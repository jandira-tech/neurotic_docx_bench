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C774A1" w14:textId="3A602198" w:rsidR="00391271" w:rsidRPr="00441669" w:rsidRDefault="00391271" w:rsidP="00391271">
      <w:pPr>
        <w:rPr>
          <w:ins w:id="6" w:author="MORITA Koji" w:date="2026-09-25T20:06:00Z" w16du:dateUtc="2026-09-26T00:06:00Z"/>
          <w:sz w:val="24"/>
          <w:szCs w:val="28"/>
        </w:rPr>
      </w:pPr>
      <w:ins w:id="7" w:author="MORITA Koji" w:date="2026-09-25T20:06:00Z" w16du:dateUtc="2026-09-26T00:06:00Z">
        <w:r w:rsidRPr="00441669">
          <w:rPr>
            <w:rFonts w:hint="eastAsia"/>
            <w:sz w:val="24"/>
            <w:szCs w:val="28"/>
          </w:rPr>
          <w:t>研究論文</w:t>
        </w:r>
      </w:ins>
    </w:p>
    <w:p w14:paraId="34533E68" w14:textId="4F44140F" w:rsidR="006B5C93" w:rsidRPr="00441669" w:rsidRDefault="006B5C93" w:rsidP="00391271">
      <w:pPr>
        <w:rPr>
          <w:ins w:id="8" w:author="MORITA Koji" w:date="2026-09-25T20:06:00Z" w16du:dateUtc="2026-09-26T00:06:00Z"/>
          <w:sz w:val="24"/>
          <w:szCs w:val="28"/>
        </w:rPr>
      </w:pPr>
      <w:ins w:id="9" w:author="MORITA Koji" w:date="2026-09-25T20:06:00Z" w16du:dateUtc="2026-09-26T00:06:00Z">
        <w:r w:rsidRPr="00441669">
          <w:rPr>
            <w:rFonts w:hint="eastAsia"/>
            <w:sz w:val="24"/>
            <w:szCs w:val="28"/>
          </w:rPr>
          <w:t>強磁場中スリップキャスト</w:t>
        </w:r>
        <w:r w:rsidR="000D23CD" w:rsidRPr="00441669">
          <w:rPr>
            <w:rFonts w:hint="eastAsia"/>
            <w:sz w:val="24"/>
            <w:szCs w:val="28"/>
          </w:rPr>
          <w:t>と</w:t>
        </w:r>
        <w:r w:rsidR="002A36A3" w:rsidRPr="00441669">
          <w:rPr>
            <w:rFonts w:hint="eastAsia"/>
            <w:sz w:val="24"/>
            <w:szCs w:val="28"/>
          </w:rPr>
          <w:t>放電プラズマ焼結</w:t>
        </w:r>
        <w:r w:rsidRPr="00441669">
          <w:rPr>
            <w:rFonts w:hint="eastAsia"/>
            <w:sz w:val="24"/>
            <w:szCs w:val="28"/>
          </w:rPr>
          <w:t>による</w:t>
        </w:r>
        <w:r w:rsidRPr="00441669">
          <w:rPr>
            <w:rFonts w:hint="eastAsia"/>
            <w:sz w:val="24"/>
            <w:szCs w:val="28"/>
          </w:rPr>
          <w:t>Ti</w:t>
        </w:r>
        <w:r w:rsidRPr="00441669">
          <w:rPr>
            <w:rFonts w:hint="eastAsia"/>
            <w:sz w:val="24"/>
            <w:szCs w:val="28"/>
            <w:vertAlign w:val="subscript"/>
          </w:rPr>
          <w:t>2</w:t>
        </w:r>
        <w:r w:rsidRPr="00441669">
          <w:rPr>
            <w:rFonts w:hint="eastAsia"/>
            <w:sz w:val="24"/>
            <w:szCs w:val="28"/>
          </w:rPr>
          <w:t>AlC-MAX</w:t>
        </w:r>
        <w:r w:rsidRPr="00441669">
          <w:rPr>
            <w:rFonts w:hint="eastAsia"/>
            <w:sz w:val="24"/>
            <w:szCs w:val="28"/>
          </w:rPr>
          <w:t>相配向焼結体の作製とその室温変形挙動の結晶方位依存性</w:t>
        </w:r>
      </w:ins>
    </w:p>
    <w:p w14:paraId="01C9B1C0" w14:textId="200D8EAB" w:rsidR="00391271" w:rsidRPr="00441669" w:rsidRDefault="00391271" w:rsidP="00391271">
      <w:pPr>
        <w:rPr>
          <w:ins w:id="10" w:author="MORITA Koji" w:date="2026-09-25T20:06:00Z" w16du:dateUtc="2026-09-26T00:06:00Z"/>
          <w:sz w:val="24"/>
          <w:szCs w:val="28"/>
        </w:rPr>
      </w:pPr>
      <w:ins w:id="11" w:author="MORITA Koji" w:date="2026-09-25T20:06:00Z" w16du:dateUtc="2026-09-26T00:06:00Z">
        <w:r w:rsidRPr="00441669">
          <w:rPr>
            <w:rFonts w:hint="eastAsia"/>
            <w:sz w:val="24"/>
            <w:szCs w:val="28"/>
          </w:rPr>
          <w:t>村岡　丈太朗</w:t>
        </w:r>
        <w:r w:rsidR="008A1219" w:rsidRPr="00441669">
          <w:rPr>
            <w:rFonts w:hint="eastAsia"/>
            <w:sz w:val="24"/>
            <w:szCs w:val="28"/>
            <w:vertAlign w:val="superscript"/>
          </w:rPr>
          <w:t>1</w:t>
        </w:r>
        <w:r w:rsidRPr="00441669">
          <w:rPr>
            <w:rFonts w:hint="eastAsia"/>
            <w:sz w:val="24"/>
            <w:szCs w:val="28"/>
          </w:rPr>
          <w:t>，池田　賢一</w:t>
        </w:r>
        <w:r w:rsidR="008A1219" w:rsidRPr="00441669">
          <w:rPr>
            <w:rFonts w:hint="eastAsia"/>
            <w:sz w:val="24"/>
            <w:szCs w:val="28"/>
            <w:vertAlign w:val="superscript"/>
          </w:rPr>
          <w:t>2</w:t>
        </w:r>
        <w:r w:rsidR="00384CCE" w:rsidRPr="00441669">
          <w:rPr>
            <w:sz w:val="24"/>
            <w:szCs w:val="28"/>
            <w:vertAlign w:val="superscript"/>
          </w:rPr>
          <w:t>*</w:t>
        </w:r>
        <w:r w:rsidRPr="00441669">
          <w:rPr>
            <w:rFonts w:hint="eastAsia"/>
            <w:sz w:val="24"/>
            <w:szCs w:val="28"/>
          </w:rPr>
          <w:t>，三浦　誠司</w:t>
        </w:r>
        <w:r w:rsidR="008A1219" w:rsidRPr="00441669">
          <w:rPr>
            <w:rFonts w:hint="eastAsia"/>
            <w:sz w:val="24"/>
            <w:szCs w:val="28"/>
            <w:vertAlign w:val="superscript"/>
          </w:rPr>
          <w:t>2</w:t>
        </w:r>
        <w:r w:rsidRPr="00441669">
          <w:rPr>
            <w:rFonts w:hint="eastAsia"/>
            <w:sz w:val="24"/>
            <w:szCs w:val="28"/>
          </w:rPr>
          <w:t>，</w:t>
        </w:r>
        <w:r w:rsidR="006E7D63" w:rsidRPr="00441669">
          <w:rPr>
            <w:rFonts w:hint="eastAsia"/>
            <w:sz w:val="24"/>
            <w:szCs w:val="28"/>
          </w:rPr>
          <w:t>森田　孝治</w:t>
        </w:r>
        <w:r w:rsidR="008A1219" w:rsidRPr="00441669">
          <w:rPr>
            <w:rFonts w:hint="eastAsia"/>
            <w:sz w:val="24"/>
            <w:szCs w:val="28"/>
            <w:vertAlign w:val="superscript"/>
          </w:rPr>
          <w:t>3</w:t>
        </w:r>
        <w:r w:rsidR="006E7D63" w:rsidRPr="00441669">
          <w:rPr>
            <w:rFonts w:hint="eastAsia"/>
            <w:sz w:val="24"/>
            <w:szCs w:val="28"/>
          </w:rPr>
          <w:t>，鈴木　達</w:t>
        </w:r>
        <w:r w:rsidR="008A1219" w:rsidRPr="00441669">
          <w:rPr>
            <w:rFonts w:hint="eastAsia"/>
            <w:sz w:val="24"/>
            <w:szCs w:val="28"/>
            <w:vertAlign w:val="superscript"/>
          </w:rPr>
          <w:t>3</w:t>
        </w:r>
        <w:r w:rsidR="006E7D63" w:rsidRPr="00441669">
          <w:rPr>
            <w:rFonts w:hint="eastAsia"/>
            <w:sz w:val="24"/>
            <w:szCs w:val="28"/>
          </w:rPr>
          <w:t>，目　義雄</w:t>
        </w:r>
        <w:r w:rsidR="008A1219" w:rsidRPr="00441669">
          <w:rPr>
            <w:rFonts w:hint="eastAsia"/>
            <w:sz w:val="24"/>
            <w:szCs w:val="28"/>
            <w:vertAlign w:val="superscript"/>
          </w:rPr>
          <w:t>3</w:t>
        </w:r>
      </w:ins>
    </w:p>
    <w:p w14:paraId="62B18F7A" w14:textId="77777777" w:rsidR="009F03FD" w:rsidRPr="00441669" w:rsidRDefault="00391271" w:rsidP="00391271">
      <w:pPr>
        <w:rPr>
          <w:ins w:id="12" w:author="MORITA Koji" w:date="2026-09-25T20:06:00Z" w16du:dateUtc="2026-09-26T00:06:00Z"/>
          <w:sz w:val="24"/>
          <w:szCs w:val="28"/>
        </w:rPr>
      </w:pPr>
      <w:ins w:id="13" w:author="MORITA Koji" w:date="2026-09-25T20:06:00Z" w16du:dateUtc="2026-09-26T00:06:00Z">
        <w:r w:rsidRPr="00441669">
          <w:rPr>
            <w:rFonts w:hint="eastAsia"/>
            <w:sz w:val="24"/>
            <w:szCs w:val="28"/>
            <w:vertAlign w:val="superscript"/>
          </w:rPr>
          <w:t>1</w:t>
        </w:r>
        <w:r w:rsidRPr="00441669">
          <w:rPr>
            <w:rFonts w:hint="eastAsia"/>
            <w:sz w:val="24"/>
            <w:szCs w:val="28"/>
          </w:rPr>
          <w:t>北海道大学</w:t>
        </w:r>
        <w:r w:rsidR="001100EC" w:rsidRPr="00441669">
          <w:rPr>
            <w:rFonts w:hint="eastAsia"/>
            <w:sz w:val="24"/>
            <w:szCs w:val="28"/>
          </w:rPr>
          <w:t>大学院工学院材料科学専攻</w:t>
        </w:r>
        <w:r w:rsidR="00473CC6" w:rsidRPr="00441669">
          <w:rPr>
            <w:rFonts w:hint="eastAsia"/>
            <w:sz w:val="24"/>
            <w:szCs w:val="28"/>
          </w:rPr>
          <w:t>，</w:t>
        </w:r>
        <w:r w:rsidR="005E1FA1" w:rsidRPr="00441669">
          <w:rPr>
            <w:rFonts w:hint="eastAsia"/>
            <w:sz w:val="24"/>
            <w:szCs w:val="28"/>
          </w:rPr>
          <w:t>〒</w:t>
        </w:r>
        <w:r w:rsidR="005E1FA1" w:rsidRPr="00441669">
          <w:rPr>
            <w:rFonts w:hint="eastAsia"/>
            <w:sz w:val="24"/>
            <w:szCs w:val="28"/>
          </w:rPr>
          <w:t>0</w:t>
        </w:r>
        <w:r w:rsidR="005E1FA1" w:rsidRPr="00441669">
          <w:rPr>
            <w:sz w:val="24"/>
            <w:szCs w:val="28"/>
          </w:rPr>
          <w:t>60</w:t>
        </w:r>
        <w:r w:rsidR="008A1F60" w:rsidRPr="00441669">
          <w:rPr>
            <w:sz w:val="24"/>
            <w:szCs w:val="28"/>
          </w:rPr>
          <w:t xml:space="preserve">-8628 </w:t>
        </w:r>
        <w:r w:rsidR="008A1F60" w:rsidRPr="00441669">
          <w:rPr>
            <w:rFonts w:hint="eastAsia"/>
            <w:sz w:val="24"/>
            <w:szCs w:val="28"/>
          </w:rPr>
          <w:t>札幌市北区北</w:t>
        </w:r>
        <w:r w:rsidR="008A1F60" w:rsidRPr="00441669">
          <w:rPr>
            <w:rFonts w:hint="eastAsia"/>
            <w:sz w:val="24"/>
            <w:szCs w:val="28"/>
          </w:rPr>
          <w:t>13</w:t>
        </w:r>
        <w:r w:rsidR="008A1F60" w:rsidRPr="00441669">
          <w:rPr>
            <w:rFonts w:hint="eastAsia"/>
            <w:sz w:val="24"/>
            <w:szCs w:val="28"/>
          </w:rPr>
          <w:t>条西</w:t>
        </w:r>
        <w:r w:rsidR="008A1F60" w:rsidRPr="00441669">
          <w:rPr>
            <w:rFonts w:hint="eastAsia"/>
            <w:sz w:val="24"/>
            <w:szCs w:val="28"/>
          </w:rPr>
          <w:t>8</w:t>
        </w:r>
        <w:r w:rsidR="008A1F60" w:rsidRPr="00441669">
          <w:rPr>
            <w:rFonts w:hint="eastAsia"/>
            <w:sz w:val="24"/>
            <w:szCs w:val="28"/>
          </w:rPr>
          <w:t>丁目</w:t>
        </w:r>
        <w:r w:rsidR="008A1C1D" w:rsidRPr="00441669">
          <w:rPr>
            <w:rFonts w:hint="eastAsia"/>
            <w:sz w:val="24"/>
            <w:szCs w:val="28"/>
          </w:rPr>
          <w:t>．</w:t>
        </w:r>
      </w:ins>
    </w:p>
    <w:p w14:paraId="5BC91C47" w14:textId="77777777" w:rsidR="009F03FD" w:rsidRPr="00441669" w:rsidRDefault="00C1571F" w:rsidP="00391271">
      <w:pPr>
        <w:rPr>
          <w:ins w:id="14" w:author="MORITA Koji" w:date="2026-09-25T20:06:00Z" w16du:dateUtc="2026-09-26T00:06:00Z"/>
          <w:sz w:val="24"/>
          <w:szCs w:val="28"/>
        </w:rPr>
      </w:pPr>
      <w:ins w:id="15" w:author="MORITA Koji" w:date="2026-09-25T20:06:00Z" w16du:dateUtc="2026-09-26T00:06:00Z">
        <w:r w:rsidRPr="00441669">
          <w:rPr>
            <w:rFonts w:hint="eastAsia"/>
            <w:sz w:val="24"/>
            <w:szCs w:val="28"/>
            <w:vertAlign w:val="superscript"/>
          </w:rPr>
          <w:t>2</w:t>
        </w:r>
        <w:r w:rsidR="004E7466" w:rsidRPr="00441669">
          <w:rPr>
            <w:rFonts w:hint="eastAsia"/>
            <w:sz w:val="24"/>
            <w:szCs w:val="28"/>
          </w:rPr>
          <w:t>北海道大学大学院工学研究院材料科学部門</w:t>
        </w:r>
        <w:r w:rsidR="007D70CF" w:rsidRPr="00441669">
          <w:rPr>
            <w:rFonts w:hint="eastAsia"/>
            <w:sz w:val="24"/>
            <w:szCs w:val="28"/>
          </w:rPr>
          <w:t>，</w:t>
        </w:r>
        <w:r w:rsidR="008A1C1D" w:rsidRPr="00441669">
          <w:rPr>
            <w:rFonts w:hint="eastAsia"/>
            <w:sz w:val="24"/>
            <w:szCs w:val="28"/>
          </w:rPr>
          <w:t>〒</w:t>
        </w:r>
        <w:r w:rsidR="008A1C1D" w:rsidRPr="00441669">
          <w:rPr>
            <w:rFonts w:hint="eastAsia"/>
            <w:sz w:val="24"/>
            <w:szCs w:val="28"/>
          </w:rPr>
          <w:t>0</w:t>
        </w:r>
        <w:r w:rsidR="008A1C1D" w:rsidRPr="00441669">
          <w:rPr>
            <w:sz w:val="24"/>
            <w:szCs w:val="28"/>
          </w:rPr>
          <w:t xml:space="preserve">60-8628 </w:t>
        </w:r>
        <w:r w:rsidR="008A1C1D" w:rsidRPr="00441669">
          <w:rPr>
            <w:rFonts w:hint="eastAsia"/>
            <w:sz w:val="24"/>
            <w:szCs w:val="28"/>
          </w:rPr>
          <w:t>札幌市北区北</w:t>
        </w:r>
        <w:r w:rsidR="008A1C1D" w:rsidRPr="00441669">
          <w:rPr>
            <w:rFonts w:hint="eastAsia"/>
            <w:sz w:val="24"/>
            <w:szCs w:val="28"/>
          </w:rPr>
          <w:t>13</w:t>
        </w:r>
        <w:r w:rsidR="008A1C1D" w:rsidRPr="00441669">
          <w:rPr>
            <w:rFonts w:hint="eastAsia"/>
            <w:sz w:val="24"/>
            <w:szCs w:val="28"/>
          </w:rPr>
          <w:t>条西</w:t>
        </w:r>
        <w:r w:rsidR="008A1C1D" w:rsidRPr="00441669">
          <w:rPr>
            <w:rFonts w:hint="eastAsia"/>
            <w:sz w:val="24"/>
            <w:szCs w:val="28"/>
          </w:rPr>
          <w:t>8</w:t>
        </w:r>
        <w:r w:rsidR="008A1C1D" w:rsidRPr="00441669">
          <w:rPr>
            <w:rFonts w:hint="eastAsia"/>
            <w:sz w:val="24"/>
            <w:szCs w:val="28"/>
          </w:rPr>
          <w:t>丁目．</w:t>
        </w:r>
      </w:ins>
    </w:p>
    <w:p w14:paraId="4D77B183" w14:textId="50DA24F8" w:rsidR="00391271" w:rsidRPr="00441669" w:rsidRDefault="007D70CF" w:rsidP="00391271">
      <w:pPr>
        <w:rPr>
          <w:ins w:id="16" w:author="MORITA Koji" w:date="2026-09-25T20:06:00Z" w16du:dateUtc="2026-09-26T00:06:00Z"/>
          <w:sz w:val="24"/>
          <w:szCs w:val="28"/>
        </w:rPr>
      </w:pPr>
      <w:ins w:id="17" w:author="MORITA Koji" w:date="2026-09-25T20:06:00Z" w16du:dateUtc="2026-09-26T00:06:00Z">
        <w:r w:rsidRPr="00441669">
          <w:rPr>
            <w:rFonts w:hint="eastAsia"/>
            <w:sz w:val="24"/>
            <w:szCs w:val="28"/>
            <w:vertAlign w:val="superscript"/>
          </w:rPr>
          <w:t>3</w:t>
        </w:r>
        <w:r w:rsidRPr="00441669">
          <w:rPr>
            <w:rFonts w:hint="eastAsia"/>
            <w:sz w:val="24"/>
            <w:szCs w:val="28"/>
          </w:rPr>
          <w:t>国立研究開発法人物質・材料研究機構</w:t>
        </w:r>
        <w:r w:rsidR="008A1C1D" w:rsidRPr="00441669">
          <w:rPr>
            <w:rFonts w:hint="eastAsia"/>
            <w:sz w:val="24"/>
            <w:szCs w:val="28"/>
          </w:rPr>
          <w:t>，</w:t>
        </w:r>
        <w:r w:rsidR="006F7F7A" w:rsidRPr="00441669">
          <w:rPr>
            <w:rFonts w:hint="eastAsia"/>
            <w:sz w:val="24"/>
            <w:szCs w:val="28"/>
          </w:rPr>
          <w:t>〒</w:t>
        </w:r>
        <w:r w:rsidR="006F7F7A" w:rsidRPr="00441669">
          <w:rPr>
            <w:rFonts w:hint="eastAsia"/>
            <w:sz w:val="24"/>
            <w:szCs w:val="28"/>
          </w:rPr>
          <w:t>3</w:t>
        </w:r>
        <w:r w:rsidR="006F7F7A" w:rsidRPr="00441669">
          <w:rPr>
            <w:sz w:val="24"/>
            <w:szCs w:val="28"/>
          </w:rPr>
          <w:t xml:space="preserve">05-0047 </w:t>
        </w:r>
        <w:r w:rsidR="006F7F7A" w:rsidRPr="00441669">
          <w:rPr>
            <w:rFonts w:hint="eastAsia"/>
            <w:sz w:val="24"/>
            <w:szCs w:val="28"/>
          </w:rPr>
          <w:t>つくば市千現</w:t>
        </w:r>
        <w:r w:rsidR="006F7F7A" w:rsidRPr="00441669">
          <w:rPr>
            <w:rFonts w:hint="eastAsia"/>
            <w:sz w:val="24"/>
            <w:szCs w:val="28"/>
          </w:rPr>
          <w:t>1</w:t>
        </w:r>
        <w:r w:rsidR="006F7F7A" w:rsidRPr="00441669">
          <w:rPr>
            <w:rFonts w:hint="eastAsia"/>
            <w:sz w:val="24"/>
            <w:szCs w:val="28"/>
          </w:rPr>
          <w:t>丁目</w:t>
        </w:r>
        <w:r w:rsidR="00863866" w:rsidRPr="00441669">
          <w:rPr>
            <w:rFonts w:hint="eastAsia"/>
            <w:sz w:val="24"/>
            <w:szCs w:val="28"/>
          </w:rPr>
          <w:t>2</w:t>
        </w:r>
        <w:r w:rsidR="00863866" w:rsidRPr="00441669">
          <w:rPr>
            <w:sz w:val="24"/>
            <w:szCs w:val="28"/>
          </w:rPr>
          <w:t>-1</w:t>
        </w:r>
        <w:r w:rsidR="00863866" w:rsidRPr="00441669">
          <w:rPr>
            <w:rFonts w:hint="eastAsia"/>
            <w:sz w:val="24"/>
            <w:szCs w:val="28"/>
          </w:rPr>
          <w:t>．</w:t>
        </w:r>
      </w:ins>
    </w:p>
    <w:p w14:paraId="4E3ACB92" w14:textId="2D0185E7" w:rsidR="00CD5267" w:rsidRPr="00441669" w:rsidRDefault="00CD5267" w:rsidP="00391271">
      <w:pPr>
        <w:rPr>
          <w:ins w:id="18" w:author="MORITA Koji" w:date="2026-09-25T20:06:00Z" w16du:dateUtc="2026-09-26T00:06:00Z"/>
          <w:sz w:val="24"/>
          <w:szCs w:val="28"/>
        </w:rPr>
      </w:pPr>
      <w:ins w:id="19" w:author="MORITA Koji" w:date="2026-09-25T20:06:00Z" w16du:dateUtc="2026-09-26T00:06:00Z">
        <w:r w:rsidRPr="00441669">
          <w:rPr>
            <w:sz w:val="24"/>
            <w:szCs w:val="28"/>
          </w:rPr>
          <w:t>Fabrication of Textured Ti</w:t>
        </w:r>
        <w:r w:rsidRPr="00441669">
          <w:rPr>
            <w:sz w:val="24"/>
            <w:szCs w:val="28"/>
            <w:vertAlign w:val="subscript"/>
          </w:rPr>
          <w:t>2</w:t>
        </w:r>
        <w:r w:rsidRPr="00441669">
          <w:rPr>
            <w:sz w:val="24"/>
            <w:szCs w:val="28"/>
          </w:rPr>
          <w:t>AlC-MAX Phase Ceramic by Slip Casting under Strong Magnetic Field</w:t>
        </w:r>
        <w:r w:rsidR="00E10F45" w:rsidRPr="00441669">
          <w:rPr>
            <w:sz w:val="24"/>
            <w:szCs w:val="28"/>
          </w:rPr>
          <w:t xml:space="preserve"> </w:t>
        </w:r>
        <w:r w:rsidRPr="00441669">
          <w:rPr>
            <w:sz w:val="24"/>
            <w:szCs w:val="28"/>
          </w:rPr>
          <w:t xml:space="preserve">and </w:t>
        </w:r>
        <w:r w:rsidR="007F6FFA" w:rsidRPr="00441669">
          <w:rPr>
            <w:rFonts w:hint="eastAsia"/>
            <w:sz w:val="24"/>
            <w:szCs w:val="28"/>
          </w:rPr>
          <w:t>S</w:t>
        </w:r>
        <w:r w:rsidR="002A36A3" w:rsidRPr="00441669">
          <w:rPr>
            <w:sz w:val="24"/>
            <w:szCs w:val="28"/>
          </w:rPr>
          <w:t xml:space="preserve">park </w:t>
        </w:r>
        <w:r w:rsidR="007F6FFA" w:rsidRPr="00441669">
          <w:rPr>
            <w:rFonts w:hint="eastAsia"/>
            <w:sz w:val="24"/>
            <w:szCs w:val="28"/>
          </w:rPr>
          <w:t>P</w:t>
        </w:r>
        <w:r w:rsidR="002A36A3" w:rsidRPr="00441669">
          <w:rPr>
            <w:sz w:val="24"/>
            <w:szCs w:val="28"/>
          </w:rPr>
          <w:t xml:space="preserve">lasma </w:t>
        </w:r>
        <w:r w:rsidR="007F6FFA" w:rsidRPr="00441669">
          <w:rPr>
            <w:rFonts w:hint="eastAsia"/>
            <w:sz w:val="24"/>
            <w:szCs w:val="28"/>
          </w:rPr>
          <w:t>S</w:t>
        </w:r>
        <w:r w:rsidR="002A36A3" w:rsidRPr="00441669">
          <w:rPr>
            <w:sz w:val="24"/>
            <w:szCs w:val="28"/>
          </w:rPr>
          <w:t>intering</w:t>
        </w:r>
        <w:r w:rsidR="007F6FFA" w:rsidRPr="00441669">
          <w:rPr>
            <w:rFonts w:hint="eastAsia"/>
            <w:sz w:val="24"/>
            <w:szCs w:val="28"/>
          </w:rPr>
          <w:t xml:space="preserve">, </w:t>
        </w:r>
        <w:r w:rsidR="007F6FFA" w:rsidRPr="00441669">
          <w:rPr>
            <w:sz w:val="24"/>
            <w:szCs w:val="28"/>
          </w:rPr>
          <w:t xml:space="preserve">and </w:t>
        </w:r>
        <w:r w:rsidR="00005160" w:rsidRPr="00441669">
          <w:rPr>
            <w:sz w:val="24"/>
            <w:szCs w:val="28"/>
          </w:rPr>
          <w:t xml:space="preserve">Its </w:t>
        </w:r>
        <w:r w:rsidRPr="00441669">
          <w:rPr>
            <w:sz w:val="24"/>
            <w:szCs w:val="28"/>
          </w:rPr>
          <w:t>Crystal Orientation Dependence of Room Temperature Deformation Behavior</w:t>
        </w:r>
      </w:ins>
    </w:p>
    <w:p w14:paraId="2AEBCB63" w14:textId="4326E7B9" w:rsidR="005F4624" w:rsidRPr="00441669" w:rsidRDefault="00391271" w:rsidP="00391271">
      <w:pPr>
        <w:rPr>
          <w:ins w:id="20" w:author="MORITA Koji" w:date="2026-09-25T20:06:00Z" w16du:dateUtc="2026-09-26T00:06:00Z"/>
          <w:sz w:val="24"/>
          <w:szCs w:val="28"/>
        </w:rPr>
      </w:pPr>
      <w:ins w:id="21" w:author="MORITA Koji" w:date="2026-09-25T20:06:00Z" w16du:dateUtc="2026-09-26T00:06:00Z">
        <w:r w:rsidRPr="00441669">
          <w:rPr>
            <w:rFonts w:hint="eastAsia"/>
            <w:sz w:val="24"/>
            <w:szCs w:val="28"/>
          </w:rPr>
          <w:t>Jo</w:t>
        </w:r>
        <w:r w:rsidR="0013780D" w:rsidRPr="00441669">
          <w:rPr>
            <w:sz w:val="24"/>
            <w:szCs w:val="28"/>
          </w:rPr>
          <w:t>h</w:t>
        </w:r>
        <w:r w:rsidRPr="00441669">
          <w:rPr>
            <w:rFonts w:hint="eastAsia"/>
            <w:sz w:val="24"/>
            <w:szCs w:val="28"/>
          </w:rPr>
          <w:t>taro MURAOKA</w:t>
        </w:r>
        <w:r w:rsidRPr="00441669">
          <w:rPr>
            <w:sz w:val="24"/>
            <w:szCs w:val="28"/>
            <w:vertAlign w:val="superscript"/>
          </w:rPr>
          <w:t>1</w:t>
        </w:r>
        <w:r w:rsidR="00DB35F9" w:rsidRPr="00441669">
          <w:rPr>
            <w:rFonts w:hint="eastAsia"/>
            <w:sz w:val="24"/>
            <w:szCs w:val="28"/>
          </w:rPr>
          <w:t>,</w:t>
        </w:r>
        <w:r w:rsidR="00DB35F9" w:rsidRPr="00441669">
          <w:rPr>
            <w:sz w:val="24"/>
            <w:szCs w:val="28"/>
          </w:rPr>
          <w:t xml:space="preserve"> </w:t>
        </w:r>
        <w:r w:rsidR="00203DE5" w:rsidRPr="00441669">
          <w:rPr>
            <w:sz w:val="24"/>
            <w:szCs w:val="28"/>
          </w:rPr>
          <w:t>Ken-ichi I</w:t>
        </w:r>
        <w:r w:rsidR="004E1228" w:rsidRPr="00441669">
          <w:rPr>
            <w:sz w:val="24"/>
            <w:szCs w:val="28"/>
          </w:rPr>
          <w:t>KEDA</w:t>
        </w:r>
        <w:r w:rsidR="00191D62" w:rsidRPr="00441669">
          <w:rPr>
            <w:sz w:val="24"/>
            <w:szCs w:val="28"/>
            <w:vertAlign w:val="superscript"/>
          </w:rPr>
          <w:t>2</w:t>
        </w:r>
        <w:r w:rsidR="00384CCE" w:rsidRPr="00441669">
          <w:rPr>
            <w:sz w:val="24"/>
            <w:szCs w:val="28"/>
            <w:vertAlign w:val="superscript"/>
          </w:rPr>
          <w:t>*</w:t>
        </w:r>
        <w:r w:rsidR="00203DE5" w:rsidRPr="00441669">
          <w:rPr>
            <w:sz w:val="24"/>
            <w:szCs w:val="28"/>
          </w:rPr>
          <w:t>, Seiji</w:t>
        </w:r>
        <w:r w:rsidR="004E1228" w:rsidRPr="00441669">
          <w:rPr>
            <w:sz w:val="24"/>
            <w:szCs w:val="28"/>
          </w:rPr>
          <w:t xml:space="preserve"> MIURA</w:t>
        </w:r>
        <w:r w:rsidR="00191D62" w:rsidRPr="00441669">
          <w:rPr>
            <w:sz w:val="24"/>
            <w:szCs w:val="28"/>
            <w:vertAlign w:val="superscript"/>
          </w:rPr>
          <w:t>2</w:t>
        </w:r>
        <w:r w:rsidR="004E1228" w:rsidRPr="00441669">
          <w:rPr>
            <w:sz w:val="24"/>
            <w:szCs w:val="28"/>
          </w:rPr>
          <w:t xml:space="preserve">, </w:t>
        </w:r>
        <w:r w:rsidR="00450663" w:rsidRPr="00441669">
          <w:rPr>
            <w:sz w:val="24"/>
            <w:szCs w:val="28"/>
          </w:rPr>
          <w:t>Koji MORITA</w:t>
        </w:r>
        <w:r w:rsidR="00191D62" w:rsidRPr="00441669">
          <w:rPr>
            <w:sz w:val="24"/>
            <w:szCs w:val="28"/>
            <w:vertAlign w:val="superscript"/>
          </w:rPr>
          <w:t>3</w:t>
        </w:r>
        <w:r w:rsidR="00450663" w:rsidRPr="00441669">
          <w:rPr>
            <w:sz w:val="24"/>
            <w:szCs w:val="28"/>
          </w:rPr>
          <w:t xml:space="preserve">, </w:t>
        </w:r>
        <w:r w:rsidR="00165A77" w:rsidRPr="00441669">
          <w:rPr>
            <w:sz w:val="24"/>
            <w:szCs w:val="28"/>
          </w:rPr>
          <w:t>Tohru S. SUZUKI</w:t>
        </w:r>
        <w:r w:rsidR="00191D62" w:rsidRPr="00441669">
          <w:rPr>
            <w:sz w:val="24"/>
            <w:szCs w:val="28"/>
            <w:vertAlign w:val="superscript"/>
          </w:rPr>
          <w:t>3</w:t>
        </w:r>
        <w:r w:rsidR="00165A77" w:rsidRPr="00441669">
          <w:rPr>
            <w:sz w:val="24"/>
            <w:szCs w:val="28"/>
          </w:rPr>
          <w:t xml:space="preserve">, </w:t>
        </w:r>
        <w:r w:rsidR="00191D62" w:rsidRPr="00441669">
          <w:rPr>
            <w:sz w:val="24"/>
            <w:szCs w:val="28"/>
          </w:rPr>
          <w:t xml:space="preserve">and </w:t>
        </w:r>
        <w:r w:rsidR="00165A77" w:rsidRPr="00441669">
          <w:rPr>
            <w:sz w:val="24"/>
            <w:szCs w:val="28"/>
          </w:rPr>
          <w:t>Yoshio SAKKA</w:t>
        </w:r>
        <w:r w:rsidR="00191D62" w:rsidRPr="00441669">
          <w:rPr>
            <w:sz w:val="24"/>
            <w:szCs w:val="28"/>
            <w:vertAlign w:val="superscript"/>
          </w:rPr>
          <w:t>3</w:t>
        </w:r>
      </w:ins>
    </w:p>
    <w:p w14:paraId="5FA8C82F" w14:textId="77777777" w:rsidR="009F03FD" w:rsidRPr="00441669" w:rsidRDefault="00341455" w:rsidP="00391271">
      <w:pPr>
        <w:rPr>
          <w:ins w:id="22" w:author="MORITA Koji" w:date="2026-09-25T20:06:00Z" w16du:dateUtc="2026-09-26T00:06:00Z"/>
          <w:sz w:val="24"/>
          <w:szCs w:val="28"/>
        </w:rPr>
      </w:pPr>
      <w:ins w:id="23" w:author="MORITA Koji" w:date="2026-09-25T20:06:00Z" w16du:dateUtc="2026-09-26T00:06:00Z">
        <w:r w:rsidRPr="00441669">
          <w:rPr>
            <w:rFonts w:hint="eastAsia"/>
            <w:sz w:val="24"/>
            <w:szCs w:val="28"/>
            <w:vertAlign w:val="superscript"/>
          </w:rPr>
          <w:t>1</w:t>
        </w:r>
        <w:r w:rsidR="00A805BE" w:rsidRPr="00441669">
          <w:rPr>
            <w:sz w:val="24"/>
            <w:szCs w:val="28"/>
          </w:rPr>
          <w:t>Division of Materials</w:t>
        </w:r>
        <w:r w:rsidR="00970E89" w:rsidRPr="00441669">
          <w:rPr>
            <w:sz w:val="24"/>
            <w:szCs w:val="28"/>
          </w:rPr>
          <w:t xml:space="preserve"> Science and Engineering, Gra</w:t>
        </w:r>
        <w:r w:rsidR="00693F0F" w:rsidRPr="00441669">
          <w:rPr>
            <w:sz w:val="24"/>
            <w:szCs w:val="28"/>
          </w:rPr>
          <w:t xml:space="preserve">duate School of Engineering, </w:t>
        </w:r>
        <w:r w:rsidRPr="00441669">
          <w:rPr>
            <w:sz w:val="24"/>
            <w:szCs w:val="28"/>
          </w:rPr>
          <w:t>Hokkaido University</w:t>
        </w:r>
        <w:r w:rsidR="00693F0F" w:rsidRPr="00441669">
          <w:rPr>
            <w:sz w:val="24"/>
            <w:szCs w:val="28"/>
          </w:rPr>
          <w:t xml:space="preserve">, </w:t>
        </w:r>
        <w:r w:rsidR="004A370F" w:rsidRPr="00441669">
          <w:rPr>
            <w:sz w:val="24"/>
            <w:szCs w:val="28"/>
          </w:rPr>
          <w:t>Kita 13, Nishi 8, Kita-ku, Sapporo</w:t>
        </w:r>
        <w:r w:rsidR="000507C4" w:rsidRPr="00441669">
          <w:rPr>
            <w:sz w:val="24"/>
            <w:szCs w:val="28"/>
          </w:rPr>
          <w:t xml:space="preserve"> 060-8628, Japan.</w:t>
        </w:r>
        <w:r w:rsidR="00F76443" w:rsidRPr="00441669">
          <w:rPr>
            <w:rFonts w:hint="eastAsia"/>
            <w:sz w:val="24"/>
            <w:szCs w:val="28"/>
          </w:rPr>
          <w:t xml:space="preserve"> </w:t>
        </w:r>
      </w:ins>
    </w:p>
    <w:p w14:paraId="55F2CD38" w14:textId="77777777" w:rsidR="009F03FD" w:rsidRPr="00441669" w:rsidRDefault="00F76443" w:rsidP="00391271">
      <w:pPr>
        <w:rPr>
          <w:ins w:id="24" w:author="MORITA Koji" w:date="2026-09-25T20:06:00Z" w16du:dateUtc="2026-09-26T00:06:00Z"/>
          <w:sz w:val="24"/>
          <w:szCs w:val="28"/>
        </w:rPr>
      </w:pPr>
      <w:ins w:id="25" w:author="MORITA Koji" w:date="2026-09-25T20:06:00Z" w16du:dateUtc="2026-09-26T00:06:00Z">
        <w:r w:rsidRPr="00441669">
          <w:rPr>
            <w:sz w:val="24"/>
            <w:szCs w:val="28"/>
            <w:vertAlign w:val="superscript"/>
          </w:rPr>
          <w:t>2</w:t>
        </w:r>
        <w:r w:rsidR="00726FC6" w:rsidRPr="00441669">
          <w:rPr>
            <w:sz w:val="24"/>
            <w:szCs w:val="28"/>
          </w:rPr>
          <w:t xml:space="preserve"> Division of Materials Science and Engineering, </w:t>
        </w:r>
        <w:r w:rsidR="00AA6EE7" w:rsidRPr="00441669">
          <w:rPr>
            <w:sz w:val="24"/>
            <w:szCs w:val="28"/>
          </w:rPr>
          <w:t xml:space="preserve">Faculty </w:t>
        </w:r>
        <w:r w:rsidR="00726FC6" w:rsidRPr="00441669">
          <w:rPr>
            <w:sz w:val="24"/>
            <w:szCs w:val="28"/>
          </w:rPr>
          <w:t>of Engineering, Hokkaido University, Kita 13, Nishi 8, Kita-ku, Sapporo 060-8628, Japan.</w:t>
        </w:r>
        <w:r w:rsidR="00AA6EE7" w:rsidRPr="00441669">
          <w:rPr>
            <w:sz w:val="24"/>
            <w:szCs w:val="28"/>
          </w:rPr>
          <w:t xml:space="preserve"> </w:t>
        </w:r>
      </w:ins>
    </w:p>
    <w:p w14:paraId="30C37723" w14:textId="69149707" w:rsidR="000507C4" w:rsidRPr="00441669" w:rsidRDefault="00AA6EE7" w:rsidP="00391271">
      <w:pPr>
        <w:rPr>
          <w:ins w:id="26" w:author="MORITA Koji" w:date="2026-09-25T20:06:00Z" w16du:dateUtc="2026-09-26T00:06:00Z"/>
          <w:sz w:val="24"/>
          <w:szCs w:val="28"/>
        </w:rPr>
      </w:pPr>
      <w:ins w:id="27" w:author="MORITA Koji" w:date="2026-09-25T20:06:00Z" w16du:dateUtc="2026-09-26T00:06:00Z">
        <w:r w:rsidRPr="00441669">
          <w:rPr>
            <w:sz w:val="24"/>
            <w:szCs w:val="28"/>
            <w:vertAlign w:val="superscript"/>
          </w:rPr>
          <w:t>3</w:t>
        </w:r>
        <w:r w:rsidRPr="00441669">
          <w:rPr>
            <w:sz w:val="24"/>
            <w:szCs w:val="28"/>
          </w:rPr>
          <w:t xml:space="preserve">National </w:t>
        </w:r>
        <w:r w:rsidR="00C36C21" w:rsidRPr="00441669">
          <w:rPr>
            <w:sz w:val="24"/>
            <w:szCs w:val="28"/>
          </w:rPr>
          <w:t>Institute</w:t>
        </w:r>
        <w:r w:rsidR="00C36C21" w:rsidRPr="00441669">
          <w:rPr>
            <w:rFonts w:hint="eastAsia"/>
            <w:sz w:val="24"/>
            <w:szCs w:val="28"/>
          </w:rPr>
          <w:t xml:space="preserve"> </w:t>
        </w:r>
        <w:r w:rsidR="00C36C21" w:rsidRPr="00441669">
          <w:rPr>
            <w:sz w:val="24"/>
            <w:szCs w:val="28"/>
          </w:rPr>
          <w:t>for Material Science, 1-2-1 Sengen, Tsukuba 305-0047</w:t>
        </w:r>
        <w:r w:rsidR="000B5EB0" w:rsidRPr="00441669">
          <w:rPr>
            <w:sz w:val="24"/>
            <w:szCs w:val="28"/>
          </w:rPr>
          <w:t>, Japan.</w:t>
        </w:r>
      </w:ins>
    </w:p>
    <w:p w14:paraId="13101008" w14:textId="77777777" w:rsidR="00341455" w:rsidRPr="00441669" w:rsidRDefault="00341455" w:rsidP="00391271">
      <w:pPr>
        <w:rPr>
          <w:ins w:id="28" w:author="MORITA Koji" w:date="2026-09-25T20:06:00Z" w16du:dateUtc="2026-09-26T00:06:00Z"/>
          <w:sz w:val="24"/>
          <w:szCs w:val="28"/>
        </w:rPr>
      </w:pPr>
    </w:p>
    <w:p w14:paraId="42F7DC6E" w14:textId="36FF1E16" w:rsidR="00341455" w:rsidRPr="00441669" w:rsidRDefault="00341455" w:rsidP="00391271">
      <w:pPr>
        <w:rPr>
          <w:ins w:id="29" w:author="MORITA Koji" w:date="2026-09-25T20:06:00Z" w16du:dateUtc="2026-09-26T00:06:00Z"/>
          <w:sz w:val="24"/>
          <w:szCs w:val="28"/>
        </w:rPr>
      </w:pPr>
      <w:ins w:id="30" w:author="MORITA Koji" w:date="2026-09-25T20:06:00Z" w16du:dateUtc="2026-09-26T00:06:00Z">
        <w:r w:rsidRPr="00441669">
          <w:rPr>
            <w:rFonts w:hint="eastAsia"/>
            <w:sz w:val="24"/>
            <w:szCs w:val="28"/>
          </w:rPr>
          <w:t>＊</w:t>
        </w:r>
        <w:r w:rsidRPr="00441669">
          <w:rPr>
            <w:rFonts w:hint="eastAsia"/>
            <w:sz w:val="24"/>
            <w:szCs w:val="28"/>
          </w:rPr>
          <w:t>C</w:t>
        </w:r>
        <w:r w:rsidRPr="00441669">
          <w:rPr>
            <w:sz w:val="24"/>
            <w:szCs w:val="28"/>
          </w:rPr>
          <w:t>orresponding author</w:t>
        </w:r>
        <w:r w:rsidR="00C51F81" w:rsidRPr="00441669">
          <w:rPr>
            <w:rFonts w:hint="eastAsia"/>
            <w:sz w:val="24"/>
            <w:szCs w:val="28"/>
          </w:rPr>
          <w:t>,</w:t>
        </w:r>
        <w:r w:rsidR="00C51F81" w:rsidRPr="00441669">
          <w:rPr>
            <w:sz w:val="24"/>
            <w:szCs w:val="28"/>
          </w:rPr>
          <w:t xml:space="preserve"> </w:t>
        </w:r>
        <w:r w:rsidRPr="00441669">
          <w:rPr>
            <w:rFonts w:hint="eastAsia"/>
            <w:sz w:val="24"/>
            <w:szCs w:val="28"/>
          </w:rPr>
          <w:t>E</w:t>
        </w:r>
        <w:r w:rsidRPr="00441669">
          <w:rPr>
            <w:sz w:val="24"/>
            <w:szCs w:val="28"/>
          </w:rPr>
          <w:t>-mail</w:t>
        </w:r>
        <w:r w:rsidRPr="00441669">
          <w:t xml:space="preserve"> :</w:t>
        </w:r>
        <w:r w:rsidRPr="00441669">
          <w:rPr>
            <w:sz w:val="24"/>
            <w:szCs w:val="28"/>
          </w:rPr>
          <w:t xml:space="preserve"> </w:t>
        </w:r>
        <w:r w:rsidR="008502B4" w:rsidRPr="00441669">
          <w:rPr>
            <w:sz w:val="24"/>
            <w:szCs w:val="28"/>
          </w:rPr>
          <w:t>ikeda.ken-ichi@eng.hokudai.ac.jp</w:t>
        </w:r>
      </w:ins>
    </w:p>
    <w:p w14:paraId="25C671A4" w14:textId="77777777" w:rsidR="00341455" w:rsidRPr="00441669" w:rsidRDefault="00341455" w:rsidP="00391271">
      <w:pPr>
        <w:rPr>
          <w:ins w:id="31" w:author="MORITA Koji" w:date="2026-09-25T20:06:00Z" w16du:dateUtc="2026-09-26T00:06:00Z"/>
          <w:sz w:val="24"/>
          <w:szCs w:val="28"/>
        </w:rPr>
      </w:pPr>
    </w:p>
    <w:p w14:paraId="79C12A5C" w14:textId="330CB5A2" w:rsidR="00341455" w:rsidRPr="00441669" w:rsidRDefault="00341455" w:rsidP="00391271">
      <w:pPr>
        <w:rPr>
          <w:ins w:id="32" w:author="MORITA Koji" w:date="2026-09-25T20:06:00Z" w16du:dateUtc="2026-09-26T00:06:00Z"/>
          <w:b/>
          <w:bCs/>
          <w:sz w:val="24"/>
          <w:szCs w:val="28"/>
        </w:rPr>
      </w:pPr>
      <w:ins w:id="33" w:author="MORITA Koji" w:date="2026-09-25T20:06:00Z" w16du:dateUtc="2026-09-26T00:06:00Z">
        <w:r w:rsidRPr="00441669">
          <w:rPr>
            <w:rFonts w:hint="eastAsia"/>
            <w:b/>
            <w:bCs/>
            <w:sz w:val="24"/>
            <w:szCs w:val="28"/>
          </w:rPr>
          <w:t>A</w:t>
        </w:r>
        <w:r w:rsidRPr="00441669">
          <w:rPr>
            <w:b/>
            <w:bCs/>
            <w:sz w:val="24"/>
            <w:szCs w:val="28"/>
          </w:rPr>
          <w:t>BSTRACT</w:t>
        </w:r>
      </w:ins>
    </w:p>
    <w:p w14:paraId="6EF12434" w14:textId="6C9AE727" w:rsidR="00A20E79" w:rsidRPr="00441669" w:rsidRDefault="00B94B2C" w:rsidP="00391271">
      <w:pPr>
        <w:rPr>
          <w:ins w:id="34" w:author="MORITA Koji" w:date="2026-09-25T20:06:00Z" w16du:dateUtc="2026-09-26T00:06:00Z"/>
          <w:rFonts w:ascii="Times New Roman" w:hAnsi="Times New Roman"/>
          <w:sz w:val="24"/>
          <w:szCs w:val="24"/>
        </w:rPr>
      </w:pPr>
      <w:ins w:id="35" w:author="MORITA Koji" w:date="2026-09-25T20:06:00Z" w16du:dateUtc="2026-09-26T00:06:00Z">
        <w:r w:rsidRPr="00441669">
          <w:rPr>
            <w:sz w:val="24"/>
            <w:szCs w:val="24"/>
          </w:rPr>
          <w:t>The properties of MAX phase</w:t>
        </w:r>
        <w:r w:rsidR="002A5EB1" w:rsidRPr="00441669">
          <w:rPr>
            <w:rFonts w:ascii="Times New Roman" w:hAnsi="Times New Roman"/>
            <w:sz w:val="24"/>
            <w:szCs w:val="24"/>
          </w:rPr>
          <w:t xml:space="preserve"> </w:t>
        </w:r>
        <w:r w:rsidR="00075210" w:rsidRPr="00441669">
          <w:rPr>
            <w:rFonts w:ascii="Times New Roman" w:hAnsi="Times New Roman"/>
            <w:sz w:val="24"/>
            <w:szCs w:val="24"/>
          </w:rPr>
          <w:t xml:space="preserve">ceramics </w:t>
        </w:r>
        <w:r w:rsidR="002A5EB1" w:rsidRPr="00441669">
          <w:rPr>
            <w:rFonts w:ascii="Times New Roman" w:hAnsi="Times New Roman"/>
            <w:sz w:val="24"/>
            <w:szCs w:val="24"/>
          </w:rPr>
          <w:t xml:space="preserve">that </w:t>
        </w:r>
        <w:r w:rsidR="0013780D" w:rsidRPr="00441669">
          <w:rPr>
            <w:rFonts w:ascii="Times New Roman" w:hAnsi="Times New Roman"/>
            <w:sz w:val="24"/>
            <w:szCs w:val="24"/>
          </w:rPr>
          <w:t>possess</w:t>
        </w:r>
        <w:r w:rsidR="001B16AC" w:rsidRPr="00441669">
          <w:rPr>
            <w:rFonts w:ascii="Times New Roman" w:hAnsi="Times New Roman"/>
            <w:sz w:val="24"/>
            <w:szCs w:val="24"/>
          </w:rPr>
          <w:t xml:space="preserve"> </w:t>
        </w:r>
        <w:r w:rsidR="00FC4F5D" w:rsidRPr="00441669">
          <w:rPr>
            <w:rFonts w:ascii="Times New Roman" w:hAnsi="Times New Roman"/>
            <w:sz w:val="24"/>
            <w:szCs w:val="24"/>
          </w:rPr>
          <w:t xml:space="preserve">metallic and ceramic </w:t>
        </w:r>
        <w:r w:rsidR="0013780D" w:rsidRPr="00441669">
          <w:rPr>
            <w:rFonts w:ascii="Times New Roman" w:hAnsi="Times New Roman"/>
            <w:sz w:val="24"/>
            <w:szCs w:val="24"/>
          </w:rPr>
          <w:t xml:space="preserve">nature </w:t>
        </w:r>
        <w:r w:rsidR="00B72E12" w:rsidRPr="00441669">
          <w:rPr>
            <w:rFonts w:ascii="Times New Roman" w:hAnsi="Times New Roman"/>
            <w:sz w:val="24"/>
            <w:szCs w:val="24"/>
          </w:rPr>
          <w:t xml:space="preserve">are </w:t>
        </w:r>
        <w:r w:rsidR="009D18A0" w:rsidRPr="00441669">
          <w:rPr>
            <w:rFonts w:ascii="Times New Roman" w:hAnsi="Times New Roman"/>
            <w:sz w:val="24"/>
            <w:szCs w:val="24"/>
          </w:rPr>
          <w:t>anisotropic</w:t>
        </w:r>
        <w:r w:rsidR="00B72E12" w:rsidRPr="00441669">
          <w:rPr>
            <w:rFonts w:ascii="Times New Roman" w:hAnsi="Times New Roman"/>
            <w:sz w:val="24"/>
            <w:szCs w:val="24"/>
          </w:rPr>
          <w:t xml:space="preserve"> </w:t>
        </w:r>
        <w:r w:rsidR="009D18A0" w:rsidRPr="00441669">
          <w:rPr>
            <w:rFonts w:ascii="Times New Roman" w:hAnsi="Times New Roman"/>
            <w:sz w:val="24"/>
            <w:szCs w:val="24"/>
          </w:rPr>
          <w:t xml:space="preserve">because of </w:t>
        </w:r>
        <w:r w:rsidR="00A35767" w:rsidRPr="00441669">
          <w:rPr>
            <w:rFonts w:ascii="Times New Roman" w:hAnsi="Times New Roman"/>
            <w:sz w:val="24"/>
            <w:szCs w:val="24"/>
          </w:rPr>
          <w:t>their</w:t>
        </w:r>
        <w:r w:rsidR="009D18A0" w:rsidRPr="00441669">
          <w:rPr>
            <w:rFonts w:ascii="Times New Roman" w:hAnsi="Times New Roman"/>
            <w:sz w:val="24"/>
            <w:szCs w:val="24"/>
          </w:rPr>
          <w:t xml:space="preserve"> hexagonal and layered </w:t>
        </w:r>
        <w:r w:rsidR="0013780D" w:rsidRPr="00441669">
          <w:rPr>
            <w:rFonts w:ascii="Times New Roman" w:hAnsi="Times New Roman"/>
            <w:sz w:val="24"/>
            <w:szCs w:val="24"/>
          </w:rPr>
          <w:t xml:space="preserve">crystal </w:t>
        </w:r>
        <w:r w:rsidR="009D18A0" w:rsidRPr="00441669">
          <w:rPr>
            <w:rFonts w:ascii="Times New Roman" w:hAnsi="Times New Roman"/>
            <w:sz w:val="24"/>
            <w:szCs w:val="24"/>
          </w:rPr>
          <w:t>structure.</w:t>
        </w:r>
        <w:r w:rsidR="007A6C76" w:rsidRPr="00441669">
          <w:rPr>
            <w:rFonts w:ascii="Times New Roman" w:hAnsi="Times New Roman"/>
            <w:sz w:val="24"/>
            <w:szCs w:val="24"/>
          </w:rPr>
          <w:t xml:space="preserve"> </w:t>
        </w:r>
        <w:r w:rsidR="00507BC8" w:rsidRPr="00441669">
          <w:rPr>
            <w:rFonts w:cstheme="minorHAnsi" w:hint="eastAsia"/>
            <w:sz w:val="24"/>
            <w:szCs w:val="24"/>
          </w:rPr>
          <w:t>S</w:t>
        </w:r>
        <w:r w:rsidR="00507BC8" w:rsidRPr="00441669">
          <w:rPr>
            <w:rFonts w:cstheme="minorHAnsi"/>
            <w:sz w:val="24"/>
            <w:szCs w:val="24"/>
          </w:rPr>
          <w:t xml:space="preserve">lip </w:t>
        </w:r>
        <w:r w:rsidR="00545232" w:rsidRPr="00441669">
          <w:rPr>
            <w:rFonts w:cstheme="minorHAnsi"/>
            <w:sz w:val="24"/>
            <w:szCs w:val="24"/>
          </w:rPr>
          <w:t>c</w:t>
        </w:r>
        <w:r w:rsidR="00507BC8" w:rsidRPr="00441669">
          <w:rPr>
            <w:rFonts w:cstheme="minorHAnsi"/>
            <w:sz w:val="24"/>
            <w:szCs w:val="24"/>
          </w:rPr>
          <w:t xml:space="preserve">asting under </w:t>
        </w:r>
        <w:r w:rsidR="001D05C9" w:rsidRPr="00441669">
          <w:rPr>
            <w:rFonts w:cstheme="minorHAnsi"/>
            <w:sz w:val="24"/>
            <w:szCs w:val="24"/>
          </w:rPr>
          <w:t xml:space="preserve">a </w:t>
        </w:r>
        <w:r w:rsidR="00507BC8" w:rsidRPr="00441669">
          <w:rPr>
            <w:rFonts w:cstheme="minorHAnsi"/>
            <w:sz w:val="24"/>
            <w:szCs w:val="24"/>
          </w:rPr>
          <w:t xml:space="preserve">strong </w:t>
        </w:r>
        <w:r w:rsidR="00545232" w:rsidRPr="00441669">
          <w:rPr>
            <w:rFonts w:cstheme="minorHAnsi"/>
            <w:sz w:val="24"/>
            <w:szCs w:val="24"/>
          </w:rPr>
          <w:t>m</w:t>
        </w:r>
        <w:r w:rsidR="00507BC8" w:rsidRPr="00441669">
          <w:rPr>
            <w:rFonts w:cstheme="minorHAnsi"/>
            <w:sz w:val="24"/>
            <w:szCs w:val="24"/>
          </w:rPr>
          <w:t xml:space="preserve">agnetic </w:t>
        </w:r>
        <w:r w:rsidR="00545232" w:rsidRPr="00441669">
          <w:rPr>
            <w:rFonts w:cstheme="minorHAnsi"/>
            <w:sz w:val="24"/>
            <w:szCs w:val="24"/>
          </w:rPr>
          <w:t>f</w:t>
        </w:r>
        <w:r w:rsidR="00507BC8" w:rsidRPr="00441669">
          <w:rPr>
            <w:rFonts w:cstheme="minorHAnsi"/>
            <w:sz w:val="24"/>
            <w:szCs w:val="24"/>
          </w:rPr>
          <w:t>ield</w:t>
        </w:r>
        <w:r w:rsidR="003C4CF9" w:rsidRPr="00441669">
          <w:rPr>
            <w:rFonts w:ascii="Times New Roman" w:hAnsi="Times New Roman"/>
            <w:sz w:val="24"/>
            <w:szCs w:val="24"/>
          </w:rPr>
          <w:t xml:space="preserve"> </w:t>
        </w:r>
        <w:r w:rsidR="0013780D" w:rsidRPr="00441669">
          <w:rPr>
            <w:rFonts w:ascii="Times New Roman" w:hAnsi="Times New Roman"/>
            <w:sz w:val="24"/>
            <w:szCs w:val="24"/>
          </w:rPr>
          <w:t xml:space="preserve">followed by </w:t>
        </w:r>
        <w:r w:rsidR="002A36A3" w:rsidRPr="00441669">
          <w:rPr>
            <w:rFonts w:ascii="Times New Roman" w:hAnsi="Times New Roman"/>
            <w:sz w:val="24"/>
            <w:szCs w:val="24"/>
          </w:rPr>
          <w:t>spark plasm sintering</w:t>
        </w:r>
        <w:r w:rsidR="0013780D" w:rsidRPr="00441669">
          <w:rPr>
            <w:rFonts w:ascii="Times New Roman" w:hAnsi="Times New Roman"/>
            <w:sz w:val="24"/>
            <w:szCs w:val="24"/>
          </w:rPr>
          <w:t xml:space="preserve"> </w:t>
        </w:r>
        <w:r w:rsidR="00912DA0" w:rsidRPr="00441669">
          <w:rPr>
            <w:rFonts w:ascii="Times New Roman" w:hAnsi="Times New Roman"/>
            <w:sz w:val="24"/>
            <w:szCs w:val="24"/>
          </w:rPr>
          <w:t xml:space="preserve">is </w:t>
        </w:r>
        <w:r w:rsidR="00323C23" w:rsidRPr="00441669">
          <w:rPr>
            <w:rFonts w:ascii="Times New Roman" w:hAnsi="Times New Roman"/>
            <w:sz w:val="24"/>
            <w:szCs w:val="24"/>
          </w:rPr>
          <w:t xml:space="preserve">one of </w:t>
        </w:r>
        <w:r w:rsidR="00F9167C" w:rsidRPr="00441669">
          <w:rPr>
            <w:rFonts w:ascii="Times New Roman" w:hAnsi="Times New Roman"/>
            <w:sz w:val="24"/>
            <w:szCs w:val="24"/>
          </w:rPr>
          <w:t xml:space="preserve">the methods to </w:t>
        </w:r>
        <w:r w:rsidR="005932C2" w:rsidRPr="00441669">
          <w:rPr>
            <w:rFonts w:ascii="Times New Roman" w:hAnsi="Times New Roman"/>
            <w:sz w:val="24"/>
            <w:szCs w:val="24"/>
          </w:rPr>
          <w:t xml:space="preserve">control the </w:t>
        </w:r>
        <w:r w:rsidR="00F9167C" w:rsidRPr="00441669">
          <w:rPr>
            <w:rFonts w:ascii="Times New Roman" w:hAnsi="Times New Roman"/>
            <w:sz w:val="24"/>
            <w:szCs w:val="24"/>
          </w:rPr>
          <w:t>orient</w:t>
        </w:r>
        <w:r w:rsidR="005932C2" w:rsidRPr="00441669">
          <w:rPr>
            <w:rFonts w:ascii="Times New Roman" w:hAnsi="Times New Roman"/>
            <w:sz w:val="24"/>
            <w:szCs w:val="24"/>
          </w:rPr>
          <w:t>ation</w:t>
        </w:r>
        <w:r w:rsidR="00683A52" w:rsidRPr="00441669">
          <w:rPr>
            <w:rFonts w:ascii="Times New Roman" w:hAnsi="Times New Roman"/>
            <w:sz w:val="24"/>
            <w:szCs w:val="24"/>
          </w:rPr>
          <w:t xml:space="preserve"> </w:t>
        </w:r>
        <w:r w:rsidR="005932C2" w:rsidRPr="00441669">
          <w:rPr>
            <w:rFonts w:ascii="Times New Roman" w:hAnsi="Times New Roman"/>
            <w:sz w:val="24"/>
            <w:szCs w:val="24"/>
          </w:rPr>
          <w:t xml:space="preserve">of </w:t>
        </w:r>
        <w:r w:rsidR="00683A52" w:rsidRPr="00441669">
          <w:rPr>
            <w:rFonts w:ascii="Times New Roman" w:hAnsi="Times New Roman"/>
            <w:sz w:val="24"/>
            <w:szCs w:val="24"/>
          </w:rPr>
          <w:t>the MAX phase ceramics</w:t>
        </w:r>
        <w:r w:rsidR="006A2751" w:rsidRPr="00441669">
          <w:rPr>
            <w:rFonts w:ascii="Times New Roman" w:hAnsi="Times New Roman"/>
            <w:sz w:val="24"/>
            <w:szCs w:val="24"/>
          </w:rPr>
          <w:t>.</w:t>
        </w:r>
        <w:r w:rsidR="002A1C6E" w:rsidRPr="00441669">
          <w:rPr>
            <w:rFonts w:ascii="Times New Roman" w:hAnsi="Times New Roman"/>
            <w:sz w:val="24"/>
            <w:szCs w:val="24"/>
          </w:rPr>
          <w:t xml:space="preserve"> </w:t>
        </w:r>
        <w:r w:rsidR="00D36CE8" w:rsidRPr="00441669">
          <w:rPr>
            <w:rFonts w:ascii="Times New Roman" w:hAnsi="Times New Roman"/>
            <w:sz w:val="24"/>
            <w:szCs w:val="24"/>
          </w:rPr>
          <w:t xml:space="preserve">In this study, </w:t>
        </w:r>
        <w:r w:rsidR="00D36CE8" w:rsidRPr="00441669">
          <w:rPr>
            <w:rFonts w:ascii="Times New Roman" w:hAnsi="Times New Roman" w:hint="eastAsia"/>
            <w:sz w:val="24"/>
            <w:szCs w:val="24"/>
          </w:rPr>
          <w:t xml:space="preserve">first, </w:t>
        </w:r>
        <w:r w:rsidR="00DB73AC" w:rsidRPr="00441669">
          <w:rPr>
            <w:rFonts w:ascii="Times New Roman" w:hAnsi="Times New Roman"/>
            <w:sz w:val="24"/>
            <w:szCs w:val="24"/>
          </w:rPr>
          <w:t>the textured Ti</w:t>
        </w:r>
        <w:r w:rsidR="00DB73AC" w:rsidRPr="00441669">
          <w:rPr>
            <w:rFonts w:ascii="Times New Roman" w:hAnsi="Times New Roman"/>
            <w:sz w:val="24"/>
            <w:szCs w:val="24"/>
            <w:vertAlign w:val="subscript"/>
          </w:rPr>
          <w:t>2</w:t>
        </w:r>
        <w:r w:rsidR="00DB73AC" w:rsidRPr="00441669">
          <w:rPr>
            <w:rFonts w:ascii="Times New Roman" w:hAnsi="Times New Roman"/>
            <w:sz w:val="24"/>
            <w:szCs w:val="24"/>
          </w:rPr>
          <w:t>AlC-MAX phase was fabricated by sli</w:t>
        </w:r>
        <w:r w:rsidR="00DB73AC" w:rsidRPr="00441669">
          <w:rPr>
            <w:rFonts w:ascii="Times New Roman" w:hAnsi="Times New Roman" w:hint="eastAsia"/>
            <w:sz w:val="24"/>
            <w:szCs w:val="24"/>
          </w:rPr>
          <w:t>p</w:t>
        </w:r>
        <w:r w:rsidR="00DB73AC" w:rsidRPr="00441669">
          <w:rPr>
            <w:rFonts w:ascii="Times New Roman" w:hAnsi="Times New Roman"/>
            <w:sz w:val="24"/>
            <w:szCs w:val="24"/>
          </w:rPr>
          <w:t xml:space="preserve"> cast under 12 T, where the direction of magnetic field was fixed to the slip cast direction after clarifying the easily magnetizable axis of Ti</w:t>
        </w:r>
        <w:r w:rsidR="00DB73AC" w:rsidRPr="00441669">
          <w:rPr>
            <w:rFonts w:ascii="Times New Roman" w:hAnsi="Times New Roman"/>
            <w:sz w:val="24"/>
            <w:szCs w:val="24"/>
            <w:vertAlign w:val="subscript"/>
          </w:rPr>
          <w:t>2</w:t>
        </w:r>
        <w:r w:rsidR="00DB73AC" w:rsidRPr="00441669">
          <w:rPr>
            <w:rFonts w:ascii="Times New Roman" w:hAnsi="Times New Roman"/>
            <w:sz w:val="24"/>
            <w:szCs w:val="24"/>
          </w:rPr>
          <w:t>AlC.</w:t>
        </w:r>
        <w:r w:rsidR="00D36CE8" w:rsidRPr="00441669">
          <w:rPr>
            <w:rFonts w:ascii="Times New Roman" w:hAnsi="Times New Roman" w:hint="eastAsia"/>
            <w:sz w:val="24"/>
            <w:szCs w:val="24"/>
          </w:rPr>
          <w:t xml:space="preserve"> Second,</w:t>
        </w:r>
        <w:r w:rsidR="00D36CE8" w:rsidRPr="00441669">
          <w:rPr>
            <w:rFonts w:ascii="Times New Roman" w:hAnsi="Times New Roman"/>
            <w:sz w:val="24"/>
            <w:szCs w:val="24"/>
          </w:rPr>
          <w:t xml:space="preserve"> the crystal orientation dependence of the room temperature deformation behavior was investigated by </w:t>
        </w:r>
        <w:r w:rsidR="00E97C95" w:rsidRPr="00441669">
          <w:rPr>
            <w:rFonts w:ascii="Times New Roman" w:hAnsi="Times New Roman"/>
            <w:sz w:val="24"/>
            <w:szCs w:val="24"/>
          </w:rPr>
          <w:t xml:space="preserve">the </w:t>
        </w:r>
        <w:r w:rsidR="00D36CE8" w:rsidRPr="00441669">
          <w:rPr>
            <w:rFonts w:ascii="Times New Roman" w:hAnsi="Times New Roman"/>
            <w:sz w:val="24"/>
            <w:szCs w:val="24"/>
          </w:rPr>
          <w:t>Vickers hardness test</w:t>
        </w:r>
        <w:r w:rsidR="00D36CE8" w:rsidRPr="00441669">
          <w:rPr>
            <w:rFonts w:ascii="Times New Roman" w:hAnsi="Times New Roman" w:hint="eastAsia"/>
            <w:sz w:val="24"/>
            <w:szCs w:val="24"/>
          </w:rPr>
          <w:t xml:space="preserve"> from </w:t>
        </w:r>
        <w:r w:rsidR="00D36CE8" w:rsidRPr="00441669">
          <w:rPr>
            <w:rFonts w:ascii="Times New Roman" w:hAnsi="Times New Roman"/>
            <w:sz w:val="24"/>
            <w:szCs w:val="24"/>
          </w:rPr>
          <w:t>various</w:t>
        </w:r>
        <w:r w:rsidR="00D36CE8" w:rsidRPr="00441669">
          <w:rPr>
            <w:rFonts w:ascii="Times New Roman" w:hAnsi="Times New Roman" w:hint="eastAsia"/>
            <w:sz w:val="24"/>
            <w:szCs w:val="24"/>
          </w:rPr>
          <w:t xml:space="preserve"> orientations</w:t>
        </w:r>
        <w:r w:rsidR="00D36CE8" w:rsidRPr="00441669">
          <w:rPr>
            <w:rFonts w:ascii="Times New Roman" w:hAnsi="Times New Roman"/>
            <w:sz w:val="24"/>
            <w:szCs w:val="24"/>
          </w:rPr>
          <w:t>.</w:t>
        </w:r>
        <w:r w:rsidR="00614855" w:rsidRPr="00441669">
          <w:rPr>
            <w:rFonts w:ascii="Times New Roman" w:hAnsi="Times New Roman"/>
            <w:sz w:val="24"/>
            <w:szCs w:val="24"/>
          </w:rPr>
          <w:t xml:space="preserve"> </w:t>
        </w:r>
        <w:r w:rsidR="00F35844" w:rsidRPr="00441669">
          <w:rPr>
            <w:rFonts w:ascii="Times New Roman" w:hAnsi="Times New Roman"/>
            <w:sz w:val="24"/>
            <w:szCs w:val="24"/>
          </w:rPr>
          <w:t xml:space="preserve">It was found that </w:t>
        </w:r>
        <w:r w:rsidR="00C850EE" w:rsidRPr="00441669">
          <w:rPr>
            <w:rFonts w:ascii="Times New Roman" w:hAnsi="Times New Roman"/>
            <w:sz w:val="24"/>
            <w:szCs w:val="24"/>
          </w:rPr>
          <w:t xml:space="preserve">the </w:t>
        </w:r>
        <w:r w:rsidR="00054905" w:rsidRPr="00441669">
          <w:rPr>
            <w:rFonts w:ascii="Times New Roman" w:hAnsi="Times New Roman"/>
            <w:sz w:val="24"/>
            <w:szCs w:val="24"/>
          </w:rPr>
          <w:t xml:space="preserve">easily magnetizable axis </w:t>
        </w:r>
        <w:r w:rsidR="00C850EE" w:rsidRPr="00441669">
          <w:rPr>
            <w:rFonts w:ascii="Times New Roman" w:hAnsi="Times New Roman"/>
            <w:sz w:val="24"/>
            <w:szCs w:val="24"/>
          </w:rPr>
          <w:t xml:space="preserve">of </w:t>
        </w:r>
        <w:r w:rsidR="007D1768" w:rsidRPr="00441669">
          <w:rPr>
            <w:rFonts w:ascii="Times New Roman" w:hAnsi="Times New Roman"/>
            <w:sz w:val="24"/>
            <w:szCs w:val="24"/>
          </w:rPr>
          <w:t>Ti</w:t>
        </w:r>
        <w:r w:rsidR="007D1768" w:rsidRPr="00441669">
          <w:rPr>
            <w:rFonts w:ascii="Times New Roman" w:hAnsi="Times New Roman"/>
            <w:sz w:val="24"/>
            <w:szCs w:val="24"/>
            <w:vertAlign w:val="subscript"/>
          </w:rPr>
          <w:t>2</w:t>
        </w:r>
        <w:r w:rsidR="007D1768" w:rsidRPr="00441669">
          <w:rPr>
            <w:rFonts w:ascii="Times New Roman" w:hAnsi="Times New Roman"/>
            <w:sz w:val="24"/>
            <w:szCs w:val="24"/>
          </w:rPr>
          <w:t>AlC</w:t>
        </w:r>
        <w:r w:rsidR="00C850EE" w:rsidRPr="00441669">
          <w:rPr>
            <w:rFonts w:ascii="Times New Roman" w:hAnsi="Times New Roman"/>
            <w:sz w:val="24"/>
            <w:szCs w:val="24"/>
          </w:rPr>
          <w:t xml:space="preserve"> was the </w:t>
        </w:r>
        <w:r w:rsidR="00C850EE" w:rsidRPr="00441669">
          <w:rPr>
            <w:rFonts w:ascii="Times New Roman" w:hAnsi="Times New Roman"/>
            <w:i/>
            <w:iCs/>
            <w:sz w:val="24"/>
            <w:szCs w:val="24"/>
          </w:rPr>
          <w:t>c</w:t>
        </w:r>
        <w:r w:rsidR="00C850EE" w:rsidRPr="00441669">
          <w:rPr>
            <w:rFonts w:ascii="Times New Roman" w:hAnsi="Times New Roman"/>
            <w:sz w:val="24"/>
            <w:szCs w:val="24"/>
          </w:rPr>
          <w:t>-axis</w:t>
        </w:r>
        <w:r w:rsidR="00121D40" w:rsidRPr="00441669">
          <w:rPr>
            <w:rFonts w:ascii="Times New Roman" w:hAnsi="Times New Roman"/>
            <w:sz w:val="24"/>
            <w:szCs w:val="24"/>
          </w:rPr>
          <w:t xml:space="preserve"> and </w:t>
        </w:r>
        <w:r w:rsidR="00F67F46" w:rsidRPr="00441669">
          <w:rPr>
            <w:rFonts w:ascii="Times New Roman" w:hAnsi="Times New Roman"/>
            <w:sz w:val="24"/>
            <w:szCs w:val="24"/>
          </w:rPr>
          <w:t xml:space="preserve">the </w:t>
        </w:r>
        <w:r w:rsidR="00545232" w:rsidRPr="00441669">
          <w:rPr>
            <w:rFonts w:ascii="Times New Roman" w:hAnsi="Times New Roman"/>
            <w:sz w:val="24"/>
            <w:szCs w:val="24"/>
          </w:rPr>
          <w:t>textur</w:t>
        </w:r>
        <w:r w:rsidR="00F67F46" w:rsidRPr="00441669">
          <w:rPr>
            <w:rFonts w:ascii="Times New Roman" w:hAnsi="Times New Roman"/>
            <w:sz w:val="24"/>
            <w:szCs w:val="24"/>
          </w:rPr>
          <w:t xml:space="preserve">ed body </w:t>
        </w:r>
        <w:r w:rsidR="009B2561" w:rsidRPr="00441669">
          <w:rPr>
            <w:rFonts w:ascii="Times New Roman" w:hAnsi="Times New Roman"/>
            <w:sz w:val="24"/>
            <w:szCs w:val="24"/>
          </w:rPr>
          <w:t xml:space="preserve">could be </w:t>
        </w:r>
        <w:r w:rsidR="00B04C7D" w:rsidRPr="00441669">
          <w:rPr>
            <w:rFonts w:ascii="Times New Roman" w:hAnsi="Times New Roman"/>
            <w:sz w:val="24"/>
            <w:szCs w:val="24"/>
          </w:rPr>
          <w:t xml:space="preserve">obtained by </w:t>
        </w:r>
        <w:r w:rsidR="0045633D" w:rsidRPr="00441669">
          <w:rPr>
            <w:rFonts w:ascii="Times New Roman" w:hAnsi="Times New Roman"/>
            <w:sz w:val="24"/>
            <w:szCs w:val="24"/>
          </w:rPr>
          <w:t xml:space="preserve">applying the magnetic field </w:t>
        </w:r>
        <w:r w:rsidR="0048773D" w:rsidRPr="00441669">
          <w:rPr>
            <w:rFonts w:ascii="Times New Roman" w:hAnsi="Times New Roman"/>
            <w:sz w:val="24"/>
            <w:szCs w:val="24"/>
          </w:rPr>
          <w:t>from one direction</w:t>
        </w:r>
        <w:r w:rsidR="009B2561" w:rsidRPr="00441669">
          <w:rPr>
            <w:rFonts w:ascii="Times New Roman" w:hAnsi="Times New Roman"/>
            <w:sz w:val="24"/>
            <w:szCs w:val="24"/>
          </w:rPr>
          <w:t xml:space="preserve">. </w:t>
        </w:r>
        <w:r w:rsidR="0054260A" w:rsidRPr="00441669">
          <w:rPr>
            <w:rFonts w:ascii="Times New Roman" w:hAnsi="Times New Roman"/>
            <w:sz w:val="24"/>
            <w:szCs w:val="24"/>
          </w:rPr>
          <w:t xml:space="preserve">In the room temperature deformation, </w:t>
        </w:r>
        <w:r w:rsidR="00C36B6E" w:rsidRPr="00441669">
          <w:rPr>
            <w:rFonts w:ascii="Times New Roman" w:hAnsi="Times New Roman"/>
            <w:sz w:val="24"/>
            <w:szCs w:val="24"/>
          </w:rPr>
          <w:t>Vickers indent</w:t>
        </w:r>
        <w:r w:rsidR="00545232" w:rsidRPr="00441669">
          <w:rPr>
            <w:rFonts w:ascii="Times New Roman" w:hAnsi="Times New Roman"/>
            <w:sz w:val="24"/>
            <w:szCs w:val="24"/>
          </w:rPr>
          <w:t>s</w:t>
        </w:r>
        <w:r w:rsidR="00C36B6E" w:rsidRPr="00441669">
          <w:rPr>
            <w:rFonts w:ascii="Times New Roman" w:hAnsi="Times New Roman"/>
            <w:sz w:val="24"/>
            <w:szCs w:val="24"/>
          </w:rPr>
          <w:t xml:space="preserve"> show </w:t>
        </w:r>
        <w:r w:rsidR="00676A60" w:rsidRPr="00441669">
          <w:rPr>
            <w:rFonts w:ascii="Times New Roman" w:hAnsi="Times New Roman"/>
            <w:sz w:val="24"/>
            <w:szCs w:val="24"/>
          </w:rPr>
          <w:t xml:space="preserve">an </w:t>
        </w:r>
        <w:r w:rsidR="00C36B6E" w:rsidRPr="00441669">
          <w:rPr>
            <w:rFonts w:ascii="Times New Roman" w:hAnsi="Times New Roman"/>
            <w:sz w:val="24"/>
            <w:szCs w:val="24"/>
          </w:rPr>
          <w:t xml:space="preserve">anisotropic shape and </w:t>
        </w:r>
        <w:r w:rsidR="0013780D" w:rsidRPr="00441669">
          <w:rPr>
            <w:rFonts w:ascii="Times New Roman" w:hAnsi="Times New Roman"/>
            <w:sz w:val="24"/>
            <w:szCs w:val="24"/>
          </w:rPr>
          <w:t xml:space="preserve">the </w:t>
        </w:r>
        <w:r w:rsidR="00C36B6E" w:rsidRPr="00441669">
          <w:rPr>
            <w:rFonts w:ascii="Times New Roman" w:hAnsi="Times New Roman"/>
            <w:sz w:val="24"/>
            <w:szCs w:val="24"/>
          </w:rPr>
          <w:t xml:space="preserve">hardness changed depending on the loading </w:t>
        </w:r>
        <w:r w:rsidR="0013780D" w:rsidRPr="00441669">
          <w:rPr>
            <w:rFonts w:ascii="Times New Roman" w:hAnsi="Times New Roman"/>
            <w:sz w:val="24"/>
            <w:szCs w:val="24"/>
          </w:rPr>
          <w:t>direction</w:t>
        </w:r>
        <w:r w:rsidR="00C36B6E" w:rsidRPr="00441669">
          <w:rPr>
            <w:rFonts w:ascii="Times New Roman" w:hAnsi="Times New Roman"/>
            <w:sz w:val="24"/>
            <w:szCs w:val="24"/>
          </w:rPr>
          <w:t xml:space="preserve"> against the </w:t>
        </w:r>
        <w:r w:rsidR="00C36B6E" w:rsidRPr="00441669">
          <w:rPr>
            <w:rFonts w:ascii="Times New Roman" w:hAnsi="Times New Roman"/>
            <w:i/>
            <w:iCs/>
            <w:sz w:val="24"/>
            <w:szCs w:val="24"/>
          </w:rPr>
          <w:t>c</w:t>
        </w:r>
        <w:r w:rsidR="00C36B6E" w:rsidRPr="00441669">
          <w:rPr>
            <w:rFonts w:ascii="Times New Roman" w:hAnsi="Times New Roman"/>
            <w:sz w:val="24"/>
            <w:szCs w:val="24"/>
          </w:rPr>
          <w:t xml:space="preserve">-axis </w:t>
        </w:r>
        <w:r w:rsidR="0054260A" w:rsidRPr="00441669">
          <w:rPr>
            <w:rFonts w:ascii="Times New Roman" w:hAnsi="Times New Roman"/>
            <w:sz w:val="24"/>
            <w:szCs w:val="24"/>
          </w:rPr>
          <w:t xml:space="preserve">due to different deformation modes such as kink </w:t>
        </w:r>
        <w:r w:rsidR="00545232" w:rsidRPr="00441669">
          <w:rPr>
            <w:rFonts w:ascii="Times New Roman" w:hAnsi="Times New Roman"/>
            <w:sz w:val="24"/>
            <w:szCs w:val="24"/>
          </w:rPr>
          <w:t xml:space="preserve">deformation </w:t>
        </w:r>
        <w:r w:rsidR="0054260A" w:rsidRPr="00441669">
          <w:rPr>
            <w:rFonts w:ascii="Times New Roman" w:hAnsi="Times New Roman"/>
            <w:sz w:val="24"/>
            <w:szCs w:val="24"/>
          </w:rPr>
          <w:t>and slip deformation.</w:t>
        </w:r>
        <w:r w:rsidR="008A15F4" w:rsidRPr="00441669">
          <w:rPr>
            <w:rFonts w:ascii="Times New Roman" w:hAnsi="Times New Roman"/>
            <w:sz w:val="24"/>
            <w:szCs w:val="24"/>
          </w:rPr>
          <w:t xml:space="preserve"> </w:t>
        </w:r>
        <w:r w:rsidR="00676A60" w:rsidRPr="00441669">
          <w:rPr>
            <w:rFonts w:ascii="Times New Roman" w:hAnsi="Times New Roman"/>
            <w:sz w:val="24"/>
            <w:szCs w:val="24"/>
          </w:rPr>
          <w:t>For 0°, since the slip deformation was unlikely to occur, linear crack growth was observed to form from the indent. For 45°, on the other hand, since the slip deformation occur</w:t>
        </w:r>
        <w:r w:rsidR="009A2762" w:rsidRPr="00441669">
          <w:rPr>
            <w:rFonts w:ascii="Times New Roman" w:hAnsi="Times New Roman"/>
            <w:sz w:val="24"/>
            <w:szCs w:val="24"/>
          </w:rPr>
          <w:t>r</w:t>
        </w:r>
        <w:r w:rsidR="00676A60" w:rsidRPr="00441669">
          <w:rPr>
            <w:rFonts w:ascii="Times New Roman" w:hAnsi="Times New Roman"/>
            <w:sz w:val="24"/>
            <w:szCs w:val="24"/>
          </w:rPr>
          <w:t xml:space="preserve">ed relatively easily, the crack growth </w:t>
        </w:r>
        <w:r w:rsidR="009A2762" w:rsidRPr="00441669">
          <w:rPr>
            <w:rFonts w:ascii="Times New Roman" w:hAnsi="Times New Roman"/>
            <w:sz w:val="24"/>
            <w:szCs w:val="24"/>
          </w:rPr>
          <w:t>was</w:t>
        </w:r>
        <w:r w:rsidR="00676A60" w:rsidRPr="00441669">
          <w:rPr>
            <w:rFonts w:ascii="Times New Roman" w:hAnsi="Times New Roman"/>
            <w:sz w:val="24"/>
            <w:szCs w:val="24"/>
          </w:rPr>
          <w:t xml:space="preserve"> suppressed th</w:t>
        </w:r>
        <w:r w:rsidR="00DB73AC" w:rsidRPr="00441669">
          <w:rPr>
            <w:rFonts w:ascii="Times New Roman" w:hAnsi="Times New Roman"/>
            <w:sz w:val="24"/>
            <w:szCs w:val="24"/>
          </w:rPr>
          <w:t>rough</w:t>
        </w:r>
        <w:r w:rsidR="00676A60" w:rsidRPr="00441669">
          <w:rPr>
            <w:rFonts w:ascii="Times New Roman" w:hAnsi="Times New Roman"/>
            <w:sz w:val="24"/>
            <w:szCs w:val="24"/>
          </w:rPr>
          <w:t xml:space="preserve"> the stress relaxation due to the slip deformation.</w:t>
        </w:r>
        <w:r w:rsidR="00676A60" w:rsidRPr="00441669">
          <w:rPr>
            <w:rFonts w:ascii="Times New Roman" w:hAnsi="Times New Roman"/>
            <w:sz w:val="32"/>
            <w:szCs w:val="32"/>
          </w:rPr>
          <w:t xml:space="preserve"> </w:t>
        </w:r>
        <w:r w:rsidR="00095339" w:rsidRPr="00441669">
          <w:rPr>
            <w:rFonts w:ascii="Times New Roman" w:hAnsi="Times New Roman"/>
            <w:sz w:val="24"/>
            <w:szCs w:val="24"/>
          </w:rPr>
          <w:t xml:space="preserve">For 90°, although the slip deformation is unlikely to occur similar to 0°, the crack propagation was suppressed through pile-up due to kink deformations along the </w:t>
        </w:r>
        <w:r w:rsidR="00095339" w:rsidRPr="00441669">
          <w:rPr>
            <w:rFonts w:ascii="Times New Roman" w:hAnsi="Times New Roman"/>
            <w:i/>
            <w:iCs/>
            <w:sz w:val="24"/>
            <w:szCs w:val="24"/>
          </w:rPr>
          <w:t>c</w:t>
        </w:r>
        <w:r w:rsidR="00095339" w:rsidRPr="00441669">
          <w:rPr>
            <w:rFonts w:ascii="Times New Roman" w:hAnsi="Times New Roman"/>
            <w:sz w:val="24"/>
            <w:szCs w:val="24"/>
          </w:rPr>
          <w:t>-axis.</w:t>
        </w:r>
        <w:r w:rsidR="009A2762" w:rsidRPr="00441669">
          <w:rPr>
            <w:rFonts w:ascii="Times New Roman" w:hAnsi="Times New Roman" w:hint="eastAsia"/>
            <w:sz w:val="24"/>
            <w:szCs w:val="24"/>
          </w:rPr>
          <w:t xml:space="preserve"> </w:t>
        </w:r>
        <w:r w:rsidR="009A2762" w:rsidRPr="00441669">
          <w:rPr>
            <w:rFonts w:ascii="Times New Roman" w:hAnsi="Times New Roman"/>
            <w:sz w:val="24"/>
            <w:szCs w:val="24"/>
          </w:rPr>
          <w:t>It can be concluded</w:t>
        </w:r>
        <w:r w:rsidR="00545232" w:rsidRPr="00441669">
          <w:rPr>
            <w:rFonts w:ascii="Times New Roman" w:hAnsi="Times New Roman"/>
            <w:sz w:val="24"/>
            <w:szCs w:val="24"/>
          </w:rPr>
          <w:t xml:space="preserve"> that </w:t>
        </w:r>
        <w:r w:rsidR="008A15F4" w:rsidRPr="00441669">
          <w:rPr>
            <w:rFonts w:ascii="Times New Roman" w:hAnsi="Times New Roman"/>
            <w:sz w:val="24"/>
            <w:szCs w:val="24"/>
          </w:rPr>
          <w:t>k</w:t>
        </w:r>
        <w:r w:rsidR="00CF3A13" w:rsidRPr="00441669">
          <w:rPr>
            <w:rFonts w:ascii="Times New Roman" w:hAnsi="Times New Roman"/>
            <w:sz w:val="24"/>
            <w:szCs w:val="24"/>
          </w:rPr>
          <w:t xml:space="preserve">ink deformation </w:t>
        </w:r>
        <w:r w:rsidR="00731720" w:rsidRPr="00441669">
          <w:rPr>
            <w:rFonts w:ascii="Times New Roman" w:hAnsi="Times New Roman"/>
            <w:sz w:val="24"/>
            <w:szCs w:val="24"/>
          </w:rPr>
          <w:t xml:space="preserve">prevents </w:t>
        </w:r>
        <w:r w:rsidR="005F33F4" w:rsidRPr="00441669">
          <w:rPr>
            <w:rFonts w:ascii="Times New Roman" w:hAnsi="Times New Roman"/>
            <w:sz w:val="24"/>
            <w:szCs w:val="24"/>
          </w:rPr>
          <w:t>crac</w:t>
        </w:r>
        <w:r w:rsidR="000C05F5" w:rsidRPr="00441669">
          <w:rPr>
            <w:rFonts w:ascii="Times New Roman" w:hAnsi="Times New Roman"/>
            <w:sz w:val="24"/>
            <w:szCs w:val="24"/>
          </w:rPr>
          <w:t>k propagation</w:t>
        </w:r>
        <w:r w:rsidR="00E609CF" w:rsidRPr="00441669">
          <w:rPr>
            <w:sz w:val="24"/>
            <w:szCs w:val="24"/>
          </w:rPr>
          <w:t xml:space="preserve"> </w:t>
        </w:r>
        <w:r w:rsidR="00E609CF" w:rsidRPr="00441669">
          <w:rPr>
            <w:rFonts w:ascii="Times New Roman" w:hAnsi="Times New Roman"/>
            <w:sz w:val="24"/>
            <w:szCs w:val="24"/>
          </w:rPr>
          <w:t xml:space="preserve">and </w:t>
        </w:r>
        <w:r w:rsidR="001D05C9" w:rsidRPr="00441669">
          <w:rPr>
            <w:rFonts w:ascii="Times New Roman" w:hAnsi="Times New Roman"/>
            <w:sz w:val="24"/>
            <w:szCs w:val="24"/>
          </w:rPr>
          <w:t xml:space="preserve">increases the fracture </w:t>
        </w:r>
        <w:r w:rsidR="00E609CF" w:rsidRPr="00441669">
          <w:rPr>
            <w:rFonts w:ascii="Times New Roman" w:hAnsi="Times New Roman"/>
            <w:sz w:val="24"/>
            <w:szCs w:val="24"/>
          </w:rPr>
          <w:t>toughn</w:t>
        </w:r>
        <w:r w:rsidR="001D05C9" w:rsidRPr="00441669">
          <w:rPr>
            <w:rFonts w:ascii="Times New Roman" w:hAnsi="Times New Roman"/>
            <w:sz w:val="24"/>
            <w:szCs w:val="24"/>
          </w:rPr>
          <w:t>ess of</w:t>
        </w:r>
        <w:r w:rsidR="00E609CF" w:rsidRPr="00441669">
          <w:rPr>
            <w:rFonts w:ascii="Times New Roman" w:hAnsi="Times New Roman"/>
            <w:sz w:val="24"/>
            <w:szCs w:val="24"/>
          </w:rPr>
          <w:t xml:space="preserve"> the </w:t>
        </w:r>
        <w:r w:rsidR="00C82B1E" w:rsidRPr="00441669">
          <w:rPr>
            <w:rFonts w:ascii="Times New Roman" w:hAnsi="Times New Roman"/>
            <w:sz w:val="24"/>
            <w:szCs w:val="24"/>
          </w:rPr>
          <w:t>textured Ti</w:t>
        </w:r>
        <w:r w:rsidR="00C82B1E" w:rsidRPr="00441669">
          <w:rPr>
            <w:rFonts w:ascii="Times New Roman" w:hAnsi="Times New Roman"/>
            <w:sz w:val="24"/>
            <w:szCs w:val="24"/>
            <w:vertAlign w:val="subscript"/>
          </w:rPr>
          <w:t>2</w:t>
        </w:r>
        <w:r w:rsidR="00C82B1E" w:rsidRPr="00441669">
          <w:rPr>
            <w:rFonts w:ascii="Times New Roman" w:hAnsi="Times New Roman"/>
            <w:sz w:val="24"/>
            <w:szCs w:val="24"/>
          </w:rPr>
          <w:t>AlC-MAX phase</w:t>
        </w:r>
        <w:r w:rsidR="00E609CF" w:rsidRPr="00441669">
          <w:rPr>
            <w:rFonts w:ascii="Times New Roman" w:hAnsi="Times New Roman"/>
            <w:sz w:val="24"/>
            <w:szCs w:val="24"/>
          </w:rPr>
          <w:t>.</w:t>
        </w:r>
        <w:r w:rsidR="001C1414" w:rsidRPr="00441669">
          <w:rPr>
            <w:rFonts w:ascii="Times New Roman" w:hAnsi="Times New Roman"/>
            <w:sz w:val="24"/>
            <w:szCs w:val="24"/>
          </w:rPr>
          <w:t xml:space="preserve"> </w:t>
        </w:r>
      </w:ins>
    </w:p>
    <w:p w14:paraId="207275E3" w14:textId="77777777" w:rsidR="009A2762" w:rsidRPr="00441669" w:rsidRDefault="009A2762" w:rsidP="00391271">
      <w:pPr>
        <w:rPr>
          <w:ins w:id="36" w:author="MORITA Koji" w:date="2026-09-25T20:06:00Z" w16du:dateUtc="2026-09-26T00:06:00Z"/>
          <w:rFonts w:ascii="Times New Roman" w:hAnsi="Times New Roman"/>
          <w:sz w:val="24"/>
          <w:szCs w:val="24"/>
        </w:rPr>
      </w:pPr>
    </w:p>
    <w:p w14:paraId="73C26F80" w14:textId="1310B089" w:rsidR="000B4919" w:rsidRPr="00441669" w:rsidRDefault="000B4919" w:rsidP="00391271">
      <w:pPr>
        <w:rPr>
          <w:ins w:id="37" w:author="MORITA Koji" w:date="2026-09-25T20:06:00Z" w16du:dateUtc="2026-09-26T00:06:00Z"/>
          <w:rFonts w:ascii="Times New Roman" w:hAnsi="Times New Roman"/>
          <w:sz w:val="24"/>
          <w:szCs w:val="24"/>
        </w:rPr>
      </w:pPr>
      <w:ins w:id="38" w:author="MORITA Koji" w:date="2026-09-25T20:06:00Z" w16du:dateUtc="2026-09-26T00:06:00Z">
        <w:r w:rsidRPr="00441669">
          <w:rPr>
            <w:rFonts w:ascii="Times New Roman" w:hAnsi="Times New Roman"/>
            <w:sz w:val="24"/>
            <w:szCs w:val="24"/>
          </w:rPr>
          <w:lastRenderedPageBreak/>
          <w:t>In this study, first, the textured Ti</w:t>
        </w:r>
        <w:r w:rsidRPr="00441669">
          <w:rPr>
            <w:rFonts w:ascii="Times New Roman" w:hAnsi="Times New Roman"/>
            <w:sz w:val="24"/>
            <w:szCs w:val="24"/>
            <w:vertAlign w:val="subscript"/>
          </w:rPr>
          <w:t>2</w:t>
        </w:r>
        <w:r w:rsidRPr="00441669">
          <w:rPr>
            <w:rFonts w:ascii="Times New Roman" w:hAnsi="Times New Roman"/>
            <w:sz w:val="24"/>
            <w:szCs w:val="24"/>
          </w:rPr>
          <w:t>AlC-MAX phase was fabricated by sli</w:t>
        </w:r>
        <w:r w:rsidRPr="00441669">
          <w:rPr>
            <w:rFonts w:ascii="Times New Roman" w:hAnsi="Times New Roman" w:hint="eastAsia"/>
            <w:sz w:val="24"/>
            <w:szCs w:val="24"/>
          </w:rPr>
          <w:t>p</w:t>
        </w:r>
        <w:r w:rsidRPr="00441669">
          <w:rPr>
            <w:rFonts w:ascii="Times New Roman" w:hAnsi="Times New Roman"/>
            <w:sz w:val="24"/>
            <w:szCs w:val="24"/>
          </w:rPr>
          <w:t xml:space="preserve"> cast under 12 T, where the direction of magnetic field was fixed to the slip cast direction after clarifying the easily magnetizable axis of Ti</w:t>
        </w:r>
        <w:r w:rsidRPr="00441669">
          <w:rPr>
            <w:rFonts w:ascii="Times New Roman" w:hAnsi="Times New Roman"/>
            <w:sz w:val="24"/>
            <w:szCs w:val="24"/>
            <w:vertAlign w:val="subscript"/>
          </w:rPr>
          <w:t>2</w:t>
        </w:r>
        <w:r w:rsidRPr="00441669">
          <w:rPr>
            <w:rFonts w:ascii="Times New Roman" w:hAnsi="Times New Roman"/>
            <w:sz w:val="24"/>
            <w:szCs w:val="24"/>
          </w:rPr>
          <w:t>AlC. Second, the crystal orientation dependence of the room temperature deformation behavior was investigated by the Vickers hardness test from various orientations.</w:t>
        </w:r>
      </w:ins>
    </w:p>
    <w:p w14:paraId="7C90B069" w14:textId="77777777" w:rsidR="000B4919" w:rsidRPr="00441669" w:rsidRDefault="000B4919" w:rsidP="00391271">
      <w:pPr>
        <w:rPr>
          <w:ins w:id="39" w:author="MORITA Koji" w:date="2026-09-25T20:06:00Z" w16du:dateUtc="2026-09-26T00:06:00Z"/>
          <w:rFonts w:ascii="Times New Roman" w:hAnsi="Times New Roman"/>
          <w:sz w:val="24"/>
          <w:szCs w:val="24"/>
        </w:rPr>
      </w:pPr>
    </w:p>
    <w:p w14:paraId="04C6BE50" w14:textId="35CED699" w:rsidR="00341455" w:rsidRPr="00441669" w:rsidRDefault="00341455" w:rsidP="00391271">
      <w:pPr>
        <w:rPr>
          <w:ins w:id="40" w:author="MORITA Koji" w:date="2026-09-25T20:06:00Z" w16du:dateUtc="2026-09-26T00:06:00Z"/>
          <w:b/>
          <w:bCs/>
          <w:sz w:val="24"/>
          <w:szCs w:val="28"/>
        </w:rPr>
      </w:pPr>
      <w:ins w:id="41" w:author="MORITA Koji" w:date="2026-09-25T20:06:00Z" w16du:dateUtc="2026-09-26T00:06:00Z">
        <w:r w:rsidRPr="00441669">
          <w:rPr>
            <w:rFonts w:hint="eastAsia"/>
            <w:b/>
            <w:bCs/>
            <w:sz w:val="24"/>
            <w:szCs w:val="28"/>
          </w:rPr>
          <w:t>KEY WORDS</w:t>
        </w:r>
      </w:ins>
    </w:p>
    <w:p w14:paraId="635819EC" w14:textId="77B42635" w:rsidR="00341455" w:rsidRPr="00441669" w:rsidRDefault="007D1768" w:rsidP="00391271">
      <w:pPr>
        <w:rPr>
          <w:ins w:id="42" w:author="MORITA Koji" w:date="2026-09-25T20:06:00Z" w16du:dateUtc="2026-09-26T00:06:00Z"/>
          <w:sz w:val="24"/>
          <w:szCs w:val="28"/>
        </w:rPr>
      </w:pPr>
      <w:ins w:id="43" w:author="MORITA Koji" w:date="2026-09-25T20:06:00Z" w16du:dateUtc="2026-09-26T00:06:00Z">
        <w:r w:rsidRPr="00441669">
          <w:rPr>
            <w:rFonts w:hint="eastAsia"/>
            <w:sz w:val="24"/>
            <w:szCs w:val="28"/>
          </w:rPr>
          <w:t>Ti</w:t>
        </w:r>
        <w:r w:rsidRPr="00441669">
          <w:rPr>
            <w:rFonts w:hint="eastAsia"/>
            <w:sz w:val="24"/>
            <w:szCs w:val="28"/>
            <w:vertAlign w:val="subscript"/>
          </w:rPr>
          <w:t>2</w:t>
        </w:r>
        <w:r w:rsidRPr="00441669">
          <w:rPr>
            <w:rFonts w:hint="eastAsia"/>
            <w:sz w:val="24"/>
            <w:szCs w:val="28"/>
          </w:rPr>
          <w:t>AlC</w:t>
        </w:r>
        <w:r w:rsidR="00F74CB2" w:rsidRPr="00441669">
          <w:rPr>
            <w:sz w:val="24"/>
            <w:szCs w:val="28"/>
          </w:rPr>
          <w:t>,</w:t>
        </w:r>
        <w:r w:rsidR="009E3F3B" w:rsidRPr="00441669">
          <w:rPr>
            <w:sz w:val="24"/>
            <w:szCs w:val="28"/>
          </w:rPr>
          <w:t xml:space="preserve"> </w:t>
        </w:r>
        <w:r w:rsidR="00F845FA" w:rsidRPr="00441669">
          <w:rPr>
            <w:sz w:val="24"/>
            <w:szCs w:val="28"/>
          </w:rPr>
          <w:t xml:space="preserve">crystal </w:t>
        </w:r>
        <w:r w:rsidR="00F74CB2" w:rsidRPr="00441669">
          <w:rPr>
            <w:sz w:val="24"/>
            <w:szCs w:val="28"/>
          </w:rPr>
          <w:t>orientation</w:t>
        </w:r>
        <w:r w:rsidR="00037228" w:rsidRPr="00441669">
          <w:rPr>
            <w:sz w:val="24"/>
            <w:szCs w:val="28"/>
          </w:rPr>
          <w:t xml:space="preserve"> dependence</w:t>
        </w:r>
        <w:r w:rsidR="00F74CB2" w:rsidRPr="00441669">
          <w:rPr>
            <w:sz w:val="24"/>
            <w:szCs w:val="28"/>
          </w:rPr>
          <w:t xml:space="preserve">, Vickers indentation, </w:t>
        </w:r>
        <w:r w:rsidR="003C245D" w:rsidRPr="00441669">
          <w:rPr>
            <w:sz w:val="24"/>
            <w:szCs w:val="28"/>
          </w:rPr>
          <w:t>k</w:t>
        </w:r>
        <w:r w:rsidR="00F74CB2" w:rsidRPr="00441669">
          <w:rPr>
            <w:sz w:val="24"/>
            <w:szCs w:val="28"/>
          </w:rPr>
          <w:t>ink deformation</w:t>
        </w:r>
        <w:r w:rsidR="0010464B" w:rsidRPr="00441669">
          <w:rPr>
            <w:sz w:val="24"/>
            <w:szCs w:val="28"/>
          </w:rPr>
          <w:t>, anisotropy</w:t>
        </w:r>
      </w:ins>
    </w:p>
    <w:p w14:paraId="4BC7178B" w14:textId="77777777" w:rsidR="009F03FD" w:rsidRPr="00441669" w:rsidRDefault="009F03FD" w:rsidP="00391271">
      <w:pPr>
        <w:rPr>
          <w:ins w:id="44" w:author="MORITA Koji" w:date="2026-09-25T20:06:00Z" w16du:dateUtc="2026-09-26T00:06:00Z"/>
          <w:sz w:val="24"/>
          <w:szCs w:val="28"/>
        </w:rPr>
      </w:pPr>
    </w:p>
    <w:p w14:paraId="36D0B1EE" w14:textId="4D9EEA42" w:rsidR="00391271" w:rsidRPr="00441669" w:rsidRDefault="00341455" w:rsidP="00391271">
      <w:pPr>
        <w:rPr>
          <w:ins w:id="45" w:author="MORITA Koji" w:date="2026-09-25T20:06:00Z" w16du:dateUtc="2026-09-26T00:06:00Z"/>
          <w:b/>
          <w:bCs/>
          <w:sz w:val="24"/>
          <w:szCs w:val="28"/>
        </w:rPr>
      </w:pPr>
      <w:ins w:id="46" w:author="MORITA Koji" w:date="2026-09-25T20:06:00Z" w16du:dateUtc="2026-09-26T00:06:00Z">
        <w:r w:rsidRPr="00441669">
          <w:rPr>
            <w:rFonts w:hint="eastAsia"/>
            <w:b/>
            <w:bCs/>
            <w:sz w:val="24"/>
            <w:szCs w:val="28"/>
          </w:rPr>
          <w:t>１</w:t>
        </w:r>
        <w:r w:rsidR="007A7BE9" w:rsidRPr="00441669">
          <w:rPr>
            <w:rFonts w:hint="eastAsia"/>
            <w:b/>
            <w:bCs/>
            <w:sz w:val="24"/>
            <w:szCs w:val="28"/>
          </w:rPr>
          <w:t xml:space="preserve">　</w:t>
        </w:r>
        <w:r w:rsidR="00391271" w:rsidRPr="00441669">
          <w:rPr>
            <w:rFonts w:hint="eastAsia"/>
            <w:b/>
            <w:bCs/>
            <w:sz w:val="24"/>
            <w:szCs w:val="28"/>
          </w:rPr>
          <w:t>緒言</w:t>
        </w:r>
      </w:ins>
    </w:p>
    <w:p w14:paraId="7F46C60F" w14:textId="703BDC8F" w:rsidR="00391271" w:rsidRPr="00441669" w:rsidRDefault="00391271" w:rsidP="00100314">
      <w:pPr>
        <w:ind w:firstLineChars="59" w:firstLine="142"/>
        <w:rPr>
          <w:ins w:id="47" w:author="MORITA Koji" w:date="2026-09-25T20:06:00Z" w16du:dateUtc="2026-09-26T00:06:00Z"/>
          <w:rFonts w:cstheme="minorHAnsi"/>
          <w:sz w:val="24"/>
          <w:szCs w:val="28"/>
        </w:rPr>
      </w:pPr>
      <w:ins w:id="48" w:author="MORITA Koji" w:date="2026-09-25T20:06:00Z" w16du:dateUtc="2026-09-26T00:06:00Z">
        <w:r w:rsidRPr="00441669">
          <w:rPr>
            <w:rFonts w:cstheme="minorHAnsi"/>
            <w:sz w:val="24"/>
            <w:szCs w:val="28"/>
          </w:rPr>
          <w:t>MAX</w:t>
        </w:r>
        <w:r w:rsidRPr="00441669">
          <w:rPr>
            <w:rFonts w:cstheme="minorHAnsi"/>
            <w:sz w:val="24"/>
            <w:szCs w:val="28"/>
          </w:rPr>
          <w:t>相セラミックスは</w:t>
        </w:r>
        <w:r w:rsidR="00770BF7" w:rsidRPr="00441669">
          <w:rPr>
            <w:rFonts w:cstheme="minorHAnsi" w:hint="eastAsia"/>
            <w:sz w:val="24"/>
            <w:szCs w:val="28"/>
          </w:rPr>
          <w:t>，</w:t>
        </w:r>
        <w:r w:rsidRPr="00441669">
          <w:rPr>
            <w:rFonts w:cstheme="minorHAnsi"/>
            <w:sz w:val="24"/>
            <w:szCs w:val="28"/>
          </w:rPr>
          <w:t>M</w:t>
        </w:r>
        <w:r w:rsidRPr="00441669">
          <w:rPr>
            <w:rFonts w:cstheme="minorHAnsi"/>
            <w:sz w:val="24"/>
            <w:szCs w:val="28"/>
            <w:vertAlign w:val="subscript"/>
          </w:rPr>
          <w:t>n+1</w:t>
        </w:r>
        <w:r w:rsidRPr="00441669">
          <w:rPr>
            <w:rFonts w:cstheme="minorHAnsi"/>
            <w:sz w:val="24"/>
            <w:szCs w:val="28"/>
          </w:rPr>
          <w:t>AX</w:t>
        </w:r>
        <w:r w:rsidRPr="00441669">
          <w:rPr>
            <w:rFonts w:cstheme="minorHAnsi"/>
            <w:sz w:val="24"/>
            <w:szCs w:val="28"/>
            <w:vertAlign w:val="subscript"/>
          </w:rPr>
          <w:t>n</w:t>
        </w:r>
        <w:r w:rsidRPr="00441669">
          <w:rPr>
            <w:rFonts w:cstheme="minorHAnsi"/>
            <w:sz w:val="24"/>
            <w:szCs w:val="28"/>
          </w:rPr>
          <w:t>（</w:t>
        </w:r>
        <w:r w:rsidRPr="00441669">
          <w:rPr>
            <w:rFonts w:cstheme="minorHAnsi"/>
            <w:sz w:val="24"/>
            <w:szCs w:val="28"/>
          </w:rPr>
          <w:t>M</w:t>
        </w:r>
        <w:r w:rsidRPr="00441669">
          <w:rPr>
            <w:rFonts w:cstheme="minorHAnsi"/>
            <w:sz w:val="24"/>
            <w:szCs w:val="28"/>
          </w:rPr>
          <w:t>は遷移金属元素</w:t>
        </w:r>
        <w:r w:rsidR="00770BF7" w:rsidRPr="00441669">
          <w:rPr>
            <w:rFonts w:cstheme="minorHAnsi" w:hint="eastAsia"/>
            <w:sz w:val="24"/>
            <w:szCs w:val="28"/>
          </w:rPr>
          <w:t>，</w:t>
        </w:r>
        <w:r w:rsidR="00770BF7" w:rsidRPr="00441669">
          <w:rPr>
            <w:rFonts w:cstheme="minorHAnsi" w:hint="eastAsia"/>
            <w:sz w:val="24"/>
            <w:szCs w:val="28"/>
          </w:rPr>
          <w:t>A</w:t>
        </w:r>
        <w:r w:rsidRPr="00441669">
          <w:rPr>
            <w:rFonts w:cstheme="minorHAnsi"/>
            <w:sz w:val="24"/>
            <w:szCs w:val="28"/>
          </w:rPr>
          <w:t>は</w:t>
        </w:r>
        <w:r w:rsidR="00770BF7" w:rsidRPr="00441669">
          <w:rPr>
            <w:rFonts w:cstheme="minorHAnsi" w:hint="eastAsia"/>
            <w:sz w:val="24"/>
            <w:szCs w:val="28"/>
          </w:rPr>
          <w:t>A</w:t>
        </w:r>
        <w:r w:rsidRPr="00441669">
          <w:rPr>
            <w:rFonts w:cstheme="minorHAnsi"/>
            <w:sz w:val="24"/>
            <w:szCs w:val="28"/>
          </w:rPr>
          <w:t>グループ元素（</w:t>
        </w:r>
        <w:r w:rsidRPr="00441669">
          <w:rPr>
            <w:rFonts w:cstheme="minorHAnsi"/>
            <w:sz w:val="24"/>
            <w:szCs w:val="28"/>
          </w:rPr>
          <w:t>13~16</w:t>
        </w:r>
        <w:r w:rsidRPr="00441669">
          <w:rPr>
            <w:rFonts w:cstheme="minorHAnsi"/>
            <w:sz w:val="24"/>
            <w:szCs w:val="28"/>
          </w:rPr>
          <w:t>族元素）</w:t>
        </w:r>
        <w:r w:rsidR="00770BF7" w:rsidRPr="00441669">
          <w:rPr>
            <w:rFonts w:cstheme="minorHAnsi" w:hint="eastAsia"/>
            <w:sz w:val="24"/>
            <w:szCs w:val="28"/>
          </w:rPr>
          <w:t>，</w:t>
        </w:r>
        <w:r w:rsidR="00DD4116" w:rsidRPr="00441669">
          <w:rPr>
            <w:rFonts w:cstheme="minorHAnsi" w:hint="eastAsia"/>
            <w:sz w:val="24"/>
            <w:szCs w:val="28"/>
          </w:rPr>
          <w:t>X</w:t>
        </w:r>
        <w:r w:rsidRPr="00441669">
          <w:rPr>
            <w:rFonts w:cstheme="minorHAnsi"/>
            <w:sz w:val="24"/>
            <w:szCs w:val="28"/>
          </w:rPr>
          <w:t>は炭素または窒素）の一般式で表される六方晶構造を持つ層状の三元系化合物であり</w:t>
        </w:r>
        <w:r w:rsidR="00770BF7" w:rsidRPr="00441669">
          <w:rPr>
            <w:rFonts w:cstheme="minorHAnsi" w:hint="eastAsia"/>
            <w:sz w:val="24"/>
            <w:szCs w:val="28"/>
          </w:rPr>
          <w:t>，</w:t>
        </w:r>
        <w:r w:rsidRPr="00441669">
          <w:rPr>
            <w:rFonts w:cstheme="minorHAnsi"/>
            <w:sz w:val="24"/>
            <w:szCs w:val="28"/>
          </w:rPr>
          <w:t>70</w:t>
        </w:r>
        <w:r w:rsidRPr="00441669">
          <w:rPr>
            <w:rFonts w:cstheme="minorHAnsi"/>
            <w:sz w:val="24"/>
            <w:szCs w:val="28"/>
          </w:rPr>
          <w:t>種類以上が知られている</w:t>
        </w:r>
        <w:r w:rsidR="008532FB" w:rsidRPr="00441669">
          <w:rPr>
            <w:rFonts w:cstheme="minorHAnsi"/>
            <w:sz w:val="24"/>
            <w:szCs w:val="28"/>
            <w:vertAlign w:val="superscript"/>
          </w:rPr>
          <w:t>1</w:t>
        </w:r>
        <w:r w:rsidR="001D04AE" w:rsidRPr="00441669">
          <w:rPr>
            <w:rFonts w:cstheme="minorHAnsi"/>
            <w:sz w:val="24"/>
            <w:szCs w:val="28"/>
            <w:vertAlign w:val="superscript"/>
          </w:rPr>
          <w:t>,2</w:t>
        </w:r>
        <w:r w:rsidR="008532FB" w:rsidRPr="00441669">
          <w:rPr>
            <w:rFonts w:cstheme="minorHAnsi"/>
            <w:sz w:val="24"/>
            <w:szCs w:val="28"/>
            <w:vertAlign w:val="superscript"/>
          </w:rPr>
          <w:t>)</w:t>
        </w:r>
        <w:r w:rsidR="00770BF7" w:rsidRPr="00441669">
          <w:rPr>
            <w:rFonts w:cstheme="minorHAnsi" w:hint="eastAsia"/>
            <w:sz w:val="24"/>
            <w:szCs w:val="28"/>
          </w:rPr>
          <w:t>．</w:t>
        </w:r>
        <w:r w:rsidRPr="00441669">
          <w:rPr>
            <w:rFonts w:cstheme="minorHAnsi"/>
            <w:sz w:val="24"/>
            <w:szCs w:val="28"/>
          </w:rPr>
          <w:t>結晶構造の内部に金属結合</w:t>
        </w:r>
        <w:r w:rsidR="00770BF7" w:rsidRPr="00441669">
          <w:rPr>
            <w:rFonts w:cstheme="minorHAnsi" w:hint="eastAsia"/>
            <w:sz w:val="24"/>
            <w:szCs w:val="28"/>
          </w:rPr>
          <w:t>，</w:t>
        </w:r>
        <w:r w:rsidRPr="00441669">
          <w:rPr>
            <w:rFonts w:cstheme="minorHAnsi"/>
            <w:sz w:val="24"/>
            <w:szCs w:val="28"/>
          </w:rPr>
          <w:t>共有結合およびイオン結合が共存することから</w:t>
        </w:r>
        <w:r w:rsidR="00770BF7" w:rsidRPr="00441669">
          <w:rPr>
            <w:rFonts w:cstheme="minorHAnsi" w:hint="eastAsia"/>
            <w:sz w:val="24"/>
            <w:szCs w:val="28"/>
          </w:rPr>
          <w:t>，</w:t>
        </w:r>
        <w:r w:rsidR="009A7A50" w:rsidRPr="00441669">
          <w:rPr>
            <w:rFonts w:cstheme="minorHAnsi"/>
            <w:sz w:val="24"/>
            <w:szCs w:val="28"/>
          </w:rPr>
          <w:t>密度が</w:t>
        </w:r>
        <w:r w:rsidR="008C4D54" w:rsidRPr="00441669">
          <w:rPr>
            <w:rFonts w:cstheme="minorHAnsi" w:hint="eastAsia"/>
            <w:sz w:val="24"/>
            <w:szCs w:val="28"/>
          </w:rPr>
          <w:t>低い</w:t>
        </w:r>
        <w:r w:rsidR="00770BF7" w:rsidRPr="00441669">
          <w:rPr>
            <w:rFonts w:cstheme="minorHAnsi" w:hint="eastAsia"/>
            <w:sz w:val="24"/>
            <w:szCs w:val="28"/>
          </w:rPr>
          <w:t>，</w:t>
        </w:r>
        <w:r w:rsidRPr="00441669">
          <w:rPr>
            <w:rFonts w:cstheme="minorHAnsi"/>
            <w:sz w:val="24"/>
            <w:szCs w:val="28"/>
          </w:rPr>
          <w:t>耐酸化・耐食性</w:t>
        </w:r>
        <w:r w:rsidR="009A7A50" w:rsidRPr="00441669">
          <w:rPr>
            <w:rFonts w:cstheme="minorHAnsi"/>
            <w:sz w:val="24"/>
            <w:szCs w:val="28"/>
          </w:rPr>
          <w:t>に優れる</w:t>
        </w:r>
        <w:r w:rsidRPr="00441669">
          <w:rPr>
            <w:rFonts w:cstheme="minorHAnsi"/>
            <w:sz w:val="24"/>
            <w:szCs w:val="28"/>
          </w:rPr>
          <w:t>などのセラミックス的性質を持ちながら</w:t>
        </w:r>
        <w:r w:rsidR="00770BF7" w:rsidRPr="00441669">
          <w:rPr>
            <w:rFonts w:cstheme="minorHAnsi" w:hint="eastAsia"/>
            <w:sz w:val="24"/>
            <w:szCs w:val="28"/>
          </w:rPr>
          <w:t>，</w:t>
        </w:r>
        <w:r w:rsidRPr="00441669">
          <w:rPr>
            <w:rFonts w:cstheme="minorHAnsi"/>
            <w:sz w:val="24"/>
            <w:szCs w:val="28"/>
          </w:rPr>
          <w:t>熱・電気伝導性や加工性</w:t>
        </w:r>
        <w:r w:rsidR="009A7A50" w:rsidRPr="00441669">
          <w:rPr>
            <w:rFonts w:cstheme="minorHAnsi"/>
            <w:sz w:val="24"/>
            <w:szCs w:val="28"/>
          </w:rPr>
          <w:t>を有する</w:t>
        </w:r>
        <w:r w:rsidRPr="00441669">
          <w:rPr>
            <w:rFonts w:cstheme="minorHAnsi"/>
            <w:sz w:val="24"/>
            <w:szCs w:val="28"/>
          </w:rPr>
          <w:t>といった金属的性質も</w:t>
        </w:r>
        <w:r w:rsidR="00677156" w:rsidRPr="00441669">
          <w:rPr>
            <w:rFonts w:cstheme="minorHAnsi" w:hint="eastAsia"/>
            <w:sz w:val="24"/>
            <w:szCs w:val="28"/>
          </w:rPr>
          <w:t>併せ持</w:t>
        </w:r>
        <w:r w:rsidR="00C82B1E" w:rsidRPr="00441669">
          <w:rPr>
            <w:rFonts w:cstheme="minorHAnsi" w:hint="eastAsia"/>
            <w:sz w:val="24"/>
            <w:szCs w:val="28"/>
          </w:rPr>
          <w:t>っている</w:t>
        </w:r>
        <w:r w:rsidR="00F009EF" w:rsidRPr="00441669">
          <w:rPr>
            <w:rFonts w:cstheme="minorHAnsi" w:hint="eastAsia"/>
            <w:sz w:val="24"/>
            <w:szCs w:val="28"/>
            <w:vertAlign w:val="superscript"/>
          </w:rPr>
          <w:t>3</w:t>
        </w:r>
        <w:r w:rsidR="00F009EF" w:rsidRPr="00441669">
          <w:rPr>
            <w:rFonts w:cstheme="minorHAnsi"/>
            <w:sz w:val="24"/>
            <w:szCs w:val="28"/>
            <w:vertAlign w:val="superscript"/>
          </w:rPr>
          <w:t>)</w:t>
        </w:r>
        <w:r w:rsidR="00C82B1E" w:rsidRPr="00441669">
          <w:rPr>
            <w:rFonts w:cstheme="minorHAnsi" w:hint="eastAsia"/>
            <w:sz w:val="24"/>
            <w:szCs w:val="28"/>
          </w:rPr>
          <w:t>．</w:t>
        </w:r>
        <w:r w:rsidRPr="00441669">
          <w:rPr>
            <w:rFonts w:cstheme="minorHAnsi"/>
            <w:sz w:val="24"/>
            <w:szCs w:val="28"/>
          </w:rPr>
          <w:t>中でも</w:t>
        </w:r>
        <w:r w:rsidR="007D1768" w:rsidRPr="00441669">
          <w:rPr>
            <w:rFonts w:cstheme="minorHAnsi"/>
            <w:sz w:val="24"/>
            <w:szCs w:val="28"/>
          </w:rPr>
          <w:t>Ti</w:t>
        </w:r>
        <w:r w:rsidR="007D1768" w:rsidRPr="00441669">
          <w:rPr>
            <w:rFonts w:cstheme="minorHAnsi"/>
            <w:sz w:val="24"/>
            <w:szCs w:val="28"/>
            <w:vertAlign w:val="subscript"/>
          </w:rPr>
          <w:t>2</w:t>
        </w:r>
        <w:r w:rsidR="007D1768" w:rsidRPr="00441669">
          <w:rPr>
            <w:rFonts w:cstheme="minorHAnsi"/>
            <w:sz w:val="24"/>
            <w:szCs w:val="28"/>
          </w:rPr>
          <w:t>AlC</w:t>
        </w:r>
        <w:r w:rsidRPr="00441669">
          <w:rPr>
            <w:rFonts w:cstheme="minorHAnsi"/>
            <w:sz w:val="24"/>
            <w:szCs w:val="28"/>
          </w:rPr>
          <w:t>-MAX</w:t>
        </w:r>
        <w:r w:rsidRPr="00441669">
          <w:rPr>
            <w:rFonts w:cstheme="minorHAnsi"/>
            <w:sz w:val="24"/>
            <w:szCs w:val="28"/>
          </w:rPr>
          <w:t>相は</w:t>
        </w:r>
        <w:r w:rsidR="00677156" w:rsidRPr="00441669">
          <w:rPr>
            <w:rFonts w:cstheme="minorHAnsi" w:hint="eastAsia"/>
            <w:sz w:val="24"/>
            <w:szCs w:val="28"/>
          </w:rPr>
          <w:t>低</w:t>
        </w:r>
        <w:r w:rsidRPr="00441669">
          <w:rPr>
            <w:rFonts w:cstheme="minorHAnsi"/>
            <w:sz w:val="24"/>
            <w:szCs w:val="28"/>
          </w:rPr>
          <w:t>密度</w:t>
        </w:r>
        <w:r w:rsidR="00677156" w:rsidRPr="00441669">
          <w:rPr>
            <w:rFonts w:cstheme="minorHAnsi" w:hint="eastAsia"/>
            <w:sz w:val="24"/>
            <w:szCs w:val="28"/>
          </w:rPr>
          <w:t>であり</w:t>
        </w:r>
        <w:r w:rsidRPr="00441669">
          <w:rPr>
            <w:rFonts w:cstheme="minorHAnsi"/>
            <w:sz w:val="24"/>
            <w:szCs w:val="28"/>
          </w:rPr>
          <w:t>耐酸化性</w:t>
        </w:r>
        <w:r w:rsidR="006E61C1" w:rsidRPr="00441669">
          <w:rPr>
            <w:rFonts w:cstheme="minorHAnsi" w:hint="eastAsia"/>
            <w:sz w:val="24"/>
            <w:szCs w:val="28"/>
          </w:rPr>
          <w:t>に</w:t>
        </w:r>
        <w:r w:rsidRPr="00441669">
          <w:rPr>
            <w:rFonts w:cstheme="minorHAnsi"/>
            <w:sz w:val="24"/>
            <w:szCs w:val="28"/>
          </w:rPr>
          <w:t>優れている</w:t>
        </w:r>
        <w:r w:rsidR="006E61C1" w:rsidRPr="00441669">
          <w:rPr>
            <w:rFonts w:cstheme="minorHAnsi" w:hint="eastAsia"/>
            <w:sz w:val="24"/>
            <w:szCs w:val="28"/>
          </w:rPr>
          <w:t>こと</w:t>
        </w:r>
        <w:r w:rsidR="004C5B84" w:rsidRPr="00441669">
          <w:rPr>
            <w:rFonts w:cstheme="minorHAnsi"/>
            <w:sz w:val="24"/>
            <w:szCs w:val="28"/>
            <w:vertAlign w:val="superscript"/>
          </w:rPr>
          <w:t>4</w:t>
        </w:r>
        <w:r w:rsidR="004723EE" w:rsidRPr="00441669">
          <w:rPr>
            <w:rFonts w:cstheme="minorHAnsi"/>
            <w:sz w:val="24"/>
            <w:szCs w:val="28"/>
            <w:vertAlign w:val="superscript"/>
          </w:rPr>
          <w:t>)</w:t>
        </w:r>
        <w:r w:rsidRPr="00441669">
          <w:rPr>
            <w:rFonts w:cstheme="minorHAnsi"/>
            <w:sz w:val="24"/>
            <w:szCs w:val="28"/>
          </w:rPr>
          <w:t>から高温材料</w:t>
        </w:r>
        <w:r w:rsidR="004C5B84" w:rsidRPr="00441669">
          <w:rPr>
            <w:rFonts w:cstheme="minorHAnsi"/>
            <w:sz w:val="24"/>
            <w:szCs w:val="28"/>
            <w:vertAlign w:val="superscript"/>
          </w:rPr>
          <w:t>5</w:t>
        </w:r>
        <w:r w:rsidR="000E1940" w:rsidRPr="00441669">
          <w:rPr>
            <w:rFonts w:cstheme="minorHAnsi"/>
            <w:sz w:val="24"/>
            <w:szCs w:val="28"/>
            <w:vertAlign w:val="superscript"/>
          </w:rPr>
          <w:t>)</w:t>
        </w:r>
        <w:r w:rsidRPr="00441669">
          <w:rPr>
            <w:rFonts w:cstheme="minorHAnsi"/>
            <w:sz w:val="24"/>
            <w:szCs w:val="28"/>
          </w:rPr>
          <w:t>や自己治癒材料</w:t>
        </w:r>
        <w:r w:rsidR="004C5B84" w:rsidRPr="00441669">
          <w:rPr>
            <w:rFonts w:cstheme="minorHAnsi"/>
            <w:sz w:val="24"/>
            <w:szCs w:val="28"/>
            <w:vertAlign w:val="superscript"/>
          </w:rPr>
          <w:t>6</w:t>
        </w:r>
        <w:r w:rsidR="000E1940" w:rsidRPr="00441669">
          <w:rPr>
            <w:rFonts w:cstheme="minorHAnsi"/>
            <w:sz w:val="24"/>
            <w:szCs w:val="28"/>
            <w:vertAlign w:val="superscript"/>
          </w:rPr>
          <w:t>-</w:t>
        </w:r>
        <w:r w:rsidR="00A0171F" w:rsidRPr="00441669">
          <w:rPr>
            <w:rFonts w:cstheme="minorHAnsi"/>
            <w:sz w:val="24"/>
            <w:szCs w:val="28"/>
            <w:vertAlign w:val="superscript"/>
          </w:rPr>
          <w:t>9</w:t>
        </w:r>
        <w:r w:rsidR="000E1940" w:rsidRPr="00441669">
          <w:rPr>
            <w:rFonts w:cstheme="minorHAnsi"/>
            <w:sz w:val="24"/>
            <w:szCs w:val="28"/>
            <w:vertAlign w:val="superscript"/>
          </w:rPr>
          <w:t>)</w:t>
        </w:r>
        <w:r w:rsidRPr="00441669">
          <w:rPr>
            <w:rFonts w:cstheme="minorHAnsi"/>
            <w:sz w:val="24"/>
            <w:szCs w:val="28"/>
          </w:rPr>
          <w:t>などへの応用が期待され</w:t>
        </w:r>
        <w:r w:rsidR="009A7A50" w:rsidRPr="00441669">
          <w:rPr>
            <w:rFonts w:cstheme="minorHAnsi"/>
            <w:sz w:val="24"/>
            <w:szCs w:val="28"/>
          </w:rPr>
          <w:t>てい</w:t>
        </w:r>
        <w:r w:rsidRPr="00441669">
          <w:rPr>
            <w:rFonts w:cstheme="minorHAnsi"/>
            <w:sz w:val="24"/>
            <w:szCs w:val="28"/>
          </w:rPr>
          <w:t>る</w:t>
        </w:r>
        <w:r w:rsidR="00770BF7" w:rsidRPr="00441669">
          <w:rPr>
            <w:rFonts w:cstheme="minorHAnsi" w:hint="eastAsia"/>
            <w:sz w:val="24"/>
            <w:szCs w:val="28"/>
          </w:rPr>
          <w:t>．</w:t>
        </w:r>
      </w:ins>
    </w:p>
    <w:p w14:paraId="59291C0B" w14:textId="35163D96" w:rsidR="00391271" w:rsidRPr="00441669" w:rsidRDefault="00391271" w:rsidP="00100314">
      <w:pPr>
        <w:ind w:firstLineChars="59" w:firstLine="142"/>
        <w:rPr>
          <w:ins w:id="49" w:author="MORITA Koji" w:date="2026-09-25T20:06:00Z" w16du:dateUtc="2026-09-26T00:06:00Z"/>
          <w:rFonts w:cstheme="minorHAnsi"/>
          <w:sz w:val="24"/>
          <w:szCs w:val="28"/>
        </w:rPr>
      </w:pPr>
      <w:ins w:id="50" w:author="MORITA Koji" w:date="2026-09-25T20:06:00Z" w16du:dateUtc="2026-09-26T00:06:00Z">
        <w:r w:rsidRPr="00441669">
          <w:rPr>
            <w:rFonts w:cstheme="minorHAnsi"/>
            <w:sz w:val="24"/>
            <w:szCs w:val="28"/>
          </w:rPr>
          <w:t>MAX</w:t>
        </w:r>
        <w:r w:rsidRPr="00441669">
          <w:rPr>
            <w:rFonts w:cstheme="minorHAnsi"/>
            <w:sz w:val="24"/>
            <w:szCs w:val="28"/>
          </w:rPr>
          <w:t>相セラミックスは</w:t>
        </w:r>
        <w:r w:rsidR="00770BF7" w:rsidRPr="00441669">
          <w:rPr>
            <w:rFonts w:cstheme="minorHAnsi" w:hint="eastAsia"/>
            <w:sz w:val="24"/>
            <w:szCs w:val="28"/>
          </w:rPr>
          <w:t>，</w:t>
        </w:r>
        <w:r w:rsidRPr="00441669">
          <w:rPr>
            <w:rFonts w:cstheme="minorHAnsi"/>
            <w:sz w:val="24"/>
            <w:szCs w:val="28"/>
          </w:rPr>
          <w:t>結晶構造の異方性に由来して種々の特性で結晶方位依存性</w:t>
        </w:r>
        <w:r w:rsidR="00B52CFA" w:rsidRPr="00441669">
          <w:rPr>
            <w:rFonts w:cstheme="minorHAnsi"/>
            <w:sz w:val="24"/>
            <w:szCs w:val="28"/>
            <w:vertAlign w:val="superscript"/>
          </w:rPr>
          <w:t>(</w:t>
        </w:r>
        <w:r w:rsidR="007913F9" w:rsidRPr="00441669">
          <w:rPr>
            <w:rFonts w:cstheme="minorHAnsi"/>
            <w:sz w:val="24"/>
            <w:szCs w:val="28"/>
            <w:vertAlign w:val="superscript"/>
          </w:rPr>
          <w:t>10,11</w:t>
        </w:r>
        <w:r w:rsidRPr="00441669">
          <w:rPr>
            <w:rFonts w:cstheme="minorHAnsi"/>
            <w:sz w:val="24"/>
            <w:szCs w:val="28"/>
          </w:rPr>
          <w:t>を示し</w:t>
        </w:r>
        <w:r w:rsidR="00770BF7" w:rsidRPr="00441669">
          <w:rPr>
            <w:rFonts w:cstheme="minorHAnsi" w:hint="eastAsia"/>
            <w:sz w:val="24"/>
            <w:szCs w:val="28"/>
          </w:rPr>
          <w:t>，</w:t>
        </w:r>
        <w:r w:rsidRPr="00441669">
          <w:rPr>
            <w:rFonts w:cstheme="minorHAnsi"/>
            <w:sz w:val="24"/>
            <w:szCs w:val="28"/>
          </w:rPr>
          <w:t>配向制御を施すことで異方性の付与</w:t>
        </w:r>
        <w:r w:rsidR="004963B6" w:rsidRPr="00441669">
          <w:rPr>
            <w:rFonts w:cstheme="minorHAnsi" w:hint="eastAsia"/>
            <w:sz w:val="24"/>
            <w:szCs w:val="28"/>
          </w:rPr>
          <w:t>や強化</w:t>
        </w:r>
        <w:r w:rsidRPr="00441669">
          <w:rPr>
            <w:rFonts w:cstheme="minorHAnsi"/>
            <w:sz w:val="24"/>
            <w:szCs w:val="28"/>
          </w:rPr>
          <w:t>が可能である</w:t>
        </w:r>
        <w:r w:rsidR="00770BF7" w:rsidRPr="00441669">
          <w:rPr>
            <w:rFonts w:cstheme="minorHAnsi" w:hint="eastAsia"/>
            <w:sz w:val="24"/>
            <w:szCs w:val="28"/>
          </w:rPr>
          <w:t>．</w:t>
        </w:r>
        <w:r w:rsidRPr="00441669">
          <w:rPr>
            <w:rFonts w:cstheme="minorHAnsi"/>
            <w:sz w:val="24"/>
            <w:szCs w:val="28"/>
          </w:rPr>
          <w:t>近年では</w:t>
        </w:r>
        <w:r w:rsidR="00770BF7" w:rsidRPr="00441669">
          <w:rPr>
            <w:rFonts w:cstheme="minorHAnsi" w:hint="eastAsia"/>
            <w:sz w:val="24"/>
            <w:szCs w:val="28"/>
          </w:rPr>
          <w:t>，</w:t>
        </w:r>
        <w:r w:rsidRPr="00441669">
          <w:rPr>
            <w:rFonts w:cstheme="minorHAnsi"/>
            <w:sz w:val="24"/>
            <w:szCs w:val="28"/>
          </w:rPr>
          <w:t>磁場中スリップキャスト</w:t>
        </w:r>
        <w:r w:rsidR="004C0244" w:rsidRPr="00441669">
          <w:rPr>
            <w:rFonts w:cstheme="minorHAnsi" w:hint="eastAsia"/>
            <w:sz w:val="24"/>
            <w:szCs w:val="28"/>
          </w:rPr>
          <w:t>（</w:t>
        </w:r>
        <w:r w:rsidR="002C7D4F" w:rsidRPr="00441669">
          <w:rPr>
            <w:rFonts w:cstheme="minorHAnsi" w:hint="eastAsia"/>
            <w:sz w:val="24"/>
            <w:szCs w:val="28"/>
          </w:rPr>
          <w:t>S</w:t>
        </w:r>
        <w:r w:rsidR="002C7D4F" w:rsidRPr="00441669">
          <w:rPr>
            <w:rFonts w:cstheme="minorHAnsi"/>
            <w:sz w:val="24"/>
            <w:szCs w:val="28"/>
          </w:rPr>
          <w:t>lip</w:t>
        </w:r>
        <w:r w:rsidR="00C3160F" w:rsidRPr="00441669">
          <w:rPr>
            <w:rFonts w:cstheme="minorHAnsi"/>
            <w:sz w:val="24"/>
            <w:szCs w:val="28"/>
          </w:rPr>
          <w:t xml:space="preserve"> Casting under </w:t>
        </w:r>
        <w:r w:rsidR="006F64C6" w:rsidRPr="00441669">
          <w:rPr>
            <w:rFonts w:cstheme="minorHAnsi"/>
            <w:sz w:val="24"/>
            <w:szCs w:val="28"/>
          </w:rPr>
          <w:t>s</w:t>
        </w:r>
        <w:r w:rsidR="004C0244" w:rsidRPr="00441669">
          <w:rPr>
            <w:rFonts w:cstheme="minorHAnsi"/>
            <w:sz w:val="24"/>
            <w:szCs w:val="28"/>
          </w:rPr>
          <w:t xml:space="preserve">trong Magnetic </w:t>
        </w:r>
        <w:r w:rsidR="00C4474F" w:rsidRPr="00441669">
          <w:rPr>
            <w:rFonts w:cstheme="minorHAnsi"/>
            <w:sz w:val="24"/>
            <w:szCs w:val="28"/>
          </w:rPr>
          <w:t>Field : S</w:t>
        </w:r>
        <w:r w:rsidR="002A77E7" w:rsidRPr="00441669">
          <w:rPr>
            <w:rFonts w:cstheme="minorHAnsi"/>
            <w:sz w:val="24"/>
            <w:szCs w:val="28"/>
          </w:rPr>
          <w:t>C</w:t>
        </w:r>
        <w:r w:rsidR="00C4474F" w:rsidRPr="00441669">
          <w:rPr>
            <w:rFonts w:cstheme="minorHAnsi"/>
            <w:sz w:val="24"/>
            <w:szCs w:val="28"/>
          </w:rPr>
          <w:t>MF</w:t>
        </w:r>
        <w:r w:rsidR="004C0244" w:rsidRPr="00441669">
          <w:rPr>
            <w:rFonts w:cstheme="minorHAnsi" w:hint="eastAsia"/>
            <w:sz w:val="24"/>
            <w:szCs w:val="28"/>
          </w:rPr>
          <w:t>）</w:t>
        </w:r>
        <w:r w:rsidR="00C4474F" w:rsidRPr="00441669">
          <w:rPr>
            <w:rFonts w:cstheme="minorHAnsi"/>
            <w:sz w:val="24"/>
            <w:szCs w:val="28"/>
            <w:vertAlign w:val="superscript"/>
          </w:rPr>
          <w:t>12)</w:t>
        </w:r>
        <w:r w:rsidR="00C4474F" w:rsidRPr="00441669">
          <w:rPr>
            <w:rFonts w:cstheme="minorHAnsi"/>
            <w:sz w:val="24"/>
            <w:szCs w:val="28"/>
          </w:rPr>
          <w:t>と</w:t>
        </w:r>
        <w:r w:rsidRPr="00441669">
          <w:rPr>
            <w:rFonts w:cstheme="minorHAnsi"/>
            <w:sz w:val="24"/>
            <w:szCs w:val="28"/>
          </w:rPr>
          <w:t>放電プラズマ焼結（</w:t>
        </w:r>
        <w:r w:rsidR="009A7A50" w:rsidRPr="00441669">
          <w:rPr>
            <w:rFonts w:cstheme="minorHAnsi"/>
            <w:sz w:val="24"/>
            <w:szCs w:val="28"/>
          </w:rPr>
          <w:t>Spark Plasma Sintering</w:t>
        </w:r>
        <w:r w:rsidR="0056229D" w:rsidRPr="00441669">
          <w:rPr>
            <w:rFonts w:cstheme="minorHAnsi" w:hint="eastAsia"/>
            <w:sz w:val="24"/>
            <w:szCs w:val="28"/>
          </w:rPr>
          <w:t>:</w:t>
        </w:r>
        <w:r w:rsidR="0056229D" w:rsidRPr="00441669">
          <w:rPr>
            <w:rFonts w:cstheme="minorHAnsi"/>
            <w:sz w:val="24"/>
            <w:szCs w:val="28"/>
          </w:rPr>
          <w:t xml:space="preserve"> </w:t>
        </w:r>
        <w:r w:rsidRPr="00441669">
          <w:rPr>
            <w:rFonts w:cstheme="minorHAnsi"/>
            <w:sz w:val="24"/>
            <w:szCs w:val="28"/>
          </w:rPr>
          <w:t>SPS</w:t>
        </w:r>
        <w:r w:rsidRPr="00441669">
          <w:rPr>
            <w:rFonts w:cstheme="minorHAnsi"/>
            <w:sz w:val="24"/>
            <w:szCs w:val="28"/>
          </w:rPr>
          <w:t>）を用いて作製された緻密で高度に配向</w:t>
        </w:r>
        <w:r w:rsidR="009A7A50" w:rsidRPr="00441669">
          <w:rPr>
            <w:rFonts w:cstheme="minorHAnsi"/>
            <w:sz w:val="24"/>
            <w:szCs w:val="28"/>
          </w:rPr>
          <w:t>し</w:t>
        </w:r>
        <w:r w:rsidRPr="00441669">
          <w:rPr>
            <w:rFonts w:cstheme="minorHAnsi"/>
            <w:sz w:val="24"/>
            <w:szCs w:val="28"/>
          </w:rPr>
          <w:t>た</w:t>
        </w:r>
        <w:r w:rsidRPr="00441669">
          <w:rPr>
            <w:rFonts w:cstheme="minorHAnsi"/>
            <w:sz w:val="24"/>
            <w:szCs w:val="28"/>
          </w:rPr>
          <w:t>MAX</w:t>
        </w:r>
        <w:r w:rsidRPr="00441669">
          <w:rPr>
            <w:rFonts w:cstheme="minorHAnsi"/>
            <w:sz w:val="24"/>
            <w:szCs w:val="28"/>
          </w:rPr>
          <w:t>相に関する研究が実施されている</w:t>
        </w:r>
        <w:r w:rsidR="007913F9" w:rsidRPr="00441669">
          <w:rPr>
            <w:rFonts w:cstheme="minorHAnsi"/>
            <w:sz w:val="24"/>
            <w:szCs w:val="28"/>
            <w:vertAlign w:val="superscript"/>
          </w:rPr>
          <w:t>1</w:t>
        </w:r>
        <w:r w:rsidR="004673AC" w:rsidRPr="00441669">
          <w:rPr>
            <w:rFonts w:cstheme="minorHAnsi"/>
            <w:sz w:val="24"/>
            <w:szCs w:val="28"/>
            <w:vertAlign w:val="superscript"/>
          </w:rPr>
          <w:t>3</w:t>
        </w:r>
        <w:r w:rsidR="007913F9" w:rsidRPr="00441669">
          <w:rPr>
            <w:rFonts w:cstheme="minorHAnsi"/>
            <w:sz w:val="24"/>
            <w:szCs w:val="28"/>
            <w:vertAlign w:val="superscript"/>
          </w:rPr>
          <w:t>-</w:t>
        </w:r>
        <w:r w:rsidR="00C8231A" w:rsidRPr="00441669">
          <w:rPr>
            <w:rFonts w:cstheme="minorHAnsi"/>
            <w:sz w:val="24"/>
            <w:szCs w:val="28"/>
            <w:vertAlign w:val="superscript"/>
          </w:rPr>
          <w:t>1</w:t>
        </w:r>
        <w:r w:rsidR="0039499D" w:rsidRPr="00441669">
          <w:rPr>
            <w:rFonts w:cstheme="minorHAnsi"/>
            <w:sz w:val="24"/>
            <w:szCs w:val="28"/>
            <w:vertAlign w:val="superscript"/>
          </w:rPr>
          <w:t>8</w:t>
        </w:r>
        <w:r w:rsidR="00987986" w:rsidRPr="00441669">
          <w:rPr>
            <w:rFonts w:cstheme="minorHAnsi"/>
            <w:sz w:val="24"/>
            <w:szCs w:val="28"/>
            <w:vertAlign w:val="superscript"/>
          </w:rPr>
          <w:t>)</w:t>
        </w:r>
        <w:r w:rsidR="00770BF7" w:rsidRPr="00441669">
          <w:rPr>
            <w:rFonts w:cstheme="minorHAnsi" w:hint="eastAsia"/>
            <w:sz w:val="24"/>
            <w:szCs w:val="28"/>
          </w:rPr>
          <w:t>．</w:t>
        </w:r>
        <w:r w:rsidRPr="00441669">
          <w:rPr>
            <w:rFonts w:cstheme="minorHAnsi"/>
            <w:sz w:val="24"/>
            <w:szCs w:val="28"/>
          </w:rPr>
          <w:t>Hu</w:t>
        </w:r>
        <w:r w:rsidRPr="00441669">
          <w:rPr>
            <w:rFonts w:cstheme="minorHAnsi"/>
            <w:sz w:val="24"/>
            <w:szCs w:val="28"/>
          </w:rPr>
          <w:t>らは</w:t>
        </w:r>
        <w:r w:rsidR="00770BF7" w:rsidRPr="00441669">
          <w:rPr>
            <w:rFonts w:cstheme="minorHAnsi" w:hint="eastAsia"/>
            <w:sz w:val="24"/>
            <w:szCs w:val="28"/>
          </w:rPr>
          <w:t>，</w:t>
        </w:r>
        <w:r w:rsidR="007D1768" w:rsidRPr="00441669">
          <w:rPr>
            <w:rFonts w:cstheme="minorHAnsi"/>
            <w:sz w:val="24"/>
            <w:szCs w:val="28"/>
          </w:rPr>
          <w:t>Nb</w:t>
        </w:r>
        <w:r w:rsidR="007D1768" w:rsidRPr="00441669">
          <w:rPr>
            <w:rFonts w:cstheme="minorHAnsi"/>
            <w:sz w:val="24"/>
            <w:szCs w:val="28"/>
            <w:vertAlign w:val="subscript"/>
          </w:rPr>
          <w:t>4</w:t>
        </w:r>
        <w:r w:rsidR="007D1768" w:rsidRPr="00441669">
          <w:rPr>
            <w:rFonts w:cstheme="minorHAnsi"/>
            <w:sz w:val="24"/>
            <w:szCs w:val="28"/>
          </w:rPr>
          <w:t>AlC</w:t>
        </w:r>
        <w:r w:rsidR="007D1768" w:rsidRPr="00441669">
          <w:rPr>
            <w:rFonts w:cstheme="minorHAnsi"/>
            <w:sz w:val="24"/>
            <w:szCs w:val="28"/>
            <w:vertAlign w:val="subscript"/>
          </w:rPr>
          <w:t>3</w:t>
        </w:r>
        <w:r w:rsidRPr="00441669">
          <w:rPr>
            <w:rFonts w:cstheme="minorHAnsi"/>
            <w:sz w:val="24"/>
            <w:szCs w:val="28"/>
          </w:rPr>
          <w:t>-MAX</w:t>
        </w:r>
        <w:r w:rsidRPr="00441669">
          <w:rPr>
            <w:rFonts w:cstheme="minorHAnsi"/>
            <w:sz w:val="24"/>
            <w:szCs w:val="28"/>
          </w:rPr>
          <w:t>相について磁場配向を行うことで</w:t>
        </w:r>
        <w:r w:rsidR="00770BF7" w:rsidRPr="00441669">
          <w:rPr>
            <w:rFonts w:cstheme="minorHAnsi" w:hint="eastAsia"/>
            <w:sz w:val="24"/>
            <w:szCs w:val="28"/>
          </w:rPr>
          <w:t>，</w:t>
        </w:r>
        <w:r w:rsidRPr="00441669">
          <w:rPr>
            <w:rFonts w:cstheme="minorHAnsi"/>
            <w:sz w:val="24"/>
            <w:szCs w:val="28"/>
          </w:rPr>
          <w:t>曲げ強度や破壊靭性値</w:t>
        </w:r>
        <w:r w:rsidR="009A7A50" w:rsidRPr="00441669">
          <w:rPr>
            <w:rFonts w:cstheme="minorHAnsi"/>
            <w:sz w:val="24"/>
            <w:szCs w:val="28"/>
          </w:rPr>
          <w:t>が</w:t>
        </w:r>
        <w:r w:rsidRPr="00441669">
          <w:rPr>
            <w:rFonts w:cstheme="minorHAnsi"/>
            <w:sz w:val="24"/>
            <w:szCs w:val="28"/>
          </w:rPr>
          <w:t>向上</w:t>
        </w:r>
        <w:r w:rsidR="009A7A50" w:rsidRPr="00441669">
          <w:rPr>
            <w:rFonts w:cstheme="minorHAnsi"/>
            <w:sz w:val="24"/>
            <w:szCs w:val="28"/>
          </w:rPr>
          <w:t>し</w:t>
        </w:r>
        <w:r w:rsidR="00770BF7" w:rsidRPr="00441669">
          <w:rPr>
            <w:rFonts w:cstheme="minorHAnsi" w:hint="eastAsia"/>
            <w:sz w:val="24"/>
            <w:szCs w:val="28"/>
          </w:rPr>
          <w:t>，</w:t>
        </w:r>
        <w:r w:rsidRPr="00441669">
          <w:rPr>
            <w:rFonts w:cstheme="minorHAnsi"/>
            <w:sz w:val="24"/>
            <w:szCs w:val="28"/>
          </w:rPr>
          <w:t>特に</w:t>
        </w:r>
        <w:r w:rsidRPr="00441669">
          <w:rPr>
            <w:rFonts w:cstheme="minorHAnsi"/>
            <w:i/>
            <w:iCs/>
            <w:sz w:val="24"/>
            <w:szCs w:val="28"/>
          </w:rPr>
          <w:t>c</w:t>
        </w:r>
        <w:r w:rsidRPr="00441669">
          <w:rPr>
            <w:rFonts w:cstheme="minorHAnsi"/>
            <w:sz w:val="24"/>
            <w:szCs w:val="28"/>
          </w:rPr>
          <w:t>軸に対して平行な方向</w:t>
        </w:r>
        <w:r w:rsidR="00622AC4" w:rsidRPr="00441669">
          <w:rPr>
            <w:rFonts w:cstheme="minorHAnsi" w:hint="eastAsia"/>
            <w:sz w:val="24"/>
            <w:szCs w:val="28"/>
          </w:rPr>
          <w:t>において</w:t>
        </w:r>
        <w:r w:rsidRPr="00441669">
          <w:rPr>
            <w:rFonts w:cstheme="minorHAnsi"/>
            <w:sz w:val="24"/>
            <w:szCs w:val="28"/>
          </w:rPr>
          <w:t>破壊靭性値が高</w:t>
        </w:r>
        <w:r w:rsidR="00622AC4" w:rsidRPr="00441669">
          <w:rPr>
            <w:rFonts w:cstheme="minorHAnsi" w:hint="eastAsia"/>
            <w:sz w:val="24"/>
            <w:szCs w:val="28"/>
          </w:rPr>
          <w:t>くなる</w:t>
        </w:r>
        <w:r w:rsidRPr="00441669">
          <w:rPr>
            <w:rFonts w:cstheme="minorHAnsi"/>
            <w:sz w:val="24"/>
            <w:szCs w:val="28"/>
          </w:rPr>
          <w:t>ことを明らかにした</w:t>
        </w:r>
        <w:r w:rsidR="00F17F02" w:rsidRPr="00441669">
          <w:rPr>
            <w:rFonts w:cstheme="minorHAnsi"/>
            <w:sz w:val="24"/>
            <w:szCs w:val="28"/>
            <w:vertAlign w:val="superscript"/>
          </w:rPr>
          <w:t>13)</w:t>
        </w:r>
        <w:r w:rsidR="00770BF7" w:rsidRPr="00441669">
          <w:rPr>
            <w:rFonts w:cstheme="minorHAnsi"/>
            <w:sz w:val="24"/>
            <w:szCs w:val="28"/>
          </w:rPr>
          <w:t>．</w:t>
        </w:r>
        <w:r w:rsidR="00C4474F" w:rsidRPr="00441669">
          <w:rPr>
            <w:rFonts w:cstheme="minorHAnsi" w:hint="eastAsia"/>
            <w:sz w:val="24"/>
            <w:szCs w:val="28"/>
          </w:rPr>
          <w:t>また</w:t>
        </w:r>
        <w:r w:rsidRPr="00441669">
          <w:rPr>
            <w:rFonts w:cstheme="minorHAnsi"/>
            <w:sz w:val="24"/>
            <w:szCs w:val="28"/>
          </w:rPr>
          <w:t>白紙らは磁場配向された</w:t>
        </w:r>
        <w:r w:rsidR="00042D9F" w:rsidRPr="00441669">
          <w:rPr>
            <w:rFonts w:cstheme="minorHAnsi"/>
            <w:sz w:val="24"/>
            <w:szCs w:val="28"/>
          </w:rPr>
          <w:t>Ti</w:t>
        </w:r>
        <w:r w:rsidR="00042D9F" w:rsidRPr="00441669">
          <w:rPr>
            <w:rFonts w:cstheme="minorHAnsi"/>
            <w:sz w:val="24"/>
            <w:szCs w:val="28"/>
            <w:vertAlign w:val="subscript"/>
          </w:rPr>
          <w:t>3</w:t>
        </w:r>
        <w:r w:rsidR="00042D9F" w:rsidRPr="00441669">
          <w:rPr>
            <w:rFonts w:cstheme="minorHAnsi"/>
            <w:sz w:val="24"/>
            <w:szCs w:val="28"/>
          </w:rPr>
          <w:t>SiC</w:t>
        </w:r>
        <w:r w:rsidR="00042D9F" w:rsidRPr="00441669">
          <w:rPr>
            <w:rFonts w:cstheme="minorHAnsi"/>
            <w:sz w:val="24"/>
            <w:szCs w:val="28"/>
            <w:vertAlign w:val="subscript"/>
          </w:rPr>
          <w:t>2</w:t>
        </w:r>
        <w:r w:rsidRPr="00441669">
          <w:rPr>
            <w:rFonts w:cstheme="minorHAnsi"/>
            <w:sz w:val="24"/>
            <w:szCs w:val="28"/>
          </w:rPr>
          <w:t>-MAX</w:t>
        </w:r>
        <w:r w:rsidRPr="00441669">
          <w:rPr>
            <w:rFonts w:cstheme="minorHAnsi"/>
            <w:sz w:val="24"/>
            <w:szCs w:val="28"/>
          </w:rPr>
          <w:t>相に荷重軸と</w:t>
        </w:r>
        <w:r w:rsidR="00DD043A" w:rsidRPr="00441669">
          <w:rPr>
            <w:rFonts w:cstheme="minorHAnsi" w:hint="eastAsia"/>
            <w:i/>
            <w:iCs/>
            <w:sz w:val="24"/>
            <w:szCs w:val="28"/>
          </w:rPr>
          <w:t>c</w:t>
        </w:r>
        <w:r w:rsidRPr="00441669">
          <w:rPr>
            <w:rFonts w:cstheme="minorHAnsi"/>
            <w:sz w:val="24"/>
            <w:szCs w:val="28"/>
          </w:rPr>
          <w:t>軸との角度が</w:t>
        </w:r>
        <w:r w:rsidRPr="00441669">
          <w:rPr>
            <w:rFonts w:cstheme="minorHAnsi"/>
            <w:sz w:val="24"/>
            <w:szCs w:val="28"/>
          </w:rPr>
          <w:t>0, 45, 90</w:t>
        </w:r>
        <w:r w:rsidR="00770BF7" w:rsidRPr="00441669">
          <w:rPr>
            <w:rFonts w:cstheme="minorHAnsi"/>
            <w:sz w:val="24"/>
            <w:szCs w:val="28"/>
          </w:rPr>
          <w:t xml:space="preserve"> </w:t>
        </w:r>
        <w:r w:rsidRPr="00441669">
          <w:rPr>
            <w:rFonts w:cstheme="minorHAnsi"/>
            <w:sz w:val="24"/>
            <w:szCs w:val="28"/>
          </w:rPr>
          <w:t>°</w:t>
        </w:r>
        <w:r w:rsidRPr="00441669">
          <w:rPr>
            <w:rFonts w:cstheme="minorHAnsi"/>
            <w:sz w:val="24"/>
            <w:szCs w:val="28"/>
          </w:rPr>
          <w:t>となるようにビッカース硬さ試験を行い</w:t>
        </w:r>
        <w:r w:rsidR="00770BF7" w:rsidRPr="00441669">
          <w:rPr>
            <w:rFonts w:cstheme="minorHAnsi" w:hint="eastAsia"/>
            <w:sz w:val="24"/>
            <w:szCs w:val="28"/>
          </w:rPr>
          <w:t>，</w:t>
        </w:r>
        <w:r w:rsidR="00E02752" w:rsidRPr="00441669">
          <w:rPr>
            <w:rFonts w:cstheme="minorHAnsi" w:hint="eastAsia"/>
            <w:sz w:val="24"/>
            <w:szCs w:val="28"/>
          </w:rPr>
          <w:t>結晶方位によって</w:t>
        </w:r>
        <w:r w:rsidRPr="00441669">
          <w:rPr>
            <w:rFonts w:cstheme="minorHAnsi"/>
            <w:sz w:val="24"/>
            <w:szCs w:val="28"/>
          </w:rPr>
          <w:t>キンク変形</w:t>
        </w:r>
        <w:r w:rsidR="00E02752" w:rsidRPr="00441669">
          <w:rPr>
            <w:rFonts w:cstheme="minorHAnsi" w:hint="eastAsia"/>
            <w:sz w:val="24"/>
            <w:szCs w:val="28"/>
          </w:rPr>
          <w:t>挙動が異なることを示した</w:t>
        </w:r>
        <w:r w:rsidR="00F73BEB" w:rsidRPr="00441669">
          <w:rPr>
            <w:rFonts w:cstheme="minorHAnsi"/>
            <w:sz w:val="24"/>
            <w:szCs w:val="28"/>
            <w:vertAlign w:val="superscript"/>
          </w:rPr>
          <w:t>14,15)</w:t>
        </w:r>
        <w:r w:rsidR="00E02752" w:rsidRPr="00441669">
          <w:rPr>
            <w:rFonts w:cstheme="minorHAnsi" w:hint="eastAsia"/>
            <w:sz w:val="24"/>
            <w:szCs w:val="28"/>
          </w:rPr>
          <w:t>．</w:t>
        </w:r>
        <w:r w:rsidRPr="00441669">
          <w:rPr>
            <w:rFonts w:cstheme="minorHAnsi"/>
            <w:sz w:val="24"/>
            <w:szCs w:val="28"/>
          </w:rPr>
          <w:t>0</w:t>
        </w:r>
        <w:r w:rsidR="00770BF7" w:rsidRPr="00441669">
          <w:rPr>
            <w:rFonts w:cstheme="minorHAnsi"/>
            <w:sz w:val="24"/>
            <w:szCs w:val="28"/>
          </w:rPr>
          <w:t xml:space="preserve"> </w:t>
        </w:r>
        <w:r w:rsidRPr="00441669">
          <w:rPr>
            <w:rFonts w:cstheme="minorHAnsi"/>
            <w:sz w:val="24"/>
            <w:szCs w:val="28"/>
          </w:rPr>
          <w:t>°</w:t>
        </w:r>
        <w:r w:rsidRPr="00441669">
          <w:rPr>
            <w:rFonts w:cstheme="minorHAnsi"/>
            <w:sz w:val="24"/>
            <w:szCs w:val="28"/>
          </w:rPr>
          <w:t>材では</w:t>
        </w:r>
        <w:r w:rsidR="009A7A50" w:rsidRPr="00441669">
          <w:rPr>
            <w:rFonts w:cstheme="minorHAnsi"/>
            <w:sz w:val="24"/>
            <w:szCs w:val="28"/>
          </w:rPr>
          <w:t>結晶粒の</w:t>
        </w:r>
        <w:r w:rsidR="00C4474F" w:rsidRPr="00441669">
          <w:rPr>
            <w:rFonts w:cstheme="minorHAnsi" w:hint="eastAsia"/>
            <w:sz w:val="24"/>
            <w:szCs w:val="28"/>
          </w:rPr>
          <w:t>押し出し</w:t>
        </w:r>
        <w:r w:rsidRPr="00441669">
          <w:rPr>
            <w:rFonts w:cstheme="minorHAnsi"/>
            <w:sz w:val="24"/>
            <w:szCs w:val="28"/>
          </w:rPr>
          <w:t>とキンク変形</w:t>
        </w:r>
        <w:r w:rsidR="00770BF7" w:rsidRPr="00441669">
          <w:rPr>
            <w:rFonts w:cstheme="minorHAnsi" w:hint="eastAsia"/>
            <w:sz w:val="24"/>
            <w:szCs w:val="28"/>
          </w:rPr>
          <w:t>，</w:t>
        </w:r>
        <w:r w:rsidRPr="00441669">
          <w:rPr>
            <w:rFonts w:cstheme="minorHAnsi"/>
            <w:sz w:val="24"/>
            <w:szCs w:val="28"/>
          </w:rPr>
          <w:t>45</w:t>
        </w:r>
        <w:r w:rsidR="00770BF7" w:rsidRPr="00441669">
          <w:rPr>
            <w:rFonts w:cstheme="minorHAnsi"/>
            <w:sz w:val="24"/>
            <w:szCs w:val="28"/>
          </w:rPr>
          <w:t xml:space="preserve"> </w:t>
        </w:r>
        <w:r w:rsidRPr="00441669">
          <w:rPr>
            <w:rFonts w:cstheme="minorHAnsi"/>
            <w:sz w:val="24"/>
            <w:szCs w:val="28"/>
          </w:rPr>
          <w:t>°</w:t>
        </w:r>
        <w:r w:rsidRPr="00441669">
          <w:rPr>
            <w:rFonts w:cstheme="minorHAnsi"/>
            <w:sz w:val="24"/>
            <w:szCs w:val="28"/>
          </w:rPr>
          <w:t>材では底面すべり</w:t>
        </w:r>
        <w:r w:rsidR="00770BF7" w:rsidRPr="00441669">
          <w:rPr>
            <w:rFonts w:cstheme="minorHAnsi" w:hint="eastAsia"/>
            <w:sz w:val="24"/>
            <w:szCs w:val="28"/>
          </w:rPr>
          <w:t>，</w:t>
        </w:r>
        <w:r w:rsidRPr="00441669">
          <w:rPr>
            <w:rFonts w:cstheme="minorHAnsi"/>
            <w:sz w:val="24"/>
            <w:szCs w:val="28"/>
          </w:rPr>
          <w:t>90</w:t>
        </w:r>
        <w:r w:rsidR="00770BF7" w:rsidRPr="00441669">
          <w:rPr>
            <w:rFonts w:cstheme="minorHAnsi"/>
            <w:sz w:val="24"/>
            <w:szCs w:val="28"/>
          </w:rPr>
          <w:t xml:space="preserve"> </w:t>
        </w:r>
        <w:r w:rsidRPr="00441669">
          <w:rPr>
            <w:rFonts w:cstheme="minorHAnsi"/>
            <w:sz w:val="24"/>
            <w:szCs w:val="28"/>
          </w:rPr>
          <w:t>°</w:t>
        </w:r>
        <w:r w:rsidRPr="00441669">
          <w:rPr>
            <w:rFonts w:cstheme="minorHAnsi"/>
            <w:sz w:val="24"/>
            <w:szCs w:val="28"/>
          </w:rPr>
          <w:t>材ではキンク変形と底面すべりが</w:t>
        </w:r>
        <w:r w:rsidRPr="00441669">
          <w:rPr>
            <w:rFonts w:cstheme="minorHAnsi"/>
            <w:sz w:val="24"/>
            <w:szCs w:val="28"/>
          </w:rPr>
          <w:t>pile-up</w:t>
        </w:r>
        <w:r w:rsidRPr="00441669">
          <w:rPr>
            <w:rFonts w:cstheme="minorHAnsi"/>
            <w:sz w:val="24"/>
            <w:szCs w:val="28"/>
          </w:rPr>
          <w:t>に寄与することで硬さや圧痕形状に明瞭な方位依存性が存在することを報告している</w:t>
        </w:r>
        <w:r w:rsidR="00770BF7" w:rsidRPr="00441669">
          <w:rPr>
            <w:rFonts w:cstheme="minorHAnsi"/>
            <w:sz w:val="24"/>
            <w:szCs w:val="28"/>
          </w:rPr>
          <w:t>．</w:t>
        </w:r>
      </w:ins>
    </w:p>
    <w:p w14:paraId="15E0CD72" w14:textId="2051A259" w:rsidR="0066064C" w:rsidRPr="00441669" w:rsidRDefault="00AD5FD1" w:rsidP="00B6188C">
      <w:pPr>
        <w:ind w:firstLineChars="59" w:firstLine="142"/>
        <w:rPr>
          <w:ins w:id="51" w:author="MORITA Koji" w:date="2026-09-25T20:06:00Z" w16du:dateUtc="2026-09-26T00:06:00Z"/>
          <w:rFonts w:cstheme="minorHAnsi"/>
          <w:sz w:val="24"/>
          <w:szCs w:val="28"/>
        </w:rPr>
      </w:pPr>
      <w:ins w:id="52" w:author="MORITA Koji" w:date="2026-09-25T20:06:00Z" w16du:dateUtc="2026-09-26T00:06:00Z">
        <w:r w:rsidRPr="00441669">
          <w:rPr>
            <w:rFonts w:cstheme="minorHAnsi"/>
            <w:sz w:val="24"/>
            <w:szCs w:val="28"/>
          </w:rPr>
          <w:t>磁場中スリップキャストは</w:t>
        </w:r>
        <w:r w:rsidRPr="00441669">
          <w:rPr>
            <w:rFonts w:cstheme="minorHAnsi" w:hint="eastAsia"/>
            <w:sz w:val="24"/>
            <w:szCs w:val="28"/>
          </w:rPr>
          <w:t>，</w:t>
        </w:r>
        <w:r w:rsidRPr="00441669">
          <w:rPr>
            <w:rFonts w:cstheme="minorHAnsi"/>
            <w:sz w:val="24"/>
            <w:szCs w:val="28"/>
          </w:rPr>
          <w:t>原料粉末</w:t>
        </w:r>
        <w:r w:rsidRPr="00441669">
          <w:rPr>
            <w:rFonts w:cstheme="minorHAnsi" w:hint="eastAsia"/>
            <w:sz w:val="24"/>
            <w:szCs w:val="28"/>
          </w:rPr>
          <w:t>の分散した</w:t>
        </w:r>
        <w:r w:rsidR="003E24DC" w:rsidRPr="00441669">
          <w:rPr>
            <w:rFonts w:cstheme="minorHAnsi" w:hint="eastAsia"/>
            <w:sz w:val="24"/>
            <w:szCs w:val="28"/>
          </w:rPr>
          <w:t>溶液である</w:t>
        </w:r>
        <w:r w:rsidRPr="00441669">
          <w:rPr>
            <w:rFonts w:cstheme="minorHAnsi"/>
            <w:sz w:val="24"/>
            <w:szCs w:val="28"/>
          </w:rPr>
          <w:t>スラリー</w:t>
        </w:r>
        <w:r w:rsidR="00914DB0" w:rsidRPr="00441669">
          <w:rPr>
            <w:rFonts w:cstheme="minorHAnsi"/>
            <w:sz w:val="24"/>
            <w:szCs w:val="28"/>
          </w:rPr>
          <w:t>を多孔質モールドに</w:t>
        </w:r>
        <w:r w:rsidR="003E24DC" w:rsidRPr="00441669">
          <w:rPr>
            <w:rFonts w:cstheme="minorHAnsi" w:hint="eastAsia"/>
            <w:sz w:val="24"/>
            <w:szCs w:val="28"/>
          </w:rPr>
          <w:t>流し込み</w:t>
        </w:r>
        <w:r w:rsidR="00914DB0" w:rsidRPr="00441669">
          <w:rPr>
            <w:rFonts w:cstheme="minorHAnsi" w:hint="eastAsia"/>
            <w:sz w:val="24"/>
            <w:szCs w:val="28"/>
          </w:rPr>
          <w:t>磁場を印加</w:t>
        </w:r>
        <w:r w:rsidR="003E24DC" w:rsidRPr="00441669">
          <w:rPr>
            <w:rFonts w:cstheme="minorHAnsi" w:hint="eastAsia"/>
            <w:sz w:val="24"/>
            <w:szCs w:val="28"/>
          </w:rPr>
          <w:t>することで，</w:t>
        </w:r>
        <w:r w:rsidR="00251FC4" w:rsidRPr="00441669">
          <w:rPr>
            <w:rFonts w:cstheme="minorHAnsi" w:hint="eastAsia"/>
            <w:sz w:val="24"/>
            <w:szCs w:val="28"/>
          </w:rPr>
          <w:t>Fig.1</w:t>
        </w:r>
        <w:r w:rsidR="00AA62F3" w:rsidRPr="00441669">
          <w:rPr>
            <w:rFonts w:cstheme="minorHAnsi"/>
            <w:sz w:val="24"/>
            <w:szCs w:val="28"/>
          </w:rPr>
          <w:t>(a)</w:t>
        </w:r>
        <w:r w:rsidR="00251FC4" w:rsidRPr="00441669">
          <w:rPr>
            <w:rFonts w:cstheme="minorHAnsi" w:hint="eastAsia"/>
            <w:sz w:val="24"/>
            <w:szCs w:val="28"/>
          </w:rPr>
          <w:t>のように</w:t>
        </w:r>
        <w:r w:rsidR="00496D42" w:rsidRPr="00441669">
          <w:rPr>
            <w:rFonts w:cstheme="minorHAnsi" w:hint="eastAsia"/>
            <w:sz w:val="24"/>
            <w:szCs w:val="28"/>
          </w:rPr>
          <w:t>磁化率の異方性</w:t>
        </w:r>
        <w:r w:rsidR="00774929" w:rsidRPr="00441669">
          <w:rPr>
            <w:rFonts w:cstheme="minorHAnsi" w:hint="eastAsia"/>
            <w:sz w:val="24"/>
            <w:szCs w:val="28"/>
          </w:rPr>
          <w:t>を利用して</w:t>
        </w:r>
        <w:r w:rsidR="00AF246D" w:rsidRPr="00441669">
          <w:rPr>
            <w:rFonts w:cstheme="minorHAnsi" w:hint="eastAsia"/>
            <w:sz w:val="24"/>
            <w:szCs w:val="28"/>
          </w:rPr>
          <w:t>磁場印加方向と磁化率の大きい結晶軸が一致するように</w:t>
        </w:r>
        <w:r w:rsidR="001E1C88" w:rsidRPr="00441669">
          <w:rPr>
            <w:rFonts w:cstheme="minorHAnsi" w:hint="eastAsia"/>
            <w:sz w:val="24"/>
            <w:szCs w:val="28"/>
          </w:rPr>
          <w:t>結晶粒</w:t>
        </w:r>
        <w:r w:rsidR="00B576AD" w:rsidRPr="00441669">
          <w:rPr>
            <w:rFonts w:cstheme="minorHAnsi" w:hint="eastAsia"/>
            <w:sz w:val="24"/>
            <w:szCs w:val="28"/>
          </w:rPr>
          <w:t>が</w:t>
        </w:r>
        <w:r w:rsidR="001E1C88" w:rsidRPr="00441669">
          <w:rPr>
            <w:rFonts w:cstheme="minorHAnsi" w:hint="eastAsia"/>
            <w:sz w:val="24"/>
            <w:szCs w:val="28"/>
          </w:rPr>
          <w:t>回転</w:t>
        </w:r>
        <w:r w:rsidR="008F512C" w:rsidRPr="00441669">
          <w:rPr>
            <w:rFonts w:cstheme="minorHAnsi" w:hint="eastAsia"/>
            <w:sz w:val="24"/>
            <w:szCs w:val="28"/>
          </w:rPr>
          <w:t>し</w:t>
        </w:r>
        <w:r w:rsidR="00395B0E" w:rsidRPr="00441669">
          <w:rPr>
            <w:rFonts w:cstheme="minorHAnsi" w:hint="eastAsia"/>
            <w:sz w:val="24"/>
            <w:szCs w:val="28"/>
            <w:vertAlign w:val="superscript"/>
          </w:rPr>
          <w:t>1</w:t>
        </w:r>
        <w:r w:rsidR="00395B0E" w:rsidRPr="00441669">
          <w:rPr>
            <w:rFonts w:cstheme="minorHAnsi"/>
            <w:sz w:val="24"/>
            <w:szCs w:val="28"/>
            <w:vertAlign w:val="superscript"/>
          </w:rPr>
          <w:t>9)</w:t>
        </w:r>
        <w:r w:rsidR="00E72AEC" w:rsidRPr="00441669">
          <w:rPr>
            <w:rFonts w:cstheme="minorHAnsi" w:hint="eastAsia"/>
            <w:sz w:val="24"/>
            <w:szCs w:val="28"/>
          </w:rPr>
          <w:t>，</w:t>
        </w:r>
        <w:r w:rsidR="00914DB0" w:rsidRPr="00441669">
          <w:rPr>
            <w:rFonts w:cstheme="minorHAnsi"/>
            <w:sz w:val="24"/>
            <w:szCs w:val="28"/>
          </w:rPr>
          <w:t>配向</w:t>
        </w:r>
        <w:r w:rsidR="00914DB0" w:rsidRPr="00441669">
          <w:rPr>
            <w:rFonts w:cstheme="minorHAnsi" w:hint="eastAsia"/>
            <w:sz w:val="24"/>
            <w:szCs w:val="28"/>
          </w:rPr>
          <w:t>成形体</w:t>
        </w:r>
        <w:r w:rsidR="00914DB0" w:rsidRPr="00441669">
          <w:rPr>
            <w:rFonts w:cstheme="minorHAnsi"/>
            <w:sz w:val="24"/>
            <w:szCs w:val="28"/>
          </w:rPr>
          <w:t>を</w:t>
        </w:r>
        <w:r w:rsidR="00E72AEC" w:rsidRPr="00441669">
          <w:rPr>
            <w:rFonts w:cstheme="minorHAnsi" w:hint="eastAsia"/>
            <w:sz w:val="24"/>
            <w:szCs w:val="28"/>
          </w:rPr>
          <w:t>作製する</w:t>
        </w:r>
        <w:r w:rsidR="00914DB0" w:rsidRPr="00441669">
          <w:rPr>
            <w:rFonts w:cstheme="minorHAnsi"/>
            <w:sz w:val="24"/>
            <w:szCs w:val="28"/>
          </w:rPr>
          <w:t>方法</w:t>
        </w:r>
        <w:r w:rsidR="00914DB0" w:rsidRPr="00441669">
          <w:rPr>
            <w:rFonts w:cstheme="minorHAnsi" w:hint="eastAsia"/>
            <w:sz w:val="24"/>
            <w:szCs w:val="28"/>
          </w:rPr>
          <w:t>である．</w:t>
        </w:r>
        <w:r w:rsidR="00914DB0" w:rsidRPr="00441669">
          <w:rPr>
            <w:rFonts w:cstheme="minorHAnsi" w:hint="eastAsia"/>
            <w:sz w:val="24"/>
            <w:szCs w:val="28"/>
          </w:rPr>
          <w:t>1</w:t>
        </w:r>
        <w:r w:rsidR="00914DB0" w:rsidRPr="00441669">
          <w:rPr>
            <w:rFonts w:cstheme="minorHAnsi"/>
            <w:sz w:val="24"/>
            <w:szCs w:val="28"/>
          </w:rPr>
          <w:t>0</w:t>
        </w:r>
        <w:r w:rsidR="00914DB0" w:rsidRPr="00441669">
          <w:rPr>
            <w:rFonts w:cstheme="minorHAnsi" w:hint="eastAsia"/>
            <w:sz w:val="24"/>
            <w:szCs w:val="28"/>
          </w:rPr>
          <w:t>T</w:t>
        </w:r>
        <w:r w:rsidR="00914DB0" w:rsidRPr="00441669">
          <w:rPr>
            <w:rFonts w:cstheme="minorHAnsi" w:hint="eastAsia"/>
            <w:sz w:val="24"/>
            <w:szCs w:val="28"/>
          </w:rPr>
          <w:t>を超える強磁場を印加するので，磁化率が極めて小さい材料でも高い配向度を持つ試料が</w:t>
        </w:r>
        <w:r w:rsidR="003833DF" w:rsidRPr="00441669">
          <w:rPr>
            <w:rFonts w:cstheme="minorHAnsi" w:hint="eastAsia"/>
            <w:sz w:val="24"/>
            <w:szCs w:val="28"/>
          </w:rPr>
          <w:t>得られ，</w:t>
        </w:r>
        <w:r w:rsidR="00B346E7" w:rsidRPr="00441669">
          <w:rPr>
            <w:rFonts w:cstheme="minorHAnsi" w:hint="eastAsia"/>
            <w:sz w:val="24"/>
            <w:szCs w:val="28"/>
          </w:rPr>
          <w:t>テープキャストやホットプレスなどの配向方法に比べて簡便で配向方位の設定</w:t>
        </w:r>
        <w:r w:rsidR="00D10D28" w:rsidRPr="00441669">
          <w:rPr>
            <w:rFonts w:cstheme="minorHAnsi" w:hint="eastAsia"/>
            <w:sz w:val="24"/>
            <w:szCs w:val="28"/>
          </w:rPr>
          <w:t>も可能である．</w:t>
        </w:r>
        <w:r w:rsidR="001B5397" w:rsidRPr="00441669">
          <w:rPr>
            <w:rFonts w:cstheme="minorHAnsi" w:hint="eastAsia"/>
            <w:sz w:val="24"/>
            <w:szCs w:val="28"/>
          </w:rPr>
          <w:t>そのため</w:t>
        </w:r>
        <w:r w:rsidR="005F302A" w:rsidRPr="00441669">
          <w:rPr>
            <w:rFonts w:cstheme="minorHAnsi" w:hint="eastAsia"/>
            <w:sz w:val="24"/>
            <w:szCs w:val="28"/>
          </w:rPr>
          <w:t>Ti</w:t>
        </w:r>
        <w:r w:rsidR="005F302A" w:rsidRPr="00441669">
          <w:rPr>
            <w:rFonts w:cstheme="minorHAnsi" w:hint="eastAsia"/>
            <w:sz w:val="24"/>
            <w:szCs w:val="28"/>
            <w:vertAlign w:val="subscript"/>
          </w:rPr>
          <w:t>3</w:t>
        </w:r>
        <w:r w:rsidR="005F302A" w:rsidRPr="00441669">
          <w:rPr>
            <w:rFonts w:cstheme="minorHAnsi" w:hint="eastAsia"/>
            <w:sz w:val="24"/>
            <w:szCs w:val="28"/>
          </w:rPr>
          <w:t>SiC</w:t>
        </w:r>
        <w:r w:rsidR="005F302A" w:rsidRPr="00441669">
          <w:rPr>
            <w:rFonts w:cstheme="minorHAnsi" w:hint="eastAsia"/>
            <w:sz w:val="24"/>
            <w:szCs w:val="28"/>
            <w:vertAlign w:val="subscript"/>
          </w:rPr>
          <w:t>2</w:t>
        </w:r>
        <w:r w:rsidR="00395B0E" w:rsidRPr="00441669">
          <w:rPr>
            <w:rFonts w:cstheme="minorHAnsi"/>
            <w:sz w:val="24"/>
            <w:szCs w:val="28"/>
            <w:vertAlign w:val="superscript"/>
          </w:rPr>
          <w:t>20</w:t>
        </w:r>
        <w:r w:rsidR="004F3C6E" w:rsidRPr="00441669">
          <w:rPr>
            <w:rFonts w:cstheme="minorHAnsi"/>
            <w:sz w:val="24"/>
            <w:szCs w:val="28"/>
            <w:vertAlign w:val="superscript"/>
          </w:rPr>
          <w:t>)</w:t>
        </w:r>
        <w:r w:rsidR="005F302A" w:rsidRPr="00441669">
          <w:rPr>
            <w:rFonts w:cstheme="minorHAnsi" w:hint="eastAsia"/>
            <w:sz w:val="24"/>
            <w:szCs w:val="28"/>
          </w:rPr>
          <w:t>や</w:t>
        </w:r>
        <w:r w:rsidR="005F302A" w:rsidRPr="00441669">
          <w:rPr>
            <w:rFonts w:cstheme="minorHAnsi" w:hint="eastAsia"/>
            <w:sz w:val="24"/>
            <w:szCs w:val="28"/>
          </w:rPr>
          <w:t>Nb</w:t>
        </w:r>
        <w:r w:rsidR="005F302A" w:rsidRPr="00441669">
          <w:rPr>
            <w:rFonts w:cstheme="minorHAnsi" w:hint="eastAsia"/>
            <w:sz w:val="24"/>
            <w:szCs w:val="28"/>
            <w:vertAlign w:val="subscript"/>
          </w:rPr>
          <w:t>4</w:t>
        </w:r>
        <w:r w:rsidR="005F302A" w:rsidRPr="00441669">
          <w:rPr>
            <w:rFonts w:cstheme="minorHAnsi" w:hint="eastAsia"/>
            <w:sz w:val="24"/>
            <w:szCs w:val="28"/>
          </w:rPr>
          <w:t>AlC</w:t>
        </w:r>
        <w:r w:rsidR="005F302A" w:rsidRPr="00441669">
          <w:rPr>
            <w:rFonts w:cstheme="minorHAnsi" w:hint="eastAsia"/>
            <w:sz w:val="24"/>
            <w:szCs w:val="28"/>
            <w:vertAlign w:val="subscript"/>
          </w:rPr>
          <w:t>3</w:t>
        </w:r>
        <w:r w:rsidR="005F302A" w:rsidRPr="00441669">
          <w:rPr>
            <w:rFonts w:cstheme="minorHAnsi"/>
            <w:sz w:val="24"/>
            <w:szCs w:val="28"/>
          </w:rPr>
          <w:t>-MAX</w:t>
        </w:r>
        <w:r w:rsidR="005F302A" w:rsidRPr="00441669">
          <w:rPr>
            <w:rFonts w:cstheme="minorHAnsi" w:hint="eastAsia"/>
            <w:sz w:val="24"/>
            <w:szCs w:val="28"/>
          </w:rPr>
          <w:t>相</w:t>
        </w:r>
        <w:r w:rsidR="004F3C6E" w:rsidRPr="00441669">
          <w:rPr>
            <w:rFonts w:cstheme="minorHAnsi" w:hint="eastAsia"/>
            <w:sz w:val="24"/>
            <w:szCs w:val="28"/>
            <w:vertAlign w:val="superscript"/>
          </w:rPr>
          <w:t>2</w:t>
        </w:r>
        <w:r w:rsidR="00395B0E" w:rsidRPr="00441669">
          <w:rPr>
            <w:rFonts w:cstheme="minorHAnsi"/>
            <w:sz w:val="24"/>
            <w:szCs w:val="28"/>
            <w:vertAlign w:val="superscript"/>
          </w:rPr>
          <w:t>1</w:t>
        </w:r>
        <w:r w:rsidR="004F3C6E" w:rsidRPr="00441669">
          <w:rPr>
            <w:rFonts w:cstheme="minorHAnsi"/>
            <w:sz w:val="24"/>
            <w:szCs w:val="28"/>
            <w:vertAlign w:val="superscript"/>
          </w:rPr>
          <w:t>)</w:t>
        </w:r>
        <w:r w:rsidR="005C3072" w:rsidRPr="00441669">
          <w:rPr>
            <w:rFonts w:cstheme="minorHAnsi" w:hint="eastAsia"/>
            <w:sz w:val="24"/>
            <w:szCs w:val="28"/>
          </w:rPr>
          <w:t>に</w:t>
        </w:r>
        <w:r w:rsidR="005F302A" w:rsidRPr="00441669">
          <w:rPr>
            <w:rFonts w:cstheme="minorHAnsi" w:hint="eastAsia"/>
            <w:sz w:val="24"/>
            <w:szCs w:val="28"/>
          </w:rPr>
          <w:t>おいて</w:t>
        </w:r>
        <w:r w:rsidR="00172205" w:rsidRPr="00441669">
          <w:rPr>
            <w:rFonts w:cstheme="minorHAnsi" w:hint="eastAsia"/>
            <w:sz w:val="24"/>
            <w:szCs w:val="28"/>
          </w:rPr>
          <w:t>は</w:t>
        </w:r>
        <w:r w:rsidR="008C1132" w:rsidRPr="00441669">
          <w:rPr>
            <w:rFonts w:cstheme="minorHAnsi" w:hint="eastAsia"/>
            <w:sz w:val="24"/>
            <w:szCs w:val="28"/>
          </w:rPr>
          <w:t>この方法を利用した</w:t>
        </w:r>
        <w:r w:rsidR="00B346E7" w:rsidRPr="00441669">
          <w:rPr>
            <w:rFonts w:cstheme="minorHAnsi" w:hint="eastAsia"/>
            <w:sz w:val="24"/>
            <w:szCs w:val="28"/>
          </w:rPr>
          <w:t>作製例が報告され</w:t>
        </w:r>
        <w:r w:rsidR="005C3072" w:rsidRPr="00441669">
          <w:rPr>
            <w:rFonts w:cstheme="minorHAnsi" w:hint="eastAsia"/>
            <w:sz w:val="24"/>
            <w:szCs w:val="28"/>
          </w:rPr>
          <w:t>，</w:t>
        </w:r>
        <w:r w:rsidR="00DA42CB" w:rsidRPr="00441669">
          <w:rPr>
            <w:rFonts w:cstheme="minorHAnsi" w:hint="eastAsia"/>
            <w:sz w:val="24"/>
            <w:szCs w:val="28"/>
          </w:rPr>
          <w:t>得られた配向</w:t>
        </w:r>
        <w:r w:rsidR="00172205" w:rsidRPr="00441669">
          <w:rPr>
            <w:rFonts w:cstheme="minorHAnsi" w:hint="eastAsia"/>
            <w:sz w:val="24"/>
            <w:szCs w:val="28"/>
          </w:rPr>
          <w:t>焼結</w:t>
        </w:r>
        <w:r w:rsidR="00DA42CB" w:rsidRPr="00441669">
          <w:rPr>
            <w:rFonts w:cstheme="minorHAnsi" w:hint="eastAsia"/>
            <w:sz w:val="24"/>
            <w:szCs w:val="28"/>
          </w:rPr>
          <w:t>体を用いた研究が行われているが</w:t>
        </w:r>
        <w:r w:rsidR="00BB215A" w:rsidRPr="00441669">
          <w:rPr>
            <w:rFonts w:cstheme="minorHAnsi" w:hint="eastAsia"/>
            <w:sz w:val="24"/>
            <w:szCs w:val="28"/>
          </w:rPr>
          <w:t>，</w:t>
        </w:r>
        <w:r w:rsidR="00B346E7" w:rsidRPr="00441669">
          <w:rPr>
            <w:rFonts w:cstheme="minorHAnsi"/>
            <w:sz w:val="24"/>
            <w:szCs w:val="28"/>
          </w:rPr>
          <w:t>Ti</w:t>
        </w:r>
        <w:r w:rsidR="00B346E7" w:rsidRPr="00441669">
          <w:rPr>
            <w:rFonts w:cstheme="minorHAnsi"/>
            <w:sz w:val="24"/>
            <w:szCs w:val="28"/>
            <w:vertAlign w:val="subscript"/>
          </w:rPr>
          <w:t>2</w:t>
        </w:r>
        <w:r w:rsidR="00B346E7" w:rsidRPr="00441669">
          <w:rPr>
            <w:rFonts w:cstheme="minorHAnsi"/>
            <w:sz w:val="24"/>
            <w:szCs w:val="28"/>
          </w:rPr>
          <w:t>AlC-MAX</w:t>
        </w:r>
        <w:r w:rsidR="00B346E7" w:rsidRPr="00441669">
          <w:rPr>
            <w:rFonts w:cstheme="minorHAnsi"/>
            <w:sz w:val="24"/>
            <w:szCs w:val="28"/>
          </w:rPr>
          <w:t>相</w:t>
        </w:r>
        <w:r w:rsidR="00B346E7" w:rsidRPr="00441669">
          <w:rPr>
            <w:rFonts w:cstheme="minorHAnsi" w:hint="eastAsia"/>
            <w:sz w:val="24"/>
            <w:szCs w:val="28"/>
          </w:rPr>
          <w:t>で</w:t>
        </w:r>
        <w:r w:rsidR="00B346E7" w:rsidRPr="00441669">
          <w:rPr>
            <w:rFonts w:cstheme="minorHAnsi"/>
            <w:sz w:val="24"/>
            <w:szCs w:val="28"/>
          </w:rPr>
          <w:t>は</w:t>
        </w:r>
        <w:r w:rsidR="00B346E7" w:rsidRPr="00441669">
          <w:rPr>
            <w:rFonts w:cstheme="minorHAnsi" w:hint="eastAsia"/>
            <w:sz w:val="24"/>
            <w:szCs w:val="28"/>
          </w:rPr>
          <w:t>報告</w:t>
        </w:r>
        <w:r w:rsidR="00B346E7" w:rsidRPr="00441669">
          <w:rPr>
            <w:rFonts w:cstheme="minorHAnsi"/>
            <w:sz w:val="24"/>
            <w:szCs w:val="28"/>
          </w:rPr>
          <w:t>例が</w:t>
        </w:r>
        <w:r w:rsidR="00B346E7" w:rsidRPr="00441669">
          <w:rPr>
            <w:rFonts w:cstheme="minorHAnsi" w:hint="eastAsia"/>
            <w:sz w:val="24"/>
            <w:szCs w:val="28"/>
          </w:rPr>
          <w:t>ほとんど</w:t>
        </w:r>
        <w:r w:rsidR="000954B2" w:rsidRPr="00441669">
          <w:rPr>
            <w:rFonts w:cstheme="minorHAnsi" w:hint="eastAsia"/>
            <w:sz w:val="24"/>
            <w:szCs w:val="28"/>
          </w:rPr>
          <w:t>ない</w:t>
        </w:r>
        <w:r w:rsidR="00B346E7" w:rsidRPr="00441669">
          <w:rPr>
            <w:rFonts w:cstheme="minorHAnsi"/>
            <w:sz w:val="24"/>
            <w:szCs w:val="28"/>
          </w:rPr>
          <w:t>．</w:t>
        </w:r>
      </w:ins>
    </w:p>
    <w:p w14:paraId="4EAAB9F5" w14:textId="2D628D48" w:rsidR="000C4711" w:rsidRPr="00441669" w:rsidRDefault="0066064C" w:rsidP="00172205">
      <w:pPr>
        <w:ind w:firstLineChars="59" w:firstLine="142"/>
        <w:rPr>
          <w:ins w:id="53" w:author="MORITA Koji" w:date="2026-09-25T20:06:00Z" w16du:dateUtc="2026-09-26T00:06:00Z"/>
          <w:rFonts w:cstheme="minorHAnsi"/>
          <w:sz w:val="24"/>
          <w:szCs w:val="28"/>
        </w:rPr>
      </w:pPr>
      <w:ins w:id="54" w:author="MORITA Koji" w:date="2026-09-25T20:06:00Z" w16du:dateUtc="2026-09-26T00:06:00Z">
        <w:r w:rsidRPr="00441669">
          <w:rPr>
            <w:rFonts w:cstheme="minorHAnsi" w:hint="eastAsia"/>
            <w:sz w:val="24"/>
            <w:szCs w:val="28"/>
          </w:rPr>
          <w:t>以上</w:t>
        </w:r>
        <w:r w:rsidR="00251FC4" w:rsidRPr="00441669">
          <w:rPr>
            <w:rFonts w:cstheme="minorHAnsi" w:hint="eastAsia"/>
            <w:sz w:val="24"/>
            <w:szCs w:val="28"/>
          </w:rPr>
          <w:t>のことから</w:t>
        </w:r>
        <w:r w:rsidRPr="00441669">
          <w:rPr>
            <w:rFonts w:cstheme="minorHAnsi" w:hint="eastAsia"/>
            <w:sz w:val="24"/>
            <w:szCs w:val="28"/>
          </w:rPr>
          <w:t>本研究では</w:t>
        </w:r>
        <w:r w:rsidR="00172205" w:rsidRPr="00441669">
          <w:rPr>
            <w:rFonts w:cstheme="minorHAnsi" w:hint="eastAsia"/>
            <w:sz w:val="24"/>
            <w:szCs w:val="28"/>
          </w:rPr>
          <w:t>，</w:t>
        </w:r>
        <w:r w:rsidR="00172205" w:rsidRPr="00441669">
          <w:rPr>
            <w:rFonts w:cstheme="minorHAnsi"/>
            <w:sz w:val="24"/>
            <w:szCs w:val="28"/>
          </w:rPr>
          <w:t>Ti</w:t>
        </w:r>
        <w:r w:rsidR="00172205" w:rsidRPr="00441669">
          <w:rPr>
            <w:rFonts w:cstheme="minorHAnsi"/>
            <w:sz w:val="24"/>
            <w:szCs w:val="28"/>
            <w:vertAlign w:val="subscript"/>
          </w:rPr>
          <w:t>2</w:t>
        </w:r>
        <w:r w:rsidR="00172205" w:rsidRPr="00441669">
          <w:rPr>
            <w:rFonts w:cstheme="minorHAnsi"/>
            <w:sz w:val="24"/>
            <w:szCs w:val="28"/>
          </w:rPr>
          <w:t>AlC-MAX</w:t>
        </w:r>
        <w:r w:rsidR="00172205" w:rsidRPr="00441669">
          <w:rPr>
            <w:rFonts w:cstheme="minorHAnsi"/>
            <w:sz w:val="24"/>
            <w:szCs w:val="28"/>
          </w:rPr>
          <w:t>相</w:t>
        </w:r>
        <w:r w:rsidR="00172205" w:rsidRPr="00441669">
          <w:rPr>
            <w:rFonts w:cstheme="minorHAnsi" w:hint="eastAsia"/>
            <w:sz w:val="24"/>
            <w:szCs w:val="28"/>
          </w:rPr>
          <w:t>において</w:t>
        </w:r>
        <w:r w:rsidRPr="00441669">
          <w:rPr>
            <w:rFonts w:cstheme="minorHAnsi" w:hint="eastAsia"/>
            <w:sz w:val="24"/>
            <w:szCs w:val="28"/>
          </w:rPr>
          <w:t>磁場中スリップキャスト</w:t>
        </w:r>
        <w:r w:rsidR="00172205" w:rsidRPr="00441669">
          <w:rPr>
            <w:rFonts w:cstheme="minorHAnsi" w:hint="eastAsia"/>
            <w:sz w:val="24"/>
            <w:szCs w:val="28"/>
          </w:rPr>
          <w:t>と</w:t>
        </w:r>
        <w:r w:rsidR="00172205" w:rsidRPr="00441669">
          <w:rPr>
            <w:rFonts w:cstheme="minorHAnsi" w:hint="eastAsia"/>
            <w:sz w:val="24"/>
            <w:szCs w:val="28"/>
          </w:rPr>
          <w:t>SPS</w:t>
        </w:r>
        <w:r w:rsidR="00172205" w:rsidRPr="00441669">
          <w:rPr>
            <w:rFonts w:cstheme="minorHAnsi" w:hint="eastAsia"/>
            <w:sz w:val="24"/>
            <w:szCs w:val="28"/>
          </w:rPr>
          <w:t>によって配向焼結体を作製することを</w:t>
        </w:r>
        <w:r w:rsidR="00125AB2" w:rsidRPr="00441669">
          <w:rPr>
            <w:rFonts w:cstheme="minorHAnsi" w:hint="eastAsia"/>
            <w:sz w:val="24"/>
            <w:szCs w:val="28"/>
          </w:rPr>
          <w:t>最初の目的とした</w:t>
        </w:r>
        <w:r w:rsidR="00125AB2" w:rsidRPr="00441669">
          <w:rPr>
            <w:rFonts w:cstheme="minorHAnsi"/>
            <w:sz w:val="24"/>
            <w:szCs w:val="28"/>
          </w:rPr>
          <w:t>．</w:t>
        </w:r>
      </w:ins>
    </w:p>
    <w:p w14:paraId="0D751D03" w14:textId="000A08F5" w:rsidR="00407091" w:rsidRPr="00441669" w:rsidRDefault="00407091" w:rsidP="00407091">
      <w:pPr>
        <w:ind w:firstLineChars="59" w:firstLine="142"/>
        <w:rPr>
          <w:ins w:id="55" w:author="MORITA Koji" w:date="2026-09-25T20:06:00Z" w16du:dateUtc="2026-09-26T00:06:00Z"/>
          <w:rFonts w:cstheme="minorHAnsi"/>
          <w:sz w:val="24"/>
          <w:szCs w:val="28"/>
        </w:rPr>
      </w:pPr>
      <w:ins w:id="56" w:author="MORITA Koji" w:date="2026-09-25T20:06:00Z" w16du:dateUtc="2026-09-26T00:06:00Z">
        <w:r w:rsidRPr="00441669">
          <w:rPr>
            <w:rFonts w:cstheme="minorHAnsi"/>
            <w:sz w:val="24"/>
            <w:szCs w:val="28"/>
          </w:rPr>
          <w:t>さらに</w:t>
        </w:r>
        <w:r w:rsidRPr="00441669">
          <w:rPr>
            <w:rFonts w:cstheme="minorHAnsi" w:hint="eastAsia"/>
            <w:sz w:val="24"/>
            <w:szCs w:val="28"/>
          </w:rPr>
          <w:t>，</w:t>
        </w:r>
        <w:r w:rsidRPr="00441669">
          <w:rPr>
            <w:rFonts w:cstheme="minorHAnsi"/>
            <w:sz w:val="24"/>
            <w:szCs w:val="28"/>
          </w:rPr>
          <w:t>配向</w:t>
        </w:r>
        <w:r w:rsidRPr="00441669">
          <w:rPr>
            <w:rFonts w:cstheme="minorHAnsi" w:hint="eastAsia"/>
            <w:sz w:val="24"/>
            <w:szCs w:val="28"/>
          </w:rPr>
          <w:t>した</w:t>
        </w:r>
        <w:r w:rsidRPr="00441669">
          <w:rPr>
            <w:rFonts w:cstheme="minorHAnsi"/>
            <w:sz w:val="24"/>
            <w:szCs w:val="28"/>
          </w:rPr>
          <w:t>Ti</w:t>
        </w:r>
        <w:r w:rsidRPr="00441669">
          <w:rPr>
            <w:rFonts w:cstheme="minorHAnsi"/>
            <w:sz w:val="24"/>
            <w:szCs w:val="28"/>
            <w:vertAlign w:val="subscript"/>
          </w:rPr>
          <w:t>2</w:t>
        </w:r>
        <w:r w:rsidRPr="00441669">
          <w:rPr>
            <w:rFonts w:cstheme="minorHAnsi"/>
            <w:sz w:val="24"/>
            <w:szCs w:val="28"/>
          </w:rPr>
          <w:t>AlC-MAX</w:t>
        </w:r>
        <w:r w:rsidRPr="00441669">
          <w:rPr>
            <w:rFonts w:cstheme="minorHAnsi"/>
            <w:sz w:val="24"/>
            <w:szCs w:val="28"/>
          </w:rPr>
          <w:t>相の</w:t>
        </w:r>
        <w:r w:rsidRPr="00441669">
          <w:rPr>
            <w:rFonts w:cstheme="minorHAnsi" w:hint="eastAsia"/>
            <w:sz w:val="24"/>
            <w:szCs w:val="28"/>
          </w:rPr>
          <w:t>室温変形における</w:t>
        </w:r>
        <w:r w:rsidRPr="00441669">
          <w:rPr>
            <w:rFonts w:cstheme="minorHAnsi"/>
            <w:sz w:val="24"/>
            <w:szCs w:val="28"/>
          </w:rPr>
          <w:t>結晶方位依存性の評価と複雑な応力場におけるキンク変形などの破壊応力の</w:t>
        </w:r>
        <w:r w:rsidR="005C3072" w:rsidRPr="00441669">
          <w:rPr>
            <w:rFonts w:cstheme="minorHAnsi" w:hint="eastAsia"/>
            <w:sz w:val="24"/>
            <w:szCs w:val="28"/>
          </w:rPr>
          <w:t>緩和</w:t>
        </w:r>
        <w:r w:rsidRPr="00441669">
          <w:rPr>
            <w:rFonts w:cstheme="minorHAnsi"/>
            <w:sz w:val="24"/>
            <w:szCs w:val="28"/>
          </w:rPr>
          <w:t>機構を明らかにすること</w:t>
        </w:r>
        <w:r w:rsidRPr="00441669">
          <w:rPr>
            <w:rFonts w:cstheme="minorHAnsi" w:hint="eastAsia"/>
            <w:sz w:val="24"/>
            <w:szCs w:val="28"/>
          </w:rPr>
          <w:t>も目的とした．</w:t>
        </w:r>
      </w:ins>
    </w:p>
    <w:p w14:paraId="2D3CF837" w14:textId="77777777" w:rsidR="00391271" w:rsidRPr="00441669" w:rsidRDefault="00391271" w:rsidP="00407091">
      <w:pPr>
        <w:rPr>
          <w:ins w:id="57" w:author="MORITA Koji" w:date="2026-09-25T20:06:00Z" w16du:dateUtc="2026-09-26T00:06:00Z"/>
          <w:rFonts w:cstheme="minorHAnsi"/>
          <w:sz w:val="24"/>
          <w:szCs w:val="28"/>
        </w:rPr>
      </w:pPr>
    </w:p>
    <w:p w14:paraId="170B1154" w14:textId="648DD76B" w:rsidR="00391271" w:rsidRPr="00441669" w:rsidRDefault="007A7BE9" w:rsidP="00100314">
      <w:pPr>
        <w:rPr>
          <w:ins w:id="58" w:author="MORITA Koji" w:date="2026-09-25T20:06:00Z" w16du:dateUtc="2026-09-26T00:06:00Z"/>
          <w:rFonts w:cstheme="minorHAnsi"/>
          <w:b/>
          <w:bCs/>
          <w:sz w:val="24"/>
          <w:szCs w:val="28"/>
        </w:rPr>
      </w:pPr>
      <w:ins w:id="59" w:author="MORITA Koji" w:date="2026-09-25T20:06:00Z" w16du:dateUtc="2026-09-26T00:06:00Z">
        <w:r w:rsidRPr="00441669">
          <w:rPr>
            <w:rFonts w:cstheme="minorHAnsi"/>
            <w:b/>
            <w:bCs/>
            <w:sz w:val="24"/>
            <w:szCs w:val="28"/>
          </w:rPr>
          <w:t>２　実験方法</w:t>
        </w:r>
      </w:ins>
    </w:p>
    <w:p w14:paraId="1EA47199" w14:textId="49AEED20" w:rsidR="00391271" w:rsidRPr="00441669" w:rsidRDefault="007A7BE9" w:rsidP="00100314">
      <w:pPr>
        <w:rPr>
          <w:ins w:id="60" w:author="MORITA Koji" w:date="2026-09-25T20:06:00Z" w16du:dateUtc="2026-09-26T00:06:00Z"/>
          <w:rFonts w:cstheme="minorHAnsi"/>
          <w:sz w:val="24"/>
          <w:szCs w:val="28"/>
        </w:rPr>
      </w:pPr>
      <w:ins w:id="61" w:author="MORITA Koji" w:date="2026-09-25T20:06:00Z" w16du:dateUtc="2026-09-26T00:06:00Z">
        <w:r w:rsidRPr="00441669">
          <w:rPr>
            <w:rFonts w:cstheme="minorHAnsi"/>
            <w:sz w:val="24"/>
            <w:szCs w:val="28"/>
          </w:rPr>
          <w:t>2.1</w:t>
        </w:r>
        <w:r w:rsidR="00391271" w:rsidRPr="00441669">
          <w:rPr>
            <w:rFonts w:cstheme="minorHAnsi"/>
            <w:sz w:val="24"/>
            <w:szCs w:val="28"/>
          </w:rPr>
          <w:t>配向焼結体の作製</w:t>
        </w:r>
      </w:ins>
    </w:p>
    <w:p w14:paraId="25A6C942" w14:textId="52F41BB4" w:rsidR="00391271" w:rsidRPr="00441669" w:rsidRDefault="00391271" w:rsidP="00100314">
      <w:pPr>
        <w:ind w:firstLineChars="59" w:firstLine="142"/>
        <w:rPr>
          <w:ins w:id="62" w:author="MORITA Koji" w:date="2026-09-25T20:06:00Z" w16du:dateUtc="2026-09-26T00:06:00Z"/>
          <w:rFonts w:cstheme="minorHAnsi"/>
          <w:sz w:val="24"/>
          <w:szCs w:val="28"/>
        </w:rPr>
      </w:pPr>
      <w:ins w:id="63" w:author="MORITA Koji" w:date="2026-09-25T20:06:00Z" w16du:dateUtc="2026-09-26T00:06:00Z">
        <w:r w:rsidRPr="00441669">
          <w:rPr>
            <w:rFonts w:cstheme="minorHAnsi"/>
            <w:sz w:val="24"/>
            <w:szCs w:val="28"/>
          </w:rPr>
          <w:t>原料粉末は</w:t>
        </w:r>
        <w:r w:rsidR="00770BF7" w:rsidRPr="00441669">
          <w:rPr>
            <w:rFonts w:cstheme="minorHAnsi"/>
            <w:sz w:val="24"/>
            <w:szCs w:val="28"/>
          </w:rPr>
          <w:t>，</w:t>
        </w:r>
        <w:r w:rsidRPr="00441669">
          <w:rPr>
            <w:rFonts w:cstheme="minorHAnsi"/>
            <w:sz w:val="24"/>
            <w:szCs w:val="28"/>
          </w:rPr>
          <w:t>市販の</w:t>
        </w:r>
        <w:r w:rsidR="007D1768" w:rsidRPr="00441669">
          <w:rPr>
            <w:rFonts w:cstheme="minorHAnsi"/>
            <w:sz w:val="24"/>
            <w:szCs w:val="28"/>
          </w:rPr>
          <w:t>Ti</w:t>
        </w:r>
        <w:r w:rsidR="007D1768" w:rsidRPr="00441669">
          <w:rPr>
            <w:rFonts w:cstheme="minorHAnsi"/>
            <w:sz w:val="24"/>
            <w:szCs w:val="28"/>
            <w:vertAlign w:val="subscript"/>
          </w:rPr>
          <w:t>2</w:t>
        </w:r>
        <w:r w:rsidR="007D1768" w:rsidRPr="00441669">
          <w:rPr>
            <w:rFonts w:cstheme="minorHAnsi"/>
            <w:sz w:val="24"/>
            <w:szCs w:val="28"/>
          </w:rPr>
          <w:t>AlC</w:t>
        </w:r>
        <w:r w:rsidRPr="00441669">
          <w:rPr>
            <w:rFonts w:cstheme="minorHAnsi"/>
            <w:sz w:val="24"/>
            <w:szCs w:val="28"/>
          </w:rPr>
          <w:t>粉末</w:t>
        </w:r>
        <w:r w:rsidR="00A94740" w:rsidRPr="00441669">
          <w:rPr>
            <w:rFonts w:cstheme="minorHAnsi" w:hint="eastAsia"/>
            <w:sz w:val="24"/>
            <w:szCs w:val="28"/>
          </w:rPr>
          <w:t>（</w:t>
        </w:r>
        <w:r w:rsidRPr="00441669">
          <w:rPr>
            <w:rFonts w:cstheme="minorHAnsi"/>
            <w:sz w:val="24"/>
            <w:szCs w:val="28"/>
          </w:rPr>
          <w:t>MAXTHAL(211), KANTHAL</w:t>
        </w:r>
        <w:r w:rsidR="00A94740" w:rsidRPr="00441669">
          <w:rPr>
            <w:rFonts w:cstheme="minorHAnsi" w:hint="eastAsia"/>
            <w:sz w:val="24"/>
            <w:szCs w:val="28"/>
          </w:rPr>
          <w:t>）</w:t>
        </w:r>
        <w:r w:rsidRPr="00441669">
          <w:rPr>
            <w:rFonts w:cstheme="minorHAnsi"/>
            <w:sz w:val="24"/>
            <w:szCs w:val="28"/>
          </w:rPr>
          <w:t>を用いた</w:t>
        </w:r>
        <w:r w:rsidR="00770BF7" w:rsidRPr="00441669">
          <w:rPr>
            <w:rFonts w:cstheme="minorHAnsi"/>
            <w:sz w:val="24"/>
            <w:szCs w:val="28"/>
          </w:rPr>
          <w:t>．</w:t>
        </w:r>
        <w:r w:rsidRPr="00441669">
          <w:rPr>
            <w:rFonts w:cstheme="minorHAnsi"/>
            <w:sz w:val="24"/>
            <w:szCs w:val="28"/>
          </w:rPr>
          <w:t>スリップキャストで使用するスラリーの作製には溶媒</w:t>
        </w:r>
        <w:r w:rsidR="006A489C" w:rsidRPr="00441669">
          <w:rPr>
            <w:rFonts w:cstheme="minorHAnsi" w:hint="eastAsia"/>
            <w:sz w:val="24"/>
            <w:szCs w:val="28"/>
          </w:rPr>
          <w:t>として</w:t>
        </w:r>
        <w:r w:rsidRPr="00441669">
          <w:rPr>
            <w:rFonts w:cstheme="minorHAnsi"/>
            <w:sz w:val="24"/>
            <w:szCs w:val="28"/>
          </w:rPr>
          <w:t>エタノールを用い</w:t>
        </w:r>
        <w:r w:rsidR="00C4474F" w:rsidRPr="00441669">
          <w:rPr>
            <w:rFonts w:cstheme="minorHAnsi" w:hint="eastAsia"/>
            <w:sz w:val="24"/>
            <w:szCs w:val="28"/>
          </w:rPr>
          <w:t>た．</w:t>
        </w:r>
        <w:r w:rsidR="00C1779A" w:rsidRPr="00441669">
          <w:rPr>
            <w:rFonts w:cstheme="minorHAnsi" w:hint="eastAsia"/>
            <w:sz w:val="24"/>
            <w:szCs w:val="28"/>
          </w:rPr>
          <w:t>ここで，粒子の濃度が</w:t>
        </w:r>
        <w:r w:rsidR="00C1779A" w:rsidRPr="00441669">
          <w:rPr>
            <w:rFonts w:cstheme="minorHAnsi" w:hint="eastAsia"/>
            <w:sz w:val="24"/>
            <w:szCs w:val="28"/>
          </w:rPr>
          <w:t>3</w:t>
        </w:r>
        <w:r w:rsidR="00C1779A" w:rsidRPr="00441669">
          <w:rPr>
            <w:rFonts w:cstheme="minorHAnsi"/>
            <w:sz w:val="24"/>
            <w:szCs w:val="28"/>
          </w:rPr>
          <w:t>0 vol.%</w:t>
        </w:r>
        <w:r w:rsidR="00C1779A" w:rsidRPr="00441669">
          <w:rPr>
            <w:rFonts w:cstheme="minorHAnsi" w:hint="eastAsia"/>
            <w:sz w:val="24"/>
            <w:szCs w:val="28"/>
          </w:rPr>
          <w:t>になるように</w:t>
        </w:r>
        <w:r w:rsidRPr="00441669">
          <w:rPr>
            <w:rFonts w:cstheme="minorHAnsi"/>
            <w:sz w:val="24"/>
            <w:szCs w:val="28"/>
          </w:rPr>
          <w:t>溶液内で粒子を均一に分散させ</w:t>
        </w:r>
        <w:r w:rsidR="00770BF7" w:rsidRPr="00441669">
          <w:rPr>
            <w:rFonts w:cstheme="minorHAnsi"/>
            <w:sz w:val="24"/>
            <w:szCs w:val="28"/>
          </w:rPr>
          <w:t>，</w:t>
        </w:r>
        <w:r w:rsidRPr="00441669">
          <w:rPr>
            <w:rFonts w:cstheme="minorHAnsi"/>
            <w:sz w:val="24"/>
            <w:szCs w:val="28"/>
          </w:rPr>
          <w:t>配向を容易にするために分散材としてポリエチレンイミン</w:t>
        </w:r>
        <w:r w:rsidR="00870BF1" w:rsidRPr="00441669">
          <w:rPr>
            <w:rFonts w:cstheme="minorHAnsi" w:hint="eastAsia"/>
            <w:sz w:val="24"/>
            <w:szCs w:val="28"/>
          </w:rPr>
          <w:t>（</w:t>
        </w:r>
        <w:r w:rsidRPr="00441669">
          <w:rPr>
            <w:rFonts w:cstheme="minorHAnsi"/>
            <w:sz w:val="24"/>
            <w:szCs w:val="28"/>
          </w:rPr>
          <w:t>Poly ethylene imine</w:t>
        </w:r>
        <w:r w:rsidR="0056229D" w:rsidRPr="00441669">
          <w:rPr>
            <w:rFonts w:cstheme="minorHAnsi" w:hint="eastAsia"/>
            <w:sz w:val="24"/>
            <w:szCs w:val="28"/>
          </w:rPr>
          <w:t>:</w:t>
        </w:r>
        <w:r w:rsidR="0056229D" w:rsidRPr="00441669">
          <w:rPr>
            <w:rFonts w:cstheme="minorHAnsi"/>
            <w:sz w:val="24"/>
            <w:szCs w:val="28"/>
          </w:rPr>
          <w:t xml:space="preserve"> </w:t>
        </w:r>
        <w:r w:rsidRPr="00441669">
          <w:rPr>
            <w:rFonts w:cstheme="minorHAnsi"/>
            <w:sz w:val="24"/>
            <w:szCs w:val="28"/>
          </w:rPr>
          <w:t>PEI</w:t>
        </w:r>
        <w:r w:rsidR="00870BF1" w:rsidRPr="00441669">
          <w:rPr>
            <w:rFonts w:cstheme="minorHAnsi" w:hint="eastAsia"/>
            <w:sz w:val="24"/>
            <w:szCs w:val="28"/>
          </w:rPr>
          <w:t>，</w:t>
        </w:r>
        <w:r w:rsidR="007A7BE9" w:rsidRPr="00441669">
          <w:rPr>
            <w:rFonts w:cstheme="minorHAnsi"/>
            <w:sz w:val="24"/>
            <w:szCs w:val="28"/>
          </w:rPr>
          <w:t>富士フイルム</w:t>
        </w:r>
        <w:r w:rsidRPr="00441669">
          <w:rPr>
            <w:rFonts w:cstheme="minorHAnsi"/>
            <w:sz w:val="24"/>
            <w:szCs w:val="28"/>
          </w:rPr>
          <w:t>和光純薬</w:t>
        </w:r>
        <w:r w:rsidR="0068544E" w:rsidRPr="00441669">
          <w:rPr>
            <w:rFonts w:cstheme="minorHAnsi" w:hint="eastAsia"/>
            <w:sz w:val="24"/>
            <w:szCs w:val="28"/>
          </w:rPr>
          <w:t>㈱</w:t>
        </w:r>
        <w:r w:rsidR="00870BF1" w:rsidRPr="00441669">
          <w:rPr>
            <w:rFonts w:cstheme="minorHAnsi" w:hint="eastAsia"/>
            <w:sz w:val="24"/>
            <w:szCs w:val="28"/>
          </w:rPr>
          <w:t>）</w:t>
        </w:r>
        <w:r w:rsidRPr="00441669">
          <w:rPr>
            <w:rFonts w:cstheme="minorHAnsi"/>
            <w:sz w:val="24"/>
            <w:szCs w:val="28"/>
          </w:rPr>
          <w:t>を粉末に対して</w:t>
        </w:r>
        <w:r w:rsidRPr="00441669">
          <w:rPr>
            <w:rFonts w:cstheme="minorHAnsi"/>
            <w:sz w:val="24"/>
            <w:szCs w:val="28"/>
          </w:rPr>
          <w:t>1.5 wt</w:t>
        </w:r>
        <w:r w:rsidR="00770BF7" w:rsidRPr="00441669">
          <w:rPr>
            <w:rFonts w:cstheme="minorHAnsi" w:hint="eastAsia"/>
            <w:sz w:val="24"/>
            <w:szCs w:val="28"/>
          </w:rPr>
          <w:t>%</w:t>
        </w:r>
        <w:r w:rsidRPr="00441669">
          <w:rPr>
            <w:rFonts w:cstheme="minorHAnsi"/>
            <w:sz w:val="24"/>
            <w:szCs w:val="28"/>
          </w:rPr>
          <w:t>添加した</w:t>
        </w:r>
        <w:r w:rsidR="00770BF7" w:rsidRPr="00441669">
          <w:rPr>
            <w:rFonts w:cstheme="minorHAnsi"/>
            <w:sz w:val="24"/>
            <w:szCs w:val="28"/>
          </w:rPr>
          <w:t>．</w:t>
        </w:r>
        <w:r w:rsidR="00FB381A" w:rsidRPr="00441669">
          <w:rPr>
            <w:rFonts w:cstheme="minorHAnsi" w:hint="eastAsia"/>
            <w:sz w:val="24"/>
            <w:szCs w:val="28"/>
          </w:rPr>
          <w:t>スラリーは</w:t>
        </w:r>
        <w:r w:rsidRPr="00441669">
          <w:rPr>
            <w:rFonts w:cstheme="minorHAnsi"/>
            <w:sz w:val="24"/>
            <w:szCs w:val="28"/>
          </w:rPr>
          <w:t>室温</w:t>
        </w:r>
        <w:r w:rsidR="00FB381A" w:rsidRPr="00441669">
          <w:rPr>
            <w:rFonts w:cstheme="minorHAnsi" w:hint="eastAsia"/>
            <w:sz w:val="24"/>
            <w:szCs w:val="28"/>
          </w:rPr>
          <w:t>において</w:t>
        </w:r>
        <w:r w:rsidRPr="00441669">
          <w:rPr>
            <w:rFonts w:cstheme="minorHAnsi"/>
            <w:sz w:val="24"/>
            <w:szCs w:val="28"/>
          </w:rPr>
          <w:t>マグネットスターラーで十分に攪拌しながら超音波ホモジナイザー</w:t>
        </w:r>
        <w:r w:rsidR="00BC3447" w:rsidRPr="00441669">
          <w:rPr>
            <w:rFonts w:cstheme="minorHAnsi" w:hint="eastAsia"/>
            <w:sz w:val="24"/>
            <w:szCs w:val="28"/>
          </w:rPr>
          <w:t>（</w:t>
        </w:r>
        <w:r w:rsidR="00224A6A" w:rsidRPr="00441669">
          <w:rPr>
            <w:rFonts w:cstheme="minorHAnsi"/>
            <w:sz w:val="24"/>
            <w:szCs w:val="28"/>
          </w:rPr>
          <w:t>GSD-600AT</w:t>
        </w:r>
        <w:r w:rsidR="002F0387" w:rsidRPr="00441669">
          <w:rPr>
            <w:rFonts w:cstheme="minorHAnsi" w:hint="eastAsia"/>
            <w:sz w:val="24"/>
            <w:szCs w:val="28"/>
          </w:rPr>
          <w:t>，</w:t>
        </w:r>
        <w:r w:rsidR="008B365D" w:rsidRPr="00441669">
          <w:rPr>
            <w:rFonts w:cstheme="minorHAnsi" w:hint="eastAsia"/>
            <w:sz w:val="24"/>
            <w:szCs w:val="28"/>
          </w:rPr>
          <w:t>㈱</w:t>
        </w:r>
        <w:r w:rsidRPr="00441669">
          <w:rPr>
            <w:rFonts w:cstheme="minorHAnsi"/>
            <w:sz w:val="24"/>
            <w:szCs w:val="28"/>
          </w:rPr>
          <w:t>ソニックテクノロジー</w:t>
        </w:r>
        <w:r w:rsidR="00BC3447" w:rsidRPr="00441669">
          <w:rPr>
            <w:rFonts w:cstheme="minorHAnsi" w:hint="eastAsia"/>
            <w:sz w:val="24"/>
            <w:szCs w:val="28"/>
          </w:rPr>
          <w:t>）</w:t>
        </w:r>
        <w:r w:rsidRPr="00441669">
          <w:rPr>
            <w:rFonts w:cstheme="minorHAnsi"/>
            <w:sz w:val="24"/>
            <w:szCs w:val="28"/>
          </w:rPr>
          <w:t>で粒子を溶液中に分散させた</w:t>
        </w:r>
        <w:r w:rsidR="00770BF7" w:rsidRPr="00441669">
          <w:rPr>
            <w:rFonts w:cstheme="minorHAnsi"/>
            <w:sz w:val="24"/>
            <w:szCs w:val="28"/>
          </w:rPr>
          <w:t>．</w:t>
        </w:r>
        <w:r w:rsidRPr="00441669">
          <w:rPr>
            <w:rFonts w:cstheme="minorHAnsi"/>
            <w:sz w:val="24"/>
            <w:szCs w:val="28"/>
          </w:rPr>
          <w:t>その後</w:t>
        </w:r>
        <w:r w:rsidR="00770BF7" w:rsidRPr="00441669">
          <w:rPr>
            <w:rFonts w:cstheme="minorHAnsi"/>
            <w:sz w:val="24"/>
            <w:szCs w:val="28"/>
          </w:rPr>
          <w:t>，</w:t>
        </w:r>
        <w:r w:rsidRPr="00441669">
          <w:rPr>
            <w:rFonts w:cstheme="minorHAnsi"/>
            <w:sz w:val="24"/>
            <w:szCs w:val="28"/>
          </w:rPr>
          <w:t>真空中で</w:t>
        </w:r>
        <w:r w:rsidRPr="00441669">
          <w:rPr>
            <w:rFonts w:cstheme="minorHAnsi"/>
            <w:sz w:val="24"/>
            <w:szCs w:val="28"/>
          </w:rPr>
          <w:t>10 mi</w:t>
        </w:r>
        <w:r w:rsidR="00C95A8D" w:rsidRPr="00441669">
          <w:rPr>
            <w:rFonts w:cstheme="minorHAnsi" w:hint="eastAsia"/>
            <w:sz w:val="24"/>
            <w:szCs w:val="28"/>
          </w:rPr>
          <w:t>n</w:t>
        </w:r>
        <w:r w:rsidRPr="00441669">
          <w:rPr>
            <w:rFonts w:cstheme="minorHAnsi"/>
            <w:sz w:val="24"/>
            <w:szCs w:val="28"/>
          </w:rPr>
          <w:t>攪拌することで</w:t>
        </w:r>
        <w:r w:rsidR="00FB381A" w:rsidRPr="00441669">
          <w:rPr>
            <w:rFonts w:cstheme="minorHAnsi" w:hint="eastAsia"/>
            <w:sz w:val="24"/>
            <w:szCs w:val="28"/>
          </w:rPr>
          <w:t>スラリー内に</w:t>
        </w:r>
        <w:r w:rsidRPr="00441669">
          <w:rPr>
            <w:rFonts w:cstheme="minorHAnsi"/>
            <w:sz w:val="24"/>
            <w:szCs w:val="28"/>
          </w:rPr>
          <w:t>残存する気泡を</w:t>
        </w:r>
        <w:r w:rsidR="00FB381A" w:rsidRPr="00441669">
          <w:rPr>
            <w:rFonts w:cstheme="minorHAnsi" w:hint="eastAsia"/>
            <w:sz w:val="24"/>
            <w:szCs w:val="28"/>
          </w:rPr>
          <w:t>取り除いた</w:t>
        </w:r>
        <w:r w:rsidR="00770BF7" w:rsidRPr="00441669">
          <w:rPr>
            <w:rFonts w:cstheme="minorHAnsi"/>
            <w:sz w:val="24"/>
            <w:szCs w:val="28"/>
          </w:rPr>
          <w:t>．</w:t>
        </w:r>
      </w:ins>
    </w:p>
    <w:p w14:paraId="6BA17BE7" w14:textId="001A207A" w:rsidR="002B641B" w:rsidRPr="00441669" w:rsidRDefault="00391271" w:rsidP="00100314">
      <w:pPr>
        <w:ind w:firstLineChars="59" w:firstLine="142"/>
        <w:rPr>
          <w:ins w:id="64" w:author="MORITA Koji" w:date="2026-09-25T20:06:00Z" w16du:dateUtc="2026-09-26T00:06:00Z"/>
          <w:rFonts w:cstheme="minorHAnsi"/>
          <w:sz w:val="24"/>
          <w:szCs w:val="28"/>
        </w:rPr>
      </w:pPr>
      <w:ins w:id="65" w:author="MORITA Koji" w:date="2026-09-25T20:06:00Z" w16du:dateUtc="2026-09-26T00:06:00Z">
        <w:r w:rsidRPr="00441669">
          <w:rPr>
            <w:rFonts w:cstheme="minorHAnsi"/>
            <w:sz w:val="24"/>
            <w:szCs w:val="28"/>
          </w:rPr>
          <w:t>得られたスラリーに磁場中</w:t>
        </w:r>
        <w:r w:rsidR="00FB381A" w:rsidRPr="00441669">
          <w:rPr>
            <w:rFonts w:cstheme="minorHAnsi" w:hint="eastAsia"/>
            <w:sz w:val="24"/>
            <w:szCs w:val="28"/>
          </w:rPr>
          <w:t>で</w:t>
        </w:r>
        <w:r w:rsidRPr="00441669">
          <w:rPr>
            <w:rFonts w:cstheme="minorHAnsi"/>
            <w:sz w:val="24"/>
            <w:szCs w:val="28"/>
          </w:rPr>
          <w:t>スリップキャストを実施することで配向成形体を作製した</w:t>
        </w:r>
        <w:r w:rsidR="00770BF7" w:rsidRPr="00441669">
          <w:rPr>
            <w:rFonts w:cstheme="minorHAnsi"/>
            <w:sz w:val="24"/>
            <w:szCs w:val="28"/>
          </w:rPr>
          <w:t>．</w:t>
        </w:r>
        <w:r w:rsidR="00FB381A" w:rsidRPr="00441669">
          <w:rPr>
            <w:rFonts w:cstheme="minorHAnsi" w:hint="eastAsia"/>
            <w:sz w:val="24"/>
            <w:szCs w:val="28"/>
          </w:rPr>
          <w:t>スリップキャストを行うために，</w:t>
        </w:r>
        <w:r w:rsidRPr="00441669">
          <w:rPr>
            <w:rFonts w:cstheme="minorHAnsi"/>
            <w:sz w:val="24"/>
            <w:szCs w:val="28"/>
          </w:rPr>
          <w:t>多孔質アルミナモールド上にメンブレンフィルター</w:t>
        </w:r>
        <w:r w:rsidR="00FC6121" w:rsidRPr="00441669">
          <w:rPr>
            <w:rFonts w:cstheme="minorHAnsi" w:hint="eastAsia"/>
            <w:sz w:val="24"/>
            <w:szCs w:val="28"/>
          </w:rPr>
          <w:t>（</w:t>
        </w:r>
        <w:r w:rsidRPr="00441669">
          <w:rPr>
            <w:rFonts w:cstheme="minorHAnsi"/>
            <w:sz w:val="24"/>
            <w:szCs w:val="28"/>
          </w:rPr>
          <w:t>気孔径</w:t>
        </w:r>
        <w:r w:rsidRPr="00441669">
          <w:rPr>
            <w:rFonts w:cstheme="minorHAnsi"/>
            <w:sz w:val="24"/>
            <w:szCs w:val="28"/>
          </w:rPr>
          <w:t>2 µm</w:t>
        </w:r>
        <w:r w:rsidR="00FC6121" w:rsidRPr="00441669">
          <w:rPr>
            <w:rFonts w:cstheme="minorHAnsi" w:hint="eastAsia"/>
            <w:sz w:val="24"/>
            <w:szCs w:val="28"/>
          </w:rPr>
          <w:t>）</w:t>
        </w:r>
        <w:r w:rsidRPr="00441669">
          <w:rPr>
            <w:rFonts w:cstheme="minorHAnsi"/>
            <w:sz w:val="24"/>
            <w:szCs w:val="28"/>
          </w:rPr>
          <w:t>を敷き</w:t>
        </w:r>
        <w:r w:rsidR="00770BF7" w:rsidRPr="00441669">
          <w:rPr>
            <w:rFonts w:cstheme="minorHAnsi"/>
            <w:sz w:val="24"/>
            <w:szCs w:val="28"/>
          </w:rPr>
          <w:t>，</w:t>
        </w:r>
        <w:r w:rsidRPr="00441669">
          <w:rPr>
            <w:rFonts w:cstheme="minorHAnsi"/>
            <w:sz w:val="24"/>
            <w:szCs w:val="28"/>
          </w:rPr>
          <w:t>その上に固定されたアクリル製の筒状容器の中に作製したスラリーを注いだ</w:t>
        </w:r>
        <w:r w:rsidR="00770BF7" w:rsidRPr="00441669">
          <w:rPr>
            <w:rFonts w:cstheme="minorHAnsi"/>
            <w:sz w:val="24"/>
            <w:szCs w:val="28"/>
          </w:rPr>
          <w:t>．</w:t>
        </w:r>
        <w:r w:rsidR="00FB381A" w:rsidRPr="00441669">
          <w:rPr>
            <w:rFonts w:cstheme="minorHAnsi" w:hint="eastAsia"/>
            <w:sz w:val="24"/>
            <w:szCs w:val="28"/>
          </w:rPr>
          <w:t>モールド</w:t>
        </w:r>
        <w:r w:rsidRPr="00441669">
          <w:rPr>
            <w:rFonts w:cstheme="minorHAnsi"/>
            <w:sz w:val="24"/>
            <w:szCs w:val="28"/>
          </w:rPr>
          <w:t>を超電導マグネット</w:t>
        </w:r>
        <w:r w:rsidR="00215BDC" w:rsidRPr="00441669">
          <w:rPr>
            <w:rFonts w:cstheme="minorHAnsi" w:hint="eastAsia"/>
            <w:sz w:val="24"/>
            <w:szCs w:val="28"/>
          </w:rPr>
          <w:t>（</w:t>
        </w:r>
        <w:r w:rsidR="00224A6A" w:rsidRPr="00441669">
          <w:rPr>
            <w:rFonts w:cstheme="minorHAnsi"/>
            <w:sz w:val="24"/>
            <w:szCs w:val="28"/>
          </w:rPr>
          <w:t xml:space="preserve">JMTD-12T100NC5, </w:t>
        </w:r>
        <w:r w:rsidRPr="00441669">
          <w:rPr>
            <w:rFonts w:cstheme="minorHAnsi"/>
            <w:sz w:val="24"/>
            <w:szCs w:val="28"/>
          </w:rPr>
          <w:t>JASTEC</w:t>
        </w:r>
        <w:r w:rsidR="00215BDC" w:rsidRPr="00441669">
          <w:rPr>
            <w:rFonts w:cstheme="minorHAnsi" w:hint="eastAsia"/>
            <w:sz w:val="24"/>
            <w:szCs w:val="28"/>
          </w:rPr>
          <w:t>）</w:t>
        </w:r>
        <w:r w:rsidRPr="00441669">
          <w:rPr>
            <w:rFonts w:cstheme="minorHAnsi"/>
            <w:sz w:val="24"/>
            <w:szCs w:val="28"/>
          </w:rPr>
          <w:t>中に入れ</w:t>
        </w:r>
        <w:r w:rsidR="00770BF7" w:rsidRPr="00441669">
          <w:rPr>
            <w:rFonts w:cstheme="minorHAnsi"/>
            <w:sz w:val="24"/>
            <w:szCs w:val="28"/>
          </w:rPr>
          <w:t>，</w:t>
        </w:r>
        <w:r w:rsidR="000F1644" w:rsidRPr="00441669">
          <w:rPr>
            <w:rFonts w:cstheme="minorHAnsi" w:hint="eastAsia"/>
            <w:sz w:val="24"/>
            <w:szCs w:val="28"/>
          </w:rPr>
          <w:t>スリップキャスト方向と同一の方向から</w:t>
        </w:r>
        <w:r w:rsidRPr="00441669">
          <w:rPr>
            <w:rFonts w:cstheme="minorHAnsi"/>
            <w:sz w:val="24"/>
            <w:szCs w:val="28"/>
          </w:rPr>
          <w:t>12</w:t>
        </w:r>
        <w:r w:rsidR="00770BF7" w:rsidRPr="00441669">
          <w:rPr>
            <w:rFonts w:cstheme="minorHAnsi"/>
            <w:sz w:val="24"/>
            <w:szCs w:val="28"/>
          </w:rPr>
          <w:t xml:space="preserve"> </w:t>
        </w:r>
        <w:r w:rsidRPr="00441669">
          <w:rPr>
            <w:rFonts w:cstheme="minorHAnsi"/>
            <w:sz w:val="24"/>
            <w:szCs w:val="28"/>
          </w:rPr>
          <w:t>T</w:t>
        </w:r>
        <w:r w:rsidRPr="00441669">
          <w:rPr>
            <w:rFonts w:cstheme="minorHAnsi"/>
            <w:sz w:val="24"/>
            <w:szCs w:val="28"/>
          </w:rPr>
          <w:t>の強磁場を印加</w:t>
        </w:r>
        <w:r w:rsidR="00FB381A" w:rsidRPr="00441669">
          <w:rPr>
            <w:rFonts w:cstheme="minorHAnsi" w:hint="eastAsia"/>
            <w:sz w:val="24"/>
            <w:szCs w:val="28"/>
          </w:rPr>
          <w:t>することでスラリー中の粒子を配向</w:t>
        </w:r>
        <w:r w:rsidR="00DA3FC1" w:rsidRPr="00441669">
          <w:rPr>
            <w:rFonts w:cstheme="minorHAnsi" w:hint="eastAsia"/>
            <w:sz w:val="24"/>
            <w:szCs w:val="28"/>
          </w:rPr>
          <w:t>させ</w:t>
        </w:r>
        <w:r w:rsidR="00FB381A" w:rsidRPr="00441669">
          <w:rPr>
            <w:rFonts w:cstheme="minorHAnsi" w:hint="eastAsia"/>
            <w:sz w:val="24"/>
            <w:szCs w:val="28"/>
          </w:rPr>
          <w:t>た</w:t>
        </w:r>
        <w:r w:rsidR="00770BF7" w:rsidRPr="00441669">
          <w:rPr>
            <w:rFonts w:cstheme="minorHAnsi"/>
            <w:sz w:val="24"/>
            <w:szCs w:val="28"/>
          </w:rPr>
          <w:t>．</w:t>
        </w:r>
        <w:r w:rsidRPr="00441669">
          <w:rPr>
            <w:rFonts w:cstheme="minorHAnsi"/>
            <w:sz w:val="24"/>
            <w:szCs w:val="28"/>
          </w:rPr>
          <w:t>その後溶媒が</w:t>
        </w:r>
        <w:r w:rsidR="00141205" w:rsidRPr="00441669">
          <w:rPr>
            <w:rFonts w:cstheme="minorHAnsi" w:hint="eastAsia"/>
            <w:sz w:val="24"/>
            <w:szCs w:val="28"/>
          </w:rPr>
          <w:t>乾燥し完全に</w:t>
        </w:r>
        <w:r w:rsidR="00BD31AE" w:rsidRPr="00441669">
          <w:rPr>
            <w:rFonts w:cstheme="minorHAnsi" w:hint="eastAsia"/>
            <w:sz w:val="24"/>
            <w:szCs w:val="28"/>
          </w:rPr>
          <w:t>取り除かれる</w:t>
        </w:r>
        <w:r w:rsidRPr="00441669">
          <w:rPr>
            <w:rFonts w:cstheme="minorHAnsi"/>
            <w:sz w:val="24"/>
            <w:szCs w:val="28"/>
          </w:rPr>
          <w:t>まで磁場を与え</w:t>
        </w:r>
        <w:r w:rsidR="00770BF7" w:rsidRPr="00441669">
          <w:rPr>
            <w:rFonts w:cstheme="minorHAnsi"/>
            <w:sz w:val="24"/>
            <w:szCs w:val="28"/>
          </w:rPr>
          <w:t>，</w:t>
        </w:r>
        <w:r w:rsidRPr="00441669">
          <w:rPr>
            <w:rFonts w:cstheme="minorHAnsi"/>
            <w:sz w:val="24"/>
            <w:szCs w:val="28"/>
          </w:rPr>
          <w:t>取り出</w:t>
        </w:r>
        <w:r w:rsidR="00BD31AE" w:rsidRPr="00441669">
          <w:rPr>
            <w:rFonts w:cstheme="minorHAnsi" w:hint="eastAsia"/>
            <w:sz w:val="24"/>
            <w:szCs w:val="28"/>
          </w:rPr>
          <w:t>した</w:t>
        </w:r>
        <w:r w:rsidRPr="00441669">
          <w:rPr>
            <w:rFonts w:cstheme="minorHAnsi"/>
            <w:sz w:val="24"/>
            <w:szCs w:val="28"/>
          </w:rPr>
          <w:t>成形体を</w:t>
        </w:r>
        <w:r w:rsidRPr="00441669">
          <w:rPr>
            <w:rFonts w:cstheme="minorHAnsi"/>
            <w:sz w:val="24"/>
            <w:szCs w:val="28"/>
          </w:rPr>
          <w:t>350 MPa</w:t>
        </w:r>
        <w:r w:rsidRPr="00441669">
          <w:rPr>
            <w:rFonts w:cstheme="minorHAnsi"/>
            <w:sz w:val="24"/>
            <w:szCs w:val="28"/>
          </w:rPr>
          <w:t>で</w:t>
        </w:r>
        <w:r w:rsidRPr="00441669">
          <w:rPr>
            <w:rFonts w:cstheme="minorHAnsi"/>
            <w:sz w:val="24"/>
            <w:szCs w:val="28"/>
          </w:rPr>
          <w:t xml:space="preserve">10 min </w:t>
        </w:r>
        <w:r w:rsidRPr="00441669">
          <w:rPr>
            <w:rFonts w:cstheme="minorHAnsi"/>
            <w:color w:val="000000" w:themeColor="text1"/>
            <w:kern w:val="0"/>
            <w:sz w:val="24"/>
            <w:szCs w:val="28"/>
          </w:rPr>
          <w:t>冷間等方圧加圧</w:t>
        </w:r>
        <w:r w:rsidR="00EB02AF" w:rsidRPr="00441669">
          <w:rPr>
            <w:rFonts w:cstheme="minorHAnsi" w:hint="eastAsia"/>
            <w:sz w:val="24"/>
            <w:szCs w:val="28"/>
          </w:rPr>
          <w:t>（</w:t>
        </w:r>
        <w:r w:rsidR="00680BBD" w:rsidRPr="00441669">
          <w:rPr>
            <w:rFonts w:cstheme="minorHAnsi"/>
            <w:sz w:val="24"/>
            <w:szCs w:val="28"/>
          </w:rPr>
          <w:t>Cold Isostatic Pressing</w:t>
        </w:r>
        <w:r w:rsidR="002F0387" w:rsidRPr="00441669">
          <w:rPr>
            <w:rFonts w:cstheme="minorHAnsi" w:hint="eastAsia"/>
            <w:sz w:val="24"/>
            <w:szCs w:val="28"/>
          </w:rPr>
          <w:t>:</w:t>
        </w:r>
        <w:r w:rsidR="002F0387" w:rsidRPr="00441669">
          <w:rPr>
            <w:rFonts w:cstheme="minorHAnsi"/>
            <w:sz w:val="24"/>
            <w:szCs w:val="28"/>
          </w:rPr>
          <w:t xml:space="preserve"> </w:t>
        </w:r>
        <w:r w:rsidR="00680BBD" w:rsidRPr="00441669">
          <w:rPr>
            <w:rFonts w:cstheme="minorHAnsi"/>
            <w:sz w:val="24"/>
            <w:szCs w:val="28"/>
          </w:rPr>
          <w:t>CI</w:t>
        </w:r>
        <w:r w:rsidR="00EB02AF" w:rsidRPr="00441669">
          <w:rPr>
            <w:rFonts w:cstheme="minorHAnsi"/>
            <w:sz w:val="24"/>
            <w:szCs w:val="28"/>
          </w:rPr>
          <w:t>P</w:t>
        </w:r>
        <w:r w:rsidR="002F0387" w:rsidRPr="00441669">
          <w:rPr>
            <w:rFonts w:cstheme="minorHAnsi" w:hint="eastAsia"/>
            <w:sz w:val="24"/>
            <w:szCs w:val="28"/>
          </w:rPr>
          <w:t>,</w:t>
        </w:r>
        <w:r w:rsidR="002F0387" w:rsidRPr="00441669">
          <w:rPr>
            <w:rFonts w:cstheme="minorHAnsi"/>
            <w:sz w:val="24"/>
            <w:szCs w:val="28"/>
          </w:rPr>
          <w:t xml:space="preserve"> </w:t>
        </w:r>
        <w:r w:rsidR="00EB02AF" w:rsidRPr="00441669">
          <w:rPr>
            <w:rFonts w:cstheme="minorHAnsi" w:hint="eastAsia"/>
            <w:sz w:val="24"/>
            <w:szCs w:val="28"/>
          </w:rPr>
          <w:t>CL10-</w:t>
        </w:r>
        <w:r w:rsidR="00EB02AF" w:rsidRPr="00441669">
          <w:rPr>
            <w:rFonts w:cstheme="minorHAnsi"/>
            <w:sz w:val="24"/>
            <w:szCs w:val="28"/>
          </w:rPr>
          <w:t>55-40</w:t>
        </w:r>
        <w:r w:rsidR="00EB02AF" w:rsidRPr="00441669">
          <w:rPr>
            <w:rFonts w:cstheme="minorHAnsi" w:hint="eastAsia"/>
            <w:sz w:val="24"/>
            <w:szCs w:val="28"/>
          </w:rPr>
          <w:t>，</w:t>
        </w:r>
        <w:r w:rsidRPr="00441669">
          <w:rPr>
            <w:rFonts w:cstheme="minorHAnsi"/>
            <w:sz w:val="24"/>
            <w:szCs w:val="28"/>
          </w:rPr>
          <w:t>日機装</w:t>
        </w:r>
        <w:r w:rsidR="001D05C9" w:rsidRPr="00441669">
          <w:rPr>
            <w:rFonts w:cstheme="minorHAnsi" w:hint="eastAsia"/>
            <w:sz w:val="24"/>
            <w:szCs w:val="28"/>
          </w:rPr>
          <w:t>㈱</w:t>
        </w:r>
        <w:r w:rsidR="00EB02AF" w:rsidRPr="00441669">
          <w:rPr>
            <w:rFonts w:cstheme="minorHAnsi" w:hint="eastAsia"/>
            <w:sz w:val="24"/>
            <w:szCs w:val="28"/>
          </w:rPr>
          <w:t>）</w:t>
        </w:r>
        <w:r w:rsidRPr="00441669">
          <w:rPr>
            <w:rFonts w:cstheme="minorHAnsi"/>
            <w:sz w:val="24"/>
            <w:szCs w:val="28"/>
          </w:rPr>
          <w:t>を施し</w:t>
        </w:r>
        <w:r w:rsidR="00770BF7" w:rsidRPr="00441669">
          <w:rPr>
            <w:rFonts w:cstheme="minorHAnsi"/>
            <w:sz w:val="24"/>
            <w:szCs w:val="28"/>
          </w:rPr>
          <w:t>，</w:t>
        </w:r>
        <w:r w:rsidRPr="00441669">
          <w:rPr>
            <w:rFonts w:cstheme="minorHAnsi"/>
            <w:sz w:val="24"/>
            <w:szCs w:val="28"/>
          </w:rPr>
          <w:t>圧縮成形した</w:t>
        </w:r>
        <w:r w:rsidR="00770BF7" w:rsidRPr="00441669">
          <w:rPr>
            <w:rFonts w:cstheme="minorHAnsi"/>
            <w:sz w:val="24"/>
            <w:szCs w:val="28"/>
          </w:rPr>
          <w:t>．</w:t>
        </w:r>
        <w:r w:rsidRPr="00441669">
          <w:rPr>
            <w:rFonts w:cstheme="minorHAnsi"/>
            <w:sz w:val="24"/>
            <w:szCs w:val="28"/>
          </w:rPr>
          <w:t>作製した圧縮成形体は</w:t>
        </w:r>
        <w:r w:rsidR="00770BF7" w:rsidRPr="00441669">
          <w:rPr>
            <w:rFonts w:cstheme="minorHAnsi"/>
            <w:sz w:val="24"/>
            <w:szCs w:val="28"/>
          </w:rPr>
          <w:t>，</w:t>
        </w:r>
        <w:r w:rsidR="006E450A" w:rsidRPr="00441669">
          <w:rPr>
            <w:rFonts w:cstheme="minorHAnsi"/>
            <w:sz w:val="24"/>
            <w:szCs w:val="28"/>
          </w:rPr>
          <w:t xml:space="preserve"> </w:t>
        </w:r>
        <w:r w:rsidRPr="00441669">
          <w:rPr>
            <w:rFonts w:cstheme="minorHAnsi"/>
            <w:sz w:val="24"/>
            <w:szCs w:val="28"/>
          </w:rPr>
          <w:t>SPS</w:t>
        </w:r>
        <w:r w:rsidRPr="00441669">
          <w:rPr>
            <w:rFonts w:cstheme="minorHAnsi"/>
            <w:sz w:val="24"/>
            <w:szCs w:val="28"/>
          </w:rPr>
          <w:t>装置</w:t>
        </w:r>
        <w:r w:rsidR="0039546B" w:rsidRPr="00441669">
          <w:rPr>
            <w:rFonts w:cstheme="minorHAnsi" w:hint="eastAsia"/>
            <w:sz w:val="24"/>
            <w:szCs w:val="28"/>
          </w:rPr>
          <w:t>（</w:t>
        </w:r>
        <w:r w:rsidRPr="00441669">
          <w:rPr>
            <w:rFonts w:cstheme="minorHAnsi"/>
            <w:sz w:val="24"/>
            <w:szCs w:val="28"/>
          </w:rPr>
          <w:t>FUJI-SPS625,</w:t>
        </w:r>
        <w:r w:rsidRPr="00441669">
          <w:rPr>
            <w:rFonts w:cstheme="minorHAnsi"/>
            <w:sz w:val="24"/>
            <w:szCs w:val="28"/>
          </w:rPr>
          <w:t>富士電波工機</w:t>
        </w:r>
        <w:r w:rsidR="001D05C9" w:rsidRPr="00441669">
          <w:rPr>
            <w:rFonts w:cstheme="minorHAnsi" w:hint="eastAsia"/>
            <w:sz w:val="24"/>
            <w:szCs w:val="28"/>
          </w:rPr>
          <w:t>㈱</w:t>
        </w:r>
        <w:r w:rsidR="0039546B" w:rsidRPr="00441669">
          <w:rPr>
            <w:rFonts w:cstheme="minorHAnsi" w:hint="eastAsia"/>
            <w:sz w:val="24"/>
            <w:szCs w:val="28"/>
          </w:rPr>
          <w:t>）</w:t>
        </w:r>
        <w:r w:rsidR="00FA02CA" w:rsidRPr="00441669">
          <w:rPr>
            <w:rFonts w:cstheme="minorHAnsi" w:hint="eastAsia"/>
            <w:sz w:val="24"/>
            <w:szCs w:val="28"/>
          </w:rPr>
          <w:t>で</w:t>
        </w:r>
        <w:r w:rsidRPr="00441669">
          <w:rPr>
            <w:rFonts w:cstheme="minorHAnsi"/>
            <w:sz w:val="24"/>
            <w:szCs w:val="28"/>
          </w:rPr>
          <w:t>Ar</w:t>
        </w:r>
        <w:r w:rsidRPr="00441669">
          <w:rPr>
            <w:rFonts w:cstheme="minorHAnsi"/>
            <w:sz w:val="24"/>
            <w:szCs w:val="28"/>
          </w:rPr>
          <w:t>雰囲気</w:t>
        </w:r>
        <w:r w:rsidRPr="00441669">
          <w:rPr>
            <w:rFonts w:cstheme="minorHAnsi"/>
            <w:sz w:val="24"/>
            <w:szCs w:val="28"/>
          </w:rPr>
          <w:t xml:space="preserve">, </w:t>
        </w:r>
        <w:r w:rsidRPr="00441669">
          <w:rPr>
            <w:rFonts w:cstheme="minorHAnsi"/>
            <w:sz w:val="24"/>
            <w:szCs w:val="28"/>
          </w:rPr>
          <w:t>最高温度</w:t>
        </w:r>
        <w:r w:rsidRPr="00441669">
          <w:rPr>
            <w:rFonts w:cstheme="minorHAnsi"/>
            <w:sz w:val="24"/>
            <w:szCs w:val="28"/>
          </w:rPr>
          <w:t>1150</w:t>
        </w:r>
        <w:r w:rsidR="00770BF7" w:rsidRPr="00441669">
          <w:rPr>
            <w:rFonts w:cstheme="minorHAnsi"/>
            <w:sz w:val="24"/>
            <w:szCs w:val="28"/>
          </w:rPr>
          <w:t xml:space="preserve"> </w:t>
        </w:r>
        <w:r w:rsidRPr="00441669">
          <w:rPr>
            <w:rFonts w:cstheme="minorHAnsi"/>
            <w:sz w:val="24"/>
            <w:szCs w:val="28"/>
          </w:rPr>
          <w:t xml:space="preserve">℃, 10 min </w:t>
        </w:r>
        <w:r w:rsidRPr="00441669">
          <w:rPr>
            <w:rFonts w:cstheme="minorHAnsi"/>
            <w:sz w:val="24"/>
            <w:szCs w:val="28"/>
          </w:rPr>
          <w:t>保持</w:t>
        </w:r>
        <w:r w:rsidRPr="00441669">
          <w:rPr>
            <w:rFonts w:cstheme="minorHAnsi"/>
            <w:sz w:val="24"/>
            <w:szCs w:val="28"/>
          </w:rPr>
          <w:t>, 80 MPa</w:t>
        </w:r>
        <w:r w:rsidRPr="00441669">
          <w:rPr>
            <w:rFonts w:cstheme="minorHAnsi"/>
            <w:sz w:val="24"/>
            <w:szCs w:val="28"/>
          </w:rPr>
          <w:t>の</w:t>
        </w:r>
        <w:r w:rsidR="00540075" w:rsidRPr="00441669">
          <w:rPr>
            <w:rFonts w:cstheme="minorHAnsi" w:hint="eastAsia"/>
            <w:sz w:val="24"/>
            <w:szCs w:val="28"/>
          </w:rPr>
          <w:t>加圧</w:t>
        </w:r>
        <w:r w:rsidRPr="00441669">
          <w:rPr>
            <w:rFonts w:cstheme="minorHAnsi"/>
            <w:sz w:val="24"/>
            <w:szCs w:val="28"/>
          </w:rPr>
          <w:t>条件で焼結した</w:t>
        </w:r>
        <w:r w:rsidR="00770BF7" w:rsidRPr="00441669">
          <w:rPr>
            <w:rFonts w:cstheme="minorHAnsi"/>
            <w:sz w:val="24"/>
            <w:szCs w:val="28"/>
          </w:rPr>
          <w:t>．</w:t>
        </w:r>
        <w:r w:rsidR="002E442B" w:rsidRPr="00441669">
          <w:rPr>
            <w:rFonts w:cstheme="minorHAnsi"/>
            <w:sz w:val="24"/>
            <w:szCs w:val="28"/>
          </w:rPr>
          <w:t xml:space="preserve"> </w:t>
        </w:r>
      </w:ins>
    </w:p>
    <w:p w14:paraId="5930DED0" w14:textId="70C7A6E0" w:rsidR="007C25E7" w:rsidRPr="00441669" w:rsidRDefault="002B641B" w:rsidP="007C25E7">
      <w:pPr>
        <w:ind w:firstLineChars="59" w:firstLine="142"/>
        <w:rPr>
          <w:ins w:id="66" w:author="MORITA Koji" w:date="2026-09-25T20:06:00Z" w16du:dateUtc="2026-09-26T00:06:00Z"/>
          <w:rFonts w:cstheme="minorHAnsi"/>
          <w:sz w:val="24"/>
          <w:szCs w:val="28"/>
        </w:rPr>
      </w:pPr>
      <w:ins w:id="67" w:author="MORITA Koji" w:date="2026-09-25T20:06:00Z" w16du:dateUtc="2026-09-26T00:06:00Z">
        <w:r w:rsidRPr="00441669">
          <w:rPr>
            <w:rFonts w:cstheme="minorHAnsi"/>
            <w:sz w:val="24"/>
            <w:szCs w:val="28"/>
          </w:rPr>
          <w:t>焼結体は</w:t>
        </w:r>
        <w:r w:rsidR="006245DC" w:rsidRPr="00441669">
          <w:rPr>
            <w:rFonts w:cstheme="minorHAnsi" w:hint="eastAsia"/>
            <w:sz w:val="24"/>
            <w:szCs w:val="28"/>
          </w:rPr>
          <w:t>，</w:t>
        </w:r>
        <w:r w:rsidRPr="00441669">
          <w:rPr>
            <w:rFonts w:cstheme="minorHAnsi"/>
            <w:sz w:val="24"/>
            <w:szCs w:val="28"/>
          </w:rPr>
          <w:t>アルキメデス法</w:t>
        </w:r>
        <w:r w:rsidR="006245DC" w:rsidRPr="00441669">
          <w:rPr>
            <w:rFonts w:cstheme="minorHAnsi" w:hint="eastAsia"/>
            <w:sz w:val="24"/>
            <w:szCs w:val="28"/>
          </w:rPr>
          <w:t>による</w:t>
        </w:r>
        <w:r w:rsidRPr="00441669">
          <w:rPr>
            <w:rFonts w:cstheme="minorHAnsi"/>
            <w:sz w:val="24"/>
            <w:szCs w:val="28"/>
          </w:rPr>
          <w:t>密度測定</w:t>
        </w:r>
        <w:r w:rsidR="00770BF7" w:rsidRPr="00441669">
          <w:rPr>
            <w:rFonts w:cstheme="minorHAnsi"/>
            <w:sz w:val="24"/>
            <w:szCs w:val="28"/>
          </w:rPr>
          <w:t>，</w:t>
        </w:r>
        <w:r w:rsidR="00DE7AF4" w:rsidRPr="00441669">
          <w:rPr>
            <w:rFonts w:cstheme="minorHAnsi" w:hint="eastAsia"/>
            <w:sz w:val="24"/>
            <w:szCs w:val="28"/>
          </w:rPr>
          <w:t>および</w:t>
        </w:r>
        <w:r w:rsidR="00F21525" w:rsidRPr="00441669">
          <w:rPr>
            <w:rFonts w:cstheme="minorHAnsi"/>
            <w:sz w:val="24"/>
            <w:szCs w:val="28"/>
          </w:rPr>
          <w:t>X</w:t>
        </w:r>
        <w:r w:rsidR="00F21525" w:rsidRPr="00441669">
          <w:rPr>
            <w:rFonts w:cstheme="minorHAnsi"/>
            <w:sz w:val="24"/>
            <w:szCs w:val="28"/>
          </w:rPr>
          <w:t>線回折法</w:t>
        </w:r>
        <w:r w:rsidR="006245DC" w:rsidRPr="00441669">
          <w:rPr>
            <w:rFonts w:cstheme="minorHAnsi" w:hint="eastAsia"/>
            <w:sz w:val="24"/>
            <w:szCs w:val="28"/>
          </w:rPr>
          <w:t>（</w:t>
        </w:r>
        <w:r w:rsidR="00680BBD" w:rsidRPr="00441669">
          <w:rPr>
            <w:rFonts w:cstheme="minorHAnsi"/>
            <w:sz w:val="24"/>
            <w:szCs w:val="28"/>
          </w:rPr>
          <w:t>X-ray Diffraction</w:t>
        </w:r>
        <w:r w:rsidR="0031785F" w:rsidRPr="00441669">
          <w:rPr>
            <w:rFonts w:cstheme="minorHAnsi"/>
            <w:sz w:val="24"/>
            <w:szCs w:val="28"/>
          </w:rPr>
          <w:t xml:space="preserve">: </w:t>
        </w:r>
        <w:r w:rsidRPr="00441669">
          <w:rPr>
            <w:rFonts w:cstheme="minorHAnsi"/>
            <w:sz w:val="24"/>
            <w:szCs w:val="28"/>
          </w:rPr>
          <w:t>XRD</w:t>
        </w:r>
        <w:r w:rsidR="006245DC" w:rsidRPr="00441669">
          <w:rPr>
            <w:rFonts w:cstheme="minorHAnsi" w:hint="eastAsia"/>
            <w:sz w:val="24"/>
            <w:szCs w:val="28"/>
          </w:rPr>
          <w:t>，</w:t>
        </w:r>
        <w:r w:rsidR="00224A6A" w:rsidRPr="00441669">
          <w:rPr>
            <w:rFonts w:cstheme="minorHAnsi"/>
            <w:sz w:val="24"/>
            <w:szCs w:val="28"/>
          </w:rPr>
          <w:t>SmartLab, Rigaku</w:t>
        </w:r>
        <w:r w:rsidR="00B33D7A" w:rsidRPr="00441669">
          <w:rPr>
            <w:rFonts w:cstheme="minorHAnsi" w:hint="eastAsia"/>
            <w:sz w:val="24"/>
            <w:szCs w:val="28"/>
          </w:rPr>
          <w:t>）</w:t>
        </w:r>
        <w:r w:rsidRPr="00441669">
          <w:rPr>
            <w:rFonts w:cstheme="minorHAnsi"/>
            <w:sz w:val="24"/>
            <w:szCs w:val="28"/>
          </w:rPr>
          <w:t>を用い</w:t>
        </w:r>
        <w:r w:rsidR="00DE7AF4" w:rsidRPr="00441669">
          <w:rPr>
            <w:rFonts w:cstheme="minorHAnsi" w:hint="eastAsia"/>
            <w:sz w:val="24"/>
            <w:szCs w:val="28"/>
          </w:rPr>
          <w:t>た</w:t>
        </w:r>
        <w:r w:rsidRPr="00441669">
          <w:rPr>
            <w:rFonts w:cstheme="minorHAnsi"/>
            <w:sz w:val="24"/>
            <w:szCs w:val="28"/>
          </w:rPr>
          <w:t>配向度の評価を実施した</w:t>
        </w:r>
        <w:r w:rsidR="00770BF7" w:rsidRPr="00441669">
          <w:rPr>
            <w:rFonts w:cstheme="minorHAnsi"/>
            <w:sz w:val="24"/>
            <w:szCs w:val="28"/>
          </w:rPr>
          <w:t>．</w:t>
        </w:r>
        <w:r w:rsidRPr="00441669">
          <w:rPr>
            <w:rFonts w:cstheme="minorHAnsi"/>
            <w:sz w:val="24"/>
            <w:szCs w:val="28"/>
          </w:rPr>
          <w:t>XRD</w:t>
        </w:r>
        <w:r w:rsidRPr="00441669">
          <w:rPr>
            <w:rFonts w:cstheme="minorHAnsi"/>
            <w:sz w:val="24"/>
            <w:szCs w:val="28"/>
          </w:rPr>
          <w:t>測定は</w:t>
        </w:r>
        <w:r w:rsidR="00770BF7" w:rsidRPr="00441669">
          <w:rPr>
            <w:rFonts w:cstheme="minorHAnsi"/>
            <w:sz w:val="24"/>
            <w:szCs w:val="28"/>
          </w:rPr>
          <w:t>，</w:t>
        </w:r>
        <w:r w:rsidRPr="00441669">
          <w:rPr>
            <w:rFonts w:cstheme="minorHAnsi"/>
            <w:sz w:val="24"/>
            <w:szCs w:val="28"/>
          </w:rPr>
          <w:t>スリップキャスト方向に垂直な面を測定面とした</w:t>
        </w:r>
        <w:r w:rsidR="00B33D7A" w:rsidRPr="00441669">
          <w:rPr>
            <w:rFonts w:cstheme="minorHAnsi" w:hint="eastAsia"/>
            <w:sz w:val="24"/>
            <w:szCs w:val="28"/>
          </w:rPr>
          <w:t>（</w:t>
        </w:r>
        <w:r w:rsidRPr="00441669">
          <w:rPr>
            <w:rFonts w:cstheme="minorHAnsi"/>
            <w:sz w:val="24"/>
            <w:szCs w:val="28"/>
          </w:rPr>
          <w:t>Fig</w:t>
        </w:r>
        <w:r w:rsidR="00AF3D0F" w:rsidRPr="00441669">
          <w:rPr>
            <w:rFonts w:cstheme="minorHAnsi"/>
            <w:sz w:val="24"/>
            <w:szCs w:val="28"/>
          </w:rPr>
          <w:t>. 1 (</w:t>
        </w:r>
        <w:r w:rsidR="00F53D7D" w:rsidRPr="00441669">
          <w:rPr>
            <w:rFonts w:cstheme="minorHAnsi"/>
            <w:sz w:val="24"/>
            <w:szCs w:val="28"/>
          </w:rPr>
          <w:t>b</w:t>
        </w:r>
        <w:r w:rsidR="00AF3D0F" w:rsidRPr="00441669">
          <w:rPr>
            <w:rFonts w:cstheme="minorHAnsi"/>
            <w:sz w:val="24"/>
            <w:szCs w:val="28"/>
          </w:rPr>
          <w:t>)</w:t>
        </w:r>
        <w:r w:rsidR="00B33D7A" w:rsidRPr="00441669">
          <w:rPr>
            <w:rFonts w:cstheme="minorHAnsi" w:hint="eastAsia"/>
            <w:sz w:val="24"/>
            <w:szCs w:val="28"/>
          </w:rPr>
          <w:t>）</w:t>
        </w:r>
        <w:r w:rsidR="00770BF7" w:rsidRPr="00441669">
          <w:rPr>
            <w:rFonts w:cstheme="minorHAnsi"/>
            <w:sz w:val="24"/>
            <w:szCs w:val="28"/>
          </w:rPr>
          <w:t>．</w:t>
        </w:r>
        <w:r w:rsidRPr="00441669">
          <w:rPr>
            <w:rFonts w:cstheme="minorHAnsi"/>
            <w:sz w:val="24"/>
            <w:szCs w:val="28"/>
          </w:rPr>
          <w:t>配向度に関して</w:t>
        </w:r>
        <w:r w:rsidR="00A101A7" w:rsidRPr="00441669">
          <w:rPr>
            <w:rFonts w:cstheme="minorHAnsi"/>
            <w:sz w:val="24"/>
            <w:szCs w:val="28"/>
          </w:rPr>
          <w:t>式</w:t>
        </w:r>
        <w:r w:rsidR="003F4097" w:rsidRPr="00441669">
          <w:rPr>
            <w:rFonts w:cstheme="minorHAnsi"/>
            <w:sz w:val="24"/>
            <w:szCs w:val="28"/>
          </w:rPr>
          <w:t>(1)</w:t>
        </w:r>
        <w:r w:rsidR="003F4097" w:rsidRPr="00441669">
          <w:rPr>
            <w:rFonts w:cstheme="minorHAnsi"/>
            <w:sz w:val="24"/>
            <w:szCs w:val="28"/>
          </w:rPr>
          <w:t>の</w:t>
        </w:r>
        <w:r w:rsidRPr="00441669">
          <w:rPr>
            <w:rFonts w:cstheme="minorHAnsi"/>
            <w:sz w:val="24"/>
            <w:szCs w:val="28"/>
          </w:rPr>
          <w:t>ロットゲーリングファクター</w:t>
        </w:r>
        <w:r w:rsidR="00A101A7" w:rsidRPr="00441669">
          <w:rPr>
            <w:rFonts w:cstheme="minorHAnsi" w:hint="eastAsia"/>
            <w:sz w:val="24"/>
            <w:szCs w:val="28"/>
          </w:rPr>
          <w:t>，</w:t>
        </w:r>
      </w:ins>
      <m:oMath>
        <m:sSub>
          <m:sSubPr>
            <m:ctrlPr>
              <w:ins w:id="68" w:author="MORITA Koji" w:date="2026-09-25T20:06:00Z" w16du:dateUtc="2026-09-26T00:06:00Z">
                <w:rPr>
                  <w:rFonts w:ascii="Cambria Math" w:hAnsi="Cambria Math" w:cstheme="minorHAnsi"/>
                  <w:i/>
                  <w:sz w:val="24"/>
                  <w:szCs w:val="28"/>
                </w:rPr>
              </w:ins>
            </m:ctrlPr>
          </m:sSubPr>
          <m:e>
            <m:r>
              <w:ins w:id="69" w:author="MORITA Koji" w:date="2026-09-25T20:06:00Z" w16du:dateUtc="2026-09-26T00:06:00Z">
                <w:rPr>
                  <w:rFonts w:ascii="Cambria Math" w:hAnsi="Cambria Math" w:cstheme="minorHAnsi"/>
                  <w:sz w:val="24"/>
                  <w:szCs w:val="28"/>
                </w:rPr>
                <m:t>f</m:t>
              </w:ins>
            </m:r>
          </m:e>
          <m:sub>
            <m:r>
              <w:ins w:id="70" w:author="MORITA Koji" w:date="2026-09-25T20:06:00Z" w16du:dateUtc="2026-09-26T00:06:00Z">
                <w:rPr>
                  <w:rFonts w:ascii="Cambria Math" w:hAnsi="Cambria Math" w:cstheme="minorHAnsi"/>
                  <w:sz w:val="24"/>
                  <w:szCs w:val="28"/>
                </w:rPr>
                <m:t>L</m:t>
              </w:ins>
            </m:r>
          </m:sub>
        </m:sSub>
      </m:oMath>
      <w:ins w:id="71" w:author="MORITA Koji" w:date="2026-09-25T20:06:00Z" w16du:dateUtc="2026-09-26T00:06:00Z">
        <w:r w:rsidR="00A01E41" w:rsidRPr="00441669">
          <w:rPr>
            <w:rFonts w:cstheme="minorHAnsi"/>
            <w:sz w:val="24"/>
            <w:szCs w:val="28"/>
            <w:vertAlign w:val="superscript"/>
          </w:rPr>
          <w:t>2</w:t>
        </w:r>
        <w:r w:rsidR="0036326E" w:rsidRPr="00441669">
          <w:rPr>
            <w:rFonts w:cstheme="minorHAnsi"/>
            <w:sz w:val="24"/>
            <w:szCs w:val="28"/>
            <w:vertAlign w:val="superscript"/>
          </w:rPr>
          <w:t>2</w:t>
        </w:r>
        <w:r w:rsidR="00A101A7" w:rsidRPr="00441669">
          <w:rPr>
            <w:rFonts w:cstheme="minorHAnsi"/>
            <w:sz w:val="24"/>
            <w:szCs w:val="28"/>
            <w:vertAlign w:val="superscript"/>
          </w:rPr>
          <w:t>)</w:t>
        </w:r>
        <w:r w:rsidRPr="00441669">
          <w:rPr>
            <w:rFonts w:cstheme="minorHAnsi"/>
            <w:sz w:val="24"/>
            <w:szCs w:val="28"/>
          </w:rPr>
          <w:t>の計算を行った</w:t>
        </w:r>
        <w:r w:rsidR="00770BF7" w:rsidRPr="00441669">
          <w:rPr>
            <w:rFonts w:cstheme="minorHAnsi"/>
            <w:sz w:val="24"/>
            <w:szCs w:val="28"/>
          </w:rPr>
          <w:t>．</w:t>
        </w:r>
      </w:ins>
      <m:oMath>
        <m:sSub>
          <m:sSubPr>
            <m:ctrlPr>
              <w:ins w:id="72" w:author="MORITA Koji" w:date="2026-09-25T20:06:00Z" w16du:dateUtc="2026-09-26T00:06:00Z">
                <w:rPr>
                  <w:rFonts w:ascii="Cambria Math" w:hAnsi="Cambria Math" w:cstheme="minorHAnsi"/>
                  <w:i/>
                  <w:sz w:val="24"/>
                  <w:szCs w:val="28"/>
                </w:rPr>
              </w:ins>
            </m:ctrlPr>
          </m:sSubPr>
          <m:e>
            <m:r>
              <w:ins w:id="73" w:author="MORITA Koji" w:date="2026-09-25T20:06:00Z" w16du:dateUtc="2026-09-26T00:06:00Z">
                <w:rPr>
                  <w:rFonts w:ascii="Cambria Math" w:hAnsi="Cambria Math" w:cstheme="minorHAnsi"/>
                  <w:sz w:val="24"/>
                  <w:szCs w:val="28"/>
                </w:rPr>
                <m:t>f</m:t>
              </w:ins>
            </m:r>
          </m:e>
          <m:sub>
            <m:r>
              <w:ins w:id="74" w:author="MORITA Koji" w:date="2026-09-25T20:06:00Z" w16du:dateUtc="2026-09-26T00:06:00Z">
                <w:rPr>
                  <w:rFonts w:ascii="Cambria Math" w:hAnsi="Cambria Math" w:cstheme="minorHAnsi"/>
                  <w:sz w:val="24"/>
                  <w:szCs w:val="28"/>
                </w:rPr>
                <m:t>L</m:t>
              </w:ins>
            </m:r>
          </m:sub>
        </m:sSub>
      </m:oMath>
      <w:ins w:id="75" w:author="MORITA Koji" w:date="2026-09-25T20:06:00Z" w16du:dateUtc="2026-09-26T00:06:00Z">
        <w:r w:rsidR="00F86FFC" w:rsidRPr="00441669">
          <w:rPr>
            <w:rFonts w:cstheme="minorHAnsi"/>
            <w:sz w:val="24"/>
            <w:szCs w:val="28"/>
          </w:rPr>
          <w:t>は</w:t>
        </w:r>
      </w:ins>
      <m:oMath>
        <m:sSub>
          <m:sSubPr>
            <m:ctrlPr>
              <w:ins w:id="76" w:author="MORITA Koji" w:date="2026-09-25T20:06:00Z" w16du:dateUtc="2026-09-26T00:06:00Z">
                <w:rPr>
                  <w:rFonts w:ascii="Cambria Math" w:hAnsi="Cambria Math" w:cstheme="minorHAnsi"/>
                  <w:i/>
                  <w:sz w:val="24"/>
                  <w:szCs w:val="28"/>
                </w:rPr>
              </w:ins>
            </m:ctrlPr>
          </m:sSubPr>
          <m:e>
            <m:r>
              <w:ins w:id="77" w:author="MORITA Koji" w:date="2026-09-25T20:06:00Z" w16du:dateUtc="2026-09-26T00:06:00Z">
                <w:rPr>
                  <w:rFonts w:ascii="Cambria Math" w:hAnsi="Cambria Math" w:cstheme="minorHAnsi"/>
                  <w:sz w:val="24"/>
                  <w:szCs w:val="28"/>
                </w:rPr>
                <m:t>f</m:t>
              </w:ins>
            </m:r>
          </m:e>
          <m:sub>
            <m:r>
              <w:ins w:id="78" w:author="MORITA Koji" w:date="2026-09-25T20:06:00Z" w16du:dateUtc="2026-09-26T00:06:00Z">
                <w:rPr>
                  <w:rFonts w:ascii="Cambria Math" w:hAnsi="Cambria Math" w:cstheme="minorHAnsi"/>
                  <w:sz w:val="24"/>
                  <w:szCs w:val="28"/>
                </w:rPr>
                <m:t>L</m:t>
              </w:ins>
            </m:r>
          </m:sub>
        </m:sSub>
      </m:oMath>
      <w:ins w:id="79" w:author="MORITA Koji" w:date="2026-09-25T20:06:00Z" w16du:dateUtc="2026-09-26T00:06:00Z">
        <w:r w:rsidR="00F86FFC" w:rsidRPr="00441669">
          <w:rPr>
            <w:rFonts w:cstheme="minorHAnsi"/>
            <w:sz w:val="24"/>
            <w:szCs w:val="28"/>
          </w:rPr>
          <w:t>=1</w:t>
        </w:r>
        <w:r w:rsidR="00F86FFC" w:rsidRPr="00441669">
          <w:rPr>
            <w:rFonts w:cstheme="minorHAnsi"/>
            <w:sz w:val="24"/>
            <w:szCs w:val="28"/>
          </w:rPr>
          <w:t>の時に</w:t>
        </w:r>
        <w:r w:rsidR="00507813" w:rsidRPr="00441669">
          <w:rPr>
            <w:rFonts w:cstheme="minorHAnsi" w:hint="eastAsia"/>
            <w:sz w:val="24"/>
            <w:szCs w:val="28"/>
          </w:rPr>
          <w:t>対象とする結晶方位に</w:t>
        </w:r>
        <w:r w:rsidR="00F86FFC" w:rsidRPr="00441669">
          <w:rPr>
            <w:rFonts w:cstheme="minorHAnsi"/>
            <w:sz w:val="24"/>
            <w:szCs w:val="28"/>
          </w:rPr>
          <w:t>完全配向</w:t>
        </w:r>
        <w:r w:rsidR="00507813" w:rsidRPr="00441669">
          <w:rPr>
            <w:rFonts w:cstheme="minorHAnsi" w:hint="eastAsia"/>
            <w:sz w:val="24"/>
            <w:szCs w:val="28"/>
          </w:rPr>
          <w:t>し</w:t>
        </w:r>
        <w:r w:rsidR="00770BF7" w:rsidRPr="00441669">
          <w:rPr>
            <w:rFonts w:cstheme="minorHAnsi"/>
            <w:sz w:val="24"/>
            <w:szCs w:val="28"/>
          </w:rPr>
          <w:t>，</w:t>
        </w:r>
      </w:ins>
      <m:oMath>
        <m:sSub>
          <m:sSubPr>
            <m:ctrlPr>
              <w:ins w:id="80" w:author="MORITA Koji" w:date="2026-09-25T20:06:00Z" w16du:dateUtc="2026-09-26T00:06:00Z">
                <w:rPr>
                  <w:rFonts w:ascii="Cambria Math" w:hAnsi="Cambria Math" w:cstheme="minorHAnsi"/>
                  <w:i/>
                  <w:sz w:val="24"/>
                  <w:szCs w:val="28"/>
                </w:rPr>
              </w:ins>
            </m:ctrlPr>
          </m:sSubPr>
          <m:e>
            <m:r>
              <w:ins w:id="81" w:author="MORITA Koji" w:date="2026-09-25T20:06:00Z" w16du:dateUtc="2026-09-26T00:06:00Z">
                <w:rPr>
                  <w:rFonts w:ascii="Cambria Math" w:hAnsi="Cambria Math" w:cstheme="minorHAnsi"/>
                  <w:sz w:val="24"/>
                  <w:szCs w:val="28"/>
                </w:rPr>
                <m:t>f</m:t>
              </w:ins>
            </m:r>
          </m:e>
          <m:sub>
            <m:r>
              <w:ins w:id="82" w:author="MORITA Koji" w:date="2026-09-25T20:06:00Z" w16du:dateUtc="2026-09-26T00:06:00Z">
                <w:rPr>
                  <w:rFonts w:ascii="Cambria Math" w:hAnsi="Cambria Math" w:cstheme="minorHAnsi"/>
                  <w:sz w:val="24"/>
                  <w:szCs w:val="28"/>
                </w:rPr>
                <m:t>L</m:t>
              </w:ins>
            </m:r>
          </m:sub>
        </m:sSub>
      </m:oMath>
      <w:ins w:id="83" w:author="MORITA Koji" w:date="2026-09-25T20:06:00Z" w16du:dateUtc="2026-09-26T00:06:00Z">
        <w:r w:rsidR="00F86FFC" w:rsidRPr="00441669">
          <w:rPr>
            <w:rFonts w:cstheme="minorHAnsi"/>
            <w:sz w:val="24"/>
            <w:szCs w:val="28"/>
          </w:rPr>
          <w:t>=0</w:t>
        </w:r>
        <w:r w:rsidR="00F86FFC" w:rsidRPr="00441669">
          <w:rPr>
            <w:rFonts w:cstheme="minorHAnsi"/>
            <w:sz w:val="24"/>
            <w:szCs w:val="28"/>
          </w:rPr>
          <w:t>の時に完全ランダム</w:t>
        </w:r>
        <w:r w:rsidR="00507813" w:rsidRPr="00441669">
          <w:rPr>
            <w:rFonts w:cstheme="minorHAnsi" w:hint="eastAsia"/>
            <w:sz w:val="24"/>
            <w:szCs w:val="28"/>
          </w:rPr>
          <w:t>となる指標である</w:t>
        </w:r>
        <w:r w:rsidR="00770BF7" w:rsidRPr="00441669">
          <w:rPr>
            <w:rFonts w:cstheme="minorHAnsi"/>
            <w:sz w:val="24"/>
            <w:szCs w:val="28"/>
          </w:rPr>
          <w:t>．</w:t>
        </w:r>
        <w:r w:rsidR="00177871" w:rsidRPr="00441669">
          <w:rPr>
            <w:rFonts w:cstheme="minorHAnsi"/>
            <w:sz w:val="24"/>
            <w:szCs w:val="28"/>
          </w:rPr>
          <w:t>また</w:t>
        </w:r>
        <w:r w:rsidR="00DC5F28" w:rsidRPr="00441669">
          <w:rPr>
            <w:rFonts w:cstheme="minorHAnsi" w:hint="eastAsia"/>
            <w:sz w:val="24"/>
            <w:szCs w:val="28"/>
          </w:rPr>
          <w:t>式</w:t>
        </w:r>
        <w:r w:rsidR="00B714AD" w:rsidRPr="00441669">
          <w:rPr>
            <w:rFonts w:cstheme="minorHAnsi"/>
            <w:sz w:val="24"/>
            <w:szCs w:val="28"/>
          </w:rPr>
          <w:t>(1)</w:t>
        </w:r>
        <w:r w:rsidR="00B714AD" w:rsidRPr="00441669">
          <w:rPr>
            <w:rFonts w:cstheme="minorHAnsi"/>
            <w:sz w:val="24"/>
            <w:szCs w:val="28"/>
          </w:rPr>
          <w:t>にお</w:t>
        </w:r>
        <w:r w:rsidR="00177871" w:rsidRPr="00441669">
          <w:rPr>
            <w:rFonts w:cstheme="minorHAnsi"/>
            <w:sz w:val="24"/>
            <w:szCs w:val="28"/>
          </w:rPr>
          <w:t>ける</w:t>
        </w:r>
        <w:r w:rsidR="00F47CD9" w:rsidRPr="00441669">
          <w:rPr>
            <w:rFonts w:cstheme="minorHAnsi"/>
            <w:i/>
            <w:iCs/>
            <w:sz w:val="24"/>
            <w:szCs w:val="28"/>
          </w:rPr>
          <w:t>P</w:t>
        </w:r>
        <w:r w:rsidR="00F47CD9" w:rsidRPr="00441669">
          <w:rPr>
            <w:rFonts w:cstheme="minorHAnsi"/>
            <w:sz w:val="24"/>
            <w:szCs w:val="28"/>
          </w:rPr>
          <w:t>は</w:t>
        </w:r>
        <w:r w:rsidR="00DC5F28" w:rsidRPr="00441669">
          <w:rPr>
            <w:rFonts w:cstheme="minorHAnsi" w:hint="eastAsia"/>
            <w:sz w:val="24"/>
            <w:szCs w:val="28"/>
          </w:rPr>
          <w:t>式</w:t>
        </w:r>
        <w:r w:rsidR="00F47CD9" w:rsidRPr="00441669">
          <w:rPr>
            <w:rFonts w:cstheme="minorHAnsi"/>
            <w:sz w:val="24"/>
            <w:szCs w:val="28"/>
          </w:rPr>
          <w:t>(2)</w:t>
        </w:r>
        <w:r w:rsidR="00F47CD9" w:rsidRPr="00441669">
          <w:rPr>
            <w:rFonts w:cstheme="minorHAnsi"/>
            <w:sz w:val="24"/>
            <w:szCs w:val="28"/>
          </w:rPr>
          <w:t>で計算される全体のピークから底面</w:t>
        </w:r>
        <w:r w:rsidR="008008F5" w:rsidRPr="00441669">
          <w:rPr>
            <w:rFonts w:cstheme="minorHAnsi"/>
            <w:sz w:val="24"/>
            <w:szCs w:val="28"/>
          </w:rPr>
          <w:t>を表すピークである</w:t>
        </w:r>
      </w:ins>
      <m:oMath>
        <m:r>
          <w:ins w:id="84" w:author="MORITA Koji" w:date="2026-09-25T20:06:00Z" w16du:dateUtc="2026-09-26T00:06:00Z">
            <w:rPr>
              <w:rFonts w:ascii="Cambria Math" w:hAnsi="Cambria Math" w:cstheme="minorHAnsi"/>
              <w:sz w:val="24"/>
              <w:szCs w:val="28"/>
            </w:rPr>
            <m:t>(000l)</m:t>
          </w:ins>
        </m:r>
      </m:oMath>
      <w:ins w:id="85" w:author="MORITA Koji" w:date="2026-09-25T20:06:00Z" w16du:dateUtc="2026-09-26T00:06:00Z">
        <w:r w:rsidR="008008F5" w:rsidRPr="00441669">
          <w:rPr>
            <w:rFonts w:cstheme="minorHAnsi"/>
            <w:sz w:val="24"/>
            <w:szCs w:val="28"/>
          </w:rPr>
          <w:t>の割合</w:t>
        </w:r>
        <w:r w:rsidR="00F86FFC" w:rsidRPr="00441669">
          <w:rPr>
            <w:rFonts w:cstheme="minorHAnsi"/>
            <w:sz w:val="24"/>
            <w:szCs w:val="28"/>
          </w:rPr>
          <w:t>であり</w:t>
        </w:r>
        <w:r w:rsidR="00770BF7" w:rsidRPr="00441669">
          <w:rPr>
            <w:rFonts w:cstheme="minorHAnsi"/>
            <w:sz w:val="24"/>
            <w:szCs w:val="28"/>
          </w:rPr>
          <w:t>，</w:t>
        </w:r>
        <w:r w:rsidR="00F86FFC" w:rsidRPr="00441669">
          <w:rPr>
            <w:rFonts w:cstheme="minorHAnsi"/>
            <w:sz w:val="24"/>
            <w:szCs w:val="28"/>
          </w:rPr>
          <w:t>基準となる</w:t>
        </w:r>
      </w:ins>
      <m:oMath>
        <m:sSub>
          <m:sSubPr>
            <m:ctrlPr>
              <w:ins w:id="86" w:author="MORITA Koji" w:date="2026-09-25T20:06:00Z" w16du:dateUtc="2026-09-26T00:06:00Z">
                <w:rPr>
                  <w:rFonts w:ascii="Cambria Math" w:hAnsi="Cambria Math" w:cstheme="minorHAnsi"/>
                  <w:i/>
                  <w:sz w:val="24"/>
                  <w:szCs w:val="28"/>
                </w:rPr>
              </w:ins>
            </m:ctrlPr>
          </m:sSubPr>
          <m:e>
            <m:r>
              <w:ins w:id="87" w:author="MORITA Koji" w:date="2026-09-25T20:06:00Z" w16du:dateUtc="2026-09-26T00:06:00Z">
                <w:rPr>
                  <w:rFonts w:ascii="Cambria Math" w:hAnsi="Cambria Math" w:cstheme="minorHAnsi"/>
                  <w:sz w:val="24"/>
                  <w:szCs w:val="28"/>
                </w:rPr>
                <m:t>P</m:t>
              </w:ins>
            </m:r>
          </m:e>
          <m:sub>
            <m:r>
              <w:ins w:id="88" w:author="MORITA Koji" w:date="2026-09-25T20:06:00Z" w16du:dateUtc="2026-09-26T00:06:00Z">
                <w:rPr>
                  <w:rFonts w:ascii="Cambria Math" w:hAnsi="Cambria Math" w:cstheme="minorHAnsi"/>
                  <w:sz w:val="24"/>
                  <w:szCs w:val="28"/>
                </w:rPr>
                <m:t>0</m:t>
              </w:ins>
            </m:r>
          </m:sub>
        </m:sSub>
      </m:oMath>
      <w:ins w:id="89" w:author="MORITA Koji" w:date="2026-09-25T20:06:00Z" w16du:dateUtc="2026-09-26T00:06:00Z">
        <w:r w:rsidR="00F86FFC" w:rsidRPr="00441669">
          <w:rPr>
            <w:rFonts w:cstheme="minorHAnsi"/>
            <w:sz w:val="24"/>
            <w:szCs w:val="28"/>
          </w:rPr>
          <w:t>はスリップキャストをせずに</w:t>
        </w:r>
        <w:r w:rsidR="00F86FFC" w:rsidRPr="00441669">
          <w:rPr>
            <w:rFonts w:cstheme="minorHAnsi"/>
            <w:sz w:val="24"/>
            <w:szCs w:val="28"/>
          </w:rPr>
          <w:t>SPS</w:t>
        </w:r>
        <w:r w:rsidR="00F86FFC" w:rsidRPr="00441669">
          <w:rPr>
            <w:rFonts w:cstheme="minorHAnsi"/>
            <w:sz w:val="24"/>
            <w:szCs w:val="28"/>
          </w:rPr>
          <w:t>を用いて焼結した試料</w:t>
        </w:r>
        <w:r w:rsidR="004F7B9F" w:rsidRPr="00441669">
          <w:rPr>
            <w:rFonts w:cstheme="minorHAnsi" w:hint="eastAsia"/>
            <w:sz w:val="24"/>
            <w:szCs w:val="28"/>
          </w:rPr>
          <w:t>を</w:t>
        </w:r>
        <w:r w:rsidR="00BC0225" w:rsidRPr="00441669">
          <w:rPr>
            <w:rFonts w:cstheme="minorHAnsi" w:hint="eastAsia"/>
            <w:sz w:val="24"/>
            <w:szCs w:val="28"/>
          </w:rPr>
          <w:t>測定</w:t>
        </w:r>
        <w:r w:rsidR="006B00FE" w:rsidRPr="00441669">
          <w:rPr>
            <w:rFonts w:cstheme="minorHAnsi" w:hint="eastAsia"/>
            <w:sz w:val="24"/>
            <w:szCs w:val="28"/>
          </w:rPr>
          <w:t>した</w:t>
        </w:r>
        <w:r w:rsidR="00F86FFC" w:rsidRPr="00441669">
          <w:rPr>
            <w:rFonts w:cstheme="minorHAnsi"/>
            <w:sz w:val="24"/>
            <w:szCs w:val="28"/>
          </w:rPr>
          <w:t>値</w:t>
        </w:r>
        <w:r w:rsidR="006B00FE" w:rsidRPr="00441669">
          <w:rPr>
            <w:rFonts w:cstheme="minorHAnsi" w:hint="eastAsia"/>
            <w:sz w:val="24"/>
            <w:szCs w:val="28"/>
          </w:rPr>
          <w:t>を用いた</w:t>
        </w:r>
        <w:r w:rsidR="00770BF7" w:rsidRPr="00441669">
          <w:rPr>
            <w:rFonts w:cstheme="minorHAnsi"/>
            <w:sz w:val="24"/>
            <w:szCs w:val="28"/>
          </w:rPr>
          <w:t>．</w:t>
        </w:r>
      </w:ins>
    </w:p>
    <w:p w14:paraId="03DCBFEC" w14:textId="77777777" w:rsidR="00673A8C" w:rsidRPr="00441669" w:rsidRDefault="00673A8C" w:rsidP="007C25E7">
      <w:pPr>
        <w:ind w:firstLineChars="59" w:firstLine="142"/>
        <w:rPr>
          <w:ins w:id="90" w:author="MORITA Koji" w:date="2026-09-25T20:06:00Z" w16du:dateUtc="2026-09-26T00:06:00Z"/>
          <w:rFonts w:cstheme="minorHAnsi"/>
          <w:sz w:val="24"/>
          <w:szCs w:val="28"/>
        </w:rPr>
      </w:pPr>
    </w:p>
    <w:p w14:paraId="42E0C780" w14:textId="3F2F2D32" w:rsidR="007C25E7" w:rsidRPr="00441669" w:rsidRDefault="00DA3804" w:rsidP="00DA3804">
      <w:pPr>
        <w:ind w:leftChars="201" w:left="422" w:firstLineChars="359" w:firstLine="862"/>
        <w:rPr>
          <w:ins w:id="91" w:author="MORITA Koji" w:date="2026-09-25T20:06:00Z" w16du:dateUtc="2026-09-26T00:06:00Z"/>
          <w:rFonts w:cstheme="minorHAnsi"/>
          <w:iCs/>
          <w:sz w:val="24"/>
          <w:szCs w:val="28"/>
        </w:rPr>
      </w:pPr>
      <m:oMathPara>
        <m:oMath>
          <m:r>
            <w:ins w:id="92" w:author="MORITA Koji" w:date="2026-09-25T20:06:00Z" w16du:dateUtc="2026-09-26T00:06:00Z">
              <w:rPr>
                <w:rFonts w:ascii="Cambria Math" w:hAnsi="Cambria Math" w:cstheme="minorHAnsi" w:hint="eastAsia"/>
                <w:sz w:val="24"/>
                <w:szCs w:val="28"/>
              </w:rPr>
              <m:t xml:space="preserve">　　　　　　　　　　　　　</m:t>
            </w:ins>
          </m:r>
          <m:sSub>
            <m:sSubPr>
              <m:ctrlPr>
                <w:ins w:id="93" w:author="MORITA Koji" w:date="2026-09-25T20:06:00Z" w16du:dateUtc="2026-09-26T00:06:00Z">
                  <w:rPr>
                    <w:rFonts w:ascii="Cambria Math" w:hAnsi="Cambria Math" w:cstheme="minorHAnsi"/>
                    <w:i/>
                    <w:sz w:val="24"/>
                    <w:szCs w:val="28"/>
                  </w:rPr>
                </w:ins>
              </m:ctrlPr>
            </m:sSubPr>
            <m:e>
              <m:r>
                <w:ins w:id="94" w:author="MORITA Koji" w:date="2026-09-25T20:06:00Z" w16du:dateUtc="2026-09-26T00:06:00Z">
                  <w:rPr>
                    <w:rFonts w:ascii="Cambria Math" w:hAnsi="Cambria Math" w:cstheme="minorHAnsi"/>
                    <w:sz w:val="24"/>
                    <w:szCs w:val="28"/>
                  </w:rPr>
                  <m:t>f</m:t>
                </w:ins>
              </m:r>
            </m:e>
            <m:sub>
              <m:r>
                <w:ins w:id="95" w:author="MORITA Koji" w:date="2026-09-25T20:06:00Z" w16du:dateUtc="2026-09-26T00:06:00Z">
                  <w:rPr>
                    <w:rFonts w:ascii="Cambria Math" w:hAnsi="Cambria Math" w:cstheme="minorHAnsi"/>
                    <w:sz w:val="24"/>
                    <w:szCs w:val="28"/>
                  </w:rPr>
                  <m:t>L</m:t>
                </w:ins>
              </m:r>
            </m:sub>
          </m:sSub>
          <m:r>
            <w:ins w:id="96" w:author="MORITA Koji" w:date="2026-09-25T20:06:00Z" w16du:dateUtc="2026-09-26T00:06:00Z">
              <w:rPr>
                <w:rFonts w:ascii="Cambria Math" w:hAnsi="Cambria Math" w:cstheme="minorHAnsi"/>
                <w:sz w:val="24"/>
                <w:szCs w:val="28"/>
              </w:rPr>
              <m:t>=</m:t>
            </w:ins>
          </m:r>
          <m:f>
            <m:fPr>
              <m:ctrlPr>
                <w:ins w:id="97" w:author="MORITA Koji" w:date="2026-09-25T20:06:00Z" w16du:dateUtc="2026-09-26T00:06:00Z">
                  <w:rPr>
                    <w:rFonts w:ascii="Cambria Math" w:hAnsi="Cambria Math" w:cstheme="minorHAnsi"/>
                    <w:i/>
                    <w:sz w:val="24"/>
                    <w:szCs w:val="28"/>
                  </w:rPr>
                </w:ins>
              </m:ctrlPr>
            </m:fPr>
            <m:num>
              <m:r>
                <w:ins w:id="98" w:author="MORITA Koji" w:date="2026-09-25T20:06:00Z" w16du:dateUtc="2026-09-26T00:06:00Z">
                  <w:rPr>
                    <w:rFonts w:ascii="Cambria Math" w:hAnsi="Cambria Math" w:cstheme="minorHAnsi"/>
                    <w:sz w:val="24"/>
                    <w:szCs w:val="28"/>
                  </w:rPr>
                  <m:t>P-</m:t>
                </w:ins>
              </m:r>
              <m:sSub>
                <m:sSubPr>
                  <m:ctrlPr>
                    <w:ins w:id="99" w:author="MORITA Koji" w:date="2026-09-25T20:06:00Z" w16du:dateUtc="2026-09-26T00:06:00Z">
                      <w:rPr>
                        <w:rFonts w:ascii="Cambria Math" w:hAnsi="Cambria Math" w:cstheme="minorHAnsi"/>
                        <w:i/>
                        <w:sz w:val="24"/>
                        <w:szCs w:val="28"/>
                      </w:rPr>
                    </w:ins>
                  </m:ctrlPr>
                </m:sSubPr>
                <m:e>
                  <m:r>
                    <w:ins w:id="100" w:author="MORITA Koji" w:date="2026-09-25T20:06:00Z" w16du:dateUtc="2026-09-26T00:06:00Z">
                      <w:rPr>
                        <w:rFonts w:ascii="Cambria Math" w:hAnsi="Cambria Math" w:cstheme="minorHAnsi"/>
                        <w:sz w:val="24"/>
                        <w:szCs w:val="28"/>
                      </w:rPr>
                      <m:t>P</m:t>
                    </w:ins>
                  </m:r>
                </m:e>
                <m:sub>
                  <m:r>
                    <w:ins w:id="101" w:author="MORITA Koji" w:date="2026-09-25T20:06:00Z" w16du:dateUtc="2026-09-26T00:06:00Z">
                      <w:rPr>
                        <w:rFonts w:ascii="Cambria Math" w:hAnsi="Cambria Math" w:cstheme="minorHAnsi"/>
                        <w:sz w:val="24"/>
                        <w:szCs w:val="28"/>
                      </w:rPr>
                      <m:t>0</m:t>
                    </w:ins>
                  </m:r>
                </m:sub>
              </m:sSub>
            </m:num>
            <m:den>
              <m:r>
                <w:ins w:id="102" w:author="MORITA Koji" w:date="2026-09-25T20:06:00Z" w16du:dateUtc="2026-09-26T00:06:00Z">
                  <w:rPr>
                    <w:rFonts w:ascii="Cambria Math" w:hAnsi="Cambria Math" w:cstheme="minorHAnsi"/>
                    <w:sz w:val="24"/>
                    <w:szCs w:val="28"/>
                  </w:rPr>
                  <m:t>1-</m:t>
                </w:ins>
              </m:r>
              <m:sSub>
                <m:sSubPr>
                  <m:ctrlPr>
                    <w:ins w:id="103" w:author="MORITA Koji" w:date="2026-09-25T20:06:00Z" w16du:dateUtc="2026-09-26T00:06:00Z">
                      <w:rPr>
                        <w:rFonts w:ascii="Cambria Math" w:hAnsi="Cambria Math" w:cstheme="minorHAnsi"/>
                        <w:i/>
                        <w:sz w:val="24"/>
                        <w:szCs w:val="28"/>
                      </w:rPr>
                    </w:ins>
                  </m:ctrlPr>
                </m:sSubPr>
                <m:e>
                  <m:r>
                    <w:ins w:id="104" w:author="MORITA Koji" w:date="2026-09-25T20:06:00Z" w16du:dateUtc="2026-09-26T00:06:00Z">
                      <w:rPr>
                        <w:rFonts w:ascii="Cambria Math" w:hAnsi="Cambria Math" w:cstheme="minorHAnsi"/>
                        <w:sz w:val="24"/>
                        <w:szCs w:val="28"/>
                      </w:rPr>
                      <m:t>P</m:t>
                    </w:ins>
                  </m:r>
                </m:e>
                <m:sub>
                  <m:r>
                    <w:ins w:id="105" w:author="MORITA Koji" w:date="2026-09-25T20:06:00Z" w16du:dateUtc="2026-09-26T00:06:00Z">
                      <w:rPr>
                        <w:rFonts w:ascii="Cambria Math" w:hAnsi="Cambria Math" w:cstheme="minorHAnsi"/>
                        <w:sz w:val="24"/>
                        <w:szCs w:val="28"/>
                      </w:rPr>
                      <m:t>0</m:t>
                    </w:ins>
                  </m:r>
                </m:sub>
              </m:sSub>
            </m:den>
          </m:f>
          <m:r>
            <w:ins w:id="106" w:author="MORITA Koji" w:date="2026-09-25T20:06:00Z" w16du:dateUtc="2026-09-26T00:06:00Z">
              <w:rPr>
                <w:rFonts w:ascii="Cambria Math" w:hAnsi="Cambria Math" w:cstheme="minorHAnsi" w:hint="eastAsia"/>
                <w:sz w:val="24"/>
                <w:szCs w:val="28"/>
              </w:rPr>
              <m:t xml:space="preserve">　　　　　　　　　　　　　　　　　</m:t>
            </w:ins>
          </m:r>
          <m:r>
            <w:ins w:id="107" w:author="MORITA Koji" w:date="2026-09-25T20:06:00Z" w16du:dateUtc="2026-09-26T00:06:00Z">
              <m:rPr>
                <m:sty m:val="p"/>
              </m:rPr>
              <w:rPr>
                <w:rFonts w:ascii="Cambria Math" w:hAnsi="Cambria Math" w:cstheme="minorHAnsi"/>
                <w:sz w:val="24"/>
                <w:szCs w:val="28"/>
              </w:rPr>
              <m:t>(1)</m:t>
            </w:ins>
          </m:r>
        </m:oMath>
      </m:oMathPara>
    </w:p>
    <w:p w14:paraId="44524F98" w14:textId="69512CE2" w:rsidR="007C25E7" w:rsidRPr="00441669" w:rsidRDefault="004A25C7" w:rsidP="007C25E7">
      <w:pPr>
        <w:ind w:leftChars="201" w:left="422" w:firstLineChars="59" w:firstLine="142"/>
        <w:rPr>
          <w:ins w:id="108" w:author="MORITA Koji" w:date="2026-09-25T20:06:00Z" w16du:dateUtc="2026-09-26T00:06:00Z"/>
          <w:rFonts w:cstheme="minorHAnsi"/>
          <w:sz w:val="24"/>
          <w:szCs w:val="28"/>
        </w:rPr>
      </w:pPr>
      <m:oMathPara>
        <m:oMath>
          <m:r>
            <w:ins w:id="109" w:author="MORITA Koji" w:date="2026-09-25T20:06:00Z" w16du:dateUtc="2026-09-26T00:06:00Z">
              <w:rPr>
                <w:rFonts w:ascii="Cambria Math" w:hAnsi="Cambria Math" w:cstheme="minorHAnsi" w:hint="eastAsia"/>
                <w:sz w:val="24"/>
                <w:szCs w:val="28"/>
              </w:rPr>
              <m:t xml:space="preserve">　　　　　　　　　　　　</m:t>
            </w:ins>
          </m:r>
          <m:r>
            <w:ins w:id="110" w:author="MORITA Koji" w:date="2026-09-25T20:06:00Z" w16du:dateUtc="2026-09-26T00:06:00Z">
              <w:rPr>
                <w:rFonts w:ascii="Cambria Math" w:hAnsi="Cambria Math" w:cstheme="minorHAnsi"/>
                <w:sz w:val="24"/>
                <w:szCs w:val="28"/>
              </w:rPr>
              <m:t>P=</m:t>
            </w:ins>
          </m:r>
          <m:f>
            <m:fPr>
              <m:ctrlPr>
                <w:ins w:id="111" w:author="MORITA Koji" w:date="2026-09-25T20:06:00Z" w16du:dateUtc="2026-09-26T00:06:00Z">
                  <w:rPr>
                    <w:rFonts w:ascii="Cambria Math" w:hAnsi="Cambria Math" w:cstheme="minorHAnsi"/>
                    <w:i/>
                    <w:sz w:val="24"/>
                    <w:szCs w:val="28"/>
                  </w:rPr>
                </w:ins>
              </m:ctrlPr>
            </m:fPr>
            <m:num>
              <m:nary>
                <m:naryPr>
                  <m:chr m:val="∑"/>
                  <m:limLoc m:val="undOvr"/>
                  <m:subHide m:val="1"/>
                  <m:supHide m:val="1"/>
                  <m:ctrlPr>
                    <w:ins w:id="112" w:author="MORITA Koji" w:date="2026-09-25T20:06:00Z" w16du:dateUtc="2026-09-26T00:06:00Z">
                      <w:rPr>
                        <w:rFonts w:ascii="Cambria Math" w:hAnsi="Cambria Math" w:cstheme="minorHAnsi"/>
                        <w:i/>
                        <w:sz w:val="24"/>
                        <w:szCs w:val="28"/>
                      </w:rPr>
                    </w:ins>
                  </m:ctrlPr>
                </m:naryPr>
                <m:sub/>
                <m:sup/>
                <m:e>
                  <m:r>
                    <w:ins w:id="113" w:author="MORITA Koji" w:date="2026-09-25T20:06:00Z" w16du:dateUtc="2026-09-26T00:06:00Z">
                      <w:rPr>
                        <w:rFonts w:ascii="Cambria Math" w:hAnsi="Cambria Math" w:cstheme="minorHAnsi"/>
                        <w:sz w:val="24"/>
                        <w:szCs w:val="28"/>
                      </w:rPr>
                      <m:t>I</m:t>
                    </w:ins>
                  </m:r>
                  <m:d>
                    <m:dPr>
                      <m:ctrlPr>
                        <w:ins w:id="114" w:author="MORITA Koji" w:date="2026-09-25T20:06:00Z" w16du:dateUtc="2026-09-26T00:06:00Z">
                          <w:rPr>
                            <w:rFonts w:ascii="Cambria Math" w:hAnsi="Cambria Math" w:cstheme="minorHAnsi"/>
                            <w:i/>
                            <w:sz w:val="24"/>
                            <w:szCs w:val="28"/>
                          </w:rPr>
                        </w:ins>
                      </m:ctrlPr>
                    </m:dPr>
                    <m:e>
                      <m:r>
                        <w:ins w:id="115" w:author="MORITA Koji" w:date="2026-09-25T20:06:00Z" w16du:dateUtc="2026-09-26T00:06:00Z">
                          <w:rPr>
                            <w:rFonts w:ascii="Cambria Math" w:hAnsi="Cambria Math" w:cstheme="minorHAnsi"/>
                            <w:sz w:val="24"/>
                            <w:szCs w:val="28"/>
                          </w:rPr>
                          <m:t>000l</m:t>
                        </w:ins>
                      </m:r>
                    </m:e>
                  </m:d>
                </m:e>
              </m:nary>
            </m:num>
            <m:den>
              <m:nary>
                <m:naryPr>
                  <m:chr m:val="∑"/>
                  <m:limLoc m:val="undOvr"/>
                  <m:subHide m:val="1"/>
                  <m:supHide m:val="1"/>
                  <m:ctrlPr>
                    <w:ins w:id="116" w:author="MORITA Koji" w:date="2026-09-25T20:06:00Z" w16du:dateUtc="2026-09-26T00:06:00Z">
                      <w:rPr>
                        <w:rFonts w:ascii="Cambria Math" w:hAnsi="Cambria Math" w:cstheme="minorHAnsi"/>
                        <w:i/>
                        <w:sz w:val="24"/>
                        <w:szCs w:val="28"/>
                      </w:rPr>
                    </w:ins>
                  </m:ctrlPr>
                </m:naryPr>
                <m:sub/>
                <m:sup/>
                <m:e>
                  <m:r>
                    <w:ins w:id="117" w:author="MORITA Koji" w:date="2026-09-25T20:06:00Z" w16du:dateUtc="2026-09-26T00:06:00Z">
                      <w:rPr>
                        <w:rFonts w:ascii="Cambria Math" w:hAnsi="Cambria Math" w:cstheme="minorHAnsi"/>
                        <w:sz w:val="24"/>
                        <w:szCs w:val="28"/>
                      </w:rPr>
                      <m:t>I</m:t>
                    </w:ins>
                  </m:r>
                  <m:d>
                    <m:dPr>
                      <m:ctrlPr>
                        <w:ins w:id="118" w:author="MORITA Koji" w:date="2026-09-25T20:06:00Z" w16du:dateUtc="2026-09-26T00:06:00Z">
                          <w:rPr>
                            <w:rFonts w:ascii="Cambria Math" w:hAnsi="Cambria Math" w:cstheme="minorHAnsi"/>
                            <w:i/>
                            <w:sz w:val="24"/>
                            <w:szCs w:val="28"/>
                          </w:rPr>
                        </w:ins>
                      </m:ctrlPr>
                    </m:dPr>
                    <m:e>
                      <m:r>
                        <w:ins w:id="119" w:author="MORITA Koji" w:date="2026-09-25T20:06:00Z" w16du:dateUtc="2026-09-26T00:06:00Z">
                          <w:rPr>
                            <w:rFonts w:ascii="Cambria Math" w:hAnsi="Cambria Math" w:cstheme="minorHAnsi"/>
                            <w:sz w:val="24"/>
                            <w:szCs w:val="28"/>
                          </w:rPr>
                          <m:t>hkil</m:t>
                        </w:ins>
                      </m:r>
                    </m:e>
                  </m:d>
                </m:e>
              </m:nary>
            </m:den>
          </m:f>
          <m:r>
            <w:ins w:id="120" w:author="MORITA Koji" w:date="2026-09-25T20:06:00Z" w16du:dateUtc="2026-09-26T00:06:00Z">
              <m:rPr>
                <m:sty m:val="p"/>
              </m:rPr>
              <w:rPr>
                <w:rFonts w:ascii="Cambria Math" w:hAnsi="Cambria Math" w:cstheme="minorHAnsi" w:hint="eastAsia"/>
                <w:sz w:val="24"/>
                <w:szCs w:val="28"/>
              </w:rPr>
              <m:t xml:space="preserve"> </m:t>
            </w:ins>
          </m:r>
          <m:r>
            <w:ins w:id="121" w:author="MORITA Koji" w:date="2026-09-25T20:06:00Z" w16du:dateUtc="2026-09-26T00:06:00Z">
              <m:rPr>
                <m:sty m:val="p"/>
              </m:rPr>
              <w:rPr>
                <w:rFonts w:ascii="Cambria Math" w:hAnsi="Cambria Math" w:cstheme="minorHAnsi"/>
                <w:sz w:val="24"/>
                <w:szCs w:val="28"/>
              </w:rPr>
              <m:t xml:space="preserve">  </m:t>
            </w:ins>
          </m:r>
          <m:r>
            <w:ins w:id="122" w:author="MORITA Koji" w:date="2026-09-25T20:06:00Z" w16du:dateUtc="2026-09-26T00:06:00Z">
              <w:rPr>
                <w:rFonts w:ascii="Cambria Math" w:hAnsi="Cambria Math" w:cstheme="minorHAnsi" w:hint="eastAsia"/>
                <w:sz w:val="24"/>
                <w:szCs w:val="28"/>
              </w:rPr>
              <m:t xml:space="preserve">　　　　　　　　　　　　　　　　</m:t>
            </w:ins>
          </m:r>
          <m:r>
            <w:ins w:id="123" w:author="MORITA Koji" w:date="2026-09-25T20:06:00Z" w16du:dateUtc="2026-09-26T00:06:00Z">
              <w:rPr>
                <w:rFonts w:ascii="Cambria Math" w:hAnsi="Cambria Math" w:cstheme="minorHAnsi"/>
                <w:sz w:val="24"/>
                <w:szCs w:val="28"/>
              </w:rPr>
              <m:t>(2)</m:t>
            </w:ins>
          </m:r>
        </m:oMath>
      </m:oMathPara>
    </w:p>
    <w:p w14:paraId="46E8FFB0" w14:textId="192788A7" w:rsidR="002B641B" w:rsidRPr="00441669" w:rsidRDefault="002B641B" w:rsidP="00100314">
      <w:pPr>
        <w:ind w:firstLineChars="59" w:firstLine="142"/>
        <w:rPr>
          <w:ins w:id="124" w:author="MORITA Koji" w:date="2026-09-25T20:06:00Z" w16du:dateUtc="2026-09-26T00:06:00Z"/>
          <w:rFonts w:cstheme="minorHAnsi"/>
          <w:sz w:val="24"/>
          <w:szCs w:val="28"/>
        </w:rPr>
      </w:pPr>
    </w:p>
    <w:p w14:paraId="415998ED" w14:textId="66E3CF28" w:rsidR="00391271" w:rsidRPr="00441669" w:rsidRDefault="00561639" w:rsidP="00100314">
      <w:pPr>
        <w:rPr>
          <w:ins w:id="125" w:author="MORITA Koji" w:date="2026-09-25T20:06:00Z" w16du:dateUtc="2026-09-26T00:06:00Z"/>
          <w:rFonts w:cstheme="minorHAnsi"/>
          <w:sz w:val="24"/>
          <w:szCs w:val="28"/>
        </w:rPr>
      </w:pPr>
      <w:ins w:id="126" w:author="MORITA Koji" w:date="2026-09-25T20:06:00Z" w16du:dateUtc="2026-09-26T00:06:00Z">
        <w:r w:rsidRPr="00441669">
          <w:rPr>
            <w:rFonts w:cstheme="minorHAnsi"/>
            <w:sz w:val="24"/>
            <w:szCs w:val="28"/>
          </w:rPr>
          <w:t xml:space="preserve">2.2 </w:t>
        </w:r>
        <w:r w:rsidR="00391271" w:rsidRPr="00441669">
          <w:rPr>
            <w:rFonts w:cstheme="minorHAnsi"/>
            <w:sz w:val="24"/>
            <w:szCs w:val="28"/>
          </w:rPr>
          <w:t>ビッカース硬さ試験</w:t>
        </w:r>
      </w:ins>
    </w:p>
    <w:p w14:paraId="03E15D50" w14:textId="30DFC452" w:rsidR="004A3607" w:rsidRPr="00441669" w:rsidRDefault="00391271" w:rsidP="00100314">
      <w:pPr>
        <w:ind w:firstLineChars="59" w:firstLine="142"/>
        <w:rPr>
          <w:ins w:id="127" w:author="MORITA Koji" w:date="2026-09-25T20:06:00Z" w16du:dateUtc="2026-09-26T00:06:00Z"/>
          <w:rFonts w:cstheme="minorHAnsi"/>
          <w:sz w:val="24"/>
          <w:szCs w:val="28"/>
        </w:rPr>
      </w:pPr>
      <w:ins w:id="128" w:author="MORITA Koji" w:date="2026-09-25T20:06:00Z" w16du:dateUtc="2026-09-26T00:06:00Z">
        <w:r w:rsidRPr="00441669">
          <w:rPr>
            <w:rFonts w:cstheme="minorHAnsi"/>
            <w:sz w:val="24"/>
            <w:szCs w:val="28"/>
          </w:rPr>
          <w:t>作製した配向</w:t>
        </w:r>
        <w:r w:rsidR="00035B45" w:rsidRPr="00441669">
          <w:rPr>
            <w:rFonts w:cstheme="minorHAnsi" w:hint="eastAsia"/>
            <w:sz w:val="24"/>
            <w:szCs w:val="28"/>
          </w:rPr>
          <w:t>性</w:t>
        </w:r>
        <w:r w:rsidR="007D1768" w:rsidRPr="00441669">
          <w:rPr>
            <w:rFonts w:cstheme="minorHAnsi"/>
            <w:sz w:val="24"/>
            <w:szCs w:val="28"/>
          </w:rPr>
          <w:t>Ti</w:t>
        </w:r>
        <w:r w:rsidR="007D1768" w:rsidRPr="00441669">
          <w:rPr>
            <w:rFonts w:cstheme="minorHAnsi"/>
            <w:sz w:val="24"/>
            <w:szCs w:val="28"/>
            <w:vertAlign w:val="subscript"/>
          </w:rPr>
          <w:t>2</w:t>
        </w:r>
        <w:r w:rsidR="007D1768" w:rsidRPr="00441669">
          <w:rPr>
            <w:rFonts w:cstheme="minorHAnsi"/>
            <w:sz w:val="24"/>
            <w:szCs w:val="28"/>
          </w:rPr>
          <w:t>AlC</w:t>
        </w:r>
        <w:r w:rsidRPr="00441669">
          <w:rPr>
            <w:rFonts w:cstheme="minorHAnsi"/>
            <w:sz w:val="24"/>
            <w:szCs w:val="28"/>
          </w:rPr>
          <w:t>-MAX</w:t>
        </w:r>
        <w:r w:rsidRPr="00441669">
          <w:rPr>
            <w:rFonts w:cstheme="minorHAnsi"/>
            <w:sz w:val="24"/>
            <w:szCs w:val="28"/>
          </w:rPr>
          <w:t>相</w:t>
        </w:r>
        <w:r w:rsidR="0035250F" w:rsidRPr="00441669">
          <w:rPr>
            <w:rFonts w:cstheme="minorHAnsi"/>
            <w:sz w:val="24"/>
            <w:szCs w:val="28"/>
          </w:rPr>
          <w:t>から</w:t>
        </w:r>
        <w:r w:rsidR="0035250F" w:rsidRPr="00441669">
          <w:rPr>
            <w:rFonts w:cstheme="minorHAnsi"/>
            <w:i/>
            <w:iCs/>
            <w:sz w:val="24"/>
            <w:szCs w:val="28"/>
          </w:rPr>
          <w:t>c</w:t>
        </w:r>
        <w:r w:rsidR="0035250F" w:rsidRPr="00441669">
          <w:rPr>
            <w:rFonts w:cstheme="minorHAnsi"/>
            <w:sz w:val="24"/>
            <w:szCs w:val="28"/>
          </w:rPr>
          <w:t>軸</w:t>
        </w:r>
        <w:r w:rsidR="002843E9" w:rsidRPr="00441669">
          <w:rPr>
            <w:rFonts w:cstheme="minorHAnsi" w:hint="eastAsia"/>
            <w:sz w:val="24"/>
            <w:szCs w:val="28"/>
          </w:rPr>
          <w:t>と圧子押込み方位が様々な</w:t>
        </w:r>
        <w:r w:rsidR="0035250F" w:rsidRPr="00441669">
          <w:rPr>
            <w:rFonts w:cstheme="minorHAnsi"/>
            <w:sz w:val="24"/>
            <w:szCs w:val="28"/>
          </w:rPr>
          <w:t>角度</w:t>
        </w:r>
        <w:r w:rsidR="00107828" w:rsidRPr="00441669">
          <w:rPr>
            <w:rFonts w:cstheme="minorHAnsi"/>
            <w:sz w:val="24"/>
            <w:szCs w:val="28"/>
          </w:rPr>
          <w:t>を持つ試験片を作製し</w:t>
        </w:r>
        <w:r w:rsidR="00770BF7" w:rsidRPr="00441669">
          <w:rPr>
            <w:rFonts w:cstheme="minorHAnsi"/>
            <w:sz w:val="24"/>
            <w:szCs w:val="28"/>
          </w:rPr>
          <w:t>，</w:t>
        </w:r>
        <w:r w:rsidRPr="00441669">
          <w:rPr>
            <w:rFonts w:cstheme="minorHAnsi"/>
            <w:sz w:val="24"/>
            <w:szCs w:val="28"/>
          </w:rPr>
          <w:t>ビッカース硬さ試験を</w:t>
        </w:r>
        <w:r w:rsidR="007E378F" w:rsidRPr="00441669">
          <w:rPr>
            <w:rFonts w:cstheme="minorHAnsi" w:hint="eastAsia"/>
            <w:sz w:val="24"/>
            <w:szCs w:val="28"/>
          </w:rPr>
          <w:t>行い</w:t>
        </w:r>
        <w:r w:rsidR="00770BF7" w:rsidRPr="00441669">
          <w:rPr>
            <w:rFonts w:cstheme="minorHAnsi"/>
            <w:sz w:val="24"/>
            <w:szCs w:val="28"/>
          </w:rPr>
          <w:t>，</w:t>
        </w:r>
        <w:r w:rsidR="00107828" w:rsidRPr="00441669">
          <w:rPr>
            <w:rFonts w:cstheme="minorHAnsi"/>
            <w:sz w:val="24"/>
            <w:szCs w:val="28"/>
          </w:rPr>
          <w:t>硬さや圧痕形状の異方性を評価することで</w:t>
        </w:r>
        <w:r w:rsidRPr="00441669">
          <w:rPr>
            <w:rFonts w:cstheme="minorHAnsi"/>
            <w:sz w:val="24"/>
            <w:szCs w:val="28"/>
          </w:rPr>
          <w:t>室温変形における</w:t>
        </w:r>
        <w:r w:rsidR="00107828" w:rsidRPr="00441669">
          <w:rPr>
            <w:rFonts w:cstheme="minorHAnsi"/>
            <w:sz w:val="24"/>
            <w:szCs w:val="28"/>
          </w:rPr>
          <w:t>結晶方位依存性を</w:t>
        </w:r>
        <w:r w:rsidR="00810F37" w:rsidRPr="00441669">
          <w:rPr>
            <w:rFonts w:cstheme="minorHAnsi" w:hint="eastAsia"/>
            <w:sz w:val="24"/>
            <w:szCs w:val="28"/>
          </w:rPr>
          <w:t>評価</w:t>
        </w:r>
        <w:r w:rsidRPr="00441669">
          <w:rPr>
            <w:rFonts w:cstheme="minorHAnsi"/>
            <w:sz w:val="24"/>
            <w:szCs w:val="28"/>
          </w:rPr>
          <w:t>した</w:t>
        </w:r>
        <w:r w:rsidR="00770BF7" w:rsidRPr="00441669">
          <w:rPr>
            <w:rFonts w:cstheme="minorHAnsi"/>
            <w:sz w:val="24"/>
            <w:szCs w:val="28"/>
          </w:rPr>
          <w:t>．</w:t>
        </w:r>
        <w:r w:rsidR="00107828" w:rsidRPr="00441669">
          <w:rPr>
            <w:rFonts w:cstheme="minorHAnsi"/>
            <w:sz w:val="24"/>
            <w:szCs w:val="28"/>
          </w:rPr>
          <w:t>2.1</w:t>
        </w:r>
        <w:r w:rsidRPr="00441669">
          <w:rPr>
            <w:rFonts w:cstheme="minorHAnsi"/>
            <w:sz w:val="24"/>
            <w:szCs w:val="28"/>
          </w:rPr>
          <w:t>で</w:t>
        </w:r>
        <w:r w:rsidR="00C83853" w:rsidRPr="00441669">
          <w:rPr>
            <w:rFonts w:cstheme="minorHAnsi"/>
            <w:sz w:val="24"/>
            <w:szCs w:val="28"/>
          </w:rPr>
          <w:t>作製</w:t>
        </w:r>
        <w:r w:rsidR="00645726" w:rsidRPr="00441669">
          <w:rPr>
            <w:rFonts w:cstheme="minorHAnsi" w:hint="eastAsia"/>
            <w:sz w:val="24"/>
            <w:szCs w:val="28"/>
          </w:rPr>
          <w:t>し</w:t>
        </w:r>
        <w:r w:rsidR="00C83853" w:rsidRPr="00441669">
          <w:rPr>
            <w:rFonts w:cstheme="minorHAnsi"/>
            <w:sz w:val="24"/>
            <w:szCs w:val="28"/>
          </w:rPr>
          <w:t>た</w:t>
        </w:r>
        <w:r w:rsidR="00B76793" w:rsidRPr="00441669">
          <w:rPr>
            <w:rFonts w:cstheme="minorHAnsi"/>
            <w:i/>
            <w:iCs/>
            <w:sz w:val="24"/>
            <w:szCs w:val="28"/>
          </w:rPr>
          <w:t>c</w:t>
        </w:r>
        <w:r w:rsidR="00B76793" w:rsidRPr="00441669">
          <w:rPr>
            <w:rFonts w:cstheme="minorHAnsi"/>
            <w:sz w:val="24"/>
            <w:szCs w:val="28"/>
          </w:rPr>
          <w:t>軸がスリップキャスト方向と一致するように配向</w:t>
        </w:r>
        <w:r w:rsidR="00C83853" w:rsidRPr="00441669">
          <w:rPr>
            <w:rFonts w:cstheme="minorHAnsi"/>
            <w:sz w:val="24"/>
            <w:szCs w:val="28"/>
          </w:rPr>
          <w:t>した</w:t>
        </w:r>
        <w:r w:rsidR="007D1768" w:rsidRPr="00441669">
          <w:rPr>
            <w:rFonts w:cstheme="minorHAnsi"/>
            <w:sz w:val="24"/>
            <w:szCs w:val="28"/>
          </w:rPr>
          <w:t>Ti</w:t>
        </w:r>
        <w:r w:rsidR="007D1768" w:rsidRPr="00441669">
          <w:rPr>
            <w:rFonts w:cstheme="minorHAnsi"/>
            <w:sz w:val="24"/>
            <w:szCs w:val="28"/>
            <w:vertAlign w:val="subscript"/>
          </w:rPr>
          <w:t>2</w:t>
        </w:r>
        <w:r w:rsidR="007D1768" w:rsidRPr="00441669">
          <w:rPr>
            <w:rFonts w:cstheme="minorHAnsi"/>
            <w:sz w:val="24"/>
            <w:szCs w:val="28"/>
          </w:rPr>
          <w:t>AlC</w:t>
        </w:r>
        <w:r w:rsidRPr="00441669">
          <w:rPr>
            <w:rFonts w:cstheme="minorHAnsi"/>
            <w:sz w:val="24"/>
            <w:szCs w:val="28"/>
          </w:rPr>
          <w:t>-MAX</w:t>
        </w:r>
        <w:r w:rsidRPr="00441669">
          <w:rPr>
            <w:rFonts w:cstheme="minorHAnsi"/>
            <w:sz w:val="24"/>
            <w:szCs w:val="28"/>
          </w:rPr>
          <w:t>相焼結体</w:t>
        </w:r>
        <w:r w:rsidR="00DD7C1F" w:rsidRPr="00441669">
          <w:rPr>
            <w:rFonts w:cstheme="minorHAnsi" w:hint="eastAsia"/>
            <w:sz w:val="24"/>
            <w:szCs w:val="28"/>
          </w:rPr>
          <w:t>から</w:t>
        </w:r>
        <w:r w:rsidRPr="00441669">
          <w:rPr>
            <w:rFonts w:cstheme="minorHAnsi"/>
            <w:i/>
            <w:iCs/>
            <w:sz w:val="24"/>
            <w:szCs w:val="28"/>
          </w:rPr>
          <w:t>c</w:t>
        </w:r>
        <w:r w:rsidRPr="00441669">
          <w:rPr>
            <w:rFonts w:cstheme="minorHAnsi"/>
            <w:sz w:val="24"/>
            <w:szCs w:val="28"/>
          </w:rPr>
          <w:t>軸と荷重軸の間の角度が</w:t>
        </w:r>
        <w:r w:rsidR="00770BF7" w:rsidRPr="00441669">
          <w:rPr>
            <w:rFonts w:cstheme="minorHAnsi"/>
            <w:sz w:val="24"/>
            <w:szCs w:val="28"/>
          </w:rPr>
          <w:t>，</w:t>
        </w:r>
        <w:r w:rsidRPr="00441669">
          <w:rPr>
            <w:rFonts w:cstheme="minorHAnsi"/>
            <w:sz w:val="24"/>
            <w:szCs w:val="28"/>
          </w:rPr>
          <w:t>0</w:t>
        </w:r>
        <w:r w:rsidR="0029295B" w:rsidRPr="00441669">
          <w:rPr>
            <w:rFonts w:cstheme="minorHAnsi" w:hint="eastAsia"/>
            <w:sz w:val="24"/>
            <w:szCs w:val="28"/>
          </w:rPr>
          <w:t>〜</w:t>
        </w:r>
        <w:r w:rsidRPr="00441669">
          <w:rPr>
            <w:rFonts w:cstheme="minorHAnsi"/>
            <w:sz w:val="24"/>
            <w:szCs w:val="28"/>
          </w:rPr>
          <w:t>90</w:t>
        </w:r>
        <w:r w:rsidR="00AF3D0F" w:rsidRPr="00441669">
          <w:rPr>
            <w:rFonts w:cstheme="minorHAnsi"/>
            <w:sz w:val="24"/>
            <w:szCs w:val="28"/>
          </w:rPr>
          <w:t xml:space="preserve"> </w:t>
        </w:r>
        <w:r w:rsidRPr="00441669">
          <w:rPr>
            <w:rFonts w:cstheme="minorHAnsi"/>
            <w:sz w:val="24"/>
            <w:szCs w:val="28"/>
          </w:rPr>
          <w:t>°</w:t>
        </w:r>
        <w:r w:rsidR="001112ED" w:rsidRPr="00441669">
          <w:rPr>
            <w:rFonts w:cstheme="minorHAnsi"/>
            <w:sz w:val="24"/>
            <w:szCs w:val="28"/>
          </w:rPr>
          <w:t>の間の</w:t>
        </w:r>
        <w:r w:rsidR="00355F05" w:rsidRPr="00441669">
          <w:rPr>
            <w:rFonts w:cstheme="minorHAnsi"/>
            <w:sz w:val="24"/>
            <w:szCs w:val="28"/>
          </w:rPr>
          <w:t>9</w:t>
        </w:r>
        <w:r w:rsidR="00355F05" w:rsidRPr="00441669">
          <w:rPr>
            <w:rFonts w:cstheme="minorHAnsi"/>
            <w:sz w:val="24"/>
            <w:szCs w:val="28"/>
          </w:rPr>
          <w:t>種類の角度を有する</w:t>
        </w:r>
        <w:r w:rsidR="00346069" w:rsidRPr="00441669">
          <w:rPr>
            <w:rFonts w:cstheme="minorHAnsi"/>
            <w:sz w:val="24"/>
            <w:szCs w:val="28"/>
          </w:rPr>
          <w:t>ように</w:t>
        </w:r>
        <w:r w:rsidR="00614888" w:rsidRPr="00441669">
          <w:rPr>
            <w:rFonts w:cstheme="minorHAnsi" w:hint="eastAsia"/>
            <w:sz w:val="24"/>
            <w:szCs w:val="28"/>
          </w:rPr>
          <w:t>試験片を</w:t>
        </w:r>
        <w:r w:rsidR="0013194E" w:rsidRPr="00441669">
          <w:rPr>
            <w:rFonts w:cstheme="minorHAnsi" w:hint="eastAsia"/>
            <w:sz w:val="24"/>
            <w:szCs w:val="28"/>
          </w:rPr>
          <w:t>切り出した（</w:t>
        </w:r>
        <w:r w:rsidR="0013194E" w:rsidRPr="00441669">
          <w:rPr>
            <w:rFonts w:cstheme="minorHAnsi" w:hint="eastAsia"/>
            <w:sz w:val="24"/>
            <w:szCs w:val="28"/>
          </w:rPr>
          <w:t>Fig. 1 (</w:t>
        </w:r>
        <w:r w:rsidR="00F53D7D" w:rsidRPr="00441669">
          <w:rPr>
            <w:rFonts w:cstheme="minorHAnsi"/>
            <w:sz w:val="24"/>
            <w:szCs w:val="28"/>
          </w:rPr>
          <w:t>b</w:t>
        </w:r>
        <w:r w:rsidR="0013194E" w:rsidRPr="00441669">
          <w:rPr>
            <w:rFonts w:cstheme="minorHAnsi" w:hint="eastAsia"/>
            <w:sz w:val="24"/>
            <w:szCs w:val="28"/>
          </w:rPr>
          <w:t xml:space="preserve">): </w:t>
        </w:r>
        <w:r w:rsidR="0013194E" w:rsidRPr="00441669">
          <w:rPr>
            <w:rFonts w:cstheme="minorHAnsi" w:hint="eastAsia"/>
            <w:sz w:val="24"/>
            <w:szCs w:val="28"/>
          </w:rPr>
          <w:t>以降</w:t>
        </w:r>
        <w:r w:rsidR="00614888" w:rsidRPr="00441669">
          <w:rPr>
            <w:rFonts w:cstheme="minorHAnsi" w:hint="eastAsia"/>
            <w:sz w:val="24"/>
            <w:szCs w:val="28"/>
          </w:rPr>
          <w:t>それぞれの試験片を，</w:t>
        </w:r>
        <w:r w:rsidR="0013194E" w:rsidRPr="00441669">
          <w:rPr>
            <w:rFonts w:cstheme="minorHAnsi" w:hint="eastAsia"/>
            <w:sz w:val="24"/>
            <w:szCs w:val="28"/>
          </w:rPr>
          <w:t xml:space="preserve">90 </w:t>
        </w:r>
        <w:r w:rsidR="0013194E" w:rsidRPr="00441669">
          <w:rPr>
            <w:rFonts w:asciiTheme="majorHAnsi" w:hAnsiTheme="majorHAnsi" w:cstheme="majorHAnsi"/>
            <w:sz w:val="24"/>
            <w:szCs w:val="28"/>
          </w:rPr>
          <w:t>°</w:t>
        </w:r>
        <w:r w:rsidR="0013194E" w:rsidRPr="00441669">
          <w:rPr>
            <w:rFonts w:cstheme="minorHAnsi" w:hint="eastAsia"/>
            <w:sz w:val="24"/>
            <w:szCs w:val="28"/>
          </w:rPr>
          <w:t>材のように</w:t>
        </w:r>
        <w:r w:rsidR="0013194E" w:rsidRPr="00441669">
          <w:rPr>
            <w:rFonts w:cstheme="minorHAnsi" w:hint="eastAsia"/>
            <w:i/>
            <w:iCs/>
            <w:sz w:val="24"/>
            <w:szCs w:val="28"/>
          </w:rPr>
          <w:t>c</w:t>
        </w:r>
        <w:r w:rsidR="0013194E" w:rsidRPr="00441669">
          <w:rPr>
            <w:rFonts w:cstheme="minorHAnsi" w:hint="eastAsia"/>
            <w:sz w:val="24"/>
            <w:szCs w:val="28"/>
          </w:rPr>
          <w:t>軸と荷重軸の間の角度で表記する．）．</w:t>
        </w:r>
        <w:r w:rsidR="00547FBD" w:rsidRPr="00441669">
          <w:rPr>
            <w:rFonts w:cstheme="minorHAnsi"/>
            <w:sz w:val="24"/>
            <w:szCs w:val="28"/>
          </w:rPr>
          <w:t>その後</w:t>
        </w:r>
        <w:r w:rsidR="00770BF7" w:rsidRPr="00441669">
          <w:rPr>
            <w:rFonts w:cstheme="minorHAnsi"/>
            <w:sz w:val="24"/>
            <w:szCs w:val="28"/>
          </w:rPr>
          <w:t>，</w:t>
        </w:r>
        <w:r w:rsidRPr="00441669">
          <w:rPr>
            <w:rFonts w:cstheme="minorHAnsi"/>
            <w:sz w:val="24"/>
            <w:szCs w:val="28"/>
          </w:rPr>
          <w:t>ビッカース硬さ試験を実施する面をエメリー紙およびダイヤモンドペースト</w:t>
        </w:r>
        <w:r w:rsidR="006855DF" w:rsidRPr="00441669">
          <w:rPr>
            <w:rFonts w:cstheme="minorHAnsi" w:hint="eastAsia"/>
            <w:sz w:val="24"/>
            <w:szCs w:val="28"/>
          </w:rPr>
          <w:t>（</w:t>
        </w:r>
        <w:r w:rsidR="006855DF" w:rsidRPr="00441669">
          <w:rPr>
            <w:rFonts w:cstheme="minorHAnsi" w:hint="eastAsia"/>
            <w:sz w:val="24"/>
            <w:szCs w:val="28"/>
          </w:rPr>
          <w:t>0</w:t>
        </w:r>
        <w:r w:rsidR="006855DF" w:rsidRPr="00441669">
          <w:rPr>
            <w:rFonts w:cstheme="minorHAnsi"/>
            <w:sz w:val="24"/>
            <w:szCs w:val="28"/>
          </w:rPr>
          <w:t>.25</w:t>
        </w:r>
        <w:r w:rsidR="006855DF" w:rsidRPr="00441669">
          <w:rPr>
            <w:rFonts w:cstheme="minorHAnsi" w:hint="eastAsia"/>
            <w:sz w:val="24"/>
            <w:szCs w:val="28"/>
          </w:rPr>
          <w:t xml:space="preserve"> </w:t>
        </w:r>
        <w:r w:rsidR="006855DF" w:rsidRPr="00441669">
          <w:rPr>
            <w:rFonts w:asciiTheme="majorHAnsi" w:hAnsiTheme="majorHAnsi" w:cstheme="majorHAnsi"/>
            <w:sz w:val="24"/>
            <w:szCs w:val="28"/>
          </w:rPr>
          <w:t>μ</w:t>
        </w:r>
        <w:r w:rsidR="006855DF" w:rsidRPr="00441669">
          <w:rPr>
            <w:rFonts w:cstheme="minorHAnsi"/>
            <w:sz w:val="24"/>
            <w:szCs w:val="28"/>
          </w:rPr>
          <w:t>m</w:t>
        </w:r>
        <w:r w:rsidR="006855DF" w:rsidRPr="00441669">
          <w:rPr>
            <w:rFonts w:cstheme="minorHAnsi" w:hint="eastAsia"/>
            <w:sz w:val="24"/>
            <w:szCs w:val="28"/>
          </w:rPr>
          <w:t>）</w:t>
        </w:r>
        <w:r w:rsidRPr="00441669">
          <w:rPr>
            <w:rFonts w:cstheme="minorHAnsi"/>
            <w:sz w:val="24"/>
            <w:szCs w:val="28"/>
          </w:rPr>
          <w:t>で機械研磨</w:t>
        </w:r>
        <w:r w:rsidR="00346069" w:rsidRPr="00441669">
          <w:rPr>
            <w:rFonts w:cstheme="minorHAnsi"/>
            <w:sz w:val="24"/>
            <w:szCs w:val="28"/>
          </w:rPr>
          <w:t>を行い</w:t>
        </w:r>
        <w:r w:rsidR="00770BF7" w:rsidRPr="00441669">
          <w:rPr>
            <w:rFonts w:cstheme="minorHAnsi"/>
            <w:sz w:val="24"/>
            <w:szCs w:val="28"/>
          </w:rPr>
          <w:t>，</w:t>
        </w:r>
        <w:r w:rsidR="00346069" w:rsidRPr="00441669">
          <w:rPr>
            <w:rFonts w:cstheme="minorHAnsi"/>
            <w:sz w:val="24"/>
            <w:szCs w:val="28"/>
          </w:rPr>
          <w:t>試験片を作製した</w:t>
        </w:r>
        <w:r w:rsidR="00770BF7" w:rsidRPr="00441669">
          <w:rPr>
            <w:rFonts w:cstheme="minorHAnsi"/>
            <w:sz w:val="24"/>
            <w:szCs w:val="28"/>
          </w:rPr>
          <w:t>．</w:t>
        </w:r>
        <w:r w:rsidRPr="00441669">
          <w:rPr>
            <w:rFonts w:cstheme="minorHAnsi"/>
            <w:sz w:val="24"/>
            <w:szCs w:val="28"/>
          </w:rPr>
          <w:t>ビッカース硬さ試験は</w:t>
        </w:r>
        <w:r w:rsidR="00770BF7" w:rsidRPr="00441669">
          <w:rPr>
            <w:rFonts w:cstheme="minorHAnsi"/>
            <w:sz w:val="24"/>
            <w:szCs w:val="28"/>
          </w:rPr>
          <w:t>，</w:t>
        </w:r>
        <w:r w:rsidRPr="00441669">
          <w:rPr>
            <w:rFonts w:cstheme="minorHAnsi"/>
            <w:sz w:val="24"/>
            <w:szCs w:val="28"/>
          </w:rPr>
          <w:t>保持時間</w:t>
        </w:r>
        <w:r w:rsidRPr="00441669">
          <w:rPr>
            <w:rFonts w:cstheme="minorHAnsi"/>
            <w:sz w:val="24"/>
            <w:szCs w:val="28"/>
          </w:rPr>
          <w:t>15 s</w:t>
        </w:r>
        <w:r w:rsidR="00770BF7" w:rsidRPr="00441669">
          <w:rPr>
            <w:rFonts w:cstheme="minorHAnsi"/>
            <w:sz w:val="24"/>
            <w:szCs w:val="28"/>
          </w:rPr>
          <w:t>，</w:t>
        </w:r>
        <w:r w:rsidRPr="00441669">
          <w:rPr>
            <w:rFonts w:cstheme="minorHAnsi"/>
            <w:sz w:val="24"/>
            <w:szCs w:val="28"/>
          </w:rPr>
          <w:t>荷重</w:t>
        </w:r>
        <w:r w:rsidRPr="00441669">
          <w:rPr>
            <w:rFonts w:cstheme="minorHAnsi"/>
            <w:sz w:val="24"/>
            <w:szCs w:val="28"/>
          </w:rPr>
          <w:t>3 kgf</w:t>
        </w:r>
        <w:r w:rsidR="0068544E" w:rsidRPr="00441669">
          <w:rPr>
            <w:rFonts w:cstheme="minorHAnsi" w:hint="eastAsia"/>
            <w:sz w:val="24"/>
            <w:szCs w:val="28"/>
          </w:rPr>
          <w:t>の条件で</w:t>
        </w:r>
        <w:r w:rsidRPr="00441669">
          <w:rPr>
            <w:rFonts w:cstheme="minorHAnsi"/>
            <w:sz w:val="24"/>
            <w:szCs w:val="28"/>
          </w:rPr>
          <w:t>各</w:t>
        </w:r>
        <w:r w:rsidR="007F44B3" w:rsidRPr="00441669">
          <w:rPr>
            <w:rFonts w:cstheme="minorHAnsi"/>
            <w:sz w:val="24"/>
            <w:szCs w:val="28"/>
          </w:rPr>
          <w:t>7</w:t>
        </w:r>
        <w:r w:rsidRPr="00441669">
          <w:rPr>
            <w:rFonts w:cstheme="minorHAnsi"/>
            <w:sz w:val="24"/>
            <w:szCs w:val="28"/>
          </w:rPr>
          <w:t>点</w:t>
        </w:r>
        <w:r w:rsidR="0068544E" w:rsidRPr="00441669">
          <w:rPr>
            <w:rFonts w:cstheme="minorHAnsi" w:hint="eastAsia"/>
            <w:sz w:val="24"/>
            <w:szCs w:val="28"/>
          </w:rPr>
          <w:t>の測定を</w:t>
        </w:r>
        <w:r w:rsidRPr="00441669">
          <w:rPr>
            <w:rFonts w:cstheme="minorHAnsi"/>
            <w:sz w:val="24"/>
            <w:szCs w:val="28"/>
          </w:rPr>
          <w:t>実施し</w:t>
        </w:r>
        <w:r w:rsidR="00182185" w:rsidRPr="00441669">
          <w:rPr>
            <w:rFonts w:cstheme="minorHAnsi" w:hint="eastAsia"/>
            <w:sz w:val="24"/>
            <w:szCs w:val="28"/>
          </w:rPr>
          <w:t>，その中</w:t>
        </w:r>
        <w:r w:rsidR="00500B1B" w:rsidRPr="00441669">
          <w:rPr>
            <w:rFonts w:cstheme="minorHAnsi" w:hint="eastAsia"/>
            <w:sz w:val="24"/>
            <w:szCs w:val="28"/>
          </w:rPr>
          <w:t>で</w:t>
        </w:r>
        <w:r w:rsidR="00182185" w:rsidRPr="00441669">
          <w:rPr>
            <w:rFonts w:cstheme="minorHAnsi" w:hint="eastAsia"/>
            <w:sz w:val="24"/>
            <w:szCs w:val="28"/>
          </w:rPr>
          <w:t>最大と最小</w:t>
        </w:r>
        <w:r w:rsidR="000224BA" w:rsidRPr="00441669">
          <w:rPr>
            <w:rFonts w:cstheme="minorHAnsi" w:hint="eastAsia"/>
            <w:sz w:val="24"/>
            <w:szCs w:val="28"/>
          </w:rPr>
          <w:t>を除いた</w:t>
        </w:r>
        <w:r w:rsidR="000224BA" w:rsidRPr="00441669">
          <w:rPr>
            <w:rFonts w:cstheme="minorHAnsi" w:hint="eastAsia"/>
            <w:sz w:val="24"/>
            <w:szCs w:val="28"/>
          </w:rPr>
          <w:t>5</w:t>
        </w:r>
        <w:r w:rsidR="000224BA" w:rsidRPr="00441669">
          <w:rPr>
            <w:rFonts w:cstheme="minorHAnsi" w:hint="eastAsia"/>
            <w:sz w:val="24"/>
            <w:szCs w:val="28"/>
          </w:rPr>
          <w:t>点で評価した</w:t>
        </w:r>
        <w:r w:rsidR="00770BF7" w:rsidRPr="00441669">
          <w:rPr>
            <w:rFonts w:cstheme="minorHAnsi"/>
            <w:sz w:val="24"/>
            <w:szCs w:val="28"/>
          </w:rPr>
          <w:t>．</w:t>
        </w:r>
      </w:ins>
    </w:p>
    <w:p w14:paraId="013394D2" w14:textId="77777777" w:rsidR="006853C5" w:rsidRPr="00441669" w:rsidRDefault="006853C5" w:rsidP="00100314">
      <w:pPr>
        <w:ind w:firstLineChars="59" w:firstLine="142"/>
        <w:rPr>
          <w:ins w:id="129" w:author="MORITA Koji" w:date="2026-09-25T20:06:00Z" w16du:dateUtc="2026-09-26T00:06:00Z"/>
          <w:rFonts w:cstheme="minorHAnsi"/>
          <w:sz w:val="24"/>
          <w:szCs w:val="28"/>
        </w:rPr>
      </w:pPr>
    </w:p>
    <w:p w14:paraId="703019A5" w14:textId="38CEB9D3" w:rsidR="004A3607" w:rsidRPr="00441669" w:rsidRDefault="004A3607" w:rsidP="00100314">
      <w:pPr>
        <w:rPr>
          <w:ins w:id="130" w:author="MORITA Koji" w:date="2026-09-25T20:06:00Z" w16du:dateUtc="2026-09-26T00:06:00Z"/>
          <w:rFonts w:cstheme="minorHAnsi"/>
          <w:sz w:val="24"/>
          <w:szCs w:val="28"/>
        </w:rPr>
      </w:pPr>
      <w:ins w:id="131" w:author="MORITA Koji" w:date="2026-09-25T20:06:00Z" w16du:dateUtc="2026-09-26T00:06:00Z">
        <w:r w:rsidRPr="00441669">
          <w:rPr>
            <w:rFonts w:cstheme="minorHAnsi"/>
            <w:sz w:val="24"/>
            <w:szCs w:val="28"/>
          </w:rPr>
          <w:t xml:space="preserve">2.3 </w:t>
        </w:r>
        <w:r w:rsidRPr="00441669">
          <w:rPr>
            <w:rFonts w:cstheme="minorHAnsi"/>
            <w:sz w:val="24"/>
            <w:szCs w:val="28"/>
          </w:rPr>
          <w:t>組織観察</w:t>
        </w:r>
      </w:ins>
    </w:p>
    <w:p w14:paraId="05D06D7C" w14:textId="12BC2847" w:rsidR="00391271" w:rsidRPr="00441669" w:rsidRDefault="00C55600" w:rsidP="00100314">
      <w:pPr>
        <w:ind w:firstLineChars="59" w:firstLine="142"/>
        <w:rPr>
          <w:ins w:id="132" w:author="MORITA Koji" w:date="2026-09-25T20:06:00Z" w16du:dateUtc="2026-09-26T00:06:00Z"/>
          <w:rFonts w:cstheme="minorHAnsi"/>
          <w:sz w:val="24"/>
          <w:szCs w:val="28"/>
        </w:rPr>
      </w:pPr>
      <w:ins w:id="133" w:author="MORITA Koji" w:date="2026-09-25T20:06:00Z" w16du:dateUtc="2026-09-26T00:06:00Z">
        <w:r w:rsidRPr="00441669">
          <w:rPr>
            <w:rFonts w:cstheme="minorHAnsi"/>
            <w:sz w:val="24"/>
            <w:szCs w:val="28"/>
          </w:rPr>
          <w:t>圧痕とその周辺</w:t>
        </w:r>
        <w:r w:rsidR="007E378F" w:rsidRPr="00441669">
          <w:rPr>
            <w:rFonts w:cstheme="minorHAnsi" w:hint="eastAsia"/>
            <w:sz w:val="24"/>
            <w:szCs w:val="28"/>
          </w:rPr>
          <w:t>の組織</w:t>
        </w:r>
        <w:r w:rsidR="00F23C9F" w:rsidRPr="00441669">
          <w:rPr>
            <w:rFonts w:cstheme="minorHAnsi"/>
            <w:sz w:val="24"/>
            <w:szCs w:val="28"/>
          </w:rPr>
          <w:t>は</w:t>
        </w:r>
        <w:r w:rsidR="00770BF7" w:rsidRPr="00441669">
          <w:rPr>
            <w:rFonts w:cstheme="minorHAnsi"/>
            <w:sz w:val="24"/>
            <w:szCs w:val="28"/>
          </w:rPr>
          <w:t>，</w:t>
        </w:r>
        <w:r w:rsidRPr="00441669">
          <w:rPr>
            <w:rFonts w:cstheme="minorHAnsi"/>
            <w:sz w:val="24"/>
            <w:szCs w:val="28"/>
          </w:rPr>
          <w:t>光学顕微鏡</w:t>
        </w:r>
        <w:r w:rsidR="006C3370" w:rsidRPr="00441669">
          <w:rPr>
            <w:rFonts w:cstheme="minorHAnsi" w:hint="eastAsia"/>
            <w:sz w:val="24"/>
            <w:szCs w:val="28"/>
          </w:rPr>
          <w:t>（</w:t>
        </w:r>
        <w:r w:rsidR="006C3370" w:rsidRPr="00441669">
          <w:rPr>
            <w:rFonts w:cstheme="minorHAnsi"/>
            <w:sz w:val="24"/>
            <w:szCs w:val="28"/>
          </w:rPr>
          <w:t>Optical Microscop</w:t>
        </w:r>
        <w:r w:rsidR="001D05C9" w:rsidRPr="00441669">
          <w:rPr>
            <w:rFonts w:cstheme="minorHAnsi"/>
            <w:sz w:val="24"/>
            <w:szCs w:val="28"/>
          </w:rPr>
          <w:t>e</w:t>
        </w:r>
        <w:r w:rsidR="006C3370" w:rsidRPr="00441669">
          <w:rPr>
            <w:rFonts w:cstheme="minorHAnsi"/>
            <w:sz w:val="24"/>
            <w:szCs w:val="28"/>
          </w:rPr>
          <w:t>: OM, RH-200, HIROX</w:t>
        </w:r>
        <w:r w:rsidR="006E100C" w:rsidRPr="00441669">
          <w:rPr>
            <w:rFonts w:cstheme="minorHAnsi" w:hint="eastAsia"/>
            <w:sz w:val="24"/>
            <w:szCs w:val="28"/>
          </w:rPr>
          <w:t>）と</w:t>
        </w:r>
        <w:r w:rsidR="006C3370" w:rsidRPr="00441669">
          <w:rPr>
            <w:rFonts w:cstheme="minorHAnsi" w:hint="eastAsia"/>
            <w:sz w:val="24"/>
            <w:szCs w:val="28"/>
          </w:rPr>
          <w:t>電界放出形</w:t>
        </w:r>
        <w:r w:rsidRPr="00441669">
          <w:rPr>
            <w:rFonts w:cstheme="minorHAnsi"/>
            <w:sz w:val="24"/>
            <w:szCs w:val="28"/>
          </w:rPr>
          <w:t>走査</w:t>
        </w:r>
        <w:r w:rsidR="006C3370" w:rsidRPr="00441669">
          <w:rPr>
            <w:rFonts w:cstheme="minorHAnsi" w:hint="eastAsia"/>
            <w:sz w:val="24"/>
            <w:szCs w:val="28"/>
          </w:rPr>
          <w:t>電子</w:t>
        </w:r>
        <w:r w:rsidRPr="00441669">
          <w:rPr>
            <w:rFonts w:cstheme="minorHAnsi"/>
            <w:sz w:val="24"/>
            <w:szCs w:val="28"/>
          </w:rPr>
          <w:t>顕微鏡</w:t>
        </w:r>
        <w:r w:rsidR="006C3370" w:rsidRPr="00441669">
          <w:rPr>
            <w:rFonts w:cstheme="minorHAnsi" w:hint="eastAsia"/>
            <w:sz w:val="24"/>
            <w:szCs w:val="28"/>
          </w:rPr>
          <w:t>（</w:t>
        </w:r>
        <w:r w:rsidR="006C3370" w:rsidRPr="00441669">
          <w:rPr>
            <w:rFonts w:cstheme="minorHAnsi" w:hint="eastAsia"/>
            <w:sz w:val="24"/>
            <w:szCs w:val="28"/>
          </w:rPr>
          <w:t>F</w:t>
        </w:r>
        <w:r w:rsidR="006C3370" w:rsidRPr="00441669">
          <w:rPr>
            <w:rFonts w:cstheme="minorHAnsi"/>
            <w:sz w:val="24"/>
            <w:szCs w:val="28"/>
          </w:rPr>
          <w:t xml:space="preserve">ield Emission </w:t>
        </w:r>
        <w:r w:rsidRPr="00441669">
          <w:rPr>
            <w:rFonts w:cstheme="minorHAnsi"/>
            <w:sz w:val="24"/>
            <w:szCs w:val="28"/>
          </w:rPr>
          <w:t>Scanning Electron Microscope:</w:t>
        </w:r>
        <w:r w:rsidR="006E100C" w:rsidRPr="00441669">
          <w:rPr>
            <w:rFonts w:cstheme="minorHAnsi"/>
            <w:sz w:val="24"/>
            <w:szCs w:val="28"/>
          </w:rPr>
          <w:t xml:space="preserve"> FE-</w:t>
        </w:r>
        <w:r w:rsidRPr="00441669">
          <w:rPr>
            <w:rFonts w:cstheme="minorHAnsi"/>
            <w:sz w:val="24"/>
            <w:szCs w:val="28"/>
          </w:rPr>
          <w:t>SEM</w:t>
        </w:r>
        <w:r w:rsidR="001765E5" w:rsidRPr="00441669">
          <w:rPr>
            <w:rFonts w:cstheme="minorHAnsi"/>
            <w:sz w:val="24"/>
            <w:szCs w:val="28"/>
          </w:rPr>
          <w:t xml:space="preserve">, </w:t>
        </w:r>
        <w:r w:rsidRPr="00441669">
          <w:rPr>
            <w:rFonts w:cstheme="minorHAnsi"/>
            <w:sz w:val="24"/>
            <w:szCs w:val="28"/>
          </w:rPr>
          <w:t>JSM-6500</w:t>
        </w:r>
        <w:r w:rsidR="0056229D" w:rsidRPr="00441669">
          <w:rPr>
            <w:rFonts w:cstheme="minorHAnsi"/>
            <w:sz w:val="24"/>
            <w:szCs w:val="28"/>
          </w:rPr>
          <w:t>F</w:t>
        </w:r>
        <w:r w:rsidRPr="00441669">
          <w:rPr>
            <w:rFonts w:cstheme="minorHAnsi"/>
            <w:sz w:val="24"/>
            <w:szCs w:val="28"/>
          </w:rPr>
          <w:t>, JEOL</w:t>
        </w:r>
        <w:r w:rsidR="0056229D" w:rsidRPr="00441669">
          <w:rPr>
            <w:rFonts w:cstheme="minorHAnsi" w:hint="eastAsia"/>
            <w:sz w:val="24"/>
            <w:szCs w:val="28"/>
          </w:rPr>
          <w:t>）</w:t>
        </w:r>
        <w:r w:rsidR="00F23C9F" w:rsidRPr="00441669">
          <w:rPr>
            <w:rFonts w:cstheme="minorHAnsi"/>
            <w:sz w:val="24"/>
            <w:szCs w:val="28"/>
          </w:rPr>
          <w:t>を用いて</w:t>
        </w:r>
        <w:r w:rsidR="005E1AA5" w:rsidRPr="00441669">
          <w:rPr>
            <w:rFonts w:cstheme="minorHAnsi"/>
            <w:sz w:val="24"/>
            <w:szCs w:val="28"/>
          </w:rPr>
          <w:t>観察を行った</w:t>
        </w:r>
        <w:r w:rsidR="00770BF7" w:rsidRPr="00441669">
          <w:rPr>
            <w:rFonts w:cstheme="minorHAnsi"/>
            <w:sz w:val="24"/>
            <w:szCs w:val="28"/>
          </w:rPr>
          <w:t>．</w:t>
        </w:r>
        <w:r w:rsidR="005E1AA5" w:rsidRPr="00441669">
          <w:rPr>
            <w:rFonts w:cstheme="minorHAnsi"/>
            <w:sz w:val="24"/>
            <w:szCs w:val="28"/>
          </w:rPr>
          <w:t>さらに</w:t>
        </w:r>
        <w:r w:rsidR="002A10B6" w:rsidRPr="00441669">
          <w:rPr>
            <w:rFonts w:cstheme="minorHAnsi" w:hint="eastAsia"/>
            <w:sz w:val="24"/>
            <w:szCs w:val="28"/>
          </w:rPr>
          <w:t>F</w:t>
        </w:r>
        <w:r w:rsidR="002A10B6" w:rsidRPr="00441669">
          <w:rPr>
            <w:rFonts w:cstheme="minorHAnsi"/>
            <w:sz w:val="24"/>
            <w:szCs w:val="28"/>
          </w:rPr>
          <w:t>E-</w:t>
        </w:r>
        <w:r w:rsidR="009F7911" w:rsidRPr="00441669">
          <w:rPr>
            <w:rFonts w:cstheme="minorHAnsi"/>
            <w:sz w:val="24"/>
            <w:szCs w:val="28"/>
          </w:rPr>
          <w:t>SEM</w:t>
        </w:r>
        <w:r w:rsidR="009F7911" w:rsidRPr="00441669">
          <w:rPr>
            <w:rFonts w:cstheme="minorHAnsi"/>
            <w:sz w:val="24"/>
            <w:szCs w:val="28"/>
          </w:rPr>
          <w:t>内で試料を傾斜させ</w:t>
        </w:r>
        <w:r w:rsidR="00770BF7" w:rsidRPr="00441669">
          <w:rPr>
            <w:rFonts w:cstheme="minorHAnsi"/>
            <w:sz w:val="24"/>
            <w:szCs w:val="28"/>
          </w:rPr>
          <w:t>，</w:t>
        </w:r>
        <w:r w:rsidR="005E1AA5" w:rsidRPr="00441669">
          <w:rPr>
            <w:rFonts w:cstheme="minorHAnsi"/>
            <w:sz w:val="24"/>
            <w:szCs w:val="28"/>
          </w:rPr>
          <w:t>圧痕近傍の盛り上がりや</w:t>
        </w:r>
        <w:r w:rsidR="00FD1184" w:rsidRPr="00441669">
          <w:rPr>
            <w:rFonts w:cstheme="minorHAnsi"/>
            <w:sz w:val="24"/>
            <w:szCs w:val="28"/>
          </w:rPr>
          <w:t>キンク変形</w:t>
        </w:r>
        <w:r w:rsidR="00946422" w:rsidRPr="00441669">
          <w:rPr>
            <w:rFonts w:cstheme="minorHAnsi" w:hint="eastAsia"/>
            <w:sz w:val="24"/>
            <w:szCs w:val="28"/>
          </w:rPr>
          <w:t>組織</w:t>
        </w:r>
        <w:r w:rsidR="00FD1184" w:rsidRPr="00441669">
          <w:rPr>
            <w:rFonts w:cstheme="minorHAnsi"/>
            <w:sz w:val="24"/>
            <w:szCs w:val="28"/>
          </w:rPr>
          <w:t>の</w:t>
        </w:r>
        <w:r w:rsidR="00946422" w:rsidRPr="00441669">
          <w:rPr>
            <w:rFonts w:cstheme="minorHAnsi" w:hint="eastAsia"/>
            <w:sz w:val="24"/>
            <w:szCs w:val="28"/>
          </w:rPr>
          <w:t>詳細な観察</w:t>
        </w:r>
        <w:r w:rsidR="009F7911" w:rsidRPr="00441669">
          <w:rPr>
            <w:rFonts w:cstheme="minorHAnsi"/>
            <w:sz w:val="24"/>
            <w:szCs w:val="28"/>
          </w:rPr>
          <w:t>を実施した</w:t>
        </w:r>
        <w:r w:rsidR="00770BF7" w:rsidRPr="00441669">
          <w:rPr>
            <w:rFonts w:cstheme="minorHAnsi"/>
            <w:sz w:val="24"/>
            <w:szCs w:val="28"/>
          </w:rPr>
          <w:t>．</w:t>
        </w:r>
        <w:r w:rsidR="00946422" w:rsidRPr="00441669">
          <w:rPr>
            <w:rFonts w:cstheme="minorHAnsi" w:hint="eastAsia"/>
            <w:sz w:val="24"/>
            <w:szCs w:val="28"/>
          </w:rPr>
          <w:t>また</w:t>
        </w:r>
        <w:r w:rsidR="00770BF7" w:rsidRPr="00441669">
          <w:rPr>
            <w:rFonts w:cstheme="minorHAnsi"/>
            <w:sz w:val="24"/>
            <w:szCs w:val="28"/>
          </w:rPr>
          <w:t>，</w:t>
        </w:r>
        <w:r w:rsidR="0026758F" w:rsidRPr="00441669">
          <w:rPr>
            <w:rFonts w:cstheme="minorHAnsi"/>
            <w:sz w:val="24"/>
            <w:szCs w:val="28"/>
          </w:rPr>
          <w:t>圧痕直下</w:t>
        </w:r>
        <w:r w:rsidR="00C0656F" w:rsidRPr="00441669">
          <w:rPr>
            <w:rFonts w:cstheme="minorHAnsi"/>
            <w:sz w:val="24"/>
            <w:szCs w:val="28"/>
          </w:rPr>
          <w:t>における変形状態の評価を行うために</w:t>
        </w:r>
        <w:r w:rsidR="00770BF7" w:rsidRPr="00441669">
          <w:rPr>
            <w:rFonts w:cstheme="minorHAnsi"/>
            <w:sz w:val="24"/>
            <w:szCs w:val="28"/>
          </w:rPr>
          <w:t>，</w:t>
        </w:r>
        <w:r w:rsidR="004B0E01" w:rsidRPr="00441669">
          <w:rPr>
            <w:rFonts w:cstheme="minorHAnsi"/>
            <w:sz w:val="24"/>
            <w:szCs w:val="28"/>
          </w:rPr>
          <w:t>切断</w:t>
        </w:r>
        <w:r w:rsidR="002A2A8E" w:rsidRPr="00441669">
          <w:rPr>
            <w:rFonts w:cstheme="minorHAnsi" w:hint="eastAsia"/>
            <w:sz w:val="24"/>
            <w:szCs w:val="28"/>
          </w:rPr>
          <w:t>などに</w:t>
        </w:r>
        <w:r w:rsidR="004B0E01" w:rsidRPr="00441669">
          <w:rPr>
            <w:rFonts w:cstheme="minorHAnsi"/>
            <w:sz w:val="24"/>
            <w:szCs w:val="28"/>
          </w:rPr>
          <w:t>よる</w:t>
        </w:r>
        <w:r w:rsidR="00A223C0" w:rsidRPr="00441669">
          <w:rPr>
            <w:rFonts w:cstheme="minorHAnsi" w:hint="eastAsia"/>
            <w:sz w:val="24"/>
            <w:szCs w:val="28"/>
          </w:rPr>
          <w:t>加工の</w:t>
        </w:r>
        <w:r w:rsidR="004B0E01" w:rsidRPr="00441669">
          <w:rPr>
            <w:rFonts w:cstheme="minorHAnsi"/>
            <w:sz w:val="24"/>
            <w:szCs w:val="28"/>
          </w:rPr>
          <w:t>影響がないよう</w:t>
        </w:r>
        <w:r w:rsidR="001D3922" w:rsidRPr="00441669">
          <w:rPr>
            <w:rFonts w:cstheme="minorHAnsi" w:hint="eastAsia"/>
            <w:sz w:val="24"/>
            <w:szCs w:val="28"/>
          </w:rPr>
          <w:t>な</w:t>
        </w:r>
        <w:r w:rsidR="0000206E" w:rsidRPr="00441669">
          <w:rPr>
            <w:rFonts w:cstheme="minorHAnsi" w:hint="eastAsia"/>
            <w:sz w:val="24"/>
            <w:szCs w:val="28"/>
          </w:rPr>
          <w:t>加工面</w:t>
        </w:r>
        <w:r w:rsidR="001D3922" w:rsidRPr="00441669">
          <w:rPr>
            <w:rFonts w:cstheme="minorHAnsi" w:hint="eastAsia"/>
            <w:sz w:val="24"/>
            <w:szCs w:val="28"/>
          </w:rPr>
          <w:t>から</w:t>
        </w:r>
        <w:r w:rsidR="0000206E" w:rsidRPr="00441669">
          <w:rPr>
            <w:rFonts w:cstheme="minorHAnsi" w:hint="eastAsia"/>
            <w:sz w:val="24"/>
            <w:szCs w:val="28"/>
          </w:rPr>
          <w:t>十分に</w:t>
        </w:r>
        <w:r w:rsidR="005A1FB1" w:rsidRPr="00441669">
          <w:rPr>
            <w:rFonts w:cstheme="minorHAnsi" w:hint="eastAsia"/>
            <w:sz w:val="24"/>
            <w:szCs w:val="28"/>
          </w:rPr>
          <w:t>離れた</w:t>
        </w:r>
        <w:r w:rsidR="004B0E01" w:rsidRPr="00441669">
          <w:rPr>
            <w:rFonts w:cstheme="minorHAnsi"/>
            <w:sz w:val="24"/>
            <w:szCs w:val="28"/>
          </w:rPr>
          <w:t>位置から研磨</w:t>
        </w:r>
        <w:r w:rsidR="001D3922" w:rsidRPr="00441669">
          <w:rPr>
            <w:rFonts w:cstheme="minorHAnsi" w:hint="eastAsia"/>
            <w:sz w:val="24"/>
            <w:szCs w:val="28"/>
          </w:rPr>
          <w:t>を行うことで</w:t>
        </w:r>
        <w:r w:rsidR="004B0E01" w:rsidRPr="00441669">
          <w:rPr>
            <w:rFonts w:cstheme="minorHAnsi"/>
            <w:sz w:val="24"/>
            <w:szCs w:val="28"/>
          </w:rPr>
          <w:t>圧痕断面を露出し</w:t>
        </w:r>
        <w:r w:rsidR="00770BF7" w:rsidRPr="00441669">
          <w:rPr>
            <w:rFonts w:cstheme="minorHAnsi"/>
            <w:sz w:val="24"/>
            <w:szCs w:val="28"/>
          </w:rPr>
          <w:t>，</w:t>
        </w:r>
        <w:r w:rsidR="00017E19" w:rsidRPr="00441669">
          <w:rPr>
            <w:rFonts w:cstheme="minorHAnsi" w:hint="eastAsia"/>
            <w:sz w:val="24"/>
            <w:szCs w:val="28"/>
          </w:rPr>
          <w:t>FE-</w:t>
        </w:r>
        <w:r w:rsidR="00594386" w:rsidRPr="00441669">
          <w:rPr>
            <w:rFonts w:cstheme="minorHAnsi"/>
            <w:sz w:val="24"/>
            <w:szCs w:val="28"/>
          </w:rPr>
          <w:t>SEM</w:t>
        </w:r>
        <w:r w:rsidR="00594386" w:rsidRPr="00441669">
          <w:rPr>
            <w:rFonts w:cstheme="minorHAnsi"/>
            <w:sz w:val="24"/>
            <w:szCs w:val="28"/>
          </w:rPr>
          <w:t>による観察を行った</w:t>
        </w:r>
        <w:r w:rsidR="00770BF7" w:rsidRPr="00441669">
          <w:rPr>
            <w:rFonts w:cstheme="minorHAnsi"/>
            <w:sz w:val="24"/>
            <w:szCs w:val="28"/>
          </w:rPr>
          <w:t>．</w:t>
        </w:r>
        <w:r w:rsidR="00D66B76" w:rsidRPr="00441669">
          <w:rPr>
            <w:rFonts w:cstheme="minorHAnsi"/>
            <w:sz w:val="24"/>
            <w:szCs w:val="28"/>
          </w:rPr>
          <w:t>また</w:t>
        </w:r>
        <w:r w:rsidR="00017E19" w:rsidRPr="00441669">
          <w:rPr>
            <w:rFonts w:cstheme="minorHAnsi" w:hint="eastAsia"/>
            <w:sz w:val="24"/>
            <w:szCs w:val="28"/>
          </w:rPr>
          <w:t>FE-SEM</w:t>
        </w:r>
        <w:r w:rsidR="00017E19" w:rsidRPr="00441669">
          <w:rPr>
            <w:rFonts w:cstheme="minorHAnsi" w:hint="eastAsia"/>
            <w:sz w:val="24"/>
            <w:szCs w:val="28"/>
          </w:rPr>
          <w:t>に</w:t>
        </w:r>
        <w:r w:rsidR="006853C5" w:rsidRPr="00441669">
          <w:rPr>
            <w:rFonts w:cstheme="minorHAnsi" w:hint="eastAsia"/>
            <w:sz w:val="24"/>
            <w:szCs w:val="28"/>
          </w:rPr>
          <w:t>付属の</w:t>
        </w:r>
        <w:r w:rsidR="007F55EE" w:rsidRPr="00441669">
          <w:rPr>
            <w:rFonts w:cstheme="minorHAnsi" w:hint="eastAsia"/>
            <w:sz w:val="24"/>
            <w:szCs w:val="28"/>
          </w:rPr>
          <w:t>電子線後方散乱回析</w:t>
        </w:r>
        <w:r w:rsidRPr="00441669">
          <w:rPr>
            <w:rFonts w:cstheme="minorHAnsi"/>
            <w:sz w:val="24"/>
            <w:szCs w:val="28"/>
          </w:rPr>
          <w:t>（</w:t>
        </w:r>
        <w:r w:rsidRPr="00441669">
          <w:rPr>
            <w:rFonts w:cstheme="minorHAnsi"/>
            <w:sz w:val="24"/>
            <w:szCs w:val="28"/>
          </w:rPr>
          <w:t>Electron Back Scattered Diffraction: EBS</w:t>
        </w:r>
        <w:r w:rsidR="00787F93" w:rsidRPr="00441669">
          <w:rPr>
            <w:rFonts w:cstheme="minorHAnsi" w:hint="eastAsia"/>
            <w:sz w:val="24"/>
            <w:szCs w:val="28"/>
          </w:rPr>
          <w:t>D</w:t>
        </w:r>
        <w:r w:rsidR="001E1561" w:rsidRPr="00441669">
          <w:rPr>
            <w:rFonts w:cstheme="minorHAnsi" w:hint="eastAsia"/>
            <w:sz w:val="24"/>
            <w:szCs w:val="28"/>
          </w:rPr>
          <w:t>,</w:t>
        </w:r>
        <w:r w:rsidR="001E1561" w:rsidRPr="00441669">
          <w:rPr>
            <w:rFonts w:cstheme="minorHAnsi"/>
            <w:sz w:val="24"/>
            <w:szCs w:val="28"/>
          </w:rPr>
          <w:t xml:space="preserve"> </w:t>
        </w:r>
        <w:r w:rsidRPr="00441669">
          <w:rPr>
            <w:rFonts w:cstheme="minorHAnsi"/>
            <w:sz w:val="24"/>
            <w:szCs w:val="28"/>
          </w:rPr>
          <w:t xml:space="preserve">OIM Data Collection, </w:t>
        </w:r>
        <w:r w:rsidR="006853C5" w:rsidRPr="00441669">
          <w:rPr>
            <w:rFonts w:cstheme="minorHAnsi" w:hint="eastAsia"/>
            <w:sz w:val="24"/>
            <w:szCs w:val="28"/>
          </w:rPr>
          <w:t>㈱</w:t>
        </w:r>
        <w:r w:rsidRPr="00441669">
          <w:rPr>
            <w:rFonts w:cstheme="minorHAnsi"/>
            <w:sz w:val="24"/>
            <w:szCs w:val="28"/>
          </w:rPr>
          <w:t>TSL</w:t>
        </w:r>
        <w:r w:rsidR="001E1561" w:rsidRPr="00441669">
          <w:rPr>
            <w:rFonts w:cstheme="minorHAnsi" w:hint="eastAsia"/>
            <w:sz w:val="24"/>
            <w:szCs w:val="28"/>
          </w:rPr>
          <w:t>ソリューションズ</w:t>
        </w:r>
        <w:r w:rsidR="00103614" w:rsidRPr="00441669">
          <w:rPr>
            <w:rFonts w:cstheme="minorHAnsi" w:hint="eastAsia"/>
            <w:sz w:val="24"/>
            <w:szCs w:val="28"/>
          </w:rPr>
          <w:t>）法</w:t>
        </w:r>
        <w:r w:rsidR="00F23C9F" w:rsidRPr="00441669">
          <w:rPr>
            <w:rFonts w:cstheme="minorHAnsi"/>
            <w:sz w:val="24"/>
            <w:szCs w:val="28"/>
          </w:rPr>
          <w:t>を</w:t>
        </w:r>
        <w:r w:rsidR="00D66B76" w:rsidRPr="00441669">
          <w:rPr>
            <w:rFonts w:cstheme="minorHAnsi"/>
            <w:sz w:val="24"/>
            <w:szCs w:val="28"/>
          </w:rPr>
          <w:t>実施することで</w:t>
        </w:r>
        <w:r w:rsidR="00770BF7" w:rsidRPr="00441669">
          <w:rPr>
            <w:rFonts w:cstheme="minorHAnsi"/>
            <w:sz w:val="24"/>
            <w:szCs w:val="28"/>
          </w:rPr>
          <w:t>，</w:t>
        </w:r>
        <w:r w:rsidR="00103614" w:rsidRPr="00441669">
          <w:rPr>
            <w:rFonts w:cstheme="minorHAnsi" w:hint="eastAsia"/>
            <w:sz w:val="24"/>
            <w:szCs w:val="28"/>
          </w:rPr>
          <w:t>各結晶粒の</w:t>
        </w:r>
        <w:r w:rsidR="00D66B76" w:rsidRPr="00441669">
          <w:rPr>
            <w:rFonts w:cstheme="minorHAnsi"/>
            <w:sz w:val="24"/>
            <w:szCs w:val="28"/>
          </w:rPr>
          <w:t>方位変化などを</w:t>
        </w:r>
        <w:r w:rsidR="00103614" w:rsidRPr="00441669">
          <w:rPr>
            <w:rFonts w:cstheme="minorHAnsi" w:hint="eastAsia"/>
            <w:sz w:val="24"/>
            <w:szCs w:val="28"/>
          </w:rPr>
          <w:t>解析</w:t>
        </w:r>
        <w:r w:rsidR="00D66B76" w:rsidRPr="00441669">
          <w:rPr>
            <w:rFonts w:cstheme="minorHAnsi"/>
            <w:sz w:val="24"/>
            <w:szCs w:val="28"/>
          </w:rPr>
          <w:t>した</w:t>
        </w:r>
        <w:r w:rsidR="00770BF7" w:rsidRPr="00441669">
          <w:rPr>
            <w:rFonts w:cstheme="minorHAnsi"/>
            <w:sz w:val="24"/>
            <w:szCs w:val="28"/>
          </w:rPr>
          <w:t>．</w:t>
        </w:r>
      </w:ins>
    </w:p>
    <w:p w14:paraId="2804E160" w14:textId="77777777" w:rsidR="00391271" w:rsidRPr="00441669" w:rsidRDefault="00391271" w:rsidP="00100314">
      <w:pPr>
        <w:ind w:firstLineChars="59" w:firstLine="142"/>
        <w:rPr>
          <w:ins w:id="134" w:author="MORITA Koji" w:date="2026-09-25T20:06:00Z" w16du:dateUtc="2026-09-26T00:06:00Z"/>
          <w:rFonts w:cstheme="minorHAnsi"/>
          <w:sz w:val="24"/>
          <w:szCs w:val="28"/>
        </w:rPr>
      </w:pPr>
    </w:p>
    <w:p w14:paraId="5E46E39C" w14:textId="3B0A625B" w:rsidR="00391271" w:rsidRPr="00441669" w:rsidRDefault="00561639" w:rsidP="00100314">
      <w:pPr>
        <w:rPr>
          <w:ins w:id="135" w:author="MORITA Koji" w:date="2026-09-25T20:06:00Z" w16du:dateUtc="2026-09-26T00:06:00Z"/>
          <w:rFonts w:cstheme="minorHAnsi"/>
          <w:b/>
          <w:bCs/>
          <w:sz w:val="24"/>
          <w:szCs w:val="28"/>
        </w:rPr>
      </w:pPr>
      <w:ins w:id="136" w:author="MORITA Koji" w:date="2026-09-25T20:06:00Z" w16du:dateUtc="2026-09-26T00:06:00Z">
        <w:r w:rsidRPr="00441669">
          <w:rPr>
            <w:rFonts w:cstheme="minorHAnsi"/>
            <w:b/>
            <w:bCs/>
            <w:sz w:val="24"/>
            <w:szCs w:val="28"/>
          </w:rPr>
          <w:t>３　実験結果および考察</w:t>
        </w:r>
      </w:ins>
    </w:p>
    <w:p w14:paraId="6096B94D" w14:textId="1BFD5E3F" w:rsidR="00391271" w:rsidRPr="00441669" w:rsidRDefault="00561639" w:rsidP="00100314">
      <w:pPr>
        <w:rPr>
          <w:ins w:id="137" w:author="MORITA Koji" w:date="2026-09-25T20:06:00Z" w16du:dateUtc="2026-09-26T00:06:00Z"/>
          <w:rFonts w:cstheme="minorHAnsi"/>
          <w:sz w:val="24"/>
          <w:szCs w:val="28"/>
        </w:rPr>
      </w:pPr>
      <w:ins w:id="138" w:author="MORITA Koji" w:date="2026-09-25T20:06:00Z" w16du:dateUtc="2026-09-26T00:06:00Z">
        <w:r w:rsidRPr="00441669">
          <w:rPr>
            <w:rFonts w:cstheme="minorHAnsi"/>
            <w:sz w:val="24"/>
            <w:szCs w:val="28"/>
          </w:rPr>
          <w:t xml:space="preserve">3.1 </w:t>
        </w:r>
        <w:r w:rsidR="00391271" w:rsidRPr="00441669">
          <w:rPr>
            <w:rFonts w:cstheme="minorHAnsi"/>
            <w:sz w:val="24"/>
            <w:szCs w:val="28"/>
          </w:rPr>
          <w:t>配向焼結体の</w:t>
        </w:r>
        <w:r w:rsidR="003C1BE5" w:rsidRPr="00441669">
          <w:rPr>
            <w:rFonts w:cstheme="minorHAnsi" w:hint="eastAsia"/>
            <w:sz w:val="24"/>
            <w:szCs w:val="28"/>
          </w:rPr>
          <w:t>評価</w:t>
        </w:r>
      </w:ins>
    </w:p>
    <w:p w14:paraId="114FB2D1" w14:textId="32000D51" w:rsidR="00391271" w:rsidRPr="00441669" w:rsidRDefault="00594811" w:rsidP="00100314">
      <w:pPr>
        <w:ind w:firstLineChars="59" w:firstLine="142"/>
        <w:rPr>
          <w:ins w:id="139" w:author="MORITA Koji" w:date="2026-09-25T20:06:00Z" w16du:dateUtc="2026-09-26T00:06:00Z"/>
          <w:rFonts w:cstheme="minorHAnsi"/>
          <w:sz w:val="24"/>
          <w:szCs w:val="28"/>
        </w:rPr>
      </w:pPr>
      <w:ins w:id="140" w:author="MORITA Koji" w:date="2026-09-25T20:06:00Z" w16du:dateUtc="2026-09-26T00:06:00Z">
        <w:r w:rsidRPr="00441669">
          <w:rPr>
            <w:rFonts w:cstheme="minorHAnsi"/>
            <w:sz w:val="24"/>
            <w:szCs w:val="28"/>
          </w:rPr>
          <w:t>アルキメデス法により</w:t>
        </w:r>
        <w:r w:rsidR="00391271" w:rsidRPr="00441669">
          <w:rPr>
            <w:rFonts w:cstheme="minorHAnsi"/>
            <w:sz w:val="24"/>
            <w:szCs w:val="28"/>
          </w:rPr>
          <w:t>得られた焼結体の密度は</w:t>
        </w:r>
        <w:r w:rsidR="00770BF7" w:rsidRPr="00441669">
          <w:rPr>
            <w:rFonts w:cstheme="minorHAnsi"/>
            <w:sz w:val="24"/>
            <w:szCs w:val="28"/>
          </w:rPr>
          <w:t>，</w:t>
        </w:r>
        <w:r w:rsidR="00391271" w:rsidRPr="00441669">
          <w:rPr>
            <w:rFonts w:cstheme="minorHAnsi"/>
            <w:sz w:val="24"/>
            <w:szCs w:val="28"/>
          </w:rPr>
          <w:t>4.05 g/cm</w:t>
        </w:r>
        <w:r w:rsidR="00555DB0" w:rsidRPr="00441669">
          <w:rPr>
            <w:rFonts w:eastAsia="MS Mincho" w:cstheme="minorHAnsi"/>
            <w:sz w:val="24"/>
            <w:szCs w:val="28"/>
            <w:vertAlign w:val="superscript"/>
          </w:rPr>
          <w:t>3</w:t>
        </w:r>
        <w:r w:rsidR="00555DB0" w:rsidRPr="00441669">
          <w:rPr>
            <w:rFonts w:eastAsia="MS Mincho" w:cstheme="minorHAnsi" w:hint="eastAsia"/>
            <w:sz w:val="24"/>
            <w:szCs w:val="28"/>
          </w:rPr>
          <w:t>（</w:t>
        </w:r>
        <w:r w:rsidR="00391271" w:rsidRPr="00441669">
          <w:rPr>
            <w:rFonts w:eastAsia="MS Mincho" w:cstheme="minorHAnsi"/>
            <w:sz w:val="24"/>
            <w:szCs w:val="28"/>
          </w:rPr>
          <w:t>気孔率：</w:t>
        </w:r>
        <w:r w:rsidR="00391271" w:rsidRPr="00441669">
          <w:rPr>
            <w:rFonts w:eastAsia="MS Mincho" w:cstheme="minorHAnsi"/>
            <w:sz w:val="24"/>
            <w:szCs w:val="28"/>
          </w:rPr>
          <w:t>1.48</w:t>
        </w:r>
        <w:r w:rsidR="00AF3D0F" w:rsidRPr="00441669">
          <w:rPr>
            <w:rFonts w:eastAsia="MS Mincho" w:cstheme="minorHAnsi" w:hint="eastAsia"/>
            <w:sz w:val="24"/>
            <w:szCs w:val="28"/>
          </w:rPr>
          <w:t xml:space="preserve"> </w:t>
        </w:r>
        <w:r w:rsidR="00AF3D0F" w:rsidRPr="00441669">
          <w:rPr>
            <w:rFonts w:eastAsia="MS Mincho" w:cstheme="minorHAnsi"/>
            <w:sz w:val="24"/>
            <w:szCs w:val="28"/>
          </w:rPr>
          <w:t>%</w:t>
        </w:r>
        <w:r w:rsidR="00555DB0" w:rsidRPr="00441669">
          <w:rPr>
            <w:rFonts w:eastAsia="MS Mincho" w:cstheme="minorHAnsi" w:hint="eastAsia"/>
            <w:sz w:val="24"/>
            <w:szCs w:val="28"/>
          </w:rPr>
          <w:t>）で</w:t>
        </w:r>
        <w:r w:rsidR="00391271" w:rsidRPr="00441669">
          <w:rPr>
            <w:rFonts w:cstheme="minorHAnsi"/>
            <w:sz w:val="24"/>
            <w:szCs w:val="28"/>
          </w:rPr>
          <w:t>あった</w:t>
        </w:r>
        <w:r w:rsidR="00770BF7" w:rsidRPr="00441669">
          <w:rPr>
            <w:rFonts w:cstheme="minorHAnsi"/>
            <w:sz w:val="24"/>
            <w:szCs w:val="28"/>
          </w:rPr>
          <w:t>．</w:t>
        </w:r>
      </w:ins>
    </w:p>
    <w:p w14:paraId="398BA85C" w14:textId="74ADCCF2" w:rsidR="00391271" w:rsidRPr="00441669" w:rsidRDefault="00CF74B7" w:rsidP="00100314">
      <w:pPr>
        <w:ind w:firstLineChars="59" w:firstLine="142"/>
        <w:rPr>
          <w:ins w:id="141" w:author="MORITA Koji" w:date="2026-09-25T20:06:00Z" w16du:dateUtc="2026-09-26T00:06:00Z"/>
          <w:rFonts w:cstheme="minorHAnsi"/>
          <w:color w:val="000000" w:themeColor="text1"/>
          <w:sz w:val="24"/>
          <w:szCs w:val="28"/>
        </w:rPr>
      </w:pPr>
      <w:ins w:id="142" w:author="MORITA Koji" w:date="2026-09-25T20:06:00Z" w16du:dateUtc="2026-09-26T00:06:00Z">
        <w:r w:rsidRPr="00441669">
          <w:rPr>
            <w:rFonts w:cstheme="minorHAnsi" w:hint="eastAsia"/>
            <w:sz w:val="24"/>
            <w:szCs w:val="28"/>
          </w:rPr>
          <w:t xml:space="preserve">Fig. </w:t>
        </w:r>
        <w:r w:rsidR="000A32DD" w:rsidRPr="00441669">
          <w:rPr>
            <w:rFonts w:cstheme="minorHAnsi"/>
            <w:sz w:val="24"/>
            <w:szCs w:val="28"/>
          </w:rPr>
          <w:t>2</w:t>
        </w:r>
        <w:r w:rsidR="001D1F86" w:rsidRPr="00441669">
          <w:rPr>
            <w:rFonts w:cstheme="minorHAnsi"/>
            <w:sz w:val="24"/>
            <w:szCs w:val="28"/>
          </w:rPr>
          <w:t xml:space="preserve"> (</w:t>
        </w:r>
        <w:r w:rsidR="001D1F86" w:rsidRPr="00441669">
          <w:rPr>
            <w:rFonts w:cstheme="minorHAnsi" w:hint="eastAsia"/>
            <w:sz w:val="24"/>
            <w:szCs w:val="28"/>
          </w:rPr>
          <w:t>a)</w:t>
        </w:r>
        <w:r w:rsidR="001D1F86" w:rsidRPr="00441669">
          <w:rPr>
            <w:rFonts w:cstheme="minorHAnsi"/>
            <w:sz w:val="24"/>
            <w:szCs w:val="28"/>
          </w:rPr>
          <w:t xml:space="preserve">, </w:t>
        </w:r>
        <w:r w:rsidR="001D1F86" w:rsidRPr="00441669">
          <w:rPr>
            <w:rFonts w:cstheme="minorHAnsi" w:hint="eastAsia"/>
            <w:sz w:val="24"/>
            <w:szCs w:val="28"/>
          </w:rPr>
          <w:t>(</w:t>
        </w:r>
        <w:r w:rsidR="001D1F86" w:rsidRPr="00441669">
          <w:rPr>
            <w:rFonts w:cstheme="minorHAnsi"/>
            <w:sz w:val="24"/>
            <w:szCs w:val="28"/>
          </w:rPr>
          <w:t>b</w:t>
        </w:r>
        <w:r w:rsidR="001D1F86" w:rsidRPr="00441669">
          <w:rPr>
            <w:rFonts w:cstheme="minorHAnsi" w:hint="eastAsia"/>
            <w:sz w:val="24"/>
            <w:szCs w:val="28"/>
          </w:rPr>
          <w:t>)</w:t>
        </w:r>
        <w:r w:rsidRPr="00441669">
          <w:rPr>
            <w:rFonts w:cstheme="minorHAnsi" w:hint="eastAsia"/>
            <w:sz w:val="24"/>
            <w:szCs w:val="28"/>
          </w:rPr>
          <w:t>に，それぞれ</w:t>
        </w:r>
        <w:r w:rsidR="00391271" w:rsidRPr="00441669">
          <w:rPr>
            <w:rFonts w:cstheme="minorHAnsi"/>
            <w:sz w:val="24"/>
            <w:szCs w:val="28"/>
          </w:rPr>
          <w:t>原料粉末と</w:t>
        </w:r>
        <w:r w:rsidR="00B25066" w:rsidRPr="00441669">
          <w:rPr>
            <w:rFonts w:cstheme="minorHAnsi" w:hint="eastAsia"/>
            <w:sz w:val="24"/>
            <w:szCs w:val="28"/>
          </w:rPr>
          <w:t>磁場中</w:t>
        </w:r>
        <w:r w:rsidR="000A32DD" w:rsidRPr="00441669">
          <w:rPr>
            <w:rFonts w:cstheme="minorHAnsi" w:hint="eastAsia"/>
            <w:sz w:val="24"/>
            <w:szCs w:val="28"/>
          </w:rPr>
          <w:t>スリップキャスト</w:t>
        </w:r>
        <w:r w:rsidR="002341C3" w:rsidRPr="00441669">
          <w:rPr>
            <w:rFonts w:cstheme="minorHAnsi" w:hint="eastAsia"/>
            <w:sz w:val="24"/>
            <w:szCs w:val="28"/>
          </w:rPr>
          <w:t>後に</w:t>
        </w:r>
        <w:r w:rsidR="002341C3" w:rsidRPr="00441669">
          <w:rPr>
            <w:rFonts w:cstheme="minorHAnsi" w:hint="eastAsia"/>
            <w:sz w:val="24"/>
            <w:szCs w:val="28"/>
          </w:rPr>
          <w:t>SPS</w:t>
        </w:r>
        <w:r w:rsidR="002341C3" w:rsidRPr="00441669">
          <w:rPr>
            <w:rFonts w:cstheme="minorHAnsi" w:hint="eastAsia"/>
            <w:sz w:val="24"/>
            <w:szCs w:val="28"/>
          </w:rPr>
          <w:t>で焼結した</w:t>
        </w:r>
        <w:r w:rsidR="00391271" w:rsidRPr="00441669">
          <w:rPr>
            <w:rFonts w:cstheme="minorHAnsi"/>
            <w:sz w:val="24"/>
            <w:szCs w:val="28"/>
          </w:rPr>
          <w:t>配向焼結体の</w:t>
        </w:r>
        <w:r w:rsidR="00BF25A7" w:rsidRPr="00441669">
          <w:rPr>
            <w:rFonts w:cstheme="minorHAnsi" w:hint="eastAsia"/>
            <w:sz w:val="24"/>
            <w:szCs w:val="28"/>
          </w:rPr>
          <w:t>XRD</w:t>
        </w:r>
        <w:r w:rsidR="009E45EA" w:rsidRPr="00441669">
          <w:rPr>
            <w:rFonts w:cstheme="minorHAnsi" w:hint="eastAsia"/>
            <w:sz w:val="24"/>
            <w:szCs w:val="28"/>
          </w:rPr>
          <w:t>回折</w:t>
        </w:r>
        <w:r w:rsidR="00BF25A7" w:rsidRPr="00441669">
          <w:rPr>
            <w:rFonts w:cstheme="minorHAnsi" w:hint="eastAsia"/>
            <w:sz w:val="24"/>
            <w:szCs w:val="28"/>
          </w:rPr>
          <w:t>パターンを示す．測定面は</w:t>
        </w:r>
        <w:r w:rsidR="00391271" w:rsidRPr="00441669">
          <w:rPr>
            <w:rFonts w:cstheme="minorHAnsi"/>
            <w:sz w:val="24"/>
            <w:szCs w:val="28"/>
          </w:rPr>
          <w:t>スリップキャスト方向に垂直な面</w:t>
        </w:r>
        <w:r w:rsidR="00BF25A7" w:rsidRPr="00441669">
          <w:rPr>
            <w:rFonts w:cstheme="minorHAnsi" w:hint="eastAsia"/>
            <w:sz w:val="24"/>
            <w:szCs w:val="28"/>
          </w:rPr>
          <w:t>である</w:t>
        </w:r>
        <w:r w:rsidR="00770BF7" w:rsidRPr="00441669">
          <w:rPr>
            <w:rFonts w:cstheme="minorHAnsi"/>
            <w:sz w:val="24"/>
            <w:szCs w:val="28"/>
          </w:rPr>
          <w:t>．</w:t>
        </w:r>
        <w:r w:rsidR="00391271" w:rsidRPr="00441669">
          <w:rPr>
            <w:rFonts w:cstheme="minorHAnsi"/>
            <w:sz w:val="24"/>
            <w:szCs w:val="28"/>
          </w:rPr>
          <w:t>これらより</w:t>
        </w:r>
        <w:r w:rsidR="00BF25A7" w:rsidRPr="00441669">
          <w:rPr>
            <w:rFonts w:cstheme="minorHAnsi" w:hint="eastAsia"/>
            <w:sz w:val="24"/>
            <w:szCs w:val="28"/>
          </w:rPr>
          <w:t>，</w:t>
        </w:r>
        <w:r w:rsidR="00B25066" w:rsidRPr="00441669">
          <w:rPr>
            <w:rFonts w:cstheme="minorHAnsi" w:hint="eastAsia"/>
            <w:sz w:val="24"/>
            <w:szCs w:val="28"/>
          </w:rPr>
          <w:t>原料粉末由来の</w:t>
        </w:r>
        <w:r w:rsidR="007D1768" w:rsidRPr="00441669">
          <w:rPr>
            <w:rFonts w:cstheme="minorHAnsi"/>
            <w:sz w:val="24"/>
            <w:szCs w:val="28"/>
          </w:rPr>
          <w:t>Ti</w:t>
        </w:r>
        <w:r w:rsidR="007D1768" w:rsidRPr="00441669">
          <w:rPr>
            <w:rFonts w:cstheme="minorHAnsi"/>
            <w:sz w:val="24"/>
            <w:szCs w:val="28"/>
            <w:vertAlign w:val="subscript"/>
          </w:rPr>
          <w:t>3</w:t>
        </w:r>
        <w:r w:rsidR="007D1768" w:rsidRPr="00441669">
          <w:rPr>
            <w:rFonts w:cstheme="minorHAnsi"/>
            <w:sz w:val="24"/>
            <w:szCs w:val="28"/>
          </w:rPr>
          <w:t>AlC</w:t>
        </w:r>
        <w:r w:rsidR="007D1768" w:rsidRPr="00441669">
          <w:rPr>
            <w:rFonts w:cstheme="minorHAnsi"/>
            <w:sz w:val="24"/>
            <w:szCs w:val="28"/>
            <w:vertAlign w:val="subscript"/>
          </w:rPr>
          <w:t>2</w:t>
        </w:r>
        <w:r w:rsidR="00391271" w:rsidRPr="00441669">
          <w:rPr>
            <w:rFonts w:cstheme="minorHAnsi"/>
            <w:sz w:val="24"/>
            <w:szCs w:val="28"/>
          </w:rPr>
          <w:t>-MAX</w:t>
        </w:r>
        <w:r w:rsidR="00391271" w:rsidRPr="00441669">
          <w:rPr>
            <w:rFonts w:cstheme="minorHAnsi"/>
            <w:sz w:val="24"/>
            <w:szCs w:val="28"/>
          </w:rPr>
          <w:t>相の存在も</w:t>
        </w:r>
        <w:r w:rsidR="00594811" w:rsidRPr="00441669">
          <w:rPr>
            <w:rFonts w:cstheme="minorHAnsi"/>
            <w:sz w:val="24"/>
            <w:szCs w:val="28"/>
          </w:rPr>
          <w:t>確認される</w:t>
        </w:r>
        <w:r w:rsidR="00391271" w:rsidRPr="00441669">
          <w:rPr>
            <w:rFonts w:cstheme="minorHAnsi"/>
            <w:sz w:val="24"/>
            <w:szCs w:val="28"/>
          </w:rPr>
          <w:t>が</w:t>
        </w:r>
        <w:r w:rsidR="00770BF7" w:rsidRPr="00441669">
          <w:rPr>
            <w:rFonts w:cstheme="minorHAnsi"/>
            <w:sz w:val="24"/>
            <w:szCs w:val="28"/>
          </w:rPr>
          <w:t>，</w:t>
        </w:r>
        <w:r w:rsidR="00341498" w:rsidRPr="00441669">
          <w:rPr>
            <w:rFonts w:cstheme="minorHAnsi" w:hint="eastAsia"/>
            <w:sz w:val="24"/>
            <w:szCs w:val="28"/>
          </w:rPr>
          <w:t>試料は</w:t>
        </w:r>
        <w:r w:rsidR="007D1768" w:rsidRPr="00441669">
          <w:rPr>
            <w:rFonts w:cstheme="minorHAnsi"/>
            <w:sz w:val="24"/>
            <w:szCs w:val="28"/>
          </w:rPr>
          <w:t>Ti</w:t>
        </w:r>
        <w:r w:rsidR="007D1768" w:rsidRPr="00441669">
          <w:rPr>
            <w:rFonts w:cstheme="minorHAnsi"/>
            <w:sz w:val="24"/>
            <w:szCs w:val="28"/>
            <w:vertAlign w:val="subscript"/>
          </w:rPr>
          <w:t>2</w:t>
        </w:r>
        <w:r w:rsidR="007D1768" w:rsidRPr="00441669">
          <w:rPr>
            <w:rFonts w:cstheme="minorHAnsi"/>
            <w:sz w:val="24"/>
            <w:szCs w:val="28"/>
          </w:rPr>
          <w:t>AlC</w:t>
        </w:r>
        <w:r w:rsidR="00391271" w:rsidRPr="00441669">
          <w:rPr>
            <w:rFonts w:cstheme="minorHAnsi"/>
            <w:sz w:val="24"/>
            <w:szCs w:val="28"/>
          </w:rPr>
          <w:t>-MAX</w:t>
        </w:r>
        <w:r w:rsidR="00391271" w:rsidRPr="00441669">
          <w:rPr>
            <w:rFonts w:cstheme="minorHAnsi"/>
            <w:sz w:val="24"/>
            <w:szCs w:val="28"/>
          </w:rPr>
          <w:t>相が主相であること</w:t>
        </w:r>
        <w:r w:rsidR="004164B5" w:rsidRPr="00441669">
          <w:rPr>
            <w:rFonts w:cstheme="minorHAnsi" w:hint="eastAsia"/>
            <w:sz w:val="24"/>
            <w:szCs w:val="28"/>
          </w:rPr>
          <w:t>を確認できた</w:t>
        </w:r>
        <w:r w:rsidR="00770BF7" w:rsidRPr="00441669">
          <w:rPr>
            <w:rFonts w:cstheme="minorHAnsi"/>
            <w:sz w:val="24"/>
            <w:szCs w:val="28"/>
          </w:rPr>
          <w:t>．</w:t>
        </w:r>
        <w:r w:rsidR="004164B5" w:rsidRPr="00441669">
          <w:rPr>
            <w:rFonts w:cstheme="minorHAnsi" w:hint="eastAsia"/>
            <w:sz w:val="24"/>
            <w:szCs w:val="28"/>
          </w:rPr>
          <w:t>次に</w:t>
        </w:r>
        <w:r w:rsidR="007D1768" w:rsidRPr="00441669">
          <w:rPr>
            <w:rFonts w:cstheme="minorHAnsi"/>
            <w:sz w:val="24"/>
            <w:szCs w:val="28"/>
          </w:rPr>
          <w:t>Ti</w:t>
        </w:r>
        <w:r w:rsidR="007D1768" w:rsidRPr="00441669">
          <w:rPr>
            <w:rFonts w:cstheme="minorHAnsi"/>
            <w:sz w:val="24"/>
            <w:szCs w:val="28"/>
            <w:vertAlign w:val="subscript"/>
          </w:rPr>
          <w:t>2</w:t>
        </w:r>
        <w:r w:rsidR="007D1768" w:rsidRPr="00441669">
          <w:rPr>
            <w:rFonts w:cstheme="minorHAnsi"/>
            <w:sz w:val="24"/>
            <w:szCs w:val="28"/>
          </w:rPr>
          <w:t>AlC</w:t>
        </w:r>
        <w:r w:rsidR="00391271" w:rsidRPr="00441669">
          <w:rPr>
            <w:rFonts w:cstheme="minorHAnsi"/>
            <w:sz w:val="24"/>
            <w:szCs w:val="28"/>
          </w:rPr>
          <w:t xml:space="preserve">, </w:t>
        </w:r>
        <w:r w:rsidR="007D1768" w:rsidRPr="00441669">
          <w:rPr>
            <w:rFonts w:cstheme="minorHAnsi"/>
            <w:sz w:val="24"/>
            <w:szCs w:val="28"/>
          </w:rPr>
          <w:t>Ti</w:t>
        </w:r>
        <w:r w:rsidR="007D1768" w:rsidRPr="00441669">
          <w:rPr>
            <w:rFonts w:cstheme="minorHAnsi"/>
            <w:sz w:val="24"/>
            <w:szCs w:val="28"/>
            <w:vertAlign w:val="subscript"/>
          </w:rPr>
          <w:t>3</w:t>
        </w:r>
        <w:r w:rsidR="007D1768" w:rsidRPr="00441669">
          <w:rPr>
            <w:rFonts w:cstheme="minorHAnsi"/>
            <w:sz w:val="24"/>
            <w:szCs w:val="28"/>
          </w:rPr>
          <w:t>AlC</w:t>
        </w:r>
        <w:r w:rsidR="007D1768" w:rsidRPr="00441669">
          <w:rPr>
            <w:rFonts w:cstheme="minorHAnsi"/>
            <w:sz w:val="24"/>
            <w:szCs w:val="28"/>
            <w:vertAlign w:val="subscript"/>
          </w:rPr>
          <w:t>2</w:t>
        </w:r>
        <w:r w:rsidR="00391271" w:rsidRPr="00441669">
          <w:rPr>
            <w:rFonts w:cstheme="minorHAnsi"/>
            <w:sz w:val="24"/>
            <w:szCs w:val="28"/>
          </w:rPr>
          <w:t>-MAX</w:t>
        </w:r>
        <w:r w:rsidR="00391271" w:rsidRPr="00441669">
          <w:rPr>
            <w:rFonts w:cstheme="minorHAnsi"/>
            <w:sz w:val="24"/>
            <w:szCs w:val="28"/>
          </w:rPr>
          <w:t>相の</w:t>
        </w:r>
        <w:r w:rsidR="00413B06" w:rsidRPr="00441669">
          <w:rPr>
            <w:rFonts w:cstheme="minorHAnsi" w:hint="eastAsia"/>
            <w:sz w:val="24"/>
            <w:szCs w:val="28"/>
          </w:rPr>
          <w:t>回析ピーク</w:t>
        </w:r>
        <w:r w:rsidR="00391271" w:rsidRPr="00441669">
          <w:rPr>
            <w:rFonts w:cstheme="minorHAnsi"/>
            <w:sz w:val="24"/>
            <w:szCs w:val="28"/>
          </w:rPr>
          <w:t>に注目すると</w:t>
        </w:r>
        <w:r w:rsidR="00770BF7" w:rsidRPr="00441669">
          <w:rPr>
            <w:rFonts w:cstheme="minorHAnsi"/>
            <w:sz w:val="24"/>
            <w:szCs w:val="28"/>
          </w:rPr>
          <w:t>，</w:t>
        </w:r>
        <w:r w:rsidR="00422FFD" w:rsidRPr="00441669">
          <w:rPr>
            <w:rFonts w:cstheme="minorHAnsi" w:hint="eastAsia"/>
            <w:sz w:val="24"/>
            <w:szCs w:val="28"/>
          </w:rPr>
          <w:t>大部分</w:t>
        </w:r>
        <w:r w:rsidR="00EB40A3" w:rsidRPr="00441669">
          <w:rPr>
            <w:rFonts w:cstheme="minorHAnsi" w:hint="eastAsia"/>
            <w:sz w:val="24"/>
            <w:szCs w:val="28"/>
          </w:rPr>
          <w:t>が</w:t>
        </w:r>
        <w:r w:rsidR="00391271" w:rsidRPr="00441669">
          <w:rPr>
            <w:rFonts w:cstheme="minorHAnsi"/>
            <w:sz w:val="24"/>
            <w:szCs w:val="28"/>
          </w:rPr>
          <w:t>(000</w:t>
        </w:r>
        <w:r w:rsidR="00391271" w:rsidRPr="00441669">
          <w:rPr>
            <w:rFonts w:cstheme="minorHAnsi"/>
            <w:i/>
            <w:iCs/>
            <w:sz w:val="24"/>
            <w:szCs w:val="28"/>
          </w:rPr>
          <w:t>l</w:t>
        </w:r>
        <w:r w:rsidR="00391271" w:rsidRPr="00441669">
          <w:rPr>
            <w:rFonts w:cstheme="minorHAnsi"/>
            <w:sz w:val="24"/>
            <w:szCs w:val="28"/>
          </w:rPr>
          <w:t>)</w:t>
        </w:r>
        <w:r w:rsidR="00391271" w:rsidRPr="00441669">
          <w:rPr>
            <w:rFonts w:cstheme="minorHAnsi"/>
            <w:sz w:val="24"/>
            <w:szCs w:val="28"/>
          </w:rPr>
          <w:t>の</w:t>
        </w:r>
        <w:r w:rsidR="00E11AB8" w:rsidRPr="00441669">
          <w:rPr>
            <w:rFonts w:cstheme="minorHAnsi" w:hint="eastAsia"/>
            <w:sz w:val="24"/>
            <w:szCs w:val="28"/>
          </w:rPr>
          <w:t>ピーク</w:t>
        </w:r>
        <w:r w:rsidR="00F26263" w:rsidRPr="00441669">
          <w:rPr>
            <w:rFonts w:cstheme="minorHAnsi" w:hint="eastAsia"/>
            <w:sz w:val="24"/>
            <w:szCs w:val="28"/>
          </w:rPr>
          <w:t>で占められており</w:t>
        </w:r>
        <w:r w:rsidR="00E11AB8" w:rsidRPr="00441669">
          <w:rPr>
            <w:rFonts w:cstheme="minorHAnsi" w:hint="eastAsia"/>
            <w:sz w:val="24"/>
            <w:szCs w:val="28"/>
          </w:rPr>
          <w:t>，その</w:t>
        </w:r>
        <w:r w:rsidR="006331F2" w:rsidRPr="00441669">
          <w:rPr>
            <w:rFonts w:cstheme="minorHAnsi" w:hint="eastAsia"/>
            <w:sz w:val="24"/>
            <w:szCs w:val="28"/>
          </w:rPr>
          <w:t>他の</w:t>
        </w:r>
        <w:r w:rsidR="00391271" w:rsidRPr="00441669">
          <w:rPr>
            <w:rFonts w:cstheme="minorHAnsi"/>
            <w:sz w:val="24"/>
            <w:szCs w:val="28"/>
          </w:rPr>
          <w:t>ピークは</w:t>
        </w:r>
        <w:r w:rsidR="00E11AB8" w:rsidRPr="00441669">
          <w:rPr>
            <w:rFonts w:cstheme="minorHAnsi" w:hint="eastAsia"/>
            <w:sz w:val="24"/>
            <w:szCs w:val="28"/>
          </w:rPr>
          <w:t>ほぼ</w:t>
        </w:r>
        <w:r w:rsidR="00DE2F1A" w:rsidRPr="00441669">
          <w:rPr>
            <w:rFonts w:cstheme="minorHAnsi" w:hint="eastAsia"/>
            <w:sz w:val="24"/>
            <w:szCs w:val="28"/>
          </w:rPr>
          <w:t>確認できなかった</w:t>
        </w:r>
        <w:r w:rsidR="00770BF7" w:rsidRPr="00441669">
          <w:rPr>
            <w:rFonts w:cstheme="minorHAnsi"/>
            <w:sz w:val="24"/>
            <w:szCs w:val="28"/>
          </w:rPr>
          <w:t>．</w:t>
        </w:r>
        <w:r w:rsidR="00391271" w:rsidRPr="00441669">
          <w:rPr>
            <w:rFonts w:cstheme="minorHAnsi"/>
            <w:sz w:val="24"/>
            <w:szCs w:val="28"/>
          </w:rPr>
          <w:t>また</w:t>
        </w:r>
        <w:r w:rsidR="007D1768" w:rsidRPr="00441669">
          <w:rPr>
            <w:rFonts w:cstheme="minorHAnsi"/>
            <w:color w:val="000000" w:themeColor="text1"/>
            <w:sz w:val="24"/>
            <w:szCs w:val="28"/>
          </w:rPr>
          <w:t>Ti</w:t>
        </w:r>
        <w:r w:rsidR="007D1768" w:rsidRPr="00441669">
          <w:rPr>
            <w:rFonts w:cstheme="minorHAnsi"/>
            <w:color w:val="000000" w:themeColor="text1"/>
            <w:sz w:val="24"/>
            <w:szCs w:val="28"/>
            <w:vertAlign w:val="subscript"/>
          </w:rPr>
          <w:t>2</w:t>
        </w:r>
        <w:r w:rsidR="007D1768" w:rsidRPr="00441669">
          <w:rPr>
            <w:rFonts w:cstheme="minorHAnsi"/>
            <w:color w:val="000000" w:themeColor="text1"/>
            <w:sz w:val="24"/>
            <w:szCs w:val="28"/>
          </w:rPr>
          <w:t>AlC</w:t>
        </w:r>
        <w:r w:rsidR="0048414B" w:rsidRPr="00441669">
          <w:rPr>
            <w:rFonts w:cstheme="minorHAnsi"/>
            <w:color w:val="000000" w:themeColor="text1"/>
            <w:sz w:val="24"/>
            <w:szCs w:val="28"/>
          </w:rPr>
          <w:t>-MAX</w:t>
        </w:r>
        <w:r w:rsidR="0048414B" w:rsidRPr="00441669">
          <w:rPr>
            <w:rFonts w:cstheme="minorHAnsi"/>
            <w:color w:val="000000" w:themeColor="text1"/>
            <w:sz w:val="24"/>
            <w:szCs w:val="28"/>
          </w:rPr>
          <w:t>相の</w:t>
        </w:r>
      </w:ins>
      <m:oMath>
        <m:sSub>
          <m:sSubPr>
            <m:ctrlPr>
              <w:ins w:id="143" w:author="MORITA Koji" w:date="2026-09-25T20:06:00Z" w16du:dateUtc="2026-09-26T00:06:00Z">
                <w:rPr>
                  <w:rFonts w:ascii="Cambria Math" w:hAnsi="Cambria Math" w:cstheme="minorHAnsi"/>
                  <w:i/>
                  <w:color w:val="000000" w:themeColor="text1"/>
                  <w:sz w:val="24"/>
                  <w:szCs w:val="28"/>
                </w:rPr>
              </w:ins>
            </m:ctrlPr>
          </m:sSubPr>
          <m:e>
            <m:r>
              <w:ins w:id="144" w:author="MORITA Koji" w:date="2026-09-25T20:06:00Z" w16du:dateUtc="2026-09-26T00:06:00Z">
                <w:rPr>
                  <w:rFonts w:ascii="Cambria Math" w:hAnsi="Cambria Math" w:cstheme="minorHAnsi"/>
                  <w:color w:val="000000" w:themeColor="text1"/>
                  <w:sz w:val="24"/>
                  <w:szCs w:val="28"/>
                </w:rPr>
                <m:t>f</m:t>
              </w:ins>
            </m:r>
          </m:e>
          <m:sub>
            <m:r>
              <w:ins w:id="145" w:author="MORITA Koji" w:date="2026-09-25T20:06:00Z" w16du:dateUtc="2026-09-26T00:06:00Z">
                <w:rPr>
                  <w:rFonts w:ascii="Cambria Math" w:hAnsi="Cambria Math" w:cstheme="minorHAnsi"/>
                  <w:color w:val="000000" w:themeColor="text1"/>
                  <w:sz w:val="24"/>
                  <w:szCs w:val="28"/>
                </w:rPr>
                <m:t>L</m:t>
              </w:ins>
            </m:r>
          </m:sub>
        </m:sSub>
      </m:oMath>
      <w:ins w:id="146" w:author="MORITA Koji" w:date="2026-09-25T20:06:00Z" w16du:dateUtc="2026-09-26T00:06:00Z">
        <w:r w:rsidR="003923A3" w:rsidRPr="00441669">
          <w:rPr>
            <w:rFonts w:cstheme="minorHAnsi"/>
            <w:color w:val="000000" w:themeColor="text1"/>
            <w:sz w:val="24"/>
            <w:szCs w:val="28"/>
          </w:rPr>
          <w:t>の</w:t>
        </w:r>
        <w:r w:rsidR="0048414B" w:rsidRPr="00441669">
          <w:rPr>
            <w:rFonts w:cstheme="minorHAnsi"/>
            <w:color w:val="000000" w:themeColor="text1"/>
            <w:sz w:val="24"/>
            <w:szCs w:val="28"/>
          </w:rPr>
          <w:t>値</w:t>
        </w:r>
        <w:r w:rsidR="00E11AB8" w:rsidRPr="00441669">
          <w:rPr>
            <w:rFonts w:cstheme="minorHAnsi" w:hint="eastAsia"/>
            <w:color w:val="000000" w:themeColor="text1"/>
            <w:sz w:val="24"/>
            <w:szCs w:val="28"/>
          </w:rPr>
          <w:t>は</w:t>
        </w:r>
        <w:r w:rsidR="00C86871" w:rsidRPr="00441669">
          <w:rPr>
            <w:rFonts w:cstheme="minorHAnsi"/>
            <w:color w:val="000000" w:themeColor="text1"/>
            <w:sz w:val="24"/>
            <w:szCs w:val="28"/>
          </w:rPr>
          <w:t>0.81</w:t>
        </w:r>
        <w:r w:rsidR="000760D7" w:rsidRPr="00441669">
          <w:rPr>
            <w:rFonts w:cstheme="minorHAnsi" w:hint="eastAsia"/>
            <w:color w:val="000000" w:themeColor="text1"/>
            <w:sz w:val="24"/>
            <w:szCs w:val="28"/>
          </w:rPr>
          <w:t>と大きな値を示しており，</w:t>
        </w:r>
        <w:r w:rsidR="00EB40A3" w:rsidRPr="00441669">
          <w:rPr>
            <w:rFonts w:cstheme="minorHAnsi" w:hint="eastAsia"/>
            <w:color w:val="000000" w:themeColor="text1"/>
            <w:sz w:val="24"/>
            <w:szCs w:val="28"/>
          </w:rPr>
          <w:t>高い配向度を確認することができた</w:t>
        </w:r>
        <w:r w:rsidR="00770BF7" w:rsidRPr="00441669">
          <w:rPr>
            <w:rFonts w:cstheme="minorHAnsi"/>
            <w:color w:val="000000" w:themeColor="text1"/>
            <w:sz w:val="24"/>
            <w:szCs w:val="28"/>
          </w:rPr>
          <w:t>．</w:t>
        </w:r>
      </w:ins>
    </w:p>
    <w:p w14:paraId="11B53141" w14:textId="17FDC2CF" w:rsidR="001B3D4A" w:rsidRPr="00441669" w:rsidRDefault="003A7403" w:rsidP="002B51E2">
      <w:pPr>
        <w:ind w:firstLineChars="59" w:firstLine="142"/>
        <w:rPr>
          <w:ins w:id="147" w:author="MORITA Koji" w:date="2026-09-25T20:06:00Z" w16du:dateUtc="2026-09-26T00:06:00Z"/>
          <w:rFonts w:cstheme="minorHAnsi"/>
          <w:color w:val="000000" w:themeColor="text1"/>
          <w:sz w:val="24"/>
          <w:szCs w:val="28"/>
        </w:rPr>
      </w:pPr>
      <w:ins w:id="148" w:author="MORITA Koji" w:date="2026-09-25T20:06:00Z" w16du:dateUtc="2026-09-26T00:06:00Z">
        <w:r w:rsidRPr="00441669">
          <w:rPr>
            <w:rFonts w:cstheme="minorHAnsi" w:hint="eastAsia"/>
            <w:color w:val="000000" w:themeColor="text1"/>
            <w:sz w:val="24"/>
            <w:szCs w:val="28"/>
          </w:rPr>
          <w:t>以上</w:t>
        </w:r>
        <w:r w:rsidR="00391271" w:rsidRPr="00441669">
          <w:rPr>
            <w:rFonts w:cstheme="minorHAnsi"/>
            <w:color w:val="000000" w:themeColor="text1"/>
            <w:sz w:val="24"/>
            <w:szCs w:val="28"/>
          </w:rPr>
          <w:t>より</w:t>
        </w:r>
        <w:r w:rsidR="00CE1AB7" w:rsidRPr="00441669">
          <w:rPr>
            <w:rFonts w:cstheme="minorHAnsi" w:hint="eastAsia"/>
            <w:color w:val="000000" w:themeColor="text1"/>
            <w:sz w:val="24"/>
            <w:szCs w:val="28"/>
          </w:rPr>
          <w:t>，</w:t>
        </w:r>
        <w:r w:rsidR="00885CFB" w:rsidRPr="00441669">
          <w:rPr>
            <w:rFonts w:cstheme="minorHAnsi" w:hint="eastAsia"/>
            <w:color w:val="000000" w:themeColor="text1"/>
            <w:sz w:val="24"/>
            <w:szCs w:val="28"/>
          </w:rPr>
          <w:t>スリップキャスト方向と</w:t>
        </w:r>
        <w:r w:rsidR="00166D61" w:rsidRPr="00441669">
          <w:rPr>
            <w:rFonts w:cstheme="minorHAnsi" w:hint="eastAsia"/>
            <w:color w:val="000000" w:themeColor="text1"/>
            <w:sz w:val="24"/>
            <w:szCs w:val="28"/>
          </w:rPr>
          <w:t>平行に</w:t>
        </w:r>
        <w:r w:rsidR="00885CFB" w:rsidRPr="00441669">
          <w:rPr>
            <w:rFonts w:cstheme="minorHAnsi" w:hint="eastAsia"/>
            <w:color w:val="000000" w:themeColor="text1"/>
            <w:sz w:val="24"/>
            <w:szCs w:val="28"/>
          </w:rPr>
          <w:t>磁場を印加する</w:t>
        </w:r>
        <w:r w:rsidR="00166D61" w:rsidRPr="00441669">
          <w:rPr>
            <w:rFonts w:cstheme="minorHAnsi" w:hint="eastAsia"/>
            <w:color w:val="000000" w:themeColor="text1"/>
            <w:sz w:val="24"/>
            <w:szCs w:val="28"/>
          </w:rPr>
          <w:t>と</w:t>
        </w:r>
        <w:r w:rsidR="009C1FA5" w:rsidRPr="00441669">
          <w:rPr>
            <w:rFonts w:cstheme="minorHAnsi" w:hint="eastAsia"/>
            <w:color w:val="000000" w:themeColor="text1"/>
            <w:sz w:val="24"/>
            <w:szCs w:val="28"/>
          </w:rPr>
          <w:t>，</w:t>
        </w:r>
        <w:r w:rsidR="005522F2" w:rsidRPr="00441669">
          <w:rPr>
            <w:rFonts w:cstheme="minorHAnsi"/>
            <w:color w:val="000000" w:themeColor="text1"/>
            <w:sz w:val="24"/>
            <w:szCs w:val="28"/>
          </w:rPr>
          <w:t>Ti</w:t>
        </w:r>
        <w:r w:rsidR="005522F2" w:rsidRPr="00441669">
          <w:rPr>
            <w:rFonts w:cstheme="minorHAnsi"/>
            <w:color w:val="000000" w:themeColor="text1"/>
            <w:sz w:val="24"/>
            <w:szCs w:val="28"/>
            <w:vertAlign w:val="subscript"/>
          </w:rPr>
          <w:t>2</w:t>
        </w:r>
        <w:r w:rsidR="005522F2" w:rsidRPr="00441669">
          <w:rPr>
            <w:rFonts w:cstheme="minorHAnsi"/>
            <w:color w:val="000000" w:themeColor="text1"/>
            <w:sz w:val="24"/>
            <w:szCs w:val="28"/>
          </w:rPr>
          <w:t>AlC</w:t>
        </w:r>
        <w:r w:rsidR="005522F2" w:rsidRPr="00441669">
          <w:rPr>
            <w:rFonts w:cstheme="minorHAnsi"/>
            <w:color w:val="000000" w:themeColor="text1"/>
            <w:sz w:val="24"/>
            <w:szCs w:val="28"/>
          </w:rPr>
          <w:t>および</w:t>
        </w:r>
        <w:r w:rsidR="005522F2" w:rsidRPr="00441669">
          <w:rPr>
            <w:rFonts w:cstheme="minorHAnsi"/>
            <w:color w:val="000000" w:themeColor="text1"/>
            <w:sz w:val="24"/>
            <w:szCs w:val="28"/>
          </w:rPr>
          <w:t>Ti</w:t>
        </w:r>
        <w:r w:rsidR="005522F2" w:rsidRPr="00441669">
          <w:rPr>
            <w:rFonts w:cstheme="minorHAnsi"/>
            <w:color w:val="000000" w:themeColor="text1"/>
            <w:sz w:val="24"/>
            <w:szCs w:val="28"/>
            <w:vertAlign w:val="subscript"/>
          </w:rPr>
          <w:t>3</w:t>
        </w:r>
        <w:r w:rsidR="005522F2" w:rsidRPr="00441669">
          <w:rPr>
            <w:rFonts w:cstheme="minorHAnsi"/>
            <w:color w:val="000000" w:themeColor="text1"/>
            <w:sz w:val="24"/>
            <w:szCs w:val="28"/>
          </w:rPr>
          <w:t>AlC</w:t>
        </w:r>
        <w:r w:rsidR="005522F2" w:rsidRPr="00441669">
          <w:rPr>
            <w:rFonts w:cstheme="minorHAnsi"/>
            <w:color w:val="000000" w:themeColor="text1"/>
            <w:sz w:val="24"/>
            <w:szCs w:val="28"/>
            <w:vertAlign w:val="subscript"/>
          </w:rPr>
          <w:t>2</w:t>
        </w:r>
        <w:r w:rsidR="005522F2" w:rsidRPr="00441669">
          <w:rPr>
            <w:rFonts w:cstheme="minorHAnsi"/>
            <w:color w:val="000000" w:themeColor="text1"/>
            <w:sz w:val="24"/>
            <w:szCs w:val="28"/>
          </w:rPr>
          <w:t>-MAX</w:t>
        </w:r>
        <w:r w:rsidR="005522F2" w:rsidRPr="00441669">
          <w:rPr>
            <w:rFonts w:cstheme="minorHAnsi"/>
            <w:color w:val="000000" w:themeColor="text1"/>
            <w:sz w:val="24"/>
            <w:szCs w:val="28"/>
          </w:rPr>
          <w:t>相</w:t>
        </w:r>
        <w:r w:rsidR="000F44E9" w:rsidRPr="00441669">
          <w:rPr>
            <w:rFonts w:cstheme="minorHAnsi" w:hint="eastAsia"/>
            <w:color w:val="000000" w:themeColor="text1"/>
            <w:sz w:val="24"/>
            <w:szCs w:val="28"/>
          </w:rPr>
          <w:t>の</w:t>
        </w:r>
        <w:r w:rsidR="000F44E9" w:rsidRPr="00441669">
          <w:rPr>
            <w:rFonts w:cstheme="minorHAnsi" w:hint="eastAsia"/>
            <w:i/>
            <w:iCs/>
            <w:color w:val="000000" w:themeColor="text1"/>
            <w:sz w:val="24"/>
            <w:szCs w:val="28"/>
          </w:rPr>
          <w:t>c</w:t>
        </w:r>
        <w:r w:rsidR="000F44E9" w:rsidRPr="00441669">
          <w:rPr>
            <w:rFonts w:cstheme="minorHAnsi" w:hint="eastAsia"/>
            <w:color w:val="000000" w:themeColor="text1"/>
            <w:sz w:val="24"/>
            <w:szCs w:val="28"/>
          </w:rPr>
          <w:t>軸が</w:t>
        </w:r>
        <w:r w:rsidR="002C428A" w:rsidRPr="00441669">
          <w:rPr>
            <w:rFonts w:cstheme="minorHAnsi" w:hint="eastAsia"/>
            <w:color w:val="000000" w:themeColor="text1"/>
            <w:sz w:val="24"/>
            <w:szCs w:val="28"/>
          </w:rPr>
          <w:t>磁場方向に</w:t>
        </w:r>
        <w:r w:rsidR="00E42BDC" w:rsidRPr="00441669">
          <w:rPr>
            <w:rFonts w:cstheme="minorHAnsi" w:hint="eastAsia"/>
            <w:color w:val="000000" w:themeColor="text1"/>
            <w:sz w:val="24"/>
            <w:szCs w:val="28"/>
          </w:rPr>
          <w:t>配向</w:t>
        </w:r>
        <w:r w:rsidR="002C428A" w:rsidRPr="00441669">
          <w:rPr>
            <w:rFonts w:cstheme="minorHAnsi" w:hint="eastAsia"/>
            <w:color w:val="000000" w:themeColor="text1"/>
            <w:sz w:val="24"/>
            <w:szCs w:val="28"/>
          </w:rPr>
          <w:t>した</w:t>
        </w:r>
        <w:r w:rsidR="00E42BDC" w:rsidRPr="00441669">
          <w:rPr>
            <w:rFonts w:cstheme="minorHAnsi" w:hint="eastAsia"/>
            <w:color w:val="000000" w:themeColor="text1"/>
            <w:sz w:val="24"/>
            <w:szCs w:val="28"/>
          </w:rPr>
          <w:t>焼結体</w:t>
        </w:r>
        <w:r w:rsidR="009C1FA5" w:rsidRPr="00441669">
          <w:rPr>
            <w:rFonts w:cstheme="minorHAnsi" w:hint="eastAsia"/>
            <w:color w:val="000000" w:themeColor="text1"/>
            <w:sz w:val="24"/>
            <w:szCs w:val="28"/>
          </w:rPr>
          <w:t>の</w:t>
        </w:r>
        <w:r w:rsidR="00E42BDC" w:rsidRPr="00441669">
          <w:rPr>
            <w:rFonts w:cstheme="minorHAnsi" w:hint="eastAsia"/>
            <w:color w:val="000000" w:themeColor="text1"/>
            <w:sz w:val="24"/>
            <w:szCs w:val="28"/>
          </w:rPr>
          <w:t>作製</w:t>
        </w:r>
        <w:r w:rsidRPr="00441669">
          <w:rPr>
            <w:rFonts w:cstheme="minorHAnsi" w:hint="eastAsia"/>
            <w:color w:val="000000" w:themeColor="text1"/>
            <w:sz w:val="24"/>
            <w:szCs w:val="28"/>
          </w:rPr>
          <w:t>が確認できた．</w:t>
        </w:r>
        <w:r w:rsidR="002524BB" w:rsidRPr="00441669">
          <w:rPr>
            <w:rFonts w:cstheme="minorHAnsi" w:hint="eastAsia"/>
            <w:color w:val="000000" w:themeColor="text1"/>
            <w:sz w:val="24"/>
            <w:szCs w:val="28"/>
          </w:rPr>
          <w:t>これらより</w:t>
        </w:r>
        <w:r w:rsidR="0065095A" w:rsidRPr="00441669">
          <w:rPr>
            <w:rFonts w:cstheme="minorHAnsi" w:hint="eastAsia"/>
            <w:color w:val="000000" w:themeColor="text1"/>
            <w:sz w:val="24"/>
            <w:szCs w:val="28"/>
          </w:rPr>
          <w:t>，</w:t>
        </w:r>
        <w:r w:rsidR="004546DC" w:rsidRPr="00441669">
          <w:rPr>
            <w:rFonts w:cstheme="minorHAnsi"/>
            <w:color w:val="000000" w:themeColor="text1"/>
            <w:sz w:val="24"/>
            <w:szCs w:val="28"/>
          </w:rPr>
          <w:t>Ti</w:t>
        </w:r>
        <w:r w:rsidR="004546DC" w:rsidRPr="00441669">
          <w:rPr>
            <w:rFonts w:cstheme="minorHAnsi"/>
            <w:color w:val="000000" w:themeColor="text1"/>
            <w:sz w:val="24"/>
            <w:szCs w:val="28"/>
            <w:vertAlign w:val="subscript"/>
          </w:rPr>
          <w:t>2</w:t>
        </w:r>
        <w:r w:rsidR="004546DC" w:rsidRPr="00441669">
          <w:rPr>
            <w:rFonts w:cstheme="minorHAnsi"/>
            <w:color w:val="000000" w:themeColor="text1"/>
            <w:sz w:val="24"/>
            <w:szCs w:val="28"/>
          </w:rPr>
          <w:t>AlC</w:t>
        </w:r>
        <w:r w:rsidR="004546DC" w:rsidRPr="00441669">
          <w:rPr>
            <w:rFonts w:cstheme="minorHAnsi"/>
            <w:color w:val="000000" w:themeColor="text1"/>
            <w:sz w:val="24"/>
            <w:szCs w:val="28"/>
          </w:rPr>
          <w:t>および</w:t>
        </w:r>
        <w:r w:rsidR="004546DC" w:rsidRPr="00441669">
          <w:rPr>
            <w:rFonts w:cstheme="minorHAnsi"/>
            <w:color w:val="000000" w:themeColor="text1"/>
            <w:sz w:val="24"/>
            <w:szCs w:val="28"/>
          </w:rPr>
          <w:t>Ti</w:t>
        </w:r>
        <w:r w:rsidR="004546DC" w:rsidRPr="00441669">
          <w:rPr>
            <w:rFonts w:cstheme="minorHAnsi"/>
            <w:color w:val="000000" w:themeColor="text1"/>
            <w:sz w:val="24"/>
            <w:szCs w:val="28"/>
            <w:vertAlign w:val="subscript"/>
          </w:rPr>
          <w:t>3</w:t>
        </w:r>
        <w:r w:rsidR="004546DC" w:rsidRPr="00441669">
          <w:rPr>
            <w:rFonts w:cstheme="minorHAnsi"/>
            <w:color w:val="000000" w:themeColor="text1"/>
            <w:sz w:val="24"/>
            <w:szCs w:val="28"/>
          </w:rPr>
          <w:t>AlC</w:t>
        </w:r>
        <w:r w:rsidR="004546DC" w:rsidRPr="00441669">
          <w:rPr>
            <w:rFonts w:cstheme="minorHAnsi"/>
            <w:color w:val="000000" w:themeColor="text1"/>
            <w:sz w:val="24"/>
            <w:szCs w:val="28"/>
            <w:vertAlign w:val="subscript"/>
          </w:rPr>
          <w:t>2</w:t>
        </w:r>
        <w:r w:rsidR="004546DC" w:rsidRPr="00441669">
          <w:rPr>
            <w:rFonts w:cstheme="minorHAnsi"/>
            <w:color w:val="000000" w:themeColor="text1"/>
            <w:sz w:val="24"/>
            <w:szCs w:val="28"/>
          </w:rPr>
          <w:t>-MAX</w:t>
        </w:r>
        <w:r w:rsidR="004546DC" w:rsidRPr="00441669">
          <w:rPr>
            <w:rFonts w:cstheme="minorHAnsi"/>
            <w:color w:val="000000" w:themeColor="text1"/>
            <w:sz w:val="24"/>
            <w:szCs w:val="28"/>
          </w:rPr>
          <w:t>相</w:t>
        </w:r>
        <w:r w:rsidR="004546DC" w:rsidRPr="00441669">
          <w:rPr>
            <w:rFonts w:cstheme="minorHAnsi" w:hint="eastAsia"/>
            <w:color w:val="000000" w:themeColor="text1"/>
            <w:sz w:val="24"/>
            <w:szCs w:val="28"/>
          </w:rPr>
          <w:t>は</w:t>
        </w:r>
        <w:r w:rsidR="004546DC" w:rsidRPr="00441669">
          <w:rPr>
            <w:rFonts w:cstheme="minorHAnsi" w:hint="eastAsia"/>
            <w:i/>
            <w:iCs/>
            <w:color w:val="000000" w:themeColor="text1"/>
            <w:sz w:val="24"/>
            <w:szCs w:val="28"/>
          </w:rPr>
          <w:t>c</w:t>
        </w:r>
        <w:r w:rsidR="004546DC" w:rsidRPr="00441669">
          <w:rPr>
            <w:rFonts w:cstheme="minorHAnsi" w:hint="eastAsia"/>
            <w:color w:val="000000" w:themeColor="text1"/>
            <w:sz w:val="24"/>
            <w:szCs w:val="28"/>
          </w:rPr>
          <w:t>軸の磁化率の方が大きい，すなわち</w:t>
        </w:r>
        <w:r w:rsidR="004546DC" w:rsidRPr="00441669">
          <w:rPr>
            <w:rFonts w:cstheme="minorHAnsi" w:hint="eastAsia"/>
            <w:color w:val="000000" w:themeColor="text1"/>
            <w:sz w:val="24"/>
            <w:szCs w:val="28"/>
          </w:rPr>
          <w:t>Nb</w:t>
        </w:r>
        <w:r w:rsidR="004546DC" w:rsidRPr="00441669">
          <w:rPr>
            <w:rFonts w:cstheme="minorHAnsi" w:hint="eastAsia"/>
            <w:color w:val="000000" w:themeColor="text1"/>
            <w:sz w:val="24"/>
            <w:szCs w:val="28"/>
            <w:vertAlign w:val="subscript"/>
          </w:rPr>
          <w:t>4</w:t>
        </w:r>
        <w:r w:rsidR="004546DC" w:rsidRPr="00441669">
          <w:rPr>
            <w:rFonts w:cstheme="minorHAnsi" w:hint="eastAsia"/>
            <w:color w:val="000000" w:themeColor="text1"/>
            <w:sz w:val="24"/>
            <w:szCs w:val="28"/>
          </w:rPr>
          <w:t>AlC</w:t>
        </w:r>
        <w:r w:rsidR="004546DC" w:rsidRPr="00441669">
          <w:rPr>
            <w:rFonts w:cstheme="minorHAnsi" w:hint="eastAsia"/>
            <w:color w:val="000000" w:themeColor="text1"/>
            <w:sz w:val="24"/>
            <w:szCs w:val="28"/>
            <w:vertAlign w:val="subscript"/>
          </w:rPr>
          <w:t>3</w:t>
        </w:r>
        <w:r w:rsidR="004546DC" w:rsidRPr="00441669">
          <w:rPr>
            <w:rFonts w:cstheme="minorHAnsi"/>
            <w:color w:val="000000" w:themeColor="text1"/>
            <w:sz w:val="24"/>
            <w:szCs w:val="28"/>
          </w:rPr>
          <w:t>-MAX</w:t>
        </w:r>
        <w:r w:rsidR="004546DC" w:rsidRPr="00441669">
          <w:rPr>
            <w:rFonts w:cstheme="minorHAnsi" w:hint="eastAsia"/>
            <w:color w:val="000000" w:themeColor="text1"/>
            <w:sz w:val="24"/>
            <w:szCs w:val="28"/>
          </w:rPr>
          <w:t>相セラミックスと同様に</w:t>
        </w:r>
        <w:r w:rsidR="004546DC" w:rsidRPr="00441669">
          <w:rPr>
            <w:rFonts w:cstheme="minorHAnsi" w:hint="eastAsia"/>
            <w:i/>
            <w:iCs/>
            <w:color w:val="000000" w:themeColor="text1"/>
            <w:sz w:val="24"/>
            <w:szCs w:val="28"/>
          </w:rPr>
          <w:t>c</w:t>
        </w:r>
        <w:r w:rsidR="004546DC" w:rsidRPr="00441669">
          <w:rPr>
            <w:rFonts w:cstheme="minorHAnsi" w:hint="eastAsia"/>
            <w:color w:val="000000" w:themeColor="text1"/>
            <w:sz w:val="24"/>
            <w:szCs w:val="28"/>
          </w:rPr>
          <w:t>軸が磁化容易軸となる結晶磁気異方性を有しており，磁場印加方向と結晶粒の</w:t>
        </w:r>
        <w:r w:rsidR="004546DC" w:rsidRPr="00441669">
          <w:rPr>
            <w:rFonts w:cstheme="minorHAnsi" w:hint="eastAsia"/>
            <w:i/>
            <w:iCs/>
            <w:color w:val="000000" w:themeColor="text1"/>
            <w:sz w:val="24"/>
            <w:szCs w:val="28"/>
          </w:rPr>
          <w:t>c</w:t>
        </w:r>
        <w:r w:rsidR="004546DC" w:rsidRPr="00441669">
          <w:rPr>
            <w:rFonts w:cstheme="minorHAnsi" w:hint="eastAsia"/>
            <w:color w:val="000000" w:themeColor="text1"/>
            <w:sz w:val="24"/>
            <w:szCs w:val="28"/>
          </w:rPr>
          <w:t>軸方向が一致するように結晶回転が生じ，配向することが明らかになった．</w:t>
        </w:r>
      </w:ins>
    </w:p>
    <w:p w14:paraId="2841DE1B" w14:textId="56745268" w:rsidR="00391271" w:rsidRPr="00441669" w:rsidRDefault="001779F8" w:rsidP="00100314">
      <w:pPr>
        <w:rPr>
          <w:ins w:id="149" w:author="MORITA Koji" w:date="2026-09-25T20:06:00Z" w16du:dateUtc="2026-09-26T00:06:00Z"/>
          <w:rFonts w:cstheme="minorHAnsi"/>
          <w:sz w:val="24"/>
          <w:szCs w:val="28"/>
        </w:rPr>
      </w:pPr>
      <w:ins w:id="150" w:author="MORITA Koji" w:date="2026-09-25T20:06:00Z" w16du:dateUtc="2026-09-26T00:06:00Z">
        <w:r w:rsidRPr="00441669">
          <w:rPr>
            <w:rFonts w:cstheme="minorHAnsi"/>
            <w:sz w:val="24"/>
            <w:szCs w:val="28"/>
          </w:rPr>
          <w:t xml:space="preserve">3.2 </w:t>
        </w:r>
        <w:r w:rsidR="00391271" w:rsidRPr="00441669">
          <w:rPr>
            <w:rFonts w:cstheme="minorHAnsi"/>
            <w:sz w:val="24"/>
            <w:szCs w:val="28"/>
          </w:rPr>
          <w:t>ビッカース硬さ</w:t>
        </w:r>
        <w:r w:rsidR="002F1C6D" w:rsidRPr="00441669">
          <w:rPr>
            <w:rFonts w:cstheme="minorHAnsi" w:hint="eastAsia"/>
            <w:sz w:val="24"/>
            <w:szCs w:val="28"/>
          </w:rPr>
          <w:t>と圧痕形状の</w:t>
        </w:r>
        <w:r w:rsidR="0068544E" w:rsidRPr="00441669">
          <w:rPr>
            <w:rFonts w:cstheme="minorHAnsi" w:hint="eastAsia"/>
            <w:sz w:val="24"/>
            <w:szCs w:val="28"/>
          </w:rPr>
          <w:t>結晶</w:t>
        </w:r>
        <w:r w:rsidR="002F1C6D" w:rsidRPr="00441669">
          <w:rPr>
            <w:rFonts w:cstheme="minorHAnsi" w:hint="eastAsia"/>
            <w:sz w:val="24"/>
            <w:szCs w:val="28"/>
          </w:rPr>
          <w:t>方位依存性</w:t>
        </w:r>
      </w:ins>
    </w:p>
    <w:p w14:paraId="01F26A29" w14:textId="28094B41" w:rsidR="00391271" w:rsidRPr="00441669" w:rsidRDefault="00391271" w:rsidP="00100314">
      <w:pPr>
        <w:ind w:firstLineChars="59" w:firstLine="142"/>
        <w:rPr>
          <w:ins w:id="151" w:author="MORITA Koji" w:date="2026-09-25T20:06:00Z" w16du:dateUtc="2026-09-26T00:06:00Z"/>
          <w:rFonts w:cstheme="minorHAnsi"/>
          <w:sz w:val="24"/>
          <w:szCs w:val="28"/>
        </w:rPr>
      </w:pPr>
      <w:ins w:id="152" w:author="MORITA Koji" w:date="2026-09-25T20:06:00Z" w16du:dateUtc="2026-09-26T00:06:00Z">
        <w:r w:rsidRPr="00441669">
          <w:rPr>
            <w:rFonts w:cstheme="minorHAnsi"/>
            <w:sz w:val="24"/>
            <w:szCs w:val="28"/>
          </w:rPr>
          <w:t>磁場</w:t>
        </w:r>
        <w:r w:rsidR="00F12DC4" w:rsidRPr="00441669">
          <w:rPr>
            <w:rFonts w:cstheme="minorHAnsi" w:hint="eastAsia"/>
            <w:sz w:val="24"/>
            <w:szCs w:val="28"/>
          </w:rPr>
          <w:t>中</w:t>
        </w:r>
        <w:r w:rsidRPr="00441669">
          <w:rPr>
            <w:rFonts w:cstheme="minorHAnsi"/>
            <w:sz w:val="24"/>
            <w:szCs w:val="28"/>
          </w:rPr>
          <w:t>スリップキャストと</w:t>
        </w:r>
        <w:r w:rsidRPr="00441669">
          <w:rPr>
            <w:rFonts w:cstheme="minorHAnsi"/>
            <w:sz w:val="24"/>
            <w:szCs w:val="28"/>
          </w:rPr>
          <w:t>SPS</w:t>
        </w:r>
        <w:r w:rsidRPr="00441669">
          <w:rPr>
            <w:rFonts w:cstheme="minorHAnsi"/>
            <w:sz w:val="24"/>
            <w:szCs w:val="28"/>
          </w:rPr>
          <w:t>によって作製した</w:t>
        </w:r>
        <w:r w:rsidR="00E270EE" w:rsidRPr="00441669">
          <w:rPr>
            <w:rFonts w:cstheme="minorHAnsi" w:hint="eastAsia"/>
            <w:i/>
            <w:iCs/>
            <w:sz w:val="24"/>
            <w:szCs w:val="28"/>
          </w:rPr>
          <w:t>c</w:t>
        </w:r>
        <w:r w:rsidR="00E270EE" w:rsidRPr="00441669">
          <w:rPr>
            <w:rFonts w:cstheme="minorHAnsi" w:hint="eastAsia"/>
            <w:sz w:val="24"/>
            <w:szCs w:val="28"/>
          </w:rPr>
          <w:t>軸</w:t>
        </w:r>
        <w:r w:rsidRPr="00441669">
          <w:rPr>
            <w:rFonts w:cstheme="minorHAnsi"/>
            <w:sz w:val="24"/>
            <w:szCs w:val="28"/>
          </w:rPr>
          <w:t>配向焼結体に</w:t>
        </w:r>
        <w:r w:rsidR="00FF0543" w:rsidRPr="00441669">
          <w:rPr>
            <w:rFonts w:cstheme="minorHAnsi" w:hint="eastAsia"/>
            <w:sz w:val="24"/>
            <w:szCs w:val="28"/>
          </w:rPr>
          <w:t>対し</w:t>
        </w:r>
        <w:r w:rsidRPr="00441669">
          <w:rPr>
            <w:rFonts w:cstheme="minorHAnsi"/>
            <w:sz w:val="24"/>
            <w:szCs w:val="28"/>
          </w:rPr>
          <w:t>ビッカース硬さ試験を実施し</w:t>
        </w:r>
        <w:r w:rsidR="00770BF7" w:rsidRPr="00441669">
          <w:rPr>
            <w:rFonts w:cstheme="minorHAnsi"/>
            <w:sz w:val="24"/>
            <w:szCs w:val="28"/>
          </w:rPr>
          <w:t>，</w:t>
        </w:r>
        <w:r w:rsidRPr="00441669">
          <w:rPr>
            <w:rFonts w:cstheme="minorHAnsi"/>
            <w:sz w:val="24"/>
            <w:szCs w:val="28"/>
          </w:rPr>
          <w:t>室温変形における</w:t>
        </w:r>
        <w:r w:rsidR="008C7E5E" w:rsidRPr="00441669">
          <w:rPr>
            <w:rFonts w:cstheme="minorHAnsi" w:hint="eastAsia"/>
            <w:sz w:val="24"/>
            <w:szCs w:val="28"/>
          </w:rPr>
          <w:t>圧痕形状と硬さの</w:t>
        </w:r>
        <w:r w:rsidRPr="00441669">
          <w:rPr>
            <w:rFonts w:cstheme="minorHAnsi"/>
            <w:sz w:val="24"/>
            <w:szCs w:val="28"/>
          </w:rPr>
          <w:t>異方性の調査を行った</w:t>
        </w:r>
        <w:r w:rsidR="00770BF7" w:rsidRPr="00441669">
          <w:rPr>
            <w:rFonts w:cstheme="minorHAnsi"/>
            <w:sz w:val="24"/>
            <w:szCs w:val="28"/>
          </w:rPr>
          <w:t>．</w:t>
        </w:r>
        <w:r w:rsidR="00E202C7" w:rsidRPr="00441669">
          <w:rPr>
            <w:rFonts w:cstheme="minorHAnsi" w:hint="eastAsia"/>
            <w:sz w:val="24"/>
            <w:szCs w:val="28"/>
          </w:rPr>
          <w:t>各種</w:t>
        </w:r>
        <w:r w:rsidR="00BE41C1" w:rsidRPr="00441669">
          <w:rPr>
            <w:rFonts w:cstheme="minorHAnsi" w:hint="eastAsia"/>
            <w:sz w:val="24"/>
            <w:szCs w:val="28"/>
          </w:rPr>
          <w:t>組織</w:t>
        </w:r>
        <w:r w:rsidR="00E202C7" w:rsidRPr="00441669">
          <w:rPr>
            <w:rFonts w:cstheme="minorHAnsi" w:hint="eastAsia"/>
            <w:sz w:val="24"/>
            <w:szCs w:val="28"/>
          </w:rPr>
          <w:t>観察による圧痕</w:t>
        </w:r>
        <w:r w:rsidR="00892912" w:rsidRPr="00441669">
          <w:rPr>
            <w:rFonts w:cstheme="minorHAnsi" w:hint="eastAsia"/>
            <w:sz w:val="24"/>
            <w:szCs w:val="28"/>
          </w:rPr>
          <w:t>形状・形態の詳細については</w:t>
        </w:r>
        <w:r w:rsidR="00E202C7" w:rsidRPr="00441669">
          <w:rPr>
            <w:rFonts w:cstheme="minorHAnsi" w:hint="eastAsia"/>
            <w:sz w:val="24"/>
            <w:szCs w:val="28"/>
          </w:rPr>
          <w:t>後述する</w:t>
        </w:r>
        <w:r w:rsidR="006359D9" w:rsidRPr="00441669">
          <w:rPr>
            <w:rFonts w:cstheme="minorHAnsi" w:hint="eastAsia"/>
            <w:sz w:val="24"/>
            <w:szCs w:val="28"/>
          </w:rPr>
          <w:t>．</w:t>
        </w:r>
      </w:ins>
    </w:p>
    <w:p w14:paraId="09C0C771" w14:textId="6F027257" w:rsidR="00664784" w:rsidRPr="00441669" w:rsidRDefault="007B743D" w:rsidP="00100314">
      <w:pPr>
        <w:ind w:firstLineChars="59" w:firstLine="142"/>
        <w:rPr>
          <w:ins w:id="153" w:author="MORITA Koji" w:date="2026-09-25T20:06:00Z" w16du:dateUtc="2026-09-26T00:06:00Z"/>
          <w:rFonts w:cstheme="minorHAnsi"/>
          <w:sz w:val="24"/>
          <w:szCs w:val="28"/>
        </w:rPr>
      </w:pPr>
      <w:ins w:id="154" w:author="MORITA Koji" w:date="2026-09-25T20:06:00Z" w16du:dateUtc="2026-09-26T00:06:00Z">
        <w:r w:rsidRPr="00441669">
          <w:rPr>
            <w:rFonts w:cstheme="minorHAnsi" w:hint="eastAsia"/>
            <w:sz w:val="24"/>
            <w:szCs w:val="28"/>
          </w:rPr>
          <w:t>Fig.</w:t>
        </w:r>
        <w:r w:rsidR="00052F21" w:rsidRPr="00441669">
          <w:rPr>
            <w:rFonts w:cstheme="minorHAnsi"/>
            <w:sz w:val="24"/>
            <w:szCs w:val="28"/>
          </w:rPr>
          <w:t xml:space="preserve"> </w:t>
        </w:r>
        <w:r w:rsidRPr="00441669">
          <w:rPr>
            <w:rFonts w:cstheme="minorHAnsi" w:hint="eastAsia"/>
            <w:sz w:val="24"/>
            <w:szCs w:val="28"/>
          </w:rPr>
          <w:t>3</w:t>
        </w:r>
        <w:r w:rsidR="00AC7AE4" w:rsidRPr="00441669">
          <w:rPr>
            <w:rFonts w:cstheme="minorHAnsi" w:hint="eastAsia"/>
            <w:sz w:val="24"/>
            <w:szCs w:val="28"/>
          </w:rPr>
          <w:t>は</w:t>
        </w:r>
        <w:r w:rsidR="0029537D" w:rsidRPr="00441669">
          <w:rPr>
            <w:rFonts w:cstheme="minorHAnsi" w:hint="eastAsia"/>
            <w:sz w:val="24"/>
            <w:szCs w:val="28"/>
          </w:rPr>
          <w:t>ビッカース硬さ</w:t>
        </w:r>
        <w:r w:rsidR="00B653F0" w:rsidRPr="00441669">
          <w:rPr>
            <w:rFonts w:cstheme="minorHAnsi" w:hint="eastAsia"/>
            <w:sz w:val="24"/>
            <w:szCs w:val="28"/>
          </w:rPr>
          <w:t>，</w:t>
        </w:r>
        <w:r w:rsidR="0029537D" w:rsidRPr="00441669">
          <w:rPr>
            <w:rFonts w:cstheme="minorHAnsi" w:hint="eastAsia"/>
            <w:sz w:val="24"/>
            <w:szCs w:val="28"/>
          </w:rPr>
          <w:t>Fig.</w:t>
        </w:r>
        <w:r w:rsidR="00052F21" w:rsidRPr="00441669">
          <w:rPr>
            <w:rFonts w:cstheme="minorHAnsi"/>
            <w:sz w:val="24"/>
            <w:szCs w:val="28"/>
          </w:rPr>
          <w:t xml:space="preserve"> </w:t>
        </w:r>
        <w:r w:rsidR="0029537D" w:rsidRPr="00441669">
          <w:rPr>
            <w:rFonts w:cstheme="minorHAnsi" w:hint="eastAsia"/>
            <w:sz w:val="24"/>
            <w:szCs w:val="28"/>
          </w:rPr>
          <w:t>4</w:t>
        </w:r>
        <w:r w:rsidR="00415D5D" w:rsidRPr="00441669">
          <w:rPr>
            <w:rFonts w:cstheme="minorHAnsi" w:hint="eastAsia"/>
            <w:sz w:val="24"/>
            <w:szCs w:val="28"/>
          </w:rPr>
          <w:t>は圧痕の</w:t>
        </w:r>
        <w:r w:rsidR="00A41A18" w:rsidRPr="00441669">
          <w:rPr>
            <w:rFonts w:cstheme="minorHAnsi" w:hint="eastAsia"/>
            <w:sz w:val="24"/>
            <w:szCs w:val="28"/>
          </w:rPr>
          <w:t>長辺（</w:t>
        </w:r>
        <w:r w:rsidR="00A41A18" w:rsidRPr="00441669">
          <w:rPr>
            <w:rFonts w:cstheme="minorHAnsi" w:hint="eastAsia"/>
            <w:sz w:val="24"/>
            <w:szCs w:val="28"/>
          </w:rPr>
          <w:t>X</w:t>
        </w:r>
        <w:r w:rsidR="00A41A18" w:rsidRPr="00441669">
          <w:rPr>
            <w:rFonts w:cstheme="minorHAnsi" w:hint="eastAsia"/>
            <w:sz w:val="24"/>
            <w:szCs w:val="28"/>
          </w:rPr>
          <w:t>）と短辺（</w:t>
        </w:r>
        <w:r w:rsidR="00A41A18" w:rsidRPr="00441669">
          <w:rPr>
            <w:rFonts w:cstheme="minorHAnsi" w:hint="eastAsia"/>
            <w:sz w:val="24"/>
            <w:szCs w:val="28"/>
          </w:rPr>
          <w:t>Y</w:t>
        </w:r>
        <w:r w:rsidR="00A41A18" w:rsidRPr="00441669">
          <w:rPr>
            <w:rFonts w:cstheme="minorHAnsi" w:hint="eastAsia"/>
            <w:sz w:val="24"/>
            <w:szCs w:val="28"/>
          </w:rPr>
          <w:t>）の長さ</w:t>
        </w:r>
        <w:r w:rsidR="00B653F0" w:rsidRPr="00441669">
          <w:rPr>
            <w:rFonts w:cstheme="minorHAnsi" w:hint="eastAsia"/>
            <w:sz w:val="24"/>
            <w:szCs w:val="28"/>
          </w:rPr>
          <w:t>，</w:t>
        </w:r>
        <w:r w:rsidR="00A41A18" w:rsidRPr="00441669">
          <w:rPr>
            <w:rFonts w:cstheme="minorHAnsi" w:hint="eastAsia"/>
            <w:sz w:val="24"/>
            <w:szCs w:val="28"/>
          </w:rPr>
          <w:t>およびその比</w:t>
        </w:r>
        <w:r w:rsidR="00A41A18" w:rsidRPr="00441669">
          <w:rPr>
            <w:rFonts w:cstheme="minorHAnsi" w:hint="eastAsia"/>
            <w:sz w:val="24"/>
            <w:szCs w:val="28"/>
          </w:rPr>
          <w:t>Y/X</w:t>
        </w:r>
        <w:r w:rsidR="00AB258A" w:rsidRPr="00441669">
          <w:rPr>
            <w:rFonts w:cstheme="minorHAnsi" w:hint="eastAsia"/>
            <w:sz w:val="24"/>
            <w:szCs w:val="28"/>
          </w:rPr>
          <w:t>と圧子押込み方位と</w:t>
        </w:r>
        <w:r w:rsidR="00AB258A" w:rsidRPr="00441669">
          <w:rPr>
            <w:rFonts w:cstheme="minorHAnsi" w:hint="eastAsia"/>
            <w:i/>
            <w:iCs/>
            <w:sz w:val="24"/>
            <w:szCs w:val="28"/>
          </w:rPr>
          <w:t>c</w:t>
        </w:r>
        <w:r w:rsidR="00AB258A" w:rsidRPr="00441669">
          <w:rPr>
            <w:rFonts w:cstheme="minorHAnsi" w:hint="eastAsia"/>
            <w:sz w:val="24"/>
            <w:szCs w:val="28"/>
          </w:rPr>
          <w:t>軸の</w:t>
        </w:r>
        <w:r w:rsidR="00E16C6B" w:rsidRPr="00441669">
          <w:rPr>
            <w:rFonts w:cstheme="minorHAnsi" w:hint="eastAsia"/>
            <w:sz w:val="24"/>
            <w:szCs w:val="28"/>
          </w:rPr>
          <w:t>なす角度の関係を</w:t>
        </w:r>
        <w:r w:rsidR="00AB258A" w:rsidRPr="00441669">
          <w:rPr>
            <w:rFonts w:cstheme="minorHAnsi" w:hint="eastAsia"/>
            <w:sz w:val="24"/>
            <w:szCs w:val="28"/>
          </w:rPr>
          <w:t>示したものである</w:t>
        </w:r>
        <w:r w:rsidR="00E16C6B" w:rsidRPr="00441669">
          <w:rPr>
            <w:rFonts w:cstheme="minorHAnsi" w:hint="eastAsia"/>
            <w:sz w:val="24"/>
            <w:szCs w:val="28"/>
          </w:rPr>
          <w:t>．</w:t>
        </w:r>
        <w:r w:rsidR="00D945D3" w:rsidRPr="00441669">
          <w:rPr>
            <w:rFonts w:cstheme="minorHAnsi" w:hint="eastAsia"/>
            <w:sz w:val="24"/>
            <w:szCs w:val="28"/>
          </w:rPr>
          <w:t>ここで</w:t>
        </w:r>
        <w:r w:rsidR="00316180" w:rsidRPr="00441669">
          <w:rPr>
            <w:rFonts w:cstheme="minorHAnsi" w:hint="eastAsia"/>
            <w:sz w:val="24"/>
            <w:szCs w:val="28"/>
          </w:rPr>
          <w:t>，</w:t>
        </w:r>
        <w:r w:rsidR="009102BE" w:rsidRPr="00441669">
          <w:rPr>
            <w:rFonts w:cstheme="minorHAnsi" w:hint="eastAsia"/>
            <w:sz w:val="24"/>
            <w:szCs w:val="28"/>
          </w:rPr>
          <w:t>0</w:t>
        </w:r>
        <w:r w:rsidR="006853C5" w:rsidRPr="00441669">
          <w:rPr>
            <w:rFonts w:asciiTheme="majorHAnsi" w:hAnsiTheme="majorHAnsi" w:cstheme="majorHAnsi"/>
            <w:sz w:val="24"/>
            <w:szCs w:val="28"/>
          </w:rPr>
          <w:t>°</w:t>
        </w:r>
        <w:r w:rsidR="009102BE" w:rsidRPr="00441669">
          <w:rPr>
            <w:rFonts w:cstheme="minorHAnsi" w:hint="eastAsia"/>
            <w:sz w:val="24"/>
            <w:szCs w:val="28"/>
          </w:rPr>
          <w:t>材を除く試料では</w:t>
        </w:r>
        <w:r w:rsidR="00A51A8A" w:rsidRPr="00441669">
          <w:rPr>
            <w:rFonts w:cstheme="minorHAnsi" w:hint="eastAsia"/>
            <w:sz w:val="24"/>
            <w:szCs w:val="28"/>
          </w:rPr>
          <w:t>短辺（</w:t>
        </w:r>
        <w:r w:rsidR="00A51A8A" w:rsidRPr="00441669">
          <w:rPr>
            <w:rFonts w:cstheme="minorHAnsi" w:hint="eastAsia"/>
            <w:sz w:val="24"/>
            <w:szCs w:val="28"/>
          </w:rPr>
          <w:t>Y</w:t>
        </w:r>
        <w:r w:rsidR="00A51A8A" w:rsidRPr="00441669">
          <w:rPr>
            <w:rFonts w:cstheme="minorHAnsi" w:hint="eastAsia"/>
            <w:sz w:val="24"/>
            <w:szCs w:val="28"/>
          </w:rPr>
          <w:t>）方向が</w:t>
        </w:r>
        <w:r w:rsidR="00AB4CFE" w:rsidRPr="00441669">
          <w:rPr>
            <w:rFonts w:cstheme="minorHAnsi" w:hint="eastAsia"/>
            <w:sz w:val="24"/>
            <w:szCs w:val="28"/>
          </w:rPr>
          <w:t>結晶の底面トレースに沿っ</w:t>
        </w:r>
        <w:r w:rsidR="008A4F22" w:rsidRPr="00441669">
          <w:rPr>
            <w:rFonts w:cstheme="minorHAnsi" w:hint="eastAsia"/>
            <w:sz w:val="24"/>
            <w:szCs w:val="28"/>
          </w:rPr>
          <w:t>た方向となる</w:t>
        </w:r>
        <w:r w:rsidR="00316180" w:rsidRPr="00441669">
          <w:rPr>
            <w:rFonts w:cstheme="minorHAnsi" w:hint="eastAsia"/>
            <w:sz w:val="24"/>
            <w:szCs w:val="28"/>
          </w:rPr>
          <w:t>．</w:t>
        </w:r>
        <w:r w:rsidR="00E16C6B" w:rsidRPr="00441669">
          <w:rPr>
            <w:rFonts w:cstheme="minorHAnsi" w:hint="eastAsia"/>
            <w:sz w:val="24"/>
            <w:szCs w:val="28"/>
          </w:rPr>
          <w:t>0</w:t>
        </w:r>
        <w:r w:rsidR="00E16C6B" w:rsidRPr="00441669">
          <w:rPr>
            <w:rFonts w:asciiTheme="majorHAnsi" w:hAnsiTheme="majorHAnsi" w:cstheme="majorHAnsi"/>
            <w:sz w:val="24"/>
            <w:szCs w:val="28"/>
          </w:rPr>
          <w:t>°</w:t>
        </w:r>
        <w:r w:rsidR="00E16C6B" w:rsidRPr="00441669">
          <w:rPr>
            <w:rFonts w:cstheme="minorHAnsi" w:hint="eastAsia"/>
            <w:sz w:val="24"/>
            <w:szCs w:val="28"/>
          </w:rPr>
          <w:t>材では</w:t>
        </w:r>
        <w:r w:rsidR="00B653F0" w:rsidRPr="00441669">
          <w:rPr>
            <w:rFonts w:cstheme="minorHAnsi" w:hint="eastAsia"/>
            <w:sz w:val="24"/>
            <w:szCs w:val="28"/>
          </w:rPr>
          <w:t>，</w:t>
        </w:r>
        <w:r w:rsidR="00AD78A1" w:rsidRPr="00441669">
          <w:rPr>
            <w:rFonts w:cstheme="minorHAnsi" w:hint="eastAsia"/>
            <w:sz w:val="24"/>
            <w:szCs w:val="28"/>
          </w:rPr>
          <w:t>硬さは最大</w:t>
        </w:r>
        <w:r w:rsidR="00EC4B35" w:rsidRPr="00441669">
          <w:rPr>
            <w:rFonts w:cstheme="minorHAnsi" w:hint="eastAsia"/>
            <w:sz w:val="24"/>
            <w:szCs w:val="28"/>
          </w:rPr>
          <w:t>となり</w:t>
        </w:r>
        <w:r w:rsidR="00675837" w:rsidRPr="00441669">
          <w:rPr>
            <w:rFonts w:cstheme="minorHAnsi" w:hint="eastAsia"/>
            <w:sz w:val="24"/>
            <w:szCs w:val="28"/>
          </w:rPr>
          <w:t>Y/X</w:t>
        </w:r>
        <w:r w:rsidR="00AD78A1" w:rsidRPr="00441669">
          <w:rPr>
            <w:rFonts w:cstheme="minorHAnsi" w:hint="eastAsia"/>
            <w:sz w:val="24"/>
            <w:szCs w:val="28"/>
          </w:rPr>
          <w:t>も</w:t>
        </w:r>
        <w:r w:rsidR="00675837" w:rsidRPr="00441669">
          <w:rPr>
            <w:rFonts w:cstheme="minorHAnsi" w:hint="eastAsia"/>
            <w:sz w:val="24"/>
            <w:szCs w:val="28"/>
          </w:rPr>
          <w:t>1</w:t>
        </w:r>
        <w:r w:rsidR="00675837" w:rsidRPr="00441669">
          <w:rPr>
            <w:rFonts w:cstheme="minorHAnsi" w:hint="eastAsia"/>
            <w:sz w:val="24"/>
            <w:szCs w:val="28"/>
          </w:rPr>
          <w:t>に近い値を</w:t>
        </w:r>
        <w:r w:rsidR="00224D50" w:rsidRPr="00441669">
          <w:rPr>
            <w:rFonts w:cstheme="minorHAnsi" w:hint="eastAsia"/>
            <w:sz w:val="24"/>
            <w:szCs w:val="28"/>
          </w:rPr>
          <w:t>取り</w:t>
        </w:r>
        <w:r w:rsidR="00B653F0" w:rsidRPr="00441669">
          <w:rPr>
            <w:rFonts w:cstheme="minorHAnsi" w:hint="eastAsia"/>
            <w:sz w:val="24"/>
            <w:szCs w:val="28"/>
          </w:rPr>
          <w:t>，</w:t>
        </w:r>
        <w:r w:rsidR="00AD78A1" w:rsidRPr="00441669">
          <w:rPr>
            <w:rFonts w:cstheme="minorHAnsi" w:hint="eastAsia"/>
            <w:sz w:val="24"/>
            <w:szCs w:val="28"/>
          </w:rPr>
          <w:t>等方的な圧痕</w:t>
        </w:r>
        <w:r w:rsidR="00664784" w:rsidRPr="00441669">
          <w:rPr>
            <w:rFonts w:cstheme="minorHAnsi" w:hint="eastAsia"/>
            <w:sz w:val="24"/>
            <w:szCs w:val="28"/>
          </w:rPr>
          <w:t>形状</w:t>
        </w:r>
        <w:r w:rsidR="00AD78A1" w:rsidRPr="00441669">
          <w:rPr>
            <w:rFonts w:cstheme="minorHAnsi" w:hint="eastAsia"/>
            <w:sz w:val="24"/>
            <w:szCs w:val="28"/>
          </w:rPr>
          <w:t>であることがわかる</w:t>
        </w:r>
        <w:r w:rsidR="00B653F0" w:rsidRPr="00441669">
          <w:rPr>
            <w:rFonts w:cstheme="minorHAnsi" w:hint="eastAsia"/>
            <w:sz w:val="24"/>
            <w:szCs w:val="28"/>
          </w:rPr>
          <w:t>．</w:t>
        </w:r>
        <w:r w:rsidR="00721C29" w:rsidRPr="00441669">
          <w:rPr>
            <w:rFonts w:cstheme="minorHAnsi" w:hint="eastAsia"/>
            <w:sz w:val="24"/>
            <w:szCs w:val="28"/>
          </w:rPr>
          <w:t>押込み方位と</w:t>
        </w:r>
        <w:r w:rsidR="00721C29" w:rsidRPr="00441669">
          <w:rPr>
            <w:rFonts w:cstheme="minorHAnsi" w:hint="eastAsia"/>
            <w:i/>
            <w:iCs/>
            <w:sz w:val="24"/>
            <w:szCs w:val="28"/>
          </w:rPr>
          <w:t>c</w:t>
        </w:r>
        <w:r w:rsidR="00721C29" w:rsidRPr="00441669">
          <w:rPr>
            <w:rFonts w:cstheme="minorHAnsi" w:hint="eastAsia"/>
            <w:sz w:val="24"/>
            <w:szCs w:val="28"/>
          </w:rPr>
          <w:t>軸の</w:t>
        </w:r>
        <w:r w:rsidR="003A1DFD" w:rsidRPr="00441669">
          <w:rPr>
            <w:rFonts w:cstheme="minorHAnsi" w:hint="eastAsia"/>
            <w:sz w:val="24"/>
            <w:szCs w:val="28"/>
          </w:rPr>
          <w:t>なす角度が大きくな</w:t>
        </w:r>
        <w:r w:rsidR="00275282" w:rsidRPr="00441669">
          <w:rPr>
            <w:rFonts w:cstheme="minorHAnsi" w:hint="eastAsia"/>
            <w:sz w:val="24"/>
            <w:szCs w:val="28"/>
          </w:rPr>
          <w:t>り</w:t>
        </w:r>
        <w:r w:rsidR="00822686" w:rsidRPr="00441669">
          <w:rPr>
            <w:rFonts w:cstheme="minorHAnsi" w:hint="eastAsia"/>
            <w:sz w:val="24"/>
            <w:szCs w:val="28"/>
          </w:rPr>
          <w:t>底面すべりの</w:t>
        </w:r>
        <w:r w:rsidR="00822686" w:rsidRPr="00441669">
          <w:rPr>
            <w:rFonts w:cstheme="minorHAnsi" w:hint="eastAsia"/>
            <w:sz w:val="24"/>
            <w:szCs w:val="28"/>
          </w:rPr>
          <w:t>Schmid</w:t>
        </w:r>
        <w:r w:rsidR="00275282" w:rsidRPr="00441669">
          <w:rPr>
            <w:rFonts w:cstheme="minorHAnsi" w:hint="eastAsia"/>
            <w:sz w:val="24"/>
            <w:szCs w:val="28"/>
          </w:rPr>
          <w:t>因子が増大するに従い，</w:t>
        </w:r>
        <w:r w:rsidR="00A97E91" w:rsidRPr="00441669">
          <w:rPr>
            <w:rFonts w:cstheme="minorHAnsi" w:hint="eastAsia"/>
            <w:sz w:val="24"/>
            <w:szCs w:val="28"/>
          </w:rPr>
          <w:t>底面に沿った短辺</w:t>
        </w:r>
        <w:r w:rsidR="00000BA6" w:rsidRPr="00441669">
          <w:rPr>
            <w:rFonts w:cstheme="minorHAnsi" w:hint="eastAsia"/>
            <w:sz w:val="24"/>
            <w:szCs w:val="28"/>
          </w:rPr>
          <w:t>長さ</w:t>
        </w:r>
        <w:r w:rsidR="00D73F5C" w:rsidRPr="00441669">
          <w:rPr>
            <w:rFonts w:cstheme="minorHAnsi" w:hint="eastAsia"/>
            <w:sz w:val="24"/>
            <w:szCs w:val="28"/>
          </w:rPr>
          <w:t>Y</w:t>
        </w:r>
        <w:r w:rsidR="00000BA6" w:rsidRPr="00441669">
          <w:rPr>
            <w:rFonts w:cstheme="minorHAnsi" w:hint="eastAsia"/>
            <w:sz w:val="24"/>
            <w:szCs w:val="28"/>
          </w:rPr>
          <w:t>は</w:t>
        </w:r>
        <w:r w:rsidR="00456F88" w:rsidRPr="00441669">
          <w:rPr>
            <w:rFonts w:cstheme="minorHAnsi" w:hint="eastAsia"/>
            <w:sz w:val="24"/>
            <w:szCs w:val="28"/>
          </w:rPr>
          <w:t>若干</w:t>
        </w:r>
        <w:r w:rsidR="005F2660" w:rsidRPr="00441669">
          <w:rPr>
            <w:rFonts w:cstheme="minorHAnsi" w:hint="eastAsia"/>
            <w:sz w:val="24"/>
            <w:szCs w:val="28"/>
          </w:rPr>
          <w:t>縮小し</w:t>
        </w:r>
        <w:r w:rsidR="00A97E91" w:rsidRPr="00441669">
          <w:rPr>
            <w:rFonts w:cstheme="minorHAnsi" w:hint="eastAsia"/>
            <w:sz w:val="24"/>
            <w:szCs w:val="28"/>
          </w:rPr>
          <w:t>，</w:t>
        </w:r>
        <w:r w:rsidR="00AB795D" w:rsidRPr="00441669">
          <w:rPr>
            <w:rFonts w:cstheme="minorHAnsi" w:hint="eastAsia"/>
            <w:sz w:val="24"/>
            <w:szCs w:val="28"/>
          </w:rPr>
          <w:t>長辺</w:t>
        </w:r>
        <w:r w:rsidR="00570816" w:rsidRPr="00441669">
          <w:rPr>
            <w:rFonts w:cstheme="minorHAnsi" w:hint="eastAsia"/>
            <w:sz w:val="24"/>
            <w:szCs w:val="28"/>
          </w:rPr>
          <w:t>長さ</w:t>
        </w:r>
        <w:r w:rsidR="00D73F5C" w:rsidRPr="00441669">
          <w:rPr>
            <w:rFonts w:cstheme="minorHAnsi" w:hint="eastAsia"/>
            <w:sz w:val="24"/>
            <w:szCs w:val="28"/>
          </w:rPr>
          <w:t>X</w:t>
        </w:r>
        <w:r w:rsidR="00664784" w:rsidRPr="00441669">
          <w:rPr>
            <w:rFonts w:cstheme="minorHAnsi" w:hint="eastAsia"/>
            <w:sz w:val="24"/>
            <w:szCs w:val="28"/>
          </w:rPr>
          <w:t>は</w:t>
        </w:r>
        <w:r w:rsidR="005F2660" w:rsidRPr="00441669">
          <w:rPr>
            <w:rFonts w:cstheme="minorHAnsi" w:hint="eastAsia"/>
            <w:sz w:val="24"/>
            <w:szCs w:val="28"/>
          </w:rPr>
          <w:t>大きく</w:t>
        </w:r>
        <w:r w:rsidR="00BD19F4" w:rsidRPr="00441669">
          <w:rPr>
            <w:rFonts w:cstheme="minorHAnsi" w:hint="eastAsia"/>
            <w:sz w:val="24"/>
            <w:szCs w:val="28"/>
          </w:rPr>
          <w:t>増加した．その結果，</w:t>
        </w:r>
        <w:r w:rsidR="00FD7B6D" w:rsidRPr="00441669">
          <w:rPr>
            <w:rFonts w:cstheme="minorHAnsi" w:hint="eastAsia"/>
            <w:sz w:val="24"/>
            <w:szCs w:val="28"/>
          </w:rPr>
          <w:t>圧痕形状</w:t>
        </w:r>
        <w:r w:rsidR="00DF18FB" w:rsidRPr="00441669">
          <w:rPr>
            <w:rFonts w:cstheme="minorHAnsi" w:hint="eastAsia"/>
            <w:sz w:val="24"/>
            <w:szCs w:val="28"/>
          </w:rPr>
          <w:t>の異方性を表す</w:t>
        </w:r>
        <w:r w:rsidR="00DF18FB" w:rsidRPr="00441669">
          <w:rPr>
            <w:rFonts w:cstheme="minorHAnsi" w:hint="eastAsia"/>
            <w:sz w:val="24"/>
            <w:szCs w:val="28"/>
          </w:rPr>
          <w:t>Y/X</w:t>
        </w:r>
        <w:r w:rsidR="00DF18FB" w:rsidRPr="00441669">
          <w:rPr>
            <w:rFonts w:cstheme="minorHAnsi" w:hint="eastAsia"/>
            <w:sz w:val="24"/>
            <w:szCs w:val="28"/>
          </w:rPr>
          <w:t>の値</w:t>
        </w:r>
        <w:r w:rsidR="00F47290" w:rsidRPr="00441669">
          <w:rPr>
            <w:rFonts w:cstheme="minorHAnsi" w:hint="eastAsia"/>
            <w:sz w:val="24"/>
            <w:szCs w:val="28"/>
          </w:rPr>
          <w:t>と硬さ</w:t>
        </w:r>
        <w:r w:rsidR="00D30BF6" w:rsidRPr="00441669">
          <w:rPr>
            <w:rFonts w:cstheme="minorHAnsi" w:hint="eastAsia"/>
            <w:sz w:val="24"/>
            <w:szCs w:val="28"/>
          </w:rPr>
          <w:t>値</w:t>
        </w:r>
        <w:r w:rsidR="00DF18FB" w:rsidRPr="00441669">
          <w:rPr>
            <w:rFonts w:cstheme="minorHAnsi" w:hint="eastAsia"/>
            <w:sz w:val="24"/>
            <w:szCs w:val="28"/>
          </w:rPr>
          <w:t>は減少し</w:t>
        </w:r>
        <w:r w:rsidR="00367563" w:rsidRPr="00441669">
          <w:rPr>
            <w:rFonts w:cstheme="minorHAnsi" w:hint="eastAsia"/>
            <w:sz w:val="24"/>
            <w:szCs w:val="28"/>
          </w:rPr>
          <w:t>た．そして，</w:t>
        </w:r>
        <w:r w:rsidR="00D73F5C" w:rsidRPr="00441669">
          <w:rPr>
            <w:rFonts w:cstheme="minorHAnsi" w:hint="eastAsia"/>
            <w:i/>
            <w:iCs/>
            <w:sz w:val="24"/>
            <w:szCs w:val="28"/>
          </w:rPr>
          <w:t>c</w:t>
        </w:r>
        <w:r w:rsidR="00D73F5C" w:rsidRPr="00441669">
          <w:rPr>
            <w:rFonts w:cstheme="minorHAnsi" w:hint="eastAsia"/>
            <w:sz w:val="24"/>
            <w:szCs w:val="28"/>
          </w:rPr>
          <w:t>面の</w:t>
        </w:r>
        <w:r w:rsidR="00E1459F" w:rsidRPr="00441669">
          <w:rPr>
            <w:rFonts w:cstheme="minorHAnsi" w:hint="eastAsia"/>
            <w:sz w:val="24"/>
            <w:szCs w:val="28"/>
          </w:rPr>
          <w:t>Schmid</w:t>
        </w:r>
        <w:r w:rsidR="0072236C" w:rsidRPr="00441669">
          <w:rPr>
            <w:rFonts w:cstheme="minorHAnsi" w:hint="eastAsia"/>
            <w:sz w:val="24"/>
            <w:szCs w:val="28"/>
          </w:rPr>
          <w:t>因子が最大</w:t>
        </w:r>
        <w:r w:rsidR="008B690C" w:rsidRPr="00441669">
          <w:rPr>
            <w:rFonts w:cstheme="minorHAnsi" w:hint="eastAsia"/>
            <w:sz w:val="24"/>
            <w:szCs w:val="28"/>
          </w:rPr>
          <w:t>の</w:t>
        </w:r>
        <w:r w:rsidR="002E0326" w:rsidRPr="00441669">
          <w:rPr>
            <w:rFonts w:cstheme="minorHAnsi" w:hint="eastAsia"/>
            <w:sz w:val="24"/>
            <w:szCs w:val="28"/>
          </w:rPr>
          <w:t>4</w:t>
        </w:r>
        <w:r w:rsidR="002E0326" w:rsidRPr="00441669">
          <w:rPr>
            <w:rFonts w:cstheme="minorHAnsi"/>
            <w:sz w:val="24"/>
            <w:szCs w:val="28"/>
          </w:rPr>
          <w:t>5</w:t>
        </w:r>
        <w:r w:rsidR="006853C5" w:rsidRPr="00441669">
          <w:rPr>
            <w:rFonts w:asciiTheme="majorHAnsi" w:hAnsiTheme="majorHAnsi" w:cstheme="majorHAnsi"/>
            <w:sz w:val="24"/>
            <w:szCs w:val="28"/>
          </w:rPr>
          <w:t>°</w:t>
        </w:r>
        <w:r w:rsidR="002E0326" w:rsidRPr="00441669">
          <w:rPr>
            <w:rFonts w:cstheme="minorHAnsi" w:hint="eastAsia"/>
            <w:sz w:val="24"/>
            <w:szCs w:val="28"/>
          </w:rPr>
          <w:t>材</w:t>
        </w:r>
        <w:r w:rsidR="00DF18FB" w:rsidRPr="00441669">
          <w:rPr>
            <w:rFonts w:cstheme="minorHAnsi" w:hint="eastAsia"/>
            <w:sz w:val="24"/>
            <w:szCs w:val="28"/>
          </w:rPr>
          <w:t>において</w:t>
        </w:r>
        <w:r w:rsidR="0059465D" w:rsidRPr="00441669">
          <w:rPr>
            <w:rFonts w:cstheme="minorHAnsi" w:hint="eastAsia"/>
            <w:sz w:val="24"/>
            <w:szCs w:val="28"/>
          </w:rPr>
          <w:t>最も異方的な圧痕</w:t>
        </w:r>
        <w:r w:rsidR="0015549B" w:rsidRPr="00441669">
          <w:rPr>
            <w:rFonts w:cstheme="minorHAnsi" w:hint="eastAsia"/>
            <w:sz w:val="24"/>
            <w:szCs w:val="28"/>
          </w:rPr>
          <w:t>形状</w:t>
        </w:r>
        <w:r w:rsidR="0068544E" w:rsidRPr="00441669">
          <w:rPr>
            <w:rFonts w:cstheme="minorHAnsi" w:hint="eastAsia"/>
            <w:sz w:val="24"/>
            <w:szCs w:val="28"/>
          </w:rPr>
          <w:t>に</w:t>
        </w:r>
        <w:r w:rsidR="009205DA" w:rsidRPr="00441669">
          <w:rPr>
            <w:rFonts w:cstheme="minorHAnsi" w:hint="eastAsia"/>
            <w:sz w:val="24"/>
            <w:szCs w:val="28"/>
          </w:rPr>
          <w:t>なるとともに，硬さが最小</w:t>
        </w:r>
        <w:r w:rsidR="0015549B" w:rsidRPr="00441669">
          <w:rPr>
            <w:rFonts w:cstheme="minorHAnsi" w:hint="eastAsia"/>
            <w:sz w:val="24"/>
            <w:szCs w:val="28"/>
          </w:rPr>
          <w:t>となった</w:t>
        </w:r>
        <w:r w:rsidR="00B653F0" w:rsidRPr="00441669">
          <w:rPr>
            <w:rFonts w:cstheme="minorHAnsi" w:hint="eastAsia"/>
            <w:sz w:val="24"/>
            <w:szCs w:val="28"/>
          </w:rPr>
          <w:t>．</w:t>
        </w:r>
        <w:r w:rsidR="00685FC7" w:rsidRPr="00441669">
          <w:rPr>
            <w:rFonts w:cstheme="minorHAnsi" w:hint="eastAsia"/>
            <w:sz w:val="24"/>
            <w:szCs w:val="28"/>
          </w:rPr>
          <w:t>4</w:t>
        </w:r>
        <w:r w:rsidR="00685FC7" w:rsidRPr="00441669">
          <w:rPr>
            <w:rFonts w:cstheme="minorHAnsi"/>
            <w:sz w:val="24"/>
            <w:szCs w:val="28"/>
          </w:rPr>
          <w:t>5</w:t>
        </w:r>
        <w:r w:rsidR="006853C5" w:rsidRPr="00441669">
          <w:rPr>
            <w:rFonts w:asciiTheme="majorHAnsi" w:hAnsiTheme="majorHAnsi" w:cstheme="majorHAnsi"/>
            <w:sz w:val="24"/>
            <w:szCs w:val="28"/>
          </w:rPr>
          <w:t>°</w:t>
        </w:r>
        <w:r w:rsidR="00685FC7" w:rsidRPr="00441669">
          <w:rPr>
            <w:rFonts w:cstheme="minorHAnsi" w:hint="eastAsia"/>
            <w:sz w:val="24"/>
            <w:szCs w:val="28"/>
          </w:rPr>
          <w:t>材以降</w:t>
        </w:r>
        <w:r w:rsidR="004449B2" w:rsidRPr="00441669">
          <w:rPr>
            <w:rFonts w:cstheme="minorHAnsi" w:hint="eastAsia"/>
            <w:sz w:val="24"/>
            <w:szCs w:val="28"/>
          </w:rPr>
          <w:t>の</w:t>
        </w:r>
        <w:r w:rsidR="00E1459F" w:rsidRPr="00441669">
          <w:rPr>
            <w:rFonts w:cstheme="minorHAnsi" w:hint="eastAsia"/>
            <w:sz w:val="24"/>
            <w:szCs w:val="28"/>
          </w:rPr>
          <w:t>Schmid</w:t>
        </w:r>
        <w:r w:rsidR="009231E3" w:rsidRPr="00441669">
          <w:rPr>
            <w:rFonts w:cstheme="minorHAnsi" w:hint="eastAsia"/>
            <w:sz w:val="24"/>
            <w:szCs w:val="28"/>
          </w:rPr>
          <w:t>因子は減少</w:t>
        </w:r>
        <w:r w:rsidR="008B690C" w:rsidRPr="00441669">
          <w:rPr>
            <w:rFonts w:cstheme="minorHAnsi" w:hint="eastAsia"/>
            <w:sz w:val="24"/>
            <w:szCs w:val="28"/>
          </w:rPr>
          <w:t>していく</w:t>
        </w:r>
        <w:r w:rsidR="004C49BA" w:rsidRPr="00441669">
          <w:rPr>
            <w:rFonts w:cstheme="minorHAnsi" w:hint="eastAsia"/>
            <w:sz w:val="24"/>
            <w:szCs w:val="28"/>
          </w:rPr>
          <w:t>が，</w:t>
        </w:r>
        <w:r w:rsidR="004449B2" w:rsidRPr="00441669">
          <w:rPr>
            <w:rFonts w:cstheme="minorHAnsi" w:hint="eastAsia"/>
            <w:sz w:val="24"/>
            <w:szCs w:val="28"/>
          </w:rPr>
          <w:t>各辺の長さおよび</w:t>
        </w:r>
        <w:r w:rsidR="00AF0F46" w:rsidRPr="00441669">
          <w:rPr>
            <w:rFonts w:cstheme="minorHAnsi" w:hint="eastAsia"/>
            <w:sz w:val="24"/>
            <w:szCs w:val="28"/>
          </w:rPr>
          <w:t>Y/X</w:t>
        </w:r>
        <w:r w:rsidR="00664784" w:rsidRPr="00441669">
          <w:rPr>
            <w:rFonts w:cstheme="minorHAnsi" w:hint="eastAsia"/>
            <w:sz w:val="24"/>
            <w:szCs w:val="28"/>
          </w:rPr>
          <w:t>の値に大きな変化は見られなかった</w:t>
        </w:r>
        <w:r w:rsidR="004C49BA" w:rsidRPr="00441669">
          <w:rPr>
            <w:rFonts w:cstheme="minorHAnsi" w:hint="eastAsia"/>
            <w:sz w:val="24"/>
            <w:szCs w:val="28"/>
          </w:rPr>
          <w:t>．</w:t>
        </w:r>
        <w:r w:rsidR="0076312A" w:rsidRPr="00441669">
          <w:rPr>
            <w:rFonts w:cstheme="minorHAnsi" w:hint="eastAsia"/>
            <w:sz w:val="24"/>
            <w:szCs w:val="28"/>
          </w:rPr>
          <w:t>8</w:t>
        </w:r>
        <w:r w:rsidR="0076312A" w:rsidRPr="00441669">
          <w:rPr>
            <w:rFonts w:cstheme="minorHAnsi"/>
            <w:sz w:val="24"/>
            <w:szCs w:val="28"/>
          </w:rPr>
          <w:t>0</w:t>
        </w:r>
        <w:r w:rsidR="006853C5" w:rsidRPr="00441669">
          <w:rPr>
            <w:rFonts w:asciiTheme="majorHAnsi" w:hAnsiTheme="majorHAnsi" w:cstheme="majorHAnsi"/>
            <w:sz w:val="24"/>
            <w:szCs w:val="28"/>
          </w:rPr>
          <w:t>°</w:t>
        </w:r>
        <w:r w:rsidR="00853DD4" w:rsidRPr="00441669">
          <w:rPr>
            <w:rFonts w:cstheme="minorHAnsi" w:hint="eastAsia"/>
            <w:sz w:val="24"/>
            <w:szCs w:val="28"/>
          </w:rPr>
          <w:t>材と</w:t>
        </w:r>
        <w:r w:rsidR="00853DD4" w:rsidRPr="00441669">
          <w:rPr>
            <w:rFonts w:cstheme="minorHAnsi" w:hint="eastAsia"/>
            <w:sz w:val="24"/>
            <w:szCs w:val="28"/>
          </w:rPr>
          <w:t>90</w:t>
        </w:r>
        <w:r w:rsidR="006853C5" w:rsidRPr="00441669">
          <w:rPr>
            <w:rFonts w:asciiTheme="majorHAnsi" w:hAnsiTheme="majorHAnsi" w:cstheme="majorHAnsi"/>
            <w:sz w:val="24"/>
            <w:szCs w:val="28"/>
          </w:rPr>
          <w:t>°</w:t>
        </w:r>
        <w:r w:rsidR="00853DD4" w:rsidRPr="00441669">
          <w:rPr>
            <w:rFonts w:cstheme="minorHAnsi" w:hint="eastAsia"/>
            <w:sz w:val="24"/>
            <w:szCs w:val="28"/>
          </w:rPr>
          <w:t>材では</w:t>
        </w:r>
        <w:r w:rsidR="00786B9D" w:rsidRPr="00441669">
          <w:rPr>
            <w:rFonts w:cstheme="minorHAnsi" w:hint="eastAsia"/>
            <w:sz w:val="24"/>
            <w:szCs w:val="28"/>
          </w:rPr>
          <w:t>長辺と短辺の長さがともに短くなり</w:t>
        </w:r>
        <w:r w:rsidR="008B690C" w:rsidRPr="00441669">
          <w:rPr>
            <w:rFonts w:cstheme="minorHAnsi" w:hint="eastAsia"/>
            <w:sz w:val="24"/>
            <w:szCs w:val="28"/>
          </w:rPr>
          <w:t>Y/X</w:t>
        </w:r>
        <w:r w:rsidR="008B690C" w:rsidRPr="00441669">
          <w:rPr>
            <w:rFonts w:cstheme="minorHAnsi" w:hint="eastAsia"/>
            <w:sz w:val="24"/>
            <w:szCs w:val="28"/>
          </w:rPr>
          <w:t>および</w:t>
        </w:r>
        <w:r w:rsidR="000079DD" w:rsidRPr="00441669">
          <w:rPr>
            <w:rFonts w:cstheme="minorHAnsi" w:hint="eastAsia"/>
            <w:sz w:val="24"/>
            <w:szCs w:val="28"/>
          </w:rPr>
          <w:t>硬さの値</w:t>
        </w:r>
        <w:r w:rsidR="00E45B9B" w:rsidRPr="00441669">
          <w:rPr>
            <w:rFonts w:cstheme="minorHAnsi" w:hint="eastAsia"/>
            <w:sz w:val="24"/>
            <w:szCs w:val="28"/>
          </w:rPr>
          <w:t>に</w:t>
        </w:r>
        <w:r w:rsidR="000079DD" w:rsidRPr="00441669">
          <w:rPr>
            <w:rFonts w:cstheme="minorHAnsi" w:hint="eastAsia"/>
            <w:sz w:val="24"/>
            <w:szCs w:val="28"/>
          </w:rPr>
          <w:t>若干回復</w:t>
        </w:r>
        <w:r w:rsidR="00E45B9B" w:rsidRPr="00441669">
          <w:rPr>
            <w:rFonts w:cstheme="minorHAnsi" w:hint="eastAsia"/>
            <w:sz w:val="24"/>
            <w:szCs w:val="28"/>
          </w:rPr>
          <w:t>がみられた</w:t>
        </w:r>
        <w:r w:rsidR="00B653F0" w:rsidRPr="00441669">
          <w:rPr>
            <w:rFonts w:cstheme="minorHAnsi" w:hint="eastAsia"/>
            <w:sz w:val="24"/>
            <w:szCs w:val="28"/>
          </w:rPr>
          <w:t>．</w:t>
        </w:r>
      </w:ins>
    </w:p>
    <w:p w14:paraId="239A9F0A" w14:textId="30C941B1" w:rsidR="00CA587B" w:rsidRPr="00441669" w:rsidRDefault="00CA587B" w:rsidP="00100314">
      <w:pPr>
        <w:ind w:firstLineChars="59" w:firstLine="142"/>
        <w:rPr>
          <w:ins w:id="155" w:author="MORITA Koji" w:date="2026-09-25T20:06:00Z" w16du:dateUtc="2026-09-26T00:06:00Z"/>
          <w:rFonts w:cstheme="minorHAnsi"/>
          <w:sz w:val="24"/>
          <w:szCs w:val="28"/>
        </w:rPr>
      </w:pPr>
      <w:ins w:id="156" w:author="MORITA Koji" w:date="2026-09-25T20:06:00Z" w16du:dateUtc="2026-09-26T00:06:00Z">
        <w:r w:rsidRPr="00441669">
          <w:rPr>
            <w:rFonts w:cstheme="minorHAnsi" w:hint="eastAsia"/>
            <w:sz w:val="24"/>
            <w:szCs w:val="28"/>
          </w:rPr>
          <w:t>Fig.</w:t>
        </w:r>
        <w:r w:rsidR="00052F21" w:rsidRPr="00441669">
          <w:rPr>
            <w:rFonts w:cstheme="minorHAnsi"/>
            <w:sz w:val="24"/>
            <w:szCs w:val="28"/>
          </w:rPr>
          <w:t xml:space="preserve"> </w:t>
        </w:r>
        <w:r w:rsidRPr="00441669">
          <w:rPr>
            <w:rFonts w:cstheme="minorHAnsi" w:hint="eastAsia"/>
            <w:sz w:val="24"/>
            <w:szCs w:val="28"/>
          </w:rPr>
          <w:t>3</w:t>
        </w:r>
        <w:r w:rsidRPr="00441669">
          <w:rPr>
            <w:rFonts w:cstheme="minorHAnsi" w:hint="eastAsia"/>
            <w:sz w:val="24"/>
            <w:szCs w:val="28"/>
          </w:rPr>
          <w:t>および</w:t>
        </w:r>
        <w:r w:rsidRPr="00441669">
          <w:rPr>
            <w:rFonts w:cstheme="minorHAnsi" w:hint="eastAsia"/>
            <w:sz w:val="24"/>
            <w:szCs w:val="28"/>
          </w:rPr>
          <w:t>Fig</w:t>
        </w:r>
        <w:r w:rsidRPr="00441669">
          <w:rPr>
            <w:rFonts w:cstheme="minorHAnsi"/>
            <w:sz w:val="24"/>
            <w:szCs w:val="28"/>
          </w:rPr>
          <w:t>.</w:t>
        </w:r>
        <w:r w:rsidR="00052F21" w:rsidRPr="00441669">
          <w:rPr>
            <w:rFonts w:cstheme="minorHAnsi"/>
            <w:sz w:val="24"/>
            <w:szCs w:val="28"/>
          </w:rPr>
          <w:t xml:space="preserve"> </w:t>
        </w:r>
        <w:r w:rsidRPr="00441669">
          <w:rPr>
            <w:rFonts w:cstheme="minorHAnsi"/>
            <w:sz w:val="24"/>
            <w:szCs w:val="28"/>
          </w:rPr>
          <w:t>4</w:t>
        </w:r>
        <w:r w:rsidRPr="00441669">
          <w:rPr>
            <w:rFonts w:cstheme="minorHAnsi" w:hint="eastAsia"/>
            <w:sz w:val="24"/>
            <w:szCs w:val="28"/>
          </w:rPr>
          <w:t>の結果</w:t>
        </w:r>
        <w:r w:rsidR="00DA43CC" w:rsidRPr="00441669">
          <w:rPr>
            <w:rFonts w:cstheme="minorHAnsi" w:hint="eastAsia"/>
            <w:sz w:val="24"/>
            <w:szCs w:val="28"/>
          </w:rPr>
          <w:t>をまとめると</w:t>
        </w:r>
        <w:r w:rsidR="00F60E97" w:rsidRPr="00441669">
          <w:rPr>
            <w:rFonts w:cstheme="minorHAnsi" w:hint="eastAsia"/>
            <w:sz w:val="24"/>
            <w:szCs w:val="28"/>
          </w:rPr>
          <w:t>，</w:t>
        </w:r>
        <w:r w:rsidR="00337A9A" w:rsidRPr="00441669">
          <w:rPr>
            <w:rFonts w:cstheme="minorHAnsi" w:hint="eastAsia"/>
            <w:sz w:val="24"/>
            <w:szCs w:val="28"/>
          </w:rPr>
          <w:t>押込み</w:t>
        </w:r>
        <w:r w:rsidR="00924078" w:rsidRPr="00441669">
          <w:rPr>
            <w:rFonts w:cstheme="minorHAnsi" w:hint="eastAsia"/>
            <w:sz w:val="24"/>
            <w:szCs w:val="28"/>
          </w:rPr>
          <w:t>荷重軸と</w:t>
        </w:r>
        <w:r w:rsidR="00924078" w:rsidRPr="00441669">
          <w:rPr>
            <w:rFonts w:cstheme="minorHAnsi" w:hint="eastAsia"/>
            <w:i/>
            <w:iCs/>
            <w:sz w:val="24"/>
            <w:szCs w:val="28"/>
          </w:rPr>
          <w:t>c</w:t>
        </w:r>
        <w:r w:rsidR="00924078" w:rsidRPr="00441669">
          <w:rPr>
            <w:rFonts w:cstheme="minorHAnsi" w:hint="eastAsia"/>
            <w:sz w:val="24"/>
            <w:szCs w:val="28"/>
          </w:rPr>
          <w:t>軸のなす角度が</w:t>
        </w:r>
        <w:r w:rsidR="003C5293" w:rsidRPr="00441669">
          <w:rPr>
            <w:rFonts w:cstheme="minorHAnsi" w:hint="eastAsia"/>
            <w:sz w:val="24"/>
            <w:szCs w:val="28"/>
          </w:rPr>
          <w:t>0</w:t>
        </w:r>
        <w:r w:rsidR="00052F21" w:rsidRPr="00441669">
          <w:rPr>
            <w:rFonts w:cstheme="minorHAnsi" w:hint="eastAsia"/>
            <w:sz w:val="24"/>
            <w:szCs w:val="28"/>
          </w:rPr>
          <w:t>〜</w:t>
        </w:r>
        <w:r w:rsidR="003C5293" w:rsidRPr="00441669">
          <w:rPr>
            <w:rFonts w:cstheme="minorHAnsi"/>
            <w:sz w:val="24"/>
            <w:szCs w:val="28"/>
          </w:rPr>
          <w:t>90</w:t>
        </w:r>
        <w:r w:rsidR="006853C5" w:rsidRPr="00441669">
          <w:rPr>
            <w:rFonts w:asciiTheme="majorHAnsi" w:hAnsiTheme="majorHAnsi" w:cstheme="majorHAnsi"/>
            <w:sz w:val="24"/>
            <w:szCs w:val="28"/>
          </w:rPr>
          <w:t>°</w:t>
        </w:r>
        <w:r w:rsidR="003C5293" w:rsidRPr="00441669">
          <w:rPr>
            <w:rFonts w:cstheme="minorHAnsi" w:hint="eastAsia"/>
            <w:sz w:val="24"/>
            <w:szCs w:val="28"/>
          </w:rPr>
          <w:t>の間で</w:t>
        </w:r>
        <w:r w:rsidR="009C3D29" w:rsidRPr="00441669">
          <w:rPr>
            <w:rFonts w:cstheme="minorHAnsi" w:hint="eastAsia"/>
            <w:sz w:val="24"/>
            <w:szCs w:val="28"/>
          </w:rPr>
          <w:t>硬さや圧痕形状</w:t>
        </w:r>
        <w:r w:rsidR="003D468A" w:rsidRPr="00441669">
          <w:rPr>
            <w:rFonts w:cstheme="minorHAnsi" w:hint="eastAsia"/>
            <w:sz w:val="24"/>
            <w:szCs w:val="28"/>
          </w:rPr>
          <w:t>が次のように変化していくことがわかった</w:t>
        </w:r>
        <w:r w:rsidR="00F60E97" w:rsidRPr="00441669">
          <w:rPr>
            <w:rFonts w:cstheme="minorHAnsi" w:hint="eastAsia"/>
            <w:sz w:val="24"/>
            <w:szCs w:val="28"/>
          </w:rPr>
          <w:t>．</w:t>
        </w:r>
      </w:ins>
    </w:p>
    <w:p w14:paraId="58A1B54C" w14:textId="47892564" w:rsidR="00A41B73" w:rsidRPr="00441669" w:rsidRDefault="003332AD" w:rsidP="003332AD">
      <w:pPr>
        <w:ind w:left="142"/>
        <w:rPr>
          <w:ins w:id="157" w:author="MORITA Koji" w:date="2026-09-25T20:06:00Z" w16du:dateUtc="2026-09-26T00:06:00Z"/>
          <w:rFonts w:cstheme="minorHAnsi"/>
          <w:sz w:val="24"/>
          <w:szCs w:val="28"/>
        </w:rPr>
      </w:pPr>
      <w:ins w:id="158" w:author="MORITA Koji" w:date="2026-09-25T20:06:00Z" w16du:dateUtc="2026-09-26T00:06:00Z">
        <w:r w:rsidRPr="00441669">
          <w:rPr>
            <w:rFonts w:cstheme="minorHAnsi" w:hint="eastAsia"/>
            <w:sz w:val="24"/>
            <w:szCs w:val="28"/>
          </w:rPr>
          <w:t>①</w:t>
        </w:r>
        <w:r w:rsidR="00D619EE" w:rsidRPr="00441669">
          <w:rPr>
            <w:rFonts w:cstheme="minorHAnsi"/>
            <w:sz w:val="24"/>
            <w:szCs w:val="28"/>
          </w:rPr>
          <w:t>0</w:t>
        </w:r>
        <w:r w:rsidR="00394841" w:rsidRPr="00441669">
          <w:rPr>
            <w:rFonts w:cstheme="minorHAnsi" w:hint="eastAsia"/>
            <w:sz w:val="24"/>
            <w:szCs w:val="28"/>
          </w:rPr>
          <w:t>〜</w:t>
        </w:r>
        <w:r w:rsidR="00D619EE" w:rsidRPr="00441669">
          <w:rPr>
            <w:rFonts w:cstheme="minorHAnsi"/>
            <w:sz w:val="24"/>
            <w:szCs w:val="28"/>
          </w:rPr>
          <w:t>20°</w:t>
        </w:r>
        <w:r w:rsidR="00DA43CC" w:rsidRPr="00441669">
          <w:rPr>
            <w:rFonts w:cstheme="minorHAnsi" w:hint="eastAsia"/>
            <w:sz w:val="24"/>
            <w:szCs w:val="28"/>
          </w:rPr>
          <w:t>においては</w:t>
        </w:r>
        <w:r w:rsidR="00F60E97" w:rsidRPr="00441669">
          <w:rPr>
            <w:rFonts w:cstheme="minorHAnsi" w:hint="eastAsia"/>
            <w:sz w:val="24"/>
            <w:szCs w:val="28"/>
          </w:rPr>
          <w:t>，</w:t>
        </w:r>
        <w:r w:rsidR="00DF4757" w:rsidRPr="00441669">
          <w:rPr>
            <w:rFonts w:cstheme="minorHAnsi"/>
            <w:sz w:val="24"/>
            <w:szCs w:val="28"/>
          </w:rPr>
          <w:t>圧痕形状が等方的で硬さが最大</w:t>
        </w:r>
        <w:r w:rsidR="00F60E97" w:rsidRPr="00441669">
          <w:rPr>
            <w:rFonts w:cstheme="minorHAnsi" w:hint="eastAsia"/>
            <w:sz w:val="24"/>
            <w:szCs w:val="28"/>
          </w:rPr>
          <w:t>となった</w:t>
        </w:r>
        <w:r w:rsidR="00770BF7" w:rsidRPr="00441669">
          <w:rPr>
            <w:rFonts w:cstheme="minorHAnsi"/>
            <w:sz w:val="24"/>
            <w:szCs w:val="28"/>
          </w:rPr>
          <w:t>．</w:t>
        </w:r>
      </w:ins>
    </w:p>
    <w:p w14:paraId="716F4870" w14:textId="2CD8B320" w:rsidR="00A41B73" w:rsidRPr="00441669" w:rsidRDefault="00D619EE" w:rsidP="00100314">
      <w:pPr>
        <w:ind w:firstLineChars="59" w:firstLine="142"/>
        <w:rPr>
          <w:ins w:id="159" w:author="MORITA Koji" w:date="2026-09-25T20:06:00Z" w16du:dateUtc="2026-09-26T00:06:00Z"/>
          <w:rFonts w:cstheme="minorHAnsi"/>
          <w:sz w:val="24"/>
          <w:szCs w:val="28"/>
        </w:rPr>
      </w:pPr>
      <w:ins w:id="160" w:author="MORITA Koji" w:date="2026-09-25T20:06:00Z" w16du:dateUtc="2026-09-26T00:06:00Z">
        <w:r w:rsidRPr="00441669">
          <w:rPr>
            <w:rFonts w:ascii="MS Mincho" w:eastAsia="MS Mincho" w:hAnsi="MS Mincho" w:cs="MS Mincho" w:hint="eastAsia"/>
            <w:sz w:val="24"/>
            <w:szCs w:val="28"/>
          </w:rPr>
          <w:t>②</w:t>
        </w:r>
        <w:r w:rsidRPr="00441669">
          <w:rPr>
            <w:rFonts w:cstheme="minorHAnsi"/>
            <w:sz w:val="24"/>
            <w:szCs w:val="28"/>
          </w:rPr>
          <w:t>30</w:t>
        </w:r>
        <w:r w:rsidR="00394841" w:rsidRPr="00441669">
          <w:rPr>
            <w:rFonts w:cstheme="minorHAnsi" w:hint="eastAsia"/>
            <w:sz w:val="24"/>
            <w:szCs w:val="28"/>
          </w:rPr>
          <w:t>〜</w:t>
        </w:r>
        <w:r w:rsidR="002C2A97" w:rsidRPr="00441669">
          <w:rPr>
            <w:rFonts w:cstheme="minorHAnsi"/>
            <w:sz w:val="24"/>
            <w:szCs w:val="28"/>
          </w:rPr>
          <w:t>60°</w:t>
        </w:r>
        <w:r w:rsidR="00DA43CC" w:rsidRPr="00441669">
          <w:rPr>
            <w:rFonts w:cstheme="minorHAnsi" w:hint="eastAsia"/>
            <w:sz w:val="24"/>
            <w:szCs w:val="28"/>
          </w:rPr>
          <w:t>においては</w:t>
        </w:r>
        <w:r w:rsidR="00337A9A" w:rsidRPr="00441669">
          <w:rPr>
            <w:rFonts w:cstheme="minorHAnsi" w:hint="eastAsia"/>
            <w:i/>
            <w:iCs/>
            <w:sz w:val="24"/>
            <w:szCs w:val="28"/>
          </w:rPr>
          <w:t>c</w:t>
        </w:r>
        <w:r w:rsidR="00337A9A" w:rsidRPr="00441669">
          <w:rPr>
            <w:rFonts w:cstheme="minorHAnsi" w:hint="eastAsia"/>
            <w:sz w:val="24"/>
            <w:szCs w:val="28"/>
          </w:rPr>
          <w:t>面</w:t>
        </w:r>
        <w:r w:rsidR="009D4DDA" w:rsidRPr="00441669">
          <w:rPr>
            <w:rFonts w:cstheme="minorHAnsi" w:hint="eastAsia"/>
            <w:sz w:val="24"/>
            <w:szCs w:val="28"/>
          </w:rPr>
          <w:t>の</w:t>
        </w:r>
        <w:r w:rsidR="00E1459F" w:rsidRPr="00441669">
          <w:rPr>
            <w:rFonts w:cstheme="minorHAnsi" w:hint="eastAsia"/>
            <w:sz w:val="24"/>
            <w:szCs w:val="28"/>
          </w:rPr>
          <w:t>Schmid</w:t>
        </w:r>
        <w:r w:rsidR="007916B2" w:rsidRPr="00441669">
          <w:rPr>
            <w:rFonts w:cstheme="minorHAnsi" w:hint="eastAsia"/>
            <w:sz w:val="24"/>
            <w:szCs w:val="28"/>
          </w:rPr>
          <w:t>因子の</w:t>
        </w:r>
        <w:r w:rsidR="00473E75" w:rsidRPr="00441669">
          <w:rPr>
            <w:rFonts w:cstheme="minorHAnsi" w:hint="eastAsia"/>
            <w:sz w:val="24"/>
            <w:szCs w:val="28"/>
          </w:rPr>
          <w:t>増大</w:t>
        </w:r>
        <w:r w:rsidR="007916B2" w:rsidRPr="00441669">
          <w:rPr>
            <w:rFonts w:cstheme="minorHAnsi" w:hint="eastAsia"/>
            <w:sz w:val="24"/>
            <w:szCs w:val="28"/>
          </w:rPr>
          <w:t>に伴い，</w:t>
        </w:r>
        <w:r w:rsidR="00F60E97" w:rsidRPr="00441669">
          <w:rPr>
            <w:rFonts w:cstheme="minorHAnsi" w:hint="eastAsia"/>
            <w:sz w:val="24"/>
            <w:szCs w:val="28"/>
          </w:rPr>
          <w:t>長辺</w:t>
        </w:r>
        <w:r w:rsidR="00473E75" w:rsidRPr="00441669">
          <w:rPr>
            <w:rFonts w:cstheme="minorHAnsi" w:hint="eastAsia"/>
            <w:sz w:val="24"/>
            <w:szCs w:val="28"/>
          </w:rPr>
          <w:t>長さ</w:t>
        </w:r>
        <w:r w:rsidR="007C16C4" w:rsidRPr="00441669">
          <w:rPr>
            <w:rFonts w:cstheme="minorHAnsi" w:hint="eastAsia"/>
            <w:sz w:val="24"/>
            <w:szCs w:val="28"/>
          </w:rPr>
          <w:t>X</w:t>
        </w:r>
        <w:r w:rsidR="00473E75" w:rsidRPr="00441669">
          <w:rPr>
            <w:rFonts w:cstheme="minorHAnsi" w:hint="eastAsia"/>
            <w:sz w:val="24"/>
            <w:szCs w:val="28"/>
          </w:rPr>
          <w:t>が増加し</w:t>
        </w:r>
        <w:r w:rsidR="00F60E97" w:rsidRPr="00441669">
          <w:rPr>
            <w:rFonts w:cstheme="minorHAnsi" w:hint="eastAsia"/>
            <w:sz w:val="24"/>
            <w:szCs w:val="28"/>
          </w:rPr>
          <w:t>，</w:t>
        </w:r>
        <w:r w:rsidR="002C2A97" w:rsidRPr="00441669">
          <w:rPr>
            <w:rFonts w:cstheme="minorHAnsi"/>
            <w:sz w:val="24"/>
            <w:szCs w:val="28"/>
          </w:rPr>
          <w:t>圧痕形状が最も異方的</w:t>
        </w:r>
        <w:r w:rsidR="00F60E97" w:rsidRPr="00441669">
          <w:rPr>
            <w:rFonts w:cstheme="minorHAnsi" w:hint="eastAsia"/>
            <w:sz w:val="24"/>
            <w:szCs w:val="28"/>
          </w:rPr>
          <w:t>とな</w:t>
        </w:r>
        <w:r w:rsidR="007C16C4" w:rsidRPr="00441669">
          <w:rPr>
            <w:rFonts w:cstheme="minorHAnsi" w:hint="eastAsia"/>
            <w:sz w:val="24"/>
            <w:szCs w:val="28"/>
          </w:rPr>
          <w:t>るとともに</w:t>
        </w:r>
        <w:r w:rsidR="00770BF7" w:rsidRPr="00441669">
          <w:rPr>
            <w:rFonts w:cstheme="minorHAnsi"/>
            <w:sz w:val="24"/>
            <w:szCs w:val="28"/>
          </w:rPr>
          <w:t>，</w:t>
        </w:r>
        <w:r w:rsidR="002C2A97" w:rsidRPr="00441669">
          <w:rPr>
            <w:rFonts w:cstheme="minorHAnsi"/>
            <w:sz w:val="24"/>
            <w:szCs w:val="28"/>
          </w:rPr>
          <w:t>硬さ</w:t>
        </w:r>
        <w:r w:rsidR="003332AD" w:rsidRPr="00441669">
          <w:rPr>
            <w:rFonts w:cstheme="minorHAnsi" w:hint="eastAsia"/>
            <w:sz w:val="24"/>
            <w:szCs w:val="28"/>
          </w:rPr>
          <w:t>が減少した</w:t>
        </w:r>
        <w:r w:rsidR="00770BF7" w:rsidRPr="00441669">
          <w:rPr>
            <w:rFonts w:cstheme="minorHAnsi"/>
            <w:sz w:val="24"/>
            <w:szCs w:val="28"/>
          </w:rPr>
          <w:t>．</w:t>
        </w:r>
      </w:ins>
    </w:p>
    <w:p w14:paraId="7C95B235" w14:textId="14FC0691" w:rsidR="00391271" w:rsidRPr="00441669" w:rsidRDefault="00394841" w:rsidP="00394841">
      <w:pPr>
        <w:ind w:left="142"/>
        <w:rPr>
          <w:ins w:id="161" w:author="MORITA Koji" w:date="2026-09-25T20:06:00Z" w16du:dateUtc="2026-09-26T00:06:00Z"/>
          <w:rFonts w:cstheme="minorHAnsi"/>
          <w:sz w:val="24"/>
          <w:szCs w:val="28"/>
        </w:rPr>
      </w:pPr>
      <w:ins w:id="162" w:author="MORITA Koji" w:date="2026-09-25T20:06:00Z" w16du:dateUtc="2026-09-26T00:06:00Z">
        <w:r w:rsidRPr="00441669">
          <w:rPr>
            <w:rFonts w:cstheme="minorHAnsi" w:hint="eastAsia"/>
            <w:sz w:val="24"/>
            <w:szCs w:val="28"/>
          </w:rPr>
          <w:t>③</w:t>
        </w:r>
        <w:r w:rsidR="002C2A97" w:rsidRPr="00441669">
          <w:rPr>
            <w:rFonts w:cstheme="minorHAnsi"/>
            <w:sz w:val="24"/>
            <w:szCs w:val="28"/>
          </w:rPr>
          <w:t>70</w:t>
        </w:r>
        <w:r w:rsidRPr="00441669">
          <w:rPr>
            <w:rFonts w:cstheme="minorHAnsi" w:hint="eastAsia"/>
            <w:sz w:val="24"/>
            <w:szCs w:val="28"/>
          </w:rPr>
          <w:t>〜</w:t>
        </w:r>
        <w:r w:rsidR="002C2A97" w:rsidRPr="00441669">
          <w:rPr>
            <w:rFonts w:cstheme="minorHAnsi"/>
            <w:sz w:val="24"/>
            <w:szCs w:val="28"/>
          </w:rPr>
          <w:t>90°</w:t>
        </w:r>
        <w:r w:rsidR="00FB3AF0" w:rsidRPr="00441669">
          <w:rPr>
            <w:rFonts w:cstheme="minorHAnsi" w:hint="eastAsia"/>
            <w:sz w:val="24"/>
            <w:szCs w:val="28"/>
          </w:rPr>
          <w:t>においては</w:t>
        </w:r>
        <w:r w:rsidR="00F60E97" w:rsidRPr="00441669">
          <w:rPr>
            <w:rFonts w:cstheme="minorHAnsi" w:hint="eastAsia"/>
            <w:sz w:val="24"/>
            <w:szCs w:val="28"/>
          </w:rPr>
          <w:t>，</w:t>
        </w:r>
        <w:r w:rsidR="001C7880" w:rsidRPr="00441669">
          <w:rPr>
            <w:rFonts w:ascii="MS Mincho" w:eastAsia="MS Mincho" w:hAnsi="MS Mincho" w:cs="MS Mincho" w:hint="eastAsia"/>
            <w:sz w:val="24"/>
            <w:szCs w:val="28"/>
          </w:rPr>
          <w:t>②</w:t>
        </w:r>
        <w:r w:rsidR="001C7880" w:rsidRPr="00441669">
          <w:rPr>
            <w:rFonts w:cstheme="minorHAnsi"/>
            <w:sz w:val="24"/>
            <w:szCs w:val="28"/>
          </w:rPr>
          <w:t>に比べて</w:t>
        </w:r>
        <w:r w:rsidR="00F60E97" w:rsidRPr="00441669">
          <w:rPr>
            <w:rFonts w:cstheme="minorHAnsi" w:hint="eastAsia"/>
            <w:sz w:val="24"/>
            <w:szCs w:val="28"/>
          </w:rPr>
          <w:t>短辺と長辺の長さが短くなり，</w:t>
        </w:r>
        <w:r w:rsidR="001C7880" w:rsidRPr="00441669">
          <w:rPr>
            <w:rFonts w:cstheme="minorHAnsi"/>
            <w:sz w:val="24"/>
            <w:szCs w:val="28"/>
          </w:rPr>
          <w:t>硬さが若干回復</w:t>
        </w:r>
        <w:r w:rsidR="00F308ED" w:rsidRPr="00441669">
          <w:rPr>
            <w:rFonts w:cstheme="minorHAnsi" w:hint="eastAsia"/>
            <w:sz w:val="24"/>
            <w:szCs w:val="28"/>
          </w:rPr>
          <w:t>した</w:t>
        </w:r>
        <w:r w:rsidR="00770BF7" w:rsidRPr="00441669">
          <w:rPr>
            <w:rFonts w:cstheme="minorHAnsi"/>
            <w:sz w:val="24"/>
            <w:szCs w:val="28"/>
          </w:rPr>
          <w:t>．</w:t>
        </w:r>
      </w:ins>
    </w:p>
    <w:p w14:paraId="42D93206" w14:textId="2FF5C7BC" w:rsidR="00A41B73" w:rsidRPr="00441669" w:rsidRDefault="00FA1B9B" w:rsidP="00100314">
      <w:pPr>
        <w:ind w:firstLineChars="59" w:firstLine="142"/>
        <w:rPr>
          <w:ins w:id="163" w:author="MORITA Koji" w:date="2026-09-25T20:06:00Z" w16du:dateUtc="2026-09-26T00:06:00Z"/>
          <w:rFonts w:cstheme="minorHAnsi"/>
          <w:sz w:val="24"/>
          <w:szCs w:val="28"/>
        </w:rPr>
      </w:pPr>
      <w:ins w:id="164" w:author="MORITA Koji" w:date="2026-09-25T20:06:00Z" w16du:dateUtc="2026-09-26T00:06:00Z">
        <w:r w:rsidRPr="00441669">
          <w:rPr>
            <w:rFonts w:cstheme="minorHAnsi"/>
            <w:sz w:val="24"/>
            <w:szCs w:val="28"/>
          </w:rPr>
          <w:t>以上のことから</w:t>
        </w:r>
        <w:r w:rsidR="00FB3AF0" w:rsidRPr="00441669">
          <w:rPr>
            <w:rFonts w:cstheme="minorHAnsi" w:hint="eastAsia"/>
            <w:sz w:val="24"/>
            <w:szCs w:val="28"/>
          </w:rPr>
          <w:t>3</w:t>
        </w:r>
        <w:r w:rsidR="00FB3AF0" w:rsidRPr="00441669">
          <w:rPr>
            <w:rFonts w:cstheme="minorHAnsi"/>
            <w:sz w:val="24"/>
            <w:szCs w:val="28"/>
          </w:rPr>
          <w:t>.3</w:t>
        </w:r>
        <w:r w:rsidR="00FB3AF0" w:rsidRPr="00441669">
          <w:rPr>
            <w:rFonts w:cstheme="minorHAnsi" w:hint="eastAsia"/>
            <w:sz w:val="24"/>
            <w:szCs w:val="28"/>
          </w:rPr>
          <w:t>で</w:t>
        </w:r>
        <w:r w:rsidRPr="00441669">
          <w:rPr>
            <w:rFonts w:cstheme="minorHAnsi"/>
            <w:sz w:val="24"/>
            <w:szCs w:val="28"/>
          </w:rPr>
          <w:t>は</w:t>
        </w:r>
        <w:r w:rsidR="00770BF7" w:rsidRPr="00441669">
          <w:rPr>
            <w:rFonts w:cstheme="minorHAnsi"/>
            <w:sz w:val="24"/>
            <w:szCs w:val="28"/>
          </w:rPr>
          <w:t>，</w:t>
        </w:r>
        <w:r w:rsidRPr="00441669">
          <w:rPr>
            <w:rFonts w:cstheme="minorHAnsi"/>
            <w:sz w:val="24"/>
            <w:szCs w:val="28"/>
          </w:rPr>
          <w:t>それぞれの段階に</w:t>
        </w:r>
        <w:r w:rsidR="001D56DF" w:rsidRPr="00441669">
          <w:rPr>
            <w:rFonts w:cstheme="minorHAnsi"/>
            <w:sz w:val="24"/>
            <w:szCs w:val="28"/>
          </w:rPr>
          <w:t>おいて</w:t>
        </w:r>
        <w:r w:rsidRPr="00441669">
          <w:rPr>
            <w:rFonts w:cstheme="minorHAnsi"/>
            <w:sz w:val="24"/>
            <w:szCs w:val="28"/>
          </w:rPr>
          <w:t>代表的な</w:t>
        </w:r>
        <w:r w:rsidRPr="00441669">
          <w:rPr>
            <w:rFonts w:cstheme="minorHAnsi"/>
            <w:sz w:val="24"/>
            <w:szCs w:val="28"/>
          </w:rPr>
          <w:t>0°</w:t>
        </w:r>
        <w:r w:rsidRPr="00441669">
          <w:rPr>
            <w:rFonts w:cstheme="minorHAnsi"/>
            <w:sz w:val="24"/>
            <w:szCs w:val="28"/>
          </w:rPr>
          <w:t>材</w:t>
        </w:r>
        <w:r w:rsidR="00770BF7" w:rsidRPr="00441669">
          <w:rPr>
            <w:rFonts w:cstheme="minorHAnsi"/>
            <w:sz w:val="24"/>
            <w:szCs w:val="28"/>
          </w:rPr>
          <w:t>，</w:t>
        </w:r>
        <w:r w:rsidRPr="00441669">
          <w:rPr>
            <w:rFonts w:cstheme="minorHAnsi"/>
            <w:sz w:val="24"/>
            <w:szCs w:val="28"/>
          </w:rPr>
          <w:t>45°</w:t>
        </w:r>
        <w:r w:rsidRPr="00441669">
          <w:rPr>
            <w:rFonts w:cstheme="minorHAnsi"/>
            <w:sz w:val="24"/>
            <w:szCs w:val="28"/>
          </w:rPr>
          <w:t>材</w:t>
        </w:r>
        <w:r w:rsidR="00F308ED" w:rsidRPr="00441669">
          <w:rPr>
            <w:rFonts w:cstheme="minorHAnsi" w:hint="eastAsia"/>
            <w:sz w:val="24"/>
            <w:szCs w:val="28"/>
          </w:rPr>
          <w:t>および</w:t>
        </w:r>
        <w:r w:rsidRPr="00441669">
          <w:rPr>
            <w:rFonts w:cstheme="minorHAnsi"/>
            <w:sz w:val="24"/>
            <w:szCs w:val="28"/>
          </w:rPr>
          <w:t>90°</w:t>
        </w:r>
        <w:r w:rsidRPr="00441669">
          <w:rPr>
            <w:rFonts w:cstheme="minorHAnsi"/>
            <w:sz w:val="24"/>
            <w:szCs w:val="28"/>
          </w:rPr>
          <w:t>材</w:t>
        </w:r>
        <w:r w:rsidR="001D56DF" w:rsidRPr="00441669">
          <w:rPr>
            <w:rFonts w:cstheme="minorHAnsi"/>
            <w:sz w:val="24"/>
            <w:szCs w:val="28"/>
          </w:rPr>
          <w:t>の</w:t>
        </w:r>
        <w:r w:rsidR="0059726A" w:rsidRPr="00441669">
          <w:rPr>
            <w:rFonts w:cstheme="minorHAnsi"/>
            <w:sz w:val="24"/>
            <w:szCs w:val="28"/>
          </w:rPr>
          <w:t>組織観察</w:t>
        </w:r>
        <w:r w:rsidR="00321D51" w:rsidRPr="00441669">
          <w:rPr>
            <w:rFonts w:cstheme="minorHAnsi" w:hint="eastAsia"/>
            <w:sz w:val="24"/>
            <w:szCs w:val="28"/>
          </w:rPr>
          <w:t>の結果を示す</w:t>
        </w:r>
        <w:r w:rsidR="00770BF7" w:rsidRPr="00441669">
          <w:rPr>
            <w:rFonts w:cstheme="minorHAnsi"/>
            <w:sz w:val="24"/>
            <w:szCs w:val="28"/>
          </w:rPr>
          <w:t>．</w:t>
        </w:r>
      </w:ins>
    </w:p>
    <w:p w14:paraId="4DB3363F" w14:textId="676602A2" w:rsidR="000B4486" w:rsidRPr="00441669" w:rsidRDefault="000B4486" w:rsidP="00100314">
      <w:pPr>
        <w:rPr>
          <w:ins w:id="165" w:author="MORITA Koji" w:date="2026-09-25T20:06:00Z" w16du:dateUtc="2026-09-26T00:06:00Z"/>
          <w:rFonts w:cstheme="minorHAnsi"/>
          <w:sz w:val="24"/>
          <w:szCs w:val="28"/>
        </w:rPr>
      </w:pPr>
      <w:ins w:id="166" w:author="MORITA Koji" w:date="2026-09-25T20:06:00Z" w16du:dateUtc="2026-09-26T00:06:00Z">
        <w:r w:rsidRPr="00441669">
          <w:rPr>
            <w:rFonts w:cstheme="minorHAnsi"/>
            <w:sz w:val="24"/>
            <w:szCs w:val="28"/>
          </w:rPr>
          <w:t xml:space="preserve">3.3 </w:t>
        </w:r>
        <w:r w:rsidR="00E1459F" w:rsidRPr="00441669">
          <w:rPr>
            <w:rFonts w:cstheme="minorHAnsi" w:hint="eastAsia"/>
            <w:sz w:val="24"/>
            <w:szCs w:val="28"/>
          </w:rPr>
          <w:t>圧痕近傍の</w:t>
        </w:r>
        <w:r w:rsidRPr="00441669">
          <w:rPr>
            <w:rFonts w:cstheme="minorHAnsi"/>
            <w:sz w:val="24"/>
            <w:szCs w:val="28"/>
          </w:rPr>
          <w:t>組織</w:t>
        </w:r>
      </w:ins>
    </w:p>
    <w:p w14:paraId="037B1784" w14:textId="5DFF713C" w:rsidR="00E4345E" w:rsidRPr="00441669" w:rsidRDefault="00E4345E" w:rsidP="00100314">
      <w:pPr>
        <w:ind w:firstLineChars="59" w:firstLine="142"/>
        <w:rPr>
          <w:ins w:id="167" w:author="MORITA Koji" w:date="2026-09-25T20:06:00Z" w16du:dateUtc="2026-09-26T00:06:00Z"/>
          <w:rFonts w:cstheme="minorHAnsi"/>
          <w:sz w:val="24"/>
          <w:szCs w:val="28"/>
        </w:rPr>
      </w:pPr>
      <w:ins w:id="168" w:author="MORITA Koji" w:date="2026-09-25T20:06:00Z" w16du:dateUtc="2026-09-26T00:06:00Z">
        <w:r w:rsidRPr="00441669">
          <w:rPr>
            <w:rFonts w:cstheme="minorHAnsi"/>
            <w:sz w:val="24"/>
            <w:szCs w:val="28"/>
          </w:rPr>
          <w:t>Fig.</w:t>
        </w:r>
        <w:r w:rsidR="00BF21D1" w:rsidRPr="00441669">
          <w:rPr>
            <w:rFonts w:cstheme="minorHAnsi"/>
            <w:sz w:val="24"/>
            <w:szCs w:val="28"/>
          </w:rPr>
          <w:t xml:space="preserve"> </w:t>
        </w:r>
        <w:r w:rsidR="000A54D8" w:rsidRPr="00441669">
          <w:rPr>
            <w:rFonts w:cstheme="minorHAnsi"/>
            <w:sz w:val="24"/>
            <w:szCs w:val="28"/>
          </w:rPr>
          <w:t>5</w:t>
        </w:r>
        <w:r w:rsidRPr="00441669">
          <w:rPr>
            <w:rFonts w:cstheme="minorHAnsi"/>
            <w:sz w:val="24"/>
            <w:szCs w:val="28"/>
          </w:rPr>
          <w:t>に</w:t>
        </w:r>
        <w:r w:rsidR="009D4DDA" w:rsidRPr="00441669">
          <w:rPr>
            <w:rFonts w:cstheme="minorHAnsi" w:hint="eastAsia"/>
            <w:sz w:val="24"/>
            <w:szCs w:val="28"/>
          </w:rPr>
          <w:t>，特徴的な形態を示した</w:t>
        </w:r>
        <w:r w:rsidRPr="00441669">
          <w:rPr>
            <w:rFonts w:cstheme="minorHAnsi"/>
            <w:sz w:val="24"/>
            <w:szCs w:val="28"/>
          </w:rPr>
          <w:t>0</w:t>
        </w:r>
        <w:r w:rsidR="00F308ED" w:rsidRPr="00441669">
          <w:rPr>
            <w:rFonts w:cstheme="minorHAnsi" w:hint="eastAsia"/>
            <w:sz w:val="24"/>
            <w:szCs w:val="28"/>
          </w:rPr>
          <w:t>，</w:t>
        </w:r>
        <w:r w:rsidRPr="00441669">
          <w:rPr>
            <w:rFonts w:cstheme="minorHAnsi"/>
            <w:sz w:val="24"/>
            <w:szCs w:val="28"/>
          </w:rPr>
          <w:t>45</w:t>
        </w:r>
        <w:r w:rsidR="00282B5D" w:rsidRPr="00441669">
          <w:rPr>
            <w:rFonts w:cstheme="minorHAnsi" w:hint="eastAsia"/>
            <w:sz w:val="24"/>
            <w:szCs w:val="28"/>
          </w:rPr>
          <w:t>および，</w:t>
        </w:r>
        <w:r w:rsidRPr="00441669">
          <w:rPr>
            <w:rFonts w:cstheme="minorHAnsi"/>
            <w:sz w:val="24"/>
            <w:szCs w:val="28"/>
          </w:rPr>
          <w:t>90</w:t>
        </w:r>
        <w:r w:rsidR="005742E8" w:rsidRPr="00441669">
          <w:rPr>
            <w:rFonts w:cstheme="minorHAnsi"/>
            <w:sz w:val="24"/>
            <w:szCs w:val="28"/>
          </w:rPr>
          <w:t>°</w:t>
        </w:r>
        <w:r w:rsidR="00282B5D" w:rsidRPr="00441669">
          <w:rPr>
            <w:rFonts w:cstheme="minorHAnsi" w:hint="eastAsia"/>
            <w:sz w:val="24"/>
            <w:szCs w:val="28"/>
          </w:rPr>
          <w:t>材の</w:t>
        </w:r>
        <w:r w:rsidRPr="00441669">
          <w:rPr>
            <w:rFonts w:cstheme="minorHAnsi"/>
            <w:sz w:val="24"/>
            <w:szCs w:val="28"/>
          </w:rPr>
          <w:t>圧痕の</w:t>
        </w:r>
        <w:r w:rsidR="00F308ED" w:rsidRPr="00441669">
          <w:rPr>
            <w:rFonts w:cstheme="minorHAnsi" w:hint="eastAsia"/>
            <w:sz w:val="24"/>
            <w:szCs w:val="28"/>
          </w:rPr>
          <w:t>O</w:t>
        </w:r>
        <w:r w:rsidR="00F308ED" w:rsidRPr="00441669">
          <w:rPr>
            <w:rFonts w:cstheme="minorHAnsi"/>
            <w:sz w:val="24"/>
            <w:szCs w:val="28"/>
          </w:rPr>
          <w:t>M</w:t>
        </w:r>
        <w:r w:rsidRPr="00441669">
          <w:rPr>
            <w:rFonts w:cstheme="minorHAnsi"/>
            <w:sz w:val="24"/>
            <w:szCs w:val="28"/>
          </w:rPr>
          <w:t>像を示す</w:t>
        </w:r>
        <w:r w:rsidR="00770BF7" w:rsidRPr="00441669">
          <w:rPr>
            <w:rFonts w:cstheme="minorHAnsi"/>
            <w:sz w:val="24"/>
            <w:szCs w:val="28"/>
          </w:rPr>
          <w:t>．</w:t>
        </w:r>
        <w:r w:rsidRPr="00441669">
          <w:rPr>
            <w:rFonts w:cstheme="minorHAnsi"/>
            <w:sz w:val="24"/>
            <w:szCs w:val="28"/>
          </w:rPr>
          <w:t>0°</w:t>
        </w:r>
        <w:r w:rsidRPr="00441669">
          <w:rPr>
            <w:rFonts w:cstheme="minorHAnsi"/>
            <w:sz w:val="24"/>
            <w:szCs w:val="28"/>
          </w:rPr>
          <w:t>材</w:t>
        </w:r>
        <w:r w:rsidRPr="00441669">
          <w:rPr>
            <w:rFonts w:cstheme="minorHAnsi"/>
            <w:sz w:val="24"/>
            <w:szCs w:val="28"/>
          </w:rPr>
          <w:t>(Fig.</w:t>
        </w:r>
        <w:r w:rsidR="002971FC" w:rsidRPr="00441669">
          <w:rPr>
            <w:rFonts w:cstheme="minorHAnsi"/>
            <w:sz w:val="24"/>
            <w:szCs w:val="28"/>
          </w:rPr>
          <w:t xml:space="preserve"> </w:t>
        </w:r>
        <w:r w:rsidR="007E7ECF" w:rsidRPr="00441669">
          <w:rPr>
            <w:rFonts w:cstheme="minorHAnsi"/>
            <w:sz w:val="24"/>
            <w:szCs w:val="28"/>
          </w:rPr>
          <w:t>5</w:t>
        </w:r>
        <w:r w:rsidRPr="00441669">
          <w:rPr>
            <w:rFonts w:cstheme="minorHAnsi"/>
            <w:sz w:val="24"/>
            <w:szCs w:val="28"/>
          </w:rPr>
          <w:t xml:space="preserve"> (a))</w:t>
        </w:r>
        <w:r w:rsidRPr="00441669">
          <w:rPr>
            <w:rFonts w:cstheme="minorHAnsi"/>
            <w:sz w:val="24"/>
            <w:szCs w:val="28"/>
          </w:rPr>
          <w:t>では等方的な圧痕形状を</w:t>
        </w:r>
        <w:r w:rsidR="00F20E36" w:rsidRPr="00441669">
          <w:rPr>
            <w:rFonts w:cstheme="minorHAnsi" w:hint="eastAsia"/>
            <w:sz w:val="24"/>
            <w:szCs w:val="28"/>
          </w:rPr>
          <w:t>示し</w:t>
        </w:r>
        <w:r w:rsidR="00770BF7" w:rsidRPr="00441669">
          <w:rPr>
            <w:rFonts w:cstheme="minorHAnsi"/>
            <w:sz w:val="24"/>
            <w:szCs w:val="28"/>
          </w:rPr>
          <w:t>，</w:t>
        </w:r>
        <w:r w:rsidRPr="00441669">
          <w:rPr>
            <w:rFonts w:cstheme="minorHAnsi"/>
            <w:sz w:val="24"/>
            <w:szCs w:val="28"/>
          </w:rPr>
          <w:t>圧痕先端から直線的な亀裂進展が</w:t>
        </w:r>
        <w:r w:rsidR="00C150B5" w:rsidRPr="00441669">
          <w:rPr>
            <w:rFonts w:cstheme="minorHAnsi" w:hint="eastAsia"/>
            <w:sz w:val="24"/>
            <w:szCs w:val="28"/>
          </w:rPr>
          <w:t>確認された</w:t>
        </w:r>
        <w:r w:rsidR="00770BF7" w:rsidRPr="00441669">
          <w:rPr>
            <w:rFonts w:cstheme="minorHAnsi"/>
            <w:sz w:val="24"/>
            <w:szCs w:val="28"/>
          </w:rPr>
          <w:t>．</w:t>
        </w:r>
        <w:r w:rsidRPr="00441669">
          <w:rPr>
            <w:rFonts w:cstheme="minorHAnsi"/>
            <w:sz w:val="24"/>
            <w:szCs w:val="28"/>
          </w:rPr>
          <w:t>45°</w:t>
        </w:r>
        <w:r w:rsidRPr="00441669">
          <w:rPr>
            <w:rFonts w:cstheme="minorHAnsi"/>
            <w:sz w:val="24"/>
            <w:szCs w:val="28"/>
          </w:rPr>
          <w:t>材</w:t>
        </w:r>
        <w:r w:rsidRPr="00441669">
          <w:rPr>
            <w:rFonts w:cstheme="minorHAnsi"/>
            <w:sz w:val="24"/>
            <w:szCs w:val="28"/>
          </w:rPr>
          <w:t>(Fig.</w:t>
        </w:r>
        <w:r w:rsidR="007E7ECF" w:rsidRPr="00441669">
          <w:rPr>
            <w:rFonts w:cstheme="minorHAnsi"/>
            <w:sz w:val="24"/>
            <w:szCs w:val="28"/>
          </w:rPr>
          <w:t xml:space="preserve"> 5</w:t>
        </w:r>
        <w:r w:rsidRPr="00441669">
          <w:rPr>
            <w:rFonts w:cstheme="minorHAnsi"/>
            <w:sz w:val="24"/>
            <w:szCs w:val="28"/>
          </w:rPr>
          <w:t xml:space="preserve"> (b))</w:t>
        </w:r>
        <w:r w:rsidRPr="00441669">
          <w:rPr>
            <w:rFonts w:cstheme="minorHAnsi"/>
            <w:sz w:val="24"/>
            <w:szCs w:val="28"/>
          </w:rPr>
          <w:t>は</w:t>
        </w:r>
        <w:r w:rsidR="00770BF7" w:rsidRPr="00441669">
          <w:rPr>
            <w:rFonts w:cstheme="minorHAnsi"/>
            <w:sz w:val="24"/>
            <w:szCs w:val="28"/>
          </w:rPr>
          <w:t>，</w:t>
        </w:r>
        <w:r w:rsidRPr="00441669">
          <w:rPr>
            <w:rFonts w:cstheme="minorHAnsi"/>
            <w:sz w:val="24"/>
            <w:szCs w:val="28"/>
          </w:rPr>
          <w:t>片側に伸びた圧痕形状で</w:t>
        </w:r>
        <w:r w:rsidR="00770BF7" w:rsidRPr="00441669">
          <w:rPr>
            <w:rFonts w:cstheme="minorHAnsi"/>
            <w:sz w:val="24"/>
            <w:szCs w:val="28"/>
          </w:rPr>
          <w:t>，</w:t>
        </w:r>
        <w:r w:rsidRPr="00441669">
          <w:rPr>
            <w:rFonts w:cstheme="minorHAnsi"/>
            <w:sz w:val="24"/>
            <w:szCs w:val="28"/>
          </w:rPr>
          <w:t>圧痕先端から生じた亀裂</w:t>
        </w:r>
        <w:r w:rsidR="00C150B5" w:rsidRPr="00441669">
          <w:rPr>
            <w:rFonts w:cstheme="minorHAnsi" w:hint="eastAsia"/>
            <w:sz w:val="24"/>
            <w:szCs w:val="28"/>
          </w:rPr>
          <w:t>は</w:t>
        </w:r>
        <w:r w:rsidRPr="00441669">
          <w:rPr>
            <w:rFonts w:cstheme="minorHAnsi"/>
            <w:sz w:val="24"/>
            <w:szCs w:val="28"/>
          </w:rPr>
          <w:t>底面トレースに沿うように</w:t>
        </w:r>
        <w:r w:rsidR="006066D5" w:rsidRPr="00441669">
          <w:rPr>
            <w:rFonts w:cstheme="minorHAnsi" w:hint="eastAsia"/>
            <w:sz w:val="24"/>
            <w:szCs w:val="28"/>
          </w:rPr>
          <w:t>偏向し</w:t>
        </w:r>
        <w:r w:rsidRPr="00441669">
          <w:rPr>
            <w:rFonts w:cstheme="minorHAnsi"/>
            <w:sz w:val="24"/>
            <w:szCs w:val="28"/>
          </w:rPr>
          <w:t>進展</w:t>
        </w:r>
        <w:r w:rsidR="006066D5" w:rsidRPr="00441669">
          <w:rPr>
            <w:rFonts w:cstheme="minorHAnsi" w:hint="eastAsia"/>
            <w:sz w:val="24"/>
            <w:szCs w:val="28"/>
          </w:rPr>
          <w:t>することがわかった</w:t>
        </w:r>
        <w:r w:rsidR="00770BF7" w:rsidRPr="00441669">
          <w:rPr>
            <w:rFonts w:cstheme="minorHAnsi"/>
            <w:sz w:val="24"/>
            <w:szCs w:val="28"/>
          </w:rPr>
          <w:t>．</w:t>
        </w:r>
        <w:r w:rsidRPr="00441669">
          <w:rPr>
            <w:rFonts w:cstheme="minorHAnsi"/>
            <w:sz w:val="24"/>
            <w:szCs w:val="28"/>
          </w:rPr>
          <w:t>90°</w:t>
        </w:r>
        <w:r w:rsidRPr="00441669">
          <w:rPr>
            <w:rFonts w:cstheme="minorHAnsi"/>
            <w:sz w:val="24"/>
            <w:szCs w:val="28"/>
          </w:rPr>
          <w:t>材</w:t>
        </w:r>
        <w:r w:rsidRPr="00441669">
          <w:rPr>
            <w:rFonts w:cstheme="minorHAnsi"/>
            <w:sz w:val="24"/>
            <w:szCs w:val="28"/>
          </w:rPr>
          <w:t>(Fig.</w:t>
        </w:r>
        <w:r w:rsidR="007E7ECF" w:rsidRPr="00441669">
          <w:rPr>
            <w:rFonts w:cstheme="minorHAnsi"/>
            <w:sz w:val="24"/>
            <w:szCs w:val="28"/>
          </w:rPr>
          <w:t xml:space="preserve"> 5</w:t>
        </w:r>
        <w:r w:rsidRPr="00441669">
          <w:rPr>
            <w:rFonts w:cstheme="minorHAnsi"/>
            <w:sz w:val="24"/>
            <w:szCs w:val="28"/>
          </w:rPr>
          <w:t xml:space="preserve"> (c))</w:t>
        </w:r>
        <w:r w:rsidRPr="00441669">
          <w:rPr>
            <w:rFonts w:cstheme="minorHAnsi"/>
            <w:sz w:val="24"/>
            <w:szCs w:val="28"/>
          </w:rPr>
          <w:t>では</w:t>
        </w:r>
        <w:r w:rsidR="00770BF7" w:rsidRPr="00441669">
          <w:rPr>
            <w:rFonts w:cstheme="minorHAnsi"/>
            <w:sz w:val="24"/>
            <w:szCs w:val="28"/>
          </w:rPr>
          <w:t>，</w:t>
        </w:r>
        <w:r w:rsidRPr="00441669">
          <w:rPr>
            <w:rFonts w:cstheme="minorHAnsi"/>
            <w:sz w:val="24"/>
            <w:szCs w:val="28"/>
          </w:rPr>
          <w:t>圧痕</w:t>
        </w:r>
        <w:r w:rsidR="005C42B4" w:rsidRPr="00441669">
          <w:rPr>
            <w:rFonts w:cstheme="minorHAnsi" w:hint="eastAsia"/>
            <w:sz w:val="24"/>
            <w:szCs w:val="28"/>
          </w:rPr>
          <w:t>の水平方向，つまり</w:t>
        </w:r>
        <w:r w:rsidRPr="00441669">
          <w:rPr>
            <w:rFonts w:cstheme="minorHAnsi"/>
            <w:i/>
            <w:iCs/>
            <w:sz w:val="24"/>
            <w:szCs w:val="28"/>
          </w:rPr>
          <w:t>c</w:t>
        </w:r>
        <w:r w:rsidRPr="00441669">
          <w:rPr>
            <w:rFonts w:cstheme="minorHAnsi"/>
            <w:sz w:val="24"/>
            <w:szCs w:val="28"/>
          </w:rPr>
          <w:t>軸方向に伸長した形状であり</w:t>
        </w:r>
        <w:r w:rsidR="00770BF7" w:rsidRPr="00441669">
          <w:rPr>
            <w:rFonts w:cstheme="minorHAnsi"/>
            <w:sz w:val="24"/>
            <w:szCs w:val="28"/>
          </w:rPr>
          <w:t>，</w:t>
        </w:r>
        <w:r w:rsidRPr="00441669">
          <w:rPr>
            <w:rFonts w:cstheme="minorHAnsi"/>
            <w:sz w:val="24"/>
            <w:szCs w:val="28"/>
          </w:rPr>
          <w:t>亀裂進展は</w:t>
        </w:r>
        <w:r w:rsidRPr="00441669">
          <w:rPr>
            <w:rFonts w:cstheme="minorHAnsi"/>
            <w:i/>
            <w:iCs/>
            <w:sz w:val="24"/>
            <w:szCs w:val="28"/>
          </w:rPr>
          <w:t>c</w:t>
        </w:r>
        <w:r w:rsidRPr="00441669">
          <w:rPr>
            <w:rFonts w:cstheme="minorHAnsi"/>
            <w:sz w:val="24"/>
            <w:szCs w:val="28"/>
          </w:rPr>
          <w:t>軸に垂直な方向のみ</w:t>
        </w:r>
        <w:r w:rsidR="005F5AC3" w:rsidRPr="00441669">
          <w:rPr>
            <w:rFonts w:cstheme="minorHAnsi" w:hint="eastAsia"/>
            <w:sz w:val="24"/>
            <w:szCs w:val="28"/>
          </w:rPr>
          <w:t>に生じることを確認した</w:t>
        </w:r>
        <w:r w:rsidR="00770BF7" w:rsidRPr="00441669">
          <w:rPr>
            <w:rFonts w:cstheme="minorHAnsi"/>
            <w:sz w:val="24"/>
            <w:szCs w:val="28"/>
          </w:rPr>
          <w:t>．</w:t>
        </w:r>
      </w:ins>
    </w:p>
    <w:p w14:paraId="68FBF45C" w14:textId="4B608106" w:rsidR="00E4345E" w:rsidRPr="00441669" w:rsidRDefault="006C21CA" w:rsidP="00100314">
      <w:pPr>
        <w:ind w:firstLineChars="59" w:firstLine="142"/>
        <w:rPr>
          <w:ins w:id="169" w:author="MORITA Koji" w:date="2026-09-25T20:06:00Z" w16du:dateUtc="2026-09-26T00:06:00Z"/>
          <w:rFonts w:cstheme="minorHAnsi"/>
          <w:sz w:val="24"/>
          <w:szCs w:val="28"/>
        </w:rPr>
      </w:pPr>
      <w:ins w:id="170" w:author="MORITA Koji" w:date="2026-09-25T20:06:00Z" w16du:dateUtc="2026-09-26T00:06:00Z">
        <w:r w:rsidRPr="00441669">
          <w:rPr>
            <w:rFonts w:cstheme="minorHAnsi" w:hint="eastAsia"/>
            <w:sz w:val="24"/>
            <w:szCs w:val="28"/>
          </w:rPr>
          <w:t>F</w:t>
        </w:r>
        <w:r w:rsidRPr="00441669">
          <w:rPr>
            <w:rFonts w:cstheme="minorHAnsi"/>
            <w:sz w:val="24"/>
            <w:szCs w:val="28"/>
          </w:rPr>
          <w:t>ig. 6</w:t>
        </w:r>
        <w:r w:rsidRPr="00441669">
          <w:rPr>
            <w:rFonts w:cstheme="minorHAnsi" w:hint="eastAsia"/>
            <w:sz w:val="24"/>
            <w:szCs w:val="28"/>
          </w:rPr>
          <w:t>は，各試料の圧痕</w:t>
        </w:r>
        <w:r w:rsidR="004E4C15" w:rsidRPr="00441669">
          <w:rPr>
            <w:rFonts w:cstheme="minorHAnsi" w:hint="eastAsia"/>
            <w:sz w:val="24"/>
            <w:szCs w:val="28"/>
          </w:rPr>
          <w:t>を</w:t>
        </w:r>
        <w:r w:rsidRPr="00441669">
          <w:rPr>
            <w:rFonts w:cstheme="minorHAnsi" w:hint="eastAsia"/>
            <w:sz w:val="24"/>
            <w:szCs w:val="28"/>
          </w:rPr>
          <w:t>70</w:t>
        </w:r>
        <w:r w:rsidRPr="00441669">
          <w:rPr>
            <w:rFonts w:cstheme="minorHAnsi"/>
            <w:sz w:val="24"/>
            <w:szCs w:val="28"/>
          </w:rPr>
          <w:t>°</w:t>
        </w:r>
        <w:r w:rsidRPr="00441669">
          <w:rPr>
            <w:rFonts w:cstheme="minorHAnsi" w:hint="eastAsia"/>
            <w:sz w:val="24"/>
            <w:szCs w:val="28"/>
          </w:rPr>
          <w:t>傾斜し</w:t>
        </w:r>
        <w:r w:rsidR="004E4C15" w:rsidRPr="00441669">
          <w:rPr>
            <w:rFonts w:cstheme="minorHAnsi" w:hint="eastAsia"/>
            <w:sz w:val="24"/>
            <w:szCs w:val="28"/>
          </w:rPr>
          <w:t>て観察した</w:t>
        </w:r>
        <w:r w:rsidR="00F308ED" w:rsidRPr="00441669">
          <w:rPr>
            <w:rFonts w:cstheme="minorHAnsi" w:hint="eastAsia"/>
            <w:sz w:val="24"/>
            <w:szCs w:val="28"/>
          </w:rPr>
          <w:t>F</w:t>
        </w:r>
        <w:r w:rsidR="00F308ED" w:rsidRPr="00441669">
          <w:rPr>
            <w:rFonts w:cstheme="minorHAnsi"/>
            <w:sz w:val="24"/>
            <w:szCs w:val="28"/>
          </w:rPr>
          <w:t>E-</w:t>
        </w:r>
        <w:r w:rsidRPr="00441669">
          <w:rPr>
            <w:rFonts w:cstheme="minorHAnsi" w:hint="eastAsia"/>
            <w:sz w:val="24"/>
            <w:szCs w:val="28"/>
          </w:rPr>
          <w:t>SEM</w:t>
        </w:r>
        <w:r w:rsidRPr="00441669">
          <w:rPr>
            <w:rFonts w:cstheme="minorHAnsi" w:hint="eastAsia"/>
            <w:sz w:val="24"/>
            <w:szCs w:val="28"/>
          </w:rPr>
          <w:t>像である．</w:t>
        </w:r>
        <w:r w:rsidR="00391271" w:rsidRPr="00441669">
          <w:rPr>
            <w:rFonts w:cstheme="minorHAnsi"/>
            <w:sz w:val="24"/>
            <w:szCs w:val="28"/>
          </w:rPr>
          <w:t>0°</w:t>
        </w:r>
        <w:r w:rsidR="00391271" w:rsidRPr="00441669">
          <w:rPr>
            <w:rFonts w:cstheme="minorHAnsi"/>
            <w:sz w:val="24"/>
            <w:szCs w:val="28"/>
          </w:rPr>
          <w:t>材では</w:t>
        </w:r>
        <w:r w:rsidR="00770BF7" w:rsidRPr="00441669">
          <w:rPr>
            <w:rFonts w:cstheme="minorHAnsi"/>
            <w:sz w:val="24"/>
            <w:szCs w:val="28"/>
          </w:rPr>
          <w:t>，</w:t>
        </w:r>
        <w:r w:rsidR="00F10F6B" w:rsidRPr="00441669">
          <w:rPr>
            <w:rFonts w:cstheme="minorHAnsi" w:hint="eastAsia"/>
            <w:sz w:val="24"/>
            <w:szCs w:val="28"/>
          </w:rPr>
          <w:t>圧入によって結晶粒が押し出されることで</w:t>
        </w:r>
        <w:r w:rsidR="00391271" w:rsidRPr="00441669">
          <w:rPr>
            <w:rFonts w:cstheme="minorHAnsi"/>
            <w:sz w:val="24"/>
            <w:szCs w:val="28"/>
          </w:rPr>
          <w:t>圧痕</w:t>
        </w:r>
        <w:r w:rsidR="00586F45" w:rsidRPr="00441669">
          <w:rPr>
            <w:rFonts w:cstheme="minorHAnsi" w:hint="eastAsia"/>
            <w:sz w:val="24"/>
            <w:szCs w:val="28"/>
          </w:rPr>
          <w:t>が全体的に</w:t>
        </w:r>
        <w:r w:rsidR="005459F4" w:rsidRPr="00441669">
          <w:rPr>
            <w:rFonts w:cstheme="minorHAnsi" w:hint="eastAsia"/>
            <w:sz w:val="24"/>
            <w:szCs w:val="28"/>
          </w:rPr>
          <w:t>p</w:t>
        </w:r>
        <w:r w:rsidR="005459F4" w:rsidRPr="00441669">
          <w:rPr>
            <w:rFonts w:cstheme="minorHAnsi"/>
            <w:sz w:val="24"/>
            <w:szCs w:val="28"/>
          </w:rPr>
          <w:t>ile-up</w:t>
        </w:r>
        <w:r w:rsidR="005459F4" w:rsidRPr="00441669">
          <w:rPr>
            <w:rFonts w:cstheme="minorHAnsi" w:hint="eastAsia"/>
            <w:sz w:val="24"/>
            <w:szCs w:val="28"/>
          </w:rPr>
          <w:t>している様子を</w:t>
        </w:r>
        <w:r w:rsidR="00586F45" w:rsidRPr="00441669">
          <w:rPr>
            <w:rFonts w:cstheme="minorHAnsi" w:hint="eastAsia"/>
            <w:sz w:val="24"/>
            <w:szCs w:val="28"/>
          </w:rPr>
          <w:t>確認</w:t>
        </w:r>
        <w:r w:rsidR="005459F4" w:rsidRPr="00441669">
          <w:rPr>
            <w:rFonts w:cstheme="minorHAnsi" w:hint="eastAsia"/>
            <w:sz w:val="24"/>
            <w:szCs w:val="28"/>
          </w:rPr>
          <w:t>できた</w:t>
        </w:r>
        <w:r w:rsidR="003B015D" w:rsidRPr="00441669">
          <w:rPr>
            <w:rFonts w:cstheme="minorHAnsi" w:hint="eastAsia"/>
            <w:sz w:val="24"/>
            <w:szCs w:val="28"/>
          </w:rPr>
          <w:t>(</w:t>
        </w:r>
        <w:r w:rsidR="003B015D" w:rsidRPr="00441669">
          <w:rPr>
            <w:rFonts w:cstheme="minorHAnsi"/>
            <w:sz w:val="24"/>
            <w:szCs w:val="28"/>
          </w:rPr>
          <w:t>Fig. 6 (a))</w:t>
        </w:r>
        <w:r w:rsidR="00586F45" w:rsidRPr="00441669">
          <w:rPr>
            <w:rFonts w:cstheme="minorHAnsi" w:hint="eastAsia"/>
            <w:sz w:val="24"/>
            <w:szCs w:val="28"/>
          </w:rPr>
          <w:t>．</w:t>
        </w:r>
        <w:r w:rsidR="00391271" w:rsidRPr="00441669">
          <w:rPr>
            <w:rFonts w:cstheme="minorHAnsi"/>
            <w:sz w:val="24"/>
            <w:szCs w:val="28"/>
          </w:rPr>
          <w:t>90°</w:t>
        </w:r>
        <w:r w:rsidR="00391271" w:rsidRPr="00441669">
          <w:rPr>
            <w:rFonts w:cstheme="minorHAnsi"/>
            <w:sz w:val="24"/>
            <w:szCs w:val="28"/>
          </w:rPr>
          <w:t>材では</w:t>
        </w:r>
        <w:r w:rsidR="00391271" w:rsidRPr="00441669">
          <w:rPr>
            <w:rFonts w:cstheme="minorHAnsi"/>
            <w:sz w:val="24"/>
            <w:szCs w:val="28"/>
          </w:rPr>
          <w:t>pile-up</w:t>
        </w:r>
        <w:r w:rsidR="00391271" w:rsidRPr="00441669">
          <w:rPr>
            <w:rFonts w:cstheme="minorHAnsi"/>
            <w:sz w:val="24"/>
            <w:szCs w:val="28"/>
          </w:rPr>
          <w:t>が</w:t>
        </w:r>
        <w:r w:rsidR="00391271" w:rsidRPr="00441669">
          <w:rPr>
            <w:rFonts w:cstheme="minorHAnsi"/>
            <w:i/>
            <w:iCs/>
            <w:sz w:val="24"/>
            <w:szCs w:val="28"/>
          </w:rPr>
          <w:t>c</w:t>
        </w:r>
        <w:r w:rsidR="00391271" w:rsidRPr="00441669">
          <w:rPr>
            <w:rFonts w:cstheme="minorHAnsi"/>
            <w:sz w:val="24"/>
            <w:szCs w:val="28"/>
          </w:rPr>
          <w:t>軸と同一な方向の圧痕先端部分のみで生じていた</w:t>
        </w:r>
        <w:r w:rsidR="003B015D" w:rsidRPr="00441669">
          <w:rPr>
            <w:rFonts w:cstheme="minorHAnsi" w:hint="eastAsia"/>
            <w:sz w:val="24"/>
            <w:szCs w:val="28"/>
          </w:rPr>
          <w:t>(</w:t>
        </w:r>
        <w:r w:rsidR="003B015D" w:rsidRPr="00441669">
          <w:rPr>
            <w:rFonts w:cstheme="minorHAnsi"/>
            <w:sz w:val="24"/>
            <w:szCs w:val="28"/>
          </w:rPr>
          <w:t>Fig.</w:t>
        </w:r>
        <w:r w:rsidR="00B81240" w:rsidRPr="00441669">
          <w:rPr>
            <w:rFonts w:cstheme="minorHAnsi"/>
            <w:sz w:val="24"/>
            <w:szCs w:val="28"/>
          </w:rPr>
          <w:t xml:space="preserve"> </w:t>
        </w:r>
        <w:r w:rsidR="003B015D" w:rsidRPr="00441669">
          <w:rPr>
            <w:rFonts w:cstheme="minorHAnsi"/>
            <w:sz w:val="24"/>
            <w:szCs w:val="28"/>
          </w:rPr>
          <w:t>6 (b))</w:t>
        </w:r>
        <w:r w:rsidR="00770BF7" w:rsidRPr="00441669">
          <w:rPr>
            <w:rFonts w:cstheme="minorHAnsi"/>
            <w:sz w:val="24"/>
            <w:szCs w:val="28"/>
          </w:rPr>
          <w:t>．</w:t>
        </w:r>
        <w:r w:rsidR="00391271" w:rsidRPr="00441669">
          <w:rPr>
            <w:rFonts w:cstheme="minorHAnsi"/>
            <w:sz w:val="24"/>
            <w:szCs w:val="28"/>
          </w:rPr>
          <w:t>90°</w:t>
        </w:r>
        <w:r w:rsidR="00391271" w:rsidRPr="00441669">
          <w:rPr>
            <w:rFonts w:cstheme="minorHAnsi"/>
            <w:sz w:val="24"/>
            <w:szCs w:val="28"/>
          </w:rPr>
          <w:t>材の</w:t>
        </w:r>
        <w:r w:rsidR="00391271" w:rsidRPr="00441669">
          <w:rPr>
            <w:rFonts w:cstheme="minorHAnsi"/>
            <w:sz w:val="24"/>
            <w:szCs w:val="28"/>
          </w:rPr>
          <w:t>pile-up</w:t>
        </w:r>
        <w:r w:rsidR="005459F4" w:rsidRPr="00441669">
          <w:rPr>
            <w:rFonts w:cstheme="minorHAnsi" w:hint="eastAsia"/>
            <w:sz w:val="24"/>
            <w:szCs w:val="28"/>
          </w:rPr>
          <w:t>した部分</w:t>
        </w:r>
        <w:r w:rsidR="00391271" w:rsidRPr="00441669">
          <w:rPr>
            <w:rFonts w:cstheme="minorHAnsi"/>
            <w:sz w:val="24"/>
            <w:szCs w:val="28"/>
          </w:rPr>
          <w:t>に注目すると</w:t>
        </w:r>
        <w:r w:rsidR="00770BF7" w:rsidRPr="00441669">
          <w:rPr>
            <w:rFonts w:cstheme="minorHAnsi"/>
            <w:sz w:val="24"/>
            <w:szCs w:val="28"/>
          </w:rPr>
          <w:t>，</w:t>
        </w:r>
        <w:r w:rsidR="00391271" w:rsidRPr="00441669">
          <w:rPr>
            <w:rFonts w:cstheme="minorHAnsi"/>
            <w:sz w:val="24"/>
            <w:szCs w:val="28"/>
          </w:rPr>
          <w:t>層間剥離を伴ったキンク変形のような粒の座屈構造も</w:t>
        </w:r>
        <w:r w:rsidR="00626224" w:rsidRPr="00441669">
          <w:rPr>
            <w:rFonts w:cstheme="minorHAnsi" w:hint="eastAsia"/>
            <w:sz w:val="24"/>
            <w:szCs w:val="28"/>
          </w:rPr>
          <w:t>観察された</w:t>
        </w:r>
        <w:r w:rsidR="003B015D" w:rsidRPr="00441669">
          <w:rPr>
            <w:rFonts w:cstheme="minorHAnsi" w:hint="eastAsia"/>
            <w:sz w:val="24"/>
            <w:szCs w:val="28"/>
          </w:rPr>
          <w:t>(</w:t>
        </w:r>
        <w:r w:rsidR="003B015D" w:rsidRPr="00441669">
          <w:rPr>
            <w:rFonts w:cstheme="minorHAnsi"/>
            <w:sz w:val="24"/>
            <w:szCs w:val="28"/>
          </w:rPr>
          <w:t>Fig.</w:t>
        </w:r>
        <w:r w:rsidR="00B81240" w:rsidRPr="00441669">
          <w:rPr>
            <w:rFonts w:cstheme="minorHAnsi"/>
            <w:sz w:val="24"/>
            <w:szCs w:val="28"/>
          </w:rPr>
          <w:t xml:space="preserve"> 6 (c)</w:t>
        </w:r>
        <w:r w:rsidR="003B015D" w:rsidRPr="00441669">
          <w:rPr>
            <w:rFonts w:cstheme="minorHAnsi"/>
            <w:sz w:val="24"/>
            <w:szCs w:val="28"/>
          </w:rPr>
          <w:t>)</w:t>
        </w:r>
        <w:r w:rsidR="00770BF7" w:rsidRPr="00441669">
          <w:rPr>
            <w:rFonts w:cstheme="minorHAnsi"/>
            <w:sz w:val="24"/>
            <w:szCs w:val="28"/>
          </w:rPr>
          <w:t>．</w:t>
        </w:r>
        <w:r w:rsidR="00391271" w:rsidRPr="00441669">
          <w:rPr>
            <w:rFonts w:cstheme="minorHAnsi"/>
            <w:sz w:val="24"/>
            <w:szCs w:val="28"/>
          </w:rPr>
          <w:t>また</w:t>
        </w:r>
        <w:r w:rsidR="00391271" w:rsidRPr="00441669">
          <w:rPr>
            <w:rFonts w:cstheme="minorHAnsi"/>
            <w:sz w:val="24"/>
            <w:szCs w:val="28"/>
          </w:rPr>
          <w:t>90°</w:t>
        </w:r>
        <w:r w:rsidR="00391271" w:rsidRPr="00441669">
          <w:rPr>
            <w:rFonts w:cstheme="minorHAnsi"/>
            <w:sz w:val="24"/>
            <w:szCs w:val="28"/>
          </w:rPr>
          <w:t>材</w:t>
        </w:r>
        <w:r w:rsidR="00DD45BA" w:rsidRPr="00441669">
          <w:rPr>
            <w:rFonts w:cstheme="minorHAnsi" w:hint="eastAsia"/>
            <w:sz w:val="24"/>
            <w:szCs w:val="28"/>
          </w:rPr>
          <w:t>において</w:t>
        </w:r>
        <w:r w:rsidR="00DD45BA" w:rsidRPr="00441669">
          <w:rPr>
            <w:rFonts w:cstheme="minorHAnsi" w:hint="eastAsia"/>
            <w:sz w:val="24"/>
            <w:szCs w:val="28"/>
          </w:rPr>
          <w:t>p</w:t>
        </w:r>
        <w:r w:rsidR="00DD45BA" w:rsidRPr="00441669">
          <w:rPr>
            <w:rFonts w:cstheme="minorHAnsi"/>
            <w:sz w:val="24"/>
            <w:szCs w:val="28"/>
          </w:rPr>
          <w:t>ile-up</w:t>
        </w:r>
        <w:r w:rsidR="00327150" w:rsidRPr="00441669">
          <w:rPr>
            <w:rFonts w:cstheme="minorHAnsi" w:hint="eastAsia"/>
            <w:sz w:val="24"/>
            <w:szCs w:val="28"/>
          </w:rPr>
          <w:t>が生じた</w:t>
        </w:r>
        <w:r w:rsidR="00391271" w:rsidRPr="00441669">
          <w:rPr>
            <w:rFonts w:cstheme="minorHAnsi"/>
            <w:sz w:val="24"/>
            <w:szCs w:val="28"/>
          </w:rPr>
          <w:t>圧痕先端の</w:t>
        </w:r>
        <w:r w:rsidR="00391271" w:rsidRPr="00441669">
          <w:rPr>
            <w:rFonts w:cstheme="minorHAnsi"/>
            <w:sz w:val="24"/>
            <w:szCs w:val="28"/>
          </w:rPr>
          <w:t>SEM-EBSD</w:t>
        </w:r>
        <w:r w:rsidR="00391271" w:rsidRPr="00441669">
          <w:rPr>
            <w:rFonts w:cstheme="minorHAnsi"/>
            <w:sz w:val="24"/>
            <w:szCs w:val="28"/>
          </w:rPr>
          <w:t>観察を実施すると</w:t>
        </w:r>
        <w:r w:rsidR="00770BF7" w:rsidRPr="00441669">
          <w:rPr>
            <w:rFonts w:cstheme="minorHAnsi"/>
            <w:sz w:val="24"/>
            <w:szCs w:val="28"/>
          </w:rPr>
          <w:t>，</w:t>
        </w:r>
        <w:r w:rsidR="00391271" w:rsidRPr="00441669">
          <w:rPr>
            <w:rFonts w:cstheme="minorHAnsi"/>
            <w:sz w:val="24"/>
            <w:szCs w:val="28"/>
          </w:rPr>
          <w:t>圧痕先端の周辺に</w:t>
        </w:r>
        <w:r w:rsidR="00E11AD2" w:rsidRPr="00441669">
          <w:rPr>
            <w:rFonts w:cstheme="minorHAnsi" w:hint="eastAsia"/>
            <w:i/>
            <w:iCs/>
            <w:sz w:val="24"/>
            <w:szCs w:val="28"/>
          </w:rPr>
          <w:t>c</w:t>
        </w:r>
        <w:r w:rsidR="00E11AD2" w:rsidRPr="00441669">
          <w:rPr>
            <w:rFonts w:cstheme="minorHAnsi" w:hint="eastAsia"/>
            <w:sz w:val="24"/>
            <w:szCs w:val="28"/>
          </w:rPr>
          <w:t>軸に垂直な回転軸</w:t>
        </w:r>
        <w:r w:rsidR="00F7005F" w:rsidRPr="00441669">
          <w:rPr>
            <w:rFonts w:cstheme="minorHAnsi" w:hint="eastAsia"/>
            <w:sz w:val="24"/>
            <w:szCs w:val="28"/>
          </w:rPr>
          <w:t>を持つ急峻な方位変化</w:t>
        </w:r>
        <w:r w:rsidR="00F864FE" w:rsidRPr="00441669">
          <w:rPr>
            <w:rFonts w:cstheme="minorHAnsi" w:hint="eastAsia"/>
            <w:sz w:val="24"/>
            <w:szCs w:val="28"/>
          </w:rPr>
          <w:t>という</w:t>
        </w:r>
        <w:r w:rsidR="00F60E97" w:rsidRPr="00441669">
          <w:rPr>
            <w:rFonts w:cstheme="minorHAnsi" w:hint="eastAsia"/>
            <w:sz w:val="24"/>
            <w:szCs w:val="28"/>
          </w:rPr>
          <w:t>キンク変形</w:t>
        </w:r>
        <w:r w:rsidR="00F864FE" w:rsidRPr="00441669">
          <w:rPr>
            <w:rFonts w:cstheme="minorHAnsi" w:hint="eastAsia"/>
            <w:sz w:val="24"/>
            <w:szCs w:val="28"/>
          </w:rPr>
          <w:t>の</w:t>
        </w:r>
        <w:r w:rsidR="00F60E97" w:rsidRPr="00441669">
          <w:rPr>
            <w:rFonts w:cstheme="minorHAnsi" w:hint="eastAsia"/>
            <w:sz w:val="24"/>
            <w:szCs w:val="28"/>
          </w:rPr>
          <w:t>特徴的な</w:t>
        </w:r>
        <w:r w:rsidR="00F864FE" w:rsidRPr="00441669">
          <w:rPr>
            <w:rFonts w:cstheme="minorHAnsi" w:hint="eastAsia"/>
            <w:sz w:val="24"/>
            <w:szCs w:val="28"/>
          </w:rPr>
          <w:t>キンク境界</w:t>
        </w:r>
        <w:r w:rsidR="00F60E97" w:rsidRPr="00441669">
          <w:rPr>
            <w:rFonts w:cstheme="minorHAnsi" w:hint="eastAsia"/>
            <w:sz w:val="24"/>
            <w:szCs w:val="28"/>
          </w:rPr>
          <w:t>を有する</w:t>
        </w:r>
        <w:r w:rsidR="00391271" w:rsidRPr="00441669">
          <w:rPr>
            <w:rFonts w:cstheme="minorHAnsi"/>
            <w:sz w:val="24"/>
            <w:szCs w:val="28"/>
          </w:rPr>
          <w:t>粒が多数存在していた</w:t>
        </w:r>
        <w:r w:rsidR="00B81240" w:rsidRPr="00441669">
          <w:rPr>
            <w:rFonts w:cstheme="minorHAnsi" w:hint="eastAsia"/>
            <w:sz w:val="24"/>
            <w:szCs w:val="28"/>
          </w:rPr>
          <w:t>(</w:t>
        </w:r>
        <w:r w:rsidR="00B81240" w:rsidRPr="00441669">
          <w:rPr>
            <w:rFonts w:cstheme="minorHAnsi"/>
            <w:sz w:val="24"/>
            <w:szCs w:val="28"/>
          </w:rPr>
          <w:t xml:space="preserve">Fig. </w:t>
        </w:r>
        <w:r w:rsidR="00BC3087" w:rsidRPr="00441669">
          <w:rPr>
            <w:rFonts w:cstheme="minorHAnsi"/>
            <w:sz w:val="24"/>
            <w:szCs w:val="28"/>
          </w:rPr>
          <w:t>7</w:t>
        </w:r>
        <w:r w:rsidR="00B81240" w:rsidRPr="00441669">
          <w:rPr>
            <w:rFonts w:cstheme="minorHAnsi"/>
            <w:sz w:val="24"/>
            <w:szCs w:val="28"/>
          </w:rPr>
          <w:t>)</w:t>
        </w:r>
        <w:r w:rsidR="00770BF7" w:rsidRPr="00441669">
          <w:rPr>
            <w:rFonts w:cstheme="minorHAnsi"/>
            <w:sz w:val="24"/>
            <w:szCs w:val="28"/>
          </w:rPr>
          <w:t>．</w:t>
        </w:r>
        <w:r w:rsidR="00F60E97" w:rsidRPr="00441669">
          <w:rPr>
            <w:rFonts w:cstheme="minorHAnsi" w:hint="eastAsia"/>
            <w:sz w:val="24"/>
            <w:szCs w:val="28"/>
          </w:rPr>
          <w:t>これらのことから圧痕近傍において多くの</w:t>
        </w:r>
        <w:r w:rsidR="00F60E97" w:rsidRPr="00441669">
          <w:rPr>
            <w:rFonts w:cstheme="minorHAnsi" w:hint="eastAsia"/>
            <w:sz w:val="24"/>
            <w:szCs w:val="28"/>
          </w:rPr>
          <w:t>p</w:t>
        </w:r>
        <w:r w:rsidR="00F60E97" w:rsidRPr="00441669">
          <w:rPr>
            <w:rFonts w:cstheme="minorHAnsi"/>
            <w:sz w:val="24"/>
            <w:szCs w:val="28"/>
          </w:rPr>
          <w:t>ile-up</w:t>
        </w:r>
        <w:r w:rsidR="00F60E97" w:rsidRPr="00441669">
          <w:rPr>
            <w:rFonts w:cstheme="minorHAnsi" w:hint="eastAsia"/>
            <w:sz w:val="24"/>
            <w:szCs w:val="28"/>
          </w:rPr>
          <w:t>やキンク変形といった塑性変形が生じていることがわかった．</w:t>
        </w:r>
      </w:ins>
    </w:p>
    <w:p w14:paraId="245CF49F" w14:textId="2AA3E9D5" w:rsidR="00C960AC" w:rsidRPr="00441669" w:rsidRDefault="001749E3" w:rsidP="00B653F0">
      <w:pPr>
        <w:ind w:firstLineChars="59" w:firstLine="142"/>
        <w:rPr>
          <w:ins w:id="171" w:author="MORITA Koji" w:date="2026-09-25T20:06:00Z" w16du:dateUtc="2026-09-26T00:06:00Z"/>
          <w:rFonts w:cstheme="minorHAnsi"/>
          <w:sz w:val="24"/>
          <w:szCs w:val="28"/>
        </w:rPr>
      </w:pPr>
      <w:ins w:id="172" w:author="MORITA Koji" w:date="2026-09-25T20:06:00Z" w16du:dateUtc="2026-09-26T00:06:00Z">
        <w:r w:rsidRPr="00441669">
          <w:rPr>
            <w:rFonts w:cstheme="minorHAnsi"/>
            <w:sz w:val="24"/>
            <w:szCs w:val="28"/>
          </w:rPr>
          <w:t>さらに本研究では</w:t>
        </w:r>
        <w:r w:rsidR="00770BF7" w:rsidRPr="00441669">
          <w:rPr>
            <w:rFonts w:cstheme="minorHAnsi"/>
            <w:sz w:val="24"/>
            <w:szCs w:val="28"/>
          </w:rPr>
          <w:t>，</w:t>
        </w:r>
        <w:r w:rsidR="00432164" w:rsidRPr="00441669">
          <w:rPr>
            <w:rFonts w:cstheme="minorHAnsi"/>
            <w:sz w:val="24"/>
            <w:szCs w:val="28"/>
          </w:rPr>
          <w:t>90°</w:t>
        </w:r>
        <w:r w:rsidR="00432164" w:rsidRPr="00441669">
          <w:rPr>
            <w:rFonts w:cstheme="minorHAnsi"/>
            <w:sz w:val="24"/>
            <w:szCs w:val="28"/>
          </w:rPr>
          <w:t>材の</w:t>
        </w:r>
        <w:r w:rsidR="00391271" w:rsidRPr="00441669">
          <w:rPr>
            <w:rFonts w:cstheme="minorHAnsi"/>
            <w:sz w:val="24"/>
            <w:szCs w:val="28"/>
          </w:rPr>
          <w:t>圧痕</w:t>
        </w:r>
        <w:r w:rsidR="007D373E" w:rsidRPr="00441669">
          <w:rPr>
            <w:rFonts w:cstheme="minorHAnsi" w:hint="eastAsia"/>
            <w:sz w:val="24"/>
            <w:szCs w:val="28"/>
          </w:rPr>
          <w:t>直下の組織観察を行うため，</w:t>
        </w:r>
        <w:r w:rsidR="00A54CA6" w:rsidRPr="00441669">
          <w:rPr>
            <w:rFonts w:cstheme="minorHAnsi" w:hint="eastAsia"/>
            <w:sz w:val="24"/>
            <w:szCs w:val="28"/>
          </w:rPr>
          <w:t>圧痕下の</w:t>
        </w:r>
        <w:r w:rsidR="0057422C" w:rsidRPr="00441669">
          <w:rPr>
            <w:rFonts w:cstheme="minorHAnsi" w:hint="eastAsia"/>
            <w:sz w:val="24"/>
            <w:szCs w:val="28"/>
          </w:rPr>
          <w:t>断面が露出するように</w:t>
        </w:r>
        <w:r w:rsidR="00391271" w:rsidRPr="00441669">
          <w:rPr>
            <w:rFonts w:cstheme="minorHAnsi"/>
            <w:sz w:val="24"/>
            <w:szCs w:val="28"/>
          </w:rPr>
          <w:t>機械研磨を実施</w:t>
        </w:r>
        <w:r w:rsidR="005739B2" w:rsidRPr="00441669">
          <w:rPr>
            <w:rFonts w:cstheme="minorHAnsi" w:hint="eastAsia"/>
            <w:sz w:val="24"/>
            <w:szCs w:val="28"/>
          </w:rPr>
          <w:t>することで</w:t>
        </w:r>
        <w:r w:rsidR="00770BF7" w:rsidRPr="00441669">
          <w:rPr>
            <w:rFonts w:cstheme="minorHAnsi"/>
            <w:sz w:val="24"/>
            <w:szCs w:val="28"/>
          </w:rPr>
          <w:t>，</w:t>
        </w:r>
        <w:r w:rsidR="00913513" w:rsidRPr="00441669">
          <w:rPr>
            <w:rFonts w:cstheme="minorHAnsi" w:hint="eastAsia"/>
            <w:sz w:val="24"/>
            <w:szCs w:val="28"/>
          </w:rPr>
          <w:t>F</w:t>
        </w:r>
        <w:r w:rsidR="00913513" w:rsidRPr="00441669">
          <w:rPr>
            <w:rFonts w:cstheme="minorHAnsi"/>
            <w:sz w:val="24"/>
            <w:szCs w:val="28"/>
          </w:rPr>
          <w:t>E-</w:t>
        </w:r>
        <w:r w:rsidR="00391271" w:rsidRPr="00441669">
          <w:rPr>
            <w:rFonts w:cstheme="minorHAnsi"/>
            <w:sz w:val="24"/>
            <w:szCs w:val="28"/>
          </w:rPr>
          <w:t>SEM</w:t>
        </w:r>
        <w:r w:rsidR="00391271" w:rsidRPr="00441669">
          <w:rPr>
            <w:rFonts w:cstheme="minorHAnsi"/>
            <w:sz w:val="24"/>
            <w:szCs w:val="28"/>
          </w:rPr>
          <w:t>による</w:t>
        </w:r>
        <w:r w:rsidR="0057422C" w:rsidRPr="00441669">
          <w:rPr>
            <w:rFonts w:cstheme="minorHAnsi" w:hint="eastAsia"/>
            <w:sz w:val="24"/>
            <w:szCs w:val="28"/>
          </w:rPr>
          <w:t>圧痕</w:t>
        </w:r>
        <w:r w:rsidR="00391271" w:rsidRPr="00441669">
          <w:rPr>
            <w:rFonts w:cstheme="minorHAnsi"/>
            <w:sz w:val="24"/>
            <w:szCs w:val="28"/>
          </w:rPr>
          <w:t>断面</w:t>
        </w:r>
        <w:r w:rsidR="0057422C" w:rsidRPr="00441669">
          <w:rPr>
            <w:rFonts w:cstheme="minorHAnsi" w:hint="eastAsia"/>
            <w:sz w:val="24"/>
            <w:szCs w:val="28"/>
          </w:rPr>
          <w:t>の</w:t>
        </w:r>
        <w:r w:rsidR="00391271" w:rsidRPr="00441669">
          <w:rPr>
            <w:rFonts w:cstheme="minorHAnsi"/>
            <w:sz w:val="24"/>
            <w:szCs w:val="28"/>
          </w:rPr>
          <w:t>観察を行った</w:t>
        </w:r>
        <w:r w:rsidR="00770BF7" w:rsidRPr="00441669">
          <w:rPr>
            <w:rFonts w:cstheme="minorHAnsi"/>
            <w:sz w:val="24"/>
            <w:szCs w:val="28"/>
          </w:rPr>
          <w:t>．</w:t>
        </w:r>
        <w:r w:rsidR="00432164" w:rsidRPr="00441669">
          <w:rPr>
            <w:rFonts w:cstheme="minorHAnsi"/>
            <w:sz w:val="24"/>
            <w:szCs w:val="28"/>
          </w:rPr>
          <w:t>90°</w:t>
        </w:r>
        <w:r w:rsidR="00432164" w:rsidRPr="00441669">
          <w:rPr>
            <w:rFonts w:cstheme="minorHAnsi"/>
            <w:sz w:val="24"/>
            <w:szCs w:val="28"/>
          </w:rPr>
          <w:t>材の圧痕に対して</w:t>
        </w:r>
        <w:r w:rsidR="00770BF7" w:rsidRPr="00441669">
          <w:rPr>
            <w:rFonts w:cstheme="minorHAnsi"/>
            <w:sz w:val="24"/>
            <w:szCs w:val="28"/>
          </w:rPr>
          <w:t>，</w:t>
        </w:r>
        <w:r w:rsidR="009050D6" w:rsidRPr="00441669">
          <w:rPr>
            <w:rFonts w:cstheme="minorHAnsi"/>
            <w:sz w:val="24"/>
            <w:szCs w:val="28"/>
          </w:rPr>
          <w:t>それぞれ</w:t>
        </w:r>
        <w:r w:rsidR="004301B4" w:rsidRPr="00441669">
          <w:rPr>
            <w:rFonts w:cstheme="minorHAnsi"/>
            <w:sz w:val="24"/>
            <w:szCs w:val="28"/>
          </w:rPr>
          <w:t xml:space="preserve">Fig. </w:t>
        </w:r>
        <w:r w:rsidR="00F904A1" w:rsidRPr="00441669">
          <w:rPr>
            <w:rFonts w:cstheme="minorHAnsi"/>
            <w:sz w:val="24"/>
            <w:szCs w:val="28"/>
          </w:rPr>
          <w:t>8</w:t>
        </w:r>
        <w:r w:rsidR="00BF21D1" w:rsidRPr="00441669">
          <w:rPr>
            <w:rFonts w:cstheme="minorHAnsi"/>
            <w:sz w:val="24"/>
            <w:szCs w:val="28"/>
          </w:rPr>
          <w:t xml:space="preserve"> </w:t>
        </w:r>
        <w:r w:rsidR="004301B4" w:rsidRPr="00441669">
          <w:rPr>
            <w:rFonts w:cstheme="minorHAnsi"/>
            <w:sz w:val="24"/>
            <w:szCs w:val="28"/>
          </w:rPr>
          <w:t>(</w:t>
        </w:r>
        <w:r w:rsidR="00B653F0" w:rsidRPr="00441669">
          <w:rPr>
            <w:rFonts w:cstheme="minorHAnsi"/>
            <w:sz w:val="24"/>
            <w:szCs w:val="28"/>
          </w:rPr>
          <w:t>a</w:t>
        </w:r>
        <w:r w:rsidR="004301B4" w:rsidRPr="00441669">
          <w:rPr>
            <w:rFonts w:cstheme="minorHAnsi"/>
            <w:sz w:val="24"/>
            <w:szCs w:val="28"/>
          </w:rPr>
          <w:t>)</w:t>
        </w:r>
        <w:r w:rsidR="009050D6" w:rsidRPr="00441669">
          <w:rPr>
            <w:rFonts w:cstheme="minorHAnsi"/>
            <w:sz w:val="24"/>
            <w:szCs w:val="28"/>
          </w:rPr>
          <w:t>は</w:t>
        </w:r>
        <w:r w:rsidR="00770BF7" w:rsidRPr="00441669">
          <w:rPr>
            <w:rFonts w:cstheme="minorHAnsi"/>
            <w:sz w:val="24"/>
            <w:szCs w:val="28"/>
          </w:rPr>
          <w:t>，</w:t>
        </w:r>
        <w:r w:rsidR="00432164" w:rsidRPr="00441669">
          <w:rPr>
            <w:rFonts w:cstheme="minorHAnsi"/>
            <w:i/>
            <w:iCs/>
            <w:sz w:val="24"/>
            <w:szCs w:val="28"/>
          </w:rPr>
          <w:t>c</w:t>
        </w:r>
        <w:r w:rsidR="00432164" w:rsidRPr="00441669">
          <w:rPr>
            <w:rFonts w:cstheme="minorHAnsi"/>
            <w:sz w:val="24"/>
            <w:szCs w:val="28"/>
          </w:rPr>
          <w:t>軸方向から観察した亀裂断面</w:t>
        </w:r>
        <w:r w:rsidR="00770BF7" w:rsidRPr="00441669">
          <w:rPr>
            <w:rFonts w:cstheme="minorHAnsi"/>
            <w:sz w:val="24"/>
            <w:szCs w:val="28"/>
          </w:rPr>
          <w:t>，</w:t>
        </w:r>
        <w:r w:rsidR="009050D6" w:rsidRPr="00441669">
          <w:rPr>
            <w:rFonts w:cstheme="minorHAnsi"/>
            <w:sz w:val="24"/>
            <w:szCs w:val="28"/>
          </w:rPr>
          <w:t xml:space="preserve">Fig. </w:t>
        </w:r>
        <w:r w:rsidR="00F904A1" w:rsidRPr="00441669">
          <w:rPr>
            <w:rFonts w:cstheme="minorHAnsi"/>
            <w:sz w:val="24"/>
            <w:szCs w:val="28"/>
          </w:rPr>
          <w:t>8</w:t>
        </w:r>
        <w:r w:rsidR="006D2D8B" w:rsidRPr="00441669">
          <w:rPr>
            <w:rFonts w:cstheme="minorHAnsi"/>
            <w:sz w:val="24"/>
            <w:szCs w:val="28"/>
          </w:rPr>
          <w:t xml:space="preserve"> </w:t>
        </w:r>
        <w:r w:rsidR="009050D6" w:rsidRPr="00441669">
          <w:rPr>
            <w:rFonts w:cstheme="minorHAnsi"/>
            <w:sz w:val="24"/>
            <w:szCs w:val="28"/>
          </w:rPr>
          <w:t>(</w:t>
        </w:r>
        <w:r w:rsidR="00B653F0" w:rsidRPr="00441669">
          <w:rPr>
            <w:rFonts w:cstheme="minorHAnsi"/>
            <w:sz w:val="24"/>
            <w:szCs w:val="28"/>
          </w:rPr>
          <w:t>b</w:t>
        </w:r>
        <w:r w:rsidR="009050D6" w:rsidRPr="00441669">
          <w:rPr>
            <w:rFonts w:cstheme="minorHAnsi"/>
            <w:sz w:val="24"/>
            <w:szCs w:val="28"/>
          </w:rPr>
          <w:t>)</w:t>
        </w:r>
        <w:r w:rsidR="00913513" w:rsidRPr="00441669">
          <w:rPr>
            <w:rFonts w:cstheme="minorHAnsi" w:hint="eastAsia"/>
            <w:sz w:val="24"/>
            <w:szCs w:val="28"/>
          </w:rPr>
          <w:t>と</w:t>
        </w:r>
        <w:r w:rsidR="00432164" w:rsidRPr="00441669">
          <w:rPr>
            <w:rFonts w:cstheme="minorHAnsi"/>
            <w:sz w:val="24"/>
            <w:szCs w:val="28"/>
          </w:rPr>
          <w:t>(</w:t>
        </w:r>
        <w:r w:rsidR="00B653F0" w:rsidRPr="00441669">
          <w:rPr>
            <w:rFonts w:cstheme="minorHAnsi"/>
            <w:sz w:val="24"/>
            <w:szCs w:val="28"/>
          </w:rPr>
          <w:t>c</w:t>
        </w:r>
        <w:r w:rsidR="00432164" w:rsidRPr="00441669">
          <w:rPr>
            <w:rFonts w:cstheme="minorHAnsi"/>
            <w:sz w:val="24"/>
            <w:szCs w:val="28"/>
          </w:rPr>
          <w:t>)</w:t>
        </w:r>
        <w:r w:rsidR="009050D6" w:rsidRPr="00441669">
          <w:rPr>
            <w:rFonts w:cstheme="minorHAnsi"/>
            <w:sz w:val="24"/>
            <w:szCs w:val="28"/>
          </w:rPr>
          <w:t>は</w:t>
        </w:r>
        <w:r w:rsidR="00770BF7" w:rsidRPr="00441669">
          <w:rPr>
            <w:rFonts w:cstheme="minorHAnsi"/>
            <w:sz w:val="24"/>
            <w:szCs w:val="28"/>
          </w:rPr>
          <w:t>，</w:t>
        </w:r>
        <w:r w:rsidR="009050D6" w:rsidRPr="00441669">
          <w:rPr>
            <w:rFonts w:cstheme="minorHAnsi"/>
            <w:sz w:val="24"/>
            <w:szCs w:val="28"/>
          </w:rPr>
          <w:t>90°</w:t>
        </w:r>
        <w:r w:rsidR="009050D6" w:rsidRPr="00441669">
          <w:rPr>
            <w:rFonts w:cstheme="minorHAnsi"/>
            <w:sz w:val="24"/>
            <w:szCs w:val="28"/>
          </w:rPr>
          <w:t>材で</w:t>
        </w:r>
        <w:r w:rsidR="009050D6" w:rsidRPr="00441669">
          <w:rPr>
            <w:rFonts w:cstheme="minorHAnsi"/>
            <w:i/>
            <w:iCs/>
            <w:sz w:val="24"/>
            <w:szCs w:val="28"/>
          </w:rPr>
          <w:t>c</w:t>
        </w:r>
        <w:r w:rsidR="009050D6" w:rsidRPr="00441669">
          <w:rPr>
            <w:rFonts w:cstheme="minorHAnsi"/>
            <w:sz w:val="24"/>
            <w:szCs w:val="28"/>
          </w:rPr>
          <w:t>軸に垂直な方向から観察した圧痕断面</w:t>
        </w:r>
        <w:r w:rsidR="00432164" w:rsidRPr="00441669">
          <w:rPr>
            <w:rFonts w:cstheme="minorHAnsi"/>
            <w:sz w:val="24"/>
            <w:szCs w:val="28"/>
          </w:rPr>
          <w:t>およびその</w:t>
        </w:r>
        <w:r w:rsidR="00432164" w:rsidRPr="00441669">
          <w:rPr>
            <w:rFonts w:cstheme="minorHAnsi"/>
            <w:sz w:val="24"/>
            <w:szCs w:val="28"/>
          </w:rPr>
          <w:t>EBSD</w:t>
        </w:r>
        <w:r w:rsidR="00716867" w:rsidRPr="00441669">
          <w:rPr>
            <w:rFonts w:cstheme="minorHAnsi" w:hint="eastAsia"/>
            <w:sz w:val="24"/>
            <w:szCs w:val="28"/>
          </w:rPr>
          <w:t>解析による結晶方位分布図</w:t>
        </w:r>
        <w:r w:rsidR="009050D6" w:rsidRPr="00441669">
          <w:rPr>
            <w:rFonts w:cstheme="minorHAnsi"/>
            <w:sz w:val="24"/>
            <w:szCs w:val="28"/>
          </w:rPr>
          <w:t>である</w:t>
        </w:r>
        <w:r w:rsidR="00770BF7" w:rsidRPr="00441669">
          <w:rPr>
            <w:rFonts w:cstheme="minorHAnsi"/>
            <w:sz w:val="24"/>
            <w:szCs w:val="28"/>
          </w:rPr>
          <w:t>．</w:t>
        </w:r>
        <w:r w:rsidR="00432164" w:rsidRPr="00441669">
          <w:rPr>
            <w:rFonts w:cstheme="minorHAnsi"/>
            <w:sz w:val="24"/>
            <w:szCs w:val="28"/>
          </w:rPr>
          <w:t>90°</w:t>
        </w:r>
        <w:r w:rsidR="00432164" w:rsidRPr="00441669">
          <w:rPr>
            <w:rFonts w:cstheme="minorHAnsi"/>
            <w:sz w:val="24"/>
            <w:szCs w:val="28"/>
          </w:rPr>
          <w:t>材の圧痕では</w:t>
        </w:r>
        <w:r w:rsidR="00770BF7" w:rsidRPr="00441669">
          <w:rPr>
            <w:rFonts w:cstheme="minorHAnsi"/>
            <w:sz w:val="24"/>
            <w:szCs w:val="28"/>
          </w:rPr>
          <w:t>，</w:t>
        </w:r>
        <w:r w:rsidR="00432164" w:rsidRPr="00441669">
          <w:rPr>
            <w:rFonts w:cstheme="minorHAnsi"/>
            <w:sz w:val="24"/>
            <w:szCs w:val="28"/>
          </w:rPr>
          <w:t>断面観察においても</w:t>
        </w:r>
        <w:r w:rsidR="00432164" w:rsidRPr="00441669">
          <w:rPr>
            <w:rFonts w:cstheme="minorHAnsi"/>
            <w:i/>
            <w:iCs/>
            <w:sz w:val="24"/>
            <w:szCs w:val="28"/>
          </w:rPr>
          <w:t>c</w:t>
        </w:r>
        <w:r w:rsidR="00432164" w:rsidRPr="00441669">
          <w:rPr>
            <w:rFonts w:cstheme="minorHAnsi"/>
            <w:sz w:val="24"/>
            <w:szCs w:val="28"/>
          </w:rPr>
          <w:t>軸</w:t>
        </w:r>
        <w:r w:rsidR="00137481" w:rsidRPr="00441669">
          <w:rPr>
            <w:rFonts w:cstheme="minorHAnsi" w:hint="eastAsia"/>
            <w:sz w:val="24"/>
            <w:szCs w:val="28"/>
          </w:rPr>
          <w:t>方向</w:t>
        </w:r>
        <w:r w:rsidR="00432164" w:rsidRPr="00441669">
          <w:rPr>
            <w:rFonts w:cstheme="minorHAnsi"/>
            <w:sz w:val="24"/>
            <w:szCs w:val="28"/>
          </w:rPr>
          <w:t>と</w:t>
        </w:r>
        <w:r w:rsidR="00137481" w:rsidRPr="00441669">
          <w:rPr>
            <w:rFonts w:cstheme="minorHAnsi" w:hint="eastAsia"/>
            <w:sz w:val="24"/>
            <w:szCs w:val="28"/>
          </w:rPr>
          <w:t>同一</w:t>
        </w:r>
        <w:r w:rsidR="00432164" w:rsidRPr="00441669">
          <w:rPr>
            <w:rFonts w:cstheme="minorHAnsi"/>
            <w:sz w:val="24"/>
            <w:szCs w:val="28"/>
          </w:rPr>
          <w:t>方向の亀裂進展は</w:t>
        </w:r>
        <w:r w:rsidR="00E1459F" w:rsidRPr="00441669">
          <w:rPr>
            <w:rFonts w:cstheme="minorHAnsi" w:hint="eastAsia"/>
            <w:sz w:val="24"/>
            <w:szCs w:val="28"/>
          </w:rPr>
          <w:t>確認さ</w:t>
        </w:r>
        <w:r w:rsidR="00432164" w:rsidRPr="00441669">
          <w:rPr>
            <w:rFonts w:cstheme="minorHAnsi"/>
            <w:sz w:val="24"/>
            <w:szCs w:val="28"/>
          </w:rPr>
          <w:t>れ</w:t>
        </w:r>
        <w:r w:rsidR="00867557" w:rsidRPr="00441669">
          <w:rPr>
            <w:rFonts w:cstheme="minorHAnsi" w:hint="eastAsia"/>
            <w:sz w:val="24"/>
            <w:szCs w:val="28"/>
          </w:rPr>
          <w:t>ず</w:t>
        </w:r>
        <w:r w:rsidR="00432164" w:rsidRPr="00441669">
          <w:rPr>
            <w:rFonts w:cstheme="minorHAnsi"/>
            <w:sz w:val="24"/>
            <w:szCs w:val="28"/>
          </w:rPr>
          <w:t xml:space="preserve">(Fig. </w:t>
        </w:r>
        <w:r w:rsidR="00F904A1" w:rsidRPr="00441669">
          <w:rPr>
            <w:rFonts w:cstheme="minorHAnsi"/>
            <w:sz w:val="24"/>
            <w:szCs w:val="28"/>
          </w:rPr>
          <w:t>8</w:t>
        </w:r>
        <w:r w:rsidR="006D2D8B" w:rsidRPr="00441669">
          <w:rPr>
            <w:rFonts w:cstheme="minorHAnsi"/>
            <w:sz w:val="24"/>
            <w:szCs w:val="28"/>
          </w:rPr>
          <w:t xml:space="preserve"> </w:t>
        </w:r>
        <w:r w:rsidR="00432164" w:rsidRPr="00441669">
          <w:rPr>
            <w:rFonts w:cstheme="minorHAnsi"/>
            <w:sz w:val="24"/>
            <w:szCs w:val="28"/>
          </w:rPr>
          <w:t>(</w:t>
        </w:r>
        <w:r w:rsidR="00B653F0" w:rsidRPr="00441669">
          <w:rPr>
            <w:rFonts w:cstheme="minorHAnsi"/>
            <w:sz w:val="24"/>
            <w:szCs w:val="28"/>
          </w:rPr>
          <w:t>a</w:t>
        </w:r>
        <w:r w:rsidR="00432164" w:rsidRPr="00441669">
          <w:rPr>
            <w:rFonts w:cstheme="minorHAnsi"/>
            <w:sz w:val="24"/>
            <w:szCs w:val="28"/>
          </w:rPr>
          <w:t>))</w:t>
        </w:r>
        <w:r w:rsidR="00867557" w:rsidRPr="00441669">
          <w:rPr>
            <w:rFonts w:cstheme="minorHAnsi" w:hint="eastAsia"/>
            <w:sz w:val="24"/>
            <w:szCs w:val="28"/>
          </w:rPr>
          <w:t>，配向を行うことで</w:t>
        </w:r>
        <w:r w:rsidR="00867557" w:rsidRPr="00441669">
          <w:rPr>
            <w:rFonts w:cstheme="minorHAnsi" w:hint="eastAsia"/>
            <w:i/>
            <w:iCs/>
            <w:sz w:val="24"/>
            <w:szCs w:val="28"/>
          </w:rPr>
          <w:t>c</w:t>
        </w:r>
        <w:r w:rsidR="00867557" w:rsidRPr="00441669">
          <w:rPr>
            <w:rFonts w:cstheme="minorHAnsi" w:hint="eastAsia"/>
            <w:sz w:val="24"/>
            <w:szCs w:val="28"/>
          </w:rPr>
          <w:t>軸方向の亀裂の進展が抑制されていることがわかる</w:t>
        </w:r>
        <w:r w:rsidR="00770BF7" w:rsidRPr="00441669">
          <w:rPr>
            <w:rFonts w:cstheme="minorHAnsi"/>
            <w:sz w:val="24"/>
            <w:szCs w:val="28"/>
          </w:rPr>
          <w:t>．</w:t>
        </w:r>
        <w:r w:rsidR="00010E54" w:rsidRPr="00441669">
          <w:rPr>
            <w:rFonts w:cstheme="minorHAnsi"/>
            <w:sz w:val="24"/>
            <w:szCs w:val="28"/>
          </w:rPr>
          <w:t xml:space="preserve">Fig. </w:t>
        </w:r>
        <w:r w:rsidR="00F904A1" w:rsidRPr="00441669">
          <w:rPr>
            <w:rFonts w:cstheme="minorHAnsi"/>
            <w:sz w:val="24"/>
            <w:szCs w:val="28"/>
          </w:rPr>
          <w:t>8</w:t>
        </w:r>
        <w:r w:rsidR="00010E54" w:rsidRPr="00441669">
          <w:rPr>
            <w:rFonts w:cstheme="minorHAnsi"/>
            <w:sz w:val="24"/>
            <w:szCs w:val="28"/>
          </w:rPr>
          <w:t xml:space="preserve"> (</w:t>
        </w:r>
        <w:r w:rsidR="00B653F0" w:rsidRPr="00441669">
          <w:rPr>
            <w:rFonts w:cstheme="minorHAnsi"/>
            <w:sz w:val="24"/>
            <w:szCs w:val="28"/>
          </w:rPr>
          <w:t>b</w:t>
        </w:r>
        <w:r w:rsidR="00010E54" w:rsidRPr="00441669">
          <w:rPr>
            <w:rFonts w:cstheme="minorHAnsi"/>
            <w:sz w:val="24"/>
            <w:szCs w:val="28"/>
          </w:rPr>
          <w:t>)</w:t>
        </w:r>
        <w:r w:rsidR="00716867" w:rsidRPr="00441669">
          <w:rPr>
            <w:rFonts w:cstheme="minorHAnsi" w:hint="eastAsia"/>
            <w:sz w:val="24"/>
            <w:szCs w:val="28"/>
          </w:rPr>
          <w:t>と</w:t>
        </w:r>
        <w:r w:rsidR="001B1DAB" w:rsidRPr="00441669">
          <w:rPr>
            <w:rFonts w:cstheme="minorHAnsi"/>
            <w:sz w:val="24"/>
            <w:szCs w:val="28"/>
          </w:rPr>
          <w:t>(</w:t>
        </w:r>
        <w:r w:rsidR="00B653F0" w:rsidRPr="00441669">
          <w:rPr>
            <w:rFonts w:cstheme="minorHAnsi"/>
            <w:sz w:val="24"/>
            <w:szCs w:val="28"/>
          </w:rPr>
          <w:t>c</w:t>
        </w:r>
        <w:r w:rsidR="001B1DAB" w:rsidRPr="00441669">
          <w:rPr>
            <w:rFonts w:cstheme="minorHAnsi"/>
            <w:sz w:val="24"/>
            <w:szCs w:val="28"/>
          </w:rPr>
          <w:t>)</w:t>
        </w:r>
        <w:r w:rsidR="001B1DAB" w:rsidRPr="00441669">
          <w:rPr>
            <w:rFonts w:cstheme="minorHAnsi"/>
            <w:sz w:val="24"/>
            <w:szCs w:val="28"/>
          </w:rPr>
          <w:t>の</w:t>
        </w:r>
        <w:r w:rsidR="00716867" w:rsidRPr="00441669">
          <w:rPr>
            <w:rFonts w:cstheme="minorHAnsi" w:hint="eastAsia"/>
            <w:sz w:val="24"/>
            <w:szCs w:val="28"/>
          </w:rPr>
          <w:t>結果より</w:t>
        </w:r>
        <w:r w:rsidR="00770BF7" w:rsidRPr="00441669">
          <w:rPr>
            <w:rFonts w:cstheme="minorHAnsi"/>
            <w:sz w:val="24"/>
            <w:szCs w:val="28"/>
          </w:rPr>
          <w:t>，</w:t>
        </w:r>
        <w:r w:rsidR="00867557" w:rsidRPr="00441669">
          <w:rPr>
            <w:rFonts w:cstheme="minorHAnsi" w:hint="eastAsia"/>
            <w:sz w:val="24"/>
            <w:szCs w:val="28"/>
          </w:rPr>
          <w:t>圧痕断面に</w:t>
        </w:r>
        <w:r w:rsidR="00195648" w:rsidRPr="00441669">
          <w:rPr>
            <w:rFonts w:cstheme="minorHAnsi" w:hint="eastAsia"/>
            <w:sz w:val="24"/>
            <w:szCs w:val="28"/>
          </w:rPr>
          <w:t>気孔や</w:t>
        </w:r>
        <w:r w:rsidR="00E54B55" w:rsidRPr="00441669">
          <w:rPr>
            <w:rFonts w:cstheme="minorHAnsi" w:hint="eastAsia"/>
            <w:sz w:val="24"/>
            <w:szCs w:val="28"/>
          </w:rPr>
          <w:t>粒界や層間での割れ</w:t>
        </w:r>
        <w:r w:rsidR="00195648" w:rsidRPr="00441669">
          <w:rPr>
            <w:rFonts w:cstheme="minorHAnsi" w:hint="eastAsia"/>
            <w:sz w:val="24"/>
            <w:szCs w:val="28"/>
          </w:rPr>
          <w:t>とみられる微小亀裂</w:t>
        </w:r>
        <w:r w:rsidR="00C43782" w:rsidRPr="00441669">
          <w:rPr>
            <w:rFonts w:cstheme="minorHAnsi"/>
            <w:sz w:val="24"/>
            <w:szCs w:val="28"/>
          </w:rPr>
          <w:t>が</w:t>
        </w:r>
        <w:r w:rsidR="00195648" w:rsidRPr="00441669">
          <w:rPr>
            <w:rFonts w:cstheme="minorHAnsi" w:hint="eastAsia"/>
            <w:sz w:val="24"/>
            <w:szCs w:val="28"/>
          </w:rPr>
          <w:t>多数</w:t>
        </w:r>
        <w:r w:rsidR="00716867" w:rsidRPr="00441669">
          <w:rPr>
            <w:rFonts w:cstheme="minorHAnsi" w:hint="eastAsia"/>
            <w:sz w:val="24"/>
            <w:szCs w:val="28"/>
          </w:rPr>
          <w:t>確認され</w:t>
        </w:r>
        <w:r w:rsidR="00770BF7" w:rsidRPr="00441669">
          <w:rPr>
            <w:rFonts w:cstheme="minorHAnsi"/>
            <w:sz w:val="24"/>
            <w:szCs w:val="28"/>
          </w:rPr>
          <w:t>，</w:t>
        </w:r>
        <w:r w:rsidR="00716867" w:rsidRPr="00441669">
          <w:rPr>
            <w:rFonts w:cstheme="minorHAnsi" w:hint="eastAsia"/>
            <w:sz w:val="24"/>
            <w:szCs w:val="28"/>
          </w:rPr>
          <w:t>結晶方位分布図</w:t>
        </w:r>
        <w:r w:rsidR="00C43782" w:rsidRPr="00441669">
          <w:rPr>
            <w:rFonts w:cstheme="minorHAnsi"/>
            <w:sz w:val="24"/>
            <w:szCs w:val="28"/>
          </w:rPr>
          <w:t>においても</w:t>
        </w:r>
        <w:r w:rsidR="00F077BC" w:rsidRPr="00441669">
          <w:rPr>
            <w:rFonts w:cstheme="minorHAnsi"/>
            <w:sz w:val="24"/>
            <w:szCs w:val="28"/>
          </w:rPr>
          <w:t>キンク変形</w:t>
        </w:r>
        <w:r w:rsidR="00062E6D" w:rsidRPr="00441669">
          <w:rPr>
            <w:rFonts w:cstheme="minorHAnsi"/>
            <w:sz w:val="24"/>
            <w:szCs w:val="28"/>
          </w:rPr>
          <w:t>の特徴的な座屈構造を持つ粒</w:t>
        </w:r>
        <w:r w:rsidR="00BA130A" w:rsidRPr="00441669">
          <w:rPr>
            <w:rFonts w:cstheme="minorHAnsi"/>
            <w:sz w:val="24"/>
            <w:szCs w:val="28"/>
          </w:rPr>
          <w:t>を確認した</w:t>
        </w:r>
        <w:r w:rsidR="00770BF7" w:rsidRPr="00441669">
          <w:rPr>
            <w:rFonts w:cstheme="minorHAnsi"/>
            <w:sz w:val="24"/>
            <w:szCs w:val="28"/>
          </w:rPr>
          <w:t>．</w:t>
        </w:r>
        <w:r w:rsidR="00BA130A" w:rsidRPr="00441669">
          <w:rPr>
            <w:rFonts w:cstheme="minorHAnsi"/>
            <w:sz w:val="24"/>
            <w:szCs w:val="28"/>
          </w:rPr>
          <w:t>このことから</w:t>
        </w:r>
        <w:r w:rsidR="00770BF7" w:rsidRPr="00441669">
          <w:rPr>
            <w:rFonts w:cstheme="minorHAnsi"/>
            <w:sz w:val="24"/>
            <w:szCs w:val="28"/>
          </w:rPr>
          <w:t>，</w:t>
        </w:r>
        <w:r w:rsidR="00BA130A" w:rsidRPr="00441669">
          <w:rPr>
            <w:rFonts w:cstheme="minorHAnsi"/>
            <w:sz w:val="24"/>
            <w:szCs w:val="28"/>
          </w:rPr>
          <w:t>圧痕下部においても割れやキンク変形などの塑性変形</w:t>
        </w:r>
        <w:r w:rsidR="002C070A" w:rsidRPr="00441669">
          <w:rPr>
            <w:rFonts w:cstheme="minorHAnsi"/>
            <w:sz w:val="24"/>
            <w:szCs w:val="28"/>
          </w:rPr>
          <w:t>が生じていることが明らかになった</w:t>
        </w:r>
        <w:r w:rsidR="00770BF7" w:rsidRPr="00441669">
          <w:rPr>
            <w:rFonts w:cstheme="minorHAnsi"/>
            <w:sz w:val="24"/>
            <w:szCs w:val="28"/>
          </w:rPr>
          <w:t>．</w:t>
        </w:r>
      </w:ins>
    </w:p>
    <w:p w14:paraId="160908B0" w14:textId="6A07B217" w:rsidR="005C7DF9" w:rsidRPr="00441669" w:rsidRDefault="00D57BD2" w:rsidP="00D57BD2">
      <w:pPr>
        <w:rPr>
          <w:ins w:id="173" w:author="MORITA Koji" w:date="2026-09-25T20:06:00Z" w16du:dateUtc="2026-09-26T00:06:00Z"/>
          <w:rFonts w:cstheme="minorHAnsi"/>
          <w:sz w:val="24"/>
          <w:szCs w:val="28"/>
        </w:rPr>
      </w:pPr>
      <w:ins w:id="174" w:author="MORITA Koji" w:date="2026-09-25T20:06:00Z" w16du:dateUtc="2026-09-26T00:06:00Z">
        <w:r w:rsidRPr="00441669">
          <w:rPr>
            <w:rFonts w:cstheme="minorHAnsi" w:hint="eastAsia"/>
            <w:sz w:val="24"/>
            <w:szCs w:val="28"/>
          </w:rPr>
          <w:t>3</w:t>
        </w:r>
        <w:r w:rsidRPr="00441669">
          <w:rPr>
            <w:rFonts w:cstheme="minorHAnsi"/>
            <w:sz w:val="24"/>
            <w:szCs w:val="28"/>
          </w:rPr>
          <w:t xml:space="preserve">.4 </w:t>
        </w:r>
        <w:r w:rsidR="00587EAC" w:rsidRPr="00441669">
          <w:rPr>
            <w:rFonts w:cstheme="minorHAnsi" w:hint="eastAsia"/>
            <w:sz w:val="24"/>
            <w:szCs w:val="28"/>
          </w:rPr>
          <w:t>室温変形における結晶方位依存性</w:t>
        </w:r>
      </w:ins>
    </w:p>
    <w:p w14:paraId="3BA42861" w14:textId="55538BE2" w:rsidR="008D01C0" w:rsidRPr="00441669" w:rsidRDefault="008D01C0" w:rsidP="00623C58">
      <w:pPr>
        <w:ind w:firstLineChars="59" w:firstLine="142"/>
        <w:rPr>
          <w:ins w:id="175" w:author="MORITA Koji" w:date="2026-09-25T20:06:00Z" w16du:dateUtc="2026-09-26T00:06:00Z"/>
          <w:rFonts w:cstheme="minorHAnsi"/>
          <w:sz w:val="24"/>
          <w:szCs w:val="28"/>
        </w:rPr>
      </w:pPr>
      <w:ins w:id="176" w:author="MORITA Koji" w:date="2026-09-25T20:06:00Z" w16du:dateUtc="2026-09-26T00:06:00Z">
        <w:r w:rsidRPr="00441669">
          <w:rPr>
            <w:rFonts w:cstheme="minorHAnsi"/>
            <w:sz w:val="24"/>
            <w:szCs w:val="28"/>
          </w:rPr>
          <w:t>これらの結果から</w:t>
        </w:r>
        <w:r w:rsidR="009261F9" w:rsidRPr="00441669">
          <w:rPr>
            <w:rFonts w:cstheme="minorHAnsi"/>
            <w:sz w:val="24"/>
            <w:szCs w:val="28"/>
          </w:rPr>
          <w:t>考えられる</w:t>
        </w:r>
        <w:r w:rsidR="005F0D66" w:rsidRPr="00441669">
          <w:rPr>
            <w:rFonts w:cstheme="minorHAnsi"/>
            <w:sz w:val="24"/>
            <w:szCs w:val="28"/>
          </w:rPr>
          <w:t>室温変形挙動における方位依存性についてまとめた模式図を</w:t>
        </w:r>
        <w:r w:rsidR="005F0D66" w:rsidRPr="00441669">
          <w:rPr>
            <w:rFonts w:cstheme="minorHAnsi"/>
            <w:sz w:val="24"/>
            <w:szCs w:val="28"/>
          </w:rPr>
          <w:t>Fig. 9</w:t>
        </w:r>
        <w:r w:rsidR="005F0D66" w:rsidRPr="00441669">
          <w:rPr>
            <w:rFonts w:cstheme="minorHAnsi"/>
            <w:sz w:val="24"/>
            <w:szCs w:val="28"/>
          </w:rPr>
          <w:t>に示す</w:t>
        </w:r>
        <w:r w:rsidR="00BB1137" w:rsidRPr="00441669">
          <w:rPr>
            <w:rFonts w:cstheme="minorHAnsi"/>
            <w:sz w:val="24"/>
            <w:szCs w:val="28"/>
          </w:rPr>
          <w:t>．</w:t>
        </w:r>
        <w:r w:rsidR="005B3E50" w:rsidRPr="00441669">
          <w:rPr>
            <w:rFonts w:cstheme="minorHAnsi" w:hint="eastAsia"/>
            <w:sz w:val="24"/>
            <w:szCs w:val="28"/>
          </w:rPr>
          <w:t>まず</w:t>
        </w:r>
        <w:r w:rsidR="00672C74" w:rsidRPr="00441669">
          <w:rPr>
            <w:rFonts w:cstheme="minorHAnsi"/>
            <w:sz w:val="24"/>
            <w:szCs w:val="28"/>
          </w:rPr>
          <w:t>0°</w:t>
        </w:r>
        <w:r w:rsidR="00672C74" w:rsidRPr="00441669">
          <w:rPr>
            <w:rFonts w:cstheme="minorHAnsi"/>
            <w:sz w:val="24"/>
            <w:szCs w:val="28"/>
          </w:rPr>
          <w:t>材では</w:t>
        </w:r>
        <w:r w:rsidR="005B3E50" w:rsidRPr="00441669">
          <w:rPr>
            <w:rFonts w:cstheme="minorHAnsi" w:hint="eastAsia"/>
            <w:sz w:val="24"/>
            <w:szCs w:val="28"/>
          </w:rPr>
          <w:t>，</w:t>
        </w:r>
        <w:r w:rsidR="00571C07" w:rsidRPr="00441669">
          <w:rPr>
            <w:rFonts w:cstheme="minorHAnsi"/>
            <w:sz w:val="24"/>
            <w:szCs w:val="28"/>
          </w:rPr>
          <w:t>すべり変形が生じにくい方位</w:t>
        </w:r>
        <w:r w:rsidR="00623C58" w:rsidRPr="00441669">
          <w:rPr>
            <w:rFonts w:cstheme="minorHAnsi" w:hint="eastAsia"/>
            <w:sz w:val="24"/>
            <w:szCs w:val="28"/>
          </w:rPr>
          <w:t>に配向しているため</w:t>
        </w:r>
        <w:r w:rsidR="00BB1137" w:rsidRPr="00441669">
          <w:rPr>
            <w:rFonts w:cstheme="minorHAnsi"/>
            <w:sz w:val="24"/>
            <w:szCs w:val="28"/>
          </w:rPr>
          <w:t>，</w:t>
        </w:r>
        <w:r w:rsidR="006A1C36" w:rsidRPr="00441669">
          <w:rPr>
            <w:rFonts w:cstheme="minorHAnsi"/>
            <w:sz w:val="24"/>
            <w:szCs w:val="28"/>
          </w:rPr>
          <w:t>圧痕先端からの亀裂進展</w:t>
        </w:r>
        <w:r w:rsidR="00623C58" w:rsidRPr="00441669">
          <w:rPr>
            <w:rFonts w:cstheme="minorHAnsi" w:hint="eastAsia"/>
            <w:sz w:val="24"/>
            <w:szCs w:val="28"/>
          </w:rPr>
          <w:t>がみられる．一方で圧入することで結晶粒の回転が生じ，</w:t>
        </w:r>
        <w:r w:rsidR="00E1459F" w:rsidRPr="00441669">
          <w:rPr>
            <w:rFonts w:cstheme="minorHAnsi" w:hint="eastAsia"/>
            <w:sz w:val="24"/>
            <w:szCs w:val="28"/>
          </w:rPr>
          <w:t>Schmid</w:t>
        </w:r>
        <w:r w:rsidR="00750795" w:rsidRPr="00441669">
          <w:rPr>
            <w:rFonts w:cstheme="minorHAnsi"/>
            <w:sz w:val="24"/>
            <w:szCs w:val="28"/>
          </w:rPr>
          <w:t>因子</w:t>
        </w:r>
        <w:r w:rsidR="00623C58" w:rsidRPr="00441669">
          <w:rPr>
            <w:rFonts w:cstheme="minorHAnsi" w:hint="eastAsia"/>
            <w:sz w:val="24"/>
            <w:szCs w:val="28"/>
          </w:rPr>
          <w:t>が</w:t>
        </w:r>
        <w:r w:rsidR="00750795" w:rsidRPr="00441669">
          <w:rPr>
            <w:rFonts w:cstheme="minorHAnsi"/>
            <w:sz w:val="24"/>
            <w:szCs w:val="28"/>
          </w:rPr>
          <w:t>増大</w:t>
        </w:r>
        <w:r w:rsidR="00F146D8" w:rsidRPr="00441669">
          <w:rPr>
            <w:rFonts w:cstheme="minorHAnsi"/>
            <w:sz w:val="24"/>
            <w:szCs w:val="28"/>
          </w:rPr>
          <w:t>した粒が</w:t>
        </w:r>
        <w:r w:rsidR="00623C58" w:rsidRPr="00441669">
          <w:rPr>
            <w:rFonts w:cstheme="minorHAnsi" w:hint="eastAsia"/>
            <w:sz w:val="24"/>
            <w:szCs w:val="28"/>
          </w:rPr>
          <w:t>現れること</w:t>
        </w:r>
        <w:r w:rsidR="00F146D8" w:rsidRPr="00441669">
          <w:rPr>
            <w:rFonts w:cstheme="minorHAnsi"/>
            <w:sz w:val="24"/>
            <w:szCs w:val="28"/>
          </w:rPr>
          <w:t>で全体的な</w:t>
        </w:r>
        <w:r w:rsidR="00F146D8" w:rsidRPr="00441669">
          <w:rPr>
            <w:rFonts w:cstheme="minorHAnsi"/>
            <w:sz w:val="24"/>
            <w:szCs w:val="28"/>
          </w:rPr>
          <w:t>pile-up</w:t>
        </w:r>
        <w:r w:rsidR="00F146D8" w:rsidRPr="00441669">
          <w:rPr>
            <w:rFonts w:cstheme="minorHAnsi"/>
            <w:sz w:val="24"/>
            <w:szCs w:val="28"/>
          </w:rPr>
          <w:t>につながった</w:t>
        </w:r>
        <w:r w:rsidR="00393AC9" w:rsidRPr="00441669">
          <w:rPr>
            <w:rFonts w:cstheme="minorHAnsi" w:hint="eastAsia"/>
            <w:sz w:val="24"/>
            <w:szCs w:val="28"/>
          </w:rPr>
          <w:t>と</w:t>
        </w:r>
        <w:r w:rsidR="00611AA7" w:rsidRPr="00441669">
          <w:rPr>
            <w:rFonts w:cstheme="minorHAnsi" w:hint="eastAsia"/>
            <w:sz w:val="24"/>
            <w:szCs w:val="28"/>
          </w:rPr>
          <w:t>考えられる</w:t>
        </w:r>
        <w:r w:rsidR="00BB1137" w:rsidRPr="00441669">
          <w:rPr>
            <w:rFonts w:cstheme="minorHAnsi"/>
            <w:sz w:val="24"/>
            <w:szCs w:val="28"/>
          </w:rPr>
          <w:t>．</w:t>
        </w:r>
        <w:r w:rsidR="001D1D63" w:rsidRPr="00441669">
          <w:rPr>
            <w:rFonts w:cstheme="minorHAnsi" w:hint="eastAsia"/>
            <w:sz w:val="24"/>
            <w:szCs w:val="28"/>
          </w:rPr>
          <w:t>またこの</w:t>
        </w:r>
        <w:r w:rsidR="001D1D63" w:rsidRPr="00441669">
          <w:rPr>
            <w:rFonts w:cstheme="minorHAnsi" w:hint="eastAsia"/>
            <w:sz w:val="24"/>
            <w:szCs w:val="28"/>
          </w:rPr>
          <w:t>p</w:t>
        </w:r>
        <w:r w:rsidR="001D1D63" w:rsidRPr="00441669">
          <w:rPr>
            <w:rFonts w:cstheme="minorHAnsi"/>
            <w:sz w:val="24"/>
            <w:szCs w:val="28"/>
          </w:rPr>
          <w:t>ile-up</w:t>
        </w:r>
        <w:r w:rsidR="001D1D63" w:rsidRPr="00441669">
          <w:rPr>
            <w:rFonts w:cstheme="minorHAnsi" w:hint="eastAsia"/>
            <w:sz w:val="24"/>
            <w:szCs w:val="28"/>
          </w:rPr>
          <w:t>に</w:t>
        </w:r>
        <w:r w:rsidR="00822D29" w:rsidRPr="00441669">
          <w:rPr>
            <w:rFonts w:cstheme="minorHAnsi" w:hint="eastAsia"/>
            <w:sz w:val="24"/>
            <w:szCs w:val="28"/>
          </w:rPr>
          <w:t>関しては</w:t>
        </w:r>
        <w:r w:rsidR="00745863" w:rsidRPr="00441669">
          <w:rPr>
            <w:rFonts w:cstheme="minorHAnsi" w:hint="eastAsia"/>
            <w:sz w:val="24"/>
            <w:szCs w:val="28"/>
          </w:rPr>
          <w:t>，</w:t>
        </w:r>
        <w:r w:rsidR="00042D9F" w:rsidRPr="00441669">
          <w:rPr>
            <w:rFonts w:cstheme="minorHAnsi" w:hint="eastAsia"/>
            <w:sz w:val="24"/>
            <w:szCs w:val="28"/>
          </w:rPr>
          <w:t>Ti</w:t>
        </w:r>
        <w:r w:rsidR="00042D9F" w:rsidRPr="00441669">
          <w:rPr>
            <w:rFonts w:cstheme="minorHAnsi" w:hint="eastAsia"/>
            <w:sz w:val="24"/>
            <w:szCs w:val="28"/>
            <w:vertAlign w:val="subscript"/>
          </w:rPr>
          <w:t>3</w:t>
        </w:r>
        <w:r w:rsidR="00042D9F" w:rsidRPr="00441669">
          <w:rPr>
            <w:rFonts w:cstheme="minorHAnsi" w:hint="eastAsia"/>
            <w:sz w:val="24"/>
            <w:szCs w:val="28"/>
          </w:rPr>
          <w:t>SiC</w:t>
        </w:r>
        <w:r w:rsidR="00042D9F" w:rsidRPr="00441669">
          <w:rPr>
            <w:rFonts w:cstheme="minorHAnsi" w:hint="eastAsia"/>
            <w:sz w:val="24"/>
            <w:szCs w:val="28"/>
            <w:vertAlign w:val="subscript"/>
          </w:rPr>
          <w:t>2</w:t>
        </w:r>
        <w:r w:rsidR="00822D29" w:rsidRPr="00441669">
          <w:rPr>
            <w:rFonts w:cstheme="minorHAnsi" w:hint="eastAsia"/>
            <w:sz w:val="24"/>
            <w:szCs w:val="28"/>
          </w:rPr>
          <w:t>による</w:t>
        </w:r>
        <w:r w:rsidR="001D1D63" w:rsidRPr="00441669">
          <w:rPr>
            <w:rFonts w:cstheme="minorHAnsi" w:hint="eastAsia"/>
            <w:sz w:val="24"/>
            <w:szCs w:val="28"/>
          </w:rPr>
          <w:t>先行研究において</w:t>
        </w:r>
        <w:r w:rsidR="000A1CA6" w:rsidRPr="00441669">
          <w:rPr>
            <w:rFonts w:cstheme="minorHAnsi" w:hint="eastAsia"/>
            <w:sz w:val="24"/>
            <w:szCs w:val="28"/>
            <w:vertAlign w:val="superscript"/>
          </w:rPr>
          <w:t>1</w:t>
        </w:r>
        <w:r w:rsidR="000A1CA6" w:rsidRPr="00441669">
          <w:rPr>
            <w:rFonts w:cstheme="minorHAnsi"/>
            <w:sz w:val="24"/>
            <w:szCs w:val="28"/>
            <w:vertAlign w:val="superscript"/>
          </w:rPr>
          <w:t>4, 15)</w:t>
        </w:r>
        <w:r w:rsidR="00745863" w:rsidRPr="00441669">
          <w:rPr>
            <w:rFonts w:cstheme="minorHAnsi" w:hint="eastAsia"/>
            <w:sz w:val="24"/>
            <w:szCs w:val="28"/>
          </w:rPr>
          <w:t>，</w:t>
        </w:r>
        <w:r w:rsidR="001D1D63" w:rsidRPr="00441669">
          <w:rPr>
            <w:rFonts w:cstheme="minorHAnsi" w:hint="eastAsia"/>
            <w:sz w:val="24"/>
            <w:szCs w:val="28"/>
          </w:rPr>
          <w:t>キンク変形も</w:t>
        </w:r>
        <w:r w:rsidR="000A1CA6" w:rsidRPr="00441669">
          <w:rPr>
            <w:rFonts w:cstheme="minorHAnsi" w:hint="eastAsia"/>
            <w:sz w:val="24"/>
            <w:szCs w:val="28"/>
          </w:rPr>
          <w:t>確認されている</w:t>
        </w:r>
        <w:r w:rsidR="001D1D63" w:rsidRPr="00441669">
          <w:rPr>
            <w:rFonts w:cstheme="minorHAnsi" w:hint="eastAsia"/>
            <w:sz w:val="24"/>
            <w:szCs w:val="28"/>
          </w:rPr>
          <w:t>ことから</w:t>
        </w:r>
        <w:r w:rsidR="00623C58" w:rsidRPr="00441669">
          <w:rPr>
            <w:rFonts w:cstheme="minorHAnsi" w:hint="eastAsia"/>
            <w:sz w:val="24"/>
            <w:szCs w:val="28"/>
          </w:rPr>
          <w:t>粒の回転によって</w:t>
        </w:r>
        <w:r w:rsidR="00E5507F" w:rsidRPr="00441669">
          <w:rPr>
            <w:rFonts w:cstheme="minorHAnsi" w:hint="eastAsia"/>
            <w:sz w:val="24"/>
            <w:szCs w:val="28"/>
          </w:rPr>
          <w:t>キンク変形も</w:t>
        </w:r>
        <w:r w:rsidR="000D6B20" w:rsidRPr="00441669">
          <w:rPr>
            <w:rFonts w:cstheme="minorHAnsi" w:hint="eastAsia"/>
            <w:sz w:val="24"/>
            <w:szCs w:val="28"/>
          </w:rPr>
          <w:t>生じた</w:t>
        </w:r>
        <w:r w:rsidR="00E5507F" w:rsidRPr="00441669">
          <w:rPr>
            <w:rFonts w:cstheme="minorHAnsi" w:hint="eastAsia"/>
            <w:sz w:val="24"/>
            <w:szCs w:val="28"/>
          </w:rPr>
          <w:t>こと</w:t>
        </w:r>
        <w:r w:rsidR="0068544E" w:rsidRPr="00441669">
          <w:rPr>
            <w:rFonts w:cstheme="minorHAnsi" w:hint="eastAsia"/>
            <w:sz w:val="24"/>
            <w:szCs w:val="28"/>
          </w:rPr>
          <w:t>が</w:t>
        </w:r>
        <w:r w:rsidR="00745863" w:rsidRPr="00441669">
          <w:rPr>
            <w:rFonts w:cstheme="minorHAnsi" w:hint="eastAsia"/>
            <w:sz w:val="24"/>
            <w:szCs w:val="28"/>
          </w:rPr>
          <w:t>推測される．</w:t>
        </w:r>
        <w:r w:rsidR="00E91A66" w:rsidRPr="00441669">
          <w:rPr>
            <w:rFonts w:cstheme="minorHAnsi" w:hint="eastAsia"/>
            <w:sz w:val="24"/>
            <w:szCs w:val="28"/>
          </w:rPr>
          <w:t>押込み方向と</w:t>
        </w:r>
        <w:r w:rsidR="00E91A66" w:rsidRPr="00441669">
          <w:rPr>
            <w:rFonts w:cstheme="minorHAnsi" w:hint="eastAsia"/>
            <w:i/>
            <w:iCs/>
            <w:sz w:val="24"/>
            <w:szCs w:val="28"/>
          </w:rPr>
          <w:t>c</w:t>
        </w:r>
        <w:r w:rsidR="00E91A66" w:rsidRPr="00441669">
          <w:rPr>
            <w:rFonts w:cstheme="minorHAnsi" w:hint="eastAsia"/>
            <w:sz w:val="24"/>
            <w:szCs w:val="28"/>
          </w:rPr>
          <w:t>軸の</w:t>
        </w:r>
        <w:r w:rsidR="00797C6E" w:rsidRPr="00441669">
          <w:rPr>
            <w:rFonts w:cstheme="minorHAnsi" w:hint="eastAsia"/>
            <w:sz w:val="24"/>
            <w:szCs w:val="28"/>
          </w:rPr>
          <w:t>なす角度が大きくなるにつれて</w:t>
        </w:r>
        <w:r w:rsidR="00B653F0" w:rsidRPr="00441669">
          <w:rPr>
            <w:rFonts w:cstheme="minorHAnsi" w:hint="eastAsia"/>
            <w:sz w:val="24"/>
            <w:szCs w:val="28"/>
          </w:rPr>
          <w:t>，</w:t>
        </w:r>
        <w:r w:rsidR="00797C6E" w:rsidRPr="00441669">
          <w:rPr>
            <w:rFonts w:cstheme="minorHAnsi" w:hint="eastAsia"/>
            <w:sz w:val="24"/>
            <w:szCs w:val="28"/>
          </w:rPr>
          <w:t>底面のトレースが圧入面に現れ，底面トレース間隔も短く</w:t>
        </w:r>
        <w:r w:rsidR="00E91A66" w:rsidRPr="00441669">
          <w:rPr>
            <w:rFonts w:cstheme="minorHAnsi" w:hint="eastAsia"/>
            <w:sz w:val="24"/>
            <w:szCs w:val="28"/>
          </w:rPr>
          <w:t>なる傾向を示す</w:t>
        </w:r>
        <w:r w:rsidR="00797C6E" w:rsidRPr="00441669">
          <w:rPr>
            <w:rFonts w:cstheme="minorHAnsi" w:hint="eastAsia"/>
            <w:sz w:val="24"/>
            <w:szCs w:val="28"/>
          </w:rPr>
          <w:t>．</w:t>
        </w:r>
        <w:r w:rsidR="00797C6E" w:rsidRPr="00441669">
          <w:rPr>
            <w:rFonts w:cstheme="minorHAnsi" w:hint="eastAsia"/>
            <w:sz w:val="24"/>
            <w:szCs w:val="28"/>
          </w:rPr>
          <w:t>MAX</w:t>
        </w:r>
        <w:r w:rsidR="00797C6E" w:rsidRPr="00441669">
          <w:rPr>
            <w:rFonts w:cstheme="minorHAnsi" w:hint="eastAsia"/>
            <w:sz w:val="24"/>
            <w:szCs w:val="28"/>
          </w:rPr>
          <w:t>相の室温における亀裂進展は主に</w:t>
        </w:r>
        <w:r w:rsidR="00E54B55" w:rsidRPr="00441669">
          <w:rPr>
            <w:rFonts w:cstheme="minorHAnsi" w:hint="eastAsia"/>
            <w:sz w:val="24"/>
            <w:szCs w:val="28"/>
          </w:rPr>
          <w:t>粒界</w:t>
        </w:r>
        <w:r w:rsidR="00797C6E" w:rsidRPr="00441669">
          <w:rPr>
            <w:rFonts w:cstheme="minorHAnsi" w:hint="eastAsia"/>
            <w:sz w:val="24"/>
            <w:szCs w:val="28"/>
          </w:rPr>
          <w:t>や層間で生じることが知られているため，底面トレースに垂直な方向の亀裂進展は抑制される</w:t>
        </w:r>
        <w:r w:rsidR="00F60E97" w:rsidRPr="00441669">
          <w:rPr>
            <w:rFonts w:cstheme="minorHAnsi" w:hint="eastAsia"/>
            <w:sz w:val="24"/>
            <w:szCs w:val="28"/>
          </w:rPr>
          <w:t>．</w:t>
        </w:r>
        <w:r w:rsidR="00611AA7" w:rsidRPr="00441669">
          <w:rPr>
            <w:rFonts w:cstheme="minorHAnsi" w:hint="eastAsia"/>
            <w:sz w:val="24"/>
            <w:szCs w:val="28"/>
          </w:rPr>
          <w:t>Schmid</w:t>
        </w:r>
        <w:r w:rsidR="00797C6E" w:rsidRPr="00441669">
          <w:rPr>
            <w:rFonts w:cstheme="minorHAnsi" w:hint="eastAsia"/>
            <w:sz w:val="24"/>
            <w:szCs w:val="28"/>
          </w:rPr>
          <w:t>因子が最大となる</w:t>
        </w:r>
        <w:r w:rsidR="00FA1CD6" w:rsidRPr="00441669">
          <w:rPr>
            <w:rFonts w:cstheme="minorHAnsi"/>
            <w:sz w:val="24"/>
            <w:szCs w:val="28"/>
          </w:rPr>
          <w:t>45°</w:t>
        </w:r>
        <w:r w:rsidR="00FA1CD6" w:rsidRPr="00441669">
          <w:rPr>
            <w:rFonts w:cstheme="minorHAnsi"/>
            <w:sz w:val="24"/>
            <w:szCs w:val="28"/>
          </w:rPr>
          <w:t>材の場合は</w:t>
        </w:r>
        <w:r w:rsidR="00BB1137" w:rsidRPr="00441669">
          <w:rPr>
            <w:rFonts w:cstheme="minorHAnsi"/>
            <w:sz w:val="24"/>
            <w:szCs w:val="28"/>
          </w:rPr>
          <w:t>，</w:t>
        </w:r>
        <w:r w:rsidR="00A8593B" w:rsidRPr="00441669">
          <w:rPr>
            <w:rFonts w:cstheme="minorHAnsi"/>
            <w:sz w:val="24"/>
            <w:szCs w:val="28"/>
          </w:rPr>
          <w:t>底面すべりを主要因とした片側に伸びた圧痕形状となり，すべり変形による</w:t>
        </w:r>
        <w:r w:rsidR="000D6B20" w:rsidRPr="00441669">
          <w:rPr>
            <w:rFonts w:cstheme="minorHAnsi" w:hint="eastAsia"/>
            <w:sz w:val="24"/>
            <w:szCs w:val="28"/>
          </w:rPr>
          <w:t>亀裂進展に必要な応力</w:t>
        </w:r>
        <w:r w:rsidR="00A8593B" w:rsidRPr="00441669">
          <w:rPr>
            <w:rFonts w:cstheme="minorHAnsi"/>
            <w:sz w:val="24"/>
            <w:szCs w:val="28"/>
          </w:rPr>
          <w:t>の</w:t>
        </w:r>
        <w:r w:rsidR="00716867" w:rsidRPr="00441669">
          <w:rPr>
            <w:rFonts w:cstheme="minorHAnsi" w:hint="eastAsia"/>
            <w:sz w:val="24"/>
            <w:szCs w:val="28"/>
          </w:rPr>
          <w:t>緩和</w:t>
        </w:r>
        <w:r w:rsidR="00A8593B" w:rsidRPr="00441669">
          <w:rPr>
            <w:rFonts w:cstheme="minorHAnsi"/>
            <w:sz w:val="24"/>
            <w:szCs w:val="28"/>
          </w:rPr>
          <w:t>が</w:t>
        </w:r>
        <w:r w:rsidR="00E91A66" w:rsidRPr="00441669">
          <w:rPr>
            <w:rFonts w:cstheme="minorHAnsi" w:hint="eastAsia"/>
            <w:sz w:val="24"/>
            <w:szCs w:val="28"/>
          </w:rPr>
          <w:t>起こっていると</w:t>
        </w:r>
        <w:r w:rsidR="00A8593B" w:rsidRPr="00441669">
          <w:rPr>
            <w:rFonts w:cstheme="minorHAnsi"/>
            <w:sz w:val="24"/>
            <w:szCs w:val="28"/>
          </w:rPr>
          <w:t>考えられる．</w:t>
        </w:r>
        <w:r w:rsidR="00A8593B" w:rsidRPr="00441669">
          <w:rPr>
            <w:rFonts w:cstheme="minorHAnsi"/>
            <w:sz w:val="24"/>
            <w:szCs w:val="28"/>
          </w:rPr>
          <w:t>90°</w:t>
        </w:r>
        <w:r w:rsidR="00A8593B" w:rsidRPr="00441669">
          <w:rPr>
            <w:rFonts w:cstheme="minorHAnsi"/>
            <w:sz w:val="24"/>
            <w:szCs w:val="28"/>
          </w:rPr>
          <w:t>材では</w:t>
        </w:r>
        <w:r w:rsidR="00AB6FD7" w:rsidRPr="00441669">
          <w:rPr>
            <w:rFonts w:cstheme="minorHAnsi"/>
            <w:sz w:val="24"/>
            <w:szCs w:val="28"/>
          </w:rPr>
          <w:t>すべり変形が生じにくい方位</w:t>
        </w:r>
        <w:r w:rsidR="00DD6A54" w:rsidRPr="00441669">
          <w:rPr>
            <w:rFonts w:cstheme="minorHAnsi" w:hint="eastAsia"/>
            <w:sz w:val="24"/>
            <w:szCs w:val="28"/>
          </w:rPr>
          <w:t>で</w:t>
        </w:r>
        <w:r w:rsidR="004503F6" w:rsidRPr="00441669">
          <w:rPr>
            <w:rFonts w:cstheme="minorHAnsi"/>
            <w:sz w:val="24"/>
            <w:szCs w:val="28"/>
          </w:rPr>
          <w:t>あるため</w:t>
        </w:r>
        <w:r w:rsidR="00BB1137" w:rsidRPr="00441669">
          <w:rPr>
            <w:rFonts w:cstheme="minorHAnsi"/>
            <w:sz w:val="24"/>
            <w:szCs w:val="28"/>
          </w:rPr>
          <w:t>，</w:t>
        </w:r>
        <w:r w:rsidR="004503F6" w:rsidRPr="00441669">
          <w:rPr>
            <w:rFonts w:cstheme="minorHAnsi"/>
            <w:i/>
            <w:iCs/>
            <w:sz w:val="24"/>
            <w:szCs w:val="28"/>
          </w:rPr>
          <w:t>c</w:t>
        </w:r>
        <w:r w:rsidR="004503F6" w:rsidRPr="00441669">
          <w:rPr>
            <w:rFonts w:cstheme="minorHAnsi"/>
            <w:sz w:val="24"/>
            <w:szCs w:val="28"/>
          </w:rPr>
          <w:t>軸に垂直な方向では</w:t>
        </w:r>
        <w:r w:rsidR="00C733D0" w:rsidRPr="00441669">
          <w:rPr>
            <w:rFonts w:cstheme="minorHAnsi"/>
            <w:sz w:val="24"/>
            <w:szCs w:val="28"/>
          </w:rPr>
          <w:t>キンク変形</w:t>
        </w:r>
        <w:r w:rsidR="00E91A66" w:rsidRPr="00441669">
          <w:rPr>
            <w:rFonts w:cstheme="minorHAnsi" w:hint="eastAsia"/>
            <w:sz w:val="24"/>
            <w:szCs w:val="28"/>
            <w:vertAlign w:val="superscript"/>
          </w:rPr>
          <w:t>2</w:t>
        </w:r>
        <w:r w:rsidR="00E91A66" w:rsidRPr="00441669">
          <w:rPr>
            <w:rFonts w:cstheme="minorHAnsi"/>
            <w:sz w:val="24"/>
            <w:szCs w:val="28"/>
            <w:vertAlign w:val="superscript"/>
          </w:rPr>
          <w:t>3,24)</w:t>
        </w:r>
        <w:r w:rsidR="00C733D0" w:rsidRPr="00441669">
          <w:rPr>
            <w:rFonts w:cstheme="minorHAnsi"/>
            <w:sz w:val="24"/>
            <w:szCs w:val="28"/>
          </w:rPr>
          <w:t>や</w:t>
        </w:r>
        <w:r w:rsidR="00C733D0" w:rsidRPr="00441669">
          <w:rPr>
            <w:rFonts w:cstheme="minorHAnsi"/>
            <w:sz w:val="24"/>
            <w:szCs w:val="28"/>
          </w:rPr>
          <w:t>pile-up</w:t>
        </w:r>
        <w:r w:rsidR="00C733D0" w:rsidRPr="00441669">
          <w:rPr>
            <w:rFonts w:cstheme="minorHAnsi"/>
            <w:sz w:val="24"/>
            <w:szCs w:val="28"/>
          </w:rPr>
          <w:t>することなく</w:t>
        </w:r>
        <w:r w:rsidR="009216DA" w:rsidRPr="00441669">
          <w:rPr>
            <w:rFonts w:cstheme="minorHAnsi"/>
            <w:sz w:val="24"/>
            <w:szCs w:val="28"/>
          </w:rPr>
          <w:t>亀裂が進展するが</w:t>
        </w:r>
        <w:r w:rsidR="00BB1137" w:rsidRPr="00441669">
          <w:rPr>
            <w:rFonts w:cstheme="minorHAnsi"/>
            <w:sz w:val="24"/>
            <w:szCs w:val="28"/>
          </w:rPr>
          <w:t>，</w:t>
        </w:r>
        <w:r w:rsidR="00AB6FD7" w:rsidRPr="00441669">
          <w:rPr>
            <w:rFonts w:cstheme="minorHAnsi"/>
            <w:i/>
            <w:iCs/>
            <w:sz w:val="24"/>
            <w:szCs w:val="28"/>
          </w:rPr>
          <w:t>c</w:t>
        </w:r>
        <w:r w:rsidR="00AB6FD7" w:rsidRPr="00441669">
          <w:rPr>
            <w:rFonts w:cstheme="minorHAnsi"/>
            <w:sz w:val="24"/>
            <w:szCs w:val="28"/>
          </w:rPr>
          <w:t>軸</w:t>
        </w:r>
        <w:r w:rsidR="001744C3" w:rsidRPr="00441669">
          <w:rPr>
            <w:rFonts w:cstheme="minorHAnsi"/>
            <w:sz w:val="24"/>
            <w:szCs w:val="28"/>
          </w:rPr>
          <w:t>と</w:t>
        </w:r>
        <w:r w:rsidR="00E91A66" w:rsidRPr="00441669">
          <w:rPr>
            <w:rFonts w:cstheme="minorHAnsi" w:hint="eastAsia"/>
            <w:sz w:val="24"/>
            <w:szCs w:val="28"/>
          </w:rPr>
          <w:t>平行</w:t>
        </w:r>
        <w:r w:rsidR="001744C3" w:rsidRPr="00441669">
          <w:rPr>
            <w:rFonts w:cstheme="minorHAnsi"/>
            <w:sz w:val="24"/>
            <w:szCs w:val="28"/>
          </w:rPr>
          <w:t>方向</w:t>
        </w:r>
        <w:r w:rsidR="00A610B5" w:rsidRPr="00441669">
          <w:rPr>
            <w:rFonts w:cstheme="minorHAnsi" w:hint="eastAsia"/>
            <w:sz w:val="24"/>
            <w:szCs w:val="28"/>
          </w:rPr>
          <w:t>の押込み試験</w:t>
        </w:r>
        <w:r w:rsidR="001744C3" w:rsidRPr="00441669">
          <w:rPr>
            <w:rFonts w:cstheme="minorHAnsi"/>
            <w:sz w:val="24"/>
            <w:szCs w:val="28"/>
          </w:rPr>
          <w:t>では</w:t>
        </w:r>
        <w:r w:rsidR="009216DA" w:rsidRPr="00441669">
          <w:rPr>
            <w:rFonts w:cstheme="minorHAnsi"/>
            <w:sz w:val="24"/>
            <w:szCs w:val="28"/>
          </w:rPr>
          <w:t>圧入されることで</w:t>
        </w:r>
        <w:r w:rsidR="00611AA7" w:rsidRPr="00441669">
          <w:rPr>
            <w:rFonts w:cstheme="minorHAnsi" w:hint="eastAsia"/>
            <w:sz w:val="24"/>
            <w:szCs w:val="28"/>
          </w:rPr>
          <w:t>Schmid</w:t>
        </w:r>
        <w:r w:rsidR="00A64694" w:rsidRPr="00441669">
          <w:rPr>
            <w:rFonts w:cstheme="minorHAnsi"/>
            <w:sz w:val="24"/>
            <w:szCs w:val="28"/>
          </w:rPr>
          <w:t>因子が変化し</w:t>
        </w:r>
        <w:r w:rsidR="00A610B5" w:rsidRPr="00441669">
          <w:rPr>
            <w:rFonts w:cstheme="minorHAnsi" w:hint="eastAsia"/>
            <w:sz w:val="24"/>
            <w:szCs w:val="28"/>
          </w:rPr>
          <w:t>た結果</w:t>
        </w:r>
        <w:r w:rsidR="00BB1137" w:rsidRPr="00441669">
          <w:rPr>
            <w:rFonts w:cstheme="minorHAnsi"/>
            <w:sz w:val="24"/>
            <w:szCs w:val="28"/>
          </w:rPr>
          <w:t>，</w:t>
        </w:r>
        <w:r w:rsidR="001744C3" w:rsidRPr="00441669">
          <w:rPr>
            <w:rFonts w:cstheme="minorHAnsi"/>
            <w:sz w:val="24"/>
            <w:szCs w:val="28"/>
          </w:rPr>
          <w:t>圧痕先端において</w:t>
        </w:r>
        <w:r w:rsidR="004503F6" w:rsidRPr="00441669">
          <w:rPr>
            <w:rFonts w:cstheme="minorHAnsi"/>
            <w:sz w:val="24"/>
            <w:szCs w:val="28"/>
          </w:rPr>
          <w:t>結晶粒</w:t>
        </w:r>
        <w:r w:rsidR="000D6B20" w:rsidRPr="00441669">
          <w:rPr>
            <w:rFonts w:cstheme="minorHAnsi" w:hint="eastAsia"/>
            <w:sz w:val="24"/>
            <w:szCs w:val="28"/>
          </w:rPr>
          <w:t>の回転によるキンク変形や</w:t>
        </w:r>
        <w:r w:rsidR="004503F6" w:rsidRPr="00441669">
          <w:rPr>
            <w:rFonts w:cstheme="minorHAnsi"/>
            <w:sz w:val="24"/>
            <w:szCs w:val="28"/>
          </w:rPr>
          <w:t>pile-up</w:t>
        </w:r>
        <w:r w:rsidR="00277E2D" w:rsidRPr="00441669">
          <w:rPr>
            <w:rFonts w:cstheme="minorHAnsi"/>
            <w:sz w:val="24"/>
            <w:szCs w:val="28"/>
          </w:rPr>
          <w:t>の発生により</w:t>
        </w:r>
        <w:r w:rsidR="000D6B20" w:rsidRPr="00441669">
          <w:rPr>
            <w:rFonts w:cstheme="minorHAnsi" w:hint="eastAsia"/>
            <w:sz w:val="24"/>
            <w:szCs w:val="28"/>
          </w:rPr>
          <w:t>亀裂進展に必要な応力</w:t>
        </w:r>
        <w:r w:rsidR="006E003D" w:rsidRPr="00441669">
          <w:rPr>
            <w:rFonts w:cstheme="minorHAnsi"/>
            <w:sz w:val="24"/>
            <w:szCs w:val="28"/>
          </w:rPr>
          <w:t>の</w:t>
        </w:r>
        <w:r w:rsidR="00716867" w:rsidRPr="00441669">
          <w:rPr>
            <w:rFonts w:cstheme="minorHAnsi" w:hint="eastAsia"/>
            <w:sz w:val="24"/>
            <w:szCs w:val="28"/>
          </w:rPr>
          <w:t>緩和</w:t>
        </w:r>
        <w:r w:rsidR="006E003D" w:rsidRPr="00441669">
          <w:rPr>
            <w:rFonts w:cstheme="minorHAnsi"/>
            <w:sz w:val="24"/>
            <w:szCs w:val="28"/>
          </w:rPr>
          <w:t>につながることが示唆された</w:t>
        </w:r>
        <w:r w:rsidR="00BB1137" w:rsidRPr="00441669">
          <w:rPr>
            <w:rFonts w:cstheme="minorHAnsi"/>
            <w:sz w:val="24"/>
            <w:szCs w:val="28"/>
          </w:rPr>
          <w:t>．</w:t>
        </w:r>
        <w:r w:rsidR="006E003D" w:rsidRPr="00441669">
          <w:rPr>
            <w:rFonts w:cstheme="minorHAnsi"/>
            <w:sz w:val="24"/>
            <w:szCs w:val="28"/>
          </w:rPr>
          <w:t>さらにそうした塑性変形による</w:t>
        </w:r>
        <w:r w:rsidR="000D6B20" w:rsidRPr="00441669">
          <w:rPr>
            <w:rFonts w:cstheme="minorHAnsi" w:hint="eastAsia"/>
            <w:sz w:val="24"/>
            <w:szCs w:val="28"/>
          </w:rPr>
          <w:t>亀裂進展に必要な</w:t>
        </w:r>
        <w:r w:rsidR="006E003D" w:rsidRPr="00441669">
          <w:rPr>
            <w:rFonts w:cstheme="minorHAnsi"/>
            <w:sz w:val="24"/>
            <w:szCs w:val="28"/>
          </w:rPr>
          <w:t>応力の</w:t>
        </w:r>
        <w:r w:rsidR="00716867" w:rsidRPr="00441669">
          <w:rPr>
            <w:rFonts w:cstheme="minorHAnsi" w:hint="eastAsia"/>
            <w:sz w:val="24"/>
            <w:szCs w:val="28"/>
          </w:rPr>
          <w:t>緩和</w:t>
        </w:r>
        <w:r w:rsidR="006E003D" w:rsidRPr="00441669">
          <w:rPr>
            <w:rFonts w:cstheme="minorHAnsi"/>
            <w:sz w:val="24"/>
            <w:szCs w:val="28"/>
          </w:rPr>
          <w:t>は</w:t>
        </w:r>
        <w:r w:rsidR="00146B76" w:rsidRPr="00441669">
          <w:rPr>
            <w:rFonts w:cstheme="minorHAnsi"/>
            <w:sz w:val="24"/>
            <w:szCs w:val="28"/>
          </w:rPr>
          <w:t>圧痕周辺だけでなく</w:t>
        </w:r>
        <w:r w:rsidR="00BB1137" w:rsidRPr="00441669">
          <w:rPr>
            <w:rFonts w:cstheme="minorHAnsi"/>
            <w:sz w:val="24"/>
            <w:szCs w:val="28"/>
          </w:rPr>
          <w:t>，</w:t>
        </w:r>
        <w:r w:rsidR="00146B76" w:rsidRPr="00441669">
          <w:rPr>
            <w:rFonts w:cstheme="minorHAnsi"/>
            <w:sz w:val="24"/>
            <w:szCs w:val="28"/>
          </w:rPr>
          <w:t>圧痕直下においても生じていることが今回の圧痕断面の観察により明らかにな</w:t>
        </w:r>
        <w:r w:rsidR="000D6B20" w:rsidRPr="00441669">
          <w:rPr>
            <w:rFonts w:cstheme="minorHAnsi" w:hint="eastAsia"/>
            <w:sz w:val="24"/>
            <w:szCs w:val="28"/>
          </w:rPr>
          <w:t>った．以上より結晶粒</w:t>
        </w:r>
        <w:r w:rsidR="00DC7985" w:rsidRPr="00441669">
          <w:rPr>
            <w:rFonts w:cstheme="minorHAnsi" w:hint="eastAsia"/>
            <w:sz w:val="24"/>
            <w:szCs w:val="28"/>
          </w:rPr>
          <w:t>を</w:t>
        </w:r>
        <w:r w:rsidR="000D6B20" w:rsidRPr="00441669">
          <w:rPr>
            <w:rFonts w:cstheme="minorHAnsi" w:hint="eastAsia"/>
            <w:sz w:val="24"/>
            <w:szCs w:val="28"/>
          </w:rPr>
          <w:t>配向制御することで，</w:t>
        </w:r>
        <w:r w:rsidR="00797C6E" w:rsidRPr="00441669">
          <w:rPr>
            <w:rFonts w:cstheme="minorHAnsi" w:hint="eastAsia"/>
            <w:sz w:val="24"/>
            <w:szCs w:val="28"/>
          </w:rPr>
          <w:t>主とする変形機構や</w:t>
        </w:r>
        <w:r w:rsidR="000D6B20" w:rsidRPr="00441669">
          <w:rPr>
            <w:rFonts w:cstheme="minorHAnsi" w:hint="eastAsia"/>
            <w:sz w:val="24"/>
            <w:szCs w:val="28"/>
          </w:rPr>
          <w:t>MAX</w:t>
        </w:r>
        <w:r w:rsidR="000D6B20" w:rsidRPr="00441669">
          <w:rPr>
            <w:rFonts w:cstheme="minorHAnsi" w:hint="eastAsia"/>
            <w:sz w:val="24"/>
            <w:szCs w:val="28"/>
          </w:rPr>
          <w:t>相セラミックスの強靭化につながることが期待される</w:t>
        </w:r>
        <w:r w:rsidR="00BB1137" w:rsidRPr="00441669">
          <w:rPr>
            <w:rFonts w:cstheme="minorHAnsi"/>
            <w:sz w:val="24"/>
            <w:szCs w:val="28"/>
          </w:rPr>
          <w:t>．</w:t>
        </w:r>
      </w:ins>
    </w:p>
    <w:p w14:paraId="630EC534" w14:textId="77777777" w:rsidR="008D01C0" w:rsidRPr="00441669" w:rsidRDefault="008D01C0" w:rsidP="00100314">
      <w:pPr>
        <w:ind w:firstLineChars="59" w:firstLine="142"/>
        <w:rPr>
          <w:ins w:id="177" w:author="MORITA Koji" w:date="2026-09-25T20:06:00Z" w16du:dateUtc="2026-09-26T00:06:00Z"/>
          <w:rFonts w:cstheme="minorHAnsi"/>
          <w:sz w:val="24"/>
          <w:szCs w:val="28"/>
        </w:rPr>
      </w:pPr>
    </w:p>
    <w:p w14:paraId="1C7FD0F7" w14:textId="3676BE29" w:rsidR="00391271" w:rsidRPr="00441669" w:rsidRDefault="00755490" w:rsidP="00100314">
      <w:pPr>
        <w:rPr>
          <w:ins w:id="178" w:author="MORITA Koji" w:date="2026-09-25T20:06:00Z" w16du:dateUtc="2026-09-26T00:06:00Z"/>
          <w:rFonts w:cstheme="minorHAnsi"/>
          <w:b/>
          <w:bCs/>
          <w:sz w:val="24"/>
          <w:szCs w:val="28"/>
        </w:rPr>
      </w:pPr>
      <w:ins w:id="179" w:author="MORITA Koji" w:date="2026-09-25T20:06:00Z" w16du:dateUtc="2026-09-26T00:06:00Z">
        <w:r w:rsidRPr="00441669">
          <w:rPr>
            <w:rFonts w:cstheme="minorHAnsi"/>
            <w:b/>
            <w:bCs/>
            <w:sz w:val="24"/>
            <w:szCs w:val="28"/>
          </w:rPr>
          <w:t xml:space="preserve">４　</w:t>
        </w:r>
        <w:r w:rsidR="00305DAD" w:rsidRPr="00441669">
          <w:rPr>
            <w:rFonts w:cstheme="minorHAnsi" w:hint="eastAsia"/>
            <w:b/>
            <w:bCs/>
            <w:sz w:val="24"/>
            <w:szCs w:val="28"/>
          </w:rPr>
          <w:t>結言</w:t>
        </w:r>
      </w:ins>
    </w:p>
    <w:p w14:paraId="6E805FC8" w14:textId="1D0D1B49" w:rsidR="00391271" w:rsidRPr="00441669" w:rsidRDefault="005B17D3" w:rsidP="00100314">
      <w:pPr>
        <w:ind w:firstLineChars="59" w:firstLine="142"/>
        <w:rPr>
          <w:ins w:id="180" w:author="MORITA Koji" w:date="2026-09-25T20:06:00Z" w16du:dateUtc="2026-09-26T00:06:00Z"/>
          <w:rFonts w:cstheme="minorHAnsi"/>
          <w:sz w:val="24"/>
          <w:szCs w:val="28"/>
        </w:rPr>
      </w:pPr>
      <w:ins w:id="181" w:author="MORITA Koji" w:date="2026-09-25T20:06:00Z" w16du:dateUtc="2026-09-26T00:06:00Z">
        <w:r w:rsidRPr="00441669">
          <w:rPr>
            <w:rFonts w:cstheme="minorHAnsi"/>
            <w:sz w:val="24"/>
            <w:szCs w:val="28"/>
          </w:rPr>
          <w:t>磁場中スリップキャストと</w:t>
        </w:r>
        <w:r w:rsidR="00611AA7" w:rsidRPr="00441669">
          <w:rPr>
            <w:rFonts w:cstheme="minorHAnsi" w:hint="eastAsia"/>
            <w:sz w:val="24"/>
            <w:szCs w:val="28"/>
          </w:rPr>
          <w:t>放電プラズマ焼結</w:t>
        </w:r>
        <w:r w:rsidR="007E3E06" w:rsidRPr="00441669">
          <w:rPr>
            <w:rFonts w:cstheme="minorHAnsi"/>
            <w:sz w:val="24"/>
            <w:szCs w:val="28"/>
          </w:rPr>
          <w:t>を用いて</w:t>
        </w:r>
        <w:r w:rsidR="00770BF7" w:rsidRPr="00441669">
          <w:rPr>
            <w:rFonts w:cstheme="minorHAnsi"/>
            <w:sz w:val="24"/>
            <w:szCs w:val="28"/>
          </w:rPr>
          <w:t>，</w:t>
        </w:r>
        <w:r w:rsidR="007E3E06" w:rsidRPr="00441669">
          <w:rPr>
            <w:rFonts w:cstheme="minorHAnsi"/>
            <w:sz w:val="24"/>
            <w:szCs w:val="28"/>
          </w:rPr>
          <w:t>配向制御された</w:t>
        </w:r>
        <w:r w:rsidR="007D1768" w:rsidRPr="00441669">
          <w:rPr>
            <w:rFonts w:cstheme="minorHAnsi"/>
            <w:sz w:val="24"/>
            <w:szCs w:val="28"/>
          </w:rPr>
          <w:t>Ti</w:t>
        </w:r>
        <w:r w:rsidR="007D1768" w:rsidRPr="00441669">
          <w:rPr>
            <w:rFonts w:cstheme="minorHAnsi"/>
            <w:sz w:val="24"/>
            <w:szCs w:val="28"/>
            <w:vertAlign w:val="subscript"/>
          </w:rPr>
          <w:t>2</w:t>
        </w:r>
        <w:r w:rsidR="007D1768" w:rsidRPr="00441669">
          <w:rPr>
            <w:rFonts w:cstheme="minorHAnsi"/>
            <w:sz w:val="24"/>
            <w:szCs w:val="28"/>
          </w:rPr>
          <w:t>AlC</w:t>
        </w:r>
        <w:r w:rsidR="007E3E06" w:rsidRPr="00441669">
          <w:rPr>
            <w:rFonts w:cstheme="minorHAnsi"/>
            <w:sz w:val="24"/>
            <w:szCs w:val="28"/>
          </w:rPr>
          <w:t>-MAX</w:t>
        </w:r>
        <w:r w:rsidR="007E3E06" w:rsidRPr="00441669">
          <w:rPr>
            <w:rFonts w:cstheme="minorHAnsi"/>
            <w:sz w:val="24"/>
            <w:szCs w:val="28"/>
          </w:rPr>
          <w:t>相焼結体を作製し</w:t>
        </w:r>
        <w:r w:rsidR="00716867" w:rsidRPr="00441669">
          <w:rPr>
            <w:rFonts w:cstheme="minorHAnsi" w:hint="eastAsia"/>
            <w:sz w:val="24"/>
            <w:szCs w:val="28"/>
          </w:rPr>
          <w:t>た．</w:t>
        </w:r>
        <w:r w:rsidR="000235EE" w:rsidRPr="00441669">
          <w:rPr>
            <w:rFonts w:cstheme="minorHAnsi"/>
            <w:sz w:val="24"/>
            <w:szCs w:val="28"/>
          </w:rPr>
          <w:t>得られた配向</w:t>
        </w:r>
        <w:r w:rsidR="00716867" w:rsidRPr="00441669">
          <w:rPr>
            <w:rFonts w:cstheme="minorHAnsi" w:hint="eastAsia"/>
            <w:sz w:val="24"/>
            <w:szCs w:val="28"/>
          </w:rPr>
          <w:t>焼結</w:t>
        </w:r>
        <w:r w:rsidR="000235EE" w:rsidRPr="00441669">
          <w:rPr>
            <w:rFonts w:cstheme="minorHAnsi"/>
            <w:sz w:val="24"/>
            <w:szCs w:val="28"/>
          </w:rPr>
          <w:t>体</w:t>
        </w:r>
        <w:r w:rsidR="00716867" w:rsidRPr="00441669">
          <w:rPr>
            <w:rFonts w:cstheme="minorHAnsi" w:hint="eastAsia"/>
            <w:sz w:val="24"/>
            <w:szCs w:val="28"/>
          </w:rPr>
          <w:t>か</w:t>
        </w:r>
        <w:r w:rsidR="00A610B5" w:rsidRPr="00441669">
          <w:rPr>
            <w:rFonts w:cstheme="minorHAnsi" w:hint="eastAsia"/>
            <w:sz w:val="24"/>
            <w:szCs w:val="28"/>
          </w:rPr>
          <w:t>ら</w:t>
        </w:r>
        <w:r w:rsidR="009B483D" w:rsidRPr="00441669">
          <w:rPr>
            <w:rFonts w:cstheme="minorHAnsi" w:hint="eastAsia"/>
            <w:sz w:val="24"/>
            <w:szCs w:val="28"/>
          </w:rPr>
          <w:t>荷重軸と</w:t>
        </w:r>
        <w:r w:rsidR="00654D84" w:rsidRPr="00441669">
          <w:rPr>
            <w:rFonts w:cstheme="minorHAnsi"/>
            <w:i/>
            <w:iCs/>
            <w:sz w:val="24"/>
            <w:szCs w:val="28"/>
          </w:rPr>
          <w:t>c</w:t>
        </w:r>
        <w:r w:rsidR="00654D84" w:rsidRPr="00441669">
          <w:rPr>
            <w:rFonts w:cstheme="minorHAnsi"/>
            <w:sz w:val="24"/>
            <w:szCs w:val="28"/>
          </w:rPr>
          <w:t>軸</w:t>
        </w:r>
        <w:r w:rsidR="009B483D" w:rsidRPr="00441669">
          <w:rPr>
            <w:rFonts w:cstheme="minorHAnsi" w:hint="eastAsia"/>
            <w:sz w:val="24"/>
            <w:szCs w:val="28"/>
          </w:rPr>
          <w:t>が様々な</w:t>
        </w:r>
        <w:r w:rsidR="00654D84" w:rsidRPr="00441669">
          <w:rPr>
            <w:rFonts w:cstheme="minorHAnsi"/>
            <w:sz w:val="24"/>
            <w:szCs w:val="28"/>
          </w:rPr>
          <w:t>角度を持つ試験片を作製し</w:t>
        </w:r>
        <w:r w:rsidR="00716867" w:rsidRPr="00441669">
          <w:rPr>
            <w:rFonts w:cstheme="minorHAnsi" w:hint="eastAsia"/>
            <w:sz w:val="24"/>
            <w:szCs w:val="28"/>
          </w:rPr>
          <w:t>，</w:t>
        </w:r>
        <w:r w:rsidR="00654D84" w:rsidRPr="00441669">
          <w:rPr>
            <w:rFonts w:cstheme="minorHAnsi"/>
            <w:sz w:val="24"/>
            <w:szCs w:val="28"/>
          </w:rPr>
          <w:t>ビッカース硬さ試験を実施し</w:t>
        </w:r>
        <w:r w:rsidR="00716867" w:rsidRPr="00441669">
          <w:rPr>
            <w:rFonts w:cstheme="minorHAnsi" w:hint="eastAsia"/>
            <w:sz w:val="24"/>
            <w:szCs w:val="28"/>
          </w:rPr>
          <w:t>た．硬さ試験の結果や組織観察より</w:t>
        </w:r>
        <w:r w:rsidR="00770BF7" w:rsidRPr="00441669">
          <w:rPr>
            <w:rFonts w:cstheme="minorHAnsi" w:hint="eastAsia"/>
            <w:sz w:val="24"/>
            <w:szCs w:val="28"/>
          </w:rPr>
          <w:t>，</w:t>
        </w:r>
        <w:r w:rsidR="00D6200A" w:rsidRPr="00441669">
          <w:rPr>
            <w:rFonts w:cstheme="minorHAnsi"/>
            <w:sz w:val="24"/>
            <w:szCs w:val="28"/>
          </w:rPr>
          <w:t>以下の</w:t>
        </w:r>
        <w:r w:rsidR="00716867" w:rsidRPr="00441669">
          <w:rPr>
            <w:rFonts w:cstheme="minorHAnsi" w:hint="eastAsia"/>
            <w:sz w:val="24"/>
            <w:szCs w:val="28"/>
          </w:rPr>
          <w:t>結論を得た</w:t>
        </w:r>
        <w:r w:rsidR="00770BF7" w:rsidRPr="00441669">
          <w:rPr>
            <w:rFonts w:cstheme="minorHAnsi"/>
            <w:sz w:val="24"/>
            <w:szCs w:val="28"/>
          </w:rPr>
          <w:t>．</w:t>
        </w:r>
      </w:ins>
    </w:p>
    <w:p w14:paraId="6BC6D5AA" w14:textId="2277E451" w:rsidR="000235EE" w:rsidRPr="00441669" w:rsidRDefault="00286C41" w:rsidP="00100314">
      <w:pPr>
        <w:ind w:firstLineChars="59" w:firstLine="142"/>
        <w:rPr>
          <w:ins w:id="182" w:author="MORITA Koji" w:date="2026-09-25T20:06:00Z" w16du:dateUtc="2026-09-26T00:06:00Z"/>
          <w:rFonts w:cstheme="minorHAnsi"/>
          <w:sz w:val="24"/>
          <w:szCs w:val="28"/>
        </w:rPr>
      </w:pPr>
      <w:ins w:id="183" w:author="MORITA Koji" w:date="2026-09-25T20:06:00Z" w16du:dateUtc="2026-09-26T00:06:00Z">
        <w:r w:rsidRPr="00441669">
          <w:rPr>
            <w:rFonts w:cstheme="minorHAnsi"/>
            <w:sz w:val="24"/>
            <w:szCs w:val="28"/>
          </w:rPr>
          <w:t xml:space="preserve">(1) </w:t>
        </w:r>
        <w:r w:rsidR="007D1768" w:rsidRPr="00441669">
          <w:rPr>
            <w:rFonts w:cstheme="minorHAnsi"/>
            <w:sz w:val="24"/>
            <w:szCs w:val="28"/>
          </w:rPr>
          <w:t>Ti</w:t>
        </w:r>
        <w:r w:rsidR="007D1768" w:rsidRPr="00441669">
          <w:rPr>
            <w:rFonts w:cstheme="minorHAnsi"/>
            <w:sz w:val="24"/>
            <w:szCs w:val="28"/>
            <w:vertAlign w:val="subscript"/>
          </w:rPr>
          <w:t>2</w:t>
        </w:r>
        <w:r w:rsidR="007D1768" w:rsidRPr="00441669">
          <w:rPr>
            <w:rFonts w:cstheme="minorHAnsi"/>
            <w:sz w:val="24"/>
            <w:szCs w:val="28"/>
          </w:rPr>
          <w:t>AlC</w:t>
        </w:r>
        <w:r w:rsidR="000235EE" w:rsidRPr="00441669">
          <w:rPr>
            <w:rFonts w:cstheme="minorHAnsi"/>
            <w:sz w:val="24"/>
            <w:szCs w:val="28"/>
          </w:rPr>
          <w:t>-MAX</w:t>
        </w:r>
        <w:r w:rsidR="000235EE" w:rsidRPr="00441669">
          <w:rPr>
            <w:rFonts w:cstheme="minorHAnsi"/>
            <w:sz w:val="24"/>
            <w:szCs w:val="28"/>
          </w:rPr>
          <w:t>相および</w:t>
        </w:r>
        <w:r w:rsidR="007D1768" w:rsidRPr="00441669">
          <w:rPr>
            <w:rFonts w:cstheme="minorHAnsi"/>
            <w:sz w:val="24"/>
            <w:szCs w:val="28"/>
          </w:rPr>
          <w:t>Ti</w:t>
        </w:r>
        <w:r w:rsidR="007D1768" w:rsidRPr="00441669">
          <w:rPr>
            <w:rFonts w:cstheme="minorHAnsi"/>
            <w:sz w:val="24"/>
            <w:szCs w:val="28"/>
            <w:vertAlign w:val="subscript"/>
          </w:rPr>
          <w:t>3</w:t>
        </w:r>
        <w:r w:rsidR="007D1768" w:rsidRPr="00441669">
          <w:rPr>
            <w:rFonts w:cstheme="minorHAnsi"/>
            <w:sz w:val="24"/>
            <w:szCs w:val="28"/>
          </w:rPr>
          <w:t>AlC</w:t>
        </w:r>
        <w:r w:rsidR="007D1768" w:rsidRPr="00441669">
          <w:rPr>
            <w:rFonts w:cstheme="minorHAnsi"/>
            <w:sz w:val="24"/>
            <w:szCs w:val="28"/>
            <w:vertAlign w:val="subscript"/>
          </w:rPr>
          <w:t>2</w:t>
        </w:r>
        <w:r w:rsidR="000235EE" w:rsidRPr="00441669">
          <w:rPr>
            <w:rFonts w:cstheme="minorHAnsi"/>
            <w:sz w:val="24"/>
            <w:szCs w:val="28"/>
          </w:rPr>
          <w:t>-MAX</w:t>
        </w:r>
        <w:r w:rsidR="000235EE" w:rsidRPr="00441669">
          <w:rPr>
            <w:rFonts w:cstheme="minorHAnsi"/>
            <w:sz w:val="24"/>
            <w:szCs w:val="28"/>
          </w:rPr>
          <w:t>相の磁化容易軸は</w:t>
        </w:r>
        <w:r w:rsidR="000235EE" w:rsidRPr="00441669">
          <w:rPr>
            <w:rFonts w:cstheme="minorHAnsi"/>
            <w:i/>
            <w:iCs/>
            <w:sz w:val="24"/>
            <w:szCs w:val="28"/>
          </w:rPr>
          <w:t>c</w:t>
        </w:r>
        <w:r w:rsidR="000235EE" w:rsidRPr="00441669">
          <w:rPr>
            <w:rFonts w:cstheme="minorHAnsi"/>
            <w:sz w:val="24"/>
            <w:szCs w:val="28"/>
          </w:rPr>
          <w:t>軸であり</w:t>
        </w:r>
        <w:r w:rsidR="00770BF7" w:rsidRPr="00441669">
          <w:rPr>
            <w:rFonts w:cstheme="minorHAnsi"/>
            <w:sz w:val="24"/>
            <w:szCs w:val="28"/>
          </w:rPr>
          <w:t>，</w:t>
        </w:r>
        <w:r w:rsidR="00735F36" w:rsidRPr="00441669">
          <w:rPr>
            <w:rFonts w:cstheme="minorHAnsi" w:hint="eastAsia"/>
            <w:i/>
            <w:iCs/>
            <w:sz w:val="24"/>
            <w:szCs w:val="28"/>
          </w:rPr>
          <w:t>c</w:t>
        </w:r>
        <w:r w:rsidR="00735F36" w:rsidRPr="00441669">
          <w:rPr>
            <w:rFonts w:cstheme="minorHAnsi" w:hint="eastAsia"/>
            <w:sz w:val="24"/>
            <w:szCs w:val="28"/>
          </w:rPr>
          <w:t>軸の磁化率の方が大きいという結晶磁気異方性を有することを明らかにした</w:t>
        </w:r>
        <w:r w:rsidR="00BB1137" w:rsidRPr="00441669">
          <w:rPr>
            <w:rFonts w:cstheme="minorHAnsi" w:hint="eastAsia"/>
            <w:sz w:val="24"/>
            <w:szCs w:val="28"/>
          </w:rPr>
          <w:t>．</w:t>
        </w:r>
        <w:r w:rsidR="009B483D" w:rsidRPr="00441669">
          <w:rPr>
            <w:rFonts w:cstheme="minorHAnsi"/>
            <w:sz w:val="24"/>
            <w:szCs w:val="28"/>
          </w:rPr>
          <w:t xml:space="preserve"> </w:t>
        </w:r>
      </w:ins>
    </w:p>
    <w:p w14:paraId="4DE76382" w14:textId="2556D901" w:rsidR="00391271" w:rsidRPr="00441669" w:rsidRDefault="00286C41" w:rsidP="00100314">
      <w:pPr>
        <w:ind w:firstLineChars="59" w:firstLine="142"/>
        <w:rPr>
          <w:ins w:id="184" w:author="MORITA Koji" w:date="2026-09-25T20:06:00Z" w16du:dateUtc="2026-09-26T00:06:00Z"/>
          <w:rFonts w:cstheme="minorHAnsi"/>
          <w:sz w:val="24"/>
          <w:szCs w:val="28"/>
        </w:rPr>
      </w:pPr>
      <w:ins w:id="185" w:author="MORITA Koji" w:date="2026-09-25T20:06:00Z" w16du:dateUtc="2026-09-26T00:06:00Z">
        <w:r w:rsidRPr="00441669">
          <w:rPr>
            <w:rFonts w:cstheme="minorHAnsi" w:hint="eastAsia"/>
            <w:sz w:val="24"/>
            <w:szCs w:val="28"/>
          </w:rPr>
          <w:t>(</w:t>
        </w:r>
        <w:r w:rsidRPr="00441669">
          <w:rPr>
            <w:rFonts w:cstheme="minorHAnsi"/>
            <w:sz w:val="24"/>
            <w:szCs w:val="28"/>
          </w:rPr>
          <w:t xml:space="preserve">2) </w:t>
        </w:r>
        <w:r w:rsidR="00A06273" w:rsidRPr="00441669">
          <w:rPr>
            <w:rFonts w:cstheme="minorHAnsi"/>
            <w:i/>
            <w:iCs/>
            <w:sz w:val="24"/>
            <w:szCs w:val="28"/>
          </w:rPr>
          <w:t>c</w:t>
        </w:r>
        <w:r w:rsidR="00A06273" w:rsidRPr="00441669">
          <w:rPr>
            <w:rFonts w:cstheme="minorHAnsi"/>
            <w:sz w:val="24"/>
            <w:szCs w:val="28"/>
          </w:rPr>
          <w:t>軸と</w:t>
        </w:r>
        <w:r w:rsidR="001F3A7D" w:rsidRPr="00441669">
          <w:rPr>
            <w:rFonts w:cstheme="minorHAnsi"/>
            <w:sz w:val="24"/>
            <w:szCs w:val="28"/>
          </w:rPr>
          <w:t>荷重軸の間の角度によって</w:t>
        </w:r>
        <w:r w:rsidR="00770BF7" w:rsidRPr="00441669">
          <w:rPr>
            <w:rFonts w:cstheme="minorHAnsi"/>
            <w:sz w:val="24"/>
            <w:szCs w:val="28"/>
          </w:rPr>
          <w:t>，</w:t>
        </w:r>
        <w:r w:rsidR="00D3740E" w:rsidRPr="00441669">
          <w:rPr>
            <w:rFonts w:cstheme="minorHAnsi"/>
            <w:sz w:val="24"/>
            <w:szCs w:val="28"/>
          </w:rPr>
          <w:t>硬さや圧痕形状に</w:t>
        </w:r>
        <w:r w:rsidR="00716867" w:rsidRPr="00441669">
          <w:rPr>
            <w:rFonts w:cstheme="minorHAnsi" w:hint="eastAsia"/>
            <w:sz w:val="24"/>
            <w:szCs w:val="28"/>
          </w:rPr>
          <w:t>結晶</w:t>
        </w:r>
        <w:r w:rsidR="00D3740E" w:rsidRPr="00441669">
          <w:rPr>
            <w:rFonts w:cstheme="minorHAnsi"/>
            <w:sz w:val="24"/>
            <w:szCs w:val="28"/>
          </w:rPr>
          <w:t>方位依存性が存在することがわかった</w:t>
        </w:r>
        <w:r w:rsidR="00770BF7" w:rsidRPr="00441669">
          <w:rPr>
            <w:rFonts w:cstheme="minorHAnsi"/>
            <w:sz w:val="24"/>
            <w:szCs w:val="28"/>
          </w:rPr>
          <w:t>．</w:t>
        </w:r>
      </w:ins>
    </w:p>
    <w:p w14:paraId="636FBB90" w14:textId="0FCFB031" w:rsidR="00D3740E" w:rsidRPr="00441669" w:rsidRDefault="00286C41" w:rsidP="00100314">
      <w:pPr>
        <w:ind w:firstLineChars="59" w:firstLine="142"/>
        <w:rPr>
          <w:ins w:id="186" w:author="MORITA Koji" w:date="2026-09-25T20:06:00Z" w16du:dateUtc="2026-09-26T00:06:00Z"/>
          <w:rFonts w:cstheme="minorHAnsi"/>
          <w:sz w:val="24"/>
          <w:szCs w:val="28"/>
        </w:rPr>
      </w:pPr>
      <w:ins w:id="187" w:author="MORITA Koji" w:date="2026-09-25T20:06:00Z" w16du:dateUtc="2026-09-26T00:06:00Z">
        <w:r w:rsidRPr="00441669">
          <w:rPr>
            <w:rFonts w:cstheme="minorHAnsi" w:hint="eastAsia"/>
            <w:sz w:val="24"/>
            <w:szCs w:val="28"/>
          </w:rPr>
          <w:t>(</w:t>
        </w:r>
        <w:r w:rsidRPr="00441669">
          <w:rPr>
            <w:rFonts w:cstheme="minorHAnsi"/>
            <w:sz w:val="24"/>
            <w:szCs w:val="28"/>
          </w:rPr>
          <w:t xml:space="preserve">3) </w:t>
        </w:r>
        <w:r w:rsidR="00BA0060" w:rsidRPr="00441669">
          <w:rPr>
            <w:rFonts w:cstheme="minorHAnsi"/>
            <w:sz w:val="24"/>
            <w:szCs w:val="28"/>
          </w:rPr>
          <w:t>0°</w:t>
        </w:r>
        <w:r w:rsidR="00BA0060" w:rsidRPr="00441669">
          <w:rPr>
            <w:rFonts w:cstheme="minorHAnsi"/>
            <w:sz w:val="24"/>
            <w:szCs w:val="28"/>
          </w:rPr>
          <w:t>材で</w:t>
        </w:r>
        <w:r w:rsidR="00564428" w:rsidRPr="00441669">
          <w:rPr>
            <w:rFonts w:cstheme="minorHAnsi"/>
            <w:sz w:val="24"/>
            <w:szCs w:val="28"/>
          </w:rPr>
          <w:t>は</w:t>
        </w:r>
        <w:r w:rsidR="00770BF7" w:rsidRPr="00441669">
          <w:rPr>
            <w:rFonts w:cstheme="minorHAnsi"/>
            <w:sz w:val="24"/>
            <w:szCs w:val="28"/>
          </w:rPr>
          <w:t>，</w:t>
        </w:r>
        <w:r w:rsidR="00564428" w:rsidRPr="00441669">
          <w:rPr>
            <w:rFonts w:cstheme="minorHAnsi"/>
            <w:sz w:val="24"/>
            <w:szCs w:val="28"/>
          </w:rPr>
          <w:t>配向された粒の押</w:t>
        </w:r>
        <w:r w:rsidR="00C4474F" w:rsidRPr="00441669">
          <w:rPr>
            <w:rFonts w:cstheme="minorHAnsi" w:hint="eastAsia"/>
            <w:sz w:val="24"/>
            <w:szCs w:val="28"/>
          </w:rPr>
          <w:t>し</w:t>
        </w:r>
        <w:r w:rsidR="00564428" w:rsidRPr="00441669">
          <w:rPr>
            <w:rFonts w:cstheme="minorHAnsi"/>
            <w:sz w:val="24"/>
            <w:szCs w:val="28"/>
          </w:rPr>
          <w:t>出</w:t>
        </w:r>
        <w:r w:rsidR="00C4474F" w:rsidRPr="00441669">
          <w:rPr>
            <w:rFonts w:cstheme="minorHAnsi" w:hint="eastAsia"/>
            <w:sz w:val="24"/>
            <w:szCs w:val="28"/>
          </w:rPr>
          <w:t>し</w:t>
        </w:r>
        <w:r w:rsidR="00564428" w:rsidRPr="00441669">
          <w:rPr>
            <w:rFonts w:cstheme="minorHAnsi"/>
            <w:sz w:val="24"/>
            <w:szCs w:val="28"/>
          </w:rPr>
          <w:t>によって</w:t>
        </w:r>
        <w:r w:rsidR="00783372" w:rsidRPr="00441669">
          <w:rPr>
            <w:rFonts w:cstheme="minorHAnsi"/>
            <w:sz w:val="24"/>
            <w:szCs w:val="28"/>
          </w:rPr>
          <w:t>変形が生じ</w:t>
        </w:r>
        <w:r w:rsidR="00770BF7" w:rsidRPr="00441669">
          <w:rPr>
            <w:rFonts w:cstheme="minorHAnsi"/>
            <w:sz w:val="24"/>
            <w:szCs w:val="28"/>
          </w:rPr>
          <w:t>，</w:t>
        </w:r>
        <w:r w:rsidR="00783372" w:rsidRPr="00441669">
          <w:rPr>
            <w:rFonts w:cstheme="minorHAnsi"/>
            <w:sz w:val="24"/>
            <w:szCs w:val="28"/>
          </w:rPr>
          <w:t>すべり変形が起きにくい</w:t>
        </w:r>
      </w:ins>
    </w:p>
    <w:p w14:paraId="7301BFDB" w14:textId="64E83D23" w:rsidR="00783372" w:rsidRPr="00441669" w:rsidRDefault="00783372" w:rsidP="00100314">
      <w:pPr>
        <w:ind w:firstLineChars="59" w:firstLine="142"/>
        <w:rPr>
          <w:ins w:id="188" w:author="MORITA Koji" w:date="2026-09-25T20:06:00Z" w16du:dateUtc="2026-09-26T00:06:00Z"/>
          <w:rFonts w:cstheme="minorHAnsi"/>
          <w:sz w:val="24"/>
          <w:szCs w:val="28"/>
        </w:rPr>
      </w:pPr>
      <w:ins w:id="189" w:author="MORITA Koji" w:date="2026-09-25T20:06:00Z" w16du:dateUtc="2026-09-26T00:06:00Z">
        <w:r w:rsidRPr="00441669">
          <w:rPr>
            <w:rFonts w:cstheme="minorHAnsi"/>
            <w:sz w:val="24"/>
            <w:szCs w:val="28"/>
          </w:rPr>
          <w:t>方位であることから圧痕先端から直線的な亀裂の進展が</w:t>
        </w:r>
        <w:r w:rsidR="00CF25F3" w:rsidRPr="00441669">
          <w:rPr>
            <w:rFonts w:cstheme="minorHAnsi"/>
            <w:sz w:val="24"/>
            <w:szCs w:val="28"/>
          </w:rPr>
          <w:t>見られた</w:t>
        </w:r>
        <w:r w:rsidR="00770BF7" w:rsidRPr="00441669">
          <w:rPr>
            <w:rFonts w:cstheme="minorHAnsi"/>
            <w:sz w:val="24"/>
            <w:szCs w:val="28"/>
          </w:rPr>
          <w:t>．</w:t>
        </w:r>
      </w:ins>
    </w:p>
    <w:p w14:paraId="76F86820" w14:textId="0776DABD" w:rsidR="00CF25F3" w:rsidRPr="00441669" w:rsidRDefault="00286C41" w:rsidP="00100314">
      <w:pPr>
        <w:ind w:firstLineChars="59" w:firstLine="142"/>
        <w:rPr>
          <w:ins w:id="190" w:author="MORITA Koji" w:date="2026-09-25T20:06:00Z" w16du:dateUtc="2026-09-26T00:06:00Z"/>
          <w:rFonts w:cstheme="minorHAnsi"/>
          <w:sz w:val="24"/>
          <w:szCs w:val="28"/>
        </w:rPr>
      </w:pPr>
      <w:ins w:id="191" w:author="MORITA Koji" w:date="2026-09-25T20:06:00Z" w16du:dateUtc="2026-09-26T00:06:00Z">
        <w:r w:rsidRPr="00441669">
          <w:rPr>
            <w:rFonts w:cstheme="minorHAnsi" w:hint="eastAsia"/>
            <w:sz w:val="24"/>
            <w:szCs w:val="28"/>
          </w:rPr>
          <w:t>(</w:t>
        </w:r>
        <w:r w:rsidRPr="00441669">
          <w:rPr>
            <w:rFonts w:cstheme="minorHAnsi"/>
            <w:sz w:val="24"/>
            <w:szCs w:val="28"/>
          </w:rPr>
          <w:t xml:space="preserve">4) </w:t>
        </w:r>
        <w:r w:rsidR="00CF25F3" w:rsidRPr="00441669">
          <w:rPr>
            <w:rFonts w:cstheme="minorHAnsi"/>
            <w:sz w:val="24"/>
            <w:szCs w:val="28"/>
          </w:rPr>
          <w:t>45°</w:t>
        </w:r>
        <w:r w:rsidR="00CF25F3" w:rsidRPr="00441669">
          <w:rPr>
            <w:rFonts w:cstheme="minorHAnsi"/>
            <w:sz w:val="24"/>
            <w:szCs w:val="28"/>
          </w:rPr>
          <w:t>材では</w:t>
        </w:r>
        <w:r w:rsidR="00770BF7" w:rsidRPr="00441669">
          <w:rPr>
            <w:rFonts w:cstheme="minorHAnsi"/>
            <w:sz w:val="24"/>
            <w:szCs w:val="28"/>
          </w:rPr>
          <w:t>，</w:t>
        </w:r>
        <w:r w:rsidR="00CF25F3" w:rsidRPr="00441669">
          <w:rPr>
            <w:rFonts w:cstheme="minorHAnsi"/>
            <w:sz w:val="24"/>
            <w:szCs w:val="28"/>
          </w:rPr>
          <w:t>すべり変形が生じやすい方位であることから</w:t>
        </w:r>
        <w:r w:rsidR="00770BF7" w:rsidRPr="00441669">
          <w:rPr>
            <w:rFonts w:cstheme="minorHAnsi"/>
            <w:sz w:val="24"/>
            <w:szCs w:val="28"/>
          </w:rPr>
          <w:t>，</w:t>
        </w:r>
        <w:r w:rsidR="00D6200A" w:rsidRPr="00441669">
          <w:rPr>
            <w:rFonts w:cstheme="minorHAnsi"/>
            <w:sz w:val="24"/>
            <w:szCs w:val="28"/>
          </w:rPr>
          <w:t>すべり変形による応力の</w:t>
        </w:r>
        <w:r w:rsidR="00A05AC0" w:rsidRPr="00441669">
          <w:rPr>
            <w:rFonts w:cstheme="minorHAnsi" w:hint="eastAsia"/>
            <w:sz w:val="24"/>
            <w:szCs w:val="28"/>
          </w:rPr>
          <w:t>緩和</w:t>
        </w:r>
        <w:r w:rsidR="00D6200A" w:rsidRPr="00441669">
          <w:rPr>
            <w:rFonts w:cstheme="minorHAnsi"/>
            <w:sz w:val="24"/>
            <w:szCs w:val="28"/>
          </w:rPr>
          <w:t>が起きることが考えられた</w:t>
        </w:r>
        <w:r w:rsidR="00770BF7" w:rsidRPr="00441669">
          <w:rPr>
            <w:rFonts w:cstheme="minorHAnsi"/>
            <w:sz w:val="24"/>
            <w:szCs w:val="28"/>
          </w:rPr>
          <w:t>．</w:t>
        </w:r>
      </w:ins>
    </w:p>
    <w:p w14:paraId="15DBDFF7" w14:textId="75B24565" w:rsidR="00D6200A" w:rsidRPr="00441669" w:rsidRDefault="00286C41" w:rsidP="00100314">
      <w:pPr>
        <w:ind w:firstLineChars="59" w:firstLine="142"/>
        <w:rPr>
          <w:ins w:id="192" w:author="MORITA Koji" w:date="2026-09-25T20:06:00Z" w16du:dateUtc="2026-09-26T00:06:00Z"/>
          <w:rFonts w:cstheme="minorHAnsi"/>
          <w:sz w:val="24"/>
          <w:szCs w:val="28"/>
        </w:rPr>
      </w:pPr>
      <w:ins w:id="193" w:author="MORITA Koji" w:date="2026-09-25T20:06:00Z" w16du:dateUtc="2026-09-26T00:06:00Z">
        <w:r w:rsidRPr="00441669">
          <w:rPr>
            <w:rFonts w:cstheme="minorHAnsi" w:hint="eastAsia"/>
            <w:sz w:val="24"/>
            <w:szCs w:val="28"/>
          </w:rPr>
          <w:t>(</w:t>
        </w:r>
        <w:r w:rsidRPr="00441669">
          <w:rPr>
            <w:rFonts w:cstheme="minorHAnsi"/>
            <w:sz w:val="24"/>
            <w:szCs w:val="28"/>
          </w:rPr>
          <w:t xml:space="preserve">5) </w:t>
        </w:r>
        <w:r w:rsidR="00D6200A" w:rsidRPr="00441669">
          <w:rPr>
            <w:rFonts w:cstheme="minorHAnsi"/>
            <w:sz w:val="24"/>
            <w:szCs w:val="28"/>
          </w:rPr>
          <w:t>90°</w:t>
        </w:r>
        <w:r w:rsidR="00D6200A" w:rsidRPr="00441669">
          <w:rPr>
            <w:rFonts w:cstheme="minorHAnsi"/>
            <w:sz w:val="24"/>
            <w:szCs w:val="28"/>
          </w:rPr>
          <w:t>材では</w:t>
        </w:r>
        <w:r w:rsidR="00770BF7" w:rsidRPr="00441669">
          <w:rPr>
            <w:rFonts w:cstheme="minorHAnsi"/>
            <w:sz w:val="24"/>
            <w:szCs w:val="28"/>
          </w:rPr>
          <w:t>，</w:t>
        </w:r>
        <w:r w:rsidR="00D6200A" w:rsidRPr="00441669">
          <w:rPr>
            <w:rFonts w:cstheme="minorHAnsi"/>
            <w:sz w:val="24"/>
            <w:szCs w:val="28"/>
          </w:rPr>
          <w:t>すべり変形が生じにくい方位ではあるが</w:t>
        </w:r>
        <w:r w:rsidR="00770BF7" w:rsidRPr="00441669">
          <w:rPr>
            <w:rFonts w:cstheme="minorHAnsi"/>
            <w:sz w:val="24"/>
            <w:szCs w:val="28"/>
          </w:rPr>
          <w:t>，</w:t>
        </w:r>
        <w:r w:rsidR="003D7D9F" w:rsidRPr="00441669">
          <w:rPr>
            <w:rFonts w:cstheme="minorHAnsi"/>
            <w:i/>
            <w:iCs/>
            <w:sz w:val="24"/>
            <w:szCs w:val="28"/>
          </w:rPr>
          <w:t>c</w:t>
        </w:r>
        <w:r w:rsidR="003D7D9F" w:rsidRPr="00441669">
          <w:rPr>
            <w:rFonts w:cstheme="minorHAnsi"/>
            <w:sz w:val="24"/>
            <w:szCs w:val="28"/>
          </w:rPr>
          <w:t>軸に同一な方向においてキンク変形や</w:t>
        </w:r>
        <w:r w:rsidR="00B057F7" w:rsidRPr="00441669">
          <w:rPr>
            <w:rFonts w:cstheme="minorHAnsi"/>
            <w:sz w:val="24"/>
            <w:szCs w:val="28"/>
          </w:rPr>
          <w:t>p</w:t>
        </w:r>
        <w:r w:rsidR="003D7D9F" w:rsidRPr="00441669">
          <w:rPr>
            <w:rFonts w:cstheme="minorHAnsi"/>
            <w:sz w:val="24"/>
            <w:szCs w:val="28"/>
          </w:rPr>
          <w:t>ile-up</w:t>
        </w:r>
        <w:r w:rsidR="003D7D9F" w:rsidRPr="00441669">
          <w:rPr>
            <w:rFonts w:cstheme="minorHAnsi"/>
            <w:sz w:val="24"/>
            <w:szCs w:val="28"/>
          </w:rPr>
          <w:t>が生じることで亀裂進展の抑制につながることが示唆された</w:t>
        </w:r>
        <w:r w:rsidR="00770BF7" w:rsidRPr="00441669">
          <w:rPr>
            <w:rFonts w:cstheme="minorHAnsi"/>
            <w:sz w:val="24"/>
            <w:szCs w:val="28"/>
          </w:rPr>
          <w:t>．</w:t>
        </w:r>
      </w:ins>
    </w:p>
    <w:p w14:paraId="379EB089" w14:textId="2D72530C" w:rsidR="003D7D9F" w:rsidRPr="00441669" w:rsidRDefault="00286C41" w:rsidP="00100314">
      <w:pPr>
        <w:ind w:firstLineChars="59" w:firstLine="142"/>
        <w:rPr>
          <w:ins w:id="194" w:author="MORITA Koji" w:date="2026-09-25T20:06:00Z" w16du:dateUtc="2026-09-26T00:06:00Z"/>
          <w:rFonts w:cstheme="minorHAnsi"/>
          <w:sz w:val="24"/>
          <w:szCs w:val="28"/>
        </w:rPr>
      </w:pPr>
      <w:ins w:id="195" w:author="MORITA Koji" w:date="2026-09-25T20:06:00Z" w16du:dateUtc="2026-09-26T00:06:00Z">
        <w:r w:rsidRPr="00441669">
          <w:rPr>
            <w:rFonts w:cstheme="minorHAnsi" w:hint="eastAsia"/>
            <w:sz w:val="24"/>
            <w:szCs w:val="28"/>
          </w:rPr>
          <w:t>(</w:t>
        </w:r>
        <w:r w:rsidRPr="00441669">
          <w:rPr>
            <w:rFonts w:cstheme="minorHAnsi"/>
            <w:sz w:val="24"/>
            <w:szCs w:val="28"/>
          </w:rPr>
          <w:t xml:space="preserve">6) </w:t>
        </w:r>
        <w:r w:rsidR="003D7D9F" w:rsidRPr="00441669">
          <w:rPr>
            <w:rFonts w:cstheme="minorHAnsi"/>
            <w:sz w:val="24"/>
            <w:szCs w:val="28"/>
          </w:rPr>
          <w:t>90°</w:t>
        </w:r>
        <w:r w:rsidR="003D7D9F" w:rsidRPr="00441669">
          <w:rPr>
            <w:rFonts w:cstheme="minorHAnsi"/>
            <w:sz w:val="24"/>
            <w:szCs w:val="28"/>
          </w:rPr>
          <w:t>材</w:t>
        </w:r>
        <w:r w:rsidR="00437DC1" w:rsidRPr="00441669">
          <w:rPr>
            <w:rFonts w:cstheme="minorHAnsi"/>
            <w:sz w:val="24"/>
            <w:szCs w:val="28"/>
          </w:rPr>
          <w:t>で</w:t>
        </w:r>
        <w:r w:rsidR="00C3576C" w:rsidRPr="00441669">
          <w:rPr>
            <w:rFonts w:cstheme="minorHAnsi"/>
            <w:sz w:val="24"/>
            <w:szCs w:val="28"/>
          </w:rPr>
          <w:t>生じたキンク変形などの塑性変形は圧痕</w:t>
        </w:r>
        <w:r w:rsidR="00A05AC0" w:rsidRPr="00441669">
          <w:rPr>
            <w:rFonts w:cstheme="minorHAnsi" w:hint="eastAsia"/>
            <w:sz w:val="24"/>
            <w:szCs w:val="28"/>
          </w:rPr>
          <w:t>表面</w:t>
        </w:r>
        <w:r w:rsidR="00C3576C" w:rsidRPr="00441669">
          <w:rPr>
            <w:rFonts w:cstheme="minorHAnsi"/>
            <w:sz w:val="24"/>
            <w:szCs w:val="28"/>
          </w:rPr>
          <w:t>近傍だけでなく</w:t>
        </w:r>
        <w:r w:rsidR="00770BF7" w:rsidRPr="00441669">
          <w:rPr>
            <w:rFonts w:cstheme="minorHAnsi"/>
            <w:sz w:val="24"/>
            <w:szCs w:val="28"/>
          </w:rPr>
          <w:t>，</w:t>
        </w:r>
        <w:r w:rsidR="00C3576C" w:rsidRPr="00441669">
          <w:rPr>
            <w:rFonts w:cstheme="minorHAnsi"/>
            <w:sz w:val="24"/>
            <w:szCs w:val="28"/>
          </w:rPr>
          <w:t>圧痕下部</w:t>
        </w:r>
        <w:r w:rsidR="00437DC1" w:rsidRPr="00441669">
          <w:rPr>
            <w:rFonts w:cstheme="minorHAnsi"/>
            <w:sz w:val="24"/>
            <w:szCs w:val="28"/>
          </w:rPr>
          <w:t>においても発生していることがわかった</w:t>
        </w:r>
        <w:r w:rsidR="00770BF7" w:rsidRPr="00441669">
          <w:rPr>
            <w:rFonts w:cstheme="minorHAnsi"/>
            <w:sz w:val="24"/>
            <w:szCs w:val="28"/>
          </w:rPr>
          <w:t>．</w:t>
        </w:r>
      </w:ins>
    </w:p>
    <w:p w14:paraId="1C2C70B2" w14:textId="77777777" w:rsidR="00A05AC0" w:rsidRPr="00441669" w:rsidRDefault="00A05AC0" w:rsidP="00100314">
      <w:pPr>
        <w:ind w:firstLineChars="59" w:firstLine="142"/>
        <w:rPr>
          <w:ins w:id="196" w:author="MORITA Koji" w:date="2026-09-25T20:06:00Z" w16du:dateUtc="2026-09-26T00:06:00Z"/>
          <w:rFonts w:cstheme="minorHAnsi"/>
          <w:sz w:val="24"/>
          <w:szCs w:val="28"/>
        </w:rPr>
      </w:pPr>
    </w:p>
    <w:p w14:paraId="52DCF114" w14:textId="3FA20309" w:rsidR="00A05AC0" w:rsidRPr="00441669" w:rsidRDefault="00A05AC0" w:rsidP="00100314">
      <w:pPr>
        <w:ind w:firstLineChars="59" w:firstLine="144"/>
        <w:rPr>
          <w:ins w:id="197" w:author="MORITA Koji" w:date="2026-09-25T20:06:00Z" w16du:dateUtc="2026-09-26T00:06:00Z"/>
          <w:rFonts w:cstheme="minorHAnsi"/>
          <w:b/>
          <w:bCs/>
          <w:sz w:val="24"/>
          <w:szCs w:val="28"/>
        </w:rPr>
      </w:pPr>
      <w:ins w:id="198" w:author="MORITA Koji" w:date="2026-09-25T20:06:00Z" w16du:dateUtc="2026-09-26T00:06:00Z">
        <w:r w:rsidRPr="00441669">
          <w:rPr>
            <w:rFonts w:cstheme="minorHAnsi" w:hint="eastAsia"/>
            <w:b/>
            <w:bCs/>
            <w:sz w:val="24"/>
            <w:szCs w:val="28"/>
          </w:rPr>
          <w:t>謝辞</w:t>
        </w:r>
      </w:ins>
    </w:p>
    <w:p w14:paraId="48CA9052" w14:textId="3754895F" w:rsidR="00A05AC0" w:rsidRPr="00441669" w:rsidRDefault="00767D1B" w:rsidP="00A14016">
      <w:pPr>
        <w:ind w:firstLineChars="59" w:firstLine="142"/>
        <w:rPr>
          <w:ins w:id="199" w:author="MORITA Koji" w:date="2026-09-25T20:06:00Z" w16du:dateUtc="2026-09-26T00:06:00Z"/>
          <w:rFonts w:cstheme="minorHAnsi"/>
          <w:sz w:val="24"/>
          <w:szCs w:val="28"/>
        </w:rPr>
      </w:pPr>
      <w:ins w:id="200" w:author="MORITA Koji" w:date="2026-09-25T20:06:00Z" w16du:dateUtc="2026-09-26T00:06:00Z">
        <w:r w:rsidRPr="00441669">
          <w:rPr>
            <w:rFonts w:cstheme="minorHAnsi" w:hint="eastAsia"/>
            <w:sz w:val="24"/>
            <w:szCs w:val="28"/>
          </w:rPr>
          <w:t>本研究は，</w:t>
        </w:r>
        <w:r w:rsidRPr="00441669">
          <w:rPr>
            <w:rFonts w:cstheme="minorHAnsi"/>
            <w:sz w:val="24"/>
            <w:szCs w:val="28"/>
          </w:rPr>
          <w:t>JSPS</w:t>
        </w:r>
        <w:r w:rsidRPr="00441669">
          <w:rPr>
            <w:rFonts w:cstheme="minorHAnsi" w:hint="eastAsia"/>
            <w:sz w:val="24"/>
            <w:szCs w:val="28"/>
          </w:rPr>
          <w:t>科研費・新学術領域研究「ミルフィーユ構造の材料科学‐新強化原理に基づく次世代構造材料の創製‐」</w:t>
        </w:r>
        <w:r w:rsidRPr="00441669">
          <w:rPr>
            <w:rFonts w:cstheme="minorHAnsi"/>
            <w:sz w:val="24"/>
            <w:szCs w:val="28"/>
          </w:rPr>
          <w:t>JP21H00087</w:t>
        </w:r>
        <w:r w:rsidRPr="00441669">
          <w:rPr>
            <w:rFonts w:cstheme="minorHAnsi" w:hint="eastAsia"/>
            <w:sz w:val="24"/>
            <w:szCs w:val="28"/>
          </w:rPr>
          <w:t>，</w:t>
        </w:r>
        <w:r w:rsidRPr="00441669">
          <w:rPr>
            <w:rFonts w:cstheme="minorHAnsi"/>
            <w:sz w:val="24"/>
            <w:szCs w:val="28"/>
          </w:rPr>
          <w:t>JP21H00110</w:t>
        </w:r>
        <w:r w:rsidRPr="00441669">
          <w:rPr>
            <w:rFonts w:cstheme="minorHAnsi" w:hint="eastAsia"/>
            <w:sz w:val="24"/>
            <w:szCs w:val="28"/>
          </w:rPr>
          <w:t>および</w:t>
        </w:r>
        <w:r w:rsidRPr="00441669">
          <w:rPr>
            <w:rFonts w:cstheme="minorHAnsi"/>
            <w:sz w:val="24"/>
            <w:szCs w:val="28"/>
          </w:rPr>
          <w:t xml:space="preserve"> JP18H05482</w:t>
        </w:r>
        <w:r w:rsidRPr="00441669">
          <w:rPr>
            <w:rFonts w:cstheme="minorHAnsi" w:hint="eastAsia"/>
            <w:sz w:val="24"/>
            <w:szCs w:val="28"/>
          </w:rPr>
          <w:t>の助成を受けて行われたものです．また，本研究の一部は，</w:t>
        </w:r>
        <w:r w:rsidR="00A14016" w:rsidRPr="00441669">
          <w:rPr>
            <w:rFonts w:cstheme="minorHAnsi" w:hint="eastAsia"/>
            <w:sz w:val="24"/>
            <w:szCs w:val="28"/>
          </w:rPr>
          <w:t>NIMS</w:t>
        </w:r>
        <w:r w:rsidR="00A14016" w:rsidRPr="00441669">
          <w:rPr>
            <w:rFonts w:cstheme="minorHAnsi" w:hint="eastAsia"/>
            <w:sz w:val="24"/>
            <w:szCs w:val="28"/>
          </w:rPr>
          <w:t>連携拠点推進</w:t>
        </w:r>
        <w:r w:rsidR="00611AA7" w:rsidRPr="00441669">
          <w:rPr>
            <w:rFonts w:cstheme="minorHAnsi" w:hint="eastAsia"/>
            <w:sz w:val="24"/>
            <w:szCs w:val="28"/>
          </w:rPr>
          <w:t>制度</w:t>
        </w:r>
        <w:r w:rsidR="00A14016" w:rsidRPr="00441669">
          <w:rPr>
            <w:rFonts w:cstheme="minorHAnsi" w:hint="eastAsia"/>
            <w:sz w:val="24"/>
            <w:szCs w:val="28"/>
          </w:rPr>
          <w:t>，および</w:t>
        </w:r>
        <w:r w:rsidRPr="00441669">
          <w:rPr>
            <w:rFonts w:cstheme="minorHAnsi" w:hint="eastAsia"/>
            <w:sz w:val="24"/>
            <w:szCs w:val="28"/>
          </w:rPr>
          <w:t>文部科学省マテリアル先端リサーチ事業課題</w:t>
        </w:r>
        <w:r w:rsidRPr="00441669">
          <w:rPr>
            <w:rFonts w:cstheme="minorHAnsi"/>
            <w:sz w:val="24"/>
            <w:szCs w:val="28"/>
          </w:rPr>
          <w:t>(</w:t>
        </w:r>
        <w:r w:rsidRPr="00441669">
          <w:rPr>
            <w:rFonts w:cstheme="minorHAnsi" w:hint="eastAsia"/>
            <w:sz w:val="24"/>
            <w:szCs w:val="28"/>
          </w:rPr>
          <w:t>課題番号</w:t>
        </w:r>
        <w:r w:rsidRPr="00441669">
          <w:rPr>
            <w:rFonts w:cstheme="minorHAnsi"/>
            <w:sz w:val="24"/>
            <w:szCs w:val="28"/>
          </w:rPr>
          <w:t>JPMXP1222HK0034</w:t>
        </w:r>
        <w:r w:rsidRPr="00441669">
          <w:rPr>
            <w:rFonts w:cstheme="minorHAnsi" w:hint="eastAsia"/>
            <w:sz w:val="24"/>
            <w:szCs w:val="28"/>
          </w:rPr>
          <w:t>，</w:t>
        </w:r>
        <w:r w:rsidRPr="00441669">
          <w:rPr>
            <w:rFonts w:cstheme="minorHAnsi" w:hint="eastAsia"/>
            <w:sz w:val="24"/>
            <w:szCs w:val="28"/>
          </w:rPr>
          <w:t>J</w:t>
        </w:r>
        <w:r w:rsidRPr="00441669">
          <w:rPr>
            <w:rFonts w:cstheme="minorHAnsi"/>
            <w:sz w:val="24"/>
            <w:szCs w:val="28"/>
          </w:rPr>
          <w:t>PMXP1223HK0061)</w:t>
        </w:r>
        <w:r w:rsidRPr="00441669">
          <w:rPr>
            <w:rFonts w:cstheme="minorHAnsi" w:hint="eastAsia"/>
            <w:sz w:val="24"/>
            <w:szCs w:val="28"/>
          </w:rPr>
          <w:t>として北海道</w:t>
        </w:r>
        <w:r w:rsidRPr="00441669">
          <w:rPr>
            <w:rFonts w:ascii="Yu Gothic" w:eastAsia="Yu Gothic" w:hAnsi="Yu Gothic" w:cs="Yu Gothic" w:hint="eastAsia"/>
            <w:sz w:val="24"/>
            <w:szCs w:val="28"/>
          </w:rPr>
          <w:t>⼤</w:t>
        </w:r>
        <w:r w:rsidRPr="00441669">
          <w:rPr>
            <w:rFonts w:cstheme="minorHAnsi" w:hint="eastAsia"/>
            <w:sz w:val="24"/>
            <w:szCs w:val="28"/>
          </w:rPr>
          <w:t>学の支援を受けて実施されました．ここに記して謝意を表します．</w:t>
        </w:r>
      </w:ins>
    </w:p>
    <w:p w14:paraId="01447C29" w14:textId="77777777" w:rsidR="001B51B5" w:rsidRPr="00441669" w:rsidRDefault="001B51B5" w:rsidP="001B51B5">
      <w:pPr>
        <w:widowControl/>
        <w:jc w:val="left"/>
        <w:rPr>
          <w:ins w:id="201" w:author="MORITA Koji" w:date="2026-09-25T20:06:00Z" w16du:dateUtc="2026-09-26T00:06:00Z"/>
          <w:rFonts w:cstheme="minorHAnsi"/>
          <w:sz w:val="24"/>
          <w:szCs w:val="28"/>
        </w:rPr>
      </w:pPr>
    </w:p>
    <w:p w14:paraId="347A5721" w14:textId="0B2ABA94" w:rsidR="00100314" w:rsidRPr="00441669" w:rsidRDefault="00035DD5" w:rsidP="001B51B5">
      <w:pPr>
        <w:widowControl/>
        <w:jc w:val="left"/>
        <w:rPr>
          <w:ins w:id="202" w:author="MORITA Koji" w:date="2026-09-25T20:06:00Z" w16du:dateUtc="2026-09-26T00:06:00Z"/>
          <w:rFonts w:cstheme="minorHAnsi"/>
          <w:sz w:val="24"/>
          <w:szCs w:val="28"/>
        </w:rPr>
      </w:pPr>
      <w:ins w:id="203" w:author="MORITA Koji" w:date="2026-09-25T20:06:00Z" w16du:dateUtc="2026-09-26T00:06:00Z">
        <w:r w:rsidRPr="00441669">
          <w:rPr>
            <w:rFonts w:hint="eastAsia"/>
            <w:b/>
            <w:bCs/>
            <w:sz w:val="24"/>
            <w:szCs w:val="28"/>
          </w:rPr>
          <w:t>文献</w:t>
        </w:r>
      </w:ins>
    </w:p>
    <w:p w14:paraId="338294BD" w14:textId="7DE62129" w:rsidR="00CB1462" w:rsidRPr="00441669" w:rsidRDefault="00035DD5" w:rsidP="00035DD5">
      <w:pPr>
        <w:ind w:firstLine="142"/>
        <w:rPr>
          <w:ins w:id="204" w:author="MORITA Koji" w:date="2026-09-25T20:06:00Z" w16du:dateUtc="2026-09-26T00:06:00Z"/>
          <w:sz w:val="24"/>
          <w:szCs w:val="28"/>
        </w:rPr>
      </w:pPr>
      <w:ins w:id="205" w:author="MORITA Koji" w:date="2026-09-25T20:06:00Z" w16du:dateUtc="2026-09-26T00:06:00Z">
        <w:r w:rsidRPr="00441669">
          <w:rPr>
            <w:rFonts w:hint="eastAsia"/>
            <w:sz w:val="24"/>
            <w:szCs w:val="28"/>
          </w:rPr>
          <w:t>1)</w:t>
        </w:r>
        <w:r w:rsidR="00A5309C" w:rsidRPr="00441669">
          <w:rPr>
            <w:sz w:val="24"/>
            <w:szCs w:val="28"/>
          </w:rPr>
          <w:t xml:space="preserve"> </w:t>
        </w:r>
        <w:r w:rsidR="006E3E6C" w:rsidRPr="00441669">
          <w:rPr>
            <w:sz w:val="24"/>
            <w:szCs w:val="28"/>
          </w:rPr>
          <w:t>M</w:t>
        </w:r>
        <w:r w:rsidR="00852F00" w:rsidRPr="00441669">
          <w:rPr>
            <w:sz w:val="24"/>
            <w:szCs w:val="28"/>
          </w:rPr>
          <w:t xml:space="preserve">. Barsoum, D. Brodkin, T. E. Raghy: </w:t>
        </w:r>
        <w:r w:rsidR="000E755B" w:rsidRPr="00441669">
          <w:rPr>
            <w:sz w:val="24"/>
            <w:szCs w:val="28"/>
          </w:rPr>
          <w:t>Scr</w:t>
        </w:r>
        <w:r w:rsidR="001333D3" w:rsidRPr="00441669">
          <w:rPr>
            <w:sz w:val="24"/>
            <w:szCs w:val="28"/>
          </w:rPr>
          <w:t>.</w:t>
        </w:r>
        <w:r w:rsidR="000E755B" w:rsidRPr="00441669">
          <w:rPr>
            <w:sz w:val="24"/>
            <w:szCs w:val="28"/>
          </w:rPr>
          <w:t xml:space="preserve"> Mater., </w:t>
        </w:r>
        <w:r w:rsidR="000E755B" w:rsidRPr="00441669">
          <w:rPr>
            <w:b/>
            <w:bCs/>
            <w:sz w:val="24"/>
            <w:szCs w:val="28"/>
          </w:rPr>
          <w:t>36</w:t>
        </w:r>
        <w:r w:rsidR="000E755B" w:rsidRPr="00441669">
          <w:rPr>
            <w:sz w:val="24"/>
            <w:szCs w:val="28"/>
          </w:rPr>
          <w:t xml:space="preserve"> (1997) 535-541.</w:t>
        </w:r>
      </w:ins>
    </w:p>
    <w:p w14:paraId="2FFBA597" w14:textId="4ABF1730" w:rsidR="00035DD5" w:rsidRPr="00441669" w:rsidRDefault="004B0AE8" w:rsidP="00035DD5">
      <w:pPr>
        <w:ind w:firstLine="142"/>
        <w:rPr>
          <w:ins w:id="206" w:author="MORITA Koji" w:date="2026-09-25T20:06:00Z" w16du:dateUtc="2026-09-26T00:06:00Z"/>
          <w:sz w:val="24"/>
          <w:szCs w:val="28"/>
        </w:rPr>
      </w:pPr>
      <w:ins w:id="207" w:author="MORITA Koji" w:date="2026-09-25T20:06:00Z" w16du:dateUtc="2026-09-26T00:06:00Z">
        <w:r w:rsidRPr="00441669">
          <w:rPr>
            <w:sz w:val="24"/>
            <w:szCs w:val="28"/>
          </w:rPr>
          <w:t>2) M.</w:t>
        </w:r>
        <w:r w:rsidR="00BE7D3D" w:rsidRPr="00441669">
          <w:rPr>
            <w:sz w:val="24"/>
            <w:szCs w:val="28"/>
          </w:rPr>
          <w:t xml:space="preserve"> </w:t>
        </w:r>
        <w:r w:rsidRPr="00441669">
          <w:rPr>
            <w:sz w:val="24"/>
            <w:szCs w:val="28"/>
          </w:rPr>
          <w:t>Barsoum</w:t>
        </w:r>
        <w:r w:rsidR="00803072" w:rsidRPr="00441669">
          <w:rPr>
            <w:sz w:val="24"/>
            <w:szCs w:val="28"/>
          </w:rPr>
          <w:t>, M. Radovic</w:t>
        </w:r>
        <w:r w:rsidRPr="00441669">
          <w:rPr>
            <w:sz w:val="24"/>
            <w:szCs w:val="28"/>
          </w:rPr>
          <w:t xml:space="preserve">: </w:t>
        </w:r>
        <w:r w:rsidR="00D82A6E" w:rsidRPr="00441669">
          <w:rPr>
            <w:sz w:val="24"/>
            <w:szCs w:val="28"/>
          </w:rPr>
          <w:t>Annu.</w:t>
        </w:r>
        <w:r w:rsidRPr="00441669">
          <w:rPr>
            <w:sz w:val="24"/>
            <w:szCs w:val="28"/>
          </w:rPr>
          <w:t xml:space="preserve"> </w:t>
        </w:r>
        <w:r w:rsidR="00D82A6E" w:rsidRPr="00441669">
          <w:rPr>
            <w:sz w:val="24"/>
            <w:szCs w:val="28"/>
          </w:rPr>
          <w:t>Rev. Mater. Res.</w:t>
        </w:r>
        <w:r w:rsidR="005B06C2" w:rsidRPr="00441669">
          <w:rPr>
            <w:sz w:val="24"/>
            <w:szCs w:val="28"/>
          </w:rPr>
          <w:t>,</w:t>
        </w:r>
        <w:r w:rsidRPr="00441669">
          <w:rPr>
            <w:sz w:val="24"/>
            <w:szCs w:val="28"/>
          </w:rPr>
          <w:t xml:space="preserve"> </w:t>
        </w:r>
        <w:r w:rsidRPr="00441669">
          <w:rPr>
            <w:b/>
            <w:bCs/>
            <w:sz w:val="24"/>
            <w:szCs w:val="28"/>
          </w:rPr>
          <w:t>41</w:t>
        </w:r>
        <w:r w:rsidR="002E1B0A" w:rsidRPr="00441669">
          <w:rPr>
            <w:sz w:val="24"/>
            <w:szCs w:val="28"/>
          </w:rPr>
          <w:t xml:space="preserve"> </w:t>
        </w:r>
        <w:r w:rsidRPr="00441669">
          <w:rPr>
            <w:sz w:val="24"/>
            <w:szCs w:val="28"/>
          </w:rPr>
          <w:t>(2011)</w:t>
        </w:r>
        <w:r w:rsidR="002E1B0A" w:rsidRPr="00441669">
          <w:rPr>
            <w:sz w:val="24"/>
            <w:szCs w:val="28"/>
          </w:rPr>
          <w:t xml:space="preserve"> </w:t>
        </w:r>
        <w:r w:rsidRPr="00441669">
          <w:rPr>
            <w:sz w:val="24"/>
            <w:szCs w:val="28"/>
          </w:rPr>
          <w:t>195-227.</w:t>
        </w:r>
      </w:ins>
    </w:p>
    <w:p w14:paraId="2201A30F" w14:textId="4DA9C47F" w:rsidR="00035DD5" w:rsidRPr="00441669" w:rsidRDefault="00461BB4" w:rsidP="00035DD5">
      <w:pPr>
        <w:ind w:firstLine="142"/>
        <w:rPr>
          <w:ins w:id="208" w:author="MORITA Koji" w:date="2026-09-25T20:06:00Z" w16du:dateUtc="2026-09-26T00:06:00Z"/>
          <w:sz w:val="24"/>
          <w:szCs w:val="28"/>
        </w:rPr>
      </w:pPr>
      <w:ins w:id="209" w:author="MORITA Koji" w:date="2026-09-25T20:06:00Z" w16du:dateUtc="2026-09-26T00:06:00Z">
        <w:r w:rsidRPr="00441669">
          <w:rPr>
            <w:sz w:val="24"/>
            <w:szCs w:val="28"/>
          </w:rPr>
          <w:t>3</w:t>
        </w:r>
        <w:r w:rsidR="00035DD5" w:rsidRPr="00441669">
          <w:rPr>
            <w:sz w:val="24"/>
            <w:szCs w:val="28"/>
          </w:rPr>
          <w:t>)</w:t>
        </w:r>
        <w:r w:rsidRPr="00441669">
          <w:rPr>
            <w:sz w:val="24"/>
            <w:szCs w:val="28"/>
          </w:rPr>
          <w:t xml:space="preserve"> </w:t>
        </w:r>
        <w:r w:rsidR="006E3E6C" w:rsidRPr="00441669">
          <w:rPr>
            <w:sz w:val="24"/>
            <w:szCs w:val="28"/>
          </w:rPr>
          <w:t xml:space="preserve">M. Barsoum: Prog. Solid St. Chem., </w:t>
        </w:r>
        <w:r w:rsidR="006E3E6C" w:rsidRPr="00441669">
          <w:rPr>
            <w:b/>
            <w:bCs/>
            <w:sz w:val="24"/>
            <w:szCs w:val="28"/>
          </w:rPr>
          <w:t>28</w:t>
        </w:r>
        <w:r w:rsidR="006E3E6C" w:rsidRPr="00441669">
          <w:rPr>
            <w:sz w:val="24"/>
            <w:szCs w:val="28"/>
          </w:rPr>
          <w:t xml:space="preserve"> (2000) 201-281.</w:t>
        </w:r>
      </w:ins>
    </w:p>
    <w:p w14:paraId="377AF1B1" w14:textId="3985F06D" w:rsidR="005F70AE" w:rsidRPr="00441669" w:rsidRDefault="005F70AE" w:rsidP="00035DD5">
      <w:pPr>
        <w:ind w:firstLine="142"/>
        <w:rPr>
          <w:ins w:id="210" w:author="MORITA Koji" w:date="2026-09-25T20:06:00Z" w16du:dateUtc="2026-09-26T00:06:00Z"/>
          <w:sz w:val="24"/>
          <w:szCs w:val="28"/>
        </w:rPr>
      </w:pPr>
      <w:ins w:id="211" w:author="MORITA Koji" w:date="2026-09-25T20:06:00Z" w16du:dateUtc="2026-09-26T00:06:00Z">
        <w:r w:rsidRPr="00441669">
          <w:rPr>
            <w:rFonts w:hint="eastAsia"/>
            <w:sz w:val="24"/>
            <w:szCs w:val="28"/>
          </w:rPr>
          <w:t>4</w:t>
        </w:r>
        <w:r w:rsidRPr="00441669">
          <w:rPr>
            <w:sz w:val="24"/>
            <w:szCs w:val="28"/>
          </w:rPr>
          <w:t xml:space="preserve">) </w:t>
        </w:r>
        <w:r w:rsidR="00D3379D" w:rsidRPr="00441669">
          <w:rPr>
            <w:sz w:val="24"/>
            <w:szCs w:val="28"/>
          </w:rPr>
          <w:t xml:space="preserve">X. H. Wang, Y. C. Zhou: </w:t>
        </w:r>
        <w:r w:rsidR="004C5B84" w:rsidRPr="00441669">
          <w:rPr>
            <w:sz w:val="24"/>
            <w:szCs w:val="28"/>
          </w:rPr>
          <w:t xml:space="preserve">J. Mater. Sci. Technol., </w:t>
        </w:r>
        <w:r w:rsidR="004C5B84" w:rsidRPr="00441669">
          <w:rPr>
            <w:b/>
            <w:bCs/>
            <w:sz w:val="24"/>
            <w:szCs w:val="28"/>
          </w:rPr>
          <w:t>26</w:t>
        </w:r>
        <w:r w:rsidR="004C5B84" w:rsidRPr="00441669">
          <w:rPr>
            <w:sz w:val="24"/>
            <w:szCs w:val="28"/>
          </w:rPr>
          <w:t xml:space="preserve"> (2010) 385-416.</w:t>
        </w:r>
      </w:ins>
    </w:p>
    <w:p w14:paraId="3D027584" w14:textId="49A78A89" w:rsidR="000E755B" w:rsidRPr="00441669" w:rsidRDefault="005F70AE" w:rsidP="00035DD5">
      <w:pPr>
        <w:ind w:firstLine="142"/>
        <w:rPr>
          <w:ins w:id="212" w:author="MORITA Koji" w:date="2026-09-25T20:06:00Z" w16du:dateUtc="2026-09-26T00:06:00Z"/>
          <w:sz w:val="24"/>
          <w:szCs w:val="28"/>
        </w:rPr>
      </w:pPr>
      <w:ins w:id="213" w:author="MORITA Koji" w:date="2026-09-25T20:06:00Z" w16du:dateUtc="2026-09-26T00:06:00Z">
        <w:r w:rsidRPr="00441669">
          <w:rPr>
            <w:sz w:val="24"/>
            <w:szCs w:val="28"/>
          </w:rPr>
          <w:t>5</w:t>
        </w:r>
        <w:r w:rsidR="000E755B" w:rsidRPr="00441669">
          <w:rPr>
            <w:sz w:val="24"/>
            <w:szCs w:val="28"/>
          </w:rPr>
          <w:t xml:space="preserve">) </w:t>
        </w:r>
        <w:r w:rsidR="001105C0" w:rsidRPr="00441669">
          <w:rPr>
            <w:sz w:val="24"/>
            <w:szCs w:val="28"/>
          </w:rPr>
          <w:t>R. Benitez, W. H. Kan, H. Gao, M. O</w:t>
        </w:r>
        <w:r w:rsidR="00CB5215" w:rsidRPr="00441669">
          <w:rPr>
            <w:sz w:val="24"/>
            <w:szCs w:val="28"/>
          </w:rPr>
          <w:t xml:space="preserve">’Neal, G. Proust, A. Srivastava, M. </w:t>
        </w:r>
        <w:r w:rsidR="001333D3" w:rsidRPr="00441669">
          <w:rPr>
            <w:sz w:val="24"/>
            <w:szCs w:val="28"/>
          </w:rPr>
          <w:t xml:space="preserve">Radovic: </w:t>
        </w:r>
        <w:r w:rsidRPr="00441669">
          <w:rPr>
            <w:sz w:val="24"/>
            <w:szCs w:val="28"/>
          </w:rPr>
          <w:t xml:space="preserve">Acta Mater., </w:t>
        </w:r>
        <w:r w:rsidRPr="00441669">
          <w:rPr>
            <w:b/>
            <w:bCs/>
            <w:sz w:val="24"/>
            <w:szCs w:val="28"/>
          </w:rPr>
          <w:t>189</w:t>
        </w:r>
        <w:r w:rsidRPr="00441669">
          <w:rPr>
            <w:sz w:val="24"/>
            <w:szCs w:val="28"/>
          </w:rPr>
          <w:t xml:space="preserve"> (2020), 154-165.</w:t>
        </w:r>
      </w:ins>
    </w:p>
    <w:p w14:paraId="6D5343D1" w14:textId="16C524C6" w:rsidR="00A97610" w:rsidRPr="00441669" w:rsidRDefault="005F70AE" w:rsidP="00035DD5">
      <w:pPr>
        <w:ind w:firstLine="142"/>
        <w:rPr>
          <w:ins w:id="214" w:author="MORITA Koji" w:date="2026-09-25T20:06:00Z" w16du:dateUtc="2026-09-26T00:06:00Z"/>
          <w:sz w:val="24"/>
          <w:szCs w:val="28"/>
        </w:rPr>
      </w:pPr>
      <w:ins w:id="215" w:author="MORITA Koji" w:date="2026-09-25T20:06:00Z" w16du:dateUtc="2026-09-26T00:06:00Z">
        <w:r w:rsidRPr="00441669">
          <w:rPr>
            <w:sz w:val="24"/>
            <w:szCs w:val="28"/>
          </w:rPr>
          <w:t>6</w:t>
        </w:r>
        <w:r w:rsidR="00A97610" w:rsidRPr="00441669">
          <w:rPr>
            <w:sz w:val="24"/>
            <w:szCs w:val="28"/>
          </w:rPr>
          <w:t>)</w:t>
        </w:r>
        <w:r w:rsidR="00AF371B" w:rsidRPr="00441669">
          <w:rPr>
            <w:sz w:val="24"/>
            <w:szCs w:val="28"/>
          </w:rPr>
          <w:t xml:space="preserve"> </w:t>
        </w:r>
        <w:r w:rsidR="004111B6" w:rsidRPr="00441669">
          <w:rPr>
            <w:sz w:val="24"/>
            <w:szCs w:val="28"/>
          </w:rPr>
          <w:t xml:space="preserve">T. Osada, A. Watanabe, </w:t>
        </w:r>
        <w:r w:rsidR="008779DD" w:rsidRPr="00441669">
          <w:rPr>
            <w:sz w:val="24"/>
            <w:szCs w:val="28"/>
          </w:rPr>
          <w:t>J. Yamamoto, J. C. Brouwer, C. Kwake</w:t>
        </w:r>
        <w:r w:rsidR="007D6CF9" w:rsidRPr="00441669">
          <w:rPr>
            <w:sz w:val="24"/>
            <w:szCs w:val="28"/>
          </w:rPr>
          <w:t>rnaak, S. Ozaki, S.</w:t>
        </w:r>
        <w:r w:rsidR="00F610E3" w:rsidRPr="00441669">
          <w:rPr>
            <w:sz w:val="24"/>
            <w:szCs w:val="28"/>
          </w:rPr>
          <w:t xml:space="preserve"> van </w:t>
        </w:r>
        <w:r w:rsidR="000E1940" w:rsidRPr="00441669">
          <w:rPr>
            <w:sz w:val="24"/>
            <w:szCs w:val="28"/>
          </w:rPr>
          <w:t xml:space="preserve">der </w:t>
        </w:r>
        <w:r w:rsidR="007D6CF9" w:rsidRPr="00441669">
          <w:rPr>
            <w:sz w:val="24"/>
            <w:szCs w:val="28"/>
          </w:rPr>
          <w:t xml:space="preserve">Zwaag, </w:t>
        </w:r>
        <w:r w:rsidR="00E3388F" w:rsidRPr="00441669">
          <w:rPr>
            <w:sz w:val="24"/>
            <w:szCs w:val="28"/>
          </w:rPr>
          <w:t>W. G. Sloof: Sc</w:t>
        </w:r>
        <w:r w:rsidR="004C2208" w:rsidRPr="00441669">
          <w:rPr>
            <w:sz w:val="24"/>
            <w:szCs w:val="28"/>
          </w:rPr>
          <w:t xml:space="preserve">ientific Reports, </w:t>
        </w:r>
        <w:r w:rsidR="004C2208" w:rsidRPr="00441669">
          <w:rPr>
            <w:b/>
            <w:bCs/>
            <w:sz w:val="24"/>
            <w:szCs w:val="28"/>
          </w:rPr>
          <w:t xml:space="preserve">10 </w:t>
        </w:r>
        <w:r w:rsidR="004C2208" w:rsidRPr="00441669">
          <w:rPr>
            <w:sz w:val="24"/>
            <w:szCs w:val="28"/>
          </w:rPr>
          <w:t>(2020)</w:t>
        </w:r>
        <w:r w:rsidR="00C61043" w:rsidRPr="00441669">
          <w:rPr>
            <w:sz w:val="24"/>
            <w:szCs w:val="28"/>
          </w:rPr>
          <w:t>.</w:t>
        </w:r>
      </w:ins>
    </w:p>
    <w:p w14:paraId="748D703B" w14:textId="05C4DD7C" w:rsidR="003D170D" w:rsidRPr="00441669" w:rsidRDefault="005F70AE" w:rsidP="00035DD5">
      <w:pPr>
        <w:ind w:firstLine="142"/>
        <w:rPr>
          <w:ins w:id="216" w:author="MORITA Koji" w:date="2026-09-25T20:06:00Z" w16du:dateUtc="2026-09-26T00:06:00Z"/>
          <w:sz w:val="24"/>
          <w:szCs w:val="28"/>
        </w:rPr>
      </w:pPr>
      <w:ins w:id="217" w:author="MORITA Koji" w:date="2026-09-25T20:06:00Z" w16du:dateUtc="2026-09-26T00:06:00Z">
        <w:r w:rsidRPr="00441669">
          <w:rPr>
            <w:sz w:val="24"/>
            <w:szCs w:val="28"/>
          </w:rPr>
          <w:t>7</w:t>
        </w:r>
        <w:r w:rsidR="003D170D" w:rsidRPr="00441669">
          <w:rPr>
            <w:sz w:val="24"/>
            <w:szCs w:val="28"/>
          </w:rPr>
          <w:t>) G. M. Song, Y. T. Pei, W. G. Sloof, S. B. Li, J. Th. M. De Hosson</w:t>
        </w:r>
        <w:r w:rsidR="00F610E3" w:rsidRPr="00441669">
          <w:rPr>
            <w:sz w:val="24"/>
            <w:szCs w:val="28"/>
          </w:rPr>
          <w:t>, S. van der Zawaag: Scr</w:t>
        </w:r>
        <w:r w:rsidR="001333D3" w:rsidRPr="00441669">
          <w:rPr>
            <w:sz w:val="24"/>
            <w:szCs w:val="28"/>
          </w:rPr>
          <w:t>.</w:t>
        </w:r>
        <w:r w:rsidR="00F610E3" w:rsidRPr="00441669">
          <w:rPr>
            <w:sz w:val="24"/>
            <w:szCs w:val="28"/>
          </w:rPr>
          <w:t xml:space="preserve"> Mater., </w:t>
        </w:r>
        <w:r w:rsidR="00F610E3" w:rsidRPr="00441669">
          <w:rPr>
            <w:b/>
            <w:bCs/>
            <w:sz w:val="24"/>
            <w:szCs w:val="28"/>
          </w:rPr>
          <w:t>58</w:t>
        </w:r>
        <w:r w:rsidR="00F610E3" w:rsidRPr="00441669">
          <w:rPr>
            <w:sz w:val="24"/>
            <w:szCs w:val="28"/>
          </w:rPr>
          <w:t xml:space="preserve"> (2008) 13-16.</w:t>
        </w:r>
      </w:ins>
    </w:p>
    <w:p w14:paraId="527160A3" w14:textId="00C3C3A6" w:rsidR="00A97610" w:rsidRPr="00441669" w:rsidRDefault="005F70AE" w:rsidP="00035DD5">
      <w:pPr>
        <w:ind w:firstLine="142"/>
        <w:rPr>
          <w:ins w:id="218" w:author="MORITA Koji" w:date="2026-09-25T20:06:00Z" w16du:dateUtc="2026-09-26T00:06:00Z"/>
          <w:sz w:val="24"/>
          <w:szCs w:val="28"/>
        </w:rPr>
      </w:pPr>
      <w:ins w:id="219" w:author="MORITA Koji" w:date="2026-09-25T20:06:00Z" w16du:dateUtc="2026-09-26T00:06:00Z">
        <w:r w:rsidRPr="00441669">
          <w:rPr>
            <w:sz w:val="24"/>
            <w:szCs w:val="28"/>
          </w:rPr>
          <w:t>8</w:t>
        </w:r>
        <w:r w:rsidR="00A97610" w:rsidRPr="00441669">
          <w:rPr>
            <w:sz w:val="24"/>
            <w:szCs w:val="28"/>
          </w:rPr>
          <w:t>) N</w:t>
        </w:r>
        <w:r w:rsidR="00E30464" w:rsidRPr="00441669">
          <w:rPr>
            <w:sz w:val="24"/>
            <w:szCs w:val="28"/>
          </w:rPr>
          <w:t>. Yamaguchi</w:t>
        </w:r>
        <w:r w:rsidR="00BE7D3D" w:rsidRPr="00441669">
          <w:rPr>
            <w:sz w:val="24"/>
            <w:szCs w:val="28"/>
          </w:rPr>
          <w:t>,</w:t>
        </w:r>
        <w:r w:rsidR="0071535B" w:rsidRPr="00441669">
          <w:rPr>
            <w:sz w:val="24"/>
            <w:szCs w:val="28"/>
          </w:rPr>
          <w:t xml:space="preserve"> T. Osada, </w:t>
        </w:r>
        <w:r w:rsidR="005B441F" w:rsidRPr="00441669">
          <w:rPr>
            <w:sz w:val="24"/>
            <w:szCs w:val="28"/>
          </w:rPr>
          <w:t>Y. L. Kuo, M.</w:t>
        </w:r>
        <w:r w:rsidR="00E41573" w:rsidRPr="00441669">
          <w:rPr>
            <w:sz w:val="24"/>
            <w:szCs w:val="28"/>
          </w:rPr>
          <w:t xml:space="preserve"> </w:t>
        </w:r>
        <w:r w:rsidR="005B441F" w:rsidRPr="00441669">
          <w:rPr>
            <w:sz w:val="24"/>
            <w:szCs w:val="28"/>
          </w:rPr>
          <w:t>Nanko</w:t>
        </w:r>
        <w:r w:rsidR="003F0718" w:rsidRPr="00441669">
          <w:rPr>
            <w:sz w:val="24"/>
            <w:szCs w:val="28"/>
          </w:rPr>
          <w:t xml:space="preserve">: J. </w:t>
        </w:r>
        <w:r w:rsidR="008A756A" w:rsidRPr="00441669">
          <w:rPr>
            <w:sz w:val="24"/>
            <w:szCs w:val="28"/>
          </w:rPr>
          <w:t>Ceram</w:t>
        </w:r>
        <w:r w:rsidR="002826FD" w:rsidRPr="00441669">
          <w:rPr>
            <w:sz w:val="24"/>
            <w:szCs w:val="28"/>
          </w:rPr>
          <w:t>. Soc. Japan</w:t>
        </w:r>
        <w:r w:rsidR="00203A60" w:rsidRPr="00441669">
          <w:rPr>
            <w:sz w:val="24"/>
            <w:szCs w:val="28"/>
          </w:rPr>
          <w:t xml:space="preserve">, </w:t>
        </w:r>
        <w:r w:rsidR="00203A60" w:rsidRPr="00441669">
          <w:rPr>
            <w:b/>
            <w:bCs/>
            <w:sz w:val="24"/>
            <w:szCs w:val="28"/>
          </w:rPr>
          <w:t>131</w:t>
        </w:r>
        <w:r w:rsidR="002E1B0A" w:rsidRPr="00441669">
          <w:rPr>
            <w:sz w:val="24"/>
            <w:szCs w:val="28"/>
          </w:rPr>
          <w:t xml:space="preserve"> </w:t>
        </w:r>
        <w:r w:rsidR="00203A60" w:rsidRPr="00441669">
          <w:rPr>
            <w:sz w:val="24"/>
            <w:szCs w:val="28"/>
          </w:rPr>
          <w:t>(2023)</w:t>
        </w:r>
        <w:r w:rsidR="002E1B0A" w:rsidRPr="00441669">
          <w:rPr>
            <w:sz w:val="24"/>
            <w:szCs w:val="28"/>
          </w:rPr>
          <w:t xml:space="preserve"> </w:t>
        </w:r>
        <w:r w:rsidR="00AF371B" w:rsidRPr="00441669">
          <w:rPr>
            <w:sz w:val="24"/>
            <w:szCs w:val="28"/>
          </w:rPr>
          <w:t>62-71</w:t>
        </w:r>
        <w:r w:rsidR="00A0171F" w:rsidRPr="00441669">
          <w:rPr>
            <w:sz w:val="24"/>
            <w:szCs w:val="28"/>
          </w:rPr>
          <w:t>.</w:t>
        </w:r>
      </w:ins>
    </w:p>
    <w:p w14:paraId="5BB88E83" w14:textId="050533E9" w:rsidR="00A0171F" w:rsidRPr="00441669" w:rsidRDefault="00A0171F" w:rsidP="00035DD5">
      <w:pPr>
        <w:ind w:firstLine="142"/>
        <w:rPr>
          <w:ins w:id="220" w:author="MORITA Koji" w:date="2026-09-25T20:06:00Z" w16du:dateUtc="2026-09-26T00:06:00Z"/>
          <w:sz w:val="24"/>
          <w:szCs w:val="28"/>
        </w:rPr>
      </w:pPr>
      <w:ins w:id="221" w:author="MORITA Koji" w:date="2026-09-25T20:06:00Z" w16du:dateUtc="2026-09-26T00:06:00Z">
        <w:r w:rsidRPr="00441669">
          <w:rPr>
            <w:rFonts w:hint="eastAsia"/>
            <w:sz w:val="24"/>
            <w:szCs w:val="28"/>
          </w:rPr>
          <w:t>9</w:t>
        </w:r>
        <w:r w:rsidRPr="00441669">
          <w:rPr>
            <w:sz w:val="24"/>
            <w:szCs w:val="28"/>
          </w:rPr>
          <w:t xml:space="preserve">) </w:t>
        </w:r>
        <w:r w:rsidR="00013386" w:rsidRPr="00441669">
          <w:rPr>
            <w:sz w:val="24"/>
            <w:szCs w:val="28"/>
          </w:rPr>
          <w:t>H. J. Yang</w:t>
        </w:r>
        <w:r w:rsidR="00B839BE" w:rsidRPr="00441669">
          <w:rPr>
            <w:sz w:val="24"/>
            <w:szCs w:val="28"/>
          </w:rPr>
          <w:t>, Y. T. Pei, J. C. Rao</w:t>
        </w:r>
        <w:r w:rsidR="00CD6AA4" w:rsidRPr="00441669">
          <w:rPr>
            <w:sz w:val="24"/>
            <w:szCs w:val="28"/>
          </w:rPr>
          <w:t xml:space="preserve">, J. Th.M. De Hosson: J. Mater. Chem., </w:t>
        </w:r>
        <w:r w:rsidR="00573FD4" w:rsidRPr="00441669">
          <w:rPr>
            <w:b/>
            <w:bCs/>
            <w:sz w:val="24"/>
            <w:szCs w:val="28"/>
          </w:rPr>
          <w:t>22</w:t>
        </w:r>
        <w:r w:rsidR="00573FD4" w:rsidRPr="00441669">
          <w:rPr>
            <w:sz w:val="24"/>
            <w:szCs w:val="28"/>
          </w:rPr>
          <w:t xml:space="preserve"> (2012) 8304</w:t>
        </w:r>
        <w:r w:rsidR="009C79BD" w:rsidRPr="00441669">
          <w:rPr>
            <w:sz w:val="24"/>
            <w:szCs w:val="28"/>
          </w:rPr>
          <w:t>-8313.</w:t>
        </w:r>
      </w:ins>
    </w:p>
    <w:p w14:paraId="43EE4FFC" w14:textId="3A32C687" w:rsidR="00035DD5" w:rsidRPr="00441669" w:rsidRDefault="009C79BD" w:rsidP="00035DD5">
      <w:pPr>
        <w:ind w:firstLine="142"/>
        <w:rPr>
          <w:ins w:id="222" w:author="MORITA Koji" w:date="2026-09-25T20:06:00Z" w16du:dateUtc="2026-09-26T00:06:00Z"/>
          <w:sz w:val="24"/>
          <w:szCs w:val="28"/>
        </w:rPr>
      </w:pPr>
      <w:ins w:id="223" w:author="MORITA Koji" w:date="2026-09-25T20:06:00Z" w16du:dateUtc="2026-09-26T00:06:00Z">
        <w:r w:rsidRPr="00441669">
          <w:rPr>
            <w:sz w:val="24"/>
            <w:szCs w:val="28"/>
          </w:rPr>
          <w:t>10</w:t>
        </w:r>
        <w:r w:rsidR="00AB38D4" w:rsidRPr="00441669">
          <w:rPr>
            <w:sz w:val="24"/>
            <w:szCs w:val="28"/>
          </w:rPr>
          <w:t>)</w:t>
        </w:r>
        <w:r w:rsidR="00EF327C" w:rsidRPr="00441669">
          <w:rPr>
            <w:sz w:val="24"/>
            <w:szCs w:val="28"/>
          </w:rPr>
          <w:t xml:space="preserve"> H. B. Zhang, C. F. Hu, K. Sato, </w:t>
        </w:r>
        <w:r w:rsidR="00544595" w:rsidRPr="00441669">
          <w:rPr>
            <w:sz w:val="24"/>
            <w:szCs w:val="28"/>
          </w:rPr>
          <w:t>S. Grasso, M. Estili, S. Q. Guo, K. Morita, H. Yoshida</w:t>
        </w:r>
        <w:r w:rsidR="008327F5" w:rsidRPr="00441669">
          <w:rPr>
            <w:sz w:val="24"/>
            <w:szCs w:val="28"/>
          </w:rPr>
          <w:t xml:space="preserve">, T. </w:t>
        </w:r>
        <w:r w:rsidR="00F12FA9" w:rsidRPr="00441669">
          <w:rPr>
            <w:sz w:val="24"/>
            <w:szCs w:val="28"/>
          </w:rPr>
          <w:t>Nishimura</w:t>
        </w:r>
        <w:r w:rsidR="008327F5" w:rsidRPr="00441669">
          <w:rPr>
            <w:sz w:val="24"/>
            <w:szCs w:val="28"/>
          </w:rPr>
          <w:t>, T. S. Suzuki, M. Barsoum, B. N. Kim, Y. Sakka</w:t>
        </w:r>
        <w:r w:rsidR="00383224" w:rsidRPr="00441669">
          <w:rPr>
            <w:sz w:val="24"/>
            <w:szCs w:val="28"/>
          </w:rPr>
          <w:t>:</w:t>
        </w:r>
        <w:r w:rsidR="008327F5" w:rsidRPr="00441669">
          <w:rPr>
            <w:sz w:val="24"/>
            <w:szCs w:val="28"/>
          </w:rPr>
          <w:t xml:space="preserve"> </w:t>
        </w:r>
        <w:r w:rsidR="003F0B70" w:rsidRPr="00441669">
          <w:rPr>
            <w:sz w:val="24"/>
            <w:szCs w:val="28"/>
          </w:rPr>
          <w:t xml:space="preserve">J. European </w:t>
        </w:r>
        <w:r w:rsidR="008A756A" w:rsidRPr="00441669">
          <w:rPr>
            <w:sz w:val="24"/>
            <w:szCs w:val="28"/>
          </w:rPr>
          <w:t>Ceram</w:t>
        </w:r>
        <w:r w:rsidR="000C7956" w:rsidRPr="00441669">
          <w:rPr>
            <w:sz w:val="24"/>
            <w:szCs w:val="28"/>
          </w:rPr>
          <w:t xml:space="preserve">. Soc., </w:t>
        </w:r>
        <w:r w:rsidR="000C7956" w:rsidRPr="00441669">
          <w:rPr>
            <w:b/>
            <w:bCs/>
            <w:sz w:val="24"/>
            <w:szCs w:val="28"/>
          </w:rPr>
          <w:t>35</w:t>
        </w:r>
        <w:r w:rsidR="000C7956" w:rsidRPr="00441669">
          <w:rPr>
            <w:sz w:val="24"/>
            <w:szCs w:val="28"/>
          </w:rPr>
          <w:t xml:space="preserve"> (2015) 393-397.</w:t>
        </w:r>
      </w:ins>
    </w:p>
    <w:p w14:paraId="037FBEB4" w14:textId="6AE8D0C9" w:rsidR="00AB38D4" w:rsidRPr="00441669" w:rsidRDefault="00AB38D4" w:rsidP="00035DD5">
      <w:pPr>
        <w:ind w:firstLine="142"/>
        <w:rPr>
          <w:ins w:id="224" w:author="MORITA Koji" w:date="2026-09-25T20:06:00Z" w16du:dateUtc="2026-09-26T00:06:00Z"/>
          <w:sz w:val="24"/>
          <w:szCs w:val="28"/>
        </w:rPr>
      </w:pPr>
      <w:ins w:id="225" w:author="MORITA Koji" w:date="2026-09-25T20:06:00Z" w16du:dateUtc="2026-09-26T00:06:00Z">
        <w:r w:rsidRPr="00441669">
          <w:rPr>
            <w:rFonts w:hint="eastAsia"/>
            <w:sz w:val="24"/>
            <w:szCs w:val="28"/>
          </w:rPr>
          <w:t>1</w:t>
        </w:r>
        <w:r w:rsidR="009C79BD" w:rsidRPr="00441669">
          <w:rPr>
            <w:sz w:val="24"/>
            <w:szCs w:val="28"/>
          </w:rPr>
          <w:t>1</w:t>
        </w:r>
        <w:r w:rsidRPr="00441669">
          <w:rPr>
            <w:sz w:val="24"/>
            <w:szCs w:val="28"/>
          </w:rPr>
          <w:t>)</w:t>
        </w:r>
        <w:r w:rsidR="0057248E" w:rsidRPr="00441669">
          <w:rPr>
            <w:sz w:val="24"/>
            <w:szCs w:val="28"/>
          </w:rPr>
          <w:t xml:space="preserve"> </w:t>
        </w:r>
        <w:r w:rsidR="00B12E3B" w:rsidRPr="00441669">
          <w:rPr>
            <w:sz w:val="24"/>
            <w:szCs w:val="28"/>
          </w:rPr>
          <w:t xml:space="preserve">X. Zhao, M. Sokol, M. Baroum, L. Lamberson: </w:t>
        </w:r>
        <w:r w:rsidR="00872BC6" w:rsidRPr="00441669">
          <w:rPr>
            <w:sz w:val="24"/>
            <w:szCs w:val="28"/>
          </w:rPr>
          <w:t>Mat</w:t>
        </w:r>
        <w:r w:rsidR="001B6631" w:rsidRPr="00441669">
          <w:rPr>
            <w:sz w:val="24"/>
            <w:szCs w:val="28"/>
          </w:rPr>
          <w:t>er. Sci. Eng. A,</w:t>
        </w:r>
        <w:r w:rsidR="001B6631" w:rsidRPr="00441669">
          <w:rPr>
            <w:b/>
            <w:bCs/>
            <w:sz w:val="24"/>
            <w:szCs w:val="28"/>
          </w:rPr>
          <w:t xml:space="preserve"> 809</w:t>
        </w:r>
        <w:r w:rsidR="001B6631" w:rsidRPr="00441669">
          <w:rPr>
            <w:sz w:val="24"/>
            <w:szCs w:val="28"/>
          </w:rPr>
          <w:t xml:space="preserve"> (2021)</w:t>
        </w:r>
        <w:r w:rsidR="00EF30BC" w:rsidRPr="00441669">
          <w:rPr>
            <w:sz w:val="24"/>
            <w:szCs w:val="28"/>
          </w:rPr>
          <w:t>.</w:t>
        </w:r>
      </w:ins>
    </w:p>
    <w:p w14:paraId="30E4B741" w14:textId="7454FD13" w:rsidR="0039499D" w:rsidRPr="00441669" w:rsidRDefault="0039499D" w:rsidP="0039499D">
      <w:pPr>
        <w:ind w:firstLine="142"/>
        <w:rPr>
          <w:ins w:id="226" w:author="MORITA Koji" w:date="2026-09-25T20:06:00Z" w16du:dateUtc="2026-09-26T00:06:00Z"/>
          <w:sz w:val="24"/>
          <w:szCs w:val="28"/>
        </w:rPr>
      </w:pPr>
      <w:ins w:id="227" w:author="MORITA Koji" w:date="2026-09-25T20:06:00Z" w16du:dateUtc="2026-09-26T00:06:00Z">
        <w:r w:rsidRPr="00441669">
          <w:rPr>
            <w:rFonts w:hint="eastAsia"/>
            <w:sz w:val="24"/>
            <w:szCs w:val="28"/>
          </w:rPr>
          <w:t>1</w:t>
        </w:r>
        <w:r w:rsidRPr="00441669">
          <w:rPr>
            <w:sz w:val="24"/>
            <w:szCs w:val="28"/>
          </w:rPr>
          <w:t xml:space="preserve">2) </w:t>
        </w:r>
        <w:r w:rsidRPr="00441669">
          <w:rPr>
            <w:rFonts w:hint="eastAsia"/>
            <w:sz w:val="24"/>
            <w:szCs w:val="28"/>
          </w:rPr>
          <w:t>T</w:t>
        </w:r>
        <w:r w:rsidRPr="00441669">
          <w:rPr>
            <w:sz w:val="24"/>
            <w:szCs w:val="28"/>
          </w:rPr>
          <w:t>. S. Suzuki, T. Uchikos</w:t>
        </w:r>
        <w:r w:rsidR="00F12FA9" w:rsidRPr="00441669">
          <w:rPr>
            <w:sz w:val="24"/>
            <w:szCs w:val="28"/>
          </w:rPr>
          <w:t>h</w:t>
        </w:r>
        <w:r w:rsidRPr="00441669">
          <w:rPr>
            <w:sz w:val="24"/>
            <w:szCs w:val="28"/>
          </w:rPr>
          <w:t xml:space="preserve">i, Y. Sakka: Materia Japan, </w:t>
        </w:r>
        <w:r w:rsidRPr="00441669">
          <w:rPr>
            <w:b/>
            <w:bCs/>
            <w:sz w:val="24"/>
            <w:szCs w:val="28"/>
          </w:rPr>
          <w:t xml:space="preserve">48 </w:t>
        </w:r>
        <w:r w:rsidRPr="00441669">
          <w:rPr>
            <w:sz w:val="24"/>
            <w:szCs w:val="28"/>
          </w:rPr>
          <w:t>(2009) 321-326.</w:t>
        </w:r>
      </w:ins>
    </w:p>
    <w:p w14:paraId="19AB83CB" w14:textId="7ECF72D7" w:rsidR="00AB38D4" w:rsidRPr="00441669" w:rsidRDefault="0039499D" w:rsidP="00035DD5">
      <w:pPr>
        <w:ind w:firstLine="142"/>
        <w:rPr>
          <w:ins w:id="228" w:author="MORITA Koji" w:date="2026-09-25T20:06:00Z" w16du:dateUtc="2026-09-26T00:06:00Z"/>
          <w:sz w:val="24"/>
          <w:szCs w:val="28"/>
        </w:rPr>
      </w:pPr>
      <w:ins w:id="229" w:author="MORITA Koji" w:date="2026-09-25T20:06:00Z" w16du:dateUtc="2026-09-26T00:06:00Z">
        <w:r w:rsidRPr="00441669">
          <w:rPr>
            <w:sz w:val="24"/>
            <w:szCs w:val="28"/>
          </w:rPr>
          <w:t>13</w:t>
        </w:r>
        <w:r w:rsidR="005616BB" w:rsidRPr="00441669">
          <w:rPr>
            <w:sz w:val="24"/>
            <w:szCs w:val="28"/>
          </w:rPr>
          <w:t xml:space="preserve">) </w:t>
        </w:r>
        <w:r w:rsidR="00021155" w:rsidRPr="00441669">
          <w:rPr>
            <w:sz w:val="24"/>
            <w:szCs w:val="28"/>
          </w:rPr>
          <w:t xml:space="preserve">C. F. Hu, Y. Sakka, S. Grasso, T. Nishimura, S. Guo, H. Tanaka: </w:t>
        </w:r>
        <w:r w:rsidR="001734F7" w:rsidRPr="00441669">
          <w:rPr>
            <w:sz w:val="24"/>
            <w:szCs w:val="28"/>
          </w:rPr>
          <w:t xml:space="preserve">Scr. Mater., </w:t>
        </w:r>
        <w:r w:rsidR="001734F7" w:rsidRPr="00441669">
          <w:rPr>
            <w:b/>
            <w:bCs/>
            <w:sz w:val="24"/>
            <w:szCs w:val="28"/>
          </w:rPr>
          <w:t>64</w:t>
        </w:r>
        <w:r w:rsidR="001734F7" w:rsidRPr="00441669">
          <w:rPr>
            <w:sz w:val="24"/>
            <w:szCs w:val="28"/>
          </w:rPr>
          <w:t xml:space="preserve"> (2011) 765-</w:t>
        </w:r>
        <w:r w:rsidR="00A57FEE" w:rsidRPr="00441669">
          <w:rPr>
            <w:sz w:val="24"/>
            <w:szCs w:val="28"/>
          </w:rPr>
          <w:t>768.</w:t>
        </w:r>
      </w:ins>
    </w:p>
    <w:p w14:paraId="628C5EE1" w14:textId="751D36D2" w:rsidR="00931005" w:rsidRPr="00441669" w:rsidRDefault="00847554" w:rsidP="00035DD5">
      <w:pPr>
        <w:ind w:firstLine="142"/>
        <w:rPr>
          <w:ins w:id="230" w:author="MORITA Koji" w:date="2026-09-25T20:06:00Z" w16du:dateUtc="2026-09-26T00:06:00Z"/>
          <w:sz w:val="24"/>
          <w:szCs w:val="28"/>
        </w:rPr>
      </w:pPr>
      <w:ins w:id="231" w:author="MORITA Koji" w:date="2026-09-25T20:06:00Z" w16du:dateUtc="2026-09-26T00:06:00Z">
        <w:r w:rsidRPr="00441669">
          <w:rPr>
            <w:rFonts w:hint="eastAsia"/>
            <w:sz w:val="24"/>
            <w:szCs w:val="28"/>
          </w:rPr>
          <w:t>1</w:t>
        </w:r>
        <w:r w:rsidR="0039499D" w:rsidRPr="00441669">
          <w:rPr>
            <w:sz w:val="24"/>
            <w:szCs w:val="28"/>
          </w:rPr>
          <w:t>4</w:t>
        </w:r>
        <w:r w:rsidRPr="00441669">
          <w:rPr>
            <w:sz w:val="24"/>
            <w:szCs w:val="28"/>
          </w:rPr>
          <w:t>)</w:t>
        </w:r>
        <w:r w:rsidR="008C0269" w:rsidRPr="00441669">
          <w:rPr>
            <w:sz w:val="24"/>
            <w:szCs w:val="28"/>
          </w:rPr>
          <w:t xml:space="preserve"> Y. Shirakami, K. Ikeda, S. Miura, K. Morita, T.S. Suzuki, Y. Sakka</w:t>
        </w:r>
        <w:r w:rsidR="00A77680" w:rsidRPr="00441669">
          <w:rPr>
            <w:sz w:val="24"/>
            <w:szCs w:val="28"/>
          </w:rPr>
          <w:t xml:space="preserve">: </w:t>
        </w:r>
        <w:r w:rsidR="00070B28" w:rsidRPr="00441669">
          <w:rPr>
            <w:sz w:val="24"/>
            <w:szCs w:val="28"/>
          </w:rPr>
          <w:t xml:space="preserve">J. Jpn. Soc. Powder </w:t>
        </w:r>
        <w:r w:rsidR="0012065F" w:rsidRPr="00441669">
          <w:rPr>
            <w:sz w:val="24"/>
            <w:szCs w:val="28"/>
          </w:rPr>
          <w:t>Powder Metallur</w:t>
        </w:r>
        <w:r w:rsidR="005269FC" w:rsidRPr="00441669">
          <w:rPr>
            <w:sz w:val="24"/>
            <w:szCs w:val="28"/>
          </w:rPr>
          <w:t>g</w:t>
        </w:r>
        <w:r w:rsidR="0012065F" w:rsidRPr="00441669">
          <w:rPr>
            <w:sz w:val="24"/>
            <w:szCs w:val="28"/>
          </w:rPr>
          <w:t>y</w:t>
        </w:r>
        <w:r w:rsidR="005269FC" w:rsidRPr="00441669">
          <w:rPr>
            <w:sz w:val="24"/>
            <w:szCs w:val="28"/>
          </w:rPr>
          <w:t xml:space="preserve">, </w:t>
        </w:r>
        <w:r w:rsidR="005269FC" w:rsidRPr="00441669">
          <w:rPr>
            <w:b/>
            <w:bCs/>
            <w:sz w:val="24"/>
            <w:szCs w:val="28"/>
          </w:rPr>
          <w:t>67</w:t>
        </w:r>
        <w:r w:rsidR="005269FC" w:rsidRPr="00441669">
          <w:rPr>
            <w:sz w:val="24"/>
            <w:szCs w:val="28"/>
          </w:rPr>
          <w:t xml:space="preserve"> (2020) 607-614.</w:t>
        </w:r>
      </w:ins>
    </w:p>
    <w:p w14:paraId="69ADD791" w14:textId="6426A309" w:rsidR="00643E87" w:rsidRPr="00441669" w:rsidRDefault="00A57FEE" w:rsidP="00FF1683">
      <w:pPr>
        <w:ind w:firstLine="142"/>
        <w:rPr>
          <w:ins w:id="232" w:author="MORITA Koji" w:date="2026-09-25T20:06:00Z" w16du:dateUtc="2026-09-26T00:06:00Z"/>
          <w:sz w:val="24"/>
          <w:szCs w:val="28"/>
        </w:rPr>
      </w:pPr>
      <w:ins w:id="233" w:author="MORITA Koji" w:date="2026-09-25T20:06:00Z" w16du:dateUtc="2026-09-26T00:06:00Z">
        <w:r w:rsidRPr="00441669">
          <w:rPr>
            <w:rFonts w:hint="eastAsia"/>
            <w:sz w:val="24"/>
            <w:szCs w:val="28"/>
          </w:rPr>
          <w:t>1</w:t>
        </w:r>
        <w:r w:rsidR="0039499D" w:rsidRPr="00441669">
          <w:rPr>
            <w:sz w:val="24"/>
            <w:szCs w:val="28"/>
          </w:rPr>
          <w:t>5</w:t>
        </w:r>
        <w:r w:rsidRPr="00441669">
          <w:rPr>
            <w:sz w:val="24"/>
            <w:szCs w:val="28"/>
          </w:rPr>
          <w:t xml:space="preserve">) </w:t>
        </w:r>
        <w:r w:rsidR="00616499" w:rsidRPr="00441669">
          <w:rPr>
            <w:sz w:val="24"/>
            <w:szCs w:val="28"/>
          </w:rPr>
          <w:t xml:space="preserve">Y. Shirakami, K. Ikeda, S. Miura, K. Morita, </w:t>
        </w:r>
        <w:r w:rsidR="00784392" w:rsidRPr="00441669">
          <w:rPr>
            <w:sz w:val="24"/>
            <w:szCs w:val="28"/>
          </w:rPr>
          <w:t xml:space="preserve">T.S. Suzuki, Y. Sakka: </w:t>
        </w:r>
        <w:r w:rsidR="00825E2C" w:rsidRPr="00441669">
          <w:rPr>
            <w:sz w:val="24"/>
            <w:szCs w:val="28"/>
          </w:rPr>
          <w:t>Mater. Trans.,</w:t>
        </w:r>
        <w:r w:rsidR="00684FE6" w:rsidRPr="00441669">
          <w:rPr>
            <w:sz w:val="24"/>
            <w:szCs w:val="28"/>
          </w:rPr>
          <w:t xml:space="preserve"> </w:t>
        </w:r>
        <w:r w:rsidR="00684FE6" w:rsidRPr="00441669">
          <w:rPr>
            <w:b/>
            <w:bCs/>
            <w:sz w:val="24"/>
            <w:szCs w:val="28"/>
          </w:rPr>
          <w:t xml:space="preserve">64 </w:t>
        </w:r>
        <w:r w:rsidR="00684FE6" w:rsidRPr="00441669">
          <w:rPr>
            <w:sz w:val="24"/>
            <w:szCs w:val="28"/>
          </w:rPr>
          <w:t>(2023) 650-656.</w:t>
        </w:r>
      </w:ins>
    </w:p>
    <w:p w14:paraId="00E740E6" w14:textId="51477C88" w:rsidR="00A102CA" w:rsidRPr="00441669" w:rsidRDefault="00A102CA" w:rsidP="00FF1683">
      <w:pPr>
        <w:ind w:firstLine="142"/>
        <w:rPr>
          <w:ins w:id="234" w:author="MORITA Koji" w:date="2026-09-25T20:06:00Z" w16du:dateUtc="2026-09-26T00:06:00Z"/>
          <w:sz w:val="24"/>
          <w:szCs w:val="28"/>
        </w:rPr>
      </w:pPr>
      <w:ins w:id="235" w:author="MORITA Koji" w:date="2026-09-25T20:06:00Z" w16du:dateUtc="2026-09-26T00:06:00Z">
        <w:r w:rsidRPr="00441669">
          <w:rPr>
            <w:rFonts w:hint="eastAsia"/>
            <w:sz w:val="24"/>
            <w:szCs w:val="28"/>
          </w:rPr>
          <w:t>1</w:t>
        </w:r>
        <w:r w:rsidR="0039499D" w:rsidRPr="00441669">
          <w:rPr>
            <w:sz w:val="24"/>
            <w:szCs w:val="28"/>
          </w:rPr>
          <w:t>6</w:t>
        </w:r>
        <w:r w:rsidRPr="00441669">
          <w:rPr>
            <w:sz w:val="24"/>
            <w:szCs w:val="28"/>
          </w:rPr>
          <w:t>) Y. Uchida, K Morita, T. S. Suzuki, T. Ni</w:t>
        </w:r>
        <w:r w:rsidR="006B68EC" w:rsidRPr="00441669">
          <w:rPr>
            <w:sz w:val="24"/>
            <w:szCs w:val="28"/>
          </w:rPr>
          <w:t xml:space="preserve">shimura, K. Fujimoto, Y. Sakka: </w:t>
        </w:r>
        <w:r w:rsidR="00275327" w:rsidRPr="00441669">
          <w:rPr>
            <w:sz w:val="24"/>
            <w:szCs w:val="28"/>
          </w:rPr>
          <w:t xml:space="preserve">J. Jpn. Soc. Powder Powder Metallurgy, </w:t>
        </w:r>
        <w:r w:rsidR="00FB4F90" w:rsidRPr="00441669">
          <w:rPr>
            <w:b/>
            <w:bCs/>
            <w:sz w:val="24"/>
            <w:szCs w:val="28"/>
          </w:rPr>
          <w:t>64</w:t>
        </w:r>
        <w:r w:rsidR="00FB4F90" w:rsidRPr="00441669">
          <w:rPr>
            <w:sz w:val="24"/>
            <w:szCs w:val="28"/>
          </w:rPr>
          <w:t xml:space="preserve"> (2017) 552-557.</w:t>
        </w:r>
      </w:ins>
    </w:p>
    <w:p w14:paraId="27A76B55" w14:textId="2B3A1214" w:rsidR="009D4BE8" w:rsidRPr="00441669" w:rsidRDefault="009D4BE8" w:rsidP="00FF1683">
      <w:pPr>
        <w:ind w:firstLine="142"/>
        <w:rPr>
          <w:ins w:id="236" w:author="MORITA Koji" w:date="2026-09-25T20:06:00Z" w16du:dateUtc="2026-09-26T00:06:00Z"/>
          <w:sz w:val="24"/>
          <w:szCs w:val="28"/>
        </w:rPr>
      </w:pPr>
      <w:ins w:id="237" w:author="MORITA Koji" w:date="2026-09-25T20:06:00Z" w16du:dateUtc="2026-09-26T00:06:00Z">
        <w:r w:rsidRPr="00441669">
          <w:rPr>
            <w:rFonts w:hint="eastAsia"/>
            <w:sz w:val="24"/>
            <w:szCs w:val="28"/>
          </w:rPr>
          <w:t>1</w:t>
        </w:r>
        <w:r w:rsidR="0039499D" w:rsidRPr="00441669">
          <w:rPr>
            <w:sz w:val="24"/>
            <w:szCs w:val="28"/>
          </w:rPr>
          <w:t>7</w:t>
        </w:r>
        <w:r w:rsidRPr="00441669">
          <w:rPr>
            <w:sz w:val="24"/>
            <w:szCs w:val="28"/>
          </w:rPr>
          <w:t xml:space="preserve">) </w:t>
        </w:r>
        <w:r w:rsidR="006019ED" w:rsidRPr="00441669">
          <w:rPr>
            <w:sz w:val="24"/>
            <w:szCs w:val="28"/>
          </w:rPr>
          <w:t xml:space="preserve">Y. Uchida, S. Musha, K. Morita, T. S. Suzuki, </w:t>
        </w:r>
        <w:r w:rsidR="004919E9" w:rsidRPr="00441669">
          <w:rPr>
            <w:sz w:val="24"/>
            <w:szCs w:val="28"/>
          </w:rPr>
          <w:t>T. Nis</w:t>
        </w:r>
        <w:r w:rsidR="00BB5FC4" w:rsidRPr="00441669">
          <w:rPr>
            <w:sz w:val="24"/>
            <w:szCs w:val="28"/>
          </w:rPr>
          <w:t>h</w:t>
        </w:r>
        <w:r w:rsidR="004919E9" w:rsidRPr="00441669">
          <w:rPr>
            <w:sz w:val="24"/>
            <w:szCs w:val="28"/>
          </w:rPr>
          <w:t xml:space="preserve">imura, K. Fujimoto, Y. Sakka: J. Jpn. Soc. Powder Powder Metallurgy, </w:t>
        </w:r>
        <w:r w:rsidR="004919E9" w:rsidRPr="00441669">
          <w:rPr>
            <w:b/>
            <w:bCs/>
            <w:sz w:val="24"/>
            <w:szCs w:val="28"/>
          </w:rPr>
          <w:t>63</w:t>
        </w:r>
        <w:r w:rsidR="004919E9" w:rsidRPr="00441669">
          <w:rPr>
            <w:sz w:val="24"/>
            <w:szCs w:val="28"/>
          </w:rPr>
          <w:t xml:space="preserve"> (2017) 970-975.</w:t>
        </w:r>
      </w:ins>
    </w:p>
    <w:p w14:paraId="1DA1F00A" w14:textId="680A9231" w:rsidR="00D12198" w:rsidRPr="00441669" w:rsidRDefault="00684FE6" w:rsidP="00A102CA">
      <w:pPr>
        <w:ind w:firstLine="142"/>
        <w:rPr>
          <w:ins w:id="238" w:author="MORITA Koji" w:date="2026-09-25T20:06:00Z" w16du:dateUtc="2026-09-26T00:06:00Z"/>
          <w:sz w:val="24"/>
          <w:szCs w:val="28"/>
        </w:rPr>
      </w:pPr>
      <w:ins w:id="239" w:author="MORITA Koji" w:date="2026-09-25T20:06:00Z" w16du:dateUtc="2026-09-26T00:06:00Z">
        <w:r w:rsidRPr="00441669">
          <w:rPr>
            <w:rFonts w:hint="eastAsia"/>
            <w:sz w:val="24"/>
            <w:szCs w:val="28"/>
          </w:rPr>
          <w:t>1</w:t>
        </w:r>
        <w:r w:rsidR="0039499D" w:rsidRPr="00441669">
          <w:rPr>
            <w:sz w:val="24"/>
            <w:szCs w:val="28"/>
          </w:rPr>
          <w:t>8</w:t>
        </w:r>
        <w:r w:rsidRPr="00441669">
          <w:rPr>
            <w:sz w:val="24"/>
            <w:szCs w:val="28"/>
          </w:rPr>
          <w:t xml:space="preserve">) </w:t>
        </w:r>
        <w:r w:rsidR="00066811" w:rsidRPr="00441669">
          <w:rPr>
            <w:sz w:val="24"/>
            <w:szCs w:val="28"/>
          </w:rPr>
          <w:t>N. Hashimoto</w:t>
        </w:r>
        <w:r w:rsidR="00DA7308" w:rsidRPr="00441669">
          <w:rPr>
            <w:sz w:val="24"/>
            <w:szCs w:val="28"/>
          </w:rPr>
          <w:t xml:space="preserve">, K. Ikeda, S. Miura, K. Morita, T.S. Suzuki, Y. Sakka: Mater. Trans., </w:t>
        </w:r>
        <w:r w:rsidR="00DA7308" w:rsidRPr="00441669">
          <w:rPr>
            <w:b/>
            <w:bCs/>
            <w:sz w:val="24"/>
            <w:szCs w:val="28"/>
          </w:rPr>
          <w:t>6</w:t>
        </w:r>
        <w:r w:rsidR="00BD3980" w:rsidRPr="00441669">
          <w:rPr>
            <w:b/>
            <w:bCs/>
            <w:sz w:val="24"/>
            <w:szCs w:val="28"/>
          </w:rPr>
          <w:t>3</w:t>
        </w:r>
        <w:r w:rsidR="00DA7308" w:rsidRPr="00441669">
          <w:rPr>
            <w:sz w:val="24"/>
            <w:szCs w:val="28"/>
          </w:rPr>
          <w:t xml:space="preserve"> (202</w:t>
        </w:r>
        <w:r w:rsidR="00BD3980" w:rsidRPr="00441669">
          <w:rPr>
            <w:sz w:val="24"/>
            <w:szCs w:val="28"/>
          </w:rPr>
          <w:t>2</w:t>
        </w:r>
        <w:r w:rsidR="00DA7308" w:rsidRPr="00441669">
          <w:rPr>
            <w:sz w:val="24"/>
            <w:szCs w:val="28"/>
          </w:rPr>
          <w:t xml:space="preserve">) </w:t>
        </w:r>
        <w:r w:rsidR="00BD3980" w:rsidRPr="00441669">
          <w:rPr>
            <w:sz w:val="24"/>
            <w:szCs w:val="28"/>
          </w:rPr>
          <w:t>133-140</w:t>
        </w:r>
        <w:r w:rsidR="00DA7308" w:rsidRPr="00441669">
          <w:rPr>
            <w:sz w:val="24"/>
            <w:szCs w:val="28"/>
          </w:rPr>
          <w:t>.</w:t>
        </w:r>
      </w:ins>
    </w:p>
    <w:p w14:paraId="6ED2BDFA" w14:textId="2A8F07AE" w:rsidR="00395B0E" w:rsidRPr="00441669" w:rsidRDefault="00395B0E" w:rsidP="00395B0E">
      <w:pPr>
        <w:ind w:firstLine="142"/>
        <w:rPr>
          <w:ins w:id="240" w:author="MORITA Koji" w:date="2026-09-25T20:06:00Z" w16du:dateUtc="2026-09-26T00:06:00Z"/>
          <w:sz w:val="24"/>
          <w:szCs w:val="24"/>
        </w:rPr>
      </w:pPr>
      <w:ins w:id="241" w:author="MORITA Koji" w:date="2026-09-25T20:06:00Z" w16du:dateUtc="2026-09-26T00:06:00Z">
        <w:r w:rsidRPr="00441669">
          <w:rPr>
            <w:sz w:val="24"/>
            <w:szCs w:val="24"/>
          </w:rPr>
          <w:t xml:space="preserve">19) J. Akiyama, H. Asano, K. Iwai, S. Asai: J. Japan Inst. Metals, </w:t>
        </w:r>
        <w:r w:rsidRPr="00441669">
          <w:rPr>
            <w:b/>
            <w:bCs/>
            <w:sz w:val="24"/>
            <w:szCs w:val="24"/>
          </w:rPr>
          <w:t>71</w:t>
        </w:r>
        <w:r w:rsidRPr="00441669">
          <w:rPr>
            <w:sz w:val="24"/>
            <w:szCs w:val="24"/>
          </w:rPr>
          <w:t xml:space="preserve"> (2007) 108-112.</w:t>
        </w:r>
      </w:ins>
    </w:p>
    <w:p w14:paraId="56F675BA" w14:textId="6FC52D41" w:rsidR="00684FE6" w:rsidRPr="00441669" w:rsidRDefault="00395B0E" w:rsidP="00035DD5">
      <w:pPr>
        <w:ind w:firstLine="142"/>
        <w:rPr>
          <w:ins w:id="242" w:author="MORITA Koji" w:date="2026-09-25T20:06:00Z" w16du:dateUtc="2026-09-26T00:06:00Z"/>
          <w:sz w:val="24"/>
          <w:szCs w:val="28"/>
        </w:rPr>
      </w:pPr>
      <w:ins w:id="243" w:author="MORITA Koji" w:date="2026-09-25T20:06:00Z" w16du:dateUtc="2026-09-26T00:06:00Z">
        <w:r w:rsidRPr="00441669">
          <w:rPr>
            <w:sz w:val="24"/>
            <w:szCs w:val="28"/>
          </w:rPr>
          <w:t>20</w:t>
        </w:r>
        <w:r w:rsidR="00027E2A" w:rsidRPr="00441669">
          <w:rPr>
            <w:sz w:val="24"/>
            <w:szCs w:val="28"/>
          </w:rPr>
          <w:t>)</w:t>
        </w:r>
        <w:r w:rsidR="00530F34" w:rsidRPr="00441669">
          <w:rPr>
            <w:sz w:val="24"/>
            <w:szCs w:val="28"/>
          </w:rPr>
          <w:t xml:space="preserve"> </w:t>
        </w:r>
        <w:r w:rsidR="00F41C82" w:rsidRPr="00441669">
          <w:rPr>
            <w:sz w:val="24"/>
            <w:szCs w:val="28"/>
          </w:rPr>
          <w:t xml:space="preserve">C. F. Hu, Y. Sakka, S. Grasso, T. S. Suzuki, H. Tanaka: </w:t>
        </w:r>
        <w:r w:rsidR="007E70A9" w:rsidRPr="00441669">
          <w:rPr>
            <w:sz w:val="24"/>
            <w:szCs w:val="28"/>
          </w:rPr>
          <w:t>J. Am. Ce</w:t>
        </w:r>
        <w:r w:rsidR="00530F34" w:rsidRPr="00441669">
          <w:rPr>
            <w:sz w:val="24"/>
            <w:szCs w:val="28"/>
          </w:rPr>
          <w:t xml:space="preserve">ram. Soc., </w:t>
        </w:r>
        <w:r w:rsidR="00530F34" w:rsidRPr="00441669">
          <w:rPr>
            <w:b/>
            <w:bCs/>
            <w:sz w:val="24"/>
            <w:szCs w:val="28"/>
          </w:rPr>
          <w:t>94</w:t>
        </w:r>
        <w:r w:rsidR="00530F34" w:rsidRPr="00441669">
          <w:rPr>
            <w:sz w:val="24"/>
            <w:szCs w:val="28"/>
          </w:rPr>
          <w:t xml:space="preserve"> (2011) 742-748.</w:t>
        </w:r>
      </w:ins>
    </w:p>
    <w:p w14:paraId="3ACA03C8" w14:textId="3641A73B" w:rsidR="00027E2A" w:rsidRPr="00441669" w:rsidRDefault="004919E9" w:rsidP="00035DD5">
      <w:pPr>
        <w:ind w:firstLine="142"/>
        <w:rPr>
          <w:ins w:id="244" w:author="MORITA Koji" w:date="2026-09-25T20:06:00Z" w16du:dateUtc="2026-09-26T00:06:00Z"/>
          <w:sz w:val="24"/>
          <w:szCs w:val="28"/>
        </w:rPr>
      </w:pPr>
      <w:ins w:id="245" w:author="MORITA Koji" w:date="2026-09-25T20:06:00Z" w16du:dateUtc="2026-09-26T00:06:00Z">
        <w:r w:rsidRPr="00441669">
          <w:rPr>
            <w:sz w:val="24"/>
            <w:szCs w:val="28"/>
          </w:rPr>
          <w:t>2</w:t>
        </w:r>
        <w:r w:rsidR="00395B0E" w:rsidRPr="00441669">
          <w:rPr>
            <w:sz w:val="24"/>
            <w:szCs w:val="28"/>
          </w:rPr>
          <w:t>1</w:t>
        </w:r>
        <w:r w:rsidR="00027E2A" w:rsidRPr="00441669">
          <w:rPr>
            <w:sz w:val="24"/>
            <w:szCs w:val="28"/>
          </w:rPr>
          <w:t>)</w:t>
        </w:r>
        <w:r w:rsidR="00530F34" w:rsidRPr="00441669">
          <w:rPr>
            <w:sz w:val="24"/>
            <w:szCs w:val="28"/>
          </w:rPr>
          <w:t xml:space="preserve"> </w:t>
        </w:r>
        <w:r w:rsidR="002740DF" w:rsidRPr="00441669">
          <w:rPr>
            <w:sz w:val="24"/>
            <w:szCs w:val="28"/>
          </w:rPr>
          <w:t xml:space="preserve">C. F. Hu, Y. Sakka, H. Tanaka, </w:t>
        </w:r>
        <w:r w:rsidR="00391C49" w:rsidRPr="00441669">
          <w:rPr>
            <w:sz w:val="24"/>
            <w:szCs w:val="28"/>
          </w:rPr>
          <w:t>T. Nishimura, S. Grasso</w:t>
        </w:r>
        <w:r w:rsidR="002740DF" w:rsidRPr="00441669">
          <w:rPr>
            <w:sz w:val="24"/>
            <w:szCs w:val="28"/>
          </w:rPr>
          <w:t>: J. Am. Ceram. Soc.,</w:t>
        </w:r>
        <w:r w:rsidR="002740DF" w:rsidRPr="00441669">
          <w:rPr>
            <w:b/>
            <w:bCs/>
            <w:sz w:val="24"/>
            <w:szCs w:val="28"/>
          </w:rPr>
          <w:t xml:space="preserve"> 94 </w:t>
        </w:r>
        <w:r w:rsidR="002740DF" w:rsidRPr="00441669">
          <w:rPr>
            <w:sz w:val="24"/>
            <w:szCs w:val="28"/>
          </w:rPr>
          <w:t xml:space="preserve">(2011) </w:t>
        </w:r>
        <w:r w:rsidR="00391C49" w:rsidRPr="00441669">
          <w:rPr>
            <w:sz w:val="24"/>
            <w:szCs w:val="28"/>
          </w:rPr>
          <w:t>410-415</w:t>
        </w:r>
        <w:r w:rsidR="002740DF" w:rsidRPr="00441669">
          <w:rPr>
            <w:sz w:val="24"/>
            <w:szCs w:val="28"/>
          </w:rPr>
          <w:t>.</w:t>
        </w:r>
      </w:ins>
    </w:p>
    <w:p w14:paraId="1B9531C9" w14:textId="0754AD8A" w:rsidR="00C75C68" w:rsidRPr="00441669" w:rsidRDefault="001D5067" w:rsidP="00035DD5">
      <w:pPr>
        <w:ind w:firstLine="142"/>
        <w:rPr>
          <w:ins w:id="246" w:author="MORITA Koji" w:date="2026-09-25T20:06:00Z" w16du:dateUtc="2026-09-26T00:06:00Z"/>
          <w:sz w:val="24"/>
          <w:szCs w:val="24"/>
        </w:rPr>
      </w:pPr>
      <w:ins w:id="247" w:author="MORITA Koji" w:date="2026-09-25T20:06:00Z" w16du:dateUtc="2026-09-26T00:06:00Z">
        <w:r w:rsidRPr="00441669">
          <w:rPr>
            <w:rFonts w:hint="eastAsia"/>
            <w:sz w:val="24"/>
            <w:szCs w:val="24"/>
          </w:rPr>
          <w:t>2</w:t>
        </w:r>
        <w:r w:rsidR="0036326E" w:rsidRPr="00441669">
          <w:rPr>
            <w:sz w:val="24"/>
            <w:szCs w:val="24"/>
          </w:rPr>
          <w:t>2</w:t>
        </w:r>
        <w:r w:rsidRPr="00441669">
          <w:rPr>
            <w:sz w:val="24"/>
            <w:szCs w:val="24"/>
          </w:rPr>
          <w:t>)</w:t>
        </w:r>
        <w:r w:rsidR="00BC367E" w:rsidRPr="00441669">
          <w:rPr>
            <w:sz w:val="24"/>
            <w:szCs w:val="24"/>
          </w:rPr>
          <w:t xml:space="preserve"> </w:t>
        </w:r>
        <w:r w:rsidR="00EB215C" w:rsidRPr="00441669">
          <w:rPr>
            <w:sz w:val="24"/>
            <w:szCs w:val="24"/>
          </w:rPr>
          <w:t xml:space="preserve">F. K. Lotgering: J. Inorg. Nucl. Chem., </w:t>
        </w:r>
        <w:r w:rsidR="00EB215C" w:rsidRPr="00441669">
          <w:rPr>
            <w:b/>
            <w:bCs/>
            <w:sz w:val="24"/>
            <w:szCs w:val="24"/>
          </w:rPr>
          <w:t>9</w:t>
        </w:r>
        <w:r w:rsidR="00EB215C" w:rsidRPr="00441669">
          <w:rPr>
            <w:sz w:val="24"/>
            <w:szCs w:val="24"/>
          </w:rPr>
          <w:t xml:space="preserve"> (1959)</w:t>
        </w:r>
        <w:r w:rsidR="007502AF" w:rsidRPr="00441669">
          <w:rPr>
            <w:sz w:val="24"/>
            <w:szCs w:val="24"/>
          </w:rPr>
          <w:t xml:space="preserve"> 113-123.</w:t>
        </w:r>
      </w:ins>
    </w:p>
    <w:p w14:paraId="6D265299" w14:textId="2D9FF04F" w:rsidR="001C7BA6" w:rsidRPr="00441669" w:rsidRDefault="001C7BA6" w:rsidP="001C7BA6">
      <w:pPr>
        <w:ind w:firstLine="142"/>
        <w:rPr>
          <w:ins w:id="248" w:author="MORITA Koji" w:date="2026-09-25T20:06:00Z" w16du:dateUtc="2026-09-26T00:06:00Z"/>
          <w:sz w:val="24"/>
          <w:szCs w:val="24"/>
        </w:rPr>
      </w:pPr>
      <w:ins w:id="249" w:author="MORITA Koji" w:date="2026-09-25T20:06:00Z" w16du:dateUtc="2026-09-26T00:06:00Z">
        <w:r w:rsidRPr="00441669">
          <w:rPr>
            <w:rFonts w:hint="eastAsia"/>
            <w:sz w:val="24"/>
            <w:szCs w:val="24"/>
          </w:rPr>
          <w:t>23)</w:t>
        </w:r>
        <w:r w:rsidR="00BC367E" w:rsidRPr="00441669">
          <w:rPr>
            <w:sz w:val="24"/>
            <w:szCs w:val="24"/>
          </w:rPr>
          <w:t xml:space="preserve"> D. Matsui, K. Morita, D. Terada, K. Ikeda, S. Miur</w:t>
        </w:r>
        <w:r w:rsidR="00357DC9" w:rsidRPr="00441669">
          <w:rPr>
            <w:sz w:val="24"/>
            <w:szCs w:val="24"/>
          </w:rPr>
          <w:t xml:space="preserve">a: J. Japn Inst. Metals, </w:t>
        </w:r>
        <w:r w:rsidR="00357DC9" w:rsidRPr="00441669">
          <w:rPr>
            <w:b/>
            <w:bCs/>
            <w:sz w:val="24"/>
            <w:szCs w:val="24"/>
          </w:rPr>
          <w:t>85</w:t>
        </w:r>
        <w:r w:rsidR="00357DC9" w:rsidRPr="00441669">
          <w:rPr>
            <w:sz w:val="24"/>
            <w:szCs w:val="24"/>
          </w:rPr>
          <w:t>(2021)</w:t>
        </w:r>
        <w:r w:rsidRPr="00441669">
          <w:rPr>
            <w:rFonts w:hint="eastAsia"/>
            <w:sz w:val="24"/>
            <w:szCs w:val="24"/>
          </w:rPr>
          <w:t xml:space="preserve"> 439-448.</w:t>
        </w:r>
      </w:ins>
    </w:p>
    <w:p w14:paraId="5685AA8C" w14:textId="47CBE30C" w:rsidR="00395B0E" w:rsidRPr="00441669" w:rsidRDefault="001C7BA6" w:rsidP="001C7BA6">
      <w:pPr>
        <w:ind w:firstLine="142"/>
        <w:rPr>
          <w:ins w:id="250" w:author="MORITA Koji" w:date="2026-09-25T20:06:00Z" w16du:dateUtc="2026-09-26T00:06:00Z"/>
          <w:sz w:val="24"/>
          <w:szCs w:val="24"/>
        </w:rPr>
      </w:pPr>
      <w:ins w:id="251" w:author="MORITA Koji" w:date="2026-09-25T20:06:00Z" w16du:dateUtc="2026-09-26T00:06:00Z">
        <w:r w:rsidRPr="00441669">
          <w:rPr>
            <w:sz w:val="24"/>
            <w:szCs w:val="24"/>
          </w:rPr>
          <w:t>24) D. Matsui, K. Morita, D. Terada, K. Ikeda, S. Miura</w:t>
        </w:r>
        <w:r w:rsidR="00383224" w:rsidRPr="00441669">
          <w:rPr>
            <w:sz w:val="24"/>
            <w:szCs w:val="24"/>
          </w:rPr>
          <w:t>:</w:t>
        </w:r>
        <w:r w:rsidRPr="00441669">
          <w:rPr>
            <w:sz w:val="24"/>
            <w:szCs w:val="24"/>
          </w:rPr>
          <w:t xml:space="preserve"> Mater. Trans., </w:t>
        </w:r>
        <w:r w:rsidRPr="00441669">
          <w:rPr>
            <w:b/>
            <w:bCs/>
            <w:sz w:val="24"/>
            <w:szCs w:val="24"/>
          </w:rPr>
          <w:t>63</w:t>
        </w:r>
        <w:r w:rsidRPr="00441669">
          <w:rPr>
            <w:sz w:val="24"/>
            <w:szCs w:val="24"/>
          </w:rPr>
          <w:t xml:space="preserve"> (2022) 1055-1064.</w:t>
        </w:r>
      </w:ins>
    </w:p>
    <w:p w14:paraId="43FA0C13" w14:textId="31F88324" w:rsidR="00E75804" w:rsidRPr="00441669" w:rsidRDefault="00E75804" w:rsidP="001B51B5">
      <w:pPr>
        <w:widowControl/>
        <w:jc w:val="left"/>
        <w:rPr>
          <w:ins w:id="252" w:author="MORITA Koji" w:date="2026-09-25T20:06:00Z" w16du:dateUtc="2026-09-26T00:06:00Z"/>
          <w:b/>
          <w:bCs/>
          <w:sz w:val="24"/>
          <w:szCs w:val="24"/>
        </w:rPr>
      </w:pPr>
    </w:p>
    <w:p w14:paraId="087C247B" w14:textId="353E409C" w:rsidR="007F1E52" w:rsidRPr="00441669" w:rsidRDefault="00465B94" w:rsidP="00E2265A">
      <w:pPr>
        <w:ind w:leftChars="68" w:left="709" w:hangingChars="236" w:hanging="566"/>
        <w:rPr>
          <w:ins w:id="253" w:author="MORITA Koji" w:date="2026-09-25T20:06:00Z" w16du:dateUtc="2026-09-26T00:06:00Z"/>
          <w:rFonts w:cstheme="minorHAnsi"/>
          <w:sz w:val="24"/>
          <w:szCs w:val="24"/>
        </w:rPr>
      </w:pPr>
      <w:ins w:id="254" w:author="MORITA Koji" w:date="2026-09-25T20:06:00Z" w16du:dateUtc="2026-09-26T00:06:00Z">
        <w:r w:rsidRPr="00441669">
          <w:rPr>
            <w:rFonts w:cstheme="minorHAnsi"/>
            <w:sz w:val="24"/>
            <w:szCs w:val="24"/>
          </w:rPr>
          <w:t xml:space="preserve">Fig. 1 </w:t>
        </w:r>
        <w:r w:rsidR="007F1E52" w:rsidRPr="00441669">
          <w:rPr>
            <w:rFonts w:cstheme="minorHAnsi"/>
            <w:sz w:val="24"/>
            <w:szCs w:val="24"/>
          </w:rPr>
          <w:t xml:space="preserve">Schematic </w:t>
        </w:r>
        <w:r w:rsidR="006F3486" w:rsidRPr="00441669">
          <w:rPr>
            <w:rFonts w:cstheme="minorHAnsi"/>
            <w:sz w:val="24"/>
            <w:szCs w:val="24"/>
          </w:rPr>
          <w:t xml:space="preserve">images </w:t>
        </w:r>
        <w:r w:rsidR="007F1E52" w:rsidRPr="00441669">
          <w:rPr>
            <w:rFonts w:cstheme="minorHAnsi"/>
            <w:sz w:val="24"/>
            <w:szCs w:val="24"/>
          </w:rPr>
          <w:t>of</w:t>
        </w:r>
        <w:r w:rsidR="004F1884" w:rsidRPr="00441669">
          <w:rPr>
            <w:rFonts w:cstheme="minorHAnsi" w:hint="eastAsia"/>
            <w:sz w:val="24"/>
            <w:szCs w:val="28"/>
          </w:rPr>
          <w:t xml:space="preserve"> </w:t>
        </w:r>
        <w:r w:rsidR="006F3486" w:rsidRPr="00441669">
          <w:rPr>
            <w:rFonts w:cstheme="minorHAnsi"/>
            <w:sz w:val="24"/>
            <w:szCs w:val="28"/>
          </w:rPr>
          <w:t>s</w:t>
        </w:r>
        <w:r w:rsidR="004F1884" w:rsidRPr="00441669">
          <w:rPr>
            <w:rFonts w:cstheme="minorHAnsi"/>
            <w:sz w:val="24"/>
            <w:szCs w:val="28"/>
          </w:rPr>
          <w:t xml:space="preserve">lip </w:t>
        </w:r>
        <w:r w:rsidR="006F3486" w:rsidRPr="00441669">
          <w:rPr>
            <w:rFonts w:cstheme="minorHAnsi"/>
            <w:sz w:val="24"/>
            <w:szCs w:val="28"/>
          </w:rPr>
          <w:t>c</w:t>
        </w:r>
        <w:r w:rsidR="004F1884" w:rsidRPr="00441669">
          <w:rPr>
            <w:rFonts w:cstheme="minorHAnsi"/>
            <w:sz w:val="24"/>
            <w:szCs w:val="28"/>
          </w:rPr>
          <w:t xml:space="preserve">asting under </w:t>
        </w:r>
        <w:r w:rsidR="006F3486" w:rsidRPr="00441669">
          <w:rPr>
            <w:rFonts w:cstheme="minorHAnsi"/>
            <w:sz w:val="24"/>
            <w:szCs w:val="28"/>
          </w:rPr>
          <w:t xml:space="preserve">a </w:t>
        </w:r>
        <w:r w:rsidR="0037471D" w:rsidRPr="00441669">
          <w:rPr>
            <w:rFonts w:cstheme="minorHAnsi"/>
            <w:sz w:val="24"/>
            <w:szCs w:val="28"/>
          </w:rPr>
          <w:t>s</w:t>
        </w:r>
        <w:r w:rsidR="004F1884" w:rsidRPr="00441669">
          <w:rPr>
            <w:rFonts w:cstheme="minorHAnsi"/>
            <w:sz w:val="24"/>
            <w:szCs w:val="28"/>
          </w:rPr>
          <w:t xml:space="preserve">trong </w:t>
        </w:r>
        <w:r w:rsidR="006F3486" w:rsidRPr="00441669">
          <w:rPr>
            <w:rFonts w:cstheme="minorHAnsi"/>
            <w:sz w:val="24"/>
            <w:szCs w:val="28"/>
          </w:rPr>
          <w:t>m</w:t>
        </w:r>
        <w:r w:rsidR="004F1884" w:rsidRPr="00441669">
          <w:rPr>
            <w:rFonts w:cstheme="minorHAnsi"/>
            <w:sz w:val="24"/>
            <w:szCs w:val="28"/>
          </w:rPr>
          <w:t xml:space="preserve">agnetic </w:t>
        </w:r>
        <w:r w:rsidR="006F3486" w:rsidRPr="00441669">
          <w:rPr>
            <w:rFonts w:cstheme="minorHAnsi"/>
            <w:sz w:val="24"/>
            <w:szCs w:val="28"/>
          </w:rPr>
          <w:t>f</w:t>
        </w:r>
        <w:r w:rsidR="004F1884" w:rsidRPr="00441669">
          <w:rPr>
            <w:rFonts w:cstheme="minorHAnsi"/>
            <w:sz w:val="24"/>
            <w:szCs w:val="28"/>
          </w:rPr>
          <w:t>ield</w:t>
        </w:r>
        <w:r w:rsidR="007F1E52" w:rsidRPr="00441669">
          <w:rPr>
            <w:rFonts w:cstheme="minorHAnsi"/>
            <w:sz w:val="24"/>
            <w:szCs w:val="24"/>
          </w:rPr>
          <w:t xml:space="preserve"> (S</w:t>
        </w:r>
        <w:r w:rsidR="006F64C6" w:rsidRPr="00441669">
          <w:rPr>
            <w:rFonts w:cstheme="minorHAnsi"/>
            <w:sz w:val="24"/>
            <w:szCs w:val="24"/>
          </w:rPr>
          <w:t>CMF</w:t>
        </w:r>
        <w:r w:rsidR="007F1E52" w:rsidRPr="00441669">
          <w:rPr>
            <w:rFonts w:cstheme="minorHAnsi"/>
            <w:sz w:val="24"/>
            <w:szCs w:val="24"/>
          </w:rPr>
          <w:t>).</w:t>
        </w:r>
        <w:r w:rsidR="00E2265A" w:rsidRPr="00441669">
          <w:rPr>
            <w:rFonts w:cstheme="minorHAnsi" w:hint="eastAsia"/>
            <w:sz w:val="24"/>
            <w:szCs w:val="24"/>
          </w:rPr>
          <w:t xml:space="preserve"> </w:t>
        </w:r>
        <w:r w:rsidR="007F1E52" w:rsidRPr="00441669">
          <w:rPr>
            <w:rFonts w:asciiTheme="majorHAnsi" w:hAnsiTheme="majorHAnsi" w:cstheme="majorHAnsi"/>
            <w:sz w:val="24"/>
            <w:szCs w:val="24"/>
          </w:rPr>
          <w:t>(</w:t>
        </w:r>
        <w:r w:rsidR="00A41363" w:rsidRPr="00441669">
          <w:rPr>
            <w:rFonts w:asciiTheme="majorHAnsi" w:hAnsiTheme="majorHAnsi" w:cstheme="majorHAnsi" w:hint="eastAsia"/>
            <w:sz w:val="24"/>
            <w:szCs w:val="24"/>
          </w:rPr>
          <w:t>a</w:t>
        </w:r>
        <w:r w:rsidR="007F1E52" w:rsidRPr="00441669">
          <w:rPr>
            <w:rFonts w:asciiTheme="majorHAnsi" w:hAnsiTheme="majorHAnsi" w:cstheme="majorHAnsi"/>
            <w:sz w:val="24"/>
            <w:szCs w:val="24"/>
          </w:rPr>
          <w:t>) Static S</w:t>
        </w:r>
        <w:r w:rsidR="00E2265A" w:rsidRPr="00441669">
          <w:rPr>
            <w:rFonts w:asciiTheme="majorHAnsi" w:hAnsiTheme="majorHAnsi" w:cstheme="majorHAnsi"/>
            <w:sz w:val="24"/>
            <w:szCs w:val="24"/>
          </w:rPr>
          <w:t>C</w:t>
        </w:r>
        <w:r w:rsidR="007F1E52" w:rsidRPr="00441669">
          <w:rPr>
            <w:rFonts w:asciiTheme="majorHAnsi" w:hAnsiTheme="majorHAnsi" w:cstheme="majorHAnsi"/>
            <w:sz w:val="24"/>
            <w:szCs w:val="24"/>
          </w:rPr>
          <w:t>MF</w:t>
        </w:r>
        <w:r w:rsidR="006F3486" w:rsidRPr="00441669">
          <w:rPr>
            <w:rFonts w:asciiTheme="majorHAnsi" w:hAnsiTheme="majorHAnsi" w:cstheme="majorHAnsi"/>
            <w:sz w:val="24"/>
            <w:szCs w:val="24"/>
          </w:rPr>
          <w:t>, and</w:t>
        </w:r>
        <w:r w:rsidR="007F1E52" w:rsidRPr="00441669">
          <w:rPr>
            <w:rFonts w:asciiTheme="majorHAnsi" w:hAnsiTheme="majorHAnsi" w:cstheme="majorHAnsi"/>
            <w:sz w:val="24"/>
            <w:szCs w:val="24"/>
          </w:rPr>
          <w:t xml:space="preserve"> (</w:t>
        </w:r>
        <w:r w:rsidR="00A41363" w:rsidRPr="00441669">
          <w:rPr>
            <w:rFonts w:asciiTheme="majorHAnsi" w:hAnsiTheme="majorHAnsi" w:cstheme="majorHAnsi"/>
            <w:sz w:val="24"/>
            <w:szCs w:val="24"/>
          </w:rPr>
          <w:t>b</w:t>
        </w:r>
        <w:r w:rsidR="007F1E52" w:rsidRPr="00441669">
          <w:rPr>
            <w:rFonts w:asciiTheme="majorHAnsi" w:hAnsiTheme="majorHAnsi" w:cstheme="majorHAnsi"/>
            <w:sz w:val="24"/>
            <w:szCs w:val="24"/>
          </w:rPr>
          <w:t xml:space="preserve">) </w:t>
        </w:r>
        <w:r w:rsidR="00885AB0" w:rsidRPr="00441669">
          <w:rPr>
            <w:rFonts w:asciiTheme="majorHAnsi" w:hAnsiTheme="majorHAnsi" w:cstheme="majorHAnsi"/>
            <w:sz w:val="24"/>
            <w:szCs w:val="24"/>
          </w:rPr>
          <w:t>textured</w:t>
        </w:r>
        <w:r w:rsidR="007F1E52" w:rsidRPr="00441669">
          <w:rPr>
            <w:rFonts w:asciiTheme="majorHAnsi" w:hAnsiTheme="majorHAnsi" w:cstheme="majorHAnsi"/>
            <w:sz w:val="24"/>
            <w:szCs w:val="24"/>
          </w:rPr>
          <w:t xml:space="preserve"> body.</w:t>
        </w:r>
        <w:r w:rsidR="00271256" w:rsidRPr="00441669">
          <w:rPr>
            <w:rFonts w:asciiTheme="majorHAnsi" w:hAnsiTheme="majorHAnsi" w:cstheme="majorHAnsi"/>
            <w:sz w:val="24"/>
            <w:szCs w:val="24"/>
          </w:rPr>
          <w:t xml:space="preserve"> </w:t>
        </w:r>
        <w:r w:rsidR="00271256" w:rsidRPr="00441669">
          <w:rPr>
            <w:rFonts w:asciiTheme="majorHAnsi" w:hAnsiTheme="majorHAnsi" w:cstheme="majorHAnsi" w:hint="eastAsia"/>
            <w:sz w:val="24"/>
            <w:szCs w:val="24"/>
          </w:rPr>
          <w:t>（片</w:t>
        </w:r>
        <w:r w:rsidR="00271256" w:rsidRPr="00441669">
          <w:rPr>
            <w:rFonts w:asciiTheme="majorHAnsi" w:hAnsiTheme="majorHAnsi" w:cstheme="majorHAnsi" w:hint="eastAsia"/>
            <w:sz w:val="24"/>
            <w:szCs w:val="24"/>
          </w:rPr>
          <w:t>1</w:t>
        </w:r>
        <w:r w:rsidR="00271256" w:rsidRPr="00441669">
          <w:rPr>
            <w:rFonts w:asciiTheme="majorHAnsi" w:hAnsiTheme="majorHAnsi" w:cstheme="majorHAnsi" w:hint="eastAsia"/>
            <w:sz w:val="24"/>
            <w:szCs w:val="24"/>
          </w:rPr>
          <w:t>段）</w:t>
        </w:r>
      </w:ins>
    </w:p>
    <w:p w14:paraId="5DED53AF" w14:textId="3EDE7271" w:rsidR="00BA122B" w:rsidRPr="00441669" w:rsidRDefault="00E73873" w:rsidP="00E2265A">
      <w:pPr>
        <w:ind w:leftChars="68" w:left="709" w:hangingChars="236" w:hanging="566"/>
        <w:rPr>
          <w:ins w:id="255" w:author="MORITA Koji" w:date="2026-09-25T20:06:00Z" w16du:dateUtc="2026-09-26T00:06:00Z"/>
          <w:rFonts w:asciiTheme="majorHAnsi" w:hAnsiTheme="majorHAnsi" w:cstheme="majorHAnsi"/>
          <w:sz w:val="24"/>
          <w:szCs w:val="24"/>
        </w:rPr>
      </w:pPr>
      <w:ins w:id="256" w:author="MORITA Koji" w:date="2026-09-25T20:06:00Z" w16du:dateUtc="2026-09-26T00:06:00Z">
        <w:r w:rsidRPr="00441669">
          <w:rPr>
            <w:rFonts w:asciiTheme="majorHAnsi" w:hAnsiTheme="majorHAnsi" w:cstheme="majorHAnsi"/>
            <w:sz w:val="24"/>
            <w:szCs w:val="24"/>
          </w:rPr>
          <w:t xml:space="preserve">Fig. 2 </w:t>
        </w:r>
        <w:r w:rsidR="00BA122B" w:rsidRPr="00441669">
          <w:rPr>
            <w:rFonts w:asciiTheme="majorHAnsi" w:hAnsiTheme="majorHAnsi" w:cstheme="majorHAnsi"/>
            <w:sz w:val="24"/>
            <w:szCs w:val="24"/>
          </w:rPr>
          <w:t xml:space="preserve">X-ray diffraction patterns of the commercial </w:t>
        </w:r>
        <w:r w:rsidR="007D1768" w:rsidRPr="00441669">
          <w:rPr>
            <w:rFonts w:asciiTheme="majorHAnsi" w:hAnsiTheme="majorHAnsi" w:cstheme="majorHAnsi"/>
            <w:sz w:val="24"/>
            <w:szCs w:val="24"/>
          </w:rPr>
          <w:t>Ti</w:t>
        </w:r>
        <w:r w:rsidR="007D1768" w:rsidRPr="00441669">
          <w:rPr>
            <w:rFonts w:asciiTheme="majorHAnsi" w:hAnsiTheme="majorHAnsi" w:cstheme="majorHAnsi"/>
            <w:sz w:val="24"/>
            <w:szCs w:val="24"/>
            <w:vertAlign w:val="subscript"/>
          </w:rPr>
          <w:t>2</w:t>
        </w:r>
        <w:r w:rsidR="007D1768" w:rsidRPr="00441669">
          <w:rPr>
            <w:rFonts w:asciiTheme="majorHAnsi" w:hAnsiTheme="majorHAnsi" w:cstheme="majorHAnsi"/>
            <w:sz w:val="24"/>
            <w:szCs w:val="24"/>
          </w:rPr>
          <w:t>AlC</w:t>
        </w:r>
        <w:r w:rsidR="00BA122B" w:rsidRPr="00441669">
          <w:rPr>
            <w:rFonts w:asciiTheme="majorHAnsi" w:hAnsiTheme="majorHAnsi" w:cstheme="majorHAnsi"/>
            <w:sz w:val="24"/>
            <w:szCs w:val="24"/>
          </w:rPr>
          <w:t xml:space="preserve"> powder and sinter</w:t>
        </w:r>
        <w:r w:rsidR="00A2636D" w:rsidRPr="00441669">
          <w:rPr>
            <w:rFonts w:asciiTheme="majorHAnsi" w:hAnsiTheme="majorHAnsi" w:cstheme="majorHAnsi"/>
            <w:sz w:val="24"/>
            <w:szCs w:val="24"/>
          </w:rPr>
          <w:t>e</w:t>
        </w:r>
        <w:r w:rsidR="00BA122B" w:rsidRPr="00441669">
          <w:rPr>
            <w:rFonts w:asciiTheme="majorHAnsi" w:hAnsiTheme="majorHAnsi" w:cstheme="majorHAnsi"/>
            <w:sz w:val="24"/>
            <w:szCs w:val="24"/>
          </w:rPr>
          <w:t xml:space="preserve">d body </w:t>
        </w:r>
        <w:r w:rsidR="00F50C64" w:rsidRPr="00441669">
          <w:rPr>
            <w:rFonts w:asciiTheme="majorHAnsi" w:hAnsiTheme="majorHAnsi" w:cstheme="majorHAnsi"/>
            <w:sz w:val="24"/>
            <w:szCs w:val="24"/>
          </w:rPr>
          <w:t>fabricated</w:t>
        </w:r>
        <w:r w:rsidR="00BA122B" w:rsidRPr="00441669">
          <w:rPr>
            <w:rFonts w:asciiTheme="majorHAnsi" w:hAnsiTheme="majorHAnsi" w:cstheme="majorHAnsi"/>
            <w:sz w:val="24"/>
            <w:szCs w:val="24"/>
          </w:rPr>
          <w:t xml:space="preserve"> by S</w:t>
        </w:r>
        <w:r w:rsidR="00E2265A" w:rsidRPr="00441669">
          <w:rPr>
            <w:rFonts w:asciiTheme="majorHAnsi" w:hAnsiTheme="majorHAnsi" w:cstheme="majorHAnsi"/>
            <w:sz w:val="24"/>
            <w:szCs w:val="24"/>
          </w:rPr>
          <w:t>C</w:t>
        </w:r>
        <w:r w:rsidR="00BA122B" w:rsidRPr="00441669">
          <w:rPr>
            <w:rFonts w:asciiTheme="majorHAnsi" w:hAnsiTheme="majorHAnsi" w:cstheme="majorHAnsi"/>
            <w:sz w:val="24"/>
            <w:szCs w:val="24"/>
          </w:rPr>
          <w:t>MF and SPS.</w:t>
        </w:r>
        <w:r w:rsidR="00E2265A" w:rsidRPr="00441669">
          <w:rPr>
            <w:rFonts w:asciiTheme="majorHAnsi" w:hAnsiTheme="majorHAnsi" w:cstheme="majorHAnsi" w:hint="eastAsia"/>
            <w:sz w:val="24"/>
            <w:szCs w:val="24"/>
          </w:rPr>
          <w:t xml:space="preserve"> </w:t>
        </w:r>
        <w:r w:rsidR="00BA122B" w:rsidRPr="00441669">
          <w:rPr>
            <w:rFonts w:asciiTheme="majorHAnsi" w:hAnsiTheme="majorHAnsi" w:cstheme="majorHAnsi"/>
            <w:sz w:val="24"/>
            <w:szCs w:val="24"/>
          </w:rPr>
          <w:t xml:space="preserve">(a) Commercial </w:t>
        </w:r>
        <w:r w:rsidR="007D1768" w:rsidRPr="00441669">
          <w:rPr>
            <w:rFonts w:asciiTheme="majorHAnsi" w:hAnsiTheme="majorHAnsi" w:cstheme="majorHAnsi"/>
            <w:sz w:val="24"/>
            <w:szCs w:val="24"/>
          </w:rPr>
          <w:t>Ti</w:t>
        </w:r>
        <w:r w:rsidR="007D1768" w:rsidRPr="00441669">
          <w:rPr>
            <w:rFonts w:asciiTheme="majorHAnsi" w:hAnsiTheme="majorHAnsi" w:cstheme="majorHAnsi"/>
            <w:sz w:val="24"/>
            <w:szCs w:val="24"/>
            <w:vertAlign w:val="subscript"/>
          </w:rPr>
          <w:t>2</w:t>
        </w:r>
        <w:r w:rsidR="007D1768" w:rsidRPr="00441669">
          <w:rPr>
            <w:rFonts w:asciiTheme="majorHAnsi" w:hAnsiTheme="majorHAnsi" w:cstheme="majorHAnsi"/>
            <w:sz w:val="24"/>
            <w:szCs w:val="24"/>
          </w:rPr>
          <w:t>AlC</w:t>
        </w:r>
        <w:r w:rsidR="00BA122B" w:rsidRPr="00441669">
          <w:rPr>
            <w:rFonts w:asciiTheme="majorHAnsi" w:hAnsiTheme="majorHAnsi" w:cstheme="majorHAnsi"/>
            <w:sz w:val="24"/>
            <w:szCs w:val="24"/>
          </w:rPr>
          <w:t xml:space="preserve"> powder, </w:t>
        </w:r>
        <w:r w:rsidR="006F3486" w:rsidRPr="00441669">
          <w:rPr>
            <w:rFonts w:asciiTheme="majorHAnsi" w:hAnsiTheme="majorHAnsi" w:cstheme="majorHAnsi"/>
            <w:sz w:val="24"/>
            <w:szCs w:val="24"/>
          </w:rPr>
          <w:t xml:space="preserve">and </w:t>
        </w:r>
        <w:r w:rsidR="00BA122B" w:rsidRPr="00441669">
          <w:rPr>
            <w:rFonts w:asciiTheme="majorHAnsi" w:hAnsiTheme="majorHAnsi" w:cstheme="majorHAnsi"/>
            <w:sz w:val="24"/>
            <w:szCs w:val="24"/>
          </w:rPr>
          <w:t>(</w:t>
        </w:r>
        <w:r w:rsidR="000D23CD" w:rsidRPr="00441669">
          <w:rPr>
            <w:rFonts w:asciiTheme="majorHAnsi" w:hAnsiTheme="majorHAnsi" w:cstheme="majorHAnsi"/>
            <w:sz w:val="24"/>
            <w:szCs w:val="24"/>
          </w:rPr>
          <w:t>b</w:t>
        </w:r>
        <w:r w:rsidR="00BA122B" w:rsidRPr="00441669">
          <w:rPr>
            <w:rFonts w:asciiTheme="majorHAnsi" w:hAnsiTheme="majorHAnsi" w:cstheme="majorHAnsi"/>
            <w:sz w:val="24"/>
            <w:szCs w:val="24"/>
          </w:rPr>
          <w:t>) Static S</w:t>
        </w:r>
        <w:r w:rsidR="00E2265A" w:rsidRPr="00441669">
          <w:rPr>
            <w:rFonts w:asciiTheme="majorHAnsi" w:hAnsiTheme="majorHAnsi" w:cstheme="majorHAnsi"/>
            <w:sz w:val="24"/>
            <w:szCs w:val="24"/>
          </w:rPr>
          <w:t>C</w:t>
        </w:r>
        <w:r w:rsidR="00BA122B" w:rsidRPr="00441669">
          <w:rPr>
            <w:rFonts w:asciiTheme="majorHAnsi" w:hAnsiTheme="majorHAnsi" w:cstheme="majorHAnsi"/>
            <w:sz w:val="24"/>
            <w:szCs w:val="24"/>
          </w:rPr>
          <w:t>MF.</w:t>
        </w:r>
        <w:r w:rsidR="00271256" w:rsidRPr="00441669">
          <w:rPr>
            <w:rFonts w:asciiTheme="majorHAnsi" w:hAnsiTheme="majorHAnsi" w:cstheme="majorHAnsi"/>
            <w:sz w:val="24"/>
            <w:szCs w:val="24"/>
          </w:rPr>
          <w:t xml:space="preserve"> </w:t>
        </w:r>
        <w:r w:rsidR="00271256" w:rsidRPr="00441669">
          <w:rPr>
            <w:rFonts w:asciiTheme="majorHAnsi" w:hAnsiTheme="majorHAnsi" w:cstheme="majorHAnsi" w:hint="eastAsia"/>
            <w:sz w:val="24"/>
            <w:szCs w:val="24"/>
          </w:rPr>
          <w:t>（片</w:t>
        </w:r>
        <w:r w:rsidR="00271256" w:rsidRPr="00441669">
          <w:rPr>
            <w:rFonts w:asciiTheme="majorHAnsi" w:hAnsiTheme="majorHAnsi" w:cstheme="majorHAnsi" w:hint="eastAsia"/>
            <w:sz w:val="24"/>
            <w:szCs w:val="24"/>
          </w:rPr>
          <w:t>1</w:t>
        </w:r>
        <w:r w:rsidR="00271256" w:rsidRPr="00441669">
          <w:rPr>
            <w:rFonts w:asciiTheme="majorHAnsi" w:hAnsiTheme="majorHAnsi" w:cstheme="majorHAnsi" w:hint="eastAsia"/>
            <w:sz w:val="24"/>
            <w:szCs w:val="24"/>
          </w:rPr>
          <w:t>段）</w:t>
        </w:r>
      </w:ins>
    </w:p>
    <w:p w14:paraId="5D09E48E" w14:textId="76D9374F" w:rsidR="00465B94" w:rsidRPr="00441669" w:rsidRDefault="00BA122B" w:rsidP="00E2265A">
      <w:pPr>
        <w:ind w:leftChars="68" w:left="709" w:hangingChars="236" w:hanging="566"/>
        <w:rPr>
          <w:ins w:id="257" w:author="MORITA Koji" w:date="2026-09-25T20:06:00Z" w16du:dateUtc="2026-09-26T00:06:00Z"/>
          <w:rFonts w:asciiTheme="majorHAnsi" w:hAnsiTheme="majorHAnsi" w:cstheme="majorHAnsi"/>
          <w:sz w:val="24"/>
          <w:szCs w:val="24"/>
        </w:rPr>
      </w:pPr>
      <w:ins w:id="258" w:author="MORITA Koji" w:date="2026-09-25T20:06:00Z" w16du:dateUtc="2026-09-26T00:06:00Z">
        <w:r w:rsidRPr="00441669">
          <w:rPr>
            <w:rFonts w:asciiTheme="majorHAnsi" w:hAnsiTheme="majorHAnsi" w:cstheme="majorHAnsi"/>
            <w:sz w:val="24"/>
            <w:szCs w:val="24"/>
          </w:rPr>
          <w:t xml:space="preserve">Fig. 3 </w:t>
        </w:r>
        <w:r w:rsidR="00007E1E" w:rsidRPr="00441669">
          <w:rPr>
            <w:rFonts w:asciiTheme="majorHAnsi" w:hAnsiTheme="majorHAnsi" w:cstheme="majorHAnsi"/>
            <w:sz w:val="24"/>
            <w:szCs w:val="24"/>
          </w:rPr>
          <w:t xml:space="preserve">Change in </w:t>
        </w:r>
        <w:r w:rsidR="00AA790D" w:rsidRPr="00441669">
          <w:rPr>
            <w:rFonts w:asciiTheme="majorHAnsi" w:hAnsiTheme="majorHAnsi" w:cstheme="majorHAnsi"/>
            <w:sz w:val="24"/>
            <w:szCs w:val="24"/>
          </w:rPr>
          <w:t>Vickers hardness o</w:t>
        </w:r>
        <w:r w:rsidR="00007E1E" w:rsidRPr="00441669">
          <w:rPr>
            <w:rFonts w:asciiTheme="majorHAnsi" w:hAnsiTheme="majorHAnsi" w:cstheme="majorHAnsi"/>
            <w:sz w:val="24"/>
            <w:szCs w:val="24"/>
          </w:rPr>
          <w:t>f</w:t>
        </w:r>
        <w:r w:rsidR="00AA790D" w:rsidRPr="00441669">
          <w:rPr>
            <w:rFonts w:asciiTheme="majorHAnsi" w:hAnsiTheme="majorHAnsi" w:cstheme="majorHAnsi"/>
            <w:sz w:val="24"/>
            <w:szCs w:val="24"/>
          </w:rPr>
          <w:t xml:space="preserve"> various texture</w:t>
        </w:r>
        <w:r w:rsidR="007C3EA7" w:rsidRPr="00441669">
          <w:rPr>
            <w:rFonts w:asciiTheme="majorHAnsi" w:hAnsiTheme="majorHAnsi" w:cstheme="majorHAnsi"/>
            <w:sz w:val="24"/>
            <w:szCs w:val="24"/>
          </w:rPr>
          <w:t>d</w:t>
        </w:r>
        <w:r w:rsidR="00AA790D" w:rsidRPr="00441669">
          <w:rPr>
            <w:rFonts w:asciiTheme="majorHAnsi" w:hAnsiTheme="majorHAnsi" w:cstheme="majorHAnsi"/>
            <w:sz w:val="24"/>
            <w:szCs w:val="24"/>
          </w:rPr>
          <w:t xml:space="preserve"> </w:t>
        </w:r>
        <w:r w:rsidR="007C3EA7" w:rsidRPr="00441669">
          <w:rPr>
            <w:rFonts w:asciiTheme="majorHAnsi" w:hAnsiTheme="majorHAnsi" w:cstheme="majorHAnsi"/>
            <w:sz w:val="24"/>
            <w:szCs w:val="24"/>
          </w:rPr>
          <w:t>samples</w:t>
        </w:r>
        <w:r w:rsidR="00AA790D" w:rsidRPr="00441669">
          <w:rPr>
            <w:rFonts w:asciiTheme="majorHAnsi" w:hAnsiTheme="majorHAnsi" w:cstheme="majorHAnsi"/>
            <w:sz w:val="24"/>
            <w:szCs w:val="24"/>
          </w:rPr>
          <w:t>.</w:t>
        </w:r>
        <w:r w:rsidR="00271256" w:rsidRPr="00441669">
          <w:rPr>
            <w:rFonts w:asciiTheme="majorHAnsi" w:hAnsiTheme="majorHAnsi" w:cstheme="majorHAnsi"/>
            <w:sz w:val="24"/>
            <w:szCs w:val="24"/>
          </w:rPr>
          <w:t xml:space="preserve"> </w:t>
        </w:r>
        <w:r w:rsidR="00271256" w:rsidRPr="00441669">
          <w:rPr>
            <w:rFonts w:asciiTheme="majorHAnsi" w:hAnsiTheme="majorHAnsi" w:cstheme="majorHAnsi" w:hint="eastAsia"/>
            <w:sz w:val="24"/>
            <w:szCs w:val="24"/>
          </w:rPr>
          <w:t>（片</w:t>
        </w:r>
        <w:r w:rsidR="00271256" w:rsidRPr="00441669">
          <w:rPr>
            <w:rFonts w:asciiTheme="majorHAnsi" w:hAnsiTheme="majorHAnsi" w:cstheme="majorHAnsi" w:hint="eastAsia"/>
            <w:sz w:val="24"/>
            <w:szCs w:val="24"/>
          </w:rPr>
          <w:t>1</w:t>
        </w:r>
        <w:r w:rsidR="00271256" w:rsidRPr="00441669">
          <w:rPr>
            <w:rFonts w:asciiTheme="majorHAnsi" w:hAnsiTheme="majorHAnsi" w:cstheme="majorHAnsi" w:hint="eastAsia"/>
            <w:sz w:val="24"/>
            <w:szCs w:val="24"/>
          </w:rPr>
          <w:t>段）</w:t>
        </w:r>
      </w:ins>
    </w:p>
    <w:p w14:paraId="36662874" w14:textId="670F637A" w:rsidR="00BA122B" w:rsidRPr="00441669" w:rsidRDefault="00BA122B" w:rsidP="00E2265A">
      <w:pPr>
        <w:ind w:leftChars="68" w:left="709" w:hangingChars="236" w:hanging="566"/>
        <w:rPr>
          <w:ins w:id="259" w:author="MORITA Koji" w:date="2026-09-25T20:06:00Z" w16du:dateUtc="2026-09-26T00:06:00Z"/>
          <w:rFonts w:asciiTheme="majorHAnsi" w:hAnsiTheme="majorHAnsi" w:cstheme="majorHAnsi"/>
          <w:sz w:val="24"/>
          <w:szCs w:val="24"/>
        </w:rPr>
      </w:pPr>
      <w:ins w:id="260" w:author="MORITA Koji" w:date="2026-09-25T20:06:00Z" w16du:dateUtc="2026-09-26T00:06:00Z">
        <w:r w:rsidRPr="00441669">
          <w:rPr>
            <w:rFonts w:asciiTheme="majorHAnsi" w:hAnsiTheme="majorHAnsi" w:cstheme="majorHAnsi"/>
            <w:sz w:val="24"/>
            <w:szCs w:val="24"/>
          </w:rPr>
          <w:t xml:space="preserve">Fig. 4 </w:t>
        </w:r>
        <w:r w:rsidR="00BC3D1D" w:rsidRPr="00441669">
          <w:rPr>
            <w:rFonts w:asciiTheme="majorHAnsi" w:hAnsiTheme="majorHAnsi" w:cstheme="majorHAnsi"/>
            <w:sz w:val="24"/>
            <w:szCs w:val="24"/>
          </w:rPr>
          <w:t>Orientation dependence</w:t>
        </w:r>
        <w:r w:rsidR="000331E4" w:rsidRPr="00441669">
          <w:rPr>
            <w:rFonts w:asciiTheme="majorHAnsi" w:hAnsiTheme="majorHAnsi" w:cstheme="majorHAnsi"/>
            <w:sz w:val="24"/>
            <w:szCs w:val="24"/>
          </w:rPr>
          <w:t xml:space="preserve"> of Vickers indents o</w:t>
        </w:r>
        <w:r w:rsidR="00EE59D0" w:rsidRPr="00441669">
          <w:rPr>
            <w:rFonts w:asciiTheme="majorHAnsi" w:hAnsiTheme="majorHAnsi" w:cstheme="majorHAnsi"/>
            <w:sz w:val="24"/>
            <w:szCs w:val="24"/>
          </w:rPr>
          <w:t>f</w:t>
        </w:r>
        <w:r w:rsidR="000331E4" w:rsidRPr="00441669">
          <w:rPr>
            <w:rFonts w:asciiTheme="majorHAnsi" w:hAnsiTheme="majorHAnsi" w:cstheme="majorHAnsi"/>
            <w:sz w:val="24"/>
            <w:szCs w:val="24"/>
          </w:rPr>
          <w:t xml:space="preserve"> various texture</w:t>
        </w:r>
        <w:r w:rsidR="00EE59D0" w:rsidRPr="00441669">
          <w:rPr>
            <w:rFonts w:asciiTheme="majorHAnsi" w:hAnsiTheme="majorHAnsi" w:cstheme="majorHAnsi"/>
            <w:sz w:val="24"/>
            <w:szCs w:val="24"/>
          </w:rPr>
          <w:t>d samples.</w:t>
        </w:r>
        <w:r w:rsidR="00271256" w:rsidRPr="00441669">
          <w:rPr>
            <w:rFonts w:asciiTheme="majorHAnsi" w:hAnsiTheme="majorHAnsi" w:cstheme="majorHAnsi"/>
            <w:sz w:val="24"/>
            <w:szCs w:val="24"/>
          </w:rPr>
          <w:t xml:space="preserve"> </w:t>
        </w:r>
        <w:r w:rsidR="00271256" w:rsidRPr="00441669">
          <w:rPr>
            <w:rFonts w:asciiTheme="majorHAnsi" w:hAnsiTheme="majorHAnsi" w:cstheme="majorHAnsi" w:hint="eastAsia"/>
            <w:sz w:val="24"/>
            <w:szCs w:val="24"/>
          </w:rPr>
          <w:t>（両</w:t>
        </w:r>
        <w:r w:rsidR="00271256" w:rsidRPr="00441669">
          <w:rPr>
            <w:rFonts w:asciiTheme="majorHAnsi" w:hAnsiTheme="majorHAnsi" w:cstheme="majorHAnsi"/>
            <w:sz w:val="24"/>
            <w:szCs w:val="24"/>
          </w:rPr>
          <w:t>2</w:t>
        </w:r>
        <w:r w:rsidR="00271256" w:rsidRPr="00441669">
          <w:rPr>
            <w:rFonts w:asciiTheme="majorHAnsi" w:hAnsiTheme="majorHAnsi" w:cstheme="majorHAnsi" w:hint="eastAsia"/>
            <w:sz w:val="24"/>
            <w:szCs w:val="24"/>
          </w:rPr>
          <w:t>段）</w:t>
        </w:r>
      </w:ins>
    </w:p>
    <w:p w14:paraId="58E39023" w14:textId="496FCAE2" w:rsidR="00BA122B" w:rsidRPr="00441669" w:rsidRDefault="00BA122B" w:rsidP="00CC12AB">
      <w:pPr>
        <w:ind w:leftChars="68" w:left="709" w:hangingChars="236" w:hanging="566"/>
        <w:rPr>
          <w:ins w:id="261" w:author="MORITA Koji" w:date="2026-09-25T20:06:00Z" w16du:dateUtc="2026-09-26T00:06:00Z"/>
          <w:rFonts w:asciiTheme="majorHAnsi" w:hAnsiTheme="majorHAnsi" w:cstheme="majorHAnsi"/>
          <w:sz w:val="24"/>
          <w:szCs w:val="24"/>
        </w:rPr>
      </w:pPr>
      <w:ins w:id="262" w:author="MORITA Koji" w:date="2026-09-25T20:06:00Z" w16du:dateUtc="2026-09-26T00:06:00Z">
        <w:r w:rsidRPr="00441669">
          <w:rPr>
            <w:rFonts w:asciiTheme="majorHAnsi" w:hAnsiTheme="majorHAnsi" w:cstheme="majorHAnsi"/>
            <w:sz w:val="24"/>
            <w:szCs w:val="24"/>
          </w:rPr>
          <w:t xml:space="preserve">Fig. 5 </w:t>
        </w:r>
        <w:r w:rsidR="000331E4" w:rsidRPr="00441669">
          <w:rPr>
            <w:rFonts w:asciiTheme="majorHAnsi" w:hAnsiTheme="majorHAnsi" w:cstheme="majorHAnsi"/>
            <w:sz w:val="24"/>
            <w:szCs w:val="24"/>
          </w:rPr>
          <w:t xml:space="preserve">OM images of Vickers indents applied 3 kgf </w:t>
        </w:r>
        <w:r w:rsidR="00423BA9" w:rsidRPr="00441669">
          <w:rPr>
            <w:rFonts w:asciiTheme="majorHAnsi" w:hAnsiTheme="majorHAnsi" w:cstheme="majorHAnsi"/>
            <w:sz w:val="24"/>
            <w:szCs w:val="24"/>
          </w:rPr>
          <w:t xml:space="preserve">of </w:t>
        </w:r>
        <w:r w:rsidR="007D754B" w:rsidRPr="00441669">
          <w:rPr>
            <w:rFonts w:asciiTheme="majorHAnsi" w:hAnsiTheme="majorHAnsi" w:cstheme="majorHAnsi"/>
            <w:sz w:val="24"/>
            <w:szCs w:val="24"/>
          </w:rPr>
          <w:t>textured sample</w:t>
        </w:r>
        <w:r w:rsidR="006F3486" w:rsidRPr="00441669">
          <w:rPr>
            <w:rFonts w:asciiTheme="majorHAnsi" w:hAnsiTheme="majorHAnsi" w:cstheme="majorHAnsi"/>
            <w:sz w:val="24"/>
            <w:szCs w:val="24"/>
          </w:rPr>
          <w:t>s</w:t>
        </w:r>
        <w:r w:rsidR="007D754B" w:rsidRPr="00441669">
          <w:rPr>
            <w:rFonts w:asciiTheme="majorHAnsi" w:hAnsiTheme="majorHAnsi" w:cstheme="majorHAnsi"/>
            <w:sz w:val="24"/>
            <w:szCs w:val="24"/>
          </w:rPr>
          <w:t>.</w:t>
        </w:r>
        <w:r w:rsidR="00CC12AB" w:rsidRPr="00441669">
          <w:rPr>
            <w:rFonts w:asciiTheme="majorHAnsi" w:hAnsiTheme="majorHAnsi" w:cstheme="majorHAnsi" w:hint="eastAsia"/>
            <w:sz w:val="24"/>
            <w:szCs w:val="24"/>
          </w:rPr>
          <w:t xml:space="preserve"> </w:t>
        </w:r>
        <w:r w:rsidR="000331E4" w:rsidRPr="00441669">
          <w:rPr>
            <w:rFonts w:asciiTheme="majorHAnsi" w:hAnsiTheme="majorHAnsi" w:cstheme="majorHAnsi"/>
            <w:sz w:val="24"/>
            <w:szCs w:val="24"/>
          </w:rPr>
          <w:t xml:space="preserve">(a) 0°, (b) 45°, </w:t>
        </w:r>
        <w:r w:rsidR="006F3486" w:rsidRPr="00441669">
          <w:rPr>
            <w:rFonts w:asciiTheme="majorHAnsi" w:hAnsiTheme="majorHAnsi" w:cstheme="majorHAnsi"/>
            <w:sz w:val="24"/>
            <w:szCs w:val="24"/>
          </w:rPr>
          <w:t xml:space="preserve">and </w:t>
        </w:r>
        <w:r w:rsidR="000331E4" w:rsidRPr="00441669">
          <w:rPr>
            <w:rFonts w:asciiTheme="majorHAnsi" w:hAnsiTheme="majorHAnsi" w:cstheme="majorHAnsi"/>
            <w:sz w:val="24"/>
            <w:szCs w:val="24"/>
          </w:rPr>
          <w:t>(c) 90°</w:t>
        </w:r>
        <w:r w:rsidR="006F3486" w:rsidRPr="00441669">
          <w:rPr>
            <w:rFonts w:asciiTheme="majorHAnsi" w:hAnsiTheme="majorHAnsi" w:cstheme="majorHAnsi"/>
            <w:sz w:val="24"/>
            <w:szCs w:val="24"/>
          </w:rPr>
          <w:t xml:space="preserve"> samples</w:t>
        </w:r>
        <w:r w:rsidR="000331E4" w:rsidRPr="00441669">
          <w:rPr>
            <w:rFonts w:asciiTheme="majorHAnsi" w:hAnsiTheme="majorHAnsi" w:cstheme="majorHAnsi"/>
            <w:sz w:val="24"/>
            <w:szCs w:val="24"/>
          </w:rPr>
          <w:t>.</w:t>
        </w:r>
        <w:r w:rsidR="00271256" w:rsidRPr="00441669">
          <w:rPr>
            <w:rFonts w:asciiTheme="majorHAnsi" w:hAnsiTheme="majorHAnsi" w:cstheme="majorHAnsi"/>
            <w:sz w:val="24"/>
            <w:szCs w:val="24"/>
          </w:rPr>
          <w:t xml:space="preserve"> </w:t>
        </w:r>
        <w:r w:rsidR="00271256" w:rsidRPr="00441669">
          <w:rPr>
            <w:rFonts w:asciiTheme="majorHAnsi" w:hAnsiTheme="majorHAnsi" w:cstheme="majorHAnsi" w:hint="eastAsia"/>
            <w:sz w:val="24"/>
            <w:szCs w:val="24"/>
          </w:rPr>
          <w:t>（両</w:t>
        </w:r>
        <w:r w:rsidR="00271256" w:rsidRPr="00441669">
          <w:rPr>
            <w:rFonts w:asciiTheme="majorHAnsi" w:hAnsiTheme="majorHAnsi" w:cstheme="majorHAnsi"/>
            <w:sz w:val="24"/>
            <w:szCs w:val="24"/>
          </w:rPr>
          <w:t>2</w:t>
        </w:r>
        <w:r w:rsidR="00271256" w:rsidRPr="00441669">
          <w:rPr>
            <w:rFonts w:asciiTheme="majorHAnsi" w:hAnsiTheme="majorHAnsi" w:cstheme="majorHAnsi" w:hint="eastAsia"/>
            <w:sz w:val="24"/>
            <w:szCs w:val="24"/>
          </w:rPr>
          <w:t>段）</w:t>
        </w:r>
      </w:ins>
    </w:p>
    <w:p w14:paraId="4F7CF99D" w14:textId="60C71F69" w:rsidR="00BA122B" w:rsidRPr="00441669" w:rsidRDefault="00BA122B" w:rsidP="00CC12AB">
      <w:pPr>
        <w:ind w:leftChars="68" w:left="709" w:hangingChars="236" w:hanging="566"/>
        <w:rPr>
          <w:ins w:id="263" w:author="MORITA Koji" w:date="2026-09-25T20:06:00Z" w16du:dateUtc="2026-09-26T00:06:00Z"/>
          <w:rFonts w:asciiTheme="majorHAnsi" w:hAnsiTheme="majorHAnsi" w:cstheme="majorHAnsi"/>
          <w:sz w:val="24"/>
          <w:szCs w:val="24"/>
        </w:rPr>
      </w:pPr>
      <w:ins w:id="264" w:author="MORITA Koji" w:date="2026-09-25T20:06:00Z" w16du:dateUtc="2026-09-26T00:06:00Z">
        <w:r w:rsidRPr="00441669">
          <w:rPr>
            <w:rFonts w:asciiTheme="majorHAnsi" w:hAnsiTheme="majorHAnsi" w:cstheme="majorHAnsi"/>
            <w:sz w:val="24"/>
            <w:szCs w:val="24"/>
          </w:rPr>
          <w:t xml:space="preserve">Fig. 6 </w:t>
        </w:r>
        <w:r w:rsidR="00CC12AB" w:rsidRPr="00441669">
          <w:rPr>
            <w:rFonts w:asciiTheme="majorHAnsi" w:hAnsiTheme="majorHAnsi" w:cstheme="majorHAnsi"/>
            <w:sz w:val="24"/>
            <w:szCs w:val="24"/>
          </w:rPr>
          <w:t>FE-</w:t>
        </w:r>
        <w:r w:rsidR="000331E4" w:rsidRPr="00441669">
          <w:rPr>
            <w:rFonts w:asciiTheme="majorHAnsi" w:hAnsiTheme="majorHAnsi" w:cstheme="majorHAnsi"/>
            <w:sz w:val="24"/>
            <w:szCs w:val="24"/>
          </w:rPr>
          <w:t>SEM image tilted 70° of</w:t>
        </w:r>
        <w:r w:rsidR="007D754B" w:rsidRPr="00441669">
          <w:rPr>
            <w:rFonts w:asciiTheme="majorHAnsi" w:hAnsiTheme="majorHAnsi" w:cstheme="majorHAnsi"/>
            <w:sz w:val="24"/>
            <w:szCs w:val="24"/>
          </w:rPr>
          <w:t xml:space="preserve"> textured samples</w:t>
        </w:r>
        <w:r w:rsidR="001A1CEE" w:rsidRPr="00441669">
          <w:rPr>
            <w:rFonts w:asciiTheme="majorHAnsi" w:hAnsiTheme="majorHAnsi" w:cstheme="majorHAnsi"/>
            <w:sz w:val="24"/>
            <w:szCs w:val="24"/>
          </w:rPr>
          <w:t>.</w:t>
        </w:r>
        <w:r w:rsidR="00CC12AB" w:rsidRPr="00441669">
          <w:rPr>
            <w:rFonts w:asciiTheme="majorHAnsi" w:hAnsiTheme="majorHAnsi" w:cstheme="majorHAnsi" w:hint="eastAsia"/>
            <w:sz w:val="24"/>
            <w:szCs w:val="24"/>
          </w:rPr>
          <w:t xml:space="preserve"> </w:t>
        </w:r>
        <w:r w:rsidR="000331E4" w:rsidRPr="00441669">
          <w:rPr>
            <w:rFonts w:asciiTheme="majorHAnsi" w:hAnsiTheme="majorHAnsi" w:cstheme="majorHAnsi"/>
            <w:sz w:val="24"/>
            <w:szCs w:val="24"/>
          </w:rPr>
          <w:t>(a) 0°</w:t>
        </w:r>
        <w:r w:rsidR="00CC12AB" w:rsidRPr="00441669">
          <w:rPr>
            <w:rFonts w:asciiTheme="majorHAnsi" w:hAnsiTheme="majorHAnsi" w:cstheme="majorHAnsi"/>
            <w:sz w:val="24"/>
            <w:szCs w:val="24"/>
          </w:rPr>
          <w:t xml:space="preserve"> and</w:t>
        </w:r>
        <w:r w:rsidR="000331E4" w:rsidRPr="00441669">
          <w:rPr>
            <w:rFonts w:asciiTheme="majorHAnsi" w:hAnsiTheme="majorHAnsi" w:cstheme="majorHAnsi"/>
            <w:sz w:val="24"/>
            <w:szCs w:val="24"/>
          </w:rPr>
          <w:t xml:space="preserve"> (b</w:t>
        </w:r>
        <w:r w:rsidR="00CC12AB" w:rsidRPr="00441669">
          <w:rPr>
            <w:rFonts w:asciiTheme="majorHAnsi" w:hAnsiTheme="majorHAnsi" w:cstheme="majorHAnsi"/>
            <w:sz w:val="24"/>
            <w:szCs w:val="24"/>
          </w:rPr>
          <w:t>, c</w:t>
        </w:r>
        <w:r w:rsidR="000331E4" w:rsidRPr="00441669">
          <w:rPr>
            <w:rFonts w:asciiTheme="majorHAnsi" w:hAnsiTheme="majorHAnsi" w:cstheme="majorHAnsi"/>
            <w:sz w:val="24"/>
            <w:szCs w:val="24"/>
          </w:rPr>
          <w:t>) 90°</w:t>
        </w:r>
        <w:r w:rsidR="006F3486" w:rsidRPr="00441669">
          <w:rPr>
            <w:rFonts w:asciiTheme="majorHAnsi" w:hAnsiTheme="majorHAnsi" w:cstheme="majorHAnsi"/>
            <w:sz w:val="24"/>
            <w:szCs w:val="24"/>
          </w:rPr>
          <w:t xml:space="preserve"> samples</w:t>
        </w:r>
        <w:r w:rsidR="000331E4" w:rsidRPr="00441669">
          <w:rPr>
            <w:rFonts w:asciiTheme="majorHAnsi" w:hAnsiTheme="majorHAnsi" w:cstheme="majorHAnsi"/>
            <w:sz w:val="24"/>
            <w:szCs w:val="24"/>
          </w:rPr>
          <w:t>.</w:t>
        </w:r>
        <w:r w:rsidR="00271256" w:rsidRPr="00441669">
          <w:rPr>
            <w:rFonts w:asciiTheme="majorHAnsi" w:hAnsiTheme="majorHAnsi" w:cstheme="majorHAnsi"/>
            <w:sz w:val="24"/>
            <w:szCs w:val="24"/>
          </w:rPr>
          <w:t xml:space="preserve"> </w:t>
        </w:r>
        <w:r w:rsidR="00271256" w:rsidRPr="00441669">
          <w:rPr>
            <w:rFonts w:asciiTheme="majorHAnsi" w:hAnsiTheme="majorHAnsi" w:cstheme="majorHAnsi" w:hint="eastAsia"/>
            <w:sz w:val="24"/>
            <w:szCs w:val="24"/>
          </w:rPr>
          <w:t>（両</w:t>
        </w:r>
        <w:r w:rsidR="00271256" w:rsidRPr="00441669">
          <w:rPr>
            <w:rFonts w:asciiTheme="majorHAnsi" w:hAnsiTheme="majorHAnsi" w:cstheme="majorHAnsi"/>
            <w:sz w:val="24"/>
            <w:szCs w:val="24"/>
          </w:rPr>
          <w:t>2</w:t>
        </w:r>
        <w:r w:rsidR="00271256" w:rsidRPr="00441669">
          <w:rPr>
            <w:rFonts w:asciiTheme="majorHAnsi" w:hAnsiTheme="majorHAnsi" w:cstheme="majorHAnsi" w:hint="eastAsia"/>
            <w:sz w:val="24"/>
            <w:szCs w:val="24"/>
          </w:rPr>
          <w:t>段）</w:t>
        </w:r>
      </w:ins>
    </w:p>
    <w:p w14:paraId="209BEEDB" w14:textId="64BAE41B" w:rsidR="00BA122B" w:rsidRPr="00441669" w:rsidRDefault="00BA122B" w:rsidP="00E2265A">
      <w:pPr>
        <w:ind w:leftChars="68" w:left="709" w:hangingChars="236" w:hanging="566"/>
        <w:rPr>
          <w:ins w:id="265" w:author="MORITA Koji" w:date="2026-09-25T20:06:00Z" w16du:dateUtc="2026-09-26T00:06:00Z"/>
          <w:rFonts w:asciiTheme="majorHAnsi" w:hAnsiTheme="majorHAnsi" w:cstheme="majorHAnsi"/>
          <w:sz w:val="24"/>
          <w:szCs w:val="24"/>
        </w:rPr>
      </w:pPr>
      <w:ins w:id="266" w:author="MORITA Koji" w:date="2026-09-25T20:06:00Z" w16du:dateUtc="2026-09-26T00:06:00Z">
        <w:r w:rsidRPr="00441669">
          <w:rPr>
            <w:rFonts w:asciiTheme="majorHAnsi" w:hAnsiTheme="majorHAnsi" w:cstheme="majorHAnsi"/>
            <w:sz w:val="24"/>
            <w:szCs w:val="24"/>
          </w:rPr>
          <w:t xml:space="preserve">Fig. 7 </w:t>
        </w:r>
        <w:r w:rsidR="005609F9" w:rsidRPr="00441669">
          <w:rPr>
            <w:rFonts w:asciiTheme="majorHAnsi" w:hAnsiTheme="majorHAnsi" w:cstheme="majorHAnsi"/>
            <w:sz w:val="24"/>
            <w:szCs w:val="24"/>
          </w:rPr>
          <w:t xml:space="preserve">Crystal orientation distribution map near the Vickers indent of </w:t>
        </w:r>
        <w:r w:rsidR="002F7220" w:rsidRPr="00441669">
          <w:rPr>
            <w:rFonts w:asciiTheme="majorHAnsi" w:hAnsiTheme="majorHAnsi" w:cstheme="majorHAnsi"/>
            <w:sz w:val="24"/>
            <w:szCs w:val="24"/>
          </w:rPr>
          <w:t>90 °</w:t>
        </w:r>
        <w:r w:rsidR="00B12EEE" w:rsidRPr="00441669">
          <w:rPr>
            <w:rFonts w:asciiTheme="majorHAnsi" w:hAnsiTheme="majorHAnsi" w:cstheme="majorHAnsi"/>
            <w:sz w:val="24"/>
            <w:szCs w:val="24"/>
          </w:rPr>
          <w:t xml:space="preserve"> sample.</w:t>
        </w:r>
        <w:r w:rsidR="00271256" w:rsidRPr="00441669">
          <w:rPr>
            <w:rFonts w:asciiTheme="majorHAnsi" w:hAnsiTheme="majorHAnsi" w:cstheme="majorHAnsi"/>
            <w:sz w:val="24"/>
            <w:szCs w:val="24"/>
          </w:rPr>
          <w:t xml:space="preserve"> </w:t>
        </w:r>
        <w:r w:rsidR="00271256" w:rsidRPr="00441669">
          <w:rPr>
            <w:rFonts w:asciiTheme="majorHAnsi" w:hAnsiTheme="majorHAnsi" w:cstheme="majorHAnsi" w:hint="eastAsia"/>
            <w:sz w:val="24"/>
            <w:szCs w:val="24"/>
          </w:rPr>
          <w:t>（片</w:t>
        </w:r>
        <w:r w:rsidR="00271256" w:rsidRPr="00441669">
          <w:rPr>
            <w:rFonts w:asciiTheme="majorHAnsi" w:hAnsiTheme="majorHAnsi" w:cstheme="majorHAnsi" w:hint="eastAsia"/>
            <w:sz w:val="24"/>
            <w:szCs w:val="24"/>
          </w:rPr>
          <w:t>1</w:t>
        </w:r>
        <w:r w:rsidR="00271256" w:rsidRPr="00441669">
          <w:rPr>
            <w:rFonts w:asciiTheme="majorHAnsi" w:hAnsiTheme="majorHAnsi" w:cstheme="majorHAnsi" w:hint="eastAsia"/>
            <w:sz w:val="24"/>
            <w:szCs w:val="24"/>
          </w:rPr>
          <w:t>段）</w:t>
        </w:r>
      </w:ins>
    </w:p>
    <w:p w14:paraId="56F531DC" w14:textId="03782C23" w:rsidR="00B01F25" w:rsidRPr="00441669" w:rsidRDefault="00AA790D" w:rsidP="00A44C22">
      <w:pPr>
        <w:ind w:leftChars="68" w:left="709" w:hangingChars="236" w:hanging="566"/>
        <w:rPr>
          <w:ins w:id="267" w:author="MORITA Koji" w:date="2026-09-25T20:06:00Z" w16du:dateUtc="2026-09-26T00:06:00Z"/>
          <w:rFonts w:asciiTheme="majorHAnsi" w:hAnsiTheme="majorHAnsi" w:cstheme="majorHAnsi"/>
          <w:sz w:val="24"/>
          <w:szCs w:val="24"/>
        </w:rPr>
      </w:pPr>
      <w:ins w:id="268" w:author="MORITA Koji" w:date="2026-09-25T20:06:00Z" w16du:dateUtc="2026-09-26T00:06:00Z">
        <w:r w:rsidRPr="00441669">
          <w:rPr>
            <w:rFonts w:asciiTheme="majorHAnsi" w:hAnsiTheme="majorHAnsi" w:cstheme="majorHAnsi"/>
            <w:sz w:val="24"/>
            <w:szCs w:val="24"/>
          </w:rPr>
          <w:t xml:space="preserve">Fig. 8 </w:t>
        </w:r>
        <w:r w:rsidR="00B01F25" w:rsidRPr="00441669">
          <w:rPr>
            <w:rFonts w:asciiTheme="majorHAnsi" w:hAnsiTheme="majorHAnsi" w:cstheme="majorHAnsi"/>
            <w:sz w:val="24"/>
            <w:szCs w:val="24"/>
          </w:rPr>
          <w:t>Microstructure near the Vickers indent of 90°sample.</w:t>
        </w:r>
        <w:r w:rsidR="00A44C22" w:rsidRPr="00441669">
          <w:rPr>
            <w:rFonts w:asciiTheme="majorHAnsi" w:hAnsiTheme="majorHAnsi" w:cstheme="majorHAnsi" w:hint="eastAsia"/>
            <w:sz w:val="24"/>
            <w:szCs w:val="24"/>
          </w:rPr>
          <w:t xml:space="preserve"> </w:t>
        </w:r>
        <w:r w:rsidR="00B01F25" w:rsidRPr="00441669">
          <w:rPr>
            <w:rFonts w:asciiTheme="majorHAnsi" w:hAnsiTheme="majorHAnsi" w:cstheme="majorHAnsi"/>
            <w:sz w:val="24"/>
            <w:szCs w:val="24"/>
          </w:rPr>
          <w:t xml:space="preserve">FE-SEM images observed (a) from the same direction as the </w:t>
        </w:r>
        <w:r w:rsidR="00B01F25" w:rsidRPr="00441669">
          <w:rPr>
            <w:rFonts w:asciiTheme="majorHAnsi" w:hAnsiTheme="majorHAnsi" w:cstheme="majorHAnsi"/>
            <w:i/>
            <w:iCs/>
            <w:sz w:val="24"/>
            <w:szCs w:val="24"/>
          </w:rPr>
          <w:t>c</w:t>
        </w:r>
        <w:r w:rsidR="00B01F25" w:rsidRPr="00441669">
          <w:rPr>
            <w:rFonts w:asciiTheme="majorHAnsi" w:hAnsiTheme="majorHAnsi" w:cstheme="majorHAnsi"/>
            <w:sz w:val="24"/>
            <w:szCs w:val="24"/>
          </w:rPr>
          <w:t xml:space="preserve">-axis and (b) from the direction perpendicular to the </w:t>
        </w:r>
        <w:r w:rsidR="00B01F25" w:rsidRPr="00441669">
          <w:rPr>
            <w:rFonts w:asciiTheme="majorHAnsi" w:hAnsiTheme="majorHAnsi" w:cstheme="majorHAnsi"/>
            <w:i/>
            <w:iCs/>
            <w:sz w:val="24"/>
            <w:szCs w:val="24"/>
          </w:rPr>
          <w:t>c</w:t>
        </w:r>
        <w:r w:rsidR="00B01F25" w:rsidRPr="00441669">
          <w:rPr>
            <w:rFonts w:asciiTheme="majorHAnsi" w:hAnsiTheme="majorHAnsi" w:cstheme="majorHAnsi"/>
            <w:sz w:val="24"/>
            <w:szCs w:val="24"/>
          </w:rPr>
          <w:t xml:space="preserve">-axis. (c) crystal orientation distribution map from the direction perpendicular to the </w:t>
        </w:r>
        <w:r w:rsidR="00B01F25" w:rsidRPr="00441669">
          <w:rPr>
            <w:rFonts w:asciiTheme="majorHAnsi" w:hAnsiTheme="majorHAnsi" w:cstheme="majorHAnsi"/>
            <w:i/>
            <w:iCs/>
            <w:sz w:val="24"/>
            <w:szCs w:val="24"/>
          </w:rPr>
          <w:t>c</w:t>
        </w:r>
        <w:r w:rsidR="00B01F25" w:rsidRPr="00441669">
          <w:rPr>
            <w:rFonts w:asciiTheme="majorHAnsi" w:hAnsiTheme="majorHAnsi" w:cstheme="majorHAnsi"/>
            <w:sz w:val="24"/>
            <w:szCs w:val="24"/>
          </w:rPr>
          <w:t>-axis with kinks (red arrows).</w:t>
        </w:r>
        <w:r w:rsidR="00271256" w:rsidRPr="00441669">
          <w:rPr>
            <w:rFonts w:asciiTheme="majorHAnsi" w:hAnsiTheme="majorHAnsi" w:cstheme="majorHAnsi"/>
            <w:sz w:val="24"/>
            <w:szCs w:val="24"/>
          </w:rPr>
          <w:t xml:space="preserve"> </w:t>
        </w:r>
        <w:r w:rsidR="00271256" w:rsidRPr="00441669">
          <w:rPr>
            <w:rFonts w:asciiTheme="majorHAnsi" w:hAnsiTheme="majorHAnsi" w:cstheme="majorHAnsi" w:hint="eastAsia"/>
            <w:sz w:val="24"/>
            <w:szCs w:val="24"/>
          </w:rPr>
          <w:t>（両</w:t>
        </w:r>
        <w:r w:rsidR="00271256" w:rsidRPr="00441669">
          <w:rPr>
            <w:rFonts w:asciiTheme="majorHAnsi" w:hAnsiTheme="majorHAnsi" w:cstheme="majorHAnsi"/>
            <w:sz w:val="24"/>
            <w:szCs w:val="24"/>
          </w:rPr>
          <w:t>2</w:t>
        </w:r>
        <w:r w:rsidR="00271256" w:rsidRPr="00441669">
          <w:rPr>
            <w:rFonts w:asciiTheme="majorHAnsi" w:hAnsiTheme="majorHAnsi" w:cstheme="majorHAnsi" w:hint="eastAsia"/>
            <w:sz w:val="24"/>
            <w:szCs w:val="24"/>
          </w:rPr>
          <w:t>段）</w:t>
        </w:r>
      </w:ins>
    </w:p>
    <w:p w14:paraId="26275867" w14:textId="3441DC6F" w:rsidR="000D1591" w:rsidRPr="00B12EEE" w:rsidRDefault="000D1591" w:rsidP="00A44C22">
      <w:pPr>
        <w:ind w:leftChars="68" w:left="709" w:hangingChars="236" w:hanging="566"/>
        <w:rPr>
          <w:ins w:id="269" w:author="MORITA Koji" w:date="2026-09-25T20:06:00Z" w16du:dateUtc="2026-09-26T00:06:00Z"/>
          <w:rFonts w:asciiTheme="majorHAnsi" w:hAnsiTheme="majorHAnsi" w:cstheme="majorHAnsi"/>
          <w:sz w:val="24"/>
          <w:szCs w:val="24"/>
        </w:rPr>
      </w:pPr>
      <w:ins w:id="270" w:author="MORITA Koji" w:date="2026-09-25T20:06:00Z" w16du:dateUtc="2026-09-26T00:06:00Z">
        <w:r w:rsidRPr="00441669">
          <w:rPr>
            <w:rFonts w:asciiTheme="majorHAnsi" w:hAnsiTheme="majorHAnsi" w:cstheme="majorHAnsi"/>
            <w:sz w:val="24"/>
            <w:szCs w:val="24"/>
          </w:rPr>
          <w:t xml:space="preserve">Fig. 9 Schematic </w:t>
        </w:r>
        <w:r w:rsidR="00954AAB" w:rsidRPr="00441669">
          <w:rPr>
            <w:rFonts w:asciiTheme="majorHAnsi" w:hAnsiTheme="majorHAnsi" w:cstheme="majorHAnsi"/>
            <w:sz w:val="24"/>
            <w:szCs w:val="24"/>
          </w:rPr>
          <w:t xml:space="preserve">images </w:t>
        </w:r>
        <w:r w:rsidRPr="00441669">
          <w:rPr>
            <w:rFonts w:asciiTheme="majorHAnsi" w:hAnsiTheme="majorHAnsi" w:cstheme="majorHAnsi"/>
            <w:sz w:val="24"/>
            <w:szCs w:val="24"/>
          </w:rPr>
          <w:t xml:space="preserve">of </w:t>
        </w:r>
        <w:r w:rsidR="00954AAB" w:rsidRPr="00441669">
          <w:rPr>
            <w:rFonts w:asciiTheme="majorHAnsi" w:hAnsiTheme="majorHAnsi" w:cstheme="majorHAnsi"/>
            <w:sz w:val="24"/>
            <w:szCs w:val="24"/>
          </w:rPr>
          <w:t>plastic deformation around indent</w:t>
        </w:r>
        <w:r w:rsidR="00A44C22" w:rsidRPr="00441669">
          <w:rPr>
            <w:rFonts w:asciiTheme="majorHAnsi" w:hAnsiTheme="majorHAnsi" w:cstheme="majorHAnsi"/>
            <w:sz w:val="24"/>
            <w:szCs w:val="24"/>
          </w:rPr>
          <w:t>s</w:t>
        </w:r>
        <w:r w:rsidR="00954AAB" w:rsidRPr="00441669">
          <w:rPr>
            <w:rFonts w:asciiTheme="majorHAnsi" w:hAnsiTheme="majorHAnsi" w:cstheme="majorHAnsi"/>
            <w:sz w:val="24"/>
            <w:szCs w:val="24"/>
          </w:rPr>
          <w:t xml:space="preserve"> observed from</w:t>
        </w:r>
        <w:r w:rsidR="00C92E1D" w:rsidRPr="00441669">
          <w:rPr>
            <w:rFonts w:asciiTheme="majorHAnsi" w:hAnsiTheme="majorHAnsi" w:cstheme="majorHAnsi"/>
            <w:sz w:val="24"/>
            <w:szCs w:val="24"/>
          </w:rPr>
          <w:t xml:space="preserve"> the cross-section</w:t>
        </w:r>
        <w:r w:rsidRPr="00441669">
          <w:rPr>
            <w:rFonts w:asciiTheme="majorHAnsi" w:hAnsiTheme="majorHAnsi" w:cstheme="majorHAnsi"/>
            <w:sz w:val="24"/>
            <w:szCs w:val="24"/>
          </w:rPr>
          <w:t>,</w:t>
        </w:r>
        <w:r w:rsidR="00A44C22" w:rsidRPr="00441669">
          <w:rPr>
            <w:rFonts w:asciiTheme="majorHAnsi" w:hAnsiTheme="majorHAnsi" w:cstheme="majorHAnsi" w:hint="eastAsia"/>
            <w:sz w:val="24"/>
            <w:szCs w:val="24"/>
          </w:rPr>
          <w:t xml:space="preserve"> </w:t>
        </w:r>
        <w:r w:rsidRPr="00441669">
          <w:rPr>
            <w:rFonts w:asciiTheme="majorHAnsi" w:hAnsiTheme="majorHAnsi" w:cstheme="majorHAnsi"/>
            <w:sz w:val="24"/>
            <w:szCs w:val="24"/>
          </w:rPr>
          <w:t>(a) 0°, (b) 45°,</w:t>
        </w:r>
        <w:r w:rsidR="00A44C22" w:rsidRPr="00441669">
          <w:rPr>
            <w:rFonts w:asciiTheme="majorHAnsi" w:hAnsiTheme="majorHAnsi" w:cstheme="majorHAnsi"/>
            <w:sz w:val="24"/>
            <w:szCs w:val="24"/>
          </w:rPr>
          <w:t xml:space="preserve"> and </w:t>
        </w:r>
        <w:r w:rsidRPr="00441669">
          <w:rPr>
            <w:rFonts w:asciiTheme="majorHAnsi" w:hAnsiTheme="majorHAnsi" w:cstheme="majorHAnsi"/>
            <w:sz w:val="24"/>
            <w:szCs w:val="24"/>
          </w:rPr>
          <w:t>(c) 90°</w:t>
        </w:r>
        <w:r w:rsidR="00A44C22" w:rsidRPr="00441669">
          <w:rPr>
            <w:rFonts w:asciiTheme="majorHAnsi" w:hAnsiTheme="majorHAnsi" w:cstheme="majorHAnsi"/>
            <w:sz w:val="24"/>
            <w:szCs w:val="24"/>
          </w:rPr>
          <w:t xml:space="preserve"> samples</w:t>
        </w:r>
        <w:r w:rsidRPr="00441669">
          <w:rPr>
            <w:rFonts w:asciiTheme="majorHAnsi" w:hAnsiTheme="majorHAnsi" w:cstheme="majorHAnsi"/>
            <w:sz w:val="24"/>
            <w:szCs w:val="24"/>
          </w:rPr>
          <w:t xml:space="preserve">. </w:t>
        </w:r>
        <w:r w:rsidR="00271256" w:rsidRPr="00441669">
          <w:rPr>
            <w:rFonts w:asciiTheme="majorHAnsi" w:hAnsiTheme="majorHAnsi" w:cstheme="majorHAnsi" w:hint="eastAsia"/>
            <w:sz w:val="24"/>
            <w:szCs w:val="24"/>
          </w:rPr>
          <w:t>（両</w:t>
        </w:r>
        <w:r w:rsidR="00271256" w:rsidRPr="00441669">
          <w:rPr>
            <w:rFonts w:asciiTheme="majorHAnsi" w:hAnsiTheme="majorHAnsi" w:cstheme="majorHAnsi"/>
            <w:sz w:val="24"/>
            <w:szCs w:val="24"/>
          </w:rPr>
          <w:t>2</w:t>
        </w:r>
        <w:r w:rsidR="00271256" w:rsidRPr="00441669">
          <w:rPr>
            <w:rFonts w:asciiTheme="majorHAnsi" w:hAnsiTheme="majorHAnsi" w:cstheme="majorHAnsi" w:hint="eastAsia"/>
            <w:sz w:val="24"/>
            <w:szCs w:val="24"/>
          </w:rPr>
          <w:t>段）</w:t>
        </w:r>
      </w:ins>
    </w:p>
    <w:p w14:paraId="1D4DA0A3" w14:textId="77777777" w:rsidR="001A146D" w:rsidRDefault="001A146D" w:rsidP="001A146D">
      <w:pPr>
        <w:rPr>
          <w:del w:id="271" w:author="MORITA Koji" w:date="2026-09-25T20:06:00Z" w16du:dateUtc="2026-09-26T00:06:00Z"/>
          <w:rStyle w:val="header1"/>
        </w:rPr>
      </w:pPr>
      <w:del w:id="272" w:author="MORITA Koji" w:date="2026-09-25T20:06:00Z" w16du:dateUtc="2026-09-26T00:06:00Z">
        <w:r>
          <w:rPr>
            <w:rStyle w:val="header1"/>
          </w:rPr>
          <w:delText xml:space="preserve">Verbal De-Escalation Techniques for </w:delText>
        </w:r>
        <w:r>
          <w:rPr>
            <w:rFonts w:ascii="Arial" w:hAnsi="Arial" w:cs="Arial"/>
            <w:b/>
            <w:bCs/>
            <w:color w:val="000066"/>
          </w:rPr>
          <w:br/>
        </w:r>
        <w:r>
          <w:rPr>
            <w:rStyle w:val="header1"/>
          </w:rPr>
          <w:delText xml:space="preserve">Defusing or Talking Down an Explosive Situation </w:delText>
        </w:r>
      </w:del>
    </w:p>
    <w:p w14:paraId="46185466" w14:textId="77777777" w:rsidR="001A146D" w:rsidRDefault="001A146D" w:rsidP="001A146D">
      <w:pPr>
        <w:rPr>
          <w:del w:id="273" w:author="MORITA Koji" w:date="2026-09-25T20:06:00Z" w16du:dateUtc="2026-09-26T00:06:00Z"/>
          <w:rFonts w:ascii="Arial" w:hAnsi="Arial" w:cs="Arial"/>
          <w:color w:val="000000"/>
          <w:sz w:val="18"/>
          <w:szCs w:val="18"/>
        </w:rPr>
      </w:pPr>
    </w:p>
    <w:p w14:paraId="2E6A95F6" w14:textId="77777777" w:rsidR="001A146D" w:rsidRDefault="001A146D" w:rsidP="001A146D">
      <w:pPr>
        <w:pStyle w:val="NormalWeb"/>
        <w:rPr>
          <w:del w:id="274" w:author="MORITA Koji" w:date="2026-09-25T20:06:00Z" w16du:dateUtc="2026-09-26T00:06:00Z"/>
          <w:rStyle w:val="header1"/>
        </w:rPr>
      </w:pPr>
      <w:del w:id="275" w:author="MORITA Koji" w:date="2026-09-25T20:06:00Z" w16du:dateUtc="2026-09-26T00:06:00Z">
        <w:r>
          <w:rPr>
            <w:rFonts w:cs="Arial"/>
            <w:i/>
            <w:iCs/>
            <w:color w:val="000000"/>
            <w:sz w:val="18"/>
            <w:szCs w:val="18"/>
          </w:rPr>
          <w:delText xml:space="preserve">(prepared by NASW's Committee for the Study and Prevention of Violence Against Social Workers) </w:delText>
        </w:r>
        <w:r>
          <w:rPr>
            <w:rFonts w:cs="Arial"/>
            <w:color w:val="000000"/>
            <w:sz w:val="18"/>
            <w:szCs w:val="18"/>
          </w:rPr>
          <w:br/>
        </w:r>
        <w:r>
          <w:rPr>
            <w:rFonts w:cs="Arial"/>
            <w:color w:val="000000"/>
            <w:sz w:val="18"/>
            <w:szCs w:val="18"/>
          </w:rPr>
          <w:br/>
        </w:r>
        <w:r w:rsidRPr="00D62C5B">
          <w:rPr>
            <w:rFonts w:cs="Arial"/>
            <w:color w:val="000000"/>
          </w:rPr>
          <w:delText>When a potentially violent situation threatens to erupt on the spot and no weapon is present, verbal de-escalation techniques are appropriate.</w:delText>
        </w:r>
        <w:r w:rsidRPr="00D62C5B">
          <w:rPr>
            <w:rFonts w:cs="Arial"/>
            <w:color w:val="000000"/>
          </w:rPr>
          <w:br/>
        </w:r>
        <w:r w:rsidRPr="00D62C5B">
          <w:rPr>
            <w:rFonts w:cs="Arial"/>
            <w:color w:val="000000"/>
          </w:rPr>
          <w:br/>
          <w:delText>There are two important concepts to keep in mind:</w:delText>
        </w:r>
        <w:r w:rsidRPr="00D62C5B">
          <w:rPr>
            <w:rFonts w:cs="Arial"/>
            <w:color w:val="000000"/>
          </w:rPr>
          <w:br/>
          <w:delText xml:space="preserve">1. Reasoning with an enraged person is not possible. The first and only objective in de-escalation is to reduce the level of arousal so that discussion becomes possible. </w:delText>
        </w:r>
        <w:r w:rsidRPr="00D62C5B">
          <w:rPr>
            <w:rFonts w:cs="Arial"/>
            <w:color w:val="000000"/>
          </w:rPr>
          <w:br/>
        </w:r>
        <w:r w:rsidRPr="00D62C5B">
          <w:rPr>
            <w:rFonts w:cs="Arial"/>
            <w:color w:val="000000"/>
          </w:rPr>
          <w:br/>
          <w:delText>2. De-escalation techni</w:delText>
        </w:r>
        <w:r>
          <w:rPr>
            <w:rFonts w:cs="Arial"/>
            <w:color w:val="000000"/>
          </w:rPr>
          <w:delText>ques are abnormal. We are</w:delText>
        </w:r>
        <w:r w:rsidRPr="00D62C5B">
          <w:rPr>
            <w:rFonts w:cs="Arial"/>
            <w:color w:val="000000"/>
          </w:rPr>
          <w:delText xml:space="preserve"> driven</w:delText>
        </w:r>
        <w:r>
          <w:rPr>
            <w:rFonts w:cs="Arial"/>
            <w:color w:val="000000"/>
          </w:rPr>
          <w:delText xml:space="preserve"> by adrenalin</w:delText>
        </w:r>
        <w:r w:rsidRPr="00D62C5B">
          <w:rPr>
            <w:rFonts w:cs="Arial"/>
            <w:color w:val="000000"/>
          </w:rPr>
          <w:delText xml:space="preserve"> to fight or flight when scared. However, in de-escalation, we can do neither. We must appear centered and calm even when we are terrified. Therefore these techniques must be practiced before they are needed so that they can become "second nature." </w:delText>
        </w:r>
        <w:r w:rsidRPr="00D62C5B">
          <w:rPr>
            <w:rFonts w:cs="Arial"/>
            <w:color w:val="000000"/>
          </w:rPr>
          <w:br/>
        </w:r>
        <w:r>
          <w:rPr>
            <w:rFonts w:cs="Arial"/>
            <w:color w:val="000000"/>
            <w:sz w:val="18"/>
            <w:szCs w:val="18"/>
          </w:rPr>
          <w:br/>
        </w:r>
        <w:r>
          <w:rPr>
            <w:rStyle w:val="header1"/>
          </w:rPr>
          <w:delText>A: The Worker in Control of Him/Her Self</w:delText>
        </w:r>
      </w:del>
    </w:p>
    <w:p w14:paraId="4A07CE17" w14:textId="77777777" w:rsidR="001A146D" w:rsidRDefault="001A146D" w:rsidP="001A146D">
      <w:pPr>
        <w:pStyle w:val="NormalWeb"/>
        <w:rPr>
          <w:del w:id="276" w:author="MORITA Koji" w:date="2026-09-25T20:06:00Z" w16du:dateUtc="2026-09-26T00:06:00Z"/>
          <w:rStyle w:val="header1"/>
        </w:rPr>
      </w:pPr>
      <w:del w:id="277" w:author="MORITA Koji" w:date="2026-09-25T20:06:00Z" w16du:dateUtc="2026-09-26T00:06:00Z">
        <w:r>
          <w:rPr>
            <w:rStyle w:val="header1"/>
          </w:rPr>
          <w:delText xml:space="preserve"> </w:delText>
        </w:r>
        <w:r>
          <w:rPr>
            <w:rFonts w:cs="Arial"/>
            <w:color w:val="000000"/>
            <w:sz w:val="18"/>
            <w:szCs w:val="18"/>
          </w:rPr>
          <w:br/>
        </w:r>
        <w:r w:rsidRPr="00D62C5B">
          <w:rPr>
            <w:rFonts w:cs="Arial"/>
            <w:color w:val="000000"/>
          </w:rPr>
          <w:delText xml:space="preserve">1. Appear calm, centered and self-assured even though you don’t feel it. Anxiety can make the client feel anxious and unsafe which can escalate aggression. </w:delText>
        </w:r>
        <w:r w:rsidRPr="00D62C5B">
          <w:rPr>
            <w:rFonts w:cs="Arial"/>
            <w:color w:val="000000"/>
          </w:rPr>
          <w:br/>
        </w:r>
        <w:r w:rsidRPr="00D62C5B">
          <w:rPr>
            <w:rFonts w:cs="Arial"/>
            <w:color w:val="000000"/>
          </w:rPr>
          <w:br/>
          <w:delText>2. Use a modulated, low monotonous tone of voice (our normal tendency is to have a high pitched, tight voice</w:delText>
        </w:r>
        <w:r>
          <w:rPr>
            <w:rFonts w:cs="Arial"/>
            <w:color w:val="000000"/>
          </w:rPr>
          <w:delText>,</w:delText>
        </w:r>
        <w:r w:rsidRPr="00D62C5B">
          <w:rPr>
            <w:rFonts w:cs="Arial"/>
            <w:color w:val="000000"/>
          </w:rPr>
          <w:delText xml:space="preserve"> when scared). </w:delText>
        </w:r>
        <w:r w:rsidRPr="00D62C5B">
          <w:rPr>
            <w:rFonts w:cs="Arial"/>
            <w:color w:val="000000"/>
          </w:rPr>
          <w:br/>
        </w:r>
        <w:r w:rsidRPr="00D62C5B">
          <w:rPr>
            <w:rFonts w:cs="Arial"/>
            <w:color w:val="000000"/>
          </w:rPr>
          <w:br/>
          <w:delText xml:space="preserve">3. If you have time, remove necktie, scarf, hanging jewelry, religious or political symbols before you see the client (not in front of him/her) </w:delText>
        </w:r>
        <w:r w:rsidRPr="00D62C5B">
          <w:rPr>
            <w:rFonts w:cs="Arial"/>
            <w:color w:val="000000"/>
          </w:rPr>
          <w:br/>
        </w:r>
        <w:r w:rsidRPr="00D62C5B">
          <w:rPr>
            <w:rFonts w:cs="Arial"/>
            <w:color w:val="000000"/>
          </w:rPr>
          <w:br/>
          <w:delText xml:space="preserve">4. Do not be defensive-even if the comments or insults are directed at you, they are not about you. Do not defend yourself or anyone else from insults, curses or misconceptions about their roles. </w:delText>
        </w:r>
        <w:r w:rsidRPr="00D62C5B">
          <w:rPr>
            <w:rFonts w:cs="Arial"/>
            <w:color w:val="000000"/>
          </w:rPr>
          <w:br/>
        </w:r>
        <w:r w:rsidRPr="00D62C5B">
          <w:rPr>
            <w:rFonts w:cs="Arial"/>
            <w:color w:val="000000"/>
          </w:rPr>
          <w:br/>
          <w:delText>5. Be</w:delText>
        </w:r>
        <w:r>
          <w:rPr>
            <w:rFonts w:cs="Arial"/>
            <w:color w:val="000000"/>
          </w:rPr>
          <w:delText>come</w:delText>
        </w:r>
        <w:r w:rsidRPr="00D62C5B">
          <w:rPr>
            <w:rFonts w:cs="Arial"/>
            <w:color w:val="000000"/>
          </w:rPr>
          <w:delText xml:space="preserve"> aware of any resources available for back up. </w:delText>
        </w:r>
        <w:r>
          <w:rPr>
            <w:rFonts w:cs="Arial"/>
            <w:color w:val="000000"/>
          </w:rPr>
          <w:delText xml:space="preserve">Know that you can always leave, </w:delText>
        </w:r>
        <w:r w:rsidRPr="00D62C5B">
          <w:rPr>
            <w:rFonts w:cs="Arial"/>
            <w:color w:val="000000"/>
          </w:rPr>
          <w:delText>tell the</w:delText>
        </w:r>
        <w:r>
          <w:rPr>
            <w:rFonts w:cs="Arial"/>
            <w:color w:val="000000"/>
          </w:rPr>
          <w:delText xml:space="preserve"> person</w:delText>
        </w:r>
        <w:r w:rsidRPr="00D62C5B">
          <w:rPr>
            <w:rFonts w:cs="Arial"/>
            <w:color w:val="000000"/>
          </w:rPr>
          <w:delText xml:space="preserve"> to leave</w:delText>
        </w:r>
        <w:r>
          <w:rPr>
            <w:rFonts w:cs="Arial"/>
            <w:color w:val="000000"/>
          </w:rPr>
          <w:delText>,</w:delText>
        </w:r>
        <w:r w:rsidRPr="00D62C5B">
          <w:rPr>
            <w:rFonts w:cs="Arial"/>
            <w:color w:val="000000"/>
          </w:rPr>
          <w:delText xml:space="preserve"> or call the police</w:delText>
        </w:r>
        <w:r>
          <w:rPr>
            <w:rFonts w:cs="Arial"/>
            <w:color w:val="000000"/>
          </w:rPr>
          <w:delText>,</w:delText>
        </w:r>
        <w:r w:rsidRPr="00D62C5B">
          <w:rPr>
            <w:rFonts w:cs="Arial"/>
            <w:color w:val="000000"/>
          </w:rPr>
          <w:delText xml:space="preserve"> should de-escalation not be effective </w:delText>
        </w:r>
        <w:r w:rsidRPr="00D62C5B">
          <w:rPr>
            <w:rFonts w:cs="Arial"/>
            <w:color w:val="000000"/>
          </w:rPr>
          <w:br/>
        </w:r>
        <w:r w:rsidRPr="00D62C5B">
          <w:rPr>
            <w:rFonts w:cs="Arial"/>
            <w:color w:val="000000"/>
          </w:rPr>
          <w:br/>
          <w:delText xml:space="preserve">6. Be very respectful even when firmly setting limits or calling for help. The agitated individual is very sensitive to feeling shamed and disrespected. We want him/her to know that it is not necessary to show us that they should be respected. We automatically treat them with dignity and respect. </w:delText>
        </w:r>
        <w:r w:rsidRPr="00D62C5B">
          <w:rPr>
            <w:rFonts w:cs="Arial"/>
            <w:color w:val="000000"/>
          </w:rPr>
          <w:br/>
        </w:r>
        <w:r>
          <w:rPr>
            <w:rFonts w:cs="Arial"/>
            <w:color w:val="000000"/>
            <w:sz w:val="18"/>
            <w:szCs w:val="18"/>
          </w:rPr>
          <w:br/>
        </w:r>
        <w:r>
          <w:rPr>
            <w:rStyle w:val="header1"/>
          </w:rPr>
          <w:delText>B: The Physical Stance</w:delText>
        </w:r>
      </w:del>
    </w:p>
    <w:p w14:paraId="287A2C63" w14:textId="77777777" w:rsidR="001A146D" w:rsidRDefault="001A146D" w:rsidP="001A146D">
      <w:pPr>
        <w:pStyle w:val="NormalWeb"/>
        <w:rPr>
          <w:del w:id="278" w:author="MORITA Koji" w:date="2026-09-25T20:06:00Z" w16du:dateUtc="2026-09-26T00:06:00Z"/>
          <w:rFonts w:cs="Arial"/>
          <w:color w:val="000000"/>
        </w:rPr>
      </w:pPr>
      <w:del w:id="279" w:author="MORITA Koji" w:date="2026-09-25T20:06:00Z" w16du:dateUtc="2026-09-26T00:06:00Z">
        <w:r>
          <w:rPr>
            <w:rFonts w:cs="Arial"/>
            <w:color w:val="000000"/>
            <w:sz w:val="18"/>
            <w:szCs w:val="18"/>
          </w:rPr>
          <w:br/>
        </w:r>
        <w:r w:rsidRPr="00584CCE">
          <w:rPr>
            <w:rFonts w:cs="Arial"/>
            <w:color w:val="000000"/>
          </w:rPr>
          <w:delText>1</w:delText>
        </w:r>
        <w:r>
          <w:rPr>
            <w:rFonts w:cs="Arial"/>
            <w:color w:val="000000"/>
            <w:sz w:val="18"/>
            <w:szCs w:val="18"/>
          </w:rPr>
          <w:delText xml:space="preserve">. </w:delText>
        </w:r>
        <w:r w:rsidRPr="00D62C5B">
          <w:rPr>
            <w:rFonts w:cs="Arial"/>
            <w:color w:val="000000"/>
          </w:rPr>
          <w:delText xml:space="preserve">Never turn your back for any reason </w:delText>
        </w:r>
        <w:r w:rsidRPr="00D62C5B">
          <w:rPr>
            <w:rFonts w:cs="Arial"/>
            <w:color w:val="000000"/>
          </w:rPr>
          <w:br/>
        </w:r>
        <w:r w:rsidRPr="00D62C5B">
          <w:rPr>
            <w:rFonts w:cs="Arial"/>
            <w:color w:val="000000"/>
          </w:rPr>
          <w:br/>
          <w:delText xml:space="preserve">2. Always be at the same eye level. Encourage the client to be seated, but if he/she needs to stand, you stand up also. </w:delText>
        </w:r>
        <w:r w:rsidRPr="00D62C5B">
          <w:rPr>
            <w:rFonts w:cs="Arial"/>
            <w:color w:val="000000"/>
          </w:rPr>
          <w:br/>
        </w:r>
        <w:r w:rsidRPr="00D62C5B">
          <w:rPr>
            <w:rFonts w:cs="Arial"/>
            <w:color w:val="000000"/>
          </w:rPr>
          <w:br/>
          <w:delText xml:space="preserve">3. Allow extra physical space between you – about four times your usual distance. Anger and agitation fill the extra space between you and your client. </w:delText>
        </w:r>
      </w:del>
    </w:p>
    <w:p w14:paraId="7205983F" w14:textId="77777777" w:rsidR="001A146D" w:rsidRDefault="001A146D" w:rsidP="001A146D">
      <w:pPr>
        <w:pStyle w:val="NormalWeb"/>
        <w:rPr>
          <w:del w:id="280" w:author="MORITA Koji" w:date="2026-09-25T20:06:00Z" w16du:dateUtc="2026-09-26T00:06:00Z"/>
          <w:rStyle w:val="header1"/>
        </w:rPr>
      </w:pPr>
      <w:del w:id="281" w:author="MORITA Koji" w:date="2026-09-25T20:06:00Z" w16du:dateUtc="2026-09-26T00:06:00Z">
        <w:r w:rsidRPr="00D62C5B">
          <w:rPr>
            <w:rFonts w:cs="Arial"/>
            <w:color w:val="000000"/>
          </w:rPr>
          <w:br/>
          <w:delText xml:space="preserve">4. Do not maintain constant eye contact. Allow the client to break his/her gaze and look away. </w:delText>
        </w:r>
        <w:r w:rsidRPr="00D62C5B">
          <w:rPr>
            <w:rFonts w:cs="Arial"/>
            <w:color w:val="000000"/>
          </w:rPr>
          <w:br/>
        </w:r>
        <w:r w:rsidRPr="00D62C5B">
          <w:rPr>
            <w:rFonts w:cs="Arial"/>
            <w:color w:val="000000"/>
          </w:rPr>
          <w:br/>
          <w:delText>5. Do not point or shake your finger.</w:delText>
        </w:r>
        <w:r w:rsidRPr="00D62C5B">
          <w:rPr>
            <w:rFonts w:cs="Arial"/>
            <w:color w:val="000000"/>
          </w:rPr>
          <w:br/>
        </w:r>
        <w:r w:rsidRPr="00D62C5B">
          <w:rPr>
            <w:rFonts w:cs="Arial"/>
            <w:color w:val="000000"/>
          </w:rPr>
          <w:br/>
          <w:delText xml:space="preserve">6. Do not touch – even if some touching is generally culturally appropriate and usual in your setting. Cognitive disorders in agitated people allow for easy misinterpretation of physical contact as hostile or threatening. </w:delText>
        </w:r>
        <w:r w:rsidRPr="00D62C5B">
          <w:rPr>
            <w:rFonts w:cs="Arial"/>
            <w:color w:val="000000"/>
          </w:rPr>
          <w:br/>
        </w:r>
        <w:r w:rsidRPr="00D62C5B">
          <w:rPr>
            <w:rFonts w:cs="Arial"/>
            <w:color w:val="000000"/>
          </w:rPr>
          <w:br/>
          <w:delText xml:space="preserve">7. Keep hands out of your pockets, up and available to protect yourself. It also demonstrates non-verbal ally, that you do not have a concealed weapon </w:delText>
        </w:r>
        <w:r w:rsidRPr="00D62C5B">
          <w:rPr>
            <w:rFonts w:cs="Arial"/>
            <w:color w:val="000000"/>
          </w:rPr>
          <w:br/>
        </w:r>
        <w:r>
          <w:rPr>
            <w:rFonts w:cs="Arial"/>
            <w:color w:val="000000"/>
            <w:sz w:val="18"/>
            <w:szCs w:val="18"/>
          </w:rPr>
          <w:br/>
        </w:r>
        <w:r>
          <w:rPr>
            <w:rStyle w:val="header1"/>
          </w:rPr>
          <w:delText>C: The De-escalation Discussion</w:delText>
        </w:r>
      </w:del>
    </w:p>
    <w:p w14:paraId="5BAE9143" w14:textId="77777777" w:rsidR="00591C56" w:rsidRPr="002F7220" w:rsidRDefault="001A146D" w:rsidP="002F7220">
      <w:pPr>
        <w:ind w:firstLine="142"/>
        <w:rPr>
          <w:sz w:val="24"/>
          <w:rPrChange w:id="282" w:author="MORITA Koji" w:date="2026-09-25T20:06:00Z" w16du:dateUtc="2026-09-26T00:06:00Z">
            <w:rPr>
              <w:rFonts w:cs="Arial"/>
              <w:b/>
              <w:i/>
              <w:color w:val="000000"/>
            </w:rPr>
          </w:rPrChange>
        </w:rPr>
        <w:pPrChange w:id="283" w:author="MORITA Koji" w:date="2026-09-25T20:06:00Z" w16du:dateUtc="2026-09-26T00:06:00Z">
          <w:pPr>
            <w:pStyle w:val="NormalWeb"/>
          </w:pPr>
        </w:pPrChange>
      </w:pPr>
      <w:del w:id="284" w:author="MORITA Koji" w:date="2026-09-25T20:06:00Z" w16du:dateUtc="2026-09-26T00:06:00Z">
        <w:r>
          <w:rPr>
            <w:rFonts w:cs="Arial"/>
            <w:color w:val="000000"/>
            <w:sz w:val="18"/>
            <w:szCs w:val="18"/>
          </w:rPr>
          <w:br/>
        </w:r>
        <w:r w:rsidRPr="00584CCE">
          <w:rPr>
            <w:rFonts w:cs="Arial"/>
            <w:color w:val="000000"/>
          </w:rPr>
          <w:delText>1</w:delText>
        </w:r>
        <w:r>
          <w:rPr>
            <w:rFonts w:cs="Arial"/>
            <w:color w:val="000000"/>
            <w:sz w:val="18"/>
            <w:szCs w:val="18"/>
          </w:rPr>
          <w:delText xml:space="preserve">. </w:delText>
        </w:r>
        <w:r w:rsidRPr="00D62C5B">
          <w:rPr>
            <w:rFonts w:cs="Arial"/>
            <w:color w:val="000000"/>
          </w:rPr>
          <w:delText xml:space="preserve">Remember that there is no content except trying to calmly bring the level of arousal down to a safer place. </w:delText>
        </w:r>
        <w:r w:rsidRPr="00D62C5B">
          <w:rPr>
            <w:rFonts w:cs="Arial"/>
            <w:color w:val="000000"/>
          </w:rPr>
          <w:br/>
        </w:r>
        <w:r w:rsidRPr="00D62C5B">
          <w:rPr>
            <w:rFonts w:cs="Arial"/>
            <w:color w:val="000000"/>
          </w:rPr>
          <w:br/>
          <w:delText xml:space="preserve">2. Do not get loud or try to yell over a screaming person. Wait until he/she takes a breath; then talk. Speak calmly at an average volume. </w:delText>
        </w:r>
        <w:r w:rsidRPr="00D62C5B">
          <w:rPr>
            <w:rFonts w:cs="Arial"/>
            <w:color w:val="000000"/>
          </w:rPr>
          <w:br/>
        </w:r>
        <w:r w:rsidRPr="00D62C5B">
          <w:rPr>
            <w:rFonts w:cs="Arial"/>
            <w:color w:val="000000"/>
          </w:rPr>
          <w:br/>
          <w:delText xml:space="preserve">3. Respond selectively; answer only informational questions no matter how rudely asked, </w:delText>
        </w:r>
        <w:r>
          <w:rPr>
            <w:rFonts w:cs="Arial"/>
            <w:color w:val="000000"/>
          </w:rPr>
          <w:delText>(</w:delText>
        </w:r>
        <w:r w:rsidRPr="00D62C5B">
          <w:rPr>
            <w:rFonts w:cs="Arial"/>
            <w:color w:val="000000"/>
          </w:rPr>
          <w:delText>e.g. "W</w:delText>
        </w:r>
        <w:r>
          <w:rPr>
            <w:rFonts w:cs="Arial"/>
            <w:color w:val="000000"/>
          </w:rPr>
          <w:delText xml:space="preserve">hy do I have to fill out these </w:delText>
        </w:r>
        <w:r w:rsidRPr="00D62C5B">
          <w:rPr>
            <w:rFonts w:cs="Arial"/>
            <w:color w:val="000000"/>
          </w:rPr>
          <w:delText>g-d forms?"</w:delText>
        </w:r>
        <w:r>
          <w:rPr>
            <w:rFonts w:cs="Arial"/>
            <w:color w:val="000000"/>
          </w:rPr>
          <w:delText>).</w:delText>
        </w:r>
        <w:r w:rsidRPr="00D62C5B">
          <w:rPr>
            <w:rFonts w:cs="Arial"/>
            <w:color w:val="000000"/>
          </w:rPr>
          <w:delText xml:space="preserve"> This is a re</w:delText>
        </w:r>
        <w:r>
          <w:rPr>
            <w:rFonts w:cs="Arial"/>
            <w:color w:val="000000"/>
          </w:rPr>
          <w:delText>al information-seeking question</w:delText>
        </w:r>
        <w:r w:rsidRPr="00D62C5B">
          <w:rPr>
            <w:rFonts w:cs="Arial"/>
            <w:color w:val="000000"/>
          </w:rPr>
          <w:delText>. DO NOT answer abusive questions (e.g. "Why are all social workers ass holes?</w:delText>
        </w:r>
        <w:r>
          <w:rPr>
            <w:rFonts w:cs="Arial"/>
            <w:color w:val="000000"/>
          </w:rPr>
          <w:delText>”</w:delText>
        </w:r>
        <w:r w:rsidRPr="00D62C5B">
          <w:rPr>
            <w:rFonts w:cs="Arial"/>
            <w:color w:val="000000"/>
          </w:rPr>
          <w:delText>)</w:delText>
        </w:r>
        <w:r>
          <w:rPr>
            <w:rFonts w:cs="Arial"/>
            <w:color w:val="000000"/>
          </w:rPr>
          <w:delText>.</w:delText>
        </w:r>
        <w:r w:rsidRPr="00D62C5B">
          <w:rPr>
            <w:rFonts w:cs="Arial"/>
            <w:color w:val="000000"/>
          </w:rPr>
          <w:delText xml:space="preserve"> This question should get no response what so ever. </w:delText>
        </w:r>
        <w:r w:rsidRPr="00D62C5B">
          <w:rPr>
            <w:rFonts w:cs="Arial"/>
            <w:color w:val="000000"/>
          </w:rPr>
          <w:br/>
        </w:r>
        <w:r w:rsidRPr="00D62C5B">
          <w:rPr>
            <w:rFonts w:cs="Arial"/>
            <w:color w:val="000000"/>
          </w:rPr>
          <w:br/>
          <w:delText>4. Explain limits and rules in an authoritative, firm, but alway</w:delText>
        </w:r>
        <w:r>
          <w:rPr>
            <w:rFonts w:cs="Arial"/>
            <w:color w:val="000000"/>
          </w:rPr>
          <w:delText xml:space="preserve">s respectful tone. Give choices </w:delText>
        </w:r>
        <w:r w:rsidRPr="00D62C5B">
          <w:rPr>
            <w:rFonts w:cs="Arial"/>
            <w:color w:val="000000"/>
          </w:rPr>
          <w:delText>where possible in which both alternatives are safe ones (e.g.</w:delText>
        </w:r>
        <w:r>
          <w:rPr>
            <w:rFonts w:cs="Arial"/>
            <w:color w:val="000000"/>
          </w:rPr>
          <w:delText>,</w:delText>
        </w:r>
        <w:r w:rsidRPr="00D62C5B">
          <w:rPr>
            <w:rFonts w:cs="Arial"/>
            <w:color w:val="000000"/>
          </w:rPr>
          <w:delText xml:space="preserve"> </w:delText>
        </w:r>
        <w:r>
          <w:rPr>
            <w:rFonts w:cs="Arial"/>
            <w:color w:val="000000"/>
          </w:rPr>
          <w:delText>“</w:delText>
        </w:r>
        <w:r w:rsidRPr="00D62C5B">
          <w:rPr>
            <w:rFonts w:cs="Arial"/>
            <w:color w:val="000000"/>
          </w:rPr>
          <w:delText>Would you like to continue our meeting calmly or would you prefer to stop now and come back tomorrow when things can be more relaxed?</w:delText>
        </w:r>
        <w:r>
          <w:rPr>
            <w:rFonts w:cs="Arial"/>
            <w:color w:val="000000"/>
          </w:rPr>
          <w:delText>”</w:delText>
        </w:r>
        <w:r w:rsidRPr="00D62C5B">
          <w:rPr>
            <w:rFonts w:cs="Arial"/>
            <w:color w:val="000000"/>
          </w:rPr>
          <w:delText>)</w:delText>
        </w:r>
        <w:r>
          <w:rPr>
            <w:rFonts w:cs="Arial"/>
            <w:color w:val="000000"/>
          </w:rPr>
          <w:delText>.</w:delText>
        </w:r>
        <w:r w:rsidRPr="00D62C5B">
          <w:rPr>
            <w:rFonts w:cs="Arial"/>
            <w:color w:val="000000"/>
          </w:rPr>
          <w:delText xml:space="preserve"> </w:delText>
        </w:r>
        <w:r w:rsidRPr="00D62C5B">
          <w:rPr>
            <w:rFonts w:cs="Arial"/>
            <w:color w:val="000000"/>
          </w:rPr>
          <w:br/>
        </w:r>
        <w:r w:rsidRPr="00D62C5B">
          <w:rPr>
            <w:rFonts w:cs="Arial"/>
            <w:color w:val="000000"/>
          </w:rPr>
          <w:br/>
          <w:delText>5. Empathize with feelings but not with the behavior (e.g.</w:delText>
        </w:r>
        <w:r>
          <w:rPr>
            <w:rFonts w:cs="Arial"/>
            <w:color w:val="000000"/>
          </w:rPr>
          <w:delText>,</w:delText>
        </w:r>
        <w:r w:rsidRPr="00D62C5B">
          <w:rPr>
            <w:rFonts w:cs="Arial"/>
            <w:color w:val="000000"/>
          </w:rPr>
          <w:delText xml:space="preserve"> "I understand that you have every right to feel angry, but it is not okay for you to threaten me or my staff.</w:delText>
        </w:r>
        <w:r>
          <w:rPr>
            <w:rFonts w:cs="Arial"/>
            <w:color w:val="000000"/>
          </w:rPr>
          <w:delText>”</w:delText>
        </w:r>
        <w:r w:rsidRPr="00D62C5B">
          <w:rPr>
            <w:rFonts w:cs="Arial"/>
            <w:color w:val="000000"/>
          </w:rPr>
          <w:delText xml:space="preserve">) </w:delText>
        </w:r>
        <w:r w:rsidRPr="00D62C5B">
          <w:rPr>
            <w:rFonts w:cs="Arial"/>
            <w:color w:val="000000"/>
          </w:rPr>
          <w:br/>
        </w:r>
        <w:r w:rsidRPr="00D62C5B">
          <w:rPr>
            <w:rFonts w:cs="Arial"/>
            <w:color w:val="000000"/>
          </w:rPr>
          <w:br/>
          <w:delText xml:space="preserve">6. Do not solicit how a person is feeling or interpret feelings in an analytic way. </w:delText>
        </w:r>
        <w:r w:rsidRPr="00D62C5B">
          <w:rPr>
            <w:rFonts w:cs="Arial"/>
            <w:color w:val="000000"/>
          </w:rPr>
          <w:br/>
        </w:r>
        <w:r w:rsidRPr="00D62C5B">
          <w:rPr>
            <w:rFonts w:cs="Arial"/>
            <w:color w:val="000000"/>
          </w:rPr>
          <w:br/>
          <w:delText xml:space="preserve">7. Do not argue or try to convince. </w:delText>
        </w:r>
        <w:r w:rsidRPr="00D62C5B">
          <w:rPr>
            <w:rFonts w:cs="Arial"/>
            <w:color w:val="000000"/>
          </w:rPr>
          <w:br/>
        </w:r>
        <w:r w:rsidRPr="00D62C5B">
          <w:rPr>
            <w:rFonts w:cs="Arial"/>
            <w:color w:val="000000"/>
          </w:rPr>
          <w:br/>
          <w:delText>8. Wherever possible, tap into the client’s cognitive mode: DO NOT ask "Tell me how you feel.</w:delText>
        </w:r>
        <w:r>
          <w:rPr>
            <w:rFonts w:cs="Arial"/>
            <w:color w:val="000000"/>
          </w:rPr>
          <w:delText>”</w:delText>
        </w:r>
        <w:r w:rsidRPr="00D62C5B">
          <w:rPr>
            <w:rFonts w:cs="Arial"/>
            <w:color w:val="000000"/>
          </w:rPr>
          <w:delText xml:space="preserve"> But: </w:delText>
        </w:r>
        <w:r>
          <w:rPr>
            <w:rFonts w:cs="Arial"/>
            <w:color w:val="000000"/>
          </w:rPr>
          <w:delText>“Help me to understand what you</w:delText>
        </w:r>
        <w:r w:rsidRPr="00D62C5B">
          <w:rPr>
            <w:rFonts w:cs="Arial"/>
            <w:color w:val="000000"/>
          </w:rPr>
          <w:delText xml:space="preserve"> are saying to me</w:delText>
        </w:r>
        <w:r>
          <w:rPr>
            <w:rFonts w:cs="Arial"/>
            <w:color w:val="000000"/>
          </w:rPr>
          <w:delText>.</w:delText>
        </w:r>
        <w:r w:rsidRPr="00D62C5B">
          <w:rPr>
            <w:rFonts w:cs="Arial"/>
            <w:color w:val="000000"/>
          </w:rPr>
          <w:delText>" People are not attac</w:delText>
        </w:r>
        <w:r>
          <w:rPr>
            <w:rFonts w:cs="Arial"/>
            <w:color w:val="000000"/>
          </w:rPr>
          <w:delText>king you while they are telling</w:delText>
        </w:r>
        <w:r w:rsidRPr="00D62C5B">
          <w:rPr>
            <w:rFonts w:cs="Arial"/>
            <w:color w:val="000000"/>
          </w:rPr>
          <w:delText xml:space="preserve"> you what they want you to know. </w:delText>
        </w:r>
        <w:r w:rsidRPr="00D62C5B">
          <w:rPr>
            <w:rFonts w:cs="Arial"/>
            <w:color w:val="000000"/>
          </w:rPr>
          <w:br/>
        </w:r>
        <w:r w:rsidRPr="00D62C5B">
          <w:rPr>
            <w:rFonts w:cs="Arial"/>
            <w:color w:val="000000"/>
          </w:rPr>
          <w:br/>
          <w:delText>9. Suggest alternative behaviors where appropriate e.g.</w:delText>
        </w:r>
        <w:r>
          <w:rPr>
            <w:rFonts w:cs="Arial"/>
            <w:color w:val="000000"/>
          </w:rPr>
          <w:delText>,</w:delText>
        </w:r>
        <w:r w:rsidRPr="00D62C5B">
          <w:rPr>
            <w:rFonts w:cs="Arial"/>
            <w:color w:val="000000"/>
          </w:rPr>
          <w:delText xml:space="preserve"> "Would you like to take a break and have a cup of coffee (tepid and in a paper cup) or some water?</w:delText>
        </w:r>
        <w:r>
          <w:rPr>
            <w:rFonts w:cs="Arial"/>
            <w:color w:val="000000"/>
          </w:rPr>
          <w:delText>”</w:delText>
        </w:r>
        <w:r w:rsidRPr="00D62C5B">
          <w:rPr>
            <w:rFonts w:cs="Arial"/>
            <w:color w:val="000000"/>
          </w:rPr>
          <w:delText xml:space="preserve"> </w:delText>
        </w:r>
        <w:r w:rsidRPr="00D62C5B">
          <w:rPr>
            <w:rFonts w:cs="Arial"/>
            <w:color w:val="000000"/>
          </w:rPr>
          <w:br/>
        </w:r>
        <w:r w:rsidRPr="00D62C5B">
          <w:rPr>
            <w:rFonts w:cs="Arial"/>
            <w:color w:val="000000"/>
          </w:rPr>
          <w:br/>
          <w:delText xml:space="preserve">10. Give the consequences of inappropriate behavior without threats or anger. </w:delText>
        </w:r>
        <w:r w:rsidRPr="00D62C5B">
          <w:rPr>
            <w:rFonts w:cs="Arial"/>
            <w:color w:val="000000"/>
          </w:rPr>
          <w:br/>
        </w:r>
        <w:r w:rsidRPr="00D62C5B">
          <w:rPr>
            <w:rFonts w:cs="Arial"/>
            <w:color w:val="000000"/>
          </w:rPr>
          <w:br/>
          <w:delText xml:space="preserve">11. Represent external controls as institutional rather than personal. </w:delText>
        </w:r>
        <w:r w:rsidRPr="00D62C5B">
          <w:rPr>
            <w:rFonts w:cs="Arial"/>
            <w:color w:val="000000"/>
          </w:rPr>
          <w:br/>
        </w:r>
        <w:r w:rsidRPr="00D62C5B">
          <w:rPr>
            <w:rFonts w:cs="Arial"/>
            <w:color w:val="000000"/>
          </w:rPr>
          <w:br/>
          <w:delText>12. Trust your instincts. If you assess or feel that de-escalation is not working, STOP! Tell the person to leave, escort him/her to the door, call for help or leave your</w:delText>
        </w:r>
        <w:r>
          <w:rPr>
            <w:rFonts w:cs="Arial"/>
            <w:color w:val="000000"/>
          </w:rPr>
          <w:delText xml:space="preserve"> </w:delText>
        </w:r>
        <w:r w:rsidRPr="00D62C5B">
          <w:rPr>
            <w:rFonts w:cs="Arial"/>
            <w:color w:val="000000"/>
          </w:rPr>
          <w:delText xml:space="preserve">self and call the police. </w:delText>
        </w:r>
        <w:r w:rsidRPr="00D62C5B">
          <w:rPr>
            <w:rFonts w:cs="Arial"/>
            <w:color w:val="000000"/>
          </w:rPr>
          <w:br/>
        </w:r>
        <w:r w:rsidRPr="00D62C5B">
          <w:rPr>
            <w:rFonts w:cs="Arial"/>
            <w:color w:val="000000"/>
          </w:rPr>
          <w:br/>
        </w:r>
        <w:r w:rsidRPr="00584CCE">
          <w:rPr>
            <w:rFonts w:cs="Arial"/>
            <w:b/>
            <w:i/>
            <w:color w:val="000000"/>
          </w:rPr>
          <w:delText xml:space="preserve">There is nothing magic about talking someone down. You are transferring your sense of calm, respectful, clear limit setting to the agitated person in the hope that he/she actually wishes to respond positively to your respectful attention. Do not be a hero and do not try de-escalation when a person has a gun. In that case, simply cooperate. </w:delText>
        </w:r>
      </w:del>
    </w:p>
    <w:sectPr w:rsidR="00591C56" w:rsidRPr="002F7220" w:rsidSect="00391271">
      <w:headerReference w:type="default" r:id="rId8"/>
      <w:footerReference w:type="default" r:id="rId9"/>
      <w:pgSz w:w="11906" w:h="16838"/>
      <w:pgMar w:top="1134" w:right="1134" w:bottom="1134" w:left="1134" w:header="851" w:footer="992" w:gutter="0"/>
      <w:cols w:space="425"/>
      <w:docGrid w:type="lines" w:linePitch="360"/>
      <w:sectPrChange w:id="285" w:author="MORITA Koji" w:date="2026-09-25T20:06:00Z" w16du:dateUtc="2026-09-26T00:06:00Z">
        <w:sectPr w:rsidR="00591C56" w:rsidRPr="002F7220" w:rsidSect="00391271">
          <w:pgSz w:w="12240" w:h="15840"/>
          <w:pgMar w:top="576" w:right="1440" w:bottom="576" w:left="1440" w:header="720" w:footer="720" w:gutter="0"/>
          <w:cols w:space="720"/>
          <w:docGrid w:type="default"/>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52470C" w14:textId="77777777" w:rsidR="008D068D" w:rsidRDefault="008D068D" w:rsidP="009947E2">
      <w:r>
        <w:separator/>
      </w:r>
    </w:p>
  </w:endnote>
  <w:endnote w:type="continuationSeparator" w:id="0">
    <w:p w14:paraId="1EBD0081" w14:textId="77777777" w:rsidR="008D068D" w:rsidRDefault="008D068D" w:rsidP="009947E2">
      <w:r>
        <w:continuationSeparator/>
      </w:r>
    </w:p>
  </w:endnote>
  <w:endnote w:type="continuationNotice" w:id="1">
    <w:p w14:paraId="61C7C97C" w14:textId="77777777" w:rsidR="008D068D" w:rsidRDefault="008D06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eiryo UI">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2191B" w14:textId="77777777" w:rsidR="009947E2" w:rsidRDefault="00994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778683" w14:textId="77777777" w:rsidR="008D068D" w:rsidRDefault="008D068D" w:rsidP="009947E2">
      <w:r>
        <w:separator/>
      </w:r>
    </w:p>
  </w:footnote>
  <w:footnote w:type="continuationSeparator" w:id="0">
    <w:p w14:paraId="102952B5" w14:textId="77777777" w:rsidR="008D068D" w:rsidRDefault="008D068D" w:rsidP="009947E2">
      <w:r>
        <w:continuationSeparator/>
      </w:r>
    </w:p>
  </w:footnote>
  <w:footnote w:type="continuationNotice" w:id="1">
    <w:p w14:paraId="45784876" w14:textId="77777777" w:rsidR="008D068D" w:rsidRDefault="008D06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6DAC70" w14:textId="77777777" w:rsidR="009947E2" w:rsidRDefault="009947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615C65"/>
    <w:multiLevelType w:val="hybridMultilevel"/>
    <w:tmpl w:val="132A843E"/>
    <w:lvl w:ilvl="0" w:tplc="D46CC354">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4004766"/>
    <w:multiLevelType w:val="hybridMultilevel"/>
    <w:tmpl w:val="14B01FCE"/>
    <w:lvl w:ilvl="0" w:tplc="29B8F816">
      <w:start w:val="2"/>
      <w:numFmt w:val="decimalEnclosedCircle"/>
      <w:lvlText w:val="%1"/>
      <w:lvlJc w:val="left"/>
      <w:pPr>
        <w:ind w:left="502" w:hanging="360"/>
      </w:pPr>
      <w:rPr>
        <w:rFonts w:ascii="MS Mincho" w:eastAsia="MS Mincho" w:hAnsi="MS Mincho" w:cs="MS Mincho" w:hint="default"/>
      </w:rPr>
    </w:lvl>
    <w:lvl w:ilvl="1" w:tplc="04090017" w:tentative="1">
      <w:start w:val="1"/>
      <w:numFmt w:val="aiueoFullWidth"/>
      <w:lvlText w:val="(%2)"/>
      <w:lvlJc w:val="left"/>
      <w:pPr>
        <w:ind w:left="1022" w:hanging="440"/>
      </w:pPr>
    </w:lvl>
    <w:lvl w:ilvl="2" w:tplc="04090011" w:tentative="1">
      <w:start w:val="1"/>
      <w:numFmt w:val="decimalEnclosedCircle"/>
      <w:lvlText w:val="%3"/>
      <w:lvlJc w:val="left"/>
      <w:pPr>
        <w:ind w:left="1462" w:hanging="440"/>
      </w:pPr>
    </w:lvl>
    <w:lvl w:ilvl="3" w:tplc="0409000F" w:tentative="1">
      <w:start w:val="1"/>
      <w:numFmt w:val="decimal"/>
      <w:lvlText w:val="%4."/>
      <w:lvlJc w:val="left"/>
      <w:pPr>
        <w:ind w:left="1902" w:hanging="440"/>
      </w:pPr>
    </w:lvl>
    <w:lvl w:ilvl="4" w:tplc="04090017" w:tentative="1">
      <w:start w:val="1"/>
      <w:numFmt w:val="aiueoFullWidth"/>
      <w:lvlText w:val="(%5)"/>
      <w:lvlJc w:val="left"/>
      <w:pPr>
        <w:ind w:left="2342" w:hanging="440"/>
      </w:pPr>
    </w:lvl>
    <w:lvl w:ilvl="5" w:tplc="04090011" w:tentative="1">
      <w:start w:val="1"/>
      <w:numFmt w:val="decimalEnclosedCircle"/>
      <w:lvlText w:val="%6"/>
      <w:lvlJc w:val="left"/>
      <w:pPr>
        <w:ind w:left="2782" w:hanging="440"/>
      </w:pPr>
    </w:lvl>
    <w:lvl w:ilvl="6" w:tplc="0409000F" w:tentative="1">
      <w:start w:val="1"/>
      <w:numFmt w:val="decimal"/>
      <w:lvlText w:val="%7."/>
      <w:lvlJc w:val="left"/>
      <w:pPr>
        <w:ind w:left="3222" w:hanging="440"/>
      </w:pPr>
    </w:lvl>
    <w:lvl w:ilvl="7" w:tplc="04090017" w:tentative="1">
      <w:start w:val="1"/>
      <w:numFmt w:val="aiueoFullWidth"/>
      <w:lvlText w:val="(%8)"/>
      <w:lvlJc w:val="left"/>
      <w:pPr>
        <w:ind w:left="3662" w:hanging="440"/>
      </w:pPr>
    </w:lvl>
    <w:lvl w:ilvl="8" w:tplc="04090011" w:tentative="1">
      <w:start w:val="1"/>
      <w:numFmt w:val="decimalEnclosedCircle"/>
      <w:lvlText w:val="%9"/>
      <w:lvlJc w:val="left"/>
      <w:pPr>
        <w:ind w:left="4102" w:hanging="440"/>
      </w:pPr>
    </w:lvl>
  </w:abstractNum>
  <w:abstractNum w:abstractNumId="2" w15:restartNumberingAfterBreak="0">
    <w:nsid w:val="28D82B55"/>
    <w:multiLevelType w:val="hybridMultilevel"/>
    <w:tmpl w:val="EDB03DC4"/>
    <w:lvl w:ilvl="0" w:tplc="EC565930">
      <w:start w:val="1"/>
      <w:numFmt w:val="decimal"/>
      <w:lvlText w:val="%1)"/>
      <w:lvlJc w:val="left"/>
      <w:pPr>
        <w:ind w:left="502" w:hanging="360"/>
      </w:pPr>
      <w:rPr>
        <w:rFonts w:hint="default"/>
      </w:rPr>
    </w:lvl>
    <w:lvl w:ilvl="1" w:tplc="04090017" w:tentative="1">
      <w:start w:val="1"/>
      <w:numFmt w:val="aiueoFullWidth"/>
      <w:lvlText w:val="(%2)"/>
      <w:lvlJc w:val="left"/>
      <w:pPr>
        <w:ind w:left="1022" w:hanging="440"/>
      </w:pPr>
    </w:lvl>
    <w:lvl w:ilvl="2" w:tplc="04090011" w:tentative="1">
      <w:start w:val="1"/>
      <w:numFmt w:val="decimalEnclosedCircle"/>
      <w:lvlText w:val="%3"/>
      <w:lvlJc w:val="left"/>
      <w:pPr>
        <w:ind w:left="1462" w:hanging="440"/>
      </w:pPr>
    </w:lvl>
    <w:lvl w:ilvl="3" w:tplc="0409000F" w:tentative="1">
      <w:start w:val="1"/>
      <w:numFmt w:val="decimal"/>
      <w:lvlText w:val="%4."/>
      <w:lvlJc w:val="left"/>
      <w:pPr>
        <w:ind w:left="1902" w:hanging="440"/>
      </w:pPr>
    </w:lvl>
    <w:lvl w:ilvl="4" w:tplc="04090017" w:tentative="1">
      <w:start w:val="1"/>
      <w:numFmt w:val="aiueoFullWidth"/>
      <w:lvlText w:val="(%5)"/>
      <w:lvlJc w:val="left"/>
      <w:pPr>
        <w:ind w:left="2342" w:hanging="440"/>
      </w:pPr>
    </w:lvl>
    <w:lvl w:ilvl="5" w:tplc="04090011" w:tentative="1">
      <w:start w:val="1"/>
      <w:numFmt w:val="decimalEnclosedCircle"/>
      <w:lvlText w:val="%6"/>
      <w:lvlJc w:val="left"/>
      <w:pPr>
        <w:ind w:left="2782" w:hanging="440"/>
      </w:pPr>
    </w:lvl>
    <w:lvl w:ilvl="6" w:tplc="0409000F" w:tentative="1">
      <w:start w:val="1"/>
      <w:numFmt w:val="decimal"/>
      <w:lvlText w:val="%7."/>
      <w:lvlJc w:val="left"/>
      <w:pPr>
        <w:ind w:left="3222" w:hanging="440"/>
      </w:pPr>
    </w:lvl>
    <w:lvl w:ilvl="7" w:tplc="04090017" w:tentative="1">
      <w:start w:val="1"/>
      <w:numFmt w:val="aiueoFullWidth"/>
      <w:lvlText w:val="(%8)"/>
      <w:lvlJc w:val="left"/>
      <w:pPr>
        <w:ind w:left="3662" w:hanging="440"/>
      </w:pPr>
    </w:lvl>
    <w:lvl w:ilvl="8" w:tplc="04090011" w:tentative="1">
      <w:start w:val="1"/>
      <w:numFmt w:val="decimalEnclosedCircle"/>
      <w:lvlText w:val="%9"/>
      <w:lvlJc w:val="left"/>
      <w:pPr>
        <w:ind w:left="4102" w:hanging="440"/>
      </w:pPr>
    </w:lvl>
  </w:abstractNum>
  <w:abstractNum w:abstractNumId="3" w15:restartNumberingAfterBreak="0">
    <w:nsid w:val="62312CEF"/>
    <w:multiLevelType w:val="hybridMultilevel"/>
    <w:tmpl w:val="E34C645C"/>
    <w:lvl w:ilvl="0" w:tplc="556431A4">
      <w:start w:val="2"/>
      <w:numFmt w:val="decimalEnclosedCircle"/>
      <w:lvlText w:val="%1"/>
      <w:lvlJc w:val="left"/>
      <w:pPr>
        <w:ind w:left="502" w:hanging="360"/>
      </w:pPr>
      <w:rPr>
        <w:rFonts w:ascii="MS Mincho" w:eastAsia="MS Mincho" w:hAnsi="MS Mincho" w:cs="MS Mincho" w:hint="default"/>
      </w:rPr>
    </w:lvl>
    <w:lvl w:ilvl="1" w:tplc="04090017" w:tentative="1">
      <w:start w:val="1"/>
      <w:numFmt w:val="aiueoFullWidth"/>
      <w:lvlText w:val="(%2)"/>
      <w:lvlJc w:val="left"/>
      <w:pPr>
        <w:ind w:left="1022" w:hanging="440"/>
      </w:pPr>
    </w:lvl>
    <w:lvl w:ilvl="2" w:tplc="04090011" w:tentative="1">
      <w:start w:val="1"/>
      <w:numFmt w:val="decimalEnclosedCircle"/>
      <w:lvlText w:val="%3"/>
      <w:lvlJc w:val="left"/>
      <w:pPr>
        <w:ind w:left="1462" w:hanging="440"/>
      </w:pPr>
    </w:lvl>
    <w:lvl w:ilvl="3" w:tplc="0409000F" w:tentative="1">
      <w:start w:val="1"/>
      <w:numFmt w:val="decimal"/>
      <w:lvlText w:val="%4."/>
      <w:lvlJc w:val="left"/>
      <w:pPr>
        <w:ind w:left="1902" w:hanging="440"/>
      </w:pPr>
    </w:lvl>
    <w:lvl w:ilvl="4" w:tplc="04090017" w:tentative="1">
      <w:start w:val="1"/>
      <w:numFmt w:val="aiueoFullWidth"/>
      <w:lvlText w:val="(%5)"/>
      <w:lvlJc w:val="left"/>
      <w:pPr>
        <w:ind w:left="2342" w:hanging="440"/>
      </w:pPr>
    </w:lvl>
    <w:lvl w:ilvl="5" w:tplc="04090011" w:tentative="1">
      <w:start w:val="1"/>
      <w:numFmt w:val="decimalEnclosedCircle"/>
      <w:lvlText w:val="%6"/>
      <w:lvlJc w:val="left"/>
      <w:pPr>
        <w:ind w:left="2782" w:hanging="440"/>
      </w:pPr>
    </w:lvl>
    <w:lvl w:ilvl="6" w:tplc="0409000F" w:tentative="1">
      <w:start w:val="1"/>
      <w:numFmt w:val="decimal"/>
      <w:lvlText w:val="%7."/>
      <w:lvlJc w:val="left"/>
      <w:pPr>
        <w:ind w:left="3222" w:hanging="440"/>
      </w:pPr>
    </w:lvl>
    <w:lvl w:ilvl="7" w:tplc="04090017" w:tentative="1">
      <w:start w:val="1"/>
      <w:numFmt w:val="aiueoFullWidth"/>
      <w:lvlText w:val="(%8)"/>
      <w:lvlJc w:val="left"/>
      <w:pPr>
        <w:ind w:left="3662" w:hanging="440"/>
      </w:pPr>
    </w:lvl>
    <w:lvl w:ilvl="8" w:tplc="04090011" w:tentative="1">
      <w:start w:val="1"/>
      <w:numFmt w:val="decimalEnclosedCircle"/>
      <w:lvlText w:val="%9"/>
      <w:lvlJc w:val="left"/>
      <w:pPr>
        <w:ind w:left="4102" w:hanging="440"/>
      </w:pPr>
    </w:lvl>
  </w:abstractNum>
  <w:abstractNum w:abstractNumId="4" w15:restartNumberingAfterBreak="0">
    <w:nsid w:val="696C3493"/>
    <w:multiLevelType w:val="hybridMultilevel"/>
    <w:tmpl w:val="BB203906"/>
    <w:lvl w:ilvl="0" w:tplc="19AC42E4">
      <w:start w:val="2"/>
      <w:numFmt w:val="decimalEnclosedCircle"/>
      <w:lvlText w:val="%1"/>
      <w:lvlJc w:val="left"/>
      <w:pPr>
        <w:ind w:left="502" w:hanging="360"/>
      </w:pPr>
      <w:rPr>
        <w:rFonts w:ascii="MS Mincho" w:eastAsia="MS Mincho" w:hAnsi="MS Mincho" w:cs="MS Mincho" w:hint="default"/>
      </w:rPr>
    </w:lvl>
    <w:lvl w:ilvl="1" w:tplc="04090017" w:tentative="1">
      <w:start w:val="1"/>
      <w:numFmt w:val="aiueoFullWidth"/>
      <w:lvlText w:val="(%2)"/>
      <w:lvlJc w:val="left"/>
      <w:pPr>
        <w:ind w:left="1022" w:hanging="440"/>
      </w:pPr>
    </w:lvl>
    <w:lvl w:ilvl="2" w:tplc="04090011" w:tentative="1">
      <w:start w:val="1"/>
      <w:numFmt w:val="decimalEnclosedCircle"/>
      <w:lvlText w:val="%3"/>
      <w:lvlJc w:val="left"/>
      <w:pPr>
        <w:ind w:left="1462" w:hanging="440"/>
      </w:pPr>
    </w:lvl>
    <w:lvl w:ilvl="3" w:tplc="0409000F" w:tentative="1">
      <w:start w:val="1"/>
      <w:numFmt w:val="decimal"/>
      <w:lvlText w:val="%4."/>
      <w:lvlJc w:val="left"/>
      <w:pPr>
        <w:ind w:left="1902" w:hanging="440"/>
      </w:pPr>
    </w:lvl>
    <w:lvl w:ilvl="4" w:tplc="04090017" w:tentative="1">
      <w:start w:val="1"/>
      <w:numFmt w:val="aiueoFullWidth"/>
      <w:lvlText w:val="(%5)"/>
      <w:lvlJc w:val="left"/>
      <w:pPr>
        <w:ind w:left="2342" w:hanging="440"/>
      </w:pPr>
    </w:lvl>
    <w:lvl w:ilvl="5" w:tplc="04090011" w:tentative="1">
      <w:start w:val="1"/>
      <w:numFmt w:val="decimalEnclosedCircle"/>
      <w:lvlText w:val="%6"/>
      <w:lvlJc w:val="left"/>
      <w:pPr>
        <w:ind w:left="2782" w:hanging="440"/>
      </w:pPr>
    </w:lvl>
    <w:lvl w:ilvl="6" w:tplc="0409000F" w:tentative="1">
      <w:start w:val="1"/>
      <w:numFmt w:val="decimal"/>
      <w:lvlText w:val="%7."/>
      <w:lvlJc w:val="left"/>
      <w:pPr>
        <w:ind w:left="3222" w:hanging="440"/>
      </w:pPr>
    </w:lvl>
    <w:lvl w:ilvl="7" w:tplc="04090017" w:tentative="1">
      <w:start w:val="1"/>
      <w:numFmt w:val="aiueoFullWidth"/>
      <w:lvlText w:val="(%8)"/>
      <w:lvlJc w:val="left"/>
      <w:pPr>
        <w:ind w:left="3662" w:hanging="440"/>
      </w:pPr>
    </w:lvl>
    <w:lvl w:ilvl="8" w:tplc="04090011" w:tentative="1">
      <w:start w:val="1"/>
      <w:numFmt w:val="decimalEnclosedCircle"/>
      <w:lvlText w:val="%9"/>
      <w:lvlJc w:val="left"/>
      <w:pPr>
        <w:ind w:left="4102" w:hanging="440"/>
      </w:pPr>
    </w:lvl>
  </w:abstractNum>
  <w:abstractNum w:abstractNumId="5" w15:restartNumberingAfterBreak="0">
    <w:nsid w:val="69856C84"/>
    <w:multiLevelType w:val="hybridMultilevel"/>
    <w:tmpl w:val="C0B43950"/>
    <w:lvl w:ilvl="0" w:tplc="23C24036">
      <w:start w:val="1"/>
      <w:numFmt w:val="lowerLetter"/>
      <w:lvlText w:val="(%1)"/>
      <w:lvlJc w:val="left"/>
      <w:pPr>
        <w:tabs>
          <w:tab w:val="num" w:pos="720"/>
        </w:tabs>
        <w:ind w:left="720" w:hanging="360"/>
      </w:pPr>
    </w:lvl>
    <w:lvl w:ilvl="1" w:tplc="ABC2B66C" w:tentative="1">
      <w:start w:val="1"/>
      <w:numFmt w:val="lowerLetter"/>
      <w:lvlText w:val="(%2)"/>
      <w:lvlJc w:val="left"/>
      <w:pPr>
        <w:tabs>
          <w:tab w:val="num" w:pos="1440"/>
        </w:tabs>
        <w:ind w:left="1440" w:hanging="360"/>
      </w:pPr>
    </w:lvl>
    <w:lvl w:ilvl="2" w:tplc="E4288A48" w:tentative="1">
      <w:start w:val="1"/>
      <w:numFmt w:val="lowerLetter"/>
      <w:lvlText w:val="(%3)"/>
      <w:lvlJc w:val="left"/>
      <w:pPr>
        <w:tabs>
          <w:tab w:val="num" w:pos="2160"/>
        </w:tabs>
        <w:ind w:left="2160" w:hanging="360"/>
      </w:pPr>
    </w:lvl>
    <w:lvl w:ilvl="3" w:tplc="73AE415A" w:tentative="1">
      <w:start w:val="1"/>
      <w:numFmt w:val="lowerLetter"/>
      <w:lvlText w:val="(%4)"/>
      <w:lvlJc w:val="left"/>
      <w:pPr>
        <w:tabs>
          <w:tab w:val="num" w:pos="2880"/>
        </w:tabs>
        <w:ind w:left="2880" w:hanging="360"/>
      </w:pPr>
    </w:lvl>
    <w:lvl w:ilvl="4" w:tplc="7148400A" w:tentative="1">
      <w:start w:val="1"/>
      <w:numFmt w:val="lowerLetter"/>
      <w:lvlText w:val="(%5)"/>
      <w:lvlJc w:val="left"/>
      <w:pPr>
        <w:tabs>
          <w:tab w:val="num" w:pos="3600"/>
        </w:tabs>
        <w:ind w:left="3600" w:hanging="360"/>
      </w:pPr>
    </w:lvl>
    <w:lvl w:ilvl="5" w:tplc="374A84DC" w:tentative="1">
      <w:start w:val="1"/>
      <w:numFmt w:val="lowerLetter"/>
      <w:lvlText w:val="(%6)"/>
      <w:lvlJc w:val="left"/>
      <w:pPr>
        <w:tabs>
          <w:tab w:val="num" w:pos="4320"/>
        </w:tabs>
        <w:ind w:left="4320" w:hanging="360"/>
      </w:pPr>
    </w:lvl>
    <w:lvl w:ilvl="6" w:tplc="7B8647F4" w:tentative="1">
      <w:start w:val="1"/>
      <w:numFmt w:val="lowerLetter"/>
      <w:lvlText w:val="(%7)"/>
      <w:lvlJc w:val="left"/>
      <w:pPr>
        <w:tabs>
          <w:tab w:val="num" w:pos="5040"/>
        </w:tabs>
        <w:ind w:left="5040" w:hanging="360"/>
      </w:pPr>
    </w:lvl>
    <w:lvl w:ilvl="7" w:tplc="ACBE6A20" w:tentative="1">
      <w:start w:val="1"/>
      <w:numFmt w:val="lowerLetter"/>
      <w:lvlText w:val="(%8)"/>
      <w:lvlJc w:val="left"/>
      <w:pPr>
        <w:tabs>
          <w:tab w:val="num" w:pos="5760"/>
        </w:tabs>
        <w:ind w:left="5760" w:hanging="360"/>
      </w:pPr>
    </w:lvl>
    <w:lvl w:ilvl="8" w:tplc="EF901AE6" w:tentative="1">
      <w:start w:val="1"/>
      <w:numFmt w:val="lowerLetter"/>
      <w:lvlText w:val="(%9)"/>
      <w:lvlJc w:val="left"/>
      <w:pPr>
        <w:tabs>
          <w:tab w:val="num" w:pos="6480"/>
        </w:tabs>
        <w:ind w:left="6480" w:hanging="360"/>
      </w:pPr>
    </w:lvl>
  </w:abstractNum>
  <w:abstractNum w:abstractNumId="6" w15:restartNumberingAfterBreak="0">
    <w:nsid w:val="6FC52514"/>
    <w:multiLevelType w:val="hybridMultilevel"/>
    <w:tmpl w:val="5E369C80"/>
    <w:lvl w:ilvl="0" w:tplc="0ABE7588">
      <w:start w:val="2"/>
      <w:numFmt w:val="decimalEnclosedCircle"/>
      <w:lvlText w:val="%1"/>
      <w:lvlJc w:val="left"/>
      <w:pPr>
        <w:ind w:left="502" w:hanging="360"/>
      </w:pPr>
      <w:rPr>
        <w:rFonts w:ascii="MS Mincho" w:eastAsia="MS Mincho" w:hAnsi="MS Mincho" w:cs="MS Mincho" w:hint="default"/>
      </w:rPr>
    </w:lvl>
    <w:lvl w:ilvl="1" w:tplc="04090017" w:tentative="1">
      <w:start w:val="1"/>
      <w:numFmt w:val="aiueoFullWidth"/>
      <w:lvlText w:val="(%2)"/>
      <w:lvlJc w:val="left"/>
      <w:pPr>
        <w:ind w:left="1022" w:hanging="440"/>
      </w:pPr>
    </w:lvl>
    <w:lvl w:ilvl="2" w:tplc="04090011" w:tentative="1">
      <w:start w:val="1"/>
      <w:numFmt w:val="decimalEnclosedCircle"/>
      <w:lvlText w:val="%3"/>
      <w:lvlJc w:val="left"/>
      <w:pPr>
        <w:ind w:left="1462" w:hanging="440"/>
      </w:pPr>
    </w:lvl>
    <w:lvl w:ilvl="3" w:tplc="0409000F" w:tentative="1">
      <w:start w:val="1"/>
      <w:numFmt w:val="decimal"/>
      <w:lvlText w:val="%4."/>
      <w:lvlJc w:val="left"/>
      <w:pPr>
        <w:ind w:left="1902" w:hanging="440"/>
      </w:pPr>
    </w:lvl>
    <w:lvl w:ilvl="4" w:tplc="04090017" w:tentative="1">
      <w:start w:val="1"/>
      <w:numFmt w:val="aiueoFullWidth"/>
      <w:lvlText w:val="(%5)"/>
      <w:lvlJc w:val="left"/>
      <w:pPr>
        <w:ind w:left="2342" w:hanging="440"/>
      </w:pPr>
    </w:lvl>
    <w:lvl w:ilvl="5" w:tplc="04090011" w:tentative="1">
      <w:start w:val="1"/>
      <w:numFmt w:val="decimalEnclosedCircle"/>
      <w:lvlText w:val="%6"/>
      <w:lvlJc w:val="left"/>
      <w:pPr>
        <w:ind w:left="2782" w:hanging="440"/>
      </w:pPr>
    </w:lvl>
    <w:lvl w:ilvl="6" w:tplc="0409000F" w:tentative="1">
      <w:start w:val="1"/>
      <w:numFmt w:val="decimal"/>
      <w:lvlText w:val="%7."/>
      <w:lvlJc w:val="left"/>
      <w:pPr>
        <w:ind w:left="3222" w:hanging="440"/>
      </w:pPr>
    </w:lvl>
    <w:lvl w:ilvl="7" w:tplc="04090017" w:tentative="1">
      <w:start w:val="1"/>
      <w:numFmt w:val="aiueoFullWidth"/>
      <w:lvlText w:val="(%8)"/>
      <w:lvlJc w:val="left"/>
      <w:pPr>
        <w:ind w:left="3662" w:hanging="440"/>
      </w:pPr>
    </w:lvl>
    <w:lvl w:ilvl="8" w:tplc="04090011" w:tentative="1">
      <w:start w:val="1"/>
      <w:numFmt w:val="decimalEnclosedCircle"/>
      <w:lvlText w:val="%9"/>
      <w:lvlJc w:val="left"/>
      <w:pPr>
        <w:ind w:left="4102" w:hanging="440"/>
      </w:pPr>
    </w:lvl>
  </w:abstractNum>
  <w:num w:numId="1" w16cid:durableId="666131921">
    <w:abstractNumId w:val="0"/>
  </w:num>
  <w:num w:numId="2" w16cid:durableId="224922303">
    <w:abstractNumId w:val="2"/>
  </w:num>
  <w:num w:numId="3" w16cid:durableId="1795171500">
    <w:abstractNumId w:val="5"/>
  </w:num>
  <w:num w:numId="4" w16cid:durableId="1402675178">
    <w:abstractNumId w:val="6"/>
  </w:num>
  <w:num w:numId="5" w16cid:durableId="1232930726">
    <w:abstractNumId w:val="3"/>
  </w:num>
  <w:num w:numId="6" w16cid:durableId="1215966587">
    <w:abstractNumId w:val="1"/>
  </w:num>
  <w:num w:numId="7" w16cid:durableId="92376142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146D"/>
    <w:rsid w:val="00000BA6"/>
    <w:rsid w:val="0000206E"/>
    <w:rsid w:val="00003774"/>
    <w:rsid w:val="00005160"/>
    <w:rsid w:val="000079DD"/>
    <w:rsid w:val="00007E1E"/>
    <w:rsid w:val="00010E54"/>
    <w:rsid w:val="00013386"/>
    <w:rsid w:val="000171C8"/>
    <w:rsid w:val="00017E19"/>
    <w:rsid w:val="00021155"/>
    <w:rsid w:val="00021AEA"/>
    <w:rsid w:val="000224BA"/>
    <w:rsid w:val="000235EE"/>
    <w:rsid w:val="00024CD7"/>
    <w:rsid w:val="00024EC7"/>
    <w:rsid w:val="00027E2A"/>
    <w:rsid w:val="000331E4"/>
    <w:rsid w:val="00035B45"/>
    <w:rsid w:val="00035DD5"/>
    <w:rsid w:val="00037228"/>
    <w:rsid w:val="000404CD"/>
    <w:rsid w:val="00042D9F"/>
    <w:rsid w:val="000462E5"/>
    <w:rsid w:val="000507C4"/>
    <w:rsid w:val="00051373"/>
    <w:rsid w:val="00052F21"/>
    <w:rsid w:val="00054905"/>
    <w:rsid w:val="000614B7"/>
    <w:rsid w:val="00062E6D"/>
    <w:rsid w:val="00066811"/>
    <w:rsid w:val="00067DAD"/>
    <w:rsid w:val="00067E6A"/>
    <w:rsid w:val="00070B28"/>
    <w:rsid w:val="000710F2"/>
    <w:rsid w:val="00072D91"/>
    <w:rsid w:val="00074BC6"/>
    <w:rsid w:val="00075210"/>
    <w:rsid w:val="000760D7"/>
    <w:rsid w:val="00077786"/>
    <w:rsid w:val="00077FDC"/>
    <w:rsid w:val="000807E5"/>
    <w:rsid w:val="000829AB"/>
    <w:rsid w:val="0008654B"/>
    <w:rsid w:val="00095339"/>
    <w:rsid w:val="000954B2"/>
    <w:rsid w:val="000956A7"/>
    <w:rsid w:val="0009666F"/>
    <w:rsid w:val="000A124E"/>
    <w:rsid w:val="000A181F"/>
    <w:rsid w:val="000A1CA6"/>
    <w:rsid w:val="000A32DD"/>
    <w:rsid w:val="000A54D8"/>
    <w:rsid w:val="000B10D4"/>
    <w:rsid w:val="000B4486"/>
    <w:rsid w:val="000B4919"/>
    <w:rsid w:val="000B5EB0"/>
    <w:rsid w:val="000B5EC4"/>
    <w:rsid w:val="000B6B7D"/>
    <w:rsid w:val="000C05F5"/>
    <w:rsid w:val="000C0E18"/>
    <w:rsid w:val="000C3144"/>
    <w:rsid w:val="000C4711"/>
    <w:rsid w:val="000C4E2D"/>
    <w:rsid w:val="000C7956"/>
    <w:rsid w:val="000D1591"/>
    <w:rsid w:val="000D23CD"/>
    <w:rsid w:val="000D47FD"/>
    <w:rsid w:val="000D6B20"/>
    <w:rsid w:val="000D76EB"/>
    <w:rsid w:val="000E1940"/>
    <w:rsid w:val="000E4B46"/>
    <w:rsid w:val="000E73F5"/>
    <w:rsid w:val="000E755B"/>
    <w:rsid w:val="000F1644"/>
    <w:rsid w:val="000F288F"/>
    <w:rsid w:val="000F3DEC"/>
    <w:rsid w:val="000F44E9"/>
    <w:rsid w:val="000F6B88"/>
    <w:rsid w:val="00100314"/>
    <w:rsid w:val="00103614"/>
    <w:rsid w:val="0010464B"/>
    <w:rsid w:val="001072EC"/>
    <w:rsid w:val="00107828"/>
    <w:rsid w:val="001100EC"/>
    <w:rsid w:val="00110551"/>
    <w:rsid w:val="001105C0"/>
    <w:rsid w:val="001112ED"/>
    <w:rsid w:val="00114B9E"/>
    <w:rsid w:val="0012065F"/>
    <w:rsid w:val="00121D40"/>
    <w:rsid w:val="00123694"/>
    <w:rsid w:val="00125AB2"/>
    <w:rsid w:val="0013194E"/>
    <w:rsid w:val="00132A4D"/>
    <w:rsid w:val="001333D3"/>
    <w:rsid w:val="00134A28"/>
    <w:rsid w:val="00134ABC"/>
    <w:rsid w:val="00135E3D"/>
    <w:rsid w:val="00137481"/>
    <w:rsid w:val="0013780D"/>
    <w:rsid w:val="00141205"/>
    <w:rsid w:val="001416F4"/>
    <w:rsid w:val="00143EF4"/>
    <w:rsid w:val="00146B76"/>
    <w:rsid w:val="001470B0"/>
    <w:rsid w:val="0015549B"/>
    <w:rsid w:val="00160CCC"/>
    <w:rsid w:val="0016272F"/>
    <w:rsid w:val="001645CD"/>
    <w:rsid w:val="00164EFD"/>
    <w:rsid w:val="00164FB1"/>
    <w:rsid w:val="00165A77"/>
    <w:rsid w:val="00166D61"/>
    <w:rsid w:val="001675E4"/>
    <w:rsid w:val="00170D06"/>
    <w:rsid w:val="0017107F"/>
    <w:rsid w:val="00172205"/>
    <w:rsid w:val="001734F7"/>
    <w:rsid w:val="001744C3"/>
    <w:rsid w:val="001749E3"/>
    <w:rsid w:val="00174A24"/>
    <w:rsid w:val="001765E5"/>
    <w:rsid w:val="00177871"/>
    <w:rsid w:val="001779F8"/>
    <w:rsid w:val="0018068D"/>
    <w:rsid w:val="001817F6"/>
    <w:rsid w:val="00182185"/>
    <w:rsid w:val="001862E9"/>
    <w:rsid w:val="00191D62"/>
    <w:rsid w:val="0019408E"/>
    <w:rsid w:val="00195298"/>
    <w:rsid w:val="00195648"/>
    <w:rsid w:val="001A146D"/>
    <w:rsid w:val="001A1CEE"/>
    <w:rsid w:val="001A1F2F"/>
    <w:rsid w:val="001A4D24"/>
    <w:rsid w:val="001A5D85"/>
    <w:rsid w:val="001A61F0"/>
    <w:rsid w:val="001B16AC"/>
    <w:rsid w:val="001B1DAB"/>
    <w:rsid w:val="001B3527"/>
    <w:rsid w:val="001B3D4A"/>
    <w:rsid w:val="001B51B5"/>
    <w:rsid w:val="001B5397"/>
    <w:rsid w:val="001B597A"/>
    <w:rsid w:val="001B6631"/>
    <w:rsid w:val="001C1414"/>
    <w:rsid w:val="001C14DE"/>
    <w:rsid w:val="001C3406"/>
    <w:rsid w:val="001C3E32"/>
    <w:rsid w:val="001C3E79"/>
    <w:rsid w:val="001C70BF"/>
    <w:rsid w:val="001C7880"/>
    <w:rsid w:val="001C7BA6"/>
    <w:rsid w:val="001C7D66"/>
    <w:rsid w:val="001D04AE"/>
    <w:rsid w:val="001D05C9"/>
    <w:rsid w:val="001D1D63"/>
    <w:rsid w:val="001D1F86"/>
    <w:rsid w:val="001D3922"/>
    <w:rsid w:val="001D5067"/>
    <w:rsid w:val="001D56DF"/>
    <w:rsid w:val="001D5B15"/>
    <w:rsid w:val="001E1561"/>
    <w:rsid w:val="001E1C88"/>
    <w:rsid w:val="001F3A7D"/>
    <w:rsid w:val="00203A60"/>
    <w:rsid w:val="00203DE5"/>
    <w:rsid w:val="00204C9C"/>
    <w:rsid w:val="002064A8"/>
    <w:rsid w:val="00211078"/>
    <w:rsid w:val="00212511"/>
    <w:rsid w:val="00215BDC"/>
    <w:rsid w:val="00216007"/>
    <w:rsid w:val="00217035"/>
    <w:rsid w:val="00221D41"/>
    <w:rsid w:val="0022304C"/>
    <w:rsid w:val="00224A6A"/>
    <w:rsid w:val="00224D50"/>
    <w:rsid w:val="002341C3"/>
    <w:rsid w:val="002476E4"/>
    <w:rsid w:val="00251FC4"/>
    <w:rsid w:val="002524BB"/>
    <w:rsid w:val="00254329"/>
    <w:rsid w:val="00257E83"/>
    <w:rsid w:val="002608F6"/>
    <w:rsid w:val="0026758F"/>
    <w:rsid w:val="00271256"/>
    <w:rsid w:val="002740DF"/>
    <w:rsid w:val="00275020"/>
    <w:rsid w:val="00275282"/>
    <w:rsid w:val="00275327"/>
    <w:rsid w:val="0027740A"/>
    <w:rsid w:val="00277481"/>
    <w:rsid w:val="00277E2D"/>
    <w:rsid w:val="002826FD"/>
    <w:rsid w:val="00282B5D"/>
    <w:rsid w:val="002843E9"/>
    <w:rsid w:val="00286C41"/>
    <w:rsid w:val="00290072"/>
    <w:rsid w:val="0029295B"/>
    <w:rsid w:val="0029537D"/>
    <w:rsid w:val="00296260"/>
    <w:rsid w:val="0029717D"/>
    <w:rsid w:val="002971FC"/>
    <w:rsid w:val="002A01E3"/>
    <w:rsid w:val="002A10B6"/>
    <w:rsid w:val="002A1C6E"/>
    <w:rsid w:val="002A2A8E"/>
    <w:rsid w:val="002A36A3"/>
    <w:rsid w:val="002A4439"/>
    <w:rsid w:val="002A519A"/>
    <w:rsid w:val="002A5EB1"/>
    <w:rsid w:val="002A63D9"/>
    <w:rsid w:val="002A77E7"/>
    <w:rsid w:val="002B444B"/>
    <w:rsid w:val="002B51E2"/>
    <w:rsid w:val="002B641B"/>
    <w:rsid w:val="002B6DE9"/>
    <w:rsid w:val="002B7316"/>
    <w:rsid w:val="002C070A"/>
    <w:rsid w:val="002C2A97"/>
    <w:rsid w:val="002C428A"/>
    <w:rsid w:val="002C49C2"/>
    <w:rsid w:val="002C4F69"/>
    <w:rsid w:val="002C5C5F"/>
    <w:rsid w:val="002C7D4F"/>
    <w:rsid w:val="002D1BE7"/>
    <w:rsid w:val="002E0326"/>
    <w:rsid w:val="002E1B0A"/>
    <w:rsid w:val="002E42E5"/>
    <w:rsid w:val="002E442B"/>
    <w:rsid w:val="002F0387"/>
    <w:rsid w:val="002F0C69"/>
    <w:rsid w:val="002F1BCF"/>
    <w:rsid w:val="002F1C6D"/>
    <w:rsid w:val="002F5A49"/>
    <w:rsid w:val="002F7220"/>
    <w:rsid w:val="00304CB0"/>
    <w:rsid w:val="003052DA"/>
    <w:rsid w:val="00305DAD"/>
    <w:rsid w:val="00306694"/>
    <w:rsid w:val="00316180"/>
    <w:rsid w:val="003166CB"/>
    <w:rsid w:val="0031785F"/>
    <w:rsid w:val="00321D51"/>
    <w:rsid w:val="00323209"/>
    <w:rsid w:val="00323C23"/>
    <w:rsid w:val="00325D04"/>
    <w:rsid w:val="00327150"/>
    <w:rsid w:val="0033001B"/>
    <w:rsid w:val="003305F9"/>
    <w:rsid w:val="00330DE6"/>
    <w:rsid w:val="00331187"/>
    <w:rsid w:val="003332AD"/>
    <w:rsid w:val="0033338E"/>
    <w:rsid w:val="00335E3D"/>
    <w:rsid w:val="003368D4"/>
    <w:rsid w:val="00337805"/>
    <w:rsid w:val="00337A9A"/>
    <w:rsid w:val="00341455"/>
    <w:rsid w:val="00341498"/>
    <w:rsid w:val="00346069"/>
    <w:rsid w:val="0035250F"/>
    <w:rsid w:val="00352977"/>
    <w:rsid w:val="00354C01"/>
    <w:rsid w:val="00355F05"/>
    <w:rsid w:val="00357DC9"/>
    <w:rsid w:val="003608C8"/>
    <w:rsid w:val="0036326E"/>
    <w:rsid w:val="00363801"/>
    <w:rsid w:val="00363E52"/>
    <w:rsid w:val="00366D40"/>
    <w:rsid w:val="00367563"/>
    <w:rsid w:val="00372F1A"/>
    <w:rsid w:val="00373773"/>
    <w:rsid w:val="00373D67"/>
    <w:rsid w:val="0037471D"/>
    <w:rsid w:val="0038042C"/>
    <w:rsid w:val="00382FC5"/>
    <w:rsid w:val="00383224"/>
    <w:rsid w:val="003833DF"/>
    <w:rsid w:val="00384CCE"/>
    <w:rsid w:val="00390204"/>
    <w:rsid w:val="00391271"/>
    <w:rsid w:val="00391C49"/>
    <w:rsid w:val="003922C4"/>
    <w:rsid w:val="003923A3"/>
    <w:rsid w:val="00392895"/>
    <w:rsid w:val="00393AC9"/>
    <w:rsid w:val="00394841"/>
    <w:rsid w:val="0039499D"/>
    <w:rsid w:val="0039546B"/>
    <w:rsid w:val="00395B0E"/>
    <w:rsid w:val="003A0FE1"/>
    <w:rsid w:val="003A1DFD"/>
    <w:rsid w:val="003A3E3D"/>
    <w:rsid w:val="003A7403"/>
    <w:rsid w:val="003B015D"/>
    <w:rsid w:val="003B2512"/>
    <w:rsid w:val="003C1BE5"/>
    <w:rsid w:val="003C245D"/>
    <w:rsid w:val="003C2B3A"/>
    <w:rsid w:val="003C4CF9"/>
    <w:rsid w:val="003C5293"/>
    <w:rsid w:val="003D170D"/>
    <w:rsid w:val="003D1A26"/>
    <w:rsid w:val="003D468A"/>
    <w:rsid w:val="003D63A6"/>
    <w:rsid w:val="003D7D9F"/>
    <w:rsid w:val="003E24DC"/>
    <w:rsid w:val="003E36F5"/>
    <w:rsid w:val="003E5C4B"/>
    <w:rsid w:val="003E6BCE"/>
    <w:rsid w:val="003E72B4"/>
    <w:rsid w:val="003E7E23"/>
    <w:rsid w:val="003F0718"/>
    <w:rsid w:val="003F0B70"/>
    <w:rsid w:val="003F4097"/>
    <w:rsid w:val="003F46E1"/>
    <w:rsid w:val="003F4B1B"/>
    <w:rsid w:val="003F4CDC"/>
    <w:rsid w:val="003F7C6D"/>
    <w:rsid w:val="00401AC6"/>
    <w:rsid w:val="0040552C"/>
    <w:rsid w:val="00407091"/>
    <w:rsid w:val="00407775"/>
    <w:rsid w:val="004111B6"/>
    <w:rsid w:val="00413B06"/>
    <w:rsid w:val="004143C8"/>
    <w:rsid w:val="0041454E"/>
    <w:rsid w:val="00415D5D"/>
    <w:rsid w:val="00415FE7"/>
    <w:rsid w:val="004164B5"/>
    <w:rsid w:val="00420713"/>
    <w:rsid w:val="00422FFD"/>
    <w:rsid w:val="00423BA9"/>
    <w:rsid w:val="00424EF4"/>
    <w:rsid w:val="004301B4"/>
    <w:rsid w:val="00432164"/>
    <w:rsid w:val="00432674"/>
    <w:rsid w:val="00435469"/>
    <w:rsid w:val="00437DC1"/>
    <w:rsid w:val="00440E8B"/>
    <w:rsid w:val="00441669"/>
    <w:rsid w:val="00443F0B"/>
    <w:rsid w:val="004446C9"/>
    <w:rsid w:val="0044471D"/>
    <w:rsid w:val="004449B2"/>
    <w:rsid w:val="00444C2D"/>
    <w:rsid w:val="004503F6"/>
    <w:rsid w:val="00450519"/>
    <w:rsid w:val="00450663"/>
    <w:rsid w:val="00451EC3"/>
    <w:rsid w:val="004546DC"/>
    <w:rsid w:val="0045633D"/>
    <w:rsid w:val="00456F88"/>
    <w:rsid w:val="00460FB1"/>
    <w:rsid w:val="00461BB4"/>
    <w:rsid w:val="004642BD"/>
    <w:rsid w:val="00465B94"/>
    <w:rsid w:val="004666CA"/>
    <w:rsid w:val="004673AC"/>
    <w:rsid w:val="00471A29"/>
    <w:rsid w:val="004723EE"/>
    <w:rsid w:val="00473CC6"/>
    <w:rsid w:val="00473E75"/>
    <w:rsid w:val="00474A0B"/>
    <w:rsid w:val="004834E4"/>
    <w:rsid w:val="00483F2B"/>
    <w:rsid w:val="0048414B"/>
    <w:rsid w:val="0048437A"/>
    <w:rsid w:val="004847A5"/>
    <w:rsid w:val="00487033"/>
    <w:rsid w:val="0048773D"/>
    <w:rsid w:val="00487D92"/>
    <w:rsid w:val="0049105E"/>
    <w:rsid w:val="004919E9"/>
    <w:rsid w:val="004963B6"/>
    <w:rsid w:val="00496D42"/>
    <w:rsid w:val="004A1470"/>
    <w:rsid w:val="004A18E8"/>
    <w:rsid w:val="004A1CC0"/>
    <w:rsid w:val="004A23A0"/>
    <w:rsid w:val="004A25C7"/>
    <w:rsid w:val="004A3607"/>
    <w:rsid w:val="004A370F"/>
    <w:rsid w:val="004B0AE8"/>
    <w:rsid w:val="004B0E01"/>
    <w:rsid w:val="004C0244"/>
    <w:rsid w:val="004C0FBE"/>
    <w:rsid w:val="004C15C5"/>
    <w:rsid w:val="004C2208"/>
    <w:rsid w:val="004C49BA"/>
    <w:rsid w:val="004C5B84"/>
    <w:rsid w:val="004D7B50"/>
    <w:rsid w:val="004E0C14"/>
    <w:rsid w:val="004E1228"/>
    <w:rsid w:val="004E4883"/>
    <w:rsid w:val="004E4C15"/>
    <w:rsid w:val="004E7466"/>
    <w:rsid w:val="004F02CC"/>
    <w:rsid w:val="004F1884"/>
    <w:rsid w:val="004F3C6E"/>
    <w:rsid w:val="004F3FF3"/>
    <w:rsid w:val="004F7B03"/>
    <w:rsid w:val="004F7B9F"/>
    <w:rsid w:val="004F7BEB"/>
    <w:rsid w:val="00500B1B"/>
    <w:rsid w:val="00501597"/>
    <w:rsid w:val="00501BDC"/>
    <w:rsid w:val="005038C5"/>
    <w:rsid w:val="0050559D"/>
    <w:rsid w:val="00507813"/>
    <w:rsid w:val="00507BC8"/>
    <w:rsid w:val="005138AB"/>
    <w:rsid w:val="0051558B"/>
    <w:rsid w:val="00516549"/>
    <w:rsid w:val="005167F4"/>
    <w:rsid w:val="005213EB"/>
    <w:rsid w:val="00522893"/>
    <w:rsid w:val="00523FCB"/>
    <w:rsid w:val="00524E21"/>
    <w:rsid w:val="005269FC"/>
    <w:rsid w:val="00527E9C"/>
    <w:rsid w:val="00530279"/>
    <w:rsid w:val="005304C2"/>
    <w:rsid w:val="00530F34"/>
    <w:rsid w:val="00534FC0"/>
    <w:rsid w:val="005378BB"/>
    <w:rsid w:val="00540075"/>
    <w:rsid w:val="005406A5"/>
    <w:rsid w:val="0054260A"/>
    <w:rsid w:val="005434EC"/>
    <w:rsid w:val="00544595"/>
    <w:rsid w:val="00544DAF"/>
    <w:rsid w:val="00545232"/>
    <w:rsid w:val="005459F4"/>
    <w:rsid w:val="00547660"/>
    <w:rsid w:val="00547FBD"/>
    <w:rsid w:val="005522F2"/>
    <w:rsid w:val="005552A6"/>
    <w:rsid w:val="00555DB0"/>
    <w:rsid w:val="00557E90"/>
    <w:rsid w:val="005609F9"/>
    <w:rsid w:val="00561639"/>
    <w:rsid w:val="005616BB"/>
    <w:rsid w:val="00561F1B"/>
    <w:rsid w:val="0056229D"/>
    <w:rsid w:val="0056371A"/>
    <w:rsid w:val="00564428"/>
    <w:rsid w:val="00566FBB"/>
    <w:rsid w:val="00570816"/>
    <w:rsid w:val="00571C07"/>
    <w:rsid w:val="0057248E"/>
    <w:rsid w:val="005739B2"/>
    <w:rsid w:val="00573FD4"/>
    <w:rsid w:val="0057422C"/>
    <w:rsid w:val="005742E8"/>
    <w:rsid w:val="00575991"/>
    <w:rsid w:val="00583724"/>
    <w:rsid w:val="00586F45"/>
    <w:rsid w:val="005874E3"/>
    <w:rsid w:val="00587BA0"/>
    <w:rsid w:val="00587EAC"/>
    <w:rsid w:val="00591C56"/>
    <w:rsid w:val="005932C2"/>
    <w:rsid w:val="00594386"/>
    <w:rsid w:val="0059465D"/>
    <w:rsid w:val="00594811"/>
    <w:rsid w:val="00594E5D"/>
    <w:rsid w:val="00597104"/>
    <w:rsid w:val="0059726A"/>
    <w:rsid w:val="0059735C"/>
    <w:rsid w:val="005A097A"/>
    <w:rsid w:val="005A1A92"/>
    <w:rsid w:val="005A1FB1"/>
    <w:rsid w:val="005A3304"/>
    <w:rsid w:val="005A3DC3"/>
    <w:rsid w:val="005A5CA3"/>
    <w:rsid w:val="005B06C2"/>
    <w:rsid w:val="005B17D3"/>
    <w:rsid w:val="005B3E50"/>
    <w:rsid w:val="005B441F"/>
    <w:rsid w:val="005C1D9A"/>
    <w:rsid w:val="005C3072"/>
    <w:rsid w:val="005C42B4"/>
    <w:rsid w:val="005C7DF9"/>
    <w:rsid w:val="005D0465"/>
    <w:rsid w:val="005D2D66"/>
    <w:rsid w:val="005D35F8"/>
    <w:rsid w:val="005D3EA9"/>
    <w:rsid w:val="005E1AA5"/>
    <w:rsid w:val="005E1FA1"/>
    <w:rsid w:val="005E2B79"/>
    <w:rsid w:val="005E33BB"/>
    <w:rsid w:val="005E5458"/>
    <w:rsid w:val="005E79DB"/>
    <w:rsid w:val="005F0D66"/>
    <w:rsid w:val="005F1BB7"/>
    <w:rsid w:val="005F2660"/>
    <w:rsid w:val="005F302A"/>
    <w:rsid w:val="005F33F4"/>
    <w:rsid w:val="005F4624"/>
    <w:rsid w:val="005F5AC3"/>
    <w:rsid w:val="005F70AE"/>
    <w:rsid w:val="006019ED"/>
    <w:rsid w:val="00602FD8"/>
    <w:rsid w:val="006066D5"/>
    <w:rsid w:val="00611AA7"/>
    <w:rsid w:val="00614855"/>
    <w:rsid w:val="00614888"/>
    <w:rsid w:val="00616499"/>
    <w:rsid w:val="00617F2A"/>
    <w:rsid w:val="006224B3"/>
    <w:rsid w:val="00622AC4"/>
    <w:rsid w:val="00623C58"/>
    <w:rsid w:val="006245DC"/>
    <w:rsid w:val="00626224"/>
    <w:rsid w:val="00627F71"/>
    <w:rsid w:val="00631523"/>
    <w:rsid w:val="00632459"/>
    <w:rsid w:val="006331F2"/>
    <w:rsid w:val="00634C4C"/>
    <w:rsid w:val="006359D9"/>
    <w:rsid w:val="00640907"/>
    <w:rsid w:val="00643E87"/>
    <w:rsid w:val="00645726"/>
    <w:rsid w:val="006467AF"/>
    <w:rsid w:val="0065095A"/>
    <w:rsid w:val="00651913"/>
    <w:rsid w:val="00652843"/>
    <w:rsid w:val="0065485D"/>
    <w:rsid w:val="00654D84"/>
    <w:rsid w:val="0066028A"/>
    <w:rsid w:val="0066064C"/>
    <w:rsid w:val="006634A3"/>
    <w:rsid w:val="00664784"/>
    <w:rsid w:val="0066662E"/>
    <w:rsid w:val="0066674F"/>
    <w:rsid w:val="00672C74"/>
    <w:rsid w:val="00673A8C"/>
    <w:rsid w:val="00674325"/>
    <w:rsid w:val="00675837"/>
    <w:rsid w:val="00676A60"/>
    <w:rsid w:val="00677156"/>
    <w:rsid w:val="00680103"/>
    <w:rsid w:val="00680B38"/>
    <w:rsid w:val="00680BBD"/>
    <w:rsid w:val="00681EC6"/>
    <w:rsid w:val="00683A52"/>
    <w:rsid w:val="00684FE6"/>
    <w:rsid w:val="006853C5"/>
    <w:rsid w:val="0068544E"/>
    <w:rsid w:val="006855DF"/>
    <w:rsid w:val="00685FC7"/>
    <w:rsid w:val="006872EA"/>
    <w:rsid w:val="0068782C"/>
    <w:rsid w:val="00693503"/>
    <w:rsid w:val="00693F0F"/>
    <w:rsid w:val="006944D2"/>
    <w:rsid w:val="00695C10"/>
    <w:rsid w:val="006A1C36"/>
    <w:rsid w:val="006A2751"/>
    <w:rsid w:val="006A489C"/>
    <w:rsid w:val="006A4A15"/>
    <w:rsid w:val="006A7D73"/>
    <w:rsid w:val="006B00FE"/>
    <w:rsid w:val="006B01A7"/>
    <w:rsid w:val="006B4106"/>
    <w:rsid w:val="006B5C93"/>
    <w:rsid w:val="006B68EC"/>
    <w:rsid w:val="006C21CA"/>
    <w:rsid w:val="006C3370"/>
    <w:rsid w:val="006C6DCA"/>
    <w:rsid w:val="006C724B"/>
    <w:rsid w:val="006D11DA"/>
    <w:rsid w:val="006D2D8B"/>
    <w:rsid w:val="006E003D"/>
    <w:rsid w:val="006E100C"/>
    <w:rsid w:val="006E3994"/>
    <w:rsid w:val="006E3E6C"/>
    <w:rsid w:val="006E450A"/>
    <w:rsid w:val="006E61C1"/>
    <w:rsid w:val="006E7D63"/>
    <w:rsid w:val="006F2575"/>
    <w:rsid w:val="006F3486"/>
    <w:rsid w:val="006F64C6"/>
    <w:rsid w:val="006F7F7A"/>
    <w:rsid w:val="00710CCA"/>
    <w:rsid w:val="007123D5"/>
    <w:rsid w:val="00714466"/>
    <w:rsid w:val="0071535B"/>
    <w:rsid w:val="00715EF9"/>
    <w:rsid w:val="00716867"/>
    <w:rsid w:val="00720AB2"/>
    <w:rsid w:val="00721C29"/>
    <w:rsid w:val="0072236C"/>
    <w:rsid w:val="007241A8"/>
    <w:rsid w:val="007265E4"/>
    <w:rsid w:val="00726716"/>
    <w:rsid w:val="00726FC6"/>
    <w:rsid w:val="0072705A"/>
    <w:rsid w:val="00731720"/>
    <w:rsid w:val="00734AEF"/>
    <w:rsid w:val="007355D1"/>
    <w:rsid w:val="00735D52"/>
    <w:rsid w:val="00735F36"/>
    <w:rsid w:val="00744036"/>
    <w:rsid w:val="00744752"/>
    <w:rsid w:val="00745863"/>
    <w:rsid w:val="00747435"/>
    <w:rsid w:val="007502AF"/>
    <w:rsid w:val="00750795"/>
    <w:rsid w:val="00750A8B"/>
    <w:rsid w:val="00753A5F"/>
    <w:rsid w:val="00755490"/>
    <w:rsid w:val="00755C6A"/>
    <w:rsid w:val="00762C54"/>
    <w:rsid w:val="0076312A"/>
    <w:rsid w:val="007641FA"/>
    <w:rsid w:val="00767D1B"/>
    <w:rsid w:val="0077090C"/>
    <w:rsid w:val="00770BF7"/>
    <w:rsid w:val="00772126"/>
    <w:rsid w:val="00773F01"/>
    <w:rsid w:val="00774929"/>
    <w:rsid w:val="00775802"/>
    <w:rsid w:val="00776D99"/>
    <w:rsid w:val="00777627"/>
    <w:rsid w:val="0078200B"/>
    <w:rsid w:val="007829DA"/>
    <w:rsid w:val="00782D69"/>
    <w:rsid w:val="00783372"/>
    <w:rsid w:val="00784392"/>
    <w:rsid w:val="00784407"/>
    <w:rsid w:val="00784D8B"/>
    <w:rsid w:val="007855EB"/>
    <w:rsid w:val="00786B9D"/>
    <w:rsid w:val="00787C18"/>
    <w:rsid w:val="00787F93"/>
    <w:rsid w:val="007913F9"/>
    <w:rsid w:val="007916B2"/>
    <w:rsid w:val="00793675"/>
    <w:rsid w:val="00795042"/>
    <w:rsid w:val="00797C6E"/>
    <w:rsid w:val="007A6C76"/>
    <w:rsid w:val="007A7A12"/>
    <w:rsid w:val="007A7BE9"/>
    <w:rsid w:val="007B743D"/>
    <w:rsid w:val="007C16C4"/>
    <w:rsid w:val="007C25E7"/>
    <w:rsid w:val="007C3EA7"/>
    <w:rsid w:val="007D1768"/>
    <w:rsid w:val="007D373E"/>
    <w:rsid w:val="007D6CF9"/>
    <w:rsid w:val="007D6FC7"/>
    <w:rsid w:val="007D70CF"/>
    <w:rsid w:val="007D754B"/>
    <w:rsid w:val="007E1A16"/>
    <w:rsid w:val="007E378F"/>
    <w:rsid w:val="007E3E06"/>
    <w:rsid w:val="007E70A9"/>
    <w:rsid w:val="007E7ECF"/>
    <w:rsid w:val="007F1019"/>
    <w:rsid w:val="007F1E52"/>
    <w:rsid w:val="007F2A0F"/>
    <w:rsid w:val="007F4191"/>
    <w:rsid w:val="007F44B3"/>
    <w:rsid w:val="007F55EE"/>
    <w:rsid w:val="007F585A"/>
    <w:rsid w:val="007F5F8E"/>
    <w:rsid w:val="007F6FFA"/>
    <w:rsid w:val="007F76A9"/>
    <w:rsid w:val="008008F5"/>
    <w:rsid w:val="00800B18"/>
    <w:rsid w:val="00801831"/>
    <w:rsid w:val="00802D89"/>
    <w:rsid w:val="00803072"/>
    <w:rsid w:val="00803C26"/>
    <w:rsid w:val="008042F1"/>
    <w:rsid w:val="00805D2A"/>
    <w:rsid w:val="00807D25"/>
    <w:rsid w:val="00810F37"/>
    <w:rsid w:val="00814DB8"/>
    <w:rsid w:val="00816B58"/>
    <w:rsid w:val="008170E5"/>
    <w:rsid w:val="00822686"/>
    <w:rsid w:val="00822D29"/>
    <w:rsid w:val="008249F4"/>
    <w:rsid w:val="00824E72"/>
    <w:rsid w:val="008257A1"/>
    <w:rsid w:val="00825E2C"/>
    <w:rsid w:val="008310D0"/>
    <w:rsid w:val="00831A02"/>
    <w:rsid w:val="008327F5"/>
    <w:rsid w:val="00832B97"/>
    <w:rsid w:val="00841F9A"/>
    <w:rsid w:val="00847554"/>
    <w:rsid w:val="00847F47"/>
    <w:rsid w:val="008502B4"/>
    <w:rsid w:val="00852F00"/>
    <w:rsid w:val="008532FB"/>
    <w:rsid w:val="00853DD4"/>
    <w:rsid w:val="00855145"/>
    <w:rsid w:val="008568D7"/>
    <w:rsid w:val="00856C5E"/>
    <w:rsid w:val="00863866"/>
    <w:rsid w:val="00867557"/>
    <w:rsid w:val="00870BF1"/>
    <w:rsid w:val="00870D40"/>
    <w:rsid w:val="00872BC6"/>
    <w:rsid w:val="00874131"/>
    <w:rsid w:val="008742D0"/>
    <w:rsid w:val="00876038"/>
    <w:rsid w:val="008779DD"/>
    <w:rsid w:val="00885AB0"/>
    <w:rsid w:val="00885CFB"/>
    <w:rsid w:val="00885EFD"/>
    <w:rsid w:val="0089275C"/>
    <w:rsid w:val="00892912"/>
    <w:rsid w:val="00893ABC"/>
    <w:rsid w:val="008A1219"/>
    <w:rsid w:val="008A15F4"/>
    <w:rsid w:val="008A1C1D"/>
    <w:rsid w:val="008A1F60"/>
    <w:rsid w:val="008A3CD0"/>
    <w:rsid w:val="008A4F22"/>
    <w:rsid w:val="008A7377"/>
    <w:rsid w:val="008A756A"/>
    <w:rsid w:val="008B08E0"/>
    <w:rsid w:val="008B365D"/>
    <w:rsid w:val="008B4628"/>
    <w:rsid w:val="008B690C"/>
    <w:rsid w:val="008C0269"/>
    <w:rsid w:val="008C1132"/>
    <w:rsid w:val="008C23BB"/>
    <w:rsid w:val="008C2DE9"/>
    <w:rsid w:val="008C45F6"/>
    <w:rsid w:val="008C4D54"/>
    <w:rsid w:val="008C686B"/>
    <w:rsid w:val="008C7E5E"/>
    <w:rsid w:val="008D01C0"/>
    <w:rsid w:val="008D0404"/>
    <w:rsid w:val="008D068D"/>
    <w:rsid w:val="008D2164"/>
    <w:rsid w:val="008D4A01"/>
    <w:rsid w:val="008D6C61"/>
    <w:rsid w:val="008E112E"/>
    <w:rsid w:val="008E4934"/>
    <w:rsid w:val="008E4A94"/>
    <w:rsid w:val="008E5231"/>
    <w:rsid w:val="008F512C"/>
    <w:rsid w:val="0090050C"/>
    <w:rsid w:val="0090373C"/>
    <w:rsid w:val="009050D6"/>
    <w:rsid w:val="009100F8"/>
    <w:rsid w:val="009102BE"/>
    <w:rsid w:val="00912DA0"/>
    <w:rsid w:val="00913513"/>
    <w:rsid w:val="00914DB0"/>
    <w:rsid w:val="009150F8"/>
    <w:rsid w:val="0091604C"/>
    <w:rsid w:val="009204EC"/>
    <w:rsid w:val="009205DA"/>
    <w:rsid w:val="009216DA"/>
    <w:rsid w:val="009231E3"/>
    <w:rsid w:val="009239DB"/>
    <w:rsid w:val="00923EE5"/>
    <w:rsid w:val="00924078"/>
    <w:rsid w:val="009261F9"/>
    <w:rsid w:val="009304BF"/>
    <w:rsid w:val="00931005"/>
    <w:rsid w:val="00931A59"/>
    <w:rsid w:val="00934103"/>
    <w:rsid w:val="009419F7"/>
    <w:rsid w:val="0094490F"/>
    <w:rsid w:val="00946422"/>
    <w:rsid w:val="0095097A"/>
    <w:rsid w:val="00950DEE"/>
    <w:rsid w:val="009537D6"/>
    <w:rsid w:val="00954AAB"/>
    <w:rsid w:val="0096010A"/>
    <w:rsid w:val="009635F7"/>
    <w:rsid w:val="00963CCB"/>
    <w:rsid w:val="00966D88"/>
    <w:rsid w:val="00970E89"/>
    <w:rsid w:val="00971C29"/>
    <w:rsid w:val="00974E6C"/>
    <w:rsid w:val="0097503F"/>
    <w:rsid w:val="00977E4E"/>
    <w:rsid w:val="00983883"/>
    <w:rsid w:val="00986F23"/>
    <w:rsid w:val="00987986"/>
    <w:rsid w:val="009919EA"/>
    <w:rsid w:val="00991FE3"/>
    <w:rsid w:val="009947E2"/>
    <w:rsid w:val="009963B7"/>
    <w:rsid w:val="009A2762"/>
    <w:rsid w:val="009A42DE"/>
    <w:rsid w:val="009A444D"/>
    <w:rsid w:val="009A6A00"/>
    <w:rsid w:val="009A7A50"/>
    <w:rsid w:val="009A7AF9"/>
    <w:rsid w:val="009B1DE2"/>
    <w:rsid w:val="009B2561"/>
    <w:rsid w:val="009B3809"/>
    <w:rsid w:val="009B483D"/>
    <w:rsid w:val="009C04F9"/>
    <w:rsid w:val="009C15C8"/>
    <w:rsid w:val="009C1FA5"/>
    <w:rsid w:val="009C3D29"/>
    <w:rsid w:val="009C493F"/>
    <w:rsid w:val="009C57EA"/>
    <w:rsid w:val="009C79BD"/>
    <w:rsid w:val="009D18A0"/>
    <w:rsid w:val="009D1F07"/>
    <w:rsid w:val="009D3C31"/>
    <w:rsid w:val="009D4BE8"/>
    <w:rsid w:val="009D4DDA"/>
    <w:rsid w:val="009E1346"/>
    <w:rsid w:val="009E2DE6"/>
    <w:rsid w:val="009E3F3B"/>
    <w:rsid w:val="009E45EA"/>
    <w:rsid w:val="009F03FD"/>
    <w:rsid w:val="009F172A"/>
    <w:rsid w:val="009F26D8"/>
    <w:rsid w:val="009F7911"/>
    <w:rsid w:val="00A01469"/>
    <w:rsid w:val="00A0171F"/>
    <w:rsid w:val="00A01E41"/>
    <w:rsid w:val="00A05AC0"/>
    <w:rsid w:val="00A05B92"/>
    <w:rsid w:val="00A06273"/>
    <w:rsid w:val="00A101A7"/>
    <w:rsid w:val="00A102CA"/>
    <w:rsid w:val="00A132E6"/>
    <w:rsid w:val="00A13680"/>
    <w:rsid w:val="00A14016"/>
    <w:rsid w:val="00A14F82"/>
    <w:rsid w:val="00A20E79"/>
    <w:rsid w:val="00A210ED"/>
    <w:rsid w:val="00A223C0"/>
    <w:rsid w:val="00A2636D"/>
    <w:rsid w:val="00A26A30"/>
    <w:rsid w:val="00A26E6B"/>
    <w:rsid w:val="00A320C6"/>
    <w:rsid w:val="00A35767"/>
    <w:rsid w:val="00A40927"/>
    <w:rsid w:val="00A40AB3"/>
    <w:rsid w:val="00A41363"/>
    <w:rsid w:val="00A41434"/>
    <w:rsid w:val="00A41A18"/>
    <w:rsid w:val="00A41B73"/>
    <w:rsid w:val="00A42436"/>
    <w:rsid w:val="00A4273D"/>
    <w:rsid w:val="00A42C0B"/>
    <w:rsid w:val="00A43E08"/>
    <w:rsid w:val="00A44C22"/>
    <w:rsid w:val="00A51A8A"/>
    <w:rsid w:val="00A5309C"/>
    <w:rsid w:val="00A54CA6"/>
    <w:rsid w:val="00A57FEE"/>
    <w:rsid w:val="00A610B5"/>
    <w:rsid w:val="00A64694"/>
    <w:rsid w:val="00A71281"/>
    <w:rsid w:val="00A71D34"/>
    <w:rsid w:val="00A72705"/>
    <w:rsid w:val="00A77680"/>
    <w:rsid w:val="00A80431"/>
    <w:rsid w:val="00A805BE"/>
    <w:rsid w:val="00A83220"/>
    <w:rsid w:val="00A849F6"/>
    <w:rsid w:val="00A84F2A"/>
    <w:rsid w:val="00A8593B"/>
    <w:rsid w:val="00A85DC0"/>
    <w:rsid w:val="00A90292"/>
    <w:rsid w:val="00A9314E"/>
    <w:rsid w:val="00A94740"/>
    <w:rsid w:val="00A948C3"/>
    <w:rsid w:val="00A9540B"/>
    <w:rsid w:val="00A97610"/>
    <w:rsid w:val="00A97BF9"/>
    <w:rsid w:val="00A97E91"/>
    <w:rsid w:val="00AA05A7"/>
    <w:rsid w:val="00AA10FA"/>
    <w:rsid w:val="00AA158F"/>
    <w:rsid w:val="00AA32D6"/>
    <w:rsid w:val="00AA40B4"/>
    <w:rsid w:val="00AA45B5"/>
    <w:rsid w:val="00AA62F3"/>
    <w:rsid w:val="00AA6EE7"/>
    <w:rsid w:val="00AA790D"/>
    <w:rsid w:val="00AA7D7D"/>
    <w:rsid w:val="00AB1A0E"/>
    <w:rsid w:val="00AB1EBC"/>
    <w:rsid w:val="00AB258A"/>
    <w:rsid w:val="00AB38D4"/>
    <w:rsid w:val="00AB4CFE"/>
    <w:rsid w:val="00AB6FD7"/>
    <w:rsid w:val="00AB795D"/>
    <w:rsid w:val="00AC65A3"/>
    <w:rsid w:val="00AC681E"/>
    <w:rsid w:val="00AC7AE4"/>
    <w:rsid w:val="00AD2AD1"/>
    <w:rsid w:val="00AD5FD1"/>
    <w:rsid w:val="00AD78A1"/>
    <w:rsid w:val="00AE03D2"/>
    <w:rsid w:val="00AE172F"/>
    <w:rsid w:val="00AF0E43"/>
    <w:rsid w:val="00AF0F46"/>
    <w:rsid w:val="00AF1125"/>
    <w:rsid w:val="00AF1960"/>
    <w:rsid w:val="00AF246D"/>
    <w:rsid w:val="00AF371B"/>
    <w:rsid w:val="00AF3D0F"/>
    <w:rsid w:val="00B01F25"/>
    <w:rsid w:val="00B02682"/>
    <w:rsid w:val="00B04C7D"/>
    <w:rsid w:val="00B057F7"/>
    <w:rsid w:val="00B078D5"/>
    <w:rsid w:val="00B12E3B"/>
    <w:rsid w:val="00B12EEE"/>
    <w:rsid w:val="00B15157"/>
    <w:rsid w:val="00B16947"/>
    <w:rsid w:val="00B25066"/>
    <w:rsid w:val="00B2769D"/>
    <w:rsid w:val="00B33D7A"/>
    <w:rsid w:val="00B346E7"/>
    <w:rsid w:val="00B371EF"/>
    <w:rsid w:val="00B46AB2"/>
    <w:rsid w:val="00B46F34"/>
    <w:rsid w:val="00B50451"/>
    <w:rsid w:val="00B52133"/>
    <w:rsid w:val="00B52CFA"/>
    <w:rsid w:val="00B54442"/>
    <w:rsid w:val="00B56037"/>
    <w:rsid w:val="00B571BF"/>
    <w:rsid w:val="00B576AD"/>
    <w:rsid w:val="00B609A3"/>
    <w:rsid w:val="00B6188C"/>
    <w:rsid w:val="00B63EDE"/>
    <w:rsid w:val="00B653F0"/>
    <w:rsid w:val="00B713BC"/>
    <w:rsid w:val="00B714AD"/>
    <w:rsid w:val="00B717F3"/>
    <w:rsid w:val="00B72E12"/>
    <w:rsid w:val="00B7627C"/>
    <w:rsid w:val="00B76793"/>
    <w:rsid w:val="00B81240"/>
    <w:rsid w:val="00B8186A"/>
    <w:rsid w:val="00B82D31"/>
    <w:rsid w:val="00B839BE"/>
    <w:rsid w:val="00B845C9"/>
    <w:rsid w:val="00B84CA0"/>
    <w:rsid w:val="00B8701C"/>
    <w:rsid w:val="00B87AC3"/>
    <w:rsid w:val="00B94B2C"/>
    <w:rsid w:val="00B95C42"/>
    <w:rsid w:val="00BA0060"/>
    <w:rsid w:val="00BA122B"/>
    <w:rsid w:val="00BA130A"/>
    <w:rsid w:val="00BA7681"/>
    <w:rsid w:val="00BA76C0"/>
    <w:rsid w:val="00BB1137"/>
    <w:rsid w:val="00BB1807"/>
    <w:rsid w:val="00BB215A"/>
    <w:rsid w:val="00BB5FC4"/>
    <w:rsid w:val="00BB7484"/>
    <w:rsid w:val="00BC0225"/>
    <w:rsid w:val="00BC099B"/>
    <w:rsid w:val="00BC3087"/>
    <w:rsid w:val="00BC3447"/>
    <w:rsid w:val="00BC367E"/>
    <w:rsid w:val="00BC3BA4"/>
    <w:rsid w:val="00BC3D1D"/>
    <w:rsid w:val="00BC43DF"/>
    <w:rsid w:val="00BD051D"/>
    <w:rsid w:val="00BD19F4"/>
    <w:rsid w:val="00BD2385"/>
    <w:rsid w:val="00BD31AE"/>
    <w:rsid w:val="00BD396F"/>
    <w:rsid w:val="00BD3980"/>
    <w:rsid w:val="00BD45D1"/>
    <w:rsid w:val="00BD5F00"/>
    <w:rsid w:val="00BD6E88"/>
    <w:rsid w:val="00BE1058"/>
    <w:rsid w:val="00BE332F"/>
    <w:rsid w:val="00BE41C1"/>
    <w:rsid w:val="00BE4996"/>
    <w:rsid w:val="00BE5CEF"/>
    <w:rsid w:val="00BE617B"/>
    <w:rsid w:val="00BE7D3D"/>
    <w:rsid w:val="00BF21D1"/>
    <w:rsid w:val="00BF25A7"/>
    <w:rsid w:val="00BF2F68"/>
    <w:rsid w:val="00BF6860"/>
    <w:rsid w:val="00BF7BCA"/>
    <w:rsid w:val="00C01F37"/>
    <w:rsid w:val="00C05040"/>
    <w:rsid w:val="00C0656F"/>
    <w:rsid w:val="00C06A7E"/>
    <w:rsid w:val="00C150B5"/>
    <w:rsid w:val="00C1571F"/>
    <w:rsid w:val="00C1779A"/>
    <w:rsid w:val="00C17BA8"/>
    <w:rsid w:val="00C231DB"/>
    <w:rsid w:val="00C30F5A"/>
    <w:rsid w:val="00C3160F"/>
    <w:rsid w:val="00C324DE"/>
    <w:rsid w:val="00C33097"/>
    <w:rsid w:val="00C3576C"/>
    <w:rsid w:val="00C35B82"/>
    <w:rsid w:val="00C36B6E"/>
    <w:rsid w:val="00C36C21"/>
    <w:rsid w:val="00C378EC"/>
    <w:rsid w:val="00C43782"/>
    <w:rsid w:val="00C4474F"/>
    <w:rsid w:val="00C51F81"/>
    <w:rsid w:val="00C53441"/>
    <w:rsid w:val="00C54B47"/>
    <w:rsid w:val="00C55600"/>
    <w:rsid w:val="00C55620"/>
    <w:rsid w:val="00C60228"/>
    <w:rsid w:val="00C61043"/>
    <w:rsid w:val="00C616F9"/>
    <w:rsid w:val="00C668CA"/>
    <w:rsid w:val="00C713E7"/>
    <w:rsid w:val="00C72D44"/>
    <w:rsid w:val="00C733D0"/>
    <w:rsid w:val="00C7466C"/>
    <w:rsid w:val="00C75C68"/>
    <w:rsid w:val="00C8231A"/>
    <w:rsid w:val="00C82B1E"/>
    <w:rsid w:val="00C83853"/>
    <w:rsid w:val="00C84FAC"/>
    <w:rsid w:val="00C850EE"/>
    <w:rsid w:val="00C85C5D"/>
    <w:rsid w:val="00C867CC"/>
    <w:rsid w:val="00C86871"/>
    <w:rsid w:val="00C92DAE"/>
    <w:rsid w:val="00C92E1D"/>
    <w:rsid w:val="00C94E65"/>
    <w:rsid w:val="00C950C2"/>
    <w:rsid w:val="00C95A8D"/>
    <w:rsid w:val="00C95D12"/>
    <w:rsid w:val="00C960AC"/>
    <w:rsid w:val="00C97749"/>
    <w:rsid w:val="00CA0BFC"/>
    <w:rsid w:val="00CA587B"/>
    <w:rsid w:val="00CA74C6"/>
    <w:rsid w:val="00CB1276"/>
    <w:rsid w:val="00CB1462"/>
    <w:rsid w:val="00CB5215"/>
    <w:rsid w:val="00CB5C26"/>
    <w:rsid w:val="00CC12AB"/>
    <w:rsid w:val="00CC361C"/>
    <w:rsid w:val="00CC3F7E"/>
    <w:rsid w:val="00CC4409"/>
    <w:rsid w:val="00CD13AC"/>
    <w:rsid w:val="00CD20CB"/>
    <w:rsid w:val="00CD5267"/>
    <w:rsid w:val="00CD6AA4"/>
    <w:rsid w:val="00CD77D7"/>
    <w:rsid w:val="00CE18B3"/>
    <w:rsid w:val="00CE1AB7"/>
    <w:rsid w:val="00CE2896"/>
    <w:rsid w:val="00CE3AF8"/>
    <w:rsid w:val="00CE5C0C"/>
    <w:rsid w:val="00CF0F65"/>
    <w:rsid w:val="00CF25F3"/>
    <w:rsid w:val="00CF27FD"/>
    <w:rsid w:val="00CF3A13"/>
    <w:rsid w:val="00CF3F2E"/>
    <w:rsid w:val="00CF407B"/>
    <w:rsid w:val="00CF74B7"/>
    <w:rsid w:val="00D03E33"/>
    <w:rsid w:val="00D10D28"/>
    <w:rsid w:val="00D12198"/>
    <w:rsid w:val="00D12D10"/>
    <w:rsid w:val="00D134B4"/>
    <w:rsid w:val="00D16D11"/>
    <w:rsid w:val="00D179D9"/>
    <w:rsid w:val="00D275D4"/>
    <w:rsid w:val="00D30126"/>
    <w:rsid w:val="00D30BF6"/>
    <w:rsid w:val="00D31CC8"/>
    <w:rsid w:val="00D3379D"/>
    <w:rsid w:val="00D34862"/>
    <w:rsid w:val="00D368EA"/>
    <w:rsid w:val="00D36CE8"/>
    <w:rsid w:val="00D3740E"/>
    <w:rsid w:val="00D451A4"/>
    <w:rsid w:val="00D5620D"/>
    <w:rsid w:val="00D574C8"/>
    <w:rsid w:val="00D57BD2"/>
    <w:rsid w:val="00D619EE"/>
    <w:rsid w:val="00D6200A"/>
    <w:rsid w:val="00D62E2C"/>
    <w:rsid w:val="00D63C46"/>
    <w:rsid w:val="00D63E98"/>
    <w:rsid w:val="00D644E7"/>
    <w:rsid w:val="00D6574A"/>
    <w:rsid w:val="00D66B76"/>
    <w:rsid w:val="00D70ADF"/>
    <w:rsid w:val="00D70FE7"/>
    <w:rsid w:val="00D729B6"/>
    <w:rsid w:val="00D73F5C"/>
    <w:rsid w:val="00D762CD"/>
    <w:rsid w:val="00D820C7"/>
    <w:rsid w:val="00D82A6E"/>
    <w:rsid w:val="00D841F4"/>
    <w:rsid w:val="00D87125"/>
    <w:rsid w:val="00D87A63"/>
    <w:rsid w:val="00D93165"/>
    <w:rsid w:val="00D93FB6"/>
    <w:rsid w:val="00D945D3"/>
    <w:rsid w:val="00D96E7E"/>
    <w:rsid w:val="00DA08F5"/>
    <w:rsid w:val="00DA3804"/>
    <w:rsid w:val="00DA3FC1"/>
    <w:rsid w:val="00DA42CB"/>
    <w:rsid w:val="00DA43CC"/>
    <w:rsid w:val="00DA6D64"/>
    <w:rsid w:val="00DA7308"/>
    <w:rsid w:val="00DA75B6"/>
    <w:rsid w:val="00DA7E4F"/>
    <w:rsid w:val="00DB225C"/>
    <w:rsid w:val="00DB2F4F"/>
    <w:rsid w:val="00DB35F9"/>
    <w:rsid w:val="00DB4DAE"/>
    <w:rsid w:val="00DB5513"/>
    <w:rsid w:val="00DB73AC"/>
    <w:rsid w:val="00DC5F28"/>
    <w:rsid w:val="00DC7985"/>
    <w:rsid w:val="00DD043A"/>
    <w:rsid w:val="00DD16E0"/>
    <w:rsid w:val="00DD21F2"/>
    <w:rsid w:val="00DD4116"/>
    <w:rsid w:val="00DD45BA"/>
    <w:rsid w:val="00DD4E31"/>
    <w:rsid w:val="00DD5897"/>
    <w:rsid w:val="00DD6A54"/>
    <w:rsid w:val="00DD7C1F"/>
    <w:rsid w:val="00DE29FA"/>
    <w:rsid w:val="00DE2F1A"/>
    <w:rsid w:val="00DE3B93"/>
    <w:rsid w:val="00DE4DE4"/>
    <w:rsid w:val="00DE5A46"/>
    <w:rsid w:val="00DE7AF4"/>
    <w:rsid w:val="00DF18FB"/>
    <w:rsid w:val="00DF3EAC"/>
    <w:rsid w:val="00DF4757"/>
    <w:rsid w:val="00DF791F"/>
    <w:rsid w:val="00E02752"/>
    <w:rsid w:val="00E02C03"/>
    <w:rsid w:val="00E033E2"/>
    <w:rsid w:val="00E10F45"/>
    <w:rsid w:val="00E11AB8"/>
    <w:rsid w:val="00E11AD2"/>
    <w:rsid w:val="00E125FE"/>
    <w:rsid w:val="00E1459F"/>
    <w:rsid w:val="00E16C6B"/>
    <w:rsid w:val="00E202C7"/>
    <w:rsid w:val="00E2265A"/>
    <w:rsid w:val="00E2496C"/>
    <w:rsid w:val="00E2572C"/>
    <w:rsid w:val="00E2702A"/>
    <w:rsid w:val="00E270EE"/>
    <w:rsid w:val="00E30464"/>
    <w:rsid w:val="00E3164D"/>
    <w:rsid w:val="00E3388F"/>
    <w:rsid w:val="00E37603"/>
    <w:rsid w:val="00E41573"/>
    <w:rsid w:val="00E42BDC"/>
    <w:rsid w:val="00E4345E"/>
    <w:rsid w:val="00E4386E"/>
    <w:rsid w:val="00E43DE0"/>
    <w:rsid w:val="00E45B9B"/>
    <w:rsid w:val="00E54B55"/>
    <w:rsid w:val="00E54B9B"/>
    <w:rsid w:val="00E5507F"/>
    <w:rsid w:val="00E609CF"/>
    <w:rsid w:val="00E62B13"/>
    <w:rsid w:val="00E674B7"/>
    <w:rsid w:val="00E72AEC"/>
    <w:rsid w:val="00E73873"/>
    <w:rsid w:val="00E75804"/>
    <w:rsid w:val="00E75E75"/>
    <w:rsid w:val="00E81C76"/>
    <w:rsid w:val="00E91A66"/>
    <w:rsid w:val="00E97998"/>
    <w:rsid w:val="00E97C95"/>
    <w:rsid w:val="00EA1CF2"/>
    <w:rsid w:val="00EA5F7A"/>
    <w:rsid w:val="00EA7456"/>
    <w:rsid w:val="00EB02AF"/>
    <w:rsid w:val="00EB215C"/>
    <w:rsid w:val="00EB40A3"/>
    <w:rsid w:val="00EC2351"/>
    <w:rsid w:val="00EC2ABF"/>
    <w:rsid w:val="00EC4B35"/>
    <w:rsid w:val="00EC5603"/>
    <w:rsid w:val="00ED06A2"/>
    <w:rsid w:val="00ED7331"/>
    <w:rsid w:val="00EE357D"/>
    <w:rsid w:val="00EE3920"/>
    <w:rsid w:val="00EE59D0"/>
    <w:rsid w:val="00EE7FA0"/>
    <w:rsid w:val="00EF0F59"/>
    <w:rsid w:val="00EF1455"/>
    <w:rsid w:val="00EF1C6B"/>
    <w:rsid w:val="00EF30BC"/>
    <w:rsid w:val="00EF327C"/>
    <w:rsid w:val="00EF568B"/>
    <w:rsid w:val="00EF573E"/>
    <w:rsid w:val="00EF6825"/>
    <w:rsid w:val="00EF6971"/>
    <w:rsid w:val="00F009EF"/>
    <w:rsid w:val="00F01BD0"/>
    <w:rsid w:val="00F077BC"/>
    <w:rsid w:val="00F07973"/>
    <w:rsid w:val="00F10F6B"/>
    <w:rsid w:val="00F113CD"/>
    <w:rsid w:val="00F11930"/>
    <w:rsid w:val="00F124CE"/>
    <w:rsid w:val="00F12DC4"/>
    <w:rsid w:val="00F12FA9"/>
    <w:rsid w:val="00F1431D"/>
    <w:rsid w:val="00F146D8"/>
    <w:rsid w:val="00F17F02"/>
    <w:rsid w:val="00F20E36"/>
    <w:rsid w:val="00F21525"/>
    <w:rsid w:val="00F22864"/>
    <w:rsid w:val="00F23C9F"/>
    <w:rsid w:val="00F26263"/>
    <w:rsid w:val="00F308ED"/>
    <w:rsid w:val="00F32F50"/>
    <w:rsid w:val="00F35844"/>
    <w:rsid w:val="00F37CCF"/>
    <w:rsid w:val="00F41C82"/>
    <w:rsid w:val="00F42F98"/>
    <w:rsid w:val="00F47290"/>
    <w:rsid w:val="00F47C67"/>
    <w:rsid w:val="00F47CD9"/>
    <w:rsid w:val="00F50C64"/>
    <w:rsid w:val="00F53498"/>
    <w:rsid w:val="00F53D7D"/>
    <w:rsid w:val="00F551A2"/>
    <w:rsid w:val="00F57AB7"/>
    <w:rsid w:val="00F602C3"/>
    <w:rsid w:val="00F60E97"/>
    <w:rsid w:val="00F610E3"/>
    <w:rsid w:val="00F6148C"/>
    <w:rsid w:val="00F63215"/>
    <w:rsid w:val="00F64DD5"/>
    <w:rsid w:val="00F66826"/>
    <w:rsid w:val="00F67F46"/>
    <w:rsid w:val="00F7005F"/>
    <w:rsid w:val="00F72B8F"/>
    <w:rsid w:val="00F73BEB"/>
    <w:rsid w:val="00F74CB2"/>
    <w:rsid w:val="00F76443"/>
    <w:rsid w:val="00F7691D"/>
    <w:rsid w:val="00F770D4"/>
    <w:rsid w:val="00F77965"/>
    <w:rsid w:val="00F81B1A"/>
    <w:rsid w:val="00F845FA"/>
    <w:rsid w:val="00F864FE"/>
    <w:rsid w:val="00F86FFC"/>
    <w:rsid w:val="00F904A1"/>
    <w:rsid w:val="00F9167C"/>
    <w:rsid w:val="00F934E7"/>
    <w:rsid w:val="00F95288"/>
    <w:rsid w:val="00F97346"/>
    <w:rsid w:val="00FA02CA"/>
    <w:rsid w:val="00FA1B9B"/>
    <w:rsid w:val="00FA1CD6"/>
    <w:rsid w:val="00FB1466"/>
    <w:rsid w:val="00FB22FD"/>
    <w:rsid w:val="00FB381A"/>
    <w:rsid w:val="00FB3AF0"/>
    <w:rsid w:val="00FB4991"/>
    <w:rsid w:val="00FB4F90"/>
    <w:rsid w:val="00FC1419"/>
    <w:rsid w:val="00FC4F5D"/>
    <w:rsid w:val="00FC51FB"/>
    <w:rsid w:val="00FC6121"/>
    <w:rsid w:val="00FC62EC"/>
    <w:rsid w:val="00FD0BE7"/>
    <w:rsid w:val="00FD1184"/>
    <w:rsid w:val="00FD1809"/>
    <w:rsid w:val="00FD2B77"/>
    <w:rsid w:val="00FD36A5"/>
    <w:rsid w:val="00FD6B89"/>
    <w:rsid w:val="00FD7B6D"/>
    <w:rsid w:val="00FE1A98"/>
    <w:rsid w:val="00FF0543"/>
    <w:rsid w:val="00FF1683"/>
    <w:rsid w:val="00FF568C"/>
    <w:rsid w:val="00FF7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271"/>
    <w:pPr>
      <w:widowControl w:val="0"/>
      <w:spacing w:after="0" w:line="240" w:lineRule="auto"/>
      <w:jc w:val="both"/>
      <w:pPrChange w:id="0" w:author="MORITA Koji" w:date="2026-09-25T20:06:00Z">
        <w:pPr/>
      </w:pPrChange>
    </w:pPr>
    <w:rPr>
      <w:rFonts w:eastAsiaTheme="minorEastAsia"/>
      <w:kern w:val="2"/>
      <w:sz w:val="21"/>
      <w:lang w:eastAsia="ja-JP"/>
      <w:rPrChange w:id="0" w:author="MORITA Koji" w:date="2026-09-25T20:06:00Z">
        <w:rPr>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1E52"/>
    <w:pPr>
      <w:widowControl/>
      <w:spacing w:before="100" w:beforeAutospacing="1" w:after="100" w:afterAutospacing="1"/>
      <w:jc w:val="left"/>
      <w:pPrChange w:id="1" w:author="MORITA Koji" w:date="2026-09-25T20:06:00Z">
        <w:pPr>
          <w:widowControl w:val="0"/>
          <w:autoSpaceDE w:val="0"/>
          <w:autoSpaceDN w:val="0"/>
          <w:adjustRightInd w:val="0"/>
          <w:jc w:val="both"/>
        </w:pPr>
      </w:pPrChange>
    </w:pPr>
    <w:rPr>
      <w:rFonts w:ascii="MS PGothic" w:eastAsia="MS PGothic" w:hAnsi="MS PGothic" w:cs="MS PGothic"/>
      <w:kern w:val="0"/>
      <w:sz w:val="24"/>
      <w:szCs w:val="24"/>
      <w:rPrChange w:id="1" w:author="MORITA Koji" w:date="2026-09-25T20:06:00Z">
        <w:rPr>
          <w:rFonts w:ascii="Arial" w:eastAsiaTheme="minorEastAsia" w:hAnsi="Arial" w:cstheme="minorBidi"/>
          <w:kern w:val="2"/>
          <w:sz w:val="24"/>
          <w:szCs w:val="24"/>
          <w:lang w:val="en-US" w:eastAsia="ja-JP" w:bidi="ar-SA"/>
        </w:rPr>
      </w:rPrChange>
    </w:rPr>
  </w:style>
  <w:style w:type="character" w:customStyle="1" w:styleId="header1">
    <w:name w:val="header1"/>
    <w:basedOn w:val="DefaultParagraphFont"/>
    <w:rsid w:val="001A146D"/>
    <w:rPr>
      <w:rFonts w:ascii="Arial" w:hAnsi="Arial" w:cs="Arial" w:hint="default"/>
      <w:b/>
      <w:bCs/>
      <w:color w:val="000066"/>
      <w:sz w:val="24"/>
      <w:szCs w:val="24"/>
    </w:rPr>
  </w:style>
  <w:style w:type="paragraph" w:styleId="Header">
    <w:name w:val="header"/>
    <w:basedOn w:val="Normal"/>
    <w:link w:val="HeaderChar"/>
    <w:uiPriority w:val="99"/>
    <w:unhideWhenUsed/>
    <w:rsid w:val="009E2DE6"/>
    <w:pPr>
      <w:tabs>
        <w:tab w:val="center" w:pos="4252"/>
        <w:tab w:val="right" w:pos="8504"/>
      </w:tabs>
      <w:snapToGrid w:val="0"/>
      <w:pPrChange w:id="2" w:author="MORITA Koji" w:date="2026-09-25T20:06:00Z">
        <w:pPr>
          <w:widowControl w:val="0"/>
          <w:tabs>
            <w:tab w:val="center" w:pos="4252"/>
            <w:tab w:val="right" w:pos="8504"/>
          </w:tabs>
          <w:snapToGrid w:val="0"/>
          <w:jc w:val="both"/>
        </w:pPr>
      </w:pPrChange>
    </w:pPr>
    <w:rPr>
      <w:rPrChange w:id="2" w:author="MORITA Koji" w:date="2026-09-25T20:06:00Z">
        <w:rPr>
          <w:rFonts w:asciiTheme="minorHAnsi" w:eastAsiaTheme="minorEastAsia" w:hAnsiTheme="minorHAnsi" w:cstheme="minorBidi"/>
          <w:kern w:val="2"/>
          <w:sz w:val="21"/>
          <w:szCs w:val="22"/>
          <w:lang w:val="en-US" w:eastAsia="ja-JP" w:bidi="ar-SA"/>
        </w:rPr>
      </w:rPrChange>
    </w:rPr>
  </w:style>
  <w:style w:type="character" w:customStyle="1" w:styleId="HeaderChar">
    <w:name w:val="Header Char"/>
    <w:basedOn w:val="DefaultParagraphFont"/>
    <w:link w:val="Header"/>
    <w:uiPriority w:val="99"/>
    <w:rsid w:val="009947E2"/>
    <w:rPr>
      <w:rFonts w:eastAsiaTheme="minorEastAsia"/>
      <w:kern w:val="2"/>
      <w:sz w:val="21"/>
      <w:lang w:eastAsia="ja-JP"/>
    </w:rPr>
  </w:style>
  <w:style w:type="paragraph" w:styleId="Footer">
    <w:name w:val="footer"/>
    <w:basedOn w:val="Normal"/>
    <w:link w:val="FooterChar"/>
    <w:uiPriority w:val="99"/>
    <w:unhideWhenUsed/>
    <w:rsid w:val="009E2DE6"/>
    <w:pPr>
      <w:tabs>
        <w:tab w:val="center" w:pos="4252"/>
        <w:tab w:val="right" w:pos="8504"/>
      </w:tabs>
      <w:snapToGrid w:val="0"/>
      <w:pPrChange w:id="3" w:author="MORITA Koji" w:date="2026-09-25T20:06:00Z">
        <w:pPr>
          <w:widowControl w:val="0"/>
          <w:tabs>
            <w:tab w:val="center" w:pos="4252"/>
            <w:tab w:val="right" w:pos="8504"/>
          </w:tabs>
          <w:snapToGrid w:val="0"/>
          <w:jc w:val="both"/>
        </w:pPr>
      </w:pPrChange>
    </w:pPr>
    <w:rPr>
      <w:rPrChange w:id="3" w:author="MORITA Koji" w:date="2026-09-25T20:06:00Z">
        <w:rPr>
          <w:rFonts w:asciiTheme="minorHAnsi" w:eastAsiaTheme="minorEastAsia" w:hAnsiTheme="minorHAnsi" w:cstheme="minorBidi"/>
          <w:kern w:val="2"/>
          <w:sz w:val="21"/>
          <w:szCs w:val="22"/>
          <w:lang w:val="en-US" w:eastAsia="ja-JP" w:bidi="ar-SA"/>
        </w:rPr>
      </w:rPrChange>
    </w:rPr>
  </w:style>
  <w:style w:type="character" w:customStyle="1" w:styleId="FooterChar">
    <w:name w:val="Footer Char"/>
    <w:basedOn w:val="DefaultParagraphFont"/>
    <w:link w:val="Footer"/>
    <w:uiPriority w:val="99"/>
    <w:rsid w:val="009947E2"/>
    <w:rPr>
      <w:rFonts w:eastAsiaTheme="minorEastAsia"/>
      <w:kern w:val="2"/>
      <w:sz w:val="21"/>
      <w:lang w:eastAsia="ja-JP"/>
    </w:rPr>
  </w:style>
  <w:style w:type="paragraph" w:styleId="ListParagraph">
    <w:name w:val="List Paragraph"/>
    <w:basedOn w:val="Normal"/>
    <w:uiPriority w:val="34"/>
    <w:qFormat/>
    <w:rsid w:val="00A41B73"/>
    <w:pPr>
      <w:ind w:leftChars="400" w:left="840"/>
      <w:pPrChange w:id="4" w:author="MORITA Koji" w:date="2026-09-25T20:06:00Z">
        <w:pPr>
          <w:widowControl w:val="0"/>
          <w:ind w:leftChars="400" w:left="840"/>
          <w:jc w:val="both"/>
        </w:pPr>
      </w:pPrChange>
    </w:pPr>
    <w:rPr>
      <w:rPrChange w:id="4" w:author="MORITA Koji" w:date="2026-09-25T20:06:00Z">
        <w:rPr>
          <w:rFonts w:asciiTheme="minorHAnsi" w:eastAsiaTheme="minorEastAsia" w:hAnsiTheme="minorHAnsi" w:cstheme="minorBidi"/>
          <w:kern w:val="2"/>
          <w:sz w:val="21"/>
          <w:szCs w:val="22"/>
          <w:lang w:val="en-US" w:eastAsia="ja-JP" w:bidi="ar-SA"/>
        </w:rPr>
      </w:rPrChange>
    </w:rPr>
  </w:style>
  <w:style w:type="character" w:customStyle="1" w:styleId="cf01">
    <w:name w:val="cf01"/>
    <w:basedOn w:val="DefaultParagraphFont"/>
    <w:rsid w:val="009947E2"/>
    <w:rPr>
      <w:rFonts w:ascii="Meiryo UI" w:eastAsia="Meiryo UI" w:hAnsi="Meiryo UI" w:hint="eastAsia"/>
      <w:sz w:val="18"/>
      <w:szCs w:val="18"/>
    </w:rPr>
  </w:style>
  <w:style w:type="character" w:styleId="CommentReference">
    <w:name w:val="annotation reference"/>
    <w:basedOn w:val="DefaultParagraphFont"/>
    <w:uiPriority w:val="99"/>
    <w:semiHidden/>
    <w:unhideWhenUsed/>
    <w:rsid w:val="009947E2"/>
    <w:rPr>
      <w:sz w:val="18"/>
      <w:szCs w:val="18"/>
    </w:rPr>
  </w:style>
  <w:style w:type="paragraph" w:styleId="CommentText">
    <w:name w:val="annotation text"/>
    <w:basedOn w:val="Normal"/>
    <w:link w:val="CommentTextChar"/>
    <w:uiPriority w:val="99"/>
    <w:unhideWhenUsed/>
    <w:rsid w:val="00795042"/>
    <w:pPr>
      <w:jc w:val="left"/>
      <w:pPrChange w:id="5" w:author="MORITA Koji" w:date="2026-09-25T20:06:00Z">
        <w:pPr>
          <w:widowControl w:val="0"/>
          <w:jc w:val="both"/>
        </w:pPr>
      </w:pPrChange>
    </w:pPr>
    <w:rPr>
      <w:rPrChange w:id="5" w:author="MORITA Koji" w:date="2026-09-25T20:06:00Z">
        <w:rPr>
          <w:rFonts w:asciiTheme="minorHAnsi" w:eastAsiaTheme="minorEastAsia" w:hAnsiTheme="minorHAnsi" w:cstheme="minorBidi"/>
          <w:kern w:val="2"/>
          <w:sz w:val="21"/>
          <w:szCs w:val="22"/>
          <w:lang w:val="en-US" w:eastAsia="ja-JP" w:bidi="ar-SA"/>
        </w:rPr>
      </w:rPrChange>
    </w:rPr>
  </w:style>
  <w:style w:type="character" w:customStyle="1" w:styleId="CommentTextChar">
    <w:name w:val="Comment Text Char"/>
    <w:basedOn w:val="DefaultParagraphFont"/>
    <w:link w:val="CommentText"/>
    <w:uiPriority w:val="99"/>
    <w:rsid w:val="009947E2"/>
    <w:rPr>
      <w:rFonts w:eastAsiaTheme="minorEastAsia"/>
      <w:kern w:val="2"/>
      <w:sz w:val="21"/>
      <w:lang w:eastAsia="ja-JP"/>
    </w:rPr>
  </w:style>
  <w:style w:type="paragraph" w:styleId="CommentSubject">
    <w:name w:val="annotation subject"/>
    <w:basedOn w:val="CommentText"/>
    <w:next w:val="CommentText"/>
    <w:link w:val="CommentSubjectChar"/>
    <w:uiPriority w:val="99"/>
    <w:semiHidden/>
    <w:unhideWhenUsed/>
    <w:rsid w:val="009947E2"/>
    <w:rPr>
      <w:b/>
      <w:bCs/>
    </w:rPr>
  </w:style>
  <w:style w:type="character" w:customStyle="1" w:styleId="CommentSubjectChar">
    <w:name w:val="Comment Subject Char"/>
    <w:basedOn w:val="CommentTextChar"/>
    <w:link w:val="CommentSubject"/>
    <w:uiPriority w:val="99"/>
    <w:semiHidden/>
    <w:rsid w:val="009947E2"/>
    <w:rPr>
      <w:rFonts w:eastAsiaTheme="minorEastAsia"/>
      <w:b/>
      <w:bCs/>
      <w:kern w:val="2"/>
      <w:sz w:val="21"/>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726902">
      <w:bodyDiv w:val="1"/>
      <w:marLeft w:val="0"/>
      <w:marRight w:val="0"/>
      <w:marTop w:val="0"/>
      <w:marBottom w:val="0"/>
      <w:divBdr>
        <w:top w:val="none" w:sz="0" w:space="0" w:color="auto"/>
        <w:left w:val="none" w:sz="0" w:space="0" w:color="auto"/>
        <w:bottom w:val="none" w:sz="0" w:space="0" w:color="auto"/>
        <w:right w:val="none" w:sz="0" w:space="0" w:color="auto"/>
      </w:divBdr>
    </w:div>
    <w:div w:id="102503854">
      <w:bodyDiv w:val="1"/>
      <w:marLeft w:val="0"/>
      <w:marRight w:val="0"/>
      <w:marTop w:val="0"/>
      <w:marBottom w:val="0"/>
      <w:divBdr>
        <w:top w:val="none" w:sz="0" w:space="0" w:color="auto"/>
        <w:left w:val="none" w:sz="0" w:space="0" w:color="auto"/>
        <w:bottom w:val="none" w:sz="0" w:space="0" w:color="auto"/>
        <w:right w:val="none" w:sz="0" w:space="0" w:color="auto"/>
      </w:divBdr>
    </w:div>
    <w:div w:id="297881640">
      <w:bodyDiv w:val="1"/>
      <w:marLeft w:val="0"/>
      <w:marRight w:val="0"/>
      <w:marTop w:val="0"/>
      <w:marBottom w:val="0"/>
      <w:divBdr>
        <w:top w:val="none" w:sz="0" w:space="0" w:color="auto"/>
        <w:left w:val="none" w:sz="0" w:space="0" w:color="auto"/>
        <w:bottom w:val="none" w:sz="0" w:space="0" w:color="auto"/>
        <w:right w:val="none" w:sz="0" w:space="0" w:color="auto"/>
      </w:divBdr>
    </w:div>
    <w:div w:id="372460233">
      <w:bodyDiv w:val="1"/>
      <w:marLeft w:val="0"/>
      <w:marRight w:val="0"/>
      <w:marTop w:val="0"/>
      <w:marBottom w:val="0"/>
      <w:divBdr>
        <w:top w:val="none" w:sz="0" w:space="0" w:color="auto"/>
        <w:left w:val="none" w:sz="0" w:space="0" w:color="auto"/>
        <w:bottom w:val="none" w:sz="0" w:space="0" w:color="auto"/>
        <w:right w:val="none" w:sz="0" w:space="0" w:color="auto"/>
      </w:divBdr>
    </w:div>
    <w:div w:id="464545718">
      <w:bodyDiv w:val="1"/>
      <w:marLeft w:val="0"/>
      <w:marRight w:val="0"/>
      <w:marTop w:val="0"/>
      <w:marBottom w:val="0"/>
      <w:divBdr>
        <w:top w:val="none" w:sz="0" w:space="0" w:color="auto"/>
        <w:left w:val="none" w:sz="0" w:space="0" w:color="auto"/>
        <w:bottom w:val="none" w:sz="0" w:space="0" w:color="auto"/>
        <w:right w:val="none" w:sz="0" w:space="0" w:color="auto"/>
      </w:divBdr>
    </w:div>
    <w:div w:id="987899197">
      <w:bodyDiv w:val="1"/>
      <w:marLeft w:val="0"/>
      <w:marRight w:val="0"/>
      <w:marTop w:val="0"/>
      <w:marBottom w:val="0"/>
      <w:divBdr>
        <w:top w:val="none" w:sz="0" w:space="0" w:color="auto"/>
        <w:left w:val="none" w:sz="0" w:space="0" w:color="auto"/>
        <w:bottom w:val="none" w:sz="0" w:space="0" w:color="auto"/>
        <w:right w:val="none" w:sz="0" w:space="0" w:color="auto"/>
      </w:divBdr>
    </w:div>
    <w:div w:id="1170482631">
      <w:bodyDiv w:val="1"/>
      <w:marLeft w:val="0"/>
      <w:marRight w:val="0"/>
      <w:marTop w:val="0"/>
      <w:marBottom w:val="0"/>
      <w:divBdr>
        <w:top w:val="none" w:sz="0" w:space="0" w:color="auto"/>
        <w:left w:val="none" w:sz="0" w:space="0" w:color="auto"/>
        <w:bottom w:val="none" w:sz="0" w:space="0" w:color="auto"/>
        <w:right w:val="none" w:sz="0" w:space="0" w:color="auto"/>
      </w:divBdr>
    </w:div>
    <w:div w:id="1228570058">
      <w:bodyDiv w:val="1"/>
      <w:marLeft w:val="0"/>
      <w:marRight w:val="0"/>
      <w:marTop w:val="0"/>
      <w:marBottom w:val="0"/>
      <w:divBdr>
        <w:top w:val="none" w:sz="0" w:space="0" w:color="auto"/>
        <w:left w:val="none" w:sz="0" w:space="0" w:color="auto"/>
        <w:bottom w:val="none" w:sz="0" w:space="0" w:color="auto"/>
        <w:right w:val="none" w:sz="0" w:space="0" w:color="auto"/>
      </w:divBdr>
    </w:div>
    <w:div w:id="1619020953">
      <w:bodyDiv w:val="1"/>
      <w:marLeft w:val="0"/>
      <w:marRight w:val="0"/>
      <w:marTop w:val="0"/>
      <w:marBottom w:val="0"/>
      <w:divBdr>
        <w:top w:val="none" w:sz="0" w:space="0" w:color="auto"/>
        <w:left w:val="none" w:sz="0" w:space="0" w:color="auto"/>
        <w:bottom w:val="none" w:sz="0" w:space="0" w:color="auto"/>
        <w:right w:val="none" w:sz="0" w:space="0" w:color="auto"/>
      </w:divBdr>
    </w:div>
    <w:div w:id="1757046886">
      <w:bodyDiv w:val="1"/>
      <w:marLeft w:val="0"/>
      <w:marRight w:val="0"/>
      <w:marTop w:val="0"/>
      <w:marBottom w:val="0"/>
      <w:divBdr>
        <w:top w:val="none" w:sz="0" w:space="0" w:color="auto"/>
        <w:left w:val="none" w:sz="0" w:space="0" w:color="auto"/>
        <w:bottom w:val="none" w:sz="0" w:space="0" w:color="auto"/>
        <w:right w:val="none" w:sz="0" w:space="0" w:color="auto"/>
      </w:divBdr>
    </w:div>
    <w:div w:id="1919896421">
      <w:bodyDiv w:val="1"/>
      <w:marLeft w:val="0"/>
      <w:marRight w:val="0"/>
      <w:marTop w:val="0"/>
      <w:marBottom w:val="0"/>
      <w:divBdr>
        <w:top w:val="none" w:sz="0" w:space="0" w:color="auto"/>
        <w:left w:val="none" w:sz="0" w:space="0" w:color="auto"/>
        <w:bottom w:val="none" w:sz="0" w:space="0" w:color="auto"/>
        <w:right w:val="none" w:sz="0" w:space="0" w:color="auto"/>
      </w:divBdr>
      <w:divsChild>
        <w:div w:id="1840148574">
          <w:marLeft w:val="547"/>
          <w:marRight w:val="0"/>
          <w:marTop w:val="0"/>
          <w:marBottom w:val="0"/>
          <w:divBdr>
            <w:top w:val="none" w:sz="0" w:space="0" w:color="auto"/>
            <w:left w:val="none" w:sz="0" w:space="0" w:color="auto"/>
            <w:bottom w:val="none" w:sz="0" w:space="0" w:color="auto"/>
            <w:right w:val="none" w:sz="0" w:space="0" w:color="auto"/>
          </w:divBdr>
        </w:div>
      </w:divsChild>
    </w:div>
    <w:div w:id="208313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886EB-81DC-8E4D-8EA3-1E49C1E18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2878</Words>
  <Characters>16406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Arthur Souza Rodrigues</cp:lastModifiedBy>
  <cp:revision>1</cp:revision>
  <dcterms:created xsi:type="dcterms:W3CDTF">2015-06-24T20:00:00Z</dcterms:created>
  <dcterms:modified xsi:type="dcterms:W3CDTF">2026-09-26T00:06:00Z</dcterms:modified>
</cp:coreProperties>
</file>