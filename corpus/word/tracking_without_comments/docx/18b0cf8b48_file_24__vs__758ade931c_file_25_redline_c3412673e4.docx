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923F43" w14:textId="77777777" w:rsidR="008107F7" w:rsidRDefault="008107F7">
      <w:pPr>
        <w:rPr>
          <w:b/>
          <w:color w:val="C00000"/>
          <w:rPrChange w:id="0" w:author="Arthur Souza Rodrigues" w:date="2026-07-10T21:42:00Z" w16du:dateUtc="2026-07-11T01:42:00Z"/>
        </w:rPr>
      </w:pPr>
      <w:r>
        <w:rPr>
          <w:b/>
          <w:color w:val="C00000"/>
          <w:rPrChange w:id="1" w:author="Arthur Souza Rodrigues" w:date="2026-07-10T21:42:00Z" w16du:dateUtc="2026-07-11T01:42:00Z"/>
        </w:rPr>
        <w:t>file_</w:t>
      </w:r>
      <w:ins w:id="2" w:author="Arthur Souza Rodrigues" w:date="2026-07-10T21:42:00Z" w16du:dateUtc="2026-07-11T01:42:00Z">
        <w:r>
          <w:rPr>
            <w:b/>
            <w:bCs/>
            <w:color w:val="C00000"/>
          </w:rPr>
          <w:t>25</w:t>
        </w:r>
      </w:ins>
      <w:del w:id="3" w:author="Arthur Souza Rodrigues" w:date="2026-07-10T21:42:00Z" w16du:dateUtc="2026-07-11T01:42:00Z">
        <w:r>
          <w:delText>24</w:delText>
        </w:r>
      </w:del>
      <w:r>
        <w:rPr>
          <w:b/>
          <w:color w:val="C00000"/>
          <w:rPrChange w:id="4" w:author="Arthur Souza Rodrigues" w:date="2026-07-10T21:42:00Z" w16du:dateUtc="2026-07-11T01:42:00Z"/>
        </w:rPr>
        <w:t>.docx</w:t>
      </w:r>
    </w:p>
    <w:p w14:paraId="28131945" w14:textId="1AF9E6A2" w:rsidR="00F717BA" w:rsidRDefault="001C160F">
      <w:pPr>
        <w:rPr>
          <w:ins w:id="5" w:author="Arthur Souza Rodrigues" w:date="2026-07-10T21:42:00Z" w16du:dateUtc="2026-07-11T01:42:00Z"/>
        </w:rPr>
      </w:pPr>
      <w:ins w:id="6" w:author="Arthur Souza Rodrigues" w:date="2026-07-10T21:42:00Z" w16du:dateUtc="2026-07-11T01:42:00Z">
        <w:r>
          <w:rPr>
            <w:b/>
            <w:bCs/>
            <w:color w:val="C00000"/>
          </w:rPr>
          <w:t>Red Bold Text Demo</w:t>
        </w:r>
      </w:ins>
    </w:p>
    <w:p w14:paraId="7FBD351E" w14:textId="77777777" w:rsidR="00F717BA" w:rsidRDefault="001C160F">
      <w:pPr>
        <w:rPr>
          <w:ins w:id="7" w:author="Arthur Souza Rodrigues" w:date="2026-07-10T21:42:00Z" w16du:dateUtc="2026-07-11T01:42:00Z"/>
        </w:rPr>
      </w:pPr>
      <w:ins w:id="8" w:author="Arthur Souza Rodrigues" w:date="2026-07-10T21:42:00Z" w16du:dateUtc="2026-07-11T01:42:00Z">
        <w:r>
          <w:rPr>
            <w:b/>
            <w:bCs/>
            <w:color w:val="C00000"/>
          </w:rPr>
          <w:t>This document combines red font color with bold formatting.</w:t>
        </w:r>
      </w:ins>
    </w:p>
    <w:p w14:paraId="7A102B2F" w14:textId="3B8C046B" w:rsidR="003845DC" w:rsidRDefault="001C160F">
      <w:pPr>
        <w:rPr>
          <w:del w:id="9" w:author="Arthur Souza Rodrigues" w:date="2026-07-10T21:42:00Z" w16du:dateUtc="2026-07-11T01:42:00Z"/>
        </w:rPr>
      </w:pPr>
      <w:ins w:id="10" w:author="Arthur Souza Rodrigues" w:date="2026-07-10T21:42:00Z" w16du:dateUtc="2026-07-11T01:42:00Z">
        <w:r>
          <w:rPr>
            <w:b/>
            <w:bCs/>
            <w:color w:val="C00000"/>
          </w:rPr>
          <w:t>Red bold text creates strong visual impact for warnings.</w:t>
        </w:r>
      </w:ins>
      <w:del w:id="11" w:author="Arthur Souza Rodrigues" w:date="2026-07-10T21:42:00Z" w16du:dateUtc="2026-07-11T01:42:00Z">
        <w:r>
          <w:delText>Support Tickets</w:delText>
        </w:r>
      </w:del>
    </w:p>
    <w:p w14:paraId="59559C0A" w14:textId="77777777" w:rsidR="003845DC" w:rsidRDefault="003845DC">
      <w:pPr>
        <w:rPr>
          <w:del w:id="12" w:author="Arthur Souza Rodrigues" w:date="2026-07-10T21:42:00Z" w16du:dateUtc="2026-07-11T01:42:00Z"/>
        </w:rPr>
      </w:pPr>
    </w:p>
    <w:p w14:paraId="4450101D" w14:textId="77777777" w:rsidR="003845DC" w:rsidRDefault="003845DC">
      <w:pPr>
        <w:rPr>
          <w:del w:id="13" w:author="Arthur Souza Rodrigues" w:date="2026-07-10T21:42:00Z" w16du:dateUtc="2026-07-11T01:42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3845DC" w14:paraId="08B3EBE2" w14:textId="77777777">
        <w:trPr>
          <w:trHeight w:val="360"/>
          <w:del w:id="14" w:author="Arthur Souza Rodrigues" w:date="2026-07-10T21:42:00Z" w16du:dateUtc="2026-07-11T01:42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6F244" w14:textId="77777777" w:rsidR="003845DC" w:rsidRDefault="001C160F">
            <w:pPr>
              <w:rPr>
                <w:del w:id="15" w:author="Arthur Souza Rodrigues" w:date="2026-07-10T21:42:00Z" w16du:dateUtc="2026-07-11T01:42:00Z"/>
              </w:rPr>
            </w:pPr>
            <w:del w:id="16" w:author="Arthur Souza Rodrigues" w:date="2026-07-10T21:42:00Z" w16du:dateUtc="2026-07-11T01:42:00Z">
              <w:r>
                <w:rPr>
                  <w:i/>
                  <w:iCs/>
                </w:rPr>
                <w:delText>Ticket ID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8EA5B" w14:textId="77777777" w:rsidR="003845DC" w:rsidRDefault="001C160F">
            <w:pPr>
              <w:rPr>
                <w:del w:id="17" w:author="Arthur Souza Rodrigues" w:date="2026-07-10T21:42:00Z" w16du:dateUtc="2026-07-11T01:42:00Z"/>
              </w:rPr>
            </w:pPr>
            <w:del w:id="18" w:author="Arthur Souza Rodrigues" w:date="2026-07-10T21:42:00Z" w16du:dateUtc="2026-07-11T01:42:00Z">
              <w:r>
                <w:rPr>
                  <w:i/>
                  <w:iCs/>
                </w:rPr>
                <w:delText>Issue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35BC2" w14:textId="77777777" w:rsidR="003845DC" w:rsidRDefault="001C160F">
            <w:pPr>
              <w:rPr>
                <w:del w:id="19" w:author="Arthur Souza Rodrigues" w:date="2026-07-10T21:42:00Z" w16du:dateUtc="2026-07-11T01:42:00Z"/>
              </w:rPr>
            </w:pPr>
            <w:del w:id="20" w:author="Arthur Souza Rodrigues" w:date="2026-07-10T21:42:00Z" w16du:dateUtc="2026-07-11T01:42:00Z">
              <w:r>
                <w:rPr>
                  <w:i/>
                  <w:iCs/>
                </w:rPr>
                <w:delText>Priority</w:delText>
              </w:r>
            </w:del>
          </w:p>
        </w:tc>
      </w:tr>
      <w:tr w:rsidR="003845DC" w14:paraId="7A97A4AE" w14:textId="77777777">
        <w:trPr>
          <w:trHeight w:val="360"/>
          <w:del w:id="21" w:author="Arthur Souza Rodrigues" w:date="2026-07-10T21:42:00Z" w16du:dateUtc="2026-07-11T01:42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CFEBC" w14:textId="77777777" w:rsidR="003845DC" w:rsidRDefault="001C160F">
            <w:pPr>
              <w:rPr>
                <w:del w:id="22" w:author="Arthur Souza Rodrigues" w:date="2026-07-10T21:42:00Z" w16du:dateUtc="2026-07-11T01:42:00Z"/>
              </w:rPr>
            </w:pPr>
            <w:del w:id="23" w:author="Arthur Souza Rodrigues" w:date="2026-07-10T21:42:00Z" w16du:dateUtc="2026-07-11T01:42:00Z">
              <w:r>
                <w:delText>#1001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576FE" w14:textId="77777777" w:rsidR="003845DC" w:rsidRDefault="001C160F">
            <w:pPr>
              <w:rPr>
                <w:del w:id="24" w:author="Arthur Souza Rodrigues" w:date="2026-07-10T21:42:00Z" w16du:dateUtc="2026-07-11T01:42:00Z"/>
              </w:rPr>
            </w:pPr>
            <w:del w:id="25" w:author="Arthur Souza Rodrigues" w:date="2026-07-10T21:42:00Z" w16du:dateUtc="2026-07-11T01:42:00Z">
              <w:r>
                <w:delText>Login failure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2E27C" w14:textId="77777777" w:rsidR="003845DC" w:rsidRDefault="001C160F">
            <w:pPr>
              <w:rPr>
                <w:del w:id="26" w:author="Arthur Souza Rodrigues" w:date="2026-07-10T21:42:00Z" w16du:dateUtc="2026-07-11T01:42:00Z"/>
              </w:rPr>
            </w:pPr>
            <w:del w:id="27" w:author="Arthur Souza Rodrigues" w:date="2026-07-10T21:42:00Z" w16du:dateUtc="2026-07-11T01:42:00Z">
              <w:r>
                <w:delText>High</w:delText>
              </w:r>
            </w:del>
          </w:p>
        </w:tc>
      </w:tr>
      <w:tr w:rsidR="003845DC" w14:paraId="0D5CECD0" w14:textId="77777777">
        <w:trPr>
          <w:trHeight w:val="360"/>
          <w:del w:id="28" w:author="Arthur Souza Rodrigues" w:date="2026-07-10T21:42:00Z" w16du:dateUtc="2026-07-11T01:42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5AE29" w14:textId="77777777" w:rsidR="003845DC" w:rsidRDefault="001C160F">
            <w:pPr>
              <w:rPr>
                <w:del w:id="29" w:author="Arthur Souza Rodrigues" w:date="2026-07-10T21:42:00Z" w16du:dateUtc="2026-07-11T01:42:00Z"/>
              </w:rPr>
            </w:pPr>
            <w:del w:id="30" w:author="Arthur Souza Rodrigues" w:date="2026-07-10T21:42:00Z" w16du:dateUtc="2026-07-11T01:42:00Z">
              <w:r>
                <w:delText>#1002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7139D" w14:textId="77777777" w:rsidR="003845DC" w:rsidRDefault="001C160F">
            <w:pPr>
              <w:rPr>
                <w:del w:id="31" w:author="Arthur Souza Rodrigues" w:date="2026-07-10T21:42:00Z" w16du:dateUtc="2026-07-11T01:42:00Z"/>
              </w:rPr>
            </w:pPr>
            <w:del w:id="32" w:author="Arthur Souza Rodrigues" w:date="2026-07-10T21:42:00Z" w16du:dateUtc="2026-07-11T01:42:00Z">
              <w:r>
                <w:delText>Slow loading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85B21" w14:textId="77777777" w:rsidR="003845DC" w:rsidRDefault="001C160F">
            <w:pPr>
              <w:rPr>
                <w:del w:id="33" w:author="Arthur Souza Rodrigues" w:date="2026-07-10T21:42:00Z" w16du:dateUtc="2026-07-11T01:42:00Z"/>
              </w:rPr>
            </w:pPr>
            <w:del w:id="34" w:author="Arthur Souza Rodrigues" w:date="2026-07-10T21:42:00Z" w16du:dateUtc="2026-07-11T01:42:00Z">
              <w:r>
                <w:delText>Medium</w:delText>
              </w:r>
            </w:del>
          </w:p>
        </w:tc>
      </w:tr>
    </w:tbl>
    <w:p w14:paraId="40F5A9A6" w14:textId="77777777" w:rsidR="003845DC" w:rsidRDefault="003845DC"/>
    <w:sectPr w:rsidR="003845D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45DC"/>
    <w:rsid w:val="00257746"/>
    <w:rsid w:val="003845DC"/>
    <w:rsid w:val="008107F7"/>
    <w:rsid w:val="00B65732"/>
    <w:rsid w:val="00C7771E"/>
    <w:rsid w:val="00D53FE7"/>
    <w:rsid w:val="00F71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FCF4D1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2026-05-14T20:36:00Z</dcterms:created>
  <dcterms:modified xsi:type="dcterms:W3CDTF">2026-07-11T01:42:00Z</dcterms:modified>
</cp:coreProperties>
</file>