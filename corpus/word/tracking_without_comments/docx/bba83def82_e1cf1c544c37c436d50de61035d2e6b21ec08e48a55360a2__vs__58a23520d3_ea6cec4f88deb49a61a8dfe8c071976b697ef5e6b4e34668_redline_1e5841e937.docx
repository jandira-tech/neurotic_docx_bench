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D584A8" w14:textId="552CB292" w:rsidR="008E3FBB" w:rsidRPr="00002502" w:rsidRDefault="00A95FF8" w:rsidP="00B079EC">
      <w:pPr>
        <w:pStyle w:val="ListParagraph"/>
        <w:spacing w:line="240" w:lineRule="auto"/>
        <w:jc w:val="center"/>
        <w:rPr>
          <w:ins w:id="2" w:author="Tonya Galbraith" w:date="2026-09-25T20:07:00Z" w16du:dateUtc="2026-09-26T00:07:00Z"/>
          <w:rFonts w:ascii="Times New Roman" w:hAnsi="Times New Roman" w:cs="Times New Roman"/>
          <w:b/>
          <w:sz w:val="24"/>
          <w:szCs w:val="24"/>
        </w:rPr>
      </w:pPr>
      <w:ins w:id="3" w:author="Tonya Galbraith" w:date="2026-09-25T20:07:00Z" w16du:dateUtc="2026-09-26T00:07:00Z">
        <w:r>
          <w:rPr>
            <w:rFonts w:ascii="Times New Roman" w:hAnsi="Times New Roman" w:cs="Times New Roman"/>
            <w:b/>
            <w:sz w:val="24"/>
            <w:szCs w:val="24"/>
          </w:rPr>
          <w:t>A</w:t>
        </w:r>
        <w:r w:rsidR="008E3FBB" w:rsidRPr="00002502">
          <w:rPr>
            <w:rFonts w:ascii="Times New Roman" w:hAnsi="Times New Roman" w:cs="Times New Roman"/>
            <w:b/>
            <w:sz w:val="24"/>
            <w:szCs w:val="24"/>
          </w:rPr>
          <w:t>Redevelopment Commission</w:t>
        </w:r>
      </w:ins>
    </w:p>
    <w:p w14:paraId="6763ED16" w14:textId="77777777" w:rsidR="00C04D9E" w:rsidRDefault="00BB1DA5" w:rsidP="00C04D9E">
      <w:pPr>
        <w:jc w:val="center"/>
        <w:rPr>
          <w:del w:id="4" w:author="Tonya Galbraith" w:date="2026-09-25T20:07:00Z" w16du:dateUtc="2026-09-26T00:07:00Z"/>
          <w:b/>
        </w:rPr>
      </w:pPr>
      <w:ins w:id="5" w:author="Tonya Galbraith" w:date="2026-09-25T20:07:00Z" w16du:dateUtc="2026-09-26T00:07:00Z">
        <w:r>
          <w:rPr>
            <w:rFonts w:ascii="Times New Roman" w:hAnsi="Times New Roman" w:cs="Times New Roman"/>
            <w:b/>
            <w:sz w:val="24"/>
            <w:szCs w:val="24"/>
          </w:rPr>
          <w:t>April 5</w:t>
        </w:r>
      </w:ins>
      <w:del w:id="6" w:author="Tonya Galbraith" w:date="2026-09-25T20:07:00Z" w16du:dateUtc="2026-09-26T00:07:00Z">
        <w:r w:rsidR="00C04D9E">
          <w:rPr>
            <w:b/>
          </w:rPr>
          <w:delText>HARTSHORNE CITY COUNCIL</w:delText>
        </w:r>
      </w:del>
    </w:p>
    <w:p w14:paraId="7F8B40A0" w14:textId="77777777" w:rsidR="00C04D9E" w:rsidRDefault="00C04D9E" w:rsidP="00C04D9E">
      <w:pPr>
        <w:jc w:val="center"/>
        <w:rPr>
          <w:del w:id="7" w:author="Tonya Galbraith" w:date="2026-09-25T20:07:00Z" w16du:dateUtc="2026-09-26T00:07:00Z"/>
          <w:b/>
        </w:rPr>
      </w:pPr>
      <w:del w:id="8" w:author="Tonya Galbraith" w:date="2026-09-25T20:07:00Z" w16du:dateUtc="2026-09-26T00:07:00Z">
        <w:r>
          <w:rPr>
            <w:b/>
          </w:rPr>
          <w:delText>HARTSHORNE CITY HALL</w:delText>
        </w:r>
      </w:del>
    </w:p>
    <w:p w14:paraId="1C3B3FF3" w14:textId="77777777" w:rsidR="00C04D9E" w:rsidRDefault="00C04D9E" w:rsidP="00C04D9E">
      <w:pPr>
        <w:jc w:val="center"/>
        <w:rPr>
          <w:del w:id="9" w:author="Tonya Galbraith" w:date="2026-09-25T20:07:00Z" w16du:dateUtc="2026-09-26T00:07:00Z"/>
          <w:b/>
        </w:rPr>
      </w:pPr>
      <w:del w:id="10" w:author="Tonya Galbraith" w:date="2026-09-25T20:07:00Z" w16du:dateUtc="2026-09-26T00:07:00Z">
        <w:r>
          <w:rPr>
            <w:b/>
          </w:rPr>
          <w:delText>1101 PENNSYLVANIA AVE.</w:delText>
        </w:r>
      </w:del>
    </w:p>
    <w:p w14:paraId="281110A4" w14:textId="3DDF4BF9" w:rsidR="00C04D9E" w:rsidRPr="00002502" w:rsidRDefault="00C04D9E" w:rsidP="00B079EC">
      <w:pPr>
        <w:pStyle w:val="ListParagraph"/>
        <w:spacing w:line="240" w:lineRule="auto"/>
        <w:jc w:val="center"/>
        <w:rPr>
          <w:rFonts w:ascii="Times New Roman" w:hAnsi="Times New Roman"/>
          <w:b/>
          <w:sz w:val="24"/>
          <w:rPrChange w:id="11" w:author="Tonya Galbraith" w:date="2026-09-25T20:07:00Z" w16du:dateUtc="2026-09-26T00:07:00Z">
            <w:rPr>
              <w:b/>
            </w:rPr>
          </w:rPrChange>
        </w:rPr>
        <w:pPrChange w:id="12" w:author="Tonya Galbraith" w:date="2026-09-25T20:07:00Z" w16du:dateUtc="2026-09-26T00:07:00Z">
          <w:pPr>
            <w:jc w:val="center"/>
          </w:pPr>
        </w:pPrChange>
      </w:pPr>
      <w:del w:id="13" w:author="Tonya Galbraith" w:date="2026-09-25T20:07:00Z" w16du:dateUtc="2026-09-26T00:07:00Z">
        <w:r>
          <w:rPr>
            <w:b/>
          </w:rPr>
          <w:delText>May 17th</w:delText>
        </w:r>
      </w:del>
      <w:r>
        <w:rPr>
          <w:rFonts w:ascii="Times New Roman" w:hAnsi="Times New Roman"/>
          <w:b/>
          <w:sz w:val="24"/>
          <w:rPrChange w:id="14" w:author="Tonya Galbraith" w:date="2026-09-25T20:07:00Z" w16du:dateUtc="2026-09-26T00:07:00Z">
            <w:rPr>
              <w:b/>
            </w:rPr>
          </w:rPrChange>
        </w:rPr>
        <w:t>, 2018</w:t>
      </w:r>
    </w:p>
    <w:p w14:paraId="5D190EBB" w14:textId="77777777" w:rsidR="008E3FBB" w:rsidRPr="00002502" w:rsidRDefault="008E3FBB" w:rsidP="00B079EC">
      <w:pPr>
        <w:pStyle w:val="ListParagraph"/>
        <w:spacing w:line="240" w:lineRule="auto"/>
        <w:jc w:val="center"/>
        <w:rPr>
          <w:ins w:id="15" w:author="Tonya Galbraith" w:date="2026-09-25T20:07:00Z" w16du:dateUtc="2026-09-26T00:07:00Z"/>
          <w:rFonts w:ascii="Times New Roman" w:hAnsi="Times New Roman" w:cs="Times New Roman"/>
          <w:b/>
          <w:sz w:val="24"/>
          <w:szCs w:val="24"/>
        </w:rPr>
      </w:pPr>
      <w:ins w:id="16" w:author="Tonya Galbraith" w:date="2026-09-25T20:07:00Z" w16du:dateUtc="2026-09-26T00:07:00Z">
        <w:r w:rsidRPr="00002502">
          <w:rPr>
            <w:rFonts w:ascii="Times New Roman" w:hAnsi="Times New Roman" w:cs="Times New Roman"/>
            <w:b/>
            <w:sz w:val="24"/>
            <w:szCs w:val="24"/>
          </w:rPr>
          <w:t>Meeting Minutes</w:t>
        </w:r>
      </w:ins>
    </w:p>
    <w:p w14:paraId="1E121A6D" w14:textId="77777777" w:rsidR="00DE55D3" w:rsidRDefault="00DE55D3" w:rsidP="00B079EC">
      <w:pPr>
        <w:tabs>
          <w:tab w:val="left" w:pos="3495"/>
        </w:tabs>
        <w:spacing w:line="240" w:lineRule="auto"/>
        <w:rPr>
          <w:ins w:id="17" w:author="Tonya Galbraith" w:date="2026-09-25T20:07:00Z" w16du:dateUtc="2026-09-26T00:07:00Z"/>
          <w:rFonts w:ascii="Times New Roman" w:hAnsi="Times New Roman" w:cs="Times New Roman"/>
          <w:b/>
          <w:sz w:val="24"/>
          <w:szCs w:val="24"/>
        </w:rPr>
      </w:pPr>
    </w:p>
    <w:p w14:paraId="40C1A05A" w14:textId="77777777" w:rsidR="00DE55D3" w:rsidRPr="00DE55D3" w:rsidRDefault="00DE55D3" w:rsidP="007F3C57">
      <w:pPr>
        <w:pStyle w:val="ListParagraph"/>
        <w:numPr>
          <w:ilvl w:val="0"/>
          <w:numId w:val="3"/>
        </w:numPr>
        <w:spacing w:line="240" w:lineRule="auto"/>
        <w:rPr>
          <w:ins w:id="18" w:author="Tonya Galbraith" w:date="2026-09-25T20:07:00Z" w16du:dateUtc="2026-09-26T00:07:00Z"/>
          <w:rFonts w:ascii="Times New Roman" w:hAnsi="Times New Roman" w:cs="Times New Roman"/>
          <w:b/>
          <w:sz w:val="24"/>
          <w:szCs w:val="24"/>
        </w:rPr>
      </w:pPr>
      <w:ins w:id="19" w:author="Tonya Galbraith" w:date="2026-09-25T20:07:00Z" w16du:dateUtc="2026-09-26T00:07:00Z">
        <w:r w:rsidRPr="00DE55D3">
          <w:rPr>
            <w:rFonts w:ascii="Times New Roman" w:hAnsi="Times New Roman" w:cs="Times New Roman"/>
            <w:b/>
            <w:sz w:val="24"/>
            <w:szCs w:val="24"/>
          </w:rPr>
          <w:t xml:space="preserve">Opening and Roll Call </w:t>
        </w:r>
      </w:ins>
    </w:p>
    <w:p w14:paraId="31B8225F" w14:textId="77777777" w:rsidR="00C04D9E" w:rsidRDefault="00DE55D3" w:rsidP="00C04D9E">
      <w:pPr>
        <w:jc w:val="center"/>
        <w:rPr>
          <w:del w:id="20" w:author="Tonya Galbraith" w:date="2026-09-25T20:07:00Z" w16du:dateUtc="2026-09-26T00:07:00Z"/>
          <w:b/>
        </w:rPr>
      </w:pPr>
      <w:ins w:id="21" w:author="Tonya Galbraith" w:date="2026-09-25T20:07:00Z" w16du:dateUtc="2026-09-26T00:07:00Z">
        <w:r>
          <w:rPr>
            <w:rFonts w:ascii="Times New Roman" w:hAnsi="Times New Roman" w:cs="Times New Roman"/>
            <w:b/>
            <w:bCs/>
            <w:sz w:val="24"/>
            <w:szCs w:val="24"/>
          </w:rPr>
          <w:t>Members present:</w:t>
        </w:r>
        <w:r>
          <w:rPr>
            <w:rFonts w:ascii="Times New Roman" w:hAnsi="Times New Roman" w:cs="Times New Roman"/>
            <w:sz w:val="24"/>
            <w:szCs w:val="24"/>
          </w:rPr>
          <w:t xml:space="preserve">  </w:t>
        </w:r>
        <w:r w:rsidR="0039324C">
          <w:rPr>
            <w:rFonts w:ascii="Times New Roman" w:hAnsi="Times New Roman" w:cs="Times New Roman"/>
            <w:sz w:val="24"/>
            <w:szCs w:val="24"/>
          </w:rPr>
          <w:t>Heather Blaudow</w:t>
        </w:r>
        <w:r>
          <w:rPr>
            <w:rFonts w:ascii="Times New Roman" w:hAnsi="Times New Roman" w:cs="Times New Roman"/>
            <w:sz w:val="24"/>
            <w:szCs w:val="24"/>
          </w:rPr>
          <w:t xml:space="preserve"> </w:t>
        </w:r>
        <w:r w:rsidR="00BB1DA5">
          <w:rPr>
            <w:rFonts w:ascii="Times New Roman" w:hAnsi="Times New Roman" w:cs="Times New Roman"/>
            <w:sz w:val="24"/>
            <w:szCs w:val="24"/>
          </w:rPr>
          <w:t>– Chairperson</w:t>
        </w:r>
        <w:r>
          <w:rPr>
            <w:rFonts w:ascii="Times New Roman" w:hAnsi="Times New Roman" w:cs="Times New Roman"/>
            <w:sz w:val="24"/>
            <w:szCs w:val="24"/>
          </w:rPr>
          <w:t xml:space="preserve">, </w:t>
        </w:r>
        <w:r w:rsidR="0039324C">
          <w:rPr>
            <w:rFonts w:ascii="Times New Roman" w:hAnsi="Times New Roman" w:cs="Times New Roman"/>
            <w:sz w:val="24"/>
            <w:szCs w:val="24"/>
          </w:rPr>
          <w:t>Shell</w:t>
        </w:r>
        <w:r w:rsidR="00A21709">
          <w:rPr>
            <w:rFonts w:ascii="Times New Roman" w:hAnsi="Times New Roman" w:cs="Times New Roman"/>
            <w:sz w:val="24"/>
            <w:szCs w:val="24"/>
          </w:rPr>
          <w:t>e</w:t>
        </w:r>
        <w:r w:rsidR="0039324C">
          <w:rPr>
            <w:rFonts w:ascii="Times New Roman" w:hAnsi="Times New Roman" w:cs="Times New Roman"/>
            <w:sz w:val="24"/>
            <w:szCs w:val="24"/>
          </w:rPr>
          <w:t xml:space="preserve">y Haney, </w:t>
        </w:r>
        <w:r w:rsidR="003C19E8">
          <w:rPr>
            <w:rFonts w:ascii="Times New Roman" w:hAnsi="Times New Roman" w:cs="Times New Roman"/>
            <w:sz w:val="24"/>
            <w:szCs w:val="24"/>
          </w:rPr>
          <w:t xml:space="preserve">Brian Hurley, </w:t>
        </w:r>
        <w:r w:rsidR="00550A81">
          <w:rPr>
            <w:rFonts w:ascii="Times New Roman" w:hAnsi="Times New Roman" w:cs="Times New Roman"/>
            <w:sz w:val="24"/>
            <w:szCs w:val="24"/>
          </w:rPr>
          <w:t xml:space="preserve">Suzanne Short, Donetta Gee-Weiler, </w:t>
        </w:r>
        <w:r w:rsidR="00BB1DA5">
          <w:rPr>
            <w:rFonts w:ascii="Times New Roman" w:hAnsi="Times New Roman" w:cs="Times New Roman"/>
            <w:sz w:val="24"/>
            <w:szCs w:val="24"/>
          </w:rPr>
          <w:t xml:space="preserve">and </w:t>
        </w:r>
        <w:r w:rsidR="00550A81">
          <w:rPr>
            <w:rFonts w:ascii="Times New Roman" w:hAnsi="Times New Roman" w:cs="Times New Roman"/>
            <w:sz w:val="24"/>
            <w:szCs w:val="24"/>
          </w:rPr>
          <w:t>Larry Longman</w:t>
        </w:r>
        <w:r w:rsidR="00BB1DA5">
          <w:rPr>
            <w:rFonts w:ascii="Times New Roman" w:hAnsi="Times New Roman" w:cs="Times New Roman"/>
            <w:sz w:val="24"/>
            <w:szCs w:val="24"/>
          </w:rPr>
          <w:t xml:space="preserve"> – </w:t>
        </w:r>
      </w:ins>
      <w:del w:id="22" w:author="Tonya Galbraith" w:date="2026-09-25T20:07:00Z" w16du:dateUtc="2026-09-26T00:07:00Z">
        <w:r w:rsidR="00C04D9E">
          <w:rPr>
            <w:b/>
          </w:rPr>
          <w:delText>6:30 P.M.</w:delText>
        </w:r>
      </w:del>
    </w:p>
    <w:p w14:paraId="000B523C" w14:textId="77777777" w:rsidR="00C04D9E" w:rsidRPr="003D5641" w:rsidRDefault="00C04D9E" w:rsidP="00C04D9E">
      <w:pPr>
        <w:jc w:val="center"/>
        <w:rPr>
          <w:del w:id="23" w:author="Tonya Galbraith" w:date="2026-09-25T20:07:00Z" w16du:dateUtc="2026-09-26T00:07:00Z"/>
          <w:b/>
        </w:rPr>
      </w:pPr>
      <w:del w:id="24" w:author="Tonya Galbraith" w:date="2026-09-25T20:07:00Z" w16du:dateUtc="2026-09-26T00:07:00Z">
        <w:r>
          <w:rPr>
            <w:b/>
          </w:rPr>
          <w:delText>REGULAR AGENDA</w:delText>
        </w:r>
      </w:del>
    </w:p>
    <w:p w14:paraId="4D5E725B" w14:textId="77777777" w:rsidR="00C04D9E" w:rsidRDefault="00C04D9E" w:rsidP="00C04D9E">
      <w:pPr>
        <w:jc w:val="center"/>
        <w:rPr>
          <w:del w:id="25" w:author="Tonya Galbraith" w:date="2026-09-25T20:07:00Z" w16du:dateUtc="2026-09-26T00:07:00Z"/>
          <w:b/>
        </w:rPr>
      </w:pPr>
    </w:p>
    <w:p w14:paraId="3B55ED7E" w14:textId="77777777" w:rsidR="00C04D9E" w:rsidRDefault="00C04D9E" w:rsidP="00C04D9E">
      <w:pPr>
        <w:jc w:val="center"/>
        <w:rPr>
          <w:del w:id="26" w:author="Tonya Galbraith" w:date="2026-09-25T20:07:00Z" w16du:dateUtc="2026-09-26T00:07:00Z"/>
          <w:b/>
        </w:rPr>
      </w:pPr>
    </w:p>
    <w:p w14:paraId="6A84D97B" w14:textId="77777777" w:rsidR="00C04D9E" w:rsidRDefault="00C04D9E" w:rsidP="00C04D9E">
      <w:pPr>
        <w:jc w:val="center"/>
        <w:rPr>
          <w:del w:id="27" w:author="Tonya Galbraith" w:date="2026-09-25T20:07:00Z" w16du:dateUtc="2026-09-26T00:07:00Z"/>
          <w:b/>
        </w:rPr>
      </w:pPr>
    </w:p>
    <w:p w14:paraId="0598344E" w14:textId="77777777" w:rsidR="00C04D9E" w:rsidRDefault="00C04D9E" w:rsidP="00C04D9E">
      <w:pPr>
        <w:jc w:val="center"/>
        <w:rPr>
          <w:del w:id="28" w:author="Tonya Galbraith" w:date="2026-09-25T20:07:00Z" w16du:dateUtc="2026-09-26T00:07:00Z"/>
          <w:b/>
        </w:rPr>
      </w:pPr>
    </w:p>
    <w:p w14:paraId="3B1B4809" w14:textId="77777777" w:rsidR="00C04D9E" w:rsidRDefault="00C04D9E" w:rsidP="00C04D9E">
      <w:pPr>
        <w:rPr>
          <w:del w:id="29" w:author="Tonya Galbraith" w:date="2026-09-25T20:07:00Z" w16du:dateUtc="2026-09-26T00:07:00Z"/>
          <w:b/>
        </w:rPr>
      </w:pPr>
      <w:del w:id="30" w:author="Tonya Galbraith" w:date="2026-09-25T20:07:00Z" w16du:dateUtc="2026-09-26T00:07:00Z">
        <w:r>
          <w:rPr>
            <w:b/>
          </w:rPr>
          <w:delText>CALL TO ORDER</w:delText>
        </w:r>
      </w:del>
    </w:p>
    <w:p w14:paraId="20A767D9" w14:textId="3A7255D1" w:rsidR="00C04D9E" w:rsidRPr="00DD66D8" w:rsidRDefault="00C04D9E" w:rsidP="00C04D9E">
      <w:pPr>
        <w:rPr>
          <w:del w:id="31" w:author="Tonya Galbraith" w:date="2026-09-25T20:07:00Z" w16du:dateUtc="2026-09-26T00:07:00Z"/>
          <w:b/>
        </w:rPr>
      </w:pPr>
      <w:del w:id="32" w:author="Tonya Galbraith" w:date="2026-09-25T20:07:00Z" w16du:dateUtc="2026-09-26T00:07:00Z">
        <w:r w:rsidRPr="00DD66D8">
          <w:rPr>
            <w:b/>
          </w:rPr>
          <w:delText>Announce the presence of a Quorum</w:delText>
        </w:r>
      </w:del>
    </w:p>
    <w:p w14:paraId="0000A898" w14:textId="792ACC5E" w:rsidR="00DE55D3" w:rsidRDefault="00C04D9E" w:rsidP="007F3C57">
      <w:pPr>
        <w:pStyle w:val="ListParagraph"/>
        <w:spacing w:line="240" w:lineRule="auto"/>
        <w:rPr>
          <w:ins w:id="33" w:author="Tonya Galbraith" w:date="2026-09-25T20:07:00Z" w16du:dateUtc="2026-09-26T00:07:00Z"/>
          <w:rFonts w:ascii="Times New Roman" w:hAnsi="Times New Roman" w:cs="Times New Roman"/>
          <w:sz w:val="24"/>
          <w:szCs w:val="24"/>
        </w:rPr>
      </w:pPr>
      <w:r>
        <w:rPr>
          <w:rFonts w:ascii="Times New Roman" w:hAnsi="Times New Roman"/>
          <w:sz w:val="24"/>
          <w:rPrChange w:id="34" w:author="Tonya Galbraith" w:date="2026-09-25T20:07:00Z" w16du:dateUtc="2026-09-26T00:07:00Z">
            <w:rPr>
              <w:b/>
            </w:rPr>
          </w:rPrChange>
        </w:rPr>
        <w:t xml:space="preserve">Council </w:t>
      </w:r>
      <w:ins w:id="35" w:author="Tonya Galbraith" w:date="2026-09-25T20:07:00Z" w16du:dateUtc="2026-09-26T00:07:00Z">
        <w:r w:rsidR="00BB1DA5">
          <w:rPr>
            <w:rFonts w:ascii="Times New Roman" w:hAnsi="Times New Roman" w:cs="Times New Roman"/>
            <w:sz w:val="24"/>
            <w:szCs w:val="24"/>
          </w:rPr>
          <w:t>Liaison</w:t>
        </w:r>
      </w:ins>
    </w:p>
    <w:p w14:paraId="3C97FEF5" w14:textId="77777777" w:rsidR="007F3C57" w:rsidRDefault="007F3C57" w:rsidP="007F3C57">
      <w:pPr>
        <w:pStyle w:val="ListParagraph"/>
        <w:spacing w:line="240" w:lineRule="auto"/>
        <w:rPr>
          <w:ins w:id="36" w:author="Tonya Galbraith" w:date="2026-09-25T20:07:00Z" w16du:dateUtc="2026-09-26T00:07:00Z"/>
          <w:rFonts w:ascii="Times New Roman" w:hAnsi="Times New Roman" w:cs="Times New Roman"/>
          <w:sz w:val="24"/>
          <w:szCs w:val="24"/>
        </w:rPr>
      </w:pPr>
    </w:p>
    <w:p w14:paraId="46DEE202" w14:textId="073E3959" w:rsidR="0039324C" w:rsidRDefault="00DE55D3" w:rsidP="007F3C57">
      <w:pPr>
        <w:pStyle w:val="ListParagraph"/>
        <w:spacing w:line="240" w:lineRule="auto"/>
        <w:rPr>
          <w:ins w:id="37" w:author="Tonya Galbraith" w:date="2026-09-25T20:07:00Z" w16du:dateUtc="2026-09-26T00:07:00Z"/>
          <w:rFonts w:ascii="Times New Roman" w:hAnsi="Times New Roman" w:cs="Times New Roman"/>
          <w:sz w:val="24"/>
          <w:szCs w:val="24"/>
        </w:rPr>
      </w:pPr>
      <w:ins w:id="38" w:author="Tonya Galbraith" w:date="2026-09-25T20:07:00Z" w16du:dateUtc="2026-09-26T00:07:00Z">
        <w:r>
          <w:rPr>
            <w:rFonts w:ascii="Times New Roman" w:hAnsi="Times New Roman" w:cs="Times New Roman"/>
            <w:b/>
            <w:bCs/>
            <w:sz w:val="24"/>
            <w:szCs w:val="24"/>
          </w:rPr>
          <w:t>Members absent:</w:t>
        </w:r>
        <w:r>
          <w:rPr>
            <w:rFonts w:ascii="Times New Roman" w:hAnsi="Times New Roman" w:cs="Times New Roman"/>
            <w:sz w:val="24"/>
            <w:szCs w:val="24"/>
          </w:rPr>
          <w:t xml:space="preserve">  </w:t>
        </w:r>
        <w:r w:rsidR="00D922A9">
          <w:rPr>
            <w:rFonts w:ascii="Times New Roman" w:hAnsi="Times New Roman" w:cs="Times New Roman"/>
            <w:sz w:val="24"/>
            <w:szCs w:val="24"/>
          </w:rPr>
          <w:t>Shannon Walls</w:t>
        </w:r>
        <w:r w:rsidR="00BB1DA5">
          <w:rPr>
            <w:rFonts w:ascii="Times New Roman" w:hAnsi="Times New Roman" w:cs="Times New Roman"/>
            <w:sz w:val="24"/>
            <w:szCs w:val="24"/>
          </w:rPr>
          <w:t xml:space="preserve"> – MVCSC </w:t>
        </w:r>
      </w:ins>
    </w:p>
    <w:p w14:paraId="7D826187" w14:textId="48D71392" w:rsidR="00DE55D3" w:rsidRDefault="00DE55D3" w:rsidP="007F3C57">
      <w:pPr>
        <w:spacing w:line="240" w:lineRule="auto"/>
        <w:ind w:left="720"/>
        <w:rPr>
          <w:ins w:id="39" w:author="Tonya Galbraith" w:date="2026-09-25T20:07:00Z" w16du:dateUtc="2026-09-26T00:07:00Z"/>
          <w:rFonts w:ascii="Times New Roman" w:hAnsi="Times New Roman" w:cs="Times New Roman"/>
          <w:sz w:val="24"/>
          <w:szCs w:val="24"/>
        </w:rPr>
      </w:pPr>
      <w:ins w:id="40" w:author="Tonya Galbraith" w:date="2026-09-25T20:07:00Z" w16du:dateUtc="2026-09-26T00:07:00Z">
        <w:r>
          <w:rPr>
            <w:rFonts w:ascii="Times New Roman" w:hAnsi="Times New Roman" w:cs="Times New Roman"/>
            <w:b/>
            <w:sz w:val="24"/>
            <w:szCs w:val="24"/>
          </w:rPr>
          <w:t>Others present:</w:t>
        </w:r>
        <w:r>
          <w:rPr>
            <w:rFonts w:ascii="Times New Roman" w:hAnsi="Times New Roman" w:cs="Times New Roman"/>
            <w:sz w:val="24"/>
            <w:szCs w:val="24"/>
          </w:rPr>
          <w:t xml:space="preserve">  Town Manager Tonya Galbraith, </w:t>
        </w:r>
        <w:r w:rsidR="0039324C">
          <w:rPr>
            <w:rFonts w:ascii="Times New Roman" w:hAnsi="Times New Roman" w:cs="Times New Roman"/>
            <w:sz w:val="24"/>
            <w:szCs w:val="24"/>
          </w:rPr>
          <w:t>Gregg Morelock</w:t>
        </w:r>
        <w:r w:rsidR="00D42693">
          <w:rPr>
            <w:rFonts w:ascii="Times New Roman" w:hAnsi="Times New Roman" w:cs="Times New Roman"/>
            <w:sz w:val="24"/>
            <w:szCs w:val="24"/>
          </w:rPr>
          <w:t xml:space="preserve">, </w:t>
        </w:r>
        <w:r w:rsidR="00665DA6">
          <w:rPr>
            <w:rFonts w:ascii="Times New Roman" w:hAnsi="Times New Roman" w:cs="Times New Roman"/>
            <w:sz w:val="24"/>
            <w:szCs w:val="24"/>
          </w:rPr>
          <w:t>Ariel</w:t>
        </w:r>
        <w:r w:rsidR="00857064">
          <w:rPr>
            <w:rFonts w:ascii="Times New Roman" w:hAnsi="Times New Roman" w:cs="Times New Roman"/>
            <w:sz w:val="24"/>
            <w:szCs w:val="24"/>
          </w:rPr>
          <w:t xml:space="preserve"> Schoen</w:t>
        </w:r>
        <w:r w:rsidR="000A5D52">
          <w:rPr>
            <w:rFonts w:ascii="Times New Roman" w:hAnsi="Times New Roman" w:cs="Times New Roman"/>
            <w:sz w:val="24"/>
            <w:szCs w:val="24"/>
          </w:rPr>
          <w:t xml:space="preserve">, </w:t>
        </w:r>
        <w:r w:rsidR="00D42693">
          <w:rPr>
            <w:rFonts w:ascii="Times New Roman" w:hAnsi="Times New Roman" w:cs="Times New Roman"/>
            <w:sz w:val="24"/>
            <w:szCs w:val="24"/>
          </w:rPr>
          <w:t>and Tim Jensen of Veridus</w:t>
        </w:r>
        <w:r w:rsidR="00D922A9">
          <w:rPr>
            <w:rFonts w:ascii="Times New Roman" w:hAnsi="Times New Roman" w:cs="Times New Roman"/>
            <w:sz w:val="24"/>
            <w:szCs w:val="24"/>
          </w:rPr>
          <w:t>, and Fred Prazean</w:t>
        </w:r>
      </w:ins>
      <w:del w:id="41" w:author="Tonya Galbraith" w:date="2026-09-25T20:07:00Z" w16du:dateUtc="2026-09-26T00:07:00Z">
        <w:r w:rsidR="00C04D9E" w:rsidRPr="00DD66D8">
          <w:rPr>
            <w:b/>
          </w:rPr>
          <w:delText>approval or disapproval</w:delText>
        </w:r>
      </w:del>
      <w:r w:rsidR="00C04D9E">
        <w:rPr>
          <w:rFonts w:ascii="Times New Roman" w:hAnsi="Times New Roman"/>
          <w:sz w:val="24"/>
          <w:rPrChange w:id="42" w:author="Tonya Galbraith" w:date="2026-09-25T20:07:00Z" w16du:dateUtc="2026-09-26T00:07:00Z">
            <w:rPr>
              <w:b/>
            </w:rPr>
          </w:rPrChange>
        </w:rPr>
        <w:t xml:space="preserve"> of </w:t>
      </w:r>
      <w:ins w:id="43" w:author="Tonya Galbraith" w:date="2026-09-25T20:07:00Z" w16du:dateUtc="2026-09-26T00:07:00Z">
        <w:r w:rsidR="00D922A9">
          <w:rPr>
            <w:rFonts w:ascii="Times New Roman" w:hAnsi="Times New Roman" w:cs="Times New Roman"/>
            <w:sz w:val="24"/>
            <w:szCs w:val="24"/>
          </w:rPr>
          <w:t>Context</w:t>
        </w:r>
        <w:r w:rsidR="00BB1DA5">
          <w:rPr>
            <w:rFonts w:ascii="Times New Roman" w:hAnsi="Times New Roman" w:cs="Times New Roman"/>
            <w:sz w:val="24"/>
            <w:szCs w:val="24"/>
          </w:rPr>
          <w:t xml:space="preserve"> </w:t>
        </w:r>
        <w:r w:rsidR="00531895">
          <w:rPr>
            <w:rFonts w:ascii="Times New Roman" w:hAnsi="Times New Roman" w:cs="Times New Roman"/>
            <w:sz w:val="24"/>
            <w:szCs w:val="24"/>
          </w:rPr>
          <w:t>Design</w:t>
        </w:r>
        <w:r w:rsidR="00D42693">
          <w:rPr>
            <w:rFonts w:ascii="Times New Roman" w:hAnsi="Times New Roman" w:cs="Times New Roman"/>
            <w:sz w:val="24"/>
            <w:szCs w:val="24"/>
          </w:rPr>
          <w:t xml:space="preserve">.  </w:t>
        </w:r>
      </w:ins>
    </w:p>
    <w:p w14:paraId="4B8DC4E4" w14:textId="66A9424A" w:rsidR="008E3FBB" w:rsidRPr="008E3FBB" w:rsidRDefault="008E3FBB" w:rsidP="007F3C57">
      <w:pPr>
        <w:pStyle w:val="ListParagraph"/>
        <w:numPr>
          <w:ilvl w:val="0"/>
          <w:numId w:val="3"/>
        </w:numPr>
        <w:spacing w:line="240" w:lineRule="auto"/>
        <w:rPr>
          <w:ins w:id="44" w:author="Tonya Galbraith" w:date="2026-09-25T20:07:00Z" w16du:dateUtc="2026-09-26T00:07:00Z"/>
          <w:rFonts w:ascii="Times New Roman" w:hAnsi="Times New Roman" w:cs="Times New Roman"/>
          <w:b/>
          <w:sz w:val="24"/>
          <w:szCs w:val="24"/>
        </w:rPr>
      </w:pPr>
      <w:ins w:id="45" w:author="Tonya Galbraith" w:date="2026-09-25T20:07:00Z" w16du:dateUtc="2026-09-26T00:07:00Z">
        <w:r w:rsidRPr="008E3FBB">
          <w:rPr>
            <w:rFonts w:ascii="Times New Roman" w:hAnsi="Times New Roman" w:cs="Times New Roman"/>
            <w:b/>
            <w:sz w:val="24"/>
            <w:szCs w:val="24"/>
          </w:rPr>
          <w:t xml:space="preserve">Approval of </w:t>
        </w:r>
        <w:r w:rsidR="00FE06FE">
          <w:rPr>
            <w:rFonts w:ascii="Times New Roman" w:hAnsi="Times New Roman" w:cs="Times New Roman"/>
            <w:b/>
            <w:sz w:val="24"/>
            <w:szCs w:val="24"/>
          </w:rPr>
          <w:t>March 1, 2018</w:t>
        </w:r>
        <w:r w:rsidR="00BB1DA5">
          <w:rPr>
            <w:rFonts w:ascii="Times New Roman" w:hAnsi="Times New Roman" w:cs="Times New Roman"/>
            <w:b/>
            <w:sz w:val="24"/>
            <w:szCs w:val="24"/>
          </w:rPr>
          <w:t xml:space="preserve"> </w:t>
        </w:r>
      </w:ins>
      <w:del w:id="46" w:author="Tonya Galbraith" w:date="2026-09-25T20:07:00Z" w16du:dateUtc="2026-09-26T00:07:00Z">
        <w:r w:rsidR="00C04D9E" w:rsidRPr="00DD66D8">
          <w:rPr>
            <w:b/>
          </w:rPr>
          <w:delText xml:space="preserve">the </w:delText>
        </w:r>
      </w:del>
      <w:r w:rsidR="00C04D9E">
        <w:rPr>
          <w:rFonts w:ascii="Times New Roman" w:hAnsi="Times New Roman"/>
          <w:b/>
          <w:sz w:val="24"/>
          <w:rPrChange w:id="47" w:author="Tonya Galbraith" w:date="2026-09-25T20:07:00Z" w16du:dateUtc="2026-09-26T00:07:00Z">
            <w:rPr>
              <w:b/>
            </w:rPr>
          </w:rPrChange>
        </w:rPr>
        <w:t>minutes</w:t>
      </w:r>
    </w:p>
    <w:p w14:paraId="03578B12" w14:textId="177D0289" w:rsidR="008E3FBB" w:rsidRDefault="00D922A9" w:rsidP="007F3C57">
      <w:pPr>
        <w:pStyle w:val="ListParagraph"/>
        <w:spacing w:line="240" w:lineRule="auto"/>
        <w:rPr>
          <w:ins w:id="48" w:author="Tonya Galbraith" w:date="2026-09-25T20:07:00Z" w16du:dateUtc="2026-09-26T00:07:00Z"/>
          <w:rFonts w:ascii="Times New Roman" w:hAnsi="Times New Roman" w:cs="Times New Roman"/>
          <w:sz w:val="24"/>
          <w:szCs w:val="24"/>
        </w:rPr>
      </w:pPr>
      <w:ins w:id="49" w:author="Tonya Galbraith" w:date="2026-09-25T20:07:00Z" w16du:dateUtc="2026-09-26T00:07:00Z">
        <w:r>
          <w:rPr>
            <w:rFonts w:ascii="Times New Roman" w:hAnsi="Times New Roman" w:cs="Times New Roman"/>
            <w:sz w:val="24"/>
            <w:szCs w:val="24"/>
          </w:rPr>
          <w:t xml:space="preserve">Ms. Short made a motion </w:t>
        </w:r>
        <w:r w:rsidR="30C6226C" w:rsidRPr="30C6226C">
          <w:rPr>
            <w:rFonts w:ascii="Times New Roman" w:hAnsi="Times New Roman" w:cs="Times New Roman"/>
            <w:sz w:val="24"/>
            <w:szCs w:val="24"/>
          </w:rPr>
          <w:t xml:space="preserve">to approve </w:t>
        </w:r>
        <w:r w:rsidR="003C19E8">
          <w:rPr>
            <w:rFonts w:ascii="Times New Roman" w:hAnsi="Times New Roman" w:cs="Times New Roman"/>
            <w:sz w:val="24"/>
            <w:szCs w:val="24"/>
          </w:rPr>
          <w:t xml:space="preserve">the </w:t>
        </w:r>
        <w:r w:rsidR="00FE06FE">
          <w:rPr>
            <w:rFonts w:ascii="Times New Roman" w:hAnsi="Times New Roman" w:cs="Times New Roman"/>
            <w:sz w:val="24"/>
            <w:szCs w:val="24"/>
          </w:rPr>
          <w:t>March</w:t>
        </w:r>
        <w:r w:rsidR="00550A81">
          <w:rPr>
            <w:rFonts w:ascii="Times New Roman" w:hAnsi="Times New Roman" w:cs="Times New Roman"/>
            <w:sz w:val="24"/>
            <w:szCs w:val="24"/>
          </w:rPr>
          <w:t xml:space="preserve"> 1,</w:t>
        </w:r>
        <w:r w:rsidR="30C6226C" w:rsidRPr="30C6226C">
          <w:rPr>
            <w:rFonts w:ascii="Times New Roman" w:hAnsi="Times New Roman" w:cs="Times New Roman"/>
            <w:sz w:val="24"/>
            <w:szCs w:val="24"/>
          </w:rPr>
          <w:t xml:space="preserve"> 201</w:t>
        </w:r>
        <w:r w:rsidR="009E43F8">
          <w:rPr>
            <w:rFonts w:ascii="Times New Roman" w:hAnsi="Times New Roman" w:cs="Times New Roman"/>
            <w:sz w:val="24"/>
            <w:szCs w:val="24"/>
          </w:rPr>
          <w:t>8</w:t>
        </w:r>
        <w:r>
          <w:rPr>
            <w:rFonts w:ascii="Times New Roman" w:hAnsi="Times New Roman" w:cs="Times New Roman"/>
            <w:sz w:val="24"/>
            <w:szCs w:val="24"/>
          </w:rPr>
          <w:t xml:space="preserve"> minutes as approved</w:t>
        </w:r>
        <w:r w:rsidR="00665DA6">
          <w:rPr>
            <w:rFonts w:ascii="Times New Roman" w:hAnsi="Times New Roman" w:cs="Times New Roman"/>
            <w:sz w:val="24"/>
            <w:szCs w:val="24"/>
          </w:rPr>
          <w:t xml:space="preserve">. </w:t>
        </w:r>
        <w:r>
          <w:rPr>
            <w:rFonts w:ascii="Times New Roman" w:hAnsi="Times New Roman" w:cs="Times New Roman"/>
            <w:sz w:val="24"/>
            <w:szCs w:val="24"/>
          </w:rPr>
          <w:br/>
        </w:r>
        <w:r w:rsidR="00665DA6">
          <w:rPr>
            <w:rFonts w:ascii="Times New Roman" w:hAnsi="Times New Roman" w:cs="Times New Roman"/>
            <w:sz w:val="24"/>
            <w:szCs w:val="24"/>
          </w:rPr>
          <w:t xml:space="preserve"> </w:t>
        </w:r>
        <w:r w:rsidR="30C6226C" w:rsidRPr="30C6226C">
          <w:rPr>
            <w:rFonts w:ascii="Times New Roman" w:hAnsi="Times New Roman" w:cs="Times New Roman"/>
            <w:sz w:val="24"/>
            <w:szCs w:val="24"/>
          </w:rPr>
          <w:t>2</w:t>
        </w:r>
        <w:r w:rsidR="30C6226C" w:rsidRPr="30C6226C">
          <w:rPr>
            <w:rFonts w:ascii="Times New Roman" w:hAnsi="Times New Roman" w:cs="Times New Roman"/>
            <w:sz w:val="24"/>
            <w:szCs w:val="24"/>
            <w:vertAlign w:val="superscript"/>
          </w:rPr>
          <w:t>nd</w:t>
        </w:r>
        <w:r w:rsidR="30C6226C" w:rsidRPr="30C6226C">
          <w:rPr>
            <w:rFonts w:ascii="Times New Roman" w:hAnsi="Times New Roman" w:cs="Times New Roman"/>
            <w:sz w:val="24"/>
            <w:szCs w:val="24"/>
          </w:rPr>
          <w:t xml:space="preserve"> </w:t>
        </w:r>
        <w:r>
          <w:rPr>
            <w:rFonts w:ascii="Times New Roman" w:hAnsi="Times New Roman" w:cs="Times New Roman"/>
            <w:sz w:val="24"/>
            <w:szCs w:val="24"/>
          </w:rPr>
          <w:t>by Ms. Haney.</w:t>
        </w:r>
        <w:r w:rsidR="30C6226C" w:rsidRPr="30C6226C">
          <w:rPr>
            <w:rFonts w:ascii="Times New Roman" w:hAnsi="Times New Roman" w:cs="Times New Roman"/>
            <w:sz w:val="24"/>
            <w:szCs w:val="24"/>
          </w:rPr>
          <w:t xml:space="preserve">  Passed </w:t>
        </w:r>
        <w:r>
          <w:rPr>
            <w:rFonts w:ascii="Times New Roman" w:hAnsi="Times New Roman" w:cs="Times New Roman"/>
            <w:sz w:val="24"/>
            <w:szCs w:val="24"/>
          </w:rPr>
          <w:t>5/0</w:t>
        </w:r>
        <w:r w:rsidR="30C6226C" w:rsidRPr="30C6226C">
          <w:rPr>
            <w:rFonts w:ascii="Times New Roman" w:hAnsi="Times New Roman" w:cs="Times New Roman"/>
            <w:sz w:val="24"/>
            <w:szCs w:val="24"/>
          </w:rPr>
          <w:t>.</w:t>
        </w:r>
      </w:ins>
    </w:p>
    <w:p w14:paraId="59AE7C08" w14:textId="77777777" w:rsidR="007F3C57" w:rsidRDefault="007F3C57" w:rsidP="007F3C57">
      <w:pPr>
        <w:pStyle w:val="ListParagraph"/>
        <w:spacing w:line="240" w:lineRule="auto"/>
        <w:rPr>
          <w:ins w:id="50" w:author="Tonya Galbraith" w:date="2026-09-25T20:07:00Z" w16du:dateUtc="2026-09-26T00:07:00Z"/>
          <w:rFonts w:ascii="Times New Roman" w:hAnsi="Times New Roman" w:cs="Times New Roman"/>
          <w:sz w:val="24"/>
          <w:szCs w:val="24"/>
        </w:rPr>
      </w:pPr>
    </w:p>
    <w:p w14:paraId="0E533B23" w14:textId="77777777" w:rsidR="00D922A9" w:rsidRDefault="00FE06FE" w:rsidP="00D922A9">
      <w:pPr>
        <w:pStyle w:val="ListParagraph"/>
        <w:numPr>
          <w:ilvl w:val="0"/>
          <w:numId w:val="3"/>
        </w:numPr>
        <w:spacing w:line="240" w:lineRule="auto"/>
        <w:rPr>
          <w:ins w:id="51" w:author="Tonya Galbraith" w:date="2026-09-25T20:07:00Z" w16du:dateUtc="2026-09-26T00:07:00Z"/>
          <w:rFonts w:ascii="Times New Roman" w:hAnsi="Times New Roman" w:cs="Times New Roman"/>
          <w:sz w:val="24"/>
          <w:szCs w:val="24"/>
        </w:rPr>
      </w:pPr>
      <w:ins w:id="52" w:author="Tonya Galbraith" w:date="2026-09-25T20:07:00Z" w16du:dateUtc="2026-09-26T00:07:00Z">
        <w:r w:rsidRPr="00FE06FE">
          <w:rPr>
            <w:rFonts w:ascii="Times New Roman" w:hAnsi="Times New Roman" w:cs="Times New Roman"/>
            <w:b/>
            <w:sz w:val="24"/>
            <w:szCs w:val="24"/>
          </w:rPr>
          <w:t xml:space="preserve">RFP for consulting services – Opening RFP’s </w:t>
        </w:r>
        <w:r w:rsidR="00550A81" w:rsidRPr="00FE06FE">
          <w:rPr>
            <w:rFonts w:ascii="Times New Roman" w:hAnsi="Times New Roman" w:cs="Times New Roman"/>
            <w:b/>
            <w:sz w:val="24"/>
            <w:szCs w:val="24"/>
          </w:rPr>
          <w:t xml:space="preserve"> – </w:t>
        </w:r>
        <w:r w:rsidRPr="00FE06FE">
          <w:rPr>
            <w:rFonts w:ascii="Times New Roman" w:hAnsi="Times New Roman" w:cs="Times New Roman"/>
            <w:b/>
            <w:sz w:val="24"/>
            <w:szCs w:val="24"/>
          </w:rPr>
          <w:t>Establishing a selection committee</w:t>
        </w:r>
        <w:r>
          <w:rPr>
            <w:rFonts w:ascii="Times New Roman" w:hAnsi="Times New Roman" w:cs="Times New Roman"/>
            <w:b/>
            <w:sz w:val="24"/>
            <w:szCs w:val="24"/>
          </w:rPr>
          <w:br/>
        </w:r>
        <w:r w:rsidR="00D922A9">
          <w:rPr>
            <w:rFonts w:ascii="Times New Roman" w:hAnsi="Times New Roman" w:cs="Times New Roman"/>
            <w:sz w:val="24"/>
            <w:szCs w:val="24"/>
          </w:rPr>
          <w:t>Ms. Galbraith reported that she sent out six RFP’s and received all six in return.  Those companies who placed bids are:</w:t>
        </w:r>
      </w:ins>
    </w:p>
    <w:p w14:paraId="749C0A09" w14:textId="2ECB7E35" w:rsidR="00D922A9" w:rsidRDefault="00D922A9" w:rsidP="00D369D9">
      <w:pPr>
        <w:pStyle w:val="ListParagraph"/>
        <w:spacing w:line="240" w:lineRule="auto"/>
        <w:ind w:left="1440"/>
        <w:rPr>
          <w:ins w:id="53" w:author="Tonya Galbraith" w:date="2026-09-25T20:07:00Z" w16du:dateUtc="2026-09-26T00:07:00Z"/>
          <w:rFonts w:ascii="Times New Roman" w:hAnsi="Times New Roman" w:cs="Times New Roman"/>
          <w:sz w:val="24"/>
          <w:szCs w:val="24"/>
        </w:rPr>
      </w:pPr>
      <w:ins w:id="54" w:author="Tonya Galbraith" w:date="2026-09-25T20:07:00Z" w16du:dateUtc="2026-09-26T00:07:00Z">
        <w:r>
          <w:rPr>
            <w:rFonts w:ascii="Times New Roman" w:hAnsi="Times New Roman" w:cs="Times New Roman"/>
            <w:sz w:val="24"/>
            <w:szCs w:val="24"/>
          </w:rPr>
          <w:t>Brown</w:t>
        </w:r>
        <w:r w:rsidR="00531895">
          <w:rPr>
            <w:rFonts w:ascii="Times New Roman" w:hAnsi="Times New Roman" w:cs="Times New Roman"/>
            <w:sz w:val="24"/>
            <w:szCs w:val="24"/>
          </w:rPr>
          <w:t>ing</w:t>
        </w:r>
        <w:r>
          <w:rPr>
            <w:rFonts w:ascii="Times New Roman" w:hAnsi="Times New Roman" w:cs="Times New Roman"/>
            <w:sz w:val="24"/>
            <w:szCs w:val="24"/>
          </w:rPr>
          <w:t xml:space="preserve"> Day Mullens &amp; </w:t>
        </w:r>
        <w:r w:rsidR="00531895">
          <w:rPr>
            <w:rFonts w:ascii="Times New Roman" w:hAnsi="Times New Roman" w:cs="Times New Roman"/>
            <w:sz w:val="24"/>
            <w:szCs w:val="24"/>
          </w:rPr>
          <w:t>Dierdorf</w:t>
        </w:r>
        <w:r w:rsidR="00531895">
          <w:rPr>
            <w:rFonts w:ascii="Times New Roman" w:hAnsi="Times New Roman" w:cs="Times New Roman"/>
            <w:sz w:val="24"/>
            <w:szCs w:val="24"/>
          </w:rPr>
          <w:tab/>
        </w:r>
        <w:r>
          <w:rPr>
            <w:rFonts w:ascii="Times New Roman" w:hAnsi="Times New Roman" w:cs="Times New Roman"/>
            <w:sz w:val="24"/>
            <w:szCs w:val="24"/>
          </w:rPr>
          <w:tab/>
        </w:r>
      </w:ins>
    </w:p>
    <w:p w14:paraId="16AD8DC6" w14:textId="7EB208B3" w:rsidR="00D369D9" w:rsidRDefault="00531895" w:rsidP="00D369D9">
      <w:pPr>
        <w:pStyle w:val="ListParagraph"/>
        <w:spacing w:line="240" w:lineRule="auto"/>
        <w:ind w:left="1440"/>
        <w:rPr>
          <w:ins w:id="55" w:author="Tonya Galbraith" w:date="2026-09-25T20:07:00Z" w16du:dateUtc="2026-09-26T00:07:00Z"/>
          <w:rFonts w:ascii="Times New Roman" w:hAnsi="Times New Roman" w:cs="Times New Roman"/>
          <w:sz w:val="24"/>
          <w:szCs w:val="24"/>
        </w:rPr>
      </w:pPr>
      <w:ins w:id="56" w:author="Tonya Galbraith" w:date="2026-09-25T20:07:00Z" w16du:dateUtc="2026-09-26T00:07:00Z">
        <w:r>
          <w:rPr>
            <w:rFonts w:ascii="Times New Roman" w:hAnsi="Times New Roman" w:cs="Times New Roman"/>
            <w:sz w:val="24"/>
            <w:szCs w:val="24"/>
          </w:rPr>
          <w:t>Leadership &amp; Design</w:t>
        </w:r>
      </w:ins>
    </w:p>
    <w:p w14:paraId="64612AC1" w14:textId="77777777" w:rsidR="00531895" w:rsidRPr="00531895" w:rsidRDefault="00531895" w:rsidP="00D369D9">
      <w:pPr>
        <w:pStyle w:val="ListParagraph"/>
        <w:spacing w:line="240" w:lineRule="auto"/>
        <w:ind w:left="1440"/>
        <w:rPr>
          <w:ins w:id="57" w:author="Tonya Galbraith" w:date="2026-09-25T20:07:00Z" w16du:dateUtc="2026-09-26T00:07:00Z"/>
          <w:rFonts w:ascii="Times New Roman" w:hAnsi="Times New Roman" w:cs="Times New Roman"/>
          <w:sz w:val="16"/>
          <w:szCs w:val="16"/>
        </w:rPr>
      </w:pPr>
    </w:p>
    <w:p w14:paraId="453B07B1" w14:textId="4FB571B3" w:rsidR="00D922A9" w:rsidRDefault="00D922A9" w:rsidP="00D369D9">
      <w:pPr>
        <w:pStyle w:val="ListParagraph"/>
        <w:spacing w:line="240" w:lineRule="auto"/>
        <w:ind w:left="1440"/>
        <w:rPr>
          <w:ins w:id="58" w:author="Tonya Galbraith" w:date="2026-09-25T20:07:00Z" w16du:dateUtc="2026-09-26T00:07:00Z"/>
          <w:rFonts w:ascii="Times New Roman" w:hAnsi="Times New Roman" w:cs="Times New Roman"/>
          <w:sz w:val="24"/>
          <w:szCs w:val="24"/>
        </w:rPr>
      </w:pPr>
      <w:ins w:id="59" w:author="Tonya Galbraith" w:date="2026-09-25T20:07:00Z" w16du:dateUtc="2026-09-26T00:07:00Z">
        <w:r>
          <w:rPr>
            <w:rFonts w:ascii="Times New Roman" w:hAnsi="Times New Roman" w:cs="Times New Roman"/>
            <w:sz w:val="24"/>
            <w:szCs w:val="24"/>
          </w:rPr>
          <w:t>Thomas P Miller &amp; Associates</w:t>
        </w:r>
        <w:r>
          <w:rPr>
            <w:rFonts w:ascii="Times New Roman" w:hAnsi="Times New Roman" w:cs="Times New Roman"/>
            <w:sz w:val="24"/>
            <w:szCs w:val="24"/>
          </w:rPr>
          <w:tab/>
        </w:r>
        <w:r>
          <w:rPr>
            <w:rFonts w:ascii="Times New Roman" w:hAnsi="Times New Roman" w:cs="Times New Roman"/>
            <w:sz w:val="24"/>
            <w:szCs w:val="24"/>
          </w:rPr>
          <w:tab/>
        </w:r>
      </w:ins>
    </w:p>
    <w:p w14:paraId="753B7530" w14:textId="77777777" w:rsidR="00D369D9" w:rsidRPr="00D369D9" w:rsidRDefault="00D369D9" w:rsidP="00D369D9">
      <w:pPr>
        <w:pStyle w:val="ListParagraph"/>
        <w:spacing w:line="240" w:lineRule="auto"/>
        <w:ind w:left="1440"/>
        <w:rPr>
          <w:ins w:id="60" w:author="Tonya Galbraith" w:date="2026-09-25T20:07:00Z" w16du:dateUtc="2026-09-26T00:07:00Z"/>
          <w:rFonts w:ascii="Times New Roman" w:hAnsi="Times New Roman" w:cs="Times New Roman"/>
          <w:sz w:val="16"/>
          <w:szCs w:val="16"/>
        </w:rPr>
      </w:pPr>
    </w:p>
    <w:p w14:paraId="11EA896A" w14:textId="7ED7AD93" w:rsidR="00D922A9" w:rsidRDefault="00D922A9" w:rsidP="00D369D9">
      <w:pPr>
        <w:pStyle w:val="ListParagraph"/>
        <w:spacing w:line="240" w:lineRule="auto"/>
        <w:ind w:left="1440"/>
        <w:rPr>
          <w:ins w:id="61" w:author="Tonya Galbraith" w:date="2026-09-25T20:07:00Z" w16du:dateUtc="2026-09-26T00:07:00Z"/>
          <w:rFonts w:ascii="Times New Roman" w:hAnsi="Times New Roman" w:cs="Times New Roman"/>
          <w:sz w:val="24"/>
          <w:szCs w:val="24"/>
        </w:rPr>
      </w:pPr>
      <w:ins w:id="62" w:author="Tonya Galbraith" w:date="2026-09-25T20:07:00Z" w16du:dateUtc="2026-09-26T00:07:00Z">
        <w:r>
          <w:rPr>
            <w:rFonts w:ascii="Times New Roman" w:hAnsi="Times New Roman" w:cs="Times New Roman"/>
            <w:sz w:val="24"/>
            <w:szCs w:val="24"/>
          </w:rPr>
          <w:t>MKSK Studios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ins>
    </w:p>
    <w:p w14:paraId="050BAE5F" w14:textId="77777777" w:rsidR="00D369D9" w:rsidRPr="00D369D9" w:rsidRDefault="00D369D9" w:rsidP="00D369D9">
      <w:pPr>
        <w:pStyle w:val="ListParagraph"/>
        <w:spacing w:line="240" w:lineRule="auto"/>
        <w:ind w:left="1440"/>
        <w:rPr>
          <w:ins w:id="63" w:author="Tonya Galbraith" w:date="2026-09-25T20:07:00Z" w16du:dateUtc="2026-09-26T00:07:00Z"/>
          <w:rFonts w:ascii="Times New Roman" w:hAnsi="Times New Roman" w:cs="Times New Roman"/>
          <w:sz w:val="16"/>
          <w:szCs w:val="16"/>
        </w:rPr>
      </w:pPr>
    </w:p>
    <w:p w14:paraId="529C98BF" w14:textId="332AE088" w:rsidR="00D922A9" w:rsidRDefault="00D922A9" w:rsidP="00D369D9">
      <w:pPr>
        <w:pStyle w:val="ListParagraph"/>
        <w:spacing w:line="240" w:lineRule="auto"/>
        <w:ind w:left="5760" w:hanging="4320"/>
        <w:rPr>
          <w:ins w:id="64" w:author="Tonya Galbraith" w:date="2026-09-25T20:07:00Z" w16du:dateUtc="2026-09-26T00:07:00Z"/>
          <w:rFonts w:ascii="Times New Roman" w:hAnsi="Times New Roman" w:cs="Times New Roman"/>
          <w:sz w:val="24"/>
          <w:szCs w:val="24"/>
        </w:rPr>
      </w:pPr>
      <w:ins w:id="65" w:author="Tonya Galbraith" w:date="2026-09-25T20:07:00Z" w16du:dateUtc="2026-09-26T00:07:00Z">
        <w:r>
          <w:rPr>
            <w:rFonts w:ascii="Times New Roman" w:hAnsi="Times New Roman" w:cs="Times New Roman"/>
            <w:sz w:val="24"/>
            <w:szCs w:val="24"/>
          </w:rPr>
          <w:t>Rundell</w:t>
        </w:r>
        <w:r w:rsidR="00531895">
          <w:rPr>
            <w:rFonts w:ascii="Times New Roman" w:hAnsi="Times New Roman" w:cs="Times New Roman"/>
            <w:sz w:val="24"/>
            <w:szCs w:val="24"/>
          </w:rPr>
          <w:t xml:space="preserve"> Ernstberger Associates</w:t>
        </w:r>
        <w:r>
          <w:rPr>
            <w:rFonts w:ascii="Times New Roman" w:hAnsi="Times New Roman" w:cs="Times New Roman"/>
            <w:sz w:val="24"/>
            <w:szCs w:val="24"/>
          </w:rPr>
          <w:tab/>
        </w:r>
      </w:ins>
    </w:p>
    <w:p w14:paraId="76D0BACE" w14:textId="77777777" w:rsidR="00D369D9" w:rsidRPr="00D369D9" w:rsidRDefault="00D369D9" w:rsidP="00D369D9">
      <w:pPr>
        <w:pStyle w:val="ListParagraph"/>
        <w:spacing w:line="240" w:lineRule="auto"/>
        <w:ind w:left="5760" w:hanging="4320"/>
        <w:rPr>
          <w:ins w:id="66" w:author="Tonya Galbraith" w:date="2026-09-25T20:07:00Z" w16du:dateUtc="2026-09-26T00:07:00Z"/>
          <w:rFonts w:ascii="Times New Roman" w:hAnsi="Times New Roman" w:cs="Times New Roman"/>
          <w:sz w:val="16"/>
          <w:szCs w:val="16"/>
        </w:rPr>
      </w:pPr>
    </w:p>
    <w:p w14:paraId="5D8C0357" w14:textId="0EF48C43" w:rsidR="00D922A9" w:rsidRDefault="00D922A9" w:rsidP="00D369D9">
      <w:pPr>
        <w:pStyle w:val="ListParagraph"/>
        <w:spacing w:line="240" w:lineRule="auto"/>
        <w:ind w:left="5760" w:hanging="4320"/>
        <w:rPr>
          <w:ins w:id="67" w:author="Tonya Galbraith" w:date="2026-09-25T20:07:00Z" w16du:dateUtc="2026-09-26T00:07:00Z"/>
          <w:rFonts w:ascii="Times New Roman" w:hAnsi="Times New Roman" w:cs="Times New Roman"/>
          <w:sz w:val="24"/>
          <w:szCs w:val="24"/>
        </w:rPr>
      </w:pPr>
      <w:ins w:id="68" w:author="Tonya Galbraith" w:date="2026-09-25T20:07:00Z" w16du:dateUtc="2026-09-26T00:07:00Z">
        <w:r>
          <w:rPr>
            <w:rFonts w:ascii="Times New Roman" w:hAnsi="Times New Roman" w:cs="Times New Roman"/>
            <w:sz w:val="24"/>
            <w:szCs w:val="24"/>
          </w:rPr>
          <w:t>Ratio</w:t>
        </w:r>
        <w:r w:rsidR="00531895">
          <w:rPr>
            <w:rFonts w:ascii="Times New Roman" w:hAnsi="Times New Roman" w:cs="Times New Roman"/>
            <w:sz w:val="24"/>
            <w:szCs w:val="24"/>
          </w:rPr>
          <w:t xml:space="preserve"> Architects, Inc.</w:t>
        </w:r>
        <w:r>
          <w:rPr>
            <w:rFonts w:ascii="Times New Roman" w:hAnsi="Times New Roman" w:cs="Times New Roman"/>
            <w:sz w:val="24"/>
            <w:szCs w:val="24"/>
          </w:rPr>
          <w:tab/>
        </w:r>
      </w:ins>
    </w:p>
    <w:p w14:paraId="5342D7C6" w14:textId="77777777" w:rsidR="00D369D9" w:rsidRPr="00D369D9" w:rsidRDefault="00D369D9" w:rsidP="00D369D9">
      <w:pPr>
        <w:pStyle w:val="ListParagraph"/>
        <w:spacing w:line="240" w:lineRule="auto"/>
        <w:ind w:left="5760" w:hanging="4320"/>
        <w:rPr>
          <w:ins w:id="69" w:author="Tonya Galbraith" w:date="2026-09-25T20:07:00Z" w16du:dateUtc="2026-09-26T00:07:00Z"/>
          <w:rFonts w:ascii="Times New Roman" w:hAnsi="Times New Roman" w:cs="Times New Roman"/>
          <w:sz w:val="16"/>
          <w:szCs w:val="16"/>
        </w:rPr>
      </w:pPr>
    </w:p>
    <w:p w14:paraId="77BB3340" w14:textId="56B5AB6C" w:rsidR="00D369D9" w:rsidRDefault="00D922A9" w:rsidP="00D369D9">
      <w:pPr>
        <w:pStyle w:val="ListParagraph"/>
        <w:spacing w:line="240" w:lineRule="auto"/>
        <w:ind w:left="5760" w:hanging="4320"/>
        <w:rPr>
          <w:ins w:id="70" w:author="Tonya Galbraith" w:date="2026-09-25T20:07:00Z" w16du:dateUtc="2026-09-26T00:07:00Z"/>
          <w:rFonts w:ascii="Times New Roman" w:hAnsi="Times New Roman" w:cs="Times New Roman"/>
          <w:b/>
          <w:sz w:val="24"/>
          <w:szCs w:val="24"/>
        </w:rPr>
      </w:pPr>
      <w:ins w:id="71" w:author="Tonya Galbraith" w:date="2026-09-25T20:07:00Z" w16du:dateUtc="2026-09-26T00:07:00Z">
        <w:r>
          <w:rPr>
            <w:rFonts w:ascii="Times New Roman" w:hAnsi="Times New Roman" w:cs="Times New Roman"/>
            <w:sz w:val="24"/>
            <w:szCs w:val="24"/>
          </w:rPr>
          <w:t>Context</w:t>
        </w:r>
        <w:r w:rsidR="00531895">
          <w:rPr>
            <w:rFonts w:ascii="Times New Roman" w:hAnsi="Times New Roman" w:cs="Times New Roman"/>
            <w:sz w:val="24"/>
            <w:szCs w:val="24"/>
          </w:rPr>
          <w:t xml:space="preserve"> Design</w:t>
        </w:r>
        <w:r>
          <w:rPr>
            <w:rFonts w:ascii="Times New Roman" w:hAnsi="Times New Roman" w:cs="Times New Roman"/>
            <w:sz w:val="24"/>
            <w:szCs w:val="24"/>
          </w:rPr>
          <w:tab/>
        </w:r>
      </w:ins>
    </w:p>
    <w:p w14:paraId="4F52FBE8" w14:textId="2784CF15" w:rsidR="00C04D9E" w:rsidRDefault="00D369D9" w:rsidP="00D369D9">
      <w:pPr>
        <w:spacing w:line="240" w:lineRule="auto"/>
        <w:ind w:left="720"/>
        <w:rPr>
          <w:rFonts w:ascii="Times New Roman" w:hAnsi="Times New Roman"/>
          <w:sz w:val="24"/>
          <w:rPrChange w:id="72" w:author="Tonya Galbraith" w:date="2026-09-25T20:07:00Z" w16du:dateUtc="2026-09-26T00:07:00Z">
            <w:rPr>
              <w:b/>
            </w:rPr>
          </w:rPrChange>
        </w:rPr>
        <w:pPrChange w:id="73" w:author="Tonya Galbraith" w:date="2026-09-25T20:07:00Z" w16du:dateUtc="2026-09-26T00:07:00Z">
          <w:pPr>
            <w:pStyle w:val="ListParagraph"/>
            <w:numPr>
              <w:numId w:val="2"/>
            </w:numPr>
            <w:ind w:left="360" w:hanging="360"/>
          </w:pPr>
        </w:pPrChange>
      </w:pPr>
      <w:ins w:id="74" w:author="Tonya Galbraith" w:date="2026-09-25T20:07:00Z" w16du:dateUtc="2026-09-26T00:07:00Z">
        <w:r w:rsidRPr="00D369D9">
          <w:rPr>
            <w:rFonts w:ascii="Times New Roman" w:hAnsi="Times New Roman" w:cs="Times New Roman"/>
            <w:sz w:val="24"/>
            <w:szCs w:val="24"/>
          </w:rPr>
          <w:t xml:space="preserve">Ms. Galbraith then </w:t>
        </w:r>
        <w:r w:rsidR="00175435">
          <w:rPr>
            <w:rFonts w:ascii="Times New Roman" w:hAnsi="Times New Roman" w:cs="Times New Roman"/>
            <w:sz w:val="24"/>
            <w:szCs w:val="24"/>
          </w:rPr>
          <w:t>explained the role of the Selection Committee who will review, me</w:t>
        </w:r>
        <w:r w:rsidR="00A95FF8">
          <w:rPr>
            <w:rFonts w:ascii="Times New Roman" w:hAnsi="Times New Roman" w:cs="Times New Roman"/>
            <w:sz w:val="24"/>
            <w:szCs w:val="24"/>
          </w:rPr>
          <w:t xml:space="preserve">et, discuss and then select two </w:t>
        </w:r>
        <w:r w:rsidR="00175435">
          <w:rPr>
            <w:rFonts w:ascii="Times New Roman" w:hAnsi="Times New Roman" w:cs="Times New Roman"/>
            <w:sz w:val="24"/>
            <w:szCs w:val="24"/>
          </w:rPr>
          <w:t xml:space="preserve">of these companies </w:t>
        </w:r>
        <w:r w:rsidR="00A95FF8">
          <w:rPr>
            <w:rFonts w:ascii="Times New Roman" w:hAnsi="Times New Roman" w:cs="Times New Roman"/>
            <w:sz w:val="24"/>
            <w:szCs w:val="24"/>
          </w:rPr>
          <w:t xml:space="preserve">to interview </w:t>
        </w:r>
        <w:r w:rsidR="00175435">
          <w:rPr>
            <w:rFonts w:ascii="Times New Roman" w:hAnsi="Times New Roman" w:cs="Times New Roman"/>
            <w:sz w:val="24"/>
            <w:szCs w:val="24"/>
          </w:rPr>
          <w:t xml:space="preserve">for the project.  </w:t>
        </w:r>
        <w:r>
          <w:rPr>
            <w:rFonts w:ascii="Times New Roman" w:hAnsi="Times New Roman" w:cs="Times New Roman"/>
            <w:sz w:val="24"/>
            <w:szCs w:val="24"/>
          </w:rPr>
          <w:t>Ms. Short volunteered, creating a Selection Committee of five</w:t>
        </w:r>
        <w:r w:rsidR="00531895">
          <w:rPr>
            <w:rFonts w:ascii="Times New Roman" w:hAnsi="Times New Roman" w:cs="Times New Roman"/>
            <w:sz w:val="24"/>
            <w:szCs w:val="24"/>
          </w:rPr>
          <w:t xml:space="preserve"> including</w:t>
        </w:r>
        <w:r>
          <w:rPr>
            <w:rFonts w:ascii="Times New Roman" w:hAnsi="Times New Roman" w:cs="Times New Roman"/>
            <w:sz w:val="24"/>
            <w:szCs w:val="24"/>
          </w:rPr>
          <w:t xml:space="preserve"> Tonya Galbraith, Ryan Crum, Tim Jensen, Larry Longman, and Suzanne Short</w:t>
        </w:r>
        <w:r w:rsidR="00A95FF8">
          <w:rPr>
            <w:rFonts w:ascii="Times New Roman" w:hAnsi="Times New Roman" w:cs="Times New Roman"/>
            <w:sz w:val="24"/>
            <w:szCs w:val="24"/>
          </w:rPr>
          <w:t>*</w:t>
        </w:r>
        <w:r>
          <w:rPr>
            <w:rFonts w:ascii="Times New Roman" w:hAnsi="Times New Roman" w:cs="Times New Roman"/>
            <w:sz w:val="24"/>
            <w:szCs w:val="24"/>
          </w:rPr>
          <w:t xml:space="preserve">.  </w:t>
        </w:r>
        <w:r w:rsidR="00175435">
          <w:rPr>
            <w:rFonts w:ascii="Times New Roman" w:hAnsi="Times New Roman" w:cs="Times New Roman"/>
            <w:sz w:val="24"/>
            <w:szCs w:val="24"/>
          </w:rPr>
          <w:t xml:space="preserve">This committee will meet on </w:t>
        </w:r>
        <w:r w:rsidR="001B5FF9">
          <w:rPr>
            <w:rFonts w:ascii="Times New Roman" w:hAnsi="Times New Roman" w:cs="Times New Roman"/>
            <w:sz w:val="24"/>
            <w:szCs w:val="24"/>
          </w:rPr>
          <w:t>April 23 to review the six RFPs and select two firms to interview.  The interviews will be conducted by the full RDC and their selection will be made</w:t>
        </w:r>
        <w:r w:rsidR="00175435">
          <w:rPr>
            <w:rFonts w:ascii="Times New Roman" w:hAnsi="Times New Roman" w:cs="Times New Roman"/>
            <w:sz w:val="24"/>
            <w:szCs w:val="24"/>
          </w:rPr>
          <w:t xml:space="preserve"> at </w:t>
        </w:r>
        <w:r w:rsidR="00531895">
          <w:rPr>
            <w:rFonts w:ascii="Times New Roman" w:hAnsi="Times New Roman" w:cs="Times New Roman"/>
            <w:sz w:val="24"/>
            <w:szCs w:val="24"/>
          </w:rPr>
          <w:t>the Ma</w:t>
        </w:r>
        <w:r w:rsidR="000643ED">
          <w:rPr>
            <w:rFonts w:ascii="Times New Roman" w:hAnsi="Times New Roman" w:cs="Times New Roman"/>
            <w:sz w:val="24"/>
            <w:szCs w:val="24"/>
          </w:rPr>
          <w:t>y 3,</w:t>
        </w:r>
        <w:r w:rsidR="00175435">
          <w:rPr>
            <w:rFonts w:ascii="Times New Roman" w:hAnsi="Times New Roman" w:cs="Times New Roman"/>
            <w:sz w:val="24"/>
            <w:szCs w:val="24"/>
          </w:rPr>
          <w:t xml:space="preserve"> RDC </w:t>
        </w:r>
      </w:ins>
      <w:del w:id="75" w:author="Tonya Galbraith" w:date="2026-09-25T20:07:00Z" w16du:dateUtc="2026-09-26T00:07:00Z">
        <w:r w:rsidR="00C04D9E" w:rsidRPr="00DD66D8">
          <w:rPr>
            <w:b/>
          </w:rPr>
          <w:delText xml:space="preserve"> from the April 23</w:delText>
        </w:r>
        <w:r w:rsidR="00C04D9E" w:rsidRPr="00DD66D8">
          <w:rPr>
            <w:b/>
            <w:vertAlign w:val="superscript"/>
          </w:rPr>
          <w:delText>rd</w:delText>
        </w:r>
        <w:r w:rsidR="00C04D9E" w:rsidRPr="00DD66D8">
          <w:rPr>
            <w:b/>
          </w:rPr>
          <w:delText xml:space="preserve">, 2018 </w:delText>
        </w:r>
      </w:del>
      <w:r w:rsidR="00C04D9E">
        <w:rPr>
          <w:rFonts w:ascii="Times New Roman" w:hAnsi="Times New Roman"/>
          <w:sz w:val="24"/>
          <w:rPrChange w:id="76" w:author="Tonya Galbraith" w:date="2026-09-25T20:07:00Z" w16du:dateUtc="2026-09-26T00:07:00Z">
            <w:rPr>
              <w:b/>
            </w:rPr>
          </w:rPrChange>
        </w:rPr>
        <w:t>meeting.</w:t>
      </w:r>
      <w:ins w:id="77" w:author="Tonya Galbraith" w:date="2026-09-25T20:07:00Z" w16du:dateUtc="2026-09-26T00:07:00Z">
        <w:r w:rsidR="00175435">
          <w:rPr>
            <w:rFonts w:ascii="Times New Roman" w:hAnsi="Times New Roman" w:cs="Times New Roman"/>
            <w:sz w:val="24"/>
            <w:szCs w:val="24"/>
          </w:rPr>
          <w:t xml:space="preserve">  </w:t>
        </w:r>
      </w:ins>
    </w:p>
    <w:p w14:paraId="31D6F685" w14:textId="2D43667A" w:rsidR="00175435" w:rsidRPr="00A95FF8" w:rsidRDefault="00A95FF8" w:rsidP="00A95FF8">
      <w:pPr>
        <w:pStyle w:val="ListParagraph"/>
        <w:numPr>
          <w:ilvl w:val="0"/>
          <w:numId w:val="10"/>
        </w:numPr>
        <w:spacing w:line="240" w:lineRule="auto"/>
        <w:rPr>
          <w:ins w:id="78" w:author="Tonya Galbraith" w:date="2026-09-25T20:07:00Z" w16du:dateUtc="2026-09-26T00:07:00Z"/>
          <w:rFonts w:ascii="Times New Roman" w:hAnsi="Times New Roman" w:cs="Times New Roman"/>
          <w:sz w:val="24"/>
          <w:szCs w:val="24"/>
        </w:rPr>
      </w:pPr>
      <w:ins w:id="79" w:author="Tonya Galbraith" w:date="2026-09-25T20:07:00Z" w16du:dateUtc="2026-09-26T00:07:00Z">
        <w:r>
          <w:rPr>
            <w:rFonts w:ascii="Times New Roman" w:hAnsi="Times New Roman" w:cs="Times New Roman"/>
            <w:sz w:val="24"/>
            <w:szCs w:val="24"/>
          </w:rPr>
          <w:t>Devin Stettler was added</w:t>
        </w:r>
      </w:ins>
      <w:del w:id="80" w:author="Tonya Galbraith" w:date="2026-09-25T20:07:00Z" w16du:dateUtc="2026-09-26T00:07:00Z">
        <w:r w:rsidR="00C81920" w:rsidRPr="00DD66D8">
          <w:rPr>
            <w:b/>
          </w:rPr>
          <w:delText>Kyle Spruce</w:delText>
        </w:r>
      </w:del>
      <w:r w:rsidR="00C81920">
        <w:rPr>
          <w:rFonts w:ascii="Times New Roman" w:hAnsi="Times New Roman"/>
          <w:sz w:val="24"/>
          <w:rPrChange w:id="81" w:author="Tonya Galbraith" w:date="2026-09-25T20:07:00Z" w16du:dateUtc="2026-09-26T00:07:00Z">
            <w:rPr>
              <w:b/>
            </w:rPr>
          </w:rPrChange>
        </w:rPr>
        <w:t xml:space="preserve"> to </w:t>
      </w:r>
      <w:del w:id="82" w:author="Tonya Galbraith" w:date="2026-09-25T20:07:00Z" w16du:dateUtc="2026-09-26T00:07:00Z">
        <w:r w:rsidR="00C81920" w:rsidRPr="00DD66D8">
          <w:rPr>
            <w:b/>
          </w:rPr>
          <w:delText xml:space="preserve">address </w:delText>
        </w:r>
      </w:del>
      <w:r w:rsidR="00C81920">
        <w:rPr>
          <w:rFonts w:ascii="Times New Roman" w:hAnsi="Times New Roman"/>
          <w:sz w:val="24"/>
          <w:rPrChange w:id="83" w:author="Tonya Galbraith" w:date="2026-09-25T20:07:00Z" w16du:dateUtc="2026-09-26T00:07:00Z">
            <w:rPr>
              <w:b/>
            </w:rPr>
          </w:rPrChange>
        </w:rPr>
        <w:t xml:space="preserve">the </w:t>
      </w:r>
      <w:ins w:id="84" w:author="Tonya Galbraith" w:date="2026-09-25T20:07:00Z" w16du:dateUtc="2026-09-26T00:07:00Z">
        <w:r>
          <w:rPr>
            <w:rFonts w:ascii="Times New Roman" w:hAnsi="Times New Roman" w:cs="Times New Roman"/>
            <w:sz w:val="24"/>
            <w:szCs w:val="24"/>
          </w:rPr>
          <w:t xml:space="preserve">selection committee at </w:t>
        </w:r>
      </w:ins>
      <w:del w:id="85" w:author="Tonya Galbraith" w:date="2026-09-25T20:07:00Z" w16du:dateUtc="2026-09-26T00:07:00Z">
        <w:r w:rsidR="00C81920" w:rsidRPr="00DD66D8">
          <w:rPr>
            <w:b/>
          </w:rPr>
          <w:delText xml:space="preserve">council regarding </w:delText>
        </w:r>
      </w:del>
      <w:r w:rsidR="00C81920">
        <w:rPr>
          <w:rFonts w:ascii="Times New Roman" w:hAnsi="Times New Roman"/>
          <w:sz w:val="24"/>
          <w:rPrChange w:id="86" w:author="Tonya Galbraith" w:date="2026-09-25T20:07:00Z" w16du:dateUtc="2026-09-26T00:07:00Z">
            <w:rPr>
              <w:b/>
            </w:rPr>
          </w:rPrChange>
        </w:rPr>
        <w:t xml:space="preserve">a </w:t>
      </w:r>
      <w:ins w:id="87" w:author="Tonya Galbraith" w:date="2026-09-25T20:07:00Z" w16du:dateUtc="2026-09-26T00:07:00Z">
        <w:r>
          <w:rPr>
            <w:rFonts w:ascii="Times New Roman" w:hAnsi="Times New Roman" w:cs="Times New Roman"/>
            <w:sz w:val="24"/>
            <w:szCs w:val="24"/>
          </w:rPr>
          <w:t xml:space="preserve">later date. </w:t>
        </w:r>
        <w:r w:rsidR="00FE06FE" w:rsidRPr="00A95FF8">
          <w:rPr>
            <w:rFonts w:ascii="Times New Roman" w:hAnsi="Times New Roman" w:cs="Times New Roman"/>
            <w:sz w:val="24"/>
            <w:szCs w:val="24"/>
          </w:rPr>
          <w:br/>
        </w:r>
      </w:ins>
    </w:p>
    <w:p w14:paraId="2D093278" w14:textId="5FDE0D44" w:rsidR="00C81920" w:rsidRPr="00175435" w:rsidRDefault="00175435" w:rsidP="001B5FF9">
      <w:pPr>
        <w:pStyle w:val="ListParagraph"/>
        <w:numPr>
          <w:ilvl w:val="0"/>
          <w:numId w:val="3"/>
        </w:numPr>
        <w:spacing w:line="240" w:lineRule="auto"/>
        <w:rPr>
          <w:rFonts w:ascii="Times New Roman" w:hAnsi="Times New Roman"/>
          <w:sz w:val="24"/>
          <w:rPrChange w:id="88" w:author="Tonya Galbraith" w:date="2026-09-25T20:07:00Z" w16du:dateUtc="2026-09-26T00:07:00Z">
            <w:rPr>
              <w:b/>
            </w:rPr>
          </w:rPrChange>
        </w:rPr>
        <w:pPrChange w:id="89" w:author="Tonya Galbraith" w:date="2026-09-25T20:07:00Z" w16du:dateUtc="2026-09-26T00:07:00Z">
          <w:pPr>
            <w:pStyle w:val="ListParagraph"/>
            <w:numPr>
              <w:numId w:val="2"/>
            </w:numPr>
            <w:ind w:left="360" w:hanging="360"/>
          </w:pPr>
        </w:pPrChange>
      </w:pPr>
      <w:ins w:id="90" w:author="Tonya Galbraith" w:date="2026-09-25T20:07:00Z" w16du:dateUtc="2026-09-26T00:07:00Z">
        <w:r>
          <w:rPr>
            <w:rFonts w:ascii="Times New Roman" w:hAnsi="Times New Roman" w:cs="Times New Roman"/>
            <w:b/>
            <w:sz w:val="24"/>
            <w:szCs w:val="24"/>
          </w:rPr>
          <w:t>Report</w:t>
        </w:r>
      </w:ins>
      <w:del w:id="91" w:author="Tonya Galbraith" w:date="2026-09-25T20:07:00Z" w16du:dateUtc="2026-09-26T00:07:00Z">
        <w:r w:rsidR="00C81920" w:rsidRPr="00DD66D8">
          <w:rPr>
            <w:b/>
          </w:rPr>
          <w:delText>proposal</w:delText>
        </w:r>
      </w:del>
      <w:r w:rsidR="00C81920">
        <w:rPr>
          <w:rFonts w:ascii="Times New Roman" w:hAnsi="Times New Roman"/>
          <w:b/>
          <w:sz w:val="24"/>
          <w:rPrChange w:id="92" w:author="Tonya Galbraith" w:date="2026-09-25T20:07:00Z" w16du:dateUtc="2026-09-26T00:07:00Z">
            <w:rPr>
              <w:b/>
            </w:rPr>
          </w:rPrChange>
        </w:rPr>
        <w:t xml:space="preserve"> from </w:t>
      </w:r>
      <w:ins w:id="93" w:author="Tonya Galbraith" w:date="2026-09-25T20:07:00Z" w16du:dateUtc="2026-09-26T00:07:00Z">
        <w:r>
          <w:rPr>
            <w:rFonts w:ascii="Times New Roman" w:hAnsi="Times New Roman" w:cs="Times New Roman"/>
            <w:b/>
            <w:sz w:val="24"/>
            <w:szCs w:val="24"/>
          </w:rPr>
          <w:t>Landowners Meeting</w:t>
        </w:r>
        <w:r>
          <w:rPr>
            <w:rFonts w:ascii="Times New Roman" w:hAnsi="Times New Roman" w:cs="Times New Roman"/>
            <w:b/>
            <w:sz w:val="24"/>
            <w:szCs w:val="24"/>
          </w:rPr>
          <w:br/>
        </w:r>
        <w:r>
          <w:rPr>
            <w:rFonts w:ascii="Times New Roman" w:hAnsi="Times New Roman" w:cs="Times New Roman"/>
            <w:sz w:val="24"/>
            <w:szCs w:val="24"/>
          </w:rPr>
          <w:t xml:space="preserve">Mr. Hurley reported on the meetings with three landowners.  Mr. and Mrs. Charlie Jacobi, Mr. </w:t>
        </w:r>
        <w:r w:rsidR="000643ED">
          <w:rPr>
            <w:rFonts w:ascii="Times New Roman" w:hAnsi="Times New Roman" w:cs="Times New Roman"/>
            <w:sz w:val="24"/>
            <w:szCs w:val="24"/>
          </w:rPr>
          <w:t xml:space="preserve">Tom Wiley, and the Jim </w:t>
        </w:r>
        <w:r>
          <w:rPr>
            <w:rFonts w:ascii="Times New Roman" w:hAnsi="Times New Roman" w:cs="Times New Roman"/>
            <w:sz w:val="24"/>
            <w:szCs w:val="24"/>
          </w:rPr>
          <w:t>Thomas family.  The meetings went well with all participants being interested in their property being a part of the master plan</w:t>
        </w:r>
        <w:r w:rsidR="001B5FF9">
          <w:rPr>
            <w:rFonts w:ascii="Times New Roman" w:hAnsi="Times New Roman" w:cs="Times New Roman"/>
            <w:sz w:val="24"/>
            <w:szCs w:val="24"/>
          </w:rPr>
          <w:t>ning process</w:t>
        </w:r>
        <w:r>
          <w:rPr>
            <w:rFonts w:ascii="Times New Roman" w:hAnsi="Times New Roman" w:cs="Times New Roman"/>
            <w:sz w:val="24"/>
            <w:szCs w:val="24"/>
          </w:rPr>
          <w:t xml:space="preserve"> for the Town Center</w:t>
        </w:r>
        <w:r w:rsidR="000643ED">
          <w:rPr>
            <w:rFonts w:ascii="Times New Roman" w:hAnsi="Times New Roman" w:cs="Times New Roman"/>
            <w:sz w:val="24"/>
            <w:szCs w:val="24"/>
          </w:rPr>
          <w:t>.</w:t>
        </w:r>
        <w:r>
          <w:rPr>
            <w:rFonts w:ascii="Times New Roman" w:hAnsi="Times New Roman" w:cs="Times New Roman"/>
            <w:b/>
            <w:sz w:val="24"/>
            <w:szCs w:val="24"/>
          </w:rPr>
          <w:br/>
        </w:r>
      </w:ins>
      <w:del w:id="94" w:author="Tonya Galbraith" w:date="2026-09-25T20:07:00Z" w16du:dateUtc="2026-09-26T00:07:00Z">
        <w:r w:rsidR="00C81920" w:rsidRPr="00DD66D8">
          <w:rPr>
            <w:b/>
          </w:rPr>
          <w:delText xml:space="preserve">Wav 11. </w:delText>
        </w:r>
      </w:del>
    </w:p>
    <w:p w14:paraId="03AA5B51" w14:textId="4CFE07F6" w:rsidR="00175435" w:rsidRDefault="00FE06FE" w:rsidP="00175435">
      <w:pPr>
        <w:pStyle w:val="ListParagraph"/>
        <w:numPr>
          <w:ilvl w:val="0"/>
          <w:numId w:val="3"/>
        </w:numPr>
        <w:spacing w:line="240" w:lineRule="auto"/>
        <w:rPr>
          <w:ins w:id="95" w:author="Tonya Galbraith" w:date="2026-09-25T20:07:00Z" w16du:dateUtc="2026-09-26T00:07:00Z"/>
          <w:rFonts w:ascii="Times New Roman" w:hAnsi="Times New Roman" w:cs="Times New Roman"/>
          <w:sz w:val="24"/>
          <w:szCs w:val="24"/>
        </w:rPr>
      </w:pPr>
      <w:ins w:id="96" w:author="Tonya Galbraith" w:date="2026-09-25T20:07:00Z" w16du:dateUtc="2026-09-26T00:07:00Z">
        <w:r>
          <w:rPr>
            <w:rFonts w:ascii="Times New Roman" w:hAnsi="Times New Roman" w:cs="Times New Roman"/>
            <w:b/>
            <w:sz w:val="24"/>
            <w:szCs w:val="24"/>
          </w:rPr>
          <w:t>Council Liaison Report</w:t>
        </w:r>
        <w:r w:rsidR="00175435">
          <w:rPr>
            <w:rFonts w:ascii="Times New Roman" w:hAnsi="Times New Roman" w:cs="Times New Roman"/>
            <w:b/>
            <w:sz w:val="24"/>
            <w:szCs w:val="24"/>
          </w:rPr>
          <w:t xml:space="preserve"> – Larry Longman</w:t>
        </w:r>
        <w:r w:rsidR="00175435">
          <w:rPr>
            <w:rFonts w:ascii="Times New Roman" w:hAnsi="Times New Roman" w:cs="Times New Roman"/>
            <w:b/>
            <w:sz w:val="24"/>
            <w:szCs w:val="24"/>
          </w:rPr>
          <w:br/>
        </w:r>
        <w:r w:rsidR="00175435">
          <w:rPr>
            <w:rFonts w:ascii="Times New Roman" w:hAnsi="Times New Roman" w:cs="Times New Roman"/>
            <w:sz w:val="24"/>
            <w:szCs w:val="24"/>
          </w:rPr>
          <w:t xml:space="preserve">Mr. Longman gave a report on the </w:t>
        </w:r>
        <w:r w:rsidR="005F48B2">
          <w:rPr>
            <w:rFonts w:ascii="Times New Roman" w:hAnsi="Times New Roman" w:cs="Times New Roman"/>
            <w:sz w:val="24"/>
            <w:szCs w:val="24"/>
          </w:rPr>
          <w:t>March</w:t>
        </w:r>
        <w:r w:rsidR="00175435">
          <w:rPr>
            <w:rFonts w:ascii="Times New Roman" w:hAnsi="Times New Roman" w:cs="Times New Roman"/>
            <w:sz w:val="24"/>
            <w:szCs w:val="24"/>
          </w:rPr>
          <w:t xml:space="preserve"> Tow</w:t>
        </w:r>
        <w:r w:rsidR="000643ED">
          <w:rPr>
            <w:rFonts w:ascii="Times New Roman" w:hAnsi="Times New Roman" w:cs="Times New Roman"/>
            <w:sz w:val="24"/>
            <w:szCs w:val="24"/>
          </w:rPr>
          <w:t xml:space="preserve">n Council meeting touching on </w:t>
        </w:r>
        <w:r w:rsidR="00175435">
          <w:rPr>
            <w:rFonts w:ascii="Times New Roman" w:hAnsi="Times New Roman" w:cs="Times New Roman"/>
            <w:sz w:val="24"/>
            <w:szCs w:val="24"/>
          </w:rPr>
          <w:t xml:space="preserve"> amendment</w:t>
        </w:r>
        <w:r w:rsidR="005F48B2">
          <w:rPr>
            <w:rFonts w:ascii="Times New Roman" w:hAnsi="Times New Roman" w:cs="Times New Roman"/>
            <w:sz w:val="24"/>
            <w:szCs w:val="24"/>
          </w:rPr>
          <w:t>s</w:t>
        </w:r>
        <w:r w:rsidR="00175435">
          <w:rPr>
            <w:rFonts w:ascii="Times New Roman" w:hAnsi="Times New Roman" w:cs="Times New Roman"/>
            <w:sz w:val="24"/>
            <w:szCs w:val="24"/>
          </w:rPr>
          <w:t xml:space="preserve"> to the Peddler’s Permit</w:t>
        </w:r>
        <w:r w:rsidR="005F48B2">
          <w:rPr>
            <w:rFonts w:ascii="Times New Roman" w:hAnsi="Times New Roman" w:cs="Times New Roman"/>
            <w:sz w:val="24"/>
            <w:szCs w:val="24"/>
          </w:rPr>
          <w:t xml:space="preserve"> and the Disclosure of Public Records ordinances, the Stellar Communities program, and the Eldridge and Ewing annexations.</w:t>
        </w:r>
        <w:r w:rsidR="005F48B2">
          <w:rPr>
            <w:rFonts w:ascii="Times New Roman" w:hAnsi="Times New Roman" w:cs="Times New Roman"/>
            <w:sz w:val="24"/>
            <w:szCs w:val="24"/>
          </w:rPr>
          <w:br/>
        </w:r>
      </w:ins>
    </w:p>
    <w:p w14:paraId="65DDCC45" w14:textId="4BA5ACEB" w:rsidR="00FE06FE" w:rsidRDefault="00986514" w:rsidP="00FE06FE">
      <w:pPr>
        <w:pStyle w:val="ListParagraph"/>
        <w:numPr>
          <w:ilvl w:val="0"/>
          <w:numId w:val="3"/>
        </w:numPr>
        <w:spacing w:line="240" w:lineRule="auto"/>
        <w:rPr>
          <w:ins w:id="97" w:author="Tonya Galbraith" w:date="2026-09-25T20:07:00Z" w16du:dateUtc="2026-09-26T00:07:00Z"/>
          <w:rFonts w:ascii="Times New Roman" w:hAnsi="Times New Roman" w:cs="Times New Roman"/>
          <w:sz w:val="24"/>
          <w:szCs w:val="24"/>
        </w:rPr>
      </w:pPr>
      <w:ins w:id="98" w:author="Tonya Galbraith" w:date="2026-09-25T20:07:00Z" w16du:dateUtc="2026-09-26T00:07:00Z">
        <w:r w:rsidRPr="00FE06FE">
          <w:rPr>
            <w:rFonts w:ascii="Times New Roman" w:hAnsi="Times New Roman" w:cs="Times New Roman"/>
            <w:b/>
            <w:sz w:val="24"/>
            <w:szCs w:val="24"/>
          </w:rPr>
          <w:t>Old Business</w:t>
        </w:r>
        <w:r w:rsidR="005F48B2">
          <w:rPr>
            <w:rFonts w:ascii="Times New Roman" w:hAnsi="Times New Roman" w:cs="Times New Roman"/>
            <w:b/>
            <w:sz w:val="24"/>
            <w:szCs w:val="24"/>
          </w:rPr>
          <w:br/>
        </w:r>
        <w:r w:rsidR="005729C6">
          <w:rPr>
            <w:rFonts w:ascii="Times New Roman" w:hAnsi="Times New Roman" w:cs="Times New Roman"/>
            <w:sz w:val="24"/>
            <w:szCs w:val="24"/>
          </w:rPr>
          <w:t xml:space="preserve">Stellar Program - </w:t>
        </w:r>
        <w:r w:rsidR="005F48B2">
          <w:rPr>
            <w:rFonts w:ascii="Times New Roman" w:hAnsi="Times New Roman" w:cs="Times New Roman"/>
            <w:sz w:val="24"/>
            <w:szCs w:val="24"/>
          </w:rPr>
          <w:t xml:space="preserve">Ms. Galbraith </w:t>
        </w:r>
        <w:r w:rsidR="000643ED">
          <w:rPr>
            <w:rFonts w:ascii="Times New Roman" w:hAnsi="Times New Roman" w:cs="Times New Roman"/>
            <w:sz w:val="24"/>
            <w:szCs w:val="24"/>
          </w:rPr>
          <w:t xml:space="preserve">presented </w:t>
        </w:r>
        <w:r w:rsidR="005F48B2">
          <w:rPr>
            <w:rFonts w:ascii="Times New Roman" w:hAnsi="Times New Roman" w:cs="Times New Roman"/>
            <w:sz w:val="24"/>
            <w:szCs w:val="24"/>
          </w:rPr>
          <w:t>the</w:t>
        </w:r>
        <w:r w:rsidR="005729C6">
          <w:rPr>
            <w:rFonts w:ascii="Times New Roman" w:hAnsi="Times New Roman" w:cs="Times New Roman"/>
            <w:sz w:val="24"/>
            <w:szCs w:val="24"/>
          </w:rPr>
          <w:t xml:space="preserve"> Stellar Program</w:t>
        </w:r>
        <w:r w:rsidR="005F48B2">
          <w:rPr>
            <w:rFonts w:ascii="Times New Roman" w:hAnsi="Times New Roman" w:cs="Times New Roman"/>
            <w:sz w:val="24"/>
            <w:szCs w:val="24"/>
          </w:rPr>
          <w:t xml:space="preserve"> letter of support </w:t>
        </w:r>
        <w:r w:rsidR="005729C6">
          <w:rPr>
            <w:rFonts w:ascii="Times New Roman" w:hAnsi="Times New Roman" w:cs="Times New Roman"/>
            <w:sz w:val="24"/>
            <w:szCs w:val="24"/>
          </w:rPr>
          <w:t xml:space="preserve">from this committee for the members to individually sign.  She also reported on the meeting with stakeholders all over Hancock County to share information and gain support.  Hancock County has two applications being submitted, one from us </w:t>
        </w:r>
        <w:r w:rsidR="000643ED">
          <w:rPr>
            <w:rFonts w:ascii="Times New Roman" w:hAnsi="Times New Roman" w:cs="Times New Roman"/>
            <w:sz w:val="24"/>
            <w:szCs w:val="24"/>
          </w:rPr>
          <w:t xml:space="preserve">in collaboration </w:t>
        </w:r>
        <w:r w:rsidR="005729C6">
          <w:rPr>
            <w:rFonts w:ascii="Times New Roman" w:hAnsi="Times New Roman" w:cs="Times New Roman"/>
            <w:sz w:val="24"/>
            <w:szCs w:val="24"/>
          </w:rPr>
          <w:t>wit</w:t>
        </w:r>
        <w:r w:rsidR="000643ED">
          <w:rPr>
            <w:rFonts w:ascii="Times New Roman" w:hAnsi="Times New Roman" w:cs="Times New Roman"/>
            <w:sz w:val="24"/>
            <w:szCs w:val="24"/>
          </w:rPr>
          <w:t>h Cumberland and New Palestine</w:t>
        </w:r>
        <w:r w:rsidR="005729C6">
          <w:rPr>
            <w:rFonts w:ascii="Times New Roman" w:hAnsi="Times New Roman" w:cs="Times New Roman"/>
            <w:sz w:val="24"/>
            <w:szCs w:val="24"/>
          </w:rPr>
          <w:t xml:space="preserve">, and one from Greenfield and Fortville.  The proposed projects are quite different and we are not in competition.  We are </w:t>
        </w:r>
        <w:r w:rsidR="000643ED">
          <w:rPr>
            <w:rFonts w:ascii="Times New Roman" w:hAnsi="Times New Roman" w:cs="Times New Roman"/>
            <w:sz w:val="24"/>
            <w:szCs w:val="24"/>
          </w:rPr>
          <w:t>hoping that both Hancock County applicants</w:t>
        </w:r>
        <w:r w:rsidR="005729C6">
          <w:rPr>
            <w:rFonts w:ascii="Times New Roman" w:hAnsi="Times New Roman" w:cs="Times New Roman"/>
            <w:sz w:val="24"/>
            <w:szCs w:val="24"/>
          </w:rPr>
          <w:t xml:space="preserve"> will be awarded.  </w:t>
        </w:r>
        <w:r w:rsidR="005729C6">
          <w:rPr>
            <w:rFonts w:ascii="Times New Roman" w:hAnsi="Times New Roman" w:cs="Times New Roman"/>
            <w:sz w:val="24"/>
            <w:szCs w:val="24"/>
          </w:rPr>
          <w:br/>
        </w:r>
        <w:r w:rsidR="005729C6">
          <w:rPr>
            <w:rFonts w:ascii="Times New Roman" w:hAnsi="Times New Roman" w:cs="Times New Roman"/>
            <w:sz w:val="24"/>
            <w:szCs w:val="24"/>
          </w:rPr>
          <w:br/>
          <w:t>Ms. Short asked about the status of the Façade grants.  Ms. Galbraith responded that the letters have not yet been written and she will let the committee know when those letters are ready.</w:t>
        </w:r>
        <w:r w:rsidR="005729C6">
          <w:rPr>
            <w:rFonts w:ascii="Times New Roman" w:hAnsi="Times New Roman" w:cs="Times New Roman"/>
            <w:sz w:val="24"/>
            <w:szCs w:val="24"/>
          </w:rPr>
          <w:br/>
        </w:r>
        <w:r w:rsidR="005729C6">
          <w:rPr>
            <w:rFonts w:ascii="Times New Roman" w:hAnsi="Times New Roman" w:cs="Times New Roman"/>
            <w:sz w:val="24"/>
            <w:szCs w:val="24"/>
          </w:rPr>
          <w:br/>
          <w:t>Ms. Galbraith reported that there will be</w:t>
        </w:r>
        <w:r w:rsidR="001B5FF9">
          <w:rPr>
            <w:rFonts w:ascii="Times New Roman" w:hAnsi="Times New Roman" w:cs="Times New Roman"/>
            <w:sz w:val="24"/>
            <w:szCs w:val="24"/>
          </w:rPr>
          <w:t xml:space="preserve"> county trails plan</w:t>
        </w:r>
        <w:r w:rsidR="005729C6">
          <w:rPr>
            <w:rFonts w:ascii="Times New Roman" w:hAnsi="Times New Roman" w:cs="Times New Roman"/>
            <w:sz w:val="24"/>
            <w:szCs w:val="24"/>
          </w:rPr>
          <w:t xml:space="preserve"> stakeholders meetings at different times throughout the day on April 26 to receive ideas on where new paths should go.  </w:t>
        </w:r>
        <w:r w:rsidR="005729C6">
          <w:rPr>
            <w:rFonts w:ascii="Times New Roman" w:hAnsi="Times New Roman" w:cs="Times New Roman"/>
            <w:sz w:val="24"/>
            <w:szCs w:val="24"/>
          </w:rPr>
          <w:br/>
        </w:r>
      </w:ins>
    </w:p>
    <w:p w14:paraId="69C11429" w14:textId="7293B8FA" w:rsidR="00A21709" w:rsidRPr="005729C6" w:rsidRDefault="0039324C" w:rsidP="005729C6">
      <w:pPr>
        <w:pStyle w:val="ListParagraph"/>
        <w:numPr>
          <w:ilvl w:val="0"/>
          <w:numId w:val="3"/>
        </w:numPr>
        <w:spacing w:line="240" w:lineRule="auto"/>
        <w:rPr>
          <w:ins w:id="99" w:author="Tonya Galbraith" w:date="2026-09-25T20:07:00Z" w16du:dateUtc="2026-09-26T00:07:00Z"/>
          <w:rFonts w:ascii="Times New Roman" w:hAnsi="Times New Roman" w:cs="Times New Roman"/>
          <w:sz w:val="24"/>
          <w:szCs w:val="24"/>
        </w:rPr>
      </w:pPr>
      <w:ins w:id="100" w:author="Tonya Galbraith" w:date="2026-09-25T20:07:00Z" w16du:dateUtc="2026-09-26T00:07:00Z">
        <w:r w:rsidRPr="005729C6">
          <w:rPr>
            <w:rFonts w:ascii="Times New Roman" w:hAnsi="Times New Roman" w:cs="Times New Roman"/>
            <w:b/>
            <w:sz w:val="24"/>
            <w:szCs w:val="24"/>
          </w:rPr>
          <w:t>New Business</w:t>
        </w:r>
        <w:r w:rsidR="00FE06FE" w:rsidRPr="005729C6">
          <w:rPr>
            <w:rFonts w:ascii="Times New Roman" w:hAnsi="Times New Roman" w:cs="Times New Roman"/>
            <w:b/>
            <w:sz w:val="24"/>
            <w:szCs w:val="24"/>
          </w:rPr>
          <w:br/>
        </w:r>
        <w:r w:rsidR="005729C6">
          <w:rPr>
            <w:rFonts w:ascii="Times New Roman" w:hAnsi="Times New Roman" w:cs="Times New Roman"/>
            <w:sz w:val="24"/>
            <w:szCs w:val="24"/>
          </w:rPr>
          <w:t>Ms. Galbraith shared information on last night’s Commissioner Candidate Debate that was held</w:t>
        </w:r>
        <w:r w:rsidR="00A02138">
          <w:rPr>
            <w:rFonts w:ascii="Times New Roman" w:hAnsi="Times New Roman" w:cs="Times New Roman"/>
            <w:sz w:val="24"/>
            <w:szCs w:val="24"/>
          </w:rPr>
          <w:t xml:space="preserve"> here at Town Hall</w:t>
        </w:r>
        <w:r w:rsidR="000643ED">
          <w:rPr>
            <w:rFonts w:ascii="Times New Roman" w:hAnsi="Times New Roman" w:cs="Times New Roman"/>
            <w:sz w:val="24"/>
            <w:szCs w:val="24"/>
          </w:rPr>
          <w:t xml:space="preserve"> by Hancock County Leadership in which</w:t>
        </w:r>
        <w:r w:rsidR="005729C6">
          <w:rPr>
            <w:rFonts w:ascii="Times New Roman" w:hAnsi="Times New Roman" w:cs="Times New Roman"/>
            <w:sz w:val="24"/>
            <w:szCs w:val="24"/>
          </w:rPr>
          <w:t xml:space="preserve"> Staci Starcher </w:t>
        </w:r>
        <w:r w:rsidR="000643ED">
          <w:rPr>
            <w:rFonts w:ascii="Times New Roman" w:hAnsi="Times New Roman" w:cs="Times New Roman"/>
            <w:sz w:val="24"/>
            <w:szCs w:val="24"/>
          </w:rPr>
          <w:t>is involved</w:t>
        </w:r>
        <w:r w:rsidR="00A02138">
          <w:rPr>
            <w:rFonts w:ascii="Times New Roman" w:hAnsi="Times New Roman" w:cs="Times New Roman"/>
            <w:sz w:val="24"/>
            <w:szCs w:val="24"/>
          </w:rPr>
          <w:t xml:space="preserve">.  It was very well attended with standing room only.  Eighty percent of the questions revolved around the jail, </w:t>
        </w:r>
        <w:r w:rsidR="001B5FF9">
          <w:rPr>
            <w:rFonts w:ascii="Times New Roman" w:hAnsi="Times New Roman" w:cs="Times New Roman"/>
            <w:sz w:val="24"/>
            <w:szCs w:val="24"/>
          </w:rPr>
          <w:t xml:space="preserve">with other questions related to the opioid crisis </w:t>
        </w:r>
        <w:r w:rsidR="00A02138">
          <w:rPr>
            <w:rFonts w:ascii="Times New Roman" w:hAnsi="Times New Roman" w:cs="Times New Roman"/>
            <w:sz w:val="24"/>
            <w:szCs w:val="24"/>
          </w:rPr>
          <w:t xml:space="preserve">, the corridor and traffic.  </w:t>
        </w:r>
        <w:r w:rsidR="005729C6" w:rsidRPr="005729C6">
          <w:rPr>
            <w:rFonts w:ascii="Times New Roman" w:hAnsi="Times New Roman" w:cs="Times New Roman"/>
            <w:sz w:val="24"/>
            <w:szCs w:val="24"/>
          </w:rPr>
          <w:br/>
        </w:r>
      </w:ins>
    </w:p>
    <w:p w14:paraId="2F2D3D64" w14:textId="4F35B3BD" w:rsidR="003652BC" w:rsidRPr="00DD66D8" w:rsidRDefault="008E3FBB" w:rsidP="00C04D9E">
      <w:pPr>
        <w:pStyle w:val="ListParagraph"/>
        <w:numPr>
          <w:ilvl w:val="0"/>
          <w:numId w:val="2"/>
        </w:numPr>
        <w:rPr>
          <w:del w:id="101" w:author="Tonya Galbraith" w:date="2026-09-25T20:07:00Z" w16du:dateUtc="2026-09-26T00:07:00Z"/>
          <w:b/>
        </w:rPr>
      </w:pPr>
      <w:ins w:id="102" w:author="Tonya Galbraith" w:date="2026-09-25T20:07:00Z" w16du:dateUtc="2026-09-26T00:07:00Z">
        <w:r w:rsidRPr="00B425D8">
          <w:rPr>
            <w:rFonts w:ascii="Times New Roman" w:hAnsi="Times New Roman" w:cs="Times New Roman"/>
            <w:b/>
            <w:sz w:val="24"/>
            <w:szCs w:val="24"/>
          </w:rPr>
          <w:t>Next Regular</w:t>
        </w:r>
      </w:ins>
      <w:del w:id="103" w:author="Tonya Galbraith" w:date="2026-09-25T20:07:00Z" w16du:dateUtc="2026-09-26T00:07:00Z">
        <w:r w:rsidR="003652BC" w:rsidRPr="00DD66D8">
          <w:rPr>
            <w:b/>
          </w:rPr>
          <w:delText>Council discussion and action to approve or disapprove the proposal from Wav 11.</w:delText>
        </w:r>
      </w:del>
    </w:p>
    <w:p w14:paraId="5A3D48DA" w14:textId="26F0818D" w:rsidR="003652BC" w:rsidRDefault="00F360B9" w:rsidP="00C04D9E">
      <w:pPr>
        <w:pStyle w:val="ListParagraph"/>
        <w:numPr>
          <w:ilvl w:val="0"/>
          <w:numId w:val="2"/>
        </w:numPr>
        <w:rPr>
          <w:del w:id="104" w:author="Tonya Galbraith" w:date="2026-09-25T20:07:00Z" w16du:dateUtc="2026-09-26T00:07:00Z"/>
          <w:b/>
        </w:rPr>
      </w:pPr>
      <w:del w:id="105" w:author="Tonya Galbraith" w:date="2026-09-25T20:07:00Z" w16du:dateUtc="2026-09-26T00:07:00Z">
        <w:r w:rsidRPr="00DD66D8">
          <w:rPr>
            <w:b/>
          </w:rPr>
          <w:delText>Kerns &amp; Associates accounting firm</w:delText>
        </w:r>
        <w:r w:rsidR="00107D18" w:rsidRPr="00DD66D8">
          <w:rPr>
            <w:b/>
          </w:rPr>
          <w:delText xml:space="preserve"> to address the council </w:delText>
        </w:r>
        <w:r w:rsidRPr="00DD66D8">
          <w:rPr>
            <w:b/>
          </w:rPr>
          <w:delText>regarding City finances.</w:delText>
        </w:r>
      </w:del>
    </w:p>
    <w:p w14:paraId="73A6B67E" w14:textId="2851DD66" w:rsidR="00A946C2" w:rsidRPr="00DD66D8" w:rsidRDefault="00A946C2" w:rsidP="00C04D9E">
      <w:pPr>
        <w:pStyle w:val="ListParagraph"/>
        <w:numPr>
          <w:ilvl w:val="0"/>
          <w:numId w:val="2"/>
        </w:numPr>
        <w:rPr>
          <w:del w:id="106" w:author="Tonya Galbraith" w:date="2026-09-25T20:07:00Z" w16du:dateUtc="2026-09-26T00:07:00Z"/>
          <w:b/>
        </w:rPr>
      </w:pPr>
      <w:del w:id="107" w:author="Tonya Galbraith" w:date="2026-09-25T20:07:00Z" w16du:dateUtc="2026-09-26T00:07:00Z">
        <w:r>
          <w:rPr>
            <w:b/>
          </w:rPr>
          <w:delText>Representatives from Feed the Need to address the council regarding the Hartshorne Nutrition Center.</w:delText>
        </w:r>
      </w:del>
    </w:p>
    <w:p w14:paraId="2045F236" w14:textId="7E66394B" w:rsidR="00F360B9" w:rsidRPr="00DD66D8" w:rsidRDefault="00F360B9" w:rsidP="00C04D9E">
      <w:pPr>
        <w:pStyle w:val="ListParagraph"/>
        <w:numPr>
          <w:ilvl w:val="0"/>
          <w:numId w:val="2"/>
        </w:numPr>
        <w:rPr>
          <w:del w:id="108" w:author="Tonya Galbraith" w:date="2026-09-25T20:07:00Z" w16du:dateUtc="2026-09-26T00:07:00Z"/>
          <w:b/>
        </w:rPr>
      </w:pPr>
      <w:del w:id="109" w:author="Tonya Galbraith" w:date="2026-09-25T20:07:00Z" w16du:dateUtc="2026-09-26T00:07:00Z">
        <w:r w:rsidRPr="00DD66D8">
          <w:rPr>
            <w:b/>
          </w:rPr>
          <w:delText>Council discu</w:delText>
        </w:r>
        <w:r w:rsidR="004D7FB8" w:rsidRPr="00DD66D8">
          <w:rPr>
            <w:b/>
          </w:rPr>
          <w:delText xml:space="preserve">ssion and action </w:delText>
        </w:r>
        <w:r w:rsidR="00C81920" w:rsidRPr="00DD66D8">
          <w:rPr>
            <w:b/>
          </w:rPr>
          <w:delText>on the employees of the Hartshorne Nutrition Center receiving benefit</w:delText>
        </w:r>
        <w:r w:rsidR="00E26DB1">
          <w:rPr>
            <w:b/>
          </w:rPr>
          <w:delText>s</w:delText>
        </w:r>
        <w:r w:rsidR="00501A50" w:rsidRPr="00DD66D8">
          <w:rPr>
            <w:b/>
          </w:rPr>
          <w:delText xml:space="preserve"> offered thru the City of Hartshorne and the hours to be worked. </w:delText>
        </w:r>
      </w:del>
    </w:p>
    <w:p w14:paraId="337021AC" w14:textId="41A396EB" w:rsidR="004D7FB8" w:rsidRPr="00DD66D8" w:rsidRDefault="004D7FB8" w:rsidP="00C04D9E">
      <w:pPr>
        <w:pStyle w:val="ListParagraph"/>
        <w:numPr>
          <w:ilvl w:val="0"/>
          <w:numId w:val="2"/>
        </w:numPr>
        <w:rPr>
          <w:del w:id="110" w:author="Tonya Galbraith" w:date="2026-09-25T20:07:00Z" w16du:dateUtc="2026-09-26T00:07:00Z"/>
          <w:b/>
        </w:rPr>
      </w:pPr>
      <w:del w:id="111" w:author="Tonya Galbraith" w:date="2026-09-25T20:07:00Z" w16du:dateUtc="2026-09-26T00:07:00Z">
        <w:r w:rsidRPr="00DD66D8">
          <w:rPr>
            <w:b/>
          </w:rPr>
          <w:delText>Council discussion and action for approval or disapproval of adding Rocky Bingham as a volunteer to the Hartshorne Volunteer Fire Department.</w:delText>
        </w:r>
      </w:del>
    </w:p>
    <w:p w14:paraId="3BE18CF6" w14:textId="2D0B0DC7" w:rsidR="004D7FB8" w:rsidRPr="00DD66D8" w:rsidRDefault="004D7FB8" w:rsidP="00C04D9E">
      <w:pPr>
        <w:pStyle w:val="ListParagraph"/>
        <w:numPr>
          <w:ilvl w:val="0"/>
          <w:numId w:val="2"/>
        </w:numPr>
        <w:rPr>
          <w:del w:id="112" w:author="Tonya Galbraith" w:date="2026-09-25T20:07:00Z" w16du:dateUtc="2026-09-26T00:07:00Z"/>
          <w:b/>
        </w:rPr>
      </w:pPr>
      <w:del w:id="113" w:author="Tonya Galbraith" w:date="2026-09-25T20:07:00Z" w16du:dateUtc="2026-09-26T00:07:00Z">
        <w:r w:rsidRPr="00DD66D8">
          <w:rPr>
            <w:b/>
          </w:rPr>
          <w:delText>Council discussion and action on approval or disapproval of the new owners of Daylight Donuts installing a drive-thru window</w:delText>
        </w:r>
        <w:r w:rsidR="00A946C2">
          <w:rPr>
            <w:b/>
          </w:rPr>
          <w:delText xml:space="preserve"> and any possible traffic and/or safety issues. </w:delText>
        </w:r>
      </w:del>
    </w:p>
    <w:p w14:paraId="5B0014BF" w14:textId="3A51FFFB" w:rsidR="004D7FB8" w:rsidRPr="00DD66D8" w:rsidRDefault="004D7FB8" w:rsidP="00C04D9E">
      <w:pPr>
        <w:pStyle w:val="ListParagraph"/>
        <w:numPr>
          <w:ilvl w:val="0"/>
          <w:numId w:val="2"/>
        </w:numPr>
        <w:rPr>
          <w:del w:id="114" w:author="Tonya Galbraith" w:date="2026-09-25T20:07:00Z" w16du:dateUtc="2026-09-26T00:07:00Z"/>
          <w:b/>
        </w:rPr>
      </w:pPr>
      <w:del w:id="115" w:author="Tonya Galbraith" w:date="2026-09-25T20:07:00Z" w16du:dateUtc="2026-09-26T00:07:00Z">
        <w:r w:rsidRPr="00DD66D8">
          <w:rPr>
            <w:b/>
          </w:rPr>
          <w:delText xml:space="preserve">Council discussion and action on adding another cell phone onto our plan for Gerry Barone, </w:delText>
        </w:r>
        <w:r w:rsidR="00501A50" w:rsidRPr="00DD66D8">
          <w:rPr>
            <w:b/>
          </w:rPr>
          <w:delText xml:space="preserve">Fire Chief of the </w:delText>
        </w:r>
        <w:r w:rsidRPr="00DD66D8">
          <w:rPr>
            <w:b/>
          </w:rPr>
          <w:delText xml:space="preserve">Hartshorne volunteer </w:delText>
        </w:r>
        <w:r w:rsidR="00501A50" w:rsidRPr="00DD66D8">
          <w:rPr>
            <w:b/>
          </w:rPr>
          <w:delText>F</w:delText>
        </w:r>
        <w:r w:rsidRPr="00DD66D8">
          <w:rPr>
            <w:b/>
          </w:rPr>
          <w:delText xml:space="preserve">ire </w:delText>
        </w:r>
        <w:r w:rsidR="00501A50" w:rsidRPr="00DD66D8">
          <w:rPr>
            <w:b/>
          </w:rPr>
          <w:delText>D</w:delText>
        </w:r>
        <w:r w:rsidRPr="00DD66D8">
          <w:rPr>
            <w:b/>
          </w:rPr>
          <w:delText xml:space="preserve">epartment. </w:delText>
        </w:r>
      </w:del>
    </w:p>
    <w:p w14:paraId="6243323F" w14:textId="4ADB68EA" w:rsidR="004D7FB8" w:rsidRPr="00DD66D8" w:rsidRDefault="005F20C8" w:rsidP="00C04D9E">
      <w:pPr>
        <w:pStyle w:val="ListParagraph"/>
        <w:numPr>
          <w:ilvl w:val="0"/>
          <w:numId w:val="2"/>
        </w:numPr>
        <w:rPr>
          <w:del w:id="116" w:author="Tonya Galbraith" w:date="2026-09-25T20:07:00Z" w16du:dateUtc="2026-09-26T00:07:00Z"/>
          <w:b/>
        </w:rPr>
      </w:pPr>
      <w:del w:id="117" w:author="Tonya Galbraith" w:date="2026-09-25T20:07:00Z" w16du:dateUtc="2026-09-26T00:07:00Z">
        <w:r w:rsidRPr="00DD66D8">
          <w:rPr>
            <w:b/>
          </w:rPr>
          <w:delText xml:space="preserve">Council approval or disapproval of </w:delText>
        </w:r>
        <w:r w:rsidR="00424CC4">
          <w:rPr>
            <w:b/>
          </w:rPr>
          <w:delText xml:space="preserve">amended </w:delText>
        </w:r>
        <w:r w:rsidR="00FE39EC">
          <w:rPr>
            <w:b/>
          </w:rPr>
          <w:delText xml:space="preserve">section 23-11-1 </w:delText>
        </w:r>
        <w:r w:rsidR="00501A50" w:rsidRPr="00DD66D8">
          <w:rPr>
            <w:b/>
          </w:rPr>
          <w:delText xml:space="preserve">regarding mobile homes within the City of Hartshorne. </w:delText>
        </w:r>
      </w:del>
    </w:p>
    <w:p w14:paraId="59592DAC" w14:textId="510E988B" w:rsidR="005F20C8" w:rsidRPr="00E26DB1" w:rsidRDefault="005F20C8" w:rsidP="00C04D9E">
      <w:pPr>
        <w:pStyle w:val="ListParagraph"/>
        <w:numPr>
          <w:ilvl w:val="0"/>
          <w:numId w:val="2"/>
        </w:numPr>
        <w:rPr>
          <w:del w:id="118" w:author="Tonya Galbraith" w:date="2026-09-25T20:07:00Z" w16du:dateUtc="2026-09-26T00:07:00Z"/>
          <w:b/>
        </w:rPr>
      </w:pPr>
      <w:del w:id="119" w:author="Tonya Galbraith" w:date="2026-09-25T20:07:00Z" w16du:dateUtc="2026-09-26T00:07:00Z">
        <w:r w:rsidRPr="00E26DB1">
          <w:rPr>
            <w:b/>
          </w:rPr>
          <w:delText>Council discussion and action to allow the police officers the option to choose comp time at the rate of 1.5 or overtime at the rate of 1.5 for pay.</w:delText>
        </w:r>
      </w:del>
    </w:p>
    <w:p w14:paraId="37FEDB65" w14:textId="3085E3CA" w:rsidR="005F20C8" w:rsidRPr="00DD66D8" w:rsidRDefault="0077241F" w:rsidP="00C04D9E">
      <w:pPr>
        <w:pStyle w:val="ListParagraph"/>
        <w:numPr>
          <w:ilvl w:val="0"/>
          <w:numId w:val="2"/>
        </w:numPr>
        <w:rPr>
          <w:del w:id="120" w:author="Tonya Galbraith" w:date="2026-09-25T20:07:00Z" w16du:dateUtc="2026-09-26T00:07:00Z"/>
          <w:b/>
        </w:rPr>
      </w:pPr>
      <w:del w:id="121" w:author="Tonya Galbraith" w:date="2026-09-25T20:07:00Z" w16du:dateUtc="2026-09-26T00:07:00Z">
        <w:r w:rsidRPr="00DD66D8">
          <w:rPr>
            <w:b/>
          </w:rPr>
          <w:delText xml:space="preserve">Council discussion and action to allow the Hartshorne police department to purchase 5 new Glock firearms at the price of $409.00 each for a total price of $2,095.00, including shipping. </w:delText>
        </w:r>
      </w:del>
    </w:p>
    <w:p w14:paraId="548C120C" w14:textId="1594C8DC" w:rsidR="005F7487" w:rsidRPr="00DD66D8" w:rsidRDefault="005F7487" w:rsidP="00C04D9E">
      <w:pPr>
        <w:pStyle w:val="ListParagraph"/>
        <w:numPr>
          <w:ilvl w:val="0"/>
          <w:numId w:val="2"/>
        </w:numPr>
        <w:rPr>
          <w:del w:id="122" w:author="Tonya Galbraith" w:date="2026-09-25T20:07:00Z" w16du:dateUtc="2026-09-26T00:07:00Z"/>
          <w:b/>
        </w:rPr>
      </w:pPr>
      <w:del w:id="123" w:author="Tonya Galbraith" w:date="2026-09-25T20:07:00Z" w16du:dateUtc="2026-09-26T00:07:00Z">
        <w:r w:rsidRPr="00DD66D8">
          <w:rPr>
            <w:b/>
          </w:rPr>
          <w:delText xml:space="preserve">Council discussion and action to no longer require </w:delText>
        </w:r>
        <w:r w:rsidR="00AB2722" w:rsidRPr="00DD66D8">
          <w:rPr>
            <w:b/>
          </w:rPr>
          <w:delText>a valid driver</w:delText>
        </w:r>
        <w:r w:rsidRPr="00DD66D8">
          <w:rPr>
            <w:b/>
          </w:rPr>
          <w:delText xml:space="preserve"> license for employment within the City of Hartshorne. </w:delText>
        </w:r>
      </w:del>
    </w:p>
    <w:p w14:paraId="2C9757E3" w14:textId="1043E25A" w:rsidR="00AB2722" w:rsidRPr="00DD66D8" w:rsidRDefault="00AB2722" w:rsidP="00C04D9E">
      <w:pPr>
        <w:pStyle w:val="ListParagraph"/>
        <w:numPr>
          <w:ilvl w:val="0"/>
          <w:numId w:val="2"/>
        </w:numPr>
        <w:rPr>
          <w:del w:id="124" w:author="Tonya Galbraith" w:date="2026-09-25T20:07:00Z" w16du:dateUtc="2026-09-26T00:07:00Z"/>
          <w:b/>
        </w:rPr>
      </w:pPr>
      <w:del w:id="125" w:author="Tonya Galbraith" w:date="2026-09-25T20:07:00Z" w16du:dateUtc="2026-09-26T00:07:00Z">
        <w:r w:rsidRPr="00DD66D8">
          <w:rPr>
            <w:b/>
          </w:rPr>
          <w:delText xml:space="preserve">Council discussion and action to establish a recreation and event fund for use towards recreational and event equipment or supplies for such events. </w:delText>
        </w:r>
      </w:del>
    </w:p>
    <w:p w14:paraId="174F5377" w14:textId="71EED699" w:rsidR="00AB2722" w:rsidRPr="00DD66D8" w:rsidRDefault="00AB2722" w:rsidP="00C04D9E">
      <w:pPr>
        <w:pStyle w:val="ListParagraph"/>
        <w:numPr>
          <w:ilvl w:val="0"/>
          <w:numId w:val="2"/>
        </w:numPr>
        <w:rPr>
          <w:del w:id="126" w:author="Tonya Galbraith" w:date="2026-09-25T20:07:00Z" w16du:dateUtc="2026-09-26T00:07:00Z"/>
          <w:b/>
        </w:rPr>
      </w:pPr>
      <w:del w:id="127" w:author="Tonya Galbraith" w:date="2026-09-25T20:07:00Z" w16du:dateUtc="2026-09-26T00:07:00Z">
        <w:r w:rsidRPr="00DD66D8">
          <w:rPr>
            <w:b/>
          </w:rPr>
          <w:delText xml:space="preserve">Council discussion and action for the City of Hartshorne to host a cornhole tournament. </w:delText>
        </w:r>
      </w:del>
    </w:p>
    <w:p w14:paraId="72AB9FCB" w14:textId="0723354D" w:rsidR="00AB2722" w:rsidRPr="00DD66D8" w:rsidRDefault="00AB2722" w:rsidP="00C04D9E">
      <w:pPr>
        <w:pStyle w:val="ListParagraph"/>
        <w:numPr>
          <w:ilvl w:val="0"/>
          <w:numId w:val="2"/>
        </w:numPr>
        <w:rPr>
          <w:del w:id="128" w:author="Tonya Galbraith" w:date="2026-09-25T20:07:00Z" w16du:dateUtc="2026-09-26T00:07:00Z"/>
          <w:b/>
        </w:rPr>
      </w:pPr>
      <w:del w:id="129" w:author="Tonya Galbraith" w:date="2026-09-25T20:07:00Z" w16du:dateUtc="2026-09-26T00:07:00Z">
        <w:r w:rsidRPr="00DD66D8">
          <w:rPr>
            <w:b/>
          </w:rPr>
          <w:delText xml:space="preserve">Council discussion and action to review the bids received for contract meter reading </w:delText>
        </w:r>
        <w:r w:rsidR="005A2370" w:rsidRPr="00DD66D8">
          <w:rPr>
            <w:b/>
          </w:rPr>
          <w:delText>and decision</w:delText>
        </w:r>
        <w:r w:rsidRPr="00DD66D8">
          <w:rPr>
            <w:b/>
          </w:rPr>
          <w:delText xml:space="preserve"> on who to</w:delText>
        </w:r>
        <w:r w:rsidR="00FE39EC">
          <w:rPr>
            <w:b/>
          </w:rPr>
          <w:delText xml:space="preserve"> grant </w:delText>
        </w:r>
        <w:r w:rsidRPr="00DD66D8">
          <w:rPr>
            <w:b/>
          </w:rPr>
          <w:delText>contract</w:delText>
        </w:r>
        <w:r w:rsidR="00FE39EC">
          <w:rPr>
            <w:b/>
          </w:rPr>
          <w:delText xml:space="preserve"> to. </w:delText>
        </w:r>
      </w:del>
    </w:p>
    <w:p w14:paraId="5E8C4B13" w14:textId="12FCFD0E" w:rsidR="00AB2722" w:rsidRDefault="00AB2722" w:rsidP="00C04D9E">
      <w:pPr>
        <w:pStyle w:val="ListParagraph"/>
        <w:numPr>
          <w:ilvl w:val="0"/>
          <w:numId w:val="2"/>
        </w:numPr>
        <w:rPr>
          <w:del w:id="130" w:author="Tonya Galbraith" w:date="2026-09-25T20:07:00Z" w16du:dateUtc="2026-09-26T00:07:00Z"/>
          <w:b/>
        </w:rPr>
      </w:pPr>
      <w:del w:id="131" w:author="Tonya Galbraith" w:date="2026-09-25T20:07:00Z" w16du:dateUtc="2026-09-26T00:07:00Z">
        <w:r w:rsidRPr="00DD66D8">
          <w:rPr>
            <w:b/>
          </w:rPr>
          <w:delText xml:space="preserve">Council discussion </w:delText>
        </w:r>
        <w:r w:rsidR="006E70D2" w:rsidRPr="00DD66D8">
          <w:rPr>
            <w:b/>
          </w:rPr>
          <w:delText>to change the Equipment and Training fund and the Technology Fund from regular business</w:delText>
        </w:r>
        <w:r w:rsidR="006771A0" w:rsidRPr="00DD66D8">
          <w:rPr>
            <w:b/>
          </w:rPr>
          <w:delText xml:space="preserve"> accounts to small business accounts to avoid service charges until the account balances build high enough to accrue interest. </w:delText>
        </w:r>
      </w:del>
    </w:p>
    <w:p w14:paraId="0E84B0B2" w14:textId="0851D174" w:rsidR="00ED16E2" w:rsidRDefault="00ED16E2" w:rsidP="00C04D9E">
      <w:pPr>
        <w:pStyle w:val="ListParagraph"/>
        <w:numPr>
          <w:ilvl w:val="0"/>
          <w:numId w:val="2"/>
        </w:numPr>
        <w:rPr>
          <w:del w:id="132" w:author="Tonya Galbraith" w:date="2026-09-25T20:07:00Z" w16du:dateUtc="2026-09-26T00:07:00Z"/>
          <w:b/>
        </w:rPr>
      </w:pPr>
      <w:del w:id="133" w:author="Tonya Galbraith" w:date="2026-09-25T20:07:00Z" w16du:dateUtc="2026-09-26T00:07:00Z">
        <w:r>
          <w:rPr>
            <w:b/>
          </w:rPr>
          <w:delText xml:space="preserve">Council discussion and action on adding Ronnie May to City of Hartshorne health insurance and vision. </w:delText>
        </w:r>
      </w:del>
    </w:p>
    <w:p w14:paraId="6AB74B4B" w14:textId="77777777" w:rsidR="003C7A05" w:rsidRPr="00DD66D8" w:rsidRDefault="003C7A05" w:rsidP="00640933">
      <w:pPr>
        <w:pStyle w:val="ListParagraph"/>
        <w:ind w:left="360"/>
        <w:rPr>
          <w:del w:id="134" w:author="Tonya Galbraith" w:date="2026-09-25T20:07:00Z" w16du:dateUtc="2026-09-26T00:07:00Z"/>
          <w:b/>
        </w:rPr>
      </w:pPr>
    </w:p>
    <w:p w14:paraId="48251345" w14:textId="77777777" w:rsidR="00C04D9E" w:rsidRPr="00DD66D8" w:rsidRDefault="00C04D9E" w:rsidP="00C04D9E">
      <w:pPr>
        <w:rPr>
          <w:del w:id="135" w:author="Tonya Galbraith" w:date="2026-09-25T20:07:00Z" w16du:dateUtc="2026-09-26T00:07:00Z"/>
          <w:b/>
        </w:rPr>
      </w:pPr>
      <w:del w:id="136" w:author="Tonya Galbraith" w:date="2026-09-25T20:07:00Z" w16du:dateUtc="2026-09-26T00:07:00Z">
        <w:r w:rsidRPr="00DD66D8">
          <w:rPr>
            <w:b/>
          </w:rPr>
          <w:delText>ROLL CALL</w:delText>
        </w:r>
      </w:del>
    </w:p>
    <w:p w14:paraId="5161259E" w14:textId="77777777" w:rsidR="00C04D9E" w:rsidRPr="00DD66D8" w:rsidRDefault="00C04D9E" w:rsidP="00C04D9E">
      <w:pPr>
        <w:rPr>
          <w:del w:id="137" w:author="Tonya Galbraith" w:date="2026-09-25T20:07:00Z" w16du:dateUtc="2026-09-26T00:07:00Z"/>
          <w:b/>
        </w:rPr>
      </w:pPr>
      <w:del w:id="138" w:author="Tonya Galbraith" w:date="2026-09-25T20:07:00Z" w16du:dateUtc="2026-09-26T00:07:00Z">
        <w:r w:rsidRPr="00DD66D8">
          <w:rPr>
            <w:b/>
          </w:rPr>
          <w:delText>AGENDA</w:delText>
        </w:r>
      </w:del>
    </w:p>
    <w:p w14:paraId="01B5DE24" w14:textId="77777777" w:rsidR="00C04D9E" w:rsidRPr="00DD66D8" w:rsidRDefault="00C04D9E" w:rsidP="00C04D9E">
      <w:pPr>
        <w:rPr>
          <w:del w:id="139" w:author="Tonya Galbraith" w:date="2026-09-25T20:07:00Z" w16du:dateUtc="2026-09-26T00:07:00Z"/>
          <w:b/>
        </w:rPr>
      </w:pPr>
    </w:p>
    <w:p w14:paraId="3917BD35" w14:textId="056DF6E5" w:rsidR="00C04D9E" w:rsidRPr="00DD66D8" w:rsidRDefault="00C04D9E" w:rsidP="00C04D9E">
      <w:pPr>
        <w:rPr>
          <w:del w:id="140" w:author="Tonya Galbraith" w:date="2026-09-25T20:07:00Z" w16du:dateUtc="2026-09-26T00:07:00Z"/>
          <w:b/>
        </w:rPr>
      </w:pPr>
      <w:del w:id="141" w:author="Tonya Galbraith" w:date="2026-09-25T20:07:00Z" w16du:dateUtc="2026-09-26T00:07:00Z">
        <w:r w:rsidRPr="00DD66D8">
          <w:rPr>
            <w:b/>
          </w:rPr>
          <w:delText>Police Report</w:delText>
        </w:r>
      </w:del>
    </w:p>
    <w:p w14:paraId="66A56955" w14:textId="2F5C8DB0" w:rsidR="006771A0" w:rsidRPr="00DD66D8" w:rsidRDefault="006771A0" w:rsidP="00C04D9E">
      <w:pPr>
        <w:rPr>
          <w:del w:id="142" w:author="Tonya Galbraith" w:date="2026-09-25T20:07:00Z" w16du:dateUtc="2026-09-26T00:07:00Z"/>
          <w:b/>
        </w:rPr>
      </w:pPr>
      <w:del w:id="143" w:author="Tonya Galbraith" w:date="2026-09-25T20:07:00Z" w16du:dateUtc="2026-09-26T00:07:00Z">
        <w:r w:rsidRPr="00DD66D8">
          <w:rPr>
            <w:b/>
          </w:rPr>
          <w:delText>Fire Report</w:delText>
        </w:r>
      </w:del>
    </w:p>
    <w:p w14:paraId="5EC26196" w14:textId="77777777" w:rsidR="00C04D9E" w:rsidRPr="00DD66D8" w:rsidRDefault="00C04D9E" w:rsidP="00C04D9E">
      <w:pPr>
        <w:rPr>
          <w:del w:id="144" w:author="Tonya Galbraith" w:date="2026-09-25T20:07:00Z" w16du:dateUtc="2026-09-26T00:07:00Z"/>
          <w:b/>
        </w:rPr>
      </w:pPr>
      <w:del w:id="145" w:author="Tonya Galbraith" w:date="2026-09-25T20:07:00Z" w16du:dateUtc="2026-09-26T00:07:00Z">
        <w:r w:rsidRPr="00DD66D8">
          <w:rPr>
            <w:b/>
          </w:rPr>
          <w:delText>Animal Control Report</w:delText>
        </w:r>
      </w:del>
    </w:p>
    <w:p w14:paraId="6226A556" w14:textId="77777777" w:rsidR="00C04D9E" w:rsidRPr="00DD66D8" w:rsidRDefault="00C04D9E" w:rsidP="00C04D9E">
      <w:pPr>
        <w:rPr>
          <w:del w:id="146" w:author="Tonya Galbraith" w:date="2026-09-25T20:07:00Z" w16du:dateUtc="2026-09-26T00:07:00Z"/>
          <w:b/>
        </w:rPr>
      </w:pPr>
      <w:del w:id="147" w:author="Tonya Galbraith" w:date="2026-09-25T20:07:00Z" w16du:dateUtc="2026-09-26T00:07:00Z">
        <w:r w:rsidRPr="00DD66D8">
          <w:rPr>
            <w:b/>
          </w:rPr>
          <w:delText>Council Discussion</w:delText>
        </w:r>
      </w:del>
    </w:p>
    <w:p w14:paraId="7FA1B904" w14:textId="77777777" w:rsidR="00C04D9E" w:rsidRPr="00DD66D8" w:rsidRDefault="00C04D9E" w:rsidP="00C04D9E">
      <w:pPr>
        <w:rPr>
          <w:del w:id="148" w:author="Tonya Galbraith" w:date="2026-09-25T20:07:00Z" w16du:dateUtc="2026-09-26T00:07:00Z"/>
          <w:b/>
        </w:rPr>
      </w:pPr>
      <w:del w:id="149" w:author="Tonya Galbraith" w:date="2026-09-25T20:07:00Z" w16du:dateUtc="2026-09-26T00:07:00Z">
        <w:r w:rsidRPr="00DD66D8">
          <w:rPr>
            <w:b/>
          </w:rPr>
          <w:delText>Mayor’s Discussion</w:delText>
        </w:r>
      </w:del>
    </w:p>
    <w:p w14:paraId="7A43DA6A" w14:textId="77777777" w:rsidR="00C04D9E" w:rsidRPr="00DD66D8" w:rsidRDefault="00C04D9E" w:rsidP="00C04D9E">
      <w:pPr>
        <w:rPr>
          <w:del w:id="150" w:author="Tonya Galbraith" w:date="2026-09-25T20:07:00Z" w16du:dateUtc="2026-09-26T00:07:00Z"/>
          <w:b/>
        </w:rPr>
      </w:pPr>
      <w:del w:id="151" w:author="Tonya Galbraith" w:date="2026-09-25T20:07:00Z" w16du:dateUtc="2026-09-26T00:07:00Z">
        <w:r w:rsidRPr="00DD66D8">
          <w:rPr>
            <w:b/>
          </w:rPr>
          <w:delText>Council to approve paying bills</w:delText>
        </w:r>
      </w:del>
    </w:p>
    <w:p w14:paraId="181F2067" w14:textId="77777777" w:rsidR="00C04D9E" w:rsidRPr="00DD66D8" w:rsidRDefault="00C04D9E" w:rsidP="00C04D9E">
      <w:pPr>
        <w:rPr>
          <w:del w:id="152" w:author="Tonya Galbraith" w:date="2026-09-25T20:07:00Z" w16du:dateUtc="2026-09-26T00:07:00Z"/>
          <w:b/>
        </w:rPr>
      </w:pPr>
    </w:p>
    <w:p w14:paraId="7D2AC7B0" w14:textId="77777777" w:rsidR="00C04D9E" w:rsidRPr="00DD66D8" w:rsidRDefault="00C04D9E" w:rsidP="00C04D9E">
      <w:pPr>
        <w:rPr>
          <w:del w:id="153" w:author="Tonya Galbraith" w:date="2026-09-25T20:07:00Z" w16du:dateUtc="2026-09-26T00:07:00Z"/>
          <w:b/>
        </w:rPr>
      </w:pPr>
      <w:del w:id="154" w:author="Tonya Galbraith" w:date="2026-09-25T20:07:00Z" w16du:dateUtc="2026-09-26T00:07:00Z">
        <w:r w:rsidRPr="00DD66D8">
          <w:rPr>
            <w:b/>
          </w:rPr>
          <w:delText>ADJOURNMENT</w:delText>
        </w:r>
      </w:del>
    </w:p>
    <w:p w14:paraId="6D3B9495" w14:textId="77777777" w:rsidR="00C04D9E" w:rsidRPr="00DD66D8" w:rsidRDefault="00C04D9E" w:rsidP="00C04D9E">
      <w:pPr>
        <w:rPr>
          <w:del w:id="155" w:author="Tonya Galbraith" w:date="2026-09-25T20:07:00Z" w16du:dateUtc="2026-09-26T00:07:00Z"/>
          <w:b/>
        </w:rPr>
      </w:pPr>
    </w:p>
    <w:p w14:paraId="21C01CD4" w14:textId="77777777" w:rsidR="00C04D9E" w:rsidRPr="00DD66D8" w:rsidRDefault="00C04D9E" w:rsidP="00C04D9E">
      <w:pPr>
        <w:rPr>
          <w:del w:id="156" w:author="Tonya Galbraith" w:date="2026-09-25T20:07:00Z" w16du:dateUtc="2026-09-26T00:07:00Z"/>
          <w:b/>
        </w:rPr>
      </w:pPr>
      <w:del w:id="157" w:author="Tonya Galbraith" w:date="2026-09-25T20:07:00Z" w16du:dateUtc="2026-09-26T00:07:00Z">
        <w:r w:rsidRPr="00DD66D8">
          <w:rPr>
            <w:b/>
          </w:rPr>
          <w:delText>CERTIFICATION</w:delText>
        </w:r>
      </w:del>
    </w:p>
    <w:p w14:paraId="621EBEDD" w14:textId="77777777" w:rsidR="00C04D9E" w:rsidRPr="00DD66D8" w:rsidRDefault="00C04D9E" w:rsidP="00C04D9E">
      <w:pPr>
        <w:rPr>
          <w:del w:id="158" w:author="Tonya Galbraith" w:date="2026-09-25T20:07:00Z" w16du:dateUtc="2026-09-26T00:07:00Z"/>
          <w:b/>
        </w:rPr>
      </w:pPr>
    </w:p>
    <w:p w14:paraId="508D19EC" w14:textId="5E4AD34F" w:rsidR="00C04D9E" w:rsidRPr="00B425D8" w:rsidRDefault="00C04D9E" w:rsidP="00B079EC">
      <w:pPr>
        <w:pStyle w:val="ListParagraph"/>
        <w:numPr>
          <w:ilvl w:val="0"/>
          <w:numId w:val="3"/>
        </w:numPr>
        <w:spacing w:line="240" w:lineRule="auto"/>
        <w:rPr>
          <w:rFonts w:ascii="Times New Roman" w:hAnsi="Times New Roman"/>
          <w:b/>
          <w:sz w:val="24"/>
          <w:rPrChange w:id="159" w:author="Tonya Galbraith" w:date="2026-09-25T20:07:00Z" w16du:dateUtc="2026-09-26T00:07:00Z">
            <w:rPr>
              <w:b/>
            </w:rPr>
          </w:rPrChange>
        </w:rPr>
        <w:pPrChange w:id="160" w:author="Tonya Galbraith" w:date="2026-09-25T20:07:00Z" w16du:dateUtc="2026-09-26T00:07:00Z">
          <w:pPr/>
        </w:pPrChange>
      </w:pPr>
      <w:del w:id="161" w:author="Tonya Galbraith" w:date="2026-09-25T20:07:00Z" w16du:dateUtc="2026-09-26T00:07:00Z">
        <w:r w:rsidRPr="00DD66D8">
          <w:rPr>
            <w:b/>
          </w:rPr>
          <w:delText>I certify that this Notice of</w:delText>
        </w:r>
      </w:del>
      <w:r w:rsidRPr="00B425D8">
        <w:rPr>
          <w:rFonts w:ascii="Times New Roman" w:hAnsi="Times New Roman"/>
          <w:b/>
          <w:sz w:val="24"/>
          <w:rPrChange w:id="162" w:author="Tonya Galbraith" w:date="2026-09-25T20:07:00Z" w16du:dateUtc="2026-09-26T00:07:00Z">
            <w:rPr>
              <w:b/>
            </w:rPr>
          </w:rPrChange>
        </w:rPr>
        <w:t xml:space="preserve"> Meeting </w:t>
      </w:r>
      <w:ins w:id="163" w:author="Tonya Galbraith" w:date="2026-09-25T20:07:00Z" w16du:dateUtc="2026-09-26T00:07:00Z">
        <w:r w:rsidR="008E3FBB" w:rsidRPr="00B425D8">
          <w:rPr>
            <w:rFonts w:ascii="Times New Roman" w:hAnsi="Times New Roman" w:cs="Times New Roman"/>
            <w:b/>
            <w:sz w:val="24"/>
            <w:szCs w:val="24"/>
          </w:rPr>
          <w:t xml:space="preserve">– </w:t>
        </w:r>
        <w:r w:rsidR="00FE06FE">
          <w:rPr>
            <w:rFonts w:ascii="Times New Roman" w:hAnsi="Times New Roman" w:cs="Times New Roman"/>
            <w:b/>
            <w:sz w:val="24"/>
            <w:szCs w:val="24"/>
          </w:rPr>
          <w:t>May 3</w:t>
        </w:r>
      </w:ins>
      <w:del w:id="164" w:author="Tonya Galbraith" w:date="2026-09-25T20:07:00Z" w16du:dateUtc="2026-09-26T00:07:00Z">
        <w:r w:rsidRPr="00DD66D8">
          <w:rPr>
            <w:b/>
          </w:rPr>
          <w:delText xml:space="preserve">was posted on this ______ day of </w:delText>
        </w:r>
        <w:r w:rsidR="006771A0" w:rsidRPr="00DD66D8">
          <w:rPr>
            <w:b/>
          </w:rPr>
          <w:delText>May</w:delText>
        </w:r>
      </w:del>
      <w:r w:rsidRPr="00B425D8">
        <w:rPr>
          <w:rFonts w:ascii="Times New Roman" w:hAnsi="Times New Roman"/>
          <w:b/>
          <w:sz w:val="24"/>
          <w:rPrChange w:id="165" w:author="Tonya Galbraith" w:date="2026-09-25T20:07:00Z" w16du:dateUtc="2026-09-26T00:07:00Z">
            <w:rPr>
              <w:b/>
            </w:rPr>
          </w:rPrChange>
        </w:rPr>
        <w:t>, 2018</w:t>
      </w:r>
      <w:ins w:id="166" w:author="Tonya Galbraith" w:date="2026-09-25T20:07:00Z" w16du:dateUtc="2026-09-26T00:07:00Z">
        <w:r w:rsidR="007611BD" w:rsidRPr="00B425D8">
          <w:rPr>
            <w:rFonts w:ascii="Times New Roman" w:hAnsi="Times New Roman" w:cs="Times New Roman"/>
            <w:b/>
            <w:sz w:val="24"/>
            <w:szCs w:val="24"/>
          </w:rPr>
          <w:br/>
        </w:r>
      </w:ins>
      <w:del w:id="167" w:author="Tonya Galbraith" w:date="2026-09-25T20:07:00Z" w16du:dateUtc="2026-09-26T00:07:00Z">
        <w:r w:rsidRPr="00DD66D8">
          <w:rPr>
            <w:b/>
          </w:rPr>
          <w:delText xml:space="preserve"> at Hartshorne City Hall.</w:delText>
        </w:r>
      </w:del>
    </w:p>
    <w:p w14:paraId="48DEF2AB" w14:textId="77777777" w:rsidR="008E3FBB" w:rsidRPr="008E3FBB" w:rsidRDefault="008E3FBB" w:rsidP="00B079EC">
      <w:pPr>
        <w:pStyle w:val="ListParagraph"/>
        <w:numPr>
          <w:ilvl w:val="0"/>
          <w:numId w:val="3"/>
        </w:numPr>
        <w:spacing w:line="240" w:lineRule="auto"/>
        <w:rPr>
          <w:ins w:id="168" w:author="Tonya Galbraith" w:date="2026-09-25T20:07:00Z" w16du:dateUtc="2026-09-26T00:07:00Z"/>
          <w:rFonts w:ascii="Times New Roman" w:hAnsi="Times New Roman" w:cs="Times New Roman"/>
          <w:b/>
          <w:sz w:val="24"/>
          <w:szCs w:val="24"/>
        </w:rPr>
      </w:pPr>
      <w:ins w:id="169" w:author="Tonya Galbraith" w:date="2026-09-25T20:07:00Z" w16du:dateUtc="2026-09-26T00:07:00Z">
        <w:r w:rsidRPr="008E3FBB">
          <w:rPr>
            <w:rFonts w:ascii="Times New Roman" w:hAnsi="Times New Roman" w:cs="Times New Roman"/>
            <w:b/>
            <w:sz w:val="24"/>
            <w:szCs w:val="24"/>
          </w:rPr>
          <w:t>Adjourn</w:t>
        </w:r>
      </w:ins>
    </w:p>
    <w:p w14:paraId="50285351" w14:textId="77777777" w:rsidR="00C04D9E" w:rsidRPr="00DD66D8" w:rsidRDefault="008E3FBB" w:rsidP="00C04D9E">
      <w:pPr>
        <w:rPr>
          <w:del w:id="170" w:author="Tonya Galbraith" w:date="2026-09-25T20:07:00Z" w16du:dateUtc="2026-09-26T00:07:00Z"/>
          <w:b/>
        </w:rPr>
      </w:pPr>
      <w:ins w:id="171" w:author="Tonya Galbraith" w:date="2026-09-25T20:07:00Z" w16du:dateUtc="2026-09-26T00:07:00Z">
        <w:r>
          <w:rPr>
            <w:rFonts w:ascii="Times New Roman" w:hAnsi="Times New Roman" w:cs="Times New Roman"/>
            <w:sz w:val="24"/>
            <w:szCs w:val="24"/>
          </w:rPr>
          <w:t xml:space="preserve">Motion to adjourn </w:t>
        </w:r>
        <w:r w:rsidR="005729C6">
          <w:rPr>
            <w:rFonts w:ascii="Times New Roman" w:hAnsi="Times New Roman" w:cs="Times New Roman"/>
            <w:sz w:val="24"/>
            <w:szCs w:val="24"/>
          </w:rPr>
          <w:t>by</w:t>
        </w:r>
        <w:r w:rsidR="00A02138">
          <w:rPr>
            <w:rFonts w:ascii="Times New Roman" w:hAnsi="Times New Roman" w:cs="Times New Roman"/>
            <w:sz w:val="24"/>
            <w:szCs w:val="24"/>
          </w:rPr>
          <w:t xml:space="preserve"> Ms. Haney.</w:t>
        </w:r>
        <w:r>
          <w:rPr>
            <w:rFonts w:ascii="Times New Roman" w:hAnsi="Times New Roman" w:cs="Times New Roman"/>
            <w:sz w:val="24"/>
            <w:szCs w:val="24"/>
          </w:rPr>
          <w:t xml:space="preserve">  2</w:t>
        </w:r>
        <w:r w:rsidRPr="008E3FBB">
          <w:rPr>
            <w:rFonts w:ascii="Times New Roman" w:hAnsi="Times New Roman" w:cs="Times New Roman"/>
            <w:sz w:val="24"/>
            <w:szCs w:val="24"/>
            <w:vertAlign w:val="superscript"/>
          </w:rPr>
          <w:t>nd</w:t>
        </w:r>
        <w:r w:rsidR="00A21709">
          <w:rPr>
            <w:rFonts w:ascii="Times New Roman" w:hAnsi="Times New Roman" w:cs="Times New Roman"/>
            <w:sz w:val="24"/>
            <w:szCs w:val="24"/>
          </w:rPr>
          <w:t xml:space="preserve"> </w:t>
        </w:r>
        <w:r w:rsidR="00A02138">
          <w:rPr>
            <w:rFonts w:ascii="Times New Roman" w:hAnsi="Times New Roman" w:cs="Times New Roman"/>
            <w:sz w:val="24"/>
            <w:szCs w:val="24"/>
          </w:rPr>
          <w:t xml:space="preserve"> by Mr. Hurley.</w:t>
        </w:r>
      </w:ins>
    </w:p>
    <w:p w14:paraId="36112970" w14:textId="77777777" w:rsidR="00C04D9E" w:rsidRPr="00DD66D8" w:rsidRDefault="00C04D9E" w:rsidP="00C04D9E">
      <w:pPr>
        <w:rPr>
          <w:del w:id="172" w:author="Tonya Galbraith" w:date="2026-09-25T20:07:00Z" w16du:dateUtc="2026-09-26T00:07:00Z"/>
          <w:b/>
        </w:rPr>
      </w:pPr>
      <w:del w:id="173" w:author="Tonya Galbraith" w:date="2026-09-25T20:07:00Z" w16du:dateUtc="2026-09-26T00:07:00Z">
        <w:r w:rsidRPr="00DD66D8">
          <w:rPr>
            <w:b/>
          </w:rPr>
          <w:delText>________________ - Lisa Brown, City Clerk</w:delText>
        </w:r>
      </w:del>
    </w:p>
    <w:p w14:paraId="4B6F6D73" w14:textId="77777777" w:rsidR="00C04D9E" w:rsidRPr="00DD66D8" w:rsidRDefault="00C04D9E" w:rsidP="00C04D9E">
      <w:pPr>
        <w:rPr>
          <w:del w:id="174" w:author="Tonya Galbraith" w:date="2026-09-25T20:07:00Z" w16du:dateUtc="2026-09-26T00:07:00Z"/>
          <w:b/>
        </w:rPr>
      </w:pPr>
    </w:p>
    <w:p w14:paraId="0CC6C4B9" w14:textId="77777777" w:rsidR="00C04D9E" w:rsidRPr="00DD66D8" w:rsidRDefault="00C04D9E" w:rsidP="00C04D9E">
      <w:pPr>
        <w:rPr>
          <w:del w:id="175" w:author="Tonya Galbraith" w:date="2026-09-25T20:07:00Z" w16du:dateUtc="2026-09-26T00:07:00Z"/>
          <w:b/>
        </w:rPr>
      </w:pPr>
      <w:del w:id="176" w:author="Tonya Galbraith" w:date="2026-09-25T20:07:00Z" w16du:dateUtc="2026-09-26T00:07:00Z">
        <w:r w:rsidRPr="00DD66D8">
          <w:rPr>
            <w:b/>
          </w:rPr>
          <w:delText>_______________ - Joy Cline, Mayor</w:delText>
        </w:r>
      </w:del>
    </w:p>
    <w:p w14:paraId="4075AEEB" w14:textId="77777777" w:rsidR="00C04D9E" w:rsidRPr="00DD66D8" w:rsidRDefault="00C04D9E" w:rsidP="00C04D9E">
      <w:pPr>
        <w:rPr>
          <w:del w:id="177" w:author="Tonya Galbraith" w:date="2026-09-25T20:07:00Z" w16du:dateUtc="2026-09-26T00:07:00Z"/>
          <w:b/>
        </w:rPr>
      </w:pPr>
    </w:p>
    <w:p w14:paraId="7DC452AC" w14:textId="77777777" w:rsidR="00C04D9E" w:rsidRPr="00DD66D8" w:rsidRDefault="00C04D9E" w:rsidP="00C04D9E">
      <w:pPr>
        <w:rPr>
          <w:del w:id="178" w:author="Tonya Galbraith" w:date="2026-09-25T20:07:00Z" w16du:dateUtc="2026-09-26T00:07:00Z"/>
          <w:b/>
        </w:rPr>
      </w:pPr>
    </w:p>
    <w:p w14:paraId="794BEA9C" w14:textId="77777777" w:rsidR="0077241F" w:rsidRDefault="0077241F" w:rsidP="00FE06FE">
      <w:pPr>
        <w:pStyle w:val="ListParagraph"/>
        <w:spacing w:line="240" w:lineRule="auto"/>
        <w:rPr>
          <w:rFonts w:ascii="Times New Roman" w:hAnsi="Times New Roman"/>
          <w:b/>
          <w:sz w:val="24"/>
          <w:rPrChange w:id="179" w:author="Tonya Galbraith" w:date="2026-09-25T20:07:00Z" w16du:dateUtc="2026-09-26T00:07:00Z">
            <w:rPr/>
          </w:rPrChange>
        </w:rPr>
        <w:pPrChange w:id="180" w:author="Tonya Galbraith" w:date="2026-09-25T20:07:00Z" w16du:dateUtc="2026-09-26T00:07:00Z">
          <w:pPr/>
        </w:pPrChange>
      </w:pPr>
    </w:p>
    <w:sectPr w:rsidR="0077241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D80E3F" w14:textId="77777777" w:rsidR="00D2282C" w:rsidRDefault="00D2282C" w:rsidP="002527F7">
      <w:pPr>
        <w:spacing w:after="0" w:line="240" w:lineRule="auto"/>
      </w:pPr>
      <w:r>
        <w:separator/>
      </w:r>
    </w:p>
  </w:endnote>
  <w:endnote w:type="continuationSeparator" w:id="0">
    <w:p w14:paraId="0EB1A928" w14:textId="77777777" w:rsidR="00D2282C" w:rsidRDefault="00D2282C" w:rsidP="00252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3F393" w14:textId="77777777" w:rsidR="002527F7" w:rsidRDefault="00252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F1AACB" w14:textId="77777777" w:rsidR="00D2282C" w:rsidRDefault="00D2282C" w:rsidP="002527F7">
      <w:pPr>
        <w:spacing w:after="0" w:line="240" w:lineRule="auto"/>
      </w:pPr>
      <w:r>
        <w:separator/>
      </w:r>
    </w:p>
  </w:footnote>
  <w:footnote w:type="continuationSeparator" w:id="0">
    <w:p w14:paraId="4565ADAB" w14:textId="77777777" w:rsidR="00D2282C" w:rsidRDefault="00D2282C" w:rsidP="00252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4443A" w14:textId="77777777" w:rsidR="002527F7" w:rsidRDefault="00252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F34EF2"/>
    <w:multiLevelType w:val="hybridMultilevel"/>
    <w:tmpl w:val="C736017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9F509E5"/>
    <w:multiLevelType w:val="hybridMultilevel"/>
    <w:tmpl w:val="F0F8EE1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1939B0"/>
    <w:multiLevelType w:val="hybridMultilevel"/>
    <w:tmpl w:val="AC14FE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5DE570A"/>
    <w:multiLevelType w:val="hybridMultilevel"/>
    <w:tmpl w:val="D41CE9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4D844E6"/>
    <w:multiLevelType w:val="hybridMultilevel"/>
    <w:tmpl w:val="9C4802A4"/>
    <w:lvl w:ilvl="0" w:tplc="4C8CFD3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882715C"/>
    <w:multiLevelType w:val="hybridMultilevel"/>
    <w:tmpl w:val="365835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4132AC7"/>
    <w:multiLevelType w:val="hybridMultilevel"/>
    <w:tmpl w:val="899C9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FC0112A"/>
    <w:multiLevelType w:val="hybridMultilevel"/>
    <w:tmpl w:val="1C323118"/>
    <w:lvl w:ilvl="0" w:tplc="C4F0D77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CEF3C24"/>
    <w:multiLevelType w:val="hybridMultilevel"/>
    <w:tmpl w:val="06289D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16237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70222724">
    <w:abstractNumId w:val="1"/>
  </w:num>
  <w:num w:numId="3" w16cid:durableId="19071839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1555678">
    <w:abstractNumId w:val="7"/>
  </w:num>
  <w:num w:numId="5" w16cid:durableId="216672830">
    <w:abstractNumId w:val="0"/>
  </w:num>
  <w:num w:numId="6" w16cid:durableId="37751662">
    <w:abstractNumId w:val="6"/>
  </w:num>
  <w:num w:numId="7" w16cid:durableId="855970315">
    <w:abstractNumId w:val="2"/>
  </w:num>
  <w:num w:numId="8" w16cid:durableId="738330581">
    <w:abstractNumId w:val="5"/>
  </w:num>
  <w:num w:numId="9" w16cid:durableId="1732846284">
    <w:abstractNumId w:val="8"/>
  </w:num>
  <w:num w:numId="10" w16cid:durableId="50929584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D9E"/>
    <w:rsid w:val="000044E5"/>
    <w:rsid w:val="000643ED"/>
    <w:rsid w:val="00091487"/>
    <w:rsid w:val="000A5D52"/>
    <w:rsid w:val="000E5D60"/>
    <w:rsid w:val="00104AFA"/>
    <w:rsid w:val="00107D18"/>
    <w:rsid w:val="0013397B"/>
    <w:rsid w:val="00145DF6"/>
    <w:rsid w:val="00175435"/>
    <w:rsid w:val="001B5FF9"/>
    <w:rsid w:val="002527F7"/>
    <w:rsid w:val="002808B0"/>
    <w:rsid w:val="00293518"/>
    <w:rsid w:val="002A4A76"/>
    <w:rsid w:val="002E0555"/>
    <w:rsid w:val="002E1012"/>
    <w:rsid w:val="002E39CF"/>
    <w:rsid w:val="002F4980"/>
    <w:rsid w:val="0030351D"/>
    <w:rsid w:val="00324D00"/>
    <w:rsid w:val="0034274A"/>
    <w:rsid w:val="003652BC"/>
    <w:rsid w:val="0039324C"/>
    <w:rsid w:val="003C19E8"/>
    <w:rsid w:val="003C7A05"/>
    <w:rsid w:val="003D2404"/>
    <w:rsid w:val="003F35F4"/>
    <w:rsid w:val="00424CC4"/>
    <w:rsid w:val="00453EDF"/>
    <w:rsid w:val="00462453"/>
    <w:rsid w:val="004626B8"/>
    <w:rsid w:val="00495A44"/>
    <w:rsid w:val="004B10FF"/>
    <w:rsid w:val="004D7FB8"/>
    <w:rsid w:val="004F475F"/>
    <w:rsid w:val="004F6622"/>
    <w:rsid w:val="00501A50"/>
    <w:rsid w:val="0050246D"/>
    <w:rsid w:val="00531895"/>
    <w:rsid w:val="00550A81"/>
    <w:rsid w:val="00565888"/>
    <w:rsid w:val="005729C6"/>
    <w:rsid w:val="005A2370"/>
    <w:rsid w:val="005B1129"/>
    <w:rsid w:val="005B74F1"/>
    <w:rsid w:val="005D10E8"/>
    <w:rsid w:val="005E33BB"/>
    <w:rsid w:val="005F20C8"/>
    <w:rsid w:val="005F48B2"/>
    <w:rsid w:val="005F7487"/>
    <w:rsid w:val="0062086B"/>
    <w:rsid w:val="00640933"/>
    <w:rsid w:val="00665DA6"/>
    <w:rsid w:val="00672A62"/>
    <w:rsid w:val="00674037"/>
    <w:rsid w:val="00676474"/>
    <w:rsid w:val="006771A0"/>
    <w:rsid w:val="00683A22"/>
    <w:rsid w:val="006E70D2"/>
    <w:rsid w:val="007061FB"/>
    <w:rsid w:val="007519B9"/>
    <w:rsid w:val="00751A9F"/>
    <w:rsid w:val="007611BD"/>
    <w:rsid w:val="0077241F"/>
    <w:rsid w:val="007F3C57"/>
    <w:rsid w:val="00857064"/>
    <w:rsid w:val="00863877"/>
    <w:rsid w:val="008704CF"/>
    <w:rsid w:val="00880561"/>
    <w:rsid w:val="00881F2E"/>
    <w:rsid w:val="008A0166"/>
    <w:rsid w:val="008E247C"/>
    <w:rsid w:val="008E3FBB"/>
    <w:rsid w:val="008F2119"/>
    <w:rsid w:val="00923721"/>
    <w:rsid w:val="00935F48"/>
    <w:rsid w:val="009476D4"/>
    <w:rsid w:val="00964173"/>
    <w:rsid w:val="009816EB"/>
    <w:rsid w:val="00986514"/>
    <w:rsid w:val="00987FCE"/>
    <w:rsid w:val="009B2B49"/>
    <w:rsid w:val="009B62D1"/>
    <w:rsid w:val="009D62FE"/>
    <w:rsid w:val="009E43F8"/>
    <w:rsid w:val="00A02138"/>
    <w:rsid w:val="00A20E9A"/>
    <w:rsid w:val="00A21709"/>
    <w:rsid w:val="00A35753"/>
    <w:rsid w:val="00A37372"/>
    <w:rsid w:val="00A65180"/>
    <w:rsid w:val="00A946C2"/>
    <w:rsid w:val="00A95FF8"/>
    <w:rsid w:val="00AB2722"/>
    <w:rsid w:val="00AB4756"/>
    <w:rsid w:val="00AE3F04"/>
    <w:rsid w:val="00B079EC"/>
    <w:rsid w:val="00B107E7"/>
    <w:rsid w:val="00B225B6"/>
    <w:rsid w:val="00B425D8"/>
    <w:rsid w:val="00B621CC"/>
    <w:rsid w:val="00BB1DA5"/>
    <w:rsid w:val="00BB7625"/>
    <w:rsid w:val="00BC404D"/>
    <w:rsid w:val="00BE1909"/>
    <w:rsid w:val="00C04D9E"/>
    <w:rsid w:val="00C27644"/>
    <w:rsid w:val="00C610A2"/>
    <w:rsid w:val="00C76521"/>
    <w:rsid w:val="00C81920"/>
    <w:rsid w:val="00D0043D"/>
    <w:rsid w:val="00D2282C"/>
    <w:rsid w:val="00D369D9"/>
    <w:rsid w:val="00D42693"/>
    <w:rsid w:val="00D922A9"/>
    <w:rsid w:val="00DA2518"/>
    <w:rsid w:val="00DD66D8"/>
    <w:rsid w:val="00DE55D3"/>
    <w:rsid w:val="00E07C7C"/>
    <w:rsid w:val="00E20BB2"/>
    <w:rsid w:val="00E23BF1"/>
    <w:rsid w:val="00E25D54"/>
    <w:rsid w:val="00E26DB1"/>
    <w:rsid w:val="00E40ACF"/>
    <w:rsid w:val="00E54067"/>
    <w:rsid w:val="00EA2DB3"/>
    <w:rsid w:val="00EC5DAD"/>
    <w:rsid w:val="00ED16E2"/>
    <w:rsid w:val="00EE4F4C"/>
    <w:rsid w:val="00F1027A"/>
    <w:rsid w:val="00F360B9"/>
    <w:rsid w:val="00F53199"/>
    <w:rsid w:val="00FB4A56"/>
    <w:rsid w:val="00FE06FE"/>
    <w:rsid w:val="00FE39EC"/>
    <w:rsid w:val="1C0AD697"/>
    <w:rsid w:val="30C62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573F"/>
  <w15:chartTrackingRefBased/>
  <w15:docId w15:val="{E46FD6FD-BF23-4E95-8EAA-AB6B7D2F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5D3"/>
    <w:pPr>
      <w:spacing w:after="200" w:line="276" w:lineRule="auto"/>
      <w:pPrChange w:id="0" w:author="Tonya Galbraith" w:date="2026-09-25T20:07:00Z">
        <w:pPr>
          <w:spacing w:after="160" w:line="254" w:lineRule="auto"/>
        </w:pPr>
      </w:pPrChange>
    </w:pPr>
    <w:rPr>
      <w:rPrChange w:id="0" w:author="Tonya Galbraith" w:date="2026-09-25T20:07: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D9E"/>
    <w:pPr>
      <w:ind w:left="720"/>
      <w:contextualSpacing/>
    </w:pPr>
  </w:style>
  <w:style w:type="paragraph" w:styleId="BalloonText">
    <w:name w:val="Balloon Text"/>
    <w:basedOn w:val="Normal"/>
    <w:link w:val="BalloonTextChar"/>
    <w:uiPriority w:val="99"/>
    <w:semiHidden/>
    <w:unhideWhenUsed/>
    <w:rsid w:val="0039324C"/>
    <w:pPr>
      <w:spacing w:after="0" w:line="240" w:lineRule="auto"/>
      <w:pPrChange w:id="1" w:author="Tonya Galbraith" w:date="2026-09-25T20:07:00Z">
        <w:pPr/>
      </w:pPrChange>
    </w:pPr>
    <w:rPr>
      <w:rFonts w:ascii="Tahoma" w:hAnsi="Tahoma" w:cs="Tahoma"/>
      <w:sz w:val="16"/>
      <w:szCs w:val="16"/>
      <w:rPrChange w:id="1" w:author="Tonya Galbraith" w:date="2026-09-25T20:07: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C81920"/>
    <w:rPr>
      <w:rFonts w:ascii="Tahoma" w:hAnsi="Tahoma" w:cs="Tahoma"/>
      <w:sz w:val="16"/>
      <w:szCs w:val="16"/>
    </w:rPr>
  </w:style>
  <w:style w:type="paragraph" w:styleId="Header">
    <w:name w:val="header"/>
    <w:basedOn w:val="Normal"/>
    <w:link w:val="HeaderChar"/>
    <w:uiPriority w:val="99"/>
    <w:unhideWhenUsed/>
    <w:rsid w:val="00252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7F7"/>
  </w:style>
  <w:style w:type="paragraph" w:styleId="Footer">
    <w:name w:val="footer"/>
    <w:basedOn w:val="Normal"/>
    <w:link w:val="FooterChar"/>
    <w:uiPriority w:val="99"/>
    <w:unhideWhenUsed/>
    <w:rsid w:val="00252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39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City of Hartshorne</dc:creator>
  <cp:keywords/>
  <dc:description/>
  <cp:lastModifiedBy>Arthur Souza Rodrigues</cp:lastModifiedBy>
  <cp:revision>1</cp:revision>
  <cp:lastPrinted>2018-05-11T14:29:00Z</cp:lastPrinted>
  <dcterms:created xsi:type="dcterms:W3CDTF">2018-05-11T14:31:00Z</dcterms:created>
  <dcterms:modified xsi:type="dcterms:W3CDTF">2026-09-26T00:07:00Z</dcterms:modified>
</cp:coreProperties>
</file>