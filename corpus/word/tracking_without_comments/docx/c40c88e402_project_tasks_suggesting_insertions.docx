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C500F4DB">
      <w:pPr>
        <w:spacing w:line="276"/>
      </w:pPr>
      <w:r>
        <w:t>Project Tasks</w:t>
      </w:r>
    </w:p>
    <w:p w14:paraId="76FD6C44">
      <w:pPr>
        <w:spacing w:line="276"/>
      </w:pPr>
    </w:p>
    <w:p w14:paraId="19CEAAB0">
      <w:pPr>
        <w:spacing w:line="276"/>
      </w:pP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55A4503">
            <w:r>
              <w:t>Task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53E0BF3">
            <w:r>
              <w:t>Owner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26AF522">
            <w:r>
              <w:t>Status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99F85E2D">
            <w:r>
              <w:t>Design UI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EF3CF71">
            <w:r>
              <w:t>Alice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E2B4B988">
            <w:r>
              <w:t>In Progress</w:t>
            </w:r>
            <w:ins w:id="1778776725770" w:author="Online User" w:date="2026-05-14T20:34:43.992Z">
              <w:r>
                <w:t xml:space="preserve"> (Week 1)</w:t>
              </w:r>
            </w:ins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D713413">
            <w:r>
              <w:t>Write Tests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731E339">
            <w:r>
              <w:t>Bob</w:t>
            </w:r>
            <w:ins w:id="1778776725771" w:author="Online User" w:date="2026-05-14T20:34:44.549Z"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EDFDE828">
            <w:r>
              <w:t>Pending</w:t>
            </w:r>
          </w:p>
        </w:tc>
      </w:tr>
    </w:tbl>
    <w:p w14:paraId="97963D3E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2026-05-14T20:34:54.153Z</dcterms:created>
  <dcterms:modified xsi:type="dcterms:W3CDTF">2026-05-14T20:34:54.205Z</dcterms:modified>
</cp:coreProperties>
</file>