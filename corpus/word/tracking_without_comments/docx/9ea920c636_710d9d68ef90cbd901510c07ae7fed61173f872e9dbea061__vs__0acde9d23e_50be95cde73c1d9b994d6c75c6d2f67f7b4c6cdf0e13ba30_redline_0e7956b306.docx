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59729C" w14:textId="77777777" w:rsidR="00A228AB" w:rsidRPr="007B0E75" w:rsidRDefault="00A228AB" w:rsidP="00A228AB">
      <w:pPr>
        <w:rPr>
          <w:ins w:id="8" w:author="Paulius Voleika" w:date="2026-09-25T19:58:00Z" w16du:dateUtc="2026-09-25T23:58:00Z"/>
          <w:rFonts w:asciiTheme="minorHAnsi" w:hAnsiTheme="minorHAnsi" w:cstheme="minorHAnsi"/>
          <w:b/>
        </w:rPr>
      </w:pPr>
    </w:p>
    <w:p w14:paraId="138E9DFF" w14:textId="77777777" w:rsidR="00A228AB" w:rsidRPr="007B0E75" w:rsidRDefault="00A228AB" w:rsidP="00A228AB">
      <w:pPr>
        <w:jc w:val="center"/>
        <w:rPr>
          <w:ins w:id="9" w:author="Paulius Voleika" w:date="2026-09-25T19:58:00Z" w16du:dateUtc="2026-09-25T23:58:00Z"/>
          <w:rFonts w:asciiTheme="minorHAnsi" w:hAnsiTheme="minorHAnsi" w:cstheme="minorHAnsi"/>
          <w:b/>
        </w:rPr>
      </w:pPr>
      <w:ins w:id="10" w:author="Paulius Voleika" w:date="2026-09-25T19:58:00Z" w16du:dateUtc="2026-09-25T23:58:00Z">
        <w:r w:rsidRPr="007B0E75">
          <w:rPr>
            <w:rFonts w:asciiTheme="minorHAnsi" w:hAnsiTheme="minorHAnsi" w:cstheme="minorHAnsi"/>
            <w:b/>
          </w:rPr>
          <w:t>AUTHORISATION</w:t>
        </w:r>
      </w:ins>
    </w:p>
    <w:p w14:paraId="614FF283" w14:textId="77777777" w:rsidR="00A228AB" w:rsidRPr="007B0E75" w:rsidRDefault="00A228AB" w:rsidP="00A228AB">
      <w:pPr>
        <w:jc w:val="center"/>
        <w:rPr>
          <w:ins w:id="11" w:author="Paulius Voleika" w:date="2026-09-25T19:58:00Z" w16du:dateUtc="2026-09-25T23:58:00Z"/>
          <w:rFonts w:asciiTheme="minorHAnsi" w:hAnsiTheme="minorHAnsi" w:cstheme="minorHAnsi"/>
          <w:b/>
        </w:rPr>
      </w:pPr>
      <w:ins w:id="12" w:author="Paulius Voleika" w:date="2026-09-25T19:58:00Z" w16du:dateUtc="2026-09-25T23:58:00Z">
        <w:r w:rsidRPr="007B0E75">
          <w:rPr>
            <w:rFonts w:asciiTheme="minorHAnsi" w:hAnsiTheme="minorHAnsi" w:cstheme="minorHAnsi"/>
            <w:b/>
          </w:rPr>
          <w:t>TO REPRESENT AB AMBER GRID</w:t>
        </w:r>
      </w:ins>
    </w:p>
    <w:p w14:paraId="5317723E" w14:textId="77777777" w:rsidR="00A228AB" w:rsidRPr="007B0E75" w:rsidRDefault="00A228AB" w:rsidP="00A228AB">
      <w:pPr>
        <w:jc w:val="center"/>
        <w:rPr>
          <w:ins w:id="13" w:author="Paulius Voleika" w:date="2026-09-25T19:58:00Z" w16du:dateUtc="2026-09-25T23:58:00Z"/>
          <w:rFonts w:asciiTheme="minorHAnsi" w:hAnsiTheme="minorHAnsi" w:cstheme="minorHAnsi"/>
          <w:b/>
        </w:rPr>
      </w:pPr>
      <w:ins w:id="14" w:author="Paulius Voleika" w:date="2026-09-25T19:58:00Z" w16du:dateUtc="2026-09-25T23:58:00Z">
        <w:r w:rsidRPr="007B0E75">
          <w:rPr>
            <w:rFonts w:asciiTheme="minorHAnsi" w:hAnsiTheme="minorHAnsi" w:cstheme="minorHAnsi"/>
            <w:b/>
          </w:rPr>
          <w:t>AT THE ORDINARY GENERAL MEETING OF SHAREHOLDERS</w:t>
        </w:r>
      </w:ins>
    </w:p>
    <w:p w14:paraId="45868885" w14:textId="77777777" w:rsidR="00A228AB" w:rsidRPr="007B0E75" w:rsidRDefault="00A228AB" w:rsidP="00A228AB">
      <w:pPr>
        <w:rPr>
          <w:ins w:id="15" w:author="Paulius Voleika" w:date="2026-09-25T19:58:00Z" w16du:dateUtc="2026-09-25T23:58:00Z"/>
          <w:rFonts w:asciiTheme="minorHAnsi" w:hAnsiTheme="minorHAnsi" w:cstheme="minorHAnsi"/>
        </w:rPr>
      </w:pPr>
    </w:p>
    <w:p w14:paraId="62FFC14F" w14:textId="77777777" w:rsidR="00FA410F" w:rsidRPr="007B0E75" w:rsidRDefault="00A228AB" w:rsidP="00A37AF7">
      <w:pPr>
        <w:rPr>
          <w:rFonts w:asciiTheme="minorHAnsi" w:hAnsiTheme="minorHAnsi"/>
          <w:rPrChange w:id="16" w:author="Paulius Voleika" w:date="2026-09-25T19:58:00Z" w16du:dateUtc="2026-09-25T23:58:00Z">
            <w:rPr>
              <w:rFonts w:ascii="Arial" w:hAnsi="Arial" w:cs="Arial"/>
              <w:b/>
            </w:rPr>
          </w:rPrChange>
        </w:rPr>
      </w:pPr>
      <w:ins w:id="17" w:author="Paulius Voleika" w:date="2026-09-25T19:58:00Z" w16du:dateUtc="2026-09-25T23:58:00Z">
        <w:r w:rsidRPr="007B0E75">
          <w:rPr>
            <w:rFonts w:asciiTheme="minorHAnsi" w:hAnsiTheme="minorHAnsi" w:cstheme="minorHAnsi"/>
          </w:rPr>
          <w:t>Date of</w:t>
        </w:r>
      </w:ins>
      <w:del w:id="18" w:author="Paulius Voleika" w:date="2026-09-25T19:58:00Z" w16du:dateUtc="2026-09-25T23:58:00Z">
        <w:r w:rsidR="00A37AF7" w:rsidRPr="00FA410F">
          <w:rPr>
            <w:rFonts w:ascii="Arial" w:hAnsi="Arial" w:cs="Arial"/>
            <w:b/>
          </w:rPr>
          <w:delText>For</w:delText>
        </w:r>
      </w:del>
      <w:r w:rsidR="00A37AF7" w:rsidRPr="007B0E75">
        <w:rPr>
          <w:rFonts w:asciiTheme="minorHAnsi" w:hAnsiTheme="minorHAnsi"/>
          <w:rPrChange w:id="19" w:author="Paulius Voleika" w:date="2026-09-25T19:58:00Z" w16du:dateUtc="2026-09-25T23:58:00Z">
            <w:rPr>
              <w:rFonts w:ascii="Arial" w:hAnsi="Arial" w:cs="Arial"/>
              <w:b/>
            </w:rPr>
          </w:rPrChange>
        </w:rPr>
        <w:t xml:space="preserve"> the </w:t>
      </w:r>
      <w:ins w:id="20" w:author="Paulius Voleika" w:date="2026-09-25T19:58:00Z" w16du:dateUtc="2026-09-25T23:58:00Z">
        <w:r w:rsidRPr="007B0E75">
          <w:rPr>
            <w:rFonts w:cstheme="minorHAnsi"/>
          </w:rPr>
          <w:t>meeting: 202</w:t>
        </w:r>
        <w:r w:rsidR="007B0E75" w:rsidRPr="007B0E75">
          <w:rPr>
            <w:rFonts w:cstheme="minorHAnsi"/>
          </w:rPr>
          <w:t>3</w:t>
        </w:r>
        <w:r w:rsidRPr="007B0E75">
          <w:rPr>
            <w:rFonts w:cstheme="minorHAnsi"/>
          </w:rPr>
          <w:t>-04-</w:t>
        </w:r>
        <w:r w:rsidR="005A1943">
          <w:rPr>
            <w:rFonts w:cstheme="minorHAnsi"/>
          </w:rPr>
          <w:t>11</w:t>
        </w:r>
      </w:ins>
      <w:del w:id="21" w:author="Paulius Voleika" w:date="2026-09-25T19:58:00Z" w16du:dateUtc="2026-09-25T23:58:00Z">
        <w:r w:rsidR="00A37AF7" w:rsidRPr="00FA410F">
          <w:rPr>
            <w:rFonts w:ascii="Arial" w:hAnsi="Arial" w:cs="Arial"/>
            <w:b/>
          </w:rPr>
          <w:delText>public</w:delText>
        </w:r>
      </w:del>
    </w:p>
    <w:p w14:paraId="3283B96C" w14:textId="77777777" w:rsidR="00A228AB" w:rsidRPr="007B0E75" w:rsidRDefault="00A228AB" w:rsidP="00A228AB">
      <w:pPr>
        <w:rPr>
          <w:ins w:id="22" w:author="Paulius Voleika" w:date="2026-09-25T19:58:00Z" w16du:dateUtc="2026-09-25T23:58:00Z"/>
          <w:rFonts w:asciiTheme="minorHAnsi" w:hAnsiTheme="minorHAnsi" w:cstheme="minorHAnsi"/>
        </w:rPr>
      </w:pPr>
    </w:p>
    <w:p w14:paraId="026D3B9B" w14:textId="77777777" w:rsidR="00A228AB" w:rsidRPr="007B0E75" w:rsidRDefault="00A228AB" w:rsidP="00A228AB">
      <w:pPr>
        <w:rPr>
          <w:ins w:id="23" w:author="Paulius Voleika" w:date="2026-09-25T19:58:00Z" w16du:dateUtc="2026-09-25T23:58:00Z"/>
          <w:rFonts w:asciiTheme="minorHAnsi" w:hAnsiTheme="minorHAnsi" w:cstheme="minorHAnsi"/>
          <w:b/>
        </w:rPr>
      </w:pPr>
      <w:ins w:id="24" w:author="Paulius Voleika" w:date="2026-09-25T19:58:00Z" w16du:dateUtc="2026-09-25T23:58:00Z">
        <w:r w:rsidRPr="007B0E75">
          <w:rPr>
            <w:rFonts w:asciiTheme="minorHAnsi" w:hAnsiTheme="minorHAnsi" w:cstheme="minorHAnsi"/>
            <w:b/>
          </w:rPr>
          <w:t>SHAREHOLDER DETAILS (PROXY)</w:t>
        </w:r>
      </w:ins>
    </w:p>
    <w:p w14:paraId="339454D8" w14:textId="77777777" w:rsidR="00A228AB" w:rsidRPr="007B0E75" w:rsidRDefault="00A228AB" w:rsidP="00A228AB">
      <w:pPr>
        <w:rPr>
          <w:ins w:id="25" w:author="Paulius Voleika" w:date="2026-09-25T19:58:00Z" w16du:dateUtc="2026-09-25T23:58:00Z"/>
          <w:rFonts w:asciiTheme="minorHAnsi" w:hAnsiTheme="minorHAnsi" w:cstheme="minorHAnsi"/>
        </w:rPr>
      </w:pPr>
    </w:p>
    <w:p w14:paraId="5C87AA67" w14:textId="5F19DB54" w:rsidR="00A228AB" w:rsidRPr="007B0E75" w:rsidRDefault="00967448" w:rsidP="00A228AB">
      <w:pPr>
        <w:rPr>
          <w:ins w:id="26" w:author="Paulius Voleika" w:date="2026-09-25T19:58:00Z" w16du:dateUtc="2026-09-25T23:58:00Z"/>
          <w:rFonts w:asciiTheme="minorHAnsi" w:hAnsiTheme="minorHAnsi" w:cstheme="minorHAnsi"/>
        </w:rPr>
      </w:pPr>
      <w:ins w:id="27" w:author="Paulius Voleika" w:date="2026-09-25T19:58:00Z" w16du:dateUtc="2026-09-25T23:58:00Z">
        <w:r w:rsidRPr="007B0E75">
          <w:rPr>
            <w:rFonts w:asciiTheme="minorHAnsi" w:hAnsiTheme="minorHAnsi" w:cstheme="minorHAnsi"/>
          </w:rPr>
          <w:t>______________________________________________________________________</w:t>
        </w:r>
      </w:ins>
    </w:p>
    <w:p w14:paraId="5BA10A48" w14:textId="77777777" w:rsidR="00A228AB" w:rsidRPr="007B0E75" w:rsidRDefault="00A228AB" w:rsidP="00A228AB">
      <w:pPr>
        <w:rPr>
          <w:ins w:id="28" w:author="Paulius Voleika" w:date="2026-09-25T19:58:00Z" w16du:dateUtc="2026-09-25T23:58:00Z"/>
          <w:rFonts w:asciiTheme="minorHAnsi" w:hAnsiTheme="minorHAnsi" w:cstheme="minorHAnsi"/>
        </w:rPr>
      </w:pPr>
      <w:ins w:id="29" w:author="Paulius Voleika" w:date="2026-09-25T19:58:00Z" w16du:dateUtc="2026-09-25T23:58:00Z">
        <w:r w:rsidRPr="007B0E75">
          <w:rPr>
            <w:rFonts w:asciiTheme="minorHAnsi" w:hAnsiTheme="minorHAnsi" w:cstheme="minorHAnsi"/>
          </w:rPr>
          <w:t>Name of the shareholder (natural person); name of the shareholder (legal person)</w:t>
        </w:r>
      </w:ins>
    </w:p>
    <w:p w14:paraId="4C145654" w14:textId="77777777" w:rsidR="00A228AB" w:rsidRPr="007B0E75" w:rsidRDefault="00A228AB" w:rsidP="00A228AB">
      <w:pPr>
        <w:rPr>
          <w:ins w:id="30" w:author="Paulius Voleika" w:date="2026-09-25T19:58:00Z" w16du:dateUtc="2026-09-25T23:58:00Z"/>
          <w:rFonts w:asciiTheme="minorHAnsi" w:hAnsiTheme="minorHAnsi" w:cstheme="minorHAnsi"/>
        </w:rPr>
      </w:pPr>
    </w:p>
    <w:p w14:paraId="4340BD1E" w14:textId="7E0010A9" w:rsidR="00A228AB" w:rsidRPr="007B0E75" w:rsidRDefault="00967448" w:rsidP="00A228AB">
      <w:pPr>
        <w:rPr>
          <w:ins w:id="31" w:author="Paulius Voleika" w:date="2026-09-25T19:58:00Z" w16du:dateUtc="2026-09-25T23:58:00Z"/>
          <w:rFonts w:asciiTheme="minorHAnsi" w:hAnsiTheme="minorHAnsi" w:cstheme="minorHAnsi"/>
        </w:rPr>
      </w:pPr>
      <w:ins w:id="32" w:author="Paulius Voleika" w:date="2026-09-25T19:58:00Z" w16du:dateUtc="2026-09-25T23:58:00Z">
        <w:r w:rsidRPr="007B0E75">
          <w:rPr>
            <w:rFonts w:asciiTheme="minorHAnsi" w:hAnsiTheme="minorHAnsi" w:cstheme="minorHAnsi"/>
          </w:rPr>
          <w:t>______________________________________________________________________________</w:t>
        </w:r>
      </w:ins>
    </w:p>
    <w:p w14:paraId="25A3F141" w14:textId="77777777" w:rsidR="00A228AB" w:rsidRPr="007B0E75" w:rsidRDefault="00A228AB" w:rsidP="00A228AB">
      <w:pPr>
        <w:rPr>
          <w:ins w:id="33" w:author="Paulius Voleika" w:date="2026-09-25T19:58:00Z" w16du:dateUtc="2026-09-25T23:58:00Z"/>
          <w:rFonts w:asciiTheme="minorHAnsi" w:hAnsiTheme="minorHAnsi" w:cstheme="minorHAnsi"/>
        </w:rPr>
      </w:pPr>
      <w:ins w:id="34" w:author="Paulius Voleika" w:date="2026-09-25T19:58:00Z" w16du:dateUtc="2026-09-25T23:58:00Z">
        <w:r w:rsidRPr="007B0E75">
          <w:rPr>
            <w:rFonts w:asciiTheme="minorHAnsi" w:hAnsiTheme="minorHAnsi" w:cstheme="minorHAnsi"/>
          </w:rPr>
          <w:t>Personal identification number of the shareholder (natural person); code of the shareholder (legal person)</w:t>
        </w:r>
      </w:ins>
    </w:p>
    <w:p w14:paraId="1D6B1DC9" w14:textId="77777777" w:rsidR="00A228AB" w:rsidRPr="007B0E75" w:rsidRDefault="00A228AB" w:rsidP="00A228AB">
      <w:pPr>
        <w:rPr>
          <w:ins w:id="35" w:author="Paulius Voleika" w:date="2026-09-25T19:58:00Z" w16du:dateUtc="2026-09-25T23:58:00Z"/>
          <w:rFonts w:asciiTheme="minorHAnsi" w:hAnsiTheme="minorHAnsi" w:cstheme="minorHAnsi"/>
        </w:rPr>
      </w:pPr>
    </w:p>
    <w:p w14:paraId="31627353" w14:textId="638C19DB" w:rsidR="00A228AB" w:rsidRPr="007B0E75" w:rsidRDefault="00967448" w:rsidP="00A228AB">
      <w:pPr>
        <w:rPr>
          <w:ins w:id="36" w:author="Paulius Voleika" w:date="2026-09-25T19:58:00Z" w16du:dateUtc="2026-09-25T23:58:00Z"/>
          <w:rFonts w:asciiTheme="minorHAnsi" w:hAnsiTheme="minorHAnsi" w:cstheme="minorHAnsi"/>
        </w:rPr>
      </w:pPr>
      <w:ins w:id="37" w:author="Paulius Voleika" w:date="2026-09-25T19:58:00Z" w16du:dateUtc="2026-09-25T23:58:00Z">
        <w:r w:rsidRPr="007B0E75">
          <w:rPr>
            <w:rFonts w:asciiTheme="minorHAnsi" w:hAnsiTheme="minorHAnsi" w:cstheme="minorHAnsi"/>
          </w:rPr>
          <w:t>_______________________________________________________________________________</w:t>
        </w:r>
      </w:ins>
    </w:p>
    <w:p w14:paraId="28EEFFAF" w14:textId="77777777" w:rsidR="00A228AB" w:rsidRPr="007B0E75" w:rsidRDefault="00A228AB" w:rsidP="00A228AB">
      <w:pPr>
        <w:rPr>
          <w:ins w:id="38" w:author="Paulius Voleika" w:date="2026-09-25T19:58:00Z" w16du:dateUtc="2026-09-25T23:58:00Z"/>
          <w:rFonts w:asciiTheme="minorHAnsi" w:hAnsiTheme="minorHAnsi" w:cstheme="minorHAnsi"/>
        </w:rPr>
      </w:pPr>
      <w:ins w:id="39" w:author="Paulius Voleika" w:date="2026-09-25T19:58:00Z" w16du:dateUtc="2026-09-25T23:58:00Z">
        <w:r w:rsidRPr="007B0E75">
          <w:rPr>
            <w:rFonts w:asciiTheme="minorHAnsi" w:hAnsiTheme="minorHAnsi" w:cstheme="minorHAnsi"/>
          </w:rPr>
          <w:t>Number of shares held in treasury</w:t>
        </w:r>
      </w:ins>
    </w:p>
    <w:p w14:paraId="73D3AFD1" w14:textId="77777777" w:rsidR="00A228AB" w:rsidRPr="007B0E75" w:rsidRDefault="00A228AB" w:rsidP="00A228AB">
      <w:pPr>
        <w:rPr>
          <w:ins w:id="40" w:author="Paulius Voleika" w:date="2026-09-25T19:58:00Z" w16du:dateUtc="2026-09-25T23:58:00Z"/>
          <w:rFonts w:asciiTheme="minorHAnsi" w:hAnsiTheme="minorHAnsi" w:cstheme="minorHAnsi"/>
        </w:rPr>
      </w:pPr>
    </w:p>
    <w:p w14:paraId="1B0CDD90" w14:textId="77777777" w:rsidR="00A228AB" w:rsidRPr="007B0E75" w:rsidRDefault="00A228AB" w:rsidP="00A228AB">
      <w:pPr>
        <w:rPr>
          <w:ins w:id="41" w:author="Paulius Voleika" w:date="2026-09-25T19:58:00Z" w16du:dateUtc="2026-09-25T23:58:00Z"/>
          <w:rFonts w:asciiTheme="minorHAnsi" w:hAnsiTheme="minorHAnsi" w:cstheme="minorHAnsi"/>
        </w:rPr>
      </w:pPr>
    </w:p>
    <w:p w14:paraId="579CA1DF" w14:textId="77777777" w:rsidR="00A228AB" w:rsidRPr="007B0E75" w:rsidRDefault="00A228AB" w:rsidP="00A228AB">
      <w:pPr>
        <w:rPr>
          <w:ins w:id="42" w:author="Paulius Voleika" w:date="2026-09-25T19:58:00Z" w16du:dateUtc="2026-09-25T23:58:00Z"/>
          <w:rFonts w:asciiTheme="minorHAnsi" w:hAnsiTheme="minorHAnsi" w:cstheme="minorHAnsi"/>
        </w:rPr>
      </w:pPr>
    </w:p>
    <w:p w14:paraId="2EFAC992" w14:textId="77777777" w:rsidR="00A228AB" w:rsidRPr="007B0E75" w:rsidRDefault="00A228AB" w:rsidP="00A228AB">
      <w:pPr>
        <w:rPr>
          <w:ins w:id="43" w:author="Paulius Voleika" w:date="2026-09-25T19:58:00Z" w16du:dateUtc="2026-09-25T23:58:00Z"/>
          <w:rFonts w:asciiTheme="minorHAnsi" w:hAnsiTheme="minorHAnsi" w:cstheme="minorHAnsi"/>
          <w:b/>
        </w:rPr>
      </w:pPr>
      <w:ins w:id="44" w:author="Paulius Voleika" w:date="2026-09-25T19:58:00Z" w16du:dateUtc="2026-09-25T23:58:00Z">
        <w:r w:rsidRPr="007B0E75">
          <w:rPr>
            <w:rFonts w:asciiTheme="minorHAnsi" w:hAnsiTheme="minorHAnsi" w:cstheme="minorHAnsi"/>
            <w:b/>
          </w:rPr>
          <w:t>PROXY'S DETAILS</w:t>
        </w:r>
      </w:ins>
    </w:p>
    <w:p w14:paraId="6613AC8B" w14:textId="77777777" w:rsidR="00A228AB" w:rsidRPr="007B0E75" w:rsidRDefault="00A228AB" w:rsidP="00A228AB">
      <w:pPr>
        <w:rPr>
          <w:ins w:id="45" w:author="Paulius Voleika" w:date="2026-09-25T19:58:00Z" w16du:dateUtc="2026-09-25T23:58:00Z"/>
          <w:rFonts w:asciiTheme="minorHAnsi" w:hAnsiTheme="minorHAnsi" w:cstheme="minorHAnsi"/>
        </w:rPr>
      </w:pPr>
    </w:p>
    <w:p w14:paraId="1BCF4DC7" w14:textId="10C8C725" w:rsidR="00A228AB" w:rsidRPr="007B0E75" w:rsidRDefault="00967448" w:rsidP="00A228AB">
      <w:pPr>
        <w:rPr>
          <w:ins w:id="46" w:author="Paulius Voleika" w:date="2026-09-25T19:58:00Z" w16du:dateUtc="2026-09-25T23:58:00Z"/>
          <w:rFonts w:asciiTheme="minorHAnsi" w:hAnsiTheme="minorHAnsi" w:cstheme="minorHAnsi"/>
        </w:rPr>
      </w:pPr>
      <w:ins w:id="47" w:author="Paulius Voleika" w:date="2026-09-25T19:58:00Z" w16du:dateUtc="2026-09-25T23:58:00Z">
        <w:r w:rsidRPr="007B0E75">
          <w:rPr>
            <w:rFonts w:asciiTheme="minorHAnsi" w:hAnsiTheme="minorHAnsi" w:cstheme="minorHAnsi"/>
          </w:rPr>
          <w:t>___________________________________________________________________________</w:t>
        </w:r>
      </w:ins>
    </w:p>
    <w:p w14:paraId="7AE799BD" w14:textId="77777777" w:rsidR="00A228AB" w:rsidRPr="007B0E75" w:rsidRDefault="00A228AB" w:rsidP="00A228AB">
      <w:pPr>
        <w:rPr>
          <w:ins w:id="48" w:author="Paulius Voleika" w:date="2026-09-25T19:58:00Z" w16du:dateUtc="2026-09-25T23:58:00Z"/>
          <w:rFonts w:asciiTheme="minorHAnsi" w:hAnsiTheme="minorHAnsi" w:cstheme="minorHAnsi"/>
        </w:rPr>
      </w:pPr>
      <w:ins w:id="49" w:author="Paulius Voleika" w:date="2026-09-25T19:58:00Z" w16du:dateUtc="2026-09-25T23:58:00Z">
        <w:r w:rsidRPr="007B0E75">
          <w:rPr>
            <w:rFonts w:asciiTheme="minorHAnsi" w:hAnsiTheme="minorHAnsi" w:cstheme="minorHAnsi"/>
          </w:rPr>
          <w:t>Name of proxy (natural person); name of proxy (legal person)</w:t>
        </w:r>
      </w:ins>
    </w:p>
    <w:p w14:paraId="2201EEAF" w14:textId="77777777" w:rsidR="00A228AB" w:rsidRPr="007B0E75" w:rsidRDefault="00A228AB" w:rsidP="00A228AB">
      <w:pPr>
        <w:rPr>
          <w:ins w:id="50" w:author="Paulius Voleika" w:date="2026-09-25T19:58:00Z" w16du:dateUtc="2026-09-25T23:58:00Z"/>
          <w:rFonts w:asciiTheme="minorHAnsi" w:hAnsiTheme="minorHAnsi" w:cstheme="minorHAnsi"/>
        </w:rPr>
      </w:pPr>
    </w:p>
    <w:p w14:paraId="3F2E6F57" w14:textId="018C8F17" w:rsidR="00A228AB" w:rsidRPr="007B0E75" w:rsidRDefault="00967448" w:rsidP="00A228AB">
      <w:pPr>
        <w:rPr>
          <w:ins w:id="51" w:author="Paulius Voleika" w:date="2026-09-25T19:58:00Z" w16du:dateUtc="2026-09-25T23:58:00Z"/>
          <w:rFonts w:asciiTheme="minorHAnsi" w:hAnsiTheme="minorHAnsi" w:cstheme="minorHAnsi"/>
        </w:rPr>
      </w:pPr>
      <w:ins w:id="52" w:author="Paulius Voleika" w:date="2026-09-25T19:58:00Z" w16du:dateUtc="2026-09-25T23:58:00Z">
        <w:r w:rsidRPr="007B0E75">
          <w:rPr>
            <w:rFonts w:asciiTheme="minorHAnsi" w:hAnsiTheme="minorHAnsi" w:cstheme="minorHAnsi"/>
          </w:rPr>
          <w:t>_________________________________________________________________________</w:t>
        </w:r>
      </w:ins>
    </w:p>
    <w:p w14:paraId="7372262F" w14:textId="77777777" w:rsidR="00A228AB" w:rsidRPr="007B0E75" w:rsidRDefault="00A228AB" w:rsidP="00A228AB">
      <w:pPr>
        <w:rPr>
          <w:ins w:id="53" w:author="Paulius Voleika" w:date="2026-09-25T19:58:00Z" w16du:dateUtc="2026-09-25T23:58:00Z"/>
          <w:rFonts w:asciiTheme="minorHAnsi" w:hAnsiTheme="minorHAnsi" w:cstheme="minorHAnsi"/>
        </w:rPr>
      </w:pPr>
      <w:ins w:id="54" w:author="Paulius Voleika" w:date="2026-09-25T19:58:00Z" w16du:dateUtc="2026-09-25T23:58:00Z">
        <w:r w:rsidRPr="007B0E75">
          <w:rPr>
            <w:rFonts w:asciiTheme="minorHAnsi" w:hAnsiTheme="minorHAnsi" w:cstheme="minorHAnsi"/>
          </w:rPr>
          <w:t>Personal identification number of the proxy (natural person); code of the proxy (legal person)</w:t>
        </w:r>
      </w:ins>
    </w:p>
    <w:p w14:paraId="7D2FC125" w14:textId="77777777" w:rsidR="00A228AB" w:rsidRPr="007B0E75" w:rsidRDefault="00A228AB" w:rsidP="00A228AB">
      <w:pPr>
        <w:rPr>
          <w:ins w:id="55" w:author="Paulius Voleika" w:date="2026-09-25T19:58:00Z" w16du:dateUtc="2026-09-25T23:58:00Z"/>
          <w:rFonts w:asciiTheme="minorHAnsi" w:hAnsiTheme="minorHAnsi" w:cstheme="minorHAnsi"/>
        </w:rPr>
      </w:pPr>
    </w:p>
    <w:p w14:paraId="2C11B42F" w14:textId="085A2520" w:rsidR="00A228AB" w:rsidRPr="007B0E75" w:rsidRDefault="00967448" w:rsidP="00A228AB">
      <w:pPr>
        <w:rPr>
          <w:ins w:id="56" w:author="Paulius Voleika" w:date="2026-09-25T19:58:00Z" w16du:dateUtc="2026-09-25T23:58:00Z"/>
          <w:rFonts w:asciiTheme="minorHAnsi" w:hAnsiTheme="minorHAnsi" w:cstheme="minorHAnsi"/>
        </w:rPr>
      </w:pPr>
      <w:ins w:id="57" w:author="Paulius Voleika" w:date="2026-09-25T19:58:00Z" w16du:dateUtc="2026-09-25T23:58:00Z">
        <w:r w:rsidRPr="007B0E75">
          <w:rPr>
            <w:rFonts w:asciiTheme="minorHAnsi" w:hAnsiTheme="minorHAnsi" w:cstheme="minorHAnsi"/>
          </w:rPr>
          <w:t>___________________________________________________________________________</w:t>
        </w:r>
      </w:ins>
    </w:p>
    <w:p w14:paraId="3E3A3FC6" w14:textId="77777777" w:rsidR="00A228AB" w:rsidRPr="007B0E75" w:rsidRDefault="00A228AB" w:rsidP="00A228AB">
      <w:pPr>
        <w:rPr>
          <w:ins w:id="58" w:author="Paulius Voleika" w:date="2026-09-25T19:58:00Z" w16du:dateUtc="2026-09-25T23:58:00Z"/>
          <w:rFonts w:asciiTheme="minorHAnsi" w:hAnsiTheme="minorHAnsi" w:cstheme="minorHAnsi"/>
        </w:rPr>
      </w:pPr>
      <w:ins w:id="59" w:author="Paulius Voleika" w:date="2026-09-25T19:58:00Z" w16du:dateUtc="2026-09-25T23:58:00Z">
        <w:r w:rsidRPr="007B0E75">
          <w:rPr>
            <w:rFonts w:asciiTheme="minorHAnsi" w:hAnsiTheme="minorHAnsi" w:cstheme="minorHAnsi"/>
          </w:rPr>
          <w:t>Number of shares for which the proxy is granted</w:t>
        </w:r>
      </w:ins>
    </w:p>
    <w:p w14:paraId="5BAD5A75" w14:textId="77777777" w:rsidR="00A228AB" w:rsidRPr="007B0E75" w:rsidRDefault="00A228AB" w:rsidP="00A228AB">
      <w:pPr>
        <w:rPr>
          <w:ins w:id="60" w:author="Paulius Voleika" w:date="2026-09-25T19:58:00Z" w16du:dateUtc="2026-09-25T23:58:00Z"/>
          <w:rFonts w:asciiTheme="minorHAnsi" w:hAnsiTheme="minorHAnsi" w:cstheme="minorHAnsi"/>
        </w:rPr>
      </w:pPr>
    </w:p>
    <w:p w14:paraId="247417F1" w14:textId="77777777" w:rsidR="00A228AB" w:rsidRPr="007B0E75" w:rsidRDefault="00A228AB" w:rsidP="00A228AB">
      <w:pPr>
        <w:rPr>
          <w:ins w:id="61" w:author="Paulius Voleika" w:date="2026-09-25T19:58:00Z" w16du:dateUtc="2026-09-25T23:58:00Z"/>
          <w:rFonts w:asciiTheme="minorHAnsi" w:hAnsiTheme="minorHAnsi" w:cstheme="minorHAnsi"/>
        </w:rPr>
      </w:pPr>
    </w:p>
    <w:p w14:paraId="14C73F70" w14:textId="77777777" w:rsidR="00A228AB" w:rsidRPr="007B0E75" w:rsidRDefault="00A228AB" w:rsidP="00A228AB">
      <w:pPr>
        <w:rPr>
          <w:ins w:id="62" w:author="Paulius Voleika" w:date="2026-09-25T19:58:00Z" w16du:dateUtc="2026-09-25T23:58:00Z"/>
          <w:rFonts w:asciiTheme="minorHAnsi" w:hAnsiTheme="minorHAnsi" w:cstheme="minorHAnsi"/>
          <w:b/>
        </w:rPr>
      </w:pPr>
      <w:ins w:id="63" w:author="Paulius Voleika" w:date="2026-09-25T19:58:00Z" w16du:dateUtc="2026-09-25T23:58:00Z">
        <w:r w:rsidRPr="007B0E75">
          <w:rPr>
            <w:rFonts w:asciiTheme="minorHAnsi" w:hAnsiTheme="minorHAnsi" w:cstheme="minorHAnsi"/>
            <w:b/>
          </w:rPr>
          <w:t>The proxy hereby authorises the attorney-in-fact:</w:t>
        </w:r>
      </w:ins>
    </w:p>
    <w:p w14:paraId="3AD958B8" w14:textId="77777777" w:rsidR="00A228AB" w:rsidRPr="007B0E75" w:rsidRDefault="00A228AB" w:rsidP="00A228AB">
      <w:pPr>
        <w:rPr>
          <w:ins w:id="64" w:author="Paulius Voleika" w:date="2026-09-25T19:58:00Z" w16du:dateUtc="2026-09-25T23:58:00Z"/>
          <w:rFonts w:asciiTheme="minorHAnsi" w:hAnsiTheme="minorHAnsi" w:cstheme="minorHAnsi"/>
        </w:rPr>
      </w:pPr>
    </w:p>
    <w:p w14:paraId="3F2D6B0D" w14:textId="797CFA71" w:rsidR="00A228AB" w:rsidRPr="007B0E75" w:rsidRDefault="00A228AB" w:rsidP="00A228AB">
      <w:pPr>
        <w:rPr>
          <w:ins w:id="65" w:author="Paulius Voleika" w:date="2026-09-25T19:58:00Z" w16du:dateUtc="2026-09-25T23:58:00Z"/>
          <w:rFonts w:asciiTheme="minorHAnsi" w:hAnsiTheme="minorHAnsi" w:cstheme="minorHAnsi"/>
        </w:rPr>
      </w:pPr>
      <w:ins w:id="66" w:author="Paulius Voleika" w:date="2026-09-25T19:58:00Z" w16du:dateUtc="2026-09-25T23:58:00Z">
        <w:r w:rsidRPr="007B0E75">
          <w:rPr>
            <w:rFonts w:asciiTheme="minorHAnsi" w:hAnsiTheme="minorHAnsi" w:cstheme="minorHAnsi"/>
          </w:rPr>
          <w:t xml:space="preserve">To represent the Attorney-in-Fact as a shareholder of Amber Grid AB (company code 303090867), to represent Amber Grid AB (hereinafter referred to as the "Company") at the Ordinary General Meeting of Shareholders to be held on </w:t>
        </w:r>
        <w:r w:rsidR="005A1943">
          <w:rPr>
            <w:rFonts w:asciiTheme="minorHAnsi" w:hAnsiTheme="minorHAnsi" w:cstheme="minorHAnsi"/>
          </w:rPr>
          <w:t>11</w:t>
        </w:r>
        <w:r w:rsidR="007B0E75">
          <w:rPr>
            <w:rFonts w:asciiTheme="minorHAnsi" w:hAnsiTheme="minorHAnsi" w:cstheme="minorHAnsi"/>
          </w:rPr>
          <w:t xml:space="preserve"> April 2023</w:t>
        </w:r>
        <w:r w:rsidRPr="007B0E75">
          <w:rPr>
            <w:rFonts w:asciiTheme="minorHAnsi" w:hAnsiTheme="minorHAnsi" w:cstheme="minorHAnsi"/>
          </w:rPr>
          <w:t xml:space="preserve"> and to vote in his/her own discretion on all issues to be discussed at the General Meeting of Shareholders of the Company, to sign, receive and submit all documents relating to the above-mentioned assignment, to make representations on behalf of the Attorney-in-Fact, to make proposals and to perform any other acts in connection with the above-mentioned assignment or the Attorney-in-Fact.</w:t>
        </w:r>
      </w:ins>
    </w:p>
    <w:p w14:paraId="4C70B441" w14:textId="77777777" w:rsidR="00A228AB" w:rsidRPr="007B0E75" w:rsidRDefault="00A228AB" w:rsidP="00A228AB">
      <w:pPr>
        <w:rPr>
          <w:ins w:id="67" w:author="Paulius Voleika" w:date="2026-09-25T19:58:00Z" w16du:dateUtc="2026-09-25T23:58:00Z"/>
          <w:rFonts w:asciiTheme="minorHAnsi" w:hAnsiTheme="minorHAnsi" w:cstheme="minorHAnsi"/>
        </w:rPr>
      </w:pPr>
    </w:p>
    <w:p w14:paraId="1ABFF5FC" w14:textId="0B647C9D" w:rsidR="00A228AB" w:rsidRPr="007B0E75" w:rsidRDefault="00470FD4" w:rsidP="00A228AB">
      <w:pPr>
        <w:rPr>
          <w:ins w:id="68" w:author="Paulius Voleika" w:date="2026-09-25T19:58:00Z" w16du:dateUtc="2026-09-25T23:58:00Z"/>
          <w:rFonts w:asciiTheme="minorHAnsi" w:hAnsiTheme="minorHAnsi" w:cstheme="minorHAnsi"/>
          <w:b/>
        </w:rPr>
      </w:pPr>
      <w:ins w:id="69" w:author="Paulius Voleika" w:date="2026-09-25T19:58:00Z" w16du:dateUtc="2026-09-25T23:58:00Z">
        <w:r w:rsidRPr="00470FD4">
          <w:rPr>
            <w:rFonts w:asciiTheme="minorHAnsi" w:hAnsiTheme="minorHAnsi" w:cstheme="minorHAnsi"/>
            <w:b/>
          </w:rPr>
          <w:t xml:space="preserve">The Power of Attorney shall be valid only on </w:t>
        </w:r>
        <w:r w:rsidR="005A1943">
          <w:rPr>
            <w:rFonts w:asciiTheme="minorHAnsi" w:hAnsiTheme="minorHAnsi" w:cstheme="minorHAnsi"/>
            <w:b/>
          </w:rPr>
          <w:t>11</w:t>
        </w:r>
        <w:r w:rsidRPr="00470FD4">
          <w:rPr>
            <w:rFonts w:asciiTheme="minorHAnsi" w:hAnsiTheme="minorHAnsi" w:cstheme="minorHAnsi"/>
            <w:b/>
          </w:rPr>
          <w:t xml:space="preserve"> </w:t>
        </w:r>
        <w:r>
          <w:rPr>
            <w:rFonts w:asciiTheme="minorHAnsi" w:hAnsiTheme="minorHAnsi" w:cstheme="minorHAnsi"/>
            <w:b/>
          </w:rPr>
          <w:t>April 2023</w:t>
        </w:r>
        <w:r w:rsidRPr="00470FD4">
          <w:rPr>
            <w:rFonts w:asciiTheme="minorHAnsi" w:hAnsiTheme="minorHAnsi" w:cstheme="minorHAnsi"/>
            <w:b/>
          </w:rPr>
          <w:t xml:space="preserve"> at the General Meeting of Shareholders of AB Amber Grid</w:t>
        </w:r>
      </w:ins>
    </w:p>
    <w:p w14:paraId="514C8C41" w14:textId="77777777" w:rsidR="00A228AB" w:rsidRPr="007B0E75" w:rsidRDefault="00A228AB" w:rsidP="00A228AB">
      <w:pPr>
        <w:rPr>
          <w:ins w:id="70" w:author="Paulius Voleika" w:date="2026-09-25T19:58:00Z" w16du:dateUtc="2026-09-25T23:58:00Z"/>
          <w:rFonts w:asciiTheme="minorHAnsi" w:hAnsiTheme="minorHAnsi" w:cstheme="minorHAnsi"/>
        </w:rPr>
      </w:pPr>
    </w:p>
    <w:p w14:paraId="00AD6CF0" w14:textId="77777777" w:rsidR="00A228AB" w:rsidRPr="007B0E75" w:rsidRDefault="00A228AB" w:rsidP="00A228AB">
      <w:pPr>
        <w:rPr>
          <w:ins w:id="71" w:author="Paulius Voleika" w:date="2026-09-25T19:58:00Z" w16du:dateUtc="2026-09-25T23:58:00Z"/>
          <w:rFonts w:asciiTheme="minorHAnsi" w:hAnsiTheme="minorHAnsi" w:cstheme="minorHAnsi"/>
        </w:rPr>
      </w:pPr>
      <w:ins w:id="72" w:author="Paulius Voleika" w:date="2026-09-25T19:58:00Z" w16du:dateUtc="2026-09-25T23:58:00Z">
        <w:r w:rsidRPr="007B0E75">
          <w:rPr>
            <w:rFonts w:asciiTheme="minorHAnsi" w:hAnsiTheme="minorHAnsi" w:cstheme="minorHAnsi"/>
          </w:rPr>
          <w:lastRenderedPageBreak/>
          <w:t>The proxy shall have the right to revoke this power of attorney at any time, and the proxy shall have the right to withdraw the power of attorney.</w:t>
        </w:r>
      </w:ins>
    </w:p>
    <w:p w14:paraId="1838E611" w14:textId="77777777" w:rsidR="00A228AB" w:rsidRPr="007B0E75" w:rsidRDefault="00A228AB" w:rsidP="00A228AB">
      <w:pPr>
        <w:rPr>
          <w:ins w:id="73" w:author="Paulius Voleika" w:date="2026-09-25T19:58:00Z" w16du:dateUtc="2026-09-25T23:58:00Z"/>
          <w:rFonts w:asciiTheme="minorHAnsi" w:hAnsiTheme="minorHAnsi" w:cstheme="minorHAnsi"/>
        </w:rPr>
      </w:pPr>
    </w:p>
    <w:p w14:paraId="59DEDA77" w14:textId="77777777" w:rsidR="00A228AB" w:rsidRPr="007B0E75" w:rsidRDefault="00A228AB" w:rsidP="00A228AB">
      <w:pPr>
        <w:rPr>
          <w:ins w:id="74" w:author="Paulius Voleika" w:date="2026-09-25T19:58:00Z" w16du:dateUtc="2026-09-25T23:58:00Z"/>
          <w:rFonts w:asciiTheme="minorHAnsi" w:hAnsiTheme="minorHAnsi" w:cstheme="minorHAnsi"/>
        </w:rPr>
      </w:pPr>
      <w:ins w:id="75" w:author="Paulius Voleika" w:date="2026-09-25T19:58:00Z" w16du:dateUtc="2026-09-25T23:58:00Z">
        <w:r w:rsidRPr="007B0E75">
          <w:rPr>
            <w:rFonts w:asciiTheme="minorHAnsi" w:hAnsiTheme="minorHAnsi" w:cstheme="minorHAnsi"/>
          </w:rPr>
          <w:t>The power of attorney shall expire: 1) upon expiry of the term of validity; 2) upon revocation of the power of attorney by the attorney-in-fact; 3) upon surrender of the power of attorney by the attorney-in-fact; 4) upon expiry of the legal entity which granted the power of attorney; 5) upon death of the natural person who granted the power of attorney or upon his/her incapacity, disability or lack of capacity or upon his/her disability; or 6) upon the death of the person to whom the power of attorney has been granted, or upon his/her disability, incapacity or lack of capacity or upon his/her disability.</w:t>
        </w:r>
      </w:ins>
    </w:p>
    <w:p w14:paraId="556FE6BA" w14:textId="77777777" w:rsidR="00A228AB" w:rsidRPr="007B0E75" w:rsidRDefault="00A228AB" w:rsidP="00A228AB">
      <w:pPr>
        <w:rPr>
          <w:ins w:id="76" w:author="Paulius Voleika" w:date="2026-09-25T19:58:00Z" w16du:dateUtc="2026-09-25T23:58:00Z"/>
          <w:rFonts w:asciiTheme="minorHAnsi" w:hAnsiTheme="minorHAnsi" w:cstheme="minorHAnsi"/>
        </w:rPr>
      </w:pPr>
    </w:p>
    <w:p w14:paraId="40F3477C" w14:textId="77777777" w:rsidR="00A228AB" w:rsidRPr="007B0E75" w:rsidRDefault="00A228AB" w:rsidP="00A228AB">
      <w:pPr>
        <w:rPr>
          <w:ins w:id="77" w:author="Paulius Voleika" w:date="2026-09-25T19:58:00Z" w16du:dateUtc="2026-09-25T23:58:00Z"/>
          <w:rFonts w:asciiTheme="minorHAnsi" w:hAnsiTheme="minorHAnsi" w:cstheme="minorHAnsi"/>
        </w:rPr>
      </w:pPr>
      <w:ins w:id="78" w:author="Paulius Voleika" w:date="2026-09-25T19:58:00Z" w16du:dateUtc="2026-09-25T23:58:00Z">
        <w:r w:rsidRPr="007B0E75">
          <w:rPr>
            <w:rFonts w:asciiTheme="minorHAnsi" w:hAnsiTheme="minorHAnsi" w:cstheme="minorHAnsi"/>
          </w:rPr>
          <w:t>The attorney must notify the attorney-in-fact of the revocation of the power of attorney, as well as persons known to the attorney-in-fact with whom the power of attorney has been given for the purpose of the establishment and maintenance of the relationship of representation.</w:t>
        </w:r>
      </w:ins>
    </w:p>
    <w:p w14:paraId="500A38B0" w14:textId="77777777" w:rsidR="00A228AB" w:rsidRPr="007B0E75" w:rsidRDefault="00A228AB" w:rsidP="00A228AB">
      <w:pPr>
        <w:rPr>
          <w:ins w:id="79" w:author="Paulius Voleika" w:date="2026-09-25T19:58:00Z" w16du:dateUtc="2026-09-25T23:58:00Z"/>
          <w:rFonts w:asciiTheme="minorHAnsi" w:hAnsiTheme="minorHAnsi" w:cstheme="minorHAnsi"/>
        </w:rPr>
      </w:pPr>
    </w:p>
    <w:p w14:paraId="332D8D35" w14:textId="77777777" w:rsidR="00A228AB" w:rsidRPr="007B0E75" w:rsidRDefault="00A228AB" w:rsidP="00A228AB">
      <w:pPr>
        <w:rPr>
          <w:ins w:id="80" w:author="Paulius Voleika" w:date="2026-09-25T19:58:00Z" w16du:dateUtc="2026-09-25T23:58:00Z"/>
          <w:rFonts w:asciiTheme="minorHAnsi" w:hAnsiTheme="minorHAnsi" w:cstheme="minorHAnsi"/>
        </w:rPr>
      </w:pPr>
      <w:ins w:id="81" w:author="Paulius Voleika" w:date="2026-09-25T19:58:00Z" w16du:dateUtc="2026-09-25T23:58:00Z">
        <w:r w:rsidRPr="007B0E75">
          <w:rPr>
            <w:rFonts w:asciiTheme="minorHAnsi" w:hAnsiTheme="minorHAnsi" w:cstheme="minorHAnsi"/>
          </w:rPr>
          <w:t>The principal must render an account of his or her activities and must account to the authorising officer for everything he or she has received as a result of the performance of his or her duties.</w:t>
        </w:r>
      </w:ins>
    </w:p>
    <w:p w14:paraId="758EF8DA" w14:textId="77777777" w:rsidR="00A228AB" w:rsidRPr="007B0E75" w:rsidRDefault="00A228AB" w:rsidP="00A228AB">
      <w:pPr>
        <w:rPr>
          <w:ins w:id="82" w:author="Paulius Voleika" w:date="2026-09-25T19:58:00Z" w16du:dateUtc="2026-09-25T23:58:00Z"/>
          <w:rFonts w:asciiTheme="minorHAnsi" w:hAnsiTheme="minorHAnsi" w:cstheme="minorHAnsi"/>
        </w:rPr>
      </w:pPr>
    </w:p>
    <w:p w14:paraId="08EDB1CB" w14:textId="77777777" w:rsidR="00A228AB" w:rsidRPr="007B0E75" w:rsidRDefault="00A228AB" w:rsidP="00A228AB">
      <w:pPr>
        <w:rPr>
          <w:ins w:id="83" w:author="Paulius Voleika" w:date="2026-09-25T19:58:00Z" w16du:dateUtc="2026-09-25T23:58:00Z"/>
          <w:rFonts w:asciiTheme="minorHAnsi" w:hAnsiTheme="minorHAnsi" w:cstheme="minorHAnsi"/>
        </w:rPr>
      </w:pPr>
      <w:ins w:id="84" w:author="Paulius Voleika" w:date="2026-09-25T19:58:00Z" w16du:dateUtc="2026-09-25T23:58:00Z">
        <w:r w:rsidRPr="007B0E75">
          <w:rPr>
            <w:rFonts w:asciiTheme="minorHAnsi" w:hAnsiTheme="minorHAnsi" w:cstheme="minorHAnsi"/>
          </w:rPr>
          <w:t>The power of attorney shall confer on the attorney the same rights as those conferred on the shareholder represented by the power of attorney.</w:t>
        </w:r>
      </w:ins>
    </w:p>
    <w:p w14:paraId="21CA701F" w14:textId="77777777" w:rsidR="00A228AB" w:rsidRPr="007B0E75" w:rsidRDefault="00A228AB" w:rsidP="00A228AB">
      <w:pPr>
        <w:rPr>
          <w:ins w:id="85" w:author="Paulius Voleika" w:date="2026-09-25T19:58:00Z" w16du:dateUtc="2026-09-25T23:58:00Z"/>
          <w:rFonts w:asciiTheme="minorHAnsi" w:hAnsiTheme="minorHAnsi" w:cstheme="minorHAnsi"/>
        </w:rPr>
      </w:pPr>
    </w:p>
    <w:p w14:paraId="6E3C11A7" w14:textId="77777777" w:rsidR="00A228AB" w:rsidRPr="007B0E75" w:rsidRDefault="00A228AB" w:rsidP="00A228AB">
      <w:pPr>
        <w:rPr>
          <w:ins w:id="86" w:author="Paulius Voleika" w:date="2026-09-25T19:58:00Z" w16du:dateUtc="2026-09-25T23:58:00Z"/>
          <w:rFonts w:asciiTheme="minorHAnsi" w:hAnsiTheme="minorHAnsi" w:cstheme="minorHAnsi"/>
        </w:rPr>
      </w:pPr>
      <w:ins w:id="87" w:author="Paulius Voleika" w:date="2026-09-25T19:58:00Z" w16du:dateUtc="2026-09-25T23:58:00Z">
        <w:r w:rsidRPr="007B0E75">
          <w:rPr>
            <w:rFonts w:asciiTheme="minorHAnsi" w:hAnsiTheme="minorHAnsi" w:cstheme="minorHAnsi"/>
          </w:rPr>
          <w:t>A proxy shall be valid only for the number of shares specified in the proxy.</w:t>
        </w:r>
      </w:ins>
    </w:p>
    <w:p w14:paraId="117E1CF2" w14:textId="77777777" w:rsidR="00A228AB" w:rsidRPr="007B0E75" w:rsidRDefault="00A228AB" w:rsidP="00A228AB">
      <w:pPr>
        <w:rPr>
          <w:ins w:id="88" w:author="Paulius Voleika" w:date="2026-09-25T19:58:00Z" w16du:dateUtc="2026-09-25T23:58:00Z"/>
          <w:rFonts w:asciiTheme="minorHAnsi" w:hAnsiTheme="minorHAnsi" w:cstheme="minorHAnsi"/>
        </w:rPr>
      </w:pPr>
    </w:p>
    <w:p w14:paraId="2E292B55" w14:textId="77777777" w:rsidR="00A228AB" w:rsidRPr="007B0E75" w:rsidRDefault="00A228AB" w:rsidP="00A228AB">
      <w:pPr>
        <w:rPr>
          <w:ins w:id="89" w:author="Paulius Voleika" w:date="2026-09-25T19:58:00Z" w16du:dateUtc="2026-09-25T23:58:00Z"/>
          <w:rFonts w:asciiTheme="minorHAnsi" w:hAnsiTheme="minorHAnsi" w:cstheme="minorHAnsi"/>
        </w:rPr>
      </w:pPr>
    </w:p>
    <w:p w14:paraId="7C70374A" w14:textId="77777777" w:rsidR="00A228AB" w:rsidRPr="007B0E75" w:rsidRDefault="00A228AB" w:rsidP="00A228AB">
      <w:pPr>
        <w:rPr>
          <w:ins w:id="90" w:author="Paulius Voleika" w:date="2026-09-25T19:58:00Z" w16du:dateUtc="2026-09-25T23:58:00Z"/>
          <w:rFonts w:asciiTheme="minorHAnsi" w:hAnsiTheme="minorHAnsi" w:cstheme="minorHAnsi"/>
        </w:rPr>
      </w:pPr>
      <w:ins w:id="91" w:author="Paulius Voleika" w:date="2026-09-25T19:58:00Z" w16du:dateUtc="2026-09-25T23:58:00Z">
        <w:r w:rsidRPr="007B0E75">
          <w:rPr>
            <w:rFonts w:asciiTheme="minorHAnsi" w:hAnsiTheme="minorHAnsi" w:cstheme="minorHAnsi"/>
          </w:rPr>
          <w:t>______________ __________________________________________________________</w:t>
        </w:r>
      </w:ins>
    </w:p>
    <w:p w14:paraId="780602CC" w14:textId="3DEE2EAF" w:rsidR="00A228AB" w:rsidRPr="007B0E75" w:rsidRDefault="00A228AB" w:rsidP="00967448">
      <w:pPr>
        <w:ind w:left="1701" w:hanging="1701"/>
        <w:rPr>
          <w:ins w:id="92" w:author="Paulius Voleika" w:date="2026-09-25T19:58:00Z" w16du:dateUtc="2026-09-25T23:58:00Z"/>
          <w:rFonts w:asciiTheme="minorHAnsi" w:hAnsiTheme="minorHAnsi" w:cstheme="minorHAnsi"/>
        </w:rPr>
      </w:pPr>
      <w:ins w:id="93" w:author="Paulius Voleika" w:date="2026-09-25T19:58:00Z" w16du:dateUtc="2026-09-25T23:58:00Z">
        <w:r w:rsidRPr="007B0E75">
          <w:rPr>
            <w:rFonts w:asciiTheme="minorHAnsi" w:hAnsiTheme="minorHAnsi" w:cstheme="minorHAnsi"/>
          </w:rPr>
          <w:t>(Date)</w:t>
        </w:r>
        <w:r w:rsidR="00967448" w:rsidRPr="007B0E75">
          <w:rPr>
            <w:rFonts w:asciiTheme="minorHAnsi" w:hAnsiTheme="minorHAnsi" w:cstheme="minorHAnsi"/>
          </w:rPr>
          <w:t xml:space="preserve">                  </w:t>
        </w:r>
        <w:r w:rsidRPr="007B0E75">
          <w:rPr>
            <w:rFonts w:asciiTheme="minorHAnsi" w:hAnsiTheme="minorHAnsi" w:cstheme="minorHAnsi"/>
          </w:rPr>
          <w:t xml:space="preserve"> (name and signature of the shareholder-individual; name and signature of the </w:t>
        </w:r>
        <w:r w:rsidR="00967448" w:rsidRPr="007B0E75">
          <w:rPr>
            <w:rFonts w:asciiTheme="minorHAnsi" w:hAnsiTheme="minorHAnsi" w:cstheme="minorHAnsi"/>
          </w:rPr>
          <w:t xml:space="preserve"> </w:t>
        </w:r>
        <w:r w:rsidRPr="007B0E75">
          <w:rPr>
            <w:rFonts w:asciiTheme="minorHAnsi" w:hAnsiTheme="minorHAnsi" w:cstheme="minorHAnsi"/>
          </w:rPr>
          <w:t>governing body of the shareholder-legal person or of any other person authorised to issue the proxy, position or basis of action)</w:t>
        </w:r>
      </w:ins>
    </w:p>
    <w:p w14:paraId="19A64220" w14:textId="77777777" w:rsidR="00A228AB" w:rsidRPr="007B0E75" w:rsidRDefault="00A228AB" w:rsidP="00A228AB">
      <w:pPr>
        <w:rPr>
          <w:ins w:id="94" w:author="Paulius Voleika" w:date="2026-09-25T19:58:00Z" w16du:dateUtc="2026-09-25T23:58:00Z"/>
          <w:rFonts w:asciiTheme="minorHAnsi" w:hAnsiTheme="minorHAnsi" w:cstheme="minorHAnsi"/>
        </w:rPr>
      </w:pPr>
    </w:p>
    <w:p w14:paraId="1A437C66" w14:textId="77777777" w:rsidR="00A228AB" w:rsidRPr="007B0E75" w:rsidRDefault="00A228AB" w:rsidP="00967448">
      <w:pPr>
        <w:ind w:left="2592"/>
        <w:rPr>
          <w:ins w:id="95" w:author="Paulius Voleika" w:date="2026-09-25T19:58:00Z" w16du:dateUtc="2026-09-25T23:58:00Z"/>
          <w:rFonts w:asciiTheme="minorHAnsi" w:hAnsiTheme="minorHAnsi" w:cstheme="minorHAnsi"/>
        </w:rPr>
      </w:pPr>
      <w:ins w:id="96" w:author="Paulius Voleika" w:date="2026-09-25T19:58:00Z" w16du:dateUtc="2026-09-25T23:58:00Z">
        <w:r w:rsidRPr="007B0E75">
          <w:rPr>
            <w:rFonts w:asciiTheme="minorHAnsi" w:hAnsiTheme="minorHAnsi" w:cstheme="minorHAnsi"/>
          </w:rPr>
          <w:tab/>
        </w:r>
        <w:r w:rsidRPr="007B0E75">
          <w:rPr>
            <w:rFonts w:asciiTheme="minorHAnsi" w:hAnsiTheme="minorHAnsi" w:cstheme="minorHAnsi"/>
          </w:rPr>
          <w:tab/>
        </w:r>
        <w:r w:rsidRPr="007B0E75">
          <w:rPr>
            <w:rFonts w:asciiTheme="minorHAnsi" w:hAnsiTheme="minorHAnsi" w:cstheme="minorHAnsi"/>
          </w:rPr>
          <w:tab/>
        </w:r>
        <w:r w:rsidRPr="007B0E75">
          <w:rPr>
            <w:rFonts w:asciiTheme="minorHAnsi" w:hAnsiTheme="minorHAnsi" w:cstheme="minorHAnsi"/>
          </w:rPr>
          <w:tab/>
          <w:t xml:space="preserve">                         __________________________________________________________</w:t>
        </w:r>
      </w:ins>
    </w:p>
    <w:p w14:paraId="66D899A0" w14:textId="66A85633" w:rsidR="00A37AF7" w:rsidRPr="00FA410F" w:rsidRDefault="00A228AB" w:rsidP="00A37AF7">
      <w:pPr>
        <w:rPr>
          <w:del w:id="97" w:author="Paulius Voleika" w:date="2026-09-25T19:58:00Z" w16du:dateUtc="2026-09-25T23:58:00Z"/>
          <w:rFonts w:ascii="Arial" w:hAnsi="Arial" w:cs="Arial"/>
          <w:b/>
        </w:rPr>
      </w:pPr>
      <w:ins w:id="98" w:author="Paulius Voleika" w:date="2026-09-25T19:58:00Z" w16du:dateUtc="2026-09-25T23:58:00Z">
        <w:r w:rsidRPr="007B0E75">
          <w:rPr>
            <w:rFonts w:asciiTheme="minorHAnsi" w:hAnsiTheme="minorHAnsi" w:cstheme="minorHAnsi"/>
          </w:rPr>
          <w:tab/>
        </w:r>
        <w:r w:rsidRPr="007B0E75">
          <w:rPr>
            <w:rFonts w:asciiTheme="minorHAnsi" w:hAnsiTheme="minorHAnsi" w:cstheme="minorHAnsi"/>
          </w:rPr>
          <w:tab/>
        </w:r>
        <w:r w:rsidRPr="007B0E75">
          <w:rPr>
            <w:rFonts w:asciiTheme="minorHAnsi" w:hAnsiTheme="minorHAnsi" w:cstheme="minorHAnsi"/>
          </w:rPr>
          <w:tab/>
          <w:t>(signature of the attorney)</w:t>
        </w:r>
      </w:ins>
      <w:del w:id="99" w:author="Paulius Voleika" w:date="2026-09-25T19:58:00Z" w16du:dateUtc="2026-09-25T23:58:00Z">
        <w:r w:rsidR="00A37AF7" w:rsidRPr="00FA410F">
          <w:rPr>
            <w:rFonts w:ascii="Arial" w:hAnsi="Arial" w:cs="Arial"/>
            <w:b/>
          </w:rPr>
          <w:br/>
        </w:r>
        <w:r w:rsidR="00A37AF7" w:rsidRPr="00FA410F">
          <w:rPr>
            <w:rFonts w:ascii="Arial" w:hAnsi="Arial" w:cs="Arial"/>
            <w:b/>
            <w:bCs/>
            <w:lang w:val="en" w:eastAsia="en-GB"/>
          </w:rPr>
          <w:delText>When should I complete the form?</w:delText>
        </w:r>
        <w:r w:rsidR="00A37AF7" w:rsidRPr="00FA410F">
          <w:rPr>
            <w:rFonts w:ascii="Arial" w:hAnsi="Arial" w:cs="Arial"/>
            <w:b/>
            <w:bCs/>
            <w:lang w:val="en" w:eastAsia="en-GB"/>
          </w:rPr>
          <w:br/>
        </w:r>
        <w:r w:rsidR="00A37AF7" w:rsidRPr="00FA410F">
          <w:rPr>
            <w:rFonts w:ascii="Arial" w:hAnsi="Arial" w:cs="Arial"/>
            <w:lang w:val="en" w:eastAsia="en-GB"/>
          </w:rPr>
          <w:delText>As soon as possible.</w:delText>
        </w:r>
        <w:r w:rsidR="00A37AF7" w:rsidRPr="00FA410F">
          <w:rPr>
            <w:rFonts w:ascii="Arial" w:hAnsi="Arial" w:cs="Arial"/>
            <w:lang w:val="en" w:eastAsia="en-GB"/>
          </w:rPr>
          <w:br/>
          <w:delText>The form can be completed at your leisure, with no time pressure or urgency, but the sooner the form is ready, the quicker it can be used if needed.</w:delText>
        </w:r>
        <w:r w:rsidR="00A37AF7" w:rsidRPr="00FA410F">
          <w:rPr>
            <w:rFonts w:ascii="Arial" w:hAnsi="Arial" w:cs="Arial"/>
            <w:bCs/>
            <w:lang w:val="en" w:eastAsia="en-GB"/>
          </w:rPr>
          <w:delText xml:space="preserve"> When you have completed the form, please keep it securely as it will contain personal information about the person concerned. However, it will need to be accessible, with relatives and carers knowing about its existence under the Herbert Protocol and where it can be located quickly if required.</w:delText>
        </w:r>
      </w:del>
    </w:p>
    <w:p w14:paraId="1E8A879D" w14:textId="77777777" w:rsidR="00A37AF7" w:rsidRPr="00FA410F" w:rsidRDefault="00A37AF7" w:rsidP="00A37AF7">
      <w:pPr>
        <w:spacing w:before="100" w:beforeAutospacing="1" w:after="100" w:afterAutospacing="1"/>
        <w:rPr>
          <w:del w:id="100" w:author="Paulius Voleika" w:date="2026-09-25T19:58:00Z" w16du:dateUtc="2026-09-25T23:58:00Z"/>
          <w:rFonts w:ascii="Arial" w:hAnsi="Arial" w:cs="Arial"/>
          <w:lang w:val="en" w:eastAsia="en-GB"/>
        </w:rPr>
      </w:pPr>
      <w:del w:id="101" w:author="Paulius Voleika" w:date="2026-09-25T19:58:00Z" w16du:dateUtc="2026-09-25T23:58:00Z">
        <w:r w:rsidRPr="00FA410F">
          <w:rPr>
            <w:rFonts w:ascii="Arial" w:hAnsi="Arial" w:cs="Arial"/>
            <w:b/>
            <w:bCs/>
            <w:lang w:val="en" w:eastAsia="en-GB"/>
          </w:rPr>
          <w:delText>How much detail is needed?</w:delText>
        </w:r>
        <w:r w:rsidRPr="00FA410F">
          <w:rPr>
            <w:rFonts w:ascii="Arial" w:hAnsi="Arial" w:cs="Arial"/>
            <w:b/>
            <w:bCs/>
            <w:lang w:val="en" w:eastAsia="en-GB"/>
          </w:rPr>
          <w:br/>
        </w:r>
        <w:r w:rsidR="00823084" w:rsidRPr="00FA410F">
          <w:rPr>
            <w:rFonts w:ascii="Arial" w:hAnsi="Arial" w:cs="Arial"/>
            <w:lang w:val="en" w:eastAsia="en-GB"/>
          </w:rPr>
          <w:delText>Please include key information that may assist Police Officers in searching if the person goes missing, and anything important to inform the level of risk</w:delText>
        </w:r>
        <w:r w:rsidR="000F4666" w:rsidRPr="00FA410F">
          <w:rPr>
            <w:rFonts w:ascii="Arial" w:hAnsi="Arial" w:cs="Arial"/>
            <w:lang w:val="en" w:eastAsia="en-GB"/>
          </w:rPr>
          <w:delText xml:space="preserve"> the person might be at</w:delText>
        </w:r>
        <w:r w:rsidR="00823084" w:rsidRPr="00FA410F">
          <w:rPr>
            <w:rFonts w:ascii="Arial" w:hAnsi="Arial" w:cs="Arial"/>
            <w:lang w:val="en" w:eastAsia="en-GB"/>
          </w:rPr>
          <w:delText xml:space="preserve">. </w:delText>
        </w:r>
        <w:r w:rsidRPr="00FA410F">
          <w:rPr>
            <w:rFonts w:ascii="Arial" w:hAnsi="Arial" w:cs="Arial"/>
            <w:lang w:val="en" w:eastAsia="en-GB"/>
          </w:rPr>
          <w:delText xml:space="preserve">Whilst sometimes more information is better, Police Officers </w:delText>
        </w:r>
        <w:r w:rsidR="00823084" w:rsidRPr="00FA410F">
          <w:rPr>
            <w:rFonts w:ascii="Arial" w:hAnsi="Arial" w:cs="Arial"/>
            <w:lang w:val="en" w:eastAsia="en-GB"/>
          </w:rPr>
          <w:delText xml:space="preserve">generally </w:delText>
        </w:r>
        <w:r w:rsidRPr="00FA410F">
          <w:rPr>
            <w:rFonts w:ascii="Arial" w:hAnsi="Arial" w:cs="Arial"/>
            <w:lang w:val="en" w:eastAsia="en-GB"/>
          </w:rPr>
          <w:delText xml:space="preserve">want an overview rather than in depth detail. </w:delText>
        </w:r>
        <w:r w:rsidR="00823084" w:rsidRPr="00FA410F">
          <w:rPr>
            <w:rFonts w:ascii="Arial" w:hAnsi="Arial" w:cs="Arial"/>
            <w:lang w:val="en" w:eastAsia="en-GB"/>
          </w:rPr>
          <w:delText xml:space="preserve">If you include your contact details / phone number we can ring you if we need </w:delText>
        </w:r>
        <w:r w:rsidR="007B6B38" w:rsidRPr="00FA410F">
          <w:rPr>
            <w:rFonts w:ascii="Arial" w:hAnsi="Arial" w:cs="Arial"/>
            <w:lang w:val="en" w:eastAsia="en-GB"/>
          </w:rPr>
          <w:delText>anything further. Also, if</w:delText>
        </w:r>
        <w:r w:rsidRPr="00FA410F">
          <w:rPr>
            <w:rFonts w:ascii="Arial" w:hAnsi="Arial" w:cs="Arial"/>
            <w:lang w:val="en" w:eastAsia="en-GB"/>
          </w:rPr>
          <w:delText xml:space="preserve"> writing the information by hand, please try to make sure that it is easily readable for someone </w:delText>
        </w:r>
        <w:r w:rsidR="007B6B38" w:rsidRPr="00FA410F">
          <w:rPr>
            <w:rFonts w:ascii="Arial" w:hAnsi="Arial" w:cs="Arial"/>
            <w:lang w:val="en" w:eastAsia="en-GB"/>
          </w:rPr>
          <w:delText>un</w:delText>
        </w:r>
        <w:r w:rsidR="000F4666" w:rsidRPr="00FA410F">
          <w:rPr>
            <w:rFonts w:ascii="Arial" w:hAnsi="Arial" w:cs="Arial"/>
            <w:lang w:val="en" w:eastAsia="en-GB"/>
          </w:rPr>
          <w:delText>familiar with</w:delText>
        </w:r>
        <w:r w:rsidRPr="00FA410F">
          <w:rPr>
            <w:rFonts w:ascii="Arial" w:hAnsi="Arial" w:cs="Arial"/>
            <w:lang w:val="en" w:eastAsia="en-GB"/>
          </w:rPr>
          <w:delText xml:space="preserve"> your handwriting. You don't have to complete everything on the form if you don`t feel it`s relevant to the individual person you are writing about. </w:delText>
        </w:r>
      </w:del>
    </w:p>
    <w:p w14:paraId="43814882" w14:textId="77777777" w:rsidR="00A37AF7" w:rsidRPr="00FA410F" w:rsidRDefault="00A37AF7" w:rsidP="00A37AF7">
      <w:pPr>
        <w:spacing w:before="100" w:beforeAutospacing="1" w:after="100" w:afterAutospacing="1"/>
        <w:rPr>
          <w:del w:id="102" w:author="Paulius Voleika" w:date="2026-09-25T19:58:00Z" w16du:dateUtc="2026-09-25T23:58:00Z"/>
          <w:rFonts w:ascii="Arial" w:hAnsi="Arial" w:cs="Arial"/>
          <w:lang w:val="en" w:eastAsia="en-GB"/>
        </w:rPr>
      </w:pPr>
      <w:del w:id="103" w:author="Paulius Voleika" w:date="2026-09-25T19:58:00Z" w16du:dateUtc="2026-09-25T23:58:00Z">
        <w:r w:rsidRPr="00FA410F">
          <w:rPr>
            <w:rFonts w:ascii="Arial" w:hAnsi="Arial" w:cs="Arial"/>
            <w:b/>
            <w:bCs/>
            <w:lang w:val="en" w:eastAsia="en-GB"/>
          </w:rPr>
          <w:delText>What will happen to this information when I have completed the form?</w:delText>
        </w:r>
        <w:r w:rsidRPr="00FA410F">
          <w:rPr>
            <w:rFonts w:ascii="Arial" w:hAnsi="Arial" w:cs="Arial"/>
            <w:lang w:val="en" w:eastAsia="en-GB"/>
          </w:rPr>
          <w:br/>
          <w:delText xml:space="preserve">There is no need for the police or anyone else to have access to this information unless the person to whom it refers goes missing. You keep the information and hand it over when the police need it – it will be used to help the police to find </w:delText>
        </w:r>
        <w:r w:rsidR="000F4666" w:rsidRPr="00FA410F">
          <w:rPr>
            <w:rFonts w:ascii="Arial" w:hAnsi="Arial" w:cs="Arial"/>
            <w:lang w:val="en" w:eastAsia="en-GB"/>
          </w:rPr>
          <w:delText>the person</w:delText>
        </w:r>
        <w:r w:rsidRPr="00FA410F">
          <w:rPr>
            <w:rFonts w:ascii="Arial" w:hAnsi="Arial" w:cs="Arial"/>
            <w:lang w:val="en" w:eastAsia="en-GB"/>
          </w:rPr>
          <w:delText xml:space="preserve"> as soon as possible, and nothing more.</w:delText>
        </w:r>
        <w:r w:rsidR="007B6B38" w:rsidRPr="00FA410F">
          <w:rPr>
            <w:rFonts w:ascii="Arial" w:hAnsi="Arial" w:cs="Arial"/>
            <w:lang w:val="en" w:eastAsia="en-GB"/>
          </w:rPr>
          <w:delText xml:space="preserve"> Once the Officer has the information they need, they will either destroy their copy or give it back to you.</w:delText>
        </w:r>
      </w:del>
    </w:p>
    <w:p w14:paraId="51C77F16" w14:textId="77777777" w:rsidR="00A37AF7" w:rsidRPr="00FA410F" w:rsidRDefault="00A37AF7" w:rsidP="00A37AF7">
      <w:pPr>
        <w:spacing w:before="100" w:beforeAutospacing="1" w:after="100" w:afterAutospacing="1"/>
        <w:rPr>
          <w:del w:id="104" w:author="Paulius Voleika" w:date="2026-09-25T19:58:00Z" w16du:dateUtc="2026-09-25T23:58:00Z"/>
          <w:rFonts w:ascii="Arial" w:hAnsi="Arial" w:cs="Arial"/>
          <w:lang w:val="en" w:eastAsia="en-GB"/>
        </w:rPr>
      </w:pPr>
      <w:del w:id="105" w:author="Paulius Voleika" w:date="2026-09-25T19:58:00Z" w16du:dateUtc="2026-09-25T23:58:00Z">
        <w:r w:rsidRPr="00FA410F">
          <w:rPr>
            <w:rFonts w:ascii="Arial" w:hAnsi="Arial" w:cs="Arial"/>
            <w:b/>
            <w:bCs/>
            <w:lang w:val="en" w:eastAsia="en-GB"/>
          </w:rPr>
          <w:delText>What should I do when I find out that my relative / friend is missing?</w:delText>
        </w:r>
        <w:r w:rsidRPr="00FA410F">
          <w:rPr>
            <w:rFonts w:ascii="Arial" w:hAnsi="Arial" w:cs="Arial"/>
            <w:lang w:val="en" w:eastAsia="en-GB"/>
          </w:rPr>
          <w:br/>
          <w:delText xml:space="preserve">Ring  </w:delText>
        </w:r>
        <w:r w:rsidRPr="00FA410F">
          <w:rPr>
            <w:rFonts w:ascii="Arial" w:hAnsi="Arial" w:cs="Arial"/>
            <w:b/>
            <w:bCs/>
            <w:lang w:val="en" w:eastAsia="en-GB"/>
          </w:rPr>
          <w:delText>999</w:delText>
        </w:r>
        <w:r w:rsidRPr="00FA410F">
          <w:rPr>
            <w:rFonts w:ascii="Arial" w:hAnsi="Arial" w:cs="Arial"/>
            <w:lang w:val="en" w:eastAsia="en-GB"/>
          </w:rPr>
          <w:delText xml:space="preserve">. Inform the call handler that you have a Herbert Protocol form in place. </w:delText>
        </w:r>
      </w:del>
    </w:p>
    <w:p w14:paraId="6D63635A" w14:textId="77777777" w:rsidR="00A37AF7" w:rsidRPr="00FA410F" w:rsidRDefault="00A37AF7" w:rsidP="00A37AF7">
      <w:pPr>
        <w:rPr>
          <w:del w:id="106" w:author="Paulius Voleika" w:date="2026-09-25T19:58:00Z" w16du:dateUtc="2026-09-25T23:58:00Z"/>
          <w:rFonts w:ascii="Arial" w:hAnsi="Arial" w:cs="Arial"/>
          <w:b/>
        </w:rPr>
      </w:pPr>
      <w:del w:id="107" w:author="Paulius Voleika" w:date="2026-09-25T19:58:00Z" w16du:dateUtc="2026-09-25T23:58:00Z">
        <w:r w:rsidRPr="00FA410F">
          <w:rPr>
            <w:rFonts w:ascii="Arial" w:hAnsi="Arial" w:cs="Arial"/>
            <w:b/>
            <w:color w:val="FF0000"/>
          </w:rPr>
          <w:delText>*************************************************</w:delText>
        </w:r>
        <w:r w:rsidRPr="00FA410F">
          <w:rPr>
            <w:rFonts w:ascii="Arial" w:hAnsi="Arial" w:cs="Arial"/>
            <w:b/>
          </w:rPr>
          <w:br/>
          <w:delText>For Officers</w:delText>
        </w:r>
        <w:r w:rsidRPr="00FA410F">
          <w:rPr>
            <w:rFonts w:ascii="Arial" w:hAnsi="Arial" w:cs="Arial"/>
            <w:b/>
          </w:rPr>
          <w:br/>
          <w:delText>What do I need to do?</w:delText>
        </w:r>
        <w:r w:rsidRPr="00FA410F">
          <w:rPr>
            <w:rFonts w:ascii="Arial" w:hAnsi="Arial" w:cs="Arial"/>
            <w:b/>
          </w:rPr>
          <w:br/>
        </w:r>
        <w:r w:rsidRPr="00FA410F">
          <w:rPr>
            <w:rFonts w:ascii="Arial" w:hAnsi="Arial" w:cs="Arial"/>
          </w:rPr>
          <w:delText xml:space="preserve">With the actual form, nothing until the person is reported missing, you will only be asked to look at the form once the person has contacted 999 and the call handler has assigned the job to you. You will then be emailed a copy of the form electronically if available or visit the </w:delText>
        </w:r>
        <w:r w:rsidR="007B6B38" w:rsidRPr="00FA410F">
          <w:rPr>
            <w:rFonts w:ascii="Arial" w:hAnsi="Arial" w:cs="Arial"/>
          </w:rPr>
          <w:delText>person reporting</w:delText>
        </w:r>
        <w:r w:rsidRPr="00FA410F">
          <w:rPr>
            <w:rFonts w:ascii="Arial" w:hAnsi="Arial" w:cs="Arial"/>
          </w:rPr>
          <w:delText xml:space="preserve"> to collect the hard copy. </w:delText>
        </w:r>
        <w:r w:rsidR="007B6B38" w:rsidRPr="00FA410F">
          <w:rPr>
            <w:rFonts w:ascii="Arial" w:hAnsi="Arial" w:cs="Arial"/>
          </w:rPr>
          <w:delText>You will then need to attach an electronic version of the form to the missing Event in iOPS</w:delText>
        </w:r>
        <w:r w:rsidR="00CC0EC7" w:rsidRPr="00FA410F">
          <w:rPr>
            <w:rFonts w:ascii="Arial" w:hAnsi="Arial" w:cs="Arial"/>
          </w:rPr>
          <w:delText xml:space="preserve"> (you may need to scan the hard copy to do so)</w:delText>
        </w:r>
        <w:r w:rsidR="007B6B38" w:rsidRPr="00FA410F">
          <w:rPr>
            <w:rFonts w:ascii="Arial" w:hAnsi="Arial" w:cs="Arial"/>
          </w:rPr>
          <w:delText xml:space="preserve">. Once </w:delText>
        </w:r>
        <w:r w:rsidR="00CC0EC7" w:rsidRPr="00FA410F">
          <w:rPr>
            <w:rFonts w:ascii="Arial" w:hAnsi="Arial" w:cs="Arial"/>
          </w:rPr>
          <w:delText xml:space="preserve">an electronic version is attached and viewable </w:delText>
        </w:r>
        <w:r w:rsidR="007B6B38" w:rsidRPr="00FA410F">
          <w:rPr>
            <w:rFonts w:ascii="Arial" w:hAnsi="Arial" w:cs="Arial"/>
          </w:rPr>
          <w:delText>you should destroy the paper copy or hand it back to the person reporting.</w:delText>
        </w:r>
      </w:del>
    </w:p>
    <w:p w14:paraId="18E77746" w14:textId="77777777" w:rsidR="00296FD5" w:rsidRPr="00FA410F" w:rsidRDefault="00A37AF7" w:rsidP="00DA3459">
      <w:pPr>
        <w:rPr>
          <w:del w:id="108" w:author="Paulius Voleika" w:date="2026-09-25T19:58:00Z" w16du:dateUtc="2026-09-25T23:58:00Z"/>
          <w:rFonts w:ascii="Arial" w:hAnsi="Arial" w:cs="Arial"/>
        </w:rPr>
      </w:pPr>
      <w:del w:id="109" w:author="Paulius Voleika" w:date="2026-09-25T19:58:00Z" w16du:dateUtc="2026-09-25T23:58:00Z">
        <w:r w:rsidRPr="00FA410F">
          <w:rPr>
            <w:rFonts w:ascii="Arial" w:hAnsi="Arial" w:cs="Arial"/>
            <w:b/>
          </w:rPr>
          <w:delText>How do we tell people?</w:delText>
        </w:r>
        <w:r w:rsidRPr="00FA410F">
          <w:rPr>
            <w:rFonts w:ascii="Arial" w:hAnsi="Arial" w:cs="Arial"/>
            <w:b/>
          </w:rPr>
          <w:br/>
        </w:r>
        <w:r w:rsidRPr="00FA410F">
          <w:rPr>
            <w:rFonts w:ascii="Arial" w:hAnsi="Arial" w:cs="Arial"/>
          </w:rPr>
          <w:delText xml:space="preserve">We need local policing teams including NBOs and PCSOs to identify potential care homes/vulnerable people in their community who would benefit from the Herbert Protocol Initiative. </w:delText>
        </w:r>
        <w:r w:rsidR="00454A88" w:rsidRPr="00FA410F">
          <w:rPr>
            <w:rFonts w:ascii="Arial" w:hAnsi="Arial" w:cs="Arial"/>
          </w:rPr>
          <w:delText xml:space="preserve">(There is a </w:delText>
        </w:r>
        <w:r w:rsidR="00145B42" w:rsidRPr="00FA410F">
          <w:rPr>
            <w:rFonts w:ascii="Arial" w:hAnsi="Arial" w:cs="Arial"/>
          </w:rPr>
          <w:delText>Service Level Agreement and a C</w:delText>
        </w:r>
        <w:r w:rsidR="00454A88" w:rsidRPr="00FA410F">
          <w:rPr>
            <w:rFonts w:ascii="Arial" w:hAnsi="Arial" w:cs="Arial"/>
          </w:rPr>
          <w:delText xml:space="preserve">ertificate on GMP`s internet which you can download and </w:delText>
        </w:r>
        <w:r w:rsidR="00145B42" w:rsidRPr="00FA410F">
          <w:rPr>
            <w:rFonts w:ascii="Arial" w:hAnsi="Arial" w:cs="Arial"/>
          </w:rPr>
          <w:delText>share with</w:delText>
        </w:r>
        <w:r w:rsidR="00454A88" w:rsidRPr="00FA410F">
          <w:rPr>
            <w:rFonts w:ascii="Arial" w:hAnsi="Arial" w:cs="Arial"/>
          </w:rPr>
          <w:delText xml:space="preserve"> care homes or other agencies who </w:delText>
        </w:r>
        <w:r w:rsidR="00296FD5" w:rsidRPr="00FA410F">
          <w:rPr>
            <w:rFonts w:ascii="Arial" w:hAnsi="Arial" w:cs="Arial"/>
          </w:rPr>
          <w:delText xml:space="preserve">come on board to use or promote the </w:delText>
        </w:r>
        <w:r w:rsidR="00BE2829" w:rsidRPr="00FA410F">
          <w:rPr>
            <w:rFonts w:ascii="Arial" w:hAnsi="Arial" w:cs="Arial"/>
          </w:rPr>
          <w:delText>P</w:delText>
        </w:r>
        <w:r w:rsidR="00296FD5" w:rsidRPr="00FA410F">
          <w:rPr>
            <w:rFonts w:ascii="Arial" w:hAnsi="Arial" w:cs="Arial"/>
          </w:rPr>
          <w:delText xml:space="preserve">rotocol). </w:delText>
        </w:r>
        <w:r w:rsidR="00A31CEE" w:rsidRPr="00FA410F">
          <w:rPr>
            <w:rFonts w:ascii="Arial" w:hAnsi="Arial" w:cs="Arial"/>
          </w:rPr>
          <w:delText xml:space="preserve">Copies </w:delText>
        </w:r>
        <w:r w:rsidR="00296FD5" w:rsidRPr="00FA410F">
          <w:rPr>
            <w:rFonts w:ascii="Arial" w:hAnsi="Arial" w:cs="Arial"/>
          </w:rPr>
          <w:delText xml:space="preserve">of the forms and information leaflets </w:delText>
        </w:r>
        <w:r w:rsidR="00A31CEE" w:rsidRPr="00FA410F">
          <w:rPr>
            <w:rFonts w:ascii="Arial" w:hAnsi="Arial" w:cs="Arial"/>
          </w:rPr>
          <w:delText>can be left with care homes, GP surg</w:delText>
        </w:r>
        <w:r w:rsidR="00DA3459" w:rsidRPr="00FA410F">
          <w:rPr>
            <w:rFonts w:ascii="Arial" w:hAnsi="Arial" w:cs="Arial"/>
          </w:rPr>
          <w:delText xml:space="preserve">eries, community nursing teams etc and posters can be downloaded from the internet and displayed in community centres, post offices, libraries, local shops. For individuals or private carers you can signpost them to the GMP website to download the form and explain the benefits of the Herbert Protocol. </w:delText>
        </w:r>
      </w:del>
    </w:p>
    <w:p w14:paraId="02D76A69" w14:textId="77777777" w:rsidR="00296FD5" w:rsidRPr="00FA410F" w:rsidRDefault="00296FD5" w:rsidP="00DA3459">
      <w:pPr>
        <w:rPr>
          <w:del w:id="110" w:author="Paulius Voleika" w:date="2026-09-25T19:58:00Z" w16du:dateUtc="2026-09-25T23:58:00Z"/>
          <w:rFonts w:ascii="Arial" w:hAnsi="Arial" w:cs="Arial"/>
        </w:rPr>
      </w:pPr>
      <w:del w:id="111" w:author="Paulius Voleika" w:date="2026-09-25T19:58:00Z" w16du:dateUtc="2026-09-25T23:58:00Z">
        <w:r w:rsidRPr="00FA410F">
          <w:rPr>
            <w:rFonts w:ascii="Arial" w:hAnsi="Arial" w:cs="Arial"/>
          </w:rPr>
          <w:delText>For Response Officers, if you are sent to an incident and feel that anyone would benefit from being part of the Herbert Protocol, please pass on the relevant information and spread the word.</w:delText>
        </w:r>
      </w:del>
    </w:p>
    <w:p w14:paraId="1D19F78B" w14:textId="77777777" w:rsidR="00DA3459" w:rsidRPr="00FA410F" w:rsidRDefault="00DA3459" w:rsidP="00DA3459">
      <w:pPr>
        <w:rPr>
          <w:del w:id="112" w:author="Paulius Voleika" w:date="2026-09-25T19:58:00Z" w16du:dateUtc="2026-09-25T23:58:00Z"/>
          <w:rFonts w:ascii="Arial" w:hAnsi="Arial" w:cs="Arial"/>
        </w:rPr>
      </w:pPr>
      <w:del w:id="113" w:author="Paulius Voleika" w:date="2026-09-25T19:58:00Z" w16du:dateUtc="2026-09-25T23:58:00Z">
        <w:r w:rsidRPr="00FA410F">
          <w:rPr>
            <w:rFonts w:ascii="Arial" w:hAnsi="Arial" w:cs="Arial"/>
          </w:rPr>
          <w:br/>
        </w:r>
        <w:r w:rsidRPr="00FA410F">
          <w:rPr>
            <w:rFonts w:ascii="Arial" w:hAnsi="Arial" w:cs="Arial"/>
          </w:rPr>
          <w:br/>
        </w:r>
      </w:del>
    </w:p>
    <w:p w14:paraId="083A4839" w14:textId="77777777" w:rsidR="00DA3459" w:rsidRPr="007B0E75" w:rsidRDefault="00DA3459" w:rsidP="00DA3459">
      <w:pPr>
        <w:rPr>
          <w:rFonts w:asciiTheme="minorHAnsi" w:hAnsiTheme="minorHAnsi"/>
          <w:rPrChange w:id="114" w:author="Paulius Voleika" w:date="2026-09-25T19:58:00Z" w16du:dateUtc="2026-09-25T23:58:00Z">
            <w:rPr>
              <w:rFonts w:ascii="Arial" w:hAnsi="Arial" w:cs="Arial"/>
            </w:rPr>
          </w:rPrChange>
        </w:rPr>
      </w:pPr>
    </w:p>
    <w:p w14:paraId="3EF16A14" w14:textId="77777777" w:rsidR="00A37AF7" w:rsidRPr="007B0E75" w:rsidRDefault="00A37AF7" w:rsidP="00A37AF7">
      <w:pPr>
        <w:rPr>
          <w:rFonts w:asciiTheme="minorHAnsi" w:hAnsiTheme="minorHAnsi"/>
          <w:rPrChange w:id="115" w:author="Paulius Voleika" w:date="2026-09-25T19:58:00Z" w16du:dateUtc="2026-09-25T23:58:00Z">
            <w:rPr>
              <w:rFonts w:ascii="Arial" w:hAnsi="Arial" w:cs="Arial"/>
              <w:b/>
            </w:rPr>
          </w:rPrChange>
        </w:rPr>
      </w:pPr>
    </w:p>
    <w:p w14:paraId="4E7F6405" w14:textId="77777777" w:rsidR="00E44CED" w:rsidRPr="007B0E75" w:rsidRDefault="00E44CED">
      <w:pPr>
        <w:rPr>
          <w:rFonts w:asciiTheme="minorHAnsi" w:hAnsiTheme="minorHAnsi"/>
          <w:rPrChange w:id="116" w:author="Paulius Voleika" w:date="2026-09-25T19:58:00Z" w16du:dateUtc="2026-09-25T23:58:00Z">
            <w:rPr>
              <w:rFonts w:ascii="Arial" w:hAnsi="Arial" w:cs="Arial"/>
            </w:rPr>
          </w:rPrChange>
        </w:rPr>
      </w:pPr>
    </w:p>
    <w:sectPr w:rsidR="00E44CED" w:rsidRPr="007B0E75" w:rsidSect="00A97BD1">
      <w:headerReference w:type="default" r:id="rId7"/>
      <w:footerReference w:type="default" r:id="rId8"/>
      <w:pgSz w:w="11906" w:h="16838"/>
      <w:pgMar w:top="1701" w:right="567" w:bottom="1134" w:left="1701" w:header="567" w:footer="454" w:gutter="0"/>
      <w:cols w:space="1296"/>
      <w:docGrid w:linePitch="360"/>
      <w:sectPrChange w:id="118" w:author="Paulius Voleika" w:date="2026-09-25T19:58:00Z" w16du:dateUtc="2026-09-25T23:58:00Z">
        <w:sectPr w:rsidR="00E44CED" w:rsidRPr="007B0E75" w:rsidSect="00A97BD1">
          <w:pgMar w:top="720" w:right="720" w:bottom="720" w:left="720" w:header="708" w:footer="708" w:gutter="0"/>
          <w:cols w:space="708"/>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3131FF" w14:textId="77777777" w:rsidR="001657FA" w:rsidRDefault="001657FA" w:rsidP="00B35C8A">
      <w:pPr>
        <w:pPrChange w:id="6" w:author="Paulius Voleika" w:date="2026-09-25T19:58:00Z" w16du:dateUtc="2026-09-25T23:58:00Z">
          <w:pPr>
            <w:spacing w:after="0" w:line="240" w:lineRule="auto"/>
          </w:pPr>
        </w:pPrChange>
      </w:pPr>
      <w:r>
        <w:separator/>
      </w:r>
    </w:p>
  </w:endnote>
  <w:endnote w:type="continuationSeparator" w:id="0">
    <w:p w14:paraId="69A4D0D4" w14:textId="77777777" w:rsidR="001657FA" w:rsidRDefault="001657FA" w:rsidP="00B35C8A">
      <w:pPr>
        <w:pPrChange w:id="7" w:author="Paulius Voleika" w:date="2026-09-25T19:58:00Z" w16du:dateUtc="2026-09-25T23:58: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CD984" w14:textId="77777777" w:rsidR="00B35C8A" w:rsidRPr="00A97BD1" w:rsidRDefault="00B35C8A">
    <w:pPr>
      <w:pStyle w:val="Footer"/>
      <w:jc w:val="right"/>
      <w:rPr>
        <w:rFonts w:asciiTheme="minorHAnsi" w:hAnsiTheme="minorHAnsi"/>
        <w:sz w:val="16"/>
      </w:rPr>
    </w:pPr>
    <w:ins w:id="117" w:author="Paulius Voleika" w:date="2026-09-25T19:58:00Z" w16du:dateUtc="2026-09-25T23:58:00Z">
      <w:r w:rsidRPr="00A97BD1">
        <w:rPr>
          <w:rFonts w:asciiTheme="minorHAnsi" w:hAnsiTheme="minorHAnsi"/>
          <w:sz w:val="16"/>
        </w:rPr>
        <w:fldChar w:fldCharType="begin"/>
      </w:r>
      <w:r w:rsidRPr="00A97BD1">
        <w:rPr>
          <w:rFonts w:asciiTheme="minorHAnsi" w:hAnsiTheme="minorHAnsi"/>
          <w:sz w:val="16"/>
        </w:rPr>
        <w:instrText xml:space="preserve"> PAGE   \* MERGEFORMAT </w:instrText>
      </w:r>
      <w:r w:rsidRPr="00A97BD1">
        <w:rPr>
          <w:rFonts w:asciiTheme="minorHAnsi" w:hAnsiTheme="minorHAnsi"/>
          <w:sz w:val="16"/>
        </w:rPr>
        <w:fldChar w:fldCharType="separate"/>
      </w:r>
      <w:r w:rsidR="00967448">
        <w:rPr>
          <w:rFonts w:asciiTheme="minorHAnsi" w:hAnsiTheme="minorHAnsi"/>
          <w:noProof/>
          <w:sz w:val="16"/>
        </w:rPr>
        <w:t>1</w:t>
      </w:r>
      <w:r w:rsidRPr="00A97BD1">
        <w:rPr>
          <w:rFonts w:asciiTheme="minorHAnsi" w:hAnsiTheme="minorHAnsi"/>
          <w:noProof/>
          <w:sz w:val="16"/>
        </w:rPr>
        <w:fldChar w:fldCharType="end"/>
      </w:r>
    </w:ins>
  </w:p>
  <w:p w14:paraId="13955762" w14:textId="77777777" w:rsidR="006D451C" w:rsidRDefault="006D45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BF0445" w14:textId="77777777" w:rsidR="001657FA" w:rsidRDefault="001657FA" w:rsidP="00B35C8A">
      <w:pPr>
        <w:pPrChange w:id="4" w:author="Paulius Voleika" w:date="2026-09-25T19:58:00Z" w16du:dateUtc="2026-09-25T23:58:00Z">
          <w:pPr>
            <w:spacing w:after="0" w:line="240" w:lineRule="auto"/>
          </w:pPr>
        </w:pPrChange>
      </w:pPr>
      <w:r>
        <w:separator/>
      </w:r>
    </w:p>
  </w:footnote>
  <w:footnote w:type="continuationSeparator" w:id="0">
    <w:p w14:paraId="02708109" w14:textId="77777777" w:rsidR="001657FA" w:rsidRDefault="001657FA" w:rsidP="00B35C8A">
      <w:pPr>
        <w:pPrChange w:id="5" w:author="Paulius Voleika" w:date="2026-09-25T19:58:00Z" w16du:dateUtc="2026-09-25T23:58: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D043A" w14:textId="77777777" w:rsidR="006D451C" w:rsidRDefault="006D451C">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AF7"/>
    <w:rsid w:val="0003324F"/>
    <w:rsid w:val="000B6C98"/>
    <w:rsid w:val="000F4666"/>
    <w:rsid w:val="00145B42"/>
    <w:rsid w:val="001657FA"/>
    <w:rsid w:val="00167195"/>
    <w:rsid w:val="002103EC"/>
    <w:rsid w:val="00247748"/>
    <w:rsid w:val="00296FD5"/>
    <w:rsid w:val="003A6DF3"/>
    <w:rsid w:val="003C2CE6"/>
    <w:rsid w:val="00444B6A"/>
    <w:rsid w:val="00454A88"/>
    <w:rsid w:val="00470FD4"/>
    <w:rsid w:val="004839F8"/>
    <w:rsid w:val="00486270"/>
    <w:rsid w:val="004B433E"/>
    <w:rsid w:val="0052022A"/>
    <w:rsid w:val="005A1943"/>
    <w:rsid w:val="005C3613"/>
    <w:rsid w:val="005E33BB"/>
    <w:rsid w:val="005E5DBE"/>
    <w:rsid w:val="0063064A"/>
    <w:rsid w:val="0065019F"/>
    <w:rsid w:val="006D451C"/>
    <w:rsid w:val="00705517"/>
    <w:rsid w:val="007204D7"/>
    <w:rsid w:val="00735B16"/>
    <w:rsid w:val="0075293C"/>
    <w:rsid w:val="007B0E75"/>
    <w:rsid w:val="007B6B38"/>
    <w:rsid w:val="007C0A13"/>
    <w:rsid w:val="00823084"/>
    <w:rsid w:val="00826C62"/>
    <w:rsid w:val="008461B8"/>
    <w:rsid w:val="008863EF"/>
    <w:rsid w:val="008E2D35"/>
    <w:rsid w:val="008F6B61"/>
    <w:rsid w:val="008F6F6A"/>
    <w:rsid w:val="0094043B"/>
    <w:rsid w:val="00967448"/>
    <w:rsid w:val="009C7F9A"/>
    <w:rsid w:val="00A228AB"/>
    <w:rsid w:val="00A31CEE"/>
    <w:rsid w:val="00A37AF7"/>
    <w:rsid w:val="00A97BD1"/>
    <w:rsid w:val="00AE7F94"/>
    <w:rsid w:val="00B249C1"/>
    <w:rsid w:val="00B35BFA"/>
    <w:rsid w:val="00B35C8A"/>
    <w:rsid w:val="00BA2536"/>
    <w:rsid w:val="00BE2829"/>
    <w:rsid w:val="00BE6300"/>
    <w:rsid w:val="00C23C17"/>
    <w:rsid w:val="00C80A27"/>
    <w:rsid w:val="00CC0EC7"/>
    <w:rsid w:val="00CD7213"/>
    <w:rsid w:val="00D04400"/>
    <w:rsid w:val="00D31DBE"/>
    <w:rsid w:val="00D723E8"/>
    <w:rsid w:val="00DA3459"/>
    <w:rsid w:val="00DC56F6"/>
    <w:rsid w:val="00E0292E"/>
    <w:rsid w:val="00E156FA"/>
    <w:rsid w:val="00E218B4"/>
    <w:rsid w:val="00E33862"/>
    <w:rsid w:val="00E44CED"/>
    <w:rsid w:val="00ED1505"/>
    <w:rsid w:val="00EF7D0F"/>
    <w:rsid w:val="00F37725"/>
    <w:rsid w:val="00F873C1"/>
    <w:rsid w:val="00FA41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63D10"/>
  <w15:docId w15:val="{E3781251-288D-4ECA-B83E-10422B579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A13"/>
    <w:pPr>
      <w:spacing w:after="0" w:line="240" w:lineRule="auto"/>
      <w:pPrChange w:id="0" w:author="Paulius Voleika" w:date="2026-09-25T19:58:00Z">
        <w:pPr>
          <w:spacing w:after="200" w:line="276" w:lineRule="auto"/>
        </w:pPr>
      </w:pPrChange>
    </w:pPr>
    <w:rPr>
      <w:rFonts w:ascii="Times New Roman" w:eastAsia="Times New Roman" w:hAnsi="Times New Roman" w:cs="Times New Roman"/>
      <w:sz w:val="24"/>
      <w:szCs w:val="24"/>
      <w:rPrChange w:id="0" w:author="Paulius Voleika" w:date="2026-09-25T19:58:00Z">
        <w:rPr>
          <w:rFonts w:asciiTheme="minorHAnsi" w:eastAsiaTheme="minorHAnsi" w:hAnsiTheme="minorHAnsi" w:cstheme="minorBidi"/>
          <w:sz w:val="22"/>
          <w:szCs w:val="22"/>
          <w:lang w:val="en-GB"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461B8"/>
    <w:pPr>
      <w:pPrChange w:id="1" w:author="Paulius Voleika" w:date="2026-09-25T19:58:00Z">
        <w:pPr/>
      </w:pPrChange>
    </w:pPr>
    <w:rPr>
      <w:rFonts w:ascii="Tahoma" w:hAnsi="Tahoma" w:cs="Tahoma"/>
      <w:sz w:val="16"/>
      <w:szCs w:val="16"/>
      <w:rPrChange w:id="1" w:author="Paulius Voleika" w:date="2026-09-25T19:58:00Z">
        <w:rPr>
          <w:rFonts w:ascii="Tahoma" w:hAnsi="Tahoma" w:cs="Tahoma"/>
          <w:sz w:val="16"/>
          <w:szCs w:val="16"/>
          <w:lang w:val="en-GB" w:eastAsia="en-US" w:bidi="ar-SA"/>
        </w:rPr>
      </w:rPrChange>
    </w:rPr>
  </w:style>
  <w:style w:type="character" w:customStyle="1" w:styleId="BalloonTextChar">
    <w:name w:val="Balloon Text Char"/>
    <w:basedOn w:val="DefaultParagraphFont"/>
    <w:link w:val="BalloonText"/>
    <w:uiPriority w:val="99"/>
    <w:semiHidden/>
    <w:rsid w:val="006D451C"/>
    <w:rPr>
      <w:rFonts w:ascii="Tahoma" w:eastAsia="Times New Roman" w:hAnsi="Tahoma" w:cs="Tahoma"/>
      <w:sz w:val="16"/>
      <w:szCs w:val="16"/>
    </w:rPr>
  </w:style>
  <w:style w:type="paragraph" w:styleId="Header">
    <w:name w:val="header"/>
    <w:basedOn w:val="Normal"/>
    <w:link w:val="HeaderChar"/>
    <w:uiPriority w:val="99"/>
    <w:unhideWhenUsed/>
    <w:rsid w:val="00B35C8A"/>
    <w:pPr>
      <w:tabs>
        <w:tab w:val="center" w:pos="4986"/>
        <w:tab w:val="right" w:pos="9972"/>
      </w:tabs>
      <w:pPrChange w:id="2" w:author="Paulius Voleika" w:date="2026-09-25T19:58:00Z">
        <w:pPr>
          <w:tabs>
            <w:tab w:val="center" w:pos="4986"/>
            <w:tab w:val="right" w:pos="9972"/>
          </w:tabs>
        </w:pPr>
      </w:pPrChange>
    </w:pPr>
    <w:rPr>
      <w:rPrChange w:id="2" w:author="Paulius Voleika" w:date="2026-09-25T19:58:00Z">
        <w:rPr>
          <w:sz w:val="24"/>
          <w:szCs w:val="24"/>
          <w:lang w:val="en-GB" w:eastAsia="en-US" w:bidi="ar-SA"/>
        </w:rPr>
      </w:rPrChange>
    </w:rPr>
  </w:style>
  <w:style w:type="character" w:customStyle="1" w:styleId="HeaderChar">
    <w:name w:val="Header Char"/>
    <w:basedOn w:val="DefaultParagraphFont"/>
    <w:link w:val="Header"/>
    <w:uiPriority w:val="99"/>
    <w:rsid w:val="006D451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35C8A"/>
    <w:pPr>
      <w:tabs>
        <w:tab w:val="center" w:pos="4986"/>
        <w:tab w:val="right" w:pos="9972"/>
      </w:tabs>
      <w:pPrChange w:id="3" w:author="Paulius Voleika" w:date="2026-09-25T19:58:00Z">
        <w:pPr>
          <w:tabs>
            <w:tab w:val="center" w:pos="4986"/>
            <w:tab w:val="right" w:pos="9972"/>
          </w:tabs>
        </w:pPr>
      </w:pPrChange>
    </w:pPr>
    <w:rPr>
      <w:rPrChange w:id="3" w:author="Paulius Voleika" w:date="2026-09-25T19:58:00Z">
        <w:rPr>
          <w:sz w:val="24"/>
          <w:szCs w:val="24"/>
          <w:lang w:val="en-GB" w:eastAsia="en-US" w:bidi="ar-SA"/>
        </w:rPr>
      </w:rPrChange>
    </w:rPr>
  </w:style>
  <w:style w:type="character" w:customStyle="1" w:styleId="FooterChar">
    <w:name w:val="Footer Char"/>
    <w:basedOn w:val="DefaultParagraphFont"/>
    <w:link w:val="Footer"/>
    <w:uiPriority w:val="99"/>
    <w:rsid w:val="006D451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54525-6274-6141-92DD-EE88F8816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1077</Words>
  <Characters>6142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Greater Manchester Police</Company>
  <LinksUpToDate>false</LinksUpToDate>
  <CharactersWithSpaces>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 Escott</dc:creator>
  <cp:lastModifiedBy>Arthur Souza Rodrigues</cp:lastModifiedBy>
  <cp:revision>1</cp:revision>
  <dcterms:created xsi:type="dcterms:W3CDTF">2020-01-24T11:27:00Z</dcterms:created>
  <dcterms:modified xsi:type="dcterms:W3CDTF">2026-09-25T23:58:00Z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d43cbe-1d34-4aee-b177-a8008a220178_Enabled">
    <vt:lpwstr>true</vt:lpwstr>
  </property>
  <property fmtid="{D5CDD505-2E9C-101B-9397-08002B2CF9AE}" pid="3" name="MSIP_Label_25d43cbe-1d34-4aee-b177-a8008a220178_SetDate">
    <vt:lpwstr>2022-03-25T08:55:12Z</vt:lpwstr>
  </property>
  <property fmtid="{D5CDD505-2E9C-101B-9397-08002B2CF9AE}" pid="4" name="MSIP_Label_25d43cbe-1d34-4aee-b177-a8008a220178_Method">
    <vt:lpwstr>Privileged</vt:lpwstr>
  </property>
  <property fmtid="{D5CDD505-2E9C-101B-9397-08002B2CF9AE}" pid="5" name="MSIP_Label_25d43cbe-1d34-4aee-b177-a8008a220178_Name">
    <vt:lpwstr>ExternalUnprotected</vt:lpwstr>
  </property>
  <property fmtid="{D5CDD505-2E9C-101B-9397-08002B2CF9AE}" pid="6" name="MSIP_Label_25d43cbe-1d34-4aee-b177-a8008a220178_SiteId">
    <vt:lpwstr>e54289c6-b630-4215-acc5-57eec01212d6</vt:lpwstr>
  </property>
  <property fmtid="{D5CDD505-2E9C-101B-9397-08002B2CF9AE}" pid="7" name="MSIP_Label_25d43cbe-1d34-4aee-b177-a8008a220178_ActionId">
    <vt:lpwstr>8a0b252f-0019-4750-beef-a2724807dd1a</vt:lpwstr>
  </property>
  <property fmtid="{D5CDD505-2E9C-101B-9397-08002B2CF9AE}" pid="8" name="MSIP_Label_25d43cbe-1d34-4aee-b177-a8008a220178_ContentBits">
    <vt:lpwstr>0</vt:lpwstr>
  </property>
</Properties>
</file>