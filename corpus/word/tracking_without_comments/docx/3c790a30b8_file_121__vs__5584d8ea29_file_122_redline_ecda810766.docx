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FC5BF" w14:textId="77777777" w:rsidR="00C25210" w:rsidRDefault="00C25210">
      <w:pPr>
        <w:rPr>
          <w:rPrChange w:id="0" w:author="Arthur Souza Rodrigues" w:date="2026-07-10T21:48:00Z" w16du:dateUtc="2026-07-11T01:48:00Z">
            <w:rPr>
              <w:i/>
              <w:iCs/>
              <w:color w:val="0070C0"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>file_</w:t>
      </w:r>
      <w:ins w:id="2" w:author="Arthur Souza Rodrigues" w:date="2026-07-10T21:48:00Z" w16du:dateUtc="2026-07-11T01:48:00Z">
        <w:r>
          <w:t>122</w:t>
        </w:r>
      </w:ins>
      <w:del w:id="3" w:author="Arthur Souza Rodrigues" w:date="2026-07-10T21:48:00Z" w16du:dateUtc="2026-07-11T01:48:00Z">
        <w:r>
          <w:rPr>
            <w:i/>
            <w:iCs/>
            <w:color w:val="0070C0"/>
          </w:rPr>
          <w:delText>121</w:delText>
        </w:r>
      </w:del>
      <w:r>
        <w:rPr>
          <w:rPrChange w:id="4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>.docx</w:t>
      </w:r>
    </w:p>
    <w:p w14:paraId="5A6C7856" w14:textId="6BEA3BA9" w:rsidR="00B86C97" w:rsidRDefault="00925AC7">
      <w:ins w:id="5" w:author="Arthur Souza Rodrigues" w:date="2026-07-10T21:48:00Z" w16du:dateUtc="2026-07-11T01:48:00Z">
        <w:r>
          <w:t>Insert Link</w:t>
        </w:r>
      </w:ins>
      <w:del w:id="6" w:author="Arthur Souza Rodrigues" w:date="2026-07-10T21:48:00Z" w16du:dateUtc="2026-07-11T01:48:00Z">
        <w:r>
          <w:rPr>
            <w:i/>
            <w:iCs/>
            <w:color w:val="0070C0"/>
          </w:rPr>
          <w:delText>Blue Italic Text</w:delText>
        </w:r>
      </w:del>
      <w:r>
        <w:rPr>
          <w:rPrChange w:id="7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 xml:space="preserve"> Demo</w:t>
      </w:r>
    </w:p>
    <w:p w14:paraId="0E516724" w14:textId="77777777" w:rsidR="00B86C97" w:rsidRDefault="00925AC7">
      <w:r>
        <w:rPr>
          <w:rPrChange w:id="8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 xml:space="preserve">This document </w:t>
      </w:r>
      <w:ins w:id="9" w:author="Arthur Souza Rodrigues" w:date="2026-07-10T21:48:00Z" w16du:dateUtc="2026-07-11T01:48:00Z">
        <w:r>
          <w:t>demonstrates inserting hyperlinks</w:t>
        </w:r>
      </w:ins>
      <w:del w:id="10" w:author="Arthur Souza Rodrigues" w:date="2026-07-10T21:48:00Z" w16du:dateUtc="2026-07-11T01:48:00Z">
        <w:r>
          <w:rPr>
            <w:i/>
            <w:iCs/>
            <w:color w:val="0070C0"/>
          </w:rPr>
          <w:delText>combines blue font color with italic formatting</w:delText>
        </w:r>
      </w:del>
      <w:r>
        <w:rPr>
          <w:rPrChange w:id="11" w:author="Arthur Souza Rodrigues" w:date="2026-07-10T21:48:00Z" w16du:dateUtc="2026-07-11T01:48:00Z">
            <w:rPr>
              <w:i/>
              <w:iCs/>
              <w:color w:val="0070C0"/>
            </w:rPr>
          </w:rPrChange>
        </w:rPr>
        <w:t>.</w:t>
      </w:r>
    </w:p>
    <w:p w14:paraId="63EE9922" w14:textId="77777777" w:rsidR="00B86C97" w:rsidRDefault="00925AC7">
      <w:ins w:id="12" w:author="Arthur Souza Rodrigues" w:date="2026-07-10T21:48:00Z" w16du:dateUtc="2026-07-11T01:48:00Z"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Click here to visit example.com</w:t>
        </w:r>
        <w:r>
          <w:fldChar w:fldCharType="end"/>
        </w:r>
      </w:ins>
      <w:del w:id="13" w:author="Arthur Souza Rodrigues" w:date="2026-07-10T21:48:00Z" w16du:dateUtc="2026-07-11T01:48:00Z">
        <w:r>
          <w:rPr>
            <w:i/>
            <w:iCs/>
            <w:color w:val="0070C0"/>
          </w:rPr>
          <w:delText>Blue italic text creates a calm yet emphasized visual style.</w:delText>
        </w:r>
      </w:del>
    </w:p>
    <w:sectPr w:rsidR="00B86C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C97"/>
    <w:rsid w:val="00047E68"/>
    <w:rsid w:val="006749C7"/>
    <w:rsid w:val="00A0432B"/>
    <w:rsid w:val="00B81386"/>
    <w:rsid w:val="00B86C97"/>
    <w:rsid w:val="00C2521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E21E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2026-07-11T01:48:00Z</dcterms:modified>
</cp:coreProperties>
</file>