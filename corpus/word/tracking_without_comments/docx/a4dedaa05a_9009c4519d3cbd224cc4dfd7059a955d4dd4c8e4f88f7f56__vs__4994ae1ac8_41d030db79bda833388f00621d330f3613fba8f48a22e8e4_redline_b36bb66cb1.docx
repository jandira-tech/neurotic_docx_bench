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7DBD8A" w14:textId="77777777" w:rsidR="00E07EB2" w:rsidRPr="00E07EB2" w:rsidRDefault="00A537E7" w:rsidP="00E07EB2">
      <w:pPr>
        <w:tabs>
          <w:tab w:val="left" w:pos="540"/>
        </w:tabs>
        <w:spacing w:after="0" w:line="240" w:lineRule="auto"/>
        <w:rPr>
          <w:ins w:id="9" w:author="Ana D. Rubio" w:date="2026-09-25T20:01:00Z" w16du:dateUtc="2026-09-26T00:01:00Z"/>
          <w:rFonts w:ascii="Arial Narrow" w:eastAsia="Times New Roman" w:hAnsi="Arial Narrow" w:cs="Times New Roman"/>
          <w:b/>
          <w:sz w:val="28"/>
          <w:szCs w:val="28"/>
        </w:rPr>
      </w:pPr>
      <w:bookmarkStart w:id="10" w:name="_heading=h.gjdgxs" w:colFirst="0" w:colLast="0"/>
      <w:bookmarkEnd w:id="10"/>
      <w:ins w:id="11" w:author="Ana D. Rubio" w:date="2026-09-25T20:01:00Z" w16du:dateUtc="2026-09-26T00:01:00Z">
        <w:r>
          <w:rPr>
            <w:rFonts w:ascii="Arial Narrow" w:eastAsia="Times New Roman" w:hAnsi="Arial Narrow" w:cs="Times New Roman"/>
            <w:b/>
            <w:noProof/>
            <w:sz w:val="28"/>
            <w:szCs w:val="28"/>
          </w:rPr>
          <w:drawing>
            <wp:anchor distT="0" distB="0" distL="114300" distR="114300" simplePos="0" relativeHeight="251660288" behindDoc="0" locked="0" layoutInCell="1" allowOverlap="1" wp14:anchorId="4111E5CB" wp14:editId="66A9711D">
              <wp:simplePos x="0" y="0"/>
              <wp:positionH relativeFrom="column">
                <wp:posOffset>5182870</wp:posOffset>
              </wp:positionH>
              <wp:positionV relativeFrom="paragraph">
                <wp:posOffset>-221615</wp:posOffset>
              </wp:positionV>
              <wp:extent cx="1009853" cy="92903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_AS_BA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853" cy="929031"/>
                      </a:xfrm>
                      <a:prstGeom prst="rect">
                        <a:avLst/>
                      </a:prstGeom>
                    </pic:spPr>
                  </pic:pic>
                </a:graphicData>
              </a:graphic>
            </wp:anchor>
          </w:drawing>
        </w:r>
        <w:r w:rsidR="00626607">
          <w:rPr>
            <w:rFonts w:ascii="Arial Narrow" w:eastAsia="Times New Roman" w:hAnsi="Arial Narrow" w:cs="Times New Roman"/>
            <w:b/>
            <w:noProof/>
            <w:sz w:val="28"/>
            <w:szCs w:val="28"/>
          </w:rPr>
          <w:drawing>
            <wp:anchor distT="0" distB="0" distL="114300" distR="114300" simplePos="0" relativeHeight="251659264" behindDoc="1" locked="0" layoutInCell="1" allowOverlap="1" wp14:anchorId="0D65539C" wp14:editId="034534A2">
              <wp:simplePos x="0" y="0"/>
              <wp:positionH relativeFrom="column">
                <wp:posOffset>-31750</wp:posOffset>
              </wp:positionH>
              <wp:positionV relativeFrom="paragraph">
                <wp:posOffset>-98425</wp:posOffset>
              </wp:positionV>
              <wp:extent cx="953770" cy="929005"/>
              <wp:effectExtent l="0" t="0" r="0" b="0"/>
              <wp:wrapTight wrapText="bothSides">
                <wp:wrapPolygon edited="0">
                  <wp:start x="6471" y="0"/>
                  <wp:lineTo x="3020" y="2215"/>
                  <wp:lineTo x="0" y="5758"/>
                  <wp:lineTo x="0" y="15502"/>
                  <wp:lineTo x="5609" y="20817"/>
                  <wp:lineTo x="6903" y="21260"/>
                  <wp:lineTo x="13806" y="21260"/>
                  <wp:lineTo x="14668" y="20817"/>
                  <wp:lineTo x="20277" y="15059"/>
                  <wp:lineTo x="20708" y="6201"/>
                  <wp:lineTo x="17257" y="2215"/>
                  <wp:lineTo x="13806" y="0"/>
                  <wp:lineTo x="6471"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3770" cy="929005"/>
                      </a:xfrm>
                      <a:prstGeom prst="rect">
                        <a:avLst/>
                      </a:prstGeom>
                      <a:noFill/>
                    </pic:spPr>
                  </pic:pic>
                </a:graphicData>
              </a:graphic>
            </wp:anchor>
          </w:drawing>
        </w:r>
        <w:r w:rsidR="00E07EB2">
          <w:rPr>
            <w:rFonts w:ascii="Arial Narrow" w:eastAsia="Times New Roman" w:hAnsi="Arial Narrow" w:cs="Times New Roman"/>
            <w:b/>
            <w:sz w:val="28"/>
            <w:szCs w:val="28"/>
          </w:rPr>
          <w:t xml:space="preserve">        </w:t>
        </w:r>
        <w:r w:rsidR="00E07EB2" w:rsidRPr="00E07EB2">
          <w:rPr>
            <w:rFonts w:ascii="Arial Narrow" w:eastAsia="Times New Roman" w:hAnsi="Arial Narrow" w:cs="Times New Roman"/>
            <w:b/>
            <w:sz w:val="28"/>
            <w:szCs w:val="28"/>
          </w:rPr>
          <w:t>BROWNSVILLE INDEPENDENT SCHOOL DISTRICT</w:t>
        </w:r>
      </w:ins>
    </w:p>
    <w:p w14:paraId="21DD53BE" w14:textId="77777777" w:rsidR="00E07EB2" w:rsidRPr="00E07EB2" w:rsidRDefault="00DA2A18" w:rsidP="00E07EB2">
      <w:pPr>
        <w:tabs>
          <w:tab w:val="left" w:pos="10350"/>
        </w:tabs>
        <w:spacing w:after="0" w:line="240" w:lineRule="auto"/>
        <w:rPr>
          <w:ins w:id="12" w:author="Ana D. Rubio" w:date="2026-09-25T20:01:00Z" w16du:dateUtc="2026-09-26T00:01:00Z"/>
          <w:rFonts w:ascii="Arial Narrow" w:eastAsia="Times New Roman" w:hAnsi="Arial Narrow" w:cs="Times New Roman"/>
          <w:b/>
          <w:sz w:val="28"/>
          <w:szCs w:val="28"/>
        </w:rPr>
      </w:pPr>
      <w:ins w:id="13" w:author="Ana D. Rubio" w:date="2026-09-25T20:01:00Z" w16du:dateUtc="2026-09-26T00:01:00Z">
        <w:r>
          <w:rPr>
            <w:rFonts w:ascii="Arial Narrow" w:eastAsia="Times New Roman" w:hAnsi="Arial Narrow" w:cs="Times New Roman"/>
            <w:b/>
            <w:sz w:val="28"/>
            <w:szCs w:val="28"/>
          </w:rPr>
          <w:t xml:space="preserve">      </w:t>
        </w:r>
        <w:r w:rsidR="00E07EB2" w:rsidRPr="00E07EB2">
          <w:rPr>
            <w:rFonts w:ascii="Arial Narrow" w:eastAsia="Times New Roman" w:hAnsi="Arial Narrow" w:cs="Times New Roman"/>
            <w:b/>
            <w:sz w:val="28"/>
            <w:szCs w:val="28"/>
          </w:rPr>
          <w:t xml:space="preserve">TITLE I-A </w:t>
        </w:r>
        <w:r>
          <w:rPr>
            <w:rFonts w:ascii="Arial Narrow" w:eastAsia="Times New Roman" w:hAnsi="Arial Narrow" w:cs="Times New Roman"/>
            <w:b/>
            <w:sz w:val="28"/>
            <w:szCs w:val="28"/>
          </w:rPr>
          <w:t xml:space="preserve">PARENT &amp; </w:t>
        </w:r>
        <w:r w:rsidR="00E07EB2" w:rsidRPr="00E07EB2">
          <w:rPr>
            <w:rFonts w:ascii="Arial Narrow" w:eastAsia="Times New Roman" w:hAnsi="Arial Narrow" w:cs="Times New Roman"/>
            <w:b/>
            <w:sz w:val="28"/>
            <w:szCs w:val="28"/>
          </w:rPr>
          <w:t>FAMILY ENGAGEMENT POLICY</w:t>
        </w:r>
      </w:ins>
    </w:p>
    <w:p w14:paraId="42E25632" w14:textId="77777777" w:rsidR="00E07EB2" w:rsidRPr="005D4881" w:rsidRDefault="00E07EB2" w:rsidP="00160AA4">
      <w:pPr>
        <w:tabs>
          <w:tab w:val="left" w:pos="7016"/>
        </w:tabs>
        <w:spacing w:after="0" w:line="240" w:lineRule="auto"/>
        <w:rPr>
          <w:ins w:id="14" w:author="Ana D. Rubio" w:date="2026-09-25T20:01:00Z" w16du:dateUtc="2026-09-26T00:01:00Z"/>
          <w:rFonts w:ascii="Arial Narrow" w:eastAsia="Times New Roman" w:hAnsi="Arial Narrow" w:cs="Times New Roman"/>
          <w:b/>
          <w:sz w:val="32"/>
          <w:szCs w:val="32"/>
        </w:rPr>
      </w:pPr>
      <w:ins w:id="15" w:author="Ana D. Rubio" w:date="2026-09-25T20:01:00Z" w16du:dateUtc="2026-09-26T00:01:00Z">
        <w:r w:rsidRPr="005D4881">
          <w:rPr>
            <w:rFonts w:ascii="Arial Narrow" w:eastAsia="Times New Roman" w:hAnsi="Arial Narrow" w:cs="Times New Roman"/>
            <w:b/>
            <w:sz w:val="32"/>
            <w:szCs w:val="32"/>
          </w:rPr>
          <w:t xml:space="preserve">          </w:t>
        </w:r>
        <w:r w:rsidR="006F4FE0">
          <w:rPr>
            <w:rFonts w:ascii="Arial Narrow" w:eastAsia="Times New Roman" w:hAnsi="Arial Narrow" w:cs="Times New Roman"/>
            <w:b/>
            <w:sz w:val="32"/>
            <w:szCs w:val="32"/>
          </w:rPr>
          <w:t xml:space="preserve">                        </w:t>
        </w:r>
        <w:r w:rsidR="00626607">
          <w:rPr>
            <w:rFonts w:ascii="Arial Narrow" w:eastAsia="Times New Roman" w:hAnsi="Arial Narrow" w:cs="Times New Roman"/>
            <w:b/>
            <w:sz w:val="32"/>
            <w:szCs w:val="32"/>
          </w:rPr>
          <w:t>20</w:t>
        </w:r>
        <w:r w:rsidR="00516C14">
          <w:rPr>
            <w:rFonts w:ascii="Arial Narrow" w:eastAsia="Times New Roman" w:hAnsi="Arial Narrow" w:cs="Times New Roman"/>
            <w:b/>
            <w:sz w:val="32"/>
            <w:szCs w:val="32"/>
          </w:rPr>
          <w:t>22</w:t>
        </w:r>
        <w:r w:rsidR="00626607">
          <w:rPr>
            <w:rFonts w:ascii="Arial Narrow" w:eastAsia="Times New Roman" w:hAnsi="Arial Narrow" w:cs="Times New Roman"/>
            <w:b/>
            <w:sz w:val="32"/>
            <w:szCs w:val="32"/>
          </w:rPr>
          <w:t>-202</w:t>
        </w:r>
        <w:r w:rsidR="00516C14">
          <w:rPr>
            <w:rFonts w:ascii="Arial Narrow" w:eastAsia="Times New Roman" w:hAnsi="Arial Narrow" w:cs="Times New Roman"/>
            <w:b/>
            <w:sz w:val="32"/>
            <w:szCs w:val="32"/>
          </w:rPr>
          <w:t>3</w:t>
        </w:r>
        <w:r w:rsidR="00160AA4" w:rsidRPr="005D4881">
          <w:rPr>
            <w:rFonts w:ascii="Arial Narrow" w:eastAsia="Times New Roman" w:hAnsi="Arial Narrow" w:cs="Times New Roman"/>
            <w:b/>
            <w:sz w:val="32"/>
            <w:szCs w:val="32"/>
          </w:rPr>
          <w:tab/>
        </w:r>
      </w:ins>
    </w:p>
    <w:p w14:paraId="0011A285" w14:textId="77777777" w:rsidR="00E07EB2" w:rsidRDefault="004E6776" w:rsidP="004E6776">
      <w:pPr>
        <w:tabs>
          <w:tab w:val="left" w:pos="10350"/>
        </w:tabs>
        <w:spacing w:after="0" w:line="240" w:lineRule="auto"/>
        <w:ind w:right="216"/>
        <w:rPr>
          <w:ins w:id="16" w:author="Ana D. Rubio" w:date="2026-09-25T20:01:00Z" w16du:dateUtc="2026-09-26T00:01:00Z"/>
          <w:rFonts w:ascii="Arial Narrow" w:eastAsia="Times New Roman" w:hAnsi="Arial Narrow" w:cs="Times New Roman"/>
          <w:b/>
          <w:sz w:val="32"/>
          <w:szCs w:val="32"/>
        </w:rPr>
      </w:pPr>
      <w:ins w:id="17" w:author="Ana D. Rubio" w:date="2026-09-25T20:01:00Z" w16du:dateUtc="2026-09-26T00:01:00Z">
        <w:r w:rsidRPr="004E6776">
          <w:rPr>
            <w:rFonts w:ascii="Arial Narrow" w:eastAsia="Times New Roman" w:hAnsi="Arial Narrow" w:cs="Times New Roman"/>
            <w:b/>
            <w:sz w:val="28"/>
            <w:szCs w:val="28"/>
          </w:rPr>
          <w:t xml:space="preserve">                   </w:t>
        </w:r>
        <w:r w:rsidR="00976569">
          <w:rPr>
            <w:rFonts w:ascii="Arial Narrow" w:eastAsia="Times New Roman" w:hAnsi="Arial Narrow" w:cs="Times New Roman"/>
            <w:b/>
            <w:sz w:val="28"/>
            <w:szCs w:val="28"/>
          </w:rPr>
          <w:t xml:space="preserve"> </w:t>
        </w:r>
        <w:r w:rsidR="00160AA4">
          <w:rPr>
            <w:rFonts w:ascii="Arial Narrow" w:eastAsia="Times New Roman" w:hAnsi="Arial Narrow" w:cs="Times New Roman"/>
            <w:b/>
            <w:sz w:val="28"/>
            <w:szCs w:val="28"/>
          </w:rPr>
          <w:t xml:space="preserve">  </w:t>
        </w:r>
        <w:r w:rsidR="00976569" w:rsidRPr="00160AA4">
          <w:rPr>
            <w:rFonts w:ascii="Arial Narrow" w:eastAsia="Times New Roman" w:hAnsi="Arial Narrow" w:cs="Times New Roman"/>
            <w:b/>
            <w:sz w:val="32"/>
            <w:szCs w:val="32"/>
          </w:rPr>
          <w:t>Browns</w:t>
        </w:r>
        <w:r w:rsidR="00160AA4" w:rsidRPr="00160AA4">
          <w:rPr>
            <w:rFonts w:ascii="Arial Narrow" w:eastAsia="Times New Roman" w:hAnsi="Arial Narrow" w:cs="Times New Roman"/>
            <w:b/>
            <w:sz w:val="32"/>
            <w:szCs w:val="32"/>
          </w:rPr>
          <w:t>ville Academic Center</w:t>
        </w:r>
      </w:ins>
    </w:p>
    <w:p w14:paraId="3F948070" w14:textId="77777777" w:rsidR="002D4D15" w:rsidRPr="001C2FEC" w:rsidRDefault="002D4D15" w:rsidP="004E6776">
      <w:pPr>
        <w:tabs>
          <w:tab w:val="left" w:pos="10350"/>
        </w:tabs>
        <w:spacing w:after="0" w:line="240" w:lineRule="auto"/>
        <w:ind w:right="216"/>
        <w:rPr>
          <w:ins w:id="18" w:author="Ana D. Rubio" w:date="2026-09-25T20:01:00Z" w16du:dateUtc="2026-09-26T00:01:00Z"/>
          <w:rFonts w:ascii="Arial Narrow" w:eastAsia="Times New Roman" w:hAnsi="Arial Narrow" w:cs="Times New Roman"/>
          <w:b/>
          <w:sz w:val="16"/>
          <w:szCs w:val="16"/>
        </w:rPr>
      </w:pPr>
    </w:p>
    <w:p w14:paraId="3F102467" w14:textId="77777777" w:rsidR="00E07EB2" w:rsidRPr="00E07EB2" w:rsidRDefault="00E07EB2" w:rsidP="00E07EB2">
      <w:pPr>
        <w:tabs>
          <w:tab w:val="left" w:pos="90"/>
          <w:tab w:val="left" w:pos="10350"/>
        </w:tabs>
        <w:spacing w:before="240" w:after="60" w:line="240" w:lineRule="auto"/>
        <w:ind w:right="-90"/>
        <w:outlineLvl w:val="5"/>
        <w:rPr>
          <w:ins w:id="19" w:author="Ana D. Rubio" w:date="2026-09-25T20:01:00Z" w16du:dateUtc="2026-09-26T00:01:00Z"/>
          <w:rFonts w:ascii="Arial Narrow" w:eastAsia="Times New Roman" w:hAnsi="Arial Narrow" w:cs="Times New Roman"/>
          <w:b/>
          <w:bCs/>
          <w:sz w:val="24"/>
        </w:rPr>
      </w:pPr>
      <w:ins w:id="20" w:author="Ana D. Rubio" w:date="2026-09-25T20:01:00Z" w16du:dateUtc="2026-09-26T00:01:00Z">
        <w:r w:rsidRPr="00E07EB2">
          <w:rPr>
            <w:rFonts w:ascii="Arial Narrow" w:eastAsia="Times New Roman" w:hAnsi="Arial Narrow" w:cs="Times New Roman"/>
            <w:b/>
            <w:bCs/>
            <w:sz w:val="24"/>
          </w:rPr>
          <w:t>I.   STATEMENT OF PURPOSE</w:t>
        </w:r>
      </w:ins>
    </w:p>
    <w:p w14:paraId="6951511E" w14:textId="77777777" w:rsidR="00E07EB2" w:rsidRPr="00E07EB2" w:rsidRDefault="00DE1711" w:rsidP="00E07EB2">
      <w:pPr>
        <w:tabs>
          <w:tab w:val="left" w:pos="540"/>
          <w:tab w:val="left" w:pos="7830"/>
          <w:tab w:val="left" w:pos="8820"/>
          <w:tab w:val="left" w:pos="10350"/>
        </w:tabs>
        <w:spacing w:after="0" w:line="240" w:lineRule="auto"/>
        <w:ind w:left="270"/>
        <w:jc w:val="both"/>
        <w:rPr>
          <w:ins w:id="21" w:author="Ana D. Rubio" w:date="2026-09-25T20:01:00Z" w16du:dateUtc="2026-09-26T00:01:00Z"/>
          <w:rFonts w:ascii="Arial" w:eastAsia="Times New Roman" w:hAnsi="Arial" w:cs="Arial"/>
          <w:bCs/>
        </w:rPr>
      </w:pPr>
      <w:ins w:id="22" w:author="Ana D. Rubio" w:date="2026-09-25T20:01:00Z" w16du:dateUtc="2026-09-26T00:01:00Z">
        <w:r>
          <w:rPr>
            <w:rFonts w:ascii="Arial" w:eastAsia="Times New Roman" w:hAnsi="Arial" w:cs="Arial"/>
            <w:b/>
            <w:bCs/>
          </w:rPr>
          <w:t>BAC</w:t>
        </w:r>
        <w:r w:rsidR="00E07EB2" w:rsidRPr="00E07EB2">
          <w:rPr>
            <w:rFonts w:ascii="Arial" w:eastAsia="Times New Roman" w:hAnsi="Arial" w:cs="Arial"/>
            <w:bCs/>
          </w:rPr>
          <w:t xml:space="preserve"> is committed to providing quality education to every student in the district.  Partnerships with parents and the community are essential to this goal as neither home nor school can ac</w:t>
        </w:r>
        <w:r w:rsidR="00A45F36">
          <w:rPr>
            <w:rFonts w:ascii="Arial" w:eastAsia="Times New Roman" w:hAnsi="Arial" w:cs="Arial"/>
            <w:bCs/>
          </w:rPr>
          <w:t xml:space="preserve">hieve this goal independently. </w:t>
        </w:r>
        <w:r w:rsidR="00E07EB2" w:rsidRPr="00E07EB2">
          <w:rPr>
            <w:rFonts w:ascii="Arial" w:eastAsia="Times New Roman" w:hAnsi="Arial" w:cs="Arial"/>
            <w:bCs/>
          </w:rPr>
          <w:t xml:space="preserve">Everyone gains if school and home work together to promote high student achievement.  Parents play an important role as children’s first teacher and their support is critical to their children’s success.  </w:t>
        </w:r>
        <w:r>
          <w:rPr>
            <w:rFonts w:ascii="Arial" w:eastAsia="Times New Roman" w:hAnsi="Arial" w:cs="Arial"/>
            <w:b/>
            <w:bCs/>
          </w:rPr>
          <w:t>BAC</w:t>
        </w:r>
        <w:r w:rsidR="00976569" w:rsidRPr="00E07EB2">
          <w:rPr>
            <w:rFonts w:ascii="Arial" w:eastAsia="Times New Roman" w:hAnsi="Arial" w:cs="Arial"/>
            <w:bCs/>
          </w:rPr>
          <w:t xml:space="preserve"> </w:t>
        </w:r>
        <w:r w:rsidR="00E07EB2" w:rsidRPr="00E07EB2">
          <w:rPr>
            <w:rFonts w:ascii="Arial" w:eastAsia="Times New Roman" w:hAnsi="Arial" w:cs="Arial"/>
            <w:bCs/>
          </w:rPr>
          <w:t>intends to include parents in all aspects of the district’s Title I-A programs to create a school-home partnership that will promote student success.</w:t>
        </w:r>
      </w:ins>
    </w:p>
    <w:p w14:paraId="6FA1D399" w14:textId="77777777" w:rsidR="00E07EB2" w:rsidRPr="00EF1C1B" w:rsidRDefault="00E07EB2" w:rsidP="00E07EB2">
      <w:pPr>
        <w:tabs>
          <w:tab w:val="left" w:pos="7830"/>
          <w:tab w:val="left" w:pos="8964"/>
          <w:tab w:val="left" w:pos="10350"/>
        </w:tabs>
        <w:spacing w:after="0" w:line="240" w:lineRule="auto"/>
        <w:ind w:left="540" w:right="216" w:hanging="270"/>
        <w:jc w:val="both"/>
        <w:rPr>
          <w:ins w:id="23" w:author="Ana D. Rubio" w:date="2026-09-25T20:01:00Z" w16du:dateUtc="2026-09-26T00:01:00Z"/>
          <w:rFonts w:ascii="Arial" w:eastAsia="Times New Roman" w:hAnsi="Arial" w:cs="Arial"/>
          <w:sz w:val="18"/>
          <w:szCs w:val="18"/>
        </w:rPr>
      </w:pPr>
    </w:p>
    <w:p w14:paraId="2E3F7D68" w14:textId="77777777" w:rsidR="0006304E" w:rsidRPr="00A37F6D" w:rsidRDefault="00E07EB2" w:rsidP="00E07EB2">
      <w:pPr>
        <w:tabs>
          <w:tab w:val="left" w:pos="7830"/>
          <w:tab w:val="left" w:pos="8820"/>
          <w:tab w:val="left" w:pos="10350"/>
        </w:tabs>
        <w:spacing w:after="0" w:line="240" w:lineRule="auto"/>
        <w:ind w:left="270"/>
        <w:jc w:val="both"/>
        <w:rPr>
          <w:ins w:id="24" w:author="Ana D. Rubio" w:date="2026-09-25T20:01:00Z" w16du:dateUtc="2026-09-26T00:01:00Z"/>
          <w:rFonts w:ascii="Arial" w:eastAsia="Times New Roman" w:hAnsi="Arial" w:cs="Arial"/>
        </w:rPr>
      </w:pPr>
      <w:ins w:id="25" w:author="Ana D. Rubio" w:date="2026-09-25T20:01:00Z" w16du:dateUtc="2026-09-26T00:01:00Z">
        <w:r w:rsidRPr="00E07EB2">
          <w:rPr>
            <w:rFonts w:ascii="Arial" w:eastAsia="Times New Roman" w:hAnsi="Arial" w:cs="Arial"/>
          </w:rPr>
          <w:t xml:space="preserve">Grade level goals for all children in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 xml:space="preserve">will be distributed to parents with the expectation that </w:t>
        </w:r>
        <w:r w:rsidRPr="00E07EB2">
          <w:rPr>
            <w:rFonts w:ascii="Arial" w:eastAsia="Times New Roman" w:hAnsi="Arial" w:cs="Arial"/>
            <w:i/>
          </w:rPr>
          <w:t>all</w:t>
        </w:r>
        <w:r w:rsidRPr="00E07EB2">
          <w:rPr>
            <w:rFonts w:ascii="Arial" w:eastAsia="Times New Roman" w:hAnsi="Arial" w:cs="Arial"/>
          </w:rPr>
          <w:t xml:space="preserve"> students will work toward these goals.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recognizes that some students may need the extra assistance of Title I-A programs to reach these goals and is committed to providing that support.</w:t>
        </w:r>
        <w:r w:rsidR="00622C05">
          <w:rPr>
            <w:rFonts w:ascii="Arial" w:eastAsia="Times New Roman" w:hAnsi="Arial" w:cs="Arial"/>
          </w:rPr>
          <w:t xml:space="preserve"> The following services will be virtual or face to face:</w:t>
        </w:r>
      </w:ins>
    </w:p>
    <w:p w14:paraId="54BADD1D" w14:textId="77777777" w:rsidR="00543B44" w:rsidRDefault="00AC76ED" w:rsidP="0006304E">
      <w:pPr>
        <w:pStyle w:val="ListParagraph"/>
        <w:numPr>
          <w:ilvl w:val="0"/>
          <w:numId w:val="1"/>
        </w:numPr>
        <w:tabs>
          <w:tab w:val="left" w:pos="7830"/>
          <w:tab w:val="left" w:pos="8820"/>
          <w:tab w:val="left" w:pos="10350"/>
        </w:tabs>
        <w:spacing w:after="0" w:line="240" w:lineRule="auto"/>
        <w:jc w:val="both"/>
        <w:rPr>
          <w:ins w:id="26" w:author="Ana D. Rubio" w:date="2026-09-25T20:01:00Z" w16du:dateUtc="2026-09-26T00:01:00Z"/>
          <w:rFonts w:ascii="Arial" w:eastAsia="Times New Roman" w:hAnsi="Arial" w:cs="Arial"/>
          <w:b/>
        </w:rPr>
      </w:pPr>
      <w:ins w:id="27" w:author="Ana D. Rubio" w:date="2026-09-25T20:01:00Z" w16du:dateUtc="2026-09-26T00:01:00Z">
        <w:r>
          <w:rPr>
            <w:rFonts w:ascii="Arial" w:eastAsia="Times New Roman" w:hAnsi="Arial" w:cs="Arial"/>
            <w:b/>
          </w:rPr>
          <w:t>Student PT (Physical Training)</w:t>
        </w:r>
      </w:ins>
    </w:p>
    <w:p w14:paraId="1FC195AD" w14:textId="77777777" w:rsidR="00160AA4" w:rsidRDefault="00160AA4" w:rsidP="0006304E">
      <w:pPr>
        <w:pStyle w:val="ListParagraph"/>
        <w:numPr>
          <w:ilvl w:val="0"/>
          <w:numId w:val="1"/>
        </w:numPr>
        <w:tabs>
          <w:tab w:val="left" w:pos="7830"/>
          <w:tab w:val="left" w:pos="8820"/>
          <w:tab w:val="left" w:pos="10350"/>
        </w:tabs>
        <w:spacing w:after="0" w:line="240" w:lineRule="auto"/>
        <w:jc w:val="both"/>
        <w:rPr>
          <w:ins w:id="28" w:author="Ana D. Rubio" w:date="2026-09-25T20:01:00Z" w16du:dateUtc="2026-09-26T00:01:00Z"/>
          <w:rFonts w:ascii="Arial" w:eastAsia="Times New Roman" w:hAnsi="Arial" w:cs="Arial"/>
          <w:b/>
        </w:rPr>
      </w:pPr>
      <w:ins w:id="29" w:author="Ana D. Rubio" w:date="2026-09-25T20:01:00Z" w16du:dateUtc="2026-09-26T00:01:00Z">
        <w:r>
          <w:rPr>
            <w:rFonts w:ascii="Arial" w:eastAsia="Times New Roman" w:hAnsi="Arial" w:cs="Arial"/>
            <w:b/>
          </w:rPr>
          <w:t>Student Instructional Materials</w:t>
        </w:r>
      </w:ins>
    </w:p>
    <w:p w14:paraId="6097D627" w14:textId="77777777" w:rsidR="00543B44" w:rsidRPr="00CD7DAD" w:rsidRDefault="00160AA4" w:rsidP="00CD7DAD">
      <w:pPr>
        <w:pStyle w:val="ListParagraph"/>
        <w:numPr>
          <w:ilvl w:val="0"/>
          <w:numId w:val="1"/>
        </w:numPr>
        <w:tabs>
          <w:tab w:val="left" w:pos="7830"/>
          <w:tab w:val="left" w:pos="8820"/>
          <w:tab w:val="left" w:pos="10350"/>
        </w:tabs>
        <w:spacing w:after="0" w:line="240" w:lineRule="auto"/>
        <w:jc w:val="both"/>
        <w:rPr>
          <w:ins w:id="30" w:author="Ana D. Rubio" w:date="2026-09-25T20:01:00Z" w16du:dateUtc="2026-09-26T00:01:00Z"/>
          <w:rFonts w:ascii="Arial" w:eastAsia="Times New Roman" w:hAnsi="Arial" w:cs="Arial"/>
          <w:b/>
        </w:rPr>
      </w:pPr>
      <w:ins w:id="31" w:author="Ana D. Rubio" w:date="2026-09-25T20:01:00Z" w16du:dateUtc="2026-09-26T00:01:00Z">
        <w:r>
          <w:rPr>
            <w:rFonts w:ascii="Arial" w:eastAsia="Times New Roman" w:hAnsi="Arial" w:cs="Arial"/>
            <w:b/>
          </w:rPr>
          <w:t>Campus Library Services</w:t>
        </w:r>
      </w:ins>
    </w:p>
    <w:p w14:paraId="3BFF7ADF" w14:textId="77777777" w:rsidR="00543B44" w:rsidRDefault="00543B44" w:rsidP="0006304E">
      <w:pPr>
        <w:pStyle w:val="ListParagraph"/>
        <w:numPr>
          <w:ilvl w:val="0"/>
          <w:numId w:val="1"/>
        </w:numPr>
        <w:tabs>
          <w:tab w:val="left" w:pos="7830"/>
          <w:tab w:val="left" w:pos="8820"/>
          <w:tab w:val="left" w:pos="10350"/>
        </w:tabs>
        <w:spacing w:after="0" w:line="240" w:lineRule="auto"/>
        <w:jc w:val="both"/>
        <w:rPr>
          <w:ins w:id="32" w:author="Ana D. Rubio" w:date="2026-09-25T20:01:00Z" w16du:dateUtc="2026-09-26T00:01:00Z"/>
          <w:rFonts w:ascii="Arial" w:eastAsia="Times New Roman" w:hAnsi="Arial" w:cs="Arial"/>
          <w:b/>
        </w:rPr>
      </w:pPr>
      <w:ins w:id="33" w:author="Ana D. Rubio" w:date="2026-09-25T20:01:00Z" w16du:dateUtc="2026-09-26T00:01:00Z">
        <w:r>
          <w:rPr>
            <w:rFonts w:ascii="Arial" w:eastAsia="Times New Roman" w:hAnsi="Arial" w:cs="Arial"/>
            <w:b/>
          </w:rPr>
          <w:t xml:space="preserve">Credit Recovery </w:t>
        </w:r>
        <w:r w:rsidR="00DE1711">
          <w:rPr>
            <w:rFonts w:ascii="Arial" w:eastAsia="Times New Roman" w:hAnsi="Arial" w:cs="Arial"/>
            <w:b/>
          </w:rPr>
          <w:t xml:space="preserve">STARS </w:t>
        </w:r>
        <w:r>
          <w:rPr>
            <w:rFonts w:ascii="Arial" w:eastAsia="Times New Roman" w:hAnsi="Arial" w:cs="Arial"/>
            <w:b/>
          </w:rPr>
          <w:t>Program</w:t>
        </w:r>
      </w:ins>
    </w:p>
    <w:p w14:paraId="53199BA5" w14:textId="77777777" w:rsidR="00E07EB2" w:rsidRPr="006A771F" w:rsidRDefault="00E07EB2" w:rsidP="00E07EB2">
      <w:pPr>
        <w:tabs>
          <w:tab w:val="left" w:pos="7830"/>
          <w:tab w:val="left" w:pos="8964"/>
        </w:tabs>
        <w:spacing w:after="0" w:line="240" w:lineRule="auto"/>
        <w:rPr>
          <w:ins w:id="34" w:author="Ana D. Rubio" w:date="2026-09-25T20:01:00Z" w16du:dateUtc="2026-09-26T00:01:00Z"/>
          <w:rFonts w:ascii="Arial Narrow" w:eastAsia="Times New Roman" w:hAnsi="Arial Narrow" w:cs="Times New Roman"/>
          <w:sz w:val="10"/>
          <w:szCs w:val="10"/>
        </w:rPr>
      </w:pPr>
    </w:p>
    <w:p w14:paraId="1874F298" w14:textId="77777777" w:rsidR="00E07EB2" w:rsidRPr="00E07EB2" w:rsidRDefault="00E07EB2" w:rsidP="00E07EB2">
      <w:pPr>
        <w:tabs>
          <w:tab w:val="left" w:pos="10350"/>
        </w:tabs>
        <w:spacing w:after="0" w:line="240" w:lineRule="auto"/>
        <w:ind w:right="216"/>
        <w:rPr>
          <w:ins w:id="35" w:author="Ana D. Rubio" w:date="2026-09-25T20:01:00Z" w16du:dateUtc="2026-09-26T00:01:00Z"/>
          <w:rFonts w:ascii="Arial Narrow" w:eastAsia="Times New Roman" w:hAnsi="Arial Narrow" w:cs="Times New Roman"/>
          <w:b/>
          <w:sz w:val="24"/>
          <w:szCs w:val="24"/>
        </w:rPr>
      </w:pPr>
      <w:ins w:id="36" w:author="Ana D. Rubio" w:date="2026-09-25T20:01:00Z" w16du:dateUtc="2026-09-26T00:01:00Z">
        <w:r w:rsidRPr="00E07EB2">
          <w:rPr>
            <w:rFonts w:ascii="Arial Narrow" w:eastAsia="Times New Roman" w:hAnsi="Arial Narrow" w:cs="Times New Roman"/>
            <w:b/>
            <w:sz w:val="24"/>
            <w:szCs w:val="24"/>
          </w:rPr>
          <w:t>II</w:t>
        </w:r>
        <w:r w:rsidR="001375C6" w:rsidRPr="00E07EB2">
          <w:rPr>
            <w:rFonts w:ascii="Arial Narrow" w:eastAsia="Times New Roman" w:hAnsi="Arial Narrow" w:cs="Times New Roman"/>
            <w:b/>
            <w:sz w:val="24"/>
            <w:szCs w:val="24"/>
          </w:rPr>
          <w:t>. PARENT</w:t>
        </w:r>
        <w:r w:rsidRPr="00E07EB2">
          <w:rPr>
            <w:rFonts w:ascii="Arial Narrow" w:eastAsia="Times New Roman" w:hAnsi="Arial Narrow" w:cs="Times New Roman"/>
            <w:b/>
            <w:sz w:val="24"/>
            <w:szCs w:val="24"/>
          </w:rPr>
          <w:t xml:space="preserve"> ENGAGEMENT IN DEVELOPING AND REVISING THE POLICY</w:t>
        </w:r>
      </w:ins>
    </w:p>
    <w:p w14:paraId="598B690A" w14:textId="77777777" w:rsidR="00DE1711" w:rsidRDefault="00E07EB2" w:rsidP="00E07EB2">
      <w:pPr>
        <w:tabs>
          <w:tab w:val="left" w:pos="10350"/>
        </w:tabs>
        <w:spacing w:after="0" w:line="240" w:lineRule="auto"/>
        <w:ind w:left="270" w:hanging="270"/>
        <w:jc w:val="both"/>
        <w:rPr>
          <w:ins w:id="37" w:author="Ana D. Rubio" w:date="2026-09-25T20:01:00Z" w16du:dateUtc="2026-09-26T00:01:00Z"/>
          <w:rFonts w:ascii="Arial" w:eastAsia="Times New Roman" w:hAnsi="Arial" w:cs="Arial"/>
        </w:rPr>
      </w:pPr>
      <w:ins w:id="38" w:author="Ana D. Rubio" w:date="2026-09-25T20:01:00Z" w16du:dateUtc="2026-09-26T00:01:00Z">
        <w:r w:rsidRPr="00E07EB2">
          <w:rPr>
            <w:rFonts w:ascii="Arial" w:eastAsia="Times New Roman" w:hAnsi="Arial" w:cs="Arial"/>
          </w:rPr>
          <w:t xml:space="preserve"> </w:t>
        </w:r>
        <w:r w:rsidRPr="00E07EB2">
          <w:rPr>
            <w:rFonts w:ascii="Arial" w:eastAsia="Times New Roman" w:hAnsi="Arial" w:cs="Arial"/>
          </w:rPr>
          <w:tab/>
        </w:r>
        <w:r w:rsidR="00DE1711">
          <w:rPr>
            <w:rFonts w:ascii="Arial" w:eastAsia="Times New Roman" w:hAnsi="Arial" w:cs="Arial"/>
            <w:b/>
            <w:bCs/>
          </w:rPr>
          <w:t>BAC</w:t>
        </w:r>
        <w:r w:rsidR="00DE1711" w:rsidRPr="00E07EB2">
          <w:rPr>
            <w:rFonts w:ascii="Arial" w:eastAsia="Times New Roman" w:hAnsi="Arial" w:cs="Arial"/>
          </w:rPr>
          <w:t xml:space="preserve"> </w:t>
        </w:r>
        <w:r w:rsidRPr="00E07EB2">
          <w:rPr>
            <w:rFonts w:ascii="Arial" w:eastAsia="Times New Roman" w:hAnsi="Arial" w:cs="Arial"/>
          </w:rPr>
          <w:t xml:space="preserve">Parent Advisory Committee consisting of </w:t>
        </w:r>
        <w:r w:rsidR="003E5B3E" w:rsidRPr="003E5B3E">
          <w:rPr>
            <w:rFonts w:ascii="Arial" w:eastAsia="Times New Roman" w:hAnsi="Arial" w:cs="Arial"/>
          </w:rPr>
          <w:t>campus</w:t>
        </w:r>
        <w:r w:rsidR="008B0F1B">
          <w:rPr>
            <w:rFonts w:ascii="Arial" w:eastAsia="Times New Roman" w:hAnsi="Arial" w:cs="Arial"/>
          </w:rPr>
          <w:t xml:space="preserve"> </w:t>
        </w:r>
        <w:r w:rsidRPr="00E07EB2">
          <w:rPr>
            <w:rFonts w:ascii="Arial" w:eastAsia="Times New Roman" w:hAnsi="Arial" w:cs="Arial"/>
          </w:rPr>
          <w:t xml:space="preserve">parents, teachers, principals and community </w:t>
        </w:r>
        <w:r w:rsidR="005A1AC8">
          <w:rPr>
            <w:rFonts w:ascii="Arial" w:eastAsia="Times New Roman" w:hAnsi="Arial" w:cs="Arial"/>
          </w:rPr>
          <w:t>members developed the campus</w:t>
        </w:r>
        <w:r w:rsidRPr="00E07EB2">
          <w:rPr>
            <w:rFonts w:ascii="Arial" w:eastAsia="Times New Roman" w:hAnsi="Arial" w:cs="Arial"/>
          </w:rPr>
          <w:t xml:space="preserve"> Family Engagement Policy.</w:t>
        </w:r>
        <w:r w:rsidR="00976569">
          <w:rPr>
            <w:rFonts w:ascii="Arial" w:eastAsia="Times New Roman" w:hAnsi="Arial" w:cs="Arial"/>
          </w:rPr>
          <w:t xml:space="preserve">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 xml:space="preserve">will annually form an Advisory Committee to review the Family Engagement Policy and to revise it as necessary. Special attention will be given to recruiting parent volunteers of children served in the Title I-A programs, with a goal of having at least two parents of each campus on the committee. The Title I-A Family Engagement Policy will be posted on </w:t>
        </w:r>
        <w:r w:rsidR="008B0F1B">
          <w:rPr>
            <w:rFonts w:ascii="Arial" w:eastAsia="Times New Roman" w:hAnsi="Arial" w:cs="Arial"/>
          </w:rPr>
          <w:t>the campus website</w:t>
        </w:r>
        <w:r w:rsidRPr="00E07EB2">
          <w:rPr>
            <w:rFonts w:ascii="Arial" w:eastAsia="Times New Roman" w:hAnsi="Arial" w:cs="Arial"/>
          </w:rPr>
          <w:t>.</w:t>
        </w:r>
      </w:ins>
    </w:p>
    <w:p w14:paraId="54498AD6" w14:textId="77777777" w:rsidR="001C2FEC" w:rsidRPr="00A62854" w:rsidRDefault="00516C14" w:rsidP="001C2FEC">
      <w:pPr>
        <w:pStyle w:val="ListParagraph"/>
        <w:numPr>
          <w:ilvl w:val="0"/>
          <w:numId w:val="1"/>
        </w:numPr>
        <w:spacing w:after="0" w:line="240" w:lineRule="auto"/>
        <w:rPr>
          <w:ins w:id="39" w:author="Ana D. Rubio" w:date="2026-09-25T20:01:00Z" w16du:dateUtc="2026-09-26T00:01:00Z"/>
          <w:rFonts w:ascii="Arial" w:eastAsia="Times New Roman" w:hAnsi="Arial" w:cs="Arial"/>
          <w:b/>
        </w:rPr>
      </w:pPr>
      <w:ins w:id="40" w:author="Ana D. Rubio" w:date="2026-09-25T20:01:00Z" w16du:dateUtc="2026-09-26T00:01:00Z">
        <w:r>
          <w:rPr>
            <w:rFonts w:ascii="Arial" w:eastAsia="Times New Roman" w:hAnsi="Arial" w:cs="Arial"/>
            <w:b/>
          </w:rPr>
          <w:t>August 2022 - May 2023</w:t>
        </w:r>
      </w:ins>
    </w:p>
    <w:p w14:paraId="2460044B" w14:textId="77777777" w:rsidR="00A62F1A" w:rsidRPr="00A62F1A" w:rsidRDefault="00F310AA" w:rsidP="001C2FEC">
      <w:pPr>
        <w:pStyle w:val="ListParagraph"/>
        <w:spacing w:after="0" w:line="240" w:lineRule="auto"/>
        <w:ind w:left="990"/>
        <w:rPr>
          <w:ins w:id="41" w:author="Ana D. Rubio" w:date="2026-09-25T20:01:00Z" w16du:dateUtc="2026-09-26T00:01:00Z"/>
          <w:rFonts w:ascii="Arial" w:eastAsia="Times New Roman" w:hAnsi="Arial" w:cs="Arial"/>
          <w:b/>
        </w:rPr>
      </w:pPr>
      <w:ins w:id="42" w:author="Ana D. Rubio" w:date="2026-09-25T20:01:00Z" w16du:dateUtc="2026-09-26T00:01:00Z">
        <w:r w:rsidRPr="001C2FEC">
          <w:rPr>
            <w:rFonts w:ascii="Arial" w:eastAsia="Times New Roman" w:hAnsi="Arial" w:cs="Arial"/>
          </w:rPr>
          <w:t xml:space="preserve">Students and parents receive the policy </w:t>
        </w:r>
        <w:r w:rsidR="001C2FEC">
          <w:rPr>
            <w:rFonts w:ascii="Arial" w:eastAsia="Times New Roman" w:hAnsi="Arial" w:cs="Arial"/>
          </w:rPr>
          <w:t>d</w:t>
        </w:r>
        <w:r w:rsidRPr="001C2FEC">
          <w:rPr>
            <w:rFonts w:ascii="Arial" w:eastAsia="Times New Roman" w:hAnsi="Arial" w:cs="Arial"/>
          </w:rPr>
          <w:t xml:space="preserve">igitally or paper as part of the registration packet as they enter our school. </w:t>
        </w:r>
      </w:ins>
    </w:p>
    <w:p w14:paraId="12916ED7" w14:textId="77777777" w:rsidR="00543B44" w:rsidRPr="006A771F" w:rsidRDefault="00516C14" w:rsidP="006A771F">
      <w:pPr>
        <w:pStyle w:val="ListParagraph"/>
        <w:numPr>
          <w:ilvl w:val="0"/>
          <w:numId w:val="1"/>
        </w:numPr>
        <w:tabs>
          <w:tab w:val="left" w:pos="10350"/>
        </w:tabs>
        <w:spacing w:after="0" w:line="240" w:lineRule="auto"/>
        <w:jc w:val="both"/>
        <w:rPr>
          <w:ins w:id="43" w:author="Ana D. Rubio" w:date="2026-09-25T20:01:00Z" w16du:dateUtc="2026-09-26T00:01:00Z"/>
          <w:rFonts w:ascii="Arial" w:eastAsia="Times New Roman" w:hAnsi="Arial" w:cs="Arial"/>
          <w:b/>
        </w:rPr>
      </w:pPr>
      <w:ins w:id="44" w:author="Ana D. Rubio" w:date="2026-09-25T20:01:00Z" w16du:dateUtc="2026-09-26T00:01:00Z">
        <w:r>
          <w:rPr>
            <w:rFonts w:ascii="Arial" w:eastAsia="Times New Roman" w:hAnsi="Arial" w:cs="Arial"/>
            <w:b/>
          </w:rPr>
          <w:t>DPAC Review October 2022 – March 2023</w:t>
        </w:r>
      </w:ins>
    </w:p>
    <w:p w14:paraId="7055ED6B" w14:textId="77777777" w:rsidR="00E07EB2" w:rsidRPr="00E07EB2" w:rsidRDefault="00E07EB2" w:rsidP="00E07EB2">
      <w:pPr>
        <w:tabs>
          <w:tab w:val="left" w:pos="90"/>
          <w:tab w:val="left" w:pos="10350"/>
        </w:tabs>
        <w:spacing w:before="240" w:after="60" w:line="240" w:lineRule="auto"/>
        <w:ind w:right="216"/>
        <w:jc w:val="both"/>
        <w:outlineLvl w:val="5"/>
        <w:rPr>
          <w:ins w:id="45" w:author="Ana D. Rubio" w:date="2026-09-25T20:01:00Z" w16du:dateUtc="2026-09-26T00:01:00Z"/>
          <w:rFonts w:ascii="Arial Narrow" w:eastAsia="Times New Roman" w:hAnsi="Arial Narrow" w:cs="Times New Roman"/>
          <w:b/>
          <w:bCs/>
          <w:sz w:val="24"/>
        </w:rPr>
      </w:pPr>
      <w:ins w:id="46" w:author="Ana D. Rubio" w:date="2026-09-25T20:01:00Z" w16du:dateUtc="2026-09-26T00:01:00Z">
        <w:r w:rsidRPr="00E07EB2">
          <w:rPr>
            <w:rFonts w:ascii="Arial Narrow" w:eastAsia="Times New Roman" w:hAnsi="Arial Narrow" w:cs="Times New Roman"/>
            <w:b/>
            <w:bCs/>
            <w:sz w:val="24"/>
          </w:rPr>
          <w:t>III. ANNUAL TITLE I-A CAMPUS PARENT MEETINGS</w:t>
        </w:r>
      </w:ins>
    </w:p>
    <w:p w14:paraId="2B820E5E" w14:textId="77777777" w:rsidR="00E07EB2" w:rsidRPr="00E07EB2" w:rsidRDefault="00DE1711" w:rsidP="00E07EB2">
      <w:pPr>
        <w:tabs>
          <w:tab w:val="left" w:pos="10350"/>
        </w:tabs>
        <w:spacing w:after="0" w:line="240" w:lineRule="auto"/>
        <w:ind w:left="270"/>
        <w:jc w:val="both"/>
        <w:rPr>
          <w:ins w:id="47" w:author="Ana D. Rubio" w:date="2026-09-25T20:01:00Z" w16du:dateUtc="2026-09-26T00:01:00Z"/>
          <w:rFonts w:ascii="Arial" w:eastAsia="Times New Roman" w:hAnsi="Arial" w:cs="Arial"/>
        </w:rPr>
      </w:pPr>
      <w:ins w:id="48" w:author="Ana D. Rubio" w:date="2026-09-25T20:01:00Z" w16du:dateUtc="2026-09-26T00:01:00Z">
        <w:r>
          <w:rPr>
            <w:rFonts w:ascii="Arial" w:eastAsia="Times New Roman" w:hAnsi="Arial" w:cs="Arial"/>
            <w:b/>
            <w:bCs/>
          </w:rPr>
          <w:t>BAC</w:t>
        </w:r>
        <w:r w:rsidR="00976569">
          <w:rPr>
            <w:rFonts w:ascii="Arial" w:eastAsia="Times New Roman" w:hAnsi="Arial" w:cs="Arial"/>
          </w:rPr>
          <w:t xml:space="preserve"> </w:t>
        </w:r>
        <w:r w:rsidR="00F94976">
          <w:rPr>
            <w:rFonts w:ascii="Arial" w:eastAsia="Times New Roman" w:hAnsi="Arial" w:cs="Arial"/>
          </w:rPr>
          <w:t xml:space="preserve">will </w:t>
        </w:r>
        <w:r w:rsidR="00F94976" w:rsidRPr="00E07EB2">
          <w:rPr>
            <w:rFonts w:ascii="Arial" w:eastAsia="Times New Roman" w:hAnsi="Arial" w:cs="Arial"/>
          </w:rPr>
          <w:t>hold</w:t>
        </w:r>
        <w:r w:rsidR="00E07EB2" w:rsidRPr="00E07EB2">
          <w:rPr>
            <w:rFonts w:ascii="Arial" w:eastAsia="Times New Roman" w:hAnsi="Arial" w:cs="Arial"/>
          </w:rPr>
          <w:t xml:space="preserve"> an annual Title I meeting for parents. These meetings will be held during the fall semester</w:t>
        </w:r>
        <w:r w:rsidR="00B1639F">
          <w:rPr>
            <w:rFonts w:ascii="Arial" w:eastAsia="Times New Roman" w:hAnsi="Arial" w:cs="Arial"/>
          </w:rPr>
          <w:t>.  The purpose of this meeting</w:t>
        </w:r>
        <w:r w:rsidR="00E07EB2" w:rsidRPr="00E07EB2">
          <w:rPr>
            <w:rFonts w:ascii="Arial" w:eastAsia="Times New Roman" w:hAnsi="Arial" w:cs="Arial"/>
          </w:rPr>
          <w:t xml:space="preserve"> is to provide parents with information regarding Title I-A guidelines and services offered utilizing Title I-A funds as stated in the current Family Engagement Policy. The Family Engagement Policy will also be distributed to parents. Parents will be given the opportunity to offer their suggestions for any revisions to the policy. Parents may also volunteer to serve on either the district-wide or individual school’s advisory committee or both.</w:t>
        </w:r>
      </w:ins>
    </w:p>
    <w:p w14:paraId="376E0696" w14:textId="77777777" w:rsidR="00E07EB2" w:rsidRPr="006A771F" w:rsidRDefault="00E07EB2" w:rsidP="00E07EB2">
      <w:pPr>
        <w:tabs>
          <w:tab w:val="left" w:pos="10350"/>
        </w:tabs>
        <w:spacing w:after="0" w:line="240" w:lineRule="auto"/>
        <w:ind w:left="270" w:hanging="270"/>
        <w:jc w:val="both"/>
        <w:rPr>
          <w:ins w:id="49" w:author="Ana D. Rubio" w:date="2026-09-25T20:01:00Z" w16du:dateUtc="2026-09-26T00:01:00Z"/>
          <w:rFonts w:ascii="Arial Narrow" w:eastAsia="Times New Roman" w:hAnsi="Arial Narrow" w:cs="Times New Roman"/>
          <w:sz w:val="10"/>
          <w:szCs w:val="10"/>
        </w:rPr>
      </w:pPr>
    </w:p>
    <w:p w14:paraId="12FF8B8D" w14:textId="77777777" w:rsidR="00E07EB2" w:rsidRDefault="00E07EB2" w:rsidP="00E07EB2">
      <w:pPr>
        <w:tabs>
          <w:tab w:val="left" w:pos="10350"/>
        </w:tabs>
        <w:spacing w:after="0" w:line="240" w:lineRule="auto"/>
        <w:ind w:left="270"/>
        <w:jc w:val="both"/>
        <w:rPr>
          <w:ins w:id="50" w:author="Ana D. Rubio" w:date="2026-09-25T20:01:00Z" w16du:dateUtc="2026-09-26T00:01:00Z"/>
          <w:rFonts w:ascii="Arial" w:eastAsia="Times New Roman" w:hAnsi="Arial" w:cs="Arial"/>
        </w:rPr>
      </w:pPr>
      <w:ins w:id="51" w:author="Ana D. Rubio" w:date="2026-09-25T20:01:00Z" w16du:dateUtc="2026-09-26T00:01:00Z">
        <w:r w:rsidRPr="00E07EB2">
          <w:rPr>
            <w:rFonts w:ascii="Arial" w:eastAsia="Times New Roman" w:hAnsi="Arial" w:cs="Arial"/>
          </w:rPr>
          <w:t xml:space="preserve">The annual Title I-A meeting will be held at flexible times to increase the opportunity for </w:t>
        </w:r>
        <w:r w:rsidR="00EE6A53">
          <w:rPr>
            <w:rFonts w:ascii="Arial" w:eastAsia="Times New Roman" w:hAnsi="Arial" w:cs="Arial"/>
          </w:rPr>
          <w:t xml:space="preserve">parent and family </w:t>
        </w:r>
        <w:r w:rsidR="00EE6A53" w:rsidRPr="00E07EB2">
          <w:rPr>
            <w:rFonts w:ascii="Arial" w:eastAsia="Times New Roman" w:hAnsi="Arial" w:cs="Arial"/>
          </w:rPr>
          <w:t>participation</w:t>
        </w:r>
        <w:r w:rsidRPr="00E07EB2">
          <w:rPr>
            <w:rFonts w:ascii="Arial" w:eastAsia="Times New Roman" w:hAnsi="Arial" w:cs="Arial"/>
          </w:rPr>
          <w:t>. English and Spanish translation will be available.  Written notices in both languages will be sent to parents notifying them of the date and times of the meetings. Parent volunteers, parent trainers, and parent liaisons will also contact other parents by phone regarding the meetings.  Volunteers who speak both English and Spanish will make all contacts.</w:t>
        </w:r>
      </w:ins>
    </w:p>
    <w:p w14:paraId="709958A4" w14:textId="77777777" w:rsidR="00F94976" w:rsidRDefault="00626607" w:rsidP="00F94976">
      <w:pPr>
        <w:pStyle w:val="ListParagraph"/>
        <w:numPr>
          <w:ilvl w:val="0"/>
          <w:numId w:val="2"/>
        </w:numPr>
        <w:tabs>
          <w:tab w:val="left" w:pos="10350"/>
        </w:tabs>
        <w:spacing w:after="0" w:line="240" w:lineRule="auto"/>
        <w:jc w:val="both"/>
        <w:rPr>
          <w:ins w:id="52" w:author="Ana D. Rubio" w:date="2026-09-25T20:01:00Z" w16du:dateUtc="2026-09-26T00:01:00Z"/>
          <w:rFonts w:ascii="Arial" w:eastAsia="Times New Roman" w:hAnsi="Arial" w:cs="Arial"/>
          <w:b/>
        </w:rPr>
      </w:pPr>
      <w:ins w:id="53" w:author="Ana D. Rubio" w:date="2026-09-25T20:01:00Z" w16du:dateUtc="2026-09-26T00:01:00Z">
        <w:r>
          <w:rPr>
            <w:rFonts w:ascii="Arial" w:eastAsia="Times New Roman" w:hAnsi="Arial" w:cs="Arial"/>
            <w:b/>
          </w:rPr>
          <w:t xml:space="preserve">September </w:t>
        </w:r>
        <w:r w:rsidR="00516C14">
          <w:rPr>
            <w:rFonts w:ascii="Arial" w:eastAsia="Times New Roman" w:hAnsi="Arial" w:cs="Arial"/>
            <w:b/>
          </w:rPr>
          <w:t>2022 – May 2023</w:t>
        </w:r>
      </w:ins>
    </w:p>
    <w:p w14:paraId="45EA832A" w14:textId="77777777" w:rsidR="00EE6A53" w:rsidRDefault="00EE6A53" w:rsidP="00EE6A53">
      <w:pPr>
        <w:pStyle w:val="ListParagraph"/>
        <w:tabs>
          <w:tab w:val="left" w:pos="10350"/>
        </w:tabs>
        <w:spacing w:after="0" w:line="240" w:lineRule="auto"/>
        <w:ind w:left="990"/>
        <w:jc w:val="both"/>
        <w:rPr>
          <w:ins w:id="54" w:author="Ana D. Rubio" w:date="2026-09-25T20:01:00Z" w16du:dateUtc="2026-09-26T00:01:00Z"/>
          <w:rFonts w:ascii="Arial" w:eastAsia="Times New Roman" w:hAnsi="Arial" w:cs="Arial"/>
          <w:b/>
        </w:rPr>
      </w:pPr>
    </w:p>
    <w:p w14:paraId="50B6B833" w14:textId="77777777" w:rsidR="00E07EB2" w:rsidRPr="00E07EB2" w:rsidRDefault="00E07EB2" w:rsidP="00E07EB2">
      <w:pPr>
        <w:tabs>
          <w:tab w:val="left" w:pos="270"/>
          <w:tab w:val="left" w:pos="360"/>
          <w:tab w:val="left" w:pos="10350"/>
        </w:tabs>
        <w:spacing w:after="0" w:line="240" w:lineRule="auto"/>
        <w:ind w:right="216"/>
        <w:rPr>
          <w:ins w:id="55" w:author="Ana D. Rubio" w:date="2026-09-25T20:01:00Z" w16du:dateUtc="2026-09-26T00:01:00Z"/>
          <w:rFonts w:ascii="Arial Narrow" w:eastAsia="Times New Roman" w:hAnsi="Arial Narrow" w:cs="Times New Roman"/>
          <w:b/>
          <w:sz w:val="24"/>
          <w:szCs w:val="24"/>
        </w:rPr>
      </w:pPr>
      <w:ins w:id="56" w:author="Ana D. Rubio" w:date="2026-09-25T20:01:00Z" w16du:dateUtc="2026-09-26T00:01:00Z">
        <w:r w:rsidRPr="00E07EB2">
          <w:rPr>
            <w:rFonts w:ascii="Arial Narrow" w:eastAsia="Times New Roman" w:hAnsi="Arial Narrow" w:cs="Times New Roman"/>
            <w:b/>
            <w:sz w:val="24"/>
            <w:szCs w:val="24"/>
          </w:rPr>
          <w:t>IV. SCHOOL-PARENT-STUDENT COMPACT</w:t>
        </w:r>
      </w:ins>
    </w:p>
    <w:p w14:paraId="0CC5637B" w14:textId="77777777" w:rsidR="00E07EB2" w:rsidRPr="00E07EB2" w:rsidRDefault="00E07EB2" w:rsidP="00E07EB2">
      <w:pPr>
        <w:tabs>
          <w:tab w:val="left" w:pos="8910"/>
          <w:tab w:val="left" w:pos="10350"/>
        </w:tabs>
        <w:overflowPunct w:val="0"/>
        <w:autoSpaceDE w:val="0"/>
        <w:autoSpaceDN w:val="0"/>
        <w:adjustRightInd w:val="0"/>
        <w:spacing w:after="0" w:line="240" w:lineRule="auto"/>
        <w:ind w:left="270"/>
        <w:jc w:val="both"/>
        <w:textAlignment w:val="baseline"/>
        <w:rPr>
          <w:ins w:id="57" w:author="Ana D. Rubio" w:date="2026-09-25T20:01:00Z" w16du:dateUtc="2026-09-26T00:01:00Z"/>
          <w:rFonts w:ascii="Arial" w:eastAsia="Times New Roman" w:hAnsi="Arial" w:cs="Arial"/>
        </w:rPr>
      </w:pPr>
      <w:ins w:id="58" w:author="Ana D. Rubio" w:date="2026-09-25T20:01:00Z" w16du:dateUtc="2026-09-26T00:01:00Z">
        <w:r w:rsidRPr="00E07EB2">
          <w:rPr>
            <w:rFonts w:ascii="Arial" w:eastAsia="Times New Roman" w:hAnsi="Arial" w:cs="Arial"/>
          </w:rPr>
          <w:t xml:space="preserve">According to Title I-A regulations,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 xml:space="preserve">must share </w:t>
        </w:r>
        <w:r w:rsidRPr="00E07EB2">
          <w:rPr>
            <w:rFonts w:ascii="Arial" w:eastAsia="Times New Roman" w:hAnsi="Arial" w:cs="Arial"/>
            <w:spacing w:val="20"/>
          </w:rPr>
          <w:t>responsibility with parents for high</w:t>
        </w:r>
        <w:r w:rsidRPr="00E07EB2">
          <w:rPr>
            <w:rFonts w:ascii="Arial" w:eastAsia="Times New Roman" w:hAnsi="Arial" w:cs="Arial"/>
          </w:rPr>
          <w:t xml:space="preserve"> student achievement by jointly developing a School-Parent-Student Compact. These compacts must outline the responsibilities of parents, staff, and students for promoting high student performance. Parents on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Advisory Committee must be involved in designing the compacts. Students’ responsibilities may vary by grade level.</w:t>
        </w:r>
      </w:ins>
    </w:p>
    <w:p w14:paraId="0B862F31" w14:textId="77777777" w:rsidR="00E07EB2" w:rsidRPr="00E07EB2" w:rsidRDefault="00E07EB2" w:rsidP="00E07EB2">
      <w:pPr>
        <w:tabs>
          <w:tab w:val="left" w:pos="10350"/>
        </w:tabs>
        <w:overflowPunct w:val="0"/>
        <w:autoSpaceDE w:val="0"/>
        <w:autoSpaceDN w:val="0"/>
        <w:adjustRightInd w:val="0"/>
        <w:spacing w:after="0" w:line="240" w:lineRule="auto"/>
        <w:ind w:left="270"/>
        <w:jc w:val="both"/>
        <w:textAlignment w:val="baseline"/>
        <w:rPr>
          <w:ins w:id="59" w:author="Ana D. Rubio" w:date="2026-09-25T20:01:00Z" w16du:dateUtc="2026-09-26T00:01:00Z"/>
          <w:rFonts w:ascii="Arial" w:eastAsia="Times New Roman" w:hAnsi="Arial" w:cs="Arial"/>
        </w:rPr>
      </w:pPr>
    </w:p>
    <w:p w14:paraId="35CD258C" w14:textId="77777777" w:rsidR="00E07EB2" w:rsidRPr="00E07EB2" w:rsidRDefault="00E07EB2" w:rsidP="00E07EB2">
      <w:pPr>
        <w:spacing w:after="0" w:line="240" w:lineRule="auto"/>
        <w:ind w:left="270"/>
        <w:jc w:val="both"/>
        <w:rPr>
          <w:ins w:id="60" w:author="Ana D. Rubio" w:date="2026-09-25T20:01:00Z" w16du:dateUtc="2026-09-26T00:01:00Z"/>
          <w:rFonts w:ascii="Arial" w:eastAsia="Times New Roman" w:hAnsi="Arial" w:cs="Arial"/>
        </w:rPr>
      </w:pPr>
      <w:ins w:id="61" w:author="Ana D. Rubio" w:date="2026-09-25T20:01:00Z" w16du:dateUtc="2026-09-26T00:01:00Z">
        <w:r w:rsidRPr="00E07EB2">
          <w:rPr>
            <w:rFonts w:ascii="Arial" w:eastAsia="Times New Roman" w:hAnsi="Arial" w:cs="Arial"/>
          </w:rPr>
          <w:t xml:space="preserve">All parents will receive the compact from their child’s school with a checklist of the responsibilities that teachers, parents, and students have for helping students achieve their goals. </w:t>
        </w:r>
      </w:ins>
    </w:p>
    <w:p w14:paraId="1A262EEC" w14:textId="77777777" w:rsidR="00E07EB2" w:rsidRPr="00E07EB2" w:rsidRDefault="00E07EB2" w:rsidP="00E07EB2">
      <w:pPr>
        <w:spacing w:after="0" w:line="240" w:lineRule="auto"/>
        <w:ind w:left="270"/>
        <w:jc w:val="both"/>
        <w:rPr>
          <w:ins w:id="62" w:author="Ana D. Rubio" w:date="2026-09-25T20:01:00Z" w16du:dateUtc="2026-09-26T00:01:00Z"/>
          <w:rFonts w:ascii="Arial" w:eastAsia="Times New Roman" w:hAnsi="Arial" w:cs="Arial"/>
        </w:rPr>
      </w:pPr>
      <w:ins w:id="63" w:author="Ana D. Rubio" w:date="2026-09-25T20:01:00Z" w16du:dateUtc="2026-09-26T00:01:00Z">
        <w:r w:rsidRPr="00E07EB2">
          <w:rPr>
            <w:rFonts w:ascii="Arial" w:eastAsia="Times New Roman" w:hAnsi="Arial" w:cs="Arial"/>
          </w:rPr>
          <w:t xml:space="preserve">            </w:t>
        </w:r>
      </w:ins>
    </w:p>
    <w:p w14:paraId="45E2DD04" w14:textId="77777777" w:rsidR="00E07EB2" w:rsidRDefault="00E07EB2" w:rsidP="00E07EB2">
      <w:pPr>
        <w:spacing w:after="0" w:line="240" w:lineRule="auto"/>
        <w:ind w:left="270"/>
        <w:jc w:val="both"/>
        <w:rPr>
          <w:ins w:id="64" w:author="Ana D. Rubio" w:date="2026-09-25T20:01:00Z" w16du:dateUtc="2026-09-26T00:01:00Z"/>
          <w:rFonts w:ascii="Arial" w:eastAsia="Times New Roman" w:hAnsi="Arial" w:cs="Arial"/>
        </w:rPr>
      </w:pPr>
      <w:ins w:id="65" w:author="Ana D. Rubio" w:date="2026-09-25T20:01:00Z" w16du:dateUtc="2026-09-26T00:01:00Z">
        <w:r w:rsidRPr="00E07EB2">
          <w:rPr>
            <w:rFonts w:ascii="Arial" w:eastAsia="Times New Roman" w:hAnsi="Arial" w:cs="Arial"/>
          </w:rPr>
          <w:t>Parents are urged to discuss the compact with their children before they and their children sign the document. The School-Parent-S</w:t>
        </w:r>
        <w:r w:rsidR="008070B3">
          <w:rPr>
            <w:rFonts w:ascii="Arial" w:eastAsia="Times New Roman" w:hAnsi="Arial" w:cs="Arial"/>
          </w:rPr>
          <w:t>tudent</w:t>
        </w:r>
        <w:r w:rsidR="003E5B3E">
          <w:rPr>
            <w:rFonts w:ascii="Arial" w:eastAsia="Times New Roman" w:hAnsi="Arial" w:cs="Arial"/>
          </w:rPr>
          <w:t xml:space="preserve"> Compact will be posted on the</w:t>
        </w:r>
        <w:r w:rsidRPr="00E07EB2">
          <w:rPr>
            <w:rFonts w:ascii="Arial" w:eastAsia="Times New Roman" w:hAnsi="Arial" w:cs="Arial"/>
          </w:rPr>
          <w:t xml:space="preserve"> campus website.</w:t>
        </w:r>
      </w:ins>
    </w:p>
    <w:p w14:paraId="2B45AEA8" w14:textId="77777777" w:rsidR="00A62854" w:rsidRPr="00A62854" w:rsidRDefault="009547E0" w:rsidP="00A62854">
      <w:pPr>
        <w:pStyle w:val="ListParagraph"/>
        <w:numPr>
          <w:ilvl w:val="0"/>
          <w:numId w:val="2"/>
        </w:numPr>
        <w:spacing w:after="0" w:line="240" w:lineRule="auto"/>
        <w:rPr>
          <w:ins w:id="66" w:author="Ana D. Rubio" w:date="2026-09-25T20:01:00Z" w16du:dateUtc="2026-09-26T00:01:00Z"/>
          <w:rFonts w:ascii="Arial" w:eastAsia="Times New Roman" w:hAnsi="Arial" w:cs="Arial"/>
          <w:b/>
        </w:rPr>
      </w:pPr>
      <w:ins w:id="67" w:author="Ana D. Rubio" w:date="2026-09-25T20:01:00Z" w16du:dateUtc="2026-09-26T00:01:00Z">
        <w:r>
          <w:rPr>
            <w:rFonts w:ascii="Arial" w:eastAsia="Times New Roman" w:hAnsi="Arial" w:cs="Arial"/>
            <w:b/>
          </w:rPr>
          <w:t>August</w:t>
        </w:r>
        <w:r w:rsidR="0010229B">
          <w:rPr>
            <w:rFonts w:ascii="Arial" w:eastAsia="Times New Roman" w:hAnsi="Arial" w:cs="Arial"/>
            <w:b/>
          </w:rPr>
          <w:t xml:space="preserve"> 20</w:t>
        </w:r>
        <w:r w:rsidR="00516C14">
          <w:rPr>
            <w:rFonts w:ascii="Arial" w:eastAsia="Times New Roman" w:hAnsi="Arial" w:cs="Arial"/>
            <w:b/>
          </w:rPr>
          <w:t>22</w:t>
        </w:r>
        <w:r w:rsidR="0010229B">
          <w:rPr>
            <w:rFonts w:ascii="Arial" w:eastAsia="Times New Roman" w:hAnsi="Arial" w:cs="Arial"/>
            <w:b/>
          </w:rPr>
          <w:t xml:space="preserve"> - May 202</w:t>
        </w:r>
        <w:r w:rsidR="00516C14">
          <w:rPr>
            <w:rFonts w:ascii="Arial" w:eastAsia="Times New Roman" w:hAnsi="Arial" w:cs="Arial"/>
            <w:b/>
          </w:rPr>
          <w:t>3</w:t>
        </w:r>
      </w:ins>
    </w:p>
    <w:p w14:paraId="2B4A3275" w14:textId="77777777" w:rsidR="008A15D1" w:rsidRPr="008A15D1" w:rsidRDefault="00A62854" w:rsidP="008A15D1">
      <w:pPr>
        <w:pStyle w:val="ListParagraph"/>
        <w:spacing w:after="0" w:line="240" w:lineRule="auto"/>
        <w:ind w:left="990"/>
        <w:rPr>
          <w:ins w:id="68" w:author="Ana D. Rubio" w:date="2026-09-25T20:01:00Z" w16du:dateUtc="2026-09-26T00:01:00Z"/>
          <w:rFonts w:ascii="Arial" w:eastAsia="Times New Roman" w:hAnsi="Arial" w:cs="Arial"/>
        </w:rPr>
      </w:pPr>
      <w:ins w:id="69" w:author="Ana D. Rubio" w:date="2026-09-25T20:01:00Z" w16du:dateUtc="2026-09-26T00:01:00Z">
        <w:r w:rsidRPr="00572431">
          <w:rPr>
            <w:rFonts w:ascii="Arial" w:eastAsia="Times New Roman" w:hAnsi="Arial" w:cs="Arial"/>
          </w:rPr>
          <w:t>Students and parents receive the School/Parent/Student Compact</w:t>
        </w:r>
        <w:r w:rsidR="00F310AA">
          <w:rPr>
            <w:rFonts w:ascii="Arial" w:eastAsia="Times New Roman" w:hAnsi="Arial" w:cs="Arial"/>
          </w:rPr>
          <w:t xml:space="preserve"> Digitally or paper</w:t>
        </w:r>
        <w:r w:rsidRPr="00572431">
          <w:rPr>
            <w:rFonts w:ascii="Arial" w:eastAsia="Times New Roman" w:hAnsi="Arial" w:cs="Arial"/>
          </w:rPr>
          <w:t xml:space="preserve"> as part of the registration Packet as they enter our school</w:t>
        </w:r>
      </w:ins>
    </w:p>
    <w:p w14:paraId="587E7AA9" w14:textId="77777777" w:rsidR="008A15D1" w:rsidRDefault="0010229B" w:rsidP="00B1639F">
      <w:pPr>
        <w:pStyle w:val="ListParagraph"/>
        <w:numPr>
          <w:ilvl w:val="0"/>
          <w:numId w:val="2"/>
        </w:numPr>
        <w:tabs>
          <w:tab w:val="left" w:pos="10350"/>
        </w:tabs>
        <w:spacing w:after="0" w:line="240" w:lineRule="auto"/>
        <w:jc w:val="both"/>
        <w:rPr>
          <w:ins w:id="70" w:author="Ana D. Rubio" w:date="2026-09-25T20:01:00Z" w16du:dateUtc="2026-09-26T00:01:00Z"/>
          <w:rFonts w:ascii="Arial" w:eastAsia="Times New Roman" w:hAnsi="Arial" w:cs="Arial"/>
          <w:b/>
        </w:rPr>
      </w:pPr>
      <w:ins w:id="71" w:author="Ana D. Rubio" w:date="2026-09-25T20:01:00Z" w16du:dateUtc="2026-09-26T00:01:00Z">
        <w:r>
          <w:rPr>
            <w:rFonts w:ascii="Arial" w:eastAsia="Times New Roman" w:hAnsi="Arial" w:cs="Arial"/>
            <w:b/>
          </w:rPr>
          <w:t xml:space="preserve">DPAC Review </w:t>
        </w:r>
        <w:r w:rsidR="00516C14">
          <w:rPr>
            <w:rFonts w:ascii="Arial" w:eastAsia="Times New Roman" w:hAnsi="Arial" w:cs="Arial"/>
            <w:b/>
          </w:rPr>
          <w:t>October 2022</w:t>
        </w:r>
        <w:r w:rsidR="00A313D2">
          <w:rPr>
            <w:rFonts w:ascii="Arial" w:eastAsia="Times New Roman" w:hAnsi="Arial" w:cs="Arial"/>
            <w:b/>
          </w:rPr>
          <w:t xml:space="preserve"> </w:t>
        </w:r>
        <w:r w:rsidR="00EE6A53">
          <w:rPr>
            <w:rFonts w:ascii="Arial" w:eastAsia="Times New Roman" w:hAnsi="Arial" w:cs="Arial"/>
            <w:b/>
          </w:rPr>
          <w:t xml:space="preserve">– </w:t>
        </w:r>
        <w:r w:rsidR="00516C14">
          <w:rPr>
            <w:rFonts w:ascii="Arial" w:eastAsia="Times New Roman" w:hAnsi="Arial" w:cs="Arial"/>
            <w:b/>
          </w:rPr>
          <w:t>March 2023</w:t>
        </w:r>
      </w:ins>
    </w:p>
    <w:p w14:paraId="07347C2A" w14:textId="77777777" w:rsidR="00E07EB2" w:rsidRPr="00E07EB2" w:rsidRDefault="00E07EB2" w:rsidP="00E07EB2">
      <w:pPr>
        <w:tabs>
          <w:tab w:val="left" w:pos="0"/>
          <w:tab w:val="left" w:pos="10350"/>
        </w:tabs>
        <w:spacing w:before="240" w:after="60" w:line="240" w:lineRule="auto"/>
        <w:jc w:val="both"/>
        <w:outlineLvl w:val="5"/>
        <w:rPr>
          <w:ins w:id="72" w:author="Ana D. Rubio" w:date="2026-09-25T20:01:00Z" w16du:dateUtc="2026-09-26T00:01:00Z"/>
          <w:rFonts w:ascii="Arial Narrow" w:eastAsia="Times New Roman" w:hAnsi="Arial Narrow" w:cs="Times New Roman"/>
          <w:b/>
          <w:bCs/>
          <w:sz w:val="24"/>
        </w:rPr>
      </w:pPr>
      <w:ins w:id="73" w:author="Ana D. Rubio" w:date="2026-09-25T20:01:00Z" w16du:dateUtc="2026-09-26T00:01:00Z">
        <w:r w:rsidRPr="00E07EB2">
          <w:rPr>
            <w:rFonts w:ascii="Arial Narrow" w:eastAsia="Times New Roman" w:hAnsi="Arial Narrow" w:cs="Times New Roman"/>
            <w:b/>
            <w:bCs/>
            <w:sz w:val="24"/>
          </w:rPr>
          <w:t>V.  TYPES OF FAMILY ENGAGEMENT</w:t>
        </w:r>
      </w:ins>
    </w:p>
    <w:p w14:paraId="038C17C6" w14:textId="77777777" w:rsidR="00E07EB2" w:rsidRDefault="00DE1711" w:rsidP="00E07EB2">
      <w:pPr>
        <w:tabs>
          <w:tab w:val="left" w:pos="8820"/>
          <w:tab w:val="left" w:pos="10350"/>
        </w:tabs>
        <w:spacing w:after="0" w:line="240" w:lineRule="auto"/>
        <w:ind w:left="270"/>
        <w:jc w:val="both"/>
        <w:rPr>
          <w:ins w:id="74" w:author="Ana D. Rubio" w:date="2026-09-25T20:01:00Z" w16du:dateUtc="2026-09-26T00:01:00Z"/>
          <w:rFonts w:ascii="Arial" w:eastAsia="Times New Roman" w:hAnsi="Arial" w:cs="Arial"/>
        </w:rPr>
      </w:pPr>
      <w:ins w:id="75" w:author="Ana D. Rubio" w:date="2026-09-25T20:01:00Z" w16du:dateUtc="2026-09-26T00:01:00Z">
        <w:r>
          <w:rPr>
            <w:rFonts w:ascii="Arial" w:eastAsia="Times New Roman" w:hAnsi="Arial" w:cs="Arial"/>
            <w:b/>
            <w:bCs/>
          </w:rPr>
          <w:t>BAC</w:t>
        </w:r>
        <w:r w:rsidR="00976569" w:rsidRPr="00E07EB2">
          <w:rPr>
            <w:rFonts w:ascii="Arial" w:eastAsia="Times New Roman" w:hAnsi="Arial" w:cs="Arial"/>
          </w:rPr>
          <w:t xml:space="preserve"> </w:t>
        </w:r>
        <w:r w:rsidR="00E07EB2" w:rsidRPr="00E07EB2">
          <w:rPr>
            <w:rFonts w:ascii="Arial" w:eastAsia="Times New Roman" w:hAnsi="Arial" w:cs="Arial"/>
          </w:rPr>
          <w:t xml:space="preserve">will provide opportunities for parent engagement to become involved in their children’s education.  </w:t>
        </w:r>
        <w:r>
          <w:rPr>
            <w:rFonts w:ascii="Arial" w:eastAsia="Times New Roman" w:hAnsi="Arial" w:cs="Arial"/>
            <w:b/>
            <w:bCs/>
          </w:rPr>
          <w:t>BAC</w:t>
        </w:r>
        <w:r w:rsidR="00976569" w:rsidRPr="00E07EB2">
          <w:rPr>
            <w:rFonts w:ascii="Arial" w:eastAsia="Times New Roman" w:hAnsi="Arial" w:cs="Arial"/>
          </w:rPr>
          <w:t xml:space="preserve"> </w:t>
        </w:r>
        <w:r w:rsidR="00E07EB2" w:rsidRPr="00E07EB2">
          <w:rPr>
            <w:rFonts w:ascii="Arial" w:eastAsia="Times New Roman" w:hAnsi="Arial" w:cs="Arial"/>
          </w:rPr>
          <w:t xml:space="preserve">values both the at-home contributions of parents and those that take place at the school or in the community.  Reading to children at home and talking with them at family meals are as important as volunteering at school and serving on advisory committees. Many types of family engagement are needed in school-home-community partnership to help all children succeed.  In alignment with </w:t>
        </w:r>
        <w:r w:rsidR="00EE6A53">
          <w:rPr>
            <w:rFonts w:ascii="Arial" w:eastAsia="Times New Roman" w:hAnsi="Arial" w:cs="Arial"/>
          </w:rPr>
          <w:t>BAC’s p</w:t>
        </w:r>
        <w:r w:rsidR="00E07EB2" w:rsidRPr="00E07EB2">
          <w:rPr>
            <w:rFonts w:ascii="Arial" w:eastAsia="Times New Roman" w:hAnsi="Arial" w:cs="Arial"/>
          </w:rPr>
          <w:t>hilosophy and mission, each Campus Improvement Plan (CIP) must include a family engagement component. All parent and community volunteers must comply with the district policy regarding State of Texas background checks.</w:t>
        </w:r>
        <w:r w:rsidR="00AC302B">
          <w:rPr>
            <w:rFonts w:ascii="Arial" w:eastAsia="Times New Roman" w:hAnsi="Arial" w:cs="Arial"/>
          </w:rPr>
          <w:t xml:space="preserve"> All Parent meetings, activities and trainings will be conduct virtual or face to face.</w:t>
        </w:r>
      </w:ins>
    </w:p>
    <w:p w14:paraId="3078C978" w14:textId="77777777" w:rsidR="00976569" w:rsidRDefault="00976569" w:rsidP="009B01C8">
      <w:pPr>
        <w:pStyle w:val="ListParagraph"/>
        <w:numPr>
          <w:ilvl w:val="0"/>
          <w:numId w:val="3"/>
        </w:numPr>
        <w:tabs>
          <w:tab w:val="left" w:pos="8820"/>
          <w:tab w:val="left" w:pos="10350"/>
        </w:tabs>
        <w:spacing w:after="0" w:line="240" w:lineRule="auto"/>
        <w:jc w:val="both"/>
        <w:rPr>
          <w:ins w:id="76" w:author="Ana D. Rubio" w:date="2026-09-25T20:01:00Z" w16du:dateUtc="2026-09-26T00:01:00Z"/>
          <w:rFonts w:ascii="Arial" w:eastAsia="Times New Roman" w:hAnsi="Arial" w:cs="Arial"/>
          <w:b/>
        </w:rPr>
      </w:pPr>
      <w:ins w:id="77" w:author="Ana D. Rubio" w:date="2026-09-25T20:01:00Z" w16du:dateUtc="2026-09-26T00:01:00Z">
        <w:r>
          <w:rPr>
            <w:rFonts w:ascii="Arial" w:eastAsia="Times New Roman" w:hAnsi="Arial" w:cs="Arial"/>
            <w:b/>
          </w:rPr>
          <w:t>Mo</w:t>
        </w:r>
        <w:r w:rsidR="003900BB">
          <w:rPr>
            <w:rFonts w:ascii="Arial" w:eastAsia="Times New Roman" w:hAnsi="Arial" w:cs="Arial"/>
            <w:b/>
          </w:rPr>
          <w:t>nthly Parent M</w:t>
        </w:r>
        <w:r>
          <w:rPr>
            <w:rFonts w:ascii="Arial" w:eastAsia="Times New Roman" w:hAnsi="Arial" w:cs="Arial"/>
            <w:b/>
          </w:rPr>
          <w:t>eetings</w:t>
        </w:r>
        <w:r w:rsidR="00762FA7">
          <w:rPr>
            <w:rFonts w:ascii="Arial" w:eastAsia="Times New Roman" w:hAnsi="Arial" w:cs="Arial"/>
            <w:b/>
          </w:rPr>
          <w:t xml:space="preserve"> </w:t>
        </w:r>
      </w:ins>
    </w:p>
    <w:p w14:paraId="24D5BF76" w14:textId="77777777" w:rsidR="00762FA7" w:rsidRDefault="00976569" w:rsidP="00762FA7">
      <w:pPr>
        <w:pStyle w:val="ListParagraph"/>
        <w:numPr>
          <w:ilvl w:val="0"/>
          <w:numId w:val="3"/>
        </w:numPr>
        <w:tabs>
          <w:tab w:val="left" w:pos="8820"/>
          <w:tab w:val="left" w:pos="10350"/>
        </w:tabs>
        <w:spacing w:after="0" w:line="240" w:lineRule="auto"/>
        <w:jc w:val="both"/>
        <w:rPr>
          <w:ins w:id="78" w:author="Ana D. Rubio" w:date="2026-09-25T20:01:00Z" w16du:dateUtc="2026-09-26T00:01:00Z"/>
          <w:rFonts w:ascii="Arial" w:eastAsia="Times New Roman" w:hAnsi="Arial" w:cs="Arial"/>
          <w:b/>
        </w:rPr>
      </w:pPr>
      <w:ins w:id="79" w:author="Ana D. Rubio" w:date="2026-09-25T20:01:00Z" w16du:dateUtc="2026-09-26T00:01:00Z">
        <w:r>
          <w:rPr>
            <w:rFonts w:ascii="Arial" w:eastAsia="Times New Roman" w:hAnsi="Arial" w:cs="Arial"/>
            <w:b/>
          </w:rPr>
          <w:t>Home Access Center (HAC)</w:t>
        </w:r>
      </w:ins>
    </w:p>
    <w:p w14:paraId="371ED48E" w14:textId="77777777" w:rsidR="00976569" w:rsidRPr="00762FA7" w:rsidRDefault="00976569" w:rsidP="00762FA7">
      <w:pPr>
        <w:pStyle w:val="ListParagraph"/>
        <w:numPr>
          <w:ilvl w:val="0"/>
          <w:numId w:val="3"/>
        </w:numPr>
        <w:tabs>
          <w:tab w:val="left" w:pos="8820"/>
          <w:tab w:val="left" w:pos="10350"/>
        </w:tabs>
        <w:spacing w:after="0" w:line="240" w:lineRule="auto"/>
        <w:jc w:val="both"/>
        <w:rPr>
          <w:ins w:id="80" w:author="Ana D. Rubio" w:date="2026-09-25T20:01:00Z" w16du:dateUtc="2026-09-26T00:01:00Z"/>
          <w:rFonts w:ascii="Arial" w:eastAsia="Times New Roman" w:hAnsi="Arial" w:cs="Arial"/>
          <w:b/>
        </w:rPr>
      </w:pPr>
      <w:ins w:id="81" w:author="Ana D. Rubio" w:date="2026-09-25T20:01:00Z" w16du:dateUtc="2026-09-26T00:01:00Z">
        <w:r w:rsidRPr="00762FA7">
          <w:rPr>
            <w:rFonts w:ascii="Arial" w:eastAsia="Times New Roman" w:hAnsi="Arial" w:cs="Arial"/>
            <w:b/>
          </w:rPr>
          <w:t>Community Agencies Presentations</w:t>
        </w:r>
        <w:r w:rsidR="00AC302B">
          <w:rPr>
            <w:rFonts w:ascii="Arial" w:eastAsia="Times New Roman" w:hAnsi="Arial" w:cs="Arial"/>
            <w:b/>
          </w:rPr>
          <w:t xml:space="preserve"> </w:t>
        </w:r>
      </w:ins>
    </w:p>
    <w:p w14:paraId="34CD1863" w14:textId="77777777" w:rsidR="00976569" w:rsidRDefault="003900BB" w:rsidP="009B01C8">
      <w:pPr>
        <w:pStyle w:val="ListParagraph"/>
        <w:numPr>
          <w:ilvl w:val="0"/>
          <w:numId w:val="3"/>
        </w:numPr>
        <w:tabs>
          <w:tab w:val="left" w:pos="8820"/>
          <w:tab w:val="left" w:pos="10350"/>
        </w:tabs>
        <w:spacing w:after="0" w:line="240" w:lineRule="auto"/>
        <w:jc w:val="both"/>
        <w:rPr>
          <w:ins w:id="82" w:author="Ana D. Rubio" w:date="2026-09-25T20:01:00Z" w16du:dateUtc="2026-09-26T00:01:00Z"/>
          <w:rFonts w:ascii="Arial" w:eastAsia="Times New Roman" w:hAnsi="Arial" w:cs="Arial"/>
          <w:b/>
        </w:rPr>
      </w:pPr>
      <w:ins w:id="83" w:author="Ana D. Rubio" w:date="2026-09-25T20:01:00Z" w16du:dateUtc="2026-09-26T00:01:00Z">
        <w:r>
          <w:rPr>
            <w:rFonts w:ascii="Arial" w:eastAsia="Times New Roman" w:hAnsi="Arial" w:cs="Arial"/>
            <w:b/>
          </w:rPr>
          <w:t xml:space="preserve">Academic </w:t>
        </w:r>
        <w:r w:rsidR="00DD41B0">
          <w:rPr>
            <w:rFonts w:ascii="Arial" w:eastAsia="Times New Roman" w:hAnsi="Arial" w:cs="Arial"/>
            <w:b/>
          </w:rPr>
          <w:t>Content</w:t>
        </w:r>
        <w:r w:rsidR="00976569">
          <w:rPr>
            <w:rFonts w:ascii="Arial" w:eastAsia="Times New Roman" w:hAnsi="Arial" w:cs="Arial"/>
            <w:b/>
          </w:rPr>
          <w:t xml:space="preserve"> Areas Presentations</w:t>
        </w:r>
        <w:r w:rsidR="00762FA7">
          <w:rPr>
            <w:rFonts w:ascii="Arial" w:eastAsia="Times New Roman" w:hAnsi="Arial" w:cs="Arial"/>
            <w:b/>
          </w:rPr>
          <w:t xml:space="preserve"> </w:t>
        </w:r>
      </w:ins>
    </w:p>
    <w:p w14:paraId="3B2D6EC6" w14:textId="77777777" w:rsidR="00E07EB2" w:rsidRPr="00E07EB2" w:rsidRDefault="00E07EB2" w:rsidP="00E07EB2">
      <w:pPr>
        <w:tabs>
          <w:tab w:val="left" w:pos="8964"/>
          <w:tab w:val="left" w:pos="10350"/>
        </w:tabs>
        <w:spacing w:after="0" w:line="240" w:lineRule="auto"/>
        <w:ind w:right="216"/>
        <w:jc w:val="both"/>
        <w:rPr>
          <w:ins w:id="84" w:author="Ana D. Rubio" w:date="2026-09-25T20:01:00Z" w16du:dateUtc="2026-09-26T00:01:00Z"/>
          <w:rFonts w:ascii="Arial Narrow" w:eastAsia="Times New Roman" w:hAnsi="Arial Narrow" w:cs="Times New Roman"/>
          <w:b/>
          <w:sz w:val="24"/>
          <w:szCs w:val="24"/>
        </w:rPr>
      </w:pPr>
    </w:p>
    <w:p w14:paraId="58FF6F7B" w14:textId="77777777" w:rsidR="00E07EB2" w:rsidRPr="00E07EB2" w:rsidRDefault="00E07EB2" w:rsidP="00E07EB2">
      <w:pPr>
        <w:tabs>
          <w:tab w:val="left" w:pos="8964"/>
          <w:tab w:val="left" w:pos="10350"/>
        </w:tabs>
        <w:spacing w:after="0" w:line="240" w:lineRule="auto"/>
        <w:ind w:right="216"/>
        <w:jc w:val="both"/>
        <w:rPr>
          <w:ins w:id="85" w:author="Ana D. Rubio" w:date="2026-09-25T20:01:00Z" w16du:dateUtc="2026-09-26T00:01:00Z"/>
          <w:rFonts w:ascii="Arial Narrow" w:eastAsia="Times New Roman" w:hAnsi="Arial Narrow" w:cs="Times New Roman"/>
          <w:b/>
          <w:sz w:val="24"/>
          <w:szCs w:val="24"/>
        </w:rPr>
      </w:pPr>
      <w:ins w:id="86" w:author="Ana D. Rubio" w:date="2026-09-25T20:01:00Z" w16du:dateUtc="2026-09-26T00:01:00Z">
        <w:r w:rsidRPr="00E07EB2">
          <w:rPr>
            <w:rFonts w:ascii="Arial Narrow" w:eastAsia="Times New Roman" w:hAnsi="Arial Narrow" w:cs="Times New Roman"/>
            <w:b/>
            <w:sz w:val="24"/>
            <w:szCs w:val="24"/>
          </w:rPr>
          <w:t>VI. ADAPT PROGRAMS TO THE NEEDS OF OUR COMMUNITY</w:t>
        </w:r>
      </w:ins>
    </w:p>
    <w:p w14:paraId="5A649B72" w14:textId="77777777" w:rsidR="00E07EB2" w:rsidRPr="00E07EB2" w:rsidRDefault="00E07EB2" w:rsidP="00E07EB2">
      <w:pPr>
        <w:tabs>
          <w:tab w:val="left" w:pos="8964"/>
          <w:tab w:val="left" w:pos="10350"/>
        </w:tabs>
        <w:spacing w:after="0" w:line="240" w:lineRule="auto"/>
        <w:ind w:left="270"/>
        <w:jc w:val="both"/>
        <w:rPr>
          <w:ins w:id="87" w:author="Ana D. Rubio" w:date="2026-09-25T20:01:00Z" w16du:dateUtc="2026-09-26T00:01:00Z"/>
          <w:rFonts w:ascii="Arial" w:eastAsia="Times New Roman" w:hAnsi="Arial" w:cs="Arial"/>
        </w:rPr>
      </w:pPr>
      <w:ins w:id="88" w:author="Ana D. Rubio" w:date="2026-09-25T20:01:00Z" w16du:dateUtc="2026-09-26T00:01:00Z">
        <w:r w:rsidRPr="00E07EB2">
          <w:rPr>
            <w:rFonts w:ascii="Arial" w:eastAsia="Times New Roman" w:hAnsi="Arial" w:cs="Arial"/>
          </w:rPr>
          <w:t xml:space="preserve">Each year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 xml:space="preserve">will assess the needs of parents and children in the community through a variety of measures, including parent surveys, so that Title I programs can be tailored to meet those needs. Workshops and other programs will be available to address the expressed needs. Parents will be notified of these opportunities by the individual schools. </w:t>
        </w:r>
      </w:ins>
    </w:p>
    <w:p w14:paraId="60AC557B" w14:textId="77777777" w:rsidR="00E07EB2" w:rsidRPr="00E07EB2" w:rsidRDefault="00E07EB2" w:rsidP="00E07EB2">
      <w:pPr>
        <w:tabs>
          <w:tab w:val="left" w:pos="8964"/>
          <w:tab w:val="left" w:pos="10350"/>
        </w:tabs>
        <w:spacing w:after="0" w:line="240" w:lineRule="auto"/>
        <w:ind w:left="270"/>
        <w:jc w:val="both"/>
        <w:rPr>
          <w:ins w:id="89" w:author="Ana D. Rubio" w:date="2026-09-25T20:01:00Z" w16du:dateUtc="2026-09-26T00:01:00Z"/>
          <w:rFonts w:ascii="Arial" w:eastAsia="Times New Roman" w:hAnsi="Arial" w:cs="Arial"/>
        </w:rPr>
      </w:pPr>
    </w:p>
    <w:p w14:paraId="4E582D32" w14:textId="77777777" w:rsidR="00E07EB2" w:rsidRDefault="00E07EB2" w:rsidP="00E07EB2">
      <w:pPr>
        <w:tabs>
          <w:tab w:val="left" w:pos="8964"/>
          <w:tab w:val="left" w:pos="10350"/>
        </w:tabs>
        <w:spacing w:after="0" w:line="240" w:lineRule="auto"/>
        <w:ind w:left="270"/>
        <w:jc w:val="both"/>
        <w:rPr>
          <w:ins w:id="90" w:author="Ana D. Rubio" w:date="2026-09-25T20:01:00Z" w16du:dateUtc="2026-09-26T00:01:00Z"/>
          <w:rFonts w:ascii="Arial" w:eastAsia="Times New Roman" w:hAnsi="Arial" w:cs="Arial"/>
        </w:rPr>
      </w:pPr>
      <w:ins w:id="91" w:author="Ana D. Rubio" w:date="2026-09-25T20:01:00Z" w16du:dateUtc="2026-09-26T00:01:00Z">
        <w:r w:rsidRPr="00E07EB2">
          <w:rPr>
            <w:rFonts w:ascii="Arial" w:eastAsia="Times New Roman" w:hAnsi="Arial" w:cs="Arial"/>
          </w:rPr>
          <w:t>Parents may also call the Parent</w:t>
        </w:r>
        <w:r w:rsidR="00EE6A53">
          <w:rPr>
            <w:rFonts w:ascii="Arial" w:eastAsia="Times New Roman" w:hAnsi="Arial" w:cs="Arial"/>
          </w:rPr>
          <w:t xml:space="preserve"> and Family Engagement </w:t>
        </w:r>
        <w:r w:rsidRPr="00E07EB2">
          <w:rPr>
            <w:rFonts w:ascii="Arial" w:eastAsia="Times New Roman" w:hAnsi="Arial" w:cs="Arial"/>
          </w:rPr>
          <w:t>Department or the school office to express an interest in a particular workshop topic or to make recommendations about the program.</w:t>
        </w:r>
      </w:ins>
    </w:p>
    <w:p w14:paraId="27CAA504" w14:textId="77777777" w:rsidR="009B01C8" w:rsidRDefault="00120194" w:rsidP="009B01C8">
      <w:pPr>
        <w:pStyle w:val="ListParagraph"/>
        <w:numPr>
          <w:ilvl w:val="0"/>
          <w:numId w:val="3"/>
        </w:numPr>
        <w:tabs>
          <w:tab w:val="left" w:pos="8964"/>
          <w:tab w:val="left" w:pos="10350"/>
        </w:tabs>
        <w:spacing w:after="0" w:line="240" w:lineRule="auto"/>
        <w:jc w:val="both"/>
        <w:rPr>
          <w:ins w:id="92" w:author="Ana D. Rubio" w:date="2026-09-25T20:01:00Z" w16du:dateUtc="2026-09-26T00:01:00Z"/>
          <w:rFonts w:ascii="Arial" w:eastAsia="Times New Roman" w:hAnsi="Arial" w:cs="Arial"/>
          <w:b/>
        </w:rPr>
      </w:pPr>
      <w:ins w:id="93" w:author="Ana D. Rubio" w:date="2026-09-25T20:01:00Z" w16du:dateUtc="2026-09-26T00:01:00Z">
        <w:r>
          <w:rPr>
            <w:rFonts w:ascii="Arial" w:eastAsia="Times New Roman" w:hAnsi="Arial" w:cs="Arial"/>
            <w:b/>
          </w:rPr>
          <w:t>August</w:t>
        </w:r>
        <w:r w:rsidR="00516C14">
          <w:rPr>
            <w:rFonts w:ascii="Arial" w:eastAsia="Times New Roman" w:hAnsi="Arial" w:cs="Arial"/>
            <w:b/>
          </w:rPr>
          <w:t xml:space="preserve"> 2022 – May 2023</w:t>
        </w:r>
        <w:r w:rsidR="00F310AA">
          <w:rPr>
            <w:rFonts w:ascii="Arial" w:eastAsia="Times New Roman" w:hAnsi="Arial" w:cs="Arial"/>
            <w:b/>
          </w:rPr>
          <w:t xml:space="preserve"> (Parent Consultation Survey)</w:t>
        </w:r>
      </w:ins>
    </w:p>
    <w:p w14:paraId="242959BB" w14:textId="77777777" w:rsidR="00E07EB2" w:rsidRDefault="00E07EB2" w:rsidP="00E07EB2">
      <w:pPr>
        <w:tabs>
          <w:tab w:val="left" w:pos="8964"/>
          <w:tab w:val="left" w:pos="10350"/>
        </w:tabs>
        <w:spacing w:after="0" w:line="240" w:lineRule="auto"/>
        <w:ind w:right="216"/>
        <w:rPr>
          <w:ins w:id="94" w:author="Ana D. Rubio" w:date="2026-09-25T20:01:00Z" w16du:dateUtc="2026-09-26T00:01:00Z"/>
          <w:rFonts w:ascii="Arial Narrow" w:eastAsia="Times New Roman" w:hAnsi="Arial Narrow" w:cs="Times New Roman"/>
          <w:sz w:val="24"/>
          <w:szCs w:val="24"/>
        </w:rPr>
      </w:pPr>
    </w:p>
    <w:p w14:paraId="61641527" w14:textId="77777777" w:rsidR="00EE6A53" w:rsidRDefault="00EE6A53" w:rsidP="00E07EB2">
      <w:pPr>
        <w:tabs>
          <w:tab w:val="left" w:pos="8964"/>
          <w:tab w:val="left" w:pos="10350"/>
        </w:tabs>
        <w:spacing w:after="0" w:line="240" w:lineRule="auto"/>
        <w:ind w:right="216"/>
        <w:rPr>
          <w:ins w:id="95" w:author="Ana D. Rubio" w:date="2026-09-25T20:01:00Z" w16du:dateUtc="2026-09-26T00:01:00Z"/>
          <w:rFonts w:ascii="Arial Narrow" w:eastAsia="Times New Roman" w:hAnsi="Arial Narrow" w:cs="Times New Roman"/>
          <w:sz w:val="24"/>
          <w:szCs w:val="24"/>
        </w:rPr>
      </w:pPr>
    </w:p>
    <w:p w14:paraId="578C582D" w14:textId="77777777" w:rsidR="00EE6A53" w:rsidRDefault="00EE6A53" w:rsidP="00E07EB2">
      <w:pPr>
        <w:tabs>
          <w:tab w:val="left" w:pos="8964"/>
          <w:tab w:val="left" w:pos="10350"/>
        </w:tabs>
        <w:spacing w:after="0" w:line="240" w:lineRule="auto"/>
        <w:ind w:right="216"/>
        <w:rPr>
          <w:ins w:id="96" w:author="Ana D. Rubio" w:date="2026-09-25T20:01:00Z" w16du:dateUtc="2026-09-26T00:01:00Z"/>
          <w:rFonts w:ascii="Arial Narrow" w:eastAsia="Times New Roman" w:hAnsi="Arial Narrow" w:cs="Times New Roman"/>
          <w:sz w:val="24"/>
          <w:szCs w:val="24"/>
        </w:rPr>
      </w:pPr>
    </w:p>
    <w:p w14:paraId="3E1F9C7A" w14:textId="77777777" w:rsidR="00EE6A53" w:rsidRDefault="00EE6A53" w:rsidP="00E07EB2">
      <w:pPr>
        <w:tabs>
          <w:tab w:val="left" w:pos="8964"/>
          <w:tab w:val="left" w:pos="10350"/>
        </w:tabs>
        <w:spacing w:after="0" w:line="240" w:lineRule="auto"/>
        <w:ind w:right="216"/>
        <w:rPr>
          <w:ins w:id="97" w:author="Ana D. Rubio" w:date="2026-09-25T20:01:00Z" w16du:dateUtc="2026-09-26T00:01:00Z"/>
          <w:rFonts w:ascii="Arial Narrow" w:eastAsia="Times New Roman" w:hAnsi="Arial Narrow" w:cs="Times New Roman"/>
          <w:sz w:val="24"/>
          <w:szCs w:val="24"/>
        </w:rPr>
      </w:pPr>
    </w:p>
    <w:p w14:paraId="5DC2BDE6" w14:textId="77777777" w:rsidR="00EE6A53" w:rsidRDefault="00EE6A53" w:rsidP="00E07EB2">
      <w:pPr>
        <w:tabs>
          <w:tab w:val="left" w:pos="8964"/>
          <w:tab w:val="left" w:pos="10350"/>
        </w:tabs>
        <w:spacing w:after="0" w:line="240" w:lineRule="auto"/>
        <w:ind w:right="216"/>
        <w:rPr>
          <w:ins w:id="98" w:author="Ana D. Rubio" w:date="2026-09-25T20:01:00Z" w16du:dateUtc="2026-09-26T00:01:00Z"/>
          <w:rFonts w:ascii="Arial Narrow" w:eastAsia="Times New Roman" w:hAnsi="Arial Narrow" w:cs="Times New Roman"/>
          <w:sz w:val="24"/>
          <w:szCs w:val="24"/>
        </w:rPr>
      </w:pPr>
    </w:p>
    <w:p w14:paraId="12FC08A2" w14:textId="77777777" w:rsidR="00EE6A53" w:rsidRDefault="00EE6A53" w:rsidP="00E07EB2">
      <w:pPr>
        <w:tabs>
          <w:tab w:val="left" w:pos="8964"/>
          <w:tab w:val="left" w:pos="10350"/>
        </w:tabs>
        <w:spacing w:after="0" w:line="240" w:lineRule="auto"/>
        <w:ind w:right="216"/>
        <w:rPr>
          <w:ins w:id="99" w:author="Ana D. Rubio" w:date="2026-09-25T20:01:00Z" w16du:dateUtc="2026-09-26T00:01:00Z"/>
          <w:rFonts w:ascii="Arial Narrow" w:eastAsia="Times New Roman" w:hAnsi="Arial Narrow" w:cs="Times New Roman"/>
          <w:sz w:val="24"/>
          <w:szCs w:val="24"/>
        </w:rPr>
      </w:pPr>
    </w:p>
    <w:p w14:paraId="69E3EDCA" w14:textId="77777777" w:rsidR="00EE6A53" w:rsidRDefault="00EE6A53" w:rsidP="00E07EB2">
      <w:pPr>
        <w:tabs>
          <w:tab w:val="left" w:pos="8964"/>
          <w:tab w:val="left" w:pos="10350"/>
        </w:tabs>
        <w:spacing w:after="0" w:line="240" w:lineRule="auto"/>
        <w:ind w:right="216"/>
        <w:rPr>
          <w:ins w:id="100" w:author="Ana D. Rubio" w:date="2026-09-25T20:01:00Z" w16du:dateUtc="2026-09-26T00:01:00Z"/>
          <w:rFonts w:ascii="Arial Narrow" w:eastAsia="Times New Roman" w:hAnsi="Arial Narrow" w:cs="Times New Roman"/>
          <w:sz w:val="24"/>
          <w:szCs w:val="24"/>
        </w:rPr>
      </w:pPr>
    </w:p>
    <w:p w14:paraId="68264E66" w14:textId="77777777" w:rsidR="00EE6A53" w:rsidRDefault="00EE6A53" w:rsidP="00E07EB2">
      <w:pPr>
        <w:tabs>
          <w:tab w:val="left" w:pos="8964"/>
          <w:tab w:val="left" w:pos="10350"/>
        </w:tabs>
        <w:spacing w:after="0" w:line="240" w:lineRule="auto"/>
        <w:ind w:right="216"/>
        <w:rPr>
          <w:ins w:id="101" w:author="Ana D. Rubio" w:date="2026-09-25T20:01:00Z" w16du:dateUtc="2026-09-26T00:01:00Z"/>
          <w:rFonts w:ascii="Arial Narrow" w:eastAsia="Times New Roman" w:hAnsi="Arial Narrow" w:cs="Times New Roman"/>
          <w:sz w:val="24"/>
          <w:szCs w:val="24"/>
        </w:rPr>
      </w:pPr>
    </w:p>
    <w:p w14:paraId="209A8E1A" w14:textId="77777777" w:rsidR="009B01C8" w:rsidRPr="00E07EB2" w:rsidRDefault="009B01C8" w:rsidP="00E07EB2">
      <w:pPr>
        <w:tabs>
          <w:tab w:val="left" w:pos="8964"/>
          <w:tab w:val="left" w:pos="10350"/>
        </w:tabs>
        <w:spacing w:after="0" w:line="240" w:lineRule="auto"/>
        <w:ind w:right="216"/>
        <w:rPr>
          <w:ins w:id="102" w:author="Ana D. Rubio" w:date="2026-09-25T20:01:00Z" w16du:dateUtc="2026-09-26T00:01:00Z"/>
          <w:rFonts w:ascii="Arial Narrow" w:eastAsia="Times New Roman" w:hAnsi="Arial Narrow" w:cs="Times New Roman"/>
          <w:sz w:val="24"/>
          <w:szCs w:val="24"/>
        </w:rPr>
      </w:pPr>
    </w:p>
    <w:p w14:paraId="644A3643" w14:textId="77777777" w:rsidR="00F7451F" w:rsidRDefault="00F7451F" w:rsidP="00E07EB2">
      <w:pPr>
        <w:tabs>
          <w:tab w:val="left" w:pos="8964"/>
          <w:tab w:val="left" w:pos="10350"/>
        </w:tabs>
        <w:spacing w:after="0" w:line="240" w:lineRule="auto"/>
        <w:ind w:right="216"/>
        <w:rPr>
          <w:ins w:id="103" w:author="Ana D. Rubio" w:date="2026-09-25T20:01:00Z" w16du:dateUtc="2026-09-26T00:01:00Z"/>
          <w:rFonts w:ascii="Arial Narrow" w:eastAsia="Times New Roman" w:hAnsi="Arial Narrow" w:cs="Times New Roman"/>
          <w:b/>
          <w:sz w:val="24"/>
          <w:szCs w:val="24"/>
        </w:rPr>
      </w:pPr>
    </w:p>
    <w:p w14:paraId="0E1098BC" w14:textId="77777777" w:rsidR="00F7451F" w:rsidRDefault="00F7451F" w:rsidP="00E07EB2">
      <w:pPr>
        <w:tabs>
          <w:tab w:val="left" w:pos="8964"/>
          <w:tab w:val="left" w:pos="10350"/>
        </w:tabs>
        <w:spacing w:after="0" w:line="240" w:lineRule="auto"/>
        <w:ind w:right="216"/>
        <w:rPr>
          <w:ins w:id="104" w:author="Ana D. Rubio" w:date="2026-09-25T20:01:00Z" w16du:dateUtc="2026-09-26T00:01:00Z"/>
          <w:rFonts w:ascii="Arial Narrow" w:eastAsia="Times New Roman" w:hAnsi="Arial Narrow" w:cs="Times New Roman"/>
          <w:b/>
          <w:sz w:val="24"/>
          <w:szCs w:val="24"/>
        </w:rPr>
      </w:pPr>
    </w:p>
    <w:p w14:paraId="2DC02975" w14:textId="77777777" w:rsidR="00E07EB2" w:rsidRPr="00E07EB2" w:rsidRDefault="00E07EB2" w:rsidP="00E07EB2">
      <w:pPr>
        <w:tabs>
          <w:tab w:val="left" w:pos="8964"/>
          <w:tab w:val="left" w:pos="10350"/>
        </w:tabs>
        <w:spacing w:after="0" w:line="240" w:lineRule="auto"/>
        <w:ind w:right="216"/>
        <w:rPr>
          <w:ins w:id="105" w:author="Ana D. Rubio" w:date="2026-09-25T20:01:00Z" w16du:dateUtc="2026-09-26T00:01:00Z"/>
          <w:rFonts w:ascii="Arial Narrow" w:eastAsia="Times New Roman" w:hAnsi="Arial Narrow" w:cs="Times New Roman"/>
          <w:b/>
          <w:sz w:val="24"/>
          <w:szCs w:val="24"/>
        </w:rPr>
      </w:pPr>
      <w:ins w:id="106" w:author="Ana D. Rubio" w:date="2026-09-25T20:01:00Z" w16du:dateUtc="2026-09-26T00:01:00Z">
        <w:r w:rsidRPr="00E07EB2">
          <w:rPr>
            <w:rFonts w:ascii="Arial Narrow" w:eastAsia="Times New Roman" w:hAnsi="Arial Narrow" w:cs="Times New Roman"/>
            <w:b/>
            <w:sz w:val="24"/>
            <w:szCs w:val="24"/>
          </w:rPr>
          <w:t>VII. STAFF-PARENT COMMUNICATION</w:t>
        </w:r>
      </w:ins>
    </w:p>
    <w:p w14:paraId="40033A15" w14:textId="77777777" w:rsidR="00E07EB2" w:rsidRDefault="00DE1711" w:rsidP="00E07EB2">
      <w:pPr>
        <w:tabs>
          <w:tab w:val="left" w:pos="8964"/>
        </w:tabs>
        <w:spacing w:after="120" w:line="240" w:lineRule="auto"/>
        <w:ind w:left="360"/>
        <w:jc w:val="both"/>
        <w:rPr>
          <w:ins w:id="107" w:author="Ana D. Rubio" w:date="2026-09-25T20:01:00Z" w16du:dateUtc="2026-09-26T00:01:00Z"/>
          <w:rFonts w:ascii="Arial" w:eastAsia="Times New Roman" w:hAnsi="Arial" w:cs="Arial"/>
        </w:rPr>
      </w:pPr>
      <w:ins w:id="108" w:author="Ana D. Rubio" w:date="2026-09-25T20:01:00Z" w16du:dateUtc="2026-09-26T00:01:00Z">
        <w:r>
          <w:rPr>
            <w:rFonts w:ascii="Arial" w:eastAsia="Times New Roman" w:hAnsi="Arial" w:cs="Arial"/>
            <w:b/>
            <w:bCs/>
          </w:rPr>
          <w:t>BAC</w:t>
        </w:r>
        <w:r w:rsidR="00976569" w:rsidRPr="00E07EB2">
          <w:rPr>
            <w:rFonts w:ascii="Arial" w:eastAsia="Times New Roman" w:hAnsi="Arial" w:cs="Arial"/>
          </w:rPr>
          <w:t xml:space="preserve"> </w:t>
        </w:r>
        <w:r w:rsidR="00E07EB2" w:rsidRPr="00E07EB2">
          <w:rPr>
            <w:rFonts w:ascii="Arial" w:eastAsia="Times New Roman" w:hAnsi="Arial" w:cs="Arial"/>
          </w:rPr>
          <w:t xml:space="preserve">informs parents of monthly activities and current issues through various means of </w:t>
        </w:r>
        <w:r w:rsidR="00267ED6">
          <w:rPr>
            <w:rFonts w:ascii="Arial" w:eastAsia="Times New Roman" w:hAnsi="Arial" w:cs="Arial"/>
          </w:rPr>
          <w:t xml:space="preserve">communication.  </w:t>
        </w:r>
        <w:r w:rsidR="00E07EB2" w:rsidRPr="00E07EB2">
          <w:rPr>
            <w:rFonts w:ascii="Arial" w:eastAsia="Times New Roman" w:hAnsi="Arial" w:cs="Arial"/>
          </w:rPr>
          <w:t>Communication with parents should also include a schoo</w:t>
        </w:r>
        <w:r w:rsidR="00B1639F">
          <w:rPr>
            <w:rFonts w:ascii="Arial" w:eastAsia="Times New Roman" w:hAnsi="Arial" w:cs="Arial"/>
          </w:rPr>
          <w:t>l newsletter distributed by the</w:t>
        </w:r>
        <w:r w:rsidR="00E07EB2" w:rsidRPr="00E07EB2">
          <w:rPr>
            <w:rFonts w:ascii="Arial" w:eastAsia="Times New Roman" w:hAnsi="Arial" w:cs="Arial"/>
          </w:rPr>
          <w:t xml:space="preserve"> school at least four times a year. Notices sent home should be in both English and Spanish.  Parents are encouraged to take the initiative in calling their child’s teacher or campus administrator when they have a concern.  Staff should receive training on techniques to improve home-school communication.  Parents may participate in this training.</w:t>
        </w:r>
      </w:ins>
    </w:p>
    <w:p w14:paraId="56D80388" w14:textId="77777777" w:rsidR="00762FA7" w:rsidRDefault="00976569" w:rsidP="00762FA7">
      <w:pPr>
        <w:pStyle w:val="ListParagraph"/>
        <w:numPr>
          <w:ilvl w:val="0"/>
          <w:numId w:val="3"/>
        </w:numPr>
        <w:tabs>
          <w:tab w:val="left" w:pos="8964"/>
        </w:tabs>
        <w:spacing w:after="120" w:line="240" w:lineRule="auto"/>
        <w:jc w:val="both"/>
        <w:rPr>
          <w:ins w:id="109" w:author="Ana D. Rubio" w:date="2026-09-25T20:01:00Z" w16du:dateUtc="2026-09-26T00:01:00Z"/>
          <w:rFonts w:ascii="Arial" w:eastAsia="Times New Roman" w:hAnsi="Arial" w:cs="Arial"/>
          <w:b/>
        </w:rPr>
      </w:pPr>
      <w:ins w:id="110" w:author="Ana D. Rubio" w:date="2026-09-25T20:01:00Z" w16du:dateUtc="2026-09-26T00:01:00Z">
        <w:r>
          <w:rPr>
            <w:rFonts w:ascii="Arial" w:eastAsia="Times New Roman" w:hAnsi="Arial" w:cs="Arial"/>
            <w:b/>
          </w:rPr>
          <w:t>E-mail</w:t>
        </w:r>
      </w:ins>
    </w:p>
    <w:p w14:paraId="380C5252" w14:textId="77777777" w:rsidR="00976569" w:rsidRPr="00762FA7" w:rsidRDefault="00F310AA" w:rsidP="00762FA7">
      <w:pPr>
        <w:pStyle w:val="ListParagraph"/>
        <w:numPr>
          <w:ilvl w:val="0"/>
          <w:numId w:val="3"/>
        </w:numPr>
        <w:tabs>
          <w:tab w:val="left" w:pos="8964"/>
        </w:tabs>
        <w:spacing w:after="120" w:line="240" w:lineRule="auto"/>
        <w:jc w:val="both"/>
        <w:rPr>
          <w:ins w:id="111" w:author="Ana D. Rubio" w:date="2026-09-25T20:01:00Z" w16du:dateUtc="2026-09-26T00:01:00Z"/>
          <w:rFonts w:ascii="Arial" w:eastAsia="Times New Roman" w:hAnsi="Arial" w:cs="Arial"/>
          <w:b/>
        </w:rPr>
      </w:pPr>
      <w:ins w:id="112" w:author="Ana D. Rubio" w:date="2026-09-25T20:01:00Z" w16du:dateUtc="2026-09-26T00:01:00Z">
        <w:r>
          <w:rPr>
            <w:rFonts w:ascii="Arial" w:eastAsia="Times New Roman" w:hAnsi="Arial" w:cs="Arial"/>
            <w:b/>
          </w:rPr>
          <w:t xml:space="preserve">Flyers and Digital Flyers </w:t>
        </w:r>
      </w:ins>
    </w:p>
    <w:p w14:paraId="4BBEEC6E" w14:textId="77777777" w:rsidR="00762FA7" w:rsidRDefault="00170D60" w:rsidP="00762FA7">
      <w:pPr>
        <w:pStyle w:val="ListParagraph"/>
        <w:numPr>
          <w:ilvl w:val="0"/>
          <w:numId w:val="3"/>
        </w:numPr>
        <w:tabs>
          <w:tab w:val="left" w:pos="8964"/>
        </w:tabs>
        <w:spacing w:after="120" w:line="240" w:lineRule="auto"/>
        <w:jc w:val="both"/>
        <w:rPr>
          <w:ins w:id="113" w:author="Ana D. Rubio" w:date="2026-09-25T20:01:00Z" w16du:dateUtc="2026-09-26T00:01:00Z"/>
          <w:rFonts w:ascii="Arial" w:eastAsia="Times New Roman" w:hAnsi="Arial" w:cs="Arial"/>
          <w:b/>
        </w:rPr>
      </w:pPr>
      <w:ins w:id="114" w:author="Ana D. Rubio" w:date="2026-09-25T20:01:00Z" w16du:dateUtc="2026-09-26T00:01:00Z">
        <w:r>
          <w:rPr>
            <w:rFonts w:ascii="Arial" w:eastAsia="Times New Roman" w:hAnsi="Arial" w:cs="Arial"/>
            <w:b/>
          </w:rPr>
          <w:t>Phone Calls</w:t>
        </w:r>
      </w:ins>
    </w:p>
    <w:p w14:paraId="76810D3A" w14:textId="77777777" w:rsidR="00976569" w:rsidRPr="00762FA7" w:rsidRDefault="00F310AA" w:rsidP="00762FA7">
      <w:pPr>
        <w:pStyle w:val="ListParagraph"/>
        <w:numPr>
          <w:ilvl w:val="0"/>
          <w:numId w:val="3"/>
        </w:numPr>
        <w:tabs>
          <w:tab w:val="left" w:pos="8964"/>
        </w:tabs>
        <w:spacing w:after="120" w:line="240" w:lineRule="auto"/>
        <w:jc w:val="both"/>
        <w:rPr>
          <w:ins w:id="115" w:author="Ana D. Rubio" w:date="2026-09-25T20:01:00Z" w16du:dateUtc="2026-09-26T00:01:00Z"/>
          <w:rFonts w:ascii="Arial" w:eastAsia="Times New Roman" w:hAnsi="Arial" w:cs="Arial"/>
          <w:b/>
        </w:rPr>
      </w:pPr>
      <w:ins w:id="116" w:author="Ana D. Rubio" w:date="2026-09-25T20:01:00Z" w16du:dateUtc="2026-09-26T00:01:00Z">
        <w:r>
          <w:rPr>
            <w:rFonts w:ascii="Arial" w:eastAsia="Times New Roman" w:hAnsi="Arial" w:cs="Arial"/>
            <w:b/>
          </w:rPr>
          <w:t>Virtual</w:t>
        </w:r>
        <w:r w:rsidR="000E5A8D">
          <w:rPr>
            <w:rFonts w:ascii="Arial" w:eastAsia="Times New Roman" w:hAnsi="Arial" w:cs="Arial"/>
            <w:b/>
          </w:rPr>
          <w:t xml:space="preserve"> or face to face </w:t>
        </w:r>
        <w:r w:rsidR="009547E0" w:rsidRPr="00762FA7">
          <w:rPr>
            <w:rFonts w:ascii="Arial" w:eastAsia="Times New Roman" w:hAnsi="Arial" w:cs="Arial"/>
            <w:b/>
          </w:rPr>
          <w:t>Staff development – August</w:t>
        </w:r>
        <w:r w:rsidR="00806F3C">
          <w:rPr>
            <w:rFonts w:ascii="Arial" w:eastAsia="Times New Roman" w:hAnsi="Arial" w:cs="Arial"/>
            <w:b/>
          </w:rPr>
          <w:t xml:space="preserve"> 2022 – May 2023</w:t>
        </w:r>
      </w:ins>
    </w:p>
    <w:p w14:paraId="4FE55F08" w14:textId="77777777" w:rsidR="00341C54" w:rsidRDefault="00F310AA" w:rsidP="00AC76ED">
      <w:pPr>
        <w:pStyle w:val="ListParagraph"/>
        <w:numPr>
          <w:ilvl w:val="0"/>
          <w:numId w:val="3"/>
        </w:numPr>
        <w:tabs>
          <w:tab w:val="left" w:pos="8964"/>
        </w:tabs>
        <w:spacing w:after="120" w:line="240" w:lineRule="auto"/>
        <w:jc w:val="both"/>
        <w:rPr>
          <w:ins w:id="117" w:author="Ana D. Rubio" w:date="2026-09-25T20:01:00Z" w16du:dateUtc="2026-09-26T00:01:00Z"/>
          <w:rFonts w:ascii="Arial" w:eastAsia="Times New Roman" w:hAnsi="Arial" w:cs="Arial"/>
          <w:b/>
        </w:rPr>
      </w:pPr>
      <w:ins w:id="118" w:author="Ana D. Rubio" w:date="2026-09-25T20:01:00Z" w16du:dateUtc="2026-09-26T00:01:00Z">
        <w:r>
          <w:rPr>
            <w:rFonts w:ascii="Arial" w:eastAsia="Times New Roman" w:hAnsi="Arial" w:cs="Arial"/>
            <w:b/>
          </w:rPr>
          <w:t>Virtual Communication via Zoom</w:t>
        </w:r>
      </w:ins>
    </w:p>
    <w:p w14:paraId="2D7BA494" w14:textId="77777777" w:rsidR="00EE6A53" w:rsidRDefault="00EE6A53" w:rsidP="00E07EB2">
      <w:pPr>
        <w:spacing w:after="0" w:line="240" w:lineRule="auto"/>
        <w:ind w:right="126"/>
        <w:rPr>
          <w:ins w:id="119" w:author="Ana D. Rubio" w:date="2026-09-25T20:01:00Z" w16du:dateUtc="2026-09-26T00:01:00Z"/>
          <w:rFonts w:ascii="Arial Narrow" w:eastAsia="Times New Roman" w:hAnsi="Arial Narrow" w:cs="Times New Roman"/>
          <w:b/>
          <w:sz w:val="24"/>
          <w:szCs w:val="24"/>
        </w:rPr>
      </w:pPr>
    </w:p>
    <w:p w14:paraId="7B65801A" w14:textId="77777777" w:rsidR="00E07EB2" w:rsidRPr="00E07EB2" w:rsidRDefault="00E07EB2" w:rsidP="00E07EB2">
      <w:pPr>
        <w:spacing w:after="0" w:line="240" w:lineRule="auto"/>
        <w:ind w:right="126"/>
        <w:rPr>
          <w:ins w:id="120" w:author="Ana D. Rubio" w:date="2026-09-25T20:01:00Z" w16du:dateUtc="2026-09-26T00:01:00Z"/>
          <w:rFonts w:ascii="Arial Narrow" w:eastAsia="Times New Roman" w:hAnsi="Arial Narrow" w:cs="Times New Roman"/>
          <w:b/>
          <w:sz w:val="24"/>
          <w:szCs w:val="24"/>
        </w:rPr>
      </w:pPr>
      <w:ins w:id="121" w:author="Ana D. Rubio" w:date="2026-09-25T20:01:00Z" w16du:dateUtc="2026-09-26T00:01:00Z">
        <w:r w:rsidRPr="00E07EB2">
          <w:rPr>
            <w:rFonts w:ascii="Arial Narrow" w:eastAsia="Times New Roman" w:hAnsi="Arial Narrow" w:cs="Times New Roman"/>
            <w:b/>
            <w:sz w:val="24"/>
            <w:szCs w:val="24"/>
          </w:rPr>
          <w:t xml:space="preserve">VIII. EVALUATION     </w:t>
        </w:r>
      </w:ins>
    </w:p>
    <w:p w14:paraId="7FF06A71" w14:textId="77777777" w:rsidR="00E07EB2" w:rsidRDefault="00E07EB2" w:rsidP="00E07EB2">
      <w:pPr>
        <w:spacing w:after="0" w:line="240" w:lineRule="auto"/>
        <w:ind w:left="360"/>
        <w:jc w:val="both"/>
        <w:rPr>
          <w:ins w:id="122" w:author="Ana D. Rubio" w:date="2026-09-25T20:01:00Z" w16du:dateUtc="2026-09-26T00:01:00Z"/>
          <w:rFonts w:ascii="Arial" w:eastAsia="Times New Roman" w:hAnsi="Arial" w:cs="Arial"/>
        </w:rPr>
      </w:pPr>
      <w:ins w:id="123" w:author="Ana D. Rubio" w:date="2026-09-25T20:01:00Z" w16du:dateUtc="2026-09-26T00:01:00Z">
        <w:r w:rsidRPr="00E07EB2">
          <w:rPr>
            <w:rFonts w:ascii="Arial" w:eastAsia="Times New Roman" w:hAnsi="Arial" w:cs="Arial"/>
          </w:rPr>
          <w:t xml:space="preserve">The district-wide Title I-A Parent Advisory Committee, which includes parents of Title I, Migrant, Bilingual, Special Needs and GT students, will participate in the process of school review and improvement. This committee will collect information in a variety of ways, including campus visits and class observations.  </w:t>
        </w:r>
      </w:ins>
    </w:p>
    <w:p w14:paraId="45305AC6" w14:textId="77777777" w:rsidR="00267ED6" w:rsidRPr="00E07EB2" w:rsidRDefault="00267ED6" w:rsidP="00E07EB2">
      <w:pPr>
        <w:spacing w:after="0" w:line="240" w:lineRule="auto"/>
        <w:ind w:left="360"/>
        <w:jc w:val="both"/>
        <w:rPr>
          <w:ins w:id="124" w:author="Ana D. Rubio" w:date="2026-09-25T20:01:00Z" w16du:dateUtc="2026-09-26T00:01:00Z"/>
          <w:rFonts w:ascii="Arial" w:eastAsia="Times New Roman" w:hAnsi="Arial" w:cs="Arial"/>
        </w:rPr>
      </w:pPr>
    </w:p>
    <w:p w14:paraId="6B174328" w14:textId="77777777" w:rsidR="00E07EB2" w:rsidRDefault="00E07EB2" w:rsidP="00E07EB2">
      <w:pPr>
        <w:spacing w:after="0" w:line="240" w:lineRule="auto"/>
        <w:ind w:left="360"/>
        <w:jc w:val="both"/>
        <w:rPr>
          <w:ins w:id="125" w:author="Ana D. Rubio" w:date="2026-09-25T20:01:00Z" w16du:dateUtc="2026-09-26T00:01:00Z"/>
          <w:rFonts w:ascii="Arial" w:eastAsia="Times New Roman" w:hAnsi="Arial" w:cs="Arial"/>
        </w:rPr>
      </w:pPr>
      <w:ins w:id="126" w:author="Ana D. Rubio" w:date="2026-09-25T20:01:00Z" w16du:dateUtc="2026-09-26T00:01:00Z">
        <w:r w:rsidRPr="00E07EB2">
          <w:rPr>
            <w:rFonts w:ascii="Arial" w:eastAsia="Times New Roman" w:hAnsi="Arial" w:cs="Arial"/>
          </w:rPr>
          <w:t xml:space="preserve">Parents will also be asked for their input on the content and </w:t>
        </w:r>
        <w:r w:rsidR="00B1639F">
          <w:rPr>
            <w:rFonts w:ascii="Arial" w:eastAsia="Times New Roman" w:hAnsi="Arial" w:cs="Arial"/>
          </w:rPr>
          <w:t>effectiveness of the Title I-A Family E</w:t>
        </w:r>
        <w:r w:rsidRPr="00E07EB2">
          <w:rPr>
            <w:rFonts w:ascii="Arial" w:eastAsia="Times New Roman" w:hAnsi="Arial" w:cs="Arial"/>
          </w:rPr>
          <w:t>ngagement programs through an annual evaluation of the program.  The evaluation will include an assessment of overall increases in family engagement and barriers to parental participation that still need to be overcome.</w:t>
        </w:r>
        <w:r w:rsidR="00976569">
          <w:rPr>
            <w:rFonts w:ascii="Arial" w:eastAsia="Times New Roman" w:hAnsi="Arial" w:cs="Arial"/>
          </w:rPr>
          <w:t xml:space="preserve"> </w:t>
        </w:r>
        <w:r w:rsidR="00DE1711">
          <w:rPr>
            <w:rFonts w:ascii="Arial" w:eastAsia="Times New Roman" w:hAnsi="Arial" w:cs="Arial"/>
            <w:b/>
            <w:bCs/>
          </w:rPr>
          <w:t>BAC</w:t>
        </w:r>
        <w:r w:rsidR="00976569" w:rsidRPr="00E07EB2">
          <w:rPr>
            <w:rFonts w:ascii="Arial" w:eastAsia="Times New Roman" w:hAnsi="Arial" w:cs="Arial"/>
          </w:rPr>
          <w:t xml:space="preserve"> </w:t>
        </w:r>
        <w:r w:rsidRPr="00E07EB2">
          <w:rPr>
            <w:rFonts w:ascii="Arial" w:eastAsia="Times New Roman" w:hAnsi="Arial" w:cs="Arial"/>
          </w:rPr>
          <w:t>will revise its Family Engagement Policy on the basis of this annual review.</w:t>
        </w:r>
      </w:ins>
    </w:p>
    <w:p w14:paraId="76783E94" w14:textId="77777777" w:rsidR="00EE6A53" w:rsidRDefault="00806F3C" w:rsidP="00762FA7">
      <w:pPr>
        <w:pStyle w:val="ListParagraph"/>
        <w:numPr>
          <w:ilvl w:val="0"/>
          <w:numId w:val="3"/>
        </w:numPr>
        <w:spacing w:after="0" w:line="240" w:lineRule="auto"/>
        <w:jc w:val="both"/>
        <w:rPr>
          <w:ins w:id="127" w:author="Ana D. Rubio" w:date="2026-09-25T20:01:00Z" w16du:dateUtc="2026-09-26T00:01:00Z"/>
          <w:rFonts w:ascii="Arial" w:eastAsia="Times New Roman" w:hAnsi="Arial" w:cs="Arial"/>
          <w:b/>
        </w:rPr>
      </w:pPr>
      <w:ins w:id="128" w:author="Ana D. Rubio" w:date="2026-09-25T20:01:00Z" w16du:dateUtc="2026-09-26T00:01:00Z">
        <w:r>
          <w:rPr>
            <w:rFonts w:ascii="Arial" w:eastAsia="Times New Roman" w:hAnsi="Arial" w:cs="Arial"/>
            <w:b/>
          </w:rPr>
          <w:t>March – April 2023</w:t>
        </w:r>
        <w:r w:rsidR="00F310AA">
          <w:rPr>
            <w:rFonts w:ascii="Arial" w:eastAsia="Times New Roman" w:hAnsi="Arial" w:cs="Arial"/>
            <w:b/>
          </w:rPr>
          <w:t xml:space="preserve"> (Parent and Family Engagement Survey)</w:t>
        </w:r>
      </w:ins>
    </w:p>
    <w:p w14:paraId="7E05A6ED" w14:textId="77777777" w:rsidR="00F310AA" w:rsidRPr="00762FA7" w:rsidRDefault="00806F3C" w:rsidP="00762FA7">
      <w:pPr>
        <w:pStyle w:val="ListParagraph"/>
        <w:numPr>
          <w:ilvl w:val="0"/>
          <w:numId w:val="3"/>
        </w:numPr>
        <w:spacing w:after="0" w:line="240" w:lineRule="auto"/>
        <w:jc w:val="both"/>
        <w:rPr>
          <w:ins w:id="129" w:author="Ana D. Rubio" w:date="2026-09-25T20:01:00Z" w16du:dateUtc="2026-09-26T00:01:00Z"/>
          <w:rFonts w:ascii="Arial" w:eastAsia="Times New Roman" w:hAnsi="Arial" w:cs="Arial"/>
          <w:b/>
        </w:rPr>
      </w:pPr>
      <w:ins w:id="130" w:author="Ana D. Rubio" w:date="2026-09-25T20:01:00Z" w16du:dateUtc="2026-09-26T00:01:00Z">
        <w:r>
          <w:rPr>
            <w:rFonts w:ascii="Arial" w:eastAsia="Times New Roman" w:hAnsi="Arial" w:cs="Arial"/>
            <w:b/>
          </w:rPr>
          <w:t>March – April 2023</w:t>
        </w:r>
        <w:r w:rsidR="00F310AA">
          <w:rPr>
            <w:rFonts w:ascii="Arial" w:eastAsia="Times New Roman" w:hAnsi="Arial" w:cs="Arial"/>
            <w:b/>
          </w:rPr>
          <w:t xml:space="preserve"> (CNA – Campus Needs Assessment</w:t>
        </w:r>
        <w:r w:rsidR="00100397">
          <w:rPr>
            <w:rFonts w:ascii="Arial" w:eastAsia="Times New Roman" w:hAnsi="Arial" w:cs="Arial"/>
            <w:b/>
          </w:rPr>
          <w:t>)</w:t>
        </w:r>
      </w:ins>
    </w:p>
    <w:p w14:paraId="39E1D958" w14:textId="77777777" w:rsidR="00B1639F" w:rsidRPr="009B01C8" w:rsidRDefault="00B1639F" w:rsidP="00B1639F">
      <w:pPr>
        <w:pStyle w:val="ListParagraph"/>
        <w:spacing w:after="0" w:line="240" w:lineRule="auto"/>
        <w:ind w:left="990"/>
        <w:jc w:val="both"/>
        <w:rPr>
          <w:ins w:id="131" w:author="Ana D. Rubio" w:date="2026-09-25T20:01:00Z" w16du:dateUtc="2026-09-26T00:01:00Z"/>
          <w:rFonts w:ascii="Arial" w:eastAsia="Times New Roman" w:hAnsi="Arial" w:cs="Arial"/>
          <w:b/>
        </w:rPr>
      </w:pPr>
    </w:p>
    <w:p w14:paraId="285BD991" w14:textId="77777777" w:rsidR="00E07EB2" w:rsidRDefault="00E07EB2">
      <w:pPr>
        <w:rPr>
          <w:ins w:id="132" w:author="Ana D. Rubio" w:date="2026-09-25T20:01:00Z" w16du:dateUtc="2026-09-26T00:01:00Z"/>
        </w:rPr>
      </w:pPr>
    </w:p>
    <w:p w14:paraId="66B645EC" w14:textId="77777777" w:rsidR="009B01C8" w:rsidRDefault="009B01C8">
      <w:pPr>
        <w:rPr>
          <w:ins w:id="133" w:author="Ana D. Rubio" w:date="2026-09-25T20:01:00Z" w16du:dateUtc="2026-09-26T00:01:00Z"/>
        </w:rPr>
      </w:pPr>
    </w:p>
    <w:p w14:paraId="79A55C0D" w14:textId="77777777" w:rsidR="009B01C8" w:rsidRDefault="009B01C8">
      <w:pPr>
        <w:rPr>
          <w:ins w:id="134" w:author="Ana D. Rubio" w:date="2026-09-25T20:01:00Z" w16du:dateUtc="2026-09-26T00:01:00Z"/>
        </w:rPr>
      </w:pPr>
    </w:p>
    <w:p w14:paraId="57C95F73" w14:textId="77777777" w:rsidR="009B01C8" w:rsidRDefault="009B01C8">
      <w:pPr>
        <w:rPr>
          <w:ins w:id="135" w:author="Ana D. Rubio" w:date="2026-09-25T20:01:00Z" w16du:dateUtc="2026-09-26T00:01:00Z"/>
        </w:rPr>
      </w:pPr>
    </w:p>
    <w:p w14:paraId="635F9ADD" w14:textId="77777777" w:rsidR="009B01C8" w:rsidRDefault="009B01C8">
      <w:pPr>
        <w:rPr>
          <w:ins w:id="136" w:author="Ana D. Rubio" w:date="2026-09-25T20:01:00Z" w16du:dateUtc="2026-09-26T00:01:00Z"/>
        </w:rPr>
      </w:pPr>
    </w:p>
    <w:p w14:paraId="00000001" w14:textId="77777777" w:rsidR="00314A33" w:rsidRDefault="00260BBC">
      <w:pPr>
        <w:jc w:val="center"/>
        <w:rPr>
          <w:del w:id="137" w:author="Ana D. Rubio" w:date="2026-09-25T20:01:00Z" w16du:dateUtc="2026-09-26T00:01:00Z"/>
          <w:rFonts w:ascii="Arial" w:eastAsia="Arial" w:hAnsi="Arial" w:cs="Arial"/>
          <w:b/>
          <w:i/>
          <w:sz w:val="48"/>
          <w:szCs w:val="48"/>
        </w:rPr>
      </w:pPr>
      <w:del w:id="138" w:author="Ana D. Rubio" w:date="2026-09-25T20:01:00Z" w16du:dateUtc="2026-09-26T00:01:00Z">
        <w:r>
          <w:rPr>
            <w:rFonts w:ascii="Arial" w:eastAsia="Arial" w:hAnsi="Arial" w:cs="Arial"/>
            <w:b/>
            <w:i/>
            <w:sz w:val="48"/>
            <w:szCs w:val="48"/>
          </w:rPr>
          <w:delText>Carns National School</w:delText>
        </w:r>
      </w:del>
    </w:p>
    <w:p w14:paraId="00000002" w14:textId="77777777" w:rsidR="00314A33" w:rsidRDefault="00260BBC">
      <w:pPr>
        <w:jc w:val="center"/>
        <w:rPr>
          <w:del w:id="139" w:author="Ana D. Rubio" w:date="2026-09-25T20:01:00Z" w16du:dateUtc="2026-09-26T00:01:00Z"/>
          <w:rFonts w:ascii="Arial" w:eastAsia="Arial" w:hAnsi="Arial" w:cs="Arial"/>
          <w:b/>
          <w:i/>
          <w:sz w:val="48"/>
          <w:szCs w:val="48"/>
        </w:rPr>
      </w:pPr>
      <w:del w:id="140" w:author="Ana D. Rubio" w:date="2026-09-25T20:01:00Z" w16du:dateUtc="2026-09-26T00:01:00Z">
        <w:r>
          <w:rPr>
            <w:rFonts w:ascii="Arial" w:eastAsia="Arial" w:hAnsi="Arial" w:cs="Arial"/>
            <w:b/>
            <w:i/>
            <w:sz w:val="48"/>
            <w:szCs w:val="48"/>
          </w:rPr>
          <w:delText xml:space="preserve">Visual Arts </w:delText>
        </w:r>
      </w:del>
    </w:p>
    <w:p w14:paraId="00000003" w14:textId="77777777" w:rsidR="00314A33" w:rsidRDefault="00314A33">
      <w:pPr>
        <w:rPr>
          <w:del w:id="141" w:author="Ana D. Rubio" w:date="2026-09-25T20:01:00Z" w16du:dateUtc="2026-09-26T00:01:00Z"/>
          <w:b/>
          <w:i/>
        </w:rPr>
      </w:pPr>
    </w:p>
    <w:p w14:paraId="00000004" w14:textId="77777777" w:rsidR="00314A33" w:rsidRDefault="00260BBC">
      <w:pPr>
        <w:rPr>
          <w:del w:id="142" w:author="Ana D. Rubio" w:date="2026-09-25T20:01:00Z" w16du:dateUtc="2026-09-26T00:01:00Z"/>
          <w:b/>
          <w:i/>
        </w:rPr>
      </w:pPr>
      <w:del w:id="143" w:author="Ana D. Rubio" w:date="2026-09-25T20:01:00Z" w16du:dateUtc="2026-09-26T00:01:00Z">
        <w:r>
          <w:rPr>
            <w:b/>
            <w:i/>
          </w:rPr>
          <w:delText>Ratified by Board Date: _______________________</w:delText>
        </w:r>
      </w:del>
    </w:p>
    <w:p w14:paraId="00000005" w14:textId="77777777" w:rsidR="00314A33" w:rsidRDefault="00260BBC">
      <w:pPr>
        <w:rPr>
          <w:del w:id="144" w:author="Ana D. Rubio" w:date="2026-09-25T20:01:00Z" w16du:dateUtc="2026-09-26T00:01:00Z"/>
          <w:b/>
          <w:i/>
        </w:rPr>
      </w:pPr>
      <w:del w:id="145" w:author="Ana D. Rubio" w:date="2026-09-25T20:01:00Z" w16du:dateUtc="2026-09-26T00:01:00Z">
        <w:r>
          <w:rPr>
            <w:b/>
            <w:i/>
          </w:rPr>
          <w:br/>
          <w:delText>SIGNED ________________________________</w:delText>
        </w:r>
      </w:del>
    </w:p>
    <w:p w14:paraId="00000006" w14:textId="77777777" w:rsidR="00314A33" w:rsidRDefault="00314A33">
      <w:pPr>
        <w:rPr>
          <w:del w:id="146" w:author="Ana D. Rubio" w:date="2026-09-25T20:01:00Z" w16du:dateUtc="2026-09-26T00:01:00Z"/>
          <w:b/>
          <w:i/>
        </w:rPr>
      </w:pPr>
    </w:p>
    <w:p w14:paraId="00000007" w14:textId="77777777" w:rsidR="00314A33" w:rsidRDefault="00260BBC">
      <w:pPr>
        <w:rPr>
          <w:del w:id="147" w:author="Ana D. Rubio" w:date="2026-09-25T20:01:00Z" w16du:dateUtc="2026-09-26T00:01:00Z"/>
          <w:rFonts w:ascii="Arial" w:eastAsia="Arial" w:hAnsi="Arial" w:cs="Arial"/>
          <w:sz w:val="48"/>
          <w:szCs w:val="48"/>
        </w:rPr>
      </w:pPr>
      <w:del w:id="148" w:author="Ana D. Rubio" w:date="2026-09-25T20:01:00Z" w16du:dateUtc="2026-09-26T00:01:00Z">
        <w:r>
          <w:rPr>
            <w:b/>
            <w:i/>
          </w:rPr>
          <w:delText>SIGNED ________________________________</w:delText>
        </w:r>
      </w:del>
    </w:p>
    <w:p w14:paraId="00000008" w14:textId="77777777" w:rsidR="00314A33" w:rsidRDefault="00314A33">
      <w:pPr>
        <w:rPr>
          <w:del w:id="149" w:author="Ana D. Rubio" w:date="2026-09-25T20:01:00Z" w16du:dateUtc="2026-09-26T00:01:00Z"/>
          <w:rFonts w:ascii="Arial" w:eastAsia="Arial" w:hAnsi="Arial" w:cs="Arial"/>
          <w:b/>
          <w:sz w:val="36"/>
          <w:szCs w:val="36"/>
        </w:rPr>
      </w:pPr>
    </w:p>
    <w:p w14:paraId="00000009" w14:textId="77777777" w:rsidR="00314A33" w:rsidRDefault="00260BBC">
      <w:pPr>
        <w:rPr>
          <w:del w:id="150" w:author="Ana D. Rubio" w:date="2026-09-25T20:01:00Z" w16du:dateUtc="2026-09-26T00:01:00Z"/>
          <w:rFonts w:ascii="Arial" w:eastAsia="Arial" w:hAnsi="Arial" w:cs="Arial"/>
          <w:b/>
          <w:sz w:val="32"/>
          <w:szCs w:val="32"/>
        </w:rPr>
      </w:pPr>
      <w:del w:id="151" w:author="Ana D. Rubio" w:date="2026-09-25T20:01:00Z" w16du:dateUtc="2026-09-26T00:01:00Z">
        <w:r>
          <w:rPr>
            <w:rFonts w:ascii="Arial" w:eastAsia="Arial" w:hAnsi="Arial" w:cs="Arial"/>
            <w:b/>
            <w:sz w:val="32"/>
            <w:szCs w:val="32"/>
          </w:rPr>
          <w:delText>Introduction</w:delText>
        </w:r>
      </w:del>
    </w:p>
    <w:p w14:paraId="0000000A" w14:textId="77777777" w:rsidR="00314A33" w:rsidRDefault="00260BBC">
      <w:pPr>
        <w:rPr>
          <w:del w:id="152" w:author="Ana D. Rubio" w:date="2026-09-25T20:01:00Z" w16du:dateUtc="2026-09-26T00:01:00Z"/>
          <w:rFonts w:ascii="Arial" w:eastAsia="Arial" w:hAnsi="Arial" w:cs="Arial"/>
          <w:color w:val="000000"/>
        </w:rPr>
      </w:pPr>
      <w:del w:id="153" w:author="Ana D. Rubio" w:date="2026-09-25T20:01:00Z" w16du:dateUtc="2026-09-26T00:01:00Z">
        <w:r>
          <w:rPr>
            <w:rFonts w:ascii="Arial" w:eastAsia="Arial" w:hAnsi="Arial" w:cs="Arial"/>
            <w:color w:val="000000"/>
          </w:rPr>
          <w:delText>Art is a way of making and communicating meaning through imagery. It is a unique symbolic domain and is a discipline with its own particular demands and core of learning. Art is a natural and enjoyable way of extending and enriching the child’s experience of the world.</w:delText>
        </w:r>
      </w:del>
    </w:p>
    <w:p w14:paraId="0000000B" w14:textId="77777777" w:rsidR="00314A33" w:rsidRDefault="00260BBC">
      <w:pPr>
        <w:rPr>
          <w:del w:id="154" w:author="Ana D. Rubio" w:date="2026-09-25T20:01:00Z" w16du:dateUtc="2026-09-26T00:01:00Z"/>
          <w:rFonts w:ascii="Arial" w:eastAsia="Arial" w:hAnsi="Arial" w:cs="Arial"/>
          <w:color w:val="000000"/>
        </w:rPr>
      </w:pPr>
      <w:del w:id="155" w:author="Ana D. Rubio" w:date="2026-09-25T20:01:00Z" w16du:dateUtc="2026-09-26T00:01:00Z">
        <w:r>
          <w:rPr>
            <w:rFonts w:ascii="Arial" w:eastAsia="Arial" w:hAnsi="Arial" w:cs="Arial"/>
            <w:color w:val="000000"/>
          </w:rPr>
          <w:delText>Visual arts activities enable the child to make connections between the imaginative life and the world and to organise and express ideas, feelings and experiences in visual, tangible form. In drawing, painting, constructing and inventing, the child assimilates and responds to experience and tries to make sense of it.</w:delText>
        </w:r>
      </w:del>
    </w:p>
    <w:p w14:paraId="0000000C" w14:textId="77777777" w:rsidR="00314A33" w:rsidRDefault="00260BBC">
      <w:pPr>
        <w:rPr>
          <w:del w:id="156" w:author="Ana D. Rubio" w:date="2026-09-25T20:01:00Z" w16du:dateUtc="2026-09-26T00:01:00Z"/>
          <w:rFonts w:ascii="Arial" w:eastAsia="Arial" w:hAnsi="Arial" w:cs="Arial"/>
          <w:color w:val="000000"/>
        </w:rPr>
      </w:pPr>
      <w:del w:id="157" w:author="Ana D. Rubio" w:date="2026-09-25T20:01:00Z" w16du:dateUtc="2026-09-26T00:01:00Z">
        <w:r>
          <w:rPr>
            <w:rFonts w:ascii="Arial" w:eastAsia="Arial" w:hAnsi="Arial" w:cs="Arial"/>
            <w:color w:val="000000"/>
          </w:rPr>
          <w:delText>Visual arts education provides for creative and aesthetic experiences through exploring, investigating, experimenting, inventing, designing and making in a range of media. It promotes observation and ways of seeing and helps the child to acquire sensitivity to the visual, spatial and tactile world and to aesthetic experience. Visual arts education channels the child’s natural curiosity for educational ends: the development of perceptual awareness helps the child to enjoy and interpret the visual environment</w:delText>
        </w:r>
        <w:r>
          <w:rPr>
            <w:rFonts w:ascii="Arial" w:eastAsia="Arial" w:hAnsi="Arial" w:cs="Arial"/>
            <w:color w:val="000000"/>
          </w:rPr>
          <w:delText xml:space="preserve"> and art works and can facilitate learning in all areas of the curriculum. Creative achievements in art contribute to a sense of personal identity and self-esteem and help to create cultural awareness and empathy.</w:delText>
        </w:r>
      </w:del>
    </w:p>
    <w:p w14:paraId="0000000D" w14:textId="77777777" w:rsidR="00314A33" w:rsidRDefault="00314A33">
      <w:pPr>
        <w:rPr>
          <w:del w:id="158" w:author="Ana D. Rubio" w:date="2026-09-25T20:01:00Z" w16du:dateUtc="2026-09-26T00:01:00Z"/>
          <w:rFonts w:ascii="Arial" w:eastAsia="Arial" w:hAnsi="Arial" w:cs="Arial"/>
          <w:color w:val="00245A"/>
        </w:rPr>
      </w:pPr>
    </w:p>
    <w:p w14:paraId="0000000E" w14:textId="77777777" w:rsidR="00314A33" w:rsidRDefault="00260BBC">
      <w:pPr>
        <w:rPr>
          <w:del w:id="159" w:author="Ana D. Rubio" w:date="2026-09-25T20:01:00Z" w16du:dateUtc="2026-09-26T00:01:00Z"/>
          <w:rFonts w:ascii="Arial" w:eastAsia="Arial" w:hAnsi="Arial" w:cs="Arial"/>
          <w:color w:val="000000"/>
        </w:rPr>
      </w:pPr>
      <w:del w:id="160" w:author="Ana D. Rubio" w:date="2026-09-25T20:01:00Z" w16du:dateUtc="2026-09-26T00:01:00Z">
        <w:r>
          <w:rPr>
            <w:rFonts w:ascii="Arial" w:eastAsia="Arial" w:hAnsi="Arial" w:cs="Arial"/>
            <w:color w:val="000000"/>
          </w:rPr>
          <w:delText>The curriculum suggests the following as accessible media for expression</w:delText>
        </w:r>
      </w:del>
    </w:p>
    <w:p w14:paraId="0000000F" w14:textId="77777777" w:rsidR="00314A33" w:rsidRDefault="00260BBC">
      <w:pPr>
        <w:rPr>
          <w:del w:id="161" w:author="Ana D. Rubio" w:date="2026-09-25T20:01:00Z" w16du:dateUtc="2026-09-26T00:01:00Z"/>
          <w:rFonts w:ascii="Arial" w:eastAsia="Arial" w:hAnsi="Arial" w:cs="Arial"/>
          <w:color w:val="000000"/>
        </w:rPr>
      </w:pPr>
      <w:del w:id="162" w:author="Ana D. Rubio" w:date="2026-09-25T20:01:00Z" w16du:dateUtc="2026-09-26T00:01:00Z">
        <w:r>
          <w:rPr>
            <w:rFonts w:ascii="Arial" w:eastAsia="Arial" w:hAnsi="Arial" w:cs="Arial"/>
            <w:color w:val="000000"/>
          </w:rPr>
          <w:delText>through which the child can explore, respond to and interpret the world</w:delText>
        </w:r>
      </w:del>
    </w:p>
    <w:p w14:paraId="00000010" w14:textId="77777777" w:rsidR="00314A33" w:rsidRDefault="00260BBC">
      <w:pPr>
        <w:rPr>
          <w:del w:id="163" w:author="Ana D. Rubio" w:date="2026-09-25T20:01:00Z" w16du:dateUtc="2026-09-26T00:01:00Z"/>
          <w:rFonts w:ascii="Arial" w:eastAsia="Arial" w:hAnsi="Arial" w:cs="Arial"/>
          <w:color w:val="000000"/>
        </w:rPr>
      </w:pPr>
      <w:del w:id="164" w:author="Ana D. Rubio" w:date="2026-09-25T20:01:00Z" w16du:dateUtc="2026-09-26T00:01:00Z">
        <w:r>
          <w:rPr>
            <w:rFonts w:ascii="Arial" w:eastAsia="Arial" w:hAnsi="Arial" w:cs="Arial"/>
            <w:color w:val="000000"/>
          </w:rPr>
          <w:delText>visually:</w:delText>
        </w:r>
      </w:del>
    </w:p>
    <w:p w14:paraId="00000011" w14:textId="77777777" w:rsidR="00314A33" w:rsidRDefault="00314A33">
      <w:pPr>
        <w:rPr>
          <w:del w:id="165" w:author="Ana D. Rubio" w:date="2026-09-25T20:01:00Z" w16du:dateUtc="2026-09-26T00:01:00Z"/>
          <w:rFonts w:ascii="Arial" w:eastAsia="Arial" w:hAnsi="Arial" w:cs="Arial"/>
          <w:color w:val="000000"/>
        </w:rPr>
      </w:pPr>
    </w:p>
    <w:p w14:paraId="00000012" w14:textId="77777777" w:rsidR="00314A33" w:rsidRDefault="00260BBC">
      <w:pPr>
        <w:rPr>
          <w:del w:id="166" w:author="Ana D. Rubio" w:date="2026-09-25T20:01:00Z" w16du:dateUtc="2026-09-26T00:01:00Z"/>
          <w:rFonts w:ascii="Arial" w:eastAsia="Arial" w:hAnsi="Arial" w:cs="Arial"/>
          <w:i/>
          <w:color w:val="000000"/>
        </w:rPr>
      </w:pPr>
      <w:del w:id="167" w:author="Ana D. Rubio" w:date="2026-09-25T20:01:00Z" w16du:dateUtc="2026-09-26T00:01:00Z">
        <w:r>
          <w:rPr>
            <w:rFonts w:ascii="Arial" w:eastAsia="Arial" w:hAnsi="Arial" w:cs="Arial"/>
            <w:color w:val="000000"/>
          </w:rPr>
          <w:delText xml:space="preserve">- </w:delText>
        </w:r>
        <w:r>
          <w:rPr>
            <w:rFonts w:ascii="Arial" w:eastAsia="Arial" w:hAnsi="Arial" w:cs="Arial"/>
            <w:i/>
            <w:color w:val="000000"/>
          </w:rPr>
          <w:delText>Drawing</w:delText>
        </w:r>
      </w:del>
    </w:p>
    <w:p w14:paraId="00000013" w14:textId="77777777" w:rsidR="00314A33" w:rsidRDefault="00260BBC">
      <w:pPr>
        <w:rPr>
          <w:del w:id="168" w:author="Ana D. Rubio" w:date="2026-09-25T20:01:00Z" w16du:dateUtc="2026-09-26T00:01:00Z"/>
          <w:rFonts w:ascii="Arial" w:eastAsia="Arial" w:hAnsi="Arial" w:cs="Arial"/>
          <w:i/>
          <w:color w:val="000000"/>
        </w:rPr>
      </w:pPr>
      <w:del w:id="169" w:author="Ana D. Rubio" w:date="2026-09-25T20:01:00Z" w16du:dateUtc="2026-09-26T00:01:00Z">
        <w:r>
          <w:rPr>
            <w:rFonts w:ascii="Arial" w:eastAsia="Arial" w:hAnsi="Arial" w:cs="Arial"/>
            <w:color w:val="000000"/>
          </w:rPr>
          <w:delText xml:space="preserve"> -</w:delText>
        </w:r>
        <w:r>
          <w:rPr>
            <w:rFonts w:ascii="Arial" w:eastAsia="Arial" w:hAnsi="Arial" w:cs="Arial"/>
            <w:i/>
            <w:color w:val="000000"/>
          </w:rPr>
          <w:delText>Paint and colour</w:delText>
        </w:r>
      </w:del>
    </w:p>
    <w:p w14:paraId="00000014" w14:textId="77777777" w:rsidR="00314A33" w:rsidRDefault="00260BBC">
      <w:pPr>
        <w:rPr>
          <w:del w:id="170" w:author="Ana D. Rubio" w:date="2026-09-25T20:01:00Z" w16du:dateUtc="2026-09-26T00:01:00Z"/>
          <w:rFonts w:ascii="Arial" w:eastAsia="Arial" w:hAnsi="Arial" w:cs="Arial"/>
          <w:i/>
          <w:color w:val="000000"/>
        </w:rPr>
      </w:pPr>
      <w:del w:id="171" w:author="Ana D. Rubio" w:date="2026-09-25T20:01:00Z" w16du:dateUtc="2026-09-26T00:01:00Z">
        <w:r>
          <w:rPr>
            <w:rFonts w:ascii="Arial" w:eastAsia="Arial" w:hAnsi="Arial" w:cs="Arial"/>
            <w:color w:val="000000"/>
          </w:rPr>
          <w:delText xml:space="preserve">- </w:delText>
        </w:r>
        <w:r>
          <w:rPr>
            <w:rFonts w:ascii="Arial" w:eastAsia="Arial" w:hAnsi="Arial" w:cs="Arial"/>
            <w:i/>
            <w:color w:val="000000"/>
          </w:rPr>
          <w:delText>Print</w:delText>
        </w:r>
      </w:del>
    </w:p>
    <w:p w14:paraId="00000015" w14:textId="77777777" w:rsidR="00314A33" w:rsidRDefault="00260BBC">
      <w:pPr>
        <w:rPr>
          <w:del w:id="172" w:author="Ana D. Rubio" w:date="2026-09-25T20:01:00Z" w16du:dateUtc="2026-09-26T00:01:00Z"/>
          <w:rFonts w:ascii="Arial" w:eastAsia="Arial" w:hAnsi="Arial" w:cs="Arial"/>
          <w:i/>
          <w:color w:val="000000"/>
        </w:rPr>
      </w:pPr>
      <w:del w:id="173" w:author="Ana D. Rubio" w:date="2026-09-25T20:01:00Z" w16du:dateUtc="2026-09-26T00:01:00Z">
        <w:r>
          <w:rPr>
            <w:rFonts w:ascii="Arial" w:eastAsia="Arial" w:hAnsi="Arial" w:cs="Arial"/>
            <w:color w:val="000000"/>
          </w:rPr>
          <w:delText xml:space="preserve">- </w:delText>
        </w:r>
        <w:r>
          <w:rPr>
            <w:rFonts w:ascii="Arial" w:eastAsia="Arial" w:hAnsi="Arial" w:cs="Arial"/>
            <w:i/>
            <w:color w:val="000000"/>
          </w:rPr>
          <w:delText>Clay</w:delText>
        </w:r>
      </w:del>
    </w:p>
    <w:p w14:paraId="00000016" w14:textId="77777777" w:rsidR="00314A33" w:rsidRDefault="00260BBC">
      <w:pPr>
        <w:rPr>
          <w:del w:id="174" w:author="Ana D. Rubio" w:date="2026-09-25T20:01:00Z" w16du:dateUtc="2026-09-26T00:01:00Z"/>
          <w:rFonts w:ascii="Arial" w:eastAsia="Arial" w:hAnsi="Arial" w:cs="Arial"/>
          <w:i/>
          <w:color w:val="000000"/>
        </w:rPr>
      </w:pPr>
      <w:del w:id="175" w:author="Ana D. Rubio" w:date="2026-09-25T20:01:00Z" w16du:dateUtc="2026-09-26T00:01:00Z">
        <w:r>
          <w:rPr>
            <w:rFonts w:ascii="Arial" w:eastAsia="Arial" w:hAnsi="Arial" w:cs="Arial"/>
            <w:color w:val="000000"/>
          </w:rPr>
          <w:delText xml:space="preserve">- </w:delText>
        </w:r>
        <w:r>
          <w:rPr>
            <w:rFonts w:ascii="Arial" w:eastAsia="Arial" w:hAnsi="Arial" w:cs="Arial"/>
            <w:i/>
            <w:color w:val="000000"/>
          </w:rPr>
          <w:delText>Construction</w:delText>
        </w:r>
      </w:del>
    </w:p>
    <w:p w14:paraId="00000017" w14:textId="77777777" w:rsidR="00314A33" w:rsidRDefault="00260BBC">
      <w:pPr>
        <w:rPr>
          <w:del w:id="176" w:author="Ana D. Rubio" w:date="2026-09-25T20:01:00Z" w16du:dateUtc="2026-09-26T00:01:00Z"/>
          <w:rFonts w:ascii="Arial" w:eastAsia="Arial" w:hAnsi="Arial" w:cs="Arial"/>
          <w:i/>
          <w:color w:val="000000"/>
        </w:rPr>
      </w:pPr>
      <w:del w:id="177" w:author="Ana D. Rubio" w:date="2026-09-25T20:01:00Z" w16du:dateUtc="2026-09-26T00:01:00Z">
        <w:r>
          <w:rPr>
            <w:rFonts w:ascii="Arial" w:eastAsia="Arial" w:hAnsi="Arial" w:cs="Arial"/>
            <w:color w:val="000000"/>
          </w:rPr>
          <w:delText xml:space="preserve">- </w:delText>
        </w:r>
        <w:r>
          <w:rPr>
            <w:rFonts w:ascii="Arial" w:eastAsia="Arial" w:hAnsi="Arial" w:cs="Arial"/>
            <w:i/>
            <w:color w:val="000000"/>
          </w:rPr>
          <w:delText>Fabric and fibre.</w:delText>
        </w:r>
      </w:del>
    </w:p>
    <w:p w14:paraId="00000018" w14:textId="77777777" w:rsidR="00314A33" w:rsidRDefault="00314A33">
      <w:pPr>
        <w:rPr>
          <w:del w:id="178" w:author="Ana D. Rubio" w:date="2026-09-25T20:01:00Z" w16du:dateUtc="2026-09-26T00:01:00Z"/>
          <w:rFonts w:ascii="Arial" w:eastAsia="Arial" w:hAnsi="Arial" w:cs="Arial"/>
          <w:i/>
          <w:color w:val="000000"/>
        </w:rPr>
      </w:pPr>
    </w:p>
    <w:p w14:paraId="00000019" w14:textId="77777777" w:rsidR="00314A33" w:rsidRDefault="00260BBC">
      <w:pPr>
        <w:rPr>
          <w:del w:id="179" w:author="Ana D. Rubio" w:date="2026-09-25T20:01:00Z" w16du:dateUtc="2026-09-26T00:01:00Z"/>
          <w:rFonts w:ascii="Arial" w:eastAsia="Arial" w:hAnsi="Arial" w:cs="Arial"/>
          <w:b/>
          <w:sz w:val="32"/>
          <w:szCs w:val="32"/>
        </w:rPr>
      </w:pPr>
      <w:del w:id="180" w:author="Ana D. Rubio" w:date="2026-09-25T20:01:00Z" w16du:dateUtc="2026-09-26T00:01:00Z">
        <w:r>
          <w:rPr>
            <w:rFonts w:ascii="Arial" w:eastAsia="Arial" w:hAnsi="Arial" w:cs="Arial"/>
            <w:b/>
            <w:sz w:val="32"/>
            <w:szCs w:val="32"/>
          </w:rPr>
          <w:delText>The visual arts in a child-centred curriculum</w:delText>
        </w:r>
      </w:del>
    </w:p>
    <w:p w14:paraId="0000001A" w14:textId="77777777" w:rsidR="00314A33" w:rsidRDefault="00260BBC">
      <w:pPr>
        <w:rPr>
          <w:del w:id="181" w:author="Ana D. Rubio" w:date="2026-09-25T20:01:00Z" w16du:dateUtc="2026-09-26T00:01:00Z"/>
          <w:rFonts w:ascii="Arial" w:eastAsia="Arial" w:hAnsi="Arial" w:cs="Arial"/>
          <w:color w:val="000000"/>
        </w:rPr>
      </w:pPr>
      <w:del w:id="182" w:author="Ana D. Rubio" w:date="2026-09-25T20:01:00Z" w16du:dateUtc="2026-09-26T00:01:00Z">
        <w:r>
          <w:rPr>
            <w:rFonts w:ascii="Arial" w:eastAsia="Arial" w:hAnsi="Arial" w:cs="Arial"/>
            <w:color w:val="000000"/>
          </w:rPr>
          <w:delText>Each child possesses a range of intelligences and he/she needs a variety</w:delText>
        </w:r>
      </w:del>
    </w:p>
    <w:p w14:paraId="0000001B" w14:textId="77777777" w:rsidR="00314A33" w:rsidRDefault="00260BBC">
      <w:pPr>
        <w:rPr>
          <w:del w:id="183" w:author="Ana D. Rubio" w:date="2026-09-25T20:01:00Z" w16du:dateUtc="2026-09-26T00:01:00Z"/>
          <w:rFonts w:ascii="Arial" w:eastAsia="Arial" w:hAnsi="Arial" w:cs="Arial"/>
          <w:color w:val="000000"/>
        </w:rPr>
      </w:pPr>
      <w:del w:id="184" w:author="Ana D. Rubio" w:date="2026-09-25T20:01:00Z" w16du:dateUtc="2026-09-26T00:01:00Z">
        <w:r>
          <w:rPr>
            <w:rFonts w:ascii="Arial" w:eastAsia="Arial" w:hAnsi="Arial" w:cs="Arial"/>
            <w:color w:val="000000"/>
          </w:rPr>
          <w:delText>of learning experiences in order to develop them fully. Visual arts activities</w:delText>
        </w:r>
      </w:del>
    </w:p>
    <w:p w14:paraId="0000001C" w14:textId="77777777" w:rsidR="00314A33" w:rsidRDefault="00260BBC">
      <w:pPr>
        <w:rPr>
          <w:del w:id="185" w:author="Ana D. Rubio" w:date="2026-09-25T20:01:00Z" w16du:dateUtc="2026-09-26T00:01:00Z"/>
          <w:rFonts w:ascii="Arial" w:eastAsia="Arial" w:hAnsi="Arial" w:cs="Arial"/>
          <w:color w:val="000000"/>
        </w:rPr>
      </w:pPr>
      <w:del w:id="186" w:author="Ana D. Rubio" w:date="2026-09-25T20:01:00Z" w16du:dateUtc="2026-09-26T00:01:00Z">
        <w:r>
          <w:rPr>
            <w:rFonts w:ascii="Arial" w:eastAsia="Arial" w:hAnsi="Arial" w:cs="Arial"/>
            <w:color w:val="000000"/>
          </w:rPr>
          <w:delText>enable children to make sense of and to express their world in visual, tangible</w:delText>
        </w:r>
      </w:del>
    </w:p>
    <w:p w14:paraId="0000001D" w14:textId="77777777" w:rsidR="00314A33" w:rsidRDefault="00260BBC">
      <w:pPr>
        <w:rPr>
          <w:del w:id="187" w:author="Ana D. Rubio" w:date="2026-09-25T20:01:00Z" w16du:dateUtc="2026-09-26T00:01:00Z"/>
          <w:rFonts w:ascii="Arial" w:eastAsia="Arial" w:hAnsi="Arial" w:cs="Arial"/>
          <w:color w:val="000000"/>
        </w:rPr>
      </w:pPr>
      <w:del w:id="188" w:author="Ana D. Rubio" w:date="2026-09-25T20:01:00Z" w16du:dateUtc="2026-09-26T00:01:00Z">
        <w:r>
          <w:rPr>
            <w:rFonts w:ascii="Arial" w:eastAsia="Arial" w:hAnsi="Arial" w:cs="Arial"/>
            <w:color w:val="000000"/>
          </w:rPr>
          <w:delText>form. They can also be unifying forces in children’s learning and development:</w:delText>
        </w:r>
      </w:del>
    </w:p>
    <w:p w14:paraId="0000001E" w14:textId="77777777" w:rsidR="00314A33" w:rsidRDefault="00260BBC">
      <w:pPr>
        <w:rPr>
          <w:del w:id="189" w:author="Ana D. Rubio" w:date="2026-09-25T20:01:00Z" w16du:dateUtc="2026-09-26T00:01:00Z"/>
          <w:rFonts w:ascii="Arial" w:eastAsia="Arial" w:hAnsi="Arial" w:cs="Arial"/>
          <w:color w:val="000000"/>
        </w:rPr>
      </w:pPr>
      <w:del w:id="190" w:author="Ana D. Rubio" w:date="2026-09-25T20:01:00Z" w16du:dateUtc="2026-09-26T00:01:00Z">
        <w:r>
          <w:rPr>
            <w:rFonts w:ascii="Arial" w:eastAsia="Arial" w:hAnsi="Arial" w:cs="Arial"/>
            <w:color w:val="000000"/>
          </w:rPr>
          <w:delText>drawing, painting, inventing and constructing bring together different</w:delText>
        </w:r>
      </w:del>
    </w:p>
    <w:p w14:paraId="0000001F" w14:textId="77777777" w:rsidR="00314A33" w:rsidRDefault="00260BBC">
      <w:pPr>
        <w:rPr>
          <w:del w:id="191" w:author="Ana D. Rubio" w:date="2026-09-25T20:01:00Z" w16du:dateUtc="2026-09-26T00:01:00Z"/>
          <w:rFonts w:ascii="Arial" w:eastAsia="Arial" w:hAnsi="Arial" w:cs="Arial"/>
          <w:color w:val="000000"/>
        </w:rPr>
      </w:pPr>
      <w:del w:id="192" w:author="Ana D. Rubio" w:date="2026-09-25T20:01:00Z" w16du:dateUtc="2026-09-26T00:01:00Z">
        <w:r>
          <w:rPr>
            <w:rFonts w:ascii="Arial" w:eastAsia="Arial" w:hAnsi="Arial" w:cs="Arial"/>
            <w:color w:val="000000"/>
          </w:rPr>
          <w:delText>elements of children’s experience from which a whole new experience can</w:delText>
        </w:r>
      </w:del>
    </w:p>
    <w:p w14:paraId="00000020" w14:textId="77777777" w:rsidR="00314A33" w:rsidRDefault="00260BBC">
      <w:pPr>
        <w:rPr>
          <w:del w:id="193" w:author="Ana D. Rubio" w:date="2026-09-25T20:01:00Z" w16du:dateUtc="2026-09-26T00:01:00Z"/>
          <w:rFonts w:ascii="Arial" w:eastAsia="Arial" w:hAnsi="Arial" w:cs="Arial"/>
          <w:color w:val="000000"/>
        </w:rPr>
      </w:pPr>
      <w:del w:id="194" w:author="Ana D. Rubio" w:date="2026-09-25T20:01:00Z" w16du:dateUtc="2026-09-26T00:01:00Z">
        <w:r>
          <w:rPr>
            <w:rFonts w:ascii="Arial" w:eastAsia="Arial" w:hAnsi="Arial" w:cs="Arial"/>
            <w:color w:val="000000"/>
          </w:rPr>
          <w:delText>develop. Understanding visual imagery opens additional ways of learning for</w:delText>
        </w:r>
      </w:del>
    </w:p>
    <w:p w14:paraId="00000021" w14:textId="77777777" w:rsidR="00314A33" w:rsidRDefault="00260BBC">
      <w:pPr>
        <w:rPr>
          <w:del w:id="195" w:author="Ana D. Rubio" w:date="2026-09-25T20:01:00Z" w16du:dateUtc="2026-09-26T00:01:00Z"/>
          <w:rFonts w:ascii="Arial" w:eastAsia="Arial" w:hAnsi="Arial" w:cs="Arial"/>
          <w:color w:val="000000"/>
        </w:rPr>
      </w:pPr>
      <w:del w:id="196" w:author="Ana D. Rubio" w:date="2026-09-25T20:01:00Z" w16du:dateUtc="2026-09-26T00:01:00Z">
        <w:r>
          <w:rPr>
            <w:rFonts w:ascii="Arial" w:eastAsia="Arial" w:hAnsi="Arial" w:cs="Arial"/>
            <w:color w:val="000000"/>
          </w:rPr>
          <w:delText>children and enables them to record real or imagined ideas and feelings.</w:delText>
        </w:r>
      </w:del>
    </w:p>
    <w:p w14:paraId="00000022" w14:textId="77777777" w:rsidR="00314A33" w:rsidRDefault="00260BBC">
      <w:pPr>
        <w:rPr>
          <w:del w:id="197" w:author="Ana D. Rubio" w:date="2026-09-25T20:01:00Z" w16du:dateUtc="2026-09-26T00:01:00Z"/>
          <w:rFonts w:ascii="Arial" w:eastAsia="Arial" w:hAnsi="Arial" w:cs="Arial"/>
          <w:color w:val="000000"/>
        </w:rPr>
      </w:pPr>
      <w:del w:id="198" w:author="Ana D. Rubio" w:date="2026-09-25T20:01:00Z" w16du:dateUtc="2026-09-26T00:01:00Z">
        <w:r>
          <w:rPr>
            <w:rFonts w:ascii="Arial" w:eastAsia="Arial" w:hAnsi="Arial" w:cs="Arial"/>
            <w:color w:val="000000"/>
          </w:rPr>
          <w:delText>Opportunities to explore and investigate the visual elements in their</w:delText>
        </w:r>
      </w:del>
    </w:p>
    <w:p w14:paraId="00000023" w14:textId="77777777" w:rsidR="00314A33" w:rsidRDefault="00260BBC">
      <w:pPr>
        <w:rPr>
          <w:del w:id="199" w:author="Ana D. Rubio" w:date="2026-09-25T20:01:00Z" w16du:dateUtc="2026-09-26T00:01:00Z"/>
          <w:rFonts w:ascii="Arial" w:eastAsia="Arial" w:hAnsi="Arial" w:cs="Arial"/>
          <w:color w:val="000000"/>
        </w:rPr>
      </w:pPr>
      <w:del w:id="200" w:author="Ana D. Rubio" w:date="2026-09-25T20:01:00Z" w16du:dateUtc="2026-09-26T00:01:00Z">
        <w:r>
          <w:rPr>
            <w:rFonts w:ascii="Arial" w:eastAsia="Arial" w:hAnsi="Arial" w:cs="Arial"/>
            <w:color w:val="000000"/>
          </w:rPr>
          <w:delText>environment help them to appreciate the nature of things and to channel</w:delText>
        </w:r>
      </w:del>
    </w:p>
    <w:p w14:paraId="00000024" w14:textId="77777777" w:rsidR="00314A33" w:rsidRDefault="00260BBC">
      <w:pPr>
        <w:rPr>
          <w:del w:id="201" w:author="Ana D. Rubio" w:date="2026-09-25T20:01:00Z" w16du:dateUtc="2026-09-26T00:01:00Z"/>
          <w:rFonts w:ascii="Arial" w:eastAsia="Arial" w:hAnsi="Arial" w:cs="Arial"/>
          <w:color w:val="000000"/>
        </w:rPr>
      </w:pPr>
      <w:del w:id="202" w:author="Ana D. Rubio" w:date="2026-09-25T20:01:00Z" w16du:dateUtc="2026-09-26T00:01:00Z">
        <w:r>
          <w:rPr>
            <w:rFonts w:ascii="Arial" w:eastAsia="Arial" w:hAnsi="Arial" w:cs="Arial"/>
            <w:color w:val="000000"/>
          </w:rPr>
          <w:delText>their natural curiosity for educational ends. The confidence and enjoyment</w:delText>
        </w:r>
      </w:del>
    </w:p>
    <w:p w14:paraId="00000025" w14:textId="77777777" w:rsidR="00314A33" w:rsidRDefault="00260BBC">
      <w:pPr>
        <w:rPr>
          <w:del w:id="203" w:author="Ana D. Rubio" w:date="2026-09-25T20:01:00Z" w16du:dateUtc="2026-09-26T00:01:00Z"/>
          <w:rFonts w:ascii="Arial" w:eastAsia="Arial" w:hAnsi="Arial" w:cs="Arial"/>
          <w:color w:val="000000"/>
        </w:rPr>
      </w:pPr>
      <w:del w:id="204" w:author="Ana D. Rubio" w:date="2026-09-25T20:01:00Z" w16du:dateUtc="2026-09-26T00:01:00Z">
        <w:r>
          <w:rPr>
            <w:rFonts w:ascii="Arial" w:eastAsia="Arial" w:hAnsi="Arial" w:cs="Arial"/>
            <w:color w:val="000000"/>
          </w:rPr>
          <w:delText>that stem from purposeful visual arts activities can have a positive effect on</w:delText>
        </w:r>
      </w:del>
    </w:p>
    <w:p w14:paraId="00000026" w14:textId="77777777" w:rsidR="00314A33" w:rsidRDefault="00260BBC">
      <w:pPr>
        <w:rPr>
          <w:del w:id="205" w:author="Ana D. Rubio" w:date="2026-09-25T20:01:00Z" w16du:dateUtc="2026-09-26T00:01:00Z"/>
          <w:rFonts w:ascii="Arial" w:eastAsia="Arial" w:hAnsi="Arial" w:cs="Arial"/>
          <w:color w:val="000000"/>
        </w:rPr>
      </w:pPr>
      <w:del w:id="206" w:author="Ana D. Rubio" w:date="2026-09-25T20:01:00Z" w16du:dateUtc="2026-09-26T00:01:00Z">
        <w:r>
          <w:rPr>
            <w:rFonts w:ascii="Arial" w:eastAsia="Arial" w:hAnsi="Arial" w:cs="Arial"/>
            <w:color w:val="000000"/>
          </w:rPr>
          <w:delText>children’s learning in other areas of the curriculum.</w:delText>
        </w:r>
      </w:del>
    </w:p>
    <w:p w14:paraId="00000027" w14:textId="77777777" w:rsidR="00314A33" w:rsidRDefault="00260BBC">
      <w:pPr>
        <w:rPr>
          <w:del w:id="207" w:author="Ana D. Rubio" w:date="2026-09-25T20:01:00Z" w16du:dateUtc="2026-09-26T00:01:00Z"/>
          <w:rFonts w:ascii="Arial" w:eastAsia="Arial" w:hAnsi="Arial" w:cs="Arial"/>
          <w:color w:val="000000"/>
        </w:rPr>
      </w:pPr>
      <w:del w:id="208" w:author="Ana D. Rubio" w:date="2026-09-25T20:01:00Z" w16du:dateUtc="2026-09-26T00:01:00Z">
        <w:r>
          <w:rPr>
            <w:rFonts w:ascii="Arial" w:eastAsia="Arial" w:hAnsi="Arial" w:cs="Arial"/>
            <w:color w:val="000000"/>
          </w:rPr>
          <w:delText>Children who have had experience in exploring and experimenting with a</w:delText>
        </w:r>
      </w:del>
    </w:p>
    <w:p w14:paraId="00000028" w14:textId="77777777" w:rsidR="00314A33" w:rsidRDefault="00260BBC">
      <w:pPr>
        <w:rPr>
          <w:del w:id="209" w:author="Ana D. Rubio" w:date="2026-09-25T20:01:00Z" w16du:dateUtc="2026-09-26T00:01:00Z"/>
          <w:rFonts w:ascii="Arial" w:eastAsia="Arial" w:hAnsi="Arial" w:cs="Arial"/>
          <w:color w:val="000000"/>
        </w:rPr>
      </w:pPr>
      <w:del w:id="210" w:author="Ana D. Rubio" w:date="2026-09-25T20:01:00Z" w16du:dateUtc="2026-09-26T00:01:00Z">
        <w:r>
          <w:rPr>
            <w:rFonts w:ascii="Arial" w:eastAsia="Arial" w:hAnsi="Arial" w:cs="Arial"/>
            <w:color w:val="000000"/>
          </w:rPr>
          <w:delText>variety of art materials and media are likely, as they develop, to produce art</w:delText>
        </w:r>
      </w:del>
    </w:p>
    <w:p w14:paraId="00000029" w14:textId="77777777" w:rsidR="00314A33" w:rsidRDefault="00260BBC">
      <w:pPr>
        <w:rPr>
          <w:del w:id="211" w:author="Ana D. Rubio" w:date="2026-09-25T20:01:00Z" w16du:dateUtc="2026-09-26T00:01:00Z"/>
          <w:rFonts w:ascii="Arial" w:eastAsia="Arial" w:hAnsi="Arial" w:cs="Arial"/>
          <w:color w:val="000000"/>
        </w:rPr>
      </w:pPr>
      <w:del w:id="212" w:author="Ana D. Rubio" w:date="2026-09-25T20:01:00Z" w16du:dateUtc="2026-09-26T00:01:00Z">
        <w:r>
          <w:rPr>
            <w:rFonts w:ascii="Arial" w:eastAsia="Arial" w:hAnsi="Arial" w:cs="Arial"/>
            <w:color w:val="000000"/>
          </w:rPr>
          <w:delText>that is personal. Carns N.S. endeavours to develop a quality visual arts programme ensuring that each child has a variety of enriching visual arts experiences in both two and three dimensional media.</w:delText>
        </w:r>
      </w:del>
    </w:p>
    <w:p w14:paraId="0000002A" w14:textId="77777777" w:rsidR="00314A33" w:rsidRDefault="00314A33">
      <w:pPr>
        <w:rPr>
          <w:del w:id="213" w:author="Ana D. Rubio" w:date="2026-09-25T20:01:00Z" w16du:dateUtc="2026-09-26T00:01:00Z"/>
          <w:rFonts w:ascii="Arial" w:eastAsia="Arial" w:hAnsi="Arial" w:cs="Arial"/>
          <w:i/>
          <w:color w:val="000000"/>
        </w:rPr>
      </w:pPr>
    </w:p>
    <w:p w14:paraId="0000002B" w14:textId="77777777" w:rsidR="00314A33" w:rsidRDefault="00314A33">
      <w:pPr>
        <w:rPr>
          <w:del w:id="214" w:author="Ana D. Rubio" w:date="2026-09-25T20:01:00Z" w16du:dateUtc="2026-09-26T00:01:00Z"/>
          <w:rFonts w:ascii="Arial" w:eastAsia="Arial" w:hAnsi="Arial" w:cs="Arial"/>
          <w:b/>
        </w:rPr>
      </w:pPr>
    </w:p>
    <w:p w14:paraId="0000002C" w14:textId="77777777" w:rsidR="00314A33" w:rsidRDefault="00260BBC">
      <w:pPr>
        <w:rPr>
          <w:del w:id="215" w:author="Ana D. Rubio" w:date="2026-09-25T20:01:00Z" w16du:dateUtc="2026-09-26T00:01:00Z"/>
          <w:rFonts w:ascii="Arial" w:eastAsia="Arial" w:hAnsi="Arial" w:cs="Arial"/>
          <w:b/>
          <w:sz w:val="32"/>
          <w:szCs w:val="32"/>
        </w:rPr>
      </w:pPr>
      <w:del w:id="216" w:author="Ana D. Rubio" w:date="2026-09-25T20:01:00Z" w16du:dateUtc="2026-09-26T00:01:00Z">
        <w:r>
          <w:rPr>
            <w:rFonts w:ascii="Arial" w:eastAsia="Arial" w:hAnsi="Arial" w:cs="Arial"/>
            <w:b/>
            <w:sz w:val="32"/>
            <w:szCs w:val="32"/>
          </w:rPr>
          <w:delText>Aims</w:delText>
        </w:r>
      </w:del>
    </w:p>
    <w:p w14:paraId="0000002D" w14:textId="77777777" w:rsidR="00314A33" w:rsidRDefault="00260BBC">
      <w:pPr>
        <w:rPr>
          <w:del w:id="217" w:author="Ana D. Rubio" w:date="2026-09-25T20:01:00Z" w16du:dateUtc="2026-09-26T00:01:00Z"/>
          <w:rFonts w:ascii="Arial" w:eastAsia="Arial" w:hAnsi="Arial" w:cs="Arial"/>
        </w:rPr>
      </w:pPr>
      <w:del w:id="218" w:author="Ana D. Rubio" w:date="2026-09-25T20:01:00Z" w16du:dateUtc="2026-09-26T00:01:00Z">
        <w:r>
          <w:rPr>
            <w:rFonts w:ascii="Arial" w:eastAsia="Arial" w:hAnsi="Arial" w:cs="Arial"/>
          </w:rPr>
          <w:delText>►</w:delText>
        </w:r>
        <w:r>
          <w:rPr>
            <w:rFonts w:ascii="Arial" w:eastAsia="Arial" w:hAnsi="Arial" w:cs="Arial"/>
          </w:rPr>
          <w:delText xml:space="preserve"> to help the child develop sensitivity to the visual, spatial and tactile world, and to provide for aesthetic experience</w:delText>
        </w:r>
      </w:del>
    </w:p>
    <w:p w14:paraId="0000002E" w14:textId="77777777" w:rsidR="00314A33" w:rsidRDefault="00260BBC">
      <w:pPr>
        <w:rPr>
          <w:del w:id="219" w:author="Ana D. Rubio" w:date="2026-09-25T20:01:00Z" w16du:dateUtc="2026-09-26T00:01:00Z"/>
          <w:rFonts w:ascii="Arial" w:eastAsia="Arial" w:hAnsi="Arial" w:cs="Arial"/>
        </w:rPr>
      </w:pPr>
      <w:del w:id="220" w:author="Ana D. Rubio" w:date="2026-09-25T20:01:00Z" w16du:dateUtc="2026-09-26T00:01:00Z">
        <w:r>
          <w:rPr>
            <w:rFonts w:ascii="Arial" w:eastAsia="Arial" w:hAnsi="Arial" w:cs="Arial"/>
          </w:rPr>
          <w:delText>►</w:delText>
        </w:r>
        <w:r>
          <w:rPr>
            <w:rFonts w:ascii="Arial" w:eastAsia="Arial" w:hAnsi="Arial" w:cs="Arial"/>
          </w:rPr>
          <w:delText xml:space="preserve"> to help the child express ideas, feelings and experiences in visual and tactile forms</w:delText>
        </w:r>
      </w:del>
    </w:p>
    <w:p w14:paraId="0000002F" w14:textId="77777777" w:rsidR="00314A33" w:rsidRDefault="00260BBC">
      <w:pPr>
        <w:rPr>
          <w:del w:id="221" w:author="Ana D. Rubio" w:date="2026-09-25T20:01:00Z" w16du:dateUtc="2026-09-26T00:01:00Z"/>
          <w:rFonts w:ascii="Arial" w:eastAsia="Arial" w:hAnsi="Arial" w:cs="Arial"/>
        </w:rPr>
      </w:pPr>
      <w:del w:id="222" w:author="Ana D. Rubio" w:date="2026-09-25T20:01:00Z" w16du:dateUtc="2026-09-26T00:01:00Z">
        <w:r>
          <w:rPr>
            <w:rFonts w:ascii="Arial" w:eastAsia="Arial" w:hAnsi="Arial" w:cs="Arial"/>
          </w:rPr>
          <w:delText>►</w:delText>
        </w:r>
        <w:r>
          <w:rPr>
            <w:rFonts w:ascii="Arial" w:eastAsia="Arial" w:hAnsi="Arial" w:cs="Arial"/>
          </w:rPr>
          <w:delText>to enable the child to have enjoyable and purposeful experiences of different art media and to have opportunities to explore, experiment, imagine, design, invent and communicate with different art materials</w:delText>
        </w:r>
      </w:del>
    </w:p>
    <w:p w14:paraId="00000030" w14:textId="77777777" w:rsidR="00314A33" w:rsidRDefault="00260BBC">
      <w:pPr>
        <w:rPr>
          <w:del w:id="223" w:author="Ana D. Rubio" w:date="2026-09-25T20:01:00Z" w16du:dateUtc="2026-09-26T00:01:00Z"/>
          <w:rFonts w:ascii="Arial" w:eastAsia="Arial" w:hAnsi="Arial" w:cs="Arial"/>
        </w:rPr>
      </w:pPr>
      <w:del w:id="224" w:author="Ana D. Rubio" w:date="2026-09-25T20:01:00Z" w16du:dateUtc="2026-09-26T00:01:00Z">
        <w:r>
          <w:rPr>
            <w:rFonts w:ascii="Arial" w:eastAsia="Arial" w:hAnsi="Arial" w:cs="Arial"/>
          </w:rPr>
          <w:delText>►</w:delText>
        </w:r>
        <w:r>
          <w:rPr>
            <w:rFonts w:ascii="Arial" w:eastAsia="Arial" w:hAnsi="Arial" w:cs="Arial"/>
          </w:rPr>
          <w:delText>to promote the child’s understanding of and personal response to the creative processes involved in making two and three-dimensional art</w:delText>
        </w:r>
      </w:del>
    </w:p>
    <w:p w14:paraId="00000031" w14:textId="77777777" w:rsidR="00314A33" w:rsidRDefault="00260BBC">
      <w:pPr>
        <w:rPr>
          <w:del w:id="225" w:author="Ana D. Rubio" w:date="2026-09-25T20:01:00Z" w16du:dateUtc="2026-09-26T00:01:00Z"/>
          <w:rFonts w:ascii="Arial" w:eastAsia="Arial" w:hAnsi="Arial" w:cs="Arial"/>
        </w:rPr>
      </w:pPr>
      <w:del w:id="226" w:author="Ana D. Rubio" w:date="2026-09-25T20:01:00Z" w16du:dateUtc="2026-09-26T00:01:00Z">
        <w:r>
          <w:rPr>
            <w:rFonts w:ascii="Arial" w:eastAsia="Arial" w:hAnsi="Arial" w:cs="Arial"/>
          </w:rPr>
          <w:delText>►</w:delText>
        </w:r>
        <w:r>
          <w:rPr>
            <w:rFonts w:ascii="Arial" w:eastAsia="Arial" w:hAnsi="Arial" w:cs="Arial"/>
          </w:rPr>
          <w:delText>to enable the child to develop the skills and techniques necessary for expression, inventiveness and individuality</w:delText>
        </w:r>
      </w:del>
    </w:p>
    <w:p w14:paraId="00000032" w14:textId="77777777" w:rsidR="00314A33" w:rsidRDefault="00260BBC">
      <w:pPr>
        <w:rPr>
          <w:del w:id="227" w:author="Ana D. Rubio" w:date="2026-09-25T20:01:00Z" w16du:dateUtc="2026-09-26T00:01:00Z"/>
          <w:rFonts w:ascii="Arial" w:eastAsia="Arial" w:hAnsi="Arial" w:cs="Arial"/>
        </w:rPr>
      </w:pPr>
      <w:del w:id="228" w:author="Ana D. Rubio" w:date="2026-09-25T20:01:00Z" w16du:dateUtc="2026-09-26T00:01:00Z">
        <w:r>
          <w:rPr>
            <w:rFonts w:ascii="Arial" w:eastAsia="Arial" w:hAnsi="Arial" w:cs="Arial"/>
          </w:rPr>
          <w:delText>►</w:delText>
        </w:r>
        <w:r>
          <w:rPr>
            <w:rFonts w:ascii="Arial" w:eastAsia="Arial" w:hAnsi="Arial" w:cs="Arial"/>
          </w:rPr>
          <w:delText>to enable the child to experience the excitement and fulfilment of creativity and the achievement of potential through art activities</w:delText>
        </w:r>
      </w:del>
    </w:p>
    <w:p w14:paraId="00000033" w14:textId="77777777" w:rsidR="00314A33" w:rsidRDefault="00260BBC">
      <w:pPr>
        <w:rPr>
          <w:del w:id="229" w:author="Ana D. Rubio" w:date="2026-09-25T20:01:00Z" w16du:dateUtc="2026-09-26T00:01:00Z"/>
          <w:rFonts w:ascii="Arial" w:eastAsia="Arial" w:hAnsi="Arial" w:cs="Arial"/>
        </w:rPr>
      </w:pPr>
      <w:del w:id="230" w:author="Ana D. Rubio" w:date="2026-09-25T20:01:00Z" w16du:dateUtc="2026-09-26T00:01:00Z">
        <w:r>
          <w:rPr>
            <w:rFonts w:ascii="Arial" w:eastAsia="Arial" w:hAnsi="Arial" w:cs="Arial"/>
          </w:rPr>
          <w:delText>►</w:delText>
        </w:r>
        <w:r>
          <w:rPr>
            <w:rFonts w:ascii="Arial" w:eastAsia="Arial" w:hAnsi="Arial" w:cs="Arial"/>
          </w:rPr>
          <w:delText>to foster sensitivity towards and enjoyment and appreciation of the visual arts</w:delText>
        </w:r>
      </w:del>
    </w:p>
    <w:p w14:paraId="00000034" w14:textId="77777777" w:rsidR="00314A33" w:rsidRDefault="00260BBC">
      <w:pPr>
        <w:rPr>
          <w:del w:id="231" w:author="Ana D. Rubio" w:date="2026-09-25T20:01:00Z" w16du:dateUtc="2026-09-26T00:01:00Z"/>
          <w:rFonts w:ascii="Arial" w:eastAsia="Arial" w:hAnsi="Arial" w:cs="Arial"/>
        </w:rPr>
      </w:pPr>
      <w:del w:id="232" w:author="Ana D. Rubio" w:date="2026-09-25T20:01:00Z" w16du:dateUtc="2026-09-26T00:01:00Z">
        <w:r>
          <w:rPr>
            <w:rFonts w:ascii="Arial" w:eastAsia="Arial" w:hAnsi="Arial" w:cs="Arial"/>
          </w:rPr>
          <w:delText>►</w:delText>
        </w:r>
        <w:r>
          <w:rPr>
            <w:rFonts w:ascii="Arial" w:eastAsia="Arial" w:hAnsi="Arial" w:cs="Arial"/>
          </w:rPr>
          <w:delText>to provide opportunities for the child to explore how the work of artists and craftspeople might relate to his/her own work.</w:delText>
        </w:r>
      </w:del>
    </w:p>
    <w:p w14:paraId="00000035" w14:textId="77777777" w:rsidR="00314A33" w:rsidRDefault="00314A33">
      <w:pPr>
        <w:rPr>
          <w:del w:id="233" w:author="Ana D. Rubio" w:date="2026-09-25T20:01:00Z" w16du:dateUtc="2026-09-26T00:01:00Z"/>
          <w:rFonts w:ascii="Arial" w:eastAsia="Arial" w:hAnsi="Arial" w:cs="Arial"/>
        </w:rPr>
      </w:pPr>
    </w:p>
    <w:p w14:paraId="00000036" w14:textId="77777777" w:rsidR="00314A33" w:rsidRDefault="00260BBC">
      <w:pPr>
        <w:rPr>
          <w:del w:id="234" w:author="Ana D. Rubio" w:date="2026-09-25T20:01:00Z" w16du:dateUtc="2026-09-26T00:01:00Z"/>
          <w:rFonts w:ascii="Arial" w:eastAsia="Arial" w:hAnsi="Arial" w:cs="Arial"/>
          <w:b/>
          <w:sz w:val="32"/>
          <w:szCs w:val="32"/>
        </w:rPr>
      </w:pPr>
      <w:del w:id="235" w:author="Ana D. Rubio" w:date="2026-09-25T20:01:00Z" w16du:dateUtc="2026-09-26T00:01:00Z">
        <w:r>
          <w:rPr>
            <w:rFonts w:ascii="Arial" w:eastAsia="Arial" w:hAnsi="Arial" w:cs="Arial"/>
            <w:b/>
            <w:sz w:val="32"/>
            <w:szCs w:val="32"/>
          </w:rPr>
          <w:delText>Objectives</w:delText>
        </w:r>
      </w:del>
    </w:p>
    <w:p w14:paraId="00000037" w14:textId="77777777" w:rsidR="00314A33" w:rsidRDefault="00314A33">
      <w:pPr>
        <w:rPr>
          <w:del w:id="236" w:author="Ana D. Rubio" w:date="2026-09-25T20:01:00Z" w16du:dateUtc="2026-09-26T00:01:00Z"/>
          <w:rFonts w:ascii="Arial" w:eastAsia="Arial" w:hAnsi="Arial" w:cs="Arial"/>
          <w:b/>
          <w:sz w:val="32"/>
          <w:szCs w:val="32"/>
        </w:rPr>
      </w:pPr>
    </w:p>
    <w:p w14:paraId="00000038" w14:textId="77777777" w:rsidR="00314A33" w:rsidRDefault="00260BBC">
      <w:pPr>
        <w:rPr>
          <w:del w:id="237" w:author="Ana D. Rubio" w:date="2026-09-25T20:01:00Z" w16du:dateUtc="2026-09-26T00:01:00Z"/>
          <w:rFonts w:ascii="Arial" w:eastAsia="Arial" w:hAnsi="Arial" w:cs="Arial"/>
          <w:color w:val="000000"/>
        </w:rPr>
      </w:pPr>
      <w:del w:id="238" w:author="Ana D. Rubio" w:date="2026-09-25T20:01:00Z" w16du:dateUtc="2026-09-26T00:01:00Z">
        <w:r>
          <w:rPr>
            <w:rFonts w:ascii="Arial" w:eastAsia="Arial" w:hAnsi="Arial" w:cs="Arial"/>
            <w:color w:val="000000"/>
          </w:rPr>
          <w:delText>►</w:delText>
        </w:r>
        <w:r>
          <w:rPr>
            <w:rFonts w:ascii="Arial" w:eastAsia="Arial" w:hAnsi="Arial" w:cs="Arial"/>
            <w:color w:val="000000"/>
          </w:rPr>
          <w:delText>look at, enjoy and make a personal response to a range of familiar and unfamiliar objects and images in the environment, focusing on their visual attributes</w:delText>
        </w:r>
      </w:del>
    </w:p>
    <w:p w14:paraId="00000039" w14:textId="77777777" w:rsidR="00314A33" w:rsidRDefault="00260BBC">
      <w:pPr>
        <w:rPr>
          <w:del w:id="239" w:author="Ana D. Rubio" w:date="2026-09-25T20:01:00Z" w16du:dateUtc="2026-09-26T00:01:00Z"/>
          <w:rFonts w:ascii="Arial" w:eastAsia="Arial" w:hAnsi="Arial" w:cs="Arial"/>
          <w:color w:val="000000"/>
        </w:rPr>
      </w:pPr>
      <w:del w:id="240" w:author="Ana D. Rubio" w:date="2026-09-25T20:01:00Z" w16du:dateUtc="2026-09-26T00:01:00Z">
        <w:r>
          <w:rPr>
            <w:rFonts w:ascii="Arial" w:eastAsia="Arial" w:hAnsi="Arial" w:cs="Arial"/>
            <w:color w:val="000000"/>
          </w:rPr>
          <w:delText>►</w:delText>
        </w:r>
        <w:r>
          <w:rPr>
            <w:rFonts w:ascii="Arial" w:eastAsia="Arial" w:hAnsi="Arial" w:cs="Arial"/>
            <w:color w:val="000000"/>
          </w:rPr>
          <w:delText xml:space="preserve"> explore and begin to develop sensitivity to qualities of line, shape, colour and tone, texture, pattern and rhythm, spatial organisation and the three-dimensional quality of form</w:delText>
        </w:r>
      </w:del>
    </w:p>
    <w:p w14:paraId="0000003A" w14:textId="77777777" w:rsidR="00314A33" w:rsidRDefault="00260BBC">
      <w:pPr>
        <w:rPr>
          <w:del w:id="241" w:author="Ana D. Rubio" w:date="2026-09-25T20:01:00Z" w16du:dateUtc="2026-09-26T00:01:00Z"/>
          <w:rFonts w:ascii="Arial" w:eastAsia="Arial" w:hAnsi="Arial" w:cs="Arial"/>
          <w:color w:val="000000"/>
        </w:rPr>
      </w:pPr>
      <w:del w:id="242" w:author="Ana D. Rubio" w:date="2026-09-25T20:01:00Z" w16du:dateUtc="2026-09-26T00:01:00Z">
        <w:r>
          <w:rPr>
            <w:rFonts w:ascii="Arial" w:eastAsia="Arial" w:hAnsi="Arial" w:cs="Arial"/>
            <w:color w:val="000000"/>
          </w:rPr>
          <w:delText>►</w:delText>
        </w:r>
        <w:r>
          <w:rPr>
            <w:rFonts w:ascii="Arial" w:eastAsia="Arial" w:hAnsi="Arial" w:cs="Arial"/>
            <w:color w:val="000000"/>
          </w:rPr>
          <w:delText>express ideas, feelings and experiences in visual form and with imagination,  enjoyment and a sense of fulfilment</w:delText>
        </w:r>
      </w:del>
    </w:p>
    <w:p w14:paraId="0000003B" w14:textId="77777777" w:rsidR="00314A33" w:rsidRDefault="00260BBC">
      <w:pPr>
        <w:rPr>
          <w:del w:id="243" w:author="Ana D. Rubio" w:date="2026-09-25T20:01:00Z" w16du:dateUtc="2026-09-26T00:01:00Z"/>
          <w:rFonts w:ascii="Arial" w:eastAsia="Arial" w:hAnsi="Arial" w:cs="Arial"/>
          <w:color w:val="000000"/>
        </w:rPr>
      </w:pPr>
      <w:del w:id="244" w:author="Ana D. Rubio" w:date="2026-09-25T20:01:00Z" w16du:dateUtc="2026-09-26T00:01:00Z">
        <w:r>
          <w:rPr>
            <w:rFonts w:ascii="Arial" w:eastAsia="Arial" w:hAnsi="Arial" w:cs="Arial"/>
            <w:color w:val="000000"/>
          </w:rPr>
          <w:delText>►</w:delText>
        </w:r>
        <w:r>
          <w:rPr>
            <w:rFonts w:ascii="Arial" w:eastAsia="Arial" w:hAnsi="Arial" w:cs="Arial"/>
            <w:color w:val="000000"/>
          </w:rPr>
          <w:delText>experiment in spontaneous, imaginative and increasingly structured ways with a range of art materials, including pencils, paints, crayons, chalks, markers, inks, clay, papier m.ch., fabric and fibre, and construction materials</w:delText>
        </w:r>
      </w:del>
    </w:p>
    <w:p w14:paraId="0000003C" w14:textId="77777777" w:rsidR="00314A33" w:rsidRDefault="00260BBC">
      <w:pPr>
        <w:rPr>
          <w:del w:id="245" w:author="Ana D. Rubio" w:date="2026-09-25T20:01:00Z" w16du:dateUtc="2026-09-26T00:01:00Z"/>
          <w:rFonts w:ascii="Arial" w:eastAsia="Arial" w:hAnsi="Arial" w:cs="Arial"/>
          <w:color w:val="000000"/>
        </w:rPr>
      </w:pPr>
      <w:del w:id="246" w:author="Ana D. Rubio" w:date="2026-09-25T20:01:00Z" w16du:dateUtc="2026-09-26T00:01:00Z">
        <w:r>
          <w:rPr>
            <w:rFonts w:ascii="Arial" w:eastAsia="Arial" w:hAnsi="Arial" w:cs="Arial"/>
            <w:color w:val="000000"/>
          </w:rPr>
          <w:delText>►</w:delText>
        </w:r>
        <w:r>
          <w:rPr>
            <w:rFonts w:ascii="Arial" w:eastAsia="Arial" w:hAnsi="Arial" w:cs="Arial"/>
            <w:color w:val="000000"/>
          </w:rPr>
          <w:delText>explore the expressive and design possibilities of the materials within a range of two and three-dimensional media, including drawing, paint and colour, print, clay, construction, fabric and fibre</w:delText>
        </w:r>
      </w:del>
    </w:p>
    <w:p w14:paraId="0000003D" w14:textId="77777777" w:rsidR="00314A33" w:rsidRDefault="00260BBC">
      <w:pPr>
        <w:rPr>
          <w:del w:id="247" w:author="Ana D. Rubio" w:date="2026-09-25T20:01:00Z" w16du:dateUtc="2026-09-26T00:01:00Z"/>
          <w:rFonts w:ascii="Arial" w:eastAsia="Arial" w:hAnsi="Arial" w:cs="Arial"/>
          <w:color w:val="000000"/>
        </w:rPr>
      </w:pPr>
      <w:del w:id="248" w:author="Ana D. Rubio" w:date="2026-09-25T20:01:00Z" w16du:dateUtc="2026-09-26T00:01:00Z">
        <w:r>
          <w:rPr>
            <w:rFonts w:ascii="Arial" w:eastAsia="Arial" w:hAnsi="Arial" w:cs="Arial"/>
            <w:color w:val="000000"/>
          </w:rPr>
          <w:delText>►</w:delText>
        </w:r>
        <w:r>
          <w:rPr>
            <w:rFonts w:ascii="Arial" w:eastAsia="Arial" w:hAnsi="Arial" w:cs="Arial"/>
            <w:color w:val="000000"/>
          </w:rPr>
          <w:delText>apply skills and techniques, demonstrating increasing sensitivity to the visual elements in his/her art work</w:delText>
        </w:r>
      </w:del>
    </w:p>
    <w:p w14:paraId="0000003E" w14:textId="77777777" w:rsidR="00314A33" w:rsidRDefault="00260BBC">
      <w:pPr>
        <w:rPr>
          <w:del w:id="249" w:author="Ana D. Rubio" w:date="2026-09-25T20:01:00Z" w16du:dateUtc="2026-09-26T00:01:00Z"/>
          <w:rFonts w:ascii="Arial" w:eastAsia="Arial" w:hAnsi="Arial" w:cs="Arial"/>
          <w:color w:val="000000"/>
        </w:rPr>
      </w:pPr>
      <w:del w:id="250" w:author="Ana D. Rubio" w:date="2026-09-25T20:01:00Z" w16du:dateUtc="2026-09-26T00:01:00Z">
        <w:r>
          <w:rPr>
            <w:rFonts w:ascii="Arial" w:eastAsia="Arial" w:hAnsi="Arial" w:cs="Arial"/>
            <w:color w:val="000000"/>
          </w:rPr>
          <w:delText>►</w:delText>
        </w:r>
        <w:r>
          <w:rPr>
            <w:rFonts w:ascii="Arial" w:eastAsia="Arial" w:hAnsi="Arial" w:cs="Arial"/>
            <w:color w:val="000000"/>
          </w:rPr>
          <w:delText>look with curiosity and openness at the work of a wide range of artists and craftspeople</w:delText>
        </w:r>
      </w:del>
    </w:p>
    <w:p w14:paraId="0000003F" w14:textId="77777777" w:rsidR="00314A33" w:rsidRDefault="00260BBC">
      <w:pPr>
        <w:rPr>
          <w:del w:id="251" w:author="Ana D. Rubio" w:date="2026-09-25T20:01:00Z" w16du:dateUtc="2026-09-26T00:01:00Z"/>
          <w:rFonts w:ascii="Arial" w:eastAsia="Arial" w:hAnsi="Arial" w:cs="Arial"/>
          <w:color w:val="000000"/>
        </w:rPr>
      </w:pPr>
      <w:del w:id="252" w:author="Ana D. Rubio" w:date="2026-09-25T20:01:00Z" w16du:dateUtc="2026-09-26T00:01:00Z">
        <w:r>
          <w:rPr>
            <w:rFonts w:ascii="Arial" w:eastAsia="Arial" w:hAnsi="Arial" w:cs="Arial"/>
            <w:color w:val="000000"/>
          </w:rPr>
          <w:delText>►</w:delText>
        </w:r>
        <w:r>
          <w:rPr>
            <w:rFonts w:ascii="Arial" w:eastAsia="Arial" w:hAnsi="Arial" w:cs="Arial"/>
            <w:color w:val="000000"/>
          </w:rPr>
          <w:delText>explore atmosphere, content and impact in the work of artists, especially when they relate to his/her own work</w:delText>
        </w:r>
      </w:del>
    </w:p>
    <w:p w14:paraId="00000040" w14:textId="77777777" w:rsidR="00314A33" w:rsidRDefault="00260BBC">
      <w:pPr>
        <w:rPr>
          <w:del w:id="253" w:author="Ana D. Rubio" w:date="2026-09-25T20:01:00Z" w16du:dateUtc="2026-09-26T00:01:00Z"/>
          <w:rFonts w:ascii="Arial" w:eastAsia="Arial" w:hAnsi="Arial" w:cs="Arial"/>
          <w:color w:val="000000"/>
        </w:rPr>
      </w:pPr>
      <w:del w:id="254" w:author="Ana D. Rubio" w:date="2026-09-25T20:01:00Z" w16du:dateUtc="2026-09-26T00:01:00Z">
        <w:r>
          <w:rPr>
            <w:rFonts w:ascii="Arial" w:eastAsia="Arial" w:hAnsi="Arial" w:cs="Arial"/>
            <w:color w:val="000000"/>
          </w:rPr>
          <w:delText>►</w:delText>
        </w:r>
        <w:r>
          <w:rPr>
            <w:rFonts w:ascii="Arial" w:eastAsia="Arial" w:hAnsi="Arial" w:cs="Arial"/>
            <w:color w:val="000000"/>
          </w:rPr>
          <w:delText>identify a variety of visual arts media and describe some of the creative processes involved</w:delText>
        </w:r>
      </w:del>
    </w:p>
    <w:p w14:paraId="00000041" w14:textId="77777777" w:rsidR="00314A33" w:rsidRDefault="00260BBC">
      <w:pPr>
        <w:rPr>
          <w:del w:id="255" w:author="Ana D. Rubio" w:date="2026-09-25T20:01:00Z" w16du:dateUtc="2026-09-26T00:01:00Z"/>
          <w:rFonts w:ascii="Arial" w:eastAsia="Arial" w:hAnsi="Arial" w:cs="Arial"/>
          <w:color w:val="000000"/>
        </w:rPr>
      </w:pPr>
      <w:del w:id="256" w:author="Ana D. Rubio" w:date="2026-09-25T20:01:00Z" w16du:dateUtc="2026-09-26T00:01:00Z">
        <w:r>
          <w:rPr>
            <w:rFonts w:ascii="Arial" w:eastAsia="Arial" w:hAnsi="Arial" w:cs="Arial"/>
            <w:color w:val="000000"/>
          </w:rPr>
          <w:delText>►</w:delText>
        </w:r>
        <w:r>
          <w:rPr>
            <w:rFonts w:ascii="Arial" w:eastAsia="Arial" w:hAnsi="Arial" w:cs="Arial"/>
            <w:color w:val="000000"/>
          </w:rPr>
          <w:delText>develop an ability to identify and discuss what he/she considers the most important design elements of individual pieces, especially when they relate to work in hand</w:delText>
        </w:r>
      </w:del>
    </w:p>
    <w:p w14:paraId="00000042" w14:textId="77777777" w:rsidR="00314A33" w:rsidRDefault="00260BBC">
      <w:pPr>
        <w:rPr>
          <w:del w:id="257" w:author="Ana D. Rubio" w:date="2026-09-25T20:01:00Z" w16du:dateUtc="2026-09-26T00:01:00Z"/>
          <w:rFonts w:ascii="Arial" w:eastAsia="Arial" w:hAnsi="Arial" w:cs="Arial"/>
        </w:rPr>
      </w:pPr>
      <w:del w:id="258" w:author="Ana D. Rubio" w:date="2026-09-25T20:01:00Z" w16du:dateUtc="2026-09-26T00:01:00Z">
        <w:r>
          <w:rPr>
            <w:rFonts w:ascii="Arial" w:eastAsia="Arial" w:hAnsi="Arial" w:cs="Arial"/>
          </w:rPr>
          <w:delText>►</w:delText>
        </w:r>
        <w:r>
          <w:rPr>
            <w:rFonts w:ascii="Arial" w:eastAsia="Arial" w:hAnsi="Arial" w:cs="Arial"/>
          </w:rPr>
          <w:delText>discuss the preferred design elements in his/her work and in the work of classmates</w:delText>
        </w:r>
      </w:del>
    </w:p>
    <w:p w14:paraId="00000043" w14:textId="77777777" w:rsidR="00314A33" w:rsidRDefault="00260BBC">
      <w:pPr>
        <w:rPr>
          <w:del w:id="259" w:author="Ana D. Rubio" w:date="2026-09-25T20:01:00Z" w16du:dateUtc="2026-09-26T00:01:00Z"/>
          <w:rFonts w:ascii="Arial" w:eastAsia="Arial" w:hAnsi="Arial" w:cs="Arial"/>
        </w:rPr>
      </w:pPr>
      <w:del w:id="260" w:author="Ana D. Rubio" w:date="2026-09-25T20:01:00Z" w16du:dateUtc="2026-09-26T00:01:00Z">
        <w:r>
          <w:rPr>
            <w:rFonts w:ascii="Arial" w:eastAsia="Arial" w:hAnsi="Arial" w:cs="Arial"/>
          </w:rPr>
          <w:delText>►</w:delText>
        </w:r>
        <w:r>
          <w:rPr>
            <w:rFonts w:ascii="Arial" w:eastAsia="Arial" w:hAnsi="Arial" w:cs="Arial"/>
          </w:rPr>
          <w:delText>begin to appreciate the context in which great art and artefacts are created and the culture from which they grow</w:delText>
        </w:r>
      </w:del>
    </w:p>
    <w:p w14:paraId="00000044" w14:textId="77777777" w:rsidR="00314A33" w:rsidRDefault="00260BBC">
      <w:pPr>
        <w:rPr>
          <w:del w:id="261" w:author="Ana D. Rubio" w:date="2026-09-25T20:01:00Z" w16du:dateUtc="2026-09-26T00:01:00Z"/>
          <w:rFonts w:ascii="Arial" w:eastAsia="Arial" w:hAnsi="Arial" w:cs="Arial"/>
        </w:rPr>
      </w:pPr>
      <w:del w:id="262" w:author="Ana D. Rubio" w:date="2026-09-25T20:01:00Z" w16du:dateUtc="2026-09-26T00:01:00Z">
        <w:r>
          <w:rPr>
            <w:rFonts w:ascii="Arial" w:eastAsia="Arial" w:hAnsi="Arial" w:cs="Arial"/>
          </w:rPr>
          <w:delText>►</w:delText>
        </w:r>
        <w:r>
          <w:rPr>
            <w:rFonts w:ascii="Arial" w:eastAsia="Arial" w:hAnsi="Arial" w:cs="Arial"/>
          </w:rPr>
          <w:delText>respond to visual arts experiences in a variety of imaginative ways</w:delText>
        </w:r>
      </w:del>
    </w:p>
    <w:p w14:paraId="00000045" w14:textId="77777777" w:rsidR="00314A33" w:rsidRDefault="00260BBC">
      <w:pPr>
        <w:rPr>
          <w:del w:id="263" w:author="Ana D. Rubio" w:date="2026-09-25T20:01:00Z" w16du:dateUtc="2026-09-26T00:01:00Z"/>
          <w:rFonts w:ascii="Arial" w:eastAsia="Arial" w:hAnsi="Arial" w:cs="Arial"/>
        </w:rPr>
      </w:pPr>
      <w:del w:id="264" w:author="Ana D. Rubio" w:date="2026-09-25T20:01:00Z" w16du:dateUtc="2026-09-26T00:01:00Z">
        <w:r>
          <w:rPr>
            <w:rFonts w:ascii="Arial" w:eastAsia="Arial" w:hAnsi="Arial" w:cs="Arial"/>
          </w:rPr>
          <w:delText>►</w:delText>
        </w:r>
        <w:r>
          <w:rPr>
            <w:rFonts w:ascii="Arial" w:eastAsia="Arial" w:hAnsi="Arial" w:cs="Arial"/>
          </w:rPr>
          <w:delText>use appropriate language in responding to visual arts experiences.</w:delText>
        </w:r>
      </w:del>
    </w:p>
    <w:p w14:paraId="00000046" w14:textId="77777777" w:rsidR="00314A33" w:rsidRDefault="00314A33">
      <w:pPr>
        <w:rPr>
          <w:del w:id="265" w:author="Ana D. Rubio" w:date="2026-09-25T20:01:00Z" w16du:dateUtc="2026-09-26T00:01:00Z"/>
          <w:rFonts w:ascii="Arial" w:eastAsia="Arial" w:hAnsi="Arial" w:cs="Arial"/>
          <w:color w:val="000000"/>
        </w:rPr>
      </w:pPr>
    </w:p>
    <w:p w14:paraId="00000047" w14:textId="77777777" w:rsidR="00314A33" w:rsidRDefault="00314A33">
      <w:pPr>
        <w:rPr>
          <w:del w:id="266" w:author="Ana D. Rubio" w:date="2026-09-25T20:01:00Z" w16du:dateUtc="2026-09-26T00:01:00Z"/>
          <w:rFonts w:ascii="Arial" w:eastAsia="Arial" w:hAnsi="Arial" w:cs="Arial"/>
        </w:rPr>
      </w:pPr>
    </w:p>
    <w:p w14:paraId="00000048" w14:textId="77777777" w:rsidR="00314A33" w:rsidRDefault="00260BBC">
      <w:pPr>
        <w:rPr>
          <w:del w:id="267" w:author="Ana D. Rubio" w:date="2026-09-25T20:01:00Z" w16du:dateUtc="2026-09-26T00:01:00Z"/>
          <w:rFonts w:ascii="Arial" w:eastAsia="Arial" w:hAnsi="Arial" w:cs="Arial"/>
          <w:b/>
          <w:sz w:val="32"/>
          <w:szCs w:val="32"/>
        </w:rPr>
      </w:pPr>
      <w:del w:id="268" w:author="Ana D. Rubio" w:date="2026-09-25T20:01:00Z" w16du:dateUtc="2026-09-26T00:01:00Z">
        <w:r>
          <w:rPr>
            <w:rFonts w:ascii="Arial" w:eastAsia="Arial" w:hAnsi="Arial" w:cs="Arial"/>
            <w:b/>
            <w:sz w:val="32"/>
            <w:szCs w:val="32"/>
          </w:rPr>
          <w:delText>Organisation</w:delText>
        </w:r>
      </w:del>
    </w:p>
    <w:p w14:paraId="00000049" w14:textId="77777777" w:rsidR="00314A33" w:rsidRDefault="00260BBC">
      <w:pPr>
        <w:rPr>
          <w:del w:id="269" w:author="Ana D. Rubio" w:date="2026-09-25T20:01:00Z" w16du:dateUtc="2026-09-26T00:01:00Z"/>
          <w:rFonts w:ascii="Arial" w:eastAsia="Arial" w:hAnsi="Arial" w:cs="Arial"/>
        </w:rPr>
      </w:pPr>
      <w:del w:id="270" w:author="Ana D. Rubio" w:date="2026-09-25T20:01:00Z" w16du:dateUtc="2026-09-26T00:01:00Z">
        <w:r>
          <w:rPr>
            <w:rFonts w:ascii="Arial" w:eastAsia="Arial" w:hAnsi="Arial" w:cs="Arial"/>
          </w:rPr>
          <w:delText xml:space="preserve">Visual Arts has been organised to ensure that the children have access to all six strands as specified in the Primary visual arts curriculum. </w:delText>
        </w:r>
      </w:del>
    </w:p>
    <w:p w14:paraId="0000004A" w14:textId="77777777" w:rsidR="00314A33" w:rsidRDefault="00314A33">
      <w:pPr>
        <w:rPr>
          <w:del w:id="271" w:author="Ana D. Rubio" w:date="2026-09-25T20:01:00Z" w16du:dateUtc="2026-09-26T00:01:00Z"/>
          <w:rFonts w:ascii="Arial" w:eastAsia="Arial" w:hAnsi="Arial" w:cs="Arial"/>
          <w:b/>
          <w:sz w:val="32"/>
          <w:szCs w:val="32"/>
        </w:rPr>
      </w:pPr>
    </w:p>
    <w:p w14:paraId="0000004B" w14:textId="77777777" w:rsidR="00314A33" w:rsidRDefault="00260BBC">
      <w:pPr>
        <w:rPr>
          <w:del w:id="272" w:author="Ana D. Rubio" w:date="2026-09-25T20:01:00Z" w16du:dateUtc="2026-09-26T00:01:00Z"/>
          <w:rFonts w:ascii="Arial" w:eastAsia="Arial" w:hAnsi="Arial" w:cs="Arial"/>
          <w:b/>
          <w:sz w:val="32"/>
          <w:szCs w:val="32"/>
        </w:rPr>
      </w:pPr>
      <w:del w:id="273" w:author="Ana D. Rubio" w:date="2026-09-25T20:01:00Z" w16du:dateUtc="2026-09-26T00:01:00Z">
        <w:r>
          <w:rPr>
            <w:rFonts w:ascii="Arial" w:eastAsia="Arial" w:hAnsi="Arial" w:cs="Arial"/>
            <w:b/>
            <w:sz w:val="32"/>
            <w:szCs w:val="32"/>
          </w:rPr>
          <w:delText>Resources</w:delText>
        </w:r>
      </w:del>
    </w:p>
    <w:p w14:paraId="0000004C" w14:textId="77777777" w:rsidR="00314A33" w:rsidRDefault="00260BBC">
      <w:pPr>
        <w:rPr>
          <w:del w:id="274" w:author="Ana D. Rubio" w:date="2026-09-25T20:01:00Z" w16du:dateUtc="2026-09-26T00:01:00Z"/>
          <w:rFonts w:ascii="Arial" w:eastAsia="Arial" w:hAnsi="Arial" w:cs="Arial"/>
        </w:rPr>
      </w:pPr>
      <w:del w:id="275" w:author="Ana D. Rubio" w:date="2026-09-25T20:01:00Z" w16du:dateUtc="2026-09-26T00:01:00Z">
        <w:r>
          <w:rPr>
            <w:rFonts w:ascii="Arial" w:eastAsia="Arial" w:hAnsi="Arial" w:cs="Arial"/>
          </w:rPr>
          <w:delText>Carns N.S. school has access to a variety of visual arts materials resources including books and websites. A regular and adequate supply of materials and tools is essential for building on staff interest and enthusiasm and supplying staff with all necessary resources to deliver the six strands proficiently.</w:delText>
        </w:r>
      </w:del>
    </w:p>
    <w:p w14:paraId="0000004D" w14:textId="77777777" w:rsidR="00314A33" w:rsidRDefault="00260BBC">
      <w:pPr>
        <w:rPr>
          <w:del w:id="276" w:author="Ana D. Rubio" w:date="2026-09-25T20:01:00Z" w16du:dateUtc="2026-09-26T00:01:00Z"/>
          <w:rFonts w:ascii="Arial" w:eastAsia="Arial" w:hAnsi="Arial" w:cs="Arial"/>
        </w:rPr>
      </w:pPr>
      <w:del w:id="277" w:author="Ana D. Rubio" w:date="2026-09-25T20:01:00Z" w16du:dateUtc="2026-09-26T00:01:00Z">
        <w:r>
          <w:rPr>
            <w:rFonts w:ascii="Arial" w:eastAsia="Arial" w:hAnsi="Arial" w:cs="Arial"/>
          </w:rPr>
          <w:delText>Carns N.S. also take into account ancillary resources, such as cleaning materials, display and storage space. Carns NS also facilitates involvement in community/educational arts projects. To date we have undertaken work with Craft Ed., Punc 101 with the Model Niland Gallery and Kids Own Publishing along with the Spanish Armada Grange project and local and National art competitions. We continue to participate regularly in Arts programmes and visit the Model Niland Gallery when the opportunity arises.</w:delText>
        </w:r>
      </w:del>
    </w:p>
    <w:p w14:paraId="0000004E" w14:textId="77777777" w:rsidR="00314A33" w:rsidRDefault="00314A33">
      <w:pPr>
        <w:rPr>
          <w:del w:id="278" w:author="Ana D. Rubio" w:date="2026-09-25T20:01:00Z" w16du:dateUtc="2026-09-26T00:01:00Z"/>
          <w:rFonts w:ascii="Arial" w:eastAsia="Arial" w:hAnsi="Arial" w:cs="Arial"/>
          <w:sz w:val="28"/>
          <w:szCs w:val="28"/>
        </w:rPr>
      </w:pPr>
    </w:p>
    <w:p w14:paraId="0000004F" w14:textId="77777777" w:rsidR="00314A33" w:rsidRDefault="00260BBC">
      <w:pPr>
        <w:rPr>
          <w:del w:id="279" w:author="Ana D. Rubio" w:date="2026-09-25T20:01:00Z" w16du:dateUtc="2026-09-26T00:01:00Z"/>
          <w:rFonts w:ascii="Arial" w:eastAsia="Arial" w:hAnsi="Arial" w:cs="Arial"/>
          <w:b/>
          <w:sz w:val="32"/>
          <w:szCs w:val="32"/>
        </w:rPr>
      </w:pPr>
      <w:del w:id="280" w:author="Ana D. Rubio" w:date="2026-09-25T20:01:00Z" w16du:dateUtc="2026-09-26T00:01:00Z">
        <w:r>
          <w:rPr>
            <w:rFonts w:ascii="Arial" w:eastAsia="Arial" w:hAnsi="Arial" w:cs="Arial"/>
            <w:b/>
            <w:sz w:val="32"/>
            <w:szCs w:val="32"/>
          </w:rPr>
          <w:delText>Planning</w:delText>
        </w:r>
      </w:del>
    </w:p>
    <w:p w14:paraId="00000050" w14:textId="77777777" w:rsidR="00314A33" w:rsidRDefault="00260BBC">
      <w:pPr>
        <w:rPr>
          <w:del w:id="281" w:author="Ana D. Rubio" w:date="2026-09-25T20:01:00Z" w16du:dateUtc="2026-09-26T00:01:00Z"/>
          <w:rFonts w:ascii="Arial" w:eastAsia="Arial" w:hAnsi="Arial" w:cs="Arial"/>
          <w:color w:val="F6BC59"/>
        </w:rPr>
      </w:pPr>
      <w:del w:id="282" w:author="Ana D. Rubio" w:date="2026-09-25T20:01:00Z" w16du:dateUtc="2026-09-26T00:01:00Z">
        <w:r>
          <w:rPr>
            <w:rFonts w:ascii="Arial" w:eastAsia="Arial" w:hAnsi="Arial" w:cs="Arial"/>
          </w:rPr>
          <w:delText xml:space="preserve">The Visual Arts curriculum at Carns N.S. aims to </w:delText>
        </w:r>
        <w:r>
          <w:rPr>
            <w:rFonts w:ascii="Arial" w:eastAsia="Arial" w:hAnsi="Arial" w:cs="Arial"/>
            <w:color w:val="000000"/>
          </w:rPr>
          <w:delText>emphasise the following;</w:delText>
        </w:r>
      </w:del>
    </w:p>
    <w:p w14:paraId="00000051" w14:textId="77777777" w:rsidR="00314A33" w:rsidRDefault="00260BBC">
      <w:pPr>
        <w:rPr>
          <w:del w:id="283" w:author="Ana D. Rubio" w:date="2026-09-25T20:01:00Z" w16du:dateUtc="2026-09-26T00:01:00Z"/>
          <w:rFonts w:ascii="Arial" w:eastAsia="Arial" w:hAnsi="Arial" w:cs="Arial"/>
          <w:color w:val="000000"/>
        </w:rPr>
      </w:pPr>
      <w:del w:id="284" w:author="Ana D. Rubio" w:date="2026-09-25T20:01:00Z" w16du:dateUtc="2026-09-26T00:01:00Z">
        <w:r>
          <w:rPr>
            <w:rFonts w:ascii="Arial" w:eastAsia="Arial" w:hAnsi="Arial" w:cs="Arial"/>
            <w:color w:val="000000"/>
          </w:rPr>
          <w:delText>• understanding the creative process children go through in making art</w:delText>
        </w:r>
      </w:del>
    </w:p>
    <w:p w14:paraId="00000052" w14:textId="77777777" w:rsidR="00314A33" w:rsidRDefault="00260BBC">
      <w:pPr>
        <w:rPr>
          <w:del w:id="285" w:author="Ana D. Rubio" w:date="2026-09-25T20:01:00Z" w16du:dateUtc="2026-09-26T00:01:00Z"/>
          <w:rFonts w:ascii="Arial" w:eastAsia="Arial" w:hAnsi="Arial" w:cs="Arial"/>
          <w:color w:val="000000"/>
        </w:rPr>
      </w:pPr>
      <w:del w:id="286" w:author="Ana D. Rubio" w:date="2026-09-25T20:01:00Z" w16du:dateUtc="2026-09-26T00:01:00Z">
        <w:r>
          <w:rPr>
            <w:rFonts w:ascii="Arial" w:eastAsia="Arial" w:hAnsi="Arial" w:cs="Arial"/>
            <w:color w:val="000000"/>
          </w:rPr>
          <w:delText>• understanding the stages of development in children’s art and their relevance for drawing in particular</w:delText>
        </w:r>
      </w:del>
    </w:p>
    <w:p w14:paraId="00000053" w14:textId="77777777" w:rsidR="00314A33" w:rsidRDefault="00260BBC">
      <w:pPr>
        <w:rPr>
          <w:del w:id="287" w:author="Ana D. Rubio" w:date="2026-09-25T20:01:00Z" w16du:dateUtc="2026-09-26T00:01:00Z"/>
          <w:rFonts w:ascii="Arial" w:eastAsia="Arial" w:hAnsi="Arial" w:cs="Arial"/>
          <w:color w:val="000000"/>
        </w:rPr>
      </w:pPr>
      <w:del w:id="288" w:author="Ana D. Rubio" w:date="2026-09-25T20:01:00Z" w16du:dateUtc="2026-09-26T00:01:00Z">
        <w:r>
          <w:rPr>
            <w:rFonts w:ascii="Arial" w:eastAsia="Arial" w:hAnsi="Arial" w:cs="Arial"/>
            <w:color w:val="000000"/>
          </w:rPr>
          <w:delText>• the provision of a broad, six-strand curriculum to which drawing is central and which incorporates art, craft and design activities in a balance of two- and three dimensional media</w:delText>
        </w:r>
      </w:del>
    </w:p>
    <w:p w14:paraId="00000054" w14:textId="77777777" w:rsidR="00314A33" w:rsidRDefault="00260BBC">
      <w:pPr>
        <w:rPr>
          <w:del w:id="289" w:author="Ana D. Rubio" w:date="2026-09-25T20:01:00Z" w16du:dateUtc="2026-09-26T00:01:00Z"/>
          <w:rFonts w:ascii="Arial" w:eastAsia="Arial" w:hAnsi="Arial" w:cs="Arial"/>
          <w:color w:val="000000"/>
        </w:rPr>
      </w:pPr>
      <w:del w:id="290" w:author="Ana D. Rubio" w:date="2026-09-25T20:01:00Z" w16du:dateUtc="2026-09-26T00:01:00Z">
        <w:r>
          <w:rPr>
            <w:rFonts w:ascii="Arial" w:eastAsia="Arial" w:hAnsi="Arial" w:cs="Arial"/>
            <w:color w:val="000000"/>
          </w:rPr>
          <w:delText>• balancing opportunities to make art with opportunities to look at and</w:delText>
        </w:r>
      </w:del>
    </w:p>
    <w:p w14:paraId="00000055" w14:textId="77777777" w:rsidR="00314A33" w:rsidRDefault="00260BBC">
      <w:pPr>
        <w:rPr>
          <w:del w:id="291" w:author="Ana D. Rubio" w:date="2026-09-25T20:01:00Z" w16du:dateUtc="2026-09-26T00:01:00Z"/>
          <w:rFonts w:ascii="Arial" w:eastAsia="Arial" w:hAnsi="Arial" w:cs="Arial"/>
          <w:color w:val="000000"/>
        </w:rPr>
      </w:pPr>
      <w:del w:id="292" w:author="Ana D. Rubio" w:date="2026-09-25T20:01:00Z" w16du:dateUtc="2026-09-26T00:01:00Z">
        <w:r>
          <w:rPr>
            <w:rFonts w:ascii="Arial" w:eastAsia="Arial" w:hAnsi="Arial" w:cs="Arial"/>
            <w:color w:val="000000"/>
          </w:rPr>
          <w:delText>make a personal response to art.</w:delText>
        </w:r>
      </w:del>
    </w:p>
    <w:p w14:paraId="00000056" w14:textId="77777777" w:rsidR="00314A33" w:rsidRDefault="00260BBC">
      <w:pPr>
        <w:rPr>
          <w:del w:id="293" w:author="Ana D. Rubio" w:date="2026-09-25T20:01:00Z" w16du:dateUtc="2026-09-26T00:01:00Z"/>
          <w:rFonts w:ascii="Arial" w:eastAsia="Arial" w:hAnsi="Arial" w:cs="Arial"/>
        </w:rPr>
      </w:pPr>
      <w:del w:id="294" w:author="Ana D. Rubio" w:date="2026-09-25T20:01:00Z" w16du:dateUtc="2026-09-26T00:01:00Z">
        <w:r>
          <w:rPr>
            <w:rFonts w:ascii="Arial" w:eastAsia="Arial" w:hAnsi="Arial" w:cs="Arial"/>
          </w:rPr>
          <w:delText xml:space="preserve">Carns N.S. also values highly the creative process. We believe that in making art, the </w:delText>
        </w:r>
        <w:r>
          <w:rPr>
            <w:rFonts w:ascii="Arial" w:eastAsia="Arial" w:hAnsi="Arial" w:cs="Arial"/>
            <w:i/>
          </w:rPr>
          <w:delText>process of making</w:delText>
        </w:r>
        <w:r>
          <w:rPr>
            <w:rFonts w:ascii="Arial" w:eastAsia="Arial" w:hAnsi="Arial" w:cs="Arial"/>
          </w:rPr>
          <w:delText xml:space="preserve"> is as valuable as the final product.</w:delText>
        </w:r>
      </w:del>
    </w:p>
    <w:p w14:paraId="00000057" w14:textId="77777777" w:rsidR="00314A33" w:rsidRDefault="00314A33">
      <w:pPr>
        <w:rPr>
          <w:del w:id="295" w:author="Ana D. Rubio" w:date="2026-09-25T20:01:00Z" w16du:dateUtc="2026-09-26T00:01:00Z"/>
          <w:rFonts w:ascii="Arial" w:eastAsia="Arial" w:hAnsi="Arial" w:cs="Arial"/>
        </w:rPr>
      </w:pPr>
    </w:p>
    <w:p w14:paraId="00000058" w14:textId="77777777" w:rsidR="00314A33" w:rsidRDefault="00260BBC">
      <w:pPr>
        <w:rPr>
          <w:del w:id="296" w:author="Ana D. Rubio" w:date="2026-09-25T20:01:00Z" w16du:dateUtc="2026-09-26T00:01:00Z"/>
          <w:rFonts w:ascii="Arial" w:eastAsia="Arial" w:hAnsi="Arial" w:cs="Arial"/>
          <w:b/>
          <w:sz w:val="32"/>
          <w:szCs w:val="32"/>
        </w:rPr>
      </w:pPr>
      <w:del w:id="297" w:author="Ana D. Rubio" w:date="2026-09-25T20:01:00Z" w16du:dateUtc="2026-09-26T00:01:00Z">
        <w:r>
          <w:rPr>
            <w:rFonts w:ascii="Arial" w:eastAsia="Arial" w:hAnsi="Arial" w:cs="Arial"/>
            <w:b/>
            <w:sz w:val="32"/>
            <w:szCs w:val="32"/>
          </w:rPr>
          <w:delText>Display</w:delText>
        </w:r>
      </w:del>
    </w:p>
    <w:p w14:paraId="00000059" w14:textId="77777777" w:rsidR="00314A33" w:rsidRDefault="00260BBC">
      <w:pPr>
        <w:rPr>
          <w:del w:id="298" w:author="Ana D. Rubio" w:date="2026-09-25T20:01:00Z" w16du:dateUtc="2026-09-26T00:01:00Z"/>
          <w:rFonts w:ascii="Arial" w:eastAsia="Arial" w:hAnsi="Arial" w:cs="Arial"/>
        </w:rPr>
      </w:pPr>
      <w:del w:id="299" w:author="Ana D. Rubio" w:date="2026-09-25T20:01:00Z" w16du:dateUtc="2026-09-26T00:01:00Z">
        <w:r>
          <w:rPr>
            <w:rFonts w:ascii="Arial" w:eastAsia="Arial" w:hAnsi="Arial" w:cs="Arial"/>
          </w:rPr>
          <w:delText xml:space="preserve">Carns N.S. has a variety of display boards and areas within in the school. These areas for display are in the classrooms, corridors and SEN room. The importance of display, appreciation and discussion are highly valued at Carns. </w:delText>
        </w:r>
      </w:del>
    </w:p>
    <w:p w14:paraId="0000005A" w14:textId="77777777" w:rsidR="00314A33" w:rsidRDefault="00314A33">
      <w:pPr>
        <w:rPr>
          <w:del w:id="300" w:author="Ana D. Rubio" w:date="2026-09-25T20:01:00Z" w16du:dateUtc="2026-09-26T00:01:00Z"/>
          <w:rFonts w:ascii="Arial" w:eastAsia="Arial" w:hAnsi="Arial" w:cs="Arial"/>
          <w:b/>
          <w:sz w:val="32"/>
          <w:szCs w:val="32"/>
        </w:rPr>
      </w:pPr>
    </w:p>
    <w:p w14:paraId="0000005B" w14:textId="77777777" w:rsidR="00314A33" w:rsidRDefault="00260BBC">
      <w:pPr>
        <w:rPr>
          <w:del w:id="301" w:author="Ana D. Rubio" w:date="2026-09-25T20:01:00Z" w16du:dateUtc="2026-09-26T00:01:00Z"/>
          <w:rFonts w:ascii="Arial" w:eastAsia="Arial" w:hAnsi="Arial" w:cs="Arial"/>
          <w:b/>
          <w:sz w:val="32"/>
          <w:szCs w:val="32"/>
        </w:rPr>
      </w:pPr>
      <w:del w:id="302" w:author="Ana D. Rubio" w:date="2026-09-25T20:01:00Z" w16du:dateUtc="2026-09-26T00:01:00Z">
        <w:r>
          <w:rPr>
            <w:rFonts w:ascii="Arial" w:eastAsia="Arial" w:hAnsi="Arial" w:cs="Arial"/>
            <w:b/>
            <w:sz w:val="32"/>
            <w:szCs w:val="32"/>
          </w:rPr>
          <w:delText>Staff involvement</w:delText>
        </w:r>
      </w:del>
    </w:p>
    <w:p w14:paraId="0000005C" w14:textId="77777777" w:rsidR="00314A33" w:rsidRDefault="00260BBC">
      <w:pPr>
        <w:rPr>
          <w:del w:id="303" w:author="Ana D. Rubio" w:date="2026-09-25T20:01:00Z" w16du:dateUtc="2026-09-26T00:01:00Z"/>
          <w:rFonts w:ascii="Arial" w:eastAsia="Arial" w:hAnsi="Arial" w:cs="Arial"/>
        </w:rPr>
      </w:pPr>
      <w:del w:id="304" w:author="Ana D. Rubio" w:date="2026-09-25T20:01:00Z" w16du:dateUtc="2026-09-26T00:01:00Z">
        <w:r>
          <w:rPr>
            <w:rFonts w:ascii="Arial" w:eastAsia="Arial" w:hAnsi="Arial" w:cs="Arial"/>
          </w:rPr>
          <w:delText>At Carns N.S. the principal and staff regard Visual Arts as an important feature of the curriculum and as a fundamental part of learning.</w:delText>
        </w:r>
      </w:del>
    </w:p>
    <w:p w14:paraId="0000005D" w14:textId="77777777" w:rsidR="00314A33" w:rsidRDefault="00314A33">
      <w:pPr>
        <w:rPr>
          <w:del w:id="305" w:author="Ana D. Rubio" w:date="2026-09-25T20:01:00Z" w16du:dateUtc="2026-09-26T00:01:00Z"/>
          <w:rFonts w:ascii="Arial" w:eastAsia="Arial" w:hAnsi="Arial" w:cs="Arial"/>
        </w:rPr>
      </w:pPr>
    </w:p>
    <w:p w14:paraId="0000005E" w14:textId="77777777" w:rsidR="00314A33" w:rsidRDefault="00260BBC">
      <w:pPr>
        <w:rPr>
          <w:del w:id="306" w:author="Ana D. Rubio" w:date="2026-09-25T20:01:00Z" w16du:dateUtc="2026-09-26T00:01:00Z"/>
          <w:rFonts w:ascii="Arial" w:eastAsia="Arial" w:hAnsi="Arial" w:cs="Arial"/>
          <w:b/>
          <w:sz w:val="32"/>
          <w:szCs w:val="32"/>
        </w:rPr>
      </w:pPr>
      <w:del w:id="307" w:author="Ana D. Rubio" w:date="2026-09-25T20:01:00Z" w16du:dateUtc="2026-09-26T00:01:00Z">
        <w:r>
          <w:rPr>
            <w:rFonts w:ascii="Arial" w:eastAsia="Arial" w:hAnsi="Arial" w:cs="Arial"/>
            <w:b/>
            <w:sz w:val="32"/>
            <w:szCs w:val="32"/>
          </w:rPr>
          <w:delText>Differentiation</w:delText>
        </w:r>
      </w:del>
    </w:p>
    <w:p w14:paraId="0000005F" w14:textId="77777777" w:rsidR="00314A33" w:rsidRDefault="00260BBC">
      <w:pPr>
        <w:rPr>
          <w:del w:id="308" w:author="Ana D. Rubio" w:date="2026-09-25T20:01:00Z" w16du:dateUtc="2026-09-26T00:01:00Z"/>
          <w:rFonts w:ascii="Arial" w:eastAsia="Arial" w:hAnsi="Arial" w:cs="Arial"/>
        </w:rPr>
      </w:pPr>
      <w:del w:id="309" w:author="Ana D. Rubio" w:date="2026-09-25T20:01:00Z" w16du:dateUtc="2026-09-26T00:01:00Z">
        <w:r>
          <w:rPr>
            <w:rFonts w:ascii="Arial" w:eastAsia="Arial" w:hAnsi="Arial" w:cs="Arial"/>
          </w:rPr>
          <w:delText>All children should have equal access to visual arts education.</w:delText>
        </w:r>
      </w:del>
    </w:p>
    <w:p w14:paraId="00000060" w14:textId="77777777" w:rsidR="00314A33" w:rsidRDefault="00260BBC">
      <w:pPr>
        <w:rPr>
          <w:del w:id="310" w:author="Ana D. Rubio" w:date="2026-09-25T20:01:00Z" w16du:dateUtc="2026-09-26T00:01:00Z"/>
          <w:rFonts w:ascii="Arial" w:eastAsia="Arial" w:hAnsi="Arial" w:cs="Arial"/>
          <w:color w:val="000000"/>
        </w:rPr>
      </w:pPr>
      <w:del w:id="311" w:author="Ana D. Rubio" w:date="2026-09-25T20:01:00Z" w16du:dateUtc="2026-09-26T00:01:00Z">
        <w:r>
          <w:rPr>
            <w:rFonts w:ascii="Arial" w:eastAsia="Arial" w:hAnsi="Arial" w:cs="Arial"/>
            <w:color w:val="000000"/>
          </w:rPr>
          <w:delText>Teachers always differentiate in their planning, aims, content and methodologies..</w:delText>
        </w:r>
      </w:del>
    </w:p>
    <w:p w14:paraId="00000061" w14:textId="77777777" w:rsidR="00314A33" w:rsidRDefault="00314A33">
      <w:pPr>
        <w:rPr>
          <w:del w:id="312" w:author="Ana D. Rubio" w:date="2026-09-25T20:01:00Z" w16du:dateUtc="2026-09-26T00:01:00Z"/>
          <w:rFonts w:ascii="Arial" w:eastAsia="Arial" w:hAnsi="Arial" w:cs="Arial"/>
          <w:b/>
          <w:sz w:val="36"/>
          <w:szCs w:val="36"/>
        </w:rPr>
      </w:pPr>
    </w:p>
    <w:p w14:paraId="00000062" w14:textId="77777777" w:rsidR="00314A33" w:rsidRDefault="00260BBC">
      <w:pPr>
        <w:rPr>
          <w:del w:id="313" w:author="Ana D. Rubio" w:date="2026-09-25T20:01:00Z" w16du:dateUtc="2026-09-26T00:01:00Z"/>
          <w:rFonts w:ascii="Arial" w:eastAsia="Arial" w:hAnsi="Arial" w:cs="Arial"/>
          <w:b/>
          <w:sz w:val="32"/>
          <w:szCs w:val="32"/>
        </w:rPr>
      </w:pPr>
      <w:del w:id="314" w:author="Ana D. Rubio" w:date="2026-09-25T20:01:00Z" w16du:dateUtc="2026-09-26T00:01:00Z">
        <w:r>
          <w:rPr>
            <w:rFonts w:ascii="Arial" w:eastAsia="Arial" w:hAnsi="Arial" w:cs="Arial"/>
            <w:b/>
            <w:sz w:val="32"/>
            <w:szCs w:val="32"/>
          </w:rPr>
          <w:delText>Time allocation</w:delText>
        </w:r>
      </w:del>
    </w:p>
    <w:p w14:paraId="00000063" w14:textId="77777777" w:rsidR="00314A33" w:rsidRDefault="00260BBC">
      <w:pPr>
        <w:rPr>
          <w:del w:id="315" w:author="Ana D. Rubio" w:date="2026-09-25T20:01:00Z" w16du:dateUtc="2026-09-26T00:01:00Z"/>
          <w:rFonts w:ascii="Arial" w:eastAsia="Arial" w:hAnsi="Arial" w:cs="Arial"/>
        </w:rPr>
      </w:pPr>
      <w:del w:id="316" w:author="Ana D. Rubio" w:date="2026-09-25T20:01:00Z" w16du:dateUtc="2026-09-26T00:01:00Z">
        <w:r>
          <w:rPr>
            <w:rFonts w:ascii="Arial" w:eastAsia="Arial" w:hAnsi="Arial" w:cs="Arial"/>
          </w:rPr>
          <w:delText>The time allocated to Visual Arts meets the requirements outlined in the</w:delText>
        </w:r>
      </w:del>
    </w:p>
    <w:p w14:paraId="00000064" w14:textId="77777777" w:rsidR="00314A33" w:rsidRDefault="00260BBC">
      <w:pPr>
        <w:rPr>
          <w:del w:id="317" w:author="Ana D. Rubio" w:date="2026-09-25T20:01:00Z" w16du:dateUtc="2026-09-26T00:01:00Z"/>
          <w:rFonts w:ascii="Arial" w:eastAsia="Arial" w:hAnsi="Arial" w:cs="Arial"/>
        </w:rPr>
      </w:pPr>
      <w:del w:id="318" w:author="Ana D. Rubio" w:date="2026-09-25T20:01:00Z" w16du:dateUtc="2026-09-26T00:01:00Z">
        <w:r>
          <w:rPr>
            <w:rFonts w:ascii="Arial" w:eastAsia="Arial" w:hAnsi="Arial" w:cs="Arial"/>
          </w:rPr>
          <w:delText>Primary Visual Arts Curriculum. Visual arts is can also be integrated into other subject areas.</w:delText>
        </w:r>
      </w:del>
    </w:p>
    <w:p w14:paraId="00000065" w14:textId="77777777" w:rsidR="00314A33" w:rsidRDefault="00314A33">
      <w:pPr>
        <w:rPr>
          <w:del w:id="319" w:author="Ana D. Rubio" w:date="2026-09-25T20:01:00Z" w16du:dateUtc="2026-09-26T00:01:00Z"/>
          <w:rFonts w:ascii="Arial" w:eastAsia="Arial" w:hAnsi="Arial" w:cs="Arial"/>
        </w:rPr>
      </w:pPr>
    </w:p>
    <w:p w14:paraId="00000066" w14:textId="77777777" w:rsidR="00314A33" w:rsidRDefault="00260BBC">
      <w:pPr>
        <w:rPr>
          <w:del w:id="320" w:author="Ana D. Rubio" w:date="2026-09-25T20:01:00Z" w16du:dateUtc="2026-09-26T00:01:00Z"/>
          <w:rFonts w:ascii="Arial" w:eastAsia="Arial" w:hAnsi="Arial" w:cs="Arial"/>
          <w:b/>
          <w:sz w:val="32"/>
          <w:szCs w:val="32"/>
        </w:rPr>
      </w:pPr>
      <w:del w:id="321" w:author="Ana D. Rubio" w:date="2026-09-25T20:01:00Z" w16du:dateUtc="2026-09-26T00:01:00Z">
        <w:r>
          <w:rPr>
            <w:rFonts w:ascii="Arial" w:eastAsia="Arial" w:hAnsi="Arial" w:cs="Arial"/>
            <w:b/>
            <w:sz w:val="32"/>
            <w:szCs w:val="32"/>
          </w:rPr>
          <w:delText>Assessment tools</w:delText>
        </w:r>
      </w:del>
    </w:p>
    <w:p w14:paraId="00000067" w14:textId="77777777" w:rsidR="00314A33" w:rsidRDefault="00260BBC">
      <w:pPr>
        <w:rPr>
          <w:del w:id="322" w:author="Ana D. Rubio" w:date="2026-09-25T20:01:00Z" w16du:dateUtc="2026-09-26T00:01:00Z"/>
          <w:rFonts w:ascii="Arial" w:eastAsia="Arial" w:hAnsi="Arial" w:cs="Arial"/>
        </w:rPr>
      </w:pPr>
      <w:del w:id="323" w:author="Ana D. Rubio" w:date="2026-09-25T20:01:00Z" w16du:dateUtc="2026-09-26T00:01:00Z">
        <w:r>
          <w:rPr>
            <w:rFonts w:ascii="Arial" w:eastAsia="Arial" w:hAnsi="Arial" w:cs="Arial"/>
          </w:rPr>
          <w:delText>Assessment in art should show how children are learning to perceive, explore, respond to and express their world through the curriculum strands.</w:delText>
        </w:r>
      </w:del>
    </w:p>
    <w:p w14:paraId="00000068" w14:textId="77777777" w:rsidR="00314A33" w:rsidRDefault="00314A33">
      <w:pPr>
        <w:rPr>
          <w:del w:id="324" w:author="Ana D. Rubio" w:date="2026-09-25T20:01:00Z" w16du:dateUtc="2026-09-26T00:01:00Z"/>
          <w:rFonts w:ascii="Arial" w:eastAsia="Arial" w:hAnsi="Arial" w:cs="Arial"/>
          <w:color w:val="000000"/>
        </w:rPr>
      </w:pPr>
    </w:p>
    <w:p w14:paraId="00000069" w14:textId="77777777" w:rsidR="00314A33" w:rsidRDefault="00260BBC">
      <w:pPr>
        <w:rPr>
          <w:del w:id="325" w:author="Ana D. Rubio" w:date="2026-09-25T20:01:00Z" w16du:dateUtc="2026-09-26T00:01:00Z"/>
          <w:rFonts w:ascii="Arial" w:eastAsia="Arial" w:hAnsi="Arial" w:cs="Arial"/>
          <w:color w:val="000000"/>
        </w:rPr>
      </w:pPr>
      <w:del w:id="326" w:author="Ana D. Rubio" w:date="2026-09-25T20:01:00Z" w16du:dateUtc="2026-09-26T00:01:00Z">
        <w:r>
          <w:rPr>
            <w:rFonts w:ascii="Arial" w:eastAsia="Arial" w:hAnsi="Arial" w:cs="Arial"/>
            <w:color w:val="000000"/>
          </w:rPr>
          <w:delText>Assessment methods at Carns N.S. include the following;</w:delText>
        </w:r>
      </w:del>
    </w:p>
    <w:p w14:paraId="0000006A" w14:textId="77777777" w:rsidR="00314A33" w:rsidRDefault="00260BBC">
      <w:pPr>
        <w:rPr>
          <w:del w:id="327" w:author="Ana D. Rubio" w:date="2026-09-25T20:01:00Z" w16du:dateUtc="2026-09-26T00:01:00Z"/>
          <w:rFonts w:ascii="Arial" w:eastAsia="Arial" w:hAnsi="Arial" w:cs="Arial"/>
          <w:color w:val="000000"/>
        </w:rPr>
      </w:pPr>
      <w:del w:id="328" w:author="Ana D. Rubio" w:date="2026-09-25T20:01:00Z" w16du:dateUtc="2026-09-26T00:01:00Z">
        <w:r>
          <w:rPr>
            <w:rFonts w:ascii="Arial" w:eastAsia="Arial" w:hAnsi="Arial" w:cs="Arial"/>
            <w:color w:val="000000"/>
          </w:rPr>
          <w:delText>• teacher observation</w:delText>
        </w:r>
      </w:del>
    </w:p>
    <w:p w14:paraId="0000006B" w14:textId="77777777" w:rsidR="00314A33" w:rsidRDefault="00260BBC">
      <w:pPr>
        <w:rPr>
          <w:del w:id="329" w:author="Ana D. Rubio" w:date="2026-09-25T20:01:00Z" w16du:dateUtc="2026-09-26T00:01:00Z"/>
          <w:rFonts w:ascii="Arial" w:eastAsia="Arial" w:hAnsi="Arial" w:cs="Arial"/>
          <w:color w:val="000000"/>
        </w:rPr>
      </w:pPr>
      <w:del w:id="330" w:author="Ana D. Rubio" w:date="2026-09-25T20:01:00Z" w16du:dateUtc="2026-09-26T00:01:00Z">
        <w:r>
          <w:rPr>
            <w:rFonts w:ascii="Arial" w:eastAsia="Arial" w:hAnsi="Arial" w:cs="Arial"/>
            <w:color w:val="000000"/>
          </w:rPr>
          <w:delText>• teacher-designed tasks</w:delText>
        </w:r>
      </w:del>
    </w:p>
    <w:p w14:paraId="0000006C" w14:textId="77777777" w:rsidR="00314A33" w:rsidRDefault="00260BBC">
      <w:pPr>
        <w:rPr>
          <w:del w:id="331" w:author="Ana D. Rubio" w:date="2026-09-25T20:01:00Z" w16du:dateUtc="2026-09-26T00:01:00Z"/>
          <w:rFonts w:ascii="Arial" w:eastAsia="Arial" w:hAnsi="Arial" w:cs="Arial"/>
          <w:color w:val="000000"/>
        </w:rPr>
      </w:pPr>
      <w:del w:id="332" w:author="Ana D. Rubio" w:date="2026-09-25T20:01:00Z" w16du:dateUtc="2026-09-26T00:01:00Z">
        <w:r>
          <w:rPr>
            <w:rFonts w:ascii="Arial" w:eastAsia="Arial" w:hAnsi="Arial" w:cs="Arial"/>
            <w:color w:val="000000"/>
          </w:rPr>
          <w:delText>• work samples, portfolios and projects</w:delText>
        </w:r>
      </w:del>
    </w:p>
    <w:p w14:paraId="0000006D" w14:textId="77777777" w:rsidR="00314A33" w:rsidRDefault="00260BBC">
      <w:pPr>
        <w:rPr>
          <w:del w:id="333" w:author="Ana D. Rubio" w:date="2026-09-25T20:01:00Z" w16du:dateUtc="2026-09-26T00:01:00Z"/>
          <w:rFonts w:ascii="Arial" w:eastAsia="Arial" w:hAnsi="Arial" w:cs="Arial"/>
          <w:color w:val="000000"/>
        </w:rPr>
      </w:pPr>
      <w:del w:id="334" w:author="Ana D. Rubio" w:date="2026-09-25T20:01:00Z" w16du:dateUtc="2026-09-26T00:01:00Z">
        <w:r>
          <w:rPr>
            <w:rFonts w:ascii="Arial" w:eastAsia="Arial" w:hAnsi="Arial" w:cs="Arial"/>
            <w:color w:val="000000"/>
          </w:rPr>
          <w:delText>• curriculum profiles.</w:delText>
        </w:r>
      </w:del>
    </w:p>
    <w:p w14:paraId="0000006E" w14:textId="77777777" w:rsidR="00314A33" w:rsidRDefault="00314A33">
      <w:pPr>
        <w:rPr>
          <w:del w:id="335" w:author="Ana D. Rubio" w:date="2026-09-25T20:01:00Z" w16du:dateUtc="2026-09-26T00:01:00Z"/>
          <w:rFonts w:ascii="Arial" w:eastAsia="Arial" w:hAnsi="Arial" w:cs="Arial"/>
          <w:i/>
          <w:color w:val="000000"/>
        </w:rPr>
      </w:pPr>
    </w:p>
    <w:p w14:paraId="0000006F" w14:textId="77777777" w:rsidR="00314A33" w:rsidRDefault="00260BBC">
      <w:pPr>
        <w:rPr>
          <w:del w:id="336" w:author="Ana D. Rubio" w:date="2026-09-25T20:01:00Z" w16du:dateUtc="2026-09-26T00:01:00Z"/>
          <w:rFonts w:ascii="Arial" w:eastAsia="Arial" w:hAnsi="Arial" w:cs="Arial"/>
          <w:color w:val="000000"/>
        </w:rPr>
      </w:pPr>
      <w:del w:id="337" w:author="Ana D. Rubio" w:date="2026-09-25T20:01:00Z" w16du:dateUtc="2026-09-26T00:01:00Z">
        <w:r>
          <w:rPr>
            <w:rFonts w:ascii="Arial" w:eastAsia="Arial" w:hAnsi="Arial" w:cs="Arial"/>
            <w:color w:val="000000"/>
          </w:rPr>
          <w:delText xml:space="preserve">In the process of making and responding to art, the child may demonstrate qualities of imagination, inventiveness and involvement which can be observed at the time but may not be evident in a finished piece of work, or may not be recalled easily. Teacher observation, therefore, is considered an important assessment tool at Carns N.S. </w:delText>
        </w:r>
      </w:del>
    </w:p>
    <w:p w14:paraId="00000070" w14:textId="77777777" w:rsidR="00314A33" w:rsidRDefault="00260BBC">
      <w:pPr>
        <w:rPr>
          <w:del w:id="338" w:author="Ana D. Rubio" w:date="2026-09-25T20:01:00Z" w16du:dateUtc="2026-09-26T00:01:00Z"/>
          <w:rFonts w:ascii="Arial" w:eastAsia="Arial" w:hAnsi="Arial" w:cs="Arial"/>
        </w:rPr>
      </w:pPr>
      <w:del w:id="339" w:author="Ana D. Rubio" w:date="2026-09-25T20:01:00Z" w16du:dateUtc="2026-09-26T00:01:00Z">
        <w:r>
          <w:rPr>
            <w:rFonts w:ascii="Arial" w:eastAsia="Arial" w:hAnsi="Arial" w:cs="Arial"/>
          </w:rPr>
          <w:delText xml:space="preserve"> </w:delText>
        </w:r>
      </w:del>
    </w:p>
    <w:p w14:paraId="00000071" w14:textId="77777777" w:rsidR="00314A33" w:rsidRDefault="00260BBC">
      <w:pPr>
        <w:rPr>
          <w:del w:id="340" w:author="Ana D. Rubio" w:date="2026-09-25T20:01:00Z" w16du:dateUtc="2026-09-26T00:01:00Z"/>
          <w:rFonts w:ascii="Arial" w:eastAsia="Arial" w:hAnsi="Arial" w:cs="Arial"/>
        </w:rPr>
      </w:pPr>
      <w:del w:id="341" w:author="Ana D. Rubio" w:date="2026-09-25T20:01:00Z" w16du:dateUtc="2026-09-26T00:01:00Z">
        <w:r>
          <w:rPr>
            <w:rFonts w:ascii="Arial" w:eastAsia="Arial" w:hAnsi="Arial" w:cs="Arial"/>
          </w:rPr>
          <w:delText>Areas for assessment  include:</w:delText>
        </w:r>
      </w:del>
    </w:p>
    <w:p w14:paraId="00000072" w14:textId="77777777" w:rsidR="00314A33" w:rsidRDefault="00260BBC">
      <w:pPr>
        <w:rPr>
          <w:del w:id="342" w:author="Ana D. Rubio" w:date="2026-09-25T20:01:00Z" w16du:dateUtc="2026-09-26T00:01:00Z"/>
          <w:rFonts w:ascii="Arial" w:eastAsia="Arial" w:hAnsi="Arial" w:cs="Arial"/>
        </w:rPr>
      </w:pPr>
      <w:del w:id="343" w:author="Ana D. Rubio" w:date="2026-09-25T20:01:00Z" w16du:dateUtc="2026-09-26T00:01:00Z">
        <w:r>
          <w:rPr>
            <w:rFonts w:ascii="Arial" w:eastAsia="Arial" w:hAnsi="Arial" w:cs="Arial"/>
          </w:rPr>
          <w:delText>• the child’s ability to choose and use materials, tools and media for a particular task or project, effectively and with originality</w:delText>
        </w:r>
      </w:del>
    </w:p>
    <w:p w14:paraId="00000073" w14:textId="77777777" w:rsidR="00314A33" w:rsidRDefault="00260BBC">
      <w:pPr>
        <w:rPr>
          <w:del w:id="344" w:author="Ana D. Rubio" w:date="2026-09-25T20:01:00Z" w16du:dateUtc="2026-09-26T00:01:00Z"/>
          <w:rFonts w:ascii="Arial" w:eastAsia="Arial" w:hAnsi="Arial" w:cs="Arial"/>
        </w:rPr>
      </w:pPr>
      <w:del w:id="345" w:author="Ana D. Rubio" w:date="2026-09-25T20:01:00Z" w16du:dateUtc="2026-09-26T00:01:00Z">
        <w:r>
          <w:rPr>
            <w:rFonts w:ascii="Arial" w:eastAsia="Arial" w:hAnsi="Arial" w:cs="Arial"/>
          </w:rPr>
          <w:delText>• the child’s expressive use of visual media in compositions and in developing form</w:delText>
        </w:r>
      </w:del>
    </w:p>
    <w:p w14:paraId="00000074" w14:textId="77777777" w:rsidR="00314A33" w:rsidRDefault="00260BBC">
      <w:pPr>
        <w:rPr>
          <w:del w:id="346" w:author="Ana D. Rubio" w:date="2026-09-25T20:01:00Z" w16du:dateUtc="2026-09-26T00:01:00Z"/>
          <w:rFonts w:ascii="Arial" w:eastAsia="Arial" w:hAnsi="Arial" w:cs="Arial"/>
        </w:rPr>
      </w:pPr>
      <w:del w:id="347" w:author="Ana D. Rubio" w:date="2026-09-25T20:01:00Z" w16du:dateUtc="2026-09-26T00:01:00Z">
        <w:r>
          <w:rPr>
            <w:rFonts w:ascii="Arial" w:eastAsia="Arial" w:hAnsi="Arial" w:cs="Arial"/>
          </w:rPr>
          <w:delText>• the quality of the child’s responses to art works, and his/her ability to</w:delText>
        </w:r>
      </w:del>
    </w:p>
    <w:p w14:paraId="00000075" w14:textId="77777777" w:rsidR="00314A33" w:rsidRDefault="00260BBC">
      <w:pPr>
        <w:rPr>
          <w:del w:id="348" w:author="Ana D. Rubio" w:date="2026-09-25T20:01:00Z" w16du:dateUtc="2026-09-26T00:01:00Z"/>
          <w:rFonts w:ascii="Arial" w:eastAsia="Arial" w:hAnsi="Arial" w:cs="Arial"/>
        </w:rPr>
      </w:pPr>
      <w:del w:id="349" w:author="Ana D. Rubio" w:date="2026-09-25T20:01:00Z" w16du:dateUtc="2026-09-26T00:01:00Z">
        <w:r>
          <w:rPr>
            <w:rFonts w:ascii="Arial" w:eastAsia="Arial" w:hAnsi="Arial" w:cs="Arial"/>
          </w:rPr>
          <w:delText>make connections between his/her own work and the work of others</w:delText>
        </w:r>
      </w:del>
    </w:p>
    <w:p w14:paraId="00000076" w14:textId="77777777" w:rsidR="00314A33" w:rsidRDefault="00260BBC">
      <w:pPr>
        <w:rPr>
          <w:del w:id="350" w:author="Ana D. Rubio" w:date="2026-09-25T20:01:00Z" w16du:dateUtc="2026-09-26T00:01:00Z"/>
          <w:rFonts w:ascii="Arial" w:eastAsia="Arial" w:hAnsi="Arial" w:cs="Arial"/>
        </w:rPr>
      </w:pPr>
      <w:del w:id="351" w:author="Ana D. Rubio" w:date="2026-09-25T20:01:00Z" w16du:dateUtc="2026-09-26T00:01:00Z">
        <w:r>
          <w:rPr>
            <w:rFonts w:ascii="Arial" w:eastAsia="Arial" w:hAnsi="Arial" w:cs="Arial"/>
          </w:rPr>
          <w:delText>• the child’s approach to and level of involvement with a task</w:delText>
        </w:r>
      </w:del>
    </w:p>
    <w:p w14:paraId="00000077" w14:textId="77777777" w:rsidR="00314A33" w:rsidRDefault="00260BBC">
      <w:pPr>
        <w:rPr>
          <w:del w:id="352" w:author="Ana D. Rubio" w:date="2026-09-25T20:01:00Z" w16du:dateUtc="2026-09-26T00:01:00Z"/>
          <w:rFonts w:ascii="Arial" w:eastAsia="Arial" w:hAnsi="Arial" w:cs="Arial"/>
        </w:rPr>
      </w:pPr>
      <w:del w:id="353" w:author="Ana D. Rubio" w:date="2026-09-25T20:01:00Z" w16du:dateUtc="2026-09-26T00:01:00Z">
        <w:r>
          <w:rPr>
            <w:rFonts w:ascii="Arial" w:eastAsia="Arial" w:hAnsi="Arial" w:cs="Arial"/>
          </w:rPr>
          <w:delText>• the child’s contribution to group activity.</w:delText>
        </w:r>
      </w:del>
    </w:p>
    <w:p w14:paraId="00000078" w14:textId="77777777" w:rsidR="00314A33" w:rsidRDefault="00314A33">
      <w:pPr>
        <w:rPr>
          <w:del w:id="354" w:author="Ana D. Rubio" w:date="2026-09-25T20:01:00Z" w16du:dateUtc="2026-09-26T00:01:00Z"/>
          <w:rFonts w:ascii="Arial" w:eastAsia="Arial" w:hAnsi="Arial" w:cs="Arial"/>
          <w:b/>
          <w:sz w:val="32"/>
          <w:szCs w:val="32"/>
        </w:rPr>
      </w:pPr>
    </w:p>
    <w:p w14:paraId="00000079" w14:textId="77777777" w:rsidR="00314A33" w:rsidRDefault="00260BBC">
      <w:pPr>
        <w:rPr>
          <w:del w:id="355" w:author="Ana D. Rubio" w:date="2026-09-25T20:01:00Z" w16du:dateUtc="2026-09-26T00:01:00Z"/>
          <w:rFonts w:ascii="Arial" w:eastAsia="Arial" w:hAnsi="Arial" w:cs="Arial"/>
          <w:b/>
          <w:sz w:val="32"/>
          <w:szCs w:val="32"/>
        </w:rPr>
      </w:pPr>
      <w:del w:id="356" w:author="Ana D. Rubio" w:date="2026-09-25T20:01:00Z" w16du:dateUtc="2026-09-26T00:01:00Z">
        <w:r>
          <w:rPr>
            <w:rFonts w:ascii="Arial" w:eastAsia="Arial" w:hAnsi="Arial" w:cs="Arial"/>
            <w:b/>
            <w:sz w:val="32"/>
            <w:szCs w:val="32"/>
          </w:rPr>
          <w:delText>Integration</w:delText>
        </w:r>
      </w:del>
    </w:p>
    <w:p w14:paraId="0000007A" w14:textId="77777777" w:rsidR="00314A33" w:rsidRDefault="00260BBC">
      <w:pPr>
        <w:rPr>
          <w:del w:id="357" w:author="Ana D. Rubio" w:date="2026-09-25T20:01:00Z" w16du:dateUtc="2026-09-26T00:01:00Z"/>
          <w:rFonts w:ascii="Arial" w:eastAsia="Arial" w:hAnsi="Arial" w:cs="Arial"/>
        </w:rPr>
      </w:pPr>
      <w:del w:id="358" w:author="Ana D. Rubio" w:date="2026-09-25T20:01:00Z" w16du:dateUtc="2026-09-26T00:01:00Z">
        <w:r>
          <w:rPr>
            <w:rFonts w:ascii="Arial" w:eastAsia="Arial" w:hAnsi="Arial" w:cs="Arial"/>
          </w:rPr>
          <w:delText>Visual arts activities that involve linkage and integration to other subjects give the children added opportunities for creativity and inventiveness and to enable them to show strengths and develop interests.</w:delText>
        </w:r>
      </w:del>
    </w:p>
    <w:p w14:paraId="0000007B" w14:textId="77777777" w:rsidR="00314A33" w:rsidRDefault="00260BBC">
      <w:pPr>
        <w:rPr>
          <w:del w:id="359" w:author="Ana D. Rubio" w:date="2026-09-25T20:01:00Z" w16du:dateUtc="2026-09-26T00:01:00Z"/>
          <w:rFonts w:ascii="Arial" w:eastAsia="Arial" w:hAnsi="Arial" w:cs="Arial"/>
        </w:rPr>
      </w:pPr>
      <w:del w:id="360" w:author="Ana D. Rubio" w:date="2026-09-25T20:01:00Z" w16du:dateUtc="2026-09-26T00:01:00Z">
        <w:r>
          <w:rPr>
            <w:rFonts w:ascii="Arial" w:eastAsia="Arial" w:hAnsi="Arial" w:cs="Arial"/>
          </w:rPr>
          <w:delText>Activities that integrate the visual arts with other subjects at Carns N.S., should be well planned to help extend children’s understanding of both art and the other subjects, and not merely for illustrative purposes. Integrative subjects include, English, Maths, SESE, Aistear, SPHE and Music.</w:delText>
        </w:r>
      </w:del>
    </w:p>
    <w:p w14:paraId="0000007C" w14:textId="77777777" w:rsidR="00314A33" w:rsidRDefault="00314A33">
      <w:pPr>
        <w:rPr>
          <w:del w:id="361" w:author="Ana D. Rubio" w:date="2026-09-25T20:01:00Z" w16du:dateUtc="2026-09-26T00:01:00Z"/>
          <w:rFonts w:ascii="Arial" w:eastAsia="Arial" w:hAnsi="Arial" w:cs="Arial"/>
          <w:b/>
          <w:sz w:val="32"/>
          <w:szCs w:val="32"/>
        </w:rPr>
      </w:pPr>
    </w:p>
    <w:p w14:paraId="0000007D" w14:textId="77777777" w:rsidR="00314A33" w:rsidRDefault="00314A33">
      <w:pPr>
        <w:rPr>
          <w:rPrChange w:id="362" w:author="Ana D. Rubio" w:date="2026-09-25T20:01:00Z" w16du:dateUtc="2026-09-26T00:01:00Z">
            <w:rPr>
              <w:rFonts w:ascii="Arial" w:eastAsia="Arial" w:hAnsi="Arial" w:cs="Arial"/>
            </w:rPr>
          </w:rPrChange>
        </w:rPr>
      </w:pPr>
    </w:p>
    <w:sectPr w:rsidR="00314A33" w:rsidSect="00E07EB2">
      <w:headerReference w:type="default" r:id="rId10"/>
      <w:footerReference w:type="default" r:id="rId11"/>
      <w:pgSz w:w="12240" w:h="15840"/>
      <w:pgMar w:top="810" w:right="1440" w:bottom="990" w:left="1440" w:header="720" w:footer="720" w:gutter="0"/>
      <w:pgNumType w:start="1"/>
      <w:cols w:space="720"/>
      <w:docGrid w:linePitch="360"/>
      <w:sectPrChange w:id="365" w:author="Ana D. Rubio" w:date="2026-09-25T20:01:00Z" w16du:dateUtc="2026-09-26T00:01:00Z">
        <w:sectPr w:rsidR="00314A33" w:rsidSect="00E07EB2">
          <w:pgMar w:top="720" w:right="720" w:bottom="720" w:left="720" w:header="720" w:footer="720" w:gutter="0"/>
          <w:pgNumType w:start="1"/>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DFDA61" w14:textId="77777777" w:rsidR="00260BBC" w:rsidRDefault="00260BBC" w:rsidP="00F94976">
      <w:pPr>
        <w:spacing w:after="0" w:line="240" w:lineRule="auto"/>
        <w:pPrChange w:id="7" w:author="Ana D. Rubio" w:date="2026-09-25T20:01:00Z" w16du:dateUtc="2026-09-26T00:01:00Z">
          <w:pPr/>
        </w:pPrChange>
      </w:pPr>
      <w:r>
        <w:separator/>
      </w:r>
    </w:p>
  </w:endnote>
  <w:endnote w:type="continuationSeparator" w:id="0">
    <w:p w14:paraId="4B20E9A9" w14:textId="77777777" w:rsidR="00260BBC" w:rsidRDefault="00260BBC" w:rsidP="00F94976">
      <w:pPr>
        <w:spacing w:after="0" w:line="240" w:lineRule="auto"/>
        <w:pPrChange w:id="8" w:author="Ana D. Rubio" w:date="2026-09-25T20:01:00Z" w16du:dateUtc="2026-09-26T00:01: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5002EFF" w:usb1="C000E47F" w:usb2="0000002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26FA6" w14:textId="77777777" w:rsidR="00F94976" w:rsidRPr="00E07EB2" w:rsidRDefault="00F94976" w:rsidP="00F94976">
    <w:pPr>
      <w:spacing w:after="0" w:line="240" w:lineRule="auto"/>
      <w:ind w:left="270"/>
      <w:jc w:val="center"/>
      <w:rPr>
        <w:ins w:id="363" w:author="Ana D. Rubio" w:date="2026-09-25T20:01:00Z" w16du:dateUtc="2026-09-26T00:01:00Z"/>
        <w:rFonts w:ascii="Arial" w:eastAsia="Times New Roman" w:hAnsi="Arial" w:cs="Arial"/>
        <w:i/>
        <w:sz w:val="16"/>
        <w:szCs w:val="16"/>
      </w:rPr>
    </w:pPr>
    <w:ins w:id="364" w:author="Ana D. Rubio" w:date="2026-09-25T20:01:00Z" w16du:dateUtc="2026-09-26T00:01:00Z">
      <w:r w:rsidRPr="00E07EB2">
        <w:rPr>
          <w:rFonts w:ascii="Arial" w:eastAsia="Times New Roman" w:hAnsi="Arial" w:cs="Arial"/>
          <w:i/>
          <w:sz w:val="16"/>
          <w:szCs w:val="16"/>
        </w:rPr>
        <w:t>BISD does not discriminate on the basis of race, color, national origin, sex, religion, age, disability or genetic information in employment or provision of services, programs or activities.</w:t>
      </w:r>
    </w:ins>
  </w:p>
  <w:p w14:paraId="164EC6FC" w14:textId="77777777" w:rsidR="004F2AAD" w:rsidRDefault="004F2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8C59D3" w14:textId="77777777" w:rsidR="00260BBC" w:rsidRDefault="00260BBC" w:rsidP="00F94976">
      <w:pPr>
        <w:spacing w:after="0" w:line="240" w:lineRule="auto"/>
        <w:pPrChange w:id="5" w:author="Ana D. Rubio" w:date="2026-09-25T20:01:00Z" w16du:dateUtc="2026-09-26T00:01:00Z">
          <w:pPr/>
        </w:pPrChange>
      </w:pPr>
      <w:r>
        <w:separator/>
      </w:r>
    </w:p>
  </w:footnote>
  <w:footnote w:type="continuationSeparator" w:id="0">
    <w:p w14:paraId="330E921F" w14:textId="77777777" w:rsidR="00260BBC" w:rsidRDefault="00260BBC" w:rsidP="00F94976">
      <w:pPr>
        <w:spacing w:after="0" w:line="240" w:lineRule="auto"/>
        <w:pPrChange w:id="6" w:author="Ana D. Rubio" w:date="2026-09-25T20:01:00Z" w16du:dateUtc="2026-09-26T00:01: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59535" w14:textId="77777777" w:rsidR="004F2AAD" w:rsidRDefault="004F2A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A67112"/>
    <w:multiLevelType w:val="hybridMultilevel"/>
    <w:tmpl w:val="39D652E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281F6F64"/>
    <w:multiLevelType w:val="hybridMultilevel"/>
    <w:tmpl w:val="FE7C77A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66260951"/>
    <w:multiLevelType w:val="hybridMultilevel"/>
    <w:tmpl w:val="8D1012B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762876547">
    <w:abstractNumId w:val="1"/>
  </w:num>
  <w:num w:numId="2" w16cid:durableId="413210392">
    <w:abstractNumId w:val="0"/>
  </w:num>
  <w:num w:numId="3" w16cid:durableId="187041129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A33"/>
    <w:rsid w:val="0006304E"/>
    <w:rsid w:val="000739D5"/>
    <w:rsid w:val="000A5AB9"/>
    <w:rsid w:val="000A618F"/>
    <w:rsid w:val="000C0E2B"/>
    <w:rsid w:val="000E5A8D"/>
    <w:rsid w:val="000F6205"/>
    <w:rsid w:val="00100397"/>
    <w:rsid w:val="0010229B"/>
    <w:rsid w:val="00107C77"/>
    <w:rsid w:val="00120194"/>
    <w:rsid w:val="00130CDB"/>
    <w:rsid w:val="001375C6"/>
    <w:rsid w:val="001571DE"/>
    <w:rsid w:val="00160AA4"/>
    <w:rsid w:val="00170D60"/>
    <w:rsid w:val="00181D13"/>
    <w:rsid w:val="001C2FEC"/>
    <w:rsid w:val="002051B3"/>
    <w:rsid w:val="00237DCD"/>
    <w:rsid w:val="00260BBC"/>
    <w:rsid w:val="00267ED6"/>
    <w:rsid w:val="00274BF7"/>
    <w:rsid w:val="00291195"/>
    <w:rsid w:val="002D4D15"/>
    <w:rsid w:val="00314A33"/>
    <w:rsid w:val="00335FC9"/>
    <w:rsid w:val="00341C54"/>
    <w:rsid w:val="003900BB"/>
    <w:rsid w:val="003A4900"/>
    <w:rsid w:val="003B7F60"/>
    <w:rsid w:val="003E5B3E"/>
    <w:rsid w:val="00422F8A"/>
    <w:rsid w:val="00444901"/>
    <w:rsid w:val="00472EF8"/>
    <w:rsid w:val="004E6776"/>
    <w:rsid w:val="004F2AAD"/>
    <w:rsid w:val="00516C14"/>
    <w:rsid w:val="00543B44"/>
    <w:rsid w:val="00552C0A"/>
    <w:rsid w:val="00570EFE"/>
    <w:rsid w:val="00572431"/>
    <w:rsid w:val="005A1AC8"/>
    <w:rsid w:val="005D4881"/>
    <w:rsid w:val="005E33BB"/>
    <w:rsid w:val="0060018B"/>
    <w:rsid w:val="006203C0"/>
    <w:rsid w:val="00622C05"/>
    <w:rsid w:val="00626607"/>
    <w:rsid w:val="00687818"/>
    <w:rsid w:val="006A771F"/>
    <w:rsid w:val="006E6142"/>
    <w:rsid w:val="006F4FE0"/>
    <w:rsid w:val="00727C41"/>
    <w:rsid w:val="00762FA7"/>
    <w:rsid w:val="00764DE8"/>
    <w:rsid w:val="007912A1"/>
    <w:rsid w:val="007938D1"/>
    <w:rsid w:val="007A0A0D"/>
    <w:rsid w:val="0080301A"/>
    <w:rsid w:val="00806F3C"/>
    <w:rsid w:val="008070B3"/>
    <w:rsid w:val="00836700"/>
    <w:rsid w:val="00846221"/>
    <w:rsid w:val="00847569"/>
    <w:rsid w:val="00871B86"/>
    <w:rsid w:val="008A15D1"/>
    <w:rsid w:val="008A740B"/>
    <w:rsid w:val="008B0F1B"/>
    <w:rsid w:val="00944262"/>
    <w:rsid w:val="009547E0"/>
    <w:rsid w:val="00976569"/>
    <w:rsid w:val="009B01C8"/>
    <w:rsid w:val="00A067BB"/>
    <w:rsid w:val="00A13660"/>
    <w:rsid w:val="00A25C93"/>
    <w:rsid w:val="00A313D2"/>
    <w:rsid w:val="00A37F6D"/>
    <w:rsid w:val="00A45F36"/>
    <w:rsid w:val="00A537E7"/>
    <w:rsid w:val="00A62854"/>
    <w:rsid w:val="00A62F1A"/>
    <w:rsid w:val="00AC302B"/>
    <w:rsid w:val="00AC76ED"/>
    <w:rsid w:val="00AE1EA0"/>
    <w:rsid w:val="00AE4E06"/>
    <w:rsid w:val="00B1639F"/>
    <w:rsid w:val="00B357D4"/>
    <w:rsid w:val="00BC7C6E"/>
    <w:rsid w:val="00C97B85"/>
    <w:rsid w:val="00CD0469"/>
    <w:rsid w:val="00CD7DAD"/>
    <w:rsid w:val="00CF3CDF"/>
    <w:rsid w:val="00D6786A"/>
    <w:rsid w:val="00D73E23"/>
    <w:rsid w:val="00D90E9D"/>
    <w:rsid w:val="00DA2A18"/>
    <w:rsid w:val="00DA48F5"/>
    <w:rsid w:val="00DC1C85"/>
    <w:rsid w:val="00DD41B0"/>
    <w:rsid w:val="00DE1711"/>
    <w:rsid w:val="00DE5C1E"/>
    <w:rsid w:val="00E07EB2"/>
    <w:rsid w:val="00E1288C"/>
    <w:rsid w:val="00E61DE8"/>
    <w:rsid w:val="00E6445C"/>
    <w:rsid w:val="00E809A8"/>
    <w:rsid w:val="00ED22EE"/>
    <w:rsid w:val="00EE6A53"/>
    <w:rsid w:val="00EF1C1B"/>
    <w:rsid w:val="00F310AA"/>
    <w:rsid w:val="00F32378"/>
    <w:rsid w:val="00F47A43"/>
    <w:rsid w:val="00F512DE"/>
    <w:rsid w:val="00F7451F"/>
    <w:rsid w:val="00F81111"/>
    <w:rsid w:val="00F94976"/>
    <w:rsid w:val="00FA10FE"/>
    <w:rsid w:val="00FB7F3E"/>
    <w:rsid w:val="00FC5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C1E"/>
    <w:pPr>
      <w:spacing w:after="160" w:line="259" w:lineRule="auto"/>
      <w:pPrChange w:id="0" w:author="Ana D. Rubio" w:date="2026-09-25T20:01:00Z">
        <w:pPr/>
      </w:pPrChange>
    </w:pPr>
    <w:rPr>
      <w:rFonts w:asciiTheme="minorHAnsi" w:eastAsiaTheme="minorHAnsi" w:hAnsiTheme="minorHAnsi" w:cstheme="minorBidi"/>
      <w:sz w:val="22"/>
      <w:szCs w:val="22"/>
      <w:lang w:val="en-US"/>
      <w:rPrChange w:id="0" w:author="Ana D. Rubio" w:date="2026-09-25T20:01:00Z">
        <w:rPr>
          <w:sz w:val="24"/>
          <w:szCs w:val="24"/>
          <w:lang w:val="en-GB" w:eastAsia="zh-CN" w:bidi="ar-SA"/>
        </w:rPr>
      </w:rPrChang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8B0F1B"/>
    <w:pPr>
      <w:spacing w:after="0" w:line="240" w:lineRule="auto"/>
      <w:pPrChange w:id="1" w:author="Ana D. Rubio" w:date="2026-09-25T20:01:00Z">
        <w:pPr>
          <w:spacing w:after="160" w:line="259" w:lineRule="auto"/>
        </w:pPr>
      </w:pPrChange>
    </w:pPr>
    <w:rPr>
      <w:rFonts w:ascii="Tahoma" w:hAnsi="Tahoma" w:cs="Tahoma"/>
      <w:sz w:val="16"/>
      <w:szCs w:val="16"/>
      <w:rPrChange w:id="1" w:author="Ana D. Rubio" w:date="2026-09-25T20:01: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D909A1"/>
    <w:rPr>
      <w:rFonts w:ascii="Tahoma" w:eastAsiaTheme="minorHAnsi"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6304E"/>
    <w:pPr>
      <w:ind w:left="720"/>
      <w:contextualSpacing/>
      <w:pPrChange w:id="2" w:author="Ana D. Rubio" w:date="2026-09-25T20:01:00Z">
        <w:pPr>
          <w:spacing w:after="160" w:line="259" w:lineRule="auto"/>
          <w:ind w:left="720"/>
          <w:contextualSpacing/>
        </w:pPr>
      </w:pPrChange>
    </w:pPr>
    <w:rPr>
      <w:rPrChange w:id="2" w:author="Ana D. Rubio" w:date="2026-09-25T20:01:00Z">
        <w:rPr>
          <w:rFonts w:asciiTheme="minorHAnsi" w:eastAsiaTheme="minorHAnsi" w:hAnsiTheme="minorHAnsi" w:cstheme="minorBidi"/>
          <w:sz w:val="22"/>
          <w:szCs w:val="22"/>
          <w:lang w:val="en-US" w:eastAsia="en-US" w:bidi="ar-SA"/>
        </w:rPr>
      </w:rPrChange>
    </w:rPr>
  </w:style>
  <w:style w:type="paragraph" w:styleId="Header">
    <w:name w:val="header"/>
    <w:basedOn w:val="Normal"/>
    <w:link w:val="HeaderChar"/>
    <w:uiPriority w:val="99"/>
    <w:unhideWhenUsed/>
    <w:rsid w:val="00F94976"/>
    <w:pPr>
      <w:tabs>
        <w:tab w:val="center" w:pos="4680"/>
        <w:tab w:val="right" w:pos="9360"/>
      </w:tabs>
      <w:spacing w:after="0" w:line="240" w:lineRule="auto"/>
      <w:pPrChange w:id="3" w:author="Ana D. Rubio" w:date="2026-09-25T20:01:00Z">
        <w:pPr>
          <w:tabs>
            <w:tab w:val="center" w:pos="4680"/>
            <w:tab w:val="right" w:pos="9360"/>
          </w:tabs>
          <w:spacing w:after="160" w:line="259" w:lineRule="auto"/>
        </w:pPr>
      </w:pPrChange>
    </w:pPr>
    <w:rPr>
      <w:rPrChange w:id="3" w:author="Ana D. Rubio" w:date="2026-09-25T20:01: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4F2AAD"/>
    <w:rPr>
      <w:rFonts w:asciiTheme="minorHAnsi" w:eastAsiaTheme="minorHAnsi" w:hAnsiTheme="minorHAnsi" w:cstheme="minorBidi"/>
      <w:sz w:val="22"/>
      <w:szCs w:val="22"/>
      <w:lang w:val="en-US"/>
    </w:rPr>
  </w:style>
  <w:style w:type="paragraph" w:styleId="Footer">
    <w:name w:val="footer"/>
    <w:basedOn w:val="Normal"/>
    <w:link w:val="FooterChar"/>
    <w:uiPriority w:val="99"/>
    <w:unhideWhenUsed/>
    <w:rsid w:val="00F94976"/>
    <w:pPr>
      <w:tabs>
        <w:tab w:val="center" w:pos="4680"/>
        <w:tab w:val="right" w:pos="9360"/>
      </w:tabs>
      <w:spacing w:after="0" w:line="240" w:lineRule="auto"/>
      <w:pPrChange w:id="4" w:author="Ana D. Rubio" w:date="2026-09-25T20:01:00Z">
        <w:pPr>
          <w:tabs>
            <w:tab w:val="center" w:pos="4680"/>
            <w:tab w:val="right" w:pos="9360"/>
          </w:tabs>
          <w:spacing w:after="160" w:line="259" w:lineRule="auto"/>
        </w:pPr>
      </w:pPrChange>
    </w:pPr>
    <w:rPr>
      <w:rPrChange w:id="4" w:author="Ana D. Rubio" w:date="2026-09-25T20:01: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4F2AAD"/>
    <w:rPr>
      <w:rFonts w:asciiTheme="minorHAnsi" w:eastAsiaTheme="minorHAnsi"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fGSVudFzme8xXhrJHo/Zb6nXw==">CgMxLjAyCGguZ2pkZ3hzOAByITFpNWY2ZEFsc21lX1FRTWNYTFBQMmd5R05hVUhiWEZlRA==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2598</Words>
  <Characters>14811</Characters>
  <Application>Microsoft Office Word</Application>
  <DocSecurity>0</DocSecurity>
  <Lines>123</Lines>
  <Paragraphs>34</Paragraphs>
  <ScaleCrop>false</ScaleCrop>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june mc cormack</dc:creator>
  <cp:lastModifiedBy>Arthur Souza Rodrigues</cp:lastModifiedBy>
  <cp:revision>1</cp:revision>
  <dcterms:created xsi:type="dcterms:W3CDTF">2023-12-07T13:24:00Z</dcterms:created>
  <dcterms:modified xsi:type="dcterms:W3CDTF">2026-09-26T00:01:00Z</dcterms:modified>
</cp:coreProperties>
</file>