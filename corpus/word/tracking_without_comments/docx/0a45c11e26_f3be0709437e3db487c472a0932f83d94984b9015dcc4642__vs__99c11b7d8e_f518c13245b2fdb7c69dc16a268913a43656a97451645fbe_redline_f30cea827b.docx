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DCBBD" w14:textId="77777777" w:rsidR="006D2DD9" w:rsidRDefault="00366DB1">
      <w:pPr>
        <w:rPr>
          <w:del w:id="20" w:author="Tiffany Keb" w:date="2026-09-25T20:09:00Z" w16du:dateUtc="2026-09-26T00:09:00Z"/>
        </w:rPr>
      </w:pPr>
      <w:del w:id="21" w:author="Tiffany Keb" w:date="2026-09-25T20:09:00Z" w16du:dateUtc="2026-09-26T00:09:00Z">
        <w:r>
          <w:delText xml:space="preserve">Example of an Epic Note Template for a </w:delText>
        </w:r>
        <w:r w:rsidR="006A42A9">
          <w:delText xml:space="preserve">Telemedicine </w:delText>
        </w:r>
        <w:r w:rsidR="00A55CC7">
          <w:delText xml:space="preserve">(Video) </w:delText>
        </w:r>
        <w:r w:rsidR="006A42A9">
          <w:delText>Palliative Care Assessment</w:delText>
        </w:r>
        <w:r>
          <w:delText xml:space="preserve"> </w:delText>
        </w:r>
        <w:r w:rsidR="006A42A9">
          <w:delText xml:space="preserve">(Please note, this does not include the </w:delText>
        </w:r>
        <w:r>
          <w:delText xml:space="preserve">documentation items </w:delText>
        </w:r>
        <w:r w:rsidR="006A42A9">
          <w:delText xml:space="preserve">required for a consult). Also, this note is constructed as an “APSO” note, which places the Assessment and Plan at the top, for ease of communication to referrers. </w:delText>
        </w:r>
      </w:del>
    </w:p>
    <w:p w14:paraId="682DE55A" w14:textId="77777777" w:rsidR="006A42A9" w:rsidRDefault="006A42A9">
      <w:pPr>
        <w:rPr>
          <w:del w:id="22" w:author="Tiffany Keb" w:date="2026-09-25T20:09:00Z" w16du:dateUtc="2026-09-26T00:09:00Z"/>
        </w:rPr>
      </w:pPr>
    </w:p>
    <w:tbl>
      <w:tblPr>
        <w:tblStyle w:val="TableGrid"/>
        <w:tblpPr w:leftFromText="187" w:rightFromText="187" w:vertAnchor="page" w:horzAnchor="margin" w:tblpXSpec="right" w:tblpY="481"/>
        <w:tblW w:w="0" w:type="auto"/>
        <w:tblLook w:val="04A0" w:firstRow="1" w:lastRow="0" w:firstColumn="1" w:lastColumn="0" w:noHBand="0" w:noVBand="1"/>
        <w:tblPrChange w:id="23" w:author="Tiffany Keb" w:date="2026-09-25T20:09:00Z" w16du:dateUtc="2026-09-26T00:09:00Z">
          <w:tblPr>
            <w:tblW w:w="0" w:type="auto"/>
            <w:tblInd w:w="-5" w:type="dxa"/>
            <w:tblLayout w:type="fixed"/>
            <w:tblCellMar>
              <w:left w:w="15" w:type="dxa"/>
              <w:right w:w="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720"/>
        <w:gridCol w:w="1248"/>
        <w:tblGridChange w:id="24">
          <w:tblGrid>
            <w:gridCol w:w="5"/>
            <w:gridCol w:w="1720"/>
            <w:gridCol w:w="1248"/>
            <w:gridCol w:w="5744"/>
          </w:tblGrid>
        </w:tblGridChange>
      </w:tblGrid>
      <w:tr w:rsidR="006A42A9" w14:paraId="09F97F18" w14:textId="77777777" w:rsidTr="001E6568">
        <w:trPr>
          <w:trPrChange w:id="25" w:author="Tiffany Keb" w:date="2026-09-25T20:09:00Z" w16du:dateUtc="2026-09-26T00:09:00Z">
            <w:trPr>
              <w:trHeight w:val="1920"/>
            </w:trPr>
          </w:trPrChange>
        </w:trPr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  <w:tcPrChange w:id="26" w:author="Tiffany Keb" w:date="2026-09-25T20:09:00Z" w16du:dateUtc="2026-09-26T00:09:00Z">
              <w:tcPr>
                <w:tcW w:w="8717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DFDFDF"/>
                <w:hideMark/>
              </w:tcPr>
            </w:tcPrChange>
          </w:tcPr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1058"/>
              <w:gridCol w:w="36"/>
              <w:gridCol w:w="36"/>
              <w:gridCol w:w="1612"/>
            </w:tblGrid>
            <w:tr w:rsidR="006A42A9" w14:paraId="14817B15" w14:textId="77777777">
              <w:trPr>
                <w:trHeight w:val="450"/>
                <w:del w:id="27" w:author="Tiffany Keb" w:date="2026-09-25T20:09:00Z" w16du:dateUtc="2026-09-26T00:09:00Z"/>
              </w:trPr>
              <w:tc>
                <w:tcPr>
                  <w:tcW w:w="8664" w:type="dxa"/>
                  <w:gridSpan w:val="4"/>
                  <w:vMerge w:val="restart"/>
                  <w:tcBorders>
                    <w:top w:val="single" w:sz="4" w:space="0" w:color="8F8F8F"/>
                    <w:left w:val="single" w:sz="4" w:space="0" w:color="8F8F8F"/>
                    <w:bottom w:val="single" w:sz="4" w:space="0" w:color="8F8F8F"/>
                    <w:right w:val="single" w:sz="4" w:space="0" w:color="8F8F8F"/>
                  </w:tcBorders>
                  <w:shd w:val="clear" w:color="auto" w:fill="C6D9F1"/>
                </w:tcPr>
                <w:p w14:paraId="43C4A9C7" w14:textId="77777777" w:rsidR="006A42A9" w:rsidRDefault="001E6568">
                  <w:pPr>
                    <w:framePr w:hSpace="187" w:wrap="around" w:vAnchor="page" w:hAnchor="margin" w:xAlign="right" w:y="481"/>
                    <w:autoSpaceDE w:val="0"/>
                    <w:autoSpaceDN w:val="0"/>
                    <w:adjustRightInd w:val="0"/>
                    <w:rPr>
                      <w:del w:id="28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ins w:id="29" w:author="Tiffany Keb" w:date="2026-09-25T20:09:00Z" w16du:dateUtc="2026-09-26T00:09:00Z">
                    <w:r>
                      <w:rPr>
                        <w:rFonts w:asciiTheme="majorHAnsi" w:hAnsiTheme="majorHAnsi"/>
                      </w:rPr>
                      <w:t>For Academic Affairs and Research Use Only</w:t>
                    </w:r>
                  </w:ins>
                  <w:del w:id="30" w:author="Tiffany Keb" w:date="2026-09-25T20:09:00Z" w16du:dateUtc="2026-09-26T00:09:00Z">
                    <w:r w:rsidR="006A42A9">
                      <w:rPr>
                        <w:rFonts w:ascii="Arial" w:hAnsi="Arial" w:cs="Arial"/>
                        <w:sz w:val="22"/>
                        <w:szCs w:val="22"/>
                      </w:rPr>
                      <w:delText xml:space="preserve">TELEMEDICINE PALLIATIVE CARE ASSESSMENT </w:delText>
                    </w:r>
                  </w:del>
                </w:p>
                <w:p w14:paraId="6AB20956" w14:textId="77777777" w:rsidR="006A42A9" w:rsidRDefault="00366DB1">
                  <w:pPr>
                    <w:framePr w:hSpace="187" w:wrap="around" w:vAnchor="page" w:hAnchor="margin" w:xAlign="right" w:y="481"/>
                    <w:autoSpaceDE w:val="0"/>
                    <w:autoSpaceDN w:val="0"/>
                    <w:adjustRightInd w:val="0"/>
                    <w:rPr>
                      <w:del w:id="31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32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XXXXXX</w:delText>
                    </w:r>
                    <w:r w:rsidR="006A42A9">
                      <w:rPr>
                        <w:rFonts w:ascii="Arial" w:hAnsi="Arial" w:cs="Arial"/>
                        <w:sz w:val="22"/>
                        <w:szCs w:val="22"/>
                      </w:rPr>
                      <w:delText xml:space="preserve"> Health Services</w:delText>
                    </w:r>
                  </w:del>
                </w:p>
                <w:p w14:paraId="4B1D2479" w14:textId="77777777" w:rsidR="006A42A9" w:rsidRDefault="006A42A9">
                  <w:pPr>
                    <w:framePr w:hSpace="187" w:wrap="around" w:vAnchor="page" w:hAnchor="margin" w:xAlign="right" w:y="481"/>
                    <w:autoSpaceDE w:val="0"/>
                    <w:autoSpaceDN w:val="0"/>
                    <w:adjustRightInd w:val="0"/>
                    <w:rPr>
                      <w:del w:id="33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34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Originating Site: ***</w:delText>
                    </w:r>
                  </w:del>
                </w:p>
                <w:p w14:paraId="380D15F1" w14:textId="77777777" w:rsidR="006A42A9" w:rsidRDefault="006A42A9">
                  <w:pPr>
                    <w:framePr w:hSpace="187" w:wrap="around" w:vAnchor="page" w:hAnchor="margin" w:xAlign="right" w:y="481"/>
                    <w:autoSpaceDE w:val="0"/>
                    <w:autoSpaceDN w:val="0"/>
                    <w:adjustRightInd w:val="0"/>
                    <w:rPr>
                      <w:del w:id="35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36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Distant Site: ***</w:delText>
                    </w:r>
                  </w:del>
                </w:p>
                <w:p w14:paraId="690F8C2D" w14:textId="77777777" w:rsidR="006A42A9" w:rsidRDefault="006A42A9">
                  <w:pPr>
                    <w:framePr w:hSpace="187" w:wrap="around" w:vAnchor="page" w:hAnchor="margin" w:xAlign="right" w:y="481"/>
                    <w:autoSpaceDE w:val="0"/>
                    <w:autoSpaceDN w:val="0"/>
                    <w:adjustRightInd w:val="0"/>
                    <w:rPr>
                      <w:del w:id="37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6A42A9" w14:paraId="038FEC04" w14:textId="77777777">
              <w:trPr>
                <w:trHeight w:val="525"/>
                <w:del w:id="38" w:author="Tiffany Keb" w:date="2026-09-25T20:09:00Z" w16du:dateUtc="2026-09-26T00:09:00Z"/>
              </w:trPr>
              <w:tc>
                <w:tcPr>
                  <w:tcW w:w="3655" w:type="dxa"/>
                  <w:vMerge w:val="restart"/>
                  <w:tcBorders>
                    <w:top w:val="single" w:sz="4" w:space="0" w:color="8F8F8F"/>
                    <w:left w:val="single" w:sz="4" w:space="0" w:color="8F8F8F"/>
                    <w:bottom w:val="single" w:sz="4" w:space="0" w:color="8F8F8F"/>
                    <w:right w:val="single" w:sz="4" w:space="0" w:color="8F8F8F"/>
                  </w:tcBorders>
                  <w:shd w:val="clear" w:color="auto" w:fill="C6D9F1"/>
                </w:tcPr>
                <w:p w14:paraId="465B9B36" w14:textId="77777777" w:rsidR="006A42A9" w:rsidRDefault="006A42A9">
                  <w:pPr>
                    <w:framePr w:hSpace="187" w:wrap="around" w:vAnchor="page" w:hAnchor="margin" w:xAlign="right" w:y="481"/>
                    <w:autoSpaceDE w:val="0"/>
                    <w:autoSpaceDN w:val="0"/>
                    <w:adjustRightInd w:val="0"/>
                    <w:rPr>
                      <w:del w:id="39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40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Date of Service: @DATE@ @NOW@</w:delText>
                    </w:r>
                  </w:del>
                </w:p>
              </w:tc>
              <w:tc>
                <w:tcPr>
                  <w:tcW w:w="540" w:type="dxa"/>
                  <w:vMerge w:val="restart"/>
                  <w:tcBorders>
                    <w:top w:val="single" w:sz="4" w:space="0" w:color="8F8F8F"/>
                    <w:left w:val="single" w:sz="4" w:space="0" w:color="8F8F8F"/>
                    <w:bottom w:val="single" w:sz="4" w:space="0" w:color="8F8F8F"/>
                    <w:right w:val="single" w:sz="4" w:space="0" w:color="8F8F8F"/>
                  </w:tcBorders>
                  <w:shd w:val="clear" w:color="auto" w:fill="C6D9F1"/>
                </w:tcPr>
                <w:p w14:paraId="435E4481" w14:textId="77777777" w:rsidR="006A42A9" w:rsidRDefault="006A42A9">
                  <w:pPr>
                    <w:framePr w:hSpace="187" w:wrap="around" w:vAnchor="page" w:hAnchor="margin" w:xAlign="right" w:y="481"/>
                    <w:autoSpaceDE w:val="0"/>
                    <w:autoSpaceDN w:val="0"/>
                    <w:adjustRightInd w:val="0"/>
                    <w:rPr>
                      <w:del w:id="41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70" w:type="dxa"/>
                  <w:vMerge w:val="restart"/>
                  <w:tcBorders>
                    <w:top w:val="single" w:sz="4" w:space="0" w:color="8F8F8F"/>
                    <w:left w:val="single" w:sz="4" w:space="0" w:color="8F8F8F"/>
                    <w:bottom w:val="single" w:sz="4" w:space="0" w:color="8F8F8F"/>
                    <w:right w:val="single" w:sz="4" w:space="0" w:color="8F8F8F"/>
                  </w:tcBorders>
                  <w:shd w:val="clear" w:color="auto" w:fill="C6D9F1"/>
                </w:tcPr>
                <w:p w14:paraId="1276D332" w14:textId="77777777" w:rsidR="006A42A9" w:rsidRDefault="006A42A9">
                  <w:pPr>
                    <w:framePr w:hSpace="187" w:wrap="around" w:vAnchor="page" w:hAnchor="margin" w:xAlign="right" w:y="481"/>
                    <w:autoSpaceDE w:val="0"/>
                    <w:autoSpaceDN w:val="0"/>
                    <w:adjustRightInd w:val="0"/>
                    <w:rPr>
                      <w:del w:id="42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199" w:type="dxa"/>
                  <w:vMerge w:val="restart"/>
                  <w:tcBorders>
                    <w:top w:val="single" w:sz="4" w:space="0" w:color="8F8F8F"/>
                    <w:left w:val="single" w:sz="4" w:space="0" w:color="8F8F8F"/>
                    <w:bottom w:val="single" w:sz="4" w:space="0" w:color="8F8F8F"/>
                    <w:right w:val="single" w:sz="4" w:space="0" w:color="8F8F8F"/>
                  </w:tcBorders>
                  <w:shd w:val="clear" w:color="auto" w:fill="C6D9F1"/>
                </w:tcPr>
                <w:tbl>
                  <w:tblPr>
                    <w:tblW w:w="0" w:type="auto"/>
                    <w:tblLayout w:type="fixed"/>
                    <w:tblCellMar>
                      <w:left w:w="15" w:type="dxa"/>
                      <w:right w:w="15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572"/>
                  </w:tblGrid>
                  <w:tr w:rsidR="006A42A9" w14:paraId="33436F25" w14:textId="77777777">
                    <w:trPr>
                      <w:trHeight w:val="525"/>
                      <w:del w:id="43" w:author="Tiffany Keb" w:date="2026-09-25T20:09:00Z" w16du:dateUtc="2026-09-26T00:09:00Z"/>
                    </w:trPr>
                    <w:tc>
                      <w:tcPr>
                        <w:tcW w:w="4147" w:type="dxa"/>
                        <w:vMerge w:val="restart"/>
                        <w:tcBorders>
                          <w:top w:val="single" w:sz="4" w:space="0" w:color="8F8F8F"/>
                          <w:left w:val="single" w:sz="4" w:space="0" w:color="8F8F8F"/>
                          <w:bottom w:val="single" w:sz="4" w:space="0" w:color="8F8F8F"/>
                          <w:right w:val="single" w:sz="4" w:space="0" w:color="8F8F8F"/>
                        </w:tcBorders>
                        <w:shd w:val="clear" w:color="auto" w:fill="C6D9F1"/>
                      </w:tcPr>
                      <w:p w14:paraId="7390DFD5" w14:textId="77777777" w:rsidR="00366DB1" w:rsidRPr="00366DB1" w:rsidRDefault="00366DB1">
                        <w:pPr>
                          <w:framePr w:hSpace="187" w:wrap="around" w:vAnchor="page" w:hAnchor="margin" w:xAlign="right" w:y="481"/>
                          <w:autoSpaceDE w:val="0"/>
                          <w:autoSpaceDN w:val="0"/>
                          <w:adjustRightInd w:val="0"/>
                          <w:rPr>
                            <w:del w:id="44" w:author="Tiffany Keb" w:date="2026-09-25T20:09:00Z" w16du:dateUtc="2026-09-26T00:09:00Z"/>
                            <w:rFonts w:ascii="Arial" w:hAnsi="Arial" w:cs="Arial"/>
                            <w:b/>
                            <w:sz w:val="22"/>
                            <w:szCs w:val="22"/>
                          </w:rPr>
                        </w:pPr>
                        <w:del w:id="45" w:author="Tiffany Keb" w:date="2026-09-25T20:09:00Z" w16du:dateUtc="2026-09-26T00:09:00Z">
                          <w:r w:rsidRPr="00366DB1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delText>Patient has consented to receive telemedicine services.</w:delText>
                          </w:r>
                        </w:del>
                      </w:p>
                      <w:p w14:paraId="17E7D0D6" w14:textId="77777777" w:rsidR="006A42A9" w:rsidRDefault="006A42A9">
                        <w:pPr>
                          <w:framePr w:hSpace="187" w:wrap="around" w:vAnchor="page" w:hAnchor="margin" w:xAlign="right" w:y="481"/>
                          <w:autoSpaceDE w:val="0"/>
                          <w:autoSpaceDN w:val="0"/>
                          <w:adjustRightInd w:val="0"/>
                          <w:rPr>
                            <w:del w:id="46" w:author="Tiffany Keb" w:date="2026-09-25T20:09:00Z" w16du:dateUtc="2026-09-26T00:09:00Z"/>
                            <w:rFonts w:ascii="Arial" w:hAnsi="Arial" w:cs="Arial"/>
                            <w:sz w:val="22"/>
                            <w:szCs w:val="22"/>
                          </w:rPr>
                        </w:pPr>
                        <w:del w:id="47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delText>All individuals on call allowed to hear: {YES NO:13741} Any barriers to effective communication: {Yes/No:19680}</w:delText>
                          </w:r>
                        </w:del>
                      </w:p>
                    </w:tc>
                  </w:tr>
                </w:tbl>
                <w:p w14:paraId="3D0BAA45" w14:textId="77777777" w:rsidR="006A42A9" w:rsidRDefault="006A42A9">
                  <w:pPr>
                    <w:framePr w:hSpace="187" w:wrap="around" w:vAnchor="page" w:hAnchor="margin" w:xAlign="right" w:y="481"/>
                    <w:autoSpaceDE w:val="0"/>
                    <w:autoSpaceDN w:val="0"/>
                    <w:adjustRightInd w:val="0"/>
                    <w:rPr>
                      <w:del w:id="48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435E0BDA" w14:textId="77777777" w:rsidR="006A42A9" w:rsidRDefault="006A42A9">
            <w:pPr>
              <w:pStyle w:val="Header"/>
              <w:jc w:val="center"/>
              <w:rPr>
                <w:rFonts w:asciiTheme="majorHAnsi" w:hAnsiTheme="majorHAnsi"/>
                <w:sz w:val="24"/>
                <w:rPrChange w:id="49" w:author="Tiffany Keb" w:date="2026-09-25T20:09:00Z" w16du:dateUtc="2026-09-26T00:09:00Z">
                  <w:rPr>
                    <w:rFonts w:ascii="Arial" w:hAnsi="Arial" w:cs="Arial"/>
                  </w:rPr>
                </w:rPrChange>
              </w:rPr>
              <w:pPrChange w:id="50" w:author="Tiffany Keb" w:date="2026-09-25T20:09:00Z" w16du:dateUtc="2026-09-26T00:09:00Z">
                <w:pPr>
                  <w:autoSpaceDE w:val="0"/>
                  <w:autoSpaceDN w:val="0"/>
                  <w:adjustRightInd w:val="0"/>
                </w:pPr>
              </w:pPrChange>
            </w:pPr>
          </w:p>
        </w:tc>
      </w:tr>
      <w:tr w:rsidR="00E06C30" w14:paraId="161E7637" w14:textId="77777777" w:rsidTr="001E6568">
        <w:trPr>
          <w:ins w:id="51" w:author="Tiffany Keb" w:date="2026-09-25T20:09:00Z" w16du:dateUtc="2026-09-26T00:09:00Z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F043AD" w14:textId="77777777" w:rsidR="00E06C30" w:rsidRPr="00E06C30" w:rsidRDefault="00E06C30">
            <w:pPr>
              <w:pStyle w:val="Header"/>
              <w:jc w:val="right"/>
              <w:rPr>
                <w:ins w:id="52" w:author="Tiffany Keb" w:date="2026-09-25T20:09:00Z" w16du:dateUtc="2026-09-26T00:09:00Z"/>
                <w:sz w:val="20"/>
                <w:szCs w:val="20"/>
              </w:rPr>
            </w:pPr>
            <w:ins w:id="53" w:author="Tiffany Keb" w:date="2026-09-25T20:09:00Z" w16du:dateUtc="2026-09-26T00:09:00Z">
              <w:r w:rsidRPr="00E06C30">
                <w:rPr>
                  <w:sz w:val="20"/>
                  <w:szCs w:val="20"/>
                </w:rPr>
                <w:t>Proposal Number</w:t>
              </w:r>
            </w:ins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61203C" w14:textId="77777777" w:rsidR="00E06C30" w:rsidRDefault="00840B19">
            <w:pPr>
              <w:rPr>
                <w:ins w:id="54" w:author="Tiffany Keb" w:date="2026-09-25T20:09:00Z" w16du:dateUtc="2026-09-26T00:09:00Z"/>
              </w:rPr>
            </w:pPr>
            <w:ins w:id="55" w:author="Tiffany Keb" w:date="2026-09-25T20:09:00Z" w16du:dateUtc="2026-09-26T00:09:00Z">
              <w:r>
                <w:t>BU38</w:t>
              </w:r>
            </w:ins>
          </w:p>
        </w:tc>
      </w:tr>
      <w:tr w:rsidR="001E6568" w14:paraId="207B323B" w14:textId="77777777" w:rsidTr="001E6568">
        <w:trPr>
          <w:ins w:id="56" w:author="Tiffany Keb" w:date="2026-09-25T20:09:00Z" w16du:dateUtc="2026-09-26T00:09:00Z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0EEC0B" w14:textId="77777777" w:rsidR="001E6568" w:rsidRDefault="001E6568">
            <w:pPr>
              <w:pStyle w:val="Header"/>
              <w:jc w:val="right"/>
              <w:rPr>
                <w:ins w:id="57" w:author="Tiffany Keb" w:date="2026-09-25T20:09:00Z" w16du:dateUtc="2026-09-26T00:09:00Z"/>
              </w:rPr>
            </w:pPr>
            <w:ins w:id="58" w:author="Tiffany Keb" w:date="2026-09-25T20:09:00Z" w16du:dateUtc="2026-09-26T00:09:00Z">
              <w:r>
                <w:t>CIP Code:</w:t>
              </w:r>
              <w:r>
                <w:rPr>
                  <w:rFonts w:ascii="Arial Narrow" w:hAnsi="Arial Narrow"/>
                  <w:sz w:val="16"/>
                  <w:szCs w:val="16"/>
                </w:rPr>
                <w:t xml:space="preserve"> </w:t>
              </w:r>
              <w:r>
                <w:rPr>
                  <w:rFonts w:asciiTheme="majorHAnsi" w:hAnsiTheme="majorHAnsi"/>
                  <w:sz w:val="24"/>
                  <w:szCs w:val="24"/>
                </w:rPr>
                <w:t xml:space="preserve"> </w:t>
              </w:r>
            </w:ins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822967" w14:textId="77777777" w:rsidR="001E6568" w:rsidRDefault="001E6568">
            <w:pPr>
              <w:rPr>
                <w:ins w:id="59" w:author="Tiffany Keb" w:date="2026-09-25T20:09:00Z" w16du:dateUtc="2026-09-26T00:09:00Z"/>
              </w:rPr>
            </w:pPr>
          </w:p>
        </w:tc>
      </w:tr>
      <w:tr w:rsidR="001E6568" w14:paraId="20D346A8" w14:textId="77777777" w:rsidTr="001E6568">
        <w:trPr>
          <w:ins w:id="60" w:author="Tiffany Keb" w:date="2026-09-25T20:09:00Z" w16du:dateUtc="2026-09-26T00:09:00Z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97C703" w14:textId="77777777" w:rsidR="001E6568" w:rsidRDefault="001E6568">
            <w:pPr>
              <w:pStyle w:val="Header"/>
              <w:jc w:val="right"/>
              <w:rPr>
                <w:ins w:id="61" w:author="Tiffany Keb" w:date="2026-09-25T20:09:00Z" w16du:dateUtc="2026-09-26T00:09:00Z"/>
              </w:rPr>
            </w:pPr>
            <w:ins w:id="62" w:author="Tiffany Keb" w:date="2026-09-25T20:09:00Z" w16du:dateUtc="2026-09-26T00:09:00Z">
              <w:r>
                <w:t>Degree Code:</w:t>
              </w:r>
            </w:ins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BAA185" w14:textId="77777777" w:rsidR="001E6568" w:rsidRDefault="001E6568">
            <w:pPr>
              <w:rPr>
                <w:ins w:id="63" w:author="Tiffany Keb" w:date="2026-09-25T20:09:00Z" w16du:dateUtc="2026-09-26T00:09:00Z"/>
              </w:rPr>
            </w:pPr>
          </w:p>
        </w:tc>
      </w:tr>
    </w:tbl>
    <w:p w14:paraId="6F7B1D1C" w14:textId="77777777" w:rsidR="00A9606F" w:rsidRPr="00A9606F" w:rsidRDefault="00A9606F" w:rsidP="005C0CF4">
      <w:pPr>
        <w:jc w:val="center"/>
        <w:rPr>
          <w:ins w:id="64" w:author="Tiffany Keb" w:date="2026-09-25T20:09:00Z" w16du:dateUtc="2026-09-26T00:09:00Z"/>
          <w:rFonts w:asciiTheme="majorHAnsi" w:hAnsiTheme="majorHAnsi" w:cs="Arial"/>
          <w:b/>
          <w:szCs w:val="32"/>
        </w:rPr>
      </w:pPr>
    </w:p>
    <w:p w14:paraId="6118AC29" w14:textId="43CEE5EC" w:rsidR="005C0CF4" w:rsidRDefault="00EB3E10" w:rsidP="005C0CF4">
      <w:pPr>
        <w:jc w:val="center"/>
        <w:rPr>
          <w:ins w:id="65" w:author="Tiffany Keb" w:date="2026-09-25T20:09:00Z" w16du:dateUtc="2026-09-26T00:09:00Z"/>
          <w:rFonts w:asciiTheme="majorHAnsi" w:hAnsiTheme="majorHAnsi" w:cs="Arial"/>
          <w:b/>
          <w:sz w:val="36"/>
          <w:szCs w:val="32"/>
        </w:rPr>
      </w:pPr>
      <w:ins w:id="66" w:author="Tiffany Keb" w:date="2026-09-25T20:09:00Z" w16du:dateUtc="2026-09-26T00:09:00Z">
        <w:r>
          <w:rPr>
            <w:rFonts w:asciiTheme="majorHAnsi" w:hAnsiTheme="majorHAnsi" w:cs="Arial"/>
            <w:b/>
            <w:sz w:val="36"/>
            <w:szCs w:val="32"/>
          </w:rPr>
          <w:t>NEW CERTIFICATE PROGRAM</w:t>
        </w:r>
        <w:r w:rsidR="004A3742">
          <w:rPr>
            <w:rFonts w:asciiTheme="majorHAnsi" w:hAnsiTheme="majorHAnsi" w:cs="Arial"/>
            <w:b/>
            <w:sz w:val="36"/>
            <w:szCs w:val="32"/>
          </w:rPr>
          <w:t xml:space="preserve"> FORM</w:t>
        </w:r>
      </w:ins>
    </w:p>
    <w:p w14:paraId="73575C35" w14:textId="57E2D426" w:rsidR="000327B6" w:rsidRPr="000327B6" w:rsidRDefault="000327B6" w:rsidP="000327B6">
      <w:pPr>
        <w:jc w:val="center"/>
        <w:rPr>
          <w:ins w:id="67" w:author="Tiffany Keb" w:date="2026-09-25T20:09:00Z" w16du:dateUtc="2026-09-26T00:09:00Z"/>
          <w:rFonts w:asciiTheme="majorHAnsi" w:hAnsiTheme="majorHAnsi" w:cs="Arial"/>
          <w:b/>
        </w:rPr>
      </w:pPr>
      <w:ins w:id="68" w:author="Tiffany Keb" w:date="2026-09-25T20:09:00Z" w16du:dateUtc="2026-09-26T00:09:00Z">
        <w:r>
          <w:rPr>
            <w:rFonts w:ascii="Arial" w:hAnsi="Arial" w:cs="Arial"/>
            <w:color w:val="FF0000"/>
          </w:rPr>
          <w:t xml:space="preserve">(Also </w:t>
        </w:r>
        <w:r w:rsidRPr="00363F46">
          <w:rPr>
            <w:rFonts w:ascii="Arial" w:hAnsi="Arial" w:cs="Arial"/>
            <w:color w:val="FF0000"/>
          </w:rPr>
          <w:t>requires Arkansas Department of Higher Education (ADHE) approval</w:t>
        </w:r>
        <w:r>
          <w:rPr>
            <w:rFonts w:ascii="Arial" w:hAnsi="Arial" w:cs="Arial"/>
            <w:color w:val="FF0000"/>
          </w:rPr>
          <w:t>)</w:t>
        </w:r>
      </w:ins>
    </w:p>
    <w:p w14:paraId="0A919DCE" w14:textId="7C8B1E58" w:rsidR="009063B6" w:rsidRPr="00285F5A" w:rsidRDefault="00E475FC" w:rsidP="009063B6">
      <w:pPr>
        <w:rPr>
          <w:ins w:id="69" w:author="Tiffany Keb" w:date="2026-09-25T20:09:00Z" w16du:dateUtc="2026-09-26T00:09:00Z"/>
          <w:rFonts w:asciiTheme="majorHAnsi" w:hAnsiTheme="majorHAnsi" w:cs="Arial"/>
          <w:b/>
          <w:szCs w:val="20"/>
        </w:rPr>
      </w:pPr>
      <w:ins w:id="70" w:author="Tiffany Keb" w:date="2026-09-25T20:09:00Z" w16du:dateUtc="2026-09-26T00:09:00Z">
        <w:r>
          <w:rPr>
            <w:rFonts w:ascii="MS Gothic" w:eastAsia="MS Gothic" w:hAnsi="MS Gothic" w:cs="Arial"/>
            <w:b/>
            <w:szCs w:val="20"/>
          </w:rPr>
          <w:t>[</w:t>
        </w:r>
        <w:r w:rsidR="003F3AD6">
          <w:rPr>
            <w:rFonts w:ascii="MS Gothic" w:eastAsia="MS Gothic" w:hAnsi="MS Gothic" w:cs="Arial"/>
            <w:b/>
            <w:szCs w:val="20"/>
          </w:rPr>
          <w:t>X</w:t>
        </w:r>
        <w:r>
          <w:rPr>
            <w:rFonts w:ascii="MS Gothic" w:eastAsia="MS Gothic" w:hAnsi="MS Gothic" w:cs="Arial"/>
            <w:b/>
            <w:szCs w:val="20"/>
          </w:rPr>
          <w:t>]</w:t>
        </w:r>
        <w:r w:rsidR="009063B6">
          <w:rPr>
            <w:rFonts w:asciiTheme="majorHAnsi" w:hAnsiTheme="majorHAnsi" w:cs="Arial"/>
            <w:b/>
            <w:szCs w:val="20"/>
          </w:rPr>
          <w:tab/>
        </w:r>
        <w:r w:rsidR="009063B6" w:rsidRPr="00285F5A">
          <w:rPr>
            <w:rFonts w:asciiTheme="majorHAnsi" w:hAnsiTheme="majorHAnsi" w:cs="Arial"/>
            <w:b/>
            <w:szCs w:val="20"/>
          </w:rPr>
          <w:t>Undergraduate Curriculum Council</w:t>
        </w:r>
        <w:r w:rsidR="009063B6" w:rsidRPr="00285F5A">
          <w:rPr>
            <w:rFonts w:asciiTheme="majorHAnsi" w:hAnsiTheme="majorHAnsi" w:cs="Arial"/>
            <w:szCs w:val="20"/>
          </w:rPr>
          <w:t xml:space="preserve"> </w:t>
        </w:r>
        <w:r w:rsidR="009063B6" w:rsidRPr="00285F5A">
          <w:rPr>
            <w:rFonts w:asciiTheme="majorHAnsi" w:hAnsiTheme="majorHAnsi" w:cs="Arial"/>
            <w:b/>
            <w:szCs w:val="20"/>
          </w:rPr>
          <w:t xml:space="preserve"> </w:t>
        </w:r>
      </w:ins>
    </w:p>
    <w:p w14:paraId="0F5F9373" w14:textId="77777777" w:rsidR="009063B6" w:rsidRPr="00285F5A" w:rsidRDefault="00E475FC" w:rsidP="009063B6">
      <w:pPr>
        <w:rPr>
          <w:ins w:id="71" w:author="Tiffany Keb" w:date="2026-09-25T20:09:00Z" w16du:dateUtc="2026-09-26T00:09:00Z"/>
          <w:rFonts w:asciiTheme="majorHAnsi" w:hAnsiTheme="majorHAnsi" w:cs="Arial"/>
          <w:b/>
        </w:rPr>
      </w:pPr>
      <w:ins w:id="72" w:author="Tiffany Keb" w:date="2026-09-25T20:09:00Z" w16du:dateUtc="2026-09-26T00:09:00Z">
        <w:r>
          <w:rPr>
            <w:rFonts w:ascii="MS Gothic" w:eastAsia="MS Gothic" w:hAnsi="MS Gothic" w:cs="Arial"/>
            <w:b/>
            <w:szCs w:val="20"/>
          </w:rPr>
          <w:t>[ ]</w:t>
        </w:r>
        <w:r w:rsidR="009063B6">
          <w:rPr>
            <w:rFonts w:asciiTheme="majorHAnsi" w:hAnsiTheme="majorHAnsi" w:cs="Arial"/>
            <w:b/>
            <w:szCs w:val="20"/>
          </w:rPr>
          <w:tab/>
        </w:r>
        <w:r w:rsidR="009063B6" w:rsidRPr="00285F5A">
          <w:rPr>
            <w:rFonts w:asciiTheme="majorHAnsi" w:hAnsiTheme="majorHAnsi" w:cs="Arial"/>
            <w:b/>
            <w:szCs w:val="20"/>
          </w:rPr>
          <w:t>Graduate Council</w:t>
        </w:r>
      </w:ins>
    </w:p>
    <w:p w14:paraId="335E202B" w14:textId="74E6DE15" w:rsidR="00BA6583" w:rsidRPr="000327B6" w:rsidRDefault="009063B6" w:rsidP="009063B6">
      <w:pPr>
        <w:rPr>
          <w:ins w:id="73" w:author="Tiffany Keb" w:date="2026-09-25T20:09:00Z" w16du:dateUtc="2026-09-26T00:09:00Z"/>
          <w:rFonts w:ascii="Arial" w:hAnsi="Arial" w:cs="Arial"/>
        </w:rPr>
      </w:pPr>
      <w:ins w:id="74" w:author="Tiffany Keb" w:date="2026-09-25T20:09:00Z" w16du:dateUtc="2026-09-26T00:09:00Z">
        <w:r>
          <w:rPr>
            <w:rFonts w:ascii="Arial" w:hAnsi="Arial" w:cs="Arial"/>
          </w:rPr>
          <w:t xml:space="preserve">Signed paper copies of proposals submitted for consideration are no longer required. Please type approver name and enter date of approval.  </w:t>
        </w:r>
      </w:ins>
    </w:p>
    <w:p w14:paraId="438D677A" w14:textId="77777777" w:rsidR="006A42A9" w:rsidRDefault="006A42A9" w:rsidP="006A42A9">
      <w:pPr>
        <w:autoSpaceDE w:val="0"/>
        <w:autoSpaceDN w:val="0"/>
        <w:adjustRightInd w:val="0"/>
        <w:rPr>
          <w:del w:id="75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Style w:val="TableGrid"/>
        <w:tblW w:w="10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PrChange w:id="76" w:author="Tiffany Keb" w:date="2026-09-25T20:09:00Z" w16du:dateUtc="2026-09-26T00:09:00Z">
          <w:tblPr>
            <w:tblW w:w="0" w:type="auto"/>
            <w:tblLayout w:type="fixed"/>
            <w:tblCellMar>
              <w:left w:w="15" w:type="dxa"/>
              <w:right w:w="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5451"/>
        <w:gridCol w:w="5451"/>
        <w:tblGridChange w:id="77">
          <w:tblGrid>
            <w:gridCol w:w="2340"/>
            <w:gridCol w:w="849"/>
            <w:gridCol w:w="2262"/>
            <w:gridCol w:w="3189"/>
            <w:gridCol w:w="2262"/>
          </w:tblGrid>
        </w:tblGridChange>
      </w:tblGrid>
      <w:tr w:rsidR="006A42A9" w14:paraId="515132B1" w14:textId="77777777" w:rsidTr="00231E6D">
        <w:trPr>
          <w:trHeight w:val="1089"/>
          <w:trPrChange w:id="78" w:author="Tiffany Keb" w:date="2026-09-25T20:09:00Z" w16du:dateUtc="2026-09-26T00:09:00Z">
            <w:trPr>
              <w:gridAfter w:val="1"/>
              <w:trHeight w:val="1125"/>
            </w:trPr>
          </w:trPrChange>
        </w:trPr>
        <w:tc>
          <w:tcPr>
            <w:tcW w:w="5451" w:type="dxa"/>
            <w:vAlign w:val="center"/>
            <w:tcPrChange w:id="79" w:author="Tiffany Keb" w:date="2026-09-25T20:09:00Z" w16du:dateUtc="2026-09-26T00:09:00Z">
              <w:tcPr>
                <w:tcW w:w="2340" w:type="dxa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tbl>
            <w:tblPr>
              <w:tblStyle w:val="TableGrid"/>
              <w:tblW w:w="5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350"/>
            </w:tblGrid>
            <w:tr w:rsidR="00D779A1" w14:paraId="7D5C0CE3" w14:textId="77777777" w:rsidTr="00965530">
              <w:trPr>
                <w:trHeight w:val="113"/>
                <w:ins w:id="80" w:author="Tiffany Keb" w:date="2026-09-25T20:09:00Z" w16du:dateUtc="2026-09-26T00:09:00Z"/>
              </w:trPr>
              <w:tc>
                <w:tcPr>
                  <w:tcW w:w="3685" w:type="dxa"/>
                  <w:vAlign w:val="bottom"/>
                </w:tcPr>
                <w:p w14:paraId="3D04DEDF" w14:textId="3ADABAB8" w:rsidR="00D779A1" w:rsidRDefault="00533947" w:rsidP="00231E6D">
                  <w:pPr>
                    <w:jc w:val="center"/>
                    <w:rPr>
                      <w:ins w:id="81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82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1252627499"/>
                      <w:placeholder>
                        <w:docPart w:val="580740ADD63F9941A842B69E5977F2A2"/>
                      </w:placeholder>
                    </w:sdtPr>
                    <w:sdtEndPr/>
                    <w:sdtContent>
                      <w:customXmlInsRangeEnd w:id="82"/>
                      <w:ins w:id="83" w:author="Tiffany Keb" w:date="2026-09-25T20:09:00Z" w16du:dateUtc="2026-09-26T00:09:00Z">
                        <w:r w:rsidR="00FA12AB" w:rsidRPr="00FA12AB"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t>Philip Tew</w:t>
                        </w:r>
                      </w:ins>
                      <w:customXmlInsRangeStart w:id="84" w:author="Tiffany Keb" w:date="2026-09-25T20:09:00Z"/>
                    </w:sdtContent>
                  </w:sdt>
                  <w:customXmlInsRangeEnd w:id="84"/>
                </w:p>
              </w:tc>
              <w:customXmlInsRangeStart w:id="85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726572248"/>
                  <w:placeholder>
                    <w:docPart w:val="084C71377FEB3349A8BF6F3716CAEB72"/>
                  </w:placeholder>
                  <w:date w:fullDate="2023-03-16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85"/>
                  <w:tc>
                    <w:tcPr>
                      <w:tcW w:w="1350" w:type="dxa"/>
                      <w:vAlign w:val="bottom"/>
                    </w:tcPr>
                    <w:p w14:paraId="7EE6F543" w14:textId="4EA43A21" w:rsidR="00D779A1" w:rsidRDefault="002A11F6" w:rsidP="00231E6D">
                      <w:pPr>
                        <w:jc w:val="center"/>
                        <w:rPr>
                          <w:ins w:id="86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87" w:author="Tiffany Keb" w:date="2026-09-25T20:09:00Z" w16du:dateUtc="2026-09-26T00:09:00Z">
                        <w:r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t>3/16/2023</w:t>
                        </w:r>
                      </w:ins>
                    </w:p>
                  </w:tc>
                  <w:customXmlInsRangeStart w:id="88" w:author="Tiffany Keb" w:date="2026-09-25T20:09:00Z"/>
                </w:sdtContent>
              </w:sdt>
              <w:customXmlInsRangeEnd w:id="88"/>
            </w:tr>
          </w:tbl>
          <w:p w14:paraId="22C79029" w14:textId="77777777" w:rsidR="006A42A9" w:rsidRPr="00592A95" w:rsidRDefault="00D779A1" w:rsidP="00231E6D">
            <w:pPr>
              <w:rPr>
                <w:rFonts w:asciiTheme="majorHAnsi" w:hAnsiTheme="majorHAnsi"/>
                <w:sz w:val="20"/>
                <w:rPrChange w:id="89" w:author="Tiffany Keb" w:date="2026-09-25T20:09:00Z" w16du:dateUtc="2026-09-26T00:09:00Z">
                  <w:rPr>
                    <w:rFonts w:ascii="Arial" w:hAnsi="Arial" w:cs="Arial"/>
                    <w:b/>
                    <w:bCs/>
                  </w:rPr>
                </w:rPrChange>
              </w:rPr>
              <w:pPrChange w:id="90" w:author="Tiffany Keb" w:date="2026-09-25T20:09:00Z" w16du:dateUtc="2026-09-26T00:09:00Z">
                <w:pPr>
                  <w:autoSpaceDE w:val="0"/>
                  <w:autoSpaceDN w:val="0"/>
                  <w:adjustRightInd w:val="0"/>
                  <w:ind w:right="585"/>
                </w:pPr>
              </w:pPrChange>
            </w:pPr>
            <w:ins w:id="91" w:author="Tiffany Keb" w:date="2026-09-25T20:09:00Z" w16du:dateUtc="2026-09-26T00:09:00Z">
              <w:r w:rsidRPr="00592A95">
                <w:rPr>
                  <w:rFonts w:asciiTheme="majorHAnsi" w:hAnsiTheme="majorHAnsi"/>
                  <w:b/>
                  <w:sz w:val="20"/>
                  <w:szCs w:val="20"/>
                </w:rPr>
                <w:t>Department Curriculum Committee Chair</w:t>
              </w:r>
            </w:ins>
            <w:del w:id="92" w:author="Tiffany Keb" w:date="2026-09-25T20:09:00Z" w16du:dateUtc="2026-09-26T00:09:00Z">
              <w:r w:rsidR="006A42A9">
                <w:rPr>
                  <w:rFonts w:ascii="Arial" w:hAnsi="Arial" w:cs="Arial"/>
                  <w:b/>
                  <w:bCs/>
                </w:rPr>
                <w:delText>Telehealth:</w:delText>
              </w:r>
            </w:del>
          </w:p>
        </w:tc>
        <w:tc>
          <w:tcPr>
            <w:tcW w:w="5451" w:type="dxa"/>
            <w:vAlign w:val="center"/>
            <w:tcPrChange w:id="93" w:author="Tiffany Keb" w:date="2026-09-25T20:09:00Z" w16du:dateUtc="2026-09-26T00:09:00Z">
              <w:tcPr>
                <w:tcW w:w="630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tbl>
            <w:tblPr>
              <w:tblStyle w:val="TableGrid"/>
              <w:tblW w:w="5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350"/>
            </w:tblGrid>
            <w:tr w:rsidR="00D779A1" w14:paraId="28E086EA" w14:textId="77777777" w:rsidTr="00231E6D">
              <w:trPr>
                <w:trHeight w:val="113"/>
                <w:ins w:id="94" w:author="Tiffany Keb" w:date="2026-09-25T20:09:00Z" w16du:dateUtc="2026-09-26T00:09:00Z"/>
              </w:trPr>
              <w:tc>
                <w:tcPr>
                  <w:tcW w:w="3685" w:type="dxa"/>
                  <w:vAlign w:val="bottom"/>
                </w:tcPr>
                <w:p w14:paraId="4C4A8DFD" w14:textId="77777777" w:rsidR="00D779A1" w:rsidRDefault="00533947" w:rsidP="00231E6D">
                  <w:pPr>
                    <w:jc w:val="center"/>
                    <w:rPr>
                      <w:ins w:id="95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96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595992251"/>
                      <w:placeholder>
                        <w:docPart w:val="5A40FA0932060E4297AAB2ECADF57A36"/>
                      </w:placeholder>
                      <w:showingPlcHdr/>
                    </w:sdtPr>
                    <w:sdtEndPr/>
                    <w:sdtContent>
                      <w:customXmlInsRangeEnd w:id="96"/>
                      <w:permStart w:id="1598782784" w:edGrp="everyone"/>
                      <w:ins w:id="97" w:author="Tiffany Keb" w:date="2026-09-25T20:09:00Z" w16du:dateUtc="2026-09-26T00:09:00Z">
                        <w:r w:rsidR="00D779A1" w:rsidRPr="00592A95">
                          <w:rPr>
                            <w:rFonts w:asciiTheme="majorHAnsi" w:hAnsiTheme="majorHAnsi"/>
                            <w:color w:val="808080" w:themeColor="background1" w:themeShade="80"/>
                            <w:sz w:val="52"/>
                            <w:szCs w:val="52"/>
                            <w:shd w:val="clear" w:color="auto" w:fill="D9D9D9" w:themeFill="background1" w:themeFillShade="D9"/>
                          </w:rPr>
                          <w:t>__________________</w:t>
                        </w:r>
                        <w:permEnd w:id="1598782784"/>
                      </w:ins>
                      <w:customXmlInsRangeStart w:id="98" w:author="Tiffany Keb" w:date="2026-09-25T20:09:00Z"/>
                    </w:sdtContent>
                  </w:sdt>
                  <w:customXmlInsRangeEnd w:id="98"/>
                </w:p>
              </w:tc>
              <w:customXmlInsRangeStart w:id="99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1114327292"/>
                  <w:placeholder>
                    <w:docPart w:val="9DF2D2A5C459104BB4B1FF15B31ADE35"/>
                  </w:placeholder>
                  <w:showingPlcHdr/>
                  <w:date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99"/>
                  <w:tc>
                    <w:tcPr>
                      <w:tcW w:w="1350" w:type="dxa"/>
                      <w:vAlign w:val="bottom"/>
                    </w:tcPr>
                    <w:p w14:paraId="6335FAB9" w14:textId="77777777" w:rsidR="00D779A1" w:rsidRDefault="00D779A1" w:rsidP="00231E6D">
                      <w:pPr>
                        <w:jc w:val="center"/>
                        <w:rPr>
                          <w:ins w:id="100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101" w:author="Tiffany Keb" w:date="2026-09-25T20:09:00Z" w16du:dateUtc="2026-09-26T00:09:00Z">
                        <w:r w:rsidRPr="006648A0">
                          <w:rPr>
                            <w:rFonts w:asciiTheme="majorHAnsi" w:hAnsiTheme="majorHAnsi"/>
                            <w:smallCaps/>
                            <w:color w:val="808080" w:themeColor="background1" w:themeShade="80"/>
                            <w:sz w:val="24"/>
                            <w:szCs w:val="20"/>
                            <w:shd w:val="clear" w:color="auto" w:fill="D9D9D9" w:themeFill="background1" w:themeFillShade="D9"/>
                          </w:rPr>
                          <w:t>Enter date</w:t>
                        </w:r>
                      </w:ins>
                    </w:p>
                  </w:tc>
                  <w:customXmlInsRangeStart w:id="102" w:author="Tiffany Keb" w:date="2026-09-25T20:09:00Z"/>
                </w:sdtContent>
              </w:sdt>
              <w:customXmlInsRangeEnd w:id="102"/>
            </w:tr>
          </w:tbl>
          <w:p w14:paraId="5CF22A64" w14:textId="77777777" w:rsidR="006A42A9" w:rsidRPr="006648A0" w:rsidRDefault="00D779A1" w:rsidP="00231E6D">
            <w:pPr>
              <w:rPr>
                <w:rFonts w:asciiTheme="majorHAnsi" w:hAnsiTheme="majorHAnsi"/>
                <w:sz w:val="16"/>
                <w:rPrChange w:id="103" w:author="Tiffany Keb" w:date="2026-09-25T20:09:00Z" w16du:dateUtc="2026-09-26T00:09:00Z">
                  <w:rPr>
                    <w:rFonts w:ascii="Arial" w:hAnsi="Arial" w:cs="Arial"/>
                  </w:rPr>
                </w:rPrChange>
              </w:rPr>
              <w:pPrChange w:id="104" w:author="Tiffany Keb" w:date="2026-09-25T20:09:00Z" w16du:dateUtc="2026-09-26T00:09:00Z">
                <w:pPr>
                  <w:autoSpaceDE w:val="0"/>
                  <w:autoSpaceDN w:val="0"/>
                  <w:adjustRightInd w:val="0"/>
                </w:pPr>
              </w:pPrChange>
            </w:pPr>
            <w:ins w:id="105" w:author="Tiffany Keb" w:date="2026-09-25T20:09:00Z" w16du:dateUtc="2026-09-26T00:09:00Z">
              <w:r w:rsidRPr="00592A95">
                <w:rPr>
                  <w:rFonts w:asciiTheme="majorHAnsi" w:hAnsiTheme="majorHAnsi"/>
                  <w:b/>
                  <w:sz w:val="20"/>
                  <w:szCs w:val="20"/>
                </w:rPr>
                <w:t>COPE Chair (if applicable)</w:t>
              </w:r>
            </w:ins>
            <w:del w:id="106" w:author="Tiffany Keb" w:date="2026-09-25T20:09:00Z" w16du:dateUtc="2026-09-26T00:09:00Z">
              <w:r w:rsidR="006A42A9">
                <w:rPr>
                  <w:rFonts w:ascii="Arial" w:hAnsi="Arial" w:cs="Arial"/>
                </w:rPr>
                <w:delText>@CHIEFCOMPLAINT@</w:delText>
              </w:r>
            </w:del>
          </w:p>
        </w:tc>
      </w:tr>
      <w:tr w:rsidR="006A42A9" w14:paraId="69CBB2EE" w14:textId="6EC34DB3" w:rsidTr="00231E6D">
        <w:trPr>
          <w:trHeight w:val="1089"/>
          <w:trPrChange w:id="107" w:author="Tiffany Keb" w:date="2026-09-25T20:09:00Z" w16du:dateUtc="2026-09-26T00:09:00Z">
            <w:trPr>
              <w:gridAfter w:val="1"/>
              <w:trHeight w:val="450"/>
            </w:trPr>
          </w:trPrChange>
        </w:trPr>
        <w:tc>
          <w:tcPr>
            <w:tcW w:w="5451" w:type="dxa"/>
            <w:vAlign w:val="center"/>
            <w:tcPrChange w:id="108" w:author="Tiffany Keb" w:date="2026-09-25T20:09:00Z" w16du:dateUtc="2026-09-26T00:09:00Z">
              <w:tcPr>
                <w:tcW w:w="864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DFDFDF"/>
              </w:tcPr>
            </w:tcPrChange>
          </w:tcPr>
          <w:tbl>
            <w:tblPr>
              <w:tblStyle w:val="TableGrid"/>
              <w:tblW w:w="5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350"/>
            </w:tblGrid>
            <w:tr w:rsidR="00D779A1" w14:paraId="0E0472D4" w14:textId="77777777" w:rsidTr="00231E6D">
              <w:trPr>
                <w:trHeight w:val="113"/>
                <w:ins w:id="109" w:author="Tiffany Keb" w:date="2026-09-25T20:09:00Z" w16du:dateUtc="2026-09-26T00:09:00Z"/>
              </w:trPr>
              <w:tc>
                <w:tcPr>
                  <w:tcW w:w="3685" w:type="dxa"/>
                  <w:vAlign w:val="bottom"/>
                </w:tcPr>
                <w:p w14:paraId="1D22307D" w14:textId="1CDC337E" w:rsidR="00D779A1" w:rsidRDefault="00533947" w:rsidP="00231E6D">
                  <w:pPr>
                    <w:jc w:val="center"/>
                    <w:rPr>
                      <w:ins w:id="110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111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-1888091104"/>
                      <w:placeholder>
                        <w:docPart w:val="3F543CD10315424981B34F0FF09BCCEF"/>
                      </w:placeholder>
                    </w:sdtPr>
                    <w:sdtEndPr/>
                    <w:sdtContent>
                      <w:customXmlInsRangeEnd w:id="111"/>
                      <w:ins w:id="112" w:author="Tiffany Keb" w:date="2026-09-25T20:09:00Z" w16du:dateUtc="2026-09-26T00:09:00Z">
                        <w:r w:rsidR="003A43FF"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t>Bill Hu</w:t>
                        </w:r>
                      </w:ins>
                      <w:customXmlInsRangeStart w:id="113" w:author="Tiffany Keb" w:date="2026-09-25T20:09:00Z"/>
                    </w:sdtContent>
                  </w:sdt>
                  <w:customXmlInsRangeEnd w:id="113"/>
                </w:p>
              </w:tc>
              <w:customXmlInsRangeStart w:id="114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-1811082839"/>
                  <w:placeholder>
                    <w:docPart w:val="66B75EA98907E44599A7D04A140BBBCF"/>
                  </w:placeholder>
                  <w:date w:fullDate="2023-03-17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114"/>
                  <w:tc>
                    <w:tcPr>
                      <w:tcW w:w="1350" w:type="dxa"/>
                      <w:vAlign w:val="bottom"/>
                    </w:tcPr>
                    <w:p w14:paraId="43AAE448" w14:textId="6944791F" w:rsidR="00D779A1" w:rsidRDefault="002A11F6" w:rsidP="00231E6D">
                      <w:pPr>
                        <w:jc w:val="center"/>
                        <w:rPr>
                          <w:ins w:id="115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116" w:author="Tiffany Keb" w:date="2026-09-25T20:09:00Z" w16du:dateUtc="2026-09-26T00:09:00Z">
                        <w:r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t>3/17/2023</w:t>
                        </w:r>
                      </w:ins>
                    </w:p>
                  </w:tc>
                  <w:customXmlInsRangeStart w:id="117" w:author="Tiffany Keb" w:date="2026-09-25T20:09:00Z"/>
                </w:sdtContent>
              </w:sdt>
              <w:customXmlInsRangeEnd w:id="117"/>
            </w:tr>
          </w:tbl>
          <w:p w14:paraId="33128D83" w14:textId="77777777" w:rsidR="006A42A9" w:rsidRPr="00592A95" w:rsidRDefault="00D779A1" w:rsidP="00231E6D">
            <w:pPr>
              <w:rPr>
                <w:rFonts w:asciiTheme="majorHAnsi" w:hAnsiTheme="majorHAnsi"/>
                <w:sz w:val="20"/>
                <w:rPrChange w:id="118" w:author="Tiffany Keb" w:date="2026-09-25T20:09:00Z" w16du:dateUtc="2026-09-26T00:09:00Z">
                  <w:rPr>
                    <w:rFonts w:ascii="Arial" w:hAnsi="Arial" w:cs="Arial"/>
                    <w:b/>
                    <w:bCs/>
                  </w:rPr>
                </w:rPrChange>
              </w:rPr>
              <w:pPrChange w:id="119" w:author="Tiffany Keb" w:date="2026-09-25T20:09:00Z" w16du:dateUtc="2026-09-26T00:09:00Z">
                <w:pPr>
                  <w:autoSpaceDE w:val="0"/>
                  <w:autoSpaceDN w:val="0"/>
                  <w:adjustRightInd w:val="0"/>
                </w:pPr>
              </w:pPrChange>
            </w:pPr>
            <w:ins w:id="120" w:author="Tiffany Keb" w:date="2026-09-25T20:09:00Z" w16du:dateUtc="2026-09-26T00:09:00Z">
              <w:r w:rsidRPr="00592A95">
                <w:rPr>
                  <w:rFonts w:asciiTheme="majorHAnsi" w:hAnsiTheme="majorHAnsi"/>
                  <w:b/>
                  <w:sz w:val="20"/>
                  <w:szCs w:val="20"/>
                </w:rPr>
                <w:t>Department Chair</w:t>
              </w:r>
            </w:ins>
            <w:del w:id="121" w:author="Tiffany Keb" w:date="2026-09-25T20:09:00Z" w16du:dateUtc="2026-09-26T00:09:00Z">
              <w:r w:rsidR="006A42A9">
                <w:rPr>
                  <w:rFonts w:ascii="Arial" w:hAnsi="Arial" w:cs="Arial"/>
                  <w:b/>
                  <w:bCs/>
                </w:rPr>
                <w:delText>ASSESSMENT</w:delText>
              </w:r>
            </w:del>
          </w:p>
        </w:tc>
        <w:tc>
          <w:tcPr>
            <w:tcW w:w="5451" w:type="dxa"/>
            <w:vAlign w:val="center"/>
            <w:tcPrChange w:id="122" w:author="Tiffany Keb" w:date="2026-09-25T20:09:00Z" w16du:dateUtc="2026-09-26T00:09:00Z">
              <w:tcPr>
                <w:tcW w:w="5451" w:type="dxa"/>
                <w:gridSpan w:val="2"/>
              </w:tcPr>
            </w:tcPrChange>
          </w:tcPr>
          <w:tbl>
            <w:tblPr>
              <w:tblStyle w:val="TableGrid"/>
              <w:tblW w:w="5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350"/>
            </w:tblGrid>
            <w:tr w:rsidR="00D779A1" w14:paraId="7C47D27E" w14:textId="77777777" w:rsidTr="00231E6D">
              <w:trPr>
                <w:trHeight w:val="113"/>
                <w:ins w:id="123" w:author="Tiffany Keb" w:date="2026-09-25T20:09:00Z" w16du:dateUtc="2026-09-26T00:09:00Z"/>
              </w:trPr>
              <w:tc>
                <w:tcPr>
                  <w:tcW w:w="3685" w:type="dxa"/>
                  <w:vAlign w:val="bottom"/>
                </w:tcPr>
                <w:p w14:paraId="6D347CA1" w14:textId="77777777" w:rsidR="00D779A1" w:rsidRDefault="00533947" w:rsidP="00231E6D">
                  <w:pPr>
                    <w:jc w:val="center"/>
                    <w:rPr>
                      <w:ins w:id="124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125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923150155"/>
                      <w:placeholder>
                        <w:docPart w:val="876D21D0223ADC4DB2D87549E4F1E8C0"/>
                      </w:placeholder>
                      <w:showingPlcHdr/>
                    </w:sdtPr>
                    <w:sdtEndPr/>
                    <w:sdtContent>
                      <w:customXmlInsRangeEnd w:id="125"/>
                      <w:permStart w:id="426338788" w:edGrp="everyone"/>
                      <w:ins w:id="126" w:author="Tiffany Keb" w:date="2026-09-25T20:09:00Z" w16du:dateUtc="2026-09-26T00:09:00Z">
                        <w:r w:rsidR="00D779A1" w:rsidRPr="00592A95">
                          <w:rPr>
                            <w:rFonts w:asciiTheme="majorHAnsi" w:hAnsiTheme="majorHAnsi"/>
                            <w:color w:val="808080" w:themeColor="background1" w:themeShade="80"/>
                            <w:sz w:val="52"/>
                            <w:szCs w:val="52"/>
                            <w:shd w:val="clear" w:color="auto" w:fill="D9D9D9" w:themeFill="background1" w:themeFillShade="D9"/>
                          </w:rPr>
                          <w:t>__________________</w:t>
                        </w:r>
                        <w:permEnd w:id="426338788"/>
                      </w:ins>
                      <w:customXmlInsRangeStart w:id="127" w:author="Tiffany Keb" w:date="2026-09-25T20:09:00Z"/>
                    </w:sdtContent>
                  </w:sdt>
                  <w:customXmlInsRangeEnd w:id="127"/>
                </w:p>
              </w:tc>
              <w:customXmlInsRangeStart w:id="128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-1364362510"/>
                  <w:placeholder>
                    <w:docPart w:val="1D1E479C70713B43AA099EBBC1FBAB9D"/>
                  </w:placeholder>
                  <w:showingPlcHdr/>
                  <w:date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128"/>
                  <w:tc>
                    <w:tcPr>
                      <w:tcW w:w="1350" w:type="dxa"/>
                      <w:vAlign w:val="bottom"/>
                    </w:tcPr>
                    <w:p w14:paraId="119E2D98" w14:textId="77777777" w:rsidR="00D779A1" w:rsidRDefault="00D779A1" w:rsidP="00231E6D">
                      <w:pPr>
                        <w:jc w:val="center"/>
                        <w:rPr>
                          <w:ins w:id="129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130" w:author="Tiffany Keb" w:date="2026-09-25T20:09:00Z" w16du:dateUtc="2026-09-26T00:09:00Z">
                        <w:r w:rsidRPr="006648A0">
                          <w:rPr>
                            <w:rFonts w:asciiTheme="majorHAnsi" w:hAnsiTheme="majorHAnsi"/>
                            <w:smallCaps/>
                            <w:color w:val="808080" w:themeColor="background1" w:themeShade="80"/>
                            <w:sz w:val="24"/>
                            <w:szCs w:val="20"/>
                            <w:shd w:val="clear" w:color="auto" w:fill="D9D9D9" w:themeFill="background1" w:themeFillShade="D9"/>
                          </w:rPr>
                          <w:t>Enter date</w:t>
                        </w:r>
                      </w:ins>
                    </w:p>
                  </w:tc>
                  <w:customXmlInsRangeStart w:id="131" w:author="Tiffany Keb" w:date="2026-09-25T20:09:00Z"/>
                </w:sdtContent>
              </w:sdt>
              <w:customXmlInsRangeEnd w:id="131"/>
            </w:tr>
          </w:tbl>
          <w:p w14:paraId="6A632767" w14:textId="60E3F11C" w:rsidR="00533947" w:rsidRDefault="00FE6FB5" w:rsidP="00231E6D">
            <w:pPr>
              <w:spacing w:after="200" w:line="276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  <w:ins w:id="132" w:author="Tiffany Keb" w:date="2026-09-25T20:09:00Z" w16du:dateUtc="2026-09-26T00:09:00Z">
              <w:r>
                <w:rPr>
                  <w:rFonts w:asciiTheme="majorHAnsi" w:hAnsiTheme="majorHAnsi"/>
                  <w:b/>
                  <w:sz w:val="20"/>
                  <w:szCs w:val="20"/>
                </w:rPr>
                <w:t>Head of Unit</w:t>
              </w:r>
              <w:r w:rsidR="00D779A1" w:rsidRPr="00592A95">
                <w:rPr>
                  <w:rFonts w:asciiTheme="majorHAnsi" w:hAnsiTheme="majorHAnsi"/>
                  <w:b/>
                  <w:sz w:val="20"/>
                  <w:szCs w:val="20"/>
                </w:rPr>
                <w:t xml:space="preserve"> (</w:t>
              </w:r>
              <w:r w:rsidR="00AF1206">
                <w:rPr>
                  <w:rFonts w:asciiTheme="majorHAnsi" w:hAnsiTheme="majorHAnsi"/>
                  <w:b/>
                  <w:sz w:val="20"/>
                  <w:szCs w:val="20"/>
                </w:rPr>
                <w:t>i</w:t>
              </w:r>
              <w:r w:rsidR="00D779A1" w:rsidRPr="00592A95">
                <w:rPr>
                  <w:rFonts w:asciiTheme="majorHAnsi" w:hAnsiTheme="majorHAnsi"/>
                  <w:b/>
                  <w:sz w:val="20"/>
                  <w:szCs w:val="20"/>
                </w:rPr>
                <w:t xml:space="preserve">f applicable) </w:t>
              </w:r>
              <w:r w:rsidR="00D779A1" w:rsidRPr="00592A95">
                <w:rPr>
                  <w:rFonts w:asciiTheme="majorHAnsi" w:hAnsiTheme="majorHAnsi"/>
                  <w:sz w:val="20"/>
                  <w:szCs w:val="20"/>
                </w:rPr>
                <w:t xml:space="preserve">                        </w:t>
              </w:r>
            </w:ins>
          </w:p>
        </w:tc>
      </w:tr>
      <w:tr w:rsidR="00D779A1" w:rsidRPr="00592A95" w14:paraId="7A26B1EB" w14:textId="77777777" w:rsidTr="00231E6D">
        <w:trPr>
          <w:trHeight w:val="1089"/>
          <w:ins w:id="133" w:author="Tiffany Keb" w:date="2026-09-25T20:09:00Z" w16du:dateUtc="2026-09-26T00:09:00Z"/>
        </w:trPr>
        <w:tc>
          <w:tcPr>
            <w:tcW w:w="5451" w:type="dxa"/>
            <w:vAlign w:val="center"/>
          </w:tcPr>
          <w:tbl>
            <w:tblPr>
              <w:tblStyle w:val="TableGrid"/>
              <w:tblW w:w="5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350"/>
            </w:tblGrid>
            <w:tr w:rsidR="00D779A1" w14:paraId="39B9019F" w14:textId="77777777" w:rsidTr="00231E6D">
              <w:trPr>
                <w:trHeight w:val="113"/>
                <w:ins w:id="134" w:author="Tiffany Keb" w:date="2026-09-25T20:09:00Z" w16du:dateUtc="2026-09-26T00:09:00Z"/>
              </w:trPr>
              <w:tc>
                <w:tcPr>
                  <w:tcW w:w="3685" w:type="dxa"/>
                  <w:vAlign w:val="bottom"/>
                </w:tcPr>
                <w:p w14:paraId="1600C71A" w14:textId="77777777" w:rsidR="00D779A1" w:rsidRDefault="00533947" w:rsidP="00231E6D">
                  <w:pPr>
                    <w:jc w:val="center"/>
                    <w:rPr>
                      <w:ins w:id="135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136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319927305"/>
                      <w:placeholder>
                        <w:docPart w:val="36E24DDB56B934439EDB7F6BED18C9F6"/>
                      </w:placeholder>
                    </w:sdtPr>
                    <w:sdtEndPr/>
                    <w:sdtContent>
                      <w:customXmlInsRangeEnd w:id="136"/>
                      <w:ins w:id="137" w:author="Tiffany Keb" w:date="2026-09-25T20:09:00Z" w16du:dateUtc="2026-09-26T00:09:00Z">
                        <w:r w:rsidR="003A43FF" w:rsidRPr="003A43FF"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t>Philip Tew</w:t>
                        </w:r>
                      </w:ins>
                      <w:customXmlInsRangeStart w:id="138" w:author="Tiffany Keb" w:date="2026-09-25T20:09:00Z"/>
                    </w:sdtContent>
                  </w:sdt>
                  <w:customXmlInsRangeEnd w:id="138"/>
                </w:p>
              </w:tc>
              <w:customXmlInsRangeStart w:id="139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795952846"/>
                  <w:placeholder>
                    <w:docPart w:val="821AC0E7E1972543B29D4A4CA51E4B77"/>
                  </w:placeholder>
                  <w:date w:fullDate="2023-03-28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139"/>
                  <w:tc>
                    <w:tcPr>
                      <w:tcW w:w="1350" w:type="dxa"/>
                      <w:vAlign w:val="bottom"/>
                    </w:tcPr>
                    <w:p w14:paraId="36E2E6B2" w14:textId="77777777" w:rsidR="00D779A1" w:rsidRDefault="002A11F6" w:rsidP="00231E6D">
                      <w:pPr>
                        <w:jc w:val="center"/>
                        <w:rPr>
                          <w:ins w:id="140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141" w:author="Tiffany Keb" w:date="2026-09-25T20:09:00Z" w16du:dateUtc="2026-09-26T00:09:00Z">
                        <w:r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t>3/28/2023</w:t>
                        </w:r>
                      </w:ins>
                    </w:p>
                  </w:tc>
                  <w:customXmlInsRangeStart w:id="142" w:author="Tiffany Keb" w:date="2026-09-25T20:09:00Z"/>
                </w:sdtContent>
              </w:sdt>
              <w:customXmlInsRangeEnd w:id="142"/>
            </w:tr>
          </w:tbl>
          <w:p w14:paraId="09800B21" w14:textId="77777777" w:rsidR="00D779A1" w:rsidRPr="00592A95" w:rsidRDefault="00D779A1" w:rsidP="00231E6D">
            <w:pPr>
              <w:rPr>
                <w:ins w:id="143" w:author="Tiffany Keb" w:date="2026-09-25T20:09:00Z" w16du:dateUtc="2026-09-26T00:09:00Z"/>
                <w:rFonts w:asciiTheme="majorHAnsi" w:hAnsiTheme="majorHAnsi"/>
                <w:sz w:val="20"/>
                <w:szCs w:val="20"/>
              </w:rPr>
            </w:pPr>
            <w:ins w:id="144" w:author="Tiffany Keb" w:date="2026-09-25T20:09:00Z" w16du:dateUtc="2026-09-26T00:09:00Z">
              <w:r w:rsidRPr="00592A95">
                <w:rPr>
                  <w:rFonts w:asciiTheme="majorHAnsi" w:hAnsiTheme="majorHAnsi"/>
                  <w:b/>
                  <w:sz w:val="20"/>
                  <w:szCs w:val="20"/>
                </w:rPr>
                <w:t>College Curriculum Committee Chair</w:t>
              </w:r>
            </w:ins>
          </w:p>
        </w:tc>
        <w:tc>
          <w:tcPr>
            <w:tcW w:w="5451" w:type="dxa"/>
            <w:vAlign w:val="center"/>
          </w:tcPr>
          <w:tbl>
            <w:tblPr>
              <w:tblStyle w:val="TableGrid"/>
              <w:tblW w:w="5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350"/>
            </w:tblGrid>
            <w:tr w:rsidR="00D779A1" w14:paraId="19F9F208" w14:textId="77777777" w:rsidTr="00231E6D">
              <w:trPr>
                <w:trHeight w:val="113"/>
                <w:ins w:id="145" w:author="Tiffany Keb" w:date="2026-09-25T20:09:00Z" w16du:dateUtc="2026-09-26T00:09:00Z"/>
              </w:trPr>
              <w:tc>
                <w:tcPr>
                  <w:tcW w:w="3685" w:type="dxa"/>
                  <w:vAlign w:val="bottom"/>
                </w:tcPr>
                <w:p w14:paraId="1037A6B7" w14:textId="77777777" w:rsidR="00D779A1" w:rsidRDefault="00533947" w:rsidP="00231E6D">
                  <w:pPr>
                    <w:jc w:val="center"/>
                    <w:rPr>
                      <w:ins w:id="146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147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732201797"/>
                      <w:placeholder>
                        <w:docPart w:val="8B0F85BBB05B26488D9D46DDA25DD081"/>
                      </w:placeholder>
                      <w:showingPlcHdr/>
                    </w:sdtPr>
                    <w:sdtEndPr/>
                    <w:sdtContent>
                      <w:customXmlInsRangeEnd w:id="147"/>
                      <w:permStart w:id="864884781" w:edGrp="everyone"/>
                      <w:ins w:id="148" w:author="Tiffany Keb" w:date="2026-09-25T20:09:00Z" w16du:dateUtc="2026-09-26T00:09:00Z">
                        <w:r w:rsidR="00D779A1" w:rsidRPr="00592A95">
                          <w:rPr>
                            <w:rFonts w:asciiTheme="majorHAnsi" w:hAnsiTheme="majorHAnsi"/>
                            <w:color w:val="808080" w:themeColor="background1" w:themeShade="80"/>
                            <w:sz w:val="52"/>
                            <w:szCs w:val="52"/>
                            <w:shd w:val="clear" w:color="auto" w:fill="D9D9D9" w:themeFill="background1" w:themeFillShade="D9"/>
                          </w:rPr>
                          <w:t>__________________</w:t>
                        </w:r>
                        <w:permEnd w:id="864884781"/>
                      </w:ins>
                      <w:customXmlInsRangeStart w:id="149" w:author="Tiffany Keb" w:date="2026-09-25T20:09:00Z"/>
                    </w:sdtContent>
                  </w:sdt>
                  <w:customXmlInsRangeEnd w:id="149"/>
                </w:p>
              </w:tc>
              <w:customXmlInsRangeStart w:id="150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1365331102"/>
                  <w:placeholder>
                    <w:docPart w:val="217558FD0560BB4691E78630B7624FA9"/>
                  </w:placeholder>
                  <w:showingPlcHdr/>
                  <w:date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150"/>
                  <w:tc>
                    <w:tcPr>
                      <w:tcW w:w="1350" w:type="dxa"/>
                      <w:vAlign w:val="bottom"/>
                    </w:tcPr>
                    <w:p w14:paraId="42037706" w14:textId="77777777" w:rsidR="00D779A1" w:rsidRDefault="00D779A1" w:rsidP="00231E6D">
                      <w:pPr>
                        <w:jc w:val="center"/>
                        <w:rPr>
                          <w:ins w:id="151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152" w:author="Tiffany Keb" w:date="2026-09-25T20:09:00Z" w16du:dateUtc="2026-09-26T00:09:00Z">
                        <w:r w:rsidRPr="006648A0">
                          <w:rPr>
                            <w:rFonts w:asciiTheme="majorHAnsi" w:hAnsiTheme="majorHAnsi"/>
                            <w:smallCaps/>
                            <w:color w:val="808080" w:themeColor="background1" w:themeShade="80"/>
                            <w:sz w:val="24"/>
                            <w:szCs w:val="20"/>
                            <w:shd w:val="clear" w:color="auto" w:fill="D9D9D9" w:themeFill="background1" w:themeFillShade="D9"/>
                          </w:rPr>
                          <w:t>Enter date</w:t>
                        </w:r>
                      </w:ins>
                    </w:p>
                  </w:tc>
                  <w:customXmlInsRangeStart w:id="153" w:author="Tiffany Keb" w:date="2026-09-25T20:09:00Z"/>
                </w:sdtContent>
              </w:sdt>
              <w:customXmlInsRangeEnd w:id="153"/>
            </w:tr>
          </w:tbl>
          <w:p w14:paraId="24C6D002" w14:textId="77777777" w:rsidR="00D779A1" w:rsidRPr="00592A95" w:rsidRDefault="00D779A1" w:rsidP="00231E6D">
            <w:pPr>
              <w:rPr>
                <w:ins w:id="154" w:author="Tiffany Keb" w:date="2026-09-25T20:09:00Z" w16du:dateUtc="2026-09-26T00:09:00Z"/>
                <w:rFonts w:asciiTheme="majorHAnsi" w:hAnsiTheme="majorHAnsi"/>
                <w:sz w:val="20"/>
                <w:szCs w:val="20"/>
              </w:rPr>
            </w:pPr>
            <w:ins w:id="155" w:author="Tiffany Keb" w:date="2026-09-25T20:09:00Z" w16du:dateUtc="2026-09-26T00:09:00Z">
              <w:r w:rsidRPr="00592A95">
                <w:rPr>
                  <w:rFonts w:asciiTheme="majorHAnsi" w:hAnsiTheme="majorHAnsi"/>
                  <w:b/>
                  <w:sz w:val="20"/>
                  <w:szCs w:val="20"/>
                </w:rPr>
                <w:t>Undergraduate Curriculum Council Chair</w:t>
              </w:r>
            </w:ins>
          </w:p>
        </w:tc>
      </w:tr>
      <w:tr w:rsidR="00D779A1" w:rsidRPr="00592A95" w14:paraId="01BCA649" w14:textId="77777777" w:rsidTr="00231E6D">
        <w:trPr>
          <w:trHeight w:val="1089"/>
          <w:ins w:id="156" w:author="Tiffany Keb" w:date="2026-09-25T20:09:00Z" w16du:dateUtc="2026-09-26T00:09:00Z"/>
        </w:trPr>
        <w:tc>
          <w:tcPr>
            <w:tcW w:w="5451" w:type="dxa"/>
            <w:vAlign w:val="center"/>
          </w:tcPr>
          <w:tbl>
            <w:tblPr>
              <w:tblStyle w:val="TableGrid"/>
              <w:tblW w:w="5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350"/>
            </w:tblGrid>
            <w:tr w:rsidR="00D779A1" w14:paraId="049B6171" w14:textId="77777777" w:rsidTr="00231E6D">
              <w:trPr>
                <w:trHeight w:val="113"/>
                <w:ins w:id="157" w:author="Tiffany Keb" w:date="2026-09-25T20:09:00Z" w16du:dateUtc="2026-09-26T00:09:00Z"/>
              </w:trPr>
              <w:tc>
                <w:tcPr>
                  <w:tcW w:w="3685" w:type="dxa"/>
                  <w:vAlign w:val="bottom"/>
                </w:tcPr>
                <w:p w14:paraId="2C1D372A" w14:textId="77777777" w:rsidR="00D779A1" w:rsidRDefault="00533947" w:rsidP="00231E6D">
                  <w:pPr>
                    <w:jc w:val="center"/>
                    <w:rPr>
                      <w:ins w:id="158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159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-1261907031"/>
                      <w:placeholder>
                        <w:docPart w:val="D3C325D4F3799647BE8DCAC5D3848BF2"/>
                      </w:placeholder>
                    </w:sdtPr>
                    <w:sdtEndPr/>
                    <w:sdtContent>
                      <w:customXmlInsRangeEnd w:id="159"/>
                      <w:ins w:id="160" w:author="Tiffany Keb" w:date="2026-09-25T20:09:00Z" w16du:dateUtc="2026-09-26T00:09:00Z">
                        <w:r w:rsidR="00DA6D41"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t>John Robertson</w:t>
                        </w:r>
                      </w:ins>
                      <w:customXmlInsRangeStart w:id="161" w:author="Tiffany Keb" w:date="2026-09-25T20:09:00Z"/>
                    </w:sdtContent>
                  </w:sdt>
                  <w:customXmlInsRangeEnd w:id="161"/>
                </w:p>
              </w:tc>
              <w:customXmlInsRangeStart w:id="162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1607542089"/>
                  <w:placeholder>
                    <w:docPart w:val="013EDB254E7C61499A58C10181DDCB31"/>
                  </w:placeholder>
                  <w:date w:fullDate="2023-03-29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162"/>
                  <w:tc>
                    <w:tcPr>
                      <w:tcW w:w="1350" w:type="dxa"/>
                      <w:vAlign w:val="bottom"/>
                    </w:tcPr>
                    <w:p w14:paraId="77DA166E" w14:textId="77777777" w:rsidR="00D779A1" w:rsidRDefault="002A11F6" w:rsidP="00231E6D">
                      <w:pPr>
                        <w:jc w:val="center"/>
                        <w:rPr>
                          <w:ins w:id="163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164" w:author="Tiffany Keb" w:date="2026-09-25T20:09:00Z" w16du:dateUtc="2026-09-26T00:09:00Z">
                        <w:r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t>3/29/2023</w:t>
                        </w:r>
                      </w:ins>
                    </w:p>
                  </w:tc>
                  <w:customXmlInsRangeStart w:id="165" w:author="Tiffany Keb" w:date="2026-09-25T20:09:00Z"/>
                </w:sdtContent>
              </w:sdt>
              <w:customXmlInsRangeEnd w:id="165"/>
            </w:tr>
          </w:tbl>
          <w:p w14:paraId="57F5D9AE" w14:textId="77777777" w:rsidR="00D779A1" w:rsidRPr="00592A95" w:rsidRDefault="00D779A1" w:rsidP="00231E6D">
            <w:pPr>
              <w:rPr>
                <w:ins w:id="166" w:author="Tiffany Keb" w:date="2026-09-25T20:09:00Z" w16du:dateUtc="2026-09-26T00:09:00Z"/>
                <w:rFonts w:asciiTheme="majorHAnsi" w:hAnsiTheme="majorHAnsi"/>
                <w:sz w:val="20"/>
                <w:szCs w:val="20"/>
              </w:rPr>
            </w:pPr>
            <w:ins w:id="167" w:author="Tiffany Keb" w:date="2026-09-25T20:09:00Z" w16du:dateUtc="2026-09-26T00:09:00Z">
              <w:r w:rsidRPr="00592A95">
                <w:rPr>
                  <w:rFonts w:asciiTheme="majorHAnsi" w:hAnsiTheme="majorHAnsi"/>
                  <w:b/>
                  <w:sz w:val="20"/>
                  <w:szCs w:val="20"/>
                </w:rPr>
                <w:t>College Dean</w:t>
              </w:r>
            </w:ins>
          </w:p>
        </w:tc>
        <w:tc>
          <w:tcPr>
            <w:tcW w:w="5451" w:type="dxa"/>
            <w:vAlign w:val="center"/>
          </w:tcPr>
          <w:tbl>
            <w:tblPr>
              <w:tblStyle w:val="TableGrid"/>
              <w:tblW w:w="5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350"/>
            </w:tblGrid>
            <w:tr w:rsidR="00D779A1" w14:paraId="33A0A16C" w14:textId="77777777" w:rsidTr="00231E6D">
              <w:trPr>
                <w:trHeight w:val="113"/>
                <w:ins w:id="168" w:author="Tiffany Keb" w:date="2026-09-25T20:09:00Z" w16du:dateUtc="2026-09-26T00:09:00Z"/>
              </w:trPr>
              <w:tc>
                <w:tcPr>
                  <w:tcW w:w="3685" w:type="dxa"/>
                  <w:vAlign w:val="bottom"/>
                </w:tcPr>
                <w:p w14:paraId="0DACD9CE" w14:textId="77777777" w:rsidR="00D779A1" w:rsidRDefault="00533947" w:rsidP="00231E6D">
                  <w:pPr>
                    <w:jc w:val="center"/>
                    <w:rPr>
                      <w:ins w:id="169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170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33859761"/>
                      <w:placeholder>
                        <w:docPart w:val="5F0A22AC7C036D498A0B9436508520C9"/>
                      </w:placeholder>
                      <w:showingPlcHdr/>
                    </w:sdtPr>
                    <w:sdtEndPr/>
                    <w:sdtContent>
                      <w:customXmlInsRangeEnd w:id="170"/>
                      <w:permStart w:id="1197701426" w:edGrp="everyone"/>
                      <w:ins w:id="171" w:author="Tiffany Keb" w:date="2026-09-25T20:09:00Z" w16du:dateUtc="2026-09-26T00:09:00Z">
                        <w:r w:rsidR="00D779A1" w:rsidRPr="00592A95">
                          <w:rPr>
                            <w:rFonts w:asciiTheme="majorHAnsi" w:hAnsiTheme="majorHAnsi"/>
                            <w:color w:val="808080" w:themeColor="background1" w:themeShade="80"/>
                            <w:sz w:val="52"/>
                            <w:szCs w:val="52"/>
                            <w:shd w:val="clear" w:color="auto" w:fill="D9D9D9" w:themeFill="background1" w:themeFillShade="D9"/>
                          </w:rPr>
                          <w:t>__________________</w:t>
                        </w:r>
                        <w:permEnd w:id="1197701426"/>
                      </w:ins>
                      <w:customXmlInsRangeStart w:id="172" w:author="Tiffany Keb" w:date="2026-09-25T20:09:00Z"/>
                    </w:sdtContent>
                  </w:sdt>
                  <w:customXmlInsRangeEnd w:id="172"/>
                </w:p>
              </w:tc>
              <w:customXmlInsRangeStart w:id="173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-520320311"/>
                  <w:placeholder>
                    <w:docPart w:val="C24FF36A13FE294E84248F0B05486207"/>
                  </w:placeholder>
                  <w:showingPlcHdr/>
                  <w:date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173"/>
                  <w:tc>
                    <w:tcPr>
                      <w:tcW w:w="1350" w:type="dxa"/>
                      <w:vAlign w:val="bottom"/>
                    </w:tcPr>
                    <w:p w14:paraId="3B2C7566" w14:textId="77777777" w:rsidR="00D779A1" w:rsidRDefault="00D779A1" w:rsidP="00231E6D">
                      <w:pPr>
                        <w:jc w:val="center"/>
                        <w:rPr>
                          <w:ins w:id="174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175" w:author="Tiffany Keb" w:date="2026-09-25T20:09:00Z" w16du:dateUtc="2026-09-26T00:09:00Z">
                        <w:r w:rsidRPr="006648A0">
                          <w:rPr>
                            <w:rFonts w:asciiTheme="majorHAnsi" w:hAnsiTheme="majorHAnsi"/>
                            <w:smallCaps/>
                            <w:color w:val="808080" w:themeColor="background1" w:themeShade="80"/>
                            <w:sz w:val="24"/>
                            <w:szCs w:val="20"/>
                            <w:shd w:val="clear" w:color="auto" w:fill="D9D9D9" w:themeFill="background1" w:themeFillShade="D9"/>
                          </w:rPr>
                          <w:t>Enter date</w:t>
                        </w:r>
                      </w:ins>
                    </w:p>
                  </w:tc>
                  <w:customXmlInsRangeStart w:id="176" w:author="Tiffany Keb" w:date="2026-09-25T20:09:00Z"/>
                </w:sdtContent>
              </w:sdt>
              <w:customXmlInsRangeEnd w:id="176"/>
            </w:tr>
          </w:tbl>
          <w:p w14:paraId="345D7E22" w14:textId="77777777" w:rsidR="00D779A1" w:rsidRPr="00592A95" w:rsidRDefault="00D779A1" w:rsidP="00231E6D">
            <w:pPr>
              <w:rPr>
                <w:ins w:id="177" w:author="Tiffany Keb" w:date="2026-09-25T20:09:00Z" w16du:dateUtc="2026-09-26T00:09:00Z"/>
                <w:rFonts w:asciiTheme="majorHAnsi" w:hAnsiTheme="majorHAnsi"/>
                <w:sz w:val="20"/>
                <w:szCs w:val="20"/>
              </w:rPr>
            </w:pPr>
            <w:ins w:id="178" w:author="Tiffany Keb" w:date="2026-09-25T20:09:00Z" w16du:dateUtc="2026-09-26T00:09:00Z">
              <w:r w:rsidRPr="00592A95">
                <w:rPr>
                  <w:rFonts w:asciiTheme="majorHAnsi" w:hAnsiTheme="majorHAnsi"/>
                  <w:b/>
                  <w:sz w:val="20"/>
                  <w:szCs w:val="20"/>
                </w:rPr>
                <w:t>Graduate Curriculum Committee Chair</w:t>
              </w:r>
            </w:ins>
          </w:p>
        </w:tc>
      </w:tr>
      <w:tr w:rsidR="00D779A1" w:rsidRPr="00592A95" w14:paraId="19CF2AF4" w14:textId="77777777" w:rsidTr="00231E6D">
        <w:trPr>
          <w:trHeight w:val="1089"/>
          <w:ins w:id="179" w:author="Tiffany Keb" w:date="2026-09-25T20:09:00Z" w16du:dateUtc="2026-09-26T00:09:00Z"/>
        </w:trPr>
        <w:tc>
          <w:tcPr>
            <w:tcW w:w="5451" w:type="dxa"/>
            <w:vAlign w:val="center"/>
          </w:tcPr>
          <w:tbl>
            <w:tblPr>
              <w:tblStyle w:val="TableGrid"/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9"/>
              <w:gridCol w:w="1351"/>
            </w:tblGrid>
            <w:tr w:rsidR="00FE6FB5" w14:paraId="0B972A77" w14:textId="77777777" w:rsidTr="00FE6FB5">
              <w:trPr>
                <w:trHeight w:val="113"/>
                <w:ins w:id="180" w:author="Tiffany Keb" w:date="2026-09-25T20:09:00Z" w16du:dateUtc="2026-09-26T00:09:00Z"/>
              </w:trPr>
              <w:tc>
                <w:tcPr>
                  <w:tcW w:w="3685" w:type="dxa"/>
                  <w:vAlign w:val="bottom"/>
                  <w:hideMark/>
                </w:tcPr>
                <w:permStart w:id="1649148553" w:edGrp="everyone"/>
                <w:p w14:paraId="6EFF7481" w14:textId="77777777" w:rsidR="00FE6FB5" w:rsidRDefault="00533947" w:rsidP="00FE6FB5">
                  <w:pPr>
                    <w:jc w:val="center"/>
                    <w:rPr>
                      <w:ins w:id="181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182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409269056"/>
                      <w:placeholder>
                        <w:docPart w:val="E32DB172B9584349923BC89BC43026FE"/>
                      </w:placeholder>
                      <w:showingPlcHdr/>
                    </w:sdtPr>
                    <w:sdtEndPr/>
                    <w:sdtContent>
                      <w:customXmlInsRangeEnd w:id="182"/>
                      <w:ins w:id="183" w:author="Tiffany Keb" w:date="2026-09-25T20:09:00Z" w16du:dateUtc="2026-09-26T00:09:00Z">
                        <w:r w:rsidR="00FE6FB5">
                          <w:rPr>
                            <w:rFonts w:asciiTheme="majorHAnsi" w:hAnsiTheme="majorHAnsi"/>
                            <w:color w:val="808080" w:themeColor="background1" w:themeShade="80"/>
                            <w:sz w:val="52"/>
                            <w:szCs w:val="52"/>
                            <w:shd w:val="clear" w:color="auto" w:fill="D9D9D9" w:themeFill="background1" w:themeFillShade="D9"/>
                          </w:rPr>
                          <w:t>__________________</w:t>
                        </w:r>
                        <w:permEnd w:id="1649148553"/>
                      </w:ins>
                      <w:customXmlInsRangeStart w:id="184" w:author="Tiffany Keb" w:date="2026-09-25T20:09:00Z"/>
                    </w:sdtContent>
                  </w:sdt>
                  <w:customXmlInsRangeEnd w:id="184"/>
                </w:p>
              </w:tc>
              <w:customXmlInsRangeStart w:id="185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1389149472"/>
                  <w:placeholder>
                    <w:docPart w:val="62B872AC8EA3F74E911D944D1D927DD5"/>
                  </w:placeholder>
                  <w:showingPlcHdr/>
                  <w:date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185"/>
                  <w:tc>
                    <w:tcPr>
                      <w:tcW w:w="1350" w:type="dxa"/>
                      <w:vAlign w:val="bottom"/>
                      <w:hideMark/>
                    </w:tcPr>
                    <w:p w14:paraId="59256B6D" w14:textId="77777777" w:rsidR="00FE6FB5" w:rsidRDefault="00FE6FB5" w:rsidP="00FE6FB5">
                      <w:pPr>
                        <w:jc w:val="center"/>
                        <w:rPr>
                          <w:ins w:id="186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187" w:author="Tiffany Keb" w:date="2026-09-25T20:09:00Z" w16du:dateUtc="2026-09-26T00:09:00Z">
                        <w:r>
                          <w:rPr>
                            <w:rFonts w:asciiTheme="majorHAnsi" w:hAnsiTheme="majorHAnsi"/>
                            <w:smallCaps/>
                            <w:color w:val="808080" w:themeColor="background1" w:themeShade="80"/>
                            <w:sz w:val="24"/>
                            <w:szCs w:val="20"/>
                            <w:shd w:val="clear" w:color="auto" w:fill="D9D9D9" w:themeFill="background1" w:themeFillShade="D9"/>
                          </w:rPr>
                          <w:t>Enter date</w:t>
                        </w:r>
                      </w:ins>
                    </w:p>
                  </w:tc>
                  <w:customXmlInsRangeStart w:id="188" w:author="Tiffany Keb" w:date="2026-09-25T20:09:00Z"/>
                </w:sdtContent>
              </w:sdt>
              <w:customXmlInsRangeEnd w:id="188"/>
            </w:tr>
          </w:tbl>
          <w:p w14:paraId="4144BFFE" w14:textId="77777777" w:rsidR="00D779A1" w:rsidRPr="00592A95" w:rsidRDefault="00FE6FB5" w:rsidP="00231E6D">
            <w:pPr>
              <w:rPr>
                <w:ins w:id="189" w:author="Tiffany Keb" w:date="2026-09-25T20:09:00Z" w16du:dateUtc="2026-09-26T00:09:00Z"/>
                <w:rFonts w:asciiTheme="majorHAnsi" w:hAnsiTheme="majorHAnsi"/>
                <w:sz w:val="20"/>
                <w:szCs w:val="20"/>
              </w:rPr>
            </w:pPr>
            <w:ins w:id="190" w:author="Tiffany Keb" w:date="2026-09-25T20:09:00Z" w16du:dateUtc="2026-09-26T00:09:00Z">
              <w:r>
                <w:rPr>
                  <w:rFonts w:asciiTheme="majorHAnsi" w:hAnsiTheme="majorHAnsi"/>
                  <w:b/>
                  <w:sz w:val="20"/>
                  <w:szCs w:val="20"/>
                </w:rPr>
                <w:t>General Education Committee Chair (</w:t>
              </w:r>
              <w:r w:rsidR="00AF1206">
                <w:rPr>
                  <w:rFonts w:asciiTheme="majorHAnsi" w:hAnsiTheme="majorHAnsi"/>
                  <w:b/>
                  <w:sz w:val="20"/>
                  <w:szCs w:val="20"/>
                </w:rPr>
                <w:t>i</w:t>
              </w:r>
              <w:r>
                <w:rPr>
                  <w:rFonts w:asciiTheme="majorHAnsi" w:hAnsiTheme="majorHAnsi"/>
                  <w:b/>
                  <w:sz w:val="20"/>
                  <w:szCs w:val="20"/>
                </w:rPr>
                <w:t xml:space="preserve">f applicable) </w:t>
              </w:r>
              <w:r>
                <w:rPr>
                  <w:rFonts w:asciiTheme="majorHAnsi" w:hAnsiTheme="majorHAnsi"/>
                  <w:sz w:val="20"/>
                  <w:szCs w:val="20"/>
                </w:rPr>
                <w:t xml:space="preserve">                        </w:t>
              </w:r>
            </w:ins>
          </w:p>
        </w:tc>
        <w:tc>
          <w:tcPr>
            <w:tcW w:w="5451" w:type="dxa"/>
            <w:vAlign w:val="center"/>
          </w:tcPr>
          <w:tbl>
            <w:tblPr>
              <w:tblStyle w:val="TableGrid"/>
              <w:tblW w:w="50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85"/>
              <w:gridCol w:w="1350"/>
            </w:tblGrid>
            <w:tr w:rsidR="00D779A1" w14:paraId="1270CC25" w14:textId="77777777" w:rsidTr="00231E6D">
              <w:trPr>
                <w:trHeight w:val="113"/>
                <w:ins w:id="191" w:author="Tiffany Keb" w:date="2026-09-25T20:09:00Z" w16du:dateUtc="2026-09-26T00:09:00Z"/>
              </w:trPr>
              <w:tc>
                <w:tcPr>
                  <w:tcW w:w="3685" w:type="dxa"/>
                  <w:vAlign w:val="bottom"/>
                </w:tcPr>
                <w:p w14:paraId="058645EC" w14:textId="77777777" w:rsidR="00D779A1" w:rsidRDefault="00533947" w:rsidP="00231E6D">
                  <w:pPr>
                    <w:jc w:val="center"/>
                    <w:rPr>
                      <w:ins w:id="192" w:author="Tiffany Keb" w:date="2026-09-25T20:09:00Z" w16du:dateUtc="2026-09-26T00:09:00Z"/>
                      <w:rFonts w:asciiTheme="majorHAnsi" w:hAnsiTheme="majorHAnsi"/>
                      <w:sz w:val="20"/>
                      <w:szCs w:val="20"/>
                    </w:rPr>
                  </w:pPr>
                  <w:customXmlInsRangeStart w:id="193" w:author="Tiffany Keb" w:date="2026-09-25T20:09:00Z"/>
                  <w:sdt>
                    <w:sdtPr>
                      <w:rPr>
                        <w:rFonts w:asciiTheme="majorHAnsi" w:hAnsiTheme="majorHAnsi"/>
                        <w:sz w:val="20"/>
                        <w:szCs w:val="20"/>
                      </w:rPr>
                      <w:id w:val="1006483081"/>
                      <w:placeholder>
                        <w:docPart w:val="87B3B19DE0C7D44C9EB85C010025B8B7"/>
                      </w:placeholder>
                    </w:sdtPr>
                    <w:sdtEndPr/>
                    <w:sdtContent>
                      <w:customXmlInsRangeEnd w:id="193"/>
                      <w:customXmlInsRangeStart w:id="194" w:author="Tiffany Keb" w:date="2026-09-25T20:09:00Z"/>
                      <w:sdt>
                        <w:sdtPr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id w:val="1197282834"/>
                          <w:placeholder>
                            <w:docPart w:val="03A499677E4E064CA1564DE531EC760B"/>
                          </w:placeholder>
                        </w:sdtPr>
                        <w:sdtEndPr/>
                        <w:sdtContent>
                          <w:customXmlInsRangeEnd w:id="194"/>
                          <w:ins w:id="195" w:author="Tiffany Keb" w:date="2026-09-25T20:09:00Z" w16du:dateUtc="2026-09-26T00:09:00Z">
                            <w:r w:rsidR="00023F72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Len Frey</w:t>
                            </w:r>
                          </w:ins>
                          <w:customXmlInsRangeStart w:id="196" w:author="Tiffany Keb" w:date="2026-09-25T20:09:00Z"/>
                        </w:sdtContent>
                      </w:sdt>
                      <w:customXmlInsRangeEnd w:id="196"/>
                      <w:customXmlInsRangeStart w:id="197" w:author="Tiffany Keb" w:date="2026-09-25T20:09:00Z"/>
                    </w:sdtContent>
                  </w:sdt>
                  <w:customXmlInsRangeEnd w:id="197"/>
                </w:p>
              </w:tc>
              <w:customXmlInsRangeStart w:id="198" w:author="Tiffany Keb" w:date="2026-09-25T20:09:00Z"/>
              <w:sdt>
                <w:sdtPr>
                  <w:rPr>
                    <w:rFonts w:asciiTheme="majorHAnsi" w:hAnsiTheme="majorHAnsi"/>
                    <w:sz w:val="20"/>
                    <w:szCs w:val="20"/>
                  </w:rPr>
                  <w:alias w:val="Date"/>
                  <w:tag w:val="Date"/>
                  <w:id w:val="-1148581485"/>
                  <w:placeholder>
                    <w:docPart w:val="9F1DF78BCD9E5C448E81482EA947B6DD"/>
                  </w:placeholder>
                  <w:date w:fullDate="2023-04-20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customXmlInsRangeEnd w:id="198"/>
                  <w:tc>
                    <w:tcPr>
                      <w:tcW w:w="1350" w:type="dxa"/>
                      <w:vAlign w:val="bottom"/>
                    </w:tcPr>
                    <w:p w14:paraId="0B352FA0" w14:textId="77777777" w:rsidR="00D779A1" w:rsidRDefault="002A11F6" w:rsidP="00231E6D">
                      <w:pPr>
                        <w:jc w:val="center"/>
                        <w:rPr>
                          <w:ins w:id="199" w:author="Tiffany Keb" w:date="2026-09-25T20:09:00Z" w16du:dateUtc="2026-09-26T00:09:00Z"/>
                          <w:rFonts w:asciiTheme="majorHAnsi" w:hAnsiTheme="majorHAnsi"/>
                          <w:sz w:val="20"/>
                          <w:szCs w:val="20"/>
                        </w:rPr>
                      </w:pPr>
                      <w:ins w:id="200" w:author="Tiffany Keb" w:date="2026-09-25T20:09:00Z" w16du:dateUtc="2026-09-26T00:09:00Z">
                        <w:r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  <w:t>4/20/2023</w:t>
                        </w:r>
                      </w:ins>
                    </w:p>
                  </w:tc>
                  <w:customXmlInsRangeStart w:id="201" w:author="Tiffany Keb" w:date="2026-09-25T20:09:00Z"/>
                </w:sdtContent>
              </w:sdt>
              <w:customXmlInsRangeEnd w:id="201"/>
            </w:tr>
          </w:tbl>
          <w:p w14:paraId="0C5451B4" w14:textId="77777777" w:rsidR="00D779A1" w:rsidRPr="00592A95" w:rsidRDefault="00D779A1" w:rsidP="00231E6D">
            <w:pPr>
              <w:rPr>
                <w:ins w:id="202" w:author="Tiffany Keb" w:date="2026-09-25T20:09:00Z" w16du:dateUtc="2026-09-26T00:09:00Z"/>
                <w:rFonts w:asciiTheme="majorHAnsi" w:hAnsiTheme="majorHAnsi"/>
                <w:sz w:val="20"/>
                <w:szCs w:val="20"/>
              </w:rPr>
            </w:pPr>
            <w:ins w:id="203" w:author="Tiffany Keb" w:date="2026-09-25T20:09:00Z" w16du:dateUtc="2026-09-26T00:09:00Z">
              <w:r w:rsidRPr="00592A95">
                <w:rPr>
                  <w:rFonts w:asciiTheme="majorHAnsi" w:hAnsiTheme="majorHAnsi"/>
                  <w:b/>
                  <w:sz w:val="20"/>
                  <w:szCs w:val="20"/>
                </w:rPr>
                <w:t>Vice Chancellor for Academic Affairs</w:t>
              </w:r>
            </w:ins>
          </w:p>
        </w:tc>
      </w:tr>
    </w:tbl>
    <w:p w14:paraId="469C3438" w14:textId="77777777" w:rsidR="006A42A9" w:rsidRPr="00592A95" w:rsidRDefault="006A42A9" w:rsidP="00384538">
      <w:pPr>
        <w:pBdr>
          <w:bottom w:val="single" w:sz="12" w:space="1" w:color="auto"/>
        </w:pBdr>
        <w:rPr>
          <w:rFonts w:asciiTheme="majorHAnsi" w:hAnsiTheme="majorHAnsi"/>
          <w:sz w:val="20"/>
          <w:rPrChange w:id="204" w:author="Tiffany Keb" w:date="2026-09-25T20:09:00Z" w16du:dateUtc="2026-09-26T00:09:00Z">
            <w:rPr>
              <w:rFonts w:ascii="Arial" w:hAnsi="Arial" w:cs="Arial"/>
              <w:sz w:val="22"/>
              <w:szCs w:val="22"/>
            </w:rPr>
          </w:rPrChange>
        </w:rPr>
        <w:pPrChange w:id="205" w:author="Tiffany Keb" w:date="2026-09-25T20:09:00Z" w16du:dateUtc="2026-09-26T00:09:00Z">
          <w:pPr>
            <w:autoSpaceDE w:val="0"/>
            <w:autoSpaceDN w:val="0"/>
            <w:adjustRightInd w:val="0"/>
          </w:pPr>
        </w:pPrChange>
      </w:pPr>
    </w:p>
    <w:p w14:paraId="5FAC70B7" w14:textId="77777777" w:rsidR="00C020A5" w:rsidRDefault="00C020A5" w:rsidP="00231E6D">
      <w:pPr>
        <w:tabs>
          <w:tab w:val="left" w:pos="360"/>
          <w:tab w:val="left" w:pos="720"/>
        </w:tabs>
        <w:rPr>
          <w:ins w:id="206" w:author="Tiffany Keb" w:date="2026-09-25T20:09:00Z" w16du:dateUtc="2026-09-26T00:09:00Z"/>
          <w:rFonts w:asciiTheme="majorHAnsi" w:hAnsiTheme="majorHAnsi" w:cs="Arial"/>
          <w:b/>
          <w:sz w:val="20"/>
          <w:szCs w:val="20"/>
        </w:rPr>
      </w:pPr>
    </w:p>
    <w:p w14:paraId="756D170F" w14:textId="106BAC04" w:rsidR="00231E6D" w:rsidRPr="00A65CFC" w:rsidRDefault="00231E6D" w:rsidP="00811BD4">
      <w:pPr>
        <w:pStyle w:val="ListParagraph"/>
        <w:numPr>
          <w:ilvl w:val="0"/>
          <w:numId w:val="3"/>
        </w:numPr>
        <w:tabs>
          <w:tab w:val="left" w:pos="360"/>
          <w:tab w:val="left" w:pos="720"/>
        </w:tabs>
        <w:spacing w:after="0" w:line="240" w:lineRule="auto"/>
        <w:rPr>
          <w:ins w:id="207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08" w:author="Tiffany Keb" w:date="2026-09-25T20:09:00Z" w16du:dateUtc="2026-09-26T00:09:00Z">
        <w:r w:rsidRPr="00A65CFC">
          <w:rPr>
            <w:rFonts w:asciiTheme="majorHAnsi" w:hAnsiTheme="majorHAnsi" w:cs="Arial"/>
            <w:b/>
            <w:sz w:val="20"/>
            <w:szCs w:val="20"/>
          </w:rPr>
          <w:t>Contact Person</w:t>
        </w:r>
        <w:r w:rsidRPr="00A65CFC">
          <w:rPr>
            <w:rFonts w:asciiTheme="majorHAnsi" w:hAnsiTheme="majorHAnsi" w:cs="Arial"/>
            <w:sz w:val="20"/>
            <w:szCs w:val="20"/>
          </w:rPr>
          <w:t xml:space="preserve"> (Name, Email Address, Phone Number)</w:t>
        </w:r>
      </w:ins>
    </w:p>
    <w:p w14:paraId="241092F3" w14:textId="180A1408" w:rsidR="00811BD4" w:rsidRPr="00A65CFC" w:rsidRDefault="003F3AD6" w:rsidP="00681CE7">
      <w:pPr>
        <w:tabs>
          <w:tab w:val="left" w:pos="360"/>
          <w:tab w:val="left" w:pos="720"/>
        </w:tabs>
        <w:spacing w:after="120"/>
        <w:rPr>
          <w:ins w:id="209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10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Philip Tew, ptew@astate.edu, 8709723742</w:t>
        </w:r>
      </w:ins>
    </w:p>
    <w:p w14:paraId="377D53A8" w14:textId="533878FA" w:rsidR="00231E6D" w:rsidRPr="00A65CFC" w:rsidRDefault="00231E6D" w:rsidP="00811BD4">
      <w:pPr>
        <w:numPr>
          <w:ilvl w:val="0"/>
          <w:numId w:val="3"/>
        </w:numPr>
        <w:tabs>
          <w:tab w:val="left" w:pos="720"/>
        </w:tabs>
        <w:rPr>
          <w:ins w:id="211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  <w:ins w:id="212" w:author="Tiffany Keb" w:date="2026-09-25T20:09:00Z" w16du:dateUtc="2026-09-26T00:09:00Z">
        <w:r w:rsidRPr="00A65CFC">
          <w:rPr>
            <w:rFonts w:asciiTheme="majorHAnsi" w:eastAsia="Times New Roman" w:hAnsiTheme="majorHAnsi" w:cs="Arial"/>
            <w:b/>
            <w:sz w:val="20"/>
          </w:rPr>
          <w:t>Name of proposed Certificate Program (Program must consist of 6-21 semester credit hours):</w:t>
        </w:r>
      </w:ins>
    </w:p>
    <w:p w14:paraId="57ACF9CE" w14:textId="63B1C623" w:rsidR="00231E6D" w:rsidRPr="00A65CFC" w:rsidRDefault="003F3AD6" w:rsidP="00AA6B71">
      <w:pPr>
        <w:tabs>
          <w:tab w:val="left" w:pos="720"/>
        </w:tabs>
        <w:rPr>
          <w:ins w:id="213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14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Business Fundamentals</w:t>
        </w:r>
      </w:ins>
    </w:p>
    <w:p w14:paraId="230A712B" w14:textId="2C7216E7" w:rsidR="00681CE7" w:rsidRDefault="00681CE7" w:rsidP="00AA6B71">
      <w:pPr>
        <w:tabs>
          <w:tab w:val="left" w:pos="720"/>
        </w:tabs>
        <w:rPr>
          <w:ins w:id="215" w:author="Tiffany Keb" w:date="2026-09-25T20:09:00Z" w16du:dateUtc="2026-09-26T00:09:00Z"/>
          <w:rFonts w:asciiTheme="majorHAnsi" w:eastAsia="Times New Roman" w:hAnsiTheme="majorHAnsi" w:cs="Arial"/>
          <w:sz w:val="20"/>
        </w:rPr>
      </w:pPr>
    </w:p>
    <w:p w14:paraId="0E9EBF47" w14:textId="77777777" w:rsidR="009353C1" w:rsidRPr="00A65CFC" w:rsidRDefault="009353C1" w:rsidP="009353C1">
      <w:pPr>
        <w:pStyle w:val="ListParagraph"/>
        <w:numPr>
          <w:ilvl w:val="0"/>
          <w:numId w:val="3"/>
        </w:numPr>
        <w:tabs>
          <w:tab w:val="left" w:pos="720"/>
        </w:tabs>
        <w:spacing w:after="0" w:line="240" w:lineRule="auto"/>
        <w:rPr>
          <w:ins w:id="216" w:author="Tiffany Keb" w:date="2026-09-25T20:09:00Z" w16du:dateUtc="2026-09-26T00:09:00Z"/>
          <w:rFonts w:asciiTheme="majorHAnsi" w:eastAsia="Times New Roman" w:hAnsiTheme="majorHAnsi" w:cs="Arial"/>
          <w:b/>
          <w:sz w:val="20"/>
          <w:szCs w:val="24"/>
        </w:rPr>
      </w:pPr>
      <w:ins w:id="217" w:author="Tiffany Keb" w:date="2026-09-25T20:09:00Z" w16du:dateUtc="2026-09-26T00:09:00Z">
        <w:r w:rsidRPr="00A65CFC">
          <w:rPr>
            <w:rFonts w:asciiTheme="majorHAnsi" w:eastAsia="Times New Roman" w:hAnsiTheme="majorHAnsi" w:cs="Arial"/>
            <w:b/>
            <w:sz w:val="20"/>
            <w:szCs w:val="24"/>
          </w:rPr>
          <w:t>Proposed effective date:</w:t>
        </w:r>
      </w:ins>
    </w:p>
    <w:p w14:paraId="2FE5669F" w14:textId="1ACD6455" w:rsidR="009353C1" w:rsidRPr="00A65CFC" w:rsidRDefault="003F3AD6" w:rsidP="00AA6B71">
      <w:pPr>
        <w:tabs>
          <w:tab w:val="left" w:pos="720"/>
        </w:tabs>
        <w:rPr>
          <w:ins w:id="218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19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Spring 2024</w:t>
        </w:r>
      </w:ins>
    </w:p>
    <w:p w14:paraId="7FA61A03" w14:textId="77777777" w:rsidR="009353C1" w:rsidRDefault="009353C1" w:rsidP="009353C1">
      <w:pPr>
        <w:tabs>
          <w:tab w:val="left" w:pos="720"/>
        </w:tabs>
        <w:rPr>
          <w:ins w:id="220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</w:p>
    <w:p w14:paraId="21F826B5" w14:textId="4E17BC78" w:rsidR="00231E6D" w:rsidRPr="00A65CFC" w:rsidRDefault="00231E6D" w:rsidP="00811BD4">
      <w:pPr>
        <w:numPr>
          <w:ilvl w:val="0"/>
          <w:numId w:val="3"/>
        </w:numPr>
        <w:tabs>
          <w:tab w:val="left" w:pos="720"/>
        </w:tabs>
        <w:rPr>
          <w:ins w:id="221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  <w:ins w:id="222" w:author="Tiffany Keb" w:date="2026-09-25T20:09:00Z" w16du:dateUtc="2026-09-26T00:09:00Z">
        <w:r w:rsidRPr="00A65CFC">
          <w:rPr>
            <w:rFonts w:asciiTheme="majorHAnsi" w:eastAsia="Times New Roman" w:hAnsiTheme="majorHAnsi" w:cs="Arial"/>
            <w:b/>
            <w:sz w:val="20"/>
          </w:rPr>
          <w:t>Reason for proposed program implementation:</w:t>
        </w:r>
      </w:ins>
    </w:p>
    <w:p w14:paraId="47F1C38C" w14:textId="64DB476E" w:rsidR="00231E6D" w:rsidRPr="00A65CFC" w:rsidRDefault="003F3AD6" w:rsidP="00231E6D">
      <w:pPr>
        <w:tabs>
          <w:tab w:val="left" w:pos="720"/>
        </w:tabs>
        <w:ind w:left="720" w:hanging="720"/>
        <w:rPr>
          <w:ins w:id="223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24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 xml:space="preserve">This certificate will allow students to develop basic business skills to use with their majors outside of the NGCOB – such as in Engineering, Computer Science, Journalism, Public Administration, and those in pre-professional programs who strive to own their own medical / dental / vet / PT / OT practices. </w:t>
        </w:r>
      </w:ins>
    </w:p>
    <w:p w14:paraId="2F419911" w14:textId="77777777" w:rsidR="009353C1" w:rsidRDefault="009353C1" w:rsidP="009353C1">
      <w:pPr>
        <w:tabs>
          <w:tab w:val="left" w:pos="720"/>
        </w:tabs>
        <w:ind w:left="360"/>
        <w:rPr>
          <w:ins w:id="225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</w:p>
    <w:p w14:paraId="6431E8CF" w14:textId="77777777" w:rsidR="009353C1" w:rsidRDefault="009353C1" w:rsidP="009353C1">
      <w:pPr>
        <w:tabs>
          <w:tab w:val="left" w:pos="720"/>
        </w:tabs>
        <w:ind w:left="360"/>
        <w:rPr>
          <w:ins w:id="226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</w:p>
    <w:p w14:paraId="20E7AAE0" w14:textId="0299DFF8" w:rsidR="00231E6D" w:rsidRPr="00A65CFC" w:rsidRDefault="00231E6D" w:rsidP="00811BD4">
      <w:pPr>
        <w:numPr>
          <w:ilvl w:val="0"/>
          <w:numId w:val="3"/>
        </w:numPr>
        <w:tabs>
          <w:tab w:val="left" w:pos="720"/>
        </w:tabs>
        <w:rPr>
          <w:ins w:id="227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  <w:ins w:id="228" w:author="Tiffany Keb" w:date="2026-09-25T20:09:00Z" w16du:dateUtc="2026-09-26T00:09:00Z">
        <w:r w:rsidRPr="00A65CFC">
          <w:rPr>
            <w:rFonts w:asciiTheme="majorHAnsi" w:eastAsia="Times New Roman" w:hAnsiTheme="majorHAnsi" w:cs="Arial"/>
            <w:b/>
            <w:sz w:val="20"/>
          </w:rPr>
          <w:t>Provide the following:</w:t>
        </w:r>
      </w:ins>
    </w:p>
    <w:p w14:paraId="7293251E" w14:textId="77777777" w:rsidR="00231E6D" w:rsidRPr="00A65CFC" w:rsidRDefault="00231E6D" w:rsidP="00811BD4">
      <w:pPr>
        <w:numPr>
          <w:ilvl w:val="2"/>
          <w:numId w:val="2"/>
        </w:numPr>
        <w:tabs>
          <w:tab w:val="left" w:pos="720"/>
        </w:tabs>
        <w:ind w:left="1440" w:hanging="720"/>
        <w:rPr>
          <w:ins w:id="229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30" w:author="Tiffany Keb" w:date="2026-09-25T20:09:00Z" w16du:dateUtc="2026-09-26T00:09:00Z">
        <w:r w:rsidRPr="00A65CFC">
          <w:rPr>
            <w:rFonts w:asciiTheme="majorHAnsi" w:eastAsia="Times New Roman" w:hAnsiTheme="majorHAnsi" w:cs="Arial"/>
            <w:sz w:val="20"/>
          </w:rPr>
          <w:t>Curriculum outline - List of courses in new program – Underline required courses</w:t>
        </w:r>
      </w:ins>
    </w:p>
    <w:p w14:paraId="67634355" w14:textId="77777777" w:rsidR="003F3AD6" w:rsidRPr="003F3AD6" w:rsidRDefault="003F3AD6" w:rsidP="00E728D6">
      <w:pPr>
        <w:tabs>
          <w:tab w:val="left" w:pos="720"/>
        </w:tabs>
        <w:ind w:left="720"/>
        <w:rPr>
          <w:ins w:id="231" w:author="Tiffany Keb" w:date="2026-09-25T20:09:00Z" w16du:dateUtc="2026-09-26T00:09:00Z"/>
          <w:rFonts w:asciiTheme="majorHAnsi" w:hAnsiTheme="majorHAnsi" w:cs="Arial"/>
          <w:sz w:val="20"/>
          <w:szCs w:val="20"/>
          <w:u w:val="single"/>
        </w:rPr>
      </w:pPr>
      <w:ins w:id="232" w:author="Tiffany Keb" w:date="2026-09-25T20:09:00Z" w16du:dateUtc="2026-09-26T00:09:00Z">
        <w:r w:rsidRPr="003F3AD6">
          <w:rPr>
            <w:rFonts w:asciiTheme="majorHAnsi" w:hAnsiTheme="majorHAnsi" w:cs="Arial"/>
            <w:sz w:val="20"/>
            <w:szCs w:val="20"/>
            <w:u w:val="single"/>
          </w:rPr>
          <w:t>ECON 2323 – Principles of Microeconomics</w:t>
        </w:r>
      </w:ins>
    </w:p>
    <w:p w14:paraId="5E8743F3" w14:textId="2062F63E" w:rsidR="00E728D6" w:rsidRPr="003F3AD6" w:rsidRDefault="003F3AD6" w:rsidP="00E728D6">
      <w:pPr>
        <w:tabs>
          <w:tab w:val="left" w:pos="720"/>
        </w:tabs>
        <w:ind w:left="720"/>
        <w:rPr>
          <w:ins w:id="233" w:author="Tiffany Keb" w:date="2026-09-25T20:09:00Z" w16du:dateUtc="2026-09-26T00:09:00Z"/>
          <w:rFonts w:asciiTheme="majorHAnsi" w:hAnsiTheme="majorHAnsi" w:cs="Arial"/>
          <w:sz w:val="20"/>
          <w:szCs w:val="20"/>
          <w:u w:val="single"/>
        </w:rPr>
      </w:pPr>
      <w:ins w:id="234" w:author="Tiffany Keb" w:date="2026-09-25T20:09:00Z" w16du:dateUtc="2026-09-26T00:09:00Z">
        <w:r w:rsidRPr="003F3AD6">
          <w:rPr>
            <w:rFonts w:asciiTheme="majorHAnsi" w:hAnsiTheme="majorHAnsi" w:cs="Arial"/>
            <w:sz w:val="20"/>
            <w:szCs w:val="20"/>
            <w:u w:val="single"/>
          </w:rPr>
          <w:t>ECON 2113 – Business Statistics</w:t>
        </w:r>
      </w:ins>
    </w:p>
    <w:p w14:paraId="0F8D7208" w14:textId="6D0EE1C6" w:rsidR="003F3AD6" w:rsidRPr="003F3AD6" w:rsidRDefault="003F3AD6" w:rsidP="00E728D6">
      <w:pPr>
        <w:tabs>
          <w:tab w:val="left" w:pos="720"/>
        </w:tabs>
        <w:ind w:left="720"/>
        <w:rPr>
          <w:ins w:id="235" w:author="Tiffany Keb" w:date="2026-09-25T20:09:00Z" w16du:dateUtc="2026-09-26T00:09:00Z"/>
          <w:rFonts w:asciiTheme="majorHAnsi" w:hAnsiTheme="majorHAnsi" w:cs="Arial"/>
          <w:sz w:val="20"/>
          <w:szCs w:val="20"/>
          <w:u w:val="single"/>
        </w:rPr>
      </w:pPr>
      <w:ins w:id="236" w:author="Tiffany Keb" w:date="2026-09-25T20:09:00Z" w16du:dateUtc="2026-09-26T00:09:00Z">
        <w:r w:rsidRPr="003F3AD6">
          <w:rPr>
            <w:rFonts w:asciiTheme="majorHAnsi" w:hAnsiTheme="majorHAnsi" w:cs="Arial"/>
            <w:sz w:val="20"/>
            <w:szCs w:val="20"/>
            <w:u w:val="single"/>
          </w:rPr>
          <w:t>MKTG 1013 – Introduction to Business</w:t>
        </w:r>
      </w:ins>
    </w:p>
    <w:p w14:paraId="6EF861C9" w14:textId="31E84F26" w:rsidR="003F3AD6" w:rsidRPr="003F3AD6" w:rsidRDefault="003F3AD6" w:rsidP="00E728D6">
      <w:pPr>
        <w:tabs>
          <w:tab w:val="left" w:pos="720"/>
        </w:tabs>
        <w:ind w:left="720"/>
        <w:rPr>
          <w:ins w:id="237" w:author="Tiffany Keb" w:date="2026-09-25T20:09:00Z" w16du:dateUtc="2026-09-26T00:09:00Z"/>
          <w:rFonts w:asciiTheme="majorHAnsi" w:hAnsiTheme="majorHAnsi" w:cs="Arial"/>
          <w:sz w:val="20"/>
          <w:szCs w:val="20"/>
          <w:u w:val="single"/>
        </w:rPr>
      </w:pPr>
      <w:ins w:id="238" w:author="Tiffany Keb" w:date="2026-09-25T20:09:00Z" w16du:dateUtc="2026-09-26T00:09:00Z">
        <w:r w:rsidRPr="003F3AD6">
          <w:rPr>
            <w:rFonts w:asciiTheme="majorHAnsi" w:hAnsiTheme="majorHAnsi" w:cs="Arial"/>
            <w:sz w:val="20"/>
            <w:szCs w:val="20"/>
            <w:u w:val="single"/>
          </w:rPr>
          <w:t>FIN 2013 – Personal Asset Management</w:t>
        </w:r>
      </w:ins>
    </w:p>
    <w:p w14:paraId="3831258B" w14:textId="0398BFBF" w:rsidR="003F3AD6" w:rsidRPr="00A65CFC" w:rsidRDefault="003F3AD6" w:rsidP="00E728D6">
      <w:pPr>
        <w:tabs>
          <w:tab w:val="left" w:pos="720"/>
        </w:tabs>
        <w:ind w:left="720"/>
        <w:rPr>
          <w:ins w:id="239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40" w:author="Tiffany Keb" w:date="2026-09-25T20:09:00Z" w16du:dateUtc="2026-09-26T00:09:00Z">
        <w:r w:rsidRPr="003F3AD6">
          <w:rPr>
            <w:rFonts w:asciiTheme="majorHAnsi" w:hAnsiTheme="majorHAnsi" w:cs="Arial"/>
            <w:sz w:val="20"/>
            <w:szCs w:val="20"/>
            <w:u w:val="single"/>
          </w:rPr>
          <w:t>ISBA 1503 – Microcomputer Applications</w:t>
        </w:r>
      </w:ins>
    </w:p>
    <w:p w14:paraId="1203F69F" w14:textId="48FEB08A" w:rsidR="00231E6D" w:rsidRPr="00A65CFC" w:rsidRDefault="00231E6D" w:rsidP="00811BD4">
      <w:pPr>
        <w:numPr>
          <w:ilvl w:val="2"/>
          <w:numId w:val="2"/>
        </w:numPr>
        <w:tabs>
          <w:tab w:val="left" w:pos="720"/>
        </w:tabs>
        <w:ind w:left="1440" w:right="-630" w:hanging="720"/>
        <w:rPr>
          <w:ins w:id="241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42" w:author="Tiffany Keb" w:date="2026-09-25T20:09:00Z" w16du:dateUtc="2026-09-26T00:09:00Z">
        <w:r w:rsidRPr="00A65CFC">
          <w:rPr>
            <w:rFonts w:asciiTheme="majorHAnsi" w:eastAsia="Times New Roman" w:hAnsiTheme="majorHAnsi" w:cs="Arial"/>
            <w:sz w:val="20"/>
          </w:rPr>
          <w:t xml:space="preserve">Total semester credit hours required for proposed program </w:t>
        </w:r>
      </w:ins>
    </w:p>
    <w:p w14:paraId="108378A2" w14:textId="6DA8F980" w:rsidR="00D42C27" w:rsidRPr="00A65CFC" w:rsidRDefault="003F3AD6" w:rsidP="00D42C27">
      <w:pPr>
        <w:tabs>
          <w:tab w:val="left" w:pos="720"/>
        </w:tabs>
        <w:ind w:left="720" w:right="-630"/>
        <w:rPr>
          <w:ins w:id="243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44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15</w:t>
        </w:r>
      </w:ins>
    </w:p>
    <w:p w14:paraId="3D18FC04" w14:textId="77777777" w:rsidR="00231E6D" w:rsidRPr="00A65CFC" w:rsidRDefault="00231E6D" w:rsidP="00811BD4">
      <w:pPr>
        <w:numPr>
          <w:ilvl w:val="2"/>
          <w:numId w:val="2"/>
        </w:numPr>
        <w:tabs>
          <w:tab w:val="left" w:pos="720"/>
        </w:tabs>
        <w:ind w:left="1440" w:hanging="720"/>
        <w:rPr>
          <w:ins w:id="245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46" w:author="Tiffany Keb" w:date="2026-09-25T20:09:00Z" w16du:dateUtc="2026-09-26T00:09:00Z">
        <w:r w:rsidRPr="00A65CFC">
          <w:rPr>
            <w:rFonts w:asciiTheme="majorHAnsi" w:eastAsia="Times New Roman" w:hAnsiTheme="majorHAnsi" w:cs="Arial"/>
            <w:sz w:val="20"/>
          </w:rPr>
          <w:t>New courses and new course descriptions</w:t>
        </w:r>
      </w:ins>
    </w:p>
    <w:p w14:paraId="6DC78994" w14:textId="52BE0336" w:rsidR="00D42C27" w:rsidRPr="00A65CFC" w:rsidRDefault="003F3AD6" w:rsidP="00D42C27">
      <w:pPr>
        <w:tabs>
          <w:tab w:val="left" w:pos="720"/>
        </w:tabs>
        <w:ind w:left="720"/>
        <w:rPr>
          <w:ins w:id="247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48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NONE</w:t>
        </w:r>
      </w:ins>
    </w:p>
    <w:p w14:paraId="0288FF85" w14:textId="77777777" w:rsidR="00231E6D" w:rsidRPr="00A65CFC" w:rsidRDefault="00231E6D" w:rsidP="00811BD4">
      <w:pPr>
        <w:numPr>
          <w:ilvl w:val="2"/>
          <w:numId w:val="2"/>
        </w:numPr>
        <w:tabs>
          <w:tab w:val="left" w:pos="720"/>
        </w:tabs>
        <w:ind w:left="1440" w:hanging="720"/>
        <w:rPr>
          <w:ins w:id="249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50" w:author="Tiffany Keb" w:date="2026-09-25T20:09:00Z" w16du:dateUtc="2026-09-26T00:09:00Z">
        <w:r w:rsidRPr="00A65CFC">
          <w:rPr>
            <w:rFonts w:asciiTheme="majorHAnsi" w:eastAsia="Times New Roman" w:hAnsiTheme="majorHAnsi" w:cs="Arial"/>
            <w:sz w:val="20"/>
          </w:rPr>
          <w:t>Program goals and objectives</w:t>
        </w:r>
      </w:ins>
    </w:p>
    <w:p w14:paraId="7B6C0290" w14:textId="77777777" w:rsidR="003F3AD6" w:rsidRDefault="003F3AD6" w:rsidP="00D42C27">
      <w:pPr>
        <w:tabs>
          <w:tab w:val="left" w:pos="720"/>
        </w:tabs>
        <w:ind w:left="720"/>
        <w:rPr>
          <w:ins w:id="251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52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Students will use critical thinking skills to make decisions.</w:t>
        </w:r>
      </w:ins>
    </w:p>
    <w:p w14:paraId="26629123" w14:textId="050FEBF8" w:rsidR="00D42C27" w:rsidRDefault="003F3AD6" w:rsidP="00D42C27">
      <w:pPr>
        <w:tabs>
          <w:tab w:val="left" w:pos="720"/>
        </w:tabs>
        <w:ind w:left="720"/>
        <w:rPr>
          <w:ins w:id="253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54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Students will use technology appropriately to communicate, calculate, and present concepts and data.</w:t>
        </w:r>
      </w:ins>
    </w:p>
    <w:p w14:paraId="4EDC4AF5" w14:textId="15C841E3" w:rsidR="003F3AD6" w:rsidRPr="00A65CFC" w:rsidRDefault="003F3AD6" w:rsidP="00D42C27">
      <w:pPr>
        <w:tabs>
          <w:tab w:val="left" w:pos="720"/>
        </w:tabs>
        <w:ind w:left="720"/>
        <w:rPr>
          <w:ins w:id="255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56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Students will demonstrate business knowledge.</w:t>
        </w:r>
      </w:ins>
    </w:p>
    <w:p w14:paraId="5CBF5187" w14:textId="77777777" w:rsidR="00231E6D" w:rsidRPr="00A65CFC" w:rsidRDefault="00231E6D" w:rsidP="00811BD4">
      <w:pPr>
        <w:numPr>
          <w:ilvl w:val="2"/>
          <w:numId w:val="2"/>
        </w:numPr>
        <w:tabs>
          <w:tab w:val="left" w:pos="720"/>
        </w:tabs>
        <w:ind w:left="1440" w:hanging="720"/>
        <w:rPr>
          <w:ins w:id="257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58" w:author="Tiffany Keb" w:date="2026-09-25T20:09:00Z" w16du:dateUtc="2026-09-26T00:09:00Z">
        <w:r w:rsidRPr="00A65CFC">
          <w:rPr>
            <w:rFonts w:asciiTheme="majorHAnsi" w:eastAsia="Times New Roman" w:hAnsiTheme="majorHAnsi" w:cs="Arial"/>
            <w:sz w:val="20"/>
          </w:rPr>
          <w:t>Expected student learning outcomes</w:t>
        </w:r>
      </w:ins>
    </w:p>
    <w:p w14:paraId="1FA20F4D" w14:textId="77777777" w:rsidR="003F3AD6" w:rsidRDefault="003F3AD6" w:rsidP="00E728D6">
      <w:pPr>
        <w:tabs>
          <w:tab w:val="left" w:pos="720"/>
        </w:tabs>
        <w:ind w:left="720"/>
        <w:rPr>
          <w:ins w:id="259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60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Students will be able to apply budgeting skills to different scenarios</w:t>
        </w:r>
      </w:ins>
    </w:p>
    <w:p w14:paraId="48BAB99B" w14:textId="3399EA1A" w:rsidR="00E728D6" w:rsidRDefault="003F3AD6" w:rsidP="00E728D6">
      <w:pPr>
        <w:tabs>
          <w:tab w:val="left" w:pos="720"/>
        </w:tabs>
        <w:ind w:left="720"/>
        <w:rPr>
          <w:ins w:id="261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62" w:author="Tiffany Keb" w:date="2026-09-25T20:09:00Z" w16du:dateUtc="2026-09-26T00:09:00Z">
        <w:r>
          <w:rPr>
            <w:rFonts w:asciiTheme="majorHAnsi" w:eastAsia="Times New Roman" w:hAnsiTheme="majorHAnsi" w:cs="Arial"/>
            <w:sz w:val="20"/>
          </w:rPr>
          <w:t>Students will demonstrate problem solving skills in a business context</w:t>
        </w:r>
      </w:ins>
    </w:p>
    <w:p w14:paraId="32B6B380" w14:textId="2B83F5C2" w:rsidR="003F3AD6" w:rsidRPr="00A65CFC" w:rsidRDefault="003F3AD6" w:rsidP="00E728D6">
      <w:pPr>
        <w:tabs>
          <w:tab w:val="left" w:pos="720"/>
        </w:tabs>
        <w:ind w:left="720"/>
        <w:rPr>
          <w:ins w:id="263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64" w:author="Tiffany Keb" w:date="2026-09-25T20:09:00Z" w16du:dateUtc="2026-09-26T00:09:00Z">
        <w:r>
          <w:rPr>
            <w:rFonts w:asciiTheme="majorHAnsi" w:eastAsia="Times New Roman" w:hAnsiTheme="majorHAnsi" w:cs="Arial"/>
            <w:sz w:val="20"/>
          </w:rPr>
          <w:t>Students will examine values and ethics in business settings</w:t>
        </w:r>
      </w:ins>
    </w:p>
    <w:p w14:paraId="32A79B70" w14:textId="77777777" w:rsidR="00231E6D" w:rsidRPr="00A65CFC" w:rsidRDefault="00231E6D" w:rsidP="00811BD4">
      <w:pPr>
        <w:numPr>
          <w:ilvl w:val="2"/>
          <w:numId w:val="2"/>
        </w:numPr>
        <w:tabs>
          <w:tab w:val="left" w:pos="720"/>
        </w:tabs>
        <w:ind w:left="1440" w:hanging="720"/>
        <w:rPr>
          <w:ins w:id="265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66" w:author="Tiffany Keb" w:date="2026-09-25T20:09:00Z" w16du:dateUtc="2026-09-26T00:09:00Z">
        <w:r w:rsidRPr="00A65CFC">
          <w:rPr>
            <w:rFonts w:asciiTheme="majorHAnsi" w:eastAsia="Times New Roman" w:hAnsiTheme="majorHAnsi" w:cs="Arial"/>
            <w:sz w:val="20"/>
          </w:rPr>
          <w:t>Documentation that program meets employer needs</w:t>
        </w:r>
      </w:ins>
    </w:p>
    <w:p w14:paraId="2328684B" w14:textId="734FE3FE" w:rsidR="00E728D6" w:rsidRPr="00A65CFC" w:rsidRDefault="003F3AD6" w:rsidP="00E728D6">
      <w:pPr>
        <w:tabs>
          <w:tab w:val="left" w:pos="720"/>
        </w:tabs>
        <w:ind w:left="720"/>
        <w:rPr>
          <w:ins w:id="267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68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 xml:space="preserve">This certificate allows students from non-business fields to expand their career opportunities by attaching a certificate to their major. It provides these students with the language and concepts of business that they otherwise would not have developed. </w:t>
        </w:r>
      </w:ins>
    </w:p>
    <w:p w14:paraId="6302D7AD" w14:textId="77777777" w:rsidR="00231E6D" w:rsidRPr="00A65CFC" w:rsidRDefault="00231E6D" w:rsidP="00811BD4">
      <w:pPr>
        <w:numPr>
          <w:ilvl w:val="2"/>
          <w:numId w:val="2"/>
        </w:numPr>
        <w:tabs>
          <w:tab w:val="left" w:pos="720"/>
        </w:tabs>
        <w:ind w:left="1440" w:hanging="720"/>
        <w:rPr>
          <w:ins w:id="269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70" w:author="Tiffany Keb" w:date="2026-09-25T20:09:00Z" w16du:dateUtc="2026-09-26T00:09:00Z">
        <w:r w:rsidRPr="00A65CFC">
          <w:rPr>
            <w:rFonts w:asciiTheme="majorHAnsi" w:eastAsia="Times New Roman" w:hAnsiTheme="majorHAnsi" w:cs="Arial"/>
            <w:sz w:val="20"/>
          </w:rPr>
          <w:t>Student demand (projected enrollment) for proposed program</w:t>
        </w:r>
      </w:ins>
    </w:p>
    <w:p w14:paraId="3A61F8AE" w14:textId="477002C0" w:rsidR="00D42C27" w:rsidRPr="00A65CFC" w:rsidRDefault="003F3AD6" w:rsidP="00D42C27">
      <w:pPr>
        <w:tabs>
          <w:tab w:val="left" w:pos="720"/>
        </w:tabs>
        <w:ind w:left="720"/>
        <w:rPr>
          <w:ins w:id="271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72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25 - 30</w:t>
        </w:r>
      </w:ins>
    </w:p>
    <w:p w14:paraId="7F18E654" w14:textId="1AB7BE1B" w:rsidR="00231E6D" w:rsidRPr="00A65CFC" w:rsidRDefault="00231E6D" w:rsidP="00811BD4">
      <w:pPr>
        <w:numPr>
          <w:ilvl w:val="2"/>
          <w:numId w:val="2"/>
        </w:numPr>
        <w:tabs>
          <w:tab w:val="left" w:pos="720"/>
        </w:tabs>
        <w:ind w:left="1440" w:hanging="720"/>
        <w:rPr>
          <w:ins w:id="273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74" w:author="Tiffany Keb" w:date="2026-09-25T20:09:00Z" w16du:dateUtc="2026-09-26T00:09:00Z">
        <w:r w:rsidRPr="00A65CFC">
          <w:rPr>
            <w:rFonts w:asciiTheme="majorHAnsi" w:eastAsia="Times New Roman" w:hAnsiTheme="majorHAnsi" w:cs="Arial"/>
            <w:sz w:val="20"/>
          </w:rPr>
          <w:t>Program approval letter from licensure/certification entity, if required</w:t>
        </w:r>
        <w:r w:rsidR="00E728D6" w:rsidRPr="00A65CFC">
          <w:rPr>
            <w:rFonts w:asciiTheme="majorHAnsi" w:eastAsia="Times New Roman" w:hAnsiTheme="majorHAnsi" w:cs="Arial"/>
            <w:sz w:val="20"/>
          </w:rPr>
          <w:t xml:space="preserve"> (attach)</w:t>
        </w:r>
      </w:ins>
    </w:p>
    <w:p w14:paraId="79492697" w14:textId="77777777" w:rsidR="00231E6D" w:rsidRPr="00A65CFC" w:rsidRDefault="00231E6D" w:rsidP="00811BD4">
      <w:pPr>
        <w:numPr>
          <w:ilvl w:val="2"/>
          <w:numId w:val="2"/>
        </w:numPr>
        <w:tabs>
          <w:tab w:val="left" w:pos="720"/>
        </w:tabs>
        <w:ind w:left="1440" w:hanging="720"/>
        <w:rPr>
          <w:ins w:id="275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76" w:author="Tiffany Keb" w:date="2026-09-25T20:09:00Z" w16du:dateUtc="2026-09-26T00:09:00Z">
        <w:r w:rsidRPr="00A65CFC">
          <w:rPr>
            <w:rFonts w:asciiTheme="majorHAnsi" w:eastAsia="Times New Roman" w:hAnsiTheme="majorHAnsi" w:cs="Arial"/>
            <w:sz w:val="20"/>
          </w:rPr>
          <w:t>Name of institutions offering similar programs and the institution(s) used as model to develop proposed program</w:t>
        </w:r>
      </w:ins>
    </w:p>
    <w:p w14:paraId="3413E950" w14:textId="24F98360" w:rsidR="00D42C27" w:rsidRPr="00A65CFC" w:rsidRDefault="003F3AD6" w:rsidP="00D42C27">
      <w:pPr>
        <w:tabs>
          <w:tab w:val="left" w:pos="720"/>
        </w:tabs>
        <w:ind w:left="720"/>
        <w:rPr>
          <w:ins w:id="277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78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University of California – Los Angeles, Georgetown University, Washington University in St. Louis, University of Wisconsin</w:t>
        </w:r>
      </w:ins>
    </w:p>
    <w:p w14:paraId="065A5549" w14:textId="50127109" w:rsidR="00231E6D" w:rsidRPr="00A65CFC" w:rsidRDefault="005D6134" w:rsidP="00811BD4">
      <w:pPr>
        <w:numPr>
          <w:ilvl w:val="2"/>
          <w:numId w:val="2"/>
        </w:numPr>
        <w:tabs>
          <w:tab w:val="left" w:pos="720"/>
        </w:tabs>
        <w:ind w:left="1440" w:hanging="720"/>
        <w:rPr>
          <w:ins w:id="279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80" w:author="Tiffany Keb" w:date="2026-09-25T20:09:00Z" w16du:dateUtc="2026-09-26T00:09:00Z">
        <w:r w:rsidRPr="007769FF">
          <w:rPr>
            <w:rFonts w:asciiTheme="majorHAnsi" w:eastAsia="Times New Roman" w:hAnsiTheme="majorHAnsi" w:cs="Arial"/>
            <w:sz w:val="20"/>
          </w:rPr>
          <w:t>Propos</w:t>
        </w:r>
        <w:r w:rsidR="00231E6D" w:rsidRPr="007769FF">
          <w:rPr>
            <w:rFonts w:asciiTheme="majorHAnsi" w:eastAsia="Times New Roman" w:hAnsiTheme="majorHAnsi" w:cs="Arial"/>
            <w:sz w:val="20"/>
          </w:rPr>
          <w:t>ed p</w:t>
        </w:r>
        <w:r w:rsidR="00231E6D" w:rsidRPr="00A65CFC">
          <w:rPr>
            <w:rFonts w:asciiTheme="majorHAnsi" w:eastAsia="Times New Roman" w:hAnsiTheme="majorHAnsi" w:cs="Arial"/>
            <w:sz w:val="20"/>
          </w:rPr>
          <w:t>rogram review date (within 10 years of program implementation)</w:t>
        </w:r>
      </w:ins>
    </w:p>
    <w:p w14:paraId="4AB0E79B" w14:textId="1678556F" w:rsidR="00D42C27" w:rsidRPr="00A65CFC" w:rsidRDefault="003F3AD6" w:rsidP="00D42C27">
      <w:pPr>
        <w:tabs>
          <w:tab w:val="left" w:pos="720"/>
        </w:tabs>
        <w:ind w:left="720"/>
        <w:rPr>
          <w:ins w:id="281" w:author="Tiffany Keb" w:date="2026-09-25T20:09:00Z" w16du:dateUtc="2026-09-26T00:09:00Z"/>
          <w:rFonts w:asciiTheme="majorHAnsi" w:eastAsia="Times New Roman" w:hAnsiTheme="majorHAnsi" w:cs="Arial"/>
          <w:sz w:val="20"/>
        </w:rPr>
      </w:pPr>
      <w:ins w:id="282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t>Fall 2028</w:t>
        </w:r>
      </w:ins>
    </w:p>
    <w:p w14:paraId="528690AF" w14:textId="77777777" w:rsidR="00231E6D" w:rsidRPr="00A65CFC" w:rsidRDefault="00231E6D" w:rsidP="00231E6D">
      <w:pPr>
        <w:tabs>
          <w:tab w:val="left" w:pos="720"/>
        </w:tabs>
        <w:ind w:left="720" w:hanging="720"/>
        <w:rPr>
          <w:ins w:id="283" w:author="Tiffany Keb" w:date="2026-09-25T20:09:00Z" w16du:dateUtc="2026-09-26T00:09:00Z"/>
          <w:rFonts w:asciiTheme="majorHAnsi" w:eastAsia="Times New Roman" w:hAnsiTheme="majorHAnsi" w:cs="Arial"/>
          <w:sz w:val="20"/>
        </w:rPr>
      </w:pPr>
    </w:p>
    <w:p w14:paraId="59CCC308" w14:textId="77777777" w:rsidR="00231E6D" w:rsidRPr="00A65CFC" w:rsidRDefault="00231E6D" w:rsidP="00231E6D">
      <w:pPr>
        <w:tabs>
          <w:tab w:val="left" w:pos="720"/>
        </w:tabs>
        <w:ind w:left="720" w:hanging="720"/>
        <w:rPr>
          <w:ins w:id="284" w:author="Tiffany Keb" w:date="2026-09-25T20:09:00Z" w16du:dateUtc="2026-09-26T00:09:00Z"/>
          <w:rFonts w:asciiTheme="majorHAnsi" w:eastAsia="Times New Roman" w:hAnsiTheme="majorHAnsi" w:cs="Arial"/>
          <w:sz w:val="20"/>
        </w:rPr>
      </w:pPr>
    </w:p>
    <w:p w14:paraId="42C11C99" w14:textId="77777777" w:rsidR="00C57E73" w:rsidRDefault="00231E6D" w:rsidP="00811BD4">
      <w:pPr>
        <w:numPr>
          <w:ilvl w:val="0"/>
          <w:numId w:val="3"/>
        </w:numPr>
        <w:tabs>
          <w:tab w:val="left" w:pos="720"/>
        </w:tabs>
        <w:rPr>
          <w:ins w:id="285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  <w:ins w:id="286" w:author="Tiffany Keb" w:date="2026-09-25T20:09:00Z" w16du:dateUtc="2026-09-26T00:09:00Z">
        <w:r w:rsidRPr="00A65CFC">
          <w:rPr>
            <w:rFonts w:asciiTheme="majorHAnsi" w:eastAsia="Times New Roman" w:hAnsiTheme="majorHAnsi" w:cs="Arial"/>
            <w:b/>
            <w:sz w:val="20"/>
          </w:rPr>
          <w:t>Will this program be offered</w:t>
        </w:r>
        <w:r w:rsidR="00C57E73">
          <w:rPr>
            <w:rFonts w:asciiTheme="majorHAnsi" w:eastAsia="Times New Roman" w:hAnsiTheme="majorHAnsi" w:cs="Arial"/>
            <w:b/>
            <w:sz w:val="20"/>
          </w:rPr>
          <w:t>:</w:t>
        </w:r>
      </w:ins>
    </w:p>
    <w:p w14:paraId="0572ECD5" w14:textId="72A2B4E7" w:rsidR="00C57E73" w:rsidRPr="00653222" w:rsidRDefault="00C57E73" w:rsidP="00C57E73">
      <w:pPr>
        <w:pStyle w:val="ListParagraph"/>
        <w:numPr>
          <w:ilvl w:val="1"/>
          <w:numId w:val="3"/>
        </w:numPr>
        <w:tabs>
          <w:tab w:val="left" w:pos="1440"/>
        </w:tabs>
        <w:spacing w:after="0" w:line="240" w:lineRule="auto"/>
        <w:rPr>
          <w:ins w:id="287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88" w:author="Tiffany Keb" w:date="2026-09-25T20:09:00Z" w16du:dateUtc="2026-09-26T00:09:00Z">
        <w:r>
          <w:rPr>
            <w:rFonts w:asciiTheme="majorHAnsi" w:hAnsiTheme="majorHAnsi" w:cs="Arial"/>
            <w:b/>
            <w:sz w:val="20"/>
            <w:szCs w:val="20"/>
          </w:rPr>
          <w:t xml:space="preserve">Traditional/Face-to-face </w:t>
        </w:r>
        <w:r w:rsidR="003F3AD6">
          <w:rPr>
            <w:rStyle w:val="PlaceholderText"/>
            <w:rFonts w:asciiTheme="majorHAnsi" w:hAnsiTheme="majorHAnsi"/>
            <w:sz w:val="20"/>
            <w:szCs w:val="20"/>
          </w:rPr>
          <w:t>YES</w:t>
        </w:r>
      </w:ins>
    </w:p>
    <w:p w14:paraId="24F4534A" w14:textId="61941AC2" w:rsidR="00C57E73" w:rsidRPr="00653222" w:rsidRDefault="00C57E73" w:rsidP="00C57E73">
      <w:pPr>
        <w:pStyle w:val="ListParagraph"/>
        <w:numPr>
          <w:ilvl w:val="1"/>
          <w:numId w:val="3"/>
        </w:numPr>
        <w:tabs>
          <w:tab w:val="left" w:pos="1440"/>
        </w:tabs>
        <w:spacing w:after="0" w:line="240" w:lineRule="auto"/>
        <w:rPr>
          <w:ins w:id="289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90" w:author="Tiffany Keb" w:date="2026-09-25T20:09:00Z" w16du:dateUtc="2026-09-26T00:09:00Z">
        <w:r>
          <w:rPr>
            <w:rFonts w:asciiTheme="majorHAnsi" w:hAnsiTheme="majorHAnsi" w:cs="Arial"/>
            <w:b/>
            <w:sz w:val="20"/>
            <w:szCs w:val="20"/>
          </w:rPr>
          <w:t xml:space="preserve">Distance/Online </w:t>
        </w:r>
        <w:r w:rsidR="003F3AD6">
          <w:rPr>
            <w:rStyle w:val="PlaceholderText"/>
            <w:rFonts w:asciiTheme="majorHAnsi" w:hAnsiTheme="majorHAnsi"/>
            <w:sz w:val="20"/>
            <w:szCs w:val="20"/>
          </w:rPr>
          <w:t>NO</w:t>
        </w:r>
      </w:ins>
    </w:p>
    <w:p w14:paraId="5BB06564" w14:textId="104B8A09" w:rsidR="00C57E73" w:rsidRDefault="00C57E73" w:rsidP="00C57E73">
      <w:pPr>
        <w:numPr>
          <w:ilvl w:val="2"/>
          <w:numId w:val="3"/>
        </w:numPr>
        <w:tabs>
          <w:tab w:val="left" w:pos="720"/>
        </w:tabs>
        <w:rPr>
          <w:ins w:id="291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  <w:ins w:id="292" w:author="Tiffany Keb" w:date="2026-09-25T20:09:00Z" w16du:dateUtc="2026-09-26T00:09:00Z">
        <w:r w:rsidRPr="00A65CFC">
          <w:rPr>
            <w:rFonts w:asciiTheme="majorHAnsi" w:eastAsia="Times New Roman" w:hAnsiTheme="majorHAnsi" w:cs="Arial"/>
            <w:b/>
            <w:sz w:val="20"/>
          </w:rPr>
          <w:t xml:space="preserve">If yes, indicate mode of distance </w:t>
        </w:r>
        <w:r w:rsidRPr="007769FF">
          <w:rPr>
            <w:rFonts w:asciiTheme="majorHAnsi" w:eastAsia="Times New Roman" w:hAnsiTheme="majorHAnsi" w:cs="Arial"/>
            <w:b/>
            <w:sz w:val="20"/>
          </w:rPr>
          <w:t>delivery, and the percentage of courses offered via this modality (&lt;50%, 50-99%, or 100%).</w:t>
        </w:r>
      </w:ins>
    </w:p>
    <w:p w14:paraId="3CFB2694" w14:textId="1A12B74A" w:rsidR="00C57E73" w:rsidRPr="00C57E73" w:rsidRDefault="00C57E73" w:rsidP="00C57E73">
      <w:pPr>
        <w:tabs>
          <w:tab w:val="left" w:pos="720"/>
        </w:tabs>
        <w:ind w:left="1620"/>
        <w:rPr>
          <w:ins w:id="293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  <w:ins w:id="294" w:author="Tiffany Keb" w:date="2026-09-25T20:09:00Z" w16du:dateUtc="2026-09-26T00:09:00Z">
        <w:r>
          <w:rPr>
            <w:rFonts w:asciiTheme="majorHAnsi" w:eastAsia="Times New Roman" w:hAnsiTheme="majorHAnsi" w:cs="Arial"/>
            <w:b/>
            <w:sz w:val="20"/>
          </w:rPr>
          <w:t xml:space="preserve">    </w:t>
        </w:r>
        <w:r w:rsidRPr="00403620">
          <w:rPr>
            <w:rStyle w:val="PlaceholderText"/>
            <w:rFonts w:asciiTheme="majorHAnsi" w:hAnsiTheme="majorHAnsi"/>
            <w:color w:val="000000" w:themeColor="text1"/>
            <w:sz w:val="20"/>
            <w:szCs w:val="20"/>
            <w:shd w:val="clear" w:color="auto" w:fill="D9D9D9" w:themeFill="background1" w:themeFillShade="D9"/>
          </w:rPr>
          <w:t>Enter text...</w:t>
        </w:r>
      </w:ins>
    </w:p>
    <w:p w14:paraId="7E8E865F" w14:textId="78CA8649" w:rsidR="005941A1" w:rsidRPr="005941A1" w:rsidRDefault="00C57E73" w:rsidP="005941A1">
      <w:pPr>
        <w:pStyle w:val="ListParagraph"/>
        <w:numPr>
          <w:ilvl w:val="2"/>
          <w:numId w:val="3"/>
        </w:numPr>
        <w:tabs>
          <w:tab w:val="left" w:pos="1440"/>
        </w:tabs>
        <w:spacing w:after="0" w:line="240" w:lineRule="auto"/>
        <w:rPr>
          <w:ins w:id="295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96" w:author="Tiffany Keb" w:date="2026-09-25T20:09:00Z" w16du:dateUtc="2026-09-26T00:09:00Z">
        <w:r>
          <w:rPr>
            <w:rFonts w:asciiTheme="majorHAnsi" w:hAnsiTheme="majorHAnsi" w:cs="Arial"/>
            <w:b/>
            <w:sz w:val="20"/>
            <w:szCs w:val="20"/>
          </w:rPr>
          <w:t>If online, will it be offered through Global Initiatives/A</w:t>
        </w:r>
        <w:r w:rsidR="006A1EDD">
          <w:rPr>
            <w:rFonts w:asciiTheme="majorHAnsi" w:hAnsiTheme="majorHAnsi" w:cs="Arial"/>
            <w:b/>
            <w:sz w:val="20"/>
            <w:szCs w:val="20"/>
          </w:rPr>
          <w:t xml:space="preserve">cademic </w:t>
        </w:r>
        <w:r>
          <w:rPr>
            <w:rFonts w:asciiTheme="majorHAnsi" w:hAnsiTheme="majorHAnsi" w:cs="Arial"/>
            <w:b/>
            <w:sz w:val="20"/>
            <w:szCs w:val="20"/>
          </w:rPr>
          <w:t>P</w:t>
        </w:r>
        <w:r w:rsidR="006A1EDD">
          <w:rPr>
            <w:rFonts w:asciiTheme="majorHAnsi" w:hAnsiTheme="majorHAnsi" w:cs="Arial"/>
            <w:b/>
            <w:sz w:val="20"/>
            <w:szCs w:val="20"/>
          </w:rPr>
          <w:t>artnerships (AP)</w:t>
        </w:r>
        <w:r>
          <w:rPr>
            <w:rFonts w:asciiTheme="majorHAnsi" w:hAnsiTheme="majorHAnsi" w:cs="Arial"/>
            <w:b/>
            <w:sz w:val="20"/>
            <w:szCs w:val="20"/>
          </w:rPr>
          <w:t xml:space="preserve">? </w:t>
        </w:r>
      </w:ins>
    </w:p>
    <w:p w14:paraId="0C8EA9D1" w14:textId="767247CB" w:rsidR="005941A1" w:rsidRPr="005941A1" w:rsidRDefault="005941A1" w:rsidP="005941A1">
      <w:pPr>
        <w:pStyle w:val="ListParagraph"/>
        <w:tabs>
          <w:tab w:val="left" w:pos="1440"/>
        </w:tabs>
        <w:spacing w:after="0" w:line="240" w:lineRule="auto"/>
        <w:ind w:left="1800"/>
        <w:rPr>
          <w:ins w:id="297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298" w:author="Tiffany Keb" w:date="2026-09-25T20:09:00Z" w16du:dateUtc="2026-09-26T00:09:00Z">
        <w:r w:rsidRPr="00403620">
          <w:rPr>
            <w:rStyle w:val="PlaceholderText"/>
            <w:rFonts w:asciiTheme="majorHAnsi" w:hAnsiTheme="majorHAnsi"/>
            <w:color w:val="000000" w:themeColor="text1"/>
            <w:sz w:val="20"/>
            <w:szCs w:val="20"/>
            <w:shd w:val="clear" w:color="auto" w:fill="D9D9D9" w:themeFill="background1" w:themeFillShade="D9"/>
          </w:rPr>
          <w:t>Enter text...</w:t>
        </w:r>
      </w:ins>
    </w:p>
    <w:p w14:paraId="18DA0DA8" w14:textId="6F5A21A8" w:rsidR="006D10EC" w:rsidRPr="00653222" w:rsidRDefault="006D10EC" w:rsidP="006D10EC">
      <w:pPr>
        <w:pStyle w:val="ListParagraph"/>
        <w:numPr>
          <w:ilvl w:val="1"/>
          <w:numId w:val="3"/>
        </w:numPr>
        <w:tabs>
          <w:tab w:val="left" w:pos="1440"/>
        </w:tabs>
        <w:spacing w:after="0" w:line="240" w:lineRule="auto"/>
        <w:rPr>
          <w:ins w:id="299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300" w:author="Tiffany Keb" w:date="2026-09-25T20:09:00Z" w16du:dateUtc="2026-09-26T00:09:00Z">
        <w:r>
          <w:rPr>
            <w:rFonts w:asciiTheme="majorHAnsi" w:hAnsiTheme="majorHAnsi" w:cs="Arial"/>
            <w:b/>
            <w:sz w:val="20"/>
            <w:szCs w:val="20"/>
          </w:rPr>
          <w:t>Concurrent</w:t>
        </w:r>
        <w:r w:rsidR="005941A1">
          <w:rPr>
            <w:rFonts w:asciiTheme="majorHAnsi" w:hAnsiTheme="majorHAnsi" w:cs="Arial"/>
            <w:b/>
            <w:sz w:val="20"/>
            <w:szCs w:val="20"/>
          </w:rPr>
          <w:t xml:space="preserve"> (High School Students) </w:t>
        </w:r>
        <w:r w:rsidR="003F3AD6">
          <w:rPr>
            <w:rStyle w:val="PlaceholderText"/>
            <w:rFonts w:asciiTheme="majorHAnsi" w:hAnsiTheme="majorHAnsi"/>
            <w:sz w:val="20"/>
            <w:szCs w:val="20"/>
          </w:rPr>
          <w:t>NO</w:t>
        </w:r>
      </w:ins>
    </w:p>
    <w:p w14:paraId="0B0BA0F5" w14:textId="77777777" w:rsidR="00821C11" w:rsidRDefault="00C57E73" w:rsidP="00821C11">
      <w:pPr>
        <w:pStyle w:val="ListParagraph"/>
        <w:spacing w:after="0"/>
        <w:ind w:left="1800"/>
        <w:rPr>
          <w:ins w:id="301" w:author="Tiffany Keb" w:date="2026-09-25T20:09:00Z" w16du:dateUtc="2026-09-26T00:09:00Z"/>
          <w:rFonts w:asciiTheme="majorHAnsi" w:hAnsiTheme="majorHAnsi" w:cs="Arial"/>
          <w:color w:val="000000" w:themeColor="text1"/>
          <w:sz w:val="20"/>
          <w:szCs w:val="20"/>
        </w:rPr>
      </w:pPr>
      <w:ins w:id="302" w:author="Tiffany Keb" w:date="2026-09-25T20:09:00Z" w16du:dateUtc="2026-09-26T00:09:00Z">
        <w:r w:rsidRPr="00403620">
          <w:rPr>
            <w:rStyle w:val="PlaceholderText"/>
            <w:rFonts w:asciiTheme="majorHAnsi" w:hAnsiTheme="majorHAnsi"/>
            <w:color w:val="000000" w:themeColor="text1"/>
            <w:sz w:val="20"/>
            <w:szCs w:val="20"/>
            <w:shd w:val="clear" w:color="auto" w:fill="D9D9D9" w:themeFill="background1" w:themeFillShade="D9"/>
          </w:rPr>
          <w:t>Enter text...</w:t>
        </w:r>
      </w:ins>
    </w:p>
    <w:p w14:paraId="1BB7E8EB" w14:textId="77777777" w:rsidR="00821C11" w:rsidRPr="00821C11" w:rsidRDefault="00821C11" w:rsidP="00821C11">
      <w:pPr>
        <w:pStyle w:val="ListParagraph"/>
        <w:spacing w:after="0"/>
        <w:ind w:left="360"/>
        <w:rPr>
          <w:ins w:id="303" w:author="Tiffany Keb" w:date="2026-09-25T20:09:00Z" w16du:dateUtc="2026-09-26T00:09:00Z"/>
          <w:rFonts w:asciiTheme="majorHAnsi" w:hAnsiTheme="majorHAnsi" w:cs="Arial"/>
          <w:color w:val="000000" w:themeColor="text1"/>
          <w:sz w:val="20"/>
          <w:szCs w:val="20"/>
        </w:rPr>
      </w:pPr>
    </w:p>
    <w:p w14:paraId="0E0514D0" w14:textId="335E87F1" w:rsidR="00821C11" w:rsidRPr="00821C11" w:rsidRDefault="00821C11" w:rsidP="00821C11">
      <w:pPr>
        <w:pStyle w:val="ListParagraph"/>
        <w:numPr>
          <w:ilvl w:val="0"/>
          <w:numId w:val="3"/>
        </w:numPr>
        <w:spacing w:after="0"/>
        <w:rPr>
          <w:ins w:id="304" w:author="Tiffany Keb" w:date="2026-09-25T20:09:00Z" w16du:dateUtc="2026-09-26T00:09:00Z"/>
          <w:rFonts w:asciiTheme="majorHAnsi" w:hAnsiTheme="majorHAnsi" w:cs="Arial"/>
          <w:color w:val="000000" w:themeColor="text1"/>
          <w:sz w:val="20"/>
          <w:szCs w:val="20"/>
        </w:rPr>
      </w:pPr>
      <w:ins w:id="305" w:author="Tiffany Keb" w:date="2026-09-25T20:09:00Z" w16du:dateUtc="2026-09-26T00:09:00Z">
        <w:r w:rsidRPr="00821C11">
          <w:rPr>
            <w:rFonts w:asciiTheme="majorHAnsi" w:hAnsiTheme="majorHAnsi"/>
            <w:b/>
            <w:sz w:val="20"/>
            <w:szCs w:val="20"/>
          </w:rPr>
          <w:t>Will th</w:t>
        </w:r>
        <w:r>
          <w:rPr>
            <w:rFonts w:asciiTheme="majorHAnsi" w:hAnsiTheme="majorHAnsi"/>
            <w:b/>
            <w:sz w:val="20"/>
            <w:szCs w:val="20"/>
          </w:rPr>
          <w:t>is program</w:t>
        </w:r>
        <w:r w:rsidRPr="00821C11">
          <w:rPr>
            <w:rFonts w:asciiTheme="majorHAnsi" w:hAnsiTheme="majorHAnsi"/>
            <w:b/>
            <w:sz w:val="20"/>
            <w:szCs w:val="20"/>
          </w:rPr>
          <w:t xml:space="preserve"> be offered off-campus? </w:t>
        </w:r>
        <w:r w:rsidR="003F3AD6">
          <w:rPr>
            <w:rStyle w:val="PlaceholderText"/>
            <w:rFonts w:asciiTheme="majorHAnsi" w:hAnsiTheme="majorHAnsi"/>
            <w:sz w:val="20"/>
            <w:szCs w:val="20"/>
          </w:rPr>
          <w:t>NO</w:t>
        </w:r>
      </w:ins>
    </w:p>
    <w:p w14:paraId="73FC1938" w14:textId="77777777" w:rsidR="00821C11" w:rsidRPr="00E73CC2" w:rsidRDefault="00821C11" w:rsidP="00821C11">
      <w:pPr>
        <w:pStyle w:val="ListParagraph"/>
        <w:numPr>
          <w:ilvl w:val="1"/>
          <w:numId w:val="9"/>
        </w:numPr>
        <w:tabs>
          <w:tab w:val="left" w:pos="360"/>
        </w:tabs>
        <w:spacing w:after="0" w:line="240" w:lineRule="auto"/>
        <w:rPr>
          <w:ins w:id="306" w:author="Tiffany Keb" w:date="2026-09-25T20:09:00Z" w16du:dateUtc="2026-09-26T00:09:00Z"/>
          <w:rFonts w:asciiTheme="majorHAnsi" w:hAnsiTheme="majorHAnsi"/>
          <w:b/>
          <w:bCs/>
          <w:sz w:val="20"/>
          <w:szCs w:val="20"/>
        </w:rPr>
      </w:pPr>
      <w:ins w:id="307" w:author="Tiffany Keb" w:date="2026-09-25T20:09:00Z" w16du:dateUtc="2026-09-26T00:09:00Z">
        <w:r w:rsidRPr="00E73CC2">
          <w:rPr>
            <w:rFonts w:asciiTheme="majorHAnsi" w:hAnsiTheme="majorHAnsi"/>
            <w:b/>
            <w:bCs/>
            <w:sz w:val="20"/>
            <w:szCs w:val="20"/>
          </w:rPr>
          <w:t>If yes, identify the off-campus location</w:t>
        </w:r>
      </w:ins>
    </w:p>
    <w:p w14:paraId="29607940" w14:textId="77777777" w:rsidR="00821C11" w:rsidRPr="00195367" w:rsidRDefault="00821C11" w:rsidP="00821C11">
      <w:pPr>
        <w:pStyle w:val="ListParagraph"/>
        <w:tabs>
          <w:tab w:val="left" w:pos="360"/>
        </w:tabs>
        <w:spacing w:after="0" w:line="240" w:lineRule="auto"/>
        <w:ind w:left="810" w:hanging="450"/>
        <w:rPr>
          <w:ins w:id="308" w:author="Tiffany Keb" w:date="2026-09-25T20:09:00Z" w16du:dateUtc="2026-09-26T00:09:00Z"/>
          <w:rFonts w:asciiTheme="majorHAnsi" w:hAnsiTheme="majorHAnsi"/>
          <w:sz w:val="20"/>
          <w:szCs w:val="20"/>
        </w:rPr>
      </w:pPr>
      <w:ins w:id="309" w:author="Tiffany Keb" w:date="2026-09-25T20:09:00Z" w16du:dateUtc="2026-09-26T00:09:00Z">
        <w:r>
          <w:rPr>
            <w:rFonts w:asciiTheme="majorHAnsi" w:hAnsiTheme="majorHAnsi"/>
            <w:sz w:val="20"/>
            <w:szCs w:val="20"/>
          </w:rPr>
          <w:tab/>
        </w:r>
        <w:r>
          <w:rPr>
            <w:rFonts w:asciiTheme="majorHAnsi" w:hAnsiTheme="majorHAnsi"/>
            <w:sz w:val="20"/>
            <w:szCs w:val="20"/>
          </w:rPr>
          <w:tab/>
        </w:r>
        <w:r w:rsidRPr="00403620">
          <w:rPr>
            <w:rStyle w:val="PlaceholderText"/>
            <w:rFonts w:asciiTheme="majorHAnsi" w:hAnsiTheme="majorHAnsi"/>
            <w:color w:val="000000" w:themeColor="text1"/>
            <w:sz w:val="20"/>
            <w:szCs w:val="20"/>
            <w:shd w:val="clear" w:color="auto" w:fill="D9D9D9" w:themeFill="background1" w:themeFillShade="D9"/>
          </w:rPr>
          <w:t>Enter text...</w:t>
        </w:r>
      </w:ins>
    </w:p>
    <w:p w14:paraId="6FEA4759" w14:textId="77777777" w:rsidR="00231E6D" w:rsidRPr="00A65CFC" w:rsidRDefault="00231E6D" w:rsidP="00231E6D">
      <w:pPr>
        <w:ind w:left="57"/>
        <w:rPr>
          <w:ins w:id="310" w:author="Tiffany Keb" w:date="2026-09-25T20:09:00Z" w16du:dateUtc="2026-09-26T00:09:00Z"/>
          <w:rFonts w:asciiTheme="majorHAnsi" w:eastAsia="Times New Roman" w:hAnsiTheme="majorHAnsi" w:cs="Arial"/>
          <w:b/>
          <w:sz w:val="20"/>
        </w:rPr>
      </w:pPr>
    </w:p>
    <w:p w14:paraId="09C02163" w14:textId="77777777" w:rsidR="00231E6D" w:rsidRPr="00A65CFC" w:rsidRDefault="00231E6D" w:rsidP="00231E6D">
      <w:pPr>
        <w:ind w:left="57" w:hanging="360"/>
        <w:rPr>
          <w:ins w:id="311" w:author="Tiffany Keb" w:date="2026-09-25T20:09:00Z" w16du:dateUtc="2026-09-26T00:09:00Z"/>
          <w:rFonts w:asciiTheme="majorHAnsi" w:eastAsia="Times New Roman" w:hAnsiTheme="majorHAnsi" w:cs="Arial"/>
          <w:sz w:val="20"/>
        </w:rPr>
      </w:pPr>
    </w:p>
    <w:p w14:paraId="0B819AF5" w14:textId="5F004CF4" w:rsidR="002B59C7" w:rsidRDefault="002B59C7" w:rsidP="00231E6D">
      <w:pPr>
        <w:tabs>
          <w:tab w:val="left" w:pos="360"/>
          <w:tab w:val="left" w:pos="720"/>
        </w:tabs>
        <w:spacing w:after="120"/>
        <w:rPr>
          <w:ins w:id="312" w:author="Tiffany Keb" w:date="2026-09-25T20:09:00Z" w16du:dateUtc="2026-09-26T00:09:00Z"/>
          <w:rFonts w:asciiTheme="majorHAnsi" w:hAnsiTheme="majorHAnsi" w:cs="Arial"/>
          <w:sz w:val="20"/>
          <w:szCs w:val="20"/>
        </w:rPr>
      </w:pPr>
    </w:p>
    <w:p w14:paraId="299508CE" w14:textId="557F95CF" w:rsidR="00B8205E" w:rsidRDefault="00B8205E" w:rsidP="00231E6D">
      <w:pPr>
        <w:tabs>
          <w:tab w:val="left" w:pos="360"/>
          <w:tab w:val="left" w:pos="720"/>
        </w:tabs>
        <w:spacing w:after="120"/>
        <w:rPr>
          <w:ins w:id="313" w:author="Tiffany Keb" w:date="2026-09-25T20:09:00Z" w16du:dateUtc="2026-09-26T00:09:00Z"/>
          <w:rFonts w:asciiTheme="majorHAnsi" w:hAnsiTheme="majorHAnsi" w:cs="Arial"/>
          <w:sz w:val="20"/>
          <w:szCs w:val="20"/>
        </w:rPr>
      </w:pPr>
    </w:p>
    <w:p w14:paraId="1AA31146" w14:textId="7CDA738E" w:rsidR="00B8205E" w:rsidRDefault="00B8205E" w:rsidP="00231E6D">
      <w:pPr>
        <w:tabs>
          <w:tab w:val="left" w:pos="360"/>
          <w:tab w:val="left" w:pos="720"/>
        </w:tabs>
        <w:spacing w:after="120"/>
        <w:rPr>
          <w:ins w:id="314" w:author="Tiffany Keb" w:date="2026-09-25T20:09:00Z" w16du:dateUtc="2026-09-26T00:09:00Z"/>
          <w:rFonts w:asciiTheme="majorHAnsi" w:hAnsiTheme="majorHAnsi" w:cs="Arial"/>
          <w:sz w:val="20"/>
          <w:szCs w:val="20"/>
        </w:rPr>
      </w:pPr>
    </w:p>
    <w:p w14:paraId="63901993" w14:textId="2A321A82" w:rsidR="00B8205E" w:rsidRDefault="00B8205E">
      <w:pPr>
        <w:rPr>
          <w:ins w:id="315" w:author="Tiffany Keb" w:date="2026-09-25T20:09:00Z" w16du:dateUtc="2026-09-26T00:09:00Z"/>
          <w:rFonts w:asciiTheme="majorHAnsi" w:hAnsiTheme="majorHAnsi" w:cs="Arial"/>
          <w:sz w:val="20"/>
          <w:szCs w:val="20"/>
        </w:rPr>
      </w:pPr>
      <w:ins w:id="316" w:author="Tiffany Keb" w:date="2026-09-25T20:09:00Z" w16du:dateUtc="2026-09-26T00:09:00Z">
        <w:r>
          <w:rPr>
            <w:rFonts w:asciiTheme="majorHAnsi" w:hAnsiTheme="majorHAnsi" w:cs="Arial"/>
            <w:sz w:val="20"/>
            <w:szCs w:val="20"/>
          </w:rPr>
          <w:br w:type="page"/>
        </w:r>
      </w:ins>
    </w:p>
    <w:p w14:paraId="718C276D" w14:textId="77777777" w:rsidR="006A42A9" w:rsidRDefault="00B8205E" w:rsidP="006A42A9">
      <w:pPr>
        <w:autoSpaceDE w:val="0"/>
        <w:autoSpaceDN w:val="0"/>
        <w:adjustRightInd w:val="0"/>
        <w:rPr>
          <w:del w:id="317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ins w:id="318" w:author="Tiffany Keb" w:date="2026-09-25T20:09:00Z" w16du:dateUtc="2026-09-26T00:09:00Z">
        <w:r w:rsidRPr="008426D1">
          <w:rPr>
            <w:rFonts w:asciiTheme="majorHAnsi" w:hAnsiTheme="majorHAnsi" w:cs="Arial"/>
            <w:b/>
            <w:sz w:val="28"/>
            <w:szCs w:val="20"/>
          </w:rPr>
          <w:t>Bulletin Changes</w:t>
        </w:r>
      </w:ins>
      <w:del w:id="319" w:author="Tiffany Keb" w:date="2026-09-25T20:09:00Z" w16du:dateUtc="2026-09-26T00:09:00Z">
        <w:r w:rsidR="006A42A9">
          <w:rPr>
            <w:rFonts w:ascii="Arial" w:hAnsi="Arial" w:cs="Arial"/>
            <w:color w:val="201F1E"/>
            <w:sz w:val="22"/>
            <w:szCs w:val="22"/>
          </w:rPr>
          <w:delText>@NAME@ is a @AGE@-year-old @SEX@ seen today for a palliative care encounter</w:delText>
        </w:r>
      </w:del>
    </w:p>
    <w:p w14:paraId="28D16DB2" w14:textId="77777777" w:rsidR="006A42A9" w:rsidRPr="008426D1" w:rsidRDefault="006A42A9" w:rsidP="00B8205E">
      <w:pPr>
        <w:jc w:val="center"/>
        <w:rPr>
          <w:rFonts w:asciiTheme="majorHAnsi" w:hAnsiTheme="majorHAnsi"/>
          <w:b/>
          <w:sz w:val="28"/>
          <w:rPrChange w:id="320" w:author="Tiffany Keb" w:date="2026-09-25T20:09:00Z" w16du:dateUtc="2026-09-26T00:09:00Z">
            <w:rPr>
              <w:rFonts w:ascii="Arial" w:hAnsi="Arial" w:cs="Arial"/>
              <w:color w:val="201F1E"/>
              <w:sz w:val="22"/>
              <w:szCs w:val="22"/>
            </w:rPr>
          </w:rPrChange>
        </w:rPr>
        <w:pPrChange w:id="321" w:author="Tiffany Keb" w:date="2026-09-25T20:09:00Z" w16du:dateUtc="2026-09-26T00:09:00Z">
          <w:pPr>
            <w:autoSpaceDE w:val="0"/>
            <w:autoSpaceDN w:val="0"/>
            <w:adjustRightInd w:val="0"/>
          </w:pPr>
        </w:pPrChange>
      </w:pPr>
    </w:p>
    <w:p w14:paraId="056A0B20" w14:textId="77777777" w:rsidR="006A42A9" w:rsidRPr="008426D1" w:rsidRDefault="006A42A9" w:rsidP="00B8205E">
      <w:pPr>
        <w:tabs>
          <w:tab w:val="left" w:pos="360"/>
          <w:tab w:val="left" w:pos="720"/>
        </w:tabs>
        <w:jc w:val="center"/>
        <w:rPr>
          <w:rFonts w:asciiTheme="majorHAnsi" w:hAnsiTheme="majorHAnsi"/>
          <w:b/>
          <w:sz w:val="28"/>
          <w:rPrChange w:id="322" w:author="Tiffany Keb" w:date="2026-09-25T20:09:00Z" w16du:dateUtc="2026-09-26T00:09:00Z">
            <w:rPr>
              <w:rFonts w:ascii="Arial" w:hAnsi="Arial" w:cs="Arial"/>
              <w:sz w:val="22"/>
              <w:szCs w:val="22"/>
            </w:rPr>
          </w:rPrChange>
        </w:rPr>
        <w:pPrChange w:id="323" w:author="Tiffany Keb" w:date="2026-09-25T20:09:00Z" w16du:dateUtc="2026-09-26T00:09:00Z">
          <w:pPr>
            <w:autoSpaceDE w:val="0"/>
            <w:autoSpaceDN w:val="0"/>
            <w:adjustRightInd w:val="0"/>
          </w:pPr>
        </w:pPrChange>
      </w:pP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  <w:tblPrChange w:id="324" w:author="Tiffany Keb" w:date="2026-09-25T20:09:00Z" w16du:dateUtc="2026-09-26T00:09:00Z">
          <w:tblPr>
            <w:tblW w:w="0" w:type="auto"/>
            <w:tblInd w:w="-5" w:type="dxa"/>
            <w:tblLayout w:type="fixed"/>
            <w:tblCellMar>
              <w:left w:w="15" w:type="dxa"/>
              <w:right w:w="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790"/>
        <w:tblGridChange w:id="325">
          <w:tblGrid>
            <w:gridCol w:w="5"/>
            <w:gridCol w:w="8635"/>
            <w:gridCol w:w="2155"/>
          </w:tblGrid>
        </w:tblGridChange>
      </w:tblGrid>
      <w:tr w:rsidR="006A42A9" w14:paraId="4AD803E6" w14:textId="77777777" w:rsidTr="00F72B03">
        <w:trPr>
          <w:trPrChange w:id="326" w:author="Tiffany Keb" w:date="2026-09-25T20:09:00Z" w16du:dateUtc="2026-09-26T00:09:00Z">
            <w:trPr>
              <w:gridAfter w:val="1"/>
              <w:trHeight w:val="450"/>
            </w:trPr>
          </w:trPrChange>
        </w:trPr>
        <w:tc>
          <w:tcPr>
            <w:tcW w:w="11016" w:type="dxa"/>
            <w:shd w:val="clear" w:color="auto" w:fill="D9D9D9" w:themeFill="background1" w:themeFillShade="D9"/>
            <w:tcPrChange w:id="327" w:author="Tiffany Keb" w:date="2026-09-25T20:09:00Z" w16du:dateUtc="2026-09-26T00:09:00Z">
              <w:tcPr>
                <w:tcW w:w="864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DFDFDF"/>
              </w:tcPr>
            </w:tcPrChange>
          </w:tcPr>
          <w:p w14:paraId="50398CB6" w14:textId="77777777" w:rsidR="006A42A9" w:rsidRPr="008426D1" w:rsidRDefault="00B8205E" w:rsidP="00F72B03">
            <w:pPr>
              <w:tabs>
                <w:tab w:val="left" w:pos="360"/>
                <w:tab w:val="left" w:pos="720"/>
              </w:tabs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rPrChange w:id="328" w:author="Tiffany Keb" w:date="2026-09-25T20:09:00Z" w16du:dateUtc="2026-09-26T00:09:00Z">
                  <w:rPr>
                    <w:rFonts w:ascii="Arial" w:hAnsi="Arial" w:cs="Arial"/>
                    <w:b/>
                    <w:bCs/>
                  </w:rPr>
                </w:rPrChange>
              </w:rPr>
              <w:pPrChange w:id="329" w:author="Tiffany Keb" w:date="2026-09-25T20:09:00Z" w16du:dateUtc="2026-09-26T00:09:00Z">
                <w:pPr>
                  <w:autoSpaceDE w:val="0"/>
                  <w:autoSpaceDN w:val="0"/>
                  <w:adjustRightInd w:val="0"/>
                </w:pPr>
              </w:pPrChange>
            </w:pPr>
            <w:ins w:id="330" w:author="Tiffany Keb" w:date="2026-09-25T20:09:00Z" w16du:dateUtc="2026-09-26T00:09:00Z">
              <w:r w:rsidRPr="008426D1">
                <w:rPr>
                  <w:rFonts w:ascii="Times New Roman" w:hAnsi="Times New Roman" w:cs="Times New Roman"/>
                  <w:b/>
                  <w:color w:val="000000" w:themeColor="text1"/>
                  <w:sz w:val="28"/>
                  <w:szCs w:val="24"/>
                </w:rPr>
                <w:t xml:space="preserve">Instructions </w:t>
              </w:r>
            </w:ins>
            <w:del w:id="331" w:author="Tiffany Keb" w:date="2026-09-25T20:09:00Z" w16du:dateUtc="2026-09-26T00:09:00Z">
              <w:r w:rsidR="006A42A9">
                <w:rPr>
                  <w:rFonts w:ascii="Arial" w:hAnsi="Arial" w:cs="Arial"/>
                  <w:b/>
                  <w:bCs/>
                </w:rPr>
                <w:delText>PLAN</w:delText>
              </w:r>
            </w:del>
          </w:p>
        </w:tc>
      </w:tr>
      <w:tr w:rsidR="00B8205E" w:rsidRPr="008426D1" w14:paraId="53AA0FEE" w14:textId="77777777" w:rsidTr="00F72B03">
        <w:trPr>
          <w:ins w:id="332" w:author="Tiffany Keb" w:date="2026-09-25T20:09:00Z" w16du:dateUtc="2026-09-26T00:09:00Z"/>
        </w:trPr>
        <w:tc>
          <w:tcPr>
            <w:tcW w:w="11016" w:type="dxa"/>
            <w:shd w:val="clear" w:color="auto" w:fill="F2F2F2" w:themeFill="background1" w:themeFillShade="F2"/>
          </w:tcPr>
          <w:p w14:paraId="55C9CEF7" w14:textId="77777777" w:rsidR="00B8205E" w:rsidRPr="008426D1" w:rsidRDefault="00B8205E" w:rsidP="00F72B03">
            <w:pPr>
              <w:tabs>
                <w:tab w:val="left" w:pos="360"/>
                <w:tab w:val="left" w:pos="720"/>
              </w:tabs>
              <w:jc w:val="center"/>
              <w:rPr>
                <w:ins w:id="333" w:author="Tiffany Keb" w:date="2026-09-25T20:09:00Z" w16du:dateUtc="2026-09-26T00:09:00Z"/>
                <w:rFonts w:ascii="Times New Roman" w:hAnsi="Times New Roman" w:cs="Times New Roman"/>
                <w:b/>
                <w:color w:val="000000" w:themeColor="text1"/>
                <w:sz w:val="18"/>
                <w:szCs w:val="24"/>
              </w:rPr>
            </w:pPr>
          </w:p>
          <w:p w14:paraId="3A15C255" w14:textId="77777777" w:rsidR="00B8205E" w:rsidRPr="008426D1" w:rsidRDefault="00B8205E" w:rsidP="00F72B03">
            <w:pPr>
              <w:rPr>
                <w:ins w:id="334" w:author="Tiffany Keb" w:date="2026-09-25T20:09:00Z" w16du:dateUtc="2026-09-26T00:09:00Z"/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ins w:id="335" w:author="Tiffany Keb" w:date="2026-09-25T20:09:00Z" w16du:dateUtc="2026-09-26T00:09:00Z">
              <w:r w:rsidRPr="008426D1">
                <w:rPr>
                  <w:rFonts w:ascii="Times New Roman" w:hAnsi="Times New Roman" w:cs="Times New Roman"/>
                  <w:b/>
                  <w:color w:val="FF0000"/>
                  <w:sz w:val="24"/>
                  <w:szCs w:val="24"/>
                </w:rPr>
                <w:t xml:space="preserve">Please visit </w:t>
              </w:r>
              <w:r>
                <w:fldChar w:fldCharType="begin"/>
              </w:r>
              <w:r>
                <w:instrText>HYPERLINK "http://www.astate.edu/a/registrar/students/bulletins/index.dot"</w:instrText>
              </w:r>
              <w:r>
                <w:fldChar w:fldCharType="separate"/>
              </w:r>
              <w:r w:rsidRPr="008426D1">
                <w:rPr>
                  <w:rStyle w:val="Hyperlink"/>
                  <w:rFonts w:ascii="Times New Roman" w:hAnsi="Times New Roman" w:cs="Times New Roman"/>
                  <w:b/>
                  <w:sz w:val="24"/>
                  <w:szCs w:val="24"/>
                </w:rPr>
                <w:t>http://www.astate.edu/a/registrar/students/bulletins/index.dot</w:t>
              </w:r>
              <w:r>
                <w:fldChar w:fldCharType="end"/>
              </w:r>
              <w:r w:rsidRPr="008426D1">
                <w:rPr>
                  <w:rFonts w:ascii="Times New Roman" w:hAnsi="Times New Roman" w:cs="Times New Roman"/>
                  <w:b/>
                  <w:color w:val="FF0000"/>
                  <w:sz w:val="24"/>
                  <w:szCs w:val="24"/>
                </w:rPr>
                <w:t xml:space="preserve"> and select the most recent version of the bulletin. Copy and paste all bulletin pages this proposal affects below. </w:t>
              </w:r>
              <w:r>
                <w:rPr>
                  <w:rFonts w:ascii="Times New Roman" w:hAnsi="Times New Roman" w:cs="Times New Roman"/>
                  <w:b/>
                  <w:color w:val="FF0000"/>
                  <w:sz w:val="24"/>
                  <w:szCs w:val="24"/>
                </w:rPr>
                <w:t xml:space="preserve">Please include a before </w:t>
              </w:r>
              <w:r w:rsidR="001B1866">
                <w:rPr>
                  <w:rFonts w:ascii="Times New Roman" w:hAnsi="Times New Roman" w:cs="Times New Roman"/>
                  <w:b/>
                  <w:color w:val="FF0000"/>
                  <w:sz w:val="24"/>
                  <w:szCs w:val="24"/>
                </w:rPr>
                <w:t xml:space="preserve">(with changed areas highlighted) </w:t>
              </w:r>
              <w:r>
                <w:rPr>
                  <w:rFonts w:ascii="Times New Roman" w:hAnsi="Times New Roman" w:cs="Times New Roman"/>
                  <w:b/>
                  <w:color w:val="FF0000"/>
                  <w:sz w:val="24"/>
                  <w:szCs w:val="24"/>
                </w:rPr>
                <w:t>and after of all affected sections</w:t>
              </w:r>
              <w:r w:rsidRPr="008426D1">
                <w:rPr>
                  <w:rFonts w:ascii="Times New Roman" w:hAnsi="Times New Roman" w:cs="Times New Roman"/>
                  <w:b/>
                  <w:color w:val="FF0000"/>
                  <w:sz w:val="24"/>
                  <w:szCs w:val="24"/>
                </w:rPr>
                <w:t xml:space="preserve">. </w:t>
              </w:r>
            </w:ins>
          </w:p>
          <w:p w14:paraId="6FCD003B" w14:textId="77777777" w:rsidR="00B8205E" w:rsidRPr="008426D1" w:rsidRDefault="00B8205E" w:rsidP="00F72B03">
            <w:pPr>
              <w:rPr>
                <w:ins w:id="336" w:author="Tiffany Keb" w:date="2026-09-25T20:09:00Z" w16du:dateUtc="2026-09-26T00:09:00Z"/>
                <w:rFonts w:ascii="Times New Roman" w:hAnsi="Times New Roman" w:cs="Times New Roman"/>
                <w:b/>
                <w:color w:val="FF0000"/>
                <w:sz w:val="14"/>
                <w:szCs w:val="24"/>
              </w:rPr>
            </w:pPr>
          </w:p>
          <w:p w14:paraId="268ED0F8" w14:textId="77777777" w:rsidR="00B8205E" w:rsidRPr="008426D1" w:rsidRDefault="00B8205E" w:rsidP="00F72B03">
            <w:pPr>
              <w:ind w:left="360"/>
              <w:rPr>
                <w:ins w:id="337" w:author="Tiffany Keb" w:date="2026-09-25T20:09:00Z" w16du:dateUtc="2026-09-26T00:09:00Z"/>
                <w:rFonts w:asciiTheme="majorHAnsi" w:hAnsiTheme="majorHAnsi" w:cs="Arial"/>
                <w:b/>
                <w:color w:val="FF0000"/>
                <w:sz w:val="20"/>
                <w:szCs w:val="24"/>
              </w:rPr>
            </w:pPr>
            <w:ins w:id="338" w:author="Tiffany Keb" w:date="2026-09-25T20:09:00Z" w16du:dateUtc="2026-09-26T00:09:00Z">
              <w:r w:rsidRPr="008426D1">
                <w:rPr>
                  <w:rFonts w:asciiTheme="majorHAnsi" w:hAnsiTheme="majorHAnsi" w:cs="Arial"/>
                  <w:b/>
                  <w:color w:val="FF0000"/>
                  <w:sz w:val="20"/>
                  <w:szCs w:val="24"/>
                </w:rPr>
                <w:t xml:space="preserve">*Please note: Courses are often listed in multiple sections of the bulletin. To ensure that all affected sections have been located, please search the bulletin (ctrl+F) for the appropriate courses before submission of this form. </w:t>
              </w:r>
            </w:ins>
          </w:p>
          <w:p w14:paraId="4FF38565" w14:textId="77777777" w:rsidR="00B8205E" w:rsidRPr="008426D1" w:rsidRDefault="00B8205E" w:rsidP="00F72B03">
            <w:pPr>
              <w:tabs>
                <w:tab w:val="left" w:pos="360"/>
                <w:tab w:val="left" w:pos="720"/>
              </w:tabs>
              <w:jc w:val="center"/>
              <w:rPr>
                <w:ins w:id="339" w:author="Tiffany Keb" w:date="2026-09-25T20:09:00Z" w16du:dateUtc="2026-09-26T00:09:00Z"/>
                <w:rFonts w:ascii="Times New Roman" w:hAnsi="Times New Roman" w:cs="Times New Roman"/>
                <w:b/>
                <w:color w:val="000000" w:themeColor="text1"/>
                <w:sz w:val="10"/>
                <w:szCs w:val="24"/>
                <w:u w:val="single"/>
              </w:rPr>
            </w:pPr>
          </w:p>
          <w:p w14:paraId="4C516296" w14:textId="77777777" w:rsidR="00B8205E" w:rsidRPr="008426D1" w:rsidRDefault="00B8205E" w:rsidP="00F72B03">
            <w:pPr>
              <w:tabs>
                <w:tab w:val="left" w:pos="360"/>
                <w:tab w:val="left" w:pos="720"/>
              </w:tabs>
              <w:jc w:val="center"/>
              <w:rPr>
                <w:ins w:id="340" w:author="Tiffany Keb" w:date="2026-09-25T20:09:00Z" w16du:dateUtc="2026-09-26T00:09:00Z"/>
                <w:rFonts w:ascii="Times New Roman" w:hAnsi="Times New Roman" w:cs="Times New Roman"/>
                <w:b/>
                <w:color w:val="000000" w:themeColor="text1"/>
                <w:sz w:val="10"/>
                <w:szCs w:val="24"/>
                <w:u w:val="single"/>
              </w:rPr>
            </w:pPr>
          </w:p>
          <w:p w14:paraId="693FE7BC" w14:textId="77777777" w:rsidR="00B8205E" w:rsidRPr="008426D1" w:rsidRDefault="00B8205E" w:rsidP="00F72B03">
            <w:pPr>
              <w:tabs>
                <w:tab w:val="left" w:pos="360"/>
                <w:tab w:val="left" w:pos="720"/>
              </w:tabs>
              <w:ind w:left="360"/>
              <w:jc w:val="center"/>
              <w:rPr>
                <w:ins w:id="341" w:author="Tiffany Keb" w:date="2026-09-25T20:09:00Z" w16du:dateUtc="2026-09-26T00:09:00Z"/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C1A69F7" w14:textId="77777777" w:rsidR="006A42A9" w:rsidRDefault="006A42A9" w:rsidP="006A42A9">
      <w:pPr>
        <w:autoSpaceDE w:val="0"/>
        <w:autoSpaceDN w:val="0"/>
        <w:adjustRightInd w:val="0"/>
        <w:rPr>
          <w:del w:id="342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7C6019A5" w14:textId="77777777" w:rsidR="006A42A9" w:rsidRDefault="006A42A9" w:rsidP="006A42A9">
      <w:pPr>
        <w:autoSpaceDE w:val="0"/>
        <w:autoSpaceDN w:val="0"/>
        <w:adjustRightInd w:val="0"/>
        <w:rPr>
          <w:del w:id="343" w:author="Tiffany Keb" w:date="2026-09-25T20:09:00Z" w16du:dateUtc="2026-09-26T00:09:00Z"/>
          <w:rFonts w:ascii="Arial" w:hAnsi="Arial" w:cs="Arial"/>
          <w:b/>
          <w:bCs/>
          <w:sz w:val="22"/>
          <w:szCs w:val="22"/>
        </w:rPr>
      </w:pPr>
      <w:del w:id="344" w:author="Tiffany Keb" w:date="2026-09-25T20:09:00Z" w16du:dateUtc="2026-09-26T00:09:00Z">
        <w:r>
          <w:rPr>
            <w:rFonts w:ascii="Arial" w:hAnsi="Arial" w:cs="Arial"/>
            <w:b/>
            <w:bCs/>
            <w:sz w:val="22"/>
            <w:szCs w:val="22"/>
          </w:rPr>
          <w:delText>Recommendations:</w:delText>
        </w:r>
      </w:del>
    </w:p>
    <w:p w14:paraId="0DC4C4E2" w14:textId="77777777" w:rsidR="006A42A9" w:rsidRDefault="006A42A9" w:rsidP="006A42A9">
      <w:pPr>
        <w:autoSpaceDE w:val="0"/>
        <w:autoSpaceDN w:val="0"/>
        <w:adjustRightInd w:val="0"/>
        <w:rPr>
          <w:del w:id="345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46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50C1C1D5" w14:textId="77777777" w:rsidR="006A42A9" w:rsidRDefault="006A42A9" w:rsidP="006A42A9">
      <w:pPr>
        <w:autoSpaceDE w:val="0"/>
        <w:autoSpaceDN w:val="0"/>
        <w:adjustRightInd w:val="0"/>
        <w:rPr>
          <w:del w:id="347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48" w:author="Tiffany Keb" w:date="2026-09-25T20:09:00Z" w16du:dateUtc="2026-09-26T00:09:00Z">
        <w:r>
          <w:rPr>
            <w:rFonts w:ascii="Arial" w:hAnsi="Arial" w:cs="Arial"/>
            <w:b/>
            <w:bCs/>
            <w:color w:val="201F1E"/>
            <w:sz w:val="22"/>
            <w:szCs w:val="22"/>
          </w:rPr>
          <w:delText>Goals of care</w:delText>
        </w:r>
        <w:r>
          <w:rPr>
            <w:rFonts w:ascii="Arial" w:hAnsi="Arial" w:cs="Arial"/>
            <w:color w:val="201F1E"/>
            <w:sz w:val="22"/>
            <w:szCs w:val="22"/>
          </w:rPr>
          <w:delText>:</w:delText>
        </w:r>
      </w:del>
    </w:p>
    <w:p w14:paraId="3435D6E8" w14:textId="77777777" w:rsidR="006A42A9" w:rsidRDefault="006A42A9" w:rsidP="006A42A9">
      <w:pPr>
        <w:autoSpaceDE w:val="0"/>
        <w:autoSpaceDN w:val="0"/>
        <w:adjustRightInd w:val="0"/>
        <w:rPr>
          <w:del w:id="349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50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***</w:delText>
        </w:r>
      </w:del>
    </w:p>
    <w:p w14:paraId="1082438C" w14:textId="77777777" w:rsidR="006A42A9" w:rsidRDefault="006A42A9" w:rsidP="006A42A9">
      <w:pPr>
        <w:autoSpaceDE w:val="0"/>
        <w:autoSpaceDN w:val="0"/>
        <w:adjustRightInd w:val="0"/>
        <w:rPr>
          <w:del w:id="351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52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70660D5A" w14:textId="77777777" w:rsidR="006A42A9" w:rsidRDefault="006A42A9" w:rsidP="006A42A9">
      <w:pPr>
        <w:autoSpaceDE w:val="0"/>
        <w:autoSpaceDN w:val="0"/>
        <w:adjustRightInd w:val="0"/>
        <w:rPr>
          <w:del w:id="353" w:author="Tiffany Keb" w:date="2026-09-25T20:09:00Z" w16du:dateUtc="2026-09-26T00:09:00Z"/>
          <w:rFonts w:ascii="Arial" w:hAnsi="Arial" w:cs="Arial"/>
          <w:b/>
          <w:bCs/>
          <w:sz w:val="22"/>
          <w:szCs w:val="22"/>
        </w:rPr>
      </w:pPr>
      <w:del w:id="354" w:author="Tiffany Keb" w:date="2026-09-25T20:09:00Z" w16du:dateUtc="2026-09-26T00:09:00Z">
        <w:r>
          <w:rPr>
            <w:rFonts w:ascii="Arial" w:hAnsi="Arial" w:cs="Arial"/>
            <w:b/>
            <w:bCs/>
            <w:sz w:val="22"/>
            <w:szCs w:val="22"/>
          </w:rPr>
          <w:delText>Advanced Directives:</w:delText>
        </w:r>
      </w:del>
    </w:p>
    <w:p w14:paraId="161B1814" w14:textId="77777777" w:rsidR="006A42A9" w:rsidRDefault="006A42A9" w:rsidP="006A42A9">
      <w:pPr>
        <w:autoSpaceDE w:val="0"/>
        <w:autoSpaceDN w:val="0"/>
        <w:adjustRightInd w:val="0"/>
        <w:rPr>
          <w:del w:id="355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56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@ACP@</w:delText>
        </w:r>
      </w:del>
    </w:p>
    <w:p w14:paraId="28777DC6" w14:textId="77777777" w:rsidR="006A42A9" w:rsidRDefault="006A42A9" w:rsidP="006A42A9">
      <w:pPr>
        <w:autoSpaceDE w:val="0"/>
        <w:autoSpaceDN w:val="0"/>
        <w:adjustRightInd w:val="0"/>
        <w:rPr>
          <w:del w:id="357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58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0B20EBDA" w14:textId="77777777" w:rsidR="006A42A9" w:rsidRDefault="006A42A9" w:rsidP="006A42A9">
      <w:pPr>
        <w:autoSpaceDE w:val="0"/>
        <w:autoSpaceDN w:val="0"/>
        <w:adjustRightInd w:val="0"/>
        <w:ind w:left="8640" w:hanging="8640"/>
        <w:rPr>
          <w:del w:id="359" w:author="Tiffany Keb" w:date="2026-09-25T20:09:00Z" w16du:dateUtc="2026-09-26T00:09:00Z"/>
          <w:rFonts w:ascii="Arial" w:hAnsi="Arial" w:cs="Arial"/>
          <w:b/>
          <w:bCs/>
          <w:color w:val="201F1E"/>
          <w:sz w:val="22"/>
          <w:szCs w:val="22"/>
        </w:rPr>
      </w:pPr>
      <w:del w:id="360" w:author="Tiffany Keb" w:date="2026-09-25T20:09:00Z" w16du:dateUtc="2026-09-26T00:09:00Z">
        <w:r>
          <w:rPr>
            <w:rFonts w:ascii="Arial" w:hAnsi="Arial" w:cs="Arial"/>
            <w:b/>
            <w:bCs/>
            <w:color w:val="201F1E"/>
            <w:sz w:val="22"/>
            <w:szCs w:val="22"/>
          </w:rPr>
          <w:delText>Symptom Management:</w:delText>
        </w:r>
      </w:del>
    </w:p>
    <w:p w14:paraId="0904B249" w14:textId="77777777" w:rsidR="006A42A9" w:rsidRDefault="006A42A9" w:rsidP="006A42A9">
      <w:pPr>
        <w:autoSpaceDE w:val="0"/>
        <w:autoSpaceDN w:val="0"/>
        <w:adjustRightInd w:val="0"/>
        <w:rPr>
          <w:del w:id="361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62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Pain: {Pain:17036}</w:delText>
        </w:r>
      </w:del>
    </w:p>
    <w:p w14:paraId="143854D1" w14:textId="77777777" w:rsidR="006A42A9" w:rsidRDefault="006A42A9" w:rsidP="006A42A9">
      <w:pPr>
        <w:autoSpaceDE w:val="0"/>
        <w:autoSpaceDN w:val="0"/>
        <w:adjustRightInd w:val="0"/>
        <w:rPr>
          <w:del w:id="363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64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501A958A" w14:textId="77777777" w:rsidR="006A42A9" w:rsidRDefault="006A42A9" w:rsidP="006A42A9">
      <w:pPr>
        <w:autoSpaceDE w:val="0"/>
        <w:autoSpaceDN w:val="0"/>
        <w:adjustRightInd w:val="0"/>
        <w:rPr>
          <w:del w:id="365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66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Constipation: {Constipation:17037}</w:delText>
        </w:r>
      </w:del>
    </w:p>
    <w:p w14:paraId="26E7B124" w14:textId="77777777" w:rsidR="006A42A9" w:rsidRDefault="006A42A9" w:rsidP="006A42A9">
      <w:pPr>
        <w:autoSpaceDE w:val="0"/>
        <w:autoSpaceDN w:val="0"/>
        <w:adjustRightInd w:val="0"/>
        <w:rPr>
          <w:del w:id="367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68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21837C09" w14:textId="77777777" w:rsidR="006A42A9" w:rsidRDefault="006A42A9" w:rsidP="006A42A9">
      <w:pPr>
        <w:autoSpaceDE w:val="0"/>
        <w:autoSpaceDN w:val="0"/>
        <w:adjustRightInd w:val="0"/>
        <w:rPr>
          <w:del w:id="369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70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Nausea/Vomiting: {Nausea Vomiting:17009}</w:delText>
        </w:r>
      </w:del>
    </w:p>
    <w:p w14:paraId="4C3A2376" w14:textId="77777777" w:rsidR="006A42A9" w:rsidRDefault="006A42A9" w:rsidP="006A42A9">
      <w:pPr>
        <w:autoSpaceDE w:val="0"/>
        <w:autoSpaceDN w:val="0"/>
        <w:adjustRightInd w:val="0"/>
        <w:rPr>
          <w:del w:id="371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72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6D6F3690" w14:textId="77777777" w:rsidR="006A42A9" w:rsidRDefault="006A42A9" w:rsidP="006A42A9">
      <w:pPr>
        <w:autoSpaceDE w:val="0"/>
        <w:autoSpaceDN w:val="0"/>
        <w:adjustRightInd w:val="0"/>
        <w:rPr>
          <w:del w:id="373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74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Dyspnea: {Dyspnea:17010}</w:delText>
        </w:r>
      </w:del>
    </w:p>
    <w:p w14:paraId="5E8D2434" w14:textId="77777777" w:rsidR="006A42A9" w:rsidRDefault="006A42A9" w:rsidP="006A42A9">
      <w:pPr>
        <w:autoSpaceDE w:val="0"/>
        <w:autoSpaceDN w:val="0"/>
        <w:adjustRightInd w:val="0"/>
        <w:rPr>
          <w:del w:id="375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76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67B2BC53" w14:textId="77777777" w:rsidR="006A42A9" w:rsidRDefault="006A42A9" w:rsidP="006A42A9">
      <w:pPr>
        <w:autoSpaceDE w:val="0"/>
        <w:autoSpaceDN w:val="0"/>
        <w:adjustRightInd w:val="0"/>
        <w:rPr>
          <w:del w:id="377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78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Fatigue: {Fatigue:17011}</w:delText>
        </w:r>
      </w:del>
    </w:p>
    <w:p w14:paraId="4EEFA966" w14:textId="77777777" w:rsidR="006A42A9" w:rsidRDefault="006A42A9" w:rsidP="006A42A9">
      <w:pPr>
        <w:autoSpaceDE w:val="0"/>
        <w:autoSpaceDN w:val="0"/>
        <w:adjustRightInd w:val="0"/>
        <w:rPr>
          <w:del w:id="379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80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5B428173" w14:textId="77777777" w:rsidR="006A42A9" w:rsidRDefault="006A42A9" w:rsidP="006A42A9">
      <w:pPr>
        <w:autoSpaceDE w:val="0"/>
        <w:autoSpaceDN w:val="0"/>
        <w:adjustRightInd w:val="0"/>
        <w:rPr>
          <w:del w:id="381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82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Loss of appetite and/or weight loss: {Loss of appetite and/or weight loss:17012}</w:delText>
        </w:r>
      </w:del>
    </w:p>
    <w:p w14:paraId="216CF8FD" w14:textId="77777777" w:rsidR="006A42A9" w:rsidRDefault="006A42A9" w:rsidP="006A42A9">
      <w:pPr>
        <w:autoSpaceDE w:val="0"/>
        <w:autoSpaceDN w:val="0"/>
        <w:adjustRightInd w:val="0"/>
        <w:rPr>
          <w:del w:id="383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84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6C98BE13" w14:textId="77777777" w:rsidR="006A42A9" w:rsidRDefault="006A42A9" w:rsidP="006A42A9">
      <w:pPr>
        <w:autoSpaceDE w:val="0"/>
        <w:autoSpaceDN w:val="0"/>
        <w:adjustRightInd w:val="0"/>
        <w:rPr>
          <w:del w:id="385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86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***</w:delText>
        </w:r>
      </w:del>
    </w:p>
    <w:p w14:paraId="3AC0D9A3" w14:textId="77777777" w:rsidR="006A42A9" w:rsidRDefault="006A42A9" w:rsidP="006A42A9">
      <w:pPr>
        <w:autoSpaceDE w:val="0"/>
        <w:autoSpaceDN w:val="0"/>
        <w:adjustRightInd w:val="0"/>
        <w:rPr>
          <w:del w:id="387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88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 </w:delText>
        </w:r>
      </w:del>
    </w:p>
    <w:p w14:paraId="136A09ED" w14:textId="77777777" w:rsidR="006A42A9" w:rsidRDefault="006A42A9" w:rsidP="006A42A9">
      <w:pPr>
        <w:autoSpaceDE w:val="0"/>
        <w:autoSpaceDN w:val="0"/>
        <w:adjustRightInd w:val="0"/>
        <w:rPr>
          <w:del w:id="389" w:author="Tiffany Keb" w:date="2026-09-25T20:09:00Z" w16du:dateUtc="2026-09-26T00:09:00Z"/>
          <w:rFonts w:ascii="Arial" w:hAnsi="Arial" w:cs="Arial"/>
          <w:b/>
          <w:bCs/>
          <w:color w:val="201F1E"/>
          <w:sz w:val="22"/>
          <w:szCs w:val="22"/>
        </w:rPr>
      </w:pPr>
      <w:del w:id="390" w:author="Tiffany Keb" w:date="2026-09-25T20:09:00Z" w16du:dateUtc="2026-09-26T00:09:00Z">
        <w:r>
          <w:rPr>
            <w:rFonts w:ascii="Arial" w:hAnsi="Arial" w:cs="Arial"/>
            <w:b/>
            <w:bCs/>
            <w:color w:val="201F1E"/>
            <w:sz w:val="22"/>
            <w:szCs w:val="22"/>
          </w:rPr>
          <w:delText>Psychosocial:</w:delText>
        </w:r>
      </w:del>
    </w:p>
    <w:p w14:paraId="660B760D" w14:textId="77777777" w:rsidR="006A42A9" w:rsidRDefault="006A42A9" w:rsidP="006A42A9">
      <w:pPr>
        <w:autoSpaceDE w:val="0"/>
        <w:autoSpaceDN w:val="0"/>
        <w:adjustRightInd w:val="0"/>
        <w:rPr>
          <w:del w:id="391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92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{Psychosocial:17019}</w:delText>
        </w:r>
      </w:del>
    </w:p>
    <w:p w14:paraId="60BCD053" w14:textId="77777777" w:rsidR="006A42A9" w:rsidRDefault="006A42A9" w:rsidP="006A42A9">
      <w:pPr>
        <w:autoSpaceDE w:val="0"/>
        <w:autoSpaceDN w:val="0"/>
        <w:adjustRightInd w:val="0"/>
        <w:rPr>
          <w:del w:id="393" w:author="Tiffany Keb" w:date="2026-09-25T20:09:00Z" w16du:dateUtc="2026-09-26T00:09:00Z"/>
          <w:rFonts w:ascii="Arial" w:hAnsi="Arial" w:cs="Arial"/>
          <w:b/>
          <w:bCs/>
          <w:color w:val="201F1E"/>
          <w:sz w:val="22"/>
          <w:szCs w:val="22"/>
        </w:rPr>
      </w:pPr>
      <w:del w:id="394" w:author="Tiffany Keb" w:date="2026-09-25T20:09:00Z" w16du:dateUtc="2026-09-26T00:09:00Z">
        <w:r>
          <w:rPr>
            <w:rFonts w:ascii="Arial" w:hAnsi="Arial" w:cs="Arial"/>
            <w:b/>
            <w:bCs/>
            <w:color w:val="201F1E"/>
            <w:sz w:val="22"/>
            <w:szCs w:val="22"/>
          </w:rPr>
          <w:delText> </w:delText>
        </w:r>
      </w:del>
    </w:p>
    <w:p w14:paraId="4690E6CE" w14:textId="77777777" w:rsidR="006A42A9" w:rsidRDefault="006A42A9" w:rsidP="006A42A9">
      <w:pPr>
        <w:autoSpaceDE w:val="0"/>
        <w:autoSpaceDN w:val="0"/>
        <w:adjustRightInd w:val="0"/>
        <w:rPr>
          <w:del w:id="395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96" w:author="Tiffany Keb" w:date="2026-09-25T20:09:00Z" w16du:dateUtc="2026-09-26T00:09:00Z">
        <w:r>
          <w:rPr>
            <w:rFonts w:ascii="Arial" w:hAnsi="Arial" w:cs="Arial"/>
            <w:b/>
            <w:bCs/>
            <w:color w:val="201F1E"/>
            <w:sz w:val="22"/>
            <w:szCs w:val="22"/>
          </w:rPr>
          <w:delText>Referrals: </w:delText>
        </w:r>
        <w:r>
          <w:rPr>
            <w:rFonts w:ascii="Arial" w:hAnsi="Arial" w:cs="Arial"/>
            <w:color w:val="201F1E"/>
            <w:sz w:val="22"/>
            <w:szCs w:val="22"/>
          </w:rPr>
          <w:delText>{Referrals:17020}</w:delText>
        </w:r>
      </w:del>
    </w:p>
    <w:p w14:paraId="3FF340D5" w14:textId="77777777" w:rsidR="006A42A9" w:rsidRDefault="006A42A9" w:rsidP="006A42A9">
      <w:pPr>
        <w:autoSpaceDE w:val="0"/>
        <w:autoSpaceDN w:val="0"/>
        <w:adjustRightInd w:val="0"/>
        <w:rPr>
          <w:del w:id="397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720AF69B" w14:textId="77777777" w:rsidR="006A42A9" w:rsidRDefault="006A42A9" w:rsidP="006A42A9">
      <w:pPr>
        <w:autoSpaceDE w:val="0"/>
        <w:autoSpaceDN w:val="0"/>
        <w:adjustRightInd w:val="0"/>
        <w:rPr>
          <w:del w:id="398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399" w:author="Tiffany Keb" w:date="2026-09-25T20:09:00Z" w16du:dateUtc="2026-09-26T00:09:00Z">
        <w:r>
          <w:rPr>
            <w:rFonts w:ascii="Arial" w:hAnsi="Arial" w:cs="Arial"/>
            <w:b/>
            <w:bCs/>
            <w:sz w:val="22"/>
            <w:szCs w:val="22"/>
          </w:rPr>
          <w:delText>Spiritual:</w:delText>
        </w:r>
        <w:r>
          <w:rPr>
            <w:rFonts w:ascii="Arial" w:hAnsi="Arial" w:cs="Arial"/>
            <w:color w:val="201F1E"/>
            <w:sz w:val="22"/>
            <w:szCs w:val="22"/>
          </w:rPr>
          <w:delText> { :11685}</w:delText>
        </w:r>
      </w:del>
    </w:p>
    <w:p w14:paraId="29A3803C" w14:textId="77777777" w:rsidR="006A42A9" w:rsidRDefault="006A42A9" w:rsidP="006A42A9">
      <w:pPr>
        <w:autoSpaceDE w:val="0"/>
        <w:autoSpaceDN w:val="0"/>
        <w:adjustRightInd w:val="0"/>
        <w:rPr>
          <w:del w:id="400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007B553E" w14:textId="77777777" w:rsidR="006A42A9" w:rsidRDefault="006A42A9" w:rsidP="006A42A9">
      <w:pPr>
        <w:autoSpaceDE w:val="0"/>
        <w:autoSpaceDN w:val="0"/>
        <w:adjustRightInd w:val="0"/>
        <w:rPr>
          <w:del w:id="401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00440889" w14:textId="0FD01336" w:rsidR="00B8205E" w:rsidRPr="00341B0D" w:rsidRDefault="00B8205E" w:rsidP="00B8205E">
      <w:pPr>
        <w:tabs>
          <w:tab w:val="left" w:pos="360"/>
          <w:tab w:val="left" w:pos="720"/>
        </w:tabs>
        <w:jc w:val="center"/>
        <w:rPr>
          <w:ins w:id="402" w:author="Tiffany Keb" w:date="2026-09-25T20:09:00Z" w16du:dateUtc="2026-09-26T00:09:00Z"/>
          <w:rFonts w:asciiTheme="majorHAnsi" w:hAnsiTheme="majorHAnsi" w:cs="Arial"/>
          <w:b/>
          <w:i/>
          <w:color w:val="FF0000"/>
          <w:szCs w:val="18"/>
        </w:rPr>
      </w:pPr>
      <w:ins w:id="403" w:author="Tiffany Keb" w:date="2026-09-25T20:09:00Z" w16du:dateUtc="2026-09-26T00:09:00Z">
        <w:r w:rsidRPr="00341B0D">
          <w:rPr>
            <w:rFonts w:asciiTheme="majorHAnsi" w:hAnsiTheme="majorHAnsi"/>
            <w:b/>
            <w:i/>
            <w:color w:val="FF0000"/>
            <w:szCs w:val="18"/>
          </w:rPr>
          <w:br/>
        </w:r>
      </w:ins>
    </w:p>
    <w:p w14:paraId="4D0822DF" w14:textId="77777777" w:rsidR="00B8205E" w:rsidRPr="008426D1" w:rsidRDefault="00B8205E" w:rsidP="00B8205E">
      <w:pPr>
        <w:rPr>
          <w:ins w:id="404" w:author="Tiffany Keb" w:date="2026-09-25T20:09:00Z" w16du:dateUtc="2026-09-26T00:09:00Z"/>
          <w:rFonts w:asciiTheme="majorHAnsi" w:hAnsiTheme="majorHAnsi" w:cs="Arial"/>
          <w:sz w:val="18"/>
          <w:szCs w:val="18"/>
        </w:rPr>
      </w:pPr>
    </w:p>
    <w:p w14:paraId="5F6504FF" w14:textId="77777777" w:rsidR="003F3AD6" w:rsidRDefault="003F3AD6" w:rsidP="00B8205E">
      <w:pPr>
        <w:tabs>
          <w:tab w:val="left" w:pos="360"/>
          <w:tab w:val="left" w:pos="720"/>
        </w:tabs>
        <w:rPr>
          <w:ins w:id="405" w:author="Tiffany Keb" w:date="2026-09-25T20:09:00Z" w16du:dateUtc="2026-09-26T00:09:00Z"/>
          <w:rFonts w:asciiTheme="majorHAnsi" w:hAnsiTheme="majorHAnsi" w:cs="Arial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406" w:author="Tiffany Keb" w:date="2026-09-25T20:09:00Z" w16du:dateUtc="2026-09-26T00:09:00Z">
          <w:tblPr>
            <w:tblW w:w="0" w:type="auto"/>
            <w:tblInd w:w="-5" w:type="dxa"/>
            <w:tblLayout w:type="fixed"/>
            <w:tblCellMar>
              <w:left w:w="15" w:type="dxa"/>
              <w:right w:w="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800"/>
        <w:tblGridChange w:id="407">
          <w:tblGrid>
            <w:gridCol w:w="8640"/>
            <w:gridCol w:w="2160"/>
          </w:tblGrid>
        </w:tblGridChange>
      </w:tblGrid>
      <w:tr w:rsidR="006A42A9" w14:paraId="0F2F765C" w14:textId="77777777" w:rsidTr="003F3AD6">
        <w:trPr>
          <w:tblCellSpacing w:w="15" w:type="dxa"/>
          <w:trPrChange w:id="408" w:author="Tiffany Keb" w:date="2026-09-25T20:09:00Z" w16du:dateUtc="2026-09-26T00:09:00Z">
            <w:trPr>
              <w:gridAfter w:val="1"/>
              <w:trHeight w:val="450"/>
            </w:trPr>
          </w:trPrChange>
        </w:trPr>
        <w:tc>
          <w:tcPr>
            <w:tcW w:w="0" w:type="auto"/>
            <w:vAlign w:val="center"/>
            <w:hideMark/>
            <w:tcPrChange w:id="409" w:author="Tiffany Keb" w:date="2026-09-25T20:09:00Z" w16du:dateUtc="2026-09-26T00:09:00Z">
              <w:tcPr>
                <w:tcW w:w="864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DFDFDF"/>
                <w:hideMark/>
              </w:tcPr>
            </w:tcPrChange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2"/>
            </w:tblGrid>
            <w:tr w:rsidR="003F3AD6" w:rsidRPr="003F3AD6" w14:paraId="56F1EB1A" w14:textId="77777777">
              <w:trPr>
                <w:tblCellSpacing w:w="15" w:type="dxa"/>
                <w:ins w:id="410" w:author="Tiffany Keb" w:date="2026-09-25T20:09:00Z" w16du:dateUtc="2026-09-26T00:09:00Z"/>
              </w:trPr>
              <w:tc>
                <w:tcPr>
                  <w:tcW w:w="0" w:type="auto"/>
                  <w:vAlign w:val="center"/>
                  <w:hideMark/>
                </w:tcPr>
                <w:p w14:paraId="19B885CE" w14:textId="346C4792" w:rsidR="003F3AD6" w:rsidRPr="003F3AD6" w:rsidRDefault="003F3AD6">
                  <w:pPr>
                    <w:pStyle w:val="Heading1"/>
                    <w:rPr>
                      <w:ins w:id="411" w:author="Tiffany Keb" w:date="2026-09-25T20:09:00Z" w16du:dateUtc="2026-09-26T00:09:00Z"/>
                      <w:highlight w:val="yellow"/>
                    </w:rPr>
                  </w:pPr>
                  <w:ins w:id="412" w:author="Tiffany Keb" w:date="2026-09-25T20:09:00Z" w16du:dateUtc="2026-09-26T00:09:00Z">
                    <w:r w:rsidRPr="003F3AD6">
                      <w:rPr>
                        <w:highlight w:val="yellow"/>
                      </w:rPr>
                      <w:t>Business Fundamentals</w:t>
                    </w:r>
                  </w:ins>
                </w:p>
              </w:tc>
            </w:tr>
            <w:tr w:rsidR="003F3AD6" w:rsidRPr="003F3AD6" w14:paraId="23DD1B51" w14:textId="77777777">
              <w:trPr>
                <w:tblCellSpacing w:w="15" w:type="dxa"/>
                <w:ins w:id="413" w:author="Tiffany Keb" w:date="2026-09-25T20:09:00Z" w16du:dateUtc="2026-09-26T00:09:00Z"/>
              </w:trPr>
              <w:tc>
                <w:tcPr>
                  <w:tcW w:w="0" w:type="auto"/>
                  <w:vAlign w:val="center"/>
                  <w:hideMark/>
                </w:tcPr>
                <w:p w14:paraId="19D53849" w14:textId="77777777" w:rsidR="003F3AD6" w:rsidRPr="003F3AD6" w:rsidRDefault="00533947">
                  <w:pPr>
                    <w:rPr>
                      <w:ins w:id="414" w:author="Tiffany Keb" w:date="2026-09-25T20:09:00Z" w16du:dateUtc="2026-09-26T00:09:00Z"/>
                      <w:highlight w:val="yellow"/>
                    </w:rPr>
                  </w:pPr>
                  <w:ins w:id="415" w:author="Tiffany Keb" w:date="2026-09-25T20:09:00Z" w16du:dateUtc="2026-09-26T00:09:00Z">
                    <w:r>
                      <w:rPr>
                        <w:noProof/>
                      </w:rPr>
                      <w:pict w14:anchorId="1FA100C0">
                        <v:rect id="_x0000_i1026" alt="" style="width:468pt;height:.05pt;mso-width-percent:0;mso-height-percent:0;mso-width-percent:0;mso-height-percent:0" o:hralign="center" o:hrstd="t" o:hr="t" fillcolor="#a0a0a0" stroked="f"/>
                      </w:pict>
                    </w:r>
                  </w:ins>
                </w:p>
              </w:tc>
            </w:tr>
          </w:tbl>
          <w:p w14:paraId="1681DE07" w14:textId="77777777" w:rsidR="006A42A9" w:rsidRPr="003F3AD6" w:rsidRDefault="003F3AD6">
            <w:pPr>
              <w:pStyle w:val="acalog-breadcrumb"/>
              <w:rPr>
                <w:highlight w:val="yellow"/>
                <w:rPrChange w:id="416" w:author="Tiffany Keb" w:date="2026-09-25T20:09:00Z" w16du:dateUtc="2026-09-26T00:09:00Z"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</w:rPrChange>
              </w:rPr>
              <w:pPrChange w:id="417" w:author="Tiffany Keb" w:date="2026-09-25T20:09:00Z" w16du:dateUtc="2026-09-26T00:09:00Z">
                <w:pPr>
                  <w:autoSpaceDE w:val="0"/>
                  <w:autoSpaceDN w:val="0"/>
                  <w:adjustRightInd w:val="0"/>
                </w:pPr>
              </w:pPrChange>
            </w:pPr>
            <w:ins w:id="418" w:author="Tiffany Keb" w:date="2026-09-25T20:09:00Z" w16du:dateUtc="2026-09-26T00:09:00Z">
              <w:r w:rsidRPr="003F3AD6">
                <w:rPr>
                  <w:highlight w:val="yellow"/>
                </w:rPr>
                <w:fldChar w:fldCharType="begin"/>
              </w:r>
              <w:r w:rsidRPr="003F3AD6">
                <w:rPr>
                  <w:highlight w:val="yellow"/>
                </w:rPr>
                <w:instrText xml:space="preserve"> INCLUDEPICTURE "https://catalog.astate.edu/return.gif" \* MERGEFORMATINET </w:instrText>
              </w:r>
              <w:r w:rsidRPr="003F3AD6">
                <w:rPr>
                  <w:highlight w:val="yellow"/>
                </w:rPr>
                <w:fldChar w:fldCharType="separate"/>
              </w:r>
              <w:r w:rsidRPr="003F3AD6">
                <w:rPr>
                  <w:noProof/>
                  <w:highlight w:val="yellow"/>
                </w:rPr>
                <w:drawing>
                  <wp:inline distT="0" distB="0" distL="0" distR="0" wp14:anchorId="0BFBD832" wp14:editId="72B20D64">
                    <wp:extent cx="163195" cy="180975"/>
                    <wp:effectExtent l="0" t="0" r="1905" b="0"/>
                    <wp:docPr id="1" name="Picture 1" descr="Return to {$returnto_text}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Return to {$returnto_text}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3195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F3AD6">
                <w:rPr>
                  <w:highlight w:val="yellow"/>
                </w:rPr>
                <w:fldChar w:fldCharType="end"/>
              </w:r>
              <w:r w:rsidRPr="003F3AD6">
                <w:rPr>
                  <w:highlight w:val="yellow"/>
                </w:rPr>
                <w:t xml:space="preserve">Return to: </w:t>
              </w:r>
              <w:r>
                <w:fldChar w:fldCharType="begin"/>
              </w:r>
              <w:r>
                <w:instrText>HYPERLINK "https://catalog.astate.edu/content.php?catoid=3&amp;navoid=77"</w:instrText>
              </w:r>
              <w:r>
                <w:fldChar w:fldCharType="separate"/>
              </w:r>
              <w:r w:rsidRPr="003F3AD6">
                <w:rPr>
                  <w:rStyle w:val="Hyperlink"/>
                  <w:highlight w:val="yellow"/>
                </w:rPr>
                <w:t>Programs by Department</w:t>
              </w:r>
              <w:r>
                <w:fldChar w:fldCharType="end"/>
              </w:r>
            </w:ins>
            <w:del w:id="419" w:author="Tiffany Keb" w:date="2026-09-25T20:09:00Z" w16du:dateUtc="2026-09-26T00:09:00Z">
              <w:r w:rsidR="006A42A9"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HISTORY OF PRESENT ILLNESS</w:delText>
              </w:r>
            </w:del>
          </w:p>
        </w:tc>
      </w:tr>
      <w:tr w:rsidR="003F3AD6" w14:paraId="75DB2362" w14:textId="77777777" w:rsidTr="003F3AD6">
        <w:trPr>
          <w:tblCellSpacing w:w="15" w:type="dxa"/>
          <w:ins w:id="420" w:author="Tiffany Keb" w:date="2026-09-25T20:09:00Z" w16du:dateUtc="2026-09-26T00:09:00Z"/>
        </w:trPr>
        <w:tc>
          <w:tcPr>
            <w:tcW w:w="0" w:type="auto"/>
            <w:vAlign w:val="center"/>
            <w:hideMark/>
          </w:tcPr>
          <w:p w14:paraId="4B225E42" w14:textId="77777777" w:rsidR="003F3AD6" w:rsidRPr="003F3AD6" w:rsidRDefault="003F3AD6" w:rsidP="003F3AD6">
            <w:pPr>
              <w:pStyle w:val="Heading2"/>
              <w:rPr>
                <w:ins w:id="421" w:author="Tiffany Keb" w:date="2026-09-25T20:09:00Z" w16du:dateUtc="2026-09-26T00:09:00Z"/>
                <w:highlight w:val="yellow"/>
              </w:rPr>
            </w:pPr>
            <w:bookmarkStart w:id="422" w:name="RequiredCourses"/>
            <w:bookmarkEnd w:id="422"/>
            <w:ins w:id="423" w:author="Tiffany Keb" w:date="2026-09-25T20:09:00Z" w16du:dateUtc="2026-09-26T00:09:00Z">
              <w:r w:rsidRPr="003F3AD6">
                <w:rPr>
                  <w:highlight w:val="yellow"/>
                </w:rPr>
                <w:t>Required Courses:</w:t>
              </w:r>
            </w:ins>
          </w:p>
          <w:p w14:paraId="0086DCED" w14:textId="77777777" w:rsidR="003F3AD6" w:rsidRPr="003F3AD6" w:rsidRDefault="00533947" w:rsidP="003F3AD6">
            <w:pPr>
              <w:rPr>
                <w:ins w:id="424" w:author="Tiffany Keb" w:date="2026-09-25T20:09:00Z" w16du:dateUtc="2026-09-26T00:09:00Z"/>
                <w:highlight w:val="yellow"/>
              </w:rPr>
            </w:pPr>
            <w:ins w:id="425" w:author="Tiffany Keb" w:date="2026-09-25T20:09:00Z" w16du:dateUtc="2026-09-26T00:09:00Z">
              <w:r>
                <w:rPr>
                  <w:noProof/>
                </w:rPr>
              </w:r>
            </w:ins>
            <w:r>
              <w:pict w14:anchorId="11B4110B">
                <v:rect id="Horizontal Line 2" o:spid="_x0000_s1026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  <w:bookmarkStart w:id="426" w:name="TotalRequiredHours9" w:displacedByCustomXml="next"/>
          <w:bookmarkEnd w:id="426" w:displacedByCustomXml="next"/>
          <w:customXmlInsRangeStart w:id="427" w:author="Tiffany Keb" w:date="2026-09-25T20:09:00Z"/>
          <w:sdt>
            <w:sdtPr>
              <w:rPr>
                <w:rFonts w:asciiTheme="majorHAnsi" w:hAnsiTheme="majorHAnsi" w:cs="Arial"/>
                <w:sz w:val="20"/>
                <w:szCs w:val="20"/>
                <w:highlight w:val="yellow"/>
              </w:rPr>
              <w:id w:val="1366715536"/>
              <w:placeholder>
                <w:docPart w:val="D2D7C9080E904346B56347E88800B63E"/>
              </w:placeholder>
            </w:sdtPr>
            <w:sdtEndPr/>
            <w:sdtContent>
              <w:customXmlInsRangeEnd w:id="427"/>
              <w:p w14:paraId="50D631F5" w14:textId="77777777" w:rsidR="003F3AD6" w:rsidRPr="003F3AD6" w:rsidRDefault="003F3AD6" w:rsidP="003F3AD6">
                <w:pPr>
                  <w:tabs>
                    <w:tab w:val="left" w:pos="720"/>
                  </w:tabs>
                  <w:ind w:left="720"/>
                  <w:rPr>
                    <w:ins w:id="428" w:author="Tiffany Keb" w:date="2026-09-25T20:09:00Z" w16du:dateUtc="2026-09-26T00:09:00Z"/>
                    <w:rFonts w:asciiTheme="majorHAnsi" w:hAnsiTheme="majorHAnsi" w:cs="Arial"/>
                    <w:sz w:val="20"/>
                    <w:szCs w:val="20"/>
                    <w:highlight w:val="yellow"/>
                  </w:rPr>
                </w:pPr>
                <w:ins w:id="429" w:author="Tiffany Keb" w:date="2026-09-25T20:09:00Z" w16du:dateUtc="2026-09-26T00:09:00Z">
                  <w:r w:rsidRPr="003F3AD6">
                    <w:rPr>
                      <w:rFonts w:asciiTheme="majorHAnsi" w:hAnsiTheme="majorHAnsi" w:cs="Arial"/>
                      <w:sz w:val="20"/>
                      <w:szCs w:val="20"/>
                      <w:highlight w:val="yellow"/>
                    </w:rPr>
                    <w:t>ECON 2323 – Principles of Microeconomics Sem. Hrs: 3</w:t>
                  </w:r>
                </w:ins>
              </w:p>
              <w:p w14:paraId="4447773F" w14:textId="77777777" w:rsidR="003F3AD6" w:rsidRPr="003F3AD6" w:rsidRDefault="003F3AD6" w:rsidP="003F3AD6">
                <w:pPr>
                  <w:tabs>
                    <w:tab w:val="left" w:pos="720"/>
                  </w:tabs>
                  <w:ind w:left="720"/>
                  <w:rPr>
                    <w:ins w:id="430" w:author="Tiffany Keb" w:date="2026-09-25T20:09:00Z" w16du:dateUtc="2026-09-26T00:09:00Z"/>
                    <w:rFonts w:asciiTheme="majorHAnsi" w:hAnsiTheme="majorHAnsi" w:cs="Arial"/>
                    <w:sz w:val="20"/>
                    <w:szCs w:val="20"/>
                    <w:highlight w:val="yellow"/>
                  </w:rPr>
                </w:pPr>
                <w:ins w:id="431" w:author="Tiffany Keb" w:date="2026-09-25T20:09:00Z" w16du:dateUtc="2026-09-26T00:09:00Z">
                  <w:r w:rsidRPr="003F3AD6">
                    <w:rPr>
                      <w:rFonts w:asciiTheme="majorHAnsi" w:hAnsiTheme="majorHAnsi" w:cs="Arial"/>
                      <w:sz w:val="20"/>
                      <w:szCs w:val="20"/>
                      <w:highlight w:val="yellow"/>
                    </w:rPr>
                    <w:t>ECON 2113 – Business Statistics Sem. Hrs: 3</w:t>
                  </w:r>
                </w:ins>
              </w:p>
              <w:p w14:paraId="04B678C4" w14:textId="77777777" w:rsidR="003F3AD6" w:rsidRPr="003F3AD6" w:rsidRDefault="003F3AD6" w:rsidP="003F3AD6">
                <w:pPr>
                  <w:tabs>
                    <w:tab w:val="left" w:pos="720"/>
                  </w:tabs>
                  <w:ind w:left="720"/>
                  <w:rPr>
                    <w:ins w:id="432" w:author="Tiffany Keb" w:date="2026-09-25T20:09:00Z" w16du:dateUtc="2026-09-26T00:09:00Z"/>
                    <w:rFonts w:asciiTheme="majorHAnsi" w:hAnsiTheme="majorHAnsi" w:cs="Arial"/>
                    <w:sz w:val="20"/>
                    <w:szCs w:val="20"/>
                    <w:highlight w:val="yellow"/>
                  </w:rPr>
                </w:pPr>
                <w:ins w:id="433" w:author="Tiffany Keb" w:date="2026-09-25T20:09:00Z" w16du:dateUtc="2026-09-26T00:09:00Z">
                  <w:r w:rsidRPr="003F3AD6">
                    <w:rPr>
                      <w:rFonts w:asciiTheme="majorHAnsi" w:hAnsiTheme="majorHAnsi" w:cs="Arial"/>
                      <w:sz w:val="20"/>
                      <w:szCs w:val="20"/>
                      <w:highlight w:val="yellow"/>
                    </w:rPr>
                    <w:t>MKTG 1013 – Introduction to Business Sem. Hrs: 3</w:t>
                  </w:r>
                </w:ins>
              </w:p>
              <w:p w14:paraId="6743B89D" w14:textId="77777777" w:rsidR="003F3AD6" w:rsidRPr="003F3AD6" w:rsidRDefault="003F3AD6" w:rsidP="003F3AD6">
                <w:pPr>
                  <w:tabs>
                    <w:tab w:val="left" w:pos="720"/>
                  </w:tabs>
                  <w:ind w:left="720"/>
                  <w:rPr>
                    <w:ins w:id="434" w:author="Tiffany Keb" w:date="2026-09-25T20:09:00Z" w16du:dateUtc="2026-09-26T00:09:00Z"/>
                    <w:rFonts w:asciiTheme="majorHAnsi" w:hAnsiTheme="majorHAnsi" w:cs="Arial"/>
                    <w:sz w:val="20"/>
                    <w:szCs w:val="20"/>
                    <w:highlight w:val="yellow"/>
                  </w:rPr>
                </w:pPr>
                <w:ins w:id="435" w:author="Tiffany Keb" w:date="2026-09-25T20:09:00Z" w16du:dateUtc="2026-09-26T00:09:00Z">
                  <w:r w:rsidRPr="003F3AD6">
                    <w:rPr>
                      <w:rFonts w:asciiTheme="majorHAnsi" w:hAnsiTheme="majorHAnsi" w:cs="Arial"/>
                      <w:sz w:val="20"/>
                      <w:szCs w:val="20"/>
                      <w:highlight w:val="yellow"/>
                    </w:rPr>
                    <w:t>FIN 2013 – Personal Asset Management Sem. Hrs: 3</w:t>
                  </w:r>
                </w:ins>
              </w:p>
              <w:p w14:paraId="2C0E4ED4" w14:textId="77777777" w:rsidR="003F3AD6" w:rsidRPr="003F3AD6" w:rsidRDefault="003F3AD6" w:rsidP="003F3AD6">
                <w:pPr>
                  <w:tabs>
                    <w:tab w:val="left" w:pos="720"/>
                  </w:tabs>
                  <w:ind w:left="720"/>
                  <w:rPr>
                    <w:ins w:id="436" w:author="Tiffany Keb" w:date="2026-09-25T20:09:00Z" w16du:dateUtc="2026-09-26T00:09:00Z"/>
                    <w:rFonts w:asciiTheme="majorHAnsi" w:hAnsiTheme="majorHAnsi" w:cs="Arial"/>
                    <w:sz w:val="20"/>
                    <w:szCs w:val="20"/>
                    <w:highlight w:val="yellow"/>
                  </w:rPr>
                </w:pPr>
                <w:ins w:id="437" w:author="Tiffany Keb" w:date="2026-09-25T20:09:00Z" w16du:dateUtc="2026-09-26T00:09:00Z">
                  <w:r w:rsidRPr="003F3AD6">
                    <w:rPr>
                      <w:rFonts w:asciiTheme="majorHAnsi" w:hAnsiTheme="majorHAnsi" w:cs="Arial"/>
                      <w:sz w:val="20"/>
                      <w:szCs w:val="20"/>
                      <w:highlight w:val="yellow"/>
                    </w:rPr>
                    <w:t>ISBA 1503 – Microcomputer Applications Sem. Hrs: 3</w:t>
                  </w:r>
                </w:ins>
              </w:p>
              <w:customXmlInsRangeStart w:id="438" w:author="Tiffany Keb" w:date="2026-09-25T20:09:00Z"/>
            </w:sdtContent>
          </w:sdt>
          <w:customXmlInsRangeEnd w:id="438"/>
          <w:p w14:paraId="3BF2F528" w14:textId="77777777" w:rsidR="003F3AD6" w:rsidRPr="003F3AD6" w:rsidRDefault="003F3AD6" w:rsidP="003F3AD6">
            <w:pPr>
              <w:pStyle w:val="NormalWeb"/>
              <w:rPr>
                <w:ins w:id="439" w:author="Tiffany Keb" w:date="2026-09-25T20:09:00Z" w16du:dateUtc="2026-09-26T00:09:00Z"/>
                <w:highlight w:val="yellow"/>
              </w:rPr>
            </w:pPr>
          </w:p>
          <w:p w14:paraId="72B3C6B6" w14:textId="77777777" w:rsidR="003F3AD6" w:rsidRPr="003F3AD6" w:rsidRDefault="003F3AD6" w:rsidP="003F3AD6">
            <w:pPr>
              <w:pStyle w:val="NormalWeb"/>
              <w:rPr>
                <w:ins w:id="440" w:author="Tiffany Keb" w:date="2026-09-25T20:09:00Z" w16du:dateUtc="2026-09-26T00:09:00Z"/>
                <w:highlight w:val="yellow"/>
              </w:rPr>
            </w:pPr>
            <w:ins w:id="441" w:author="Tiffany Keb" w:date="2026-09-25T20:09:00Z" w16du:dateUtc="2026-09-26T00:09:00Z">
              <w:r w:rsidRPr="003F3AD6">
                <w:rPr>
                  <w:highlight w:val="yellow"/>
                </w:rPr>
                <w:t>Total Required Hours: 15</w:t>
              </w:r>
            </w:ins>
          </w:p>
        </w:tc>
      </w:tr>
    </w:tbl>
    <w:p w14:paraId="4C2E9A35" w14:textId="08CDEF61" w:rsidR="00B8205E" w:rsidRPr="008426D1" w:rsidRDefault="00B8205E" w:rsidP="00B8205E">
      <w:pPr>
        <w:tabs>
          <w:tab w:val="left" w:pos="360"/>
          <w:tab w:val="left" w:pos="720"/>
        </w:tabs>
        <w:rPr>
          <w:ins w:id="442" w:author="Tiffany Keb" w:date="2026-09-25T20:09:00Z" w16du:dateUtc="2026-09-26T00:09:00Z"/>
          <w:rFonts w:asciiTheme="majorHAnsi" w:hAnsiTheme="majorHAnsi" w:cs="Arial"/>
          <w:sz w:val="20"/>
          <w:szCs w:val="20"/>
        </w:rPr>
      </w:pPr>
    </w:p>
    <w:p w14:paraId="32DEB946" w14:textId="77777777" w:rsidR="00B8205E" w:rsidRDefault="00B8205E" w:rsidP="00B8205E">
      <w:pPr>
        <w:tabs>
          <w:tab w:val="left" w:pos="360"/>
          <w:tab w:val="left" w:pos="720"/>
        </w:tabs>
        <w:ind w:left="720"/>
        <w:rPr>
          <w:ins w:id="443" w:author="Tiffany Keb" w:date="2026-09-25T20:09:00Z" w16du:dateUtc="2026-09-26T00:09:00Z"/>
          <w:rFonts w:asciiTheme="majorHAnsi" w:hAnsiTheme="majorHAnsi" w:cs="Arial"/>
          <w:sz w:val="20"/>
          <w:szCs w:val="20"/>
        </w:rPr>
      </w:pPr>
    </w:p>
    <w:p w14:paraId="257679FD" w14:textId="77777777" w:rsidR="00B8205E" w:rsidRDefault="00B8205E" w:rsidP="00B8205E">
      <w:pPr>
        <w:tabs>
          <w:tab w:val="left" w:pos="360"/>
          <w:tab w:val="left" w:pos="720"/>
        </w:tabs>
        <w:spacing w:after="120"/>
        <w:rPr>
          <w:ins w:id="444" w:author="Tiffany Keb" w:date="2026-09-25T20:09:00Z" w16du:dateUtc="2026-09-26T00:09:00Z"/>
          <w:rFonts w:asciiTheme="majorHAnsi" w:hAnsiTheme="majorHAnsi" w:cs="Arial"/>
          <w:b/>
          <w:sz w:val="20"/>
          <w:szCs w:val="20"/>
          <w:u w:val="single"/>
        </w:rPr>
      </w:pPr>
    </w:p>
    <w:p w14:paraId="4D32A44B" w14:textId="77777777" w:rsidR="00B8205E" w:rsidRDefault="00B8205E" w:rsidP="00B8205E">
      <w:pPr>
        <w:tabs>
          <w:tab w:val="left" w:pos="360"/>
          <w:tab w:val="left" w:pos="720"/>
        </w:tabs>
        <w:spacing w:after="120"/>
        <w:rPr>
          <w:ins w:id="445" w:author="Tiffany Keb" w:date="2026-09-25T20:09:00Z" w16du:dateUtc="2026-09-26T00:09:00Z"/>
          <w:rFonts w:asciiTheme="majorHAnsi" w:hAnsiTheme="majorHAnsi" w:cs="Arial"/>
          <w:b/>
          <w:sz w:val="20"/>
          <w:szCs w:val="20"/>
          <w:u w:val="single"/>
        </w:rPr>
      </w:pPr>
    </w:p>
    <w:p w14:paraId="2AD5B2BB" w14:textId="77777777" w:rsidR="00B8205E" w:rsidRDefault="00B8205E" w:rsidP="00B8205E">
      <w:pPr>
        <w:rPr>
          <w:ins w:id="446" w:author="Tiffany Keb" w:date="2026-09-25T20:09:00Z" w16du:dateUtc="2026-09-26T00:09:00Z"/>
          <w:rFonts w:asciiTheme="majorHAnsi" w:hAnsiTheme="majorHAnsi"/>
          <w:b/>
          <w:sz w:val="36"/>
          <w:szCs w:val="36"/>
        </w:rPr>
      </w:pPr>
    </w:p>
    <w:p w14:paraId="2ADC4ECC" w14:textId="77777777" w:rsidR="006A42A9" w:rsidRDefault="006A42A9" w:rsidP="006A42A9">
      <w:pPr>
        <w:autoSpaceDE w:val="0"/>
        <w:autoSpaceDN w:val="0"/>
        <w:adjustRightInd w:val="0"/>
        <w:rPr>
          <w:del w:id="447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02BFB7F1" w14:textId="77777777">
        <w:trPr>
          <w:trHeight w:val="480"/>
          <w:del w:id="448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0C7C01C" w14:textId="77777777" w:rsidR="006A42A9" w:rsidRDefault="006A42A9">
            <w:pPr>
              <w:autoSpaceDE w:val="0"/>
              <w:autoSpaceDN w:val="0"/>
              <w:adjustRightInd w:val="0"/>
              <w:rPr>
                <w:del w:id="449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  <w:del w:id="450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>Primary dx: </w:delText>
              </w:r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delText>{Select diagnosis:15268}</w:delText>
              </w:r>
            </w:del>
          </w:p>
          <w:p w14:paraId="6A21EC1E" w14:textId="77777777" w:rsidR="006A42A9" w:rsidRDefault="006A42A9">
            <w:pPr>
              <w:autoSpaceDE w:val="0"/>
              <w:autoSpaceDN w:val="0"/>
              <w:adjustRightInd w:val="0"/>
              <w:rPr>
                <w:del w:id="451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  <w:del w:id="452" w:author="Tiffany Keb" w:date="2026-09-25T20:09:00Z" w16du:dateUtc="2026-09-26T00:09:00Z"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delText>@NAME@ is a @AGE@-year-old @SEX@ seen today to discuss the following:</w:delText>
              </w:r>
            </w:del>
          </w:p>
          <w:p w14:paraId="326C1962" w14:textId="77777777" w:rsidR="006A42A9" w:rsidRDefault="006A42A9">
            <w:pPr>
              <w:autoSpaceDE w:val="0"/>
              <w:autoSpaceDN w:val="0"/>
              <w:adjustRightInd w:val="0"/>
              <w:rPr>
                <w:del w:id="453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  <w:del w:id="454" w:author="Tiffany Keb" w:date="2026-09-25T20:09:00Z" w16du:dateUtc="2026-09-26T00:09:00Z"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delText>***</w:delText>
              </w:r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br/>
              </w:r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br/>
              </w:r>
            </w:del>
          </w:p>
          <w:p w14:paraId="7816A050" w14:textId="77777777" w:rsidR="006A42A9" w:rsidRDefault="006A42A9">
            <w:pPr>
              <w:autoSpaceDE w:val="0"/>
              <w:autoSpaceDN w:val="0"/>
              <w:adjustRightInd w:val="0"/>
              <w:rPr>
                <w:del w:id="455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  <w:del w:id="456" w:author="Tiffany Keb" w:date="2026-09-25T20:09:00Z" w16du:dateUtc="2026-09-26T00:09:00Z"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delText>@FUNCSTAT@</w:delText>
              </w:r>
            </w:del>
          </w:p>
          <w:p w14:paraId="1711037E" w14:textId="77777777" w:rsidR="006A42A9" w:rsidRDefault="006A42A9">
            <w:pPr>
              <w:autoSpaceDE w:val="0"/>
              <w:autoSpaceDN w:val="0"/>
              <w:adjustRightInd w:val="0"/>
              <w:rPr>
                <w:del w:id="457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</w:tc>
      </w:tr>
    </w:tbl>
    <w:p w14:paraId="100050C0" w14:textId="77777777" w:rsidR="006A42A9" w:rsidRDefault="006A42A9" w:rsidP="006A42A9">
      <w:pPr>
        <w:autoSpaceDE w:val="0"/>
        <w:autoSpaceDN w:val="0"/>
        <w:adjustRightInd w:val="0"/>
        <w:rPr>
          <w:del w:id="458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Ind w:w="-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1DBE8F7D" w14:textId="77777777">
        <w:trPr>
          <w:trHeight w:val="450"/>
          <w:del w:id="459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269211" w14:textId="77777777" w:rsidR="006A42A9" w:rsidRDefault="006A42A9">
            <w:pPr>
              <w:autoSpaceDE w:val="0"/>
              <w:autoSpaceDN w:val="0"/>
              <w:adjustRightInd w:val="0"/>
              <w:rPr>
                <w:del w:id="460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461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PAST MEDICAL / SURGICAL HISTORY</w:delText>
              </w:r>
            </w:del>
          </w:p>
        </w:tc>
      </w:tr>
    </w:tbl>
    <w:p w14:paraId="329364E2" w14:textId="77777777" w:rsidR="006A42A9" w:rsidRDefault="006A42A9" w:rsidP="006A42A9">
      <w:pPr>
        <w:autoSpaceDE w:val="0"/>
        <w:autoSpaceDN w:val="0"/>
        <w:adjustRightInd w:val="0"/>
        <w:rPr>
          <w:del w:id="462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320"/>
        <w:gridCol w:w="4320"/>
      </w:tblGrid>
      <w:tr w:rsidR="006A42A9" w14:paraId="4D8D0525" w14:textId="77777777">
        <w:trPr>
          <w:trHeight w:val="450"/>
          <w:del w:id="463" w:author="Tiffany Keb" w:date="2026-09-25T20:09:00Z" w16du:dateUtc="2026-09-26T00:09:00Z"/>
        </w:trPr>
        <w:tc>
          <w:tcPr>
            <w:tcW w:w="43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B920DF6" w14:textId="77777777" w:rsidR="006A42A9" w:rsidRDefault="006A42A9">
            <w:pPr>
              <w:autoSpaceDE w:val="0"/>
              <w:autoSpaceDN w:val="0"/>
              <w:adjustRightInd w:val="0"/>
              <w:rPr>
                <w:del w:id="464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465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 xml:space="preserve">@PMH@ </w:delText>
              </w:r>
            </w:del>
          </w:p>
        </w:tc>
        <w:tc>
          <w:tcPr>
            <w:tcW w:w="43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D2E8ABC" w14:textId="77777777" w:rsidR="006A42A9" w:rsidRDefault="006A42A9">
            <w:pPr>
              <w:autoSpaceDE w:val="0"/>
              <w:autoSpaceDN w:val="0"/>
              <w:adjustRightInd w:val="0"/>
              <w:rPr>
                <w:del w:id="466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467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>@PSH@</w:delText>
              </w:r>
              <w:r>
                <w:rPr>
                  <w:rFonts w:ascii="Arial" w:hAnsi="Arial" w:cs="Arial"/>
                  <w:sz w:val="22"/>
                  <w:szCs w:val="22"/>
                </w:rPr>
                <w:tab/>
              </w:r>
            </w:del>
          </w:p>
        </w:tc>
      </w:tr>
    </w:tbl>
    <w:p w14:paraId="360B34C8" w14:textId="77777777" w:rsidR="006A42A9" w:rsidRDefault="006A42A9" w:rsidP="006A42A9">
      <w:pPr>
        <w:autoSpaceDE w:val="0"/>
        <w:autoSpaceDN w:val="0"/>
        <w:adjustRightInd w:val="0"/>
        <w:rPr>
          <w:del w:id="468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Ind w:w="-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55ED0D97" w14:textId="77777777">
        <w:trPr>
          <w:trHeight w:val="450"/>
          <w:del w:id="469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6F4BC6A" w14:textId="77777777" w:rsidR="006A42A9" w:rsidRDefault="006A42A9">
            <w:pPr>
              <w:autoSpaceDE w:val="0"/>
              <w:autoSpaceDN w:val="0"/>
              <w:adjustRightInd w:val="0"/>
              <w:rPr>
                <w:del w:id="470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471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ALLERGIES / MEDICATIONS</w:delText>
              </w:r>
            </w:del>
          </w:p>
        </w:tc>
      </w:tr>
    </w:tbl>
    <w:p w14:paraId="022F46F5" w14:textId="77777777" w:rsidR="006A42A9" w:rsidRDefault="006A42A9" w:rsidP="006A42A9">
      <w:pPr>
        <w:autoSpaceDE w:val="0"/>
        <w:autoSpaceDN w:val="0"/>
        <w:adjustRightInd w:val="0"/>
        <w:rPr>
          <w:del w:id="472" w:author="Tiffany Keb" w:date="2026-09-25T20:09:00Z" w16du:dateUtc="2026-09-26T00:09:00Z"/>
          <w:rFonts w:ascii="Arial" w:hAnsi="Arial" w:cs="Arial"/>
          <w:b/>
          <w:bCs/>
          <w:sz w:val="22"/>
          <w:szCs w:val="22"/>
        </w:rPr>
      </w:pPr>
      <w:del w:id="473" w:author="Tiffany Keb" w:date="2026-09-25T20:09:00Z" w16du:dateUtc="2026-09-26T00:09:00Z">
        <w:r>
          <w:rPr>
            <w:rFonts w:ascii="Arial" w:hAnsi="Arial" w:cs="Arial"/>
            <w:b/>
            <w:bCs/>
            <w:sz w:val="22"/>
            <w:szCs w:val="22"/>
          </w:rPr>
          <w:delText>Allergies</w:delText>
        </w:r>
      </w:del>
    </w:p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268CDB89" w14:textId="77777777">
        <w:trPr>
          <w:trHeight w:val="450"/>
          <w:del w:id="474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AC1C419" w14:textId="77777777" w:rsidR="006A42A9" w:rsidRDefault="006A42A9">
            <w:pPr>
              <w:autoSpaceDE w:val="0"/>
              <w:autoSpaceDN w:val="0"/>
              <w:adjustRightInd w:val="0"/>
              <w:rPr>
                <w:del w:id="475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476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 xml:space="preserve">@ALLERGY@ </w:delText>
              </w:r>
            </w:del>
          </w:p>
        </w:tc>
      </w:tr>
    </w:tbl>
    <w:p w14:paraId="04CEE932" w14:textId="77777777" w:rsidR="006A42A9" w:rsidRDefault="006A42A9" w:rsidP="006A42A9">
      <w:pPr>
        <w:autoSpaceDE w:val="0"/>
        <w:autoSpaceDN w:val="0"/>
        <w:adjustRightInd w:val="0"/>
        <w:rPr>
          <w:del w:id="477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10D4CF26" w14:textId="77777777" w:rsidR="006A42A9" w:rsidRDefault="006A42A9" w:rsidP="006A42A9">
      <w:pPr>
        <w:autoSpaceDE w:val="0"/>
        <w:autoSpaceDN w:val="0"/>
        <w:adjustRightInd w:val="0"/>
        <w:rPr>
          <w:del w:id="478" w:author="Tiffany Keb" w:date="2026-09-25T20:09:00Z" w16du:dateUtc="2026-09-26T00:09:00Z"/>
          <w:rFonts w:ascii="Arial" w:hAnsi="Arial" w:cs="Arial"/>
          <w:b/>
          <w:bCs/>
          <w:sz w:val="22"/>
          <w:szCs w:val="22"/>
        </w:rPr>
      </w:pPr>
      <w:del w:id="479" w:author="Tiffany Keb" w:date="2026-09-25T20:09:00Z" w16du:dateUtc="2026-09-26T00:09:00Z">
        <w:r>
          <w:rPr>
            <w:rFonts w:ascii="Arial" w:hAnsi="Arial" w:cs="Arial"/>
            <w:b/>
            <w:bCs/>
            <w:sz w:val="22"/>
            <w:szCs w:val="22"/>
          </w:rPr>
          <w:delText>Medication List:</w:delText>
        </w:r>
      </w:del>
    </w:p>
    <w:p w14:paraId="4F1BB02F" w14:textId="77777777" w:rsidR="006A42A9" w:rsidRDefault="006A42A9" w:rsidP="006A42A9">
      <w:pPr>
        <w:autoSpaceDE w:val="0"/>
        <w:autoSpaceDN w:val="0"/>
        <w:adjustRightInd w:val="0"/>
        <w:rPr>
          <w:del w:id="480" w:author="Tiffany Keb" w:date="2026-09-25T20:09:00Z" w16du:dateUtc="2026-09-26T00:09:00Z"/>
          <w:rFonts w:ascii="Arial" w:hAnsi="Arial" w:cs="Arial"/>
          <w:sz w:val="22"/>
          <w:szCs w:val="22"/>
        </w:rPr>
      </w:pPr>
      <w:del w:id="481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>@MED@</w:delText>
        </w:r>
      </w:del>
    </w:p>
    <w:p w14:paraId="7442CA92" w14:textId="77777777" w:rsidR="006A42A9" w:rsidRDefault="006A42A9" w:rsidP="006A42A9">
      <w:pPr>
        <w:autoSpaceDE w:val="0"/>
        <w:autoSpaceDN w:val="0"/>
        <w:adjustRightInd w:val="0"/>
        <w:rPr>
          <w:del w:id="482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Ind w:w="-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701F65B0" w14:textId="77777777">
        <w:trPr>
          <w:trHeight w:val="450"/>
          <w:del w:id="483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1623887" w14:textId="77777777" w:rsidR="006A42A9" w:rsidRDefault="006A42A9">
            <w:pPr>
              <w:autoSpaceDE w:val="0"/>
              <w:autoSpaceDN w:val="0"/>
              <w:adjustRightInd w:val="0"/>
              <w:rPr>
                <w:del w:id="484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485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SOCIAL HISTORY</w:delText>
              </w:r>
            </w:del>
          </w:p>
        </w:tc>
      </w:tr>
    </w:tbl>
    <w:p w14:paraId="7F8CF82F" w14:textId="77777777" w:rsidR="006A42A9" w:rsidRDefault="006A42A9" w:rsidP="006A42A9">
      <w:pPr>
        <w:autoSpaceDE w:val="0"/>
        <w:autoSpaceDN w:val="0"/>
        <w:adjustRightInd w:val="0"/>
        <w:rPr>
          <w:del w:id="486" w:author="Tiffany Keb" w:date="2026-09-25T20:09:00Z" w16du:dateUtc="2026-09-26T00:09:00Z"/>
          <w:rFonts w:ascii="Arial" w:hAnsi="Arial" w:cs="Arial"/>
          <w:b/>
          <w:bCs/>
          <w:sz w:val="22"/>
          <w:szCs w:val="22"/>
        </w:rPr>
      </w:pPr>
    </w:p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0FBD3DA8" w14:textId="77777777">
        <w:trPr>
          <w:trHeight w:val="450"/>
          <w:del w:id="487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E1A2ED0" w14:textId="77777777" w:rsidR="006A42A9" w:rsidRDefault="006A42A9">
            <w:pPr>
              <w:autoSpaceDE w:val="0"/>
              <w:autoSpaceDN w:val="0"/>
              <w:adjustRightInd w:val="0"/>
              <w:rPr>
                <w:del w:id="488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489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>@HHSOCDOC@</w:delText>
              </w:r>
            </w:del>
          </w:p>
          <w:p w14:paraId="2D82D8A0" w14:textId="77777777" w:rsidR="006A42A9" w:rsidRDefault="006A42A9">
            <w:pPr>
              <w:autoSpaceDE w:val="0"/>
              <w:autoSpaceDN w:val="0"/>
              <w:adjustRightInd w:val="0"/>
              <w:rPr>
                <w:del w:id="490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</w:tc>
      </w:tr>
    </w:tbl>
    <w:p w14:paraId="69F30D1A" w14:textId="77777777" w:rsidR="006A42A9" w:rsidRDefault="006A42A9" w:rsidP="006A42A9">
      <w:pPr>
        <w:autoSpaceDE w:val="0"/>
        <w:autoSpaceDN w:val="0"/>
        <w:adjustRightInd w:val="0"/>
        <w:rPr>
          <w:del w:id="491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Ind w:w="-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42DDD8B2" w14:textId="77777777">
        <w:trPr>
          <w:trHeight w:val="450"/>
          <w:del w:id="492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C4A8BB1" w14:textId="77777777" w:rsidR="006A42A9" w:rsidRDefault="006A42A9">
            <w:pPr>
              <w:autoSpaceDE w:val="0"/>
              <w:autoSpaceDN w:val="0"/>
              <w:adjustRightInd w:val="0"/>
              <w:rPr>
                <w:del w:id="493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494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CODE STATUS</w:delText>
              </w:r>
            </w:del>
          </w:p>
        </w:tc>
      </w:tr>
    </w:tbl>
    <w:p w14:paraId="53CF04DF" w14:textId="77777777" w:rsidR="006A42A9" w:rsidRDefault="006A42A9" w:rsidP="006A42A9">
      <w:pPr>
        <w:autoSpaceDE w:val="0"/>
        <w:autoSpaceDN w:val="0"/>
        <w:adjustRightInd w:val="0"/>
        <w:rPr>
          <w:del w:id="495" w:author="Tiffany Keb" w:date="2026-09-25T20:09:00Z" w16du:dateUtc="2026-09-26T00:09:00Z"/>
          <w:rFonts w:ascii="Arial" w:hAnsi="Arial" w:cs="Arial"/>
          <w:sz w:val="22"/>
          <w:szCs w:val="22"/>
        </w:rPr>
      </w:pPr>
      <w:del w:id="496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>@RRCODESTATUS@</w:delText>
        </w:r>
      </w:del>
    </w:p>
    <w:p w14:paraId="47FAC18B" w14:textId="77777777" w:rsidR="006A42A9" w:rsidRDefault="006A42A9" w:rsidP="006A42A9">
      <w:pPr>
        <w:autoSpaceDE w:val="0"/>
        <w:autoSpaceDN w:val="0"/>
        <w:adjustRightInd w:val="0"/>
        <w:rPr>
          <w:del w:id="497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Ind w:w="-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18B69D5C" w14:textId="77777777">
        <w:trPr>
          <w:trHeight w:val="450"/>
          <w:del w:id="498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9DFC5DD" w14:textId="77777777" w:rsidR="006A42A9" w:rsidRDefault="006A42A9">
            <w:pPr>
              <w:autoSpaceDE w:val="0"/>
              <w:autoSpaceDN w:val="0"/>
              <w:adjustRightInd w:val="0"/>
              <w:rPr>
                <w:del w:id="499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500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 xml:space="preserve">REVIEW OF SYSTEMS </w:delText>
              </w:r>
            </w:del>
          </w:p>
        </w:tc>
      </w:tr>
    </w:tbl>
    <w:p w14:paraId="30BF7F74" w14:textId="77777777" w:rsidR="006A42A9" w:rsidRDefault="006A42A9" w:rsidP="006A42A9">
      <w:pPr>
        <w:autoSpaceDE w:val="0"/>
        <w:autoSpaceDN w:val="0"/>
        <w:adjustRightInd w:val="0"/>
        <w:rPr>
          <w:del w:id="501" w:author="Tiffany Keb" w:date="2026-09-25T20:09:00Z" w16du:dateUtc="2026-09-26T00:09:00Z"/>
          <w:rFonts w:ascii="Arial" w:hAnsi="Arial" w:cs="Arial"/>
          <w:sz w:val="22"/>
          <w:szCs w:val="22"/>
        </w:rPr>
      </w:pPr>
      <w:del w:id="502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>@ROSBYAGE@</w:delText>
        </w:r>
      </w:del>
    </w:p>
    <w:p w14:paraId="3D896559" w14:textId="77777777" w:rsidR="006A42A9" w:rsidRDefault="006A42A9" w:rsidP="006A42A9">
      <w:pPr>
        <w:autoSpaceDE w:val="0"/>
        <w:autoSpaceDN w:val="0"/>
        <w:adjustRightInd w:val="0"/>
        <w:rPr>
          <w:del w:id="503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Ind w:w="-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737597A7" w14:textId="77777777">
        <w:trPr>
          <w:trHeight w:val="450"/>
          <w:del w:id="504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01E9DD" w14:textId="77777777" w:rsidR="006A42A9" w:rsidRDefault="006A42A9">
            <w:pPr>
              <w:autoSpaceDE w:val="0"/>
              <w:autoSpaceDN w:val="0"/>
              <w:adjustRightInd w:val="0"/>
              <w:rPr>
                <w:del w:id="505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506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PHYSICAL EXAM</w:delText>
              </w:r>
            </w:del>
          </w:p>
        </w:tc>
      </w:tr>
    </w:tbl>
    <w:p w14:paraId="0147CFBE" w14:textId="77777777" w:rsidR="006A42A9" w:rsidRDefault="006A42A9" w:rsidP="006A42A9">
      <w:pPr>
        <w:autoSpaceDE w:val="0"/>
        <w:autoSpaceDN w:val="0"/>
        <w:adjustRightInd w:val="0"/>
        <w:rPr>
          <w:del w:id="507" w:author="Tiffany Keb" w:date="2026-09-25T20:09:00Z" w16du:dateUtc="2026-09-26T00:09:00Z"/>
          <w:rFonts w:ascii="Arial" w:hAnsi="Arial" w:cs="Arial"/>
          <w:b/>
          <w:bCs/>
          <w:sz w:val="22"/>
          <w:szCs w:val="22"/>
        </w:rPr>
      </w:pPr>
      <w:del w:id="508" w:author="Tiffany Keb" w:date="2026-09-25T20:09:00Z" w16du:dateUtc="2026-09-26T00:09:00Z">
        <w:r>
          <w:rPr>
            <w:rFonts w:ascii="Arial" w:hAnsi="Arial" w:cs="Arial"/>
            <w:b/>
            <w:bCs/>
            <w:sz w:val="22"/>
            <w:szCs w:val="22"/>
          </w:rPr>
          <w:delText xml:space="preserve"> Vitals:  @VS@</w:delText>
        </w:r>
      </w:del>
    </w:p>
    <w:p w14:paraId="3AF9590E" w14:textId="77777777" w:rsidR="006A42A9" w:rsidRDefault="006A42A9" w:rsidP="006A42A9">
      <w:pPr>
        <w:autoSpaceDE w:val="0"/>
        <w:autoSpaceDN w:val="0"/>
        <w:adjustRightInd w:val="0"/>
        <w:rPr>
          <w:del w:id="509" w:author="Tiffany Keb" w:date="2026-09-25T20:09:00Z" w16du:dateUtc="2026-09-26T00:09:00Z"/>
          <w:rFonts w:ascii="Arial" w:hAnsi="Arial" w:cs="Arial"/>
          <w:color w:val="201F1E"/>
          <w:sz w:val="22"/>
          <w:szCs w:val="22"/>
        </w:rPr>
      </w:pPr>
      <w:del w:id="510" w:author="Tiffany Keb" w:date="2026-09-25T20:09:00Z" w16du:dateUtc="2026-09-26T00:09:00Z">
        <w:r>
          <w:rPr>
            <w:rFonts w:ascii="Arial" w:hAnsi="Arial" w:cs="Arial"/>
            <w:color w:val="201F1E"/>
            <w:sz w:val="22"/>
            <w:szCs w:val="22"/>
          </w:rPr>
          <w:delText>@PHYEXAMPAL@</w:delText>
        </w:r>
      </w:del>
    </w:p>
    <w:p w14:paraId="0ADA4E4C" w14:textId="77777777" w:rsidR="006A42A9" w:rsidRDefault="006A42A9" w:rsidP="006A42A9">
      <w:pPr>
        <w:autoSpaceDE w:val="0"/>
        <w:autoSpaceDN w:val="0"/>
        <w:adjustRightInd w:val="0"/>
        <w:rPr>
          <w:del w:id="511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715"/>
      </w:tblGrid>
      <w:tr w:rsidR="006A42A9" w14:paraId="67F10900" w14:textId="77777777">
        <w:trPr>
          <w:trHeight w:val="450"/>
          <w:del w:id="512" w:author="Tiffany Keb" w:date="2026-09-25T20:09:00Z" w16du:dateUtc="2026-09-26T00:09:00Z"/>
        </w:trPr>
        <w:tc>
          <w:tcPr>
            <w:tcW w:w="871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63"/>
            </w:tblGrid>
            <w:tr w:rsidR="006A42A9" w14:paraId="6C3CF3DF" w14:textId="77777777">
              <w:trPr>
                <w:trHeight w:val="450"/>
                <w:del w:id="513" w:author="Tiffany Keb" w:date="2026-09-25T20:09:00Z" w16du:dateUtc="2026-09-26T00:09:00Z"/>
              </w:trPr>
              <w:tc>
                <w:tcPr>
                  <w:tcW w:w="8663" w:type="dxa"/>
                  <w:vMerge w:val="restart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auto" w:fill="C0C0C0"/>
                </w:tcPr>
                <w:p w14:paraId="73FA813D" w14:textId="77777777" w:rsidR="006A42A9" w:rsidRDefault="006A42A9">
                  <w:pPr>
                    <w:autoSpaceDE w:val="0"/>
                    <w:autoSpaceDN w:val="0"/>
                    <w:adjustRightInd w:val="0"/>
                    <w:rPr>
                      <w:del w:id="514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515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REVIEW OF STUDIES and IMAGES</w:delText>
                    </w:r>
                  </w:del>
                </w:p>
              </w:tc>
            </w:tr>
            <w:tr w:rsidR="006A42A9" w14:paraId="279FB385" w14:textId="77777777">
              <w:trPr>
                <w:trHeight w:val="450"/>
                <w:del w:id="516" w:author="Tiffany Keb" w:date="2026-09-25T20:09:00Z" w16du:dateUtc="2026-09-26T00:09:00Z"/>
              </w:trPr>
              <w:tc>
                <w:tcPr>
                  <w:tcW w:w="8663" w:type="dxa"/>
                  <w:vMerge w:val="restart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964B5CF" w14:textId="77777777" w:rsidR="006A42A9" w:rsidRDefault="006A42A9">
                  <w:pPr>
                    <w:autoSpaceDE w:val="0"/>
                    <w:autoSpaceDN w:val="0"/>
                    <w:adjustRightInd w:val="0"/>
                    <w:rPr>
                      <w:del w:id="517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518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I have personally reviewed imaging and labs in the EMR.</w:delText>
                    </w:r>
                  </w:del>
                </w:p>
              </w:tc>
            </w:tr>
          </w:tbl>
          <w:p w14:paraId="34B6CFC2" w14:textId="77777777" w:rsidR="006A42A9" w:rsidRDefault="006A42A9">
            <w:pPr>
              <w:autoSpaceDE w:val="0"/>
              <w:autoSpaceDN w:val="0"/>
              <w:adjustRightInd w:val="0"/>
              <w:rPr>
                <w:del w:id="519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520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>Pertinent Labs: { :11569}</w:delText>
              </w:r>
            </w:del>
          </w:p>
          <w:p w14:paraId="644D022B" w14:textId="77777777" w:rsidR="006A42A9" w:rsidRDefault="006A42A9">
            <w:pPr>
              <w:autoSpaceDE w:val="0"/>
              <w:autoSpaceDN w:val="0"/>
              <w:adjustRightInd w:val="0"/>
              <w:rPr>
                <w:del w:id="521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p w14:paraId="79590A67" w14:textId="77777777" w:rsidR="006A42A9" w:rsidRDefault="006A42A9">
            <w:pPr>
              <w:autoSpaceDE w:val="0"/>
              <w:autoSpaceDN w:val="0"/>
              <w:adjustRightInd w:val="0"/>
              <w:rPr>
                <w:del w:id="522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</w:tc>
      </w:tr>
    </w:tbl>
    <w:p w14:paraId="24F3414F" w14:textId="77777777" w:rsidR="006A42A9" w:rsidRDefault="006A42A9" w:rsidP="006A42A9">
      <w:pPr>
        <w:autoSpaceDE w:val="0"/>
        <w:autoSpaceDN w:val="0"/>
        <w:adjustRightInd w:val="0"/>
        <w:rPr>
          <w:del w:id="523" w:author="Tiffany Keb" w:date="2026-09-25T20:09:00Z" w16du:dateUtc="2026-09-26T00:09:00Z"/>
          <w:rFonts w:ascii="Arial" w:hAnsi="Arial" w:cs="Arial"/>
          <w:sz w:val="22"/>
          <w:szCs w:val="22"/>
        </w:rPr>
      </w:pPr>
    </w:p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640"/>
      </w:tblGrid>
      <w:tr w:rsidR="006A42A9" w14:paraId="5402CD6D" w14:textId="77777777">
        <w:trPr>
          <w:trHeight w:val="450"/>
          <w:del w:id="524" w:author="Tiffany Keb" w:date="2026-09-25T20:09:00Z" w16du:dateUtc="2026-09-26T00:09:00Z"/>
        </w:trPr>
        <w:tc>
          <w:tcPr>
            <w:tcW w:w="86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31D344A" w14:textId="77777777" w:rsidR="006A42A9" w:rsidRDefault="006A42A9">
            <w:pPr>
              <w:autoSpaceDE w:val="0"/>
              <w:autoSpaceDN w:val="0"/>
              <w:adjustRightInd w:val="0"/>
              <w:rPr>
                <w:del w:id="525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526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>Telemedicine Palliative Care S</w:delText>
              </w:r>
              <w:r w:rsidR="00366DB1">
                <w:rPr>
                  <w:rFonts w:ascii="Arial" w:hAnsi="Arial" w:cs="Arial"/>
                  <w:sz w:val="22"/>
                  <w:szCs w:val="22"/>
                </w:rPr>
                <w:delText>ervices</w:delText>
              </w:r>
              <w:r>
                <w:rPr>
                  <w:rFonts w:ascii="Arial" w:hAnsi="Arial" w:cs="Arial"/>
                  <w:sz w:val="22"/>
                  <w:szCs w:val="22"/>
                </w:rPr>
                <w:delText xml:space="preserve"> Provided by:  @ME@</w:delText>
              </w:r>
            </w:del>
          </w:p>
          <w:p w14:paraId="326BC463" w14:textId="77777777" w:rsidR="006A42A9" w:rsidRDefault="006A42A9">
            <w:pPr>
              <w:autoSpaceDE w:val="0"/>
              <w:autoSpaceDN w:val="0"/>
              <w:adjustRightInd w:val="0"/>
              <w:rPr>
                <w:del w:id="527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p w14:paraId="6B59EB12" w14:textId="77777777" w:rsidR="006A42A9" w:rsidRDefault="006A42A9">
            <w:pPr>
              <w:autoSpaceDE w:val="0"/>
              <w:autoSpaceDN w:val="0"/>
              <w:adjustRightInd w:val="0"/>
              <w:rPr>
                <w:del w:id="528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  <w:del w:id="529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 xml:space="preserve">Telemedicine Palliative Care: </w:delText>
              </w:r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delText>Spent {Times:13938} out of {Total Time:13941} minutes in care coordination with the medical team and in education of {Patient family members:11427} on prognosis, disease process and symptom management.</w:delText>
              </w:r>
            </w:del>
          </w:p>
          <w:p w14:paraId="739BFAF6" w14:textId="77777777" w:rsidR="006A42A9" w:rsidRDefault="006A42A9">
            <w:pPr>
              <w:autoSpaceDE w:val="0"/>
              <w:autoSpaceDN w:val="0"/>
              <w:adjustRightInd w:val="0"/>
              <w:rPr>
                <w:del w:id="530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41F79F16" w14:textId="77777777" w:rsidR="006A42A9" w:rsidRDefault="006A42A9">
            <w:pPr>
              <w:autoSpaceDE w:val="0"/>
              <w:autoSpaceDN w:val="0"/>
              <w:adjustRightInd w:val="0"/>
              <w:rPr>
                <w:del w:id="531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539EE23D" w14:textId="77777777" w:rsidR="006A42A9" w:rsidRDefault="006A42A9">
            <w:pPr>
              <w:autoSpaceDE w:val="0"/>
              <w:autoSpaceDN w:val="0"/>
              <w:adjustRightInd w:val="0"/>
              <w:rPr>
                <w:del w:id="532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115A106F" w14:textId="77777777" w:rsidR="006A42A9" w:rsidRDefault="006A42A9">
            <w:pPr>
              <w:autoSpaceDE w:val="0"/>
              <w:autoSpaceDN w:val="0"/>
              <w:adjustRightInd w:val="0"/>
              <w:rPr>
                <w:del w:id="533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473536BC" w14:textId="77777777" w:rsidR="006A42A9" w:rsidRDefault="006A42A9">
            <w:pPr>
              <w:autoSpaceDE w:val="0"/>
              <w:autoSpaceDN w:val="0"/>
              <w:adjustRightInd w:val="0"/>
              <w:rPr>
                <w:del w:id="534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5F819DEA" w14:textId="77777777" w:rsidR="006A42A9" w:rsidRDefault="006A42A9">
            <w:pPr>
              <w:autoSpaceDE w:val="0"/>
              <w:autoSpaceDN w:val="0"/>
              <w:adjustRightInd w:val="0"/>
              <w:rPr>
                <w:del w:id="535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0A940F20" w14:textId="77777777" w:rsidR="006A42A9" w:rsidRDefault="006A42A9">
            <w:pPr>
              <w:autoSpaceDE w:val="0"/>
              <w:autoSpaceDN w:val="0"/>
              <w:adjustRightInd w:val="0"/>
              <w:rPr>
                <w:del w:id="536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6D14EE6D" w14:textId="77777777" w:rsidR="006A42A9" w:rsidRDefault="006A42A9">
            <w:pPr>
              <w:autoSpaceDE w:val="0"/>
              <w:autoSpaceDN w:val="0"/>
              <w:adjustRightInd w:val="0"/>
              <w:rPr>
                <w:del w:id="537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570BC774" w14:textId="77777777" w:rsidR="006A42A9" w:rsidRDefault="006A42A9">
            <w:pPr>
              <w:autoSpaceDE w:val="0"/>
              <w:autoSpaceDN w:val="0"/>
              <w:adjustRightInd w:val="0"/>
              <w:rPr>
                <w:del w:id="538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79EF90B8" w14:textId="77777777" w:rsidR="006A42A9" w:rsidRDefault="006A42A9">
            <w:pPr>
              <w:autoSpaceDE w:val="0"/>
              <w:autoSpaceDN w:val="0"/>
              <w:adjustRightInd w:val="0"/>
              <w:rPr>
                <w:del w:id="539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768FCC0A" w14:textId="77777777" w:rsidR="006A42A9" w:rsidRDefault="006A42A9">
            <w:pPr>
              <w:autoSpaceDE w:val="0"/>
              <w:autoSpaceDN w:val="0"/>
              <w:adjustRightInd w:val="0"/>
              <w:rPr>
                <w:del w:id="540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05939CBD" w14:textId="77777777" w:rsidR="006A42A9" w:rsidRDefault="006A42A9">
            <w:pPr>
              <w:autoSpaceDE w:val="0"/>
              <w:autoSpaceDN w:val="0"/>
              <w:adjustRightInd w:val="0"/>
              <w:rPr>
                <w:del w:id="541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0AF0B0F1" w14:textId="77777777" w:rsidR="006A42A9" w:rsidRDefault="006A42A9">
            <w:pPr>
              <w:autoSpaceDE w:val="0"/>
              <w:autoSpaceDN w:val="0"/>
              <w:adjustRightInd w:val="0"/>
              <w:rPr>
                <w:del w:id="542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4EC0BC75" w14:textId="77777777" w:rsidR="006A42A9" w:rsidRDefault="006A42A9">
            <w:pPr>
              <w:autoSpaceDE w:val="0"/>
              <w:autoSpaceDN w:val="0"/>
              <w:adjustRightInd w:val="0"/>
              <w:rPr>
                <w:del w:id="543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530AA31A" w14:textId="77777777" w:rsidR="006A42A9" w:rsidRDefault="006A42A9">
            <w:pPr>
              <w:autoSpaceDE w:val="0"/>
              <w:autoSpaceDN w:val="0"/>
              <w:adjustRightInd w:val="0"/>
              <w:rPr>
                <w:del w:id="544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5A200B0A" w14:textId="77777777" w:rsidR="006A42A9" w:rsidRDefault="006A42A9">
            <w:pPr>
              <w:autoSpaceDE w:val="0"/>
              <w:autoSpaceDN w:val="0"/>
              <w:adjustRightInd w:val="0"/>
              <w:rPr>
                <w:del w:id="545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1A545C5F" w14:textId="77777777" w:rsidR="006A42A9" w:rsidRDefault="006A42A9">
            <w:pPr>
              <w:autoSpaceDE w:val="0"/>
              <w:autoSpaceDN w:val="0"/>
              <w:adjustRightInd w:val="0"/>
              <w:rPr>
                <w:del w:id="546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316864E8" w14:textId="77777777" w:rsidR="006A42A9" w:rsidRDefault="006A42A9">
            <w:pPr>
              <w:autoSpaceDE w:val="0"/>
              <w:autoSpaceDN w:val="0"/>
              <w:adjustRightInd w:val="0"/>
              <w:rPr>
                <w:del w:id="547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0CF3DB32" w14:textId="77777777" w:rsidR="006A42A9" w:rsidRDefault="006A42A9">
            <w:pPr>
              <w:autoSpaceDE w:val="0"/>
              <w:autoSpaceDN w:val="0"/>
              <w:adjustRightInd w:val="0"/>
              <w:rPr>
                <w:del w:id="548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022CC883" w14:textId="77777777" w:rsidR="006A42A9" w:rsidRDefault="006A42A9">
            <w:pPr>
              <w:autoSpaceDE w:val="0"/>
              <w:autoSpaceDN w:val="0"/>
              <w:adjustRightInd w:val="0"/>
              <w:rPr>
                <w:del w:id="549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0B14F7AD" w14:textId="77777777" w:rsidR="006A42A9" w:rsidRDefault="006A42A9">
            <w:pPr>
              <w:autoSpaceDE w:val="0"/>
              <w:autoSpaceDN w:val="0"/>
              <w:adjustRightInd w:val="0"/>
              <w:rPr>
                <w:del w:id="550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3E6E5029" w14:textId="77777777" w:rsidR="006A42A9" w:rsidRDefault="006A42A9">
            <w:pPr>
              <w:autoSpaceDE w:val="0"/>
              <w:autoSpaceDN w:val="0"/>
              <w:adjustRightInd w:val="0"/>
              <w:rPr>
                <w:del w:id="551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29061B17" w14:textId="77777777" w:rsidR="006A42A9" w:rsidRDefault="006A42A9">
            <w:pPr>
              <w:autoSpaceDE w:val="0"/>
              <w:autoSpaceDN w:val="0"/>
              <w:adjustRightInd w:val="0"/>
              <w:rPr>
                <w:del w:id="552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6A4A029E" w14:textId="77777777" w:rsidR="006A42A9" w:rsidRDefault="006A42A9">
            <w:pPr>
              <w:autoSpaceDE w:val="0"/>
              <w:autoSpaceDN w:val="0"/>
              <w:adjustRightInd w:val="0"/>
              <w:rPr>
                <w:del w:id="553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34534941" w14:textId="77777777" w:rsidR="006A42A9" w:rsidRDefault="006A42A9">
            <w:pPr>
              <w:autoSpaceDE w:val="0"/>
              <w:autoSpaceDN w:val="0"/>
              <w:adjustRightInd w:val="0"/>
              <w:rPr>
                <w:del w:id="554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7A2E24FE" w14:textId="77777777" w:rsidR="006A42A9" w:rsidRDefault="006A42A9">
            <w:pPr>
              <w:autoSpaceDE w:val="0"/>
              <w:autoSpaceDN w:val="0"/>
              <w:adjustRightInd w:val="0"/>
              <w:rPr>
                <w:del w:id="555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574E1111" w14:textId="77777777" w:rsidR="006A42A9" w:rsidRDefault="006A42A9">
            <w:pPr>
              <w:autoSpaceDE w:val="0"/>
              <w:autoSpaceDN w:val="0"/>
              <w:adjustRightInd w:val="0"/>
              <w:rPr>
                <w:del w:id="556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68F1AF7C" w14:textId="77777777" w:rsidR="006A42A9" w:rsidRDefault="006A42A9">
            <w:pPr>
              <w:autoSpaceDE w:val="0"/>
              <w:autoSpaceDN w:val="0"/>
              <w:adjustRightInd w:val="0"/>
              <w:rPr>
                <w:del w:id="557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1AE620FC" w14:textId="77777777" w:rsidR="006A42A9" w:rsidRDefault="006A42A9">
            <w:pPr>
              <w:autoSpaceDE w:val="0"/>
              <w:autoSpaceDN w:val="0"/>
              <w:adjustRightInd w:val="0"/>
              <w:rPr>
                <w:del w:id="558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098C1D78" w14:textId="77777777" w:rsidR="006A42A9" w:rsidRDefault="006A42A9">
            <w:pPr>
              <w:autoSpaceDE w:val="0"/>
              <w:autoSpaceDN w:val="0"/>
              <w:adjustRightInd w:val="0"/>
              <w:rPr>
                <w:del w:id="559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5F5347BA" w14:textId="77777777" w:rsidR="006A42A9" w:rsidRDefault="006A42A9">
            <w:pPr>
              <w:autoSpaceDE w:val="0"/>
              <w:autoSpaceDN w:val="0"/>
              <w:adjustRightInd w:val="0"/>
              <w:rPr>
                <w:del w:id="560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18F3A12F" w14:textId="77777777" w:rsidR="006A42A9" w:rsidRDefault="006A42A9">
            <w:pPr>
              <w:autoSpaceDE w:val="0"/>
              <w:autoSpaceDN w:val="0"/>
              <w:adjustRightInd w:val="0"/>
              <w:rPr>
                <w:del w:id="561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557B5027" w14:textId="77777777" w:rsidR="006A42A9" w:rsidRDefault="006A42A9">
            <w:pPr>
              <w:autoSpaceDE w:val="0"/>
              <w:autoSpaceDN w:val="0"/>
              <w:adjustRightInd w:val="0"/>
              <w:rPr>
                <w:del w:id="562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76BEDE54" w14:textId="77777777" w:rsidR="006A42A9" w:rsidRDefault="006A42A9">
            <w:pPr>
              <w:autoSpaceDE w:val="0"/>
              <w:autoSpaceDN w:val="0"/>
              <w:adjustRightInd w:val="0"/>
              <w:rPr>
                <w:del w:id="563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13642784" w14:textId="77777777" w:rsidR="006A42A9" w:rsidRDefault="006A42A9">
            <w:pPr>
              <w:autoSpaceDE w:val="0"/>
              <w:autoSpaceDN w:val="0"/>
              <w:adjustRightInd w:val="0"/>
              <w:rPr>
                <w:del w:id="564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044CB51E" w14:textId="77777777" w:rsidR="006A42A9" w:rsidRDefault="006A42A9">
            <w:pPr>
              <w:autoSpaceDE w:val="0"/>
              <w:autoSpaceDN w:val="0"/>
              <w:adjustRightInd w:val="0"/>
              <w:rPr>
                <w:del w:id="565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0DCD024A" w14:textId="77777777" w:rsidR="006A42A9" w:rsidRDefault="00366DB1">
            <w:pPr>
              <w:autoSpaceDE w:val="0"/>
              <w:autoSpaceDN w:val="0"/>
              <w:adjustRightInd w:val="0"/>
              <w:rPr>
                <w:del w:id="566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  <w:del w:id="567" w:author="Tiffany Keb" w:date="2026-09-25T20:09:00Z" w16du:dateUtc="2026-09-26T00:09:00Z"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delText xml:space="preserve">Example of an Epic </w:delText>
              </w:r>
              <w:r w:rsidR="00A55CC7">
                <w:rPr>
                  <w:rFonts w:ascii="Arial" w:hAnsi="Arial" w:cs="Arial"/>
                  <w:color w:val="201F1E"/>
                  <w:sz w:val="22"/>
                  <w:szCs w:val="22"/>
                </w:rPr>
                <w:delText xml:space="preserve">Telemedicine (Video) </w:delText>
              </w:r>
              <w:r w:rsidR="006A42A9">
                <w:rPr>
                  <w:rFonts w:ascii="Arial" w:hAnsi="Arial" w:cs="Arial"/>
                  <w:color w:val="201F1E"/>
                  <w:sz w:val="22"/>
                  <w:szCs w:val="22"/>
                </w:rPr>
                <w:delText>N</w:delText>
              </w:r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delText>ote template</w:delText>
              </w:r>
              <w:r w:rsidR="006A42A9">
                <w:rPr>
                  <w:rFonts w:ascii="Arial" w:hAnsi="Arial" w:cs="Arial"/>
                  <w:color w:val="201F1E"/>
                  <w:sz w:val="22"/>
                  <w:szCs w:val="22"/>
                </w:rPr>
                <w:delText xml:space="preserve"> used for a </w:delText>
              </w:r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delText>Program offering Primary Care and other services in the home to a population with Advanced Illness (not Palliative Care alone)</w:delText>
              </w:r>
            </w:del>
          </w:p>
          <w:p w14:paraId="0CDD81D0" w14:textId="77777777" w:rsidR="006A42A9" w:rsidRDefault="006A42A9">
            <w:pPr>
              <w:autoSpaceDE w:val="0"/>
              <w:autoSpaceDN w:val="0"/>
              <w:adjustRightInd w:val="0"/>
              <w:rPr>
                <w:del w:id="568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97"/>
            </w:tblGrid>
            <w:tr w:rsidR="006A42A9" w14:paraId="271A9364" w14:textId="77777777">
              <w:trPr>
                <w:trHeight w:val="1920"/>
                <w:del w:id="569" w:author="Tiffany Keb" w:date="2026-09-25T20:09:00Z" w16du:dateUtc="2026-09-26T00:09:00Z"/>
              </w:trPr>
              <w:tc>
                <w:tcPr>
                  <w:tcW w:w="86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</w:tcPr>
                <w:tbl>
                  <w:tblPr>
                    <w:tblW w:w="0" w:type="auto"/>
                    <w:tblLayout w:type="fixed"/>
                    <w:tblCellMar>
                      <w:left w:w="15" w:type="dxa"/>
                      <w:right w:w="15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635"/>
                    <w:gridCol w:w="540"/>
                    <w:gridCol w:w="270"/>
                    <w:gridCol w:w="4199"/>
                  </w:tblGrid>
                  <w:tr w:rsidR="006A42A9" w14:paraId="240A2FFB" w14:textId="77777777">
                    <w:trPr>
                      <w:trHeight w:val="255"/>
                      <w:del w:id="570" w:author="Tiffany Keb" w:date="2026-09-25T20:09:00Z" w16du:dateUtc="2026-09-26T00:09:00Z"/>
                    </w:trPr>
                    <w:tc>
                      <w:tcPr>
                        <w:tcW w:w="8644" w:type="dxa"/>
                        <w:gridSpan w:val="4"/>
                        <w:vMerge w:val="restart"/>
                        <w:tcBorders>
                          <w:top w:val="single" w:sz="4" w:space="0" w:color="8F8F8F"/>
                          <w:left w:val="single" w:sz="4" w:space="0" w:color="8F8F8F"/>
                          <w:bottom w:val="single" w:sz="4" w:space="0" w:color="8F8F8F"/>
                          <w:right w:val="single" w:sz="4" w:space="0" w:color="8F8F8F"/>
                        </w:tcBorders>
                        <w:shd w:val="clear" w:color="auto" w:fill="C6D9F1"/>
                      </w:tcPr>
                      <w:p w14:paraId="28C9D37E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del w:id="571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572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>TELEMEDICINE CXXXX CARE PROGRAM</w:delText>
                          </w:r>
                        </w:del>
                      </w:p>
                      <w:p w14:paraId="61C354D3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del w:id="573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574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>XXXXX Health Services</w:delText>
                          </w:r>
                        </w:del>
                      </w:p>
                      <w:p w14:paraId="1D9A0A81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del w:id="575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576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>Originating Site: ***</w:delText>
                          </w:r>
                        </w:del>
                      </w:p>
                      <w:p w14:paraId="3991C743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del w:id="577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578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>Distant Site: ***</w:delText>
                          </w:r>
                        </w:del>
                      </w:p>
                      <w:p w14:paraId="28962B5C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del w:id="579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6A42A9" w14:paraId="4AC978AA" w14:textId="77777777">
                    <w:trPr>
                      <w:trHeight w:val="525"/>
                      <w:del w:id="580" w:author="Tiffany Keb" w:date="2026-09-25T20:09:00Z" w16du:dateUtc="2026-09-26T00:09:00Z"/>
                    </w:trPr>
                    <w:tc>
                      <w:tcPr>
                        <w:tcW w:w="3635" w:type="dxa"/>
                        <w:vMerge w:val="restart"/>
                        <w:tcBorders>
                          <w:top w:val="single" w:sz="4" w:space="0" w:color="8F8F8F"/>
                          <w:left w:val="single" w:sz="4" w:space="0" w:color="8F8F8F"/>
                          <w:bottom w:val="single" w:sz="4" w:space="0" w:color="8F8F8F"/>
                          <w:right w:val="single" w:sz="4" w:space="0" w:color="8F8F8F"/>
                        </w:tcBorders>
                        <w:shd w:val="clear" w:color="auto" w:fill="C6D9F1"/>
                      </w:tcPr>
                      <w:p w14:paraId="35DF7591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rPr>
                            <w:del w:id="581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582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>Date of Service: @DATE@ @NOW@</w:delText>
                          </w:r>
                        </w:del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single" w:sz="4" w:space="0" w:color="8F8F8F"/>
                          <w:left w:val="single" w:sz="4" w:space="0" w:color="8F8F8F"/>
                          <w:bottom w:val="single" w:sz="4" w:space="0" w:color="8F8F8F"/>
                          <w:right w:val="single" w:sz="4" w:space="0" w:color="8F8F8F"/>
                        </w:tcBorders>
                        <w:shd w:val="clear" w:color="auto" w:fill="C6D9F1"/>
                      </w:tcPr>
                      <w:p w14:paraId="58AE1D28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rPr>
                            <w:del w:id="583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270" w:type="dxa"/>
                        <w:vMerge w:val="restart"/>
                        <w:tcBorders>
                          <w:top w:val="single" w:sz="4" w:space="0" w:color="8F8F8F"/>
                          <w:left w:val="single" w:sz="4" w:space="0" w:color="8F8F8F"/>
                          <w:bottom w:val="single" w:sz="4" w:space="0" w:color="8F8F8F"/>
                          <w:right w:val="single" w:sz="4" w:space="0" w:color="8F8F8F"/>
                        </w:tcBorders>
                        <w:shd w:val="clear" w:color="auto" w:fill="C6D9F1"/>
                      </w:tcPr>
                      <w:p w14:paraId="2AA16D6F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rPr>
                            <w:del w:id="584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4199" w:type="dxa"/>
                        <w:vMerge w:val="restart"/>
                        <w:tcBorders>
                          <w:top w:val="single" w:sz="4" w:space="0" w:color="8F8F8F"/>
                          <w:left w:val="single" w:sz="4" w:space="0" w:color="8F8F8F"/>
                          <w:bottom w:val="single" w:sz="4" w:space="0" w:color="8F8F8F"/>
                          <w:right w:val="single" w:sz="4" w:space="0" w:color="8F8F8F"/>
                        </w:tcBorders>
                        <w:shd w:val="clear" w:color="auto" w:fill="C6D9F1"/>
                      </w:tcPr>
                      <w:p w14:paraId="0DF0165E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rPr>
                            <w:del w:id="585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586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 xml:space="preserve">Patient consented to a telemedicine visit. </w:delText>
                          </w:r>
                        </w:del>
                      </w:p>
                      <w:p w14:paraId="4E96BBDC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rPr>
                            <w:del w:id="587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588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 xml:space="preserve">All individuals on call allowed to hear: {YES NO:13741} </w:delText>
                          </w:r>
                        </w:del>
                      </w:p>
                      <w:p w14:paraId="07B1CB1B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rPr>
                            <w:del w:id="589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590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>Any barriers to effective communication: {Yes/No:19680}</w:delText>
                          </w:r>
                        </w:del>
                      </w:p>
                    </w:tc>
                  </w:tr>
                </w:tbl>
                <w:p w14:paraId="2E26F1E4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591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41953BD2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592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2340"/>
              <w:gridCol w:w="6300"/>
            </w:tblGrid>
            <w:tr w:rsidR="006A42A9" w14:paraId="68F461CA" w14:textId="77777777">
              <w:trPr>
                <w:trHeight w:val="255"/>
                <w:del w:id="593" w:author="Tiffany Keb" w:date="2026-09-25T20:09:00Z" w16du:dateUtc="2026-09-26T00:09:00Z"/>
              </w:trPr>
              <w:tc>
                <w:tcPr>
                  <w:tcW w:w="23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24AEA0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594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595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Chief Complaint:</w:delText>
                    </w:r>
                  </w:del>
                </w:p>
              </w:tc>
              <w:tc>
                <w:tcPr>
                  <w:tcW w:w="630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4BE09B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596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597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@RFV@</w:delText>
                    </w:r>
                  </w:del>
                </w:p>
              </w:tc>
            </w:tr>
          </w:tbl>
          <w:p w14:paraId="0258672A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598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38FA6EAB" w14:textId="77777777">
              <w:trPr>
                <w:trHeight w:val="255"/>
                <w:del w:id="599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</w:tcPr>
                <w:p w14:paraId="147A7580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jc w:val="center"/>
                    <w:rPr>
                      <w:del w:id="600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601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HISTORY OF PRESENT ILLNESS</w:delText>
                    </w:r>
                  </w:del>
                </w:p>
              </w:tc>
            </w:tr>
          </w:tbl>
          <w:p w14:paraId="7A746551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02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2D591E9D" w14:textId="77777777">
              <w:trPr>
                <w:trHeight w:val="480"/>
                <w:del w:id="603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5FD467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04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05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@NAMU@</w:delText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 xml:space="preserve"> is a @AGE@ @SEX@ *** </w:delText>
                    </w:r>
                  </w:del>
                </w:p>
                <w:p w14:paraId="1D64568D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06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4EF83A23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07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29754156" w14:textId="77777777">
              <w:trPr>
                <w:trHeight w:val="255"/>
                <w:del w:id="608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</w:tcPr>
                <w:p w14:paraId="23DB2709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jc w:val="center"/>
                    <w:rPr>
                      <w:del w:id="609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610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PAST MEDICAL / SURGICAL HISTORY</w:delText>
                    </w:r>
                  </w:del>
                </w:p>
              </w:tc>
            </w:tr>
          </w:tbl>
          <w:p w14:paraId="12585B82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11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320"/>
              <w:gridCol w:w="4320"/>
            </w:tblGrid>
            <w:tr w:rsidR="006A42A9" w14:paraId="324059DD" w14:textId="77777777">
              <w:trPr>
                <w:trHeight w:val="255"/>
                <w:del w:id="612" w:author="Tiffany Keb" w:date="2026-09-25T20:09:00Z" w16du:dateUtc="2026-09-26T00:09:00Z"/>
              </w:trPr>
              <w:tc>
                <w:tcPr>
                  <w:tcW w:w="43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BB46D7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13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14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 xml:space="preserve">@PMH@ </w:delText>
                    </w:r>
                  </w:del>
                </w:p>
              </w:tc>
              <w:tc>
                <w:tcPr>
                  <w:tcW w:w="43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99A449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15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16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@PSH@</w:delText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ab/>
                    </w:r>
                  </w:del>
                </w:p>
              </w:tc>
            </w:tr>
          </w:tbl>
          <w:p w14:paraId="69C448DA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17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6B18273B" w14:textId="77777777">
              <w:trPr>
                <w:trHeight w:val="255"/>
                <w:del w:id="618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</w:tcPr>
                <w:p w14:paraId="2A2BBDAC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jc w:val="center"/>
                    <w:rPr>
                      <w:del w:id="619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620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ALLERGIES / MEDICATIONS</w:delText>
                    </w:r>
                  </w:del>
                </w:p>
              </w:tc>
            </w:tr>
          </w:tbl>
          <w:p w14:paraId="18A5E1AC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21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622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Allergies</w:delText>
              </w:r>
            </w:del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5DB8D5D5" w14:textId="77777777">
              <w:trPr>
                <w:trHeight w:val="255"/>
                <w:del w:id="623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F31DE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24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25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 xml:space="preserve">@ALLERGY@ </w:delText>
                    </w:r>
                  </w:del>
                </w:p>
              </w:tc>
            </w:tr>
          </w:tbl>
          <w:p w14:paraId="16F03176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26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p w14:paraId="17A6309F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27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628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Medications</w:delText>
              </w:r>
            </w:del>
          </w:p>
          <w:p w14:paraId="5DA3F271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29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630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>@MED@</w:delText>
              </w:r>
            </w:del>
          </w:p>
          <w:p w14:paraId="7598B91B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31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13BBAAE4" w14:textId="77777777">
              <w:trPr>
                <w:trHeight w:val="255"/>
                <w:del w:id="632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</w:tcPr>
                <w:p w14:paraId="7F023BC3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jc w:val="center"/>
                    <w:rPr>
                      <w:del w:id="633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634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FAMILY / SOCIAL HISTORY</w:delText>
                    </w:r>
                  </w:del>
                </w:p>
              </w:tc>
            </w:tr>
          </w:tbl>
          <w:p w14:paraId="2197BAD5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35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636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Family history</w:delText>
              </w:r>
            </w:del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4B3134E7" w14:textId="77777777">
              <w:trPr>
                <w:trHeight w:val="255"/>
                <w:del w:id="637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E7343A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38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39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@FAMHX@</w:delText>
                    </w:r>
                  </w:del>
                </w:p>
                <w:p w14:paraId="44CB6D69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40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39C76101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41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642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>Social History</w:delText>
              </w:r>
            </w:del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2E20AB0F" w14:textId="77777777">
              <w:trPr>
                <w:trHeight w:val="255"/>
                <w:del w:id="643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E12A19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44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45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@SOCX@</w:delText>
                    </w:r>
                  </w:del>
                </w:p>
                <w:p w14:paraId="4918C68A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46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p w14:paraId="56858495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47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48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@DRUGHX@</w:delText>
                    </w:r>
                  </w:del>
                </w:p>
                <w:p w14:paraId="5B3C29E9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49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364F2901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50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07AFFF49" w14:textId="77777777">
              <w:trPr>
                <w:trHeight w:val="255"/>
                <w:del w:id="651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</w:tcPr>
                <w:p w14:paraId="15E4DAF1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jc w:val="center"/>
                    <w:rPr>
                      <w:del w:id="652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653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CODE STATUS</w:delText>
                    </w:r>
                  </w:del>
                </w:p>
              </w:tc>
            </w:tr>
          </w:tbl>
          <w:p w14:paraId="05E13BAF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54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655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>@RRCODESTATUS@</w:delText>
              </w:r>
            </w:del>
          </w:p>
          <w:p w14:paraId="2CBB69D7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56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793487F6" w14:textId="77777777">
              <w:trPr>
                <w:trHeight w:val="255"/>
                <w:del w:id="657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</w:tcPr>
                <w:p w14:paraId="2CD8189A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jc w:val="center"/>
                    <w:rPr>
                      <w:del w:id="658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659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 xml:space="preserve">REVIEW OF SYSTEMS </w:delText>
                    </w:r>
                  </w:del>
                </w:p>
              </w:tc>
            </w:tr>
          </w:tbl>
          <w:p w14:paraId="6F50D529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60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661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>@ROSBYAGE@</w:delText>
              </w:r>
            </w:del>
          </w:p>
          <w:p w14:paraId="0B0E7C36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62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6A9791CE" w14:textId="77777777">
              <w:trPr>
                <w:trHeight w:val="255"/>
                <w:del w:id="663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</w:tcPr>
                <w:p w14:paraId="45BFCFE6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jc w:val="center"/>
                    <w:rPr>
                      <w:del w:id="664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665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PHYSICAL EXAM</w:delText>
                    </w:r>
                  </w:del>
                </w:p>
              </w:tc>
            </w:tr>
          </w:tbl>
          <w:p w14:paraId="53C17137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66" w:author="Tiffany Keb" w:date="2026-09-25T20:09:00Z" w16du:dateUtc="2026-09-26T00:09:00Z"/>
                <w:rFonts w:ascii="Arial" w:hAnsi="Arial" w:cs="Arial"/>
                <w:b/>
                <w:bCs/>
                <w:sz w:val="22"/>
                <w:szCs w:val="22"/>
              </w:rPr>
            </w:pPr>
            <w:del w:id="667" w:author="Tiffany Keb" w:date="2026-09-25T20:09:00Z" w16du:dateUtc="2026-09-26T00:09:00Z">
              <w:r>
                <w:rPr>
                  <w:rFonts w:ascii="Arial" w:hAnsi="Arial" w:cs="Arial"/>
                  <w:b/>
                  <w:bCs/>
                  <w:sz w:val="22"/>
                  <w:szCs w:val="22"/>
                </w:rPr>
                <w:delText xml:space="preserve"> Vitals:  @VS@</w:delText>
              </w:r>
            </w:del>
          </w:p>
          <w:p w14:paraId="3F211B9B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68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  <w:del w:id="669" w:author="Tiffany Keb" w:date="2026-09-25T20:09:00Z" w16du:dateUtc="2026-09-26T00:09:00Z">
              <w:r>
                <w:rPr>
                  <w:rFonts w:ascii="Arial" w:hAnsi="Arial" w:cs="Arial"/>
                  <w:color w:val="201F1E"/>
                  <w:sz w:val="22"/>
                  <w:szCs w:val="22"/>
                </w:rPr>
                <w:delText>@PHYEXAMPAL@</w:delText>
              </w:r>
            </w:del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12027AC4" w14:textId="77777777">
              <w:trPr>
                <w:trHeight w:val="255"/>
                <w:del w:id="670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2CCDDD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71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p w14:paraId="75E29F34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72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673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 xml:space="preserve">Functional Status </w:delText>
                    </w:r>
                  </w:del>
                </w:p>
              </w:tc>
            </w:tr>
          </w:tbl>
          <w:p w14:paraId="042C61D6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74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  <w:del w:id="675" w:author="Tiffany Keb" w:date="2026-09-25T20:09:00Z" w16du:dateUtc="2026-09-26T00:09:00Z">
              <w:r>
                <w:rPr>
                  <w:rFonts w:ascii="Arial" w:hAnsi="Arial" w:cs="Arial"/>
                  <w:sz w:val="22"/>
                  <w:szCs w:val="22"/>
                </w:rPr>
                <w:delText>@FUNCSTAT@</w:delText>
              </w:r>
            </w:del>
          </w:p>
          <w:p w14:paraId="35B1FDCC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676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96"/>
            </w:tblGrid>
            <w:tr w:rsidR="006A42A9" w14:paraId="13EEEF5F" w14:textId="77777777">
              <w:trPr>
                <w:trHeight w:val="255"/>
                <w:del w:id="677" w:author="Tiffany Keb" w:date="2026-09-25T20:09:00Z" w16du:dateUtc="2026-09-26T00:09:00Z"/>
              </w:trPr>
              <w:tc>
                <w:tcPr>
                  <w:tcW w:w="869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W w:w="0" w:type="auto"/>
                    <w:tblLayout w:type="fixed"/>
                    <w:tblCellMar>
                      <w:left w:w="15" w:type="dxa"/>
                      <w:right w:w="15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8643"/>
                  </w:tblGrid>
                  <w:tr w:rsidR="006A42A9" w14:paraId="3FC93B4B" w14:textId="77777777">
                    <w:trPr>
                      <w:trHeight w:val="255"/>
                      <w:del w:id="678" w:author="Tiffany Keb" w:date="2026-09-25T20:09:00Z" w16du:dateUtc="2026-09-26T00:09:00Z"/>
                    </w:trPr>
                    <w:tc>
                      <w:tcPr>
                        <w:tcW w:w="8643" w:type="dxa"/>
                        <w:vMerge w:val="restart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  <w:shd w:val="clear" w:color="auto" w:fill="C0C0C0"/>
                      </w:tcPr>
                      <w:p w14:paraId="086257A6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del w:id="679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680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>REVIEW OF STUDIES and IMAGES</w:delText>
                          </w:r>
                        </w:del>
                      </w:p>
                    </w:tc>
                  </w:tr>
                  <w:tr w:rsidR="006A42A9" w14:paraId="317B03A6" w14:textId="77777777">
                    <w:trPr>
                      <w:trHeight w:val="255"/>
                      <w:del w:id="681" w:author="Tiffany Keb" w:date="2026-09-25T20:09:00Z" w16du:dateUtc="2026-09-26T00:09:00Z"/>
                    </w:trPr>
                    <w:tc>
                      <w:tcPr>
                        <w:tcW w:w="8643" w:type="dxa"/>
                        <w:vMerge w:val="restart"/>
                        <w:tc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</w:tcBorders>
                      </w:tcPr>
                      <w:p w14:paraId="25F48ABC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rPr>
                            <w:del w:id="682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683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>I have personally reviewed imaging and labs in the EMR.</w:delText>
                          </w:r>
                        </w:del>
                      </w:p>
                    </w:tc>
                  </w:tr>
                </w:tbl>
                <w:p w14:paraId="5747B75E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84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85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Pertinent Labs:</w:delText>
                    </w:r>
                  </w:del>
                </w:p>
                <w:p w14:paraId="75527699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86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87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@RESUFAST(NA,K,BUN,CREA:3,GFRW,GFRCOM)@</w:delText>
                    </w:r>
                  </w:del>
                </w:p>
                <w:p w14:paraId="779CC989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88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89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@RESUFAST(ALT,AST,GGT,ALKP,TBIL)@</w:delText>
                    </w:r>
                  </w:del>
                </w:p>
                <w:p w14:paraId="54EC73A5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90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91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@RESUFAST(WBC,HGB,MCV,PLT,PLTMAN)@</w:delText>
                    </w:r>
                  </w:del>
                </w:p>
                <w:p w14:paraId="0E1D69EB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92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93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@RESUFAST(FE,TIBC,FERR,FESAT)@</w:delText>
                    </w:r>
                  </w:del>
                </w:p>
                <w:p w14:paraId="19752235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94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95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@RESUFAST(TSH,VITD,VITDST,INR,MA,MAR)@</w:delText>
                    </w:r>
                  </w:del>
                </w:p>
                <w:p w14:paraId="3DAE09D2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96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97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@RESUFAST(HA1C:2,HGBA1C:2)@</w:delText>
                    </w:r>
                  </w:del>
                </w:p>
                <w:p w14:paraId="58BB8A77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698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699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@RESUFAST(CHOL,TRIG,HDL,LDLC,DIRLDL)@</w:delText>
                    </w:r>
                  </w:del>
                </w:p>
                <w:p w14:paraId="2DBBD485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00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p w14:paraId="19D4AB44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01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p w14:paraId="0EBB04FB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02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703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Pertinent Radiology Reviewed</w:delText>
                    </w:r>
                  </w:del>
                </w:p>
                <w:p w14:paraId="37BACA48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04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5061C05D" w14:textId="77777777" w:rsidR="006A42A9" w:rsidRDefault="006A42A9" w:rsidP="006A42A9">
            <w:pPr>
              <w:autoSpaceDE w:val="0"/>
              <w:autoSpaceDN w:val="0"/>
              <w:adjustRightInd w:val="0"/>
              <w:rPr>
                <w:del w:id="705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  <w:tbl>
            <w:tblPr>
              <w:tblW w:w="0" w:type="auto"/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6A42A9" w14:paraId="77ADF458" w14:textId="77777777">
              <w:trPr>
                <w:trHeight w:val="255"/>
                <w:del w:id="706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</w:tcPr>
                <w:p w14:paraId="511D9A1C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jc w:val="center"/>
                    <w:rPr>
                      <w:del w:id="707" w:author="Tiffany Keb" w:date="2026-09-25T20:09:00Z" w16du:dateUtc="2026-09-26T00:09:00Z"/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del w:id="708" w:author="Tiffany Keb" w:date="2026-09-25T20:09:00Z" w16du:dateUtc="2026-09-26T00:09:00Z"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delText>ASSESSMENT</w:delText>
                    </w:r>
                  </w:del>
                </w:p>
              </w:tc>
            </w:tr>
            <w:tr w:rsidR="006A42A9" w14:paraId="54ACF72E" w14:textId="77777777">
              <w:trPr>
                <w:trHeight w:val="255"/>
                <w:del w:id="709" w:author="Tiffany Keb" w:date="2026-09-25T20:09:00Z" w16du:dateUtc="2026-09-26T00:09:00Z"/>
              </w:trPr>
              <w:tc>
                <w:tcPr>
                  <w:tcW w:w="864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83BB71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10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711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@DIAG@</w:delText>
                    </w:r>
                  </w:del>
                </w:p>
                <w:p w14:paraId="43BAD869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12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p w14:paraId="720CFF5F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13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Ind w:w="10" w:type="dxa"/>
                    <w:tblLayout w:type="fixed"/>
                    <w:tblCellMar>
                      <w:left w:w="15" w:type="dxa"/>
                      <w:right w:w="15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8580"/>
                  </w:tblGrid>
                  <w:tr w:rsidR="006A42A9" w14:paraId="60C8EB21" w14:textId="77777777">
                    <w:trPr>
                      <w:trHeight w:val="253"/>
                      <w:del w:id="714" w:author="Tiffany Keb" w:date="2026-09-25T20:09:00Z" w16du:dateUtc="2026-09-26T00:09:00Z"/>
                    </w:trPr>
                    <w:tc>
                      <w:tcPr>
                        <w:tcW w:w="8580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FDFDF"/>
                      </w:tcPr>
                      <w:p w14:paraId="77ADC76F" w14:textId="77777777" w:rsidR="006A42A9" w:rsidRDefault="006A42A9" w:rsidP="006A42A9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del w:id="715" w:author="Tiffany Keb" w:date="2026-09-25T20:09:00Z" w16du:dateUtc="2026-09-26T00:09:00Z"/>
                            <w:rFonts w:ascii="Arial" w:hAns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del w:id="716" w:author="Tiffany Keb" w:date="2026-09-25T20:09:00Z" w16du:dateUtc="2026-09-26T00:09:00Z"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delText>PLAN</w:delText>
                          </w:r>
                        </w:del>
                      </w:p>
                    </w:tc>
                  </w:tr>
                </w:tbl>
                <w:p w14:paraId="16F129EE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17" w:author="Tiffany Keb" w:date="2026-09-25T20:09:00Z" w16du:dateUtc="2026-09-26T00:09:00Z"/>
                      <w:rFonts w:ascii="Arial" w:hAnsi="Arial" w:cs="Arial"/>
                      <w:color w:val="201F1E"/>
                      <w:sz w:val="22"/>
                      <w:szCs w:val="22"/>
                    </w:rPr>
                  </w:pPr>
                  <w:del w:id="718" w:author="Tiffany Keb" w:date="2026-09-25T20:09:00Z" w16du:dateUtc="2026-09-26T00:09:00Z">
                    <w:r>
                      <w:rPr>
                        <w:rFonts w:ascii="Arial" w:hAnsi="Arial" w:cs="Arial"/>
                        <w:color w:val="201F1E"/>
                        <w:sz w:val="22"/>
                        <w:szCs w:val="22"/>
                      </w:rPr>
                      <w:delText> </w:delText>
                    </w:r>
                  </w:del>
                </w:p>
                <w:p w14:paraId="3CE25A3D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jc w:val="center"/>
                    <w:rPr>
                      <w:del w:id="719" w:author="Tiffany Keb" w:date="2026-09-25T20:09:00Z" w16du:dateUtc="2026-09-26T00:09:00Z"/>
                      <w:rFonts w:ascii="Arial" w:hAnsi="Arial" w:cs="Arial"/>
                      <w:color w:val="201F1E"/>
                      <w:sz w:val="22"/>
                      <w:szCs w:val="22"/>
                    </w:rPr>
                  </w:pPr>
                </w:p>
                <w:p w14:paraId="52ACBAA3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20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p w14:paraId="4780EF4F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21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722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***</w:delText>
                    </w:r>
                  </w:del>
                </w:p>
                <w:p w14:paraId="38697959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23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p w14:paraId="41612865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24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  <w:del w:id="725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>Telemedicine Services Provided by:  @ME@</w:delText>
                    </w:r>
                  </w:del>
                </w:p>
                <w:p w14:paraId="47577518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26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p w14:paraId="013401B9" w14:textId="77777777" w:rsidR="00A55CC7" w:rsidRDefault="00A55CC7" w:rsidP="00A55CC7">
                  <w:pPr>
                    <w:autoSpaceDE w:val="0"/>
                    <w:autoSpaceDN w:val="0"/>
                    <w:adjustRightInd w:val="0"/>
                    <w:rPr>
                      <w:del w:id="727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  <w:p w14:paraId="4332CE2E" w14:textId="77777777" w:rsidR="00A55CC7" w:rsidRDefault="00A55CC7" w:rsidP="00A55CC7">
                  <w:pPr>
                    <w:autoSpaceDE w:val="0"/>
                    <w:autoSpaceDN w:val="0"/>
                    <w:adjustRightInd w:val="0"/>
                    <w:rPr>
                      <w:del w:id="728" w:author="Tiffany Keb" w:date="2026-09-25T20:09:00Z" w16du:dateUtc="2026-09-26T00:09:00Z"/>
                      <w:rFonts w:ascii="Arial" w:hAnsi="Arial" w:cs="Arial"/>
                      <w:color w:val="201F1E"/>
                      <w:sz w:val="22"/>
                      <w:szCs w:val="22"/>
                    </w:rPr>
                  </w:pPr>
                  <w:del w:id="729" w:author="Tiffany Keb" w:date="2026-09-25T20:09:00Z" w16du:dateUtc="2026-09-26T00:09:00Z"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delText xml:space="preserve">Telemedicine: </w:delText>
                    </w:r>
                    <w:r>
                      <w:rPr>
                        <w:rFonts w:ascii="Arial" w:hAnsi="Arial" w:cs="Arial"/>
                        <w:color w:val="201F1E"/>
                        <w:sz w:val="22"/>
                        <w:szCs w:val="22"/>
                      </w:rPr>
                      <w:delText>Spent {Times:13938} out of {Total Time:13941} minutes in care coordination with the medical team and in education of {Patient family members:11427} on prognosis, disease process and symptom management.</w:delText>
                    </w:r>
                  </w:del>
                </w:p>
                <w:p w14:paraId="0F1C887E" w14:textId="77777777" w:rsidR="006A42A9" w:rsidRDefault="006A42A9" w:rsidP="006A42A9">
                  <w:pPr>
                    <w:autoSpaceDE w:val="0"/>
                    <w:autoSpaceDN w:val="0"/>
                    <w:adjustRightInd w:val="0"/>
                    <w:rPr>
                      <w:del w:id="730" w:author="Tiffany Keb" w:date="2026-09-25T20:09:00Z" w16du:dateUtc="2026-09-26T00:09:00Z"/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0A937C67" w14:textId="77777777" w:rsidR="006A42A9" w:rsidRDefault="006A42A9">
            <w:pPr>
              <w:autoSpaceDE w:val="0"/>
              <w:autoSpaceDN w:val="0"/>
              <w:adjustRightInd w:val="0"/>
              <w:rPr>
                <w:del w:id="731" w:author="Tiffany Keb" w:date="2026-09-25T20:09:00Z" w16du:dateUtc="2026-09-26T00:09:00Z"/>
                <w:rFonts w:ascii="Arial" w:hAnsi="Arial" w:cs="Arial"/>
                <w:color w:val="201F1E"/>
                <w:sz w:val="22"/>
                <w:szCs w:val="22"/>
              </w:rPr>
            </w:pPr>
          </w:p>
          <w:p w14:paraId="571822FB" w14:textId="77777777" w:rsidR="006A42A9" w:rsidRDefault="006A42A9">
            <w:pPr>
              <w:autoSpaceDE w:val="0"/>
              <w:autoSpaceDN w:val="0"/>
              <w:adjustRightInd w:val="0"/>
              <w:rPr>
                <w:del w:id="732" w:author="Tiffany Keb" w:date="2026-09-25T20:09:00Z" w16du:dateUtc="2026-09-26T00:09:00Z"/>
                <w:rFonts w:ascii="Arial" w:hAnsi="Arial" w:cs="Arial"/>
                <w:sz w:val="22"/>
                <w:szCs w:val="22"/>
              </w:rPr>
            </w:pPr>
          </w:p>
        </w:tc>
      </w:tr>
    </w:tbl>
    <w:p w14:paraId="0A8FAB10" w14:textId="77777777" w:rsidR="006A42A9" w:rsidRDefault="006A42A9">
      <w:pPr>
        <w:rPr>
          <w:del w:id="733" w:author="Tiffany Keb" w:date="2026-09-25T20:09:00Z" w16du:dateUtc="2026-09-26T00:09:00Z"/>
        </w:rPr>
      </w:pPr>
    </w:p>
    <w:p w14:paraId="44A23DD5" w14:textId="77777777" w:rsidR="006A42A9" w:rsidRDefault="006A42A9">
      <w:pPr>
        <w:rPr>
          <w:del w:id="734" w:author="Tiffany Keb" w:date="2026-09-25T20:09:00Z" w16du:dateUtc="2026-09-26T00:09:00Z"/>
        </w:rPr>
      </w:pPr>
    </w:p>
    <w:p w14:paraId="1F2AF6FD" w14:textId="77777777" w:rsidR="006A42A9" w:rsidRDefault="006A42A9">
      <w:pPr>
        <w:rPr>
          <w:del w:id="735" w:author="Tiffany Keb" w:date="2026-09-25T20:09:00Z" w16du:dateUtc="2026-09-26T00:09:00Z"/>
        </w:rPr>
      </w:pPr>
    </w:p>
    <w:p w14:paraId="4E51FCE2" w14:textId="77777777" w:rsidR="006A42A9" w:rsidRDefault="006A42A9">
      <w:pPr>
        <w:rPr>
          <w:del w:id="736" w:author="Tiffany Keb" w:date="2026-09-25T20:09:00Z" w16du:dateUtc="2026-09-26T00:09:00Z"/>
        </w:rPr>
      </w:pPr>
    </w:p>
    <w:p w14:paraId="3A5F540D" w14:textId="77777777" w:rsidR="006A42A9" w:rsidRDefault="006A42A9">
      <w:pPr>
        <w:rPr>
          <w:del w:id="737" w:author="Tiffany Keb" w:date="2026-09-25T20:09:00Z" w16du:dateUtc="2026-09-26T00:09:00Z"/>
        </w:rPr>
      </w:pPr>
    </w:p>
    <w:p w14:paraId="76284A6A" w14:textId="77777777" w:rsidR="000D255C" w:rsidRDefault="000D255C">
      <w:pPr>
        <w:rPr>
          <w:del w:id="738" w:author="Tiffany Keb" w:date="2026-09-25T20:09:00Z" w16du:dateUtc="2026-09-26T00:09:00Z"/>
        </w:rPr>
      </w:pPr>
    </w:p>
    <w:p w14:paraId="02BBC098" w14:textId="77777777" w:rsidR="003C34F5" w:rsidRPr="00866B19" w:rsidRDefault="000D255C">
      <w:pPr>
        <w:rPr>
          <w:del w:id="739" w:author="Tiffany Keb" w:date="2026-09-25T20:09:00Z" w16du:dateUtc="2026-09-26T00:09:00Z"/>
          <w:b/>
        </w:rPr>
      </w:pPr>
      <w:del w:id="740" w:author="Tiffany Keb" w:date="2026-09-25T20:09:00Z" w16du:dateUtc="2026-09-26T00:09:00Z">
        <w:r w:rsidRPr="00866B19">
          <w:rPr>
            <w:b/>
          </w:rPr>
          <w:delText>Basic</w:delText>
        </w:r>
        <w:r w:rsidR="00FE1EE2" w:rsidRPr="00866B19">
          <w:rPr>
            <w:b/>
          </w:rPr>
          <w:delText xml:space="preserve"> Telephone Note:</w:delText>
        </w:r>
      </w:del>
    </w:p>
    <w:p w14:paraId="77D832E6" w14:textId="77777777" w:rsidR="003C34F5" w:rsidRDefault="003C34F5">
      <w:pPr>
        <w:rPr>
          <w:del w:id="741" w:author="Tiffany Keb" w:date="2026-09-25T20:09:00Z" w16du:dateUtc="2026-09-26T00:09:00Z"/>
        </w:rPr>
      </w:pPr>
    </w:p>
    <w:p w14:paraId="3C259DCA" w14:textId="77777777" w:rsidR="003C34F5" w:rsidRDefault="003C34F5" w:rsidP="003C34F5">
      <w:pPr>
        <w:autoSpaceDE w:val="0"/>
        <w:autoSpaceDN w:val="0"/>
        <w:adjustRightInd w:val="0"/>
        <w:rPr>
          <w:del w:id="742" w:author="Tiffany Keb" w:date="2026-09-25T20:09:00Z" w16du:dateUtc="2026-09-26T00:09:00Z"/>
          <w:rFonts w:ascii="Arial" w:hAnsi="Arial" w:cs="Arial"/>
          <w:sz w:val="22"/>
          <w:szCs w:val="22"/>
        </w:rPr>
      </w:pPr>
      <w:del w:id="743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>TELEPHONE VISIT NOTE</w:delText>
        </w:r>
      </w:del>
    </w:p>
    <w:p w14:paraId="0A231EEF" w14:textId="77777777" w:rsidR="003C34F5" w:rsidRDefault="003C34F5" w:rsidP="003C34F5">
      <w:pPr>
        <w:autoSpaceDE w:val="0"/>
        <w:autoSpaceDN w:val="0"/>
        <w:adjustRightInd w:val="0"/>
        <w:rPr>
          <w:del w:id="744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0066746B" w14:textId="77777777" w:rsidR="003C34F5" w:rsidRDefault="003C34F5" w:rsidP="003C34F5">
      <w:pPr>
        <w:autoSpaceDE w:val="0"/>
        <w:autoSpaceDN w:val="0"/>
        <w:adjustRightInd w:val="0"/>
        <w:rPr>
          <w:del w:id="745" w:author="Tiffany Keb" w:date="2026-09-25T20:09:00Z" w16du:dateUtc="2026-09-26T00:09:00Z"/>
          <w:rFonts w:ascii="Arial" w:hAnsi="Arial" w:cs="Arial"/>
          <w:sz w:val="22"/>
          <w:szCs w:val="22"/>
        </w:rPr>
      </w:pPr>
      <w:del w:id="746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 xml:space="preserve">Date and time of Service: @TD@ @NOW@ </w:delText>
        </w:r>
      </w:del>
    </w:p>
    <w:p w14:paraId="758CEC2F" w14:textId="77777777" w:rsidR="003C34F5" w:rsidRDefault="003C34F5" w:rsidP="003C34F5">
      <w:pPr>
        <w:autoSpaceDE w:val="0"/>
        <w:autoSpaceDN w:val="0"/>
        <w:adjustRightInd w:val="0"/>
        <w:rPr>
          <w:del w:id="747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3A4DB393" w14:textId="77777777" w:rsidR="003C34F5" w:rsidRDefault="003C34F5" w:rsidP="003C34F5">
      <w:pPr>
        <w:autoSpaceDE w:val="0"/>
        <w:autoSpaceDN w:val="0"/>
        <w:adjustRightInd w:val="0"/>
        <w:rPr>
          <w:del w:id="748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51EED0DD" w14:textId="77777777" w:rsidR="003C34F5" w:rsidRDefault="003C34F5" w:rsidP="003C34F5">
      <w:pPr>
        <w:autoSpaceDE w:val="0"/>
        <w:autoSpaceDN w:val="0"/>
        <w:adjustRightInd w:val="0"/>
        <w:rPr>
          <w:del w:id="749" w:author="Tiffany Keb" w:date="2026-09-25T20:09:00Z" w16du:dateUtc="2026-09-26T00:09:00Z"/>
          <w:rFonts w:ascii="Arial" w:hAnsi="Arial" w:cs="Arial"/>
          <w:sz w:val="22"/>
          <w:szCs w:val="22"/>
        </w:rPr>
      </w:pPr>
      <w:del w:id="750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>Provider Name: @me@</w:delText>
        </w:r>
      </w:del>
    </w:p>
    <w:p w14:paraId="51CF8C8B" w14:textId="77777777" w:rsidR="003C34F5" w:rsidRDefault="003C34F5" w:rsidP="003C34F5">
      <w:pPr>
        <w:autoSpaceDE w:val="0"/>
        <w:autoSpaceDN w:val="0"/>
        <w:adjustRightInd w:val="0"/>
        <w:rPr>
          <w:del w:id="751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224F9DAB" w14:textId="77777777" w:rsidR="003C34F5" w:rsidRDefault="003C34F5" w:rsidP="003C34F5">
      <w:pPr>
        <w:autoSpaceDE w:val="0"/>
        <w:autoSpaceDN w:val="0"/>
        <w:adjustRightInd w:val="0"/>
        <w:rPr>
          <w:del w:id="752" w:author="Tiffany Keb" w:date="2026-09-25T20:09:00Z" w16du:dateUtc="2026-09-26T00:09:00Z"/>
          <w:rFonts w:ascii="Arial" w:hAnsi="Arial" w:cs="Arial"/>
          <w:sz w:val="22"/>
          <w:szCs w:val="22"/>
        </w:rPr>
      </w:pPr>
      <w:del w:id="753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 xml:space="preserve"> </w:delText>
        </w:r>
      </w:del>
    </w:p>
    <w:p w14:paraId="6360758C" w14:textId="77777777" w:rsidR="003C34F5" w:rsidRDefault="003C34F5" w:rsidP="003C34F5">
      <w:pPr>
        <w:autoSpaceDE w:val="0"/>
        <w:autoSpaceDN w:val="0"/>
        <w:adjustRightInd w:val="0"/>
        <w:rPr>
          <w:del w:id="754" w:author="Tiffany Keb" w:date="2026-09-25T20:09:00Z" w16du:dateUtc="2026-09-26T00:09:00Z"/>
          <w:rFonts w:ascii="Arial" w:hAnsi="Arial" w:cs="Arial"/>
          <w:sz w:val="22"/>
          <w:szCs w:val="22"/>
        </w:rPr>
      </w:pPr>
      <w:del w:id="755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>Chief Complaint:***</w:delText>
        </w:r>
      </w:del>
    </w:p>
    <w:p w14:paraId="068A6031" w14:textId="77777777" w:rsidR="003C34F5" w:rsidRDefault="003C34F5" w:rsidP="003C34F5">
      <w:pPr>
        <w:autoSpaceDE w:val="0"/>
        <w:autoSpaceDN w:val="0"/>
        <w:adjustRightInd w:val="0"/>
        <w:rPr>
          <w:del w:id="756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0598F399" w14:textId="77777777" w:rsidR="003C34F5" w:rsidRDefault="003C34F5" w:rsidP="003C34F5">
      <w:pPr>
        <w:autoSpaceDE w:val="0"/>
        <w:autoSpaceDN w:val="0"/>
        <w:adjustRightInd w:val="0"/>
        <w:rPr>
          <w:del w:id="757" w:author="Tiffany Keb" w:date="2026-09-25T20:09:00Z" w16du:dateUtc="2026-09-26T00:09:00Z"/>
          <w:rFonts w:ascii="Arial" w:hAnsi="Arial" w:cs="Arial"/>
          <w:sz w:val="22"/>
          <w:szCs w:val="22"/>
        </w:rPr>
      </w:pPr>
      <w:del w:id="758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 xml:space="preserve"> </w:delText>
        </w:r>
      </w:del>
    </w:p>
    <w:p w14:paraId="57C5E61C" w14:textId="77777777" w:rsidR="003C34F5" w:rsidRDefault="003C34F5" w:rsidP="003C34F5">
      <w:pPr>
        <w:autoSpaceDE w:val="0"/>
        <w:autoSpaceDN w:val="0"/>
        <w:adjustRightInd w:val="0"/>
        <w:rPr>
          <w:del w:id="759" w:author="Tiffany Keb" w:date="2026-09-25T20:09:00Z" w16du:dateUtc="2026-09-26T00:09:00Z"/>
          <w:rFonts w:ascii="Arial" w:hAnsi="Arial" w:cs="Arial"/>
          <w:sz w:val="22"/>
          <w:szCs w:val="22"/>
        </w:rPr>
      </w:pPr>
      <w:del w:id="760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 xml:space="preserve">History of Present Illness: (Background, results (labs, imaging, procedures), history,synopsis of discussion) </w:delText>
        </w:r>
      </w:del>
    </w:p>
    <w:p w14:paraId="5E199C7B" w14:textId="77777777" w:rsidR="003C34F5" w:rsidRDefault="003C34F5" w:rsidP="003C34F5">
      <w:pPr>
        <w:autoSpaceDE w:val="0"/>
        <w:autoSpaceDN w:val="0"/>
        <w:adjustRightInd w:val="0"/>
        <w:rPr>
          <w:del w:id="761" w:author="Tiffany Keb" w:date="2026-09-25T20:09:00Z" w16du:dateUtc="2026-09-26T00:09:00Z"/>
          <w:rFonts w:ascii="Arial" w:hAnsi="Arial" w:cs="Arial"/>
          <w:sz w:val="22"/>
          <w:szCs w:val="22"/>
        </w:rPr>
      </w:pPr>
      <w:del w:id="762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>***</w:delText>
        </w:r>
      </w:del>
    </w:p>
    <w:p w14:paraId="1795127F" w14:textId="77777777" w:rsidR="003C34F5" w:rsidRDefault="003C34F5" w:rsidP="003C34F5">
      <w:pPr>
        <w:autoSpaceDE w:val="0"/>
        <w:autoSpaceDN w:val="0"/>
        <w:adjustRightInd w:val="0"/>
        <w:rPr>
          <w:del w:id="763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4CF3569F" w14:textId="77777777" w:rsidR="003C34F5" w:rsidRDefault="003C34F5" w:rsidP="003C34F5">
      <w:pPr>
        <w:autoSpaceDE w:val="0"/>
        <w:autoSpaceDN w:val="0"/>
        <w:adjustRightInd w:val="0"/>
        <w:rPr>
          <w:del w:id="764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2E4EEC5A" w14:textId="77777777" w:rsidR="003C34F5" w:rsidRDefault="003C34F5" w:rsidP="003C34F5">
      <w:pPr>
        <w:autoSpaceDE w:val="0"/>
        <w:autoSpaceDN w:val="0"/>
        <w:adjustRightInd w:val="0"/>
        <w:rPr>
          <w:del w:id="765" w:author="Tiffany Keb" w:date="2026-09-25T20:09:00Z" w16du:dateUtc="2026-09-26T00:09:00Z"/>
          <w:rFonts w:ascii="Arial" w:hAnsi="Arial" w:cs="Arial"/>
          <w:sz w:val="22"/>
          <w:szCs w:val="22"/>
        </w:rPr>
      </w:pPr>
      <w:del w:id="766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>Assessment &amp; Plan: ***</w:delText>
        </w:r>
      </w:del>
    </w:p>
    <w:p w14:paraId="24CE0353" w14:textId="77777777" w:rsidR="003C34F5" w:rsidRDefault="003C34F5" w:rsidP="003C34F5">
      <w:pPr>
        <w:autoSpaceDE w:val="0"/>
        <w:autoSpaceDN w:val="0"/>
        <w:adjustRightInd w:val="0"/>
        <w:rPr>
          <w:del w:id="767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0E625DB3" w14:textId="77777777" w:rsidR="003C34F5" w:rsidRDefault="003C34F5" w:rsidP="003C34F5">
      <w:pPr>
        <w:autoSpaceDE w:val="0"/>
        <w:autoSpaceDN w:val="0"/>
        <w:adjustRightInd w:val="0"/>
        <w:rPr>
          <w:del w:id="768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6EB147A2" w14:textId="77777777" w:rsidR="003C34F5" w:rsidRDefault="003C34F5" w:rsidP="003C34F5">
      <w:pPr>
        <w:autoSpaceDE w:val="0"/>
        <w:autoSpaceDN w:val="0"/>
        <w:adjustRightInd w:val="0"/>
        <w:rPr>
          <w:del w:id="769" w:author="Tiffany Keb" w:date="2026-09-25T20:09:00Z" w16du:dateUtc="2026-09-26T00:09:00Z"/>
          <w:rFonts w:ascii="Arial" w:hAnsi="Arial" w:cs="Arial"/>
          <w:sz w:val="22"/>
          <w:szCs w:val="22"/>
        </w:rPr>
      </w:pPr>
      <w:del w:id="770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>Next Steps: ***</w:delText>
        </w:r>
      </w:del>
    </w:p>
    <w:p w14:paraId="2216071E" w14:textId="77777777" w:rsidR="003C34F5" w:rsidRDefault="003C34F5" w:rsidP="003C34F5">
      <w:pPr>
        <w:autoSpaceDE w:val="0"/>
        <w:autoSpaceDN w:val="0"/>
        <w:adjustRightInd w:val="0"/>
        <w:rPr>
          <w:del w:id="771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421BC7B7" w14:textId="77777777" w:rsidR="003C34F5" w:rsidRDefault="003C34F5" w:rsidP="003C34F5">
      <w:pPr>
        <w:autoSpaceDE w:val="0"/>
        <w:autoSpaceDN w:val="0"/>
        <w:adjustRightInd w:val="0"/>
        <w:rPr>
          <w:del w:id="772" w:author="Tiffany Keb" w:date="2026-09-25T20:09:00Z" w16du:dateUtc="2026-09-26T00:09:00Z"/>
          <w:rFonts w:ascii="Arial" w:hAnsi="Arial" w:cs="Arial"/>
          <w:sz w:val="22"/>
          <w:szCs w:val="22"/>
        </w:rPr>
      </w:pPr>
    </w:p>
    <w:p w14:paraId="3EC98BB3" w14:textId="77777777" w:rsidR="000D255C" w:rsidRDefault="003C34F5" w:rsidP="003C34F5">
      <w:pPr>
        <w:rPr>
          <w:del w:id="773" w:author="Tiffany Keb" w:date="2026-09-25T20:09:00Z" w16du:dateUtc="2026-09-26T00:09:00Z"/>
        </w:rPr>
      </w:pPr>
      <w:del w:id="774" w:author="Tiffany Keb" w:date="2026-09-25T20:09:00Z" w16du:dateUtc="2026-09-26T00:09:00Z">
        <w:r>
          <w:rPr>
            <w:rFonts w:ascii="Arial" w:hAnsi="Arial" w:cs="Arial"/>
            <w:sz w:val="22"/>
            <w:szCs w:val="22"/>
          </w:rPr>
          <w:delText xml:space="preserve">Time spent in this visit: {Time; 15 min - 8 hours:17441} </w:delText>
        </w:r>
        <w:r w:rsidR="00FE1EE2">
          <w:delText xml:space="preserve"> </w:delText>
        </w:r>
      </w:del>
    </w:p>
    <w:p w14:paraId="55013229" w14:textId="77777777" w:rsidR="00503E1E" w:rsidRDefault="00503E1E">
      <w:pPr>
        <w:rPr>
          <w:del w:id="775" w:author="Tiffany Keb" w:date="2026-09-25T20:09:00Z" w16du:dateUtc="2026-09-26T00:09:00Z"/>
        </w:rPr>
      </w:pPr>
    </w:p>
    <w:p w14:paraId="29EE2A75" w14:textId="77777777" w:rsidR="00503E1E" w:rsidRPr="00A65CFC" w:rsidRDefault="00503E1E" w:rsidP="00231E6D">
      <w:pPr>
        <w:tabs>
          <w:tab w:val="left" w:pos="360"/>
          <w:tab w:val="left" w:pos="720"/>
        </w:tabs>
        <w:spacing w:after="120"/>
        <w:rPr>
          <w:rFonts w:asciiTheme="majorHAnsi" w:hAnsiTheme="majorHAnsi"/>
          <w:sz w:val="20"/>
          <w:rPrChange w:id="776" w:author="Tiffany Keb" w:date="2026-09-25T20:09:00Z" w16du:dateUtc="2026-09-26T00:09:00Z">
            <w:rPr/>
          </w:rPrChange>
        </w:rPr>
        <w:pPrChange w:id="777" w:author="Tiffany Keb" w:date="2026-09-25T20:09:00Z" w16du:dateUtc="2026-09-26T00:09:00Z">
          <w:pPr/>
        </w:pPrChange>
      </w:pPr>
    </w:p>
    <w:sectPr w:rsidR="00503E1E" w:rsidRPr="00A65CFC" w:rsidSect="00D747B9">
      <w:headerReference w:type="default" r:id="rId9"/>
      <w:footerReference w:type="even" r:id="rId10"/>
      <w:footerReference w:type="default" r:id="rId11"/>
      <w:pgSz w:w="12240" w:h="15840"/>
      <w:pgMar w:top="1440" w:right="720" w:bottom="1440" w:left="720" w:header="720" w:footer="720" w:gutter="0"/>
      <w:pgNumType w:start="1"/>
      <w:cols w:space="720"/>
      <w:docGrid w:linePitch="360"/>
      <w:sectPrChange w:id="784" w:author="Tiffany Keb" w:date="2026-09-25T20:09:00Z" w16du:dateUtc="2026-09-26T00:09:00Z">
        <w:sectPr w:rsidR="00503E1E" w:rsidRPr="00A65CFC" w:rsidSect="00D747B9">
          <w:pgMar w:top="1440" w:right="1440" w:bottom="1440" w:left="1440" w:header="720" w:footer="720" w:gutter="0"/>
          <w:pgNumType w:start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58A518" w14:textId="77777777" w:rsidR="00533947" w:rsidRDefault="00533947" w:rsidP="00AF3758">
      <w:pPr>
        <w:pPrChange w:id="18" w:author="Tiffany Keb" w:date="2026-09-25T20:09:00Z" w16du:dateUtc="2026-09-26T00:09:00Z">
          <w:pPr/>
        </w:pPrChange>
      </w:pPr>
      <w:r>
        <w:separator/>
      </w:r>
    </w:p>
  </w:endnote>
  <w:endnote w:type="continuationSeparator" w:id="0">
    <w:p w14:paraId="4D95631C" w14:textId="77777777" w:rsidR="00533947" w:rsidRDefault="00533947" w:rsidP="00AF3758">
      <w:pPr>
        <w:pPrChange w:id="19" w:author="Tiffany Keb" w:date="2026-09-25T20:09:00Z" w16du:dateUtc="2026-09-26T00:0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63AC9B" w14:textId="77777777" w:rsidR="00EB3E10" w:rsidRDefault="00EB3E10" w:rsidP="00231E6D">
    <w:pPr>
      <w:pStyle w:val="Footer"/>
      <w:framePr w:wrap="around" w:vAnchor="text" w:hAnchor="margin" w:xAlign="right" w:y="1"/>
      <w:rPr>
        <w:ins w:id="778" w:author="Tiffany Keb" w:date="2026-09-25T20:09:00Z" w16du:dateUtc="2026-09-26T00:09:00Z"/>
        <w:rStyle w:val="PageNumber"/>
      </w:rPr>
    </w:pPr>
    <w:ins w:id="779" w:author="Tiffany Keb" w:date="2026-09-25T20:09:00Z" w16du:dateUtc="2026-09-26T00:09:00Z">
      <w:r>
        <w:rPr>
          <w:rStyle w:val="PageNumber"/>
        </w:rPr>
        <w:fldChar w:fldCharType="begin"/>
      </w:r>
      <w:r>
        <w:rPr>
          <w:rStyle w:val="PageNumber"/>
        </w:rPr>
        <w:instrText xml:space="preserve">PAGE  </w:instrText>
      </w:r>
      <w:r>
        <w:rPr>
          <w:rStyle w:val="PageNumber"/>
        </w:rPr>
        <w:fldChar w:fldCharType="end"/>
      </w:r>
    </w:ins>
  </w:p>
  <w:p w14:paraId="4B3649AF" w14:textId="77777777" w:rsidR="002A11F6" w:rsidRDefault="002A11F6" w:rsidP="005464C5">
    <w:pPr>
      <w:pStyle w:val="Footer"/>
      <w:ind w:right="360"/>
      <w:pPrChange w:id="780" w:author="Tiffany Keb" w:date="2026-09-25T20:09:00Z" w16du:dateUtc="2026-09-26T00:09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CCD64" w14:textId="77777777" w:rsidR="00EB3E10" w:rsidRDefault="00EB3E10" w:rsidP="00231E6D">
    <w:pPr>
      <w:pStyle w:val="Footer"/>
      <w:framePr w:wrap="around" w:vAnchor="text" w:hAnchor="margin" w:xAlign="right" w:y="1"/>
      <w:rPr>
        <w:ins w:id="781" w:author="Tiffany Keb" w:date="2026-09-25T20:09:00Z" w16du:dateUtc="2026-09-26T00:09:00Z"/>
        <w:rStyle w:val="PageNumber"/>
      </w:rPr>
    </w:pPr>
    <w:ins w:id="782" w:author="Tiffany Keb" w:date="2026-09-25T20:09:00Z" w16du:dateUtc="2026-09-26T00:09:00Z">
      <w:r>
        <w:rPr>
          <w:rStyle w:val="PageNumber"/>
        </w:rPr>
        <w:fldChar w:fldCharType="begin"/>
      </w:r>
      <w:r>
        <w:rPr>
          <w:rStyle w:val="PageNumber"/>
        </w:rPr>
        <w:instrText xml:space="preserve">PAGE  </w:instrText>
      </w:r>
      <w:r>
        <w:rPr>
          <w:rStyle w:val="PageNumber"/>
        </w:rPr>
        <w:fldChar w:fldCharType="separate"/>
      </w:r>
      <w:r w:rsidR="007769FF"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113ED259" w14:textId="77777777" w:rsidR="002A11F6" w:rsidRDefault="00EB3E10">
    <w:pPr>
      <w:pStyle w:val="Footer"/>
    </w:pPr>
    <w:ins w:id="783" w:author="Tiffany Keb" w:date="2026-09-25T20:09:00Z" w16du:dateUtc="2026-09-26T00:09:00Z">
      <w:r>
        <w:t xml:space="preserve">Form Revised: </w:t>
      </w:r>
      <w:r w:rsidR="005941A1">
        <w:t>02/26/2021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88F69F" w14:textId="77777777" w:rsidR="00533947" w:rsidRDefault="00533947" w:rsidP="00AF3758">
      <w:pPr>
        <w:pPrChange w:id="16" w:author="Tiffany Keb" w:date="2026-09-25T20:09:00Z" w16du:dateUtc="2026-09-26T00:09:00Z">
          <w:pPr/>
        </w:pPrChange>
      </w:pPr>
      <w:r>
        <w:separator/>
      </w:r>
    </w:p>
  </w:footnote>
  <w:footnote w:type="continuationSeparator" w:id="0">
    <w:p w14:paraId="18F3A22E" w14:textId="77777777" w:rsidR="00533947" w:rsidRDefault="00533947" w:rsidP="00AF3758">
      <w:pPr>
        <w:pPrChange w:id="17" w:author="Tiffany Keb" w:date="2026-09-25T20:09:00Z" w16du:dateUtc="2026-09-26T00:0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67754C" w14:textId="77777777" w:rsidR="002A11F6" w:rsidRDefault="002A11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56277"/>
    <w:multiLevelType w:val="multilevel"/>
    <w:tmpl w:val="28105DAC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EBF4871"/>
    <w:multiLevelType w:val="hybridMultilevel"/>
    <w:tmpl w:val="3508E11A"/>
    <w:lvl w:ilvl="0" w:tplc="B612830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567938"/>
    <w:multiLevelType w:val="multilevel"/>
    <w:tmpl w:val="733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74D87"/>
    <w:multiLevelType w:val="multilevel"/>
    <w:tmpl w:val="ABCA05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713077"/>
    <w:multiLevelType w:val="hybridMultilevel"/>
    <w:tmpl w:val="28105DAC"/>
    <w:lvl w:ilvl="0" w:tplc="AB6AB108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E464721"/>
    <w:multiLevelType w:val="multilevel"/>
    <w:tmpl w:val="28105DAC"/>
    <w:lvl w:ilvl="0">
      <w:start w:val="2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4D266DB"/>
    <w:multiLevelType w:val="hybridMultilevel"/>
    <w:tmpl w:val="DC788660"/>
    <w:lvl w:ilvl="0" w:tplc="93E6597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AF1480"/>
    <w:multiLevelType w:val="multilevel"/>
    <w:tmpl w:val="7892FB42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457F1"/>
    <w:multiLevelType w:val="hybridMultilevel"/>
    <w:tmpl w:val="7892FB42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D531D"/>
    <w:multiLevelType w:val="hybridMultilevel"/>
    <w:tmpl w:val="77824A6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830CCB"/>
    <w:multiLevelType w:val="hybridMultilevel"/>
    <w:tmpl w:val="DB363A82"/>
    <w:lvl w:ilvl="0" w:tplc="CB5AD986">
      <w:start w:val="2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  <w:rPr>
        <w:rFonts w:hint="default"/>
      </w:rPr>
    </w:lvl>
    <w:lvl w:ilvl="2" w:tplc="04090019">
      <w:start w:val="1"/>
      <w:numFmt w:val="lowerLetter"/>
      <w:lvlText w:val="%3."/>
      <w:lvlJc w:val="left"/>
      <w:pPr>
        <w:tabs>
          <w:tab w:val="num" w:pos="1857"/>
        </w:tabs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11" w15:restartNumberingAfterBreak="0">
    <w:nsid w:val="702E6A1F"/>
    <w:multiLevelType w:val="multilevel"/>
    <w:tmpl w:val="D49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067440">
    <w:abstractNumId w:val="4"/>
  </w:num>
  <w:num w:numId="2" w16cid:durableId="1780369256">
    <w:abstractNumId w:val="10"/>
  </w:num>
  <w:num w:numId="3" w16cid:durableId="1402211277">
    <w:abstractNumId w:val="6"/>
  </w:num>
  <w:num w:numId="4" w16cid:durableId="516425788">
    <w:abstractNumId w:val="5"/>
  </w:num>
  <w:num w:numId="5" w16cid:durableId="196478520">
    <w:abstractNumId w:val="0"/>
  </w:num>
  <w:num w:numId="6" w16cid:durableId="317999884">
    <w:abstractNumId w:val="3"/>
  </w:num>
  <w:num w:numId="7" w16cid:durableId="1833986317">
    <w:abstractNumId w:val="9"/>
  </w:num>
  <w:num w:numId="8" w16cid:durableId="68582179">
    <w:abstractNumId w:val="1"/>
  </w:num>
  <w:num w:numId="9" w16cid:durableId="317077526">
    <w:abstractNumId w:val="8"/>
  </w:num>
  <w:num w:numId="10" w16cid:durableId="1618751368">
    <w:abstractNumId w:val="7"/>
  </w:num>
  <w:num w:numId="11" w16cid:durableId="35467775">
    <w:abstractNumId w:val="2"/>
  </w:num>
  <w:num w:numId="12" w16cid:durableId="413015816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A9"/>
    <w:rsid w:val="000021AE"/>
    <w:rsid w:val="00016FE7"/>
    <w:rsid w:val="00023F72"/>
    <w:rsid w:val="0002482B"/>
    <w:rsid w:val="00024BA5"/>
    <w:rsid w:val="000327B6"/>
    <w:rsid w:val="00074149"/>
    <w:rsid w:val="000842D2"/>
    <w:rsid w:val="000A3D1C"/>
    <w:rsid w:val="000A7985"/>
    <w:rsid w:val="000B11F8"/>
    <w:rsid w:val="000B3B2D"/>
    <w:rsid w:val="000C7FBD"/>
    <w:rsid w:val="000D06F1"/>
    <w:rsid w:val="000D255C"/>
    <w:rsid w:val="000E1A06"/>
    <w:rsid w:val="000F6B0E"/>
    <w:rsid w:val="00102DDC"/>
    <w:rsid w:val="00103070"/>
    <w:rsid w:val="001042B6"/>
    <w:rsid w:val="001166B8"/>
    <w:rsid w:val="00141A9C"/>
    <w:rsid w:val="00151451"/>
    <w:rsid w:val="0015426F"/>
    <w:rsid w:val="001639AC"/>
    <w:rsid w:val="00183D01"/>
    <w:rsid w:val="00185D67"/>
    <w:rsid w:val="00186D3C"/>
    <w:rsid w:val="00196E4A"/>
    <w:rsid w:val="001A09B3"/>
    <w:rsid w:val="001A5DD5"/>
    <w:rsid w:val="001B1866"/>
    <w:rsid w:val="001C0F60"/>
    <w:rsid w:val="001D037D"/>
    <w:rsid w:val="001D43DA"/>
    <w:rsid w:val="001E6568"/>
    <w:rsid w:val="002016D1"/>
    <w:rsid w:val="00212149"/>
    <w:rsid w:val="00212A76"/>
    <w:rsid w:val="00222AE5"/>
    <w:rsid w:val="002233E8"/>
    <w:rsid w:val="002239A8"/>
    <w:rsid w:val="0022455D"/>
    <w:rsid w:val="00227596"/>
    <w:rsid w:val="002315B0"/>
    <w:rsid w:val="00231E6D"/>
    <w:rsid w:val="00236EDC"/>
    <w:rsid w:val="00251356"/>
    <w:rsid w:val="00254447"/>
    <w:rsid w:val="00256410"/>
    <w:rsid w:val="00256DF6"/>
    <w:rsid w:val="00261ACE"/>
    <w:rsid w:val="00262EF1"/>
    <w:rsid w:val="00265C17"/>
    <w:rsid w:val="0028276B"/>
    <w:rsid w:val="00284BC9"/>
    <w:rsid w:val="00285023"/>
    <w:rsid w:val="00295250"/>
    <w:rsid w:val="002A11F6"/>
    <w:rsid w:val="002B59C7"/>
    <w:rsid w:val="002C0430"/>
    <w:rsid w:val="002C7E6E"/>
    <w:rsid w:val="003025B6"/>
    <w:rsid w:val="00303E55"/>
    <w:rsid w:val="00304918"/>
    <w:rsid w:val="003302AD"/>
    <w:rsid w:val="00333D38"/>
    <w:rsid w:val="00341B0D"/>
    <w:rsid w:val="00342408"/>
    <w:rsid w:val="00346CC3"/>
    <w:rsid w:val="00347296"/>
    <w:rsid w:val="00351682"/>
    <w:rsid w:val="00361089"/>
    <w:rsid w:val="00362414"/>
    <w:rsid w:val="00366DB1"/>
    <w:rsid w:val="00374D72"/>
    <w:rsid w:val="00381C42"/>
    <w:rsid w:val="00383F47"/>
    <w:rsid w:val="00384538"/>
    <w:rsid w:val="00385F34"/>
    <w:rsid w:val="00387380"/>
    <w:rsid w:val="003A11BC"/>
    <w:rsid w:val="003A43FF"/>
    <w:rsid w:val="003C220A"/>
    <w:rsid w:val="003C34F5"/>
    <w:rsid w:val="003E110D"/>
    <w:rsid w:val="003F32F3"/>
    <w:rsid w:val="003F37F5"/>
    <w:rsid w:val="003F3AD6"/>
    <w:rsid w:val="00404D82"/>
    <w:rsid w:val="004072F1"/>
    <w:rsid w:val="00407B20"/>
    <w:rsid w:val="00424FAB"/>
    <w:rsid w:val="004257B6"/>
    <w:rsid w:val="00436E73"/>
    <w:rsid w:val="00436F3A"/>
    <w:rsid w:val="00455AAF"/>
    <w:rsid w:val="004642EF"/>
    <w:rsid w:val="00473252"/>
    <w:rsid w:val="004813C5"/>
    <w:rsid w:val="004865E2"/>
    <w:rsid w:val="00487771"/>
    <w:rsid w:val="00491F76"/>
    <w:rsid w:val="004A268E"/>
    <w:rsid w:val="004A3742"/>
    <w:rsid w:val="004A4AFB"/>
    <w:rsid w:val="004A7706"/>
    <w:rsid w:val="004B7C94"/>
    <w:rsid w:val="004C156C"/>
    <w:rsid w:val="004C5744"/>
    <w:rsid w:val="004D11A2"/>
    <w:rsid w:val="004D4180"/>
    <w:rsid w:val="004E302E"/>
    <w:rsid w:val="004F3C87"/>
    <w:rsid w:val="0050159D"/>
    <w:rsid w:val="00503E1E"/>
    <w:rsid w:val="005150C6"/>
    <w:rsid w:val="00522E96"/>
    <w:rsid w:val="005268B8"/>
    <w:rsid w:val="00526B81"/>
    <w:rsid w:val="0053245F"/>
    <w:rsid w:val="00533947"/>
    <w:rsid w:val="00533BB1"/>
    <w:rsid w:val="00543B53"/>
    <w:rsid w:val="005464C5"/>
    <w:rsid w:val="00551221"/>
    <w:rsid w:val="005522E4"/>
    <w:rsid w:val="00555CE3"/>
    <w:rsid w:val="005630DE"/>
    <w:rsid w:val="00566F0B"/>
    <w:rsid w:val="00584C22"/>
    <w:rsid w:val="00592A95"/>
    <w:rsid w:val="005941A1"/>
    <w:rsid w:val="00594AF5"/>
    <w:rsid w:val="005B3CA3"/>
    <w:rsid w:val="005C0CF4"/>
    <w:rsid w:val="005C12DD"/>
    <w:rsid w:val="005D6134"/>
    <w:rsid w:val="005E33BB"/>
    <w:rsid w:val="005F0E62"/>
    <w:rsid w:val="0061170A"/>
    <w:rsid w:val="006179CB"/>
    <w:rsid w:val="006263B7"/>
    <w:rsid w:val="006305EC"/>
    <w:rsid w:val="006318E6"/>
    <w:rsid w:val="00636DB3"/>
    <w:rsid w:val="00642FE1"/>
    <w:rsid w:val="00651865"/>
    <w:rsid w:val="0066203A"/>
    <w:rsid w:val="006657FB"/>
    <w:rsid w:val="00677A48"/>
    <w:rsid w:val="00681CE7"/>
    <w:rsid w:val="00684744"/>
    <w:rsid w:val="006908B0"/>
    <w:rsid w:val="00695468"/>
    <w:rsid w:val="00696070"/>
    <w:rsid w:val="006A1EDD"/>
    <w:rsid w:val="006A42A9"/>
    <w:rsid w:val="006A5CF2"/>
    <w:rsid w:val="006B1394"/>
    <w:rsid w:val="006B52C0"/>
    <w:rsid w:val="006D0246"/>
    <w:rsid w:val="006D10EC"/>
    <w:rsid w:val="006D2DD9"/>
    <w:rsid w:val="006D62A2"/>
    <w:rsid w:val="006E6117"/>
    <w:rsid w:val="007002A1"/>
    <w:rsid w:val="00712045"/>
    <w:rsid w:val="0073025F"/>
    <w:rsid w:val="0073125A"/>
    <w:rsid w:val="00732FEB"/>
    <w:rsid w:val="00736F2F"/>
    <w:rsid w:val="00750AF6"/>
    <w:rsid w:val="0076722D"/>
    <w:rsid w:val="00775908"/>
    <w:rsid w:val="007769FF"/>
    <w:rsid w:val="0079240B"/>
    <w:rsid w:val="007A06B9"/>
    <w:rsid w:val="007A14BA"/>
    <w:rsid w:val="007C1F6B"/>
    <w:rsid w:val="007C242E"/>
    <w:rsid w:val="007D05BB"/>
    <w:rsid w:val="007E37E8"/>
    <w:rsid w:val="007E481A"/>
    <w:rsid w:val="007F07E2"/>
    <w:rsid w:val="00807303"/>
    <w:rsid w:val="00811BD4"/>
    <w:rsid w:val="0081685D"/>
    <w:rsid w:val="00821C11"/>
    <w:rsid w:val="0083170D"/>
    <w:rsid w:val="0083463F"/>
    <w:rsid w:val="00836BB2"/>
    <w:rsid w:val="00840B19"/>
    <w:rsid w:val="008644F1"/>
    <w:rsid w:val="00866B19"/>
    <w:rsid w:val="00880A0E"/>
    <w:rsid w:val="008A198F"/>
    <w:rsid w:val="008A201D"/>
    <w:rsid w:val="008B60CC"/>
    <w:rsid w:val="008C68AB"/>
    <w:rsid w:val="008C703B"/>
    <w:rsid w:val="008D156E"/>
    <w:rsid w:val="008D3553"/>
    <w:rsid w:val="008E43AA"/>
    <w:rsid w:val="008E6C1C"/>
    <w:rsid w:val="008F3F4D"/>
    <w:rsid w:val="008F7811"/>
    <w:rsid w:val="00903372"/>
    <w:rsid w:val="009063B6"/>
    <w:rsid w:val="00913CCB"/>
    <w:rsid w:val="0092555A"/>
    <w:rsid w:val="009353C1"/>
    <w:rsid w:val="00937B41"/>
    <w:rsid w:val="00953239"/>
    <w:rsid w:val="00960E95"/>
    <w:rsid w:val="00965530"/>
    <w:rsid w:val="00971C58"/>
    <w:rsid w:val="0098226A"/>
    <w:rsid w:val="00990763"/>
    <w:rsid w:val="00995B6B"/>
    <w:rsid w:val="009977A9"/>
    <w:rsid w:val="009A529F"/>
    <w:rsid w:val="009A533E"/>
    <w:rsid w:val="009B1FE3"/>
    <w:rsid w:val="009F7CE5"/>
    <w:rsid w:val="00A01035"/>
    <w:rsid w:val="00A0329C"/>
    <w:rsid w:val="00A0421D"/>
    <w:rsid w:val="00A04919"/>
    <w:rsid w:val="00A1383B"/>
    <w:rsid w:val="00A16BB1"/>
    <w:rsid w:val="00A17840"/>
    <w:rsid w:val="00A24DE9"/>
    <w:rsid w:val="00A5089E"/>
    <w:rsid w:val="00A5317E"/>
    <w:rsid w:val="00A55CC7"/>
    <w:rsid w:val="00A56D36"/>
    <w:rsid w:val="00A65CFC"/>
    <w:rsid w:val="00A67677"/>
    <w:rsid w:val="00A70F27"/>
    <w:rsid w:val="00A832C2"/>
    <w:rsid w:val="00A8748D"/>
    <w:rsid w:val="00A9606F"/>
    <w:rsid w:val="00AA6B71"/>
    <w:rsid w:val="00AB5523"/>
    <w:rsid w:val="00AB5A85"/>
    <w:rsid w:val="00AC3F97"/>
    <w:rsid w:val="00AC5FBD"/>
    <w:rsid w:val="00AC6ECE"/>
    <w:rsid w:val="00AF1206"/>
    <w:rsid w:val="00AF3758"/>
    <w:rsid w:val="00AF3C6A"/>
    <w:rsid w:val="00B014DE"/>
    <w:rsid w:val="00B052A5"/>
    <w:rsid w:val="00B1628A"/>
    <w:rsid w:val="00B31350"/>
    <w:rsid w:val="00B32544"/>
    <w:rsid w:val="00B35368"/>
    <w:rsid w:val="00B558AB"/>
    <w:rsid w:val="00B61069"/>
    <w:rsid w:val="00B66993"/>
    <w:rsid w:val="00B8205E"/>
    <w:rsid w:val="00B82A53"/>
    <w:rsid w:val="00B96609"/>
    <w:rsid w:val="00BA6583"/>
    <w:rsid w:val="00BB3245"/>
    <w:rsid w:val="00BC3546"/>
    <w:rsid w:val="00BD3C8B"/>
    <w:rsid w:val="00BE069E"/>
    <w:rsid w:val="00BF7CD5"/>
    <w:rsid w:val="00C020A5"/>
    <w:rsid w:val="00C109AC"/>
    <w:rsid w:val="00C12816"/>
    <w:rsid w:val="00C12D28"/>
    <w:rsid w:val="00C1468F"/>
    <w:rsid w:val="00C23CC7"/>
    <w:rsid w:val="00C334FF"/>
    <w:rsid w:val="00C45E3D"/>
    <w:rsid w:val="00C502E1"/>
    <w:rsid w:val="00C55931"/>
    <w:rsid w:val="00C57E73"/>
    <w:rsid w:val="00C61549"/>
    <w:rsid w:val="00C6271D"/>
    <w:rsid w:val="00C64D43"/>
    <w:rsid w:val="00C65C42"/>
    <w:rsid w:val="00C82512"/>
    <w:rsid w:val="00C94E84"/>
    <w:rsid w:val="00CB5183"/>
    <w:rsid w:val="00CC0D13"/>
    <w:rsid w:val="00CC4137"/>
    <w:rsid w:val="00CD05C7"/>
    <w:rsid w:val="00CE5155"/>
    <w:rsid w:val="00D0686A"/>
    <w:rsid w:val="00D1235B"/>
    <w:rsid w:val="00D23594"/>
    <w:rsid w:val="00D240B8"/>
    <w:rsid w:val="00D34B13"/>
    <w:rsid w:val="00D3547B"/>
    <w:rsid w:val="00D42C27"/>
    <w:rsid w:val="00D432A7"/>
    <w:rsid w:val="00D44977"/>
    <w:rsid w:val="00D51205"/>
    <w:rsid w:val="00D57620"/>
    <w:rsid w:val="00D57716"/>
    <w:rsid w:val="00D67AC4"/>
    <w:rsid w:val="00D747B9"/>
    <w:rsid w:val="00D75334"/>
    <w:rsid w:val="00D779A1"/>
    <w:rsid w:val="00D874E1"/>
    <w:rsid w:val="00D87BDA"/>
    <w:rsid w:val="00D95DBE"/>
    <w:rsid w:val="00D979DD"/>
    <w:rsid w:val="00DA0F68"/>
    <w:rsid w:val="00DA6D41"/>
    <w:rsid w:val="00DB24A8"/>
    <w:rsid w:val="00DC7207"/>
    <w:rsid w:val="00DD768A"/>
    <w:rsid w:val="00DE4CF4"/>
    <w:rsid w:val="00DE4F59"/>
    <w:rsid w:val="00DF5FD5"/>
    <w:rsid w:val="00E01C88"/>
    <w:rsid w:val="00E05AD1"/>
    <w:rsid w:val="00E06C30"/>
    <w:rsid w:val="00E42ED6"/>
    <w:rsid w:val="00E4378C"/>
    <w:rsid w:val="00E45868"/>
    <w:rsid w:val="00E475FC"/>
    <w:rsid w:val="00E6002F"/>
    <w:rsid w:val="00E63382"/>
    <w:rsid w:val="00E63573"/>
    <w:rsid w:val="00E728D6"/>
    <w:rsid w:val="00E90322"/>
    <w:rsid w:val="00E95EE7"/>
    <w:rsid w:val="00EB160E"/>
    <w:rsid w:val="00EB3E10"/>
    <w:rsid w:val="00EB593D"/>
    <w:rsid w:val="00EC1303"/>
    <w:rsid w:val="00EC6970"/>
    <w:rsid w:val="00EE1658"/>
    <w:rsid w:val="00EE2924"/>
    <w:rsid w:val="00EF2A44"/>
    <w:rsid w:val="00F0105B"/>
    <w:rsid w:val="00F0235A"/>
    <w:rsid w:val="00F15A9C"/>
    <w:rsid w:val="00F473AF"/>
    <w:rsid w:val="00F645B5"/>
    <w:rsid w:val="00F808AF"/>
    <w:rsid w:val="00F80F05"/>
    <w:rsid w:val="00F82172"/>
    <w:rsid w:val="00F84F77"/>
    <w:rsid w:val="00F85A46"/>
    <w:rsid w:val="00F87231"/>
    <w:rsid w:val="00FA12AB"/>
    <w:rsid w:val="00FB00D4"/>
    <w:rsid w:val="00FB642D"/>
    <w:rsid w:val="00FD23AC"/>
    <w:rsid w:val="00FD2FBE"/>
    <w:rsid w:val="00FD3E77"/>
    <w:rsid w:val="00FD7EBC"/>
    <w:rsid w:val="00FE1EE2"/>
    <w:rsid w:val="00FE444A"/>
    <w:rsid w:val="00FE6FB5"/>
    <w:rsid w:val="00FE782B"/>
    <w:rsid w:val="00FF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3C256E2E-0014-A84C-98E3-941A91BB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4F5"/>
  </w:style>
  <w:style w:type="paragraph" w:styleId="Heading1">
    <w:name w:val="heading 1"/>
    <w:basedOn w:val="Normal"/>
    <w:next w:val="Normal"/>
    <w:link w:val="Heading1Char"/>
    <w:qFormat/>
    <w:rsid w:val="00E90322"/>
    <w:pPr>
      <w:keepNext/>
      <w:widowControl w:val="0"/>
      <w:tabs>
        <w:tab w:val="left" w:pos="-90"/>
        <w:tab w:val="left" w:pos="540"/>
        <w:tab w:val="left" w:pos="810"/>
      </w:tabs>
      <w:ind w:left="540"/>
      <w:outlineLvl w:val="0"/>
      <w:pPrChange w:id="0" w:author="Tiffany Keb" w:date="2026-09-25T20:09:00Z">
        <w:pPr>
          <w:keepNext/>
          <w:widowControl w:val="0"/>
          <w:tabs>
            <w:tab w:val="left" w:pos="-90"/>
            <w:tab w:val="left" w:pos="540"/>
            <w:tab w:val="left" w:pos="810"/>
          </w:tabs>
          <w:ind w:left="540"/>
          <w:outlineLvl w:val="0"/>
        </w:pPr>
      </w:pPrChange>
    </w:pPr>
    <w:rPr>
      <w:rFonts w:ascii="Arial" w:eastAsia="Times New Roman" w:hAnsi="Arial" w:cs="Times New Roman"/>
      <w:snapToGrid w:val="0"/>
      <w:szCs w:val="20"/>
      <w:rPrChange w:id="0" w:author="Tiffany Keb" w:date="2026-09-25T20:09:00Z">
        <w:rPr>
          <w:rFonts w:ascii="Arial" w:hAnsi="Arial"/>
          <w:snapToGrid w:val="0"/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nhideWhenUsed/>
    <w:qFormat/>
    <w:rsid w:val="00231E6D"/>
    <w:pPr>
      <w:keepNext/>
      <w:keepLines/>
      <w:spacing w:before="200" w:line="276" w:lineRule="auto"/>
      <w:outlineLvl w:val="1"/>
      <w:pPrChange w:id="1" w:author="Tiffany Keb" w:date="2026-09-25T20:09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rPrChange w:id="1" w:author="Tiffany Keb" w:date="2026-09-25T20:09:00Z"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qFormat/>
    <w:rsid w:val="00231E6D"/>
    <w:pPr>
      <w:keepNext/>
      <w:ind w:right="-374"/>
      <w:outlineLvl w:val="2"/>
      <w:pPrChange w:id="2" w:author="Tiffany Keb" w:date="2026-09-25T20:09:00Z">
        <w:pPr>
          <w:keepNext/>
          <w:ind w:right="-374"/>
          <w:outlineLvl w:val="2"/>
        </w:pPr>
      </w:pPrChange>
    </w:pPr>
    <w:rPr>
      <w:rFonts w:ascii="Arial" w:eastAsia="Times New Roman" w:hAnsi="Arial" w:cs="Arial"/>
      <w:b/>
      <w:bCs/>
      <w:sz w:val="20"/>
      <w:rPrChange w:id="2" w:author="Tiffany Keb" w:date="2026-09-25T20:09:00Z">
        <w:rPr>
          <w:rFonts w:ascii="Arial" w:hAnsi="Arial" w:cs="Arial"/>
          <w:b/>
          <w:bCs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11F6"/>
    <w:rPr>
      <w:rFonts w:ascii="Arial" w:eastAsia="Times New Roman" w:hAnsi="Arial" w:cs="Times New Roman"/>
      <w:snapToGrid w:val="0"/>
      <w:szCs w:val="20"/>
    </w:rPr>
  </w:style>
  <w:style w:type="character" w:customStyle="1" w:styleId="Heading2Char">
    <w:name w:val="Heading 2 Char"/>
    <w:basedOn w:val="DefaultParagraphFont"/>
    <w:link w:val="Heading2"/>
    <w:rsid w:val="002A11F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2A11F6"/>
    <w:rPr>
      <w:rFonts w:ascii="Arial" w:eastAsia="Times New Roman" w:hAnsi="Arial" w:cs="Arial"/>
      <w:b/>
      <w:bCs/>
      <w:sz w:val="20"/>
    </w:rPr>
  </w:style>
  <w:style w:type="paragraph" w:styleId="Header">
    <w:name w:val="header"/>
    <w:basedOn w:val="Normal"/>
    <w:link w:val="HeaderChar"/>
    <w:unhideWhenUsed/>
    <w:rsid w:val="00AF3758"/>
    <w:pPr>
      <w:tabs>
        <w:tab w:val="center" w:pos="4680"/>
        <w:tab w:val="right" w:pos="9360"/>
      </w:tabs>
      <w:pPrChange w:id="3" w:author="Tiffany Keb" w:date="2026-09-25T20:09:00Z">
        <w:pPr>
          <w:tabs>
            <w:tab w:val="center" w:pos="4680"/>
            <w:tab w:val="right" w:pos="9360"/>
          </w:tabs>
        </w:pPr>
      </w:pPrChange>
    </w:pPr>
    <w:rPr>
      <w:sz w:val="22"/>
      <w:szCs w:val="22"/>
      <w:rPrChange w:id="3" w:author="Tiffany Keb" w:date="2026-09-25T20:0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2A11F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F3758"/>
    <w:pPr>
      <w:tabs>
        <w:tab w:val="center" w:pos="4680"/>
        <w:tab w:val="right" w:pos="9360"/>
      </w:tabs>
      <w:pPrChange w:id="4" w:author="Tiffany Keb" w:date="2026-09-25T20:09:00Z">
        <w:pPr>
          <w:tabs>
            <w:tab w:val="center" w:pos="4680"/>
            <w:tab w:val="right" w:pos="9360"/>
          </w:tabs>
        </w:pPr>
      </w:pPrChange>
    </w:pPr>
    <w:rPr>
      <w:sz w:val="22"/>
      <w:szCs w:val="22"/>
      <w:rPrChange w:id="4" w:author="Tiffany Keb" w:date="2026-09-25T20:0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A11F6"/>
    <w:rPr>
      <w:sz w:val="22"/>
      <w:szCs w:val="22"/>
    </w:rPr>
  </w:style>
  <w:style w:type="character" w:styleId="PlaceholderText">
    <w:name w:val="Placeholder Text"/>
    <w:basedOn w:val="DefaultParagraphFont"/>
    <w:uiPriority w:val="99"/>
    <w:rsid w:val="002A11F6"/>
    <w:rPr>
      <w:color w:val="808080"/>
    </w:rPr>
  </w:style>
  <w:style w:type="paragraph" w:styleId="BalloonText">
    <w:name w:val="Balloon Text"/>
    <w:basedOn w:val="Normal"/>
    <w:link w:val="BalloonTextChar"/>
    <w:unhideWhenUsed/>
    <w:rsid w:val="00AF3758"/>
    <w:pPr>
      <w:pPrChange w:id="5" w:author="Tiffany Keb" w:date="2026-09-25T20:09:00Z">
        <w:pPr/>
      </w:pPrChange>
    </w:pPr>
    <w:rPr>
      <w:rFonts w:ascii="Tahoma" w:hAnsi="Tahoma" w:cs="Tahoma"/>
      <w:sz w:val="16"/>
      <w:szCs w:val="16"/>
      <w:rPrChange w:id="5" w:author="Tiffany Keb" w:date="2026-09-25T20:09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2A11F6"/>
    <w:rPr>
      <w:rFonts w:ascii="Tahoma" w:hAnsi="Tahoma" w:cs="Tahoma"/>
      <w:sz w:val="16"/>
      <w:szCs w:val="16"/>
    </w:rPr>
  </w:style>
  <w:style w:type="character" w:styleId="Hyperlink">
    <w:name w:val="Hyperlink"/>
    <w:rsid w:val="002A11F6"/>
    <w:rPr>
      <w:color w:val="0000FF"/>
      <w:u w:val="single"/>
    </w:rPr>
  </w:style>
  <w:style w:type="table" w:styleId="TableGrid">
    <w:name w:val="Table Grid"/>
    <w:basedOn w:val="TableNormal"/>
    <w:uiPriority w:val="59"/>
    <w:rsid w:val="002A11F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2816"/>
    <w:pPr>
      <w:spacing w:after="200" w:line="276" w:lineRule="auto"/>
      <w:ind w:left="720"/>
      <w:contextualSpacing/>
      <w:pPrChange w:id="6" w:author="Tiffany Keb" w:date="2026-09-25T20:09:00Z">
        <w:pPr>
          <w:spacing w:after="200" w:line="276" w:lineRule="auto"/>
          <w:ind w:left="720"/>
          <w:contextualSpacing/>
        </w:pPr>
      </w:pPrChange>
    </w:pPr>
    <w:rPr>
      <w:sz w:val="22"/>
      <w:szCs w:val="22"/>
      <w:rPrChange w:id="6" w:author="Tiffany Keb" w:date="2026-09-25T20:0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customStyle="1" w:styleId="TableParagraph">
    <w:name w:val="Table Paragraph"/>
    <w:basedOn w:val="Normal"/>
    <w:uiPriority w:val="1"/>
    <w:qFormat/>
    <w:rsid w:val="006908B0"/>
    <w:pPr>
      <w:widowControl w:val="0"/>
      <w:pPrChange w:id="7" w:author="Tiffany Keb" w:date="2026-09-25T20:09:00Z">
        <w:pPr>
          <w:widowControl w:val="0"/>
        </w:pPr>
      </w:pPrChange>
    </w:pPr>
    <w:rPr>
      <w:sz w:val="22"/>
      <w:szCs w:val="22"/>
      <w:rPrChange w:id="7" w:author="Tiffany Keb" w:date="2026-09-25T20:0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qFormat/>
    <w:rsid w:val="00342408"/>
    <w:pPr>
      <w:widowControl w:val="0"/>
      <w:ind w:left="518" w:hanging="360"/>
      <w:pPrChange w:id="8" w:author="Tiffany Keb" w:date="2026-09-25T20:09:00Z">
        <w:pPr>
          <w:widowControl w:val="0"/>
          <w:ind w:left="518" w:hanging="360"/>
        </w:pPr>
      </w:pPrChange>
    </w:pPr>
    <w:rPr>
      <w:rFonts w:ascii="Arial" w:eastAsia="Arial" w:hAnsi="Arial"/>
      <w:sz w:val="20"/>
      <w:szCs w:val="20"/>
      <w:rPrChange w:id="8" w:author="Tiffany Keb" w:date="2026-09-25T20:09:00Z">
        <w:rPr>
          <w:rFonts w:ascii="Arial" w:eastAsia="Arial" w:hAnsi="Arial" w:cstheme="minorBidi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2A11F6"/>
    <w:rPr>
      <w:rFonts w:ascii="Arial" w:eastAsia="Arial" w:hAnsi="Arial"/>
      <w:sz w:val="20"/>
      <w:szCs w:val="20"/>
    </w:rPr>
  </w:style>
  <w:style w:type="character" w:styleId="PageNumber">
    <w:name w:val="page number"/>
    <w:basedOn w:val="DefaultParagraphFont"/>
    <w:unhideWhenUsed/>
    <w:rsid w:val="002A11F6"/>
  </w:style>
  <w:style w:type="paragraph" w:styleId="BodyTextIndent">
    <w:name w:val="Body Text Indent"/>
    <w:basedOn w:val="Normal"/>
    <w:link w:val="BodyTextIndentChar"/>
    <w:unhideWhenUsed/>
    <w:rsid w:val="00231E6D"/>
    <w:pPr>
      <w:spacing w:after="120" w:line="276" w:lineRule="auto"/>
      <w:ind w:left="360"/>
      <w:pPrChange w:id="9" w:author="Tiffany Keb" w:date="2026-09-25T20:09:00Z">
        <w:pPr>
          <w:spacing w:after="120" w:line="276" w:lineRule="auto"/>
          <w:ind w:left="360"/>
        </w:pPr>
      </w:pPrChange>
    </w:pPr>
    <w:rPr>
      <w:sz w:val="22"/>
      <w:szCs w:val="22"/>
      <w:rPrChange w:id="9" w:author="Tiffany Keb" w:date="2026-09-25T20:0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rsid w:val="002A11F6"/>
    <w:rPr>
      <w:sz w:val="22"/>
      <w:szCs w:val="22"/>
    </w:rPr>
  </w:style>
  <w:style w:type="paragraph" w:styleId="BodyTextIndent2">
    <w:name w:val="Body Text Indent 2"/>
    <w:basedOn w:val="Normal"/>
    <w:link w:val="BodyTextIndent2Char"/>
    <w:unhideWhenUsed/>
    <w:rsid w:val="00231E6D"/>
    <w:pPr>
      <w:spacing w:after="120" w:line="480" w:lineRule="auto"/>
      <w:ind w:left="360"/>
      <w:pPrChange w:id="10" w:author="Tiffany Keb" w:date="2026-09-25T20:09:00Z">
        <w:pPr>
          <w:spacing w:after="120" w:line="480" w:lineRule="auto"/>
          <w:ind w:left="360"/>
        </w:pPr>
      </w:pPrChange>
    </w:pPr>
    <w:rPr>
      <w:sz w:val="22"/>
      <w:szCs w:val="22"/>
      <w:rPrChange w:id="10" w:author="Tiffany Keb" w:date="2026-09-25T20:0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Indent2Char">
    <w:name w:val="Body Text Indent 2 Char"/>
    <w:basedOn w:val="DefaultParagraphFont"/>
    <w:link w:val="BodyTextIndent2"/>
    <w:rsid w:val="002A11F6"/>
    <w:rPr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2A11F6"/>
  </w:style>
  <w:style w:type="paragraph" w:styleId="Title">
    <w:name w:val="Title"/>
    <w:basedOn w:val="Normal"/>
    <w:link w:val="TitleChar"/>
    <w:qFormat/>
    <w:rsid w:val="00231E6D"/>
    <w:pPr>
      <w:jc w:val="center"/>
      <w:pPrChange w:id="11" w:author="Tiffany Keb" w:date="2026-09-25T20:09:00Z">
        <w:pPr>
          <w:jc w:val="center"/>
        </w:pPr>
      </w:pPrChange>
    </w:pPr>
    <w:rPr>
      <w:rFonts w:ascii="Arial" w:eastAsia="Times New Roman" w:hAnsi="Arial" w:cs="Arial"/>
      <w:b/>
      <w:bCs/>
      <w:i/>
      <w:iCs/>
      <w:rPrChange w:id="11" w:author="Tiffany Keb" w:date="2026-09-25T20:09:00Z">
        <w:rPr>
          <w:rFonts w:ascii="Arial" w:hAnsi="Arial" w:cs="Arial"/>
          <w:b/>
          <w:bCs/>
          <w:i/>
          <w:iCs/>
          <w:sz w:val="24"/>
          <w:szCs w:val="24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2A11F6"/>
    <w:rPr>
      <w:rFonts w:ascii="Arial" w:eastAsia="Times New Roman" w:hAnsi="Arial" w:cs="Arial"/>
      <w:b/>
      <w:bCs/>
      <w:i/>
      <w:iCs/>
    </w:rPr>
  </w:style>
  <w:style w:type="paragraph" w:styleId="Subtitle">
    <w:name w:val="Subtitle"/>
    <w:basedOn w:val="Normal"/>
    <w:link w:val="SubtitleChar"/>
    <w:qFormat/>
    <w:rsid w:val="00231E6D"/>
    <w:pPr>
      <w:jc w:val="center"/>
      <w:pPrChange w:id="12" w:author="Tiffany Keb" w:date="2026-09-25T20:09:00Z">
        <w:pPr>
          <w:jc w:val="center"/>
        </w:pPr>
      </w:pPrChange>
    </w:pPr>
    <w:rPr>
      <w:rFonts w:ascii="Arial" w:eastAsia="Times New Roman" w:hAnsi="Arial" w:cs="Arial"/>
      <w:b/>
      <w:bCs/>
      <w:rPrChange w:id="12" w:author="Tiffany Keb" w:date="2026-09-25T20:09:00Z">
        <w:rPr>
          <w:rFonts w:ascii="Arial" w:hAnsi="Arial" w:cs="Arial"/>
          <w:b/>
          <w:bCs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rsid w:val="002A11F6"/>
    <w:rPr>
      <w:rFonts w:ascii="Arial" w:eastAsia="Times New Roman" w:hAnsi="Arial" w:cs="Arial"/>
      <w:b/>
      <w:bCs/>
    </w:rPr>
  </w:style>
  <w:style w:type="paragraph" w:customStyle="1" w:styleId="acalog-breadcrumb">
    <w:name w:val="acalog-breadcrumb"/>
    <w:basedOn w:val="Normal"/>
    <w:rsid w:val="003F3AD6"/>
    <w:pPr>
      <w:spacing w:before="100" w:beforeAutospacing="1" w:after="100" w:afterAutospacing="1"/>
      <w:pPrChange w:id="13" w:author="Tiffany Keb" w:date="2026-09-25T20:09:00Z">
        <w:pPr>
          <w:spacing w:before="100" w:beforeAutospacing="1" w:after="100" w:afterAutospacing="1"/>
        </w:pPr>
      </w:pPrChange>
    </w:pPr>
    <w:rPr>
      <w:rFonts w:ascii="Times New Roman" w:eastAsia="Times New Roman" w:hAnsi="Times New Roman" w:cs="Times New Roman"/>
      <w:rPrChange w:id="13" w:author="Tiffany Keb" w:date="2026-09-25T20:09:00Z">
        <w:rPr>
          <w:sz w:val="24"/>
          <w:szCs w:val="24"/>
          <w:lang w:val="en-US" w:eastAsia="en-US" w:bidi="ar-SA"/>
        </w:rPr>
      </w:rPrChange>
    </w:rPr>
  </w:style>
  <w:style w:type="paragraph" w:styleId="NormalWeb">
    <w:name w:val="Normal (Web)"/>
    <w:basedOn w:val="Normal"/>
    <w:uiPriority w:val="99"/>
    <w:unhideWhenUsed/>
    <w:rsid w:val="003F3AD6"/>
    <w:pPr>
      <w:spacing w:before="100" w:beforeAutospacing="1" w:after="100" w:afterAutospacing="1"/>
      <w:pPrChange w:id="14" w:author="Tiffany Keb" w:date="2026-09-25T20:09:00Z">
        <w:pPr>
          <w:spacing w:before="100" w:beforeAutospacing="1" w:after="100" w:afterAutospacing="1"/>
        </w:pPr>
      </w:pPrChange>
    </w:pPr>
    <w:rPr>
      <w:rFonts w:ascii="Times New Roman" w:eastAsia="Times New Roman" w:hAnsi="Times New Roman" w:cs="Times New Roman"/>
      <w:rPrChange w:id="14" w:author="Tiffany Keb" w:date="2026-09-25T20:09:00Z">
        <w:rPr>
          <w:sz w:val="24"/>
          <w:szCs w:val="24"/>
          <w:lang w:val="en-US" w:eastAsia="en-US" w:bidi="ar-SA"/>
        </w:rPr>
      </w:rPrChange>
    </w:rPr>
  </w:style>
  <w:style w:type="paragraph" w:customStyle="1" w:styleId="acalog-course">
    <w:name w:val="acalog-course"/>
    <w:basedOn w:val="Normal"/>
    <w:rsid w:val="003F3AD6"/>
    <w:pPr>
      <w:spacing w:before="100" w:beforeAutospacing="1" w:after="100" w:afterAutospacing="1"/>
      <w:pPrChange w:id="15" w:author="Tiffany Keb" w:date="2026-09-25T20:09:00Z">
        <w:pPr>
          <w:spacing w:before="100" w:beforeAutospacing="1" w:after="100" w:afterAutospacing="1"/>
        </w:pPr>
      </w:pPrChange>
    </w:pPr>
    <w:rPr>
      <w:rFonts w:ascii="Times New Roman" w:eastAsia="Times New Roman" w:hAnsi="Times New Roman" w:cs="Times New Roman"/>
      <w:rPrChange w:id="15" w:author="Tiffany Keb" w:date="2026-09-25T20:09:00Z">
        <w:rPr>
          <w:sz w:val="24"/>
          <w:szCs w:val="24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2A11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54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3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3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580740ADD63F9941A842B69E5977F2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E66950-A1B8-A04E-9122-B269C97550A1}"/>
      </w:docPartPr>
      <w:docPartBody>
        <w:p w:rsidR="002941D5" w:rsidRDefault="002941D5">
          <w:pPr>
            <w:pStyle w:val="580740ADD63F9941A842B69E5977F2A2"/>
          </w:pPr>
          <w:r w:rsidRPr="00592A95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084C71377FEB3349A8BF6F3716CAEB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83B6C-162A-1240-BCD2-16858E762A40}"/>
      </w:docPartPr>
      <w:docPartBody>
        <w:p w:rsidR="002941D5" w:rsidRDefault="002941D5">
          <w:pPr>
            <w:pStyle w:val="084C71377FEB3349A8BF6F3716CAEB72"/>
          </w:pPr>
          <w:r w:rsidRPr="006648A0"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5A40FA0932060E4297AAB2ECADF57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AEAE7-E7C9-7F4B-80D9-507071B8A847}"/>
      </w:docPartPr>
      <w:docPartBody>
        <w:p w:rsidR="002941D5" w:rsidRDefault="002941D5">
          <w:pPr>
            <w:pStyle w:val="5A40FA0932060E4297AAB2ECADF57A36"/>
          </w:pPr>
          <w:r w:rsidRPr="00592A95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9DF2D2A5C459104BB4B1FF15B31ADE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71157-01FD-454C-B853-946B626D0F50}"/>
      </w:docPartPr>
      <w:docPartBody>
        <w:p w:rsidR="002941D5" w:rsidRDefault="002941D5">
          <w:pPr>
            <w:pStyle w:val="9DF2D2A5C459104BB4B1FF15B31ADE35"/>
          </w:pPr>
          <w:r w:rsidRPr="006648A0"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3F543CD10315424981B34F0FF09BCC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CB62E-BDF5-0846-BA1D-B625716A02DD}"/>
      </w:docPartPr>
      <w:docPartBody>
        <w:p w:rsidR="002941D5" w:rsidRDefault="002941D5">
          <w:pPr>
            <w:pStyle w:val="3F543CD10315424981B34F0FF09BCCEF"/>
          </w:pPr>
          <w:r w:rsidRPr="00592A95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66B75EA98907E44599A7D04A140BB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B52E89-E7C6-824C-BAC6-3DA19C4CEA73}"/>
      </w:docPartPr>
      <w:docPartBody>
        <w:p w:rsidR="002941D5" w:rsidRDefault="002941D5">
          <w:pPr>
            <w:pStyle w:val="66B75EA98907E44599A7D04A140BBBCF"/>
          </w:pPr>
          <w:r w:rsidRPr="006648A0"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876D21D0223ADC4DB2D87549E4F1E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BBB189-A0FF-3146-AEA1-A92E3C8CA59B}"/>
      </w:docPartPr>
      <w:docPartBody>
        <w:p w:rsidR="002941D5" w:rsidRDefault="002941D5">
          <w:pPr>
            <w:pStyle w:val="876D21D0223ADC4DB2D87549E4F1E8C0"/>
          </w:pPr>
          <w:r w:rsidRPr="00592A95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1D1E479C70713B43AA099EBBC1FBA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DF40C-1BD5-834F-B7DA-532E2121AF24}"/>
      </w:docPartPr>
      <w:docPartBody>
        <w:p w:rsidR="002941D5" w:rsidRDefault="002941D5">
          <w:pPr>
            <w:pStyle w:val="1D1E479C70713B43AA099EBBC1FBAB9D"/>
          </w:pPr>
          <w:r w:rsidRPr="006648A0"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36E24DDB56B934439EDB7F6BED18C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A73C3E-41C4-2240-9DBC-9627003742BB}"/>
      </w:docPartPr>
      <w:docPartBody>
        <w:p w:rsidR="002941D5" w:rsidRDefault="002941D5">
          <w:pPr>
            <w:pStyle w:val="36E24DDB56B934439EDB7F6BED18C9F6"/>
          </w:pPr>
          <w:r w:rsidRPr="00592A95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821AC0E7E1972543B29D4A4CA51E4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C0D0D-9C41-C447-AF3C-9EBB69018F0E}"/>
      </w:docPartPr>
      <w:docPartBody>
        <w:p w:rsidR="002941D5" w:rsidRDefault="002941D5">
          <w:pPr>
            <w:pStyle w:val="821AC0E7E1972543B29D4A4CA51E4B77"/>
          </w:pPr>
          <w:r w:rsidRPr="006648A0"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8B0F85BBB05B26488D9D46DDA25DD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86519-1DAA-A94B-8AEC-AFC5D936C31B}"/>
      </w:docPartPr>
      <w:docPartBody>
        <w:p w:rsidR="002941D5" w:rsidRDefault="002941D5">
          <w:pPr>
            <w:pStyle w:val="8B0F85BBB05B26488D9D46DDA25DD081"/>
          </w:pPr>
          <w:r w:rsidRPr="00592A95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217558FD0560BB4691E78630B7624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74944-3FC5-5D43-9CB3-2AAD8B1717D3}"/>
      </w:docPartPr>
      <w:docPartBody>
        <w:p w:rsidR="002941D5" w:rsidRDefault="002941D5">
          <w:pPr>
            <w:pStyle w:val="217558FD0560BB4691E78630B7624FA9"/>
          </w:pPr>
          <w:r w:rsidRPr="006648A0"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D3C325D4F3799647BE8DCAC5D3848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63DEAB-8ACE-BA4A-9FA0-6145691AEAA4}"/>
      </w:docPartPr>
      <w:docPartBody>
        <w:p w:rsidR="002941D5" w:rsidRDefault="002941D5">
          <w:pPr>
            <w:pStyle w:val="D3C325D4F3799647BE8DCAC5D3848BF2"/>
          </w:pPr>
          <w:r w:rsidRPr="00592A95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013EDB254E7C61499A58C10181DDC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57C87-46E7-0C4C-8F5C-D40434842B87}"/>
      </w:docPartPr>
      <w:docPartBody>
        <w:p w:rsidR="002941D5" w:rsidRDefault="002941D5">
          <w:pPr>
            <w:pStyle w:val="013EDB254E7C61499A58C10181DDCB31"/>
          </w:pPr>
          <w:r w:rsidRPr="006648A0"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5F0A22AC7C036D498A0B943650852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FD9C0-24EC-B34B-ACFE-506257E1B62A}"/>
      </w:docPartPr>
      <w:docPartBody>
        <w:p w:rsidR="002941D5" w:rsidRDefault="002941D5">
          <w:pPr>
            <w:pStyle w:val="5F0A22AC7C036D498A0B9436508520C9"/>
          </w:pPr>
          <w:r w:rsidRPr="00592A95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C24FF36A13FE294E84248F0B05486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26A97-B8E0-1F45-9D0D-EF62509AE6CB}"/>
      </w:docPartPr>
      <w:docPartBody>
        <w:p w:rsidR="002941D5" w:rsidRDefault="002941D5">
          <w:pPr>
            <w:pStyle w:val="C24FF36A13FE294E84248F0B05486207"/>
          </w:pPr>
          <w:r w:rsidRPr="006648A0"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E32DB172B9584349923BC89BC4302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48252-0D93-5B4B-A7FF-CE8933D591FF}"/>
      </w:docPartPr>
      <w:docPartBody>
        <w:p w:rsidR="002941D5" w:rsidRDefault="002941D5">
          <w:pPr>
            <w:pStyle w:val="E32DB172B9584349923BC89BC43026FE"/>
          </w:pPr>
          <w:r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62B872AC8EA3F74E911D944D1D927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02A9E-82CD-D849-813E-1E7A62CF7089}"/>
      </w:docPartPr>
      <w:docPartBody>
        <w:p w:rsidR="002941D5" w:rsidRDefault="002941D5">
          <w:pPr>
            <w:pStyle w:val="62B872AC8EA3F74E911D944D1D927DD5"/>
          </w:pPr>
          <w:r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87B3B19DE0C7D44C9EB85C010025B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6A278-D131-1D4D-BC4F-78C4632B965E}"/>
      </w:docPartPr>
      <w:docPartBody>
        <w:p w:rsidR="002941D5" w:rsidRDefault="002941D5">
          <w:pPr>
            <w:pStyle w:val="87B3B19DE0C7D44C9EB85C010025B8B7"/>
          </w:pPr>
          <w:r w:rsidRPr="00592A95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</w:t>
          </w:r>
        </w:p>
      </w:docPartBody>
    </w:docPart>
    <w:docPart>
      <w:docPartPr>
        <w:name w:val="03A499677E4E064CA1564DE531EC7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ECA725-4516-0041-9F86-D0FE10D3F0E4}"/>
      </w:docPartPr>
      <w:docPartBody>
        <w:p w:rsidR="002941D5" w:rsidRDefault="002941D5">
          <w:pPr>
            <w:pStyle w:val="03A499677E4E064CA1564DE531EC760B"/>
          </w:pPr>
          <w:r w:rsidRPr="008426D1">
            <w:rPr>
              <w:rFonts w:asciiTheme="majorHAnsi" w:hAnsiTheme="majorHAnsi"/>
              <w:color w:val="808080" w:themeColor="background1" w:themeShade="80"/>
              <w:sz w:val="52"/>
              <w:szCs w:val="52"/>
              <w:shd w:val="clear" w:color="auto" w:fill="D9D9D9" w:themeFill="background1" w:themeFillShade="D9"/>
            </w:rPr>
            <w:t>___________________</w:t>
          </w:r>
        </w:p>
      </w:docPartBody>
    </w:docPart>
    <w:docPart>
      <w:docPartPr>
        <w:name w:val="9F1DF78BCD9E5C448E81482EA947B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578EA-910B-E44D-BC4D-ACBDF0A0C38F}"/>
      </w:docPartPr>
      <w:docPartBody>
        <w:p w:rsidR="002941D5" w:rsidRDefault="002941D5">
          <w:pPr>
            <w:pStyle w:val="9F1DF78BCD9E5C448E81482EA947B6DD"/>
          </w:pPr>
          <w:r w:rsidRPr="006648A0">
            <w:rPr>
              <w:rFonts w:asciiTheme="majorHAnsi" w:hAnsiTheme="majorHAnsi"/>
              <w:smallCaps/>
              <w:color w:val="808080" w:themeColor="background1" w:themeShade="80"/>
              <w:szCs w:val="20"/>
              <w:shd w:val="clear" w:color="auto" w:fill="D9D9D9" w:themeFill="background1" w:themeFillShade="D9"/>
            </w:rPr>
            <w:t>Enter date</w:t>
          </w:r>
        </w:p>
      </w:docPartBody>
    </w:docPart>
    <w:docPart>
      <w:docPartPr>
        <w:name w:val="D2D7C9080E904346B56347E88800B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955E7-673F-7F4E-A6C5-287F46162FDA}"/>
      </w:docPartPr>
      <w:docPartBody>
        <w:p w:rsidR="002941D5" w:rsidRDefault="002941D5">
          <w:pPr>
            <w:pStyle w:val="D2D7C9080E904346B56347E88800B63E"/>
          </w:pPr>
          <w:r w:rsidRPr="008426D1">
            <w:rPr>
              <w:rStyle w:val="PlaceholderText"/>
              <w:shd w:val="clear" w:color="auto" w:fill="D9D9D9" w:themeFill="background1" w:themeFillShade="D9"/>
            </w:rPr>
            <w:t>Enter text...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1D5"/>
    <w:rsid w:val="002941D5"/>
    <w:rsid w:val="005E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0740ADD63F9941A842B69E5977F2A2">
    <w:name w:val="580740ADD63F9941A842B69E5977F2A2"/>
  </w:style>
  <w:style w:type="paragraph" w:customStyle="1" w:styleId="084C71377FEB3349A8BF6F3716CAEB72">
    <w:name w:val="084C71377FEB3349A8BF6F3716CAEB72"/>
  </w:style>
  <w:style w:type="paragraph" w:customStyle="1" w:styleId="5A40FA0932060E4297AAB2ECADF57A36">
    <w:name w:val="5A40FA0932060E4297AAB2ECADF57A36"/>
  </w:style>
  <w:style w:type="paragraph" w:customStyle="1" w:styleId="9DF2D2A5C459104BB4B1FF15B31ADE35">
    <w:name w:val="9DF2D2A5C459104BB4B1FF15B31ADE35"/>
  </w:style>
  <w:style w:type="paragraph" w:customStyle="1" w:styleId="50E1B0273606B747B04D16BCBCF6B12F">
    <w:name w:val="50E1B0273606B747B04D16BCBCF6B12F"/>
  </w:style>
  <w:style w:type="paragraph" w:customStyle="1" w:styleId="A30986236CEB46488487CAAC701353EA">
    <w:name w:val="A30986236CEB46488487CAAC701353EA"/>
  </w:style>
  <w:style w:type="paragraph" w:customStyle="1" w:styleId="3F543CD10315424981B34F0FF09BCCEF">
    <w:name w:val="3F543CD10315424981B34F0FF09BCCEF"/>
  </w:style>
  <w:style w:type="paragraph" w:customStyle="1" w:styleId="66B75EA98907E44599A7D04A140BBBCF">
    <w:name w:val="66B75EA98907E44599A7D04A140BBBCF"/>
  </w:style>
  <w:style w:type="paragraph" w:customStyle="1" w:styleId="876D21D0223ADC4DB2D87549E4F1E8C0">
    <w:name w:val="876D21D0223ADC4DB2D87549E4F1E8C0"/>
  </w:style>
  <w:style w:type="paragraph" w:customStyle="1" w:styleId="1D1E479C70713B43AA099EBBC1FBAB9D">
    <w:name w:val="1D1E479C70713B43AA099EBBC1FBAB9D"/>
  </w:style>
  <w:style w:type="paragraph" w:customStyle="1" w:styleId="36E24DDB56B934439EDB7F6BED18C9F6">
    <w:name w:val="36E24DDB56B934439EDB7F6BED18C9F6"/>
  </w:style>
  <w:style w:type="paragraph" w:customStyle="1" w:styleId="821AC0E7E1972543B29D4A4CA51E4B77">
    <w:name w:val="821AC0E7E1972543B29D4A4CA51E4B77"/>
  </w:style>
  <w:style w:type="paragraph" w:customStyle="1" w:styleId="8B0F85BBB05B26488D9D46DDA25DD081">
    <w:name w:val="8B0F85BBB05B26488D9D46DDA25DD081"/>
  </w:style>
  <w:style w:type="paragraph" w:customStyle="1" w:styleId="217558FD0560BB4691E78630B7624FA9">
    <w:name w:val="217558FD0560BB4691E78630B7624FA9"/>
  </w:style>
  <w:style w:type="paragraph" w:customStyle="1" w:styleId="D3C325D4F3799647BE8DCAC5D3848BF2">
    <w:name w:val="D3C325D4F3799647BE8DCAC5D3848BF2"/>
  </w:style>
  <w:style w:type="paragraph" w:customStyle="1" w:styleId="013EDB254E7C61499A58C10181DDCB31">
    <w:name w:val="013EDB254E7C61499A58C10181DDCB31"/>
  </w:style>
  <w:style w:type="paragraph" w:customStyle="1" w:styleId="5F0A22AC7C036D498A0B9436508520C9">
    <w:name w:val="5F0A22AC7C036D498A0B9436508520C9"/>
  </w:style>
  <w:style w:type="paragraph" w:customStyle="1" w:styleId="C24FF36A13FE294E84248F0B05486207">
    <w:name w:val="C24FF36A13FE294E84248F0B05486207"/>
  </w:style>
  <w:style w:type="paragraph" w:customStyle="1" w:styleId="E32DB172B9584349923BC89BC43026FE">
    <w:name w:val="E32DB172B9584349923BC89BC43026FE"/>
  </w:style>
  <w:style w:type="paragraph" w:customStyle="1" w:styleId="62B872AC8EA3F74E911D944D1D927DD5">
    <w:name w:val="62B872AC8EA3F74E911D944D1D927DD5"/>
  </w:style>
  <w:style w:type="paragraph" w:customStyle="1" w:styleId="87B3B19DE0C7D44C9EB85C010025B8B7">
    <w:name w:val="87B3B19DE0C7D44C9EB85C010025B8B7"/>
  </w:style>
  <w:style w:type="paragraph" w:customStyle="1" w:styleId="03A499677E4E064CA1564DE531EC760B">
    <w:name w:val="03A499677E4E064CA1564DE531EC760B"/>
  </w:style>
  <w:style w:type="paragraph" w:customStyle="1" w:styleId="9F1DF78BCD9E5C448E81482EA947B6DD">
    <w:name w:val="9F1DF78BCD9E5C448E81482EA947B6DD"/>
  </w:style>
  <w:style w:type="character" w:styleId="PlaceholderText">
    <w:name w:val="Placeholder Text"/>
    <w:basedOn w:val="DefaultParagraphFont"/>
    <w:uiPriority w:val="99"/>
  </w:style>
  <w:style w:type="paragraph" w:customStyle="1" w:styleId="D2D7C9080E904346B56347E88800B63E">
    <w:name w:val="D2D7C9080E904346B56347E88800B6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1EA007-84BD-0B47-9E26-759A2F538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guinn</dc:creator>
  <cp:keywords/>
  <dc:description/>
  <cp:lastModifiedBy>Arthur Souza Rodrigues</cp:lastModifiedBy>
  <cp:revision>1</cp:revision>
  <dcterms:created xsi:type="dcterms:W3CDTF">2020-03-25T20:15:00Z</dcterms:created>
  <dcterms:modified xsi:type="dcterms:W3CDTF">2026-09-26T00:09:00Z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5d814a7f0efdf36eac904c3f02fc1f0498b6b755d184e113f9344b01cd06250f</vt:lpwstr>
  </property>
</Properties>
</file>