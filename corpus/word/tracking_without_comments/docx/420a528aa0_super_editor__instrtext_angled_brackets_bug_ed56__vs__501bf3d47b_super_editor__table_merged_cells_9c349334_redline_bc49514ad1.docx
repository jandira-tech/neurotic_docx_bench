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961"/>
        <w:gridCol w:w="2642"/>
      </w:tblGrid>
      <w:tr w:rsidR="00E40BBF" w14:paraId="4594EA4C" w14:textId="77777777" w:rsidTr="00E40BBF">
        <w:trPr>
          <w:ins w:id="17" w:author="Artem Nistuley" w:date="2026-09-26T15:21:00Z" w16du:dateUtc="2026-09-26T19:21:00Z"/>
        </w:trPr>
        <w:tc>
          <w:tcPr>
            <w:tcW w:w="6374" w:type="dxa"/>
            <w:gridSpan w:val="2"/>
          </w:tcPr>
          <w:p w14:paraId="6EF684ED" w14:textId="289A1EBC" w:rsidR="00E40BBF" w:rsidRDefault="00E22732">
            <w:pPr>
              <w:rPr>
                <w:ins w:id="18" w:author="Artem Nistuley" w:date="2026-09-26T15:21:00Z" w16du:dateUtc="2026-09-26T19:21:00Z"/>
              </w:rPr>
            </w:pPr>
            <w:ins w:id="19" w:author="Artem Nistuley" w:date="2026-09-26T15:21:00Z" w16du:dateUtc="2026-09-26T19:21:00Z">
              <w:r>
                <w:t>1</w:t>
              </w:r>
            </w:ins>
          </w:p>
        </w:tc>
        <w:tc>
          <w:tcPr>
            <w:tcW w:w="2642" w:type="dxa"/>
          </w:tcPr>
          <w:p w14:paraId="025658AF" w14:textId="3B99D68F" w:rsidR="00E40BBF" w:rsidRDefault="00E22732">
            <w:pPr>
              <w:rPr>
                <w:ins w:id="20" w:author="Artem Nistuley" w:date="2026-09-26T15:21:00Z" w16du:dateUtc="2026-09-26T19:21:00Z"/>
              </w:rPr>
            </w:pPr>
            <w:ins w:id="21" w:author="Artem Nistuley" w:date="2026-09-26T15:21:00Z" w16du:dateUtc="2026-09-26T19:21:00Z">
              <w:r>
                <w:t>2</w:t>
              </w:r>
            </w:ins>
          </w:p>
        </w:tc>
      </w:tr>
      <w:tr w:rsidR="00E40BBF" w14:paraId="45976993" w14:textId="77777777" w:rsidTr="00E40BBF">
        <w:trPr>
          <w:ins w:id="22" w:author="Artem Nistuley" w:date="2026-09-26T15:21:00Z" w16du:dateUtc="2026-09-26T19:21:00Z"/>
        </w:trPr>
        <w:tc>
          <w:tcPr>
            <w:tcW w:w="1413" w:type="dxa"/>
          </w:tcPr>
          <w:p w14:paraId="7CED2C57" w14:textId="17C8F1A3" w:rsidR="00E40BBF" w:rsidRDefault="00E22732">
            <w:pPr>
              <w:rPr>
                <w:ins w:id="23" w:author="Artem Nistuley" w:date="2026-09-26T15:21:00Z" w16du:dateUtc="2026-09-26T19:21:00Z"/>
              </w:rPr>
            </w:pPr>
            <w:ins w:id="24" w:author="Artem Nistuley" w:date="2026-09-26T15:21:00Z" w16du:dateUtc="2026-09-26T19:21:00Z">
              <w:r>
                <w:t>3</w:t>
              </w:r>
            </w:ins>
          </w:p>
        </w:tc>
        <w:tc>
          <w:tcPr>
            <w:tcW w:w="4961" w:type="dxa"/>
          </w:tcPr>
          <w:p w14:paraId="31CB086E" w14:textId="12EAAAD9" w:rsidR="00E40BBF" w:rsidRDefault="00E22732">
            <w:pPr>
              <w:rPr>
                <w:ins w:id="25" w:author="Artem Nistuley" w:date="2026-09-26T15:21:00Z" w16du:dateUtc="2026-09-26T19:21:00Z"/>
              </w:rPr>
            </w:pPr>
            <w:ins w:id="26" w:author="Artem Nistuley" w:date="2026-09-26T15:21:00Z" w16du:dateUtc="2026-09-26T19:21:00Z">
              <w:r>
                <w:t>4</w:t>
              </w:r>
            </w:ins>
          </w:p>
        </w:tc>
        <w:tc>
          <w:tcPr>
            <w:tcW w:w="2642" w:type="dxa"/>
          </w:tcPr>
          <w:p w14:paraId="550F4358" w14:textId="4FA8F5E3" w:rsidR="00E40BBF" w:rsidRDefault="00E22732">
            <w:pPr>
              <w:rPr>
                <w:ins w:id="27" w:author="Artem Nistuley" w:date="2026-09-26T15:21:00Z" w16du:dateUtc="2026-09-26T19:21:00Z"/>
              </w:rPr>
            </w:pPr>
            <w:ins w:id="28" w:author="Artem Nistuley" w:date="2026-09-26T15:21:00Z" w16du:dateUtc="2026-09-26T19:21:00Z">
              <w:r>
                <w:t>5</w:t>
              </w:r>
            </w:ins>
          </w:p>
        </w:tc>
      </w:tr>
      <w:tr w:rsidR="00E40BBF" w14:paraId="49C00EDE" w14:textId="77777777" w:rsidTr="002B41ED">
        <w:trPr>
          <w:ins w:id="29" w:author="Artem Nistuley" w:date="2026-09-26T15:21:00Z" w16du:dateUtc="2026-09-26T19:21:00Z"/>
        </w:trPr>
        <w:tc>
          <w:tcPr>
            <w:tcW w:w="9016" w:type="dxa"/>
            <w:gridSpan w:val="3"/>
          </w:tcPr>
          <w:p w14:paraId="76417F5D" w14:textId="1FEDE201" w:rsidR="00E40BBF" w:rsidRDefault="00E22732">
            <w:pPr>
              <w:rPr>
                <w:ins w:id="30" w:author="Artem Nistuley" w:date="2026-09-26T15:21:00Z" w16du:dateUtc="2026-09-26T19:21:00Z"/>
              </w:rPr>
            </w:pPr>
            <w:ins w:id="31" w:author="Artem Nistuley" w:date="2026-09-26T15:21:00Z" w16du:dateUtc="2026-09-26T19:21:00Z">
              <w:r>
                <w:t>6</w:t>
              </w:r>
            </w:ins>
          </w:p>
        </w:tc>
      </w:tr>
    </w:tbl>
    <w:p w14:paraId="6009A964" w14:textId="435FEC91" w:rsidR="00AB5213" w:rsidRPr="00B000E5" w:rsidRDefault="00AB5213" w:rsidP="00B000E5"/>
    <w:sectPr w:rsidR="00AB5213" w:rsidRPr="00B000E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  <w:sectPrChange w:id="43" w:author="Artem Nistuley" w:date="2026-09-26T15:21:00Z" w16du:dateUtc="2026-09-26T19:21:00Z">
        <w:sectPr w:rsidR="00AB5213" w:rsidRPr="00B000E5">
          <w:pgSz w:w="12240" w:h="15840"/>
          <w:pgMar w:top="1440" w:right="1440" w:bottom="1080" w:left="1440" w:header="720" w:footer="720" w:gutter="0"/>
          <w:pgNumType w:start="1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1076C5" w14:textId="77777777" w:rsidR="00050B26" w:rsidRDefault="00050B26">
      <w:r>
        <w:separator/>
      </w:r>
    </w:p>
  </w:endnote>
  <w:endnote w:type="continuationSeparator" w:id="0">
    <w:p w14:paraId="1D13A517" w14:textId="77777777" w:rsidR="00050B26" w:rsidRDefault="0005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6BF585" w14:textId="437FD974" w:rsidR="00354727" w:rsidRDefault="00050B26" w:rsidP="001D0102">
        <w:pPr>
          <w:pStyle w:val="Footer"/>
          <w:framePr w:wrap="none" w:vAnchor="text" w:hAnchor="margin" w:xAlign="center" w:y="1"/>
          <w:rPr>
            <w:del w:id="33" w:author="Artem Nistuley" w:date="2026-09-26T15:21:00Z" w16du:dateUtc="2026-09-26T19:21:00Z"/>
            <w:rStyle w:val="PageNumber"/>
          </w:rPr>
        </w:pPr>
        <w:del w:id="34" w:author="Artem Nistuley" w:date="2026-09-26T15:21:00Z" w16du:dateUtc="2026-09-26T19:2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152AE30C" w14:textId="77777777" w:rsidR="00732950" w:rsidRDefault="00050B26">
    <w:pPr>
      <w:pStyle w:val="Letteraddress"/>
      <w:pPrChange w:id="35" w:author="Artem Nistuley" w:date="2026-09-26T15:21:00Z" w16du:dateUtc="2026-09-26T19:21:00Z">
        <w:pPr>
          <w:pStyle w:val="DocID"/>
        </w:pPr>
      </w:pPrChange>
    </w:pPr>
    <w:del w:id="36" w:author="Artem Nistuley" w:date="2026-09-26T15:21:00Z" w16du:dateUtc="2026-09-26T19:21:00Z">
      <w:r>
        <w:fldChar w:fldCharType="begin"/>
      </w:r>
      <w:r w:rsidR="00551B40">
        <w:delInstrText xml:space="preserve"> DOCPROPERTY DOCXDOCID DMS=InterwovenIManage Format=&lt;&lt;NUM&gt;&gt;_&lt;&lt;VER&gt;&gt; PRESERVELOCATION \* MERGEFORMAT </w:delInstrText>
      </w:r>
      <w:r>
        <w:fldChar w:fldCharType="separate"/>
      </w:r>
      <w:r>
        <w:delText>62240622_2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31F76515" w:rsidR="00354727" w:rsidRDefault="00050B26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37" w:author="Artem Nistuley" w:date="2026-09-26T15:21:00Z" w16du:dateUtc="2026-09-26T19:2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03D645DD" w14:textId="77777777" w:rsidR="00354727" w:rsidRDefault="00354727">
    <w:pPr>
      <w:pStyle w:val="Letteraddress"/>
      <w:pPrChange w:id="38" w:author="Artem Nistuley" w:date="2026-09-26T15:21:00Z" w16du:dateUtc="2026-09-26T19:2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5BF67AC4" w:rsidR="00354727" w:rsidRDefault="00050B26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41" w:author="Artem Nistuley" w:date="2026-09-26T15:21:00Z" w16du:dateUtc="2026-09-26T19:2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80D730F" w14:textId="7FDCDAB1" w:rsidR="00354727" w:rsidRPr="00354727" w:rsidRDefault="00354727">
    <w:pPr>
      <w:pStyle w:val="Letteraddress"/>
      <w:pPrChange w:id="42" w:author="Artem Nistuley" w:date="2026-09-26T15:21:00Z" w16du:dateUtc="2026-09-26T19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76ED3D" w14:textId="77777777" w:rsidR="00050B26" w:rsidRDefault="00050B26">
      <w:r>
        <w:separator/>
      </w:r>
    </w:p>
  </w:footnote>
  <w:footnote w:type="continuationSeparator" w:id="0">
    <w:p w14:paraId="143368DA" w14:textId="77777777" w:rsidR="00050B26" w:rsidRDefault="0005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0A850" w14:textId="77777777" w:rsidR="00F64C94" w:rsidRDefault="00F64C94">
    <w:pPr>
      <w:pStyle w:val="CAPleadingTitle"/>
      <w:pPrChange w:id="32" w:author="Artem Nistuley" w:date="2026-09-26T15:21:00Z" w16du:dateUtc="2026-09-26T19:21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6707A" w14:textId="40B47DE3" w:rsidR="00354727" w:rsidRDefault="00050B26">
    <w:pPr>
      <w:pStyle w:val="CAPleadingTitle"/>
      <w:pPrChange w:id="39" w:author="Artem Nistuley" w:date="2026-09-26T15:21:00Z" w16du:dateUtc="2026-09-26T19:21:00Z">
        <w:pPr>
          <w:pStyle w:val="Header"/>
        </w:pPr>
      </w:pPrChange>
    </w:pPr>
    <w:del w:id="40" w:author="Artem Nistuley" w:date="2026-09-26T15:21:00Z" w16du:dateUtc="2026-09-26T19:21:00Z">
      <w:r>
        <w:delText>Project Alcott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784933914">
    <w:abstractNumId w:val="22"/>
  </w:num>
  <w:num w:numId="25" w16cid:durableId="1174496991">
    <w:abstractNumId w:val="21"/>
  </w:num>
  <w:num w:numId="26" w16cid:durableId="1736316455">
    <w:abstractNumId w:val="15"/>
  </w:num>
  <w:num w:numId="27" w16cid:durableId="78276855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23CB1"/>
    <w:rsid w:val="00050B26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D58B6"/>
    <w:rsid w:val="001F43E1"/>
    <w:rsid w:val="00211024"/>
    <w:rsid w:val="002224D2"/>
    <w:rsid w:val="002342BF"/>
    <w:rsid w:val="002422E6"/>
    <w:rsid w:val="00244A8C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630F5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84C65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AF4127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BE3B20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22732"/>
    <w:rsid w:val="00E33656"/>
    <w:rsid w:val="00E40BBF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64C94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pPr>
      <w:pPrChange w:id="0" w:author="Artem Nistuley" w:date="2026-09-26T15:21:00Z">
        <w:pPr>
          <w:jc w:val="both"/>
        </w:pPr>
      </w:pPrChange>
    </w:pPr>
    <w:rPr>
      <w:rFonts w:asciiTheme="minorHAnsi" w:eastAsiaTheme="minorHAnsi" w:hAnsiTheme="minorHAnsi" w:cstheme="minorBidi"/>
      <w:kern w:val="2"/>
      <w:sz w:val="24"/>
      <w:szCs w:val="24"/>
      <w:lang/>
      <w14:ligatures w14:val="standardContextual"/>
      <w:rPrChange w:id="0" w:author="Artem Nistuley" w:date="2026-09-26T15:21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40BBF"/>
    <w:pPr>
      <w:keepNext/>
      <w:keepLines/>
      <w:spacing w:before="360" w:after="80"/>
      <w:outlineLvl w:val="0"/>
      <w:pPrChange w:id="1" w:author="Artem Nistuley" w:date="2026-09-26T15:21:00Z">
        <w:pPr>
          <w:spacing w:after="24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F"/>
    <w:pPr>
      <w:keepNext/>
      <w:keepLines/>
      <w:spacing w:before="160" w:after="80"/>
      <w:outlineLvl w:val="1"/>
      <w:pPrChange w:id="2" w:author="Artem Nistuley" w:date="2026-09-26T15:21:00Z">
        <w:pPr>
          <w:spacing w:after="240"/>
          <w:ind w:left="1440" w:hanging="72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BF"/>
    <w:pPr>
      <w:keepNext/>
      <w:keepLines/>
      <w:spacing w:before="160" w:after="80"/>
      <w:outlineLvl w:val="2"/>
      <w:pPrChange w:id="3" w:author="Artem Nistuley" w:date="2026-09-26T15:21:00Z">
        <w:pPr>
          <w:spacing w:after="240"/>
          <w:ind w:left="2160" w:hanging="72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BF"/>
    <w:pPr>
      <w:keepNext/>
      <w:keepLines/>
      <w:spacing w:before="80" w:after="40"/>
      <w:outlineLvl w:val="3"/>
      <w:pPrChange w:id="4" w:author="Artem Nistuley" w:date="2026-09-26T15:21:00Z">
        <w:pPr>
          <w:tabs>
            <w:tab w:val="num" w:pos="2520"/>
          </w:tabs>
          <w:spacing w:after="240"/>
          <w:ind w:left="216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BF"/>
    <w:pPr>
      <w:keepNext/>
      <w:keepLines/>
      <w:spacing w:before="80" w:after="40"/>
      <w:outlineLvl w:val="4"/>
      <w:pPrChange w:id="5" w:author="Artem Nistuley" w:date="2026-09-26T15:21:00Z">
        <w:pPr>
          <w:tabs>
            <w:tab w:val="num" w:pos="3240"/>
          </w:tabs>
          <w:spacing w:after="240"/>
          <w:ind w:left="288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keepNext/>
      <w:keepLines/>
      <w:spacing w:before="40"/>
      <w:outlineLvl w:val="5"/>
      <w:pPrChange w:id="6" w:author="Artem Nistuley" w:date="2026-09-26T15:21:00Z">
        <w:pPr>
          <w:tabs>
            <w:tab w:val="num" w:pos="3960"/>
          </w:tabs>
          <w:spacing w:after="240"/>
          <w:ind w:left="360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keepNext/>
      <w:keepLines/>
      <w:spacing w:before="40"/>
      <w:outlineLvl w:val="6"/>
      <w:pPrChange w:id="7" w:author="Artem Nistuley" w:date="2026-09-26T15:21:00Z">
        <w:pPr>
          <w:tabs>
            <w:tab w:val="num" w:pos="4680"/>
          </w:tabs>
          <w:spacing w:after="240"/>
          <w:ind w:left="432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keepNext/>
      <w:keepLines/>
      <w:outlineLvl w:val="7"/>
      <w:pPrChange w:id="8" w:author="Artem Nistuley" w:date="2026-09-26T15:21:00Z">
        <w:pPr>
          <w:tabs>
            <w:tab w:val="num" w:pos="5400"/>
          </w:tabs>
          <w:spacing w:after="240"/>
          <w:ind w:left="504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keepNext/>
      <w:keepLines/>
      <w:outlineLvl w:val="8"/>
      <w:pPrChange w:id="9" w:author="Artem Nistuley" w:date="2026-09-26T15:21:00Z">
        <w:pPr>
          <w:tabs>
            <w:tab w:val="num" w:pos="6120"/>
          </w:tabs>
          <w:spacing w:after="240"/>
          <w:ind w:left="576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Artem Nistuley" w:date="2026-09-26T15:21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numPr>
        <w:ilvl w:val="1"/>
      </w:numPr>
      <w:spacing w:after="160"/>
      <w:pPrChange w:id="10" w:author="Artem Nistuley" w:date="2026-09-26T15:21:00Z">
        <w:pPr>
          <w:keepNext/>
          <w:keepLines/>
          <w:spacing w:after="240"/>
          <w:jc w:val="center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0" w:author="Artem Nistuley" w:date="2026-09-26T15:21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/>
      <w:contextualSpacing/>
      <w:pPrChange w:id="11" w:author="Artem Nistuley" w:date="2026-09-26T15:21:00Z">
        <w:pPr>
          <w:keepNext/>
          <w:keepLines/>
          <w:spacing w:before="240" w:after="240"/>
          <w:jc w:val="center"/>
          <w:outlineLvl w:val="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Artem Nistuley" w:date="2026-09-26T15:21:00Z">
        <w:rPr>
          <w:rFonts w:asciiTheme="minorHAnsi" w:eastAsiaTheme="minorHAnsi" w:hAnsiTheme="minorHAnsi" w:cstheme="minorBidi"/>
          <w:b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character" w:customStyle="1" w:styleId="HeaderChar">
    <w:name w:val="Header Char"/>
    <w:basedOn w:val="DefaultParagraphFont"/>
    <w:link w:val="Header"/>
    <w:uiPriority w:val="99"/>
    <w:rsid w:val="00843C43"/>
    <w:rPr>
      <w:sz w:val="24"/>
    </w:rPr>
  </w:style>
  <w:style w:type="character" w:customStyle="1" w:styleId="FooterChar">
    <w:name w:val="Footer Char"/>
    <w:basedOn w:val="DefaultParagraphFont"/>
    <w:link w:val="Footer"/>
    <w:uiPriority w:val="9"/>
    <w:rsid w:val="00843C43"/>
    <w:rPr>
      <w:sz w:val="24"/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</w:rPr>
  </w:style>
  <w:style w:type="paragraph" w:styleId="ListParagraph">
    <w:name w:val="List Paragraph"/>
    <w:basedOn w:val="Normal"/>
    <w:uiPriority w:val="34"/>
    <w:qFormat/>
    <w:rsid w:val="00E40BBF"/>
    <w:pPr>
      <w:ind w:left="720"/>
      <w:contextualSpacing/>
      <w:pPrChange w:id="12" w:author="Artem Nistuley" w:date="2026-09-26T15:21:00Z">
        <w:pPr>
          <w:ind w:left="720"/>
          <w:contextualSpacing/>
        </w:pPr>
      </w:pPrChange>
    </w:pPr>
    <w:rPr>
      <w:rPrChange w:id="12" w:author="Artem Nistuley" w:date="2026-09-26T15:21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</w:rPr>
  </w:style>
  <w:style w:type="paragraph" w:customStyle="1" w:styleId="TextLevel1GS">
    <w:name w:val="Text Level 1 GS"/>
    <w:basedOn w:val="TextGS"/>
    <w:uiPriority w:val="1"/>
    <w:locked/>
    <w:rsid w:val="002422E6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rFonts w:eastAsiaTheme="minorEastAsia"/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42B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</w:rPr>
  </w:style>
  <w:style w:type="paragraph" w:styleId="Revision">
    <w:name w:val="Revision"/>
    <w:hidden/>
    <w:uiPriority w:val="99"/>
    <w:semiHidden/>
    <w:rsid w:val="002C6F83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64C9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64C9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64C94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64C94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64C94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F64C9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64C9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64C9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F64C9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4C94"/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4C9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  <w:pPrChange w:id="13" w:author="Artem Nistuley" w:date="2026-09-26T15:21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3" w:author="Artem Nistuley" w:date="2026-09-26T15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64C94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365F91" w:themeColor="accent1" w:themeShade="BF"/>
      <w:rPrChange w:id="14" w:author="Artem Nistuley" w:date="2026-09-26T15:21:00Z">
        <w:rPr>
          <w:i/>
          <w:iCs/>
          <w:color w:val="365F9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5" w:author="Artem Nistuley" w:date="2026-09-26T15:2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rPrChange w:id="15" w:author="Artem Nistuley" w:date="2026-09-26T15:21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94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365F91" w:themeColor="accent1" w:themeShade="BF"/>
      <w:spacing w:val="5"/>
      <w:rPrChange w:id="16" w:author="Artem Nistuley" w:date="2026-09-26T15:21:00Z">
        <w:rPr>
          <w:b/>
          <w:bCs/>
          <w:smallCaps/>
          <w:color w:val="365F9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39"/>
    <w:locked/>
    <w:rsid w:val="00F64C94"/>
    <w:rPr>
      <w:rFonts w:asciiTheme="minorHAnsi" w:eastAsiaTheme="minorHAnsi" w:hAnsiTheme="minorHAnsi" w:cstheme="minorBidi"/>
      <w:kern w:val="2"/>
      <w:sz w:val="24"/>
      <w:szCs w:val="24"/>
      <w:lang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2025-09-30T23:54:00Z</dcterms:created>
  <dcterms:modified xsi:type="dcterms:W3CDTF">2026-09-26T19:21:00Z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