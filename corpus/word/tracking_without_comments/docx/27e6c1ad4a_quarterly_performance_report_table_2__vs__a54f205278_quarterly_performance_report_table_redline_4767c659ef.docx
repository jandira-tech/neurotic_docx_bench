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FC0D3" w14:textId="77777777" w:rsidR="00BB0874" w:rsidRDefault="00A87B80">
      <w:r>
        <w:t>Quarterly Performance Report</w:t>
      </w:r>
    </w:p>
    <w:p w14:paraId="65555410" w14:textId="77777777" w:rsidR="00BB0874" w:rsidRDefault="00BB0874"/>
    <w:p w14:paraId="1586DBDB" w14:textId="77777777" w:rsidR="00BB0874" w:rsidRDefault="00BB0874">
      <w:pPr>
        <w:rPr>
          <w:del w:id="0" w:author="Author" w:date="2026-06-29T11:17:00Z" w16du:dateUtc="2026-06-29T15:1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0874" w14:paraId="7E56256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2591" w14:textId="77777777" w:rsidR="00BB0874" w:rsidRDefault="00A87B80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10AF" w14:textId="77777777" w:rsidR="00BB0874" w:rsidRDefault="00A87B80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B75B" w14:textId="77777777" w:rsidR="00BB0874" w:rsidRDefault="00A87B80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F739" w14:textId="77777777" w:rsidR="00BB0874" w:rsidRDefault="00A87B80">
            <w:r>
              <w:t>Q3</w:t>
            </w:r>
          </w:p>
        </w:tc>
      </w:tr>
      <w:tr w:rsidR="00BB0874" w14:paraId="1E925C5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4572" w14:textId="77777777" w:rsidR="00BB0874" w:rsidRDefault="00A87B80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F144" w14:textId="77777777" w:rsidR="00BB0874" w:rsidRDefault="00A87B80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A927" w14:textId="77777777" w:rsidR="00BB0874" w:rsidRDefault="00A87B80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02C7" w14:textId="77777777" w:rsidR="00BB0874" w:rsidRDefault="00A87B80">
            <w:r>
              <w:t>$1.8M</w:t>
            </w:r>
          </w:p>
        </w:tc>
      </w:tr>
      <w:tr w:rsidR="004D671C" w14:paraId="40874E0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8645" w14:textId="77777777" w:rsidR="004D671C" w:rsidRDefault="00A87B80">
            <w:pPr>
              <w:rPr>
                <w:ins w:id="2" w:author="Author" w:date="2026-06-29T11:17:00Z" w16du:dateUtc="2026-06-29T15:17:00Z"/>
              </w:rPr>
            </w:pPr>
            <w:ins w:id="3" w:author="Author" w:date="2026-06-29T11:17:00Z" w16du:dateUtc="2026-06-29T15:17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DBE8" w14:textId="77777777" w:rsidR="004D671C" w:rsidRDefault="00A87B80">
            <w:pPr>
              <w:rPr>
                <w:ins w:id="4" w:author="Author" w:date="2026-06-29T11:17:00Z" w16du:dateUtc="2026-06-29T15:17:00Z"/>
              </w:rPr>
            </w:pPr>
            <w:ins w:id="5" w:author="Author" w:date="2026-06-29T11:17:00Z" w16du:dateUtc="2026-06-29T15:17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4120" w14:textId="77777777" w:rsidR="004D671C" w:rsidRDefault="00A87B80">
            <w:pPr>
              <w:rPr>
                <w:ins w:id="6" w:author="Author" w:date="2026-06-29T11:17:00Z" w16du:dateUtc="2026-06-29T15:17:00Z"/>
              </w:rPr>
            </w:pPr>
            <w:ins w:id="7" w:author="Author" w:date="2026-06-29T11:17:00Z" w16du:dateUtc="2026-06-29T15:17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4D68" w14:textId="77777777" w:rsidR="004D671C" w:rsidRDefault="00A87B80">
            <w:pPr>
              <w:rPr>
                <w:ins w:id="8" w:author="Author" w:date="2026-06-29T11:17:00Z" w16du:dateUtc="2026-06-29T15:17:00Z"/>
              </w:rPr>
            </w:pPr>
            <w:ins w:id="9" w:author="Author" w:date="2026-06-29T11:17:00Z" w16du:dateUtc="2026-06-29T15:17:00Z">
              <w:r>
                <w:t>3,200</w:t>
              </w:r>
            </w:ins>
          </w:p>
        </w:tc>
      </w:tr>
      <w:tr w:rsidR="00BB0874" w14:paraId="2EAD3DB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68F6" w14:textId="77777777" w:rsidR="00BB0874" w:rsidRDefault="00A87B80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A7E4" w14:textId="77777777" w:rsidR="00BB0874" w:rsidRDefault="00A87B80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BFB3" w14:textId="77777777" w:rsidR="00BB0874" w:rsidRDefault="00A87B80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291F" w14:textId="77777777" w:rsidR="00BB0874" w:rsidRDefault="00A87B80">
            <w:r>
              <w:t>72</w:t>
            </w:r>
          </w:p>
        </w:tc>
      </w:tr>
      <w:tr w:rsidR="004D671C" w14:paraId="4D55C26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1:17:00Z" w16du:dateUtc="2026-06-29T15:17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BBDC" w14:textId="77777777" w:rsidR="004D671C" w:rsidRDefault="00A87B80">
            <w:pPr>
              <w:rPr>
                <w:ins w:id="11" w:author="Author" w:date="2026-06-29T11:17:00Z" w16du:dateUtc="2026-06-29T15:17:00Z"/>
              </w:rPr>
            </w:pPr>
            <w:ins w:id="12" w:author="Author" w:date="2026-06-29T11:17:00Z" w16du:dateUtc="2026-06-29T15:17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D0A5" w14:textId="77777777" w:rsidR="004D671C" w:rsidRDefault="00A87B80">
            <w:pPr>
              <w:rPr>
                <w:ins w:id="13" w:author="Author" w:date="2026-06-29T11:17:00Z" w16du:dateUtc="2026-06-29T15:17:00Z"/>
              </w:rPr>
            </w:pPr>
            <w:ins w:id="14" w:author="Author" w:date="2026-06-29T11:17:00Z" w16du:dateUtc="2026-06-29T15:17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2F19" w14:textId="77777777" w:rsidR="004D671C" w:rsidRDefault="00A87B80">
            <w:pPr>
              <w:rPr>
                <w:ins w:id="15" w:author="Author" w:date="2026-06-29T11:17:00Z" w16du:dateUtc="2026-06-29T15:17:00Z"/>
              </w:rPr>
            </w:pPr>
            <w:ins w:id="16" w:author="Author" w:date="2026-06-29T11:17:00Z" w16du:dateUtc="2026-06-29T15:17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8DCE" w14:textId="77777777" w:rsidR="004D671C" w:rsidRDefault="00A87B80">
            <w:pPr>
              <w:rPr>
                <w:ins w:id="17" w:author="Author" w:date="2026-06-29T11:17:00Z" w16du:dateUtc="2026-06-29T15:17:00Z"/>
              </w:rPr>
            </w:pPr>
            <w:ins w:id="18" w:author="Author" w:date="2026-06-29T11:17:00Z" w16du:dateUtc="2026-06-29T15:17:00Z">
              <w:r>
                <w:t>4%</w:t>
              </w:r>
            </w:ins>
          </w:p>
        </w:tc>
      </w:tr>
    </w:tbl>
    <w:p w14:paraId="47264D55" w14:textId="77777777" w:rsidR="00BB0874" w:rsidRDefault="00BB0874"/>
    <w:sectPr w:rsidR="00BB08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874"/>
    <w:rsid w:val="00283842"/>
    <w:rsid w:val="00325BC5"/>
    <w:rsid w:val="004D671C"/>
    <w:rsid w:val="00A87B80"/>
    <w:rsid w:val="00BB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0548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2026-06-29T15:17:00Z</dcterms:modified>
</cp:coreProperties>
</file>