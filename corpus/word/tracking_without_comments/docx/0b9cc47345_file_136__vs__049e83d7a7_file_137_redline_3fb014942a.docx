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E4099B" w14:textId="77777777" w:rsidR="008103EC" w:rsidRDefault="008103EC">
      <w:pPr>
        <w:rPr>
          <w:rFonts w:ascii="Arial" w:hAnsi="Arial"/>
          <w:b/>
          <w:sz w:val="52"/>
          <w:rPrChange w:id="0" w:author="Arthur Souza Rodrigues" w:date="2026-07-10T21:49:00Z" w16du:dateUtc="2026-07-11T01:49:00Z">
            <w:rPr/>
          </w:rPrChange>
        </w:rPr>
      </w:pPr>
      <w:r>
        <w:rPr>
          <w:rFonts w:ascii="Arial" w:hAnsi="Arial"/>
          <w:b/>
          <w:sz w:val="52"/>
          <w:rPrChange w:id="1" w:author="Arthur Souza Rodrigues" w:date="2026-07-10T21:49:00Z" w16du:dateUtc="2026-07-11T01:49:00Z">
            <w:rPr/>
          </w:rPrChange>
        </w:rPr>
        <w:t>file_</w:t>
      </w:r>
      <w:ins w:id="2" w:author="Arthur Souza Rodrigues" w:date="2026-07-10T21:49:00Z" w16du:dateUtc="2026-07-11T01:49:00Z">
        <w:r w:rsidR="000B4769">
          <w:rPr>
            <w:rFonts w:ascii="Arial" w:hAnsi="Arial" w:cs="Arial"/>
            <w:b/>
            <w:bCs/>
            <w:sz w:val="52"/>
            <w:szCs w:val="52"/>
          </w:rPr>
          <w:t>137</w:t>
        </w:r>
      </w:ins>
      <w:del w:id="3" w:author="Arthur Souza Rodrigues" w:date="2026-07-10T21:49:00Z" w16du:dateUtc="2026-07-11T01:49:00Z">
        <w:r>
          <w:delText>136</w:delText>
        </w:r>
      </w:del>
      <w:r>
        <w:rPr>
          <w:rFonts w:ascii="Arial" w:hAnsi="Arial"/>
          <w:b/>
          <w:sz w:val="52"/>
          <w:rPrChange w:id="4" w:author="Arthur Souza Rodrigues" w:date="2026-07-10T21:49:00Z" w16du:dateUtc="2026-07-11T01:49:00Z">
            <w:rPr/>
          </w:rPrChange>
        </w:rPr>
        <w:t>.docx</w:t>
      </w:r>
    </w:p>
    <w:p w14:paraId="2105BEF5" w14:textId="010D62B2" w:rsidR="00090A01" w:rsidRDefault="00262F7F">
      <w:pPr>
        <w:rPr>
          <w:ins w:id="5" w:author="Arthur Souza Rodrigues" w:date="2026-07-10T21:49:00Z" w16du:dateUtc="2026-07-11T01:49:00Z"/>
        </w:rPr>
      </w:pPr>
      <w:ins w:id="6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t>Track Changes Suggesting Title Bold Center Demo</w:t>
        </w:r>
      </w:ins>
    </w:p>
    <w:p w14:paraId="747B6E14" w14:textId="77777777" w:rsidR="00090A01" w:rsidRDefault="00262F7F">
      <w:pPr>
        <w:spacing w:line="240" w:lineRule="auto"/>
        <w:rPr>
          <w:ins w:id="7" w:author="Arthur Souza Rodrigues" w:date="2026-07-10T21:49:00Z" w16du:dateUtc="2026-07-11T01:49:00Z"/>
        </w:rPr>
      </w:pPr>
      <w:ins w:id="8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t>This document combines Suggesting mode with Title style, center alignment, and bold.</w:t>
        </w:r>
      </w:ins>
    </w:p>
    <w:p w14:paraId="3B1134AE" w14:textId="09007DBA" w:rsidR="00BB3192" w:rsidRDefault="00262F7F">
      <w:pPr>
        <w:rPr>
          <w:del w:id="9" w:author="Arthur Souza Rodrigues" w:date="2026-07-10T21:49:00Z" w16du:dateUtc="2026-07-11T01:49:00Z"/>
        </w:rPr>
      </w:pPr>
      <w:ins w:id="10" w:author="Arthur Souza Rodrigues" w:date="2026-07-10T21:49:00Z" w16du:dateUtc="2026-07-11T01:49:00Z">
        <w:r>
          <w:rPr>
            <w:rFonts w:ascii="Arial" w:hAnsi="Arial" w:cs="Arial"/>
            <w:b/>
            <w:bCs/>
            <w:sz w:val="52"/>
            <w:szCs w:val="52"/>
          </w:rPr>
          <w:t>This powerful combination shows major structural proposals in collaborative editing.</w:t>
        </w:r>
      </w:ins>
      <w:del w:id="11" w:author="Arthur Souza Rodrigues" w:date="2026-07-10T21:49:00Z" w16du:dateUtc="2026-07-11T01:49:00Z">
        <w:r>
          <w:delText>Bullet List Demo</w:delText>
        </w:r>
      </w:del>
    </w:p>
    <w:p w14:paraId="1E1ED459" w14:textId="77777777" w:rsidR="00BB3192" w:rsidRDefault="00262F7F">
      <w:pPr>
        <w:numPr>
          <w:ilvl w:val="0"/>
          <w:numId w:val="1"/>
        </w:numPr>
        <w:rPr>
          <w:del w:id="12" w:author="Arthur Souza Rodrigues" w:date="2026-07-10T21:49:00Z" w16du:dateUtc="2026-07-11T01:49:00Z"/>
        </w:rPr>
      </w:pPr>
      <w:del w:id="13" w:author="Arthur Souza Rodrigues" w:date="2026-07-10T21:49:00Z" w16du:dateUtc="2026-07-11T01:49:00Z">
        <w:r>
          <w:delText>Apples</w:delText>
        </w:r>
      </w:del>
    </w:p>
    <w:p w14:paraId="1FC52BB5" w14:textId="77777777" w:rsidR="00BB3192" w:rsidRDefault="00262F7F">
      <w:pPr>
        <w:numPr>
          <w:ilvl w:val="0"/>
          <w:numId w:val="1"/>
        </w:numPr>
        <w:rPr>
          <w:del w:id="14" w:author="Arthur Souza Rodrigues" w:date="2026-07-10T21:49:00Z" w16du:dateUtc="2026-07-11T01:49:00Z"/>
        </w:rPr>
      </w:pPr>
      <w:del w:id="15" w:author="Arthur Souza Rodrigues" w:date="2026-07-10T21:49:00Z" w16du:dateUtc="2026-07-11T01:49:00Z">
        <w:r>
          <w:delText>Bananas</w:delText>
        </w:r>
      </w:del>
    </w:p>
    <w:p w14:paraId="6A2A7C45" w14:textId="77777777" w:rsidR="00BB3192" w:rsidRDefault="00262F7F">
      <w:pPr>
        <w:numPr>
          <w:ilvl w:val="0"/>
          <w:numId w:val="1"/>
        </w:numPr>
        <w:rPr>
          <w:del w:id="16" w:author="Arthur Souza Rodrigues" w:date="2026-07-10T21:49:00Z" w16du:dateUtc="2026-07-11T01:49:00Z"/>
        </w:rPr>
      </w:pPr>
      <w:del w:id="17" w:author="Arthur Souza Rodrigues" w:date="2026-07-10T21:49:00Z" w16du:dateUtc="2026-07-11T01:49:00Z">
        <w:r>
          <w:delText>Oranges</w:delText>
        </w:r>
      </w:del>
    </w:p>
    <w:p w14:paraId="7AEE41C6" w14:textId="77777777" w:rsidR="00BB3192" w:rsidRDefault="00262F7F">
      <w:pPr>
        <w:spacing w:line="240" w:lineRule="auto"/>
        <w:pPrChange w:id="18" w:author="Arthur Souza Rodrigues" w:date="2026-07-10T21:49:00Z" w16du:dateUtc="2026-07-11T01:49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9" w:author="Arthur Souza Rodrigues" w:date="2026-07-10T21:49:00Z" w16du:dateUtc="2026-07-11T01:49:00Z">
        <w:r>
          <w:delText>Grapes</w:delText>
        </w:r>
      </w:del>
    </w:p>
    <w:sectPr w:rsidR="00BB31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670950"/>
    <w:multiLevelType w:val="multilevel"/>
    <w:tmpl w:val="D768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559142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192"/>
    <w:rsid w:val="00090A01"/>
    <w:rsid w:val="000B4769"/>
    <w:rsid w:val="008103EC"/>
    <w:rsid w:val="00B534BD"/>
    <w:rsid w:val="00BB3192"/>
    <w:rsid w:val="00D53FE7"/>
    <w:rsid w:val="00EA6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278F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2026-07-11T01:49:00Z</dcterms:modified>
</cp:coreProperties>
</file>