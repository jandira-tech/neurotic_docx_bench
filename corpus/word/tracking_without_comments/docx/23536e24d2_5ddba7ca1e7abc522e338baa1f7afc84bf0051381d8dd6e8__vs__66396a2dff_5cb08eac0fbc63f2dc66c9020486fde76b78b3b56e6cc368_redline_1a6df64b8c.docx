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3015A" w14:textId="77777777" w:rsidR="000537DA" w:rsidRDefault="000537DA" w:rsidP="000F315B">
      <w:pPr>
        <w:framePr w:w="6926" w:hSpace="187" w:wrap="notBeside" w:vAnchor="page" w:hAnchor="page" w:x="2884" w:y="711"/>
        <w:jc w:val="center"/>
        <w:rPr>
          <w:ins w:id="11" w:author="Barrelle, Jennifer (DPH)" w:date="2026-09-25T21:13:00Z" w16du:dateUtc="2026-09-26T01:13:00Z"/>
          <w:rFonts w:ascii="Arial" w:hAnsi="Arial"/>
          <w:sz w:val="36"/>
        </w:rPr>
      </w:pPr>
      <w:ins w:id="12" w:author="Barrelle, Jennifer (DPH)" w:date="2026-09-25T21:13:00Z" w16du:dateUtc="2026-09-26T01:13:00Z">
        <w:r>
          <w:rPr>
            <w:rFonts w:ascii="Arial" w:hAnsi="Arial"/>
            <w:sz w:val="36"/>
          </w:rPr>
          <w:t>The Commonwealth of Massachusetts</w:t>
        </w:r>
      </w:ins>
    </w:p>
    <w:p w14:paraId="6D27BA80" w14:textId="77777777" w:rsidR="000537DA" w:rsidRDefault="000537DA" w:rsidP="000F315B">
      <w:pPr>
        <w:pStyle w:val="ExecOffice"/>
        <w:framePr w:w="6926" w:wrap="notBeside" w:vAnchor="page" w:x="2884" w:y="711"/>
        <w:rPr>
          <w:ins w:id="13" w:author="Barrelle, Jennifer (DPH)" w:date="2026-09-25T21:13:00Z" w16du:dateUtc="2026-09-26T01:13:00Z"/>
        </w:rPr>
      </w:pPr>
      <w:ins w:id="14" w:author="Barrelle, Jennifer (DPH)" w:date="2026-09-25T21:13:00Z" w16du:dateUtc="2026-09-26T01:13:00Z">
        <w:r>
          <w:t>Executive Office of Health and Human Services</w:t>
        </w:r>
      </w:ins>
    </w:p>
    <w:p w14:paraId="282AB46A" w14:textId="77777777" w:rsidR="000537DA" w:rsidRDefault="000537DA" w:rsidP="000F315B">
      <w:pPr>
        <w:pStyle w:val="ExecOffice"/>
        <w:framePr w:w="6926" w:wrap="notBeside" w:vAnchor="page" w:x="2884" w:y="711"/>
        <w:rPr>
          <w:ins w:id="15" w:author="Barrelle, Jennifer (DPH)" w:date="2026-09-25T21:13:00Z" w16du:dateUtc="2026-09-26T01:13:00Z"/>
        </w:rPr>
      </w:pPr>
      <w:ins w:id="16" w:author="Barrelle, Jennifer (DPH)" w:date="2026-09-25T21:13:00Z" w16du:dateUtc="2026-09-26T01:13:00Z">
        <w:r>
          <w:t>Department of Public Health</w:t>
        </w:r>
      </w:ins>
    </w:p>
    <w:p w14:paraId="0958205A" w14:textId="77777777" w:rsidR="006D06D9" w:rsidRDefault="000537DA" w:rsidP="000F315B">
      <w:pPr>
        <w:pStyle w:val="ExecOffice"/>
        <w:framePr w:w="6926" w:wrap="notBeside" w:vAnchor="page" w:x="2884" w:y="711"/>
        <w:rPr>
          <w:ins w:id="17" w:author="Barrelle, Jennifer (DPH)" w:date="2026-09-25T21:13:00Z" w16du:dateUtc="2026-09-26T01:13:00Z"/>
        </w:rPr>
      </w:pPr>
      <w:ins w:id="18" w:author="Barrelle, Jennifer (DPH)" w:date="2026-09-25T21:13:00Z" w16du:dateUtc="2026-09-26T01:13:00Z">
        <w:r>
          <w:t>250 Washington Street, Boston, MA 02108-4619</w:t>
        </w:r>
      </w:ins>
    </w:p>
    <w:p w14:paraId="14DDC802" w14:textId="4A70C274" w:rsidR="00BA4055" w:rsidRDefault="00C46D29" w:rsidP="00BA4055">
      <w:pPr>
        <w:framePr w:w="1927" w:hSpace="180" w:wrap="auto" w:vAnchor="text" w:hAnchor="page" w:x="940" w:y="-951"/>
        <w:rPr>
          <w:ins w:id="19" w:author="Barrelle, Jennifer (DPH)" w:date="2026-09-25T21:13:00Z" w16du:dateUtc="2026-09-26T01:13:00Z"/>
          <w:rFonts w:ascii="LinePrinter" w:hAnsi="LinePrinter"/>
        </w:rPr>
      </w:pPr>
      <w:ins w:id="20" w:author="Barrelle, Jennifer (DPH)" w:date="2026-09-25T21:13:00Z" w16du:dateUtc="2026-09-26T01:13:00Z">
        <w:r>
          <w:rPr>
            <w:rFonts w:ascii="LinePrinter" w:hAnsi="LinePrinter"/>
            <w:noProof/>
          </w:rPr>
          <w:drawing>
            <wp:inline distT="0" distB="0" distL="0" distR="0" wp14:anchorId="1406FE77" wp14:editId="66243D00">
              <wp:extent cx="962025" cy="11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2025" cy="1152525"/>
                      </a:xfrm>
                      <a:prstGeom prst="rect">
                        <a:avLst/>
                      </a:prstGeom>
                      <a:noFill/>
                      <a:ln>
                        <a:noFill/>
                      </a:ln>
                    </pic:spPr>
                  </pic:pic>
                </a:graphicData>
              </a:graphic>
            </wp:inline>
          </w:drawing>
        </w:r>
      </w:ins>
    </w:p>
    <w:p w14:paraId="1B4EA7C1" w14:textId="5CEB9796" w:rsidR="009908FF" w:rsidRDefault="000B7D96" w:rsidP="0072610D">
      <w:pPr>
        <w:rPr>
          <w:ins w:id="21" w:author="Barrelle, Jennifer (DPH)" w:date="2026-09-25T21:13:00Z" w16du:dateUtc="2026-09-26T01:13:00Z"/>
        </w:rPr>
      </w:pPr>
      <w:ins w:id="22" w:author="Barrelle, Jennifer (DPH)" w:date="2026-09-25T21:13:00Z" w16du:dateUtc="2026-09-26T01:13:00Z">
        <w:r>
          <w:rPr>
            <w:noProof/>
          </w:rPr>
          <mc:AlternateContent>
            <mc:Choice Requires="wps">
              <w:drawing>
                <wp:anchor distT="0" distB="0" distL="114300" distR="114300" simplePos="0" relativeHeight="251660288" behindDoc="0" locked="0" layoutInCell="1" allowOverlap="1" wp14:anchorId="593B8E20" wp14:editId="1E05D84F">
                  <wp:simplePos x="0" y="0"/>
                  <wp:positionH relativeFrom="column">
                    <wp:posOffset>4947920</wp:posOffset>
                  </wp:positionH>
                  <wp:positionV relativeFrom="paragraph">
                    <wp:posOffset>539750</wp:posOffset>
                  </wp:positionV>
                  <wp:extent cx="1814195" cy="1136015"/>
                  <wp:effectExtent l="0" t="0" r="0" b="698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195" cy="1136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BD0671" w14:textId="77777777" w:rsidR="00FC6B42" w:rsidRDefault="00FC6B42" w:rsidP="00FC6B42">
                              <w:pPr>
                                <w:pStyle w:val="Governor"/>
                                <w:spacing w:after="0"/>
                                <w:rPr>
                                  <w:ins w:id="23" w:author="Barrelle, Jennifer (DPH)" w:date="2026-09-25T21:13:00Z" w16du:dateUtc="2026-09-26T01:13:00Z"/>
                                  <w:sz w:val="16"/>
                                </w:rPr>
                              </w:pPr>
                            </w:p>
                            <w:p w14:paraId="4AACE62E" w14:textId="77777777" w:rsidR="00FC6B42" w:rsidRPr="00530145" w:rsidRDefault="009D48CD" w:rsidP="009D48CD">
                              <w:pPr>
                                <w:pStyle w:val="Governor"/>
                                <w:spacing w:after="0"/>
                                <w:rPr>
                                  <w:ins w:id="24" w:author="Barrelle, Jennifer (DPH)" w:date="2026-09-25T21:13:00Z" w16du:dateUtc="2026-09-26T01:13:00Z"/>
                                  <w:sz w:val="16"/>
                                  <w:szCs w:val="16"/>
                                </w:rPr>
                              </w:pPr>
                              <w:ins w:id="25" w:author="Barrelle, Jennifer (DPH)" w:date="2026-09-25T21:13:00Z" w16du:dateUtc="2026-09-26T01:13:00Z">
                                <w:r w:rsidRPr="00530145">
                                  <w:rPr>
                                    <w:sz w:val="16"/>
                                    <w:szCs w:val="16"/>
                                  </w:rPr>
                                  <w:t>KATHLEEN E. WALSH</w:t>
                                </w:r>
                              </w:ins>
                            </w:p>
                            <w:p w14:paraId="66075756" w14:textId="77777777" w:rsidR="002D1C21" w:rsidRDefault="009D48CD" w:rsidP="0000218B">
                              <w:pPr>
                                <w:pStyle w:val="Governor"/>
                                <w:rPr>
                                  <w:ins w:id="26" w:author="Barrelle, Jennifer (DPH)" w:date="2026-09-25T21:13:00Z" w16du:dateUtc="2026-09-26T01:13:00Z"/>
                                </w:rPr>
                              </w:pPr>
                              <w:ins w:id="27" w:author="Barrelle, Jennifer (DPH)" w:date="2026-09-25T21:13:00Z" w16du:dateUtc="2026-09-26T01:13:00Z">
                                <w:r>
                                  <w:t xml:space="preserve">Secretary </w:t>
                                </w:r>
                              </w:ins>
                            </w:p>
                            <w:p w14:paraId="42AE7C46" w14:textId="22D368FF" w:rsidR="00FC6B42" w:rsidRDefault="006D1D77" w:rsidP="00033154">
                              <w:pPr>
                                <w:jc w:val="center"/>
                                <w:rPr>
                                  <w:ins w:id="28" w:author="Barrelle, Jennifer (DPH)" w:date="2026-09-25T21:13:00Z" w16du:dateUtc="2026-09-26T01:13:00Z"/>
                                  <w:rFonts w:ascii="Arial Rounded MT Bold" w:hAnsi="Arial Rounded MT Bold"/>
                                  <w:sz w:val="14"/>
                                  <w:szCs w:val="14"/>
                                </w:rPr>
                              </w:pPr>
                              <w:ins w:id="29" w:author="Barrelle, Jennifer (DPH)" w:date="2026-09-25T21:13:00Z" w16du:dateUtc="2026-09-26T01:13:00Z">
                                <w:r>
                                  <w:rPr>
                                    <w:rFonts w:ascii="Arial Rounded MT Bold" w:hAnsi="Arial Rounded MT Bold"/>
                                    <w:sz w:val="16"/>
                                    <w:szCs w:val="16"/>
                                  </w:rPr>
                                  <w:t>ROBERT GOLDSTEIN</w:t>
                                </w:r>
                                <w:r w:rsidR="00EC25EF">
                                  <w:rPr>
                                    <w:rFonts w:ascii="Arial Rounded MT Bold" w:hAnsi="Arial Rounded MT Bold"/>
                                    <w:sz w:val="16"/>
                                    <w:szCs w:val="16"/>
                                  </w:rPr>
                                  <w:t xml:space="preserve">, MD, </w:t>
                                </w:r>
                                <w:r w:rsidR="00EB6260">
                                  <w:rPr>
                                    <w:rFonts w:ascii="Arial Rounded MT Bold" w:hAnsi="Arial Rounded MT Bold"/>
                                    <w:sz w:val="16"/>
                                    <w:szCs w:val="16"/>
                                  </w:rPr>
                                  <w:t>PhD</w:t>
                                </w:r>
                                <w:r w:rsidR="00033154" w:rsidRPr="00033154">
                                  <w:rPr>
                                    <w:rFonts w:ascii="Arial Rounded MT Bold" w:hAnsi="Arial Rounded MT Bold"/>
                                    <w:sz w:val="16"/>
                                    <w:szCs w:val="16"/>
                                  </w:rPr>
                                  <w:t xml:space="preserve"> </w:t>
                                </w:r>
                                <w:r w:rsidR="00FC6B42" w:rsidRPr="00FC6B42">
                                  <w:rPr>
                                    <w:rFonts w:ascii="Arial Rounded MT Bold" w:hAnsi="Arial Rounded MT Bold"/>
                                    <w:sz w:val="14"/>
                                    <w:szCs w:val="14"/>
                                  </w:rPr>
                                  <w:t>Commissioner</w:t>
                                </w:r>
                              </w:ins>
                            </w:p>
                            <w:p w14:paraId="3AE250D6" w14:textId="77777777" w:rsidR="004813AC" w:rsidRDefault="004813AC" w:rsidP="00FC6B42">
                              <w:pPr>
                                <w:jc w:val="center"/>
                                <w:rPr>
                                  <w:ins w:id="30" w:author="Barrelle, Jennifer (DPH)" w:date="2026-09-25T21:13:00Z" w16du:dateUtc="2026-09-26T01:13:00Z"/>
                                  <w:rFonts w:ascii="Arial Rounded MT Bold" w:hAnsi="Arial Rounded MT Bold"/>
                                  <w:sz w:val="14"/>
                                  <w:szCs w:val="14"/>
                                </w:rPr>
                              </w:pPr>
                            </w:p>
                            <w:p w14:paraId="1743FF8E" w14:textId="77777777" w:rsidR="004813AC" w:rsidRPr="004813AC" w:rsidRDefault="004813AC" w:rsidP="004813AC">
                              <w:pPr>
                                <w:jc w:val="center"/>
                                <w:rPr>
                                  <w:ins w:id="31" w:author="Barrelle, Jennifer (DPH)" w:date="2026-09-25T21:13:00Z" w16du:dateUtc="2026-09-26T01:13:00Z"/>
                                  <w:rFonts w:ascii="Arial" w:hAnsi="Arial" w:cs="Arial"/>
                                  <w:b/>
                                  <w:sz w:val="14"/>
                                  <w:szCs w:val="14"/>
                                </w:rPr>
                              </w:pPr>
                              <w:ins w:id="32" w:author="Barrelle, Jennifer (DPH)" w:date="2026-09-25T21:13:00Z" w16du:dateUtc="2026-09-26T01:13:00Z">
                                <w:r w:rsidRPr="004813AC">
                                  <w:rPr>
                                    <w:rFonts w:ascii="Arial" w:hAnsi="Arial" w:cs="Arial"/>
                                    <w:b/>
                                    <w:sz w:val="14"/>
                                    <w:szCs w:val="14"/>
                                  </w:rPr>
                                  <w:t>Tel: 617-624-6000</w:t>
                                </w:r>
                              </w:ins>
                            </w:p>
                            <w:p w14:paraId="26AFADF3" w14:textId="77777777" w:rsidR="004813AC" w:rsidRPr="004813AC" w:rsidRDefault="004813AC" w:rsidP="004813AC">
                              <w:pPr>
                                <w:jc w:val="center"/>
                                <w:rPr>
                                  <w:ins w:id="33" w:author="Barrelle, Jennifer (DPH)" w:date="2026-09-25T21:13:00Z" w16du:dateUtc="2026-09-26T01:13:00Z"/>
                                  <w:rFonts w:ascii="Arial" w:hAnsi="Arial" w:cs="Arial"/>
                                  <w:b/>
                                  <w:sz w:val="14"/>
                                  <w:szCs w:val="14"/>
                                  <w:lang w:val="fr-FR"/>
                                </w:rPr>
                              </w:pPr>
                              <w:ins w:id="34" w:author="Barrelle, Jennifer (DPH)" w:date="2026-09-25T21:13:00Z" w16du:dateUtc="2026-09-26T01:13:00Z">
                                <w:r w:rsidRPr="004813AC">
                                  <w:rPr>
                                    <w:rFonts w:ascii="Arial" w:hAnsi="Arial" w:cs="Arial"/>
                                    <w:b/>
                                    <w:sz w:val="14"/>
                                    <w:szCs w:val="14"/>
                                    <w:lang w:val="fr-FR"/>
                                  </w:rPr>
                                  <w:t>www.mass.gov/dph</w:t>
                                </w:r>
                              </w:ins>
                            </w:p>
                            <w:p w14:paraId="3CB10211" w14:textId="77777777" w:rsidR="004813AC" w:rsidRPr="00FC6B42" w:rsidRDefault="004813AC" w:rsidP="00FC6B42">
                              <w:pPr>
                                <w:jc w:val="center"/>
                                <w:rPr>
                                  <w:ins w:id="35" w:author="Barrelle, Jennifer (DPH)" w:date="2026-09-25T21:13:00Z" w16du:dateUtc="2026-09-26T01:13:00Z"/>
                                  <w:rFonts w:ascii="Arial Rounded MT Bold" w:hAnsi="Arial Rounded MT Bold"/>
                                  <w:sz w:val="14"/>
                                  <w:szCs w:val="14"/>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93B8E20" id="_x0000_t202" coordsize="21600,21600" o:spt="202" path="m,l,21600r21600,l21600,xe">
                  <v:stroke joinstyle="miter"/>
                  <v:path gradientshapeok="t" o:connecttype="rect"/>
                </v:shapetype>
                <v:shape id="Text Box 3" o:spid="_x0000_s1026" type="#_x0000_t202" style="position:absolute;margin-left:389.6pt;margin-top:42.5pt;width:142.85pt;height:89.4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" stroked="f">
                  <v:textbox style="mso-fit-shape-to-text:t">
                    <w:txbxContent>
                      <w:p w14:paraId="0CBD0671" w14:textId="77777777" w:rsidR="00FC6B42" w:rsidRDefault="00FC6B42" w:rsidP="00FC6B42">
                        <w:pPr>
                          <w:pStyle w:val="Governor"/>
                          <w:spacing w:after="0"/>
                          <w:rPr>
                            <w:ins w:id="36" w:author="Barrelle, Jennifer (DPH)" w:date="2026-09-25T21:13:00Z" w16du:dateUtc="2026-09-26T01:13:00Z"/>
                            <w:sz w:val="16"/>
                          </w:rPr>
                        </w:pPr>
                      </w:p>
                      <w:p w14:paraId="4AACE62E" w14:textId="77777777" w:rsidR="00FC6B42" w:rsidRPr="00530145" w:rsidRDefault="009D48CD" w:rsidP="009D48CD">
                        <w:pPr>
                          <w:pStyle w:val="Governor"/>
                          <w:spacing w:after="0"/>
                          <w:rPr>
                            <w:ins w:id="37" w:author="Barrelle, Jennifer (DPH)" w:date="2026-09-25T21:13:00Z" w16du:dateUtc="2026-09-26T01:13:00Z"/>
                            <w:sz w:val="16"/>
                            <w:szCs w:val="16"/>
                          </w:rPr>
                        </w:pPr>
                        <w:ins w:id="38" w:author="Barrelle, Jennifer (DPH)" w:date="2026-09-25T21:13:00Z" w16du:dateUtc="2026-09-26T01:13:00Z">
                          <w:r w:rsidRPr="00530145">
                            <w:rPr>
                              <w:sz w:val="16"/>
                              <w:szCs w:val="16"/>
                            </w:rPr>
                            <w:t>KATHLEEN E. WALSH</w:t>
                          </w:r>
                        </w:ins>
                      </w:p>
                      <w:p w14:paraId="66075756" w14:textId="77777777" w:rsidR="002D1C21" w:rsidRDefault="009D48CD" w:rsidP="0000218B">
                        <w:pPr>
                          <w:pStyle w:val="Governor"/>
                          <w:rPr>
                            <w:ins w:id="39" w:author="Barrelle, Jennifer (DPH)" w:date="2026-09-25T21:13:00Z" w16du:dateUtc="2026-09-26T01:13:00Z"/>
                          </w:rPr>
                        </w:pPr>
                        <w:ins w:id="40" w:author="Barrelle, Jennifer (DPH)" w:date="2026-09-25T21:13:00Z" w16du:dateUtc="2026-09-26T01:13:00Z">
                          <w:r>
                            <w:t xml:space="preserve">Secretary </w:t>
                          </w:r>
                        </w:ins>
                      </w:p>
                      <w:p w14:paraId="42AE7C46" w14:textId="22D368FF" w:rsidR="00FC6B42" w:rsidRDefault="006D1D77" w:rsidP="00033154">
                        <w:pPr>
                          <w:jc w:val="center"/>
                          <w:rPr>
                            <w:ins w:id="41" w:author="Barrelle, Jennifer (DPH)" w:date="2026-09-25T21:13:00Z" w16du:dateUtc="2026-09-26T01:13:00Z"/>
                            <w:rFonts w:ascii="Arial Rounded MT Bold" w:hAnsi="Arial Rounded MT Bold"/>
                            <w:sz w:val="14"/>
                            <w:szCs w:val="14"/>
                          </w:rPr>
                        </w:pPr>
                        <w:ins w:id="42" w:author="Barrelle, Jennifer (DPH)" w:date="2026-09-25T21:13:00Z" w16du:dateUtc="2026-09-26T01:13:00Z">
                          <w:r>
                            <w:rPr>
                              <w:rFonts w:ascii="Arial Rounded MT Bold" w:hAnsi="Arial Rounded MT Bold"/>
                              <w:sz w:val="16"/>
                              <w:szCs w:val="16"/>
                            </w:rPr>
                            <w:t>ROBERT GOLDSTEIN</w:t>
                          </w:r>
                          <w:r w:rsidR="00EC25EF">
                            <w:rPr>
                              <w:rFonts w:ascii="Arial Rounded MT Bold" w:hAnsi="Arial Rounded MT Bold"/>
                              <w:sz w:val="16"/>
                              <w:szCs w:val="16"/>
                            </w:rPr>
                            <w:t xml:space="preserve">, MD, </w:t>
                          </w:r>
                          <w:r w:rsidR="00EB6260">
                            <w:rPr>
                              <w:rFonts w:ascii="Arial Rounded MT Bold" w:hAnsi="Arial Rounded MT Bold"/>
                              <w:sz w:val="16"/>
                              <w:szCs w:val="16"/>
                            </w:rPr>
                            <w:t>PhD</w:t>
                          </w:r>
                          <w:r w:rsidR="00033154" w:rsidRPr="00033154">
                            <w:rPr>
                              <w:rFonts w:ascii="Arial Rounded MT Bold" w:hAnsi="Arial Rounded MT Bold"/>
                              <w:sz w:val="16"/>
                              <w:szCs w:val="16"/>
                            </w:rPr>
                            <w:t xml:space="preserve"> </w:t>
                          </w:r>
                          <w:r w:rsidR="00FC6B42" w:rsidRPr="00FC6B42">
                            <w:rPr>
                              <w:rFonts w:ascii="Arial Rounded MT Bold" w:hAnsi="Arial Rounded MT Bold"/>
                              <w:sz w:val="14"/>
                              <w:szCs w:val="14"/>
                            </w:rPr>
                            <w:t>Commissioner</w:t>
                          </w:r>
                        </w:ins>
                      </w:p>
                      <w:p w14:paraId="3AE250D6" w14:textId="77777777" w:rsidR="004813AC" w:rsidRDefault="004813AC" w:rsidP="00FC6B42">
                        <w:pPr>
                          <w:jc w:val="center"/>
                          <w:rPr>
                            <w:ins w:id="43" w:author="Barrelle, Jennifer (DPH)" w:date="2026-09-25T21:13:00Z" w16du:dateUtc="2026-09-26T01:13:00Z"/>
                            <w:rFonts w:ascii="Arial Rounded MT Bold" w:hAnsi="Arial Rounded MT Bold"/>
                            <w:sz w:val="14"/>
                            <w:szCs w:val="14"/>
                          </w:rPr>
                        </w:pPr>
                      </w:p>
                      <w:p w14:paraId="1743FF8E" w14:textId="77777777" w:rsidR="004813AC" w:rsidRPr="004813AC" w:rsidRDefault="004813AC" w:rsidP="004813AC">
                        <w:pPr>
                          <w:jc w:val="center"/>
                          <w:rPr>
                            <w:ins w:id="44" w:author="Barrelle, Jennifer (DPH)" w:date="2026-09-25T21:13:00Z" w16du:dateUtc="2026-09-26T01:13:00Z"/>
                            <w:rFonts w:ascii="Arial" w:hAnsi="Arial" w:cs="Arial"/>
                            <w:b/>
                            <w:sz w:val="14"/>
                            <w:szCs w:val="14"/>
                          </w:rPr>
                        </w:pPr>
                        <w:ins w:id="45" w:author="Barrelle, Jennifer (DPH)" w:date="2026-09-25T21:13:00Z" w16du:dateUtc="2026-09-26T01:13:00Z">
                          <w:r w:rsidRPr="004813AC">
                            <w:rPr>
                              <w:rFonts w:ascii="Arial" w:hAnsi="Arial" w:cs="Arial"/>
                              <w:b/>
                              <w:sz w:val="14"/>
                              <w:szCs w:val="14"/>
                            </w:rPr>
                            <w:t>Tel: 617-624-6000</w:t>
                          </w:r>
                        </w:ins>
                      </w:p>
                      <w:p w14:paraId="26AFADF3" w14:textId="77777777" w:rsidR="004813AC" w:rsidRPr="004813AC" w:rsidRDefault="004813AC" w:rsidP="004813AC">
                        <w:pPr>
                          <w:jc w:val="center"/>
                          <w:rPr>
                            <w:ins w:id="46" w:author="Barrelle, Jennifer (DPH)" w:date="2026-09-25T21:13:00Z" w16du:dateUtc="2026-09-26T01:13:00Z"/>
                            <w:rFonts w:ascii="Arial" w:hAnsi="Arial" w:cs="Arial"/>
                            <w:b/>
                            <w:sz w:val="14"/>
                            <w:szCs w:val="14"/>
                            <w:lang w:val="fr-FR"/>
                          </w:rPr>
                        </w:pPr>
                        <w:ins w:id="47" w:author="Barrelle, Jennifer (DPH)" w:date="2026-09-25T21:13:00Z" w16du:dateUtc="2026-09-26T01:13:00Z">
                          <w:r w:rsidRPr="004813AC">
                            <w:rPr>
                              <w:rFonts w:ascii="Arial" w:hAnsi="Arial" w:cs="Arial"/>
                              <w:b/>
                              <w:sz w:val="14"/>
                              <w:szCs w:val="14"/>
                              <w:lang w:val="fr-FR"/>
                            </w:rPr>
                            <w:t>www.mass.gov/dph</w:t>
                          </w:r>
                        </w:ins>
                      </w:p>
                      <w:p w14:paraId="3CB10211" w14:textId="77777777" w:rsidR="004813AC" w:rsidRPr="00FC6B42" w:rsidRDefault="004813AC" w:rsidP="00FC6B42">
                        <w:pPr>
                          <w:jc w:val="center"/>
                          <w:rPr>
                            <w:ins w:id="48" w:author="Barrelle, Jennifer (DPH)" w:date="2026-09-25T21:13:00Z" w16du:dateUtc="2026-09-26T01:13:00Z"/>
                            <w:rFonts w:ascii="Arial Rounded MT Bold" w:hAnsi="Arial Rounded MT Bold"/>
                            <w:sz w:val="14"/>
                            <w:szCs w:val="14"/>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CC856F6" wp14:editId="00735048">
                  <wp:simplePos x="0" y="0"/>
                  <wp:positionH relativeFrom="column">
                    <wp:posOffset>-652145</wp:posOffset>
                  </wp:positionH>
                  <wp:positionV relativeFrom="paragraph">
                    <wp:posOffset>539750</wp:posOffset>
                  </wp:positionV>
                  <wp:extent cx="1572895" cy="802005"/>
                  <wp:effectExtent l="0" t="0" r="825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895" cy="802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7A3CE7" w14:textId="77777777" w:rsidR="00FC6B42" w:rsidRDefault="00FC6B42" w:rsidP="00FC6B42">
                              <w:pPr>
                                <w:pStyle w:val="Governor"/>
                                <w:spacing w:after="0"/>
                                <w:rPr>
                                  <w:ins w:id="49" w:author="Barrelle, Jennifer (DPH)" w:date="2026-09-25T21:13:00Z" w16du:dateUtc="2026-09-26T01:13:00Z"/>
                                  <w:sz w:val="16"/>
                                </w:rPr>
                              </w:pPr>
                            </w:p>
                            <w:p w14:paraId="257F23FD" w14:textId="77777777" w:rsidR="00FC6B42" w:rsidRDefault="002D1C21" w:rsidP="00FC6B42">
                              <w:pPr>
                                <w:pStyle w:val="Governor"/>
                                <w:spacing w:after="0"/>
                                <w:rPr>
                                  <w:ins w:id="50" w:author="Barrelle, Jennifer (DPH)" w:date="2026-09-25T21:13:00Z" w16du:dateUtc="2026-09-26T01:13:00Z"/>
                                  <w:sz w:val="16"/>
                                </w:rPr>
                              </w:pPr>
                              <w:ins w:id="51" w:author="Barrelle, Jennifer (DPH)" w:date="2026-09-25T21:13:00Z" w16du:dateUtc="2026-09-26T01:13:00Z">
                                <w:r>
                                  <w:rPr>
                                    <w:sz w:val="16"/>
                                  </w:rPr>
                                  <w:t>MAURA T. HEALEY</w:t>
                                </w:r>
                              </w:ins>
                            </w:p>
                            <w:p w14:paraId="199471FC" w14:textId="77777777" w:rsidR="00FC6B42" w:rsidRDefault="00FC6B42" w:rsidP="00FC6B42">
                              <w:pPr>
                                <w:pStyle w:val="Governor"/>
                                <w:rPr>
                                  <w:ins w:id="52" w:author="Barrelle, Jennifer (DPH)" w:date="2026-09-25T21:13:00Z" w16du:dateUtc="2026-09-26T01:13:00Z"/>
                                </w:rPr>
                              </w:pPr>
                              <w:ins w:id="53" w:author="Barrelle, Jennifer (DPH)" w:date="2026-09-25T21:13:00Z" w16du:dateUtc="2026-09-26T01:13:00Z">
                                <w:r>
                                  <w:t>Governor</w:t>
                                </w:r>
                              </w:ins>
                            </w:p>
                            <w:p w14:paraId="6EE5988D" w14:textId="77777777" w:rsidR="00FC6B42" w:rsidRDefault="002D1C21" w:rsidP="00FC6B42">
                              <w:pPr>
                                <w:pStyle w:val="Governor"/>
                                <w:spacing w:after="0"/>
                                <w:rPr>
                                  <w:ins w:id="54" w:author="Barrelle, Jennifer (DPH)" w:date="2026-09-25T21:13:00Z" w16du:dateUtc="2026-09-26T01:13:00Z"/>
                                  <w:sz w:val="16"/>
                                </w:rPr>
                              </w:pPr>
                              <w:ins w:id="55" w:author="Barrelle, Jennifer (DPH)" w:date="2026-09-25T21:13:00Z" w16du:dateUtc="2026-09-26T01:13:00Z">
                                <w:r>
                                  <w:rPr>
                                    <w:sz w:val="16"/>
                                  </w:rPr>
                                  <w:t>KIMBERLEY DRISCOLL</w:t>
                                </w:r>
                              </w:ins>
                            </w:p>
                            <w:p w14:paraId="791A486A" w14:textId="77777777" w:rsidR="00FC6B42" w:rsidRDefault="00FC6B42" w:rsidP="00FC6B42">
                              <w:pPr>
                                <w:pStyle w:val="Governor"/>
                                <w:rPr>
                                  <w:ins w:id="56" w:author="Barrelle, Jennifer (DPH)" w:date="2026-09-25T21:13:00Z" w16du:dateUtc="2026-09-26T01:13:00Z"/>
                                </w:rPr>
                              </w:pPr>
                              <w:ins w:id="57" w:author="Barrelle, Jennifer (DPH)" w:date="2026-09-25T21:13:00Z" w16du:dateUtc="2026-09-26T01:13:00Z">
                                <w:r>
                                  <w:t>Lieutenant Governor</w:t>
                                </w:r>
                              </w:ins>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CC856F6" id="Text Box 2" o:spid="_x0000_s1027" type="#_x0000_t202" style="position:absolute;margin-left:-51.35pt;margin-top:42.5pt;width:123.85pt;height:63.1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" stroked="f">
                  <v:textbox style="mso-fit-shape-to-text:t">
                    <w:txbxContent>
                      <w:p w14:paraId="0D7A3CE7" w14:textId="77777777" w:rsidR="00FC6B42" w:rsidRDefault="00FC6B42" w:rsidP="00FC6B42">
                        <w:pPr>
                          <w:pStyle w:val="Governor"/>
                          <w:spacing w:after="0"/>
                          <w:rPr>
                            <w:ins w:id="58" w:author="Barrelle, Jennifer (DPH)" w:date="2026-09-25T21:13:00Z" w16du:dateUtc="2026-09-26T01:13:00Z"/>
                            <w:sz w:val="16"/>
                          </w:rPr>
                        </w:pPr>
                      </w:p>
                      <w:p w14:paraId="257F23FD" w14:textId="77777777" w:rsidR="00FC6B42" w:rsidRDefault="002D1C21" w:rsidP="00FC6B42">
                        <w:pPr>
                          <w:pStyle w:val="Governor"/>
                          <w:spacing w:after="0"/>
                          <w:rPr>
                            <w:ins w:id="59" w:author="Barrelle, Jennifer (DPH)" w:date="2026-09-25T21:13:00Z" w16du:dateUtc="2026-09-26T01:13:00Z"/>
                            <w:sz w:val="16"/>
                          </w:rPr>
                        </w:pPr>
                        <w:ins w:id="60" w:author="Barrelle, Jennifer (DPH)" w:date="2026-09-25T21:13:00Z" w16du:dateUtc="2026-09-26T01:13:00Z">
                          <w:r>
                            <w:rPr>
                              <w:sz w:val="16"/>
                            </w:rPr>
                            <w:t>MAURA T. HEALEY</w:t>
                          </w:r>
                        </w:ins>
                      </w:p>
                      <w:p w14:paraId="199471FC" w14:textId="77777777" w:rsidR="00FC6B42" w:rsidRDefault="00FC6B42" w:rsidP="00FC6B42">
                        <w:pPr>
                          <w:pStyle w:val="Governor"/>
                          <w:rPr>
                            <w:ins w:id="61" w:author="Barrelle, Jennifer (DPH)" w:date="2026-09-25T21:13:00Z" w16du:dateUtc="2026-09-26T01:13:00Z"/>
                          </w:rPr>
                        </w:pPr>
                        <w:ins w:id="62" w:author="Barrelle, Jennifer (DPH)" w:date="2026-09-25T21:13:00Z" w16du:dateUtc="2026-09-26T01:13:00Z">
                          <w:r>
                            <w:t>Governor</w:t>
                          </w:r>
                        </w:ins>
                      </w:p>
                      <w:p w14:paraId="6EE5988D" w14:textId="77777777" w:rsidR="00FC6B42" w:rsidRDefault="002D1C21" w:rsidP="00FC6B42">
                        <w:pPr>
                          <w:pStyle w:val="Governor"/>
                          <w:spacing w:after="0"/>
                          <w:rPr>
                            <w:ins w:id="63" w:author="Barrelle, Jennifer (DPH)" w:date="2026-09-25T21:13:00Z" w16du:dateUtc="2026-09-26T01:13:00Z"/>
                            <w:sz w:val="16"/>
                          </w:rPr>
                        </w:pPr>
                        <w:ins w:id="64" w:author="Barrelle, Jennifer (DPH)" w:date="2026-09-25T21:13:00Z" w16du:dateUtc="2026-09-26T01:13:00Z">
                          <w:r>
                            <w:rPr>
                              <w:sz w:val="16"/>
                            </w:rPr>
                            <w:t>KIMBERLEY DRISCOLL</w:t>
                          </w:r>
                        </w:ins>
                      </w:p>
                      <w:p w14:paraId="791A486A" w14:textId="77777777" w:rsidR="00FC6B42" w:rsidRDefault="00FC6B42" w:rsidP="00FC6B42">
                        <w:pPr>
                          <w:pStyle w:val="Governor"/>
                          <w:rPr>
                            <w:ins w:id="65" w:author="Barrelle, Jennifer (DPH)" w:date="2026-09-25T21:13:00Z" w16du:dateUtc="2026-09-26T01:13:00Z"/>
                          </w:rPr>
                        </w:pPr>
                        <w:ins w:id="66" w:author="Barrelle, Jennifer (DPH)" w:date="2026-09-25T21:13:00Z" w16du:dateUtc="2026-09-26T01:13:00Z">
                          <w:r>
                            <w:t>Lieutenant Governor</w:t>
                          </w:r>
                        </w:ins>
                      </w:p>
                    </w:txbxContent>
                  </v:textbox>
                </v:shape>
              </w:pict>
            </mc:Fallback>
          </mc:AlternateContent>
        </w:r>
      </w:ins>
    </w:p>
    <w:p w14:paraId="33866557" w14:textId="77777777" w:rsidR="00FC6B42" w:rsidRDefault="00FC6B42" w:rsidP="0072610D">
      <w:pPr>
        <w:rPr>
          <w:ins w:id="67" w:author="Barrelle, Jennifer (DPH)" w:date="2026-09-25T21:13:00Z" w16du:dateUtc="2026-09-26T01:13:00Z"/>
        </w:rPr>
      </w:pPr>
    </w:p>
    <w:p w14:paraId="45EA865C" w14:textId="77777777" w:rsidR="00FC6B42" w:rsidRDefault="00FC6B42" w:rsidP="0072610D">
      <w:pPr>
        <w:rPr>
          <w:ins w:id="68" w:author="Barrelle, Jennifer (DPH)" w:date="2026-09-25T21:13:00Z" w16du:dateUtc="2026-09-26T01:13:00Z"/>
        </w:rPr>
      </w:pPr>
    </w:p>
    <w:p w14:paraId="51314366" w14:textId="77777777" w:rsidR="00033154" w:rsidRDefault="00033154" w:rsidP="0072610D">
      <w:pPr>
        <w:rPr>
          <w:ins w:id="69" w:author="Barrelle, Jennifer (DPH)" w:date="2026-09-25T21:13:00Z" w16du:dateUtc="2026-09-26T01:13:00Z"/>
        </w:rPr>
      </w:pPr>
    </w:p>
    <w:p w14:paraId="69F380EF" w14:textId="77777777" w:rsidR="00033154" w:rsidRDefault="00033154" w:rsidP="0072610D">
      <w:pPr>
        <w:rPr>
          <w:ins w:id="70" w:author="Barrelle, Jennifer (DPH)" w:date="2026-09-25T21:13:00Z" w16du:dateUtc="2026-09-26T01:13:00Z"/>
        </w:rPr>
      </w:pPr>
    </w:p>
    <w:p w14:paraId="3DA64BB5" w14:textId="77777777" w:rsidR="00033154" w:rsidRDefault="00033154" w:rsidP="0072610D">
      <w:pPr>
        <w:rPr>
          <w:ins w:id="71" w:author="Barrelle, Jennifer (DPH)" w:date="2026-09-25T21:13:00Z" w16du:dateUtc="2026-09-26T01:13:00Z"/>
        </w:rPr>
      </w:pPr>
    </w:p>
    <w:p w14:paraId="08EDF823" w14:textId="77777777" w:rsidR="00033154" w:rsidRPr="000E3AAE" w:rsidRDefault="00033154" w:rsidP="0072610D">
      <w:pPr>
        <w:rPr>
          <w:ins w:id="72" w:author="Barrelle, Jennifer (DPH)" w:date="2026-09-25T21:13:00Z" w16du:dateUtc="2026-09-26T01:13:00Z"/>
        </w:rPr>
      </w:pPr>
    </w:p>
    <w:p w14:paraId="3DA1535F" w14:textId="6FBF7499" w:rsidR="00FF4ECE" w:rsidRPr="000E3AAE" w:rsidRDefault="00FF4ECE" w:rsidP="00FF4ECE">
      <w:pPr>
        <w:pStyle w:val="Heading1"/>
        <w:ind w:left="882"/>
        <w:jc w:val="center"/>
        <w:rPr>
          <w:ins w:id="73" w:author="Barrelle, Jennifer (DPH)" w:date="2026-09-25T21:13:00Z" w16du:dateUtc="2026-09-26T01:13:00Z"/>
          <w:b w:val="0"/>
          <w:bCs w:val="0"/>
        </w:rPr>
      </w:pPr>
    </w:p>
    <w:p w14:paraId="71082F09" w14:textId="77777777" w:rsidR="00FF4ECE" w:rsidRPr="000E3AAE" w:rsidRDefault="00FF4ECE" w:rsidP="00FF4ECE">
      <w:pPr>
        <w:rPr>
          <w:ins w:id="74" w:author="Barrelle, Jennifer (DPH)" w:date="2026-09-25T21:13:00Z" w16du:dateUtc="2026-09-26T01:13:00Z"/>
          <w:b/>
          <w:smallCaps/>
          <w:szCs w:val="24"/>
        </w:rPr>
      </w:pPr>
    </w:p>
    <w:p w14:paraId="1024E0EB" w14:textId="66B1A448" w:rsidR="00FF4ECE" w:rsidRPr="000E3AAE" w:rsidRDefault="29C135FA" w:rsidP="00E532D2">
      <w:pPr>
        <w:tabs>
          <w:tab w:val="left" w:pos="1080"/>
        </w:tabs>
        <w:spacing w:line="259" w:lineRule="auto"/>
        <w:ind w:left="1080" w:hanging="1080"/>
        <w:rPr>
          <w:ins w:id="75" w:author="Barrelle, Jennifer (DPH)" w:date="2026-09-25T21:13:00Z" w16du:dateUtc="2026-09-26T01:13:00Z"/>
          <w:b/>
          <w:bCs/>
          <w:sz w:val="23"/>
          <w:szCs w:val="23"/>
        </w:rPr>
      </w:pPr>
      <w:ins w:id="76" w:author="Barrelle, Jennifer (DPH)" w:date="2026-09-25T21:13:00Z" w16du:dateUtc="2026-09-26T01:13:00Z">
        <w:r w:rsidRPr="000E3AAE">
          <w:rPr>
            <w:b/>
            <w:bCs/>
            <w:sz w:val="23"/>
            <w:szCs w:val="23"/>
          </w:rPr>
          <w:t>To:</w:t>
        </w:r>
        <w:r w:rsidRPr="000E3AAE">
          <w:tab/>
        </w:r>
        <w:r w:rsidR="7AABA16C" w:rsidRPr="00E532D2">
          <w:rPr>
            <w:sz w:val="23"/>
            <w:szCs w:val="23"/>
          </w:rPr>
          <w:t xml:space="preserve">Massachusetts licensed physicians, </w:t>
        </w:r>
        <w:r w:rsidR="37F43494" w:rsidRPr="00E532D2">
          <w:rPr>
            <w:sz w:val="23"/>
            <w:szCs w:val="23"/>
          </w:rPr>
          <w:t>physician assistants, nurses, pharmacists, pharmacies, hospitals, and clini</w:t>
        </w:r>
        <w:r w:rsidR="68EAFB9C" w:rsidRPr="00E532D2">
          <w:rPr>
            <w:sz w:val="23"/>
            <w:szCs w:val="23"/>
          </w:rPr>
          <w:t>cs</w:t>
        </w:r>
      </w:ins>
    </w:p>
    <w:p w14:paraId="71D5594E" w14:textId="77777777" w:rsidR="00FF4ECE" w:rsidRPr="000E3AAE" w:rsidRDefault="00FF4ECE" w:rsidP="00FF4ECE">
      <w:pPr>
        <w:rPr>
          <w:ins w:id="77" w:author="Barrelle, Jennifer (DPH)" w:date="2026-09-25T21:13:00Z" w16du:dateUtc="2026-09-26T01:13:00Z"/>
          <w:spacing w:val="-3"/>
          <w:sz w:val="23"/>
          <w:szCs w:val="23"/>
        </w:rPr>
      </w:pPr>
    </w:p>
    <w:p w14:paraId="668B5B39" w14:textId="4C7B0C31" w:rsidR="00FF4ECE" w:rsidRPr="00F432DB" w:rsidRDefault="00FF4ECE" w:rsidP="00FF4ECE">
      <w:pPr>
        <w:tabs>
          <w:tab w:val="left" w:pos="1080"/>
        </w:tabs>
        <w:rPr>
          <w:ins w:id="78" w:author="Barrelle, Jennifer (DPH)" w:date="2026-09-25T21:13:00Z" w16du:dateUtc="2026-09-26T01:13:00Z"/>
          <w:sz w:val="23"/>
          <w:szCs w:val="23"/>
        </w:rPr>
      </w:pPr>
      <w:ins w:id="79" w:author="Barrelle, Jennifer (DPH)" w:date="2026-09-25T21:13:00Z" w16du:dateUtc="2026-09-26T01:13:00Z">
        <w:r w:rsidRPr="000E3AAE">
          <w:rPr>
            <w:b/>
            <w:bCs/>
            <w:spacing w:val="-3"/>
            <w:sz w:val="23"/>
            <w:szCs w:val="23"/>
          </w:rPr>
          <w:t>F</w:t>
        </w:r>
        <w:r w:rsidRPr="000E3AAE">
          <w:rPr>
            <w:b/>
            <w:bCs/>
            <w:spacing w:val="-1"/>
            <w:sz w:val="23"/>
            <w:szCs w:val="23"/>
          </w:rPr>
          <w:t>r</w:t>
        </w:r>
        <w:r w:rsidRPr="000E3AAE">
          <w:rPr>
            <w:b/>
            <w:bCs/>
            <w:spacing w:val="2"/>
            <w:sz w:val="23"/>
            <w:szCs w:val="23"/>
          </w:rPr>
          <w:t>o</w:t>
        </w:r>
        <w:r w:rsidRPr="000E3AAE">
          <w:rPr>
            <w:b/>
            <w:bCs/>
            <w:spacing w:val="-1"/>
            <w:sz w:val="23"/>
            <w:szCs w:val="23"/>
          </w:rPr>
          <w:t>m</w:t>
        </w:r>
        <w:r w:rsidRPr="000E3AAE">
          <w:rPr>
            <w:b/>
            <w:bCs/>
            <w:sz w:val="23"/>
            <w:szCs w:val="23"/>
          </w:rPr>
          <w:t>:</w:t>
        </w:r>
        <w:r w:rsidRPr="000E3AAE">
          <w:rPr>
            <w:b/>
            <w:bCs/>
            <w:sz w:val="23"/>
            <w:szCs w:val="23"/>
          </w:rPr>
          <w:tab/>
        </w:r>
        <w:r w:rsidR="00F432DB" w:rsidRPr="1041E009">
          <w:rPr>
            <w:sz w:val="23"/>
            <w:szCs w:val="23"/>
          </w:rPr>
          <w:t>Robert Goldstein, MD, PhD, Commissioner, Department of Public Health</w:t>
        </w:r>
      </w:ins>
    </w:p>
    <w:p w14:paraId="0B3790D9" w14:textId="77777777" w:rsidR="00FF4ECE" w:rsidRPr="000E3AAE" w:rsidRDefault="00FF4ECE" w:rsidP="00FF4ECE">
      <w:pPr>
        <w:tabs>
          <w:tab w:val="left" w:pos="1080"/>
        </w:tabs>
        <w:rPr>
          <w:ins w:id="80" w:author="Barrelle, Jennifer (DPH)" w:date="2026-09-25T21:13:00Z" w16du:dateUtc="2026-09-26T01:13:00Z"/>
          <w:b/>
          <w:bCs/>
          <w:sz w:val="23"/>
          <w:szCs w:val="23"/>
        </w:rPr>
      </w:pPr>
    </w:p>
    <w:p w14:paraId="6DBC80F6" w14:textId="655CE625" w:rsidR="00FF4ECE" w:rsidRPr="000E3AAE" w:rsidRDefault="00FF4ECE" w:rsidP="00FF4ECE">
      <w:pPr>
        <w:tabs>
          <w:tab w:val="left" w:pos="1080"/>
        </w:tabs>
        <w:rPr>
          <w:ins w:id="81" w:author="Barrelle, Jennifer (DPH)" w:date="2026-09-25T21:13:00Z" w16du:dateUtc="2026-09-26T01:13:00Z"/>
          <w:spacing w:val="-3"/>
          <w:sz w:val="23"/>
          <w:szCs w:val="23"/>
        </w:rPr>
      </w:pPr>
      <w:ins w:id="82" w:author="Barrelle, Jennifer (DPH)" w:date="2026-09-25T21:13:00Z" w16du:dateUtc="2026-09-26T01:13:00Z">
        <w:r w:rsidRPr="000E3AAE">
          <w:rPr>
            <w:b/>
            <w:bCs/>
            <w:sz w:val="23"/>
            <w:szCs w:val="23"/>
          </w:rPr>
          <w:t>Da</w:t>
        </w:r>
        <w:r w:rsidRPr="000E3AAE">
          <w:rPr>
            <w:b/>
            <w:bCs/>
            <w:spacing w:val="-2"/>
            <w:sz w:val="23"/>
            <w:szCs w:val="23"/>
          </w:rPr>
          <w:t>t</w:t>
        </w:r>
        <w:r w:rsidRPr="000E3AAE">
          <w:rPr>
            <w:b/>
            <w:bCs/>
            <w:spacing w:val="-1"/>
            <w:sz w:val="23"/>
            <w:szCs w:val="23"/>
          </w:rPr>
          <w:t>e</w:t>
        </w:r>
        <w:r w:rsidRPr="000E3AAE">
          <w:rPr>
            <w:b/>
            <w:bCs/>
            <w:sz w:val="23"/>
            <w:szCs w:val="23"/>
          </w:rPr>
          <w:t>:</w:t>
        </w:r>
        <w:r w:rsidRPr="000E3AAE">
          <w:rPr>
            <w:b/>
            <w:bCs/>
            <w:sz w:val="23"/>
            <w:szCs w:val="23"/>
          </w:rPr>
          <w:tab/>
        </w:r>
        <w:r w:rsidR="0030173F">
          <w:rPr>
            <w:sz w:val="23"/>
            <w:szCs w:val="23"/>
          </w:rPr>
          <w:t>January 3, 2024</w:t>
        </w:r>
      </w:ins>
    </w:p>
    <w:p w14:paraId="73AC5D0B" w14:textId="77777777" w:rsidR="00FF4ECE" w:rsidRPr="000E3AAE" w:rsidRDefault="00FF4ECE" w:rsidP="00FF4ECE">
      <w:pPr>
        <w:tabs>
          <w:tab w:val="left" w:pos="9630"/>
        </w:tabs>
        <w:spacing w:before="16" w:line="260" w:lineRule="exact"/>
        <w:rPr>
          <w:ins w:id="83" w:author="Barrelle, Jennifer (DPH)" w:date="2026-09-25T21:13:00Z" w16du:dateUtc="2026-09-26T01:13:00Z"/>
          <w:sz w:val="23"/>
          <w:szCs w:val="23"/>
        </w:rPr>
      </w:pPr>
    </w:p>
    <w:p w14:paraId="0F3FE95A" w14:textId="0ED84187" w:rsidR="00FF4ECE" w:rsidRPr="000E3AAE" w:rsidRDefault="00FF4ECE" w:rsidP="00F140FA">
      <w:pPr>
        <w:tabs>
          <w:tab w:val="left" w:pos="1080"/>
        </w:tabs>
        <w:rPr>
          <w:ins w:id="84" w:author="Barrelle, Jennifer (DPH)" w:date="2026-09-25T21:13:00Z" w16du:dateUtc="2026-09-26T01:13:00Z"/>
          <w:sz w:val="23"/>
          <w:szCs w:val="23"/>
        </w:rPr>
      </w:pPr>
      <w:ins w:id="85" w:author="Barrelle, Jennifer (DPH)" w:date="2026-09-25T21:13:00Z" w16du:dateUtc="2026-09-26T01:13:00Z">
        <w:r w:rsidRPr="000E3AAE">
          <w:rPr>
            <w:b/>
            <w:bCs/>
            <w:sz w:val="23"/>
            <w:szCs w:val="23"/>
          </w:rPr>
          <w:t>Subj</w:t>
        </w:r>
        <w:r w:rsidRPr="000E3AAE">
          <w:rPr>
            <w:b/>
            <w:bCs/>
            <w:spacing w:val="-2"/>
            <w:sz w:val="23"/>
            <w:szCs w:val="23"/>
          </w:rPr>
          <w:t>e</w:t>
        </w:r>
        <w:r w:rsidRPr="000E3AAE">
          <w:rPr>
            <w:b/>
            <w:bCs/>
            <w:spacing w:val="-1"/>
            <w:sz w:val="23"/>
            <w:szCs w:val="23"/>
          </w:rPr>
          <w:t>c</w:t>
        </w:r>
        <w:r w:rsidRPr="000E3AAE">
          <w:rPr>
            <w:b/>
            <w:bCs/>
            <w:sz w:val="23"/>
            <w:szCs w:val="23"/>
          </w:rPr>
          <w:t>t:</w:t>
        </w:r>
        <w:r w:rsidRPr="000E3AAE">
          <w:rPr>
            <w:b/>
            <w:bCs/>
            <w:sz w:val="23"/>
            <w:szCs w:val="23"/>
          </w:rPr>
          <w:tab/>
        </w:r>
        <w:r w:rsidR="00D1242D" w:rsidRPr="00D1242D">
          <w:rPr>
            <w:sz w:val="23"/>
            <w:szCs w:val="23"/>
          </w:rPr>
          <w:t>Reminder to Licensees Regarding</w:t>
        </w:r>
        <w:r w:rsidR="00D1242D">
          <w:rPr>
            <w:b/>
            <w:bCs/>
            <w:sz w:val="23"/>
            <w:szCs w:val="23"/>
          </w:rPr>
          <w:t xml:space="preserve"> </w:t>
        </w:r>
        <w:r w:rsidR="00792C5E">
          <w:rPr>
            <w:sz w:val="23"/>
            <w:szCs w:val="23"/>
          </w:rPr>
          <w:t xml:space="preserve">Licensure Obligations </w:t>
        </w:r>
        <w:r w:rsidR="00D1242D">
          <w:rPr>
            <w:sz w:val="23"/>
            <w:szCs w:val="23"/>
          </w:rPr>
          <w:t xml:space="preserve">and </w:t>
        </w:r>
        <w:r w:rsidR="00F86CE6">
          <w:rPr>
            <w:sz w:val="23"/>
            <w:szCs w:val="23"/>
          </w:rPr>
          <w:t>Providing Standard of Care</w:t>
        </w:r>
      </w:ins>
    </w:p>
    <w:p w14:paraId="54D2F733" w14:textId="7C798A02" w:rsidR="00FF4ECE" w:rsidRPr="000E3AAE" w:rsidRDefault="00FF4ECE" w:rsidP="00FF4ECE">
      <w:pPr>
        <w:spacing w:line="200" w:lineRule="exact"/>
        <w:rPr>
          <w:ins w:id="86" w:author="Barrelle, Jennifer (DPH)" w:date="2026-09-25T21:13:00Z" w16du:dateUtc="2026-09-26T01:13:00Z"/>
          <w:sz w:val="23"/>
          <w:szCs w:val="23"/>
        </w:rPr>
      </w:pPr>
    </w:p>
    <w:p w14:paraId="557A8B37" w14:textId="26F1E043" w:rsidR="00033154" w:rsidRPr="000E3AAE" w:rsidRDefault="00FF4ECE" w:rsidP="0072610D">
      <w:pPr>
        <w:rPr>
          <w:ins w:id="87" w:author="Barrelle, Jennifer (DPH)" w:date="2026-09-25T21:13:00Z" w16du:dateUtc="2026-09-26T01:13:00Z"/>
        </w:rPr>
      </w:pPr>
      <w:ins w:id="88" w:author="Barrelle, Jennifer (DPH)" w:date="2026-09-25T21:13:00Z" w16du:dateUtc="2026-09-26T01:13:00Z">
        <w:r w:rsidRPr="000E3AAE">
          <w:rPr>
            <w:noProof/>
            <w:sz w:val="23"/>
            <w:szCs w:val="23"/>
          </w:rPr>
          <mc:AlternateContent>
            <mc:Choice Requires="wps">
              <w:drawing>
                <wp:anchor distT="0" distB="0" distL="114300" distR="114300" simplePos="0" relativeHeight="251661312" behindDoc="0" locked="0" layoutInCell="1" allowOverlap="1" wp14:anchorId="29E634AB" wp14:editId="22CB2C11">
                  <wp:simplePos x="0" y="0"/>
                  <wp:positionH relativeFrom="column">
                    <wp:posOffset>-31750</wp:posOffset>
                  </wp:positionH>
                  <wp:positionV relativeFrom="paragraph">
                    <wp:posOffset>28575</wp:posOffset>
                  </wp:positionV>
                  <wp:extent cx="6064250" cy="25400"/>
                  <wp:effectExtent l="0" t="0" r="31750" b="31750"/>
                  <wp:wrapNone/>
                  <wp:docPr id="4" name="Straight Connector 4"/>
                  <wp:cNvGraphicFramePr/>
                  <a:graphic xmlns:a="http://schemas.openxmlformats.org/drawingml/2006/main">
                    <a:graphicData uri="http://schemas.microsoft.com/office/word/2010/wordprocessingShape">
                      <wps:wsp>
                        <wps:cNvCnPr/>
                        <wps:spPr>
                          <a:xfrm flipV="1">
                            <a:off x="0" y="0"/>
                            <a:ext cx="6064250" cy="254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0CD8F" id="Straight Connector 4"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5pt" to="4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" strokecolor="black [3200]" strokeweight="1.5pt">
                  <v:stroke joinstyle="miter"/>
                </v:line>
              </w:pict>
            </mc:Fallback>
          </mc:AlternateContent>
        </w:r>
      </w:ins>
    </w:p>
    <w:p w14:paraId="283532F2" w14:textId="4F8B77CC" w:rsidR="00FF4ECE" w:rsidRPr="000E3AAE" w:rsidRDefault="00FF4ECE" w:rsidP="0072610D">
      <w:pPr>
        <w:rPr>
          <w:ins w:id="89" w:author="Barrelle, Jennifer (DPH)" w:date="2026-09-25T21:13:00Z" w16du:dateUtc="2026-09-26T01:13:00Z"/>
        </w:rPr>
      </w:pPr>
    </w:p>
    <w:p w14:paraId="489D835F" w14:textId="77777777" w:rsidR="000E3AAE" w:rsidRPr="000E3AAE" w:rsidRDefault="000E3AAE" w:rsidP="000E3AAE">
      <w:pPr>
        <w:contextualSpacing/>
        <w:jc w:val="both"/>
        <w:rPr>
          <w:ins w:id="90" w:author="Barrelle, Jennifer (DPH)" w:date="2026-09-25T21:13:00Z" w16du:dateUtc="2026-09-26T01:13:00Z"/>
          <w:color w:val="141414"/>
          <w:szCs w:val="24"/>
        </w:rPr>
      </w:pPr>
      <w:ins w:id="91" w:author="Barrelle, Jennifer (DPH)" w:date="2026-09-25T21:13:00Z" w16du:dateUtc="2026-09-26T01:13:00Z">
        <w:r w:rsidRPr="000E3AAE">
          <w:rPr>
            <w:color w:val="141414"/>
            <w:szCs w:val="24"/>
          </w:rPr>
          <w:t xml:space="preserve">The Department of Public Health takes patients’ rights and the provision of high quality, evidence-based, safe care by all providers very seriously.  </w:t>
        </w:r>
        <w:r w:rsidRPr="002A1C82">
          <w:rPr>
            <w:b/>
            <w:bCs/>
            <w:color w:val="141414"/>
            <w:szCs w:val="24"/>
          </w:rPr>
          <w:t>This includes providing patients accurate and complete information for informed decision-making, accurate portrayal and advertising of clinical services, and licensees practicing within their scope of practice and their license.</w:t>
        </w:r>
        <w:r w:rsidRPr="000E3AAE">
          <w:rPr>
            <w:color w:val="141414"/>
            <w:szCs w:val="24"/>
          </w:rPr>
          <w:t xml:space="preserve">  The Department issues this memorandum to outline and remind licensees of their obligations under state law and as a condition of licensure. </w:t>
        </w:r>
      </w:ins>
    </w:p>
    <w:p w14:paraId="5DC5B225" w14:textId="77777777" w:rsidR="000E3AAE" w:rsidRPr="000E3AAE" w:rsidRDefault="000E3AAE" w:rsidP="000E3AAE">
      <w:pPr>
        <w:contextualSpacing/>
        <w:jc w:val="both"/>
        <w:rPr>
          <w:ins w:id="92" w:author="Barrelle, Jennifer (DPH)" w:date="2026-09-25T21:13:00Z" w16du:dateUtc="2026-09-26T01:13:00Z"/>
          <w:color w:val="141414"/>
          <w:szCs w:val="24"/>
        </w:rPr>
      </w:pPr>
    </w:p>
    <w:p w14:paraId="04501F18" w14:textId="77777777" w:rsidR="000E3AAE" w:rsidRPr="000E3AAE" w:rsidRDefault="000E3AAE" w:rsidP="000E3AAE">
      <w:pPr>
        <w:contextualSpacing/>
        <w:jc w:val="both"/>
        <w:rPr>
          <w:ins w:id="93" w:author="Barrelle, Jennifer (DPH)" w:date="2026-09-25T21:13:00Z" w16du:dateUtc="2026-09-26T01:13:00Z"/>
          <w:b/>
          <w:bCs/>
          <w:color w:val="141414"/>
          <w:szCs w:val="24"/>
          <w:u w:val="single"/>
        </w:rPr>
      </w:pPr>
      <w:ins w:id="94" w:author="Barrelle, Jennifer (DPH)" w:date="2026-09-25T21:13:00Z" w16du:dateUtc="2026-09-26T01:13:00Z">
        <w:r w:rsidRPr="000E3AAE">
          <w:rPr>
            <w:b/>
            <w:bCs/>
            <w:color w:val="141414"/>
            <w:szCs w:val="24"/>
            <w:u w:val="single"/>
          </w:rPr>
          <w:t>Clinic Licensure Requirements</w:t>
        </w:r>
      </w:ins>
    </w:p>
    <w:p w14:paraId="10C5938B" w14:textId="77777777" w:rsidR="000E3AAE" w:rsidRPr="000E3AAE" w:rsidRDefault="000E3AAE" w:rsidP="000E3AAE">
      <w:pPr>
        <w:contextualSpacing/>
        <w:jc w:val="both"/>
        <w:rPr>
          <w:ins w:id="95" w:author="Barrelle, Jennifer (DPH)" w:date="2026-09-25T21:13:00Z" w16du:dateUtc="2026-09-26T01:13:00Z"/>
          <w:color w:val="141414"/>
          <w:szCs w:val="24"/>
        </w:rPr>
      </w:pPr>
    </w:p>
    <w:p w14:paraId="06B9FB57" w14:textId="77777777" w:rsidR="000E3AAE" w:rsidRPr="000E3AAE" w:rsidRDefault="000E3AAE" w:rsidP="000E3AAE">
      <w:pPr>
        <w:contextualSpacing/>
        <w:jc w:val="both"/>
        <w:rPr>
          <w:ins w:id="96" w:author="Barrelle, Jennifer (DPH)" w:date="2026-09-25T21:13:00Z" w16du:dateUtc="2026-09-26T01:13:00Z"/>
          <w:color w:val="141414"/>
          <w:szCs w:val="24"/>
        </w:rPr>
      </w:pPr>
      <w:ins w:id="97" w:author="Barrelle, Jennifer (DPH)" w:date="2026-09-25T21:13:00Z" w16du:dateUtc="2026-09-26T01:13:00Z">
        <w:r w:rsidRPr="000E3AAE">
          <w:rPr>
            <w:color w:val="141414"/>
            <w:szCs w:val="24"/>
          </w:rPr>
          <w:t>Massachusetts law requires that clinics be licensed by the Department of Public Health (DPH). (See </w:t>
        </w:r>
        <w:r>
          <w:fldChar w:fldCharType="begin"/>
        </w:r>
        <w:r>
          <w:instrText>HYPERLINK "https://malegislature.gov/Laws/GeneralLaws/PartI/TitleXVI/Chapter111/Section51" \h</w:instrText>
        </w:r>
        <w:r>
          <w:fldChar w:fldCharType="separate"/>
        </w:r>
        <w:r w:rsidRPr="000E3AAE">
          <w:rPr>
            <w:rStyle w:val="Hyperlink"/>
            <w:color w:val="14558F"/>
            <w:szCs w:val="24"/>
          </w:rPr>
          <w:t>M.G.L. c. 111, § 51</w:t>
        </w:r>
        <w:r>
          <w:fldChar w:fldCharType="end"/>
        </w:r>
        <w:r w:rsidRPr="000E3AAE">
          <w:rPr>
            <w:color w:val="141414"/>
            <w:szCs w:val="24"/>
          </w:rPr>
          <w:t>.) A clinic is any entity, however organized, whether conducted for profit or not for profit, that is advertised, announced, established, or maintained for the purpose of providing ambulatory medical, surgical, dental, physical rehabilitation, or mental health services. However, the law provides an exception from licensure requirements under this section for any entity that is wholly owned and controlled by one or more of its medical practitioners and does not use the word "clinic," "institute" or "dispensary" in its name. (See </w:t>
        </w:r>
        <w:r>
          <w:fldChar w:fldCharType="begin"/>
        </w:r>
        <w:r>
          <w:instrText>HYPERLINK "https://malegislature.gov/Laws/GeneralLaws/PartI/TitleXVI/Chapter111/Section52" \h</w:instrText>
        </w:r>
        <w:r>
          <w:fldChar w:fldCharType="separate"/>
        </w:r>
        <w:r w:rsidRPr="000E3AAE">
          <w:rPr>
            <w:rStyle w:val="Hyperlink"/>
            <w:color w:val="14558F"/>
            <w:szCs w:val="24"/>
          </w:rPr>
          <w:t>M.G.L. c. 111, § 52</w:t>
        </w:r>
        <w:r>
          <w:fldChar w:fldCharType="end"/>
        </w:r>
        <w:r w:rsidRPr="000E3AAE">
          <w:rPr>
            <w:color w:val="141414"/>
            <w:szCs w:val="24"/>
          </w:rPr>
          <w:t> for the definition of "clinic.") Thus, any entity that provides ambulatory medical services is subject to clinic licensure if it is not wholly owned and controlled by one or more of its practitioners.</w:t>
        </w:r>
      </w:ins>
    </w:p>
    <w:p w14:paraId="27EBE2CB" w14:textId="77777777" w:rsidR="000E3AAE" w:rsidRPr="000E3AAE" w:rsidRDefault="000E3AAE" w:rsidP="000E3AAE">
      <w:pPr>
        <w:contextualSpacing/>
        <w:jc w:val="both"/>
        <w:rPr>
          <w:ins w:id="98" w:author="Barrelle, Jennifer (DPH)" w:date="2026-09-25T21:13:00Z" w16du:dateUtc="2026-09-26T01:13:00Z"/>
          <w:color w:val="141414"/>
          <w:szCs w:val="24"/>
        </w:rPr>
      </w:pPr>
    </w:p>
    <w:p w14:paraId="1F684357" w14:textId="77777777" w:rsidR="000E3AAE" w:rsidRPr="000E3AAE" w:rsidRDefault="000E3AAE" w:rsidP="000E3AAE">
      <w:pPr>
        <w:contextualSpacing/>
        <w:jc w:val="both"/>
        <w:rPr>
          <w:ins w:id="99" w:author="Barrelle, Jennifer (DPH)" w:date="2026-09-25T21:13:00Z" w16du:dateUtc="2026-09-26T01:13:00Z"/>
          <w:color w:val="141414"/>
          <w:szCs w:val="24"/>
        </w:rPr>
      </w:pPr>
      <w:ins w:id="100" w:author="Barrelle, Jennifer (DPH)" w:date="2026-09-25T21:13:00Z" w16du:dateUtc="2026-09-26T01:13:00Z">
        <w:r w:rsidRPr="000E3AAE">
          <w:rPr>
            <w:color w:val="141414"/>
            <w:szCs w:val="24"/>
          </w:rPr>
          <w:t>Ambulatory medical services are services providing diagnosis or treatment of a health condition and include procedures such as diagnosing pregnancies, performing ultrasounds and other clinical procedures</w:t>
        </w:r>
        <w:r w:rsidRPr="000E3AAE">
          <w:rPr>
            <w:b/>
            <w:bCs/>
            <w:color w:val="141414"/>
            <w:szCs w:val="24"/>
          </w:rPr>
          <w:t>. Any entity that offers ambulatory medical services, including said procedures, is subject to clinic licensure and must meet the requirements of 105 CMR 140.000</w:t>
        </w:r>
        <w:r w:rsidRPr="000E3AAE">
          <w:rPr>
            <w:color w:val="141414"/>
            <w:szCs w:val="24"/>
          </w:rPr>
          <w:t xml:space="preserve">, unless otherwise exempt. </w:t>
        </w:r>
      </w:ins>
    </w:p>
    <w:p w14:paraId="7DEC1FEB" w14:textId="77777777" w:rsidR="000E3AAE" w:rsidRPr="000E3AAE" w:rsidRDefault="000E3AAE" w:rsidP="000E3AAE">
      <w:pPr>
        <w:contextualSpacing/>
        <w:jc w:val="both"/>
        <w:rPr>
          <w:ins w:id="101" w:author="Barrelle, Jennifer (DPH)" w:date="2026-09-25T21:13:00Z" w16du:dateUtc="2026-09-26T01:13:00Z"/>
          <w:color w:val="141414"/>
          <w:szCs w:val="24"/>
        </w:rPr>
      </w:pPr>
    </w:p>
    <w:p w14:paraId="669166DD" w14:textId="77777777" w:rsidR="000E3AAE" w:rsidRPr="000E3AAE" w:rsidRDefault="000E3AAE" w:rsidP="000E3AAE">
      <w:pPr>
        <w:contextualSpacing/>
        <w:jc w:val="both"/>
        <w:rPr>
          <w:ins w:id="102" w:author="Barrelle, Jennifer (DPH)" w:date="2026-09-25T21:13:00Z" w16du:dateUtc="2026-09-26T01:13:00Z"/>
          <w:color w:val="141414"/>
          <w:szCs w:val="24"/>
        </w:rPr>
      </w:pPr>
      <w:ins w:id="103" w:author="Barrelle, Jennifer (DPH)" w:date="2026-09-25T21:13:00Z" w16du:dateUtc="2026-09-26T01:13:00Z">
        <w:r w:rsidRPr="000E3AAE">
          <w:rPr>
            <w:color w:val="141414"/>
            <w:szCs w:val="24"/>
          </w:rPr>
          <w:lastRenderedPageBreak/>
          <w:t>Additionally, any clinic providing medical services must meet the requirements of 105 CMR 140.000, including specific requirements related to staffing</w:t>
        </w:r>
        <w:r w:rsidRPr="000E3AAE">
          <w:rPr>
            <w:rStyle w:val="FootnoteReference"/>
            <w:rFonts w:eastAsiaTheme="minorHAnsi"/>
            <w:color w:val="141414"/>
            <w:szCs w:val="24"/>
          </w:rPr>
          <w:footnoteReference w:id="2"/>
        </w:r>
        <w:r w:rsidRPr="000E3AAE">
          <w:rPr>
            <w:color w:val="141414"/>
            <w:szCs w:val="24"/>
          </w:rPr>
          <w:t xml:space="preserve">. </w:t>
        </w:r>
      </w:ins>
    </w:p>
    <w:p w14:paraId="73242D16" w14:textId="77777777" w:rsidR="000E3AAE" w:rsidRPr="000E3AAE" w:rsidRDefault="000E3AAE" w:rsidP="000E3AAE">
      <w:pPr>
        <w:contextualSpacing/>
        <w:jc w:val="both"/>
        <w:rPr>
          <w:ins w:id="105" w:author="Barrelle, Jennifer (DPH)" w:date="2026-09-25T21:13:00Z" w16du:dateUtc="2026-09-26T01:13:00Z"/>
          <w:color w:val="141414"/>
          <w:szCs w:val="24"/>
        </w:rPr>
      </w:pPr>
    </w:p>
    <w:p w14:paraId="4DE2880C" w14:textId="77777777" w:rsidR="000E3AAE" w:rsidRPr="000E3AAE" w:rsidRDefault="000E3AAE" w:rsidP="000E3AAE">
      <w:pPr>
        <w:contextualSpacing/>
        <w:jc w:val="both"/>
        <w:rPr>
          <w:ins w:id="106" w:author="Barrelle, Jennifer (DPH)" w:date="2026-09-25T21:13:00Z" w16du:dateUtc="2026-09-26T01:13:00Z"/>
          <w:b/>
          <w:bCs/>
          <w:color w:val="141414"/>
          <w:szCs w:val="24"/>
        </w:rPr>
      </w:pPr>
      <w:ins w:id="107" w:author="Barrelle, Jennifer (DPH)" w:date="2026-09-25T21:13:00Z" w16du:dateUtc="2026-09-26T01:13:00Z">
        <w:r w:rsidRPr="000E3AAE">
          <w:rPr>
            <w:b/>
            <w:bCs/>
            <w:color w:val="141414"/>
            <w:szCs w:val="24"/>
          </w:rPr>
          <w:t>Failure to adhere to the staffing requirements of 105 CMR 140.000 could not only jeopardize a clinic license through administrative action including licensure suspension or revocation</w:t>
        </w:r>
        <w:r w:rsidRPr="000E3AAE">
          <w:rPr>
            <w:rStyle w:val="FootnoteReference"/>
            <w:rFonts w:eastAsiaTheme="minorHAnsi"/>
            <w:b/>
            <w:bCs/>
            <w:color w:val="141414"/>
            <w:szCs w:val="24"/>
          </w:rPr>
          <w:footnoteReference w:id="3"/>
        </w:r>
        <w:r w:rsidRPr="000E3AAE">
          <w:rPr>
            <w:b/>
            <w:bCs/>
            <w:color w:val="141414"/>
            <w:szCs w:val="24"/>
          </w:rPr>
          <w:t xml:space="preserve">, but may also result in the referral of licensed providers deemed out of compliance to the appropriate licensing board. </w:t>
        </w:r>
      </w:ins>
    </w:p>
    <w:p w14:paraId="068A134C" w14:textId="77777777" w:rsidR="000E3AAE" w:rsidRPr="000E3AAE" w:rsidRDefault="000E3AAE" w:rsidP="000E3AAE">
      <w:pPr>
        <w:contextualSpacing/>
        <w:jc w:val="both"/>
        <w:rPr>
          <w:ins w:id="109" w:author="Barrelle, Jennifer (DPH)" w:date="2026-09-25T21:13:00Z" w16du:dateUtc="2026-09-26T01:13:00Z"/>
          <w:color w:val="141414"/>
          <w:szCs w:val="24"/>
        </w:rPr>
      </w:pPr>
    </w:p>
    <w:p w14:paraId="7A130367" w14:textId="77777777" w:rsidR="000E3AAE" w:rsidRPr="000E3AAE" w:rsidRDefault="000E3AAE" w:rsidP="000E3AAE">
      <w:pPr>
        <w:contextualSpacing/>
        <w:jc w:val="both"/>
        <w:rPr>
          <w:ins w:id="110" w:author="Barrelle, Jennifer (DPH)" w:date="2026-09-25T21:13:00Z" w16du:dateUtc="2026-09-26T01:13:00Z"/>
          <w:b/>
          <w:bCs/>
          <w:color w:val="141414"/>
          <w:szCs w:val="24"/>
        </w:rPr>
      </w:pPr>
      <w:ins w:id="111" w:author="Barrelle, Jennifer (DPH)" w:date="2026-09-25T21:13:00Z" w16du:dateUtc="2026-09-26T01:13:00Z">
        <w:r w:rsidRPr="000E3AAE">
          <w:rPr>
            <w:b/>
            <w:bCs/>
            <w:color w:val="141414"/>
            <w:szCs w:val="24"/>
          </w:rPr>
          <w:t xml:space="preserve">Entities and individuals may be referred to the Attorney General’s Office by DPH for prosecution of deceptive practices by holding the entity out as a clinic, or performing unlicensed medical services.  </w:t>
        </w:r>
      </w:ins>
    </w:p>
    <w:p w14:paraId="46767A7B" w14:textId="77777777" w:rsidR="000E3AAE" w:rsidRPr="000E3AAE" w:rsidRDefault="000E3AAE" w:rsidP="000E3AAE">
      <w:pPr>
        <w:contextualSpacing/>
        <w:jc w:val="both"/>
        <w:rPr>
          <w:ins w:id="112" w:author="Barrelle, Jennifer (DPH)" w:date="2026-09-25T21:13:00Z" w16du:dateUtc="2026-09-26T01:13:00Z"/>
          <w:szCs w:val="24"/>
        </w:rPr>
      </w:pPr>
    </w:p>
    <w:p w14:paraId="4A45A875" w14:textId="77777777" w:rsidR="000E3AAE" w:rsidRPr="000E3AAE" w:rsidRDefault="000E3AAE" w:rsidP="000E3AAE">
      <w:pPr>
        <w:contextualSpacing/>
        <w:jc w:val="both"/>
        <w:rPr>
          <w:ins w:id="113" w:author="Barrelle, Jennifer (DPH)" w:date="2026-09-25T21:13:00Z" w16du:dateUtc="2026-09-26T01:13:00Z"/>
          <w:b/>
          <w:bCs/>
          <w:color w:val="141414"/>
          <w:szCs w:val="24"/>
          <w:u w:val="single"/>
        </w:rPr>
      </w:pPr>
      <w:ins w:id="114" w:author="Barrelle, Jennifer (DPH)" w:date="2026-09-25T21:13:00Z" w16du:dateUtc="2026-09-26T01:13:00Z">
        <w:r w:rsidRPr="000E3AAE">
          <w:rPr>
            <w:b/>
            <w:bCs/>
            <w:color w:val="141414"/>
            <w:szCs w:val="24"/>
            <w:u w:val="single"/>
          </w:rPr>
          <w:t>Massachusetts Controlled Substances Registration (MCSR) Requirements</w:t>
        </w:r>
      </w:ins>
    </w:p>
    <w:p w14:paraId="6D5C804B" w14:textId="77777777" w:rsidR="000E3AAE" w:rsidRPr="000E3AAE" w:rsidRDefault="000E3AAE" w:rsidP="000E3AAE">
      <w:pPr>
        <w:contextualSpacing/>
        <w:jc w:val="both"/>
        <w:rPr>
          <w:ins w:id="115" w:author="Barrelle, Jennifer (DPH)" w:date="2026-09-25T21:13:00Z" w16du:dateUtc="2026-09-26T01:13:00Z"/>
          <w:color w:val="141414"/>
          <w:szCs w:val="24"/>
        </w:rPr>
      </w:pPr>
    </w:p>
    <w:p w14:paraId="10B2BDC0" w14:textId="77777777" w:rsidR="000E3AAE" w:rsidRPr="000E3AAE" w:rsidRDefault="000E3AAE" w:rsidP="000E3AAE">
      <w:pPr>
        <w:contextualSpacing/>
        <w:jc w:val="both"/>
        <w:rPr>
          <w:ins w:id="116" w:author="Barrelle, Jennifer (DPH)" w:date="2026-09-25T21:13:00Z" w16du:dateUtc="2026-09-26T01:13:00Z"/>
          <w:color w:val="141414"/>
          <w:szCs w:val="24"/>
        </w:rPr>
      </w:pPr>
      <w:ins w:id="117" w:author="Barrelle, Jennifer (DPH)" w:date="2026-09-25T21:13:00Z" w16du:dateUtc="2026-09-26T01:13:00Z">
        <w:r w:rsidRPr="000E3AAE">
          <w:rPr>
            <w:color w:val="141414"/>
            <w:szCs w:val="24"/>
          </w:rPr>
          <w:t>All practitioners and entities must comply with controlled substance requirements in M.G.L. c. 94C, as implemented by 105 CMR 700.000, regardless of whether the entity is licensed as a clinic or owned and operated by one or more practitioners. A MCSR is required for any practitioner or entity to purchase, store, or dispense any controlled substance, which includes any prescription medication in Massachusetts.</w:t>
        </w:r>
      </w:ins>
    </w:p>
    <w:p w14:paraId="34263602" w14:textId="77777777" w:rsidR="000E3AAE" w:rsidRPr="000E3AAE" w:rsidRDefault="000E3AAE" w:rsidP="000E3AAE">
      <w:pPr>
        <w:rPr>
          <w:ins w:id="118" w:author="Barrelle, Jennifer (DPH)" w:date="2026-09-25T21:13:00Z" w16du:dateUtc="2026-09-26T01:13:00Z"/>
          <w:b/>
          <w:bCs/>
          <w:color w:val="141414"/>
          <w:szCs w:val="24"/>
          <w:u w:val="single"/>
        </w:rPr>
      </w:pPr>
    </w:p>
    <w:p w14:paraId="38F2BA9A" w14:textId="77777777" w:rsidR="000E3AAE" w:rsidRPr="000E3AAE" w:rsidRDefault="000E3AAE" w:rsidP="000E3AAE">
      <w:pPr>
        <w:rPr>
          <w:ins w:id="119" w:author="Barrelle, Jennifer (DPH)" w:date="2026-09-25T21:13:00Z" w16du:dateUtc="2026-09-26T01:13:00Z"/>
          <w:b/>
          <w:bCs/>
          <w:color w:val="141414"/>
          <w:szCs w:val="24"/>
          <w:u w:val="single"/>
        </w:rPr>
      </w:pPr>
      <w:ins w:id="120" w:author="Barrelle, Jennifer (DPH)" w:date="2026-09-25T21:13:00Z" w16du:dateUtc="2026-09-26T01:13:00Z">
        <w:r w:rsidRPr="000E3AAE">
          <w:rPr>
            <w:b/>
            <w:bCs/>
            <w:color w:val="141414"/>
            <w:szCs w:val="24"/>
            <w:u w:val="single"/>
          </w:rPr>
          <w:t>Licensed Healthcare Professionals</w:t>
        </w:r>
      </w:ins>
    </w:p>
    <w:p w14:paraId="52ED718C" w14:textId="77777777" w:rsidR="000E3AAE" w:rsidRPr="000E3AAE" w:rsidRDefault="000E3AAE" w:rsidP="000E3AAE">
      <w:pPr>
        <w:contextualSpacing/>
        <w:jc w:val="both"/>
        <w:rPr>
          <w:ins w:id="121" w:author="Barrelle, Jennifer (DPH)" w:date="2026-09-25T21:13:00Z" w16du:dateUtc="2026-09-26T01:13:00Z"/>
          <w:b/>
          <w:bCs/>
          <w:color w:val="141414"/>
          <w:szCs w:val="24"/>
          <w:u w:val="single"/>
        </w:rPr>
      </w:pPr>
    </w:p>
    <w:p w14:paraId="7A29EC43" w14:textId="77777777" w:rsidR="000E3AAE" w:rsidRPr="000E3AAE" w:rsidRDefault="000E3AAE" w:rsidP="000E3AAE">
      <w:pPr>
        <w:contextualSpacing/>
        <w:jc w:val="both"/>
        <w:rPr>
          <w:ins w:id="122" w:author="Barrelle, Jennifer (DPH)" w:date="2026-09-25T21:13:00Z" w16du:dateUtc="2026-09-26T01:13:00Z"/>
          <w:color w:val="141414"/>
          <w:szCs w:val="24"/>
        </w:rPr>
      </w:pPr>
      <w:ins w:id="123" w:author="Barrelle, Jennifer (DPH)" w:date="2026-09-25T21:13:00Z" w16du:dateUtc="2026-09-26T01:13:00Z">
        <w:r w:rsidRPr="000E3AAE">
          <w:rPr>
            <w:color w:val="141414"/>
            <w:szCs w:val="24"/>
          </w:rPr>
          <w:t>The Board of Registration in Medicine (BORIM) and the Boards of Registration within the Bureau of Health Professions Licensure (BHPL) at the Department of Public Health regulate and oversee individual healthcare practitioners, including physicians, nurses, and physician assistants.</w:t>
        </w:r>
      </w:ins>
    </w:p>
    <w:p w14:paraId="3559AF77" w14:textId="77777777" w:rsidR="000E3AAE" w:rsidRPr="000E3AAE" w:rsidRDefault="000E3AAE" w:rsidP="000E3AAE">
      <w:pPr>
        <w:contextualSpacing/>
        <w:jc w:val="both"/>
        <w:rPr>
          <w:ins w:id="124" w:author="Barrelle, Jennifer (DPH)" w:date="2026-09-25T21:13:00Z" w16du:dateUtc="2026-09-26T01:13:00Z"/>
          <w:color w:val="141414"/>
          <w:szCs w:val="24"/>
        </w:rPr>
      </w:pPr>
    </w:p>
    <w:p w14:paraId="4CAD3C13" w14:textId="77777777" w:rsidR="000E3AAE" w:rsidRPr="000E3AAE" w:rsidRDefault="000E3AAE" w:rsidP="000E3AAE">
      <w:pPr>
        <w:contextualSpacing/>
        <w:jc w:val="both"/>
        <w:rPr>
          <w:ins w:id="125" w:author="Barrelle, Jennifer (DPH)" w:date="2026-09-25T21:13:00Z" w16du:dateUtc="2026-09-26T01:13:00Z"/>
          <w:color w:val="141414"/>
          <w:szCs w:val="24"/>
        </w:rPr>
      </w:pPr>
      <w:ins w:id="126" w:author="Barrelle, Jennifer (DPH)" w:date="2026-09-25T21:13:00Z" w16du:dateUtc="2026-09-26T01:13:00Z">
        <w:r w:rsidRPr="000E3AAE">
          <w:rPr>
            <w:color w:val="141414"/>
            <w:szCs w:val="24"/>
          </w:rPr>
          <w:t xml:space="preserve">All healthcare practitioners in Massachusetts are subject to professional discipline for the failure to comply with recognized standards of practice and for engaging in conduct that is dishonest or deceitful. </w:t>
        </w:r>
      </w:ins>
    </w:p>
    <w:p w14:paraId="2CE6888F" w14:textId="77777777" w:rsidR="000E3AAE" w:rsidRPr="000E3AAE" w:rsidRDefault="000E3AAE" w:rsidP="000E3AAE">
      <w:pPr>
        <w:contextualSpacing/>
        <w:jc w:val="both"/>
        <w:rPr>
          <w:ins w:id="127" w:author="Barrelle, Jennifer (DPH)" w:date="2026-09-25T21:13:00Z" w16du:dateUtc="2026-09-26T01:13:00Z"/>
          <w:color w:val="141414"/>
          <w:szCs w:val="24"/>
        </w:rPr>
      </w:pPr>
    </w:p>
    <w:p w14:paraId="23119FC1" w14:textId="77777777" w:rsidR="000E3AAE" w:rsidRPr="000E3AAE" w:rsidRDefault="000E3AAE" w:rsidP="000E3AAE">
      <w:pPr>
        <w:pStyle w:val="ListParagraph"/>
        <w:numPr>
          <w:ilvl w:val="0"/>
          <w:numId w:val="1"/>
        </w:numPr>
        <w:spacing w:after="0" w:line="240" w:lineRule="auto"/>
        <w:jc w:val="both"/>
        <w:rPr>
          <w:ins w:id="128" w:author="Barrelle, Jennifer (DPH)" w:date="2026-09-25T21:13:00Z" w16du:dateUtc="2026-09-26T01:13:00Z"/>
          <w:rFonts w:ascii="Times New Roman" w:hAnsi="Times New Roman" w:cs="Times New Roman"/>
          <w:b/>
          <w:bCs/>
          <w:i/>
          <w:iCs/>
          <w:color w:val="141414"/>
          <w:sz w:val="24"/>
          <w:szCs w:val="24"/>
          <w:u w:val="single"/>
        </w:rPr>
      </w:pPr>
      <w:ins w:id="129" w:author="Barrelle, Jennifer (DPH)" w:date="2026-09-25T21:13:00Z" w16du:dateUtc="2026-09-26T01:13:00Z">
        <w:r w:rsidRPr="000E3AAE">
          <w:rPr>
            <w:rFonts w:ascii="Times New Roman" w:hAnsi="Times New Roman" w:cs="Times New Roman"/>
            <w:b/>
            <w:bCs/>
            <w:i/>
            <w:iCs/>
            <w:color w:val="141414"/>
            <w:sz w:val="24"/>
            <w:szCs w:val="24"/>
            <w:u w:val="single"/>
          </w:rPr>
          <w:t xml:space="preserve">Licensed healthcare professionals must comply with recognized standards of practice. </w:t>
        </w:r>
      </w:ins>
    </w:p>
    <w:p w14:paraId="762A85BA" w14:textId="77777777" w:rsidR="000E3AAE" w:rsidRPr="000E3AAE" w:rsidRDefault="000E3AAE" w:rsidP="000E3AAE">
      <w:pPr>
        <w:contextualSpacing/>
        <w:jc w:val="both"/>
        <w:rPr>
          <w:ins w:id="130" w:author="Barrelle, Jennifer (DPH)" w:date="2026-09-25T21:13:00Z" w16du:dateUtc="2026-09-26T01:13:00Z"/>
          <w:color w:val="141414"/>
          <w:szCs w:val="24"/>
        </w:rPr>
      </w:pPr>
    </w:p>
    <w:p w14:paraId="58592FDF" w14:textId="77777777" w:rsidR="000E3AAE" w:rsidRPr="000E3AAE" w:rsidRDefault="000E3AAE" w:rsidP="000E3AAE">
      <w:pPr>
        <w:spacing w:line="257" w:lineRule="auto"/>
        <w:contextualSpacing/>
        <w:jc w:val="both"/>
        <w:rPr>
          <w:ins w:id="131" w:author="Barrelle, Jennifer (DPH)" w:date="2026-09-25T21:13:00Z" w16du:dateUtc="2026-09-26T01:13:00Z"/>
          <w:rFonts w:eastAsia="Century Schoolbook"/>
          <w:sz w:val="20"/>
        </w:rPr>
      </w:pPr>
      <w:ins w:id="132" w:author="Barrelle, Jennifer (DPH)" w:date="2026-09-25T21:13:00Z" w16du:dateUtc="2026-09-26T01:13:00Z">
        <w:r w:rsidRPr="000E3AAE">
          <w:rPr>
            <w:rFonts w:eastAsia="Century Schoolbook"/>
            <w:szCs w:val="24"/>
          </w:rPr>
          <w:t>Nurses are required to comply with recognized standards of nursing practice and to act within the scope of practice for nurses.</w:t>
        </w:r>
        <w:r w:rsidRPr="000E3AAE">
          <w:rPr>
            <w:rStyle w:val="FootnoteReference"/>
            <w:rFonts w:eastAsia="Century Schoolbook"/>
            <w:szCs w:val="24"/>
          </w:rPr>
          <w:footnoteReference w:id="4"/>
        </w:r>
        <w:r w:rsidRPr="000E3AAE">
          <w:rPr>
            <w:rFonts w:eastAsia="Century Schoolbook"/>
            <w:szCs w:val="24"/>
          </w:rPr>
          <w:t xml:space="preserve"> </w:t>
        </w:r>
      </w:ins>
    </w:p>
    <w:p w14:paraId="708E6F3A" w14:textId="77777777" w:rsidR="000E3AAE" w:rsidRPr="000E3AAE" w:rsidRDefault="000E3AAE" w:rsidP="000E3AAE">
      <w:pPr>
        <w:spacing w:line="257" w:lineRule="auto"/>
        <w:contextualSpacing/>
        <w:jc w:val="both"/>
        <w:rPr>
          <w:ins w:id="134" w:author="Barrelle, Jennifer (DPH)" w:date="2026-09-25T21:13:00Z" w16du:dateUtc="2026-09-26T01:13:00Z"/>
          <w:rFonts w:eastAsia="Century Schoolbook"/>
          <w:szCs w:val="24"/>
        </w:rPr>
      </w:pPr>
    </w:p>
    <w:p w14:paraId="234DEF85" w14:textId="77777777" w:rsidR="000E3AAE" w:rsidRPr="000E3AAE" w:rsidRDefault="000E3AAE" w:rsidP="000E3AAE">
      <w:pPr>
        <w:spacing w:line="257" w:lineRule="auto"/>
        <w:contextualSpacing/>
        <w:jc w:val="both"/>
        <w:rPr>
          <w:ins w:id="135" w:author="Barrelle, Jennifer (DPH)" w:date="2026-09-25T21:13:00Z" w16du:dateUtc="2026-09-26T01:13:00Z"/>
          <w:rFonts w:eastAsia="Century Schoolbook"/>
          <w:szCs w:val="24"/>
        </w:rPr>
      </w:pPr>
      <w:ins w:id="136" w:author="Barrelle, Jennifer (DPH)" w:date="2026-09-25T21:13:00Z" w16du:dateUtc="2026-09-26T01:13:00Z">
        <w:r w:rsidRPr="000E3AAE">
          <w:rPr>
            <w:rFonts w:eastAsia="Century Schoolbook"/>
            <w:szCs w:val="24"/>
          </w:rPr>
          <w:t>Board of Registration in Nursing (BORN) regulations require that a nurse shall perform nursing techniques and procedures, including but not limited to providing ultrasounds, only after appropriate education and demonstrated clinical competency.</w:t>
        </w:r>
        <w:r w:rsidRPr="000E3AAE">
          <w:rPr>
            <w:rStyle w:val="FootnoteReference"/>
            <w:rFonts w:eastAsia="Century Schoolbook"/>
            <w:szCs w:val="24"/>
          </w:rPr>
          <w:footnoteReference w:id="5"/>
        </w:r>
        <w:r w:rsidRPr="000E3AAE">
          <w:rPr>
            <w:rFonts w:eastAsia="Century Schoolbook"/>
            <w:szCs w:val="24"/>
          </w:rPr>
          <w:t xml:space="preserve">  In other words, a nurse is prohibited from using any technique or procedure if they have not received appropriate education and demonstrated clinical competency.  Nurses are responsible and accountable for their nursing actions, judgments, and competencies.</w:t>
        </w:r>
        <w:r w:rsidRPr="000E3AAE">
          <w:rPr>
            <w:rStyle w:val="FootnoteReference"/>
            <w:rFonts w:eastAsia="Century Schoolbook"/>
            <w:szCs w:val="24"/>
          </w:rPr>
          <w:footnoteReference w:id="6"/>
        </w:r>
      </w:ins>
    </w:p>
    <w:p w14:paraId="7FEA8712" w14:textId="77777777" w:rsidR="000E3AAE" w:rsidRPr="000E3AAE" w:rsidRDefault="000E3AAE" w:rsidP="000E3AAE">
      <w:pPr>
        <w:spacing w:line="257" w:lineRule="auto"/>
        <w:contextualSpacing/>
        <w:jc w:val="both"/>
        <w:rPr>
          <w:ins w:id="139" w:author="Barrelle, Jennifer (DPH)" w:date="2026-09-25T21:13:00Z" w16du:dateUtc="2026-09-26T01:13:00Z"/>
          <w:rFonts w:eastAsia="Century Schoolbook"/>
          <w:szCs w:val="24"/>
        </w:rPr>
      </w:pPr>
    </w:p>
    <w:p w14:paraId="634CC1DC" w14:textId="77777777" w:rsidR="000E3AAE" w:rsidRPr="000E3AAE" w:rsidRDefault="000E3AAE" w:rsidP="000E3AAE">
      <w:pPr>
        <w:spacing w:line="257" w:lineRule="auto"/>
        <w:contextualSpacing/>
        <w:jc w:val="both"/>
        <w:rPr>
          <w:ins w:id="140" w:author="Barrelle, Jennifer (DPH)" w:date="2026-09-25T21:13:00Z" w16du:dateUtc="2026-09-26T01:13:00Z"/>
          <w:rFonts w:eastAsia="Century Schoolbook"/>
          <w:szCs w:val="24"/>
        </w:rPr>
      </w:pPr>
      <w:ins w:id="141" w:author="Barrelle, Jennifer (DPH)" w:date="2026-09-25T21:13:00Z" w16du:dateUtc="2026-09-26T01:13:00Z">
        <w:r w:rsidRPr="000E3AAE">
          <w:rPr>
            <w:rFonts w:eastAsia="Century Schoolbook"/>
            <w:szCs w:val="24"/>
          </w:rPr>
          <w:t>Physicians and Advanced Practice Registered Nurses (APRN) who practice in violation of good and accepted health care practice may be disciplined for conduct which places into question their competence to practice.</w:t>
        </w:r>
        <w:r w:rsidRPr="000E3AAE">
          <w:rPr>
            <w:rStyle w:val="FootnoteReference"/>
            <w:rFonts w:eastAsia="Century Schoolbook"/>
            <w:szCs w:val="24"/>
          </w:rPr>
          <w:footnoteReference w:id="7"/>
        </w:r>
        <w:r w:rsidRPr="000E3AAE">
          <w:rPr>
            <w:rFonts w:eastAsia="Century Schoolbook"/>
            <w:szCs w:val="24"/>
          </w:rPr>
          <w:t xml:space="preserve">  For example, there is strong evidence that medication abortion reversal is unproven, unethical, and unsafe to provide to patients</w:t>
        </w:r>
        <w:r w:rsidRPr="000E3AAE">
          <w:rPr>
            <w:rStyle w:val="FootnoteReference"/>
            <w:rFonts w:eastAsia="Century Schoolbook"/>
            <w:szCs w:val="24"/>
          </w:rPr>
          <w:footnoteReference w:id="8"/>
        </w:r>
        <w:r w:rsidRPr="000E3AAE">
          <w:rPr>
            <w:rFonts w:eastAsia="Century Schoolbook"/>
            <w:szCs w:val="24"/>
          </w:rPr>
          <w:t xml:space="preserve">; such that a physician or APRN who offers or provides this treatment could be found to be practicing inconsistently with accepted practice and subject to discipline. </w:t>
        </w:r>
      </w:ins>
    </w:p>
    <w:p w14:paraId="12B60CBC" w14:textId="77777777" w:rsidR="000E3AAE" w:rsidRPr="000E3AAE" w:rsidRDefault="000E3AAE" w:rsidP="000E3AAE">
      <w:pPr>
        <w:spacing w:line="257" w:lineRule="auto"/>
        <w:contextualSpacing/>
        <w:jc w:val="both"/>
        <w:rPr>
          <w:ins w:id="144" w:author="Barrelle, Jennifer (DPH)" w:date="2026-09-25T21:13:00Z" w16du:dateUtc="2026-09-26T01:13:00Z"/>
          <w:rFonts w:eastAsia="Century Schoolbook"/>
          <w:szCs w:val="24"/>
        </w:rPr>
      </w:pPr>
    </w:p>
    <w:p w14:paraId="6D134CC7" w14:textId="08030FF7" w:rsidR="000E3AAE" w:rsidRPr="000E3AAE" w:rsidRDefault="000E3AAE" w:rsidP="765B9524">
      <w:pPr>
        <w:spacing w:line="257" w:lineRule="auto"/>
        <w:contextualSpacing/>
        <w:jc w:val="both"/>
        <w:rPr>
          <w:ins w:id="145" w:author="Barrelle, Jennifer (DPH)" w:date="2026-09-25T21:13:00Z" w16du:dateUtc="2026-09-26T01:13:00Z"/>
          <w:rFonts w:eastAsia="Century Schoolbook"/>
        </w:rPr>
      </w:pPr>
      <w:ins w:id="146" w:author="Barrelle, Jennifer (DPH)" w:date="2026-09-25T21:13:00Z" w16du:dateUtc="2026-09-26T01:13:00Z">
        <w:r w:rsidRPr="765B9524">
          <w:rPr>
            <w:rFonts w:eastAsia="Century Schoolbook"/>
          </w:rPr>
          <w:t xml:space="preserve">Similarly, physician assistants </w:t>
        </w:r>
        <w:r w:rsidR="4EF647A6" w:rsidRPr="765B9524">
          <w:rPr>
            <w:rFonts w:eastAsia="Century Schoolbook"/>
          </w:rPr>
          <w:t xml:space="preserve">(PAs) </w:t>
        </w:r>
        <w:r w:rsidRPr="765B9524">
          <w:rPr>
            <w:rFonts w:eastAsia="Century Schoolbook"/>
          </w:rPr>
          <w:t>must act within the scope of practice for PAs, 263 CMR 5.09(4), and may only assume duties and responsibilities within their scope of practice and for which they have acquired and maintained necessary knowledge, skills, and abilities.</w:t>
        </w:r>
        <w:r w:rsidRPr="765B9524">
          <w:rPr>
            <w:rStyle w:val="FootnoteReference"/>
            <w:rFonts w:eastAsia="Century Schoolbook"/>
          </w:rPr>
          <w:footnoteReference w:id="9"/>
        </w:r>
        <w:r w:rsidRPr="765B9524">
          <w:rPr>
            <w:rFonts w:eastAsia="Century Schoolbook"/>
          </w:rPr>
          <w:t xml:space="preserve">  </w:t>
        </w:r>
      </w:ins>
    </w:p>
    <w:p w14:paraId="18756F3F" w14:textId="77777777" w:rsidR="000E3AAE" w:rsidRPr="000E3AAE" w:rsidRDefault="000E3AAE" w:rsidP="000E3AAE">
      <w:pPr>
        <w:spacing w:line="257" w:lineRule="auto"/>
        <w:contextualSpacing/>
        <w:jc w:val="both"/>
        <w:rPr>
          <w:ins w:id="148" w:author="Barrelle, Jennifer (DPH)" w:date="2026-09-25T21:13:00Z" w16du:dateUtc="2026-09-26T01:13:00Z"/>
          <w:rFonts w:eastAsia="Century Schoolbook"/>
          <w:szCs w:val="24"/>
        </w:rPr>
      </w:pPr>
    </w:p>
    <w:p w14:paraId="6C398E96" w14:textId="77777777" w:rsidR="000E3AAE" w:rsidRPr="000E3AAE" w:rsidRDefault="000E3AAE" w:rsidP="000E3AAE">
      <w:pPr>
        <w:spacing w:line="257" w:lineRule="auto"/>
        <w:contextualSpacing/>
        <w:jc w:val="both"/>
        <w:rPr>
          <w:ins w:id="149" w:author="Barrelle, Jennifer (DPH)" w:date="2026-09-25T21:13:00Z" w16du:dateUtc="2026-09-26T01:13:00Z"/>
          <w:rFonts w:eastAsia="Century Schoolbook"/>
          <w:b/>
          <w:bCs/>
          <w:szCs w:val="24"/>
        </w:rPr>
      </w:pPr>
      <w:ins w:id="150" w:author="Barrelle, Jennifer (DPH)" w:date="2026-09-25T21:13:00Z" w16du:dateUtc="2026-09-26T01:13:00Z">
        <w:r w:rsidRPr="000E3AAE">
          <w:rPr>
            <w:rFonts w:eastAsia="Century Schoolbook"/>
            <w:b/>
            <w:bCs/>
            <w:szCs w:val="24"/>
          </w:rPr>
          <w:t xml:space="preserve">Failure to comply with recognized standards of practice is grounds for professional discipline, up to and including license revocation.  </w:t>
        </w:r>
      </w:ins>
    </w:p>
    <w:p w14:paraId="7720145D" w14:textId="77777777" w:rsidR="000E3AAE" w:rsidRPr="000E3AAE" w:rsidRDefault="000E3AAE" w:rsidP="000E3AAE">
      <w:pPr>
        <w:spacing w:line="257" w:lineRule="auto"/>
        <w:contextualSpacing/>
        <w:jc w:val="both"/>
        <w:rPr>
          <w:ins w:id="151" w:author="Barrelle, Jennifer (DPH)" w:date="2026-09-25T21:13:00Z" w16du:dateUtc="2026-09-26T01:13:00Z"/>
          <w:rFonts w:eastAsia="Century Schoolbook"/>
          <w:szCs w:val="24"/>
        </w:rPr>
      </w:pPr>
    </w:p>
    <w:p w14:paraId="24BA2800" w14:textId="77777777" w:rsidR="000E3AAE" w:rsidRPr="000E3AAE" w:rsidRDefault="000E3AAE" w:rsidP="000E3AAE">
      <w:pPr>
        <w:pStyle w:val="ListParagraph"/>
        <w:numPr>
          <w:ilvl w:val="0"/>
          <w:numId w:val="1"/>
        </w:numPr>
        <w:spacing w:line="257" w:lineRule="auto"/>
        <w:jc w:val="both"/>
        <w:rPr>
          <w:ins w:id="152" w:author="Barrelle, Jennifer (DPH)" w:date="2026-09-25T21:13:00Z" w16du:dateUtc="2026-09-26T01:13:00Z"/>
          <w:rFonts w:ascii="Times New Roman" w:eastAsia="Century Schoolbook" w:hAnsi="Times New Roman" w:cs="Times New Roman"/>
          <w:b/>
          <w:i/>
          <w:iCs/>
          <w:sz w:val="24"/>
          <w:szCs w:val="24"/>
        </w:rPr>
      </w:pPr>
      <w:ins w:id="153" w:author="Barrelle, Jennifer (DPH)" w:date="2026-09-25T21:13:00Z" w16du:dateUtc="2026-09-26T01:13:00Z">
        <w:r w:rsidRPr="000E3AAE">
          <w:rPr>
            <w:rFonts w:ascii="Times New Roman" w:eastAsia="Century Schoolbook" w:hAnsi="Times New Roman" w:cs="Times New Roman"/>
            <w:b/>
            <w:i/>
            <w:iCs/>
            <w:sz w:val="24"/>
            <w:szCs w:val="24"/>
            <w:u w:val="single"/>
          </w:rPr>
          <w:t>Licensed healthcare professionals, including physicians, nurses, and physician assistants, may not engage in deceitful conduct or any conduct that poses a risk to public health, safety, or welfare</w:t>
        </w:r>
        <w:r w:rsidRPr="000E3AAE">
          <w:rPr>
            <w:rFonts w:ascii="Times New Roman" w:eastAsia="Century Schoolbook" w:hAnsi="Times New Roman" w:cs="Times New Roman"/>
            <w:b/>
            <w:i/>
            <w:iCs/>
            <w:sz w:val="24"/>
            <w:szCs w:val="24"/>
          </w:rPr>
          <w:t xml:space="preserve">. </w:t>
        </w:r>
      </w:ins>
    </w:p>
    <w:p w14:paraId="149D575A" w14:textId="77777777" w:rsidR="000E3AAE" w:rsidRPr="000E3AAE" w:rsidRDefault="000E3AAE" w:rsidP="000E3AAE">
      <w:pPr>
        <w:tabs>
          <w:tab w:val="left" w:pos="3600"/>
        </w:tabs>
        <w:contextualSpacing/>
        <w:jc w:val="both"/>
        <w:rPr>
          <w:ins w:id="154" w:author="Barrelle, Jennifer (DPH)" w:date="2026-09-25T21:13:00Z" w16du:dateUtc="2026-09-26T01:13:00Z"/>
          <w:color w:val="141414"/>
          <w:szCs w:val="24"/>
        </w:rPr>
      </w:pPr>
      <w:ins w:id="155" w:author="Barrelle, Jennifer (DPH)" w:date="2026-09-25T21:13:00Z" w16du:dateUtc="2026-09-26T01:13:00Z">
        <w:r w:rsidRPr="000E3AAE">
          <w:rPr>
            <w:color w:val="141414"/>
            <w:szCs w:val="24"/>
          </w:rPr>
          <w:t>Physicians may not practice medicine deceitfully or engage in conduct which has the capacity to deceive or defraud.</w:t>
        </w:r>
        <w:r w:rsidRPr="000E3AAE">
          <w:rPr>
            <w:rStyle w:val="FootnoteReference"/>
            <w:rFonts w:eastAsiaTheme="minorHAnsi"/>
            <w:color w:val="141414"/>
            <w:szCs w:val="24"/>
          </w:rPr>
          <w:footnoteReference w:id="10"/>
        </w:r>
        <w:r w:rsidRPr="000E3AAE">
          <w:rPr>
            <w:color w:val="141414"/>
            <w:szCs w:val="24"/>
          </w:rPr>
          <w:t xml:space="preserve">  They also may not advertise in a manner that is false, deceptive, or misleading, or that has the effect of intimidating or exerting undue pressure.</w:t>
        </w:r>
        <w:r w:rsidRPr="000E3AAE">
          <w:rPr>
            <w:rStyle w:val="FootnoteReference"/>
            <w:rFonts w:eastAsiaTheme="minorHAnsi"/>
            <w:color w:val="141414"/>
            <w:szCs w:val="24"/>
          </w:rPr>
          <w:footnoteReference w:id="11"/>
        </w:r>
        <w:r w:rsidRPr="000E3AAE">
          <w:rPr>
            <w:color w:val="141414"/>
            <w:szCs w:val="24"/>
          </w:rPr>
          <w:t xml:space="preserve">  Nor may they engage in conduct that undermines public confidence in the integrity of the medical profession, even where the physician may not have engaged in wrongdoing or deceit.</w:t>
        </w:r>
        <w:r w:rsidRPr="000E3AAE">
          <w:rPr>
            <w:rStyle w:val="FootnoteReference"/>
            <w:rFonts w:eastAsiaTheme="minorHAnsi"/>
            <w:color w:val="141414"/>
            <w:szCs w:val="24"/>
          </w:rPr>
          <w:footnoteReference w:id="12"/>
        </w:r>
        <w:r w:rsidRPr="000E3AAE">
          <w:rPr>
            <w:color w:val="141414"/>
            <w:szCs w:val="24"/>
          </w:rPr>
          <w:t xml:space="preserve">  </w:t>
        </w:r>
      </w:ins>
    </w:p>
    <w:p w14:paraId="732CD8E1" w14:textId="77777777" w:rsidR="000E3AAE" w:rsidRPr="000E3AAE" w:rsidRDefault="000E3AAE" w:rsidP="000E3AAE">
      <w:pPr>
        <w:tabs>
          <w:tab w:val="left" w:pos="3600"/>
        </w:tabs>
        <w:contextualSpacing/>
        <w:jc w:val="both"/>
        <w:rPr>
          <w:ins w:id="159" w:author="Barrelle, Jennifer (DPH)" w:date="2026-09-25T21:13:00Z" w16du:dateUtc="2026-09-26T01:13:00Z"/>
          <w:color w:val="141414"/>
          <w:szCs w:val="24"/>
        </w:rPr>
      </w:pPr>
    </w:p>
    <w:p w14:paraId="1A8930FE" w14:textId="77777777" w:rsidR="000E3AAE" w:rsidRPr="000E3AAE" w:rsidRDefault="000E3AAE" w:rsidP="000E3AAE">
      <w:pPr>
        <w:tabs>
          <w:tab w:val="left" w:pos="3600"/>
        </w:tabs>
        <w:contextualSpacing/>
        <w:jc w:val="both"/>
        <w:rPr>
          <w:ins w:id="160" w:author="Barrelle, Jennifer (DPH)" w:date="2026-09-25T21:13:00Z" w16du:dateUtc="2026-09-26T01:13:00Z"/>
          <w:color w:val="141414"/>
          <w:szCs w:val="24"/>
        </w:rPr>
      </w:pPr>
      <w:ins w:id="161" w:author="Barrelle, Jennifer (DPH)" w:date="2026-09-25T21:13:00Z" w16du:dateUtc="2026-09-26T01:13:00Z">
        <w:r w:rsidRPr="000E3AAE">
          <w:rPr>
            <w:color w:val="141414"/>
            <w:szCs w:val="24"/>
          </w:rPr>
          <w:t>These principles have been specifically applied to advertising and communications concerning the qualifications and licensure of an unlicensed individual providing services in the same location as the physician.  For example, advertising or communications that suggest interpretation of ultrasound results is being performed by a licensed and qualified provider, when the person interpreting the results is not licensed or qualified would constitute false, deceptive, and misleading practice.  Additionally, licensed individuals practicing in the setting where any such service is provided undermines the public confidence.  Conduct or advertising which is objectively deceptive, even if technically accurate, is prohibited and may be the basis for discipline, irrespective of whether the physician had an intent to deceive or whether anyone was subjectively deceived</w:t>
        </w:r>
        <w:r w:rsidRPr="000E3AAE">
          <w:rPr>
            <w:rStyle w:val="FootnoteReference"/>
            <w:rFonts w:eastAsiaTheme="minorHAnsi"/>
            <w:color w:val="141414"/>
            <w:szCs w:val="24"/>
          </w:rPr>
          <w:footnoteReference w:id="13"/>
        </w:r>
        <w:r w:rsidRPr="000E3AAE">
          <w:rPr>
            <w:color w:val="141414"/>
            <w:szCs w:val="24"/>
          </w:rPr>
          <w:t>.</w:t>
        </w:r>
      </w:ins>
    </w:p>
    <w:p w14:paraId="1C29407D" w14:textId="77777777" w:rsidR="000E3AAE" w:rsidRPr="000E3AAE" w:rsidRDefault="000E3AAE" w:rsidP="000E3AAE">
      <w:pPr>
        <w:spacing w:line="257" w:lineRule="auto"/>
        <w:contextualSpacing/>
        <w:jc w:val="both"/>
        <w:rPr>
          <w:ins w:id="163" w:author="Barrelle, Jennifer (DPH)" w:date="2026-09-25T21:13:00Z" w16du:dateUtc="2026-09-26T01:13:00Z"/>
          <w:rFonts w:eastAsia="Century Schoolbook"/>
          <w:szCs w:val="24"/>
        </w:rPr>
      </w:pPr>
    </w:p>
    <w:p w14:paraId="759BC86F" w14:textId="77777777" w:rsidR="000E3AAE" w:rsidRPr="000E3AAE" w:rsidRDefault="000E3AAE" w:rsidP="765B9524">
      <w:pPr>
        <w:spacing w:line="257" w:lineRule="auto"/>
        <w:contextualSpacing/>
        <w:jc w:val="both"/>
        <w:rPr>
          <w:ins w:id="164" w:author="Barrelle, Jennifer (DPH)" w:date="2026-09-25T21:13:00Z" w16du:dateUtc="2026-09-26T01:13:00Z"/>
          <w:rFonts w:eastAsia="Century Schoolbook"/>
        </w:rPr>
      </w:pPr>
      <w:ins w:id="165" w:author="Barrelle, Jennifer (DPH)" w:date="2026-09-25T21:13:00Z" w16du:dateUtc="2026-09-26T01:13:00Z">
        <w:r w:rsidRPr="765B9524">
          <w:rPr>
            <w:rFonts w:eastAsia="Century Schoolbook"/>
          </w:rPr>
          <w:t>BORN regulations also prohibit a nurse from engaging in any fraudulent conduct, and any conduct likely to have an adverse effect on health, safety, or welfare of the public.</w:t>
        </w:r>
        <w:r w:rsidRPr="765B9524">
          <w:rPr>
            <w:rStyle w:val="FootnoteReference"/>
            <w:rFonts w:eastAsia="Century Schoolbook"/>
          </w:rPr>
          <w:footnoteReference w:id="14"/>
        </w:r>
        <w:r w:rsidRPr="765B9524">
          <w:rPr>
            <w:rFonts w:eastAsia="Century Schoolbook"/>
          </w:rPr>
          <w:t xml:space="preserve">  Any conduct that undermines public confidence in the integrity of the profession is grounds for discipline of a nursing or physician assistant license.</w:t>
        </w:r>
        <w:r w:rsidRPr="765B9524">
          <w:rPr>
            <w:rStyle w:val="FootnoteReference"/>
            <w:rFonts w:eastAsia="Century Schoolbook"/>
          </w:rPr>
          <w:footnoteReference w:id="15"/>
        </w:r>
        <w:r w:rsidRPr="765B9524">
          <w:rPr>
            <w:rFonts w:eastAsia="Century Schoolbook"/>
          </w:rPr>
          <w:t xml:space="preserve">  </w:t>
        </w:r>
      </w:ins>
    </w:p>
    <w:p w14:paraId="74654009" w14:textId="77777777" w:rsidR="000E3AAE" w:rsidRPr="000E3AAE" w:rsidRDefault="000E3AAE" w:rsidP="000E3AAE">
      <w:pPr>
        <w:spacing w:line="257" w:lineRule="auto"/>
        <w:contextualSpacing/>
        <w:jc w:val="both"/>
        <w:rPr>
          <w:ins w:id="168" w:author="Barrelle, Jennifer (DPH)" w:date="2026-09-25T21:13:00Z" w16du:dateUtc="2026-09-26T01:13:00Z"/>
          <w:rFonts w:eastAsia="Century Schoolbook"/>
          <w:szCs w:val="24"/>
        </w:rPr>
      </w:pPr>
    </w:p>
    <w:p w14:paraId="6B5680E5" w14:textId="77777777" w:rsidR="000E3AAE" w:rsidRPr="000E3AAE" w:rsidRDefault="000E3AAE" w:rsidP="000E3AAE">
      <w:pPr>
        <w:spacing w:line="257" w:lineRule="auto"/>
        <w:contextualSpacing/>
        <w:jc w:val="both"/>
        <w:rPr>
          <w:ins w:id="169" w:author="Barrelle, Jennifer (DPH)" w:date="2026-09-25T21:13:00Z" w16du:dateUtc="2026-09-26T01:13:00Z"/>
          <w:rFonts w:eastAsia="Century Schoolbook"/>
          <w:szCs w:val="24"/>
        </w:rPr>
      </w:pPr>
      <w:ins w:id="170" w:author="Barrelle, Jennifer (DPH)" w:date="2026-09-25T21:13:00Z" w16du:dateUtc="2026-09-26T01:13:00Z">
        <w:r w:rsidRPr="000E3AAE">
          <w:rPr>
            <w:rFonts w:eastAsia="Century Schoolbook"/>
            <w:szCs w:val="24"/>
          </w:rPr>
          <w:t xml:space="preserve">The BORN and Board of Registration of Physician Assistants (BORPA) regulations further prohibit nurses and PAs from exercising undue influence on a patient, including the promotion or sale of services, goods, appliances, or drugs, in such a manner as to exploit the patient for financial gain of the nurse or a third party.  </w:t>
        </w:r>
      </w:ins>
    </w:p>
    <w:p w14:paraId="709BB31F" w14:textId="77777777" w:rsidR="000E3AAE" w:rsidRPr="000E3AAE" w:rsidRDefault="000E3AAE" w:rsidP="000E3AAE">
      <w:pPr>
        <w:spacing w:line="257" w:lineRule="auto"/>
        <w:ind w:firstLine="720"/>
        <w:contextualSpacing/>
        <w:jc w:val="both"/>
        <w:rPr>
          <w:ins w:id="171" w:author="Barrelle, Jennifer (DPH)" w:date="2026-09-25T21:13:00Z" w16du:dateUtc="2026-09-26T01:13:00Z"/>
          <w:rFonts w:eastAsia="Century Schoolbook"/>
          <w:szCs w:val="24"/>
        </w:rPr>
      </w:pPr>
    </w:p>
    <w:p w14:paraId="203395B0" w14:textId="77777777" w:rsidR="000E3AAE" w:rsidRPr="000E3AAE" w:rsidRDefault="000E3AAE" w:rsidP="000E3AAE">
      <w:pPr>
        <w:spacing w:line="257" w:lineRule="auto"/>
        <w:contextualSpacing/>
        <w:jc w:val="both"/>
        <w:rPr>
          <w:ins w:id="172" w:author="Barrelle, Jennifer (DPH)" w:date="2026-09-25T21:13:00Z" w16du:dateUtc="2026-09-26T01:13:00Z"/>
          <w:rFonts w:eastAsia="Century Schoolbook"/>
          <w:szCs w:val="24"/>
        </w:rPr>
      </w:pPr>
      <w:ins w:id="173" w:author="Barrelle, Jennifer (DPH)" w:date="2026-09-25T21:13:00Z" w16du:dateUtc="2026-09-26T01:13:00Z">
        <w:r w:rsidRPr="000E3AAE">
          <w:rPr>
            <w:rFonts w:eastAsia="Century Schoolbook"/>
            <w:szCs w:val="24"/>
          </w:rPr>
          <w:t>A nurse or physician assistant may not engage in any behavior that is likely to have an adverse effect on the health, safety, or welfare of the public.</w:t>
        </w:r>
        <w:r w:rsidRPr="000E3AAE">
          <w:rPr>
            <w:rStyle w:val="FootnoteReference"/>
            <w:rFonts w:eastAsia="Century Schoolbook"/>
            <w:szCs w:val="24"/>
          </w:rPr>
          <w:footnoteReference w:id="16"/>
        </w:r>
        <w:r w:rsidRPr="000E3AAE">
          <w:rPr>
            <w:rFonts w:eastAsia="Century Schoolbook"/>
            <w:szCs w:val="24"/>
          </w:rPr>
          <w:t xml:space="preserve"> </w:t>
        </w:r>
        <w:r w:rsidRPr="000E3AAE">
          <w:rPr>
            <w:rStyle w:val="FootnoteReference"/>
            <w:rFonts w:eastAsia="Century Schoolbook"/>
            <w:szCs w:val="24"/>
          </w:rPr>
          <w:footnoteReference w:id="17"/>
        </w:r>
        <w:r w:rsidRPr="000E3AAE">
          <w:rPr>
            <w:rFonts w:eastAsia="Century Schoolbook"/>
            <w:szCs w:val="24"/>
          </w:rPr>
          <w:t xml:space="preserve"> </w:t>
        </w:r>
      </w:ins>
    </w:p>
    <w:p w14:paraId="76024A4A" w14:textId="77777777" w:rsidR="000E3AAE" w:rsidRPr="000E3AAE" w:rsidRDefault="000E3AAE" w:rsidP="000E3AAE">
      <w:pPr>
        <w:spacing w:line="257" w:lineRule="auto"/>
        <w:contextualSpacing/>
        <w:jc w:val="both"/>
        <w:rPr>
          <w:ins w:id="176" w:author="Barrelle, Jennifer (DPH)" w:date="2026-09-25T21:13:00Z" w16du:dateUtc="2026-09-26T01:13:00Z"/>
          <w:rFonts w:eastAsia="Century Schoolbook"/>
          <w:szCs w:val="24"/>
        </w:rPr>
      </w:pPr>
    </w:p>
    <w:p w14:paraId="50E8F26A" w14:textId="77777777" w:rsidR="000E3AAE" w:rsidRPr="000E3AAE" w:rsidRDefault="000E3AAE" w:rsidP="000E3AAE">
      <w:pPr>
        <w:spacing w:line="257" w:lineRule="auto"/>
        <w:contextualSpacing/>
        <w:jc w:val="both"/>
        <w:rPr>
          <w:ins w:id="177" w:author="Barrelle, Jennifer (DPH)" w:date="2026-09-25T21:13:00Z" w16du:dateUtc="2026-09-26T01:13:00Z"/>
          <w:rFonts w:eastAsia="Century Schoolbook"/>
          <w:szCs w:val="24"/>
        </w:rPr>
      </w:pPr>
      <w:ins w:id="178" w:author="Barrelle, Jennifer (DPH)" w:date="2026-09-25T21:13:00Z" w16du:dateUtc="2026-09-26T01:13:00Z">
        <w:r w:rsidRPr="000E3AAE">
          <w:rPr>
            <w:rFonts w:eastAsia="Century Schoolbook"/>
            <w:szCs w:val="24"/>
          </w:rPr>
          <w:t>A nurse or physician assistant shall not knowingly falsify, or attempt to falsify, any documentation or information related to any aspect of their practice or delivery of medical services.</w:t>
        </w:r>
        <w:r w:rsidRPr="000E3AAE">
          <w:rPr>
            <w:rStyle w:val="FootnoteReference"/>
            <w:rFonts w:eastAsia="Century Schoolbook"/>
            <w:szCs w:val="24"/>
          </w:rPr>
          <w:footnoteReference w:id="18"/>
        </w:r>
        <w:r w:rsidRPr="000E3AAE">
          <w:rPr>
            <w:rFonts w:eastAsia="Century Schoolbook"/>
            <w:szCs w:val="24"/>
          </w:rPr>
          <w:t xml:space="preserve">  </w:t>
        </w:r>
      </w:ins>
    </w:p>
    <w:p w14:paraId="13A8BE54" w14:textId="77777777" w:rsidR="000E3AAE" w:rsidRPr="000E3AAE" w:rsidRDefault="000E3AAE" w:rsidP="000E3AAE">
      <w:pPr>
        <w:spacing w:line="257" w:lineRule="auto"/>
        <w:ind w:firstLine="720"/>
        <w:contextualSpacing/>
        <w:jc w:val="both"/>
        <w:rPr>
          <w:ins w:id="180" w:author="Barrelle, Jennifer (DPH)" w:date="2026-09-25T21:13:00Z" w16du:dateUtc="2026-09-26T01:13:00Z"/>
          <w:rFonts w:eastAsia="Century Schoolbook"/>
          <w:szCs w:val="24"/>
        </w:rPr>
      </w:pPr>
    </w:p>
    <w:p w14:paraId="4B9A4C9F" w14:textId="77777777" w:rsidR="000E3AAE" w:rsidRPr="000E3AAE" w:rsidRDefault="000E3AAE" w:rsidP="000E3AAE">
      <w:pPr>
        <w:spacing w:line="257" w:lineRule="auto"/>
        <w:contextualSpacing/>
        <w:jc w:val="both"/>
        <w:rPr>
          <w:ins w:id="181" w:author="Barrelle, Jennifer (DPH)" w:date="2026-09-25T21:13:00Z" w16du:dateUtc="2026-09-26T01:13:00Z"/>
          <w:rFonts w:eastAsia="Century Schoolbook"/>
          <w:szCs w:val="24"/>
        </w:rPr>
      </w:pPr>
      <w:ins w:id="182" w:author="Barrelle, Jennifer (DPH)" w:date="2026-09-25T21:13:00Z" w16du:dateUtc="2026-09-26T01:13:00Z">
        <w:r w:rsidRPr="000E3AAE">
          <w:rPr>
            <w:rFonts w:eastAsia="Century Schoolbook"/>
            <w:szCs w:val="24"/>
          </w:rPr>
          <w:t>Finally, the regulations explicitly prohibit nurses and PAs from engaging in false, deceptive, or misleading advertising or any other fraudulent practice.</w:t>
        </w:r>
        <w:r w:rsidRPr="000E3AAE">
          <w:rPr>
            <w:rStyle w:val="FootnoteReference"/>
            <w:rFonts w:eastAsia="Century Schoolbook"/>
            <w:szCs w:val="24"/>
          </w:rPr>
          <w:footnoteReference w:id="19"/>
        </w:r>
        <w:r w:rsidRPr="000E3AAE">
          <w:rPr>
            <w:rFonts w:eastAsia="Century Schoolbook"/>
            <w:szCs w:val="24"/>
          </w:rPr>
          <w:t xml:space="preserve">  </w:t>
        </w:r>
      </w:ins>
    </w:p>
    <w:p w14:paraId="797A3AC3" w14:textId="77777777" w:rsidR="000E3AAE" w:rsidRPr="000E3AAE" w:rsidRDefault="000E3AAE" w:rsidP="000E3AAE">
      <w:pPr>
        <w:spacing w:line="257" w:lineRule="auto"/>
        <w:contextualSpacing/>
        <w:jc w:val="both"/>
        <w:rPr>
          <w:ins w:id="184" w:author="Barrelle, Jennifer (DPH)" w:date="2026-09-25T21:13:00Z" w16du:dateUtc="2026-09-26T01:13:00Z"/>
          <w:rFonts w:eastAsia="Century Schoolbook"/>
          <w:szCs w:val="24"/>
        </w:rPr>
      </w:pPr>
    </w:p>
    <w:p w14:paraId="612D4439" w14:textId="77777777" w:rsidR="000E3AAE" w:rsidRPr="000E3AAE" w:rsidRDefault="000E3AAE" w:rsidP="000E3AAE">
      <w:pPr>
        <w:spacing w:line="257" w:lineRule="auto"/>
        <w:contextualSpacing/>
        <w:jc w:val="both"/>
        <w:rPr>
          <w:ins w:id="185" w:author="Barrelle, Jennifer (DPH)" w:date="2026-09-25T21:13:00Z" w16du:dateUtc="2026-09-26T01:13:00Z"/>
          <w:rFonts w:eastAsia="Century Schoolbook"/>
          <w:szCs w:val="24"/>
        </w:rPr>
      </w:pPr>
      <w:ins w:id="186" w:author="Barrelle, Jennifer (DPH)" w:date="2026-09-25T21:13:00Z" w16du:dateUtc="2026-09-26T01:13:00Z">
        <w:r w:rsidRPr="000E3AAE">
          <w:rPr>
            <w:rFonts w:eastAsia="Century Schoolbook"/>
            <w:szCs w:val="24"/>
          </w:rPr>
          <w:t xml:space="preserve">Based on the foregoing, any conduct or communication by a physician, nurse, or PA that is misleading or inaccurate would be a violation of regulations governing practice of the profession and may be grounds for discipline which could include but may not be limited to reprimand, probation, suspension, or revocation of the individual’s license to practice.  </w:t>
        </w:r>
      </w:ins>
    </w:p>
    <w:p w14:paraId="209F2270" w14:textId="77777777" w:rsidR="000E3AAE" w:rsidRPr="000E3AAE" w:rsidRDefault="000E3AAE" w:rsidP="000E3AAE">
      <w:pPr>
        <w:spacing w:line="257" w:lineRule="auto"/>
        <w:contextualSpacing/>
        <w:jc w:val="both"/>
        <w:rPr>
          <w:ins w:id="187" w:author="Barrelle, Jennifer (DPH)" w:date="2026-09-25T21:13:00Z" w16du:dateUtc="2026-09-26T01:13:00Z"/>
          <w:rFonts w:eastAsia="Century Schoolbook"/>
          <w:szCs w:val="24"/>
        </w:rPr>
      </w:pPr>
    </w:p>
    <w:p w14:paraId="13F8F377" w14:textId="77777777" w:rsidR="000E3AAE" w:rsidRPr="000E3AAE" w:rsidRDefault="000E3AAE" w:rsidP="000E3AAE">
      <w:pPr>
        <w:jc w:val="both"/>
        <w:rPr>
          <w:ins w:id="188" w:author="Barrelle, Jennifer (DPH)" w:date="2026-09-25T21:13:00Z" w16du:dateUtc="2026-09-26T01:13:00Z"/>
          <w:rFonts w:eastAsia="Century Schoolbook"/>
          <w:szCs w:val="24"/>
        </w:rPr>
      </w:pPr>
      <w:ins w:id="189" w:author="Barrelle, Jennifer (DPH)" w:date="2026-09-25T21:13:00Z" w16du:dateUtc="2026-09-26T01:13:00Z">
        <w:r w:rsidRPr="000E3AAE">
          <w:rPr>
            <w:rFonts w:eastAsia="Century Schoolbook"/>
            <w:szCs w:val="24"/>
          </w:rPr>
          <w:t>All services performed by a physician assistant must be supervised by a licensed physician and the services must be: (1) within the competence of the PA, as determined by the supervising physician; and (2) within the scope of services for which the supervising physician can provide adequate supervision.</w:t>
        </w:r>
        <w:r w:rsidRPr="000E3AAE">
          <w:rPr>
            <w:rStyle w:val="FootnoteReference"/>
            <w:rFonts w:eastAsia="Century Schoolbook"/>
            <w:szCs w:val="24"/>
          </w:rPr>
          <w:footnoteReference w:id="20"/>
        </w:r>
        <w:r w:rsidRPr="000E3AAE">
          <w:rPr>
            <w:rFonts w:eastAsia="Century Schoolbook"/>
            <w:szCs w:val="24"/>
          </w:rPr>
          <w:t xml:space="preserve">  Moreover, the supervising physician must provide supervision adequate to ensure the PA practices medicine in accordance with accepted standards of medical practice. </w:t>
        </w:r>
        <w:r w:rsidRPr="000E3AAE">
          <w:rPr>
            <w:rStyle w:val="FootnoteReference"/>
            <w:rFonts w:eastAsia="Century Schoolbook"/>
            <w:szCs w:val="24"/>
          </w:rPr>
          <w:footnoteReference w:id="21"/>
        </w:r>
      </w:ins>
    </w:p>
    <w:p w14:paraId="50A0C85D" w14:textId="77777777" w:rsidR="000E3AAE" w:rsidRPr="000E3AAE" w:rsidRDefault="000E3AAE" w:rsidP="000E3AAE">
      <w:pPr>
        <w:jc w:val="both"/>
        <w:rPr>
          <w:ins w:id="192" w:author="Barrelle, Jennifer (DPH)" w:date="2026-09-25T21:13:00Z" w16du:dateUtc="2026-09-26T01:13:00Z"/>
          <w:rFonts w:eastAsia="Century Schoolbook"/>
          <w:b/>
          <w:szCs w:val="24"/>
          <w:u w:val="single"/>
        </w:rPr>
      </w:pPr>
    </w:p>
    <w:p w14:paraId="4333711A" w14:textId="77777777" w:rsidR="000E3AAE" w:rsidRPr="000E3AAE" w:rsidRDefault="000E3AAE" w:rsidP="000E3AAE">
      <w:pPr>
        <w:pStyle w:val="ListParagraph"/>
        <w:numPr>
          <w:ilvl w:val="0"/>
          <w:numId w:val="1"/>
        </w:numPr>
        <w:spacing w:line="257" w:lineRule="auto"/>
        <w:jc w:val="both"/>
        <w:rPr>
          <w:ins w:id="193" w:author="Barrelle, Jennifer (DPH)" w:date="2026-09-25T21:13:00Z" w16du:dateUtc="2026-09-26T01:13:00Z"/>
          <w:rFonts w:ascii="Times New Roman" w:eastAsia="Century Schoolbook" w:hAnsi="Times New Roman" w:cs="Times New Roman"/>
          <w:b/>
          <w:i/>
          <w:iCs/>
          <w:sz w:val="24"/>
          <w:szCs w:val="24"/>
        </w:rPr>
      </w:pPr>
      <w:ins w:id="194" w:author="Barrelle, Jennifer (DPH)" w:date="2026-09-25T21:13:00Z" w16du:dateUtc="2026-09-26T01:13:00Z">
        <w:r w:rsidRPr="000E3AAE">
          <w:rPr>
            <w:rFonts w:ascii="Times New Roman" w:eastAsia="Century Schoolbook" w:hAnsi="Times New Roman" w:cs="Times New Roman"/>
            <w:b/>
            <w:i/>
            <w:iCs/>
            <w:sz w:val="24"/>
            <w:szCs w:val="24"/>
            <w:u w:val="single"/>
          </w:rPr>
          <w:t xml:space="preserve">Licensed healthcare professionals, including physicians, nurses, and physician assistants, are required to comply with the law. </w:t>
        </w:r>
        <w:r w:rsidRPr="000E3AAE">
          <w:rPr>
            <w:rFonts w:ascii="Times New Roman" w:eastAsia="Century Schoolbook" w:hAnsi="Times New Roman" w:cs="Times New Roman"/>
            <w:b/>
            <w:i/>
            <w:iCs/>
            <w:sz w:val="24"/>
            <w:szCs w:val="24"/>
          </w:rPr>
          <w:t xml:space="preserve"> </w:t>
        </w:r>
      </w:ins>
    </w:p>
    <w:p w14:paraId="2786B9B4" w14:textId="77777777" w:rsidR="000E3AAE" w:rsidRPr="000E3AAE" w:rsidRDefault="000E3AAE" w:rsidP="000E3AAE">
      <w:pPr>
        <w:spacing w:line="257" w:lineRule="auto"/>
        <w:contextualSpacing/>
        <w:jc w:val="both"/>
        <w:rPr>
          <w:ins w:id="195" w:author="Barrelle, Jennifer (DPH)" w:date="2026-09-25T21:13:00Z" w16du:dateUtc="2026-09-26T01:13:00Z"/>
          <w:rFonts w:eastAsia="Century Schoolbook"/>
          <w:szCs w:val="24"/>
        </w:rPr>
      </w:pPr>
      <w:ins w:id="196" w:author="Barrelle, Jennifer (DPH)" w:date="2026-09-25T21:13:00Z" w16du:dateUtc="2026-09-26T01:13:00Z">
        <w:r w:rsidRPr="000E3AAE">
          <w:rPr>
            <w:rFonts w:eastAsia="Century Schoolbook"/>
            <w:szCs w:val="24"/>
          </w:rPr>
          <w:t xml:space="preserve">Failure of physicians, nurses, and PAs to comply with all laws, regulations, advisory rulings, and policies of their respective licensing board are subject to discipline. </w:t>
        </w:r>
        <w:r w:rsidRPr="000E3AAE">
          <w:rPr>
            <w:rStyle w:val="FootnoteReference"/>
            <w:rFonts w:eastAsia="Century Schoolbook"/>
            <w:szCs w:val="24"/>
          </w:rPr>
          <w:footnoteReference w:id="22"/>
        </w:r>
        <w:r w:rsidRPr="000E3AAE">
          <w:rPr>
            <w:rFonts w:eastAsia="Century Schoolbook"/>
            <w:szCs w:val="24"/>
          </w:rPr>
          <w:t xml:space="preserve"> </w:t>
        </w:r>
      </w:ins>
    </w:p>
    <w:p w14:paraId="768EFE43" w14:textId="77777777" w:rsidR="000E3AAE" w:rsidRPr="000E3AAE" w:rsidRDefault="000E3AAE" w:rsidP="000E3AAE">
      <w:pPr>
        <w:spacing w:line="257" w:lineRule="auto"/>
        <w:contextualSpacing/>
        <w:jc w:val="both"/>
        <w:rPr>
          <w:ins w:id="198" w:author="Barrelle, Jennifer (DPH)" w:date="2026-09-25T21:13:00Z" w16du:dateUtc="2026-09-26T01:13:00Z"/>
          <w:rFonts w:eastAsia="Century Schoolbook"/>
          <w:szCs w:val="24"/>
        </w:rPr>
      </w:pPr>
    </w:p>
    <w:p w14:paraId="66BD424E" w14:textId="77777777" w:rsidR="000E3AAE" w:rsidRPr="000E3AAE" w:rsidRDefault="000E3AAE" w:rsidP="000E3AAE">
      <w:pPr>
        <w:spacing w:line="257" w:lineRule="auto"/>
        <w:contextualSpacing/>
        <w:jc w:val="both"/>
        <w:rPr>
          <w:ins w:id="199" w:author="Barrelle, Jennifer (DPH)" w:date="2026-09-25T21:13:00Z" w16du:dateUtc="2026-09-26T01:13:00Z"/>
          <w:rFonts w:eastAsia="Century Schoolbook"/>
          <w:szCs w:val="24"/>
        </w:rPr>
      </w:pPr>
      <w:ins w:id="200" w:author="Barrelle, Jennifer (DPH)" w:date="2026-09-25T21:13:00Z" w16du:dateUtc="2026-09-26T01:13:00Z">
        <w:r w:rsidRPr="000E3AAE">
          <w:rPr>
            <w:rFonts w:eastAsia="Century Schoolbook"/>
            <w:szCs w:val="24"/>
          </w:rPr>
          <w:t>Similarly, nurses and PAs may not aid another person in performing any act prohibited by laws or regulation</w:t>
        </w:r>
        <w:r w:rsidRPr="000E3AAE">
          <w:rPr>
            <w:rStyle w:val="FootnoteReference"/>
            <w:rFonts w:eastAsia="Century Schoolbook"/>
            <w:szCs w:val="24"/>
          </w:rPr>
          <w:footnoteReference w:id="23"/>
        </w:r>
        <w:r w:rsidRPr="000E3AAE">
          <w:rPr>
            <w:rFonts w:eastAsia="Century Schoolbook"/>
            <w:szCs w:val="24"/>
          </w:rPr>
          <w:t xml:space="preserve">.  </w:t>
        </w:r>
      </w:ins>
    </w:p>
    <w:p w14:paraId="05A58ED2" w14:textId="77777777" w:rsidR="000E3AAE" w:rsidRPr="000E3AAE" w:rsidRDefault="000E3AAE" w:rsidP="000E3AAE">
      <w:pPr>
        <w:spacing w:line="257" w:lineRule="auto"/>
        <w:contextualSpacing/>
        <w:jc w:val="both"/>
        <w:rPr>
          <w:ins w:id="203" w:author="Barrelle, Jennifer (DPH)" w:date="2026-09-25T21:13:00Z" w16du:dateUtc="2026-09-26T01:13:00Z"/>
          <w:rFonts w:eastAsia="Century Schoolbook"/>
          <w:szCs w:val="24"/>
        </w:rPr>
      </w:pPr>
    </w:p>
    <w:p w14:paraId="3B64B1A8" w14:textId="77777777" w:rsidR="000E3AAE" w:rsidRPr="000E3AAE" w:rsidRDefault="000E3AAE" w:rsidP="000E3AAE">
      <w:pPr>
        <w:pStyle w:val="ListParagraph"/>
        <w:numPr>
          <w:ilvl w:val="0"/>
          <w:numId w:val="1"/>
        </w:numPr>
        <w:spacing w:line="257" w:lineRule="auto"/>
        <w:jc w:val="both"/>
        <w:rPr>
          <w:ins w:id="204" w:author="Barrelle, Jennifer (DPH)" w:date="2026-09-25T21:13:00Z" w16du:dateUtc="2026-09-26T01:13:00Z"/>
          <w:rFonts w:ascii="Times New Roman" w:eastAsia="Century Schoolbook" w:hAnsi="Times New Roman" w:cs="Times New Roman"/>
          <w:b/>
          <w:i/>
          <w:iCs/>
          <w:sz w:val="24"/>
          <w:szCs w:val="24"/>
          <w:u w:val="single"/>
        </w:rPr>
      </w:pPr>
      <w:ins w:id="205" w:author="Barrelle, Jennifer (DPH)" w:date="2026-09-25T21:13:00Z" w16du:dateUtc="2026-09-26T01:13:00Z">
        <w:r w:rsidRPr="000E3AAE">
          <w:rPr>
            <w:rFonts w:ascii="Times New Roman" w:eastAsia="Century Schoolbook" w:hAnsi="Times New Roman" w:cs="Times New Roman"/>
            <w:b/>
            <w:i/>
            <w:iCs/>
            <w:sz w:val="24"/>
            <w:szCs w:val="24"/>
            <w:u w:val="single"/>
          </w:rPr>
          <w:t>Advanced Practice Registered Nurses</w:t>
        </w:r>
      </w:ins>
    </w:p>
    <w:p w14:paraId="210049AF" w14:textId="77777777" w:rsidR="000E3AAE" w:rsidRPr="000E3AAE" w:rsidRDefault="000E3AAE" w:rsidP="000E3AAE">
      <w:pPr>
        <w:spacing w:line="257" w:lineRule="auto"/>
        <w:contextualSpacing/>
        <w:jc w:val="both"/>
        <w:rPr>
          <w:ins w:id="206" w:author="Barrelle, Jennifer (DPH)" w:date="2026-09-25T21:13:00Z" w16du:dateUtc="2026-09-26T01:13:00Z"/>
          <w:rFonts w:eastAsia="Century Schoolbook"/>
          <w:b/>
          <w:szCs w:val="24"/>
        </w:rPr>
      </w:pPr>
    </w:p>
    <w:p w14:paraId="23177546" w14:textId="77777777" w:rsidR="000E3AAE" w:rsidRPr="000E3AAE" w:rsidRDefault="000E3AAE" w:rsidP="000E3AAE">
      <w:pPr>
        <w:spacing w:line="257" w:lineRule="auto"/>
        <w:contextualSpacing/>
        <w:jc w:val="both"/>
        <w:rPr>
          <w:ins w:id="207" w:author="Barrelle, Jennifer (DPH)" w:date="2026-09-25T21:13:00Z" w16du:dateUtc="2026-09-26T01:13:00Z"/>
          <w:rFonts w:eastAsia="Century Schoolbook"/>
          <w:szCs w:val="24"/>
        </w:rPr>
      </w:pPr>
      <w:ins w:id="208" w:author="Barrelle, Jennifer (DPH)" w:date="2026-09-25T21:13:00Z" w16du:dateUtc="2026-09-26T01:13:00Z">
        <w:r w:rsidRPr="000E3AAE">
          <w:rPr>
            <w:rFonts w:eastAsia="Century Schoolbook"/>
            <w:szCs w:val="24"/>
          </w:rPr>
          <w:t>Nurses authorized to practice in the advanced role must adhere to their scope of practice.  244 CMR 4.06; 244 CMR 9.04 (1).  APRNs must also fully disclose, when proposing any diagnostic or therapeutic intervention which is beyond the scope of generic nursing practice, to the patient or to the patient’s representative the risks and benefits of, and alternatives to, such intervention and shall document such disclosure in the patient’s record.  244 CMR 9.04 (5).</w:t>
        </w:r>
      </w:ins>
    </w:p>
    <w:p w14:paraId="55FAC8D5" w14:textId="77777777" w:rsidR="000E3AAE" w:rsidRPr="000E3AAE" w:rsidRDefault="000E3AAE" w:rsidP="000E3AAE">
      <w:pPr>
        <w:spacing w:line="257" w:lineRule="auto"/>
        <w:contextualSpacing/>
        <w:jc w:val="both"/>
        <w:rPr>
          <w:ins w:id="209" w:author="Barrelle, Jennifer (DPH)" w:date="2026-09-25T21:13:00Z" w16du:dateUtc="2026-09-26T01:13:00Z"/>
          <w:rFonts w:eastAsia="Century Schoolbook"/>
          <w:szCs w:val="24"/>
        </w:rPr>
      </w:pPr>
    </w:p>
    <w:p w14:paraId="10F77B62" w14:textId="77777777" w:rsidR="000E3AAE" w:rsidRPr="000E3AAE" w:rsidRDefault="000E3AAE" w:rsidP="000E3AAE">
      <w:pPr>
        <w:spacing w:line="257" w:lineRule="auto"/>
        <w:contextualSpacing/>
        <w:jc w:val="both"/>
        <w:rPr>
          <w:ins w:id="210" w:author="Barrelle, Jennifer (DPH)" w:date="2026-09-25T21:13:00Z" w16du:dateUtc="2026-09-26T01:13:00Z"/>
          <w:rFonts w:eastAsia="Century Schoolbook"/>
          <w:szCs w:val="24"/>
        </w:rPr>
      </w:pPr>
      <w:ins w:id="211" w:author="Barrelle, Jennifer (DPH)" w:date="2026-09-25T21:13:00Z" w16du:dateUtc="2026-09-26T01:13:00Z">
        <w:r w:rsidRPr="000E3AAE">
          <w:rPr>
            <w:rFonts w:eastAsia="Century Schoolbook"/>
            <w:szCs w:val="24"/>
          </w:rPr>
          <w:t xml:space="preserve">APRNs who provide abortion services must comply with </w:t>
        </w:r>
        <w:r>
          <w:fldChar w:fldCharType="begin"/>
        </w:r>
        <w:r>
          <w:instrText>HYPERLINK "https://www.mass.gov/doc/ar2102-certified-nurse-midwives-and-certifed-nurse-practitioners-as-providers-of-abortion-for-pregnancies-of-less-than-24-weeks/download"</w:instrText>
        </w:r>
        <w:r>
          <w:fldChar w:fldCharType="separate"/>
        </w:r>
        <w:r w:rsidRPr="000E3AAE">
          <w:rPr>
            <w:rStyle w:val="Hyperlink"/>
            <w:rFonts w:eastAsia="Century Schoolbook"/>
            <w:szCs w:val="24"/>
          </w:rPr>
          <w:t>Advisory Ruling 21-02 Certified Nurse Midwives and Certified Nurse Practitioners as Providers of Abortions for Pregnancies of Less than 24 Weeks</w:t>
        </w:r>
        <w:r>
          <w:fldChar w:fldCharType="end"/>
        </w:r>
        <w:r w:rsidRPr="000E3AAE">
          <w:rPr>
            <w:rFonts w:eastAsia="Century Schoolbook"/>
            <w:szCs w:val="24"/>
          </w:rPr>
          <w:t xml:space="preserve">. </w:t>
        </w:r>
      </w:ins>
    </w:p>
    <w:p w14:paraId="01451694" w14:textId="77777777" w:rsidR="000E3AAE" w:rsidRPr="000E3AAE" w:rsidRDefault="000E3AAE" w:rsidP="000E3AAE">
      <w:pPr>
        <w:spacing w:line="257" w:lineRule="auto"/>
        <w:contextualSpacing/>
        <w:jc w:val="both"/>
        <w:rPr>
          <w:ins w:id="212" w:author="Barrelle, Jennifer (DPH)" w:date="2026-09-25T21:13:00Z" w16du:dateUtc="2026-09-26T01:13:00Z"/>
          <w:rFonts w:eastAsia="Century Schoolbook"/>
          <w:b/>
          <w:szCs w:val="24"/>
          <w:u w:val="single"/>
        </w:rPr>
      </w:pPr>
    </w:p>
    <w:p w14:paraId="527FD32D" w14:textId="77777777" w:rsidR="000E3AAE" w:rsidRPr="000E3AAE" w:rsidRDefault="000E3AAE" w:rsidP="000E3AAE">
      <w:pPr>
        <w:pStyle w:val="ListParagraph"/>
        <w:numPr>
          <w:ilvl w:val="0"/>
          <w:numId w:val="1"/>
        </w:numPr>
        <w:spacing w:after="0" w:line="240" w:lineRule="auto"/>
        <w:jc w:val="both"/>
        <w:rPr>
          <w:ins w:id="213" w:author="Barrelle, Jennifer (DPH)" w:date="2026-09-25T21:13:00Z" w16du:dateUtc="2026-09-26T01:13:00Z"/>
          <w:rFonts w:ascii="Times New Roman" w:hAnsi="Times New Roman" w:cs="Times New Roman"/>
          <w:b/>
          <w:bCs/>
          <w:i/>
          <w:iCs/>
          <w:color w:val="141414"/>
          <w:sz w:val="24"/>
          <w:szCs w:val="24"/>
          <w:u w:val="single"/>
        </w:rPr>
      </w:pPr>
      <w:ins w:id="214" w:author="Barrelle, Jennifer (DPH)" w:date="2026-09-25T21:13:00Z" w16du:dateUtc="2026-09-26T01:13:00Z">
        <w:r w:rsidRPr="000E3AAE">
          <w:rPr>
            <w:rFonts w:ascii="Times New Roman" w:hAnsi="Times New Roman" w:cs="Times New Roman"/>
            <w:b/>
            <w:bCs/>
            <w:i/>
            <w:iCs/>
            <w:color w:val="141414"/>
            <w:sz w:val="24"/>
            <w:szCs w:val="24"/>
            <w:u w:val="single"/>
          </w:rPr>
          <w:t xml:space="preserve">Responsibility concerning activities of unlicensed individuals.  </w:t>
        </w:r>
      </w:ins>
    </w:p>
    <w:p w14:paraId="0CD55405" w14:textId="77777777" w:rsidR="000E3AAE" w:rsidRPr="000E3AAE" w:rsidRDefault="000E3AAE" w:rsidP="000E3AAE">
      <w:pPr>
        <w:contextualSpacing/>
        <w:jc w:val="both"/>
        <w:rPr>
          <w:ins w:id="215" w:author="Barrelle, Jennifer (DPH)" w:date="2026-09-25T21:13:00Z" w16du:dateUtc="2026-09-26T01:13:00Z"/>
          <w:color w:val="141414"/>
          <w:szCs w:val="24"/>
        </w:rPr>
      </w:pPr>
    </w:p>
    <w:p w14:paraId="6F050D9E" w14:textId="77777777" w:rsidR="000E3AAE" w:rsidRPr="000E3AAE" w:rsidRDefault="000E3AAE" w:rsidP="765B9524">
      <w:pPr>
        <w:contextualSpacing/>
        <w:jc w:val="both"/>
        <w:rPr>
          <w:ins w:id="216" w:author="Barrelle, Jennifer (DPH)" w:date="2026-09-25T21:13:00Z" w16du:dateUtc="2026-09-26T01:13:00Z"/>
          <w:color w:val="141414"/>
        </w:rPr>
      </w:pPr>
      <w:ins w:id="217" w:author="Barrelle, Jennifer (DPH)" w:date="2026-09-25T21:13:00Z" w16du:dateUtc="2026-09-26T01:13:00Z">
        <w:r w:rsidRPr="765B9524">
          <w:rPr>
            <w:color w:val="141414"/>
          </w:rPr>
          <w:t>BORIM addresses physician responsibility for activities of unlicensed individuals in several ways.  First, physicians may not knowingly permit, aid, or abet an unlicensed person to perform activities requiring a license.</w:t>
        </w:r>
        <w:r w:rsidRPr="765B9524">
          <w:rPr>
            <w:rStyle w:val="FootnoteReference"/>
            <w:rFonts w:eastAsiaTheme="minorEastAsia"/>
            <w:color w:val="141414"/>
          </w:rPr>
          <w:footnoteReference w:id="24"/>
        </w:r>
        <w:r w:rsidRPr="765B9524">
          <w:rPr>
            <w:color w:val="141414"/>
          </w:rPr>
          <w:t xml:space="preserve"> In addition, physicians may not delegate medical services to an individual who is not licensed to perform those services in Massachusetts.</w:t>
        </w:r>
        <w:r w:rsidRPr="765B9524">
          <w:rPr>
            <w:rStyle w:val="FootnoteReference"/>
            <w:rFonts w:eastAsiaTheme="minorEastAsia"/>
            <w:color w:val="141414"/>
          </w:rPr>
          <w:footnoteReference w:id="25"/>
        </w:r>
        <w:r w:rsidRPr="765B9524">
          <w:rPr>
            <w:color w:val="141414"/>
          </w:rPr>
          <w:t xml:space="preserve">  Medical services requiring licensure are services which fall within the definition of the practice of medicine, which may only be performed by licensed physicians, and other licensed health care professionals to the extent that the services also fall within the scope of practice of the license held.</w:t>
        </w:r>
        <w:r w:rsidRPr="765B9524">
          <w:rPr>
            <w:rStyle w:val="FootnoteReference"/>
            <w:rFonts w:eastAsiaTheme="minorEastAsia"/>
            <w:color w:val="141414"/>
          </w:rPr>
          <w:footnoteReference w:id="26"/>
        </w:r>
        <w:r w:rsidRPr="765B9524">
          <w:rPr>
            <w:color w:val="141414"/>
          </w:rPr>
          <w:t xml:space="preserve">  Such services include diagnosis, treatment, use of instruments or other devices, or the prescribing, administering, dispensing, or distributing of drugs for the relief of diseases or adverse physical or mental conditions.</w:t>
        </w:r>
        <w:r w:rsidRPr="765B9524">
          <w:rPr>
            <w:rStyle w:val="FootnoteReference"/>
            <w:rFonts w:eastAsiaTheme="minorEastAsia"/>
            <w:color w:val="141414"/>
          </w:rPr>
          <w:footnoteReference w:id="27"/>
        </w:r>
        <w:r w:rsidRPr="765B9524">
          <w:rPr>
            <w:color w:val="141414"/>
          </w:rPr>
          <w:t xml:space="preserve">  It also includes conduct by an individual that encourages reliance by others on the individual’s knowledge or skill in the maintenance of human health.  Id.  For example, BORIM has imposed discipline on a physician who authored ultrasound reports on the basis of sonographer impressions in lieu of personally reviewing images. </w:t>
        </w:r>
      </w:ins>
    </w:p>
    <w:p w14:paraId="2FE86361" w14:textId="77777777" w:rsidR="000E3AAE" w:rsidRPr="000E3AAE" w:rsidRDefault="000E3AAE" w:rsidP="000E3AAE">
      <w:pPr>
        <w:contextualSpacing/>
        <w:jc w:val="both"/>
        <w:rPr>
          <w:ins w:id="222" w:author="Barrelle, Jennifer (DPH)" w:date="2026-09-25T21:13:00Z" w16du:dateUtc="2026-09-26T01:13:00Z"/>
          <w:color w:val="141414"/>
          <w:szCs w:val="24"/>
        </w:rPr>
      </w:pPr>
    </w:p>
    <w:p w14:paraId="0139592F" w14:textId="77777777" w:rsidR="000E3AAE" w:rsidRPr="000E3AAE" w:rsidRDefault="000E3AAE" w:rsidP="000E3AAE">
      <w:pPr>
        <w:contextualSpacing/>
        <w:jc w:val="both"/>
        <w:rPr>
          <w:ins w:id="223" w:author="Barrelle, Jennifer (DPH)" w:date="2026-09-25T21:13:00Z" w16du:dateUtc="2026-09-26T01:13:00Z"/>
          <w:rFonts w:eastAsia="Century Schoolbook"/>
          <w:b/>
          <w:bCs/>
          <w:szCs w:val="24"/>
          <w:u w:val="single"/>
        </w:rPr>
      </w:pPr>
      <w:ins w:id="224" w:author="Barrelle, Jennifer (DPH)" w:date="2026-09-25T21:13:00Z" w16du:dateUtc="2026-09-26T01:13:00Z">
        <w:r w:rsidRPr="000E3AAE">
          <w:rPr>
            <w:rFonts w:eastAsia="Century Schoolbook"/>
            <w:szCs w:val="24"/>
          </w:rPr>
          <w:t xml:space="preserve">Additionally, 244 CMR 3.00 sets forth the responsibilities and functions of nurses and states requirements for delegation of nursing activities to unlicensed persons.  </w:t>
        </w:r>
      </w:ins>
    </w:p>
    <w:p w14:paraId="101F047E" w14:textId="77777777" w:rsidR="000E3AAE" w:rsidRPr="000E3AAE" w:rsidRDefault="000E3AAE" w:rsidP="000E3AAE">
      <w:pPr>
        <w:contextualSpacing/>
        <w:rPr>
          <w:ins w:id="225" w:author="Barrelle, Jennifer (DPH)" w:date="2026-09-25T21:13:00Z" w16du:dateUtc="2026-09-26T01:13:00Z"/>
          <w:szCs w:val="24"/>
        </w:rPr>
      </w:pPr>
    </w:p>
    <w:p w14:paraId="10FC13E5" w14:textId="77777777" w:rsidR="000E3AAE" w:rsidRPr="000E3AAE" w:rsidRDefault="000E3AAE" w:rsidP="000E3AAE">
      <w:pPr>
        <w:contextualSpacing/>
        <w:rPr>
          <w:ins w:id="226" w:author="Barrelle, Jennifer (DPH)" w:date="2026-09-25T21:13:00Z" w16du:dateUtc="2026-09-26T01:13:00Z"/>
          <w:b/>
          <w:bCs/>
          <w:szCs w:val="24"/>
          <w:u w:val="single"/>
        </w:rPr>
      </w:pPr>
      <w:ins w:id="227" w:author="Barrelle, Jennifer (DPH)" w:date="2026-09-25T21:13:00Z" w16du:dateUtc="2026-09-26T01:13:00Z">
        <w:r w:rsidRPr="000E3AAE">
          <w:rPr>
            <w:b/>
            <w:bCs/>
            <w:szCs w:val="24"/>
            <w:u w:val="single"/>
          </w:rPr>
          <w:t>Conclusion</w:t>
        </w:r>
      </w:ins>
    </w:p>
    <w:p w14:paraId="3193E70F" w14:textId="77777777" w:rsidR="000E3AAE" w:rsidRPr="000E3AAE" w:rsidRDefault="000E3AAE" w:rsidP="000E3AAE">
      <w:pPr>
        <w:contextualSpacing/>
        <w:rPr>
          <w:ins w:id="228" w:author="Barrelle, Jennifer (DPH)" w:date="2026-09-25T21:13:00Z" w16du:dateUtc="2026-09-26T01:13:00Z"/>
          <w:b/>
          <w:bCs/>
          <w:szCs w:val="24"/>
          <w:u w:val="single"/>
        </w:rPr>
      </w:pPr>
    </w:p>
    <w:p w14:paraId="121408C0" w14:textId="77777777" w:rsidR="000E3AAE" w:rsidRPr="000E3AAE" w:rsidRDefault="000E3AAE" w:rsidP="000E3AAE">
      <w:pPr>
        <w:contextualSpacing/>
        <w:jc w:val="both"/>
        <w:rPr>
          <w:ins w:id="229" w:author="Barrelle, Jennifer (DPH)" w:date="2026-09-25T21:13:00Z" w16du:dateUtc="2026-09-26T01:13:00Z"/>
          <w:szCs w:val="24"/>
        </w:rPr>
      </w:pPr>
      <w:ins w:id="230" w:author="Barrelle, Jennifer (DPH)" w:date="2026-09-25T21:13:00Z" w16du:dateUtc="2026-09-26T01:13:00Z">
        <w:r w:rsidRPr="000E3AAE">
          <w:rPr>
            <w:szCs w:val="24"/>
          </w:rPr>
          <w:t xml:space="preserve">The Department expects the attention and cooperation of all licensees in providing accurate patient education, delivering safe and quality patient care, and adhering to professional standards under state licensure and the rights of all Massachusetts patients.  </w:t>
        </w:r>
      </w:ins>
    </w:p>
    <w:p w14:paraId="2C6BCEE0" w14:textId="77777777" w:rsidR="001644A5" w:rsidRDefault="001644A5" w:rsidP="001644A5">
      <w:pPr>
        <w:rPr>
          <w:del w:id="231" w:author="Barrelle, Jennifer (DPH)" w:date="2026-09-25T21:13:00Z" w16du:dateUtc="2026-09-26T01:13:00Z"/>
        </w:rPr>
      </w:pPr>
      <w:del w:id="232" w:author="Barrelle, Jennifer (DPH)" w:date="2026-09-25T21:13:00Z" w16du:dateUtc="2026-09-26T01:13:00Z">
        <w:r>
          <w:delText>Press Release</w:delText>
        </w:r>
      </w:del>
    </w:p>
    <w:p w14:paraId="3EEC3035" w14:textId="77777777" w:rsidR="001644A5" w:rsidRDefault="007376FC" w:rsidP="001644A5">
      <w:pPr>
        <w:rPr>
          <w:del w:id="233" w:author="Barrelle, Jennifer (DPH)" w:date="2026-09-25T21:13:00Z" w16du:dateUtc="2026-09-26T01:13:00Z"/>
        </w:rPr>
      </w:pPr>
      <w:del w:id="234" w:author="Barrelle, Jennifer (DPH)" w:date="2026-09-25T21:13:00Z" w16du:dateUtc="2026-09-26T01:13:00Z">
        <w:r>
          <w:delText>Release Nr:  2111-</w:delText>
        </w:r>
        <w:r w:rsidR="001644A5">
          <w:delText>03</w:delText>
        </w:r>
      </w:del>
    </w:p>
    <w:p w14:paraId="06022A03" w14:textId="77777777" w:rsidR="001644A5" w:rsidRDefault="001644A5" w:rsidP="001644A5">
      <w:pPr>
        <w:rPr>
          <w:del w:id="235" w:author="Barrelle, Jennifer (DPH)" w:date="2026-09-25T21:13:00Z" w16du:dateUtc="2026-09-26T01:13:00Z"/>
        </w:rPr>
      </w:pPr>
      <w:del w:id="236" w:author="Barrelle, Jennifer (DPH)" w:date="2026-09-25T21:13:00Z" w16du:dateUtc="2026-09-26T01:13:00Z">
        <w:r>
          <w:delText>November 23, 2021</w:delText>
        </w:r>
      </w:del>
    </w:p>
    <w:p w14:paraId="1C1276E1" w14:textId="77777777" w:rsidR="001644A5" w:rsidRDefault="001644A5" w:rsidP="001644A5">
      <w:pPr>
        <w:rPr>
          <w:del w:id="237" w:author="Barrelle, Jennifer (DPH)" w:date="2026-09-25T21:13:00Z" w16du:dateUtc="2026-09-26T01:13:00Z"/>
        </w:rPr>
      </w:pPr>
      <w:del w:id="238" w:author="Barrelle, Jennifer (DPH)" w:date="2026-09-25T21:13:00Z" w16du:dateUtc="2026-09-26T01:13:00Z">
        <w:r>
          <w:delText>Fort Drum Public Affairs</w:delText>
        </w:r>
      </w:del>
    </w:p>
    <w:p w14:paraId="0B675BA6" w14:textId="77777777" w:rsidR="001644A5" w:rsidRDefault="001644A5" w:rsidP="001644A5">
      <w:pPr>
        <w:rPr>
          <w:del w:id="239" w:author="Barrelle, Jennifer (DPH)" w:date="2026-09-25T21:13:00Z" w16du:dateUtc="2026-09-26T01:13:00Z"/>
        </w:rPr>
      </w:pPr>
    </w:p>
    <w:p w14:paraId="1733B4D7" w14:textId="77777777" w:rsidR="001644A5" w:rsidRDefault="001644A5" w:rsidP="001644A5">
      <w:pPr>
        <w:rPr>
          <w:del w:id="240" w:author="Barrelle, Jennifer (DPH)" w:date="2026-09-25T21:13:00Z" w16du:dateUtc="2026-09-26T01:13:00Z"/>
        </w:rPr>
      </w:pPr>
      <w:del w:id="241" w:author="Barrelle, Jennifer (DPH)" w:date="2026-09-25T21:13:00Z" w16du:dateUtc="2026-09-26T01:13:00Z">
        <w:r>
          <w:delText>Fort Drum culinary specialists cook up holiday feast for thousands</w:delText>
        </w:r>
      </w:del>
    </w:p>
    <w:p w14:paraId="35AD6529" w14:textId="77777777" w:rsidR="001644A5" w:rsidRDefault="001644A5" w:rsidP="001644A5">
      <w:pPr>
        <w:rPr>
          <w:del w:id="242" w:author="Barrelle, Jennifer (DPH)" w:date="2026-09-25T21:13:00Z" w16du:dateUtc="2026-09-26T01:13:00Z"/>
        </w:rPr>
      </w:pPr>
    </w:p>
    <w:p w14:paraId="580EB38E" w14:textId="77777777" w:rsidR="001644A5" w:rsidRDefault="001644A5" w:rsidP="001644A5">
      <w:pPr>
        <w:rPr>
          <w:del w:id="243" w:author="Barrelle, Jennifer (DPH)" w:date="2026-09-25T21:13:00Z" w16du:dateUtc="2026-09-26T01:13:00Z"/>
        </w:rPr>
      </w:pPr>
      <w:del w:id="244" w:author="Barrelle, Jennifer (DPH)" w:date="2026-09-25T21:13:00Z" w16du:dateUtc="2026-09-26T01:13:00Z">
        <w:r>
          <w:delText>FORT DRUM, N.Y. - The clock was winding down and culinary specialists were in a hurry to put the finishing touches on their decorations and displays Nov. 23 before the doors of the 1st Brigade Combat Team’s Warrior Restaurant would open for diners.</w:delText>
        </w:r>
      </w:del>
    </w:p>
    <w:p w14:paraId="470B2A5F" w14:textId="77777777" w:rsidR="001644A5" w:rsidRDefault="001644A5" w:rsidP="001644A5">
      <w:pPr>
        <w:rPr>
          <w:del w:id="245" w:author="Barrelle, Jennifer (DPH)" w:date="2026-09-25T21:13:00Z" w16du:dateUtc="2026-09-26T01:13:00Z"/>
        </w:rPr>
      </w:pPr>
    </w:p>
    <w:p w14:paraId="12656BE9" w14:textId="77777777" w:rsidR="001644A5" w:rsidRDefault="001644A5" w:rsidP="001644A5">
      <w:pPr>
        <w:rPr>
          <w:del w:id="246" w:author="Barrelle, Jennifer (DPH)" w:date="2026-09-25T21:13:00Z" w16du:dateUtc="2026-09-26T01:13:00Z"/>
        </w:rPr>
      </w:pPr>
      <w:del w:id="247" w:author="Barrelle, Jennifer (DPH)" w:date="2026-09-25T21:13:00Z" w16du:dateUtc="2026-09-26T01:13:00Z">
        <w:r>
          <w:delText>This Thanksgiving meal would be the biggest they would serve all year – the “Super Bowl of all meals” as many said – and they were going for perfection all around. The food had to be succulent and full of flavor, and the ambience – a fun blast from the past – guaranteed something interesting to see at every table.</w:delText>
        </w:r>
      </w:del>
    </w:p>
    <w:p w14:paraId="57E9849D" w14:textId="77777777" w:rsidR="001644A5" w:rsidRDefault="001644A5" w:rsidP="001644A5">
      <w:pPr>
        <w:rPr>
          <w:del w:id="248" w:author="Barrelle, Jennifer (DPH)" w:date="2026-09-25T21:13:00Z" w16du:dateUtc="2026-09-26T01:13:00Z"/>
        </w:rPr>
      </w:pPr>
    </w:p>
    <w:p w14:paraId="34915301" w14:textId="77777777" w:rsidR="001644A5" w:rsidRDefault="001644A5" w:rsidP="001644A5">
      <w:pPr>
        <w:rPr>
          <w:del w:id="249" w:author="Barrelle, Jennifer (DPH)" w:date="2026-09-25T21:13:00Z" w16du:dateUtc="2026-09-26T01:13:00Z"/>
        </w:rPr>
      </w:pPr>
      <w:del w:id="250" w:author="Barrelle, Jennifer (DPH)" w:date="2026-09-25T21:13:00Z" w16du:dateUtc="2026-09-26T01:13:00Z">
        <w:r>
          <w:delText>Some culinary specialists wore costumes to go with the “Old School Cartoon” theme they chose, as they waited near the entrance to greet hungry patrons.</w:delText>
        </w:r>
      </w:del>
    </w:p>
    <w:p w14:paraId="462A0A48" w14:textId="77777777" w:rsidR="001644A5" w:rsidRDefault="001644A5" w:rsidP="001644A5">
      <w:pPr>
        <w:rPr>
          <w:del w:id="251" w:author="Barrelle, Jennifer (DPH)" w:date="2026-09-25T21:13:00Z" w16du:dateUtc="2026-09-26T01:13:00Z"/>
        </w:rPr>
      </w:pPr>
    </w:p>
    <w:p w14:paraId="55D9397B" w14:textId="77777777" w:rsidR="001644A5" w:rsidRDefault="001644A5" w:rsidP="001644A5">
      <w:pPr>
        <w:rPr>
          <w:del w:id="252" w:author="Barrelle, Jennifer (DPH)" w:date="2026-09-25T21:13:00Z" w16du:dateUtc="2026-09-26T01:13:00Z"/>
        </w:rPr>
      </w:pPr>
      <w:del w:id="253" w:author="Barrelle, Jennifer (DPH)" w:date="2026-09-25T21:13:00Z" w16du:dateUtc="2026-09-26T01:13:00Z">
        <w:r>
          <w:delText>“This was a big accomplishment for us, with a lot of overnight hours and some days working from 6 in the morning until late at night,” said Sgt. 1st Class Francisco Navarro, 2nd Brigade Combat Team Warrior Restaurant manager. “We weren’t getting a lot of sleep some days. But for culinary specialists, this represents what we came in the Army to do, and we’re very proud.”</w:delText>
        </w:r>
      </w:del>
    </w:p>
    <w:p w14:paraId="097F0EE9" w14:textId="77777777" w:rsidR="001644A5" w:rsidRDefault="001644A5" w:rsidP="001644A5">
      <w:pPr>
        <w:rPr>
          <w:del w:id="254" w:author="Barrelle, Jennifer (DPH)" w:date="2026-09-25T21:13:00Z" w16du:dateUtc="2026-09-26T01:13:00Z"/>
        </w:rPr>
      </w:pPr>
    </w:p>
    <w:p w14:paraId="6A6BB158" w14:textId="77777777" w:rsidR="001644A5" w:rsidRDefault="001644A5" w:rsidP="001644A5">
      <w:pPr>
        <w:rPr>
          <w:del w:id="255" w:author="Barrelle, Jennifer (DPH)" w:date="2026-09-25T21:13:00Z" w16du:dateUtc="2026-09-26T01:13:00Z"/>
        </w:rPr>
      </w:pPr>
      <w:del w:id="256" w:author="Barrelle, Jennifer (DPH)" w:date="2026-09-25T21:13:00Z" w16du:dateUtc="2026-09-26T01:13:00Z">
        <w:r>
          <w:delText xml:space="preserve">Even with all of the decorations grabbing people’s attention, the food was the main draw. Juicy ham with a pineapple cranberry glaze, turkey, shrimp cocktail, creamy pumpkin soup, candied yams, maple-roasted carrots and buttery sweet cornbread – a full menu made for full bellies at the Commando Warrior Restaurant. </w:delText>
        </w:r>
      </w:del>
    </w:p>
    <w:p w14:paraId="407F7FB8" w14:textId="77777777" w:rsidR="001644A5" w:rsidRDefault="001644A5" w:rsidP="001644A5">
      <w:pPr>
        <w:rPr>
          <w:del w:id="257" w:author="Barrelle, Jennifer (DPH)" w:date="2026-09-25T21:13:00Z" w16du:dateUtc="2026-09-26T01:13:00Z"/>
        </w:rPr>
      </w:pPr>
    </w:p>
    <w:p w14:paraId="76538E42" w14:textId="77777777" w:rsidR="001644A5" w:rsidRDefault="001644A5" w:rsidP="001644A5">
      <w:pPr>
        <w:rPr>
          <w:del w:id="258" w:author="Barrelle, Jennifer (DPH)" w:date="2026-09-25T21:13:00Z" w16du:dateUtc="2026-09-26T01:13:00Z"/>
        </w:rPr>
      </w:pPr>
      <w:del w:id="259" w:author="Barrelle, Jennifer (DPH)" w:date="2026-09-25T21:13:00Z" w16du:dateUtc="2026-09-26T01:13:00Z">
        <w:r>
          <w:delText>“We put a lot of work in the menu,” Navarro said. “Seeing this team work as hard as they did, it motivates me, and I’m super proud of them.”</w:delText>
        </w:r>
      </w:del>
    </w:p>
    <w:p w14:paraId="7E8560B3" w14:textId="77777777" w:rsidR="001644A5" w:rsidRDefault="001644A5" w:rsidP="001644A5">
      <w:pPr>
        <w:rPr>
          <w:del w:id="260" w:author="Barrelle, Jennifer (DPH)" w:date="2026-09-25T21:13:00Z" w16du:dateUtc="2026-09-26T01:13:00Z"/>
        </w:rPr>
      </w:pPr>
      <w:del w:id="261" w:author="Barrelle, Jennifer (DPH)" w:date="2026-09-25T21:13:00Z" w16du:dateUtc="2026-09-26T01:13:00Z">
        <w:r>
          <w:delText>Navarro said that it was important for them to provide a good meal to Soldiers and their families, and to remember that not everyone will be going home for the holidays.</w:delText>
        </w:r>
      </w:del>
    </w:p>
    <w:p w14:paraId="5DDBB46D" w14:textId="77777777" w:rsidR="001644A5" w:rsidRDefault="001644A5" w:rsidP="001644A5">
      <w:pPr>
        <w:rPr>
          <w:del w:id="262" w:author="Barrelle, Jennifer (DPH)" w:date="2026-09-25T21:13:00Z" w16du:dateUtc="2026-09-26T01:13:00Z"/>
        </w:rPr>
      </w:pPr>
    </w:p>
    <w:p w14:paraId="50A5AE1C" w14:textId="77777777" w:rsidR="001644A5" w:rsidRDefault="001644A5" w:rsidP="001644A5">
      <w:pPr>
        <w:rPr>
          <w:del w:id="263" w:author="Barrelle, Jennifer (DPH)" w:date="2026-09-25T21:13:00Z" w16du:dateUtc="2026-09-26T01:13:00Z"/>
        </w:rPr>
      </w:pPr>
      <w:del w:id="264" w:author="Barrelle, Jennifer (DPH)" w:date="2026-09-25T21:13:00Z" w16du:dateUtc="2026-09-26T01:13:00Z">
        <w:r>
          <w:delText>“So what we want to do is to provide them a meal that reminds them of home,” he said. “I told my Soldiers to cook like their parents would do for them so the people eating here will feel at home.”</w:delText>
        </w:r>
      </w:del>
    </w:p>
    <w:p w14:paraId="7F155351" w14:textId="77777777" w:rsidR="001644A5" w:rsidRDefault="001644A5" w:rsidP="001644A5">
      <w:pPr>
        <w:rPr>
          <w:del w:id="265" w:author="Barrelle, Jennifer (DPH)" w:date="2026-09-25T21:13:00Z" w16du:dateUtc="2026-09-26T01:13:00Z"/>
        </w:rPr>
      </w:pPr>
    </w:p>
    <w:p w14:paraId="702A40E3" w14:textId="77777777" w:rsidR="001644A5" w:rsidRDefault="001644A5" w:rsidP="001644A5">
      <w:pPr>
        <w:rPr>
          <w:del w:id="266" w:author="Barrelle, Jennifer (DPH)" w:date="2026-09-25T21:13:00Z" w16du:dateUtc="2026-09-26T01:13:00Z"/>
        </w:rPr>
      </w:pPr>
      <w:del w:id="267" w:author="Barrelle, Jennifer (DPH)" w:date="2026-09-25T21:13:00Z" w16du:dateUtc="2026-09-26T01:13:00Z">
        <w:r>
          <w:delText>Over at the 10th Mountain Sustainment Brigade’s Muleskinner Warrior Restaurant, patrons walked into a wonderland … literally.</w:delText>
        </w:r>
      </w:del>
    </w:p>
    <w:p w14:paraId="2008250D" w14:textId="77777777" w:rsidR="001644A5" w:rsidRDefault="001644A5" w:rsidP="001644A5">
      <w:pPr>
        <w:rPr>
          <w:del w:id="268" w:author="Barrelle, Jennifer (DPH)" w:date="2026-09-25T21:13:00Z" w16du:dateUtc="2026-09-26T01:13:00Z"/>
        </w:rPr>
      </w:pPr>
    </w:p>
    <w:p w14:paraId="73821C71" w14:textId="77777777" w:rsidR="001644A5" w:rsidRDefault="001644A5" w:rsidP="001644A5">
      <w:pPr>
        <w:rPr>
          <w:del w:id="269" w:author="Barrelle, Jennifer (DPH)" w:date="2026-09-25T21:13:00Z" w16du:dateUtc="2026-09-26T01:13:00Z"/>
        </w:rPr>
      </w:pPr>
      <w:del w:id="270" w:author="Barrelle, Jennifer (DPH)" w:date="2026-09-25T21:13:00Z" w16du:dateUtc="2026-09-26T01:13:00Z">
        <w:r>
          <w:delText>“I asked the team what theme they wanted to do, and they wanted something different, something creative and a little bit fun,” said Staff Sgt. Zahra Owens, Muleskinner Warrior Restaurant manager. “So they came up with an ‘Alice in Wonderland’ theme.”</w:delText>
        </w:r>
      </w:del>
    </w:p>
    <w:p w14:paraId="618A0825" w14:textId="77777777" w:rsidR="001644A5" w:rsidRDefault="001644A5" w:rsidP="001644A5">
      <w:pPr>
        <w:rPr>
          <w:del w:id="271" w:author="Barrelle, Jennifer (DPH)" w:date="2026-09-25T21:13:00Z" w16du:dateUtc="2026-09-26T01:13:00Z"/>
        </w:rPr>
      </w:pPr>
    </w:p>
    <w:p w14:paraId="07675F44" w14:textId="77777777" w:rsidR="001644A5" w:rsidRDefault="001644A5" w:rsidP="001644A5">
      <w:pPr>
        <w:rPr>
          <w:del w:id="272" w:author="Barrelle, Jennifer (DPH)" w:date="2026-09-25T21:13:00Z" w16du:dateUtc="2026-09-26T01:13:00Z"/>
        </w:rPr>
      </w:pPr>
      <w:del w:id="273" w:author="Barrelle, Jennifer (DPH)" w:date="2026-09-25T21:13:00Z" w16du:dateUtc="2026-09-26T01:13:00Z">
        <w:r>
          <w:delText xml:space="preserve">Owens said the theme opened the floodgates for creativity. Just like Alice did on her adventure, guests walking into the restaurant go down the rabbit hole into a colorful, family-friendly environment. </w:delText>
        </w:r>
      </w:del>
    </w:p>
    <w:p w14:paraId="23BE75CB" w14:textId="77777777" w:rsidR="001644A5" w:rsidRDefault="001644A5" w:rsidP="001644A5">
      <w:pPr>
        <w:rPr>
          <w:del w:id="274" w:author="Barrelle, Jennifer (DPH)" w:date="2026-09-25T21:13:00Z" w16du:dateUtc="2026-09-26T01:13:00Z"/>
        </w:rPr>
      </w:pPr>
    </w:p>
    <w:p w14:paraId="5CB9A82A" w14:textId="77777777" w:rsidR="001644A5" w:rsidRDefault="001644A5" w:rsidP="001644A5">
      <w:pPr>
        <w:rPr>
          <w:del w:id="275" w:author="Barrelle, Jennifer (DPH)" w:date="2026-09-25T21:13:00Z" w16du:dateUtc="2026-09-26T01:13:00Z"/>
        </w:rPr>
      </w:pPr>
      <w:del w:id="276" w:author="Barrelle, Jennifer (DPH)" w:date="2026-09-25T21:13:00Z" w16du:dateUtc="2026-09-26T01:13:00Z">
        <w:r>
          <w:delText>“You walk in and see flowers coming from the ceiling, and there’s a massive tea party display with three-tier cakes and cookies, macaroons and tea cups on the table,” Owens said. “At another section of the dining area, you see the Queen of Hearts, with the half-painted roses because she doesn’t like them.”</w:delText>
        </w:r>
      </w:del>
    </w:p>
    <w:p w14:paraId="59752EAB" w14:textId="77777777" w:rsidR="001644A5" w:rsidRDefault="001644A5" w:rsidP="001644A5">
      <w:pPr>
        <w:rPr>
          <w:del w:id="277" w:author="Barrelle, Jennifer (DPH)" w:date="2026-09-25T21:13:00Z" w16du:dateUtc="2026-09-26T01:13:00Z"/>
        </w:rPr>
      </w:pPr>
      <w:del w:id="278" w:author="Barrelle, Jennifer (DPH)" w:date="2026-09-25T21:13:00Z" w16du:dateUtc="2026-09-26T01:13:00Z">
        <w:r>
          <w:delText>Owens said that the culinary specialists had fun creating their living fairy tale.</w:delText>
        </w:r>
      </w:del>
    </w:p>
    <w:p w14:paraId="7F8C4709" w14:textId="77777777" w:rsidR="001644A5" w:rsidRDefault="001644A5" w:rsidP="001644A5">
      <w:pPr>
        <w:rPr>
          <w:del w:id="279" w:author="Barrelle, Jennifer (DPH)" w:date="2026-09-25T21:13:00Z" w16du:dateUtc="2026-09-26T01:13:00Z"/>
        </w:rPr>
      </w:pPr>
    </w:p>
    <w:p w14:paraId="438E1A35" w14:textId="77777777" w:rsidR="001644A5" w:rsidRDefault="001644A5" w:rsidP="001644A5">
      <w:pPr>
        <w:rPr>
          <w:del w:id="280" w:author="Barrelle, Jennifer (DPH)" w:date="2026-09-25T21:13:00Z" w16du:dateUtc="2026-09-26T01:13:00Z"/>
        </w:rPr>
      </w:pPr>
      <w:del w:id="281" w:author="Barrelle, Jennifer (DPH)" w:date="2026-09-25T21:13:00Z" w16du:dateUtc="2026-09-26T01:13:00Z">
        <w:r>
          <w:delText>“They could really explore their creativity, and they came up with so many different things,” she said. “It took at least a week for all the decorations to come together. Sometimes it was a bit difficult because there’s limited space you could work with and still be able to feed Soldiers three times a day.”</w:delText>
        </w:r>
      </w:del>
    </w:p>
    <w:p w14:paraId="3D903959" w14:textId="77777777" w:rsidR="001644A5" w:rsidRDefault="001644A5" w:rsidP="001644A5">
      <w:pPr>
        <w:rPr>
          <w:del w:id="282" w:author="Barrelle, Jennifer (DPH)" w:date="2026-09-25T21:13:00Z" w16du:dateUtc="2026-09-26T01:13:00Z"/>
        </w:rPr>
      </w:pPr>
    </w:p>
    <w:p w14:paraId="60F4D9DB" w14:textId="77777777" w:rsidR="001644A5" w:rsidRDefault="001644A5" w:rsidP="001644A5">
      <w:pPr>
        <w:rPr>
          <w:del w:id="283" w:author="Barrelle, Jennifer (DPH)" w:date="2026-09-25T21:13:00Z" w16du:dateUtc="2026-09-26T01:13:00Z"/>
        </w:rPr>
      </w:pPr>
      <w:del w:id="284" w:author="Barrelle, Jennifer (DPH)" w:date="2026-09-25T21:13:00Z" w16du:dateUtc="2026-09-26T01:13:00Z">
        <w:r>
          <w:delText xml:space="preserve">For culinary specialists, the Thanksgiving meal is a career highlight because it involves so many people – Soldiers, family members, civilians, command teams – all seeing, tasting and enjoying their efforts. </w:delText>
        </w:r>
      </w:del>
    </w:p>
    <w:p w14:paraId="2C568E30" w14:textId="77777777" w:rsidR="001644A5" w:rsidRDefault="001644A5" w:rsidP="001644A5">
      <w:pPr>
        <w:rPr>
          <w:del w:id="285" w:author="Barrelle, Jennifer (DPH)" w:date="2026-09-25T21:13:00Z" w16du:dateUtc="2026-09-26T01:13:00Z"/>
        </w:rPr>
      </w:pPr>
    </w:p>
    <w:p w14:paraId="0F9982EF" w14:textId="77777777" w:rsidR="001644A5" w:rsidRDefault="001644A5" w:rsidP="001644A5">
      <w:pPr>
        <w:rPr>
          <w:del w:id="286" w:author="Barrelle, Jennifer (DPH)" w:date="2026-09-25T21:13:00Z" w16du:dateUtc="2026-09-26T01:13:00Z"/>
        </w:rPr>
      </w:pPr>
      <w:del w:id="287" w:author="Barrelle, Jennifer (DPH)" w:date="2026-09-25T21:13:00Z" w16du:dateUtc="2026-09-26T01:13:00Z">
        <w:r>
          <w:delText>“This is the perfect example of teamwork,” Owens said. “All the culinary specialists worked hard, put in so many hours, and they’re exhausted. But after an event like this, people see what they are capable of doing, and it creates a bond within the team that is inexplicable.”</w:delText>
        </w:r>
      </w:del>
    </w:p>
    <w:p w14:paraId="0F40C6D8" w14:textId="77777777" w:rsidR="001644A5" w:rsidRDefault="001644A5" w:rsidP="001644A5">
      <w:pPr>
        <w:rPr>
          <w:del w:id="288" w:author="Barrelle, Jennifer (DPH)" w:date="2026-09-25T21:13:00Z" w16du:dateUtc="2026-09-26T01:13:00Z"/>
        </w:rPr>
      </w:pPr>
    </w:p>
    <w:p w14:paraId="431912E7" w14:textId="77777777" w:rsidR="001644A5" w:rsidRDefault="001644A5" w:rsidP="001644A5">
      <w:pPr>
        <w:rPr>
          <w:del w:id="289" w:author="Barrelle, Jennifer (DPH)" w:date="2026-09-25T21:13:00Z" w16du:dateUtc="2026-09-26T01:13:00Z"/>
        </w:rPr>
      </w:pPr>
      <w:del w:id="290" w:author="Barrelle, Jennifer (DPH)" w:date="2026-09-25T21:13:00Z" w16du:dateUtc="2026-09-26T01:13:00Z">
        <w:r>
          <w:delText>Each dining facility on post anticipated serving 500 to 700 meals, so the sheer volume of food to cook and prepare was massive.</w:delText>
        </w:r>
      </w:del>
    </w:p>
    <w:p w14:paraId="33F6F7DE" w14:textId="77777777" w:rsidR="001644A5" w:rsidRDefault="001644A5" w:rsidP="001644A5">
      <w:pPr>
        <w:rPr>
          <w:del w:id="291" w:author="Barrelle, Jennifer (DPH)" w:date="2026-09-25T21:13:00Z" w16du:dateUtc="2026-09-26T01:13:00Z"/>
        </w:rPr>
      </w:pPr>
    </w:p>
    <w:p w14:paraId="248FD239" w14:textId="77777777" w:rsidR="001644A5" w:rsidRDefault="001644A5" w:rsidP="001644A5">
      <w:pPr>
        <w:rPr>
          <w:del w:id="292" w:author="Barrelle, Jennifer (DPH)" w:date="2026-09-25T21:13:00Z" w16du:dateUtc="2026-09-26T01:13:00Z"/>
        </w:rPr>
      </w:pPr>
      <w:del w:id="293" w:author="Barrelle, Jennifer (DPH)" w:date="2026-09-25T21:13:00Z" w16du:dateUtc="2026-09-26T01:13:00Z">
        <w:r>
          <w:delText>“As of this morning, we had two 100-pound whole pigs roasted, about 900 pounds of whole turkey, seven to eight spiral hams, 200 pounds of Cornish hens and lobster tails, shrimp cocktail … we have a lot of food,” Owens said. “Then you have all the sides, going from mac ‘n’ cheese, green bean casserole, candied sweet potatoes and cornbread stuffing – we have it all.”</w:delText>
        </w:r>
      </w:del>
    </w:p>
    <w:p w14:paraId="3C808EA1" w14:textId="77777777" w:rsidR="001644A5" w:rsidRDefault="001644A5" w:rsidP="001644A5">
      <w:pPr>
        <w:rPr>
          <w:del w:id="294" w:author="Barrelle, Jennifer (DPH)" w:date="2026-09-25T21:13:00Z" w16du:dateUtc="2026-09-26T01:13:00Z"/>
        </w:rPr>
      </w:pPr>
    </w:p>
    <w:p w14:paraId="2AEC79A0" w14:textId="77777777" w:rsidR="001644A5" w:rsidRDefault="001644A5" w:rsidP="001644A5">
      <w:pPr>
        <w:rPr>
          <w:del w:id="295" w:author="Barrelle, Jennifer (DPH)" w:date="2026-09-25T21:13:00Z" w16du:dateUtc="2026-09-26T01:13:00Z"/>
        </w:rPr>
      </w:pPr>
      <w:del w:id="296" w:author="Barrelle, Jennifer (DPH)" w:date="2026-09-25T21:13:00Z" w16du:dateUtc="2026-09-26T01:13:00Z">
        <w:r>
          <w:delText xml:space="preserve">The 1st Brigade Combat Team’s Warrior Inn Restaurant was transformed into a wonderful world of Disney, with a different film to represent each of the seven battalions. From “Frozen” and “The Lion King” to “Coco” and “Hercules,” the culinary specialists had a lot of inspiration to draw from in their table and wall displays. </w:delText>
        </w:r>
      </w:del>
    </w:p>
    <w:p w14:paraId="4D02BF5F" w14:textId="77777777" w:rsidR="001644A5" w:rsidRDefault="001644A5" w:rsidP="001644A5">
      <w:pPr>
        <w:rPr>
          <w:del w:id="297" w:author="Barrelle, Jennifer (DPH)" w:date="2026-09-25T21:13:00Z" w16du:dateUtc="2026-09-26T01:13:00Z"/>
        </w:rPr>
      </w:pPr>
    </w:p>
    <w:p w14:paraId="7D748DF4" w14:textId="77777777" w:rsidR="001644A5" w:rsidRDefault="001644A5" w:rsidP="001644A5">
      <w:pPr>
        <w:rPr>
          <w:del w:id="298" w:author="Barrelle, Jennifer (DPH)" w:date="2026-09-25T21:13:00Z" w16du:dateUtc="2026-09-26T01:13:00Z"/>
        </w:rPr>
      </w:pPr>
      <w:del w:id="299" w:author="Barrelle, Jennifer (DPH)" w:date="2026-09-25T21:13:00Z" w16du:dateUtc="2026-09-26T01:13:00Z">
        <w:r>
          <w:delText>“Every Soldier contributed,” said Sgt. 1st Class Charles Hemphill, Warrior Inn Restaurant manager. “We had a decorating crew, we had a cooking crew, we had a night crew – specifically for this one holiday meal.”</w:delText>
        </w:r>
      </w:del>
    </w:p>
    <w:p w14:paraId="7B76BFCD" w14:textId="77777777" w:rsidR="001644A5" w:rsidRDefault="001644A5" w:rsidP="001644A5">
      <w:pPr>
        <w:rPr>
          <w:del w:id="300" w:author="Barrelle, Jennifer (DPH)" w:date="2026-09-25T21:13:00Z" w16du:dateUtc="2026-09-26T01:13:00Z"/>
        </w:rPr>
      </w:pPr>
    </w:p>
    <w:p w14:paraId="15A9068C" w14:textId="77777777" w:rsidR="001644A5" w:rsidRDefault="001644A5" w:rsidP="001644A5">
      <w:pPr>
        <w:rPr>
          <w:del w:id="301" w:author="Barrelle, Jennifer (DPH)" w:date="2026-09-25T21:13:00Z" w16du:dateUtc="2026-09-26T01:13:00Z"/>
        </w:rPr>
      </w:pPr>
      <w:del w:id="302" w:author="Barrelle, Jennifer (DPH)" w:date="2026-09-25T21:13:00Z" w16du:dateUtc="2026-09-26T01:13:00Z">
        <w:r>
          <w:delText>Hemphill said that efforts began two weeks ago, but the last 72 hours were the most critical.</w:delText>
        </w:r>
      </w:del>
    </w:p>
    <w:p w14:paraId="106CF211" w14:textId="77777777" w:rsidR="001644A5" w:rsidRDefault="001644A5" w:rsidP="001644A5">
      <w:pPr>
        <w:rPr>
          <w:del w:id="303" w:author="Barrelle, Jennifer (DPH)" w:date="2026-09-25T21:13:00Z" w16du:dateUtc="2026-09-26T01:13:00Z"/>
        </w:rPr>
      </w:pPr>
    </w:p>
    <w:p w14:paraId="3E8F3B69" w14:textId="77777777" w:rsidR="001644A5" w:rsidRDefault="001644A5" w:rsidP="001644A5">
      <w:pPr>
        <w:rPr>
          <w:del w:id="304" w:author="Barrelle, Jennifer (DPH)" w:date="2026-09-25T21:13:00Z" w16du:dateUtc="2026-09-26T01:13:00Z"/>
        </w:rPr>
      </w:pPr>
      <w:del w:id="305" w:author="Barrelle, Jennifer (DPH)" w:date="2026-09-25T21:13:00Z" w16du:dateUtc="2026-09-26T01:13:00Z">
        <w:r>
          <w:delText>“That really was the crunch time,” he said. “We pulled 24-hour duty last night for cooking, decorating and prep work.”</w:delText>
        </w:r>
      </w:del>
    </w:p>
    <w:p w14:paraId="17E6FEB1" w14:textId="77777777" w:rsidR="001644A5" w:rsidRDefault="001644A5" w:rsidP="001644A5">
      <w:pPr>
        <w:rPr>
          <w:del w:id="306" w:author="Barrelle, Jennifer (DPH)" w:date="2026-09-25T21:13:00Z" w16du:dateUtc="2026-09-26T01:13:00Z"/>
        </w:rPr>
      </w:pPr>
    </w:p>
    <w:p w14:paraId="13C59416" w14:textId="77777777" w:rsidR="001644A5" w:rsidRDefault="001644A5" w:rsidP="001644A5">
      <w:pPr>
        <w:rPr>
          <w:del w:id="307" w:author="Barrelle, Jennifer (DPH)" w:date="2026-09-25T21:13:00Z" w16du:dateUtc="2026-09-26T01:13:00Z"/>
        </w:rPr>
      </w:pPr>
      <w:del w:id="308" w:author="Barrelle, Jennifer (DPH)" w:date="2026-09-25T21:13:00Z" w16du:dateUtc="2026-09-26T01:13:00Z">
        <w:r>
          <w:delText>Hemphill recently arrived at Fort Drum having served as a culinary instructor at Fort Lee, Virginia. He said he was looking forward to working with Soldiers again at a Warrior Restaurant.</w:delText>
        </w:r>
      </w:del>
    </w:p>
    <w:p w14:paraId="1DCEC3EB" w14:textId="77777777" w:rsidR="001644A5" w:rsidRDefault="001644A5" w:rsidP="001644A5">
      <w:pPr>
        <w:rPr>
          <w:del w:id="309" w:author="Barrelle, Jennifer (DPH)" w:date="2026-09-25T21:13:00Z" w16du:dateUtc="2026-09-26T01:13:00Z"/>
        </w:rPr>
      </w:pPr>
    </w:p>
    <w:p w14:paraId="203EE37E" w14:textId="77777777" w:rsidR="001644A5" w:rsidRDefault="001644A5" w:rsidP="001644A5">
      <w:pPr>
        <w:rPr>
          <w:del w:id="310" w:author="Barrelle, Jennifer (DPH)" w:date="2026-09-25T21:13:00Z" w16du:dateUtc="2026-09-26T01:13:00Z"/>
        </w:rPr>
      </w:pPr>
      <w:del w:id="311" w:author="Barrelle, Jennifer (DPH)" w:date="2026-09-25T21:13:00Z" w16du:dateUtc="2026-09-26T01:13:00Z">
        <w:r>
          <w:delText xml:space="preserve">“These Soldiers were motivated and looking forward to serving this meal,” he said. “For some of them, this was the first time doing this, and it’s something they’ll never forget. When I was their instructor at Fort Lee, I had explained this process to them, and how important this meal is to Soldiers. Now it feels good to be here with them and watch it all unfold.”  </w:delText>
        </w:r>
      </w:del>
    </w:p>
    <w:p w14:paraId="27AA1970" w14:textId="77777777" w:rsidR="001644A5" w:rsidRDefault="001644A5" w:rsidP="001644A5">
      <w:pPr>
        <w:rPr>
          <w:del w:id="312" w:author="Barrelle, Jennifer (DPH)" w:date="2026-09-25T21:13:00Z" w16du:dateUtc="2026-09-26T01:13:00Z"/>
        </w:rPr>
      </w:pPr>
    </w:p>
    <w:p w14:paraId="439EAE29" w14:textId="77777777" w:rsidR="001644A5" w:rsidRDefault="001644A5" w:rsidP="001644A5">
      <w:pPr>
        <w:rPr>
          <w:del w:id="313" w:author="Barrelle, Jennifer (DPH)" w:date="2026-09-25T21:13:00Z" w16du:dateUtc="2026-09-26T01:13:00Z"/>
        </w:rPr>
      </w:pPr>
      <w:del w:id="314" w:author="Barrelle, Jennifer (DPH)" w:date="2026-09-25T21:13:00Z" w16du:dateUtc="2026-09-26T01:13:00Z">
        <w:r>
          <w:delText>The theme at the 10th Combat Aviation Brigade’s Flight Line Warrior Restaurant was inspired by the “Red Tails” – the Tuskegee airmen who served as the first African American pilots during World War II. A lighted runway on the floor directed diners to the food, and along the way they could see aviation displays and a large tactical operations center. Each battalion in the brigade participated in the decorations, while culinary specialists from 10th Mountain Sustainment Brigade did all of the cooking.</w:delText>
        </w:r>
      </w:del>
    </w:p>
    <w:p w14:paraId="398C37E2" w14:textId="77777777" w:rsidR="001644A5" w:rsidRDefault="001644A5" w:rsidP="001644A5">
      <w:pPr>
        <w:rPr>
          <w:del w:id="315" w:author="Barrelle, Jennifer (DPH)" w:date="2026-09-25T21:13:00Z" w16du:dateUtc="2026-09-26T01:13:00Z"/>
        </w:rPr>
      </w:pPr>
    </w:p>
    <w:p w14:paraId="53489C89" w14:textId="77777777" w:rsidR="001644A5" w:rsidRDefault="001644A5" w:rsidP="001644A5">
      <w:pPr>
        <w:rPr>
          <w:del w:id="316" w:author="Barrelle, Jennifer (DPH)" w:date="2026-09-25T21:13:00Z" w16du:dateUtc="2026-09-26T01:13:00Z"/>
        </w:rPr>
      </w:pPr>
      <w:del w:id="317" w:author="Barrelle, Jennifer (DPH)" w:date="2026-09-25T21:13:00Z" w16du:dateUtc="2026-09-26T01:13:00Z">
        <w:r>
          <w:delText>“This is our ‘Super Bowl’ so everybody was excited to be a part of this,” said Sgt. 1st Class Julio Quintanillaceron, Flight Line Warrior Restaurant assistant manager. “For some Soldiers on post, this is their first time being away from home. So being able to serve them this meal and see the smiles on their faces is a great pleasure for us.”</w:delText>
        </w:r>
      </w:del>
    </w:p>
    <w:p w14:paraId="23AA1FE5" w14:textId="77777777" w:rsidR="001644A5" w:rsidRDefault="001644A5" w:rsidP="001644A5">
      <w:pPr>
        <w:rPr>
          <w:del w:id="318" w:author="Barrelle, Jennifer (DPH)" w:date="2026-09-25T21:13:00Z" w16du:dateUtc="2026-09-26T01:13:00Z"/>
        </w:rPr>
      </w:pPr>
    </w:p>
    <w:p w14:paraId="50964BCA" w14:textId="77777777" w:rsidR="001644A5" w:rsidRDefault="001644A5" w:rsidP="001644A5">
      <w:pPr>
        <w:jc w:val="center"/>
        <w:rPr>
          <w:del w:id="319" w:author="Barrelle, Jennifer (DPH)" w:date="2026-09-25T21:13:00Z" w16du:dateUtc="2026-09-26T01:13:00Z"/>
        </w:rPr>
      </w:pPr>
      <w:del w:id="320" w:author="Barrelle, Jennifer (DPH)" w:date="2026-09-25T21:13:00Z" w16du:dateUtc="2026-09-26T01:13:00Z">
        <w:r>
          <w:delText>###</w:delText>
        </w:r>
      </w:del>
    </w:p>
    <w:p w14:paraId="30E655AE" w14:textId="77777777" w:rsidR="001644A5" w:rsidRDefault="001644A5" w:rsidP="001644A5">
      <w:pPr>
        <w:rPr>
          <w:del w:id="321" w:author="Barrelle, Jennifer (DPH)" w:date="2026-09-25T21:13:00Z" w16du:dateUtc="2026-09-26T01:13:00Z"/>
        </w:rPr>
      </w:pPr>
    </w:p>
    <w:p w14:paraId="0F71D120" w14:textId="77777777" w:rsidR="001644A5" w:rsidRDefault="001644A5" w:rsidP="001644A5">
      <w:pPr>
        <w:jc w:val="center"/>
        <w:rPr>
          <w:del w:id="322" w:author="Barrelle, Jennifer (DPH)" w:date="2026-09-25T21:13:00Z" w16du:dateUtc="2026-09-26T01:13:00Z"/>
        </w:rPr>
      </w:pPr>
      <w:del w:id="323" w:author="Barrelle, Jennifer (DPH)" w:date="2026-09-25T21:13:00Z" w16du:dateUtc="2026-09-26T01:13:00Z">
        <w:r>
          <w:delText xml:space="preserve">For further information regarding this release, contact Fort Drum Public Affairs at 315-772-9043 or email </w:delText>
        </w:r>
        <w:r>
          <w:fldChar w:fldCharType="begin"/>
        </w:r>
        <w:r>
          <w:delInstrText>HYPERLINK "mailto:katherine.e.wright12.civ@army.mil"</w:delInstrText>
        </w:r>
        <w:r>
          <w:fldChar w:fldCharType="separate"/>
        </w:r>
        <w:r>
          <w:rPr>
            <w:rStyle w:val="Hyperlink"/>
          </w:rPr>
          <w:delText>katherine.e.wright12.civ@army.mil</w:delText>
        </w:r>
        <w:r>
          <w:fldChar w:fldCharType="end"/>
        </w:r>
      </w:del>
    </w:p>
    <w:p w14:paraId="1C707518" w14:textId="77777777" w:rsidR="00162CDD" w:rsidRDefault="00162CDD">
      <w:pPr>
        <w:rPr>
          <w:del w:id="324" w:author="Barrelle, Jennifer (DPH)" w:date="2026-09-25T21:13:00Z" w16du:dateUtc="2026-09-26T01:13:00Z"/>
        </w:rPr>
      </w:pPr>
    </w:p>
    <w:p w14:paraId="2148E39A" w14:textId="77777777" w:rsidR="001644A5" w:rsidRDefault="001644A5" w:rsidP="001644A5">
      <w:pPr>
        <w:rPr>
          <w:del w:id="325" w:author="Barrelle, Jennifer (DPH)" w:date="2026-09-25T21:13:00Z" w16du:dateUtc="2026-09-26T01:13:00Z"/>
        </w:rPr>
      </w:pPr>
    </w:p>
    <w:p w14:paraId="0450422C" w14:textId="77777777" w:rsidR="001644A5" w:rsidRDefault="00085158">
      <w:pPr>
        <w:rPr>
          <w:del w:id="326" w:author="Barrelle, Jennifer (DPH)" w:date="2026-09-25T21:13:00Z" w16du:dateUtc="2026-09-26T01:13:00Z"/>
        </w:rPr>
      </w:pPr>
      <w:del w:id="327" w:author="Barrelle, Jennifer (DPH)" w:date="2026-09-25T21:13:00Z" w16du:dateUtc="2026-09-26T01:13:00Z">
        <w:r>
          <w:delText xml:space="preserve">Photo cutlines: </w:delText>
        </w:r>
      </w:del>
    </w:p>
    <w:p w14:paraId="16074071" w14:textId="77777777" w:rsidR="00085158" w:rsidRDefault="00085158">
      <w:pPr>
        <w:rPr>
          <w:del w:id="328" w:author="Barrelle, Jennifer (DPH)" w:date="2026-09-25T21:13:00Z" w16du:dateUtc="2026-09-26T01:13:00Z"/>
        </w:rPr>
      </w:pPr>
    </w:p>
    <w:p w14:paraId="2F3FFA35" w14:textId="77777777" w:rsidR="00085158" w:rsidRDefault="00085158" w:rsidP="00085158">
      <w:pPr>
        <w:rPr>
          <w:del w:id="329" w:author="Barrelle, Jennifer (DPH)" w:date="2026-09-25T21:13:00Z" w16du:dateUtc="2026-09-26T01:13:00Z"/>
        </w:rPr>
      </w:pPr>
      <w:del w:id="330" w:author="Barrelle, Jennifer (DPH)" w:date="2026-09-25T21:13:00Z" w16du:dateUtc="2026-09-26T01:13:00Z">
        <w:r>
          <w:delText>1: The traditional Thanksgiving meal at Fort Drum is all about providing 10th Mountain Division (LI) Soldiers and family members a memorable meal to get everyone in the holiday mood. Teams of culinary specialists at each of the dining facilities on post worked early this morning to put the final touches on the meal and the decorations, but it was days of decorating, preparation and cooking to serve thousands on Nov. 23. (2nd Brigade Combat Team PAO photo)</w:delText>
        </w:r>
      </w:del>
    </w:p>
    <w:p w14:paraId="446E7DD9" w14:textId="77777777" w:rsidR="00085158" w:rsidRDefault="00085158" w:rsidP="00085158">
      <w:pPr>
        <w:rPr>
          <w:del w:id="331" w:author="Barrelle, Jennifer (DPH)" w:date="2026-09-25T21:13:00Z" w16du:dateUtc="2026-09-26T01:13:00Z"/>
        </w:rPr>
      </w:pPr>
    </w:p>
    <w:p w14:paraId="5DDEC951" w14:textId="77777777" w:rsidR="00085158" w:rsidRDefault="00085158" w:rsidP="00085158">
      <w:pPr>
        <w:rPr>
          <w:del w:id="332" w:author="Barrelle, Jennifer (DPH)" w:date="2026-09-25T21:13:00Z" w16du:dateUtc="2026-09-26T01:13:00Z"/>
        </w:rPr>
      </w:pPr>
      <w:del w:id="333" w:author="Barrelle, Jennifer (DPH)" w:date="2026-09-25T21:13:00Z" w16du:dateUtc="2026-09-26T01:13:00Z">
        <w:r>
          <w:delText xml:space="preserve">2-8: The traditional Thanksgiving meal at Fort Drum is all about providing 10th Mountain Division (LI) Soldiers and family members a memorable meal to get everyone in the holiday mood. Teams of culinary specialists at each of the dining facilities on post worked early this morning to put the final touches on the meal and the decorations, but it was days of decorating, preparation and cooking to serve thousands on Nov. 23. (Photo by Mike Strasser, Fort Drum Garrison Public Affairs) </w:delText>
        </w:r>
      </w:del>
    </w:p>
    <w:p w14:paraId="46DE2050" w14:textId="77777777" w:rsidR="00085158" w:rsidRDefault="00085158"/>
    <w:sectPr w:rsidR="00085158">
      <w:headerReference w:type="default" r:id="rId11"/>
      <w:footerReference w:type="default" r:id="rId12"/>
      <w:pgSz w:w="12240" w:h="15840"/>
      <w:pgMar w:top="1440" w:right="1440" w:bottom="1440" w:left="1440" w:header="720" w:footer="720" w:gutter="0"/>
      <w:cols w:space="720"/>
      <w:docGrid w:linePitch="0"/>
      <w:sectPrChange w:id="334" w:author="Barrelle, Jennifer (DPH)" w:date="2026-09-25T21:13:00Z" w16du:dateUtc="2026-09-26T01:13:00Z">
        <w:sectPr w:rsidR="00085158">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C053D" w14:textId="77777777" w:rsidR="00162CDD" w:rsidRDefault="00162CDD">
      <w:r>
        <w:separator/>
      </w:r>
    </w:p>
  </w:endnote>
  <w:endnote w:type="continuationSeparator" w:id="0">
    <w:p w14:paraId="4FD93460" w14:textId="77777777" w:rsidR="00162CDD" w:rsidRDefault="00162CDD">
      <w:r>
        <w:continuationSeparator/>
      </w:r>
    </w:p>
  </w:endnote>
  <w:endnote w:type="continuationNotice" w:id="1">
    <w:p w14:paraId="5A7DC026" w14:textId="77777777" w:rsidR="00162CDD" w:rsidRDefault="00162C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inePrinter">
    <w:altName w:val="Calibri"/>
    <w:panose1 w:val="020B0604020202020204"/>
    <w:charset w:val="00"/>
    <w:family w:val="modern"/>
    <w:notTrueType/>
    <w:pitch w:val="fixed"/>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D8D6A" w14:textId="77777777" w:rsidR="004B41D8" w:rsidRDefault="004B4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B79C9B" w14:textId="77777777" w:rsidR="00162CDD" w:rsidRDefault="00162CDD">
      <w:r>
        <w:separator/>
      </w:r>
    </w:p>
  </w:footnote>
  <w:footnote w:type="continuationSeparator" w:id="0">
    <w:p w14:paraId="5BB71E3B" w14:textId="77777777" w:rsidR="00162CDD" w:rsidRDefault="00162CDD">
      <w:r>
        <w:continuationSeparator/>
      </w:r>
    </w:p>
  </w:footnote>
  <w:footnote w:type="continuationNotice" w:id="1">
    <w:p w14:paraId="4075E6BD" w14:textId="77777777" w:rsidR="00162CDD" w:rsidRDefault="00162CDD"/>
  </w:footnote>
  <w:footnote w:id="2">
    <w:p w14:paraId="25A064DD" w14:textId="77777777" w:rsidR="000E3AAE" w:rsidRPr="0009110E" w:rsidRDefault="000E3AAE" w:rsidP="000E3AAE">
      <w:pPr>
        <w:pStyle w:val="FootnoteText"/>
        <w:rPr>
          <w:rFonts w:ascii="Century Schoolbook" w:hAnsi="Century Schoolbook"/>
        </w:rPr>
      </w:pPr>
      <w:ins w:id="104" w:author="Barrelle, Jennifer (DPH)" w:date="2026-09-25T21:13:00Z" w16du:dateUtc="2026-09-26T01:13:00Z">
        <w:r w:rsidRPr="0009110E">
          <w:rPr>
            <w:rStyle w:val="FootnoteReference"/>
            <w:rFonts w:ascii="Century Schoolbook" w:hAnsi="Century Schoolbook"/>
          </w:rPr>
          <w:footnoteRef/>
        </w:r>
        <w:r w:rsidRPr="0009110E">
          <w:rPr>
            <w:rFonts w:ascii="Century Schoolbook" w:hAnsi="Century Schoolbook"/>
          </w:rPr>
          <w:t xml:space="preserve"> </w:t>
        </w:r>
        <w:r w:rsidRPr="0009110E">
          <w:rPr>
            <w:rStyle w:val="cf01"/>
            <w:rFonts w:ascii="Century Schoolbook" w:hAnsi="Century Schoolbook" w:cs="Times New Roman"/>
          </w:rPr>
          <w:t>105 CMR 140.310 through 105 CMR140.334</w:t>
        </w:r>
      </w:ins>
    </w:p>
  </w:footnote>
  <w:footnote w:id="3">
    <w:p w14:paraId="154A2979" w14:textId="77777777" w:rsidR="000E3AAE" w:rsidRPr="005659A5" w:rsidRDefault="000E3AAE" w:rsidP="000E3AAE">
      <w:pPr>
        <w:pStyle w:val="FootnoteText"/>
        <w:rPr>
          <w:rFonts w:ascii="Century Schoolbook" w:hAnsi="Century Schoolbook"/>
        </w:rPr>
      </w:pPr>
      <w:ins w:id="108" w:author="Barrelle, Jennifer (DPH)" w:date="2026-09-25T21:13:00Z" w16du:dateUtc="2026-09-26T01:13:00Z">
        <w:r w:rsidRPr="005659A5">
          <w:rPr>
            <w:rStyle w:val="FootnoteReference"/>
            <w:rFonts w:ascii="Century Schoolbook" w:hAnsi="Century Schoolbook"/>
          </w:rPr>
          <w:footnoteRef/>
        </w:r>
        <w:r w:rsidRPr="005659A5">
          <w:rPr>
            <w:rFonts w:ascii="Century Schoolbook" w:hAnsi="Century Schoolbook"/>
          </w:rPr>
          <w:t xml:space="preserve"> 105 CMR 140.130 through 105 CMR 140.134</w:t>
        </w:r>
      </w:ins>
    </w:p>
  </w:footnote>
  <w:footnote w:id="4">
    <w:p w14:paraId="5925C51C" w14:textId="77777777" w:rsidR="000E3AAE" w:rsidRPr="00F0282F" w:rsidRDefault="000E3AAE" w:rsidP="000E3AAE">
      <w:pPr>
        <w:contextualSpacing/>
        <w:jc w:val="both"/>
        <w:rPr>
          <w:sz w:val="20"/>
        </w:rPr>
      </w:pPr>
      <w:ins w:id="133" w:author="Barrelle, Jennifer (DPH)" w:date="2026-09-25T21:13:00Z" w16du:dateUtc="2026-09-26T01:13:00Z">
        <w:r w:rsidRPr="00F0282F">
          <w:rPr>
            <w:rStyle w:val="FootnoteReference"/>
            <w:rFonts w:ascii="Century Schoolbook" w:eastAsiaTheme="minorHAnsi" w:hAnsi="Century Schoolbook"/>
            <w:sz w:val="20"/>
          </w:rPr>
          <w:footnoteRef/>
        </w:r>
        <w:r w:rsidRPr="00F0282F">
          <w:rPr>
            <w:rFonts w:ascii="Century Schoolbook" w:hAnsi="Century Schoolbook"/>
            <w:sz w:val="20"/>
          </w:rPr>
          <w:t xml:space="preserve"> </w:t>
        </w:r>
        <w:r w:rsidRPr="00F0282F">
          <w:rPr>
            <w:rFonts w:ascii="Century Schoolbook" w:eastAsia="Century Schoolbook" w:hAnsi="Century Schoolbook"/>
            <w:sz w:val="20"/>
          </w:rPr>
          <w:t>244 CMR 7.03(1)(i); 244 CMR 9.03(5); 244 CMR 9.03(47); 244 CMR 7.03(1)(h); 244 CMR 9.03(10).</w:t>
        </w:r>
      </w:ins>
    </w:p>
  </w:footnote>
  <w:footnote w:id="5">
    <w:p w14:paraId="1907A392" w14:textId="77777777" w:rsidR="000E3AAE" w:rsidRPr="00F0282F" w:rsidRDefault="000E3AAE" w:rsidP="000E3AAE">
      <w:pPr>
        <w:pStyle w:val="FootnoteText"/>
        <w:rPr>
          <w:rFonts w:ascii="Century Schoolbook" w:hAnsi="Century Schoolbook"/>
        </w:rPr>
      </w:pPr>
      <w:ins w:id="137"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eastAsia="Century Schoolbook" w:hAnsi="Century Schoolbook" w:cs="Times New Roman"/>
          </w:rPr>
          <w:t>244 CMR 9.03(11) &amp; (12)</w:t>
        </w:r>
      </w:ins>
    </w:p>
  </w:footnote>
  <w:footnote w:id="6">
    <w:p w14:paraId="551AD27B" w14:textId="77777777" w:rsidR="000E3AAE" w:rsidRPr="00F0282F" w:rsidRDefault="000E3AAE" w:rsidP="000E3AAE">
      <w:pPr>
        <w:pStyle w:val="FootnoteText"/>
        <w:rPr>
          <w:rFonts w:ascii="Century Schoolbook" w:hAnsi="Century Schoolbook"/>
        </w:rPr>
      </w:pPr>
      <w:ins w:id="138"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eastAsia="Century Schoolbook" w:hAnsi="Century Schoolbook" w:cs="Times New Roman"/>
          </w:rPr>
          <w:t>244 CMR 9.03(9).</w:t>
        </w:r>
      </w:ins>
    </w:p>
  </w:footnote>
  <w:footnote w:id="7">
    <w:p w14:paraId="0109AC9A" w14:textId="77777777" w:rsidR="000E3AAE" w:rsidRPr="00F0282F" w:rsidRDefault="000E3AAE" w:rsidP="000E3AAE">
      <w:pPr>
        <w:pStyle w:val="FootnoteText"/>
        <w:rPr>
          <w:rFonts w:ascii="Century Schoolbook" w:hAnsi="Century Schoolbook"/>
        </w:rPr>
      </w:pPr>
      <w:ins w:id="142"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Pr>
            <w:rFonts w:ascii="Century Schoolbook" w:hAnsi="Century Schoolbook"/>
          </w:rPr>
          <w:t xml:space="preserve">For physicians see </w:t>
        </w:r>
        <w:r w:rsidRPr="00F0282F">
          <w:rPr>
            <w:rFonts w:ascii="Century Schoolbook" w:eastAsia="Century Schoolbook" w:hAnsi="Century Schoolbook" w:cs="Times New Roman"/>
          </w:rPr>
          <w:t>243 CMR 1.03(5)(a)</w:t>
        </w:r>
        <w:r>
          <w:rPr>
            <w:rFonts w:ascii="Century Schoolbook" w:eastAsia="Century Schoolbook" w:hAnsi="Century Schoolbook" w:cs="Times New Roman"/>
          </w:rPr>
          <w:t xml:space="preserve">; for APRNs, the </w:t>
        </w:r>
        <w:r w:rsidRPr="00B017F3">
          <w:rPr>
            <w:rFonts w:ascii="Century Schoolbook" w:hAnsi="Century Schoolbook"/>
            <w:color w:val="141414"/>
          </w:rPr>
          <w:t xml:space="preserve">standards of care to which nurses in advanced practice shall be held, shall be those standards which protect consumers, and provide them with safe and comprehensive care, and shall be standards comparable to other professionals, including physicians, providing the same services. </w:t>
        </w:r>
        <w:r w:rsidRPr="00B017F3">
          <w:rPr>
            <w:rFonts w:ascii="Century Schoolbook" w:hAnsi="Century Schoolbook"/>
          </w:rPr>
          <w:t xml:space="preserve">MGL c. 112 </w:t>
        </w:r>
        <w:r w:rsidRPr="00B017F3">
          <w:rPr>
            <w:rFonts w:ascii="Century Schoolbook" w:hAnsi="Century Schoolbook" w:cstheme="minorHAnsi"/>
          </w:rPr>
          <w:t>§</w:t>
        </w:r>
        <w:r w:rsidRPr="00B017F3">
          <w:rPr>
            <w:rFonts w:ascii="Century Schoolbook" w:hAnsi="Century Schoolbook"/>
          </w:rPr>
          <w:t>80B</w:t>
        </w:r>
        <w:r w:rsidRPr="00F0282F">
          <w:rPr>
            <w:rFonts w:ascii="Century Schoolbook" w:eastAsia="Century Schoolbook" w:hAnsi="Century Schoolbook" w:cs="Times New Roman"/>
          </w:rPr>
          <w:t>.</w:t>
        </w:r>
      </w:ins>
    </w:p>
  </w:footnote>
  <w:footnote w:id="8">
    <w:p w14:paraId="6B2F4358" w14:textId="77777777" w:rsidR="000E3AAE" w:rsidRPr="00D55F9F" w:rsidRDefault="000E3AAE" w:rsidP="000E3AAE">
      <w:pPr>
        <w:pStyle w:val="FootnoteText"/>
        <w:rPr>
          <w:rFonts w:ascii="Century Schoolbook" w:hAnsi="Century Schoolbook"/>
        </w:rPr>
      </w:pPr>
      <w:ins w:id="143" w:author="Barrelle, Jennifer (DPH)" w:date="2026-09-25T21:13:00Z" w16du:dateUtc="2026-09-26T01:13:00Z">
        <w:r>
          <w:rPr>
            <w:rStyle w:val="FootnoteReference"/>
          </w:rPr>
          <w:footnoteRef/>
        </w:r>
        <w:r>
          <w:t xml:space="preserve"> </w:t>
        </w:r>
        <w:r>
          <w:rPr>
            <w:rFonts w:ascii="Century Schoolbook" w:hAnsi="Century Schoolbook"/>
          </w:rPr>
          <w:t xml:space="preserve">See American College of Obstetricians and Gynecologists advocacy stance regarding medication abortion “reversals”:  </w:t>
        </w:r>
        <w:r>
          <w:fldChar w:fldCharType="begin"/>
        </w:r>
        <w:r>
          <w:instrText>HYPERLINK "https://www.acog.org/advocacy/facts-are-important/medication-abortion-reversal-is-not-supported-by-science"</w:instrText>
        </w:r>
        <w:r>
          <w:fldChar w:fldCharType="separate"/>
        </w:r>
        <w:r w:rsidRPr="00D55F9F">
          <w:rPr>
            <w:rStyle w:val="Hyperlink"/>
            <w:rFonts w:ascii="Century Schoolbook" w:hAnsi="Century Schoolbook"/>
          </w:rPr>
          <w:t>Medication Abortion "Reversal" Is Not Supported by Science | ACOG</w:t>
        </w:r>
        <w:r>
          <w:fldChar w:fldCharType="end"/>
        </w:r>
      </w:ins>
    </w:p>
  </w:footnote>
  <w:footnote w:id="9">
    <w:p w14:paraId="0F37780A" w14:textId="77777777" w:rsidR="000E3AAE" w:rsidRPr="00377CDA" w:rsidRDefault="000E3AAE" w:rsidP="000E3AAE">
      <w:pPr>
        <w:pStyle w:val="FootnoteText"/>
        <w:rPr>
          <w:rFonts w:ascii="Century Schoolbook" w:hAnsi="Century Schoolbook"/>
          <w:sz w:val="18"/>
          <w:szCs w:val="18"/>
        </w:rPr>
      </w:pPr>
      <w:ins w:id="147"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eastAsia="Century Schoolbook" w:hAnsi="Century Schoolbook" w:cs="Times New Roman"/>
          </w:rPr>
          <w:t>263 CMR 5.09(5).</w:t>
        </w:r>
        <w:r w:rsidRPr="00377CDA">
          <w:rPr>
            <w:rFonts w:ascii="Century Schoolbook" w:eastAsia="Century Schoolbook" w:hAnsi="Century Schoolbook" w:cs="Times New Roman"/>
            <w:sz w:val="18"/>
            <w:szCs w:val="18"/>
          </w:rPr>
          <w:t xml:space="preserve">  </w:t>
        </w:r>
      </w:ins>
    </w:p>
  </w:footnote>
  <w:footnote w:id="10">
    <w:p w14:paraId="5E04DA64" w14:textId="77777777" w:rsidR="000E3AAE" w:rsidRPr="00F0282F" w:rsidRDefault="000E3AAE" w:rsidP="000E3AAE">
      <w:pPr>
        <w:pStyle w:val="FootnoteText"/>
        <w:rPr>
          <w:rFonts w:ascii="Century Schoolbook" w:hAnsi="Century Schoolbook"/>
        </w:rPr>
      </w:pPr>
      <w:ins w:id="156"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hAnsi="Century Schoolbook" w:cs="Times New Roman"/>
            <w:color w:val="141414"/>
          </w:rPr>
          <w:t>243 CMR 1.03(5)(a)10</w:t>
        </w:r>
      </w:ins>
    </w:p>
  </w:footnote>
  <w:footnote w:id="11">
    <w:p w14:paraId="7B3B2875" w14:textId="77777777" w:rsidR="000E3AAE" w:rsidRPr="00F0282F" w:rsidRDefault="000E3AAE" w:rsidP="000E3AAE">
      <w:pPr>
        <w:pStyle w:val="FootnoteText"/>
        <w:rPr>
          <w:rFonts w:ascii="Century Schoolbook" w:hAnsi="Century Schoolbook"/>
        </w:rPr>
      </w:pPr>
      <w:ins w:id="157"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hAnsi="Century Schoolbook" w:cs="Times New Roman"/>
            <w:color w:val="141414"/>
          </w:rPr>
          <w:t xml:space="preserve">243 CMR 2.07(11)(a).  </w:t>
        </w:r>
      </w:ins>
    </w:p>
  </w:footnote>
  <w:footnote w:id="12">
    <w:p w14:paraId="278C138E" w14:textId="77777777" w:rsidR="000E3AAE" w:rsidRPr="00F0282F" w:rsidRDefault="000E3AAE" w:rsidP="000E3AAE">
      <w:pPr>
        <w:pStyle w:val="FootnoteText"/>
        <w:rPr>
          <w:rFonts w:ascii="Century Schoolbook" w:hAnsi="Century Schoolbook"/>
        </w:rPr>
      </w:pPr>
      <w:ins w:id="158"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hAnsi="Century Schoolbook" w:cs="Times New Roman"/>
            <w:i/>
            <w:iCs/>
            <w:color w:val="141414"/>
          </w:rPr>
          <w:t>Welter v. Board of Registration in Medicine</w:t>
        </w:r>
        <w:r w:rsidRPr="00F0282F">
          <w:rPr>
            <w:rFonts w:ascii="Century Schoolbook" w:hAnsi="Century Schoolbook" w:cs="Times New Roman"/>
            <w:color w:val="141414"/>
          </w:rPr>
          <w:t xml:space="preserve">, 490 Mass 718, 725, 196 N.E.3d 312, 320 (2022), cert. denied sub nom. Welter v. Massachusetts Bd. of Registration in Med., 143 S. Ct. 2561 (2023).  </w:t>
        </w:r>
      </w:ins>
    </w:p>
  </w:footnote>
  <w:footnote w:id="13">
    <w:p w14:paraId="43D6FC96" w14:textId="77777777" w:rsidR="000E3AAE" w:rsidRPr="00AC5A1C" w:rsidRDefault="000E3AAE" w:rsidP="000E3AAE">
      <w:pPr>
        <w:pStyle w:val="FootnoteText"/>
        <w:rPr>
          <w:rFonts w:ascii="Century Schoolbook" w:hAnsi="Century Schoolbook" w:cs="Times New Roman"/>
        </w:rPr>
      </w:pPr>
      <w:ins w:id="162" w:author="Barrelle, Jennifer (DPH)" w:date="2026-09-25T21:13:00Z" w16du:dateUtc="2026-09-26T01:13:00Z">
        <w:r w:rsidRPr="00AC5A1C">
          <w:rPr>
            <w:rStyle w:val="FootnoteReference"/>
            <w:rFonts w:ascii="Century Schoolbook" w:hAnsi="Century Schoolbook" w:cs="Times New Roman"/>
          </w:rPr>
          <w:footnoteRef/>
        </w:r>
        <w:r w:rsidRPr="00AC5A1C">
          <w:rPr>
            <w:rFonts w:ascii="Century Schoolbook" w:hAnsi="Century Schoolbook" w:cs="Times New Roman"/>
          </w:rPr>
          <w:t xml:space="preserve"> </w:t>
        </w:r>
        <w:r w:rsidRPr="00AC5A1C">
          <w:rPr>
            <w:rFonts w:ascii="Century Schoolbook" w:hAnsi="Century Schoolbook" w:cs="Times New Roman"/>
            <w:i/>
            <w:iCs/>
          </w:rPr>
          <w:t>Welter</w:t>
        </w:r>
        <w:r w:rsidRPr="00AC5A1C">
          <w:rPr>
            <w:rFonts w:ascii="Century Schoolbook" w:hAnsi="Century Schoolbook" w:cs="Times New Roman"/>
          </w:rPr>
          <w:t xml:space="preserve">, </w:t>
        </w:r>
        <w:r w:rsidRPr="00AC5A1C">
          <w:rPr>
            <w:rFonts w:ascii="Century Schoolbook" w:hAnsi="Century Schoolbook" w:cs="Times New Roman"/>
            <w:i/>
            <w:iCs/>
          </w:rPr>
          <w:t>supra</w:t>
        </w:r>
        <w:r w:rsidRPr="00AC5A1C">
          <w:rPr>
            <w:rFonts w:ascii="Century Schoolbook" w:hAnsi="Century Schoolbook" w:cs="Times New Roman"/>
          </w:rPr>
          <w:t>, at 490 Mass. 726-728.</w:t>
        </w:r>
      </w:ins>
    </w:p>
  </w:footnote>
  <w:footnote w:id="14">
    <w:p w14:paraId="29A4E3B4" w14:textId="77777777" w:rsidR="000E3AAE" w:rsidRPr="00F0282F" w:rsidRDefault="000E3AAE" w:rsidP="000E3AAE">
      <w:pPr>
        <w:pStyle w:val="FootnoteText"/>
        <w:rPr>
          <w:rFonts w:ascii="Century Schoolbook" w:hAnsi="Century Schoolbook"/>
        </w:rPr>
      </w:pPr>
      <w:ins w:id="166" w:author="Barrelle, Jennifer (DPH)" w:date="2026-09-25T21:13:00Z" w16du:dateUtc="2026-09-26T01:13:00Z">
        <w:r w:rsidRPr="00F0282F">
          <w:rPr>
            <w:rStyle w:val="FootnoteReference"/>
            <w:rFonts w:ascii="Century Schoolbook" w:hAnsi="Century Schoolbook"/>
          </w:rPr>
          <w:footnoteRef/>
        </w:r>
        <w:r w:rsidRPr="00F0282F">
          <w:rPr>
            <w:rFonts w:ascii="Century Schoolbook" w:hAnsi="Century Schoolbook"/>
          </w:rPr>
          <w:t xml:space="preserve"> </w:t>
        </w:r>
        <w:r w:rsidRPr="00F0282F">
          <w:rPr>
            <w:rFonts w:ascii="Century Schoolbook" w:eastAsia="Century Schoolbook" w:hAnsi="Century Schoolbook" w:cs="Times New Roman"/>
          </w:rPr>
          <w:t xml:space="preserve">244 CMR 9.03 (32), 244 CMR 7.03(1)(w); 244 CMR 9.03(47).  </w:t>
        </w:r>
      </w:ins>
    </w:p>
  </w:footnote>
  <w:footnote w:id="15">
    <w:p w14:paraId="35C048BB" w14:textId="77777777" w:rsidR="000E3AAE" w:rsidRPr="00F0282F" w:rsidRDefault="000E3AAE" w:rsidP="000E3AAE">
      <w:pPr>
        <w:contextualSpacing/>
        <w:jc w:val="both"/>
        <w:rPr>
          <w:rFonts w:ascii="Century Schoolbook" w:eastAsia="Century Schoolbook" w:hAnsi="Century Schoolbook"/>
          <w:sz w:val="20"/>
        </w:rPr>
      </w:pPr>
      <w:ins w:id="167" w:author="Barrelle, Jennifer (DPH)" w:date="2026-09-25T21:13:00Z" w16du:dateUtc="2026-09-26T01:13:00Z">
        <w:r w:rsidRPr="00F0282F">
          <w:rPr>
            <w:rStyle w:val="FootnoteReference"/>
            <w:rFonts w:ascii="Century Schoolbook" w:eastAsiaTheme="minorHAnsi" w:hAnsi="Century Schoolbook"/>
            <w:sz w:val="20"/>
          </w:rPr>
          <w:footnoteRef/>
        </w:r>
        <w:r w:rsidRPr="00F0282F">
          <w:rPr>
            <w:rFonts w:ascii="Century Schoolbook" w:hAnsi="Century Schoolbook"/>
            <w:sz w:val="20"/>
          </w:rPr>
          <w:t xml:space="preserve"> </w:t>
        </w:r>
        <w:r w:rsidRPr="00F0282F">
          <w:rPr>
            <w:rFonts w:ascii="Century Schoolbook" w:eastAsia="Century Schoolbook" w:hAnsi="Century Schoolbook"/>
            <w:sz w:val="20"/>
          </w:rPr>
          <w:t>244 CMR 7.03(1)(x); 263 CMR 6.02(2)(x).</w:t>
        </w:r>
      </w:ins>
    </w:p>
  </w:footnote>
  <w:footnote w:id="16">
    <w:p w14:paraId="2CB30DB2" w14:textId="77777777" w:rsidR="000E3AAE" w:rsidRPr="00F0282F" w:rsidRDefault="000E3AAE" w:rsidP="000E3AAE">
      <w:pPr>
        <w:contextualSpacing/>
        <w:jc w:val="both"/>
        <w:rPr>
          <w:rFonts w:ascii="Century Schoolbook" w:eastAsia="Century Schoolbook" w:hAnsi="Century Schoolbook"/>
          <w:sz w:val="20"/>
        </w:rPr>
      </w:pPr>
      <w:ins w:id="174" w:author="Barrelle, Jennifer (DPH)" w:date="2026-09-25T21:13:00Z" w16du:dateUtc="2026-09-26T01:13:00Z">
        <w:r w:rsidRPr="00F0282F">
          <w:rPr>
            <w:rStyle w:val="FootnoteReference"/>
            <w:rFonts w:ascii="Century Schoolbook" w:eastAsiaTheme="minorHAnsi" w:hAnsi="Century Schoolbook"/>
            <w:sz w:val="20"/>
          </w:rPr>
          <w:footnoteRef/>
        </w:r>
        <w:r w:rsidRPr="00F0282F">
          <w:rPr>
            <w:rFonts w:ascii="Century Schoolbook" w:hAnsi="Century Schoolbook"/>
            <w:sz w:val="20"/>
          </w:rPr>
          <w:t xml:space="preserve"> </w:t>
        </w:r>
        <w:r w:rsidRPr="00F0282F">
          <w:rPr>
            <w:rFonts w:ascii="Century Schoolbook" w:eastAsia="Century Schoolbook" w:hAnsi="Century Schoolbook"/>
            <w:sz w:val="20"/>
          </w:rPr>
          <w:t>244 CMR 9.03(47); 263 CMR 6.03(2)(w).</w:t>
        </w:r>
      </w:ins>
    </w:p>
  </w:footnote>
  <w:footnote w:id="17">
    <w:p w14:paraId="6C211E62" w14:textId="77777777" w:rsidR="000E3AAE" w:rsidRDefault="000E3AAE" w:rsidP="000E3AAE">
      <w:pPr>
        <w:pStyle w:val="FootnoteText"/>
      </w:pPr>
      <w:ins w:id="175" w:author="Barrelle, Jennifer (DPH)" w:date="2026-09-25T21:13:00Z" w16du:dateUtc="2026-09-26T01:13:00Z">
        <w:r>
          <w:rPr>
            <w:rStyle w:val="FootnoteReference"/>
          </w:rPr>
          <w:footnoteRef/>
        </w:r>
        <w:r>
          <w:t xml:space="preserve"> </w:t>
        </w:r>
        <w:r>
          <w:rPr>
            <w:rStyle w:val="FootnoteReference"/>
          </w:rPr>
          <w:footnoteRef/>
        </w:r>
        <w:r>
          <w:t xml:space="preserve"> </w:t>
        </w:r>
        <w:r>
          <w:rPr>
            <w:rFonts w:ascii="Century Schoolbook" w:hAnsi="Century Schoolbook"/>
          </w:rPr>
          <w:t xml:space="preserve">See American College of Obstetricians and Gynecologists advocacy stance regarding medication abortion “reversals”:  </w:t>
        </w:r>
        <w:r>
          <w:fldChar w:fldCharType="begin"/>
        </w:r>
        <w:r>
          <w:instrText>HYPERLINK "https://www.acog.org/advocacy/facts-are-important/medication-abortion-reversal-is-not-supported-by-science"</w:instrText>
        </w:r>
        <w:r>
          <w:fldChar w:fldCharType="separate"/>
        </w:r>
        <w:r w:rsidRPr="00D55F9F">
          <w:rPr>
            <w:rStyle w:val="Hyperlink"/>
            <w:rFonts w:ascii="Century Schoolbook" w:hAnsi="Century Schoolbook"/>
          </w:rPr>
          <w:t>Medication Abortion "Reversal" Is Not Supported by Science | ACOG</w:t>
        </w:r>
        <w:r>
          <w:fldChar w:fldCharType="end"/>
        </w:r>
      </w:ins>
    </w:p>
  </w:footnote>
  <w:footnote w:id="18">
    <w:p w14:paraId="4D9782B2" w14:textId="77777777" w:rsidR="000E3AAE" w:rsidRPr="006F1E0E" w:rsidRDefault="000E3AAE" w:rsidP="000E3AAE">
      <w:pPr>
        <w:contextualSpacing/>
        <w:jc w:val="both"/>
      </w:pPr>
      <w:ins w:id="179" w:author="Barrelle, Jennifer (DPH)" w:date="2026-09-25T21:13:00Z" w16du:dateUtc="2026-09-26T01:13:00Z">
        <w:r w:rsidRPr="00F0282F">
          <w:rPr>
            <w:rStyle w:val="FootnoteReference"/>
            <w:rFonts w:ascii="Century Schoolbook" w:eastAsiaTheme="minorHAnsi" w:hAnsi="Century Schoolbook"/>
            <w:sz w:val="20"/>
          </w:rPr>
          <w:footnoteRef/>
        </w:r>
        <w:r w:rsidRPr="00F0282F">
          <w:rPr>
            <w:rFonts w:ascii="Century Schoolbook" w:hAnsi="Century Schoolbook"/>
            <w:sz w:val="20"/>
          </w:rPr>
          <w:t xml:space="preserve"> </w:t>
        </w:r>
        <w:r w:rsidRPr="00F0282F">
          <w:rPr>
            <w:rFonts w:ascii="Century Schoolbook" w:eastAsia="Century Schoolbook" w:hAnsi="Century Schoolbook"/>
            <w:sz w:val="20"/>
          </w:rPr>
          <w:t>244 CMR 9.03(31); 263 CMR 5.09(8).</w:t>
        </w:r>
      </w:ins>
    </w:p>
  </w:footnote>
  <w:footnote w:id="19">
    <w:p w14:paraId="487DD27C" w14:textId="77777777" w:rsidR="000E3AAE" w:rsidRPr="00F0282F" w:rsidRDefault="000E3AAE" w:rsidP="000E3AAE">
      <w:pPr>
        <w:contextualSpacing/>
        <w:jc w:val="both"/>
        <w:rPr>
          <w:rFonts w:eastAsia="Century Schoolbook"/>
          <w:sz w:val="20"/>
        </w:rPr>
      </w:pPr>
      <w:ins w:id="183" w:author="Barrelle, Jennifer (DPH)" w:date="2026-09-25T21:13:00Z" w16du:dateUtc="2026-09-26T01:13:00Z">
        <w:r w:rsidRPr="00F0282F">
          <w:rPr>
            <w:rStyle w:val="FootnoteReference"/>
            <w:rFonts w:eastAsiaTheme="minorHAnsi"/>
            <w:sz w:val="20"/>
          </w:rPr>
          <w:footnoteRef/>
        </w:r>
        <w:r w:rsidRPr="00F0282F">
          <w:rPr>
            <w:sz w:val="20"/>
          </w:rPr>
          <w:t xml:space="preserve"> </w:t>
        </w:r>
        <w:r w:rsidRPr="00F0282F">
          <w:rPr>
            <w:rFonts w:eastAsia="Century Schoolbook"/>
            <w:sz w:val="20"/>
          </w:rPr>
          <w:t xml:space="preserve">244 CMR 9.03(32); 263 CMR 5.09(21) &amp; (22). </w:t>
        </w:r>
      </w:ins>
    </w:p>
  </w:footnote>
  <w:footnote w:id="20">
    <w:p w14:paraId="1E00C780" w14:textId="77777777" w:rsidR="000E3AAE" w:rsidRPr="00F0282F" w:rsidRDefault="000E3AAE" w:rsidP="000E3AAE">
      <w:pPr>
        <w:pStyle w:val="FootnoteText"/>
        <w:rPr>
          <w:rFonts w:ascii="Times New Roman" w:hAnsi="Times New Roman" w:cs="Times New Roman"/>
        </w:rPr>
      </w:pPr>
      <w:ins w:id="190" w:author="Barrelle, Jennifer (DPH)" w:date="2026-09-25T21:13:00Z" w16du:dateUtc="2026-09-26T01:13:00Z">
        <w:r w:rsidRPr="00F0282F">
          <w:rPr>
            <w:rStyle w:val="FootnoteReference"/>
            <w:rFonts w:ascii="Times New Roman" w:hAnsi="Times New Roman" w:cs="Times New Roman"/>
          </w:rPr>
          <w:footnoteRef/>
        </w:r>
        <w:r w:rsidRPr="00F0282F">
          <w:rPr>
            <w:rFonts w:ascii="Times New Roman" w:hAnsi="Times New Roman" w:cs="Times New Roman"/>
          </w:rPr>
          <w:t xml:space="preserve"> </w:t>
        </w:r>
        <w:r w:rsidRPr="00F0282F">
          <w:rPr>
            <w:rFonts w:ascii="Times New Roman" w:eastAsia="Century Schoolbook" w:hAnsi="Times New Roman" w:cs="Times New Roman"/>
          </w:rPr>
          <w:t xml:space="preserve">263 CMR 5.03.  </w:t>
        </w:r>
      </w:ins>
    </w:p>
  </w:footnote>
  <w:footnote w:id="21">
    <w:p w14:paraId="1EF234EC" w14:textId="77777777" w:rsidR="000E3AAE" w:rsidRPr="00F0282F" w:rsidRDefault="000E3AAE" w:rsidP="000E3AAE">
      <w:pPr>
        <w:pStyle w:val="FootnoteText"/>
        <w:rPr>
          <w:rFonts w:ascii="Times New Roman" w:hAnsi="Times New Roman" w:cs="Times New Roman"/>
        </w:rPr>
      </w:pPr>
      <w:ins w:id="191" w:author="Barrelle, Jennifer (DPH)" w:date="2026-09-25T21:13:00Z" w16du:dateUtc="2026-09-26T01:13:00Z">
        <w:r w:rsidRPr="00F0282F">
          <w:rPr>
            <w:rStyle w:val="FootnoteReference"/>
            <w:rFonts w:ascii="Times New Roman" w:hAnsi="Times New Roman" w:cs="Times New Roman"/>
          </w:rPr>
          <w:footnoteRef/>
        </w:r>
        <w:r w:rsidRPr="00F0282F">
          <w:rPr>
            <w:rFonts w:ascii="Times New Roman" w:hAnsi="Times New Roman" w:cs="Times New Roman"/>
          </w:rPr>
          <w:t xml:space="preserve"> </w:t>
        </w:r>
        <w:r w:rsidRPr="00F0282F">
          <w:rPr>
            <w:rFonts w:ascii="Times New Roman" w:eastAsia="Century Schoolbook" w:hAnsi="Times New Roman" w:cs="Times New Roman"/>
          </w:rPr>
          <w:t xml:space="preserve">263 CMR 5.04.    </w:t>
        </w:r>
      </w:ins>
    </w:p>
  </w:footnote>
  <w:footnote w:id="22">
    <w:p w14:paraId="4CE4F6C8" w14:textId="77777777" w:rsidR="000E3AAE" w:rsidRPr="00F0282F" w:rsidRDefault="000E3AAE" w:rsidP="000E3AAE">
      <w:pPr>
        <w:spacing w:line="257" w:lineRule="auto"/>
        <w:contextualSpacing/>
        <w:jc w:val="both"/>
        <w:rPr>
          <w:rFonts w:eastAsia="Century Schoolbook"/>
          <w:sz w:val="20"/>
        </w:rPr>
      </w:pPr>
      <w:ins w:id="197" w:author="Barrelle, Jennifer (DPH)" w:date="2026-09-25T21:13:00Z" w16du:dateUtc="2026-09-26T01:13:00Z">
        <w:r w:rsidRPr="00F0282F">
          <w:rPr>
            <w:rStyle w:val="FootnoteReference"/>
            <w:rFonts w:eastAsiaTheme="minorHAnsi"/>
            <w:sz w:val="20"/>
          </w:rPr>
          <w:footnoteRef/>
        </w:r>
        <w:r w:rsidRPr="00F0282F">
          <w:rPr>
            <w:sz w:val="20"/>
          </w:rPr>
          <w:t xml:space="preserve"> </w:t>
        </w:r>
        <w:r w:rsidRPr="00F0282F">
          <w:rPr>
            <w:rFonts w:eastAsia="Century Schoolbook"/>
            <w:sz w:val="20"/>
          </w:rPr>
          <w:t xml:space="preserve">243 CMR 1.03(5)(a)2. and 11; 244 CMR 7.03(1)(a), (b), (e); 263 CMR 6.03(2)(a), (b), (e).  </w:t>
        </w:r>
      </w:ins>
    </w:p>
  </w:footnote>
  <w:footnote w:id="23">
    <w:p w14:paraId="06DC4794" w14:textId="77777777" w:rsidR="000E3AAE" w:rsidRPr="00F0282F" w:rsidRDefault="000E3AAE" w:rsidP="000E3AAE">
      <w:pPr>
        <w:spacing w:line="257" w:lineRule="auto"/>
        <w:contextualSpacing/>
        <w:jc w:val="both"/>
        <w:rPr>
          <w:ins w:id="201" w:author="Barrelle, Jennifer (DPH)" w:date="2026-09-25T21:13:00Z" w16du:dateUtc="2026-09-26T01:13:00Z"/>
          <w:rFonts w:eastAsia="Century Schoolbook"/>
          <w:sz w:val="20"/>
        </w:rPr>
      </w:pPr>
      <w:ins w:id="202" w:author="Barrelle, Jennifer (DPH)" w:date="2026-09-25T21:13:00Z" w16du:dateUtc="2026-09-26T01:13:00Z">
        <w:r w:rsidRPr="00F0282F">
          <w:rPr>
            <w:rStyle w:val="FootnoteReference"/>
            <w:rFonts w:eastAsiaTheme="minorHAnsi"/>
            <w:sz w:val="20"/>
          </w:rPr>
          <w:footnoteRef/>
        </w:r>
        <w:r w:rsidRPr="00F0282F">
          <w:rPr>
            <w:sz w:val="20"/>
          </w:rPr>
          <w:t xml:space="preserve"> </w:t>
        </w:r>
        <w:r w:rsidRPr="00F0282F">
          <w:rPr>
            <w:rFonts w:eastAsia="Century Schoolbook"/>
            <w:sz w:val="20"/>
          </w:rPr>
          <w:t>244 CMR 9.03(7); 263 CMR 5.09(24).</w:t>
        </w:r>
      </w:ins>
    </w:p>
    <w:p w14:paraId="4BB2A1FA" w14:textId="77777777" w:rsidR="000E3AAE" w:rsidRDefault="000E3AAE" w:rsidP="000E3AAE">
      <w:pPr>
        <w:pStyle w:val="FootnoteText"/>
      </w:pPr>
    </w:p>
  </w:footnote>
  <w:footnote w:id="24">
    <w:p w14:paraId="1EFCC9EA" w14:textId="77777777" w:rsidR="000E3AAE" w:rsidRPr="00E1176C" w:rsidRDefault="000E3AAE" w:rsidP="000E3AAE">
      <w:pPr>
        <w:pStyle w:val="FootnoteText"/>
        <w:rPr>
          <w:rFonts w:ascii="Times New Roman" w:hAnsi="Times New Roman" w:cs="Times New Roman"/>
        </w:rPr>
      </w:pPr>
      <w:ins w:id="218" w:author="Barrelle, Jennifer (DPH)" w:date="2026-09-25T21:13:00Z" w16du:dateUtc="2026-09-26T01:13:00Z">
        <w:r w:rsidRPr="00E1176C">
          <w:rPr>
            <w:rStyle w:val="FootnoteReference"/>
            <w:rFonts w:ascii="Times New Roman" w:hAnsi="Times New Roman" w:cs="Times New Roman"/>
          </w:rPr>
          <w:footnoteRef/>
        </w:r>
        <w:r w:rsidRPr="00E1176C">
          <w:rPr>
            <w:rFonts w:ascii="Times New Roman" w:hAnsi="Times New Roman" w:cs="Times New Roman"/>
          </w:rPr>
          <w:t xml:space="preserve"> </w:t>
        </w:r>
        <w:r w:rsidRPr="00E1176C">
          <w:rPr>
            <w:rFonts w:ascii="Times New Roman" w:hAnsi="Times New Roman" w:cs="Times New Roman"/>
            <w:color w:val="141414"/>
          </w:rPr>
          <w:t>243 CMR 1.03(5)(a)6</w:t>
        </w:r>
      </w:ins>
    </w:p>
  </w:footnote>
  <w:footnote w:id="25">
    <w:p w14:paraId="62DAE488" w14:textId="77777777" w:rsidR="000E3AAE" w:rsidRPr="00E1176C" w:rsidRDefault="000E3AAE" w:rsidP="000E3AAE">
      <w:pPr>
        <w:pStyle w:val="FootnoteText"/>
        <w:rPr>
          <w:rFonts w:ascii="Times New Roman" w:hAnsi="Times New Roman" w:cs="Times New Roman"/>
        </w:rPr>
      </w:pPr>
      <w:ins w:id="219" w:author="Barrelle, Jennifer (DPH)" w:date="2026-09-25T21:13:00Z" w16du:dateUtc="2026-09-26T01:13:00Z">
        <w:r w:rsidRPr="00E1176C">
          <w:rPr>
            <w:rStyle w:val="FootnoteReference"/>
            <w:rFonts w:ascii="Times New Roman" w:hAnsi="Times New Roman" w:cs="Times New Roman"/>
          </w:rPr>
          <w:footnoteRef/>
        </w:r>
        <w:r w:rsidRPr="00E1176C">
          <w:rPr>
            <w:rFonts w:ascii="Times New Roman" w:hAnsi="Times New Roman" w:cs="Times New Roman"/>
          </w:rPr>
          <w:t xml:space="preserve"> </w:t>
        </w:r>
        <w:r w:rsidRPr="00E1176C">
          <w:rPr>
            <w:rFonts w:ascii="Times New Roman" w:hAnsi="Times New Roman" w:cs="Times New Roman"/>
            <w:color w:val="141414"/>
          </w:rPr>
          <w:t xml:space="preserve">243 CMR 2.07(4).  </w:t>
        </w:r>
      </w:ins>
    </w:p>
  </w:footnote>
  <w:footnote w:id="26">
    <w:p w14:paraId="027E1D09" w14:textId="77777777" w:rsidR="000E3AAE" w:rsidRPr="00E1176C" w:rsidRDefault="000E3AAE" w:rsidP="000E3AAE">
      <w:pPr>
        <w:pStyle w:val="FootnoteText"/>
        <w:rPr>
          <w:rFonts w:ascii="Times New Roman" w:hAnsi="Times New Roman" w:cs="Times New Roman"/>
        </w:rPr>
      </w:pPr>
      <w:ins w:id="220" w:author="Barrelle, Jennifer (DPH)" w:date="2026-09-25T21:13:00Z" w16du:dateUtc="2026-09-26T01:13:00Z">
        <w:r w:rsidRPr="00E1176C">
          <w:rPr>
            <w:rStyle w:val="FootnoteReference"/>
            <w:rFonts w:ascii="Times New Roman" w:hAnsi="Times New Roman" w:cs="Times New Roman"/>
          </w:rPr>
          <w:footnoteRef/>
        </w:r>
        <w:r w:rsidRPr="00E1176C">
          <w:rPr>
            <w:rFonts w:ascii="Times New Roman" w:hAnsi="Times New Roman" w:cs="Times New Roman"/>
          </w:rPr>
          <w:t xml:space="preserve"> </w:t>
        </w:r>
        <w:r w:rsidRPr="00E1176C">
          <w:rPr>
            <w:rFonts w:ascii="Times New Roman" w:hAnsi="Times New Roman" w:cs="Times New Roman"/>
            <w:color w:val="141414"/>
          </w:rPr>
          <w:t>See 243 CMR 2.01(4)</w:t>
        </w:r>
      </w:ins>
    </w:p>
  </w:footnote>
  <w:footnote w:id="27">
    <w:p w14:paraId="3B2C9DC3" w14:textId="77777777" w:rsidR="000E3AAE" w:rsidRDefault="000E3AAE" w:rsidP="000E3AAE">
      <w:pPr>
        <w:pStyle w:val="FootnoteText"/>
      </w:pPr>
      <w:ins w:id="221" w:author="Barrelle, Jennifer (DPH)" w:date="2026-09-25T21:13:00Z" w16du:dateUtc="2026-09-26T01:13:00Z">
        <w:r w:rsidRPr="00E1176C">
          <w:rPr>
            <w:rStyle w:val="FootnoteReference"/>
            <w:rFonts w:ascii="Times New Roman" w:hAnsi="Times New Roman" w:cs="Times New Roman"/>
          </w:rPr>
          <w:footnoteRef/>
        </w:r>
        <w:r w:rsidRPr="00E1176C">
          <w:rPr>
            <w:rFonts w:ascii="Times New Roman" w:hAnsi="Times New Roman" w:cs="Times New Roman"/>
          </w:rPr>
          <w:t xml:space="preserve"> </w:t>
        </w:r>
        <w:r w:rsidRPr="00E1176C">
          <w:rPr>
            <w:rFonts w:ascii="Times New Roman" w:hAnsi="Times New Roman" w:cs="Times New Roman"/>
            <w:color w:val="141414"/>
          </w:rPr>
          <w:t>243 CMR 2.01(4)</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31C92" w14:textId="77777777" w:rsidR="004B41D8" w:rsidRDefault="004B4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EF5493"/>
    <w:multiLevelType w:val="hybridMultilevel"/>
    <w:tmpl w:val="BC00D8E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4440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4A5"/>
    <w:rsid w:val="0000218B"/>
    <w:rsid w:val="000051F6"/>
    <w:rsid w:val="00033154"/>
    <w:rsid w:val="00042048"/>
    <w:rsid w:val="000537DA"/>
    <w:rsid w:val="00085158"/>
    <w:rsid w:val="000A1DE1"/>
    <w:rsid w:val="000B7D96"/>
    <w:rsid w:val="000E3AAE"/>
    <w:rsid w:val="000F315B"/>
    <w:rsid w:val="00106C2F"/>
    <w:rsid w:val="001125C0"/>
    <w:rsid w:val="00127A07"/>
    <w:rsid w:val="0015268B"/>
    <w:rsid w:val="00162CDD"/>
    <w:rsid w:val="001644A5"/>
    <w:rsid w:val="00177C77"/>
    <w:rsid w:val="001A0982"/>
    <w:rsid w:val="001A0E0C"/>
    <w:rsid w:val="001B6693"/>
    <w:rsid w:val="00211ECE"/>
    <w:rsid w:val="00223185"/>
    <w:rsid w:val="002315FF"/>
    <w:rsid w:val="002523C8"/>
    <w:rsid w:val="00257649"/>
    <w:rsid w:val="00260D54"/>
    <w:rsid w:val="00276957"/>
    <w:rsid w:val="00276DCC"/>
    <w:rsid w:val="002A132F"/>
    <w:rsid w:val="002A1C82"/>
    <w:rsid w:val="002C1C23"/>
    <w:rsid w:val="002D1C21"/>
    <w:rsid w:val="00301022"/>
    <w:rsid w:val="0030173F"/>
    <w:rsid w:val="00313873"/>
    <w:rsid w:val="003354B3"/>
    <w:rsid w:val="00375EAD"/>
    <w:rsid w:val="00385812"/>
    <w:rsid w:val="00392D0B"/>
    <w:rsid w:val="003A7AFC"/>
    <w:rsid w:val="003B301E"/>
    <w:rsid w:val="003C60EF"/>
    <w:rsid w:val="003E1B8B"/>
    <w:rsid w:val="003E29A4"/>
    <w:rsid w:val="00436E5E"/>
    <w:rsid w:val="0044352A"/>
    <w:rsid w:val="00453F8B"/>
    <w:rsid w:val="004743B8"/>
    <w:rsid w:val="00475FED"/>
    <w:rsid w:val="004813AC"/>
    <w:rsid w:val="00496287"/>
    <w:rsid w:val="004B37A0"/>
    <w:rsid w:val="004B41D8"/>
    <w:rsid w:val="004B5CFB"/>
    <w:rsid w:val="004C405D"/>
    <w:rsid w:val="004D53AC"/>
    <w:rsid w:val="004D6B39"/>
    <w:rsid w:val="004E0C3F"/>
    <w:rsid w:val="004F640F"/>
    <w:rsid w:val="0052302C"/>
    <w:rsid w:val="00525CF4"/>
    <w:rsid w:val="005271A4"/>
    <w:rsid w:val="00530145"/>
    <w:rsid w:val="005448AA"/>
    <w:rsid w:val="0054A088"/>
    <w:rsid w:val="005D167E"/>
    <w:rsid w:val="005E22FD"/>
    <w:rsid w:val="00623A6C"/>
    <w:rsid w:val="00660BB0"/>
    <w:rsid w:val="00683A3C"/>
    <w:rsid w:val="00684B7A"/>
    <w:rsid w:val="006A30E7"/>
    <w:rsid w:val="006D06D9"/>
    <w:rsid w:val="006D1D77"/>
    <w:rsid w:val="006D77A6"/>
    <w:rsid w:val="006F2FA7"/>
    <w:rsid w:val="00702109"/>
    <w:rsid w:val="00705DB5"/>
    <w:rsid w:val="0071561B"/>
    <w:rsid w:val="0072610D"/>
    <w:rsid w:val="007376FC"/>
    <w:rsid w:val="00757006"/>
    <w:rsid w:val="00792C5E"/>
    <w:rsid w:val="00796DC8"/>
    <w:rsid w:val="007A3084"/>
    <w:rsid w:val="007B3F4B"/>
    <w:rsid w:val="007B7347"/>
    <w:rsid w:val="007D10F3"/>
    <w:rsid w:val="007F3CDB"/>
    <w:rsid w:val="007F75BE"/>
    <w:rsid w:val="00827437"/>
    <w:rsid w:val="008468CE"/>
    <w:rsid w:val="00871E18"/>
    <w:rsid w:val="008732F8"/>
    <w:rsid w:val="00876CAD"/>
    <w:rsid w:val="008D6465"/>
    <w:rsid w:val="008D7662"/>
    <w:rsid w:val="009207B4"/>
    <w:rsid w:val="009645D2"/>
    <w:rsid w:val="009730E5"/>
    <w:rsid w:val="009908FF"/>
    <w:rsid w:val="00995505"/>
    <w:rsid w:val="009D48CD"/>
    <w:rsid w:val="00A65101"/>
    <w:rsid w:val="00AA7124"/>
    <w:rsid w:val="00B239CF"/>
    <w:rsid w:val="00B403BF"/>
    <w:rsid w:val="00B444AF"/>
    <w:rsid w:val="00B608D9"/>
    <w:rsid w:val="00B64673"/>
    <w:rsid w:val="00B96D4F"/>
    <w:rsid w:val="00BA4055"/>
    <w:rsid w:val="00BA7FB6"/>
    <w:rsid w:val="00BD6288"/>
    <w:rsid w:val="00BF4E67"/>
    <w:rsid w:val="00C132C2"/>
    <w:rsid w:val="00C205FF"/>
    <w:rsid w:val="00C20BFE"/>
    <w:rsid w:val="00C30E5B"/>
    <w:rsid w:val="00C46D29"/>
    <w:rsid w:val="00CA64A3"/>
    <w:rsid w:val="00CC1778"/>
    <w:rsid w:val="00CE02A2"/>
    <w:rsid w:val="00CE575B"/>
    <w:rsid w:val="00CF3DE8"/>
    <w:rsid w:val="00D0493F"/>
    <w:rsid w:val="00D1242D"/>
    <w:rsid w:val="00D56F91"/>
    <w:rsid w:val="00D71F55"/>
    <w:rsid w:val="00D80F91"/>
    <w:rsid w:val="00D8671C"/>
    <w:rsid w:val="00D91390"/>
    <w:rsid w:val="00D9150A"/>
    <w:rsid w:val="00DA57C3"/>
    <w:rsid w:val="00DB4FED"/>
    <w:rsid w:val="00DC3855"/>
    <w:rsid w:val="00DF3B08"/>
    <w:rsid w:val="00E10D26"/>
    <w:rsid w:val="00E1590E"/>
    <w:rsid w:val="00E16FF8"/>
    <w:rsid w:val="00E242A8"/>
    <w:rsid w:val="00E274B8"/>
    <w:rsid w:val="00E532D2"/>
    <w:rsid w:val="00E6774D"/>
    <w:rsid w:val="00E72707"/>
    <w:rsid w:val="00E96BA8"/>
    <w:rsid w:val="00EB6260"/>
    <w:rsid w:val="00EC25EF"/>
    <w:rsid w:val="00EF70D1"/>
    <w:rsid w:val="00EF7BB5"/>
    <w:rsid w:val="00F0586E"/>
    <w:rsid w:val="00F140FA"/>
    <w:rsid w:val="00F15ACA"/>
    <w:rsid w:val="00F432DB"/>
    <w:rsid w:val="00F43932"/>
    <w:rsid w:val="00F71469"/>
    <w:rsid w:val="00F86CE6"/>
    <w:rsid w:val="00F97095"/>
    <w:rsid w:val="00FA306E"/>
    <w:rsid w:val="00FC6B42"/>
    <w:rsid w:val="00FF4ECE"/>
    <w:rsid w:val="1041E009"/>
    <w:rsid w:val="167BF571"/>
    <w:rsid w:val="18533BA4"/>
    <w:rsid w:val="1A3CEC99"/>
    <w:rsid w:val="1B20A2AA"/>
    <w:rsid w:val="20847E89"/>
    <w:rsid w:val="26E265F3"/>
    <w:rsid w:val="278B648E"/>
    <w:rsid w:val="29C135FA"/>
    <w:rsid w:val="2C1EF9E1"/>
    <w:rsid w:val="2F434050"/>
    <w:rsid w:val="345EA700"/>
    <w:rsid w:val="34987FF5"/>
    <w:rsid w:val="360D1450"/>
    <w:rsid w:val="37F43494"/>
    <w:rsid w:val="419BE123"/>
    <w:rsid w:val="459033C0"/>
    <w:rsid w:val="47BF1E78"/>
    <w:rsid w:val="4CA86BE6"/>
    <w:rsid w:val="4E6041C5"/>
    <w:rsid w:val="4EF647A6"/>
    <w:rsid w:val="5533E8E5"/>
    <w:rsid w:val="5A14D7E0"/>
    <w:rsid w:val="5F82A86A"/>
    <w:rsid w:val="683F76BD"/>
    <w:rsid w:val="68EAFB9C"/>
    <w:rsid w:val="695C49AE"/>
    <w:rsid w:val="6C68D125"/>
    <w:rsid w:val="6CD9ABA8"/>
    <w:rsid w:val="75746CE7"/>
    <w:rsid w:val="765B9524"/>
    <w:rsid w:val="79C61E6F"/>
    <w:rsid w:val="79FB5F37"/>
    <w:rsid w:val="7AABA16C"/>
    <w:rsid w:val="7B16C2D7"/>
    <w:rsid w:val="7B69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EE7"/>
  <w15:chartTrackingRefBased/>
  <w15:docId w15:val="{17EE3543-4245-4709-96B9-04DC48CE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DA"/>
    <w:pPr>
      <w:spacing w:after="0" w:line="240" w:lineRule="auto"/>
      <w:pPrChange w:id="0" w:author="Barrelle, Jennifer (DPH)" w:date="2026-09-25T21:13:00Z">
        <w:pPr/>
      </w:pPrChange>
    </w:pPr>
    <w:rPr>
      <w:rFonts w:ascii="Times New Roman" w:eastAsia="Times New Roman" w:hAnsi="Times New Roman" w:cs="Times New Roman"/>
      <w:sz w:val="24"/>
      <w:szCs w:val="20"/>
      <w:rPrChange w:id="0" w:author="Barrelle, Jennifer (DPH)" w:date="2026-09-25T21:13:00Z">
        <w:rPr>
          <w:rFonts w:ascii="Calibri" w:eastAsiaTheme="minorHAnsi" w:hAnsi="Calibri" w:cs="Calibri"/>
          <w:sz w:val="22"/>
          <w:szCs w:val="22"/>
          <w:lang w:val="en-US" w:eastAsia="en-US" w:bidi="ar-SA"/>
        </w:rPr>
      </w:rPrChange>
    </w:rPr>
  </w:style>
  <w:style w:type="paragraph" w:styleId="Heading1">
    <w:name w:val="heading 1"/>
    <w:basedOn w:val="Normal"/>
    <w:link w:val="Heading1Char"/>
    <w:uiPriority w:val="9"/>
    <w:qFormat/>
    <w:rsid w:val="00FF4ECE"/>
    <w:pPr>
      <w:widowControl w:val="0"/>
      <w:ind w:left="100"/>
      <w:outlineLvl w:val="0"/>
      <w:pPrChange w:id="1" w:author="Barrelle, Jennifer (DPH)" w:date="2026-09-25T21:13:00Z">
        <w:pPr>
          <w:widowControl w:val="0"/>
          <w:ind w:left="100"/>
          <w:outlineLvl w:val="0"/>
        </w:pPr>
      </w:pPrChange>
    </w:pPr>
    <w:rPr>
      <w:b/>
      <w:bCs/>
      <w:szCs w:val="24"/>
      <w:rPrChange w:id="1" w:author="Barrelle, Jennifer (DPH)" w:date="2026-09-25T21:13:00Z">
        <w:rPr>
          <w:b/>
          <w:bCs/>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E575B"/>
    <w:rPr>
      <w:color w:val="0000FF"/>
      <w:u w:val="single"/>
      <w:rPrChange w:id="2" w:author="Barrelle, Jennifer (DPH)" w:date="2026-09-25T21:13:00Z">
        <w:rPr>
          <w:color w:val="0563C1"/>
          <w:u w:val="single"/>
        </w:rPr>
      </w:rPrChange>
    </w:rPr>
  </w:style>
  <w:style w:type="character" w:customStyle="1" w:styleId="Heading1Char">
    <w:name w:val="Heading 1 Char"/>
    <w:basedOn w:val="DefaultParagraphFont"/>
    <w:link w:val="Heading1"/>
    <w:uiPriority w:val="9"/>
    <w:rsid w:val="004B41D8"/>
    <w:rPr>
      <w:rFonts w:ascii="Times New Roman" w:eastAsia="Times New Roman" w:hAnsi="Times New Roman" w:cs="Times New Roman"/>
      <w:b/>
      <w:bCs/>
      <w:sz w:val="24"/>
      <w:szCs w:val="24"/>
    </w:rPr>
  </w:style>
  <w:style w:type="paragraph" w:customStyle="1" w:styleId="ExecOffice">
    <w:name w:val="Exec Office"/>
    <w:basedOn w:val="Normal"/>
    <w:rsid w:val="000537DA"/>
    <w:pPr>
      <w:framePr w:w="6927" w:hSpace="187" w:wrap="notBeside" w:vAnchor="text" w:hAnchor="page" w:x="3594" w:y="1"/>
      <w:jc w:val="center"/>
      <w:pPrChange w:id="3" w:author="Barrelle, Jennifer (DPH)" w:date="2026-09-25T21:13:00Z">
        <w:pPr>
          <w:framePr w:w="6927" w:hSpace="187" w:wrap="notBeside" w:vAnchor="text" w:hAnchor="page" w:x="3594" w:y="1"/>
          <w:jc w:val="center"/>
        </w:pPr>
      </w:pPrChange>
    </w:pPr>
    <w:rPr>
      <w:rFonts w:ascii="Arial" w:hAnsi="Arial"/>
      <w:sz w:val="28"/>
      <w:rPrChange w:id="3" w:author="Barrelle, Jennifer (DPH)" w:date="2026-09-25T21:13:00Z">
        <w:rPr>
          <w:rFonts w:ascii="Arial" w:hAnsi="Arial"/>
          <w:sz w:val="28"/>
          <w:lang w:val="en-US" w:eastAsia="en-US" w:bidi="ar-SA"/>
        </w:rPr>
      </w:rPrChange>
    </w:rPr>
  </w:style>
  <w:style w:type="paragraph" w:customStyle="1" w:styleId="Weld">
    <w:name w:val="Weld"/>
    <w:basedOn w:val="Normal"/>
    <w:rsid w:val="000537DA"/>
    <w:pPr>
      <w:framePr w:hSpace="187" w:wrap="notBeside" w:vAnchor="text" w:hAnchor="page" w:x="546" w:y="141"/>
      <w:jc w:val="center"/>
      <w:pPrChange w:id="4" w:author="Barrelle, Jennifer (DPH)" w:date="2026-09-25T21:13:00Z">
        <w:pPr>
          <w:framePr w:hSpace="187" w:wrap="notBeside" w:vAnchor="text" w:hAnchor="page" w:x="546" w:y="141"/>
          <w:jc w:val="center"/>
        </w:pPr>
      </w:pPrChange>
    </w:pPr>
    <w:rPr>
      <w:rFonts w:ascii="Arial Rounded MT Bold" w:hAnsi="Arial Rounded MT Bold"/>
      <w:sz w:val="16"/>
      <w:rPrChange w:id="4" w:author="Barrelle, Jennifer (DPH)" w:date="2026-09-25T21:13:00Z">
        <w:rPr>
          <w:rFonts w:ascii="Arial Rounded MT Bold" w:hAnsi="Arial Rounded MT Bold"/>
          <w:sz w:val="16"/>
          <w:lang w:val="en-US" w:eastAsia="en-US" w:bidi="ar-SA"/>
        </w:rPr>
      </w:rPrChange>
    </w:rPr>
  </w:style>
  <w:style w:type="paragraph" w:customStyle="1" w:styleId="Governor">
    <w:name w:val="Governor"/>
    <w:basedOn w:val="Normal"/>
    <w:rsid w:val="000537DA"/>
    <w:pPr>
      <w:framePr w:hSpace="187" w:wrap="notBeside" w:vAnchor="text" w:hAnchor="page" w:x="546" w:y="141"/>
      <w:spacing w:after="120"/>
      <w:jc w:val="center"/>
      <w:pPrChange w:id="5" w:author="Barrelle, Jennifer (DPH)" w:date="2026-09-25T21:13:00Z">
        <w:pPr>
          <w:framePr w:hSpace="187" w:wrap="notBeside" w:vAnchor="text" w:hAnchor="page" w:x="546" w:y="141"/>
          <w:spacing w:after="120"/>
          <w:jc w:val="center"/>
        </w:pPr>
      </w:pPrChange>
    </w:pPr>
    <w:rPr>
      <w:rFonts w:ascii="Arial Rounded MT Bold" w:hAnsi="Arial Rounded MT Bold"/>
      <w:sz w:val="14"/>
      <w:rPrChange w:id="5" w:author="Barrelle, Jennifer (DPH)" w:date="2026-09-25T21:13:00Z">
        <w:rPr>
          <w:rFonts w:ascii="Arial Rounded MT Bold" w:hAnsi="Arial Rounded MT Bold"/>
          <w:sz w:val="14"/>
          <w:lang w:val="en-US" w:eastAsia="en-US" w:bidi="ar-SA"/>
        </w:rPr>
      </w:rPrChange>
    </w:rPr>
  </w:style>
  <w:style w:type="paragraph" w:styleId="BalloonText">
    <w:name w:val="Balloon Text"/>
    <w:basedOn w:val="Normal"/>
    <w:link w:val="BalloonTextChar"/>
    <w:rsid w:val="004B41D8"/>
    <w:rPr>
      <w:rFonts w:ascii="Tahoma" w:hAnsi="Tahoma" w:cs="Tahoma"/>
      <w:sz w:val="16"/>
      <w:szCs w:val="16"/>
    </w:rPr>
  </w:style>
  <w:style w:type="character" w:customStyle="1" w:styleId="BalloonTextChar">
    <w:name w:val="Balloon Text Char"/>
    <w:basedOn w:val="DefaultParagraphFont"/>
    <w:link w:val="BalloonText"/>
    <w:rsid w:val="004B41D8"/>
    <w:rPr>
      <w:rFonts w:ascii="Tahoma" w:eastAsia="Times New Roman" w:hAnsi="Tahoma" w:cs="Tahoma"/>
      <w:sz w:val="16"/>
      <w:szCs w:val="16"/>
    </w:rPr>
  </w:style>
  <w:style w:type="character" w:styleId="CommentReference">
    <w:name w:val="annotation reference"/>
    <w:basedOn w:val="DefaultParagraphFont"/>
    <w:uiPriority w:val="99"/>
    <w:rsid w:val="004B41D8"/>
    <w:rPr>
      <w:sz w:val="16"/>
      <w:szCs w:val="16"/>
    </w:rPr>
  </w:style>
  <w:style w:type="paragraph" w:styleId="CommentText">
    <w:name w:val="annotation text"/>
    <w:basedOn w:val="Normal"/>
    <w:link w:val="CommentTextChar"/>
    <w:rsid w:val="001A0982"/>
    <w:pPr>
      <w:pPrChange w:id="6" w:author="Barrelle, Jennifer (DPH)" w:date="2026-09-25T21:13:00Z">
        <w:pPr/>
      </w:pPrChange>
    </w:pPr>
    <w:rPr>
      <w:sz w:val="20"/>
      <w:rPrChange w:id="6" w:author="Barrelle, Jennifer (DPH)" w:date="2026-09-25T21:13:00Z">
        <w:rPr>
          <w:lang w:val="en-US" w:eastAsia="en-US" w:bidi="ar-SA"/>
        </w:rPr>
      </w:rPrChange>
    </w:rPr>
  </w:style>
  <w:style w:type="character" w:customStyle="1" w:styleId="CommentTextChar">
    <w:name w:val="Comment Text Char"/>
    <w:basedOn w:val="DefaultParagraphFont"/>
    <w:link w:val="CommentText"/>
    <w:rsid w:val="004B41D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4B41D8"/>
    <w:rPr>
      <w:b/>
      <w:bCs/>
    </w:rPr>
  </w:style>
  <w:style w:type="character" w:customStyle="1" w:styleId="CommentSubjectChar">
    <w:name w:val="Comment Subject Char"/>
    <w:basedOn w:val="CommentTextChar"/>
    <w:link w:val="CommentSubject"/>
    <w:rsid w:val="004B41D8"/>
    <w:rPr>
      <w:rFonts w:ascii="Times New Roman" w:eastAsia="Times New Roman" w:hAnsi="Times New Roman" w:cs="Times New Roman"/>
      <w:b/>
      <w:bCs/>
      <w:sz w:val="20"/>
      <w:szCs w:val="20"/>
    </w:rPr>
  </w:style>
  <w:style w:type="paragraph" w:styleId="Revision">
    <w:name w:val="Revision"/>
    <w:hidden/>
    <w:uiPriority w:val="99"/>
    <w:semiHidden/>
    <w:rsid w:val="00EF70D1"/>
    <w:pPr>
      <w:spacing w:after="0" w:line="240" w:lineRule="auto"/>
      <w:pPrChange w:id="7" w:author="Barrelle, Jennifer (DPH)" w:date="2026-09-25T21:13:00Z">
        <w:pPr/>
      </w:pPrChange>
    </w:pPr>
    <w:rPr>
      <w:rFonts w:ascii="Times New Roman" w:eastAsia="Times New Roman" w:hAnsi="Times New Roman" w:cs="Times New Roman"/>
      <w:sz w:val="24"/>
      <w:szCs w:val="20"/>
      <w:rPrChange w:id="7" w:author="Barrelle, Jennifer (DPH)" w:date="2026-09-25T21:13:00Z">
        <w:rPr>
          <w:sz w:val="24"/>
          <w:lang w:val="en-US" w:eastAsia="en-US" w:bidi="ar-SA"/>
        </w:rPr>
      </w:rPrChange>
    </w:rPr>
  </w:style>
  <w:style w:type="paragraph" w:styleId="ListParagraph">
    <w:name w:val="List Paragraph"/>
    <w:basedOn w:val="Normal"/>
    <w:uiPriority w:val="34"/>
    <w:qFormat/>
    <w:rsid w:val="000E3AAE"/>
    <w:pPr>
      <w:spacing w:after="160" w:line="259" w:lineRule="auto"/>
      <w:ind w:left="720"/>
      <w:contextualSpacing/>
      <w:pPrChange w:id="8" w:author="Barrelle, Jennifer (DPH)" w:date="2026-09-25T21:13:00Z">
        <w:pPr>
          <w:spacing w:after="160" w:line="259" w:lineRule="auto"/>
          <w:ind w:left="720"/>
          <w:contextualSpacing/>
        </w:pPr>
      </w:pPrChange>
    </w:pPr>
    <w:rPr>
      <w:rFonts w:asciiTheme="minorHAnsi" w:eastAsiaTheme="minorHAnsi" w:hAnsiTheme="minorHAnsi" w:cstheme="minorBidi"/>
      <w:sz w:val="22"/>
      <w:szCs w:val="22"/>
      <w:rPrChange w:id="8" w:author="Barrelle, Jennifer (DPH)" w:date="2026-09-25T21:13:00Z">
        <w:rPr>
          <w:rFonts w:asciiTheme="minorHAnsi" w:hAnsiTheme="minorHAnsi" w:cstheme="minorBidi"/>
          <w:sz w:val="24"/>
          <w:lang w:val="en-US" w:eastAsia="en-US" w:bidi="ar-SA"/>
        </w:rPr>
      </w:rPrChange>
    </w:rPr>
  </w:style>
  <w:style w:type="paragraph" w:styleId="FootnoteText">
    <w:name w:val="footnote text"/>
    <w:basedOn w:val="Normal"/>
    <w:link w:val="FootnoteTextChar"/>
    <w:uiPriority w:val="99"/>
    <w:unhideWhenUsed/>
    <w:rsid w:val="004B41D8"/>
    <w:rPr>
      <w:rFonts w:asciiTheme="minorHAnsi" w:hAnsiTheme="minorHAnsi" w:cstheme="minorBidi"/>
      <w:sz w:val="20"/>
    </w:rPr>
  </w:style>
  <w:style w:type="character" w:customStyle="1" w:styleId="FootnoteTextChar">
    <w:name w:val="Footnote Text Char"/>
    <w:basedOn w:val="DefaultParagraphFont"/>
    <w:link w:val="FootnoteText"/>
    <w:uiPriority w:val="99"/>
    <w:rsid w:val="004B41D8"/>
    <w:rPr>
      <w:sz w:val="20"/>
      <w:szCs w:val="20"/>
    </w:rPr>
  </w:style>
  <w:style w:type="character" w:styleId="FootnoteReference">
    <w:name w:val="footnote reference"/>
    <w:basedOn w:val="DefaultParagraphFont"/>
    <w:uiPriority w:val="99"/>
    <w:unhideWhenUsed/>
    <w:rsid w:val="004B41D8"/>
    <w:rPr>
      <w:vertAlign w:val="superscript"/>
    </w:rPr>
  </w:style>
  <w:style w:type="character" w:customStyle="1" w:styleId="cf01">
    <w:name w:val="cf01"/>
    <w:basedOn w:val="DefaultParagraphFont"/>
    <w:rsid w:val="004B41D8"/>
    <w:rPr>
      <w:rFonts w:ascii="Segoe UI" w:hAnsi="Segoe UI" w:cs="Segoe UI" w:hint="default"/>
      <w:sz w:val="18"/>
      <w:szCs w:val="18"/>
    </w:rPr>
  </w:style>
  <w:style w:type="paragraph" w:styleId="Header">
    <w:name w:val="header"/>
    <w:basedOn w:val="Normal"/>
    <w:link w:val="HeaderChar"/>
    <w:rsid w:val="00E16FF8"/>
    <w:pPr>
      <w:tabs>
        <w:tab w:val="center" w:pos="4680"/>
        <w:tab w:val="right" w:pos="9360"/>
      </w:tabs>
      <w:pPrChange w:id="9" w:author="Barrelle, Jennifer (DPH)" w:date="2026-09-25T21:13:00Z">
        <w:pPr>
          <w:tabs>
            <w:tab w:val="center" w:pos="4680"/>
            <w:tab w:val="right" w:pos="9360"/>
          </w:tabs>
        </w:pPr>
      </w:pPrChange>
    </w:pPr>
    <w:rPr>
      <w:rPrChange w:id="9" w:author="Barrelle, Jennifer (DPH)" w:date="2026-09-25T21:13:00Z">
        <w:rPr>
          <w:sz w:val="24"/>
          <w:lang w:val="en-US" w:eastAsia="en-US" w:bidi="ar-SA"/>
        </w:rPr>
      </w:rPrChange>
    </w:rPr>
  </w:style>
  <w:style w:type="character" w:customStyle="1" w:styleId="HeaderChar">
    <w:name w:val="Header Char"/>
    <w:basedOn w:val="DefaultParagraphFont"/>
    <w:link w:val="Header"/>
    <w:rsid w:val="004B41D8"/>
    <w:rPr>
      <w:rFonts w:ascii="Times New Roman" w:eastAsia="Times New Roman" w:hAnsi="Times New Roman" w:cs="Times New Roman"/>
      <w:sz w:val="24"/>
      <w:szCs w:val="20"/>
    </w:rPr>
  </w:style>
  <w:style w:type="paragraph" w:styleId="Footer">
    <w:name w:val="footer"/>
    <w:basedOn w:val="Normal"/>
    <w:link w:val="FooterChar"/>
    <w:rsid w:val="00E16FF8"/>
    <w:pPr>
      <w:tabs>
        <w:tab w:val="center" w:pos="4680"/>
        <w:tab w:val="right" w:pos="9360"/>
      </w:tabs>
      <w:pPrChange w:id="10" w:author="Barrelle, Jennifer (DPH)" w:date="2026-09-25T21:13:00Z">
        <w:pPr>
          <w:tabs>
            <w:tab w:val="center" w:pos="4680"/>
            <w:tab w:val="right" w:pos="9360"/>
          </w:tabs>
        </w:pPr>
      </w:pPrChange>
    </w:pPr>
    <w:rPr>
      <w:rPrChange w:id="10" w:author="Barrelle, Jennifer (DPH)" w:date="2026-09-25T21:13:00Z">
        <w:rPr>
          <w:sz w:val="24"/>
          <w:lang w:val="en-US" w:eastAsia="en-US" w:bidi="ar-SA"/>
        </w:rPr>
      </w:rPrChange>
    </w:rPr>
  </w:style>
  <w:style w:type="character" w:customStyle="1" w:styleId="FooterChar">
    <w:name w:val="Footer Char"/>
    <w:basedOn w:val="DefaultParagraphFont"/>
    <w:link w:val="Footer"/>
    <w:rsid w:val="004B41D8"/>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6867943">
      <w:bodyDiv w:val="1"/>
      <w:marLeft w:val="0"/>
      <w:marRight w:val="0"/>
      <w:marTop w:val="0"/>
      <w:marBottom w:val="0"/>
      <w:divBdr>
        <w:top w:val="none" w:sz="0" w:space="0" w:color="auto"/>
        <w:left w:val="none" w:sz="0" w:space="0" w:color="auto"/>
        <w:bottom w:val="none" w:sz="0" w:space="0" w:color="auto"/>
        <w:right w:val="none" w:sz="0" w:space="0" w:color="auto"/>
      </w:divBdr>
    </w:div>
    <w:div w:id="781614722">
      <w:bodyDiv w:val="1"/>
      <w:marLeft w:val="0"/>
      <w:marRight w:val="0"/>
      <w:marTop w:val="0"/>
      <w:marBottom w:val="0"/>
      <w:divBdr>
        <w:top w:val="none" w:sz="0" w:space="0" w:color="auto"/>
        <w:left w:val="none" w:sz="0" w:space="0" w:color="auto"/>
        <w:bottom w:val="none" w:sz="0" w:space="0" w:color="auto"/>
        <w:right w:val="none" w:sz="0" w:space="0" w:color="auto"/>
      </w:divBdr>
    </w:div>
    <w:div w:id="177343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10e4db1-d899-403d-9807-651178ead3da"/>
    <lcf76f155ced4ddcb4097134ff3c332f xmlns="ae916ade-957f-4a2f-93c3-592a84a0e75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F2FAA928F6D64BB16ED70B5ACF963F" ma:contentTypeVersion="14" ma:contentTypeDescription="Create a new document." ma:contentTypeScope="" ma:versionID="877bd3fb08ef6011f3b79d8bdcb87a43">
  <xsd:schema xmlns:xsd="http://www.w3.org/2001/XMLSchema" xmlns:xs="http://www.w3.org/2001/XMLSchema" xmlns:p="http://schemas.microsoft.com/office/2006/metadata/properties" xmlns:ns2="ae916ade-957f-4a2f-93c3-592a84a0e75c" xmlns:ns3="e10e4db1-d899-403d-9807-651178ead3da" targetNamespace="http://schemas.microsoft.com/office/2006/metadata/properties" ma:root="true" ma:fieldsID="6239b1d85b41d22f2dbfb1cea51af504" ns2:_="" ns3:_="">
    <xsd:import namespace="ae916ade-957f-4a2f-93c3-592a84a0e75c"/>
    <xsd:import namespace="e10e4db1-d899-403d-9807-651178ead3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16ade-957f-4a2f-93c3-592a84a0e7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0e4db1-d899-403d-9807-651178ead3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deacaf4-c60b-4f8e-ba39-6419a80e96c9}" ma:internalName="TaxCatchAll" ma:showField="CatchAllData" ma:web="e10e4db1-d899-403d-9807-651178ead3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00FE09-04B5-4F2D-BE35-4F00C3FBD9A1}">
  <ds:schemaRefs>
    <ds:schemaRef ds:uri="http://schemas.microsoft.com/sharepoint/v3/contenttype/forms"/>
  </ds:schemaRefs>
</ds:datastoreItem>
</file>

<file path=customXml/itemProps2.xml><?xml version="1.0" encoding="utf-8"?>
<ds:datastoreItem xmlns:ds="http://schemas.openxmlformats.org/officeDocument/2006/customXml" ds:itemID="{B1FC13ED-9ACC-4689-9EBE-D1CEF212FA91}">
  <ds:schemaRefs>
    <ds:schemaRef ds:uri="http://schemas.microsoft.com/office/2006/metadata/properties"/>
    <ds:schemaRef ds:uri="http://schemas.microsoft.com/office/infopath/2007/PartnerControls"/>
    <ds:schemaRef ds:uri="e10e4db1-d899-403d-9807-651178ead3da"/>
    <ds:schemaRef ds:uri="ae916ade-957f-4a2f-93c3-592a84a0e75c"/>
  </ds:schemaRefs>
</ds:datastoreItem>
</file>

<file path=customXml/itemProps3.xml><?xml version="1.0" encoding="utf-8"?>
<ds:datastoreItem xmlns:ds="http://schemas.openxmlformats.org/officeDocument/2006/customXml" ds:itemID="{61B595B0-96E8-4711-AA41-147197B02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16ade-957f-4a2f-93c3-592a84a0e75c"/>
    <ds:schemaRef ds:uri="e10e4db1-d899-403d-9807-651178ead3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2994</Words>
  <Characters>17067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Albrecht, Lisa R CIV USA IMCOM</dc:creator>
  <cp:keywords/>
  <dc:description/>
  <cp:lastModifiedBy>Arthur Souza Rodrigues</cp:lastModifiedBy>
  <cp:revision>1</cp:revision>
  <dcterms:created xsi:type="dcterms:W3CDTF">2021-11-23T21:19:00Z</dcterms:created>
  <dcterms:modified xsi:type="dcterms:W3CDTF">2026-09-26T01:13:00Z</dcterms:modified>
</cp:coreProperties>
</file>