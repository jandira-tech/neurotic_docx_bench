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66CFD1" w14:textId="77777777" w:rsidR="00FA7B6C" w:rsidRPr="00854C26" w:rsidRDefault="00854C26" w:rsidP="0061350B">
      <w:pPr>
        <w:spacing w:before="360" w:after="240"/>
        <w:jc w:val="center"/>
        <w:rPr>
          <w:ins w:id="8" w:author="Pribil-Kövesdy Döníz" w:date="2026-09-22T12:13:00Z" w16du:dateUtc="2026-09-22T16:13:00Z"/>
          <w:rFonts w:cstheme="minorHAnsi"/>
          <w:b/>
          <w:smallCaps/>
          <w:sz w:val="32"/>
          <w:szCs w:val="32"/>
        </w:rPr>
      </w:pPr>
      <w:ins w:id="9" w:author="Pribil-Kövesdy Döníz" w:date="2026-09-22T12:13:00Z" w16du:dateUtc="2026-09-22T16:13:00Z">
        <w:r w:rsidRPr="00440F44">
          <w:rPr>
            <w:rFonts w:cstheme="minorHAnsi"/>
            <w:b/>
            <w:smallCaps/>
            <w:sz w:val="32"/>
            <w:szCs w:val="32"/>
            <w:highlight w:val="lightGray"/>
          </w:rPr>
          <w:t>Erasmus+ KA1 mobilitási projektek – egyéni beszámoló – 201</w:t>
        </w:r>
        <w:r w:rsidR="00440F44" w:rsidRPr="00440F44">
          <w:rPr>
            <w:rFonts w:cstheme="minorHAnsi"/>
            <w:b/>
            <w:smallCaps/>
            <w:sz w:val="32"/>
            <w:szCs w:val="32"/>
            <w:highlight w:val="lightGray"/>
          </w:rPr>
          <w:t>6</w:t>
        </w:r>
      </w:ins>
    </w:p>
    <w:p w14:paraId="233F53FA" w14:textId="77777777" w:rsidR="00854C26" w:rsidRPr="00854C26" w:rsidRDefault="00854C26" w:rsidP="0061350B">
      <w:pPr>
        <w:spacing w:before="360" w:after="300"/>
        <w:rPr>
          <w:ins w:id="10" w:author="Pribil-Kövesdy Döníz" w:date="2026-09-22T12:13:00Z" w16du:dateUtc="2026-09-22T16:13:00Z"/>
          <w:sz w:val="28"/>
          <w:szCs w:val="28"/>
        </w:rPr>
      </w:pPr>
      <w:ins w:id="11" w:author="Pribil-Kövesdy Döníz" w:date="2026-09-22T12:13:00Z" w16du:dateUtc="2026-09-22T16:13:00Z">
        <w:r w:rsidRPr="00854C26">
          <w:rPr>
            <w:sz w:val="28"/>
            <w:szCs w:val="28"/>
            <w:highlight w:val="lightGray"/>
          </w:rPr>
          <w:t xml:space="preserve">A </w:t>
        </w:r>
        <w:r w:rsidR="008B7245">
          <w:rPr>
            <w:sz w:val="28"/>
            <w:szCs w:val="28"/>
            <w:highlight w:val="lightGray"/>
          </w:rPr>
          <w:t>résztvevő</w:t>
        </w:r>
        <w:r w:rsidR="008B7245" w:rsidRPr="00854C26">
          <w:rPr>
            <w:sz w:val="28"/>
            <w:szCs w:val="28"/>
            <w:highlight w:val="lightGray"/>
          </w:rPr>
          <w:t xml:space="preserve"> </w:t>
        </w:r>
        <w:r w:rsidRPr="00854C26">
          <w:rPr>
            <w:sz w:val="28"/>
            <w:szCs w:val="28"/>
            <w:highlight w:val="lightGray"/>
          </w:rPr>
          <w:t>adatai</w:t>
        </w:r>
      </w:ins>
    </w:p>
    <w:tbl>
      <w:tblPr>
        <w:tblStyle w:val="TableGrid"/>
        <w:tblW w:w="0" w:type="auto"/>
        <w:tblLook w:val="04A0" w:firstRow="1" w:lastRow="0" w:firstColumn="1" w:lastColumn="0" w:noHBand="0" w:noVBand="1"/>
      </w:tblPr>
      <w:tblGrid>
        <w:gridCol w:w="2802"/>
        <w:gridCol w:w="11340"/>
      </w:tblGrid>
      <w:tr w:rsidR="00854C26" w14:paraId="7912183A" w14:textId="77777777" w:rsidTr="00AD06DF">
        <w:trPr>
          <w:ins w:id="12" w:author="Pribil-Kövesdy Döníz" w:date="2026-09-22T12:13:00Z" w16du:dateUtc="2026-09-22T16:13:00Z"/>
        </w:trPr>
        <w:tc>
          <w:tcPr>
            <w:tcW w:w="2802" w:type="dxa"/>
          </w:tcPr>
          <w:p w14:paraId="4F85697F" w14:textId="77777777" w:rsidR="00854C26" w:rsidRDefault="00854C26" w:rsidP="00391C9E">
            <w:pPr>
              <w:rPr>
                <w:ins w:id="13" w:author="Pribil-Kövesdy Döníz" w:date="2026-09-22T12:13:00Z" w16du:dateUtc="2026-09-22T16:13:00Z"/>
              </w:rPr>
            </w:pPr>
            <w:ins w:id="14" w:author="Pribil-Kövesdy Döníz" w:date="2026-09-22T12:13:00Z" w16du:dateUtc="2026-09-22T16:13:00Z">
              <w:r>
                <w:t>Név</w:t>
              </w:r>
            </w:ins>
          </w:p>
        </w:tc>
        <w:tc>
          <w:tcPr>
            <w:tcW w:w="11340" w:type="dxa"/>
          </w:tcPr>
          <w:p w14:paraId="4C2D1882" w14:textId="77777777" w:rsidR="00854C26" w:rsidRDefault="00854C26" w:rsidP="00391C9E">
            <w:pPr>
              <w:rPr>
                <w:ins w:id="15" w:author="Pribil-Kövesdy Döníz" w:date="2026-09-22T12:13:00Z" w16du:dateUtc="2026-09-22T16:13:00Z"/>
              </w:rPr>
            </w:pPr>
          </w:p>
        </w:tc>
      </w:tr>
      <w:tr w:rsidR="00854C26" w14:paraId="4A2D5304" w14:textId="77777777" w:rsidTr="00AD06DF">
        <w:trPr>
          <w:ins w:id="16" w:author="Pribil-Kövesdy Döníz" w:date="2026-09-22T12:13:00Z" w16du:dateUtc="2026-09-22T16:13:00Z"/>
        </w:trPr>
        <w:tc>
          <w:tcPr>
            <w:tcW w:w="2802" w:type="dxa"/>
          </w:tcPr>
          <w:p w14:paraId="46386394" w14:textId="77777777" w:rsidR="00854C26" w:rsidRDefault="00F520F7" w:rsidP="00F520F7">
            <w:pPr>
              <w:rPr>
                <w:ins w:id="17" w:author="Pribil-Kövesdy Döníz" w:date="2026-09-22T12:13:00Z" w16du:dateUtc="2026-09-22T16:13:00Z"/>
              </w:rPr>
            </w:pPr>
            <w:ins w:id="18" w:author="Pribil-Kövesdy Döníz" w:date="2026-09-22T12:13:00Z" w16du:dateUtc="2026-09-22T16:13:00Z">
              <w:r>
                <w:t>B</w:t>
              </w:r>
              <w:r w:rsidR="00854C26">
                <w:t>eosztás</w:t>
              </w:r>
            </w:ins>
          </w:p>
        </w:tc>
        <w:tc>
          <w:tcPr>
            <w:tcW w:w="11340" w:type="dxa"/>
          </w:tcPr>
          <w:p w14:paraId="7C50FE00" w14:textId="77777777" w:rsidR="00854C26" w:rsidRDefault="00854C26" w:rsidP="00391C9E">
            <w:pPr>
              <w:rPr>
                <w:ins w:id="19" w:author="Pribil-Kövesdy Döníz" w:date="2026-09-22T12:13:00Z" w16du:dateUtc="2026-09-22T16:13:00Z"/>
              </w:rPr>
            </w:pPr>
          </w:p>
        </w:tc>
      </w:tr>
    </w:tbl>
    <w:p w14:paraId="47D69473" w14:textId="77777777" w:rsidR="00854C26" w:rsidRPr="00854C26" w:rsidRDefault="00854C26" w:rsidP="0061350B">
      <w:pPr>
        <w:spacing w:before="360"/>
        <w:rPr>
          <w:ins w:id="20" w:author="Pribil-Kövesdy Döníz" w:date="2026-09-22T12:13:00Z" w16du:dateUtc="2026-09-22T16:13:00Z"/>
          <w:sz w:val="28"/>
          <w:szCs w:val="28"/>
        </w:rPr>
      </w:pPr>
      <w:ins w:id="21" w:author="Pribil-Kövesdy Döníz" w:date="2026-09-22T12:13:00Z" w16du:dateUtc="2026-09-22T16:13:00Z">
        <w:r w:rsidRPr="00854C26">
          <w:rPr>
            <w:sz w:val="28"/>
            <w:szCs w:val="28"/>
            <w:highlight w:val="lightGray"/>
          </w:rPr>
          <w:t>A</w:t>
        </w:r>
        <w:r>
          <w:rPr>
            <w:sz w:val="28"/>
            <w:szCs w:val="28"/>
            <w:highlight w:val="lightGray"/>
          </w:rPr>
          <w:t xml:space="preserve"> mobilitás adatai</w:t>
        </w:r>
      </w:ins>
    </w:p>
    <w:tbl>
      <w:tblPr>
        <w:tblStyle w:val="TableGrid"/>
        <w:tblW w:w="0" w:type="auto"/>
        <w:tblLook w:val="04A0" w:firstRow="1" w:lastRow="0" w:firstColumn="1" w:lastColumn="0" w:noHBand="0" w:noVBand="1"/>
      </w:tblPr>
      <w:tblGrid>
        <w:gridCol w:w="2802"/>
        <w:gridCol w:w="11340"/>
      </w:tblGrid>
      <w:tr w:rsidR="00854C26" w14:paraId="41E14A8E" w14:textId="77777777" w:rsidTr="0061350B">
        <w:trPr>
          <w:trHeight w:val="1168"/>
          <w:ins w:id="22" w:author="Pribil-Kövesdy Döníz" w:date="2026-09-22T12:13:00Z" w16du:dateUtc="2026-09-22T16:13:00Z"/>
        </w:trPr>
        <w:tc>
          <w:tcPr>
            <w:tcW w:w="2802" w:type="dxa"/>
          </w:tcPr>
          <w:p w14:paraId="0E09CB02" w14:textId="77777777" w:rsidR="00854C26" w:rsidRDefault="00A236F9" w:rsidP="00391C9E">
            <w:pPr>
              <w:rPr>
                <w:ins w:id="23" w:author="Pribil-Kövesdy Döníz" w:date="2026-09-22T12:13:00Z" w16du:dateUtc="2026-09-22T16:13:00Z"/>
              </w:rPr>
            </w:pPr>
            <w:ins w:id="24" w:author="Pribil-Kövesdy Döníz" w:date="2026-09-22T12:13:00Z" w16du:dateUtc="2026-09-22T16:13:00Z">
              <w:r>
                <w:t>Mobilitás típusa</w:t>
              </w:r>
            </w:ins>
          </w:p>
          <w:p w14:paraId="28BDCD4A" w14:textId="77777777" w:rsidR="00A236F9" w:rsidRDefault="00A236F9" w:rsidP="00391C9E">
            <w:pPr>
              <w:rPr>
                <w:ins w:id="25" w:author="Pribil-Kövesdy Döníz" w:date="2026-09-22T12:13:00Z" w16du:dateUtc="2026-09-22T16:13:00Z"/>
              </w:rPr>
            </w:pPr>
            <w:ins w:id="26" w:author="Pribil-Kövesdy Döníz" w:date="2026-09-22T12:13:00Z" w16du:dateUtc="2026-09-22T16:13:00Z">
              <w:r>
                <w:t>(nem helyes törlendő)</w:t>
              </w:r>
            </w:ins>
          </w:p>
        </w:tc>
        <w:tc>
          <w:tcPr>
            <w:tcW w:w="11340" w:type="dxa"/>
          </w:tcPr>
          <w:p w14:paraId="14796741" w14:textId="77777777" w:rsidR="00854C26" w:rsidRDefault="00A236F9" w:rsidP="00391C9E">
            <w:pPr>
              <w:pStyle w:val="ListParagraph"/>
              <w:numPr>
                <w:ilvl w:val="0"/>
                <w:numId w:val="1"/>
              </w:numPr>
              <w:spacing w:after="0" w:line="240" w:lineRule="auto"/>
              <w:rPr>
                <w:ins w:id="27" w:author="Pribil-Kövesdy Döníz" w:date="2026-09-22T12:13:00Z" w16du:dateUtc="2026-09-22T16:13:00Z"/>
              </w:rPr>
            </w:pPr>
            <w:ins w:id="28" w:author="Pribil-Kövesdy Döníz" w:date="2026-09-22T12:13:00Z" w16du:dateUtc="2026-09-22T16:13:00Z">
              <w:r>
                <w:t>szakmai továbbképzés</w:t>
              </w:r>
            </w:ins>
          </w:p>
          <w:p w14:paraId="107AD426" w14:textId="77777777" w:rsidR="00A236F9" w:rsidRDefault="00A236F9" w:rsidP="00391C9E">
            <w:pPr>
              <w:pStyle w:val="ListParagraph"/>
              <w:numPr>
                <w:ilvl w:val="0"/>
                <w:numId w:val="1"/>
              </w:numPr>
              <w:spacing w:after="0" w:line="240" w:lineRule="auto"/>
              <w:rPr>
                <w:ins w:id="29" w:author="Pribil-Kövesdy Döníz" w:date="2026-09-22T12:13:00Z" w16du:dateUtc="2026-09-22T16:13:00Z"/>
              </w:rPr>
            </w:pPr>
            <w:ins w:id="30" w:author="Pribil-Kövesdy Döníz" w:date="2026-09-22T12:13:00Z" w16du:dateUtc="2026-09-22T16:13:00Z">
              <w:r>
                <w:t>nyelvtanfolyam</w:t>
              </w:r>
            </w:ins>
          </w:p>
          <w:p w14:paraId="53297DBC" w14:textId="77777777" w:rsidR="00A236F9" w:rsidRDefault="00F520F7" w:rsidP="00391C9E">
            <w:pPr>
              <w:pStyle w:val="ListParagraph"/>
              <w:numPr>
                <w:ilvl w:val="0"/>
                <w:numId w:val="1"/>
              </w:numPr>
              <w:spacing w:after="0" w:line="240" w:lineRule="auto"/>
              <w:rPr>
                <w:ins w:id="31" w:author="Pribil-Kövesdy Döníz" w:date="2026-09-22T12:13:00Z" w16du:dateUtc="2026-09-22T16:13:00Z"/>
              </w:rPr>
            </w:pPr>
            <w:ins w:id="32" w:author="Pribil-Kövesdy Döníz" w:date="2026-09-22T12:13:00Z" w16du:dateUtc="2026-09-22T16:13:00Z">
              <w:r>
                <w:t xml:space="preserve">szakmai látogatás </w:t>
              </w:r>
              <w:r w:rsidR="00A236F9">
                <w:t>(job shadowing)</w:t>
              </w:r>
            </w:ins>
          </w:p>
          <w:p w14:paraId="79C97D85" w14:textId="77777777" w:rsidR="00A236F9" w:rsidRDefault="00A236F9" w:rsidP="00391C9E">
            <w:pPr>
              <w:pStyle w:val="ListParagraph"/>
              <w:numPr>
                <w:ilvl w:val="0"/>
                <w:numId w:val="1"/>
              </w:numPr>
              <w:spacing w:after="0" w:line="240" w:lineRule="auto"/>
              <w:rPr>
                <w:ins w:id="33" w:author="Pribil-Kövesdy Döníz" w:date="2026-09-22T12:13:00Z" w16du:dateUtc="2026-09-22T16:13:00Z"/>
              </w:rPr>
            </w:pPr>
            <w:ins w:id="34" w:author="Pribil-Kövesdy Döníz" w:date="2026-09-22T12:13:00Z" w16du:dateUtc="2026-09-22T16:13:00Z">
              <w:r>
                <w:t>oktatási tevékenység</w:t>
              </w:r>
            </w:ins>
          </w:p>
        </w:tc>
      </w:tr>
      <w:tr w:rsidR="00A236F9" w14:paraId="43F1BA72" w14:textId="77777777" w:rsidTr="00AD06DF">
        <w:trPr>
          <w:ins w:id="35" w:author="Pribil-Kövesdy Döníz" w:date="2026-09-22T12:13:00Z" w16du:dateUtc="2026-09-22T16:13:00Z"/>
        </w:trPr>
        <w:tc>
          <w:tcPr>
            <w:tcW w:w="2802" w:type="dxa"/>
          </w:tcPr>
          <w:p w14:paraId="7AF6115C" w14:textId="77777777" w:rsidR="00A236F9" w:rsidRDefault="00A236F9" w:rsidP="00391C9E">
            <w:pPr>
              <w:rPr>
                <w:ins w:id="36" w:author="Pribil-Kövesdy Döníz" w:date="2026-09-22T12:13:00Z" w16du:dateUtc="2026-09-22T16:13:00Z"/>
              </w:rPr>
            </w:pPr>
            <w:ins w:id="37" w:author="Pribil-Kövesdy Döníz" w:date="2026-09-22T12:13:00Z" w16du:dateUtc="2026-09-22T16:13:00Z">
              <w:r>
                <w:t>Továbbképzés címe</w:t>
              </w:r>
            </w:ins>
          </w:p>
          <w:p w14:paraId="4D04E637" w14:textId="77777777" w:rsidR="00A236F9" w:rsidRDefault="00A236F9" w:rsidP="00391C9E">
            <w:pPr>
              <w:rPr>
                <w:ins w:id="38" w:author="Pribil-Kövesdy Döníz" w:date="2026-09-22T12:13:00Z" w16du:dateUtc="2026-09-22T16:13:00Z"/>
              </w:rPr>
            </w:pPr>
            <w:ins w:id="39" w:author="Pribil-Kövesdy Döníz" w:date="2026-09-22T12:13:00Z" w16du:dateUtc="2026-09-22T16:13:00Z">
              <w:r>
                <w:t>(amennyiben releváns)</w:t>
              </w:r>
            </w:ins>
          </w:p>
        </w:tc>
        <w:tc>
          <w:tcPr>
            <w:tcW w:w="11340" w:type="dxa"/>
          </w:tcPr>
          <w:p w14:paraId="5000A61E" w14:textId="77777777" w:rsidR="00A236F9" w:rsidRDefault="00A236F9" w:rsidP="00391C9E">
            <w:pPr>
              <w:rPr>
                <w:ins w:id="40" w:author="Pribil-Kövesdy Döníz" w:date="2026-09-22T12:13:00Z" w16du:dateUtc="2026-09-22T16:13:00Z"/>
              </w:rPr>
            </w:pPr>
          </w:p>
        </w:tc>
      </w:tr>
      <w:tr w:rsidR="00A236F9" w14:paraId="21568A9F" w14:textId="77777777" w:rsidTr="0061350B">
        <w:trPr>
          <w:trHeight w:val="428"/>
          <w:ins w:id="41" w:author="Pribil-Kövesdy Döníz" w:date="2026-09-22T12:13:00Z" w16du:dateUtc="2026-09-22T16:13:00Z"/>
        </w:trPr>
        <w:tc>
          <w:tcPr>
            <w:tcW w:w="2802" w:type="dxa"/>
          </w:tcPr>
          <w:p w14:paraId="2B8A7052" w14:textId="77777777" w:rsidR="00A236F9" w:rsidRDefault="00A236F9" w:rsidP="00391C9E">
            <w:pPr>
              <w:rPr>
                <w:ins w:id="42" w:author="Pribil-Kövesdy Döníz" w:date="2026-09-22T12:13:00Z" w16du:dateUtc="2026-09-22T16:13:00Z"/>
              </w:rPr>
            </w:pPr>
            <w:ins w:id="43" w:author="Pribil-Kövesdy Döníz" w:date="2026-09-22T12:13:00Z" w16du:dateUtc="2026-09-22T16:13:00Z">
              <w:r>
                <w:t>Fogadó intézmény neve</w:t>
              </w:r>
            </w:ins>
          </w:p>
        </w:tc>
        <w:tc>
          <w:tcPr>
            <w:tcW w:w="11340" w:type="dxa"/>
          </w:tcPr>
          <w:p w14:paraId="7903C982" w14:textId="77777777" w:rsidR="005E7FFD" w:rsidRDefault="005E7FFD" w:rsidP="00391C9E">
            <w:pPr>
              <w:rPr>
                <w:ins w:id="44" w:author="Pribil-Kövesdy Döníz" w:date="2026-09-22T12:13:00Z" w16du:dateUtc="2026-09-22T16:13:00Z"/>
              </w:rPr>
            </w:pPr>
          </w:p>
        </w:tc>
      </w:tr>
      <w:tr w:rsidR="005E7FFD" w14:paraId="767CE55A" w14:textId="77777777" w:rsidTr="0061350B">
        <w:trPr>
          <w:trHeight w:val="703"/>
          <w:ins w:id="45" w:author="Pribil-Kövesdy Döníz" w:date="2026-09-22T12:13:00Z" w16du:dateUtc="2026-09-22T16:13:00Z"/>
        </w:trPr>
        <w:tc>
          <w:tcPr>
            <w:tcW w:w="2802" w:type="dxa"/>
          </w:tcPr>
          <w:p w14:paraId="1010BC1F" w14:textId="77777777" w:rsidR="005E7FFD" w:rsidRDefault="005E7FFD" w:rsidP="00391C9E">
            <w:pPr>
              <w:rPr>
                <w:ins w:id="46" w:author="Pribil-Kövesdy Döníz" w:date="2026-09-22T12:13:00Z" w16du:dateUtc="2026-09-22T16:13:00Z"/>
              </w:rPr>
            </w:pPr>
            <w:ins w:id="47" w:author="Pribil-Kövesdy Döníz" w:date="2026-09-22T12:13:00Z" w16du:dateUtc="2026-09-22T16:13:00Z">
              <w:r>
                <w:t>Fogadó intézmény típusa</w:t>
              </w:r>
            </w:ins>
          </w:p>
          <w:p w14:paraId="6D0DBA3D" w14:textId="77777777" w:rsidR="005E7FFD" w:rsidRDefault="005E7FFD" w:rsidP="00391C9E">
            <w:pPr>
              <w:rPr>
                <w:ins w:id="48" w:author="Pribil-Kövesdy Döníz" w:date="2026-09-22T12:13:00Z" w16du:dateUtc="2026-09-22T16:13:00Z"/>
              </w:rPr>
            </w:pPr>
            <w:ins w:id="49" w:author="Pribil-Kövesdy Döníz" w:date="2026-09-22T12:13:00Z" w16du:dateUtc="2026-09-22T16:13:00Z">
              <w:r>
                <w:t>(nem helyes törlendő)</w:t>
              </w:r>
            </w:ins>
          </w:p>
        </w:tc>
        <w:tc>
          <w:tcPr>
            <w:tcW w:w="11340" w:type="dxa"/>
          </w:tcPr>
          <w:p w14:paraId="42AEB337" w14:textId="77777777" w:rsidR="005E7FFD" w:rsidRDefault="005E7FFD" w:rsidP="00391C9E">
            <w:pPr>
              <w:pStyle w:val="ListParagraph"/>
              <w:numPr>
                <w:ilvl w:val="0"/>
                <w:numId w:val="2"/>
              </w:numPr>
              <w:spacing w:after="0" w:line="240" w:lineRule="auto"/>
              <w:rPr>
                <w:ins w:id="50" w:author="Pribil-Kövesdy Döníz" w:date="2026-09-22T12:13:00Z" w16du:dateUtc="2026-09-22T16:13:00Z"/>
              </w:rPr>
            </w:pPr>
            <w:ins w:id="51" w:author="Pribil-Kövesdy Döníz" w:date="2026-09-22T12:13:00Z" w16du:dateUtc="2026-09-22T16:13:00Z">
              <w:r>
                <w:t>oktatási intézmény</w:t>
              </w:r>
            </w:ins>
          </w:p>
          <w:p w14:paraId="431E24F7" w14:textId="77777777" w:rsidR="005E7FFD" w:rsidRDefault="005E7FFD" w:rsidP="00391C9E">
            <w:pPr>
              <w:pStyle w:val="ListParagraph"/>
              <w:numPr>
                <w:ilvl w:val="0"/>
                <w:numId w:val="2"/>
              </w:numPr>
              <w:spacing w:after="0" w:line="240" w:lineRule="auto"/>
              <w:rPr>
                <w:ins w:id="52" w:author="Pribil-Kövesdy Döníz" w:date="2026-09-22T12:13:00Z" w16du:dateUtc="2026-09-22T16:13:00Z"/>
              </w:rPr>
            </w:pPr>
            <w:ins w:id="53" w:author="Pribil-Kövesdy Döníz" w:date="2026-09-22T12:13:00Z" w16du:dateUtc="2026-09-22T16:13:00Z">
              <w:r>
                <w:t>továbbképző intézmény</w:t>
              </w:r>
            </w:ins>
          </w:p>
        </w:tc>
      </w:tr>
      <w:tr w:rsidR="00A236F9" w14:paraId="1D19D246" w14:textId="77777777" w:rsidTr="00AD06DF">
        <w:trPr>
          <w:ins w:id="54" w:author="Pribil-Kövesdy Döníz" w:date="2026-09-22T12:13:00Z" w16du:dateUtc="2026-09-22T16:13:00Z"/>
        </w:trPr>
        <w:tc>
          <w:tcPr>
            <w:tcW w:w="2802" w:type="dxa"/>
          </w:tcPr>
          <w:p w14:paraId="3077B4CB" w14:textId="77777777" w:rsidR="00A236F9" w:rsidRDefault="00A236F9" w:rsidP="00391C9E">
            <w:pPr>
              <w:rPr>
                <w:ins w:id="55" w:author="Pribil-Kövesdy Döníz" w:date="2026-09-22T12:13:00Z" w16du:dateUtc="2026-09-22T16:13:00Z"/>
              </w:rPr>
            </w:pPr>
            <w:ins w:id="56" w:author="Pribil-Kövesdy Döníz" w:date="2026-09-22T12:13:00Z" w16du:dateUtc="2026-09-22T16:13:00Z">
              <w:r>
                <w:t>Fogadó ország</w:t>
              </w:r>
            </w:ins>
          </w:p>
        </w:tc>
        <w:tc>
          <w:tcPr>
            <w:tcW w:w="11340" w:type="dxa"/>
          </w:tcPr>
          <w:p w14:paraId="7B5F9666" w14:textId="77777777" w:rsidR="00A236F9" w:rsidRDefault="00A236F9" w:rsidP="00391C9E">
            <w:pPr>
              <w:rPr>
                <w:ins w:id="57" w:author="Pribil-Kövesdy Döníz" w:date="2026-09-22T12:13:00Z" w16du:dateUtc="2026-09-22T16:13:00Z"/>
              </w:rPr>
            </w:pPr>
          </w:p>
        </w:tc>
      </w:tr>
      <w:tr w:rsidR="00A236F9" w14:paraId="4391BDB3" w14:textId="77777777" w:rsidTr="00AD06DF">
        <w:trPr>
          <w:ins w:id="58" w:author="Pribil-Kövesdy Döníz" w:date="2026-09-22T12:13:00Z" w16du:dateUtc="2026-09-22T16:13:00Z"/>
        </w:trPr>
        <w:tc>
          <w:tcPr>
            <w:tcW w:w="2802" w:type="dxa"/>
          </w:tcPr>
          <w:p w14:paraId="02A48DA4" w14:textId="77777777" w:rsidR="00A236F9" w:rsidRDefault="00A236F9" w:rsidP="00391C9E">
            <w:pPr>
              <w:rPr>
                <w:ins w:id="59" w:author="Pribil-Kövesdy Döníz" w:date="2026-09-22T12:13:00Z" w16du:dateUtc="2026-09-22T16:13:00Z"/>
              </w:rPr>
            </w:pPr>
            <w:ins w:id="60" w:author="Pribil-Kövesdy Döníz" w:date="2026-09-22T12:13:00Z" w16du:dateUtc="2026-09-22T16:13:00Z">
              <w:r>
                <w:t>Munkanyelv</w:t>
              </w:r>
            </w:ins>
          </w:p>
        </w:tc>
        <w:tc>
          <w:tcPr>
            <w:tcW w:w="11340" w:type="dxa"/>
          </w:tcPr>
          <w:p w14:paraId="7DDA879E" w14:textId="77777777" w:rsidR="00A236F9" w:rsidRDefault="00A236F9" w:rsidP="00391C9E">
            <w:pPr>
              <w:rPr>
                <w:ins w:id="61" w:author="Pribil-Kövesdy Döníz" w:date="2026-09-22T12:13:00Z" w16du:dateUtc="2026-09-22T16:13:00Z"/>
              </w:rPr>
            </w:pPr>
          </w:p>
        </w:tc>
      </w:tr>
      <w:tr w:rsidR="00A236F9" w14:paraId="730F5DC3" w14:textId="77777777" w:rsidTr="00AD06DF">
        <w:trPr>
          <w:ins w:id="62" w:author="Pribil-Kövesdy Döníz" w:date="2026-09-22T12:13:00Z" w16du:dateUtc="2026-09-22T16:13:00Z"/>
        </w:trPr>
        <w:tc>
          <w:tcPr>
            <w:tcW w:w="2802" w:type="dxa"/>
          </w:tcPr>
          <w:p w14:paraId="49274BD3" w14:textId="77777777" w:rsidR="00A236F9" w:rsidRDefault="00A236F9" w:rsidP="00391C9E">
            <w:pPr>
              <w:rPr>
                <w:ins w:id="63" w:author="Pribil-Kövesdy Döníz" w:date="2026-09-22T12:13:00Z" w16du:dateUtc="2026-09-22T16:13:00Z"/>
              </w:rPr>
            </w:pPr>
            <w:ins w:id="64" w:author="Pribil-Kövesdy Döníz" w:date="2026-09-22T12:13:00Z" w16du:dateUtc="2026-09-22T16:13:00Z">
              <w:r>
                <w:t>Mobilitás időtartama</w:t>
              </w:r>
            </w:ins>
          </w:p>
          <w:p w14:paraId="0394C8A7" w14:textId="77777777" w:rsidR="00A236F9" w:rsidRDefault="00A236F9" w:rsidP="00AD06DF">
            <w:pPr>
              <w:rPr>
                <w:ins w:id="65" w:author="Pribil-Kövesdy Döníz" w:date="2026-09-22T12:13:00Z" w16du:dateUtc="2026-09-22T16:13:00Z"/>
              </w:rPr>
            </w:pPr>
            <w:ins w:id="66" w:author="Pribil-Kövesdy Döníz" w:date="2026-09-22T12:13:00Z" w16du:dateUtc="2026-09-22T16:13:00Z">
              <w:r>
                <w:t>(</w:t>
              </w:r>
              <w:r w:rsidR="00AD06DF">
                <w:t>munka</w:t>
              </w:r>
              <w:r>
                <w:t>napok száma)</w:t>
              </w:r>
            </w:ins>
          </w:p>
        </w:tc>
        <w:tc>
          <w:tcPr>
            <w:tcW w:w="11340" w:type="dxa"/>
          </w:tcPr>
          <w:p w14:paraId="7DE270D4" w14:textId="77777777" w:rsidR="00A236F9" w:rsidRDefault="00A236F9" w:rsidP="0061350B">
            <w:pPr>
              <w:ind w:firstLine="882"/>
              <w:rPr>
                <w:ins w:id="67" w:author="Pribil-Kövesdy Döníz" w:date="2026-09-22T12:13:00Z" w16du:dateUtc="2026-09-22T16:13:00Z"/>
              </w:rPr>
            </w:pPr>
            <w:ins w:id="68" w:author="Pribil-Kövesdy Döníz" w:date="2026-09-22T12:13:00Z" w16du:dateUtc="2026-09-22T16:13:00Z">
              <w:r>
                <w:t>nap</w:t>
              </w:r>
            </w:ins>
          </w:p>
        </w:tc>
      </w:tr>
    </w:tbl>
    <w:p w14:paraId="2F8CFF7F" w14:textId="77777777" w:rsidR="0061350B" w:rsidRDefault="0061350B">
      <w:pPr>
        <w:rPr>
          <w:ins w:id="69" w:author="Pribil-Kövesdy Döníz" w:date="2026-09-22T12:13:00Z" w16du:dateUtc="2026-09-22T16:13:00Z"/>
          <w:sz w:val="28"/>
          <w:szCs w:val="28"/>
          <w:highlight w:val="lightGray"/>
        </w:rPr>
      </w:pPr>
      <w:ins w:id="70" w:author="Pribil-Kövesdy Döníz" w:date="2026-09-22T12:13:00Z" w16du:dateUtc="2026-09-22T16:13:00Z">
        <w:r>
          <w:rPr>
            <w:sz w:val="28"/>
            <w:szCs w:val="28"/>
            <w:highlight w:val="lightGray"/>
          </w:rPr>
          <w:br w:type="page"/>
        </w:r>
      </w:ins>
    </w:p>
    <w:p w14:paraId="4F327624" w14:textId="77777777" w:rsidR="007A6560" w:rsidRPr="007C10F6" w:rsidRDefault="007C10F6" w:rsidP="007C10F6">
      <w:pPr>
        <w:rPr>
          <w:ins w:id="71" w:author="Pribil-Kövesdy Döníz" w:date="2026-09-22T12:13:00Z" w16du:dateUtc="2026-09-22T16:13:00Z"/>
          <w:sz w:val="28"/>
          <w:szCs w:val="28"/>
        </w:rPr>
      </w:pPr>
      <w:ins w:id="72" w:author="Pribil-Kövesdy Döníz" w:date="2026-09-22T12:13:00Z" w16du:dateUtc="2026-09-22T16:13:00Z">
        <w:r>
          <w:rPr>
            <w:sz w:val="28"/>
            <w:szCs w:val="28"/>
            <w:highlight w:val="lightGray"/>
          </w:rPr>
          <w:lastRenderedPageBreak/>
          <w:t>Tanulási eredmények</w:t>
        </w:r>
      </w:ins>
    </w:p>
    <w:tbl>
      <w:tblPr>
        <w:tblStyle w:val="TableGrid"/>
        <w:tblW w:w="0" w:type="auto"/>
        <w:tblLook w:val="04A0" w:firstRow="1" w:lastRow="0" w:firstColumn="1" w:lastColumn="0" w:noHBand="0" w:noVBand="1"/>
      </w:tblPr>
      <w:tblGrid>
        <w:gridCol w:w="4714"/>
        <w:gridCol w:w="4715"/>
        <w:gridCol w:w="4715"/>
      </w:tblGrid>
      <w:tr w:rsidR="007A6560" w14:paraId="68FE7D23" w14:textId="77777777" w:rsidTr="007A6560">
        <w:trPr>
          <w:ins w:id="73" w:author="Pribil-Kövesdy Döníz" w:date="2026-09-22T12:13:00Z" w16du:dateUtc="2026-09-22T16:13:00Z"/>
        </w:trPr>
        <w:tc>
          <w:tcPr>
            <w:tcW w:w="4714" w:type="dxa"/>
          </w:tcPr>
          <w:p w14:paraId="5DEB1619" w14:textId="77777777" w:rsidR="007A6560" w:rsidRPr="004B3A33" w:rsidRDefault="007A6560" w:rsidP="007A6560">
            <w:pPr>
              <w:rPr>
                <w:ins w:id="74" w:author="Pribil-Kövesdy Döníz" w:date="2026-09-22T12:13:00Z" w16du:dateUtc="2026-09-22T16:13:00Z"/>
                <w:b/>
                <w:bCs/>
              </w:rPr>
            </w:pPr>
            <w:ins w:id="75" w:author="Pribil-Kövesdy Döníz" w:date="2026-09-22T12:13:00Z" w16du:dateUtc="2026-09-22T16:13:00Z">
              <w:r w:rsidRPr="004B3A33">
                <w:rPr>
                  <w:b/>
                  <w:bCs/>
                </w:rPr>
                <w:t>Az elvárt tanulási eredmények meghatározása a mobilitás tervezési szakaszában</w:t>
              </w:r>
              <w:r w:rsidR="004B3A33" w:rsidRPr="004B3A33">
                <w:rPr>
                  <w:b/>
                  <w:bCs/>
                </w:rPr>
                <w:t xml:space="preserve"> (pályázat)</w:t>
              </w:r>
            </w:ins>
          </w:p>
          <w:p w14:paraId="1EBBA0D0" w14:textId="77777777" w:rsidR="007A6560" w:rsidRPr="00AD06DF" w:rsidRDefault="007A6560" w:rsidP="007A6560">
            <w:pPr>
              <w:rPr>
                <w:ins w:id="76" w:author="Pribil-Kövesdy Döníz" w:date="2026-09-22T12:13:00Z" w16du:dateUtc="2026-09-22T16:13:00Z"/>
              </w:rPr>
            </w:pPr>
            <w:ins w:id="77" w:author="Pribil-Kövesdy Döníz" w:date="2026-09-22T12:13:00Z" w16du:dateUtc="2026-09-22T16:13:00Z">
              <w:r w:rsidRPr="00AD06DF">
                <w:t>(A tanulási folyamat elvárt eredményét írja le, cselekvést jelentő igéket használ, specifikus, konkrét, világos, egyértelmű és mérhető</w:t>
              </w:r>
              <w:r w:rsidR="004B3A33">
                <w:t>.</w:t>
              </w:r>
              <w:r w:rsidRPr="00AD06DF">
                <w:t>)</w:t>
              </w:r>
            </w:ins>
          </w:p>
        </w:tc>
        <w:tc>
          <w:tcPr>
            <w:tcW w:w="4715" w:type="dxa"/>
          </w:tcPr>
          <w:p w14:paraId="1F151C56" w14:textId="77777777" w:rsidR="007A6560" w:rsidRPr="004B3A33" w:rsidRDefault="007A6560" w:rsidP="007A6560">
            <w:pPr>
              <w:rPr>
                <w:ins w:id="78" w:author="Pribil-Kövesdy Döníz" w:date="2026-09-22T12:13:00Z" w16du:dateUtc="2026-09-22T16:13:00Z"/>
                <w:b/>
                <w:bCs/>
              </w:rPr>
            </w:pPr>
            <w:ins w:id="79" w:author="Pribil-Kövesdy Döníz" w:date="2026-09-22T12:13:00Z" w16du:dateUtc="2026-09-22T16:13:00Z">
              <w:r w:rsidRPr="004B3A33">
                <w:rPr>
                  <w:b/>
                  <w:bCs/>
                </w:rPr>
                <w:t>A tanulási eredmények értékelése a mobilitás után</w:t>
              </w:r>
            </w:ins>
          </w:p>
          <w:p w14:paraId="07ECE1BE" w14:textId="77777777" w:rsidR="007A6560" w:rsidRPr="00AD06DF" w:rsidRDefault="007A6560" w:rsidP="004B3A33">
            <w:pPr>
              <w:rPr>
                <w:ins w:id="80" w:author="Pribil-Kövesdy Döníz" w:date="2026-09-22T12:13:00Z" w16du:dateUtc="2026-09-22T16:13:00Z"/>
              </w:rPr>
            </w:pPr>
            <w:ins w:id="81" w:author="Pribil-Kövesdy Döníz" w:date="2026-09-22T12:13:00Z" w16du:dateUtc="2026-09-22T16:13:00Z">
              <w:r w:rsidRPr="00AD06DF">
                <w:t>(Az elvárt tanulási eredmények teljesülésének „vizsgálata”, a személyes fejlődés nyomon követése, bizonyítékok a kompetenciafejlődésre.)</w:t>
              </w:r>
            </w:ins>
          </w:p>
        </w:tc>
        <w:tc>
          <w:tcPr>
            <w:tcW w:w="4715" w:type="dxa"/>
          </w:tcPr>
          <w:p w14:paraId="259CE8FA" w14:textId="77777777" w:rsidR="004B3A33" w:rsidRDefault="007A6560" w:rsidP="007A6560">
            <w:pPr>
              <w:rPr>
                <w:ins w:id="82" w:author="Pribil-Kövesdy Döníz" w:date="2026-09-22T12:13:00Z" w16du:dateUtc="2026-09-22T16:13:00Z"/>
              </w:rPr>
            </w:pPr>
            <w:ins w:id="83" w:author="Pribil-Kövesdy Döníz" w:date="2026-09-22T12:13:00Z" w16du:dateUtc="2026-09-22T16:13:00Z">
              <w:r w:rsidRPr="004B3A33">
                <w:rPr>
                  <w:b/>
                  <w:bCs/>
                </w:rPr>
                <w:t>Hogyan alkalmazhatóak a mobilitás során megszerzett tanulási eredmények a saját munkámban, illetve a küldő intézmény gyakorlatában?</w:t>
              </w:r>
            </w:ins>
          </w:p>
          <w:p w14:paraId="0FA28615" w14:textId="77777777" w:rsidR="007A6560" w:rsidRPr="00AD06DF" w:rsidRDefault="004B3A33" w:rsidP="007A6560">
            <w:pPr>
              <w:rPr>
                <w:ins w:id="84" w:author="Pribil-Kövesdy Döníz" w:date="2026-09-22T12:13:00Z" w16du:dateUtc="2026-09-22T16:13:00Z"/>
              </w:rPr>
            </w:pPr>
            <w:ins w:id="85" w:author="Pribil-Kövesdy Döníz" w:date="2026-09-22T12:13:00Z" w16du:dateUtc="2026-09-22T16:13:00Z">
              <w:r>
                <w:t>(</w:t>
              </w:r>
              <w:r w:rsidR="007A6560" w:rsidRPr="00AD06DF">
                <w:t>A terjesztésre vonatkozó tervek</w:t>
              </w:r>
              <w:r>
                <w:t>.)</w:t>
              </w:r>
            </w:ins>
          </w:p>
        </w:tc>
      </w:tr>
      <w:tr w:rsidR="007A6560" w14:paraId="47CC94AA" w14:textId="77777777" w:rsidTr="007C10F6">
        <w:trPr>
          <w:trHeight w:val="2994"/>
          <w:ins w:id="86" w:author="Pribil-Kövesdy Döníz" w:date="2026-09-22T12:13:00Z" w16du:dateUtc="2026-09-22T16:13:00Z"/>
        </w:trPr>
        <w:tc>
          <w:tcPr>
            <w:tcW w:w="4714" w:type="dxa"/>
          </w:tcPr>
          <w:p w14:paraId="061399AF" w14:textId="77777777" w:rsidR="007A6560" w:rsidRDefault="007A6560" w:rsidP="00391C9E">
            <w:pPr>
              <w:rPr>
                <w:ins w:id="87" w:author="Pribil-Kövesdy Döníz" w:date="2026-09-22T12:13:00Z" w16du:dateUtc="2026-09-22T16:13:00Z"/>
              </w:rPr>
            </w:pPr>
          </w:p>
        </w:tc>
        <w:tc>
          <w:tcPr>
            <w:tcW w:w="4715" w:type="dxa"/>
          </w:tcPr>
          <w:p w14:paraId="38FB8C9E" w14:textId="77777777" w:rsidR="007A6560" w:rsidRDefault="007A6560" w:rsidP="00391C9E">
            <w:pPr>
              <w:rPr>
                <w:ins w:id="88" w:author="Pribil-Kövesdy Döníz" w:date="2026-09-22T12:13:00Z" w16du:dateUtc="2026-09-22T16:13:00Z"/>
              </w:rPr>
            </w:pPr>
          </w:p>
        </w:tc>
        <w:tc>
          <w:tcPr>
            <w:tcW w:w="4715" w:type="dxa"/>
          </w:tcPr>
          <w:p w14:paraId="254E4C29" w14:textId="77777777" w:rsidR="007A6560" w:rsidRDefault="007A6560" w:rsidP="00391C9E">
            <w:pPr>
              <w:rPr>
                <w:ins w:id="89" w:author="Pribil-Kövesdy Döníz" w:date="2026-09-22T12:13:00Z" w16du:dateUtc="2026-09-22T16:13:00Z"/>
              </w:rPr>
            </w:pPr>
          </w:p>
        </w:tc>
      </w:tr>
    </w:tbl>
    <w:p w14:paraId="0E701A73" w14:textId="77777777" w:rsidR="00686BE4" w:rsidRPr="00AD06DF" w:rsidRDefault="004B3A33" w:rsidP="00391C9E">
      <w:pPr>
        <w:rPr>
          <w:ins w:id="90" w:author="Pribil-Kövesdy Döníz" w:date="2026-09-22T12:13:00Z" w16du:dateUtc="2026-09-22T16:13:00Z"/>
        </w:rPr>
      </w:pPr>
      <w:ins w:id="91" w:author="Pribil-Kövesdy Döníz" w:date="2026-09-22T12:13:00Z" w16du:dateUtc="2026-09-22T16:13:00Z">
        <w:r>
          <w:t>További információ</w:t>
        </w:r>
        <w:r w:rsidR="008B7245">
          <w:t xml:space="preserve">: </w:t>
        </w:r>
        <w:r>
          <w:fldChar w:fldCharType="begin"/>
        </w:r>
        <w:r>
          <w:instrText>HYPERLINK "http://tka.hu/konyv/7099/az-iskola-es-a-vilag"</w:instrText>
        </w:r>
        <w:r>
          <w:fldChar w:fldCharType="separate"/>
        </w:r>
        <w:r w:rsidRPr="004B3A33">
          <w:rPr>
            <w:rStyle w:val="Hyperlink"/>
          </w:rPr>
          <w:t>Az iskola és a világ</w:t>
        </w:r>
        <w:r>
          <w:fldChar w:fldCharType="end"/>
        </w:r>
        <w:r>
          <w:t xml:space="preserve"> TKA, 2016.</w:t>
        </w:r>
      </w:ins>
    </w:p>
    <w:p w14:paraId="7DB35556" w14:textId="77777777" w:rsidR="005E7FFD" w:rsidRDefault="005E7FFD" w:rsidP="00391C9E">
      <w:pPr>
        <w:rPr>
          <w:ins w:id="92" w:author="Pribil-Kövesdy Döníz" w:date="2026-09-22T12:13:00Z" w16du:dateUtc="2026-09-22T16:13:00Z"/>
        </w:rPr>
      </w:pPr>
      <w:ins w:id="93" w:author="Pribil-Kövesdy Döníz" w:date="2026-09-22T12:13:00Z" w16du:dateUtc="2026-09-22T16:13:00Z">
        <w:r w:rsidRPr="00854C26">
          <w:rPr>
            <w:sz w:val="28"/>
            <w:szCs w:val="28"/>
            <w:highlight w:val="lightGray"/>
          </w:rPr>
          <w:t>A</w:t>
        </w:r>
        <w:r>
          <w:rPr>
            <w:sz w:val="28"/>
            <w:szCs w:val="28"/>
            <w:highlight w:val="lightGray"/>
          </w:rPr>
          <w:t xml:space="preserve"> </w:t>
        </w:r>
        <w:r w:rsidR="00646D28">
          <w:rPr>
            <w:sz w:val="28"/>
            <w:szCs w:val="28"/>
            <w:highlight w:val="lightGray"/>
          </w:rPr>
          <w:t>továbbképzés</w:t>
        </w:r>
        <w:r w:rsidR="00646D28" w:rsidRPr="005E7FFD">
          <w:rPr>
            <w:sz w:val="28"/>
            <w:szCs w:val="28"/>
            <w:highlight w:val="lightGray"/>
          </w:rPr>
          <w:t xml:space="preserve"> </w:t>
        </w:r>
        <w:r w:rsidRPr="005E7FFD">
          <w:rPr>
            <w:sz w:val="28"/>
            <w:szCs w:val="28"/>
            <w:highlight w:val="lightGray"/>
          </w:rPr>
          <w:t>programj</w:t>
        </w:r>
        <w:r w:rsidR="00646D28" w:rsidRPr="00AD06DF">
          <w:rPr>
            <w:sz w:val="28"/>
            <w:szCs w:val="28"/>
            <w:highlight w:val="lightGray"/>
          </w:rPr>
          <w:t>a</w:t>
        </w:r>
        <w:r w:rsidR="007C10F6">
          <w:rPr>
            <w:sz w:val="28"/>
            <w:szCs w:val="28"/>
            <w:highlight w:val="lightGray"/>
          </w:rPr>
          <w:t xml:space="preserve"> </w:t>
        </w:r>
        <w:r w:rsidR="00AD06DF" w:rsidRPr="00AD06DF">
          <w:rPr>
            <w:sz w:val="28"/>
            <w:szCs w:val="28"/>
            <w:highlight w:val="lightGray"/>
          </w:rPr>
          <w:t xml:space="preserve">/ </w:t>
        </w:r>
        <w:r w:rsidR="00AD06DF">
          <w:rPr>
            <w:sz w:val="28"/>
            <w:szCs w:val="28"/>
            <w:highlight w:val="lightGray"/>
          </w:rPr>
          <w:t>szakmai látogatás (job shadowing)</w:t>
        </w:r>
        <w:r w:rsidR="00AD06DF" w:rsidRPr="00391C9E">
          <w:rPr>
            <w:sz w:val="28"/>
            <w:szCs w:val="28"/>
            <w:highlight w:val="lightGray"/>
          </w:rPr>
          <w:t xml:space="preserve"> munkaterve</w:t>
        </w:r>
      </w:ins>
    </w:p>
    <w:tbl>
      <w:tblPr>
        <w:tblStyle w:val="TableGrid"/>
        <w:tblW w:w="0" w:type="auto"/>
        <w:tblLook w:val="04A0" w:firstRow="1" w:lastRow="0" w:firstColumn="1" w:lastColumn="0" w:noHBand="0" w:noVBand="1"/>
      </w:tblPr>
      <w:tblGrid>
        <w:gridCol w:w="14142"/>
      </w:tblGrid>
      <w:tr w:rsidR="005E7FFD" w14:paraId="4D3C215E" w14:textId="77777777" w:rsidTr="0061350B">
        <w:trPr>
          <w:trHeight w:val="2835"/>
          <w:ins w:id="94" w:author="Pribil-Kövesdy Döníz" w:date="2026-09-22T12:13:00Z" w16du:dateUtc="2026-09-22T16:13:00Z"/>
        </w:trPr>
        <w:tc>
          <w:tcPr>
            <w:tcW w:w="14142" w:type="dxa"/>
          </w:tcPr>
          <w:p w14:paraId="63DDC0D9" w14:textId="77777777" w:rsidR="005E7FFD" w:rsidRDefault="005E7FFD" w:rsidP="0061350B">
            <w:pPr>
              <w:rPr>
                <w:ins w:id="95" w:author="Pribil-Kövesdy Döníz" w:date="2026-09-22T12:13:00Z" w16du:dateUtc="2026-09-22T16:13:00Z"/>
              </w:rPr>
            </w:pPr>
          </w:p>
        </w:tc>
      </w:tr>
    </w:tbl>
    <w:p w14:paraId="16D8F981" w14:textId="77777777" w:rsidR="00391C9E" w:rsidRDefault="00646D28" w:rsidP="00391C9E">
      <w:pPr>
        <w:spacing w:before="120"/>
        <w:rPr>
          <w:ins w:id="96" w:author="Pribil-Kövesdy Döníz" w:date="2026-09-22T12:13:00Z" w16du:dateUtc="2026-09-22T16:13:00Z"/>
          <w:sz w:val="28"/>
          <w:szCs w:val="28"/>
          <w:highlight w:val="lightGray"/>
        </w:rPr>
      </w:pPr>
      <w:ins w:id="97" w:author="Pribil-Kövesdy Döníz" w:date="2026-09-22T12:13:00Z" w16du:dateUtc="2026-09-22T16:13:00Z">
        <w:r>
          <w:rPr>
            <w:sz w:val="28"/>
            <w:szCs w:val="28"/>
            <w:highlight w:val="lightGray"/>
          </w:rPr>
          <w:t>A r</w:t>
        </w:r>
        <w:r w:rsidR="005E7FFD" w:rsidRPr="005E7FFD">
          <w:rPr>
            <w:sz w:val="28"/>
            <w:szCs w:val="28"/>
            <w:highlight w:val="lightGray"/>
          </w:rPr>
          <w:t>észtvevő fel</w:t>
        </w:r>
        <w:r w:rsidR="002E38FF">
          <w:rPr>
            <w:sz w:val="28"/>
            <w:szCs w:val="28"/>
            <w:highlight w:val="lightGray"/>
          </w:rPr>
          <w:t xml:space="preserve">adatai a mobilitás előtt </w:t>
        </w:r>
      </w:ins>
    </w:p>
    <w:p w14:paraId="1CE881FD" w14:textId="77777777" w:rsidR="00391C9E" w:rsidRDefault="00391C9E" w:rsidP="00391C9E">
      <w:pPr>
        <w:spacing w:before="120"/>
        <w:rPr>
          <w:ins w:id="98" w:author="Pribil-Kövesdy Döníz" w:date="2026-09-22T12:13:00Z" w16du:dateUtc="2026-09-22T16:13:00Z"/>
        </w:rPr>
      </w:pPr>
      <w:ins w:id="99" w:author="Pribil-Kövesdy Döníz" w:date="2026-09-22T12:13:00Z" w16du:dateUtc="2026-09-22T16:13:00Z">
        <w:r w:rsidRPr="00391C9E">
          <w:t xml:space="preserve">Kérjük, </w:t>
        </w:r>
        <w:r w:rsidR="0067146E">
          <w:t>röviden mutassa be</w:t>
        </w:r>
        <w:r w:rsidRPr="00391C9E">
          <w:t>, hogyan készült fel a mobilitásra</w:t>
        </w:r>
        <w:r w:rsidR="002E38FF">
          <w:t>.</w:t>
        </w:r>
      </w:ins>
    </w:p>
    <w:tbl>
      <w:tblPr>
        <w:tblStyle w:val="TableGrid"/>
        <w:tblW w:w="0" w:type="auto"/>
        <w:tblLook w:val="04A0" w:firstRow="1" w:lastRow="0" w:firstColumn="1" w:lastColumn="0" w:noHBand="0" w:noVBand="1"/>
      </w:tblPr>
      <w:tblGrid>
        <w:gridCol w:w="14142"/>
      </w:tblGrid>
      <w:tr w:rsidR="00391C9E" w14:paraId="18DED668" w14:textId="77777777" w:rsidTr="003C2C83">
        <w:trPr>
          <w:trHeight w:val="1701"/>
          <w:ins w:id="100" w:author="Pribil-Kövesdy Döníz" w:date="2026-09-22T12:13:00Z" w16du:dateUtc="2026-09-22T16:13:00Z"/>
        </w:trPr>
        <w:tc>
          <w:tcPr>
            <w:tcW w:w="14142" w:type="dxa"/>
          </w:tcPr>
          <w:p w14:paraId="1ECF7C43" w14:textId="77777777" w:rsidR="00391C9E" w:rsidRDefault="00391C9E" w:rsidP="0061350B">
            <w:pPr>
              <w:spacing w:before="120"/>
              <w:rPr>
                <w:ins w:id="101" w:author="Pribil-Kövesdy Döníz" w:date="2026-09-22T12:13:00Z" w16du:dateUtc="2026-09-22T16:13:00Z"/>
              </w:rPr>
            </w:pPr>
          </w:p>
        </w:tc>
      </w:tr>
    </w:tbl>
    <w:p w14:paraId="37D412DF" w14:textId="77777777" w:rsidR="00A236F9" w:rsidRDefault="003C2C83" w:rsidP="003C2C83">
      <w:pPr>
        <w:tabs>
          <w:tab w:val="left" w:pos="10206"/>
          <w:tab w:val="left" w:leader="underscore" w:pos="13608"/>
        </w:tabs>
        <w:spacing w:before="1600"/>
        <w:rPr>
          <w:ins w:id="102" w:author="Pribil-Kövesdy Döníz" w:date="2026-09-22T12:13:00Z" w16du:dateUtc="2026-09-22T16:13:00Z"/>
          <w:sz w:val="28"/>
          <w:szCs w:val="28"/>
        </w:rPr>
      </w:pPr>
      <w:ins w:id="103" w:author="Pribil-Kövesdy Döníz" w:date="2026-09-22T12:13:00Z" w16du:dateUtc="2026-09-22T16:13:00Z">
        <w:r>
          <w:rPr>
            <w:sz w:val="28"/>
            <w:szCs w:val="28"/>
          </w:rPr>
          <w:t>Dátum:</w:t>
        </w:r>
        <w:r>
          <w:rPr>
            <w:sz w:val="28"/>
            <w:szCs w:val="28"/>
          </w:rPr>
          <w:tab/>
        </w:r>
        <w:r>
          <w:rPr>
            <w:sz w:val="28"/>
            <w:szCs w:val="28"/>
          </w:rPr>
          <w:tab/>
        </w:r>
      </w:ins>
    </w:p>
    <w:p w14:paraId="7447FA4D" w14:textId="00FD0DE0" w:rsidR="007220A9" w:rsidRDefault="003C2C83">
      <w:pPr>
        <w:suppressAutoHyphens/>
        <w:jc w:val="center"/>
        <w:rPr>
          <w:del w:id="104" w:author="Pribil-Kövesdy Döníz" w:date="2026-09-22T12:13:00Z" w16du:dateUtc="2026-09-22T16:13:00Z"/>
          <w:rFonts w:ascii="Arial" w:hAnsi="Arial"/>
          <w:spacing w:val="8"/>
          <w:lang w:eastAsia="lt-LT"/>
        </w:rPr>
      </w:pPr>
      <w:ins w:id="105" w:author="Pribil-Kövesdy Döníz" w:date="2026-09-22T12:13:00Z" w16du:dateUtc="2026-09-22T16:13:00Z">
        <w:r>
          <w:rPr>
            <w:szCs w:val="24"/>
          </w:rPr>
          <w:tab/>
        </w:r>
        <w:r w:rsidRPr="003C2C83">
          <w:rPr>
            <w:sz w:val="28"/>
            <w:szCs w:val="28"/>
          </w:rPr>
          <w:t>résztvevő aláírása</w:t>
        </w:r>
      </w:ins>
      <w:del w:id="106" w:author="Pribil-Kövesdy Döníz" w:date="2026-09-22T12:13:00Z" w16du:dateUtc="2026-09-22T16:13:00Z">
        <w:r w:rsidR="00B67724">
          <w:rPr>
            <w:noProof/>
            <w:lang w:eastAsia="lt-LT"/>
          </w:rPr>
          <w:drawing>
            <wp:inline distT="0" distB="0" distL="0" distR="0" wp14:anchorId="7447FA7B" wp14:editId="070A01FA">
              <wp:extent cx="519430" cy="621665"/>
              <wp:effectExtent l="0" t="0" r="0" b="6985"/>
              <wp:docPr id="4" name="Picture 4" descr="HERB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RB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9430" cy="621665"/>
                      </a:xfrm>
                      <a:prstGeom prst="rect">
                        <a:avLst/>
                      </a:prstGeom>
                      <a:noFill/>
                      <a:ln>
                        <a:noFill/>
                      </a:ln>
                    </pic:spPr>
                  </pic:pic>
                </a:graphicData>
              </a:graphic>
            </wp:inline>
          </w:drawing>
        </w:r>
      </w:del>
    </w:p>
    <w:p w14:paraId="7447FA4F" w14:textId="77777777" w:rsidR="007220A9" w:rsidRDefault="00B67724">
      <w:pPr>
        <w:suppressAutoHyphens/>
        <w:jc w:val="center"/>
        <w:rPr>
          <w:del w:id="107" w:author="Pribil-Kövesdy Döníz" w:date="2026-09-22T12:13:00Z" w16du:dateUtc="2026-09-22T16:13:00Z"/>
          <w:b/>
          <w:bCs/>
          <w:lang w:eastAsia="lt-LT"/>
        </w:rPr>
      </w:pPr>
      <w:del w:id="108" w:author="Pribil-Kövesdy Döníz" w:date="2026-09-22T12:13:00Z" w16du:dateUtc="2026-09-22T16:13:00Z">
        <w:r>
          <w:rPr>
            <w:b/>
            <w:bCs/>
            <w:lang w:eastAsia="lt-LT"/>
          </w:rPr>
          <w:delText>LIETUVOS RESPUBLIKOS APLINKOS MINISTRAS</w:delText>
        </w:r>
      </w:del>
    </w:p>
    <w:p w14:paraId="23277E9C" w14:textId="77777777" w:rsidR="0037120E" w:rsidRDefault="0037120E">
      <w:pPr>
        <w:suppressAutoHyphens/>
        <w:jc w:val="center"/>
        <w:rPr>
          <w:del w:id="109" w:author="Pribil-Kövesdy Döníz" w:date="2026-09-22T12:13:00Z" w16du:dateUtc="2026-09-22T16:13:00Z"/>
          <w:b/>
          <w:bCs/>
          <w:lang w:eastAsia="lt-LT"/>
        </w:rPr>
      </w:pPr>
    </w:p>
    <w:p w14:paraId="7447FA51" w14:textId="77777777" w:rsidR="007220A9" w:rsidRDefault="00B67724">
      <w:pPr>
        <w:suppressAutoHyphens/>
        <w:jc w:val="center"/>
        <w:rPr>
          <w:del w:id="110" w:author="Pribil-Kövesdy Döníz" w:date="2026-09-22T12:13:00Z" w16du:dateUtc="2026-09-22T16:13:00Z"/>
          <w:b/>
          <w:bCs/>
          <w:lang w:eastAsia="lt-LT"/>
        </w:rPr>
      </w:pPr>
      <w:del w:id="111" w:author="Pribil-Kövesdy Döníz" w:date="2026-09-22T12:13:00Z" w16du:dateUtc="2026-09-22T16:13:00Z">
        <w:r>
          <w:rPr>
            <w:b/>
            <w:bCs/>
            <w:lang w:eastAsia="lt-LT"/>
          </w:rPr>
          <w:delText>ĮSAKYMAS</w:delText>
        </w:r>
      </w:del>
    </w:p>
    <w:p w14:paraId="7447FA53" w14:textId="77777777" w:rsidR="007220A9" w:rsidRDefault="00B67724">
      <w:pPr>
        <w:suppressAutoHyphens/>
        <w:jc w:val="center"/>
        <w:rPr>
          <w:del w:id="112" w:author="Pribil-Kövesdy Döníz" w:date="2026-09-22T12:13:00Z" w16du:dateUtc="2026-09-22T16:13:00Z"/>
          <w:b/>
          <w:lang w:eastAsia="lt-LT"/>
        </w:rPr>
      </w:pPr>
      <w:del w:id="113" w:author="Pribil-Kövesdy Döníz" w:date="2026-09-22T12:13:00Z" w16du:dateUtc="2026-09-22T16:13:00Z">
        <w:r>
          <w:rPr>
            <w:b/>
            <w:lang w:eastAsia="lt-LT"/>
          </w:rPr>
          <w:delText>DĖL LIETUVOS RESPUBLIKOS APLINKOS MINISTRO 2000 M. BIRŽELIO 27 D. ĮSAKYMO NR. 258 „DĖL MEDŽIOKLĖS LIETUVOS RESPUBLIKOS TERITORIJOJE TAISYKLIŲ PATVIRTINIMO“ PAKEITIMO</w:delText>
        </w:r>
      </w:del>
    </w:p>
    <w:p w14:paraId="7447FA54" w14:textId="77777777" w:rsidR="007220A9" w:rsidRDefault="007220A9">
      <w:pPr>
        <w:suppressAutoHyphens/>
        <w:jc w:val="center"/>
        <w:rPr>
          <w:del w:id="114" w:author="Pribil-Kövesdy Döníz" w:date="2026-09-22T12:13:00Z" w16du:dateUtc="2026-09-22T16:13:00Z"/>
          <w:b/>
          <w:lang w:eastAsia="lt-LT"/>
        </w:rPr>
      </w:pPr>
    </w:p>
    <w:p w14:paraId="7447FA55" w14:textId="77777777" w:rsidR="007220A9" w:rsidRDefault="00B67724">
      <w:pPr>
        <w:suppressAutoHyphens/>
        <w:jc w:val="center"/>
        <w:rPr>
          <w:del w:id="115" w:author="Pribil-Kövesdy Döníz" w:date="2026-09-22T12:13:00Z" w16du:dateUtc="2026-09-22T16:13:00Z"/>
          <w:lang w:eastAsia="lt-LT"/>
        </w:rPr>
      </w:pPr>
      <w:del w:id="116" w:author="Pribil-Kövesdy Döníz" w:date="2026-09-22T12:13:00Z" w16du:dateUtc="2026-09-22T16:13:00Z">
        <w:r>
          <w:rPr>
            <w:lang w:eastAsia="lt-LT"/>
          </w:rPr>
          <w:delText>2016 m. lapkričio 23 d. Nr. D1-793</w:delText>
        </w:r>
      </w:del>
    </w:p>
    <w:p w14:paraId="7CF80861" w14:textId="77777777" w:rsidR="0037120E" w:rsidRDefault="00B67724" w:rsidP="0037120E">
      <w:pPr>
        <w:suppressAutoHyphens/>
        <w:jc w:val="center"/>
        <w:rPr>
          <w:del w:id="117" w:author="Pribil-Kövesdy Döníz" w:date="2026-09-22T12:13:00Z" w16du:dateUtc="2026-09-22T16:13:00Z"/>
          <w:lang w:eastAsia="lt-LT"/>
        </w:rPr>
      </w:pPr>
      <w:del w:id="118" w:author="Pribil-Kövesdy Döníz" w:date="2026-09-22T12:13:00Z" w16du:dateUtc="2026-09-22T16:13:00Z">
        <w:r>
          <w:rPr>
            <w:lang w:eastAsia="lt-LT"/>
          </w:rPr>
          <w:delText>Vilnius</w:delText>
        </w:r>
      </w:del>
    </w:p>
    <w:p w14:paraId="2F3462F3" w14:textId="77777777" w:rsidR="0037120E" w:rsidRDefault="0037120E" w:rsidP="0037120E">
      <w:pPr>
        <w:suppressAutoHyphens/>
        <w:jc w:val="center"/>
        <w:rPr>
          <w:del w:id="119" w:author="Pribil-Kövesdy Döníz" w:date="2026-09-22T12:13:00Z" w16du:dateUtc="2026-09-22T16:13:00Z"/>
          <w:lang w:eastAsia="lt-LT"/>
        </w:rPr>
      </w:pPr>
    </w:p>
    <w:p w14:paraId="07C4BEF3" w14:textId="77777777" w:rsidR="0037120E" w:rsidRDefault="0037120E" w:rsidP="0037120E">
      <w:pPr>
        <w:suppressAutoHyphens/>
        <w:jc w:val="center"/>
        <w:rPr>
          <w:del w:id="120" w:author="Pribil-Kövesdy Döníz" w:date="2026-09-22T12:13:00Z" w16du:dateUtc="2026-09-22T16:13:00Z"/>
          <w:lang w:eastAsia="lt-LT"/>
        </w:rPr>
      </w:pPr>
    </w:p>
    <w:p w14:paraId="7447FA58" w14:textId="77744710" w:rsidR="007220A9" w:rsidRDefault="00B67724" w:rsidP="0037120E">
      <w:pPr>
        <w:suppressAutoHyphens/>
        <w:ind w:firstLine="567"/>
        <w:jc w:val="both"/>
        <w:rPr>
          <w:del w:id="121" w:author="Pribil-Kövesdy Döníz" w:date="2026-09-22T12:13:00Z" w16du:dateUtc="2026-09-22T16:13:00Z"/>
          <w:lang w:eastAsia="lt-LT"/>
        </w:rPr>
      </w:pPr>
      <w:del w:id="122" w:author="Pribil-Kövesdy Döníz" w:date="2026-09-22T12:13:00Z" w16du:dateUtc="2026-09-22T16:13:00Z">
        <w:r>
          <w:rPr>
            <w:lang w:eastAsia="lt-LT"/>
          </w:rPr>
          <w:delText>P a k e i č i u Medžioklės Lietuvos Respublikos teritorijoje taisykles, patvirtintas Lietuvos Respublikos aplinkos ministro 2000 m. birželio 27 d. įsakymu Nr. 258 „Dėl Medžioklės Lietuvos Respublikos teritorijoje taisyklių patvirtinimo“:</w:delText>
        </w:r>
      </w:del>
    </w:p>
    <w:p w14:paraId="7447FA59" w14:textId="77777777" w:rsidR="007220A9" w:rsidRDefault="00B67724">
      <w:pPr>
        <w:suppressAutoHyphens/>
        <w:ind w:firstLine="567"/>
        <w:jc w:val="both"/>
        <w:rPr>
          <w:del w:id="123" w:author="Pribil-Kövesdy Döníz" w:date="2026-09-22T12:13:00Z" w16du:dateUtc="2026-09-22T16:13:00Z"/>
          <w:i/>
          <w:szCs w:val="24"/>
          <w:lang w:eastAsia="lt-LT"/>
        </w:rPr>
      </w:pPr>
      <w:del w:id="124" w:author="Pribil-Kövesdy Döníz" w:date="2026-09-22T12:13:00Z" w16du:dateUtc="2026-09-22T16:13:00Z">
        <w:r>
          <w:rPr>
            <w:szCs w:val="24"/>
            <w:lang w:eastAsia="lt-LT"/>
          </w:rPr>
          <w:delText>1. Pakeičiu 11 punktą ir jį išdėstau taip:</w:delText>
        </w:r>
      </w:del>
    </w:p>
    <w:p w14:paraId="7447FA5A"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25" w:author="Pribil-Kövesdy Döníz" w:date="2026-09-22T12:13:00Z" w16du:dateUtc="2026-09-22T16:13:00Z"/>
          <w:szCs w:val="24"/>
          <w:lang w:eastAsia="lt-LT"/>
        </w:rPr>
      </w:pPr>
      <w:del w:id="126" w:author="Pribil-Kövesdy Döníz" w:date="2026-09-22T12:13:00Z" w16du:dateUtc="2026-09-22T16:13:00Z">
        <w:r>
          <w:rPr>
            <w:szCs w:val="24"/>
            <w:lang w:eastAsia="lt-LT"/>
          </w:rPr>
          <w:delText>„11. Medžioti leidžiama šiais būdais:</w:delText>
        </w:r>
      </w:del>
    </w:p>
    <w:p w14:paraId="7447FA5B"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27" w:author="Pribil-Kövesdy Döníz" w:date="2026-09-22T12:13:00Z" w16du:dateUtc="2026-09-22T16:13:00Z"/>
          <w:szCs w:val="24"/>
          <w:lang w:eastAsia="lt-LT"/>
        </w:rPr>
      </w:pPr>
      <w:del w:id="128" w:author="Pribil-Kövesdy Döníz" w:date="2026-09-22T12:13:00Z" w16du:dateUtc="2026-09-22T16:13:00Z">
        <w:r>
          <w:rPr>
            <w:szCs w:val="24"/>
            <w:lang w:eastAsia="lt-LT"/>
          </w:rPr>
          <w:delText>11.1 varant - kai medžiojamuosius gyvūnus link medžiotojų, stovinčių ant žemės arba esančių tam skirtuose bokšteliuose, medžiotojų linijoje ar jos flanguose, ar kitose tikėtinose medžiojamųjų gyvūnų pasirodymo vietose, gena varovai su medžiokliniais šunimis ar be jų arba tik medžiokliniai šunys. Medžiotojų, varovų ir šunų skaičius neribojamas;</w:delText>
        </w:r>
      </w:del>
    </w:p>
    <w:p w14:paraId="7447FA5C" w14:textId="77777777" w:rsidR="007220A9" w:rsidRDefault="00B67724">
      <w:pPr>
        <w:tabs>
          <w:tab w:val="left" w:pos="0"/>
          <w:tab w:val="left" w:pos="567"/>
        </w:tabs>
        <w:suppressAutoHyphens/>
        <w:ind w:firstLine="567"/>
        <w:jc w:val="both"/>
        <w:rPr>
          <w:del w:id="129" w:author="Pribil-Kövesdy Döníz" w:date="2026-09-22T12:13:00Z" w16du:dateUtc="2026-09-22T16:13:00Z"/>
          <w:lang w:eastAsia="lt-LT"/>
        </w:rPr>
      </w:pPr>
      <w:del w:id="130" w:author="Pribil-Kövesdy Döníz" w:date="2026-09-22T12:13:00Z" w16du:dateUtc="2026-09-22T16:13:00Z">
        <w:r>
          <w:rPr>
            <w:szCs w:val="24"/>
            <w:lang w:eastAsia="lt-LT"/>
          </w:rPr>
          <w:delText>11.2. v</w:delText>
        </w:r>
        <w:r>
          <w:rPr>
            <w:lang w:eastAsia="lt-LT"/>
          </w:rPr>
          <w:delText>arant tyliuoju būdu - kai medžiojamuosius gyvūnus link medžiotojų, esančių tam skirtuose bokšteliuose, nekeldami triukšmo (nešūkaudami ir nenaudodami papildomų garsinių priemonių) varo varovai, gerai pažįstantys mišką, kuriame medžiojama, ir šunys. Prieš pradedant tokią medžioklę, medžioklės būdas (varant tyliuoju būdu) nurodomas medžioklės lape;</w:delText>
        </w:r>
      </w:del>
    </w:p>
    <w:p w14:paraId="7447FA5D"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31" w:author="Pribil-Kövesdy Döníz" w:date="2026-09-22T12:13:00Z" w16du:dateUtc="2026-09-22T16:13:00Z"/>
          <w:szCs w:val="24"/>
          <w:lang w:eastAsia="lt-LT"/>
        </w:rPr>
      </w:pPr>
      <w:del w:id="132" w:author="Pribil-Kövesdy Döníz" w:date="2026-09-22T12:13:00Z" w16du:dateUtc="2026-09-22T16:13:00Z">
        <w:r>
          <w:rPr>
            <w:szCs w:val="24"/>
            <w:lang w:eastAsia="lt-LT"/>
          </w:rPr>
          <w:delText>11.3. tykojant - kai medžiojamųjų gyvūnų laukiama tam skirtame medžioklės bokštelyje, slėptuvėje, valtyje, specialiai įrengtoje priedangoje ar be jos. Tykojamus medžiojamuosius gyvūnus galima vilioti natūralios kilmės masalu (masalo kiekis ne daugiau kaip 100 kg), iškamšomis, muliažais, profiliais, viliokliais ir vilbynėmis, feromoniniais jaukais, krykštėmis. Tykojamus šernus leidžiama apšviesti Medžioklės taisyklių 10.2.6 punkte nurodytomis priemonėmis. Medžioklės bokštelis statomas ne arčiau kaip 200 m nuo besiribojančio medžioklės plotų vieneto ribos, jei besiribojančių medžioklės plotų naudotojai nesusitarė kitaip. Ši nuostata netaikoma, kai medžioklės bokšteliai smulkiajai medžiojamajai faunai medžioti statomi medžioklės plotų vienetuose, suformuotose žuvininkystės tvenkinių teritorijoje;</w:delText>
        </w:r>
      </w:del>
    </w:p>
    <w:p w14:paraId="7447FA5E"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33" w:author="Pribil-Kövesdy Döníz" w:date="2026-09-22T12:13:00Z" w16du:dateUtc="2026-09-22T16:13:00Z"/>
          <w:szCs w:val="24"/>
          <w:lang w:eastAsia="lt-LT"/>
        </w:rPr>
      </w:pPr>
      <w:del w:id="134" w:author="Pribil-Kövesdy Döníz" w:date="2026-09-22T12:13:00Z" w16du:dateUtc="2026-09-22T16:13:00Z">
        <w:r>
          <w:rPr>
            <w:szCs w:val="24"/>
            <w:lang w:eastAsia="lt-LT"/>
          </w:rPr>
          <w:delText>11.4. sėlinant - kai prie medžiojamojo gyvūno prisėlinama, gyvūną pabaido ar sustabdo medžioklinis šuo, medžiojamasis gyvūnas priviliojamas viliokliu ar vilbyne. Vandens paukščius, bebrus, ondatras leidžiama medžioti iriantis irkline (nemotorine) valtimi. Medžioklė sėlinant leidžiama tik šviesiuoju paros metu - ne anksčiau kaip pusantros valandos iki saulės patekėjimo ir ne vėliau kaip pusantros valandos saulei nusileidus;</w:delText>
        </w:r>
      </w:del>
    </w:p>
    <w:p w14:paraId="7447FA5F"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35" w:author="Pribil-Kövesdy Döníz" w:date="2026-09-22T12:13:00Z" w16du:dateUtc="2026-09-22T16:13:00Z"/>
          <w:szCs w:val="24"/>
          <w:lang w:eastAsia="lt-LT"/>
        </w:rPr>
      </w:pPr>
      <w:del w:id="136" w:author="Pribil-Kövesdy Döníz" w:date="2026-09-22T12:13:00Z" w16du:dateUtc="2026-09-22T16:13:00Z">
        <w:r>
          <w:rPr>
            <w:szCs w:val="24"/>
            <w:lang w:eastAsia="lt-LT"/>
          </w:rPr>
          <w:delText>11.5. su šunimis - kai su medžiokliniais šunimis žvėrys gaudomi jų urvuose ar nameliuose arba yra šaudomi šunų išvaryti iš urvų ar namelių, ar jie gaudomi atkasant urvą, arba kai šuo pasiveja ir pagauna plėšrųjį žvėrį ar kiškį. Medžiojant šiuo būdu, būtina užtikrinti, kad nebūtų pažeistos Lietuvos Respublikos gyvūnų gerovės ir apsaugos įstatymo nuostatos;</w:delText>
        </w:r>
      </w:del>
    </w:p>
    <w:p w14:paraId="7447FA60"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37" w:author="Pribil-Kövesdy Döníz" w:date="2026-09-22T12:13:00Z" w16du:dateUtc="2026-09-22T16:13:00Z"/>
          <w:szCs w:val="24"/>
          <w:lang w:eastAsia="lt-LT"/>
        </w:rPr>
      </w:pPr>
      <w:del w:id="138" w:author="Pribil-Kövesdy Döníz" w:date="2026-09-22T12:13:00Z" w16du:dateUtc="2026-09-22T16:13:00Z">
        <w:r>
          <w:rPr>
            <w:szCs w:val="24"/>
            <w:lang w:eastAsia="lt-LT"/>
          </w:rPr>
          <w:delText>11.6. grandine - kai medžiotojai, sustoję linija, eina atviru lauku;</w:delText>
        </w:r>
      </w:del>
    </w:p>
    <w:p w14:paraId="7447FA61"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39" w:author="Pribil-Kövesdy Döníz" w:date="2026-09-22T12:13:00Z" w16du:dateUtc="2026-09-22T16:13:00Z"/>
          <w:szCs w:val="24"/>
          <w:lang w:eastAsia="lt-LT"/>
        </w:rPr>
      </w:pPr>
      <w:del w:id="140" w:author="Pribil-Kövesdy Döníz" w:date="2026-09-22T12:13:00Z" w16du:dateUtc="2026-09-22T16:13:00Z">
        <w:r>
          <w:rPr>
            <w:szCs w:val="24"/>
            <w:lang w:eastAsia="lt-LT"/>
          </w:rPr>
          <w:delText>11.7. katilu - kai medžiotojai eina į centrą, apsupę tam tikrą atvirą lauko plotą;</w:delText>
        </w:r>
      </w:del>
    </w:p>
    <w:p w14:paraId="7447FA62"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41" w:author="Pribil-Kövesdy Döníz" w:date="2026-09-22T12:13:00Z" w16du:dateUtc="2026-09-22T16:13:00Z"/>
          <w:szCs w:val="24"/>
          <w:lang w:eastAsia="lt-LT"/>
        </w:rPr>
      </w:pPr>
      <w:del w:id="142" w:author="Pribil-Kövesdy Döníz" w:date="2026-09-22T12:13:00Z" w16du:dateUtc="2026-09-22T16:13:00Z">
        <w:r>
          <w:rPr>
            <w:szCs w:val="24"/>
            <w:lang w:eastAsia="lt-LT"/>
          </w:rPr>
          <w:delText>11.8. su plėšriaisiais paukščiais - kai smulkioji fauna gaudoma, pasitelkus specialiai apmokytą plėšrųjį paukštį;</w:delText>
        </w:r>
      </w:del>
    </w:p>
    <w:p w14:paraId="7447FA63"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43" w:author="Pribil-Kövesdy Döníz" w:date="2026-09-22T12:13:00Z" w16du:dateUtc="2026-09-22T16:13:00Z"/>
          <w:szCs w:val="24"/>
          <w:lang w:eastAsia="lt-LT"/>
        </w:rPr>
      </w:pPr>
      <w:del w:id="144" w:author="Pribil-Kövesdy Döníz" w:date="2026-09-22T12:13:00Z" w16du:dateUtc="2026-09-22T16:13:00Z">
        <w:r>
          <w:rPr>
            <w:szCs w:val="24"/>
            <w:lang w:eastAsia="lt-LT"/>
          </w:rPr>
          <w:delText>11.9. gaudant spąstais, gaudyklėmis - kai gyvūnai gaudyklėmis gaudomi gyvi ir nesužeisti arba plėšrieji žvėrys (išskyrus vilką), bebrai ir ondatros gaudomi spąstais, kurie garantuoja staigią pagauto gyvūno žūtį ir pagal jų naudojimo sąlygas garantuoja, kad nebus sugauti kiti gyvūnai, kuriems gaudyti spąstai neskirti;</w:delText>
        </w:r>
      </w:del>
    </w:p>
    <w:p w14:paraId="7447FA64"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45" w:author="Pribil-Kövesdy Döníz" w:date="2026-09-22T12:13:00Z" w16du:dateUtc="2026-09-22T16:13:00Z"/>
          <w:szCs w:val="24"/>
          <w:lang w:eastAsia="lt-LT"/>
        </w:rPr>
      </w:pPr>
      <w:del w:id="146" w:author="Pribil-Kövesdy Döníz" w:date="2026-09-22T12:13:00Z" w16du:dateUtc="2026-09-22T16:13:00Z">
        <w:r>
          <w:rPr>
            <w:szCs w:val="24"/>
            <w:lang w:eastAsia="lt-LT"/>
          </w:rPr>
          <w:delText>11.10. su vėliavėlėmis - kai medžiojamieji gyvūnai medžiojami medžioklės plotų dalį apjuosiant specialia virve su vėliavėlėmis;</w:delText>
        </w:r>
      </w:del>
    </w:p>
    <w:p w14:paraId="7447FA65"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47" w:author="Pribil-Kövesdy Döníz" w:date="2026-09-22T12:13:00Z" w16du:dateUtc="2026-09-22T16:13:00Z"/>
          <w:szCs w:val="24"/>
          <w:lang w:eastAsia="lt-LT"/>
        </w:rPr>
      </w:pPr>
      <w:del w:id="148" w:author="Pribil-Kövesdy Döníz" w:date="2026-09-22T12:13:00Z" w16du:dateUtc="2026-09-22T16:13:00Z">
        <w:r>
          <w:rPr>
            <w:szCs w:val="24"/>
            <w:lang w:eastAsia="lt-LT"/>
          </w:rPr>
          <w:delText>11.11. esant nepalankioms medžiojamiesiems gyvūnams gamtinėms sąlygoms, Aplinkos ministerija gali nustatyti apribojimus leidžiamiems medžioklės būdams.“.</w:delText>
        </w:r>
      </w:del>
    </w:p>
    <w:p w14:paraId="7447FA66" w14:textId="77777777" w:rsidR="007220A9" w:rsidRDefault="00B67724">
      <w:pPr>
        <w:tabs>
          <w:tab w:val="left" w:pos="567"/>
        </w:tabs>
        <w:suppressAutoHyphens/>
        <w:ind w:firstLine="567"/>
        <w:jc w:val="both"/>
        <w:rPr>
          <w:del w:id="149" w:author="Pribil-Kövesdy Döníz" w:date="2026-09-22T12:13:00Z" w16du:dateUtc="2026-09-22T16:13:00Z"/>
          <w:szCs w:val="24"/>
          <w:lang w:eastAsia="lt-LT"/>
        </w:rPr>
      </w:pPr>
      <w:del w:id="150" w:author="Pribil-Kövesdy Döníz" w:date="2026-09-22T12:13:00Z" w16du:dateUtc="2026-09-22T16:13:00Z">
        <w:r>
          <w:rPr>
            <w:szCs w:val="24"/>
            <w:lang w:eastAsia="lt-LT"/>
          </w:rPr>
          <w:delText>2. Pakeičiu 15.1 papunktį ir jį išdėstau taip:</w:delText>
        </w:r>
      </w:del>
    </w:p>
    <w:p w14:paraId="7447FA67" w14:textId="77777777" w:rsidR="007220A9" w:rsidRDefault="00B67724">
      <w:pPr>
        <w:tabs>
          <w:tab w:val="left" w:pos="0"/>
          <w:tab w:val="left" w:pos="567"/>
        </w:tabs>
        <w:suppressAutoHyphens/>
        <w:ind w:firstLine="567"/>
        <w:jc w:val="both"/>
        <w:rPr>
          <w:del w:id="151" w:author="Pribil-Kövesdy Döníz" w:date="2026-09-22T12:13:00Z" w16du:dateUtc="2026-09-22T16:13:00Z"/>
          <w:szCs w:val="24"/>
          <w:lang w:eastAsia="lt-LT"/>
        </w:rPr>
      </w:pPr>
      <w:del w:id="152" w:author="Pribil-Kövesdy Döníz" w:date="2026-09-22T12:13:00Z" w16du:dateUtc="2026-09-22T16:13:00Z">
        <w:r>
          <w:rPr>
            <w:szCs w:val="24"/>
            <w:lang w:eastAsia="lt-LT"/>
          </w:rPr>
          <w:delText>„15.1. medžiojamuosius gyvūnus (išskyrus suaugusius elninių žvėrių patinus (draudimas netaikomas medžiojant tauriųjų elnių ir briedžių antramečius patinus</w:delText>
        </w:r>
        <w:r>
          <w:rPr>
            <w:b/>
            <w:szCs w:val="24"/>
            <w:lang w:eastAsia="lt-LT"/>
          </w:rPr>
          <w:delText xml:space="preserve"> </w:delText>
        </w:r>
        <w:r>
          <w:rPr>
            <w:szCs w:val="24"/>
            <w:lang w:eastAsia="lt-LT"/>
          </w:rPr>
          <w:delText>bei suaugusius tauriųjų elnių ir briedžių patinus varant tyliuoju būdu)) medžioti varant leidžiama nuo spalio 15 d. iki vasario 1 d., atsižvelgiant į Medžioklės taisyklių 15.2 punkte nustatytus atskirų medžiojamųjų gyvūnų rūšių medžioklės terminus. Lapes, mangutus ir kanadines audines, miškines ir akmenines kiaunes, juoduosius šeškus medžioti varant ne miškuose leidžiama nuo spalio 15 d. iki balandžio 15 d. Kitais Medžioklės taisyklių 11 punkte nurodytais medžioklės būdais tam tikrus medžiojamuosius gyvūnus medžioti leidžiama Medžioklės taisyklių 15.2 punkte nurodytais terminais;“.</w:delText>
        </w:r>
      </w:del>
    </w:p>
    <w:p w14:paraId="7447FA68" w14:textId="77777777" w:rsidR="007220A9" w:rsidRDefault="00B67724">
      <w:pPr>
        <w:tabs>
          <w:tab w:val="left" w:pos="0"/>
          <w:tab w:val="left" w:pos="567"/>
        </w:tabs>
        <w:suppressAutoHyphens/>
        <w:ind w:firstLine="567"/>
        <w:jc w:val="both"/>
        <w:rPr>
          <w:del w:id="153" w:author="Pribil-Kövesdy Döníz" w:date="2026-09-22T12:13:00Z" w16du:dateUtc="2026-09-22T16:13:00Z"/>
          <w:szCs w:val="24"/>
          <w:lang w:eastAsia="lt-LT"/>
        </w:rPr>
      </w:pPr>
      <w:del w:id="154" w:author="Pribil-Kövesdy Döníz" w:date="2026-09-22T12:13:00Z" w16du:dateUtc="2026-09-22T16:13:00Z">
        <w:r>
          <w:rPr>
            <w:szCs w:val="24"/>
            <w:lang w:eastAsia="lt-LT"/>
          </w:rPr>
          <w:delText>3. Pakeičiu 19.3 papunktį ir jį išdėstau taip:</w:delText>
        </w:r>
      </w:del>
    </w:p>
    <w:p w14:paraId="7447FA69"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55" w:author="Pribil-Kövesdy Döníz" w:date="2026-09-22T12:13:00Z" w16du:dateUtc="2026-09-22T16:13:00Z"/>
          <w:szCs w:val="24"/>
          <w:lang w:eastAsia="lt-LT"/>
        </w:rPr>
      </w:pPr>
      <w:del w:id="156" w:author="Pribil-Kövesdy Döníz" w:date="2026-09-22T12:13:00Z" w16du:dateUtc="2026-09-22T16:13:00Z">
        <w:r>
          <w:rPr>
            <w:szCs w:val="24"/>
            <w:lang w:eastAsia="lt-LT"/>
          </w:rPr>
          <w:delText>„19.3. nurodyti medžioklės būdą (jei medžiojama varant tyliuoju būdu) ir</w:delText>
        </w:r>
        <w:r>
          <w:rPr>
            <w:b/>
            <w:szCs w:val="24"/>
            <w:lang w:eastAsia="lt-LT"/>
          </w:rPr>
          <w:delText xml:space="preserve"> </w:delText>
        </w:r>
        <w:r>
          <w:rPr>
            <w:szCs w:val="24"/>
            <w:lang w:eastAsia="lt-LT"/>
          </w:rPr>
          <w:delText>medžioklės lapo galiojimo laiką. Medžioklės lapas gali būti išduodamas ne ilgesniam laikotarpiui, kaip iki to paties medžioklės sezono kovo 31 d. (datos nurodomos įskaitytinai). Pratęsti medžioklės lapo galiojimą draudžiama;“.</w:delText>
        </w:r>
      </w:del>
    </w:p>
    <w:p w14:paraId="7447FA6A"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57" w:author="Pribil-Kövesdy Döníz" w:date="2026-09-22T12:13:00Z" w16du:dateUtc="2026-09-22T16:13:00Z"/>
          <w:szCs w:val="24"/>
          <w:lang w:eastAsia="lt-LT"/>
        </w:rPr>
      </w:pPr>
      <w:del w:id="158" w:author="Pribil-Kövesdy Döníz" w:date="2026-09-22T12:13:00Z" w16du:dateUtc="2026-09-22T16:13:00Z">
        <w:r>
          <w:rPr>
            <w:szCs w:val="24"/>
            <w:lang w:eastAsia="lt-LT"/>
          </w:rPr>
          <w:delText>4. Pakeičiu 51 punktą ir jį išdėstau taip:</w:delText>
        </w:r>
      </w:del>
    </w:p>
    <w:p w14:paraId="7447FA6B"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59" w:author="Pribil-Kövesdy Döníz" w:date="2026-09-22T12:13:00Z" w16du:dateUtc="2026-09-22T16:13:00Z"/>
          <w:szCs w:val="24"/>
          <w:lang w:eastAsia="lt-LT"/>
        </w:rPr>
      </w:pPr>
      <w:del w:id="160" w:author="Pribil-Kövesdy Döníz" w:date="2026-09-22T12:13:00Z" w16du:dateUtc="2026-09-22T16:13:00Z">
        <w:r>
          <w:rPr>
            <w:szCs w:val="24"/>
            <w:lang w:eastAsia="lt-LT"/>
          </w:rPr>
          <w:delText>„51. Medžiotojas, sugavęs draudžiamą medžioti gyvūną, jeigu šis nesužeistas, turi jį paleisti. Jeigu toks gyvūnas žuvęs arba yra akivaizdu, kad dėl sužalojimų jis neišgyvens, medžioklės vadovas arba individualiai medžiojantis medžiotojas sugavimo vietoje apie tai turi įrašyti medžioklės lape ir ne vėliau kaip kitą darbo dieną nugabenti jį į atitinkamo Aplinkos ministerijos regiono aplinkos apsaugos departamento rajono agentūrą, kuri, esant reikalui, šį gyvūną gabena į Kauno T. Ivanausko zoologijos muziejų. Kartu medžiotojas pateikia užpildytą Lietuvos Respublikos aplinkos ministro 2001 m. gruodžio 12 d. įsakymu Nr. 592 „Dėl Europos Bendrijos svarbos gyvūnų ir augalų rūšių, kurioms reikalinga griežta apsauga, ir Europos bendrijos svarbos gyvūnų ir augalų, kurių ėmimui iš gamtos ir naudojimui gali būti taikomos tvarkymo priemonės, sąrašų patvirtinimo, apsaugos priemonių nustatymo ir duomenų kaupimo apie šias rūšis“ patvirtintą Europos Bendrijos svarbos gyvūnų rūšių, kurioms reikalinga griežta apsauga, atsitiktinio sugavimo ar sunaikinimo registracijos anketą. Medžiotojas, sumedžiojęs gyvūną 11.9 punkte nustatytu būdu ir įvykdęs šio punkto reikalavimus, administracinėn atsakomybėn netraukiamas.“.</w:delText>
        </w:r>
      </w:del>
    </w:p>
    <w:p w14:paraId="7447FA6C" w14:textId="77777777" w:rsidR="007220A9" w:rsidRDefault="00B67724">
      <w:pPr>
        <w:tabs>
          <w:tab w:val="left" w:pos="0"/>
          <w:tab w:val="left" w:pos="567"/>
        </w:tabs>
        <w:suppressAutoHyphens/>
        <w:ind w:firstLine="567"/>
        <w:jc w:val="both"/>
        <w:rPr>
          <w:del w:id="161" w:author="Pribil-Kövesdy Döníz" w:date="2026-09-22T12:13:00Z" w16du:dateUtc="2026-09-22T16:13:00Z"/>
          <w:szCs w:val="24"/>
          <w:lang w:eastAsia="lt-LT"/>
        </w:rPr>
      </w:pPr>
      <w:del w:id="162" w:author="Pribil-Kövesdy Döníz" w:date="2026-09-22T12:13:00Z" w16du:dateUtc="2026-09-22T16:13:00Z">
        <w:r>
          <w:rPr>
            <w:szCs w:val="24"/>
            <w:lang w:eastAsia="lt-LT"/>
          </w:rPr>
          <w:delText>5. Pakeičiu 58.24 papunktį ir jį išdėstau taip:</w:delText>
        </w:r>
      </w:del>
    </w:p>
    <w:p w14:paraId="7447FA6D"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63" w:author="Pribil-Kövesdy Döníz" w:date="2026-09-22T12:13:00Z" w16du:dateUtc="2026-09-22T16:13:00Z"/>
          <w:szCs w:val="24"/>
          <w:lang w:eastAsia="lt-LT"/>
        </w:rPr>
      </w:pPr>
      <w:del w:id="164" w:author="Pribil-Kövesdy Döníz" w:date="2026-09-22T12:13:00Z" w16du:dateUtc="2026-09-22T16:13:00Z">
        <w:r>
          <w:rPr>
            <w:szCs w:val="24"/>
            <w:lang w:eastAsia="lt-LT"/>
          </w:rPr>
          <w:delText>„58.24. medžioti suaugusius elninių žvėrių patinus, išskyrus briedžių ir tauriųjų elnių antramečius patinus, varant, grandine, katilu. Draudimas netaikomas medžiojant suaugusius briedžių ir tauriųjų elnių patinus varant tyliuoju būdu;“.</w:delText>
        </w:r>
      </w:del>
    </w:p>
    <w:p w14:paraId="7447FA6E" w14:textId="77777777" w:rsidR="007220A9" w:rsidRDefault="00B67724">
      <w:pPr>
        <w:tabs>
          <w:tab w:val="left" w:pos="0"/>
          <w:tab w:val="left" w:pos="567"/>
        </w:tabs>
        <w:suppressAutoHyphens/>
        <w:ind w:firstLine="567"/>
        <w:jc w:val="both"/>
        <w:rPr>
          <w:del w:id="165" w:author="Pribil-Kövesdy Döníz" w:date="2026-09-22T12:13:00Z" w16du:dateUtc="2026-09-22T16:13:00Z"/>
          <w:szCs w:val="24"/>
          <w:lang w:eastAsia="lt-LT"/>
        </w:rPr>
      </w:pPr>
      <w:del w:id="166" w:author="Pribil-Kövesdy Döníz" w:date="2026-09-22T12:13:00Z" w16du:dateUtc="2026-09-22T16:13:00Z">
        <w:r>
          <w:rPr>
            <w:szCs w:val="24"/>
            <w:lang w:eastAsia="lt-LT"/>
          </w:rPr>
          <w:delText>6. Pakeičiu 58.37 papunktį ir jį išdėstau taip:</w:delText>
        </w:r>
      </w:del>
    </w:p>
    <w:p w14:paraId="7447FA6F" w14:textId="77777777" w:rsidR="007220A9" w:rsidRDefault="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67" w:author="Pribil-Kövesdy Döníz" w:date="2026-09-22T12:13:00Z" w16du:dateUtc="2026-09-22T16:13:00Z"/>
          <w:szCs w:val="24"/>
          <w:lang w:eastAsia="lt-LT"/>
        </w:rPr>
      </w:pPr>
      <w:del w:id="168" w:author="Pribil-Kövesdy Döníz" w:date="2026-09-22T12:13:00Z" w16du:dateUtc="2026-09-22T16:13:00Z">
        <w:r>
          <w:rPr>
            <w:szCs w:val="24"/>
            <w:lang w:eastAsia="lt-LT"/>
          </w:rPr>
          <w:delText>„58.37. medžioklės plotų vienetuose, kurie patenka į 2014 m. spalio 9 d. Komisijos įgyvendinimo sprendimo 2014/709/ES dėl gyvūnų sveikatos kontrolės priemonių, susijusių su afrikiniu kiaulių maru tam tikrose valstybėse narėse, kuriuo panaikinamas įgyvendinimo sprendimas 2014/178/ES (OL 2014 L 295, p. 63), priede nurodytas vietoves, toje pačioje medžioklės plotų vieneto dalyje (tame pačiame miško kvartale) medžiojamuosius gyvūnus medžioti su varovais ar šunimis dažniau kaip vieną kartą per mėnesį.“.</w:delText>
        </w:r>
      </w:del>
    </w:p>
    <w:p w14:paraId="7447FA70" w14:textId="53AA77A2" w:rsidR="007220A9" w:rsidRDefault="00B67724">
      <w:pPr>
        <w:tabs>
          <w:tab w:val="left" w:pos="567"/>
        </w:tabs>
        <w:suppressAutoHyphens/>
        <w:ind w:firstLine="567"/>
        <w:jc w:val="both"/>
        <w:rPr>
          <w:del w:id="169" w:author="Pribil-Kövesdy Döníz" w:date="2026-09-22T12:13:00Z" w16du:dateUtc="2026-09-22T16:13:00Z"/>
          <w:szCs w:val="24"/>
          <w:lang w:eastAsia="lt-LT"/>
        </w:rPr>
      </w:pPr>
      <w:del w:id="170" w:author="Pribil-Kövesdy Döníz" w:date="2026-09-22T12:13:00Z" w16du:dateUtc="2026-09-22T16:13:00Z">
        <w:r>
          <w:rPr>
            <w:lang w:eastAsia="lt-LT"/>
          </w:rPr>
          <w:delText xml:space="preserve">7. </w:delText>
        </w:r>
        <w:r>
          <w:rPr>
            <w:szCs w:val="24"/>
            <w:lang w:eastAsia="lt-LT"/>
          </w:rPr>
          <w:delText>Pakeičiu 72.18 papunktį ir jį išdėstau taip:</w:delText>
        </w:r>
      </w:del>
    </w:p>
    <w:p w14:paraId="7447FA74" w14:textId="6CB1F48B" w:rsidR="007220A9" w:rsidRDefault="00B67724" w:rsidP="00B67724">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id="171" w:author="Pribil-Kövesdy Döníz" w:date="2026-09-22T12:13:00Z" w16du:dateUtc="2026-09-22T16:13:00Z"/>
          <w:lang w:eastAsia="lt-LT"/>
        </w:rPr>
      </w:pPr>
      <w:del w:id="172" w:author="Pribil-Kövesdy Döníz" w:date="2026-09-22T12:13:00Z" w16du:dateUtc="2026-09-22T16:13:00Z">
        <w:r>
          <w:rPr>
            <w:szCs w:val="24"/>
            <w:lang w:eastAsia="lt-LT"/>
          </w:rPr>
          <w:delText>„72.18. šaudyti į plaukiojančius paukščius, išskyrus laukius, antis (tik medžiojant 11.3 punkte nurodytu būdu) ir nukritusius į vandenį sužeistus paukščius. Šaudamas į medžiojamąjį gyvūną, esantį vandens paviršiuje, medžiotojas turi užtikrinti, kad nuo vandens paviršiaus atšokę šratai nebus kam nors pavojingi;“.</w:delText>
        </w:r>
      </w:del>
    </w:p>
    <w:p w14:paraId="343129CC" w14:textId="77777777" w:rsidR="00B67724" w:rsidRDefault="00B67724">
      <w:pPr>
        <w:tabs>
          <w:tab w:val="left" w:pos="4825"/>
        </w:tabs>
        <w:suppressAutoHyphens/>
        <w:ind w:left="8" w:right="34"/>
        <w:rPr>
          <w:del w:id="173" w:author="Pribil-Kövesdy Döníz" w:date="2026-09-22T12:13:00Z" w16du:dateUtc="2026-09-22T16:13:00Z"/>
          <w:lang w:eastAsia="lt-LT"/>
        </w:rPr>
      </w:pPr>
    </w:p>
    <w:p w14:paraId="4944259D" w14:textId="77777777" w:rsidR="00B67724" w:rsidRDefault="00B67724">
      <w:pPr>
        <w:tabs>
          <w:tab w:val="left" w:pos="4825"/>
        </w:tabs>
        <w:suppressAutoHyphens/>
        <w:ind w:left="8" w:right="34"/>
        <w:rPr>
          <w:del w:id="174" w:author="Pribil-Kövesdy Döníz" w:date="2026-09-22T12:13:00Z" w16du:dateUtc="2026-09-22T16:13:00Z"/>
          <w:lang w:eastAsia="lt-LT"/>
        </w:rPr>
      </w:pPr>
    </w:p>
    <w:p w14:paraId="5663C74F" w14:textId="77777777" w:rsidR="00B67724" w:rsidRDefault="00B67724">
      <w:pPr>
        <w:tabs>
          <w:tab w:val="left" w:pos="4825"/>
        </w:tabs>
        <w:suppressAutoHyphens/>
        <w:ind w:left="8" w:right="34"/>
        <w:rPr>
          <w:del w:id="175" w:author="Pribil-Kövesdy Döníz" w:date="2026-09-22T12:13:00Z" w16du:dateUtc="2026-09-22T16:13:00Z"/>
          <w:lang w:eastAsia="lt-LT"/>
        </w:rPr>
      </w:pPr>
    </w:p>
    <w:p w14:paraId="3427CC14" w14:textId="4A34FF2E" w:rsidR="00B67724" w:rsidRDefault="00B67724">
      <w:pPr>
        <w:tabs>
          <w:tab w:val="left" w:pos="4825"/>
        </w:tabs>
        <w:suppressAutoHyphens/>
        <w:ind w:left="8" w:right="34"/>
        <w:rPr>
          <w:del w:id="176" w:author="Pribil-Kövesdy Döníz" w:date="2026-09-22T12:13:00Z" w16du:dateUtc="2026-09-22T16:13:00Z"/>
          <w:lang w:eastAsia="lt-LT"/>
        </w:rPr>
      </w:pPr>
      <w:del w:id="177" w:author="Pribil-Kövesdy Döníz" w:date="2026-09-22T12:13:00Z" w16du:dateUtc="2026-09-22T16:13:00Z">
        <w:r>
          <w:rPr>
            <w:lang w:eastAsia="lt-LT"/>
          </w:rPr>
          <w:delText>Laikinai einantis aplinkos ministro pareigas</w:delText>
        </w:r>
        <w:r>
          <w:rPr>
            <w:lang w:eastAsia="lt-LT"/>
          </w:rPr>
          <w:tab/>
        </w:r>
        <w:r>
          <w:rPr>
            <w:lang w:eastAsia="lt-LT"/>
          </w:rPr>
          <w:tab/>
        </w:r>
        <w:r>
          <w:rPr>
            <w:lang w:eastAsia="lt-LT"/>
          </w:rPr>
          <w:tab/>
          <w:delText>Kęstutis Trečiokas</w:delText>
        </w:r>
      </w:del>
    </w:p>
    <w:p w14:paraId="7447FA78" w14:textId="39058143" w:rsidR="007220A9" w:rsidRPr="003C2C83" w:rsidRDefault="007220A9" w:rsidP="003C2C83">
      <w:pPr>
        <w:tabs>
          <w:tab w:val="left" w:pos="11340"/>
        </w:tabs>
        <w:rPr>
          <w:sz w:val="28"/>
          <w:rPrChange w:id="178" w:author="Pribil-Kövesdy Döníz" w:date="2026-09-22T12:13:00Z" w16du:dateUtc="2026-09-22T16:13:00Z">
            <w:rPr/>
          </w:rPrChange>
        </w:rPr>
        <w:pPrChange w:id="179" w:author="Pribil-Kövesdy Döníz" w:date="2026-09-22T12:13:00Z" w16du:dateUtc="2026-09-22T16:13:00Z">
          <w:pPr/>
        </w:pPrChange>
      </w:pPr>
    </w:p>
    <w:sectPr w:rsidR="007220A9" w:rsidRPr="003C2C83" w:rsidSect="00AD06DF">
      <w:headerReference w:type="even" r:id="rId8"/>
      <w:headerReference w:type="default" r:id="rId9"/>
      <w:footerReference w:type="even" r:id="rId10"/>
      <w:footerReference w:type="default" r:id="rId11"/>
      <w:headerReference w:type="first" r:id="rId12"/>
      <w:footerReference w:type="first" r:id="rId13"/>
      <w:footnotePr>
        <w:pos w:val="pageBottom"/>
      </w:footnotePr>
      <w:type w:val="nextPage"/>
      <w:pgSz w:w="16838" w:h="11906" w:orient="landscape"/>
      <w:pgMar w:top="1417" w:right="1417" w:bottom="1417" w:left="1417" w:header="708" w:footer="708" w:gutter="0"/>
      <w:cols w:space="708"/>
      <w:formProt/>
      <w:titlePg w:val="0"/>
      <w:docGrid w:linePitch="360"/>
      <w:sectPrChange w:id="190" w:author="Pribil-Kövesdy Döníz" w:date="2026-09-22T12:13:00Z" w16du:dateUtc="2026-09-22T16:13:00Z">
        <w:sectPr w:rsidR="007220A9" w:rsidRPr="003C2C83" w:rsidSect="00AD06DF">
          <w:footnotePr>
            <w:pos w:val="beneathText"/>
          </w:footnotePr>
          <w:type w:val="continuous"/>
          <w:pgSz w:w="11905" w:h="16837" w:orient="portrait"/>
          <w:pgMar w:top="1134" w:right="567" w:bottom="1134" w:left="1701" w:header="1142" w:footer="919" w:gutter="0"/>
          <w:cols w:space="1296"/>
          <w:formProt w:val="0"/>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925699" w14:textId="77777777" w:rsidR="00FA7B6C" w:rsidRDefault="00FA7B6C" w:rsidP="0061350B">
      <w:pPr>
        <w:rPr>
          <w:lang w:eastAsia="lt-LT"/>
        </w:rPr>
        <w:pPrChange w:id="6" w:author="Pribil-Kövesdy Döníz" w:date="2026-09-22T12:13:00Z" w16du:dateUtc="2026-09-22T16:13:00Z">
          <w:pPr>
            <w:suppressAutoHyphens/>
          </w:pPr>
        </w:pPrChange>
      </w:pPr>
      <w:r>
        <w:rPr>
          <w:lang w:eastAsia="lt-LT"/>
        </w:rPr>
        <w:separator/>
      </w:r>
    </w:p>
  </w:endnote>
  <w:endnote w:type="continuationSeparator" w:id="0">
    <w:p w14:paraId="733A8432" w14:textId="77777777" w:rsidR="00FA7B6C" w:rsidRDefault="00FA7B6C" w:rsidP="0061350B">
      <w:pPr>
        <w:rPr>
          <w:lang w:eastAsia="lt-LT"/>
        </w:rPr>
        <w:pPrChange w:id="7" w:author="Pribil-Kövesdy Döníz" w:date="2026-09-22T12:13:00Z" w16du:dateUtc="2026-09-22T16:13:00Z">
          <w:pPr>
            <w:suppressAutoHyphens/>
          </w:pPr>
        </w:pPrChange>
      </w:pPr>
      <w:r>
        <w:rPr>
          <w:lang w:eastAsia="lt-LT"/>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4" w14:textId="77777777" w:rsidR="007220A9" w:rsidRDefault="007220A9">
    <w:pPr>
      <w:pStyle w:val="Footer"/>
      <w:rPr>
        <w:lang w:eastAsia="lt-LT"/>
      </w:rPr>
      <w:pPrChange w:id="186" w:author="Pribil-Kövesdy Döníz" w:date="2026-09-22T12:13:00Z" w16du:dateUtc="2026-09-22T16:13:00Z">
        <w:pPr>
          <w:tabs>
            <w:tab w:val="center" w:pos="4819"/>
            <w:tab w:val="right" w:pos="9638"/>
          </w:tabs>
          <w:suppressAutoHyphens/>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5" w14:textId="77777777" w:rsidR="007220A9" w:rsidRDefault="007220A9">
    <w:pPr>
      <w:pStyle w:val="Footer"/>
      <w:rPr>
        <w:lang w:eastAsia="lt-LT"/>
      </w:rPr>
      <w:pPrChange w:id="187" w:author="Pribil-Kövesdy Döníz" w:date="2026-09-22T12:13:00Z" w16du:dateUtc="2026-09-22T16:13:00Z">
        <w:pPr>
          <w:tabs>
            <w:tab w:val="center" w:pos="4819"/>
            <w:tab w:val="right" w:pos="9638"/>
          </w:tabs>
          <w:suppressAutoHyphens/>
        </w:pPr>
      </w:pPrChan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7" w14:textId="77777777" w:rsidR="007220A9" w:rsidRDefault="007220A9">
    <w:pPr>
      <w:pStyle w:val="Footer"/>
      <w:rPr>
        <w:lang w:eastAsia="lt-LT"/>
      </w:rPr>
      <w:pPrChange w:id="189" w:author="Pribil-Kövesdy Döníz" w:date="2026-09-22T12:13:00Z" w16du:dateUtc="2026-09-22T16:13:00Z">
        <w:pPr>
          <w:tabs>
            <w:tab w:val="center" w:pos="4819"/>
            <w:tab w:val="right" w:pos="9638"/>
          </w:tabs>
          <w:suppressAutoHyphens/>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24ABAC" w14:textId="77777777" w:rsidR="00FA7B6C" w:rsidRDefault="00FA7B6C" w:rsidP="0061350B">
      <w:pPr>
        <w:rPr>
          <w:lang w:eastAsia="lt-LT"/>
        </w:rPr>
        <w:pPrChange w:id="4" w:author="Pribil-Kövesdy Döníz" w:date="2026-09-22T12:13:00Z" w16du:dateUtc="2026-09-22T16:13:00Z">
          <w:pPr>
            <w:suppressAutoHyphens/>
          </w:pPr>
        </w:pPrChange>
      </w:pPr>
      <w:r>
        <w:rPr>
          <w:lang w:eastAsia="lt-LT"/>
        </w:rPr>
        <w:separator/>
      </w:r>
    </w:p>
  </w:footnote>
  <w:footnote w:type="continuationSeparator" w:id="0">
    <w:p w14:paraId="47F41DFC" w14:textId="77777777" w:rsidR="00FA7B6C" w:rsidRDefault="00FA7B6C" w:rsidP="0061350B">
      <w:pPr>
        <w:rPr>
          <w:lang w:eastAsia="lt-LT"/>
        </w:rPr>
        <w:pPrChange w:id="5" w:author="Pribil-Kövesdy Döníz" w:date="2026-09-22T12:13:00Z" w16du:dateUtc="2026-09-22T16:13:00Z">
          <w:pPr>
            <w:suppressAutoHyphens/>
          </w:pPr>
        </w:pPrChange>
      </w:pPr>
      <w:r>
        <w:rPr>
          <w:lang w:eastAsia="lt-LT"/>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1" w14:textId="77777777" w:rsidR="007220A9" w:rsidRDefault="007220A9">
    <w:pPr>
      <w:pStyle w:val="Header"/>
      <w:rPr>
        <w:lang w:eastAsia="lt-LT"/>
      </w:rPr>
      <w:pPrChange w:id="180" w:author="Pribil-Kövesdy Döníz" w:date="2026-09-22T12:13:00Z" w16du:dateUtc="2026-09-22T16:13:00Z">
        <w:pPr>
          <w:tabs>
            <w:tab w:val="center" w:pos="4819"/>
            <w:tab w:val="right" w:pos="9638"/>
          </w:tabs>
          <w:suppressAutoHyphens/>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F95154" w14:textId="77777777" w:rsidR="00FA7B6C" w:rsidRDefault="0061350B">
    <w:pPr>
      <w:pStyle w:val="Header"/>
      <w:jc w:val="center"/>
      <w:rPr>
        <w:ins w:id="181" w:author="Pribil-Kövesdy Döníz" w:date="2026-09-22T12:13:00Z" w16du:dateUtc="2026-09-22T16:13:00Z"/>
      </w:rPr>
    </w:pPr>
    <w:ins w:id="182" w:author="Pribil-Kövesdy Döníz" w:date="2026-09-22T12:13:00Z" w16du:dateUtc="2026-09-22T16:13:00Z">
      <w:r>
        <w:rPr>
          <w:noProof/>
          <w:lang w:eastAsia="hu-HU"/>
        </w:rPr>
        <w:drawing>
          <wp:anchor distT="0" distB="0" distL="114300" distR="114300" simplePos="0" relativeHeight="251660288" behindDoc="1" locked="0" layoutInCell="1" allowOverlap="1" wp14:anchorId="592AEDEF" wp14:editId="5EF6C71C">
            <wp:simplePos x="0" y="0"/>
            <wp:positionH relativeFrom="margin">
              <wp:posOffset>7216140</wp:posOffset>
            </wp:positionH>
            <wp:positionV relativeFrom="margin">
              <wp:posOffset>-630555</wp:posOffset>
            </wp:positionV>
            <wp:extent cx="1671955" cy="503555"/>
            <wp:effectExtent l="0" t="0" r="4445" b="0"/>
            <wp:wrapSquare wrapText="bothSides"/>
            <wp:docPr id="8" name="Kép 2" descr="N:\Erasmus_Plus\tka_logo_magyar_ú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2" descr="N:\Erasmus_Plus\tka_logo_magyar_új.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1955" cy="5035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hu-HU"/>
        </w:rPr>
        <w:drawing>
          <wp:anchor distT="0" distB="0" distL="114300" distR="114300" simplePos="0" relativeHeight="251659264" behindDoc="1" locked="0" layoutInCell="1" allowOverlap="1" wp14:anchorId="5FFDC5EC" wp14:editId="259ED3AA">
            <wp:simplePos x="0" y="0"/>
            <wp:positionH relativeFrom="column">
              <wp:posOffset>-16779</wp:posOffset>
            </wp:positionH>
            <wp:positionV relativeFrom="paragraph">
              <wp:posOffset>-217170</wp:posOffset>
            </wp:positionV>
            <wp:extent cx="1889634" cy="540000"/>
            <wp:effectExtent l="0" t="0" r="0" b="0"/>
            <wp:wrapNone/>
            <wp:docPr id="7" name="Kép 1" descr="N:\Erasmus_Plus\02_Erasmus\KA1\erasmus+logo_m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descr="N:\Erasmus_Plus\02_Erasmus\KA1\erasmus+logo_mic.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89634" cy="540000"/>
                    </a:xfrm>
                    <a:prstGeom prst="rect">
                      <a:avLst/>
                    </a:prstGeom>
                    <a:noFill/>
                    <a:ln>
                      <a:noFill/>
                    </a:ln>
                  </pic:spPr>
                </pic:pic>
              </a:graphicData>
            </a:graphic>
            <wp14:sizeRelH relativeFrom="margin">
              <wp14:pctWidth>0</wp14:pctWidth>
            </wp14:sizeRelH>
            <wp14:sizeRelV relativeFrom="margin">
              <wp14:pctHeight>0</wp14:pctHeight>
            </wp14:sizeRelV>
          </wp:anchor>
        </w:drawing>
      </w:r>
    </w:ins>
  </w:p>
  <w:sdt>
    <w:sdtPr>
      <w:id w:val="1688948825"/>
      <w:docPartObj>
        <w:docPartGallery w:val="Page Numbers (Top of Page)"/>
        <w:docPartUnique/>
      </w:docPartObj>
    </w:sdtPr>
    <w:sdtEndPr/>
    <w:sdtContent>
      <w:p w14:paraId="6489191E" w14:textId="33E583AD" w:rsidR="0037120E" w:rsidRDefault="0037120E">
        <w:pPr>
          <w:pStyle w:val="Header"/>
          <w:jc w:val="center"/>
        </w:pPr>
        <w:del w:id="183" w:author="Pribil-Kövesdy Döníz" w:date="2026-09-22T12:13:00Z" w16du:dateUtc="2026-09-22T16:13:00Z">
          <w:r>
            <w:fldChar w:fldCharType="begin"/>
          </w:r>
          <w:r>
            <w:delInstrText>PAGE   \* MERGEFORMAT</w:delInstrText>
          </w:r>
          <w:r>
            <w:fldChar w:fldCharType="separate"/>
          </w:r>
          <w:r>
            <w:rPr>
              <w:noProof/>
            </w:rPr>
            <w:delText>3</w:delText>
          </w:r>
          <w:r>
            <w:fldChar w:fldCharType="end"/>
          </w:r>
        </w:del>
      </w:p>
    </w:sdtContent>
  </w:sdt>
  <w:p w14:paraId="2FE44DCA" w14:textId="77777777" w:rsidR="0037120E" w:rsidRPr="0061350B" w:rsidRDefault="0037120E" w:rsidP="0061350B">
    <w:pPr>
      <w:jc w:val="right"/>
      <w:rPr>
        <w:b/>
        <w:color w:val="0000FF"/>
        <w:sz w:val="16"/>
        <w:rPrChange w:id="184" w:author="Pribil-Kövesdy Döníz" w:date="2026-09-22T12:13:00Z" w16du:dateUtc="2026-09-22T16:13:00Z">
          <w:rPr/>
        </w:rPrChange>
      </w:rPr>
      <w:pPrChange w:id="185" w:author="Pribil-Kövesdy Döníz" w:date="2026-09-22T12:13:00Z" w16du:dateUtc="2026-09-22T16:13:00Z">
        <w:pPr>
          <w:pStyle w:val="Header"/>
        </w:pPr>
      </w:pPrChang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7FA86" w14:textId="77777777" w:rsidR="007220A9" w:rsidRDefault="007220A9">
    <w:pPr>
      <w:pStyle w:val="Header"/>
      <w:rPr>
        <w:lang w:eastAsia="lt-LT"/>
      </w:rPr>
      <w:pPrChange w:id="188" w:author="Pribil-Kövesdy Döníz" w:date="2026-09-22T12:13:00Z" w16du:dateUtc="2026-09-22T16:13:00Z">
        <w:pPr>
          <w:tabs>
            <w:tab w:val="center" w:pos="4819"/>
            <w:tab w:val="right" w:pos="9638"/>
          </w:tabs>
          <w:suppressAutoHyphens/>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8F394F"/>
    <w:multiLevelType w:val="hybridMultilevel"/>
    <w:tmpl w:val="8D52FDAC"/>
    <w:lvl w:ilvl="0" w:tplc="F5D6B998">
      <w:start w:val="1"/>
      <w:numFmt w:val="decimal"/>
      <w:lvlText w:val="%1."/>
      <w:lvlJc w:val="right"/>
      <w:pPr>
        <w:ind w:left="720"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771703CD"/>
    <w:multiLevelType w:val="hybridMultilevel"/>
    <w:tmpl w:val="E78C9D7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7B751907"/>
    <w:multiLevelType w:val="hybridMultilevel"/>
    <w:tmpl w:val="92CC30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125974056">
    <w:abstractNumId w:val="1"/>
  </w:num>
  <w:num w:numId="2" w16cid:durableId="635187668">
    <w:abstractNumId w:val="2"/>
  </w:num>
  <w:num w:numId="3" w16cid:durableId="17008585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2507"/>
    <w:rsid w:val="002E38FF"/>
    <w:rsid w:val="0037120E"/>
    <w:rsid w:val="00391C9E"/>
    <w:rsid w:val="00392507"/>
    <w:rsid w:val="003C2C83"/>
    <w:rsid w:val="00440F44"/>
    <w:rsid w:val="004B3A33"/>
    <w:rsid w:val="005E7FFD"/>
    <w:rsid w:val="0061350B"/>
    <w:rsid w:val="00646D28"/>
    <w:rsid w:val="0067146E"/>
    <w:rsid w:val="00686BE4"/>
    <w:rsid w:val="007220A9"/>
    <w:rsid w:val="0074549C"/>
    <w:rsid w:val="00745992"/>
    <w:rsid w:val="007A6560"/>
    <w:rsid w:val="007B5FCB"/>
    <w:rsid w:val="007C10F6"/>
    <w:rsid w:val="008218A5"/>
    <w:rsid w:val="00854C26"/>
    <w:rsid w:val="00866058"/>
    <w:rsid w:val="00875E83"/>
    <w:rsid w:val="008B7245"/>
    <w:rsid w:val="00952827"/>
    <w:rsid w:val="00A1440D"/>
    <w:rsid w:val="00A236F9"/>
    <w:rsid w:val="00AD06DF"/>
    <w:rsid w:val="00B67724"/>
    <w:rsid w:val="00D12036"/>
    <w:rsid w:val="00F21EE4"/>
    <w:rsid w:val="00F520F7"/>
    <w:rsid w:val="00FA7B6C"/>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7FA4D"/>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6">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520F7"/>
    <w:pPr>
      <w:pPrChange w:id="0" w:author="Pribil-Kövesdy Döníz" w:date="2026-09-22T12:13:00Z">
        <w:pPr/>
      </w:pPrChange>
    </w:pPr>
    <w:rPr>
      <w:rFonts w:ascii="Tahoma" w:eastAsiaTheme="minorHAnsi" w:hAnsi="Tahoma" w:cs="Tahoma"/>
      <w:sz w:val="16"/>
      <w:szCs w:val="16"/>
      <w:lang w:val="hu-HU"/>
      <w:rPrChange w:id="0" w:author="Pribil-Kövesdy Döníz" w:date="2026-09-22T12:13:00Z">
        <w:rPr>
          <w:rFonts w:ascii="Tahoma" w:hAnsi="Tahoma" w:cs="Tahoma"/>
          <w:sz w:val="16"/>
          <w:szCs w:val="16"/>
          <w:lang w:val="lt-LT" w:eastAsia="en-US" w:bidi="ar-SA"/>
        </w:rPr>
      </w:rPrChange>
    </w:rPr>
  </w:style>
  <w:style w:type="character" w:customStyle="1" w:styleId="BalloonTextChar">
    <w:name w:val="Balloon Text Char"/>
    <w:basedOn w:val="DefaultParagraphFont"/>
    <w:link w:val="BalloonText"/>
    <w:uiPriority w:val="99"/>
    <w:rsid w:val="00B67724"/>
    <w:rPr>
      <w:rFonts w:ascii="Tahoma" w:eastAsiaTheme="minorHAnsi" w:hAnsi="Tahoma" w:cs="Tahoma"/>
      <w:sz w:val="16"/>
      <w:szCs w:val="16"/>
      <w:lang w:val="hu-HU"/>
    </w:rPr>
  </w:style>
  <w:style w:type="character" w:styleId="PlaceholderText">
    <w:name w:val="Placeholder Text"/>
    <w:basedOn w:val="DefaultParagraphFont"/>
    <w:rsid w:val="00B67724"/>
    <w:rPr>
      <w:color w:val="808080"/>
    </w:rPr>
  </w:style>
  <w:style w:type="paragraph" w:styleId="Header">
    <w:name w:val="header"/>
    <w:basedOn w:val="Normal"/>
    <w:link w:val="HeaderChar"/>
    <w:uiPriority w:val="99"/>
    <w:unhideWhenUsed/>
    <w:rsid w:val="0061350B"/>
    <w:pPr>
      <w:tabs>
        <w:tab w:val="center" w:pos="4536"/>
        <w:tab w:val="right" w:pos="9072"/>
      </w:tabs>
      <w:pPrChange w:id="1" w:author="Pribil-Kövesdy Döníz" w:date="2026-09-22T12:13:00Z">
        <w:pPr>
          <w:tabs>
            <w:tab w:val="center" w:pos="4819"/>
            <w:tab w:val="right" w:pos="9638"/>
          </w:tabs>
        </w:pPr>
      </w:pPrChange>
    </w:pPr>
    <w:rPr>
      <w:rFonts w:asciiTheme="minorHAnsi" w:eastAsiaTheme="minorHAnsi" w:hAnsiTheme="minorHAnsi" w:cstheme="minorBidi"/>
      <w:sz w:val="22"/>
      <w:szCs w:val="22"/>
      <w:lang w:val="hu-HU"/>
      <w:rPrChange w:id="1" w:author="Pribil-Kövesdy Döníz" w:date="2026-09-22T12:13:00Z">
        <w:rPr>
          <w:sz w:val="24"/>
          <w:lang w:val="lt-LT" w:eastAsia="en-US" w:bidi="ar-SA"/>
        </w:rPr>
      </w:rPrChange>
    </w:rPr>
  </w:style>
  <w:style w:type="character" w:customStyle="1" w:styleId="HeaderChar">
    <w:name w:val="Header Char"/>
    <w:basedOn w:val="DefaultParagraphFont"/>
    <w:link w:val="Header"/>
    <w:uiPriority w:val="99"/>
    <w:rsid w:val="0037120E"/>
    <w:rPr>
      <w:rFonts w:asciiTheme="minorHAnsi" w:eastAsiaTheme="minorHAnsi" w:hAnsiTheme="minorHAnsi" w:cstheme="minorBidi"/>
      <w:sz w:val="22"/>
      <w:szCs w:val="22"/>
      <w:lang w:val="hu-HU"/>
    </w:rPr>
  </w:style>
  <w:style w:type="table" w:styleId="TableGrid">
    <w:name w:val="Table Grid"/>
    <w:basedOn w:val="TableNormal"/>
    <w:uiPriority w:val="59"/>
    <w:rsid w:val="008218A5"/>
    <w:rPr>
      <w:rFonts w:asciiTheme="minorHAnsi" w:eastAsiaTheme="minorHAnsi" w:hAnsiTheme="minorHAnsi" w:cstheme="minorBidi"/>
      <w:sz w:val="22"/>
      <w:szCs w:val="22"/>
      <w:lang w:val="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36F9"/>
    <w:pPr>
      <w:spacing w:after="200" w:line="276" w:lineRule="auto"/>
      <w:ind w:left="720"/>
      <w:contextualSpacing/>
      <w:pPrChange w:id="2" w:author="Pribil-Kövesdy Döníz" w:date="2026-09-22T12:13:00Z">
        <w:pPr>
          <w:spacing w:after="200" w:line="276" w:lineRule="auto"/>
          <w:ind w:left="720"/>
          <w:contextualSpacing/>
        </w:pPr>
      </w:pPrChange>
    </w:pPr>
    <w:rPr>
      <w:rFonts w:asciiTheme="minorHAnsi" w:eastAsiaTheme="minorHAnsi" w:hAnsiTheme="minorHAnsi" w:cstheme="minorBidi"/>
      <w:sz w:val="22"/>
      <w:szCs w:val="22"/>
      <w:lang w:val="hu-HU"/>
      <w:rPrChange w:id="2" w:author="Pribil-Kövesdy Döníz" w:date="2026-09-22T12:13:00Z">
        <w:rPr>
          <w:rFonts w:asciiTheme="minorHAnsi" w:eastAsiaTheme="minorHAnsi" w:hAnsiTheme="minorHAnsi" w:cstheme="minorBidi"/>
          <w:sz w:val="22"/>
          <w:szCs w:val="22"/>
          <w:lang w:val="hu-HU" w:eastAsia="en-US" w:bidi="ar-SA"/>
        </w:rPr>
      </w:rPrChange>
    </w:rPr>
  </w:style>
  <w:style w:type="character" w:styleId="Hyperlink">
    <w:name w:val="Hyperlink"/>
    <w:basedOn w:val="DefaultParagraphFont"/>
    <w:uiPriority w:val="99"/>
    <w:unhideWhenUsed/>
    <w:rsid w:val="008218A5"/>
    <w:rPr>
      <w:color w:val="0000FF" w:themeColor="hyperlink"/>
      <w:u w:val="single"/>
    </w:rPr>
  </w:style>
  <w:style w:type="paragraph" w:styleId="Footer">
    <w:name w:val="footer"/>
    <w:basedOn w:val="Normal"/>
    <w:link w:val="FooterChar"/>
    <w:uiPriority w:val="99"/>
    <w:unhideWhenUsed/>
    <w:rsid w:val="0061350B"/>
    <w:pPr>
      <w:tabs>
        <w:tab w:val="center" w:pos="4536"/>
        <w:tab w:val="right" w:pos="9072"/>
      </w:tabs>
      <w:pPrChange w:id="3" w:author="Pribil-Kövesdy Döníz" w:date="2026-09-22T12:13:00Z">
        <w:pPr>
          <w:tabs>
            <w:tab w:val="center" w:pos="4536"/>
            <w:tab w:val="right" w:pos="9072"/>
          </w:tabs>
        </w:pPr>
      </w:pPrChange>
    </w:pPr>
    <w:rPr>
      <w:rFonts w:asciiTheme="minorHAnsi" w:eastAsiaTheme="minorHAnsi" w:hAnsiTheme="minorHAnsi" w:cstheme="minorBidi"/>
      <w:sz w:val="22"/>
      <w:szCs w:val="22"/>
      <w:lang w:val="hu-HU"/>
      <w:rPrChange w:id="3" w:author="Pribil-Kövesdy Döníz" w:date="2026-09-22T12:13:00Z">
        <w:rPr>
          <w:rFonts w:asciiTheme="minorHAnsi" w:eastAsiaTheme="minorHAnsi" w:hAnsiTheme="minorHAnsi" w:cstheme="minorBidi"/>
          <w:sz w:val="22"/>
          <w:szCs w:val="22"/>
          <w:lang w:val="hu-HU" w:eastAsia="en-US" w:bidi="ar-SA"/>
        </w:rPr>
      </w:rPrChange>
    </w:rPr>
  </w:style>
  <w:style w:type="character" w:customStyle="1" w:styleId="FooterChar">
    <w:name w:val="Footer Char"/>
    <w:basedOn w:val="DefaultParagraphFont"/>
    <w:link w:val="Footer"/>
    <w:uiPriority w:val="99"/>
    <w:rsid w:val="008218A5"/>
    <w:rPr>
      <w:rFonts w:asciiTheme="minorHAnsi" w:eastAsiaTheme="minorHAnsi" w:hAnsiTheme="minorHAnsi" w:cstheme="minorBidi"/>
      <w:sz w:val="22"/>
      <w:szCs w:val="22"/>
      <w:lang w:val="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1314</Words>
  <Characters>7492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J.Urbelionyte</dc:creator>
  <cp:lastModifiedBy>Arthur Souza Rodrigues</cp:lastModifiedBy>
  <cp:revision>1</cp:revision>
  <cp:lastPrinted>2016-11-10T12:08:00Z</cp:lastPrinted>
  <dcterms:created xsi:type="dcterms:W3CDTF">2016-11-23T14:23:00Z</dcterms:created>
  <dcterms:modified xsi:type="dcterms:W3CDTF">2026-09-22T16:13:00Z</dcterms:modified>
</cp:coreProperties>
</file>