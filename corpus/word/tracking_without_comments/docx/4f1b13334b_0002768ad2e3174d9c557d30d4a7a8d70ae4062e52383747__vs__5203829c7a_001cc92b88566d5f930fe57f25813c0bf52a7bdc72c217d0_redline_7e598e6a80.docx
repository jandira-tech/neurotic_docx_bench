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C9CE2" w14:textId="77777777" w:rsidR="002E5199" w:rsidRDefault="002E5199" w:rsidP="009700EB">
      <w:pPr>
        <w:pStyle w:val="Default"/>
        <w:rPr>
          <w:ins w:id="3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3CDB8A3B" w14:textId="77777777" w:rsidR="002E5199" w:rsidRDefault="002E5199" w:rsidP="002E5199">
      <w:pPr>
        <w:pStyle w:val="Heading4"/>
        <w:jc w:val="center"/>
        <w:rPr>
          <w:ins w:id="4" w:author="uzivatel" w:date="2026-09-22T12:12:00Z" w16du:dateUtc="2026-09-22T16:12:00Z"/>
          <w:sz w:val="34"/>
        </w:rPr>
      </w:pPr>
      <w:ins w:id="5" w:author="uzivatel" w:date="2026-09-22T12:12:00Z" w16du:dateUtc="2026-09-22T16:12:00Z">
        <w:r>
          <w:rPr>
            <w:sz w:val="34"/>
          </w:rPr>
          <w:t>Základní škola Rumburk, U Nemocnice 1132/5, okres Děčín, p. o.</w:t>
        </w:r>
      </w:ins>
    </w:p>
    <w:p w14:paraId="4D52C423" w14:textId="77777777" w:rsidR="002E5199" w:rsidRDefault="002E5199" w:rsidP="002E5199">
      <w:pPr>
        <w:rPr>
          <w:ins w:id="6" w:author="uzivatel" w:date="2026-09-22T12:12:00Z" w16du:dateUtc="2026-09-22T16:12:00Z"/>
          <w:sz w:val="16"/>
        </w:rPr>
      </w:pPr>
      <w:ins w:id="7" w:author="uzivatel" w:date="2026-09-22T12:12:00Z" w16du:dateUtc="2026-09-22T16:1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B3B5039" w14:textId="77777777" w:rsidR="00067C1B" w:rsidRDefault="00067C1B" w:rsidP="002E5199">
      <w:pPr>
        <w:pStyle w:val="Default"/>
        <w:jc w:val="center"/>
        <w:rPr>
          <w:ins w:id="8" w:author="uzivatel" w:date="2026-09-22T12:12:00Z" w16du:dateUtc="2026-09-22T16:12:00Z"/>
        </w:rPr>
      </w:pPr>
    </w:p>
    <w:p w14:paraId="2D818EEC" w14:textId="77777777" w:rsidR="009700EB" w:rsidRPr="00AF69EB" w:rsidRDefault="009700EB" w:rsidP="002E5199">
      <w:pPr>
        <w:pStyle w:val="Default"/>
        <w:jc w:val="center"/>
        <w:rPr>
          <w:ins w:id="9" w:author="uzivatel" w:date="2026-09-22T12:12:00Z" w16du:dateUtc="2026-09-22T16:12:00Z"/>
          <w:b/>
          <w:bCs/>
          <w:sz w:val="22"/>
          <w:szCs w:val="22"/>
          <w:u w:val="single"/>
        </w:rPr>
      </w:pPr>
      <w:ins w:id="10" w:author="uzivatel" w:date="2026-09-22T12:12:00Z" w16du:dateUtc="2026-09-22T16:1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E54C315" w14:textId="77777777" w:rsidR="009D457F" w:rsidRDefault="009D457F" w:rsidP="009700EB">
      <w:pPr>
        <w:pStyle w:val="Default"/>
        <w:rPr>
          <w:ins w:id="11" w:author="uzivatel" w:date="2026-09-22T12:12:00Z" w16du:dateUtc="2026-09-22T16:12:00Z"/>
          <w:b/>
          <w:bCs/>
          <w:sz w:val="22"/>
          <w:szCs w:val="22"/>
        </w:rPr>
      </w:pPr>
    </w:p>
    <w:p w14:paraId="74CCE42D" w14:textId="77777777" w:rsidR="009700EB" w:rsidRDefault="009700EB" w:rsidP="009700EB">
      <w:pPr>
        <w:pStyle w:val="Default"/>
        <w:rPr>
          <w:ins w:id="12" w:author="uzivatel" w:date="2026-09-22T12:12:00Z" w16du:dateUtc="2026-09-22T16:12:00Z"/>
          <w:rFonts w:ascii="Roboto" w:hAnsi="Roboto"/>
        </w:rPr>
      </w:pPr>
      <w:ins w:id="13" w:author="uzivatel" w:date="2026-09-22T12:12:00Z" w16du:dateUtc="2026-09-22T16:1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35A9399" w14:textId="77777777" w:rsid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12:00Z" w16du:dateUtc="2026-09-22T16:12:00Z"/>
          <w:rFonts w:ascii="Roboto" w:hAnsi="Roboto"/>
        </w:rPr>
      </w:pPr>
      <w:ins w:id="15" w:author="uzivatel" w:date="2026-09-22T12:12:00Z" w16du:dateUtc="2026-09-22T16:1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4DD3B28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12:00Z" w16du:dateUtc="2026-09-22T16:12:00Z"/>
          <w:rFonts w:ascii="Roboto" w:hAnsi="Roboto"/>
        </w:rPr>
      </w:pPr>
      <w:ins w:id="17" w:author="uzivatel" w:date="2026-09-22T12:12:00Z" w16du:dateUtc="2026-09-22T16:1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63360FE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12:00Z" w16du:dateUtc="2026-09-22T16:12:00Z"/>
          <w:rFonts w:ascii="Roboto" w:hAnsi="Roboto"/>
        </w:rPr>
      </w:pPr>
      <w:ins w:id="19" w:author="uzivatel" w:date="2026-09-22T12:12:00Z" w16du:dateUtc="2026-09-22T16:1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C1CED07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12:00Z" w16du:dateUtc="2026-09-22T16:12:00Z"/>
          <w:rFonts w:ascii="Roboto" w:hAnsi="Roboto"/>
        </w:rPr>
      </w:pPr>
      <w:ins w:id="21" w:author="uzivatel" w:date="2026-09-22T12:12:00Z" w16du:dateUtc="2026-09-22T16:1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CBE0FF1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12:00Z" w16du:dateUtc="2026-09-22T16:12:00Z"/>
          <w:rFonts w:ascii="Roboto" w:hAnsi="Roboto"/>
        </w:rPr>
      </w:pPr>
      <w:ins w:id="23" w:author="uzivatel" w:date="2026-09-22T12:12:00Z" w16du:dateUtc="2026-09-22T16:1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27667B2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4" w:author="uzivatel" w:date="2026-09-22T12:12:00Z" w16du:dateUtc="2026-09-22T16:12:00Z"/>
          <w:b/>
          <w:bCs/>
          <w:sz w:val="22"/>
          <w:szCs w:val="22"/>
        </w:rPr>
      </w:pPr>
      <w:ins w:id="25" w:author="uzivatel" w:date="2026-09-22T12:12:00Z" w16du:dateUtc="2026-09-22T16:1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374D4A9" w14:textId="77777777" w:rsidR="009D457F" w:rsidRPr="009D457F" w:rsidRDefault="009D457F" w:rsidP="009D457F">
      <w:pPr>
        <w:pStyle w:val="Default"/>
        <w:ind w:left="720"/>
        <w:rPr>
          <w:ins w:id="26" w:author="uzivatel" w:date="2026-09-22T12:12:00Z" w16du:dateUtc="2026-09-22T16:12:00Z"/>
          <w:b/>
          <w:bCs/>
          <w:sz w:val="22"/>
          <w:szCs w:val="22"/>
        </w:rPr>
      </w:pPr>
    </w:p>
    <w:p w14:paraId="040F0555" w14:textId="77777777" w:rsidR="0071556C" w:rsidRDefault="0043051E" w:rsidP="009700EB">
      <w:pPr>
        <w:pStyle w:val="Default"/>
        <w:rPr>
          <w:ins w:id="27" w:author="uzivatel" w:date="2026-09-22T12:12:00Z" w16du:dateUtc="2026-09-22T16:12:00Z"/>
          <w:b/>
          <w:bCs/>
          <w:sz w:val="22"/>
          <w:szCs w:val="22"/>
          <w:u w:val="single"/>
        </w:rPr>
      </w:pPr>
      <w:ins w:id="28" w:author="uzivatel" w:date="2026-09-22T12:12:00Z" w16du:dateUtc="2026-09-22T16:1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4F4C3F42" w14:textId="77777777" w:rsidR="002E5199" w:rsidRPr="0043051E" w:rsidRDefault="002E5199" w:rsidP="009700EB">
      <w:pPr>
        <w:pStyle w:val="Default"/>
        <w:rPr>
          <w:ins w:id="29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3B23955A" w14:textId="77777777" w:rsidR="00E60474" w:rsidRDefault="00C9043F" w:rsidP="00E2631A">
      <w:pPr>
        <w:pStyle w:val="Default"/>
        <w:rPr>
          <w:ins w:id="30" w:author="uzivatel" w:date="2026-09-22T12:12:00Z" w16du:dateUtc="2026-09-22T16:12:00Z"/>
          <w:rFonts w:ascii="Roboto" w:hAnsi="Roboto"/>
        </w:rPr>
      </w:pPr>
      <w:ins w:id="31" w:author="uzivatel" w:date="2026-09-22T12:12:00Z" w16du:dateUtc="2026-09-22T16:1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F257762" w14:textId="77777777" w:rsidR="00E2631A" w:rsidRPr="00E2631A" w:rsidRDefault="00E2631A" w:rsidP="00E2631A">
      <w:pPr>
        <w:pStyle w:val="Default"/>
        <w:rPr>
          <w:ins w:id="32" w:author="uzivatel" w:date="2026-09-22T12:12:00Z" w16du:dateUtc="2026-09-22T16:12:00Z"/>
          <w:rFonts w:ascii="Roboto" w:hAnsi="Roboto"/>
        </w:rPr>
      </w:pPr>
    </w:p>
    <w:p w14:paraId="3B61D4B3" w14:textId="77777777" w:rsidR="00DF0E9B" w:rsidRPr="00E2631A" w:rsidRDefault="00DF0E9B" w:rsidP="00DF0E9B">
      <w:pPr>
        <w:pStyle w:val="Default"/>
        <w:rPr>
          <w:ins w:id="33" w:author="uzivatel" w:date="2026-09-22T12:12:00Z" w16du:dateUtc="2026-09-22T16:12:00Z"/>
          <w:rFonts w:ascii="Roboto" w:hAnsi="Roboto"/>
          <w:b/>
        </w:rPr>
      </w:pPr>
      <w:ins w:id="34" w:author="uzivatel" w:date="2026-09-22T12:12:00Z" w16du:dateUtc="2026-09-22T16:1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3329B8A9" w14:textId="77777777" w:rsidR="000C1D5B" w:rsidRDefault="000C1D5B" w:rsidP="00222525">
      <w:pPr>
        <w:pStyle w:val="Default"/>
        <w:rPr>
          <w:ins w:id="35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629DF8DE" w14:textId="77777777" w:rsidR="00222525" w:rsidRDefault="00967EDD" w:rsidP="00222525">
      <w:pPr>
        <w:pStyle w:val="Default"/>
        <w:rPr>
          <w:ins w:id="36" w:author="uzivatel" w:date="2026-09-22T12:12:00Z" w16du:dateUtc="2026-09-22T16:12:00Z"/>
          <w:b/>
          <w:bCs/>
          <w:sz w:val="22"/>
          <w:szCs w:val="22"/>
          <w:u w:val="single"/>
        </w:rPr>
      </w:pPr>
      <w:ins w:id="37" w:author="uzivatel" w:date="2026-09-22T12:12:00Z" w16du:dateUtc="2026-09-22T16:1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616155CE" w14:textId="77777777" w:rsidR="000C1D5B" w:rsidRDefault="000C1D5B" w:rsidP="00222525">
      <w:pPr>
        <w:pStyle w:val="Default"/>
        <w:rPr>
          <w:ins w:id="38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6E25B505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9" w:author="uzivatel" w:date="2026-09-22T12:12:00Z" w16du:dateUtc="2026-09-22T16:12:00Z"/>
          <w:rFonts w:ascii="Roboto" w:hAnsi="Roboto"/>
        </w:rPr>
      </w:pPr>
      <w:ins w:id="40" w:author="uzivatel" w:date="2026-09-22T12:12:00Z" w16du:dateUtc="2026-09-22T16:1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79E8451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1" w:author="uzivatel" w:date="2026-09-22T12:12:00Z" w16du:dateUtc="2026-09-22T16:12:00Z"/>
          <w:rFonts w:ascii="Roboto" w:hAnsi="Roboto"/>
        </w:rPr>
      </w:pPr>
      <w:ins w:id="42" w:author="uzivatel" w:date="2026-09-22T12:12:00Z" w16du:dateUtc="2026-09-22T16:1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746E8DF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3" w:author="uzivatel" w:date="2026-09-22T12:12:00Z" w16du:dateUtc="2026-09-22T16:12:00Z"/>
          <w:rFonts w:ascii="Roboto" w:hAnsi="Roboto"/>
        </w:rPr>
      </w:pPr>
      <w:ins w:id="44" w:author="uzivatel" w:date="2026-09-22T12:12:00Z" w16du:dateUtc="2026-09-22T16:12:00Z">
        <w:r w:rsidRPr="009E4030">
          <w:rPr>
            <w:rFonts w:ascii="Roboto" w:hAnsi="Roboto"/>
          </w:rPr>
          <w:t>individuální konzultace</w:t>
        </w:r>
      </w:ins>
    </w:p>
    <w:p w14:paraId="56609DDC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5" w:author="uzivatel" w:date="2026-09-22T12:12:00Z" w16du:dateUtc="2026-09-22T16:12:00Z"/>
          <w:b/>
          <w:bCs/>
          <w:sz w:val="22"/>
          <w:szCs w:val="22"/>
          <w:u w:val="single"/>
        </w:rPr>
      </w:pPr>
      <w:ins w:id="46" w:author="uzivatel" w:date="2026-09-22T12:12:00Z" w16du:dateUtc="2026-09-22T16:1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394DB82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7" w:author="uzivatel" w:date="2026-09-22T12:12:00Z" w16du:dateUtc="2026-09-22T16:12:00Z"/>
          <w:rFonts w:ascii="Roboto" w:hAnsi="Roboto"/>
        </w:rPr>
      </w:pPr>
      <w:ins w:id="48" w:author="uzivatel" w:date="2026-09-22T12:12:00Z" w16du:dateUtc="2026-09-22T16:1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0B5FB39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9" w:author="uzivatel" w:date="2026-09-22T12:12:00Z" w16du:dateUtc="2026-09-22T16:12:00Z"/>
          <w:rFonts w:ascii="Roboto" w:hAnsi="Roboto"/>
        </w:rPr>
      </w:pPr>
      <w:ins w:id="50" w:author="uzivatel" w:date="2026-09-22T12:12:00Z" w16du:dateUtc="2026-09-22T16:1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07369E3" w14:textId="77777777" w:rsidR="00F01D59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12:00Z" w16du:dateUtc="2026-09-22T16:12:00Z"/>
          <w:rFonts w:ascii="Roboto" w:hAnsi="Roboto"/>
        </w:rPr>
      </w:pPr>
      <w:ins w:id="52" w:author="uzivatel" w:date="2026-09-22T12:12:00Z" w16du:dateUtc="2026-09-22T16:1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6B1FB6F" w14:textId="77777777" w:rsidR="00E2631A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12:00Z" w16du:dateUtc="2026-09-22T16:12:00Z"/>
          <w:rFonts w:ascii="Roboto" w:hAnsi="Roboto"/>
        </w:rPr>
      </w:pPr>
      <w:ins w:id="54" w:author="uzivatel" w:date="2026-09-22T12:12:00Z" w16du:dateUtc="2026-09-22T16:1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507C697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5" w:author="uzivatel" w:date="2026-09-22T12:12:00Z" w16du:dateUtc="2026-09-22T16:12:00Z"/>
          <w:rFonts w:ascii="Times New Roman" w:hAnsi="Times New Roman" w:cs="Times New Roman"/>
        </w:rPr>
      </w:pPr>
      <w:ins w:id="56" w:author="uzivatel" w:date="2026-09-22T12:12:00Z" w16du:dateUtc="2026-09-22T16:1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165A4C99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7" w:author="uzivatel" w:date="2026-09-22T12:12:00Z" w16du:dateUtc="2026-09-22T16:12:00Z"/>
          <w:rFonts w:ascii="Roboto" w:hAnsi="Roboto"/>
        </w:rPr>
      </w:pPr>
      <w:ins w:id="58" w:author="uzivatel" w:date="2026-09-22T12:12:00Z" w16du:dateUtc="2026-09-22T16:1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13956D6" w14:textId="77777777" w:rsidR="000C1D5B" w:rsidRDefault="000C1D5B" w:rsidP="000C1D5B">
      <w:pPr>
        <w:pStyle w:val="Default"/>
        <w:numPr>
          <w:ilvl w:val="0"/>
          <w:numId w:val="2"/>
        </w:numPr>
        <w:rPr>
          <w:ins w:id="59" w:author="uzivatel" w:date="2026-09-22T12:12:00Z" w16du:dateUtc="2026-09-22T16:12:00Z"/>
          <w:rFonts w:ascii="Roboto" w:hAnsi="Roboto"/>
        </w:rPr>
      </w:pPr>
      <w:ins w:id="60" w:author="uzivatel" w:date="2026-09-22T12:12:00Z" w16du:dateUtc="2026-09-22T16:12:00Z">
        <w:r>
          <w:rPr>
            <w:rFonts w:ascii="Roboto" w:hAnsi="Roboto"/>
          </w:rPr>
          <w:t>žáci si přinesou:</w:t>
        </w:r>
      </w:ins>
    </w:p>
    <w:p w14:paraId="2FC50DA2" w14:textId="77777777" w:rsid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12:00Z" w16du:dateUtc="2026-09-22T16:12:00Z"/>
          <w:rFonts w:ascii="Roboto" w:hAnsi="Roboto"/>
        </w:rPr>
      </w:pPr>
      <w:ins w:id="62" w:author="uzivatel" w:date="2026-09-22T12:12:00Z" w16du:dateUtc="2026-09-22T16:1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5A8DB0A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12:00Z" w16du:dateUtc="2026-09-22T16:12:00Z"/>
          <w:rFonts w:ascii="Roboto" w:hAnsi="Roboto"/>
        </w:rPr>
      </w:pPr>
      <w:ins w:id="64" w:author="uzivatel" w:date="2026-09-22T12:12:00Z" w16du:dateUtc="2026-09-22T16:1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9E7EAA5" w14:textId="77777777" w:rsidR="000C1D5B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12:00Z" w16du:dateUtc="2026-09-22T16:12:00Z"/>
        </w:rPr>
      </w:pPr>
      <w:ins w:id="66" w:author="uzivatel" w:date="2026-09-22T12:12:00Z" w16du:dateUtc="2026-09-22T16:1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0000001" w14:textId="77777777" w:rsidR="002B27EA" w:rsidRDefault="00181B2D">
      <w:pPr>
        <w:rPr>
          <w:del w:id="67" w:author="uzivatel" w:date="2026-09-22T12:12:00Z" w16du:dateUtc="2026-09-22T16:12:00Z"/>
          <w:b/>
        </w:rPr>
      </w:pPr>
      <w:del w:id="68" w:author="uzivatel" w:date="2026-09-22T12:12:00Z" w16du:dateUtc="2026-09-22T16:12:00Z">
        <w:r>
          <w:rPr>
            <w:b/>
          </w:rPr>
          <w:lastRenderedPageBreak/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69" w:author="uzivatel" w:date="2026-09-22T12:12:00Z" w16du:dateUtc="2026-09-22T16:12:00Z"/>
        </w:rPr>
      </w:pPr>
    </w:p>
    <w:p w14:paraId="00000003" w14:textId="77777777" w:rsidR="002B27EA" w:rsidRDefault="00181B2D">
      <w:pPr>
        <w:rPr>
          <w:del w:id="70" w:author="uzivatel" w:date="2026-09-22T12:12:00Z" w16du:dateUtc="2026-09-22T16:12:00Z"/>
        </w:rPr>
      </w:pPr>
      <w:del w:id="71" w:author="uzivatel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72" w:author="uzivatel" w:date="2026-09-22T12:12:00Z" w16du:dateUtc="2026-09-22T16:12:00Z"/>
        </w:rPr>
      </w:pPr>
    </w:p>
    <w:p w14:paraId="00000005" w14:textId="77777777" w:rsidR="002B27EA" w:rsidRDefault="00181B2D">
      <w:pPr>
        <w:rPr>
          <w:del w:id="73" w:author="uzivatel" w:date="2026-09-22T12:12:00Z" w16du:dateUtc="2026-09-22T16:12:00Z"/>
        </w:rPr>
      </w:pPr>
      <w:del w:id="74" w:author="uzivatel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75" w:author="uzivatel" w:date="2026-09-22T12:12:00Z" w16du:dateUtc="2026-09-22T16:12:00Z"/>
        </w:rPr>
      </w:pPr>
    </w:p>
    <w:p w14:paraId="00000007" w14:textId="3360C2D7" w:rsidR="002B27EA" w:rsidRDefault="00181B2D">
      <w:pPr>
        <w:rPr>
          <w:del w:id="76" w:author="uzivatel" w:date="2026-09-22T12:12:00Z" w16du:dateUtc="2026-09-22T16:12:00Z"/>
        </w:rPr>
      </w:pPr>
      <w:del w:id="77" w:author="uzivatel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78" w:author="uzivatel" w:date="2026-09-22T12:12:00Z" w16du:dateUtc="2026-09-22T16:12:00Z"/>
        </w:rPr>
      </w:pPr>
      <w:del w:id="79" w:author="uzivatel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80" w:author="uzivatel" w:date="2026-09-22T12:12:00Z" w16du:dateUtc="2026-09-22T16:12:00Z"/>
        </w:rPr>
      </w:pPr>
    </w:p>
    <w:p w14:paraId="0000000A" w14:textId="77777777" w:rsidR="002B27EA" w:rsidRDefault="00181B2D">
      <w:pPr>
        <w:rPr>
          <w:del w:id="81" w:author="uzivatel" w:date="2026-09-22T12:12:00Z" w16du:dateUtc="2026-09-22T16:12:00Z"/>
        </w:rPr>
      </w:pPr>
      <w:del w:id="82" w:author="uzivatel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83" w:author="uzivatel" w:date="2026-09-22T12:12:00Z" w16du:dateUtc="2026-09-22T16:12:00Z"/>
        </w:rPr>
      </w:pPr>
      <w:del w:id="84" w:author="uzivatel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85" w:author="uzivatel" w:date="2026-09-22T12:12:00Z" w16du:dateUtc="2026-09-22T16:12:00Z"/>
        </w:rPr>
      </w:pPr>
      <w:del w:id="86" w:author="uzivatel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87" w:author="uzivatel" w:date="2026-09-22T12:12:00Z" w16du:dateUtc="2026-09-22T16:12:00Z"/>
        </w:rPr>
      </w:pPr>
    </w:p>
    <w:p w14:paraId="0000000E" w14:textId="77777777" w:rsidR="002B27EA" w:rsidRDefault="002B27EA">
      <w:pPr>
        <w:rPr>
          <w:del w:id="88" w:author="uzivatel" w:date="2026-09-22T12:12:00Z" w16du:dateUtc="2026-09-22T16:12:00Z"/>
        </w:rPr>
      </w:pPr>
    </w:p>
    <w:p w14:paraId="0000000F" w14:textId="77777777" w:rsidR="002B27EA" w:rsidRDefault="00181B2D">
      <w:pPr>
        <w:rPr>
          <w:del w:id="89" w:author="uzivatel" w:date="2026-09-22T12:12:00Z" w16du:dateUtc="2026-09-22T16:12:00Z"/>
          <w:b/>
        </w:rPr>
      </w:pPr>
      <w:del w:id="90" w:author="uzivatel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91" w:author="uzivatel" w:date="2026-09-22T12:12:00Z" w16du:dateUtc="2026-09-22T16:12:00Z"/>
        </w:rPr>
      </w:pPr>
    </w:p>
    <w:p w14:paraId="00000011" w14:textId="6B065760" w:rsidR="002B27EA" w:rsidRDefault="00181B2D">
      <w:pPr>
        <w:rPr>
          <w:del w:id="92" w:author="uzivatel" w:date="2026-09-22T12:12:00Z" w16du:dateUtc="2026-09-22T16:12:00Z"/>
        </w:rPr>
      </w:pPr>
      <w:del w:id="93" w:author="uzivatel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94" w:author="uzivatel" w:date="2026-09-22T12:12:00Z" w16du:dateUtc="2026-09-22T16:12:00Z"/>
        </w:rPr>
      </w:pPr>
      <w:del w:id="95" w:author="uzivatel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96" w:author="uzivatel" w:date="2026-09-22T12:12:00Z" w16du:dateUtc="2026-09-22T16:12:00Z"/>
        </w:rPr>
      </w:pPr>
      <w:del w:id="97" w:author="uzivatel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98" w:author="uzivatel" w:date="2026-09-22T12:12:00Z" w16du:dateUtc="2026-09-22T16:12:00Z"/>
        </w:rPr>
      </w:pPr>
      <w:del w:id="99" w:author="uzivatel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100" w:author="uzivatel" w:date="2026-09-22T12:12:00Z" w16du:dateUtc="2026-09-22T16:12:00Z"/>
        </w:rPr>
      </w:pPr>
      <w:del w:id="101" w:author="uzivatel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102" w:author="uzivatel" w:date="2026-09-22T12:12:00Z" w16du:dateUtc="2026-09-22T16:12:00Z"/>
        </w:rPr>
      </w:pPr>
      <w:del w:id="103" w:author="uzivatel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104" w:author="uzivatel" w:date="2026-09-22T12:12:00Z" w16du:dateUtc="2026-09-22T16:12:00Z"/>
        </w:rPr>
      </w:pPr>
      <w:del w:id="105" w:author="uzivatel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106" w:author="uzivatel" w:date="2026-09-22T12:12:00Z" w16du:dateUtc="2026-09-22T16:12:00Z"/>
        </w:rPr>
      </w:pPr>
      <w:del w:id="107" w:author="uzivatel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108" w:author="uzivatel" w:date="2026-09-22T12:12:00Z" w16du:dateUtc="2026-09-22T16:12:00Z"/>
        </w:rPr>
      </w:pPr>
      <w:del w:id="109" w:author="uzivatel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110" w:author="uzivatel" w:date="2026-09-22T12:12:00Z" w16du:dateUtc="2026-09-22T16:12:00Z"/>
        </w:rPr>
      </w:pPr>
    </w:p>
    <w:p w14:paraId="0000001B" w14:textId="77777777" w:rsidR="002B27EA" w:rsidRDefault="00181B2D">
      <w:pPr>
        <w:rPr>
          <w:del w:id="111" w:author="uzivatel" w:date="2026-09-22T12:12:00Z" w16du:dateUtc="2026-09-22T16:12:00Z"/>
        </w:rPr>
      </w:pPr>
      <w:del w:id="112" w:author="uzivatel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113" w:author="uzivatel" w:date="2026-09-22T12:12:00Z" w16du:dateUtc="2026-09-22T16:12:00Z"/>
        </w:rPr>
      </w:pPr>
      <w:del w:id="114" w:author="uzivatel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115" w:author="uzivatel" w:date="2026-09-22T12:12:00Z" w16du:dateUtc="2026-09-22T16:12:00Z"/>
        </w:rPr>
      </w:pPr>
      <w:del w:id="116" w:author="uzivatel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117" w:author="uzivatel" w:date="2026-09-22T12:12:00Z" w16du:dateUtc="2026-09-22T16:12:00Z"/>
        </w:rPr>
      </w:pPr>
      <w:del w:id="118" w:author="uzivatel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119" w:author="uzivatel" w:date="2026-09-22T12:12:00Z" w16du:dateUtc="2026-09-22T16:12:00Z"/>
        </w:rPr>
      </w:pPr>
      <w:del w:id="120" w:author="uzivatel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121" w:author="uzivatel" w:date="2026-09-22T12:12:00Z" w16du:dateUtc="2026-09-22T16:12:00Z"/>
        </w:rPr>
      </w:pPr>
      <w:del w:id="122" w:author="uzivatel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123" w:author="uzivatel" w:date="2026-09-22T12:12:00Z" w16du:dateUtc="2026-09-22T16:12:00Z"/>
        </w:rPr>
      </w:pPr>
    </w:p>
    <w:p w14:paraId="00000022" w14:textId="77777777" w:rsidR="002B27EA" w:rsidRDefault="002B27EA">
      <w:pPr>
        <w:rPr>
          <w:del w:id="124" w:author="uzivatel" w:date="2026-09-22T12:12:00Z" w16du:dateUtc="2026-09-22T16:12:00Z"/>
        </w:rPr>
      </w:pPr>
    </w:p>
    <w:p w14:paraId="00000023" w14:textId="77777777" w:rsidR="002B27EA" w:rsidRDefault="002B27EA">
      <w:pPr>
        <w:rPr>
          <w:del w:id="125" w:author="uzivatel" w:date="2026-09-22T12:12:00Z" w16du:dateUtc="2026-09-22T16:12:00Z"/>
        </w:rPr>
      </w:pPr>
    </w:p>
    <w:p w14:paraId="00000024" w14:textId="77777777" w:rsidR="002B27EA" w:rsidRDefault="002B27EA">
      <w:pPr>
        <w:rPr>
          <w:del w:id="126" w:author="uzivatel" w:date="2026-09-22T12:12:00Z" w16du:dateUtc="2026-09-22T16:12:00Z"/>
        </w:rPr>
      </w:pPr>
    </w:p>
    <w:p w14:paraId="00000025" w14:textId="77777777" w:rsidR="002B27EA" w:rsidRDefault="002B27EA">
      <w:pPr>
        <w:rPr>
          <w:del w:id="127" w:author="uzivatel" w:date="2026-09-22T12:12:00Z" w16du:dateUtc="2026-09-22T16:12:00Z"/>
        </w:rPr>
      </w:pPr>
    </w:p>
    <w:p w14:paraId="00000026" w14:textId="77777777" w:rsidR="002B27EA" w:rsidRDefault="002B27EA" w:rsidP="006D0779">
      <w:pPr>
        <w:pStyle w:val="Default"/>
        <w:ind w:left="720"/>
        <w:rPr>
          <w:rFonts w:ascii="Roboto" w:hAnsi="Roboto"/>
          <w:rPrChange w:id="128" w:author="uzivatel" w:date="2026-09-22T12:12:00Z" w16du:dateUtc="2026-09-22T16:12:00Z">
            <w:rPr/>
          </w:rPrChange>
        </w:rPr>
        <w:pPrChange w:id="129" w:author="uzivatel" w:date="2026-09-22T12:12:00Z" w16du:dateUtc="2026-09-22T16:12:00Z">
          <w:pPr/>
        </w:pPrChange>
      </w:pPr>
    </w:p>
    <w:sectPr w:rsidR="002B27EA" w:rsidSect="00067C1B">
      <w:pgSz w:w="11906" w:h="16838"/>
      <w:pgMar w:top="142" w:right="849" w:bottom="142" w:left="1417" w:header="708" w:footer="708" w:gutter="0"/>
      <w:pgNumType w:start="1"/>
      <w:cols w:space="708"/>
      <w:docGrid w:linePitch="360"/>
      <w:sectPrChange w:id="130" w:author="uzivatel" w:date="2026-09-22T12:12:00Z" w16du:dateUtc="2026-09-22T16:12:00Z">
        <w:sectPr w:rsidR="002B27EA" w:rsidSect="00067C1B">
          <w:pgSz w:w="11909" w:h="16834"/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762176">
    <w:abstractNumId w:val="8"/>
  </w:num>
  <w:num w:numId="2" w16cid:durableId="1788891290">
    <w:abstractNumId w:val="10"/>
  </w:num>
  <w:num w:numId="3" w16cid:durableId="1636333744">
    <w:abstractNumId w:val="9"/>
  </w:num>
  <w:num w:numId="4" w16cid:durableId="1848204268">
    <w:abstractNumId w:val="2"/>
  </w:num>
  <w:num w:numId="5" w16cid:durableId="2043510318">
    <w:abstractNumId w:val="7"/>
  </w:num>
  <w:num w:numId="6" w16cid:durableId="2021661488">
    <w:abstractNumId w:val="4"/>
  </w:num>
  <w:num w:numId="7" w16cid:durableId="173307805">
    <w:abstractNumId w:val="0"/>
  </w:num>
  <w:num w:numId="8" w16cid:durableId="11038127">
    <w:abstractNumId w:val="3"/>
  </w:num>
  <w:num w:numId="9" w16cid:durableId="1221478057">
    <w:abstractNumId w:val="6"/>
  </w:num>
  <w:num w:numId="10" w16cid:durableId="468978061">
    <w:abstractNumId w:val="11"/>
  </w:num>
  <w:num w:numId="11" w16cid:durableId="1817139542">
    <w:abstractNumId w:val="5"/>
  </w:num>
  <w:num w:numId="12" w16cid:durableId="19174003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21D99"/>
    <w:rsid w:val="0002301B"/>
    <w:rsid w:val="00067C1B"/>
    <w:rsid w:val="00070B7A"/>
    <w:rsid w:val="000C1D5B"/>
    <w:rsid w:val="000E3B54"/>
    <w:rsid w:val="00131188"/>
    <w:rsid w:val="00181B2D"/>
    <w:rsid w:val="001D66D1"/>
    <w:rsid w:val="00222525"/>
    <w:rsid w:val="0028602A"/>
    <w:rsid w:val="002B27AF"/>
    <w:rsid w:val="002B27EA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4B2E6F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CB7CB2"/>
    <w:rsid w:val="00D166A3"/>
    <w:rsid w:val="00DB23CA"/>
    <w:rsid w:val="00DF0E9B"/>
    <w:rsid w:val="00E2631A"/>
    <w:rsid w:val="00E33844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line="240" w:lineRule="auto"/>
      <w:jc w:val="both"/>
      <w:outlineLvl w:val="3"/>
      <w:pPrChange w:id="0" w:author="uzivatel" w:date="2026-09-22T12:12:00Z">
        <w:pPr>
          <w:keepNext/>
          <w:keepLines/>
          <w:spacing w:before="280" w:after="8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uzivatel" w:date="2026-09-22T12:12:00Z">
        <w:rPr>
          <w:rFonts w:ascii="Arial" w:eastAsia="Arial" w:hAnsi="Arial" w:cs="Arial"/>
          <w:color w:val="666666"/>
          <w:sz w:val="24"/>
          <w:szCs w:val="24"/>
          <w:lang w:val="de" w:eastAsia="de-CH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line="240" w:lineRule="auto"/>
      <w:pPrChange w:id="1" w:author="uzivatel" w:date="2026-09-22T12:12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1" w:author="uzivatel" w:date="2026-09-22T12:12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CB7CB2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/>
      <w:ind w:left="720"/>
      <w:contextualSpacing/>
      <w:pPrChange w:id="2" w:author="uzivatel" w:date="2026-09-22T12:12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lang w:val="cs-CZ" w:eastAsia="en-US"/>
      <w:rPrChange w:id="2" w:author="uzivatel" w:date="2026-09-22T12:1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CB7CB2"/>
    <w:pPr>
      <w:spacing w:line="240" w:lineRule="auto"/>
    </w:pPr>
    <w:rPr>
      <w:rFonts w:asciiTheme="minorHAnsi" w:eastAsiaTheme="minorHAnsi" w:hAnsiTheme="minorHAnsi" w:cstheme="minorBidi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CB7CB2"/>
    <w:rPr>
      <w:rFonts w:ascii="Times New Roman" w:eastAsia="Times New Roman" w:hAnsi="Times New Roman" w:cs="Times New Roman"/>
      <w:b/>
      <w:sz w:val="32"/>
      <w:szCs w:val="20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