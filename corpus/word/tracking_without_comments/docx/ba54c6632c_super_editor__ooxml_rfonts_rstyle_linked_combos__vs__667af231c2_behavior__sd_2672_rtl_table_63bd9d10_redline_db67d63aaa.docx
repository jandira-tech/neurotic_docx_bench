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AFD73F" w14:textId="2C9124B5" w:rsidR="00DE0A42" w:rsidRDefault="00232797" w:rsidP="00232797">
      <w:pPr>
        <w:pStyle w:val="Heading1"/>
        <w:rPr>
          <w:ins w:id="15" w:author="Caio Pizzol" w:date="2026-09-26T15:16:00Z" w16du:dateUtc="2026-09-26T19:16:00Z"/>
        </w:rPr>
      </w:pPr>
      <w:ins w:id="16" w:author="Caio Pizzol" w:date="2026-09-26T15:16:00Z" w16du:dateUtc="2026-09-26T19:16:00Z">
        <w:r>
          <w:t>SD-2672 RTL</w:t>
        </w:r>
      </w:ins>
    </w:p>
    <w:p w14:paraId="64D3BEC9" w14:textId="77777777" w:rsidR="0069292A" w:rsidRDefault="001122AA">
      <w:pPr>
        <w:rPr>
          <w:del w:id="17" w:author="Caio Pizzol" w:date="2026-09-26T15:16:00Z" w16du:dateUtc="2026-09-26T19:16:00Z"/>
        </w:rPr>
      </w:pPr>
      <w:del w:id="18" w:author="Caio Pizzol" w:date="2026-09-26T15:16:00Z" w16du:dateUtc="2026-09-26T19:16:00Z">
        <w:r>
          <w:delText>OOXML w:rFonts tester — inline attributes (ascii/hAnsi/eastAsia/cs, theme*, hint), rStyle-only character styles, inline overrides, and a linked paragraph/character pair. Includes Latin, Japanese, and Arabic samples.</w:delText>
        </w:r>
      </w:del>
    </w:p>
    <w:p w14:paraId="2A4B223A" w14:textId="77777777" w:rsidR="0069292A" w:rsidRDefault="001122AA">
      <w:pPr>
        <w:rPr>
          <w:del w:id="19" w:author="Caio Pizzol" w:date="2026-09-26T15:16:00Z" w16du:dateUtc="2026-09-26T19:16:00Z"/>
        </w:rPr>
      </w:pPr>
      <w:del w:id="20" w:author="Caio Pizzol" w:date="2026-09-26T15:16:00Z" w16du:dateUtc="2026-09-26T19:16:00Z">
        <w:r>
          <w:delText>A) Direct &lt;w:rFonts&gt; on runs:</w:delText>
        </w:r>
      </w:del>
    </w:p>
    <w:p w14:paraId="1F6CD28E" w14:textId="77777777" w:rsidR="0069292A" w:rsidRDefault="001122AA">
      <w:pPr>
        <w:rPr>
          <w:del w:id="21" w:author="Caio Pizzol" w:date="2026-09-26T15:16:00Z" w16du:dateUtc="2026-09-26T19:16:00Z"/>
        </w:rPr>
      </w:pPr>
      <w:del w:id="22" w:author="Caio Pizzol" w:date="2026-09-26T15:16:00Z" w16du:dateUtc="2026-09-26T19:16:00Z">
        <w:r>
          <w:delText xml:space="preserve">  - ascii/hAnsi='Times New Roman' (Latin): </w:delText>
        </w:r>
        <w:r>
          <w:rPr>
            <w:rFonts w:ascii="Times New Roman" w:hAnsi="Times New Roman"/>
          </w:rPr>
          <w:delText>The quick brown fox 123</w:delText>
        </w:r>
      </w:del>
    </w:p>
    <w:p w14:paraId="2CD65001" w14:textId="77777777" w:rsidR="0069292A" w:rsidRDefault="001122AA">
      <w:pPr>
        <w:rPr>
          <w:del w:id="23" w:author="Caio Pizzol" w:date="2026-09-26T15:16:00Z" w16du:dateUtc="2026-09-26T19:16:00Z"/>
        </w:rPr>
      </w:pPr>
      <w:del w:id="24" w:author="Caio Pizzol" w:date="2026-09-26T15:16:00Z" w16du:dateUtc="2026-09-26T19:16:00Z">
        <w:r>
          <w:delText xml:space="preserve">  - ascii/hAnsi='Arial' (Latin): </w:delText>
        </w:r>
        <w:r>
          <w:rPr>
            <w:rFonts w:ascii="Arial" w:hAnsi="Arial"/>
          </w:rPr>
          <w:delText>The quick brown fox 123</w:delText>
        </w:r>
      </w:del>
    </w:p>
    <w:p w14:paraId="34C7F59B" w14:textId="77777777" w:rsidR="0069292A" w:rsidRDefault="001122AA">
      <w:pPr>
        <w:rPr>
          <w:del w:id="25" w:author="Caio Pizzol" w:date="2026-09-26T15:16:00Z" w16du:dateUtc="2026-09-26T19:16:00Z"/>
        </w:rPr>
      </w:pPr>
      <w:del w:id="26" w:author="Caio Pizzol" w:date="2026-09-26T15:16:00Z" w16du:dateUtc="2026-09-26T19:16:00Z">
        <w:r>
          <w:delText xml:space="preserve">  - eastAsia='MS Mincho' (Japanese): </w:delText>
        </w:r>
        <w:r>
          <w:rPr>
            <w:rFonts w:eastAsia="MS Mincho"/>
          </w:rPr>
          <w:delText>日本語のサンプル</w:delText>
        </w:r>
        <w:r>
          <w:rPr>
            <w:rFonts w:eastAsia="MS Mincho"/>
          </w:rPr>
          <w:delText xml:space="preserve"> </w:delText>
        </w:r>
        <w:r>
          <w:rPr>
            <w:rFonts w:eastAsia="MS Mincho"/>
          </w:rPr>
          <w:delText>テキスト</w:delText>
        </w:r>
      </w:del>
    </w:p>
    <w:p w14:paraId="7625FA78" w14:textId="77777777" w:rsidR="0069292A" w:rsidRDefault="001122AA">
      <w:pPr>
        <w:rPr>
          <w:del w:id="27" w:author="Caio Pizzol" w:date="2026-09-26T15:16:00Z" w16du:dateUtc="2026-09-26T19:16:00Z"/>
        </w:rPr>
      </w:pPr>
      <w:del w:id="28" w:author="Caio Pizzol" w:date="2026-09-26T15:16:00Z" w16du:dateUtc="2026-09-26T19:16:00Z">
        <w:r>
          <w:delText xml:space="preserve">  - eastAsiaTheme='majorEastAsia' (Japanese, theme): </w:delText>
        </w:r>
        <w:r>
          <w:rPr>
            <w:rFonts w:eastAsiaTheme="majorEastAsia"/>
          </w:rPr>
          <w:delText>日本語のサンプル</w:delText>
        </w:r>
        <w:r>
          <w:rPr>
            <w:rFonts w:eastAsiaTheme="majorEastAsia"/>
          </w:rPr>
          <w:delText xml:space="preserve"> </w:delText>
        </w:r>
        <w:r>
          <w:rPr>
            <w:rFonts w:eastAsiaTheme="majorEastAsia"/>
          </w:rPr>
          <w:delText>テキスト</w:delText>
        </w:r>
      </w:del>
    </w:p>
    <w:p w14:paraId="2A06D285" w14:textId="77777777" w:rsidR="0069292A" w:rsidRDefault="001122AA">
      <w:pPr>
        <w:rPr>
          <w:del w:id="29" w:author="Caio Pizzol" w:date="2026-09-26T15:16:00Z" w16du:dateUtc="2026-09-26T19:16:00Z"/>
        </w:rPr>
      </w:pPr>
      <w:del w:id="30" w:author="Caio Pizzol" w:date="2026-09-26T15:16:00Z" w16du:dateUtc="2026-09-26T19:16:00Z">
        <w:r>
          <w:delText xml:space="preserve">  - cs='Times New Roman' (Arabic): </w:delText>
        </w:r>
        <w:r>
          <w:rPr>
            <w:rFonts w:cs="Times New Roman"/>
          </w:rPr>
          <w:delText>العربية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تجربة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نصية</w:delText>
        </w:r>
      </w:del>
    </w:p>
    <w:p w14:paraId="62C6F4A2" w14:textId="77777777" w:rsidR="0069292A" w:rsidRDefault="001122AA">
      <w:pPr>
        <w:rPr>
          <w:del w:id="31" w:author="Caio Pizzol" w:date="2026-09-26T15:16:00Z" w16du:dateUtc="2026-09-26T19:16:00Z"/>
        </w:rPr>
      </w:pPr>
      <w:del w:id="32" w:author="Caio Pizzol" w:date="2026-09-26T15:16:00Z" w16du:dateUtc="2026-09-26T19:16:00Z">
        <w:r>
          <w:delText xml:space="preserve">  - ascii='Calibri' + cs='Times New Roman' + hint='cs' (Latin text, CS hint): </w:delText>
        </w:r>
        <w:r>
          <w:rPr>
            <w:rFonts w:ascii="Calibri" w:cs="Times New Roman" w:hint="cs"/>
          </w:rPr>
          <w:delText>The quick brown fox 123</w:delText>
        </w:r>
      </w:del>
    </w:p>
    <w:p w14:paraId="05A3CD29" w14:textId="77777777" w:rsidR="0069292A" w:rsidRDefault="001122AA">
      <w:pPr>
        <w:rPr>
          <w:del w:id="33" w:author="Caio Pizzol" w:date="2026-09-26T15:16:00Z" w16du:dateUtc="2026-09-26T19:16:00Z"/>
        </w:rPr>
      </w:pPr>
      <w:del w:id="34" w:author="Caio Pizzol" w:date="2026-09-26T15:16:00Z" w16du:dateUtc="2026-09-26T19:16:00Z">
        <w:r>
          <w:delText xml:space="preserve">  - asciiTheme='majorAscii', hAnsiTheme='minorHAnsi' (Latin theme): </w:delText>
        </w:r>
        <w:r>
          <w:rPr>
            <w:rFonts w:asciiTheme="majorHAnsi"/>
          </w:rPr>
          <w:delText>The quick brown fox 123</w:delText>
        </w:r>
      </w:del>
    </w:p>
    <w:p w14:paraId="78025D5B" w14:textId="77777777" w:rsidR="0069292A" w:rsidRDefault="001122AA">
      <w:pPr>
        <w:rPr>
          <w:del w:id="35" w:author="Caio Pizzol" w:date="2026-09-26T15:16:00Z" w16du:dateUtc="2026-09-26T19:16:00Z"/>
        </w:rPr>
      </w:pPr>
      <w:del w:id="36" w:author="Caio Pizzol" w:date="2026-09-26T15:16:00Z" w16du:dateUtc="2026-09-26T19:16:00Z">
        <w:r>
          <w:delText xml:space="preserve">  - csTheme='majorBidi' (Arabic theme): </w:delText>
        </w:r>
        <w:r>
          <w:delText>العربية</w:delText>
        </w:r>
        <w:r>
          <w:delText xml:space="preserve"> </w:delText>
        </w:r>
        <w:r>
          <w:delText>تجربة</w:delText>
        </w:r>
        <w:r>
          <w:delText xml:space="preserve"> </w:delText>
        </w:r>
        <w:r>
          <w:delText>نصية</w:delText>
        </w:r>
      </w:del>
    </w:p>
    <w:p w14:paraId="0DC4667F" w14:textId="77777777" w:rsidR="0069292A" w:rsidRDefault="001122AA">
      <w:pPr>
        <w:rPr>
          <w:del w:id="37" w:author="Caio Pizzol" w:date="2026-09-26T15:16:00Z" w16du:dateUtc="2026-09-26T19:16:00Z"/>
        </w:rPr>
      </w:pPr>
      <w:del w:id="38" w:author="Caio Pizzol" w:date="2026-09-26T15:16:00Z" w16du:dateUtc="2026-09-26T19:16:00Z">
        <w:r>
          <w:delText xml:space="preserve">  - Mixed scripts with explicit rFonts per run: </w:delText>
        </w:r>
        <w:r>
          <w:rPr>
            <w:rFonts w:ascii="Georgia" w:hAnsi="Georgia"/>
          </w:rPr>
          <w:delText xml:space="preserve">The quick brown fox 123 | </w:delText>
        </w:r>
        <w:r>
          <w:rPr>
            <w:rFonts w:eastAsia="MS Mincho"/>
          </w:rPr>
          <w:delText>日本語のサンプル</w:delText>
        </w:r>
        <w:r>
          <w:rPr>
            <w:rFonts w:eastAsia="MS Mincho"/>
          </w:rPr>
          <w:delText xml:space="preserve"> </w:delText>
        </w:r>
        <w:r>
          <w:rPr>
            <w:rFonts w:eastAsia="MS Mincho"/>
          </w:rPr>
          <w:delText>テキスト</w:delText>
        </w:r>
        <w:r>
          <w:rPr>
            <w:rFonts w:eastAsia="MS Mincho"/>
          </w:rPr>
          <w:delText xml:space="preserve"> | </w:delText>
        </w:r>
        <w:r>
          <w:rPr>
            <w:rFonts w:cs="Times New Roman"/>
          </w:rPr>
          <w:delText>العربية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تجربة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نصية</w:delText>
        </w:r>
      </w:del>
    </w:p>
    <w:p w14:paraId="429CC1F8" w14:textId="77777777" w:rsidR="0069292A" w:rsidRDefault="0069292A">
      <w:pPr>
        <w:rPr>
          <w:del w:id="39" w:author="Caio Pizzol" w:date="2026-09-26T15:16:00Z" w16du:dateUtc="2026-09-26T19:16:00Z"/>
        </w:rPr>
      </w:pPr>
    </w:p>
    <w:p w14:paraId="12CA2AE7" w14:textId="77777777" w:rsidR="0069292A" w:rsidRDefault="001122AA">
      <w:pPr>
        <w:rPr>
          <w:del w:id="40" w:author="Caio Pizzol" w:date="2026-09-26T15:16:00Z" w16du:dateUtc="2026-09-26T19:16:00Z"/>
        </w:rPr>
      </w:pPr>
      <w:del w:id="41" w:author="Caio Pizzol" w:date="2026-09-26T15:16:00Z" w16du:dateUtc="2026-09-26T19:16:00Z">
        <w:r>
          <w:delText>B) rStyle-only (character styles set &lt;w:rFonts&gt;):</w:delText>
        </w:r>
      </w:del>
    </w:p>
    <w:p w14:paraId="70DC914B" w14:textId="77777777" w:rsidR="0069292A" w:rsidRDefault="001122AA">
      <w:pPr>
        <w:rPr>
          <w:del w:id="42" w:author="Caio Pizzol" w:date="2026-09-26T15:16:00Z" w16du:dateUtc="2026-09-26T19:16:00Z"/>
        </w:rPr>
      </w:pPr>
      <w:del w:id="43" w:author="Caio Pizzol" w:date="2026-09-26T15:16:00Z" w16du:dateUtc="2026-09-26T19:16:00Z">
        <w:r>
          <w:delText xml:space="preserve">  - rStyle='SD_RFonts_Ascii_Arial' (Latin): </w:delText>
        </w:r>
        <w:r>
          <w:rPr>
            <w:rStyle w:val="SDRFontsAsciiArial"/>
          </w:rPr>
          <w:delText>The quick brown fox 123</w:delText>
        </w:r>
      </w:del>
    </w:p>
    <w:p w14:paraId="58BEDEFC" w14:textId="77777777" w:rsidR="0069292A" w:rsidRDefault="001122AA">
      <w:pPr>
        <w:rPr>
          <w:del w:id="44" w:author="Caio Pizzol" w:date="2026-09-26T15:16:00Z" w16du:dateUtc="2026-09-26T19:16:00Z"/>
        </w:rPr>
      </w:pPr>
      <w:del w:id="45" w:author="Caio Pizzol" w:date="2026-09-26T15:16:00Z" w16du:dateUtc="2026-09-26T19:16:00Z">
        <w:r>
          <w:delText xml:space="preserve">  - rStyle='SD_RFonts_EastAsia_Mincho' (Japanese): </w:delText>
        </w:r>
        <w:r>
          <w:rPr>
            <w:rStyle w:val="SDRFontsEastAsiaMincho"/>
          </w:rPr>
          <w:delText>日本語のサンプル</w:delText>
        </w:r>
        <w:r>
          <w:rPr>
            <w:rStyle w:val="SDRFontsEastAsiaMincho"/>
          </w:rPr>
          <w:delText xml:space="preserve"> </w:delText>
        </w:r>
        <w:r>
          <w:rPr>
            <w:rStyle w:val="SDRFontsEastAsiaMincho"/>
          </w:rPr>
          <w:delText>テキスト</w:delText>
        </w:r>
      </w:del>
    </w:p>
    <w:p w14:paraId="2D7D433D" w14:textId="77777777" w:rsidR="0069292A" w:rsidRDefault="001122AA">
      <w:pPr>
        <w:rPr>
          <w:del w:id="46" w:author="Caio Pizzol" w:date="2026-09-26T15:16:00Z" w16du:dateUtc="2026-09-26T19:16:00Z"/>
        </w:rPr>
      </w:pPr>
      <w:del w:id="47" w:author="Caio Pizzol" w:date="2026-09-26T15:16:00Z" w16du:dateUtc="2026-09-26T19:16:00Z">
        <w:r>
          <w:delText xml:space="preserve">  - rStyle='SD_RFonts_CS_TNR' (Arabic): </w:delText>
        </w:r>
        <w:r>
          <w:rPr>
            <w:rStyle w:val="SDRFontsCSTNR"/>
          </w:rPr>
          <w:delText>العربية</w:delText>
        </w:r>
        <w:r>
          <w:rPr>
            <w:rStyle w:val="SDRFontsCSTNR"/>
          </w:rPr>
          <w:delText xml:space="preserve"> </w:delText>
        </w:r>
        <w:r>
          <w:rPr>
            <w:rStyle w:val="SDRFontsCSTNR"/>
          </w:rPr>
          <w:delText>تجربة</w:delText>
        </w:r>
        <w:r>
          <w:rPr>
            <w:rStyle w:val="SDRFontsCSTNR"/>
          </w:rPr>
          <w:delText xml:space="preserve"> </w:delText>
        </w:r>
        <w:r>
          <w:rPr>
            <w:rStyle w:val="SDRFontsCSTNR"/>
          </w:rPr>
          <w:delText>نصية</w:delText>
        </w:r>
      </w:del>
    </w:p>
    <w:p w14:paraId="39893EE5" w14:textId="77777777" w:rsidR="0069292A" w:rsidRDefault="001122AA">
      <w:pPr>
        <w:rPr>
          <w:del w:id="48" w:author="Caio Pizzol" w:date="2026-09-26T15:16:00Z" w16du:dateUtc="2026-09-26T19:16:00Z"/>
        </w:rPr>
      </w:pPr>
      <w:del w:id="49" w:author="Caio Pizzol" w:date="2026-09-26T15:16:00Z" w16du:dateUtc="2026-09-26T19:16:00Z">
        <w:r>
          <w:delText xml:space="preserve">  - rStyle='SD_RFonts_Theme_MajorAscii' (Latin theme): </w:delText>
        </w:r>
        <w:r>
          <w:rPr>
            <w:rStyle w:val="SDRFontsThemeMajorAscii"/>
          </w:rPr>
          <w:delText>The quick brown fox 123</w:delText>
        </w:r>
      </w:del>
    </w:p>
    <w:p w14:paraId="613EB8D2" w14:textId="77777777" w:rsidR="0069292A" w:rsidRDefault="0069292A">
      <w:pPr>
        <w:rPr>
          <w:del w:id="50" w:author="Caio Pizzol" w:date="2026-09-26T15:16:00Z" w16du:dateUtc="2026-09-26T19:16:00Z"/>
        </w:rPr>
      </w:pPr>
    </w:p>
    <w:p w14:paraId="3E454421" w14:textId="77777777" w:rsidR="0069292A" w:rsidRDefault="001122AA">
      <w:pPr>
        <w:rPr>
          <w:del w:id="51" w:author="Caio Pizzol" w:date="2026-09-26T15:16:00Z" w16du:dateUtc="2026-09-26T19:16:00Z"/>
        </w:rPr>
      </w:pPr>
      <w:del w:id="52" w:author="Caio Pizzol" w:date="2026-09-26T15:16:00Z" w16du:dateUtc="2026-09-26T19:16:00Z">
        <w:r>
          <w:delText>C) rStyle + inline &lt;w:rFonts&gt; (inline overrides style):</w:delText>
        </w:r>
      </w:del>
    </w:p>
    <w:p w14:paraId="025378CA" w14:textId="77777777" w:rsidR="0069292A" w:rsidRDefault="001122AA">
      <w:pPr>
        <w:rPr>
          <w:del w:id="53" w:author="Caio Pizzol" w:date="2026-09-26T15:16:00Z" w16du:dateUtc="2026-09-26T19:16:00Z"/>
        </w:rPr>
      </w:pPr>
      <w:del w:id="54" w:author="Caio Pizzol" w:date="2026-09-26T15:16:00Z" w16du:dateUtc="2026-09-26T19:16:00Z">
        <w:r>
          <w:delText xml:space="preserve">  - rStyle='SD_RFonts_Ascii_Arial' + inline ascii/hAnsi='Times New Roman' (Latin): </w:delText>
        </w:r>
        <w:r>
          <w:rPr>
            <w:rStyle w:val="SDRFontsAsciiArial"/>
            <w:rFonts w:ascii="Times New Roman" w:hAnsi="Times New Roman"/>
          </w:rPr>
          <w:delText>The quick brown fox 123</w:delText>
        </w:r>
      </w:del>
    </w:p>
    <w:p w14:paraId="574D85D8" w14:textId="77777777" w:rsidR="0069292A" w:rsidRDefault="001122AA">
      <w:pPr>
        <w:rPr>
          <w:del w:id="55" w:author="Caio Pizzol" w:date="2026-09-26T15:16:00Z" w16du:dateUtc="2026-09-26T19:16:00Z"/>
        </w:rPr>
      </w:pPr>
      <w:del w:id="56" w:author="Caio Pizzol" w:date="2026-09-26T15:16:00Z" w16du:dateUtc="2026-09-26T19:16:00Z">
        <w:r>
          <w:delText xml:space="preserve">  - rStyle='SD_RFonts_EastAsia_Mincho' + inline eastAsiaTheme='majorEastAsia' (Japanese): </w:delText>
        </w:r>
        <w:r>
          <w:rPr>
            <w:rStyle w:val="SDRFontsEastAsiaMincho"/>
            <w:rFonts w:eastAsiaTheme="majorEastAsia"/>
          </w:rPr>
          <w:delText>日本語のサンプル</w:delText>
        </w:r>
        <w:r>
          <w:rPr>
            <w:rStyle w:val="SDRFontsEastAsiaMincho"/>
            <w:rFonts w:eastAsiaTheme="majorEastAsia"/>
          </w:rPr>
          <w:delText xml:space="preserve"> </w:delText>
        </w:r>
        <w:r>
          <w:rPr>
            <w:rStyle w:val="SDRFontsEastAsiaMincho"/>
            <w:rFonts w:eastAsiaTheme="majorEastAsia"/>
          </w:rPr>
          <w:delText>テキスト</w:delText>
        </w:r>
      </w:del>
    </w:p>
    <w:p w14:paraId="54148C9B" w14:textId="77777777" w:rsidR="0069292A" w:rsidRDefault="001122AA">
      <w:pPr>
        <w:rPr>
          <w:del w:id="57" w:author="Caio Pizzol" w:date="2026-09-26T15:16:00Z" w16du:dateUtc="2026-09-26T19:16:00Z"/>
        </w:rPr>
      </w:pPr>
      <w:del w:id="58" w:author="Caio Pizzol" w:date="2026-09-26T15:16:00Z" w16du:dateUtc="2026-09-26T19:16:00Z">
        <w:r>
          <w:lastRenderedPageBreak/>
          <w:delText xml:space="preserve">  - rStyle='SD_RFonts_CS_TNR' + inline cs='Arial' (Arabic): </w:delText>
        </w:r>
        <w:r>
          <w:rPr>
            <w:rStyle w:val="SDRFontsCSTNR"/>
            <w:rFonts w:cs="Arial"/>
          </w:rPr>
          <w:delText>العربية</w:delText>
        </w:r>
        <w:r>
          <w:rPr>
            <w:rStyle w:val="SDRFontsCSTNR"/>
            <w:rFonts w:cs="Arial"/>
          </w:rPr>
          <w:delText xml:space="preserve"> </w:delText>
        </w:r>
        <w:r>
          <w:rPr>
            <w:rStyle w:val="SDRFontsCSTNR"/>
            <w:rFonts w:cs="Arial"/>
          </w:rPr>
          <w:delText>تجربة</w:delText>
        </w:r>
        <w:r>
          <w:rPr>
            <w:rStyle w:val="SDRFontsCSTNR"/>
            <w:rFonts w:cs="Arial"/>
          </w:rPr>
          <w:delText xml:space="preserve"> </w:delText>
        </w:r>
        <w:r>
          <w:rPr>
            <w:rStyle w:val="SDRFontsCSTNR"/>
            <w:rFonts w:cs="Arial"/>
          </w:rPr>
          <w:delText>نصية</w:delText>
        </w:r>
      </w:del>
    </w:p>
    <w:p w14:paraId="3362FEAF" w14:textId="77777777" w:rsidR="0069292A" w:rsidRDefault="001122AA">
      <w:pPr>
        <w:rPr>
          <w:del w:id="59" w:author="Caio Pizzol" w:date="2026-09-26T15:16:00Z" w16du:dateUtc="2026-09-26T19:16:00Z"/>
        </w:rPr>
      </w:pPr>
      <w:del w:id="60" w:author="Caio Pizzol" w:date="2026-09-26T15:16:00Z" w16du:dateUtc="2026-09-26T19:16:00Z">
        <w:r>
          <w:delText xml:space="preserve">  - rStyle='SD_RFonts_Theme_MajorAscii' + inline ascii/hAnsi='Courier New' (Latin): </w:delText>
        </w:r>
        <w:r>
          <w:rPr>
            <w:rStyle w:val="SDRFontsThemeMajorAscii"/>
            <w:rFonts w:ascii="Courier New" w:hAnsi="Courier New"/>
          </w:rPr>
          <w:delText>The quick brown fox 123</w:delText>
        </w:r>
      </w:del>
    </w:p>
    <w:p w14:paraId="77D15A62" w14:textId="77777777" w:rsidR="0069292A" w:rsidRDefault="0069292A">
      <w:pPr>
        <w:rPr>
          <w:del w:id="61" w:author="Caio Pizzol" w:date="2026-09-26T15:16:00Z" w16du:dateUtc="2026-09-26T19:16:00Z"/>
        </w:rPr>
      </w:pPr>
    </w:p>
    <w:p w14:paraId="35856780" w14:textId="77777777" w:rsidR="0069292A" w:rsidRDefault="001122AA">
      <w:pPr>
        <w:rPr>
          <w:del w:id="62" w:author="Caio Pizzol" w:date="2026-09-26T15:16:00Z" w16du:dateUtc="2026-09-26T19:16:00Z"/>
        </w:rPr>
      </w:pPr>
      <w:del w:id="63" w:author="Caio Pizzol" w:date="2026-09-26T15:16:00Z" w16du:dateUtc="2026-09-26T19:16:00Z">
        <w:r>
          <w:delText>D) Linked style pair (paragraph+character) with &lt;w:rFonts&gt;:</w:delText>
        </w:r>
      </w:del>
    </w:p>
    <w:p w14:paraId="59E063C1" w14:textId="77777777" w:rsidR="0069292A" w:rsidRDefault="001122AA">
      <w:pPr>
        <w:rPr>
          <w:del w:id="64" w:author="Caio Pizzol" w:date="2026-09-26T15:16:00Z" w16du:dateUtc="2026-09-26T19:16:00Z"/>
        </w:rPr>
      </w:pPr>
      <w:del w:id="65" w:author="Caio Pizzol" w:date="2026-09-26T15:16:00Z" w16du:dateUtc="2026-09-26T19:16:00Z">
        <w:r>
          <w:delText xml:space="preserve">  - rStyle='SD_LinkedRFontsHeadingChar' across scripts: </w:delText>
        </w:r>
        <w:r>
          <w:rPr>
            <w:rStyle w:val="SDLinkedRFontsHeadingChar"/>
          </w:rPr>
          <w:delText xml:space="preserve">The quick brown fox 123 | </w:delText>
        </w:r>
        <w:r>
          <w:rPr>
            <w:rStyle w:val="SDLinkedRFontsHeadingChar"/>
          </w:rPr>
          <w:delText>日本語のサンプル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テキスト</w:delText>
        </w:r>
        <w:r>
          <w:rPr>
            <w:rStyle w:val="SDLinkedRFontsHeadingChar"/>
          </w:rPr>
          <w:delText xml:space="preserve"> | </w:delText>
        </w:r>
        <w:r>
          <w:rPr>
            <w:rStyle w:val="SDLinkedRFontsHeadingChar"/>
          </w:rPr>
          <w:delText>العربية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تجربة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نصية</w:delText>
        </w:r>
      </w:del>
    </w:p>
    <w:p w14:paraId="105FBD2E" w14:textId="77777777" w:rsidR="0069292A" w:rsidRDefault="001122AA">
      <w:pPr>
        <w:pStyle w:val="SDLinkedRFontsHeading"/>
        <w:rPr>
          <w:del w:id="66" w:author="Caio Pizzol" w:date="2026-09-26T15:16:00Z" w16du:dateUtc="2026-09-26T19:16:00Z"/>
        </w:rPr>
      </w:pPr>
      <w:del w:id="67" w:author="Caio Pizzol" w:date="2026-09-26T15:16:00Z" w16du:dateUtc="2026-09-26T19:16:00Z">
        <w:r>
          <w:delText xml:space="preserve">  - pStyle='SD_LinkedRFontsHeading' + inline ascii='Courier New' on part: </w:delText>
        </w:r>
        <w:r>
          <w:rPr>
            <w:rFonts w:ascii="Courier New" w:hAnsi="Courier New"/>
          </w:rPr>
          <w:delText>The quick brown fox 123 (inline Courier New)</w:delText>
        </w:r>
      </w:del>
    </w:p>
    <w:p w14:paraId="43E94DED" w14:textId="77777777" w:rsidR="0069292A" w:rsidRDefault="0069292A">
      <w:pPr>
        <w:rPr>
          <w:del w:id="68" w:author="Caio Pizzol" w:date="2026-09-26T15:16:00Z" w16du:dateUtc="2026-09-26T19:16:00Z"/>
        </w:rPr>
      </w:pPr>
    </w:p>
    <w:p w14:paraId="685F4A1F" w14:textId="77777777" w:rsidR="0069292A" w:rsidRDefault="001122AA">
      <w:pPr>
        <w:rPr>
          <w:del w:id="69" w:author="Caio Pizzol" w:date="2026-09-26T15:16:00Z" w16du:dateUtc="2026-09-26T19:16:00Z"/>
        </w:rPr>
      </w:pPr>
      <w:del w:id="70" w:author="Caio Pizzol" w:date="2026-09-26T15:16:00Z" w16du:dateUtc="2026-09-26T19:16:00Z">
        <w:r>
          <w:delText>E) Table samples (Latin / Japanese / Arabic):</w:delText>
        </w:r>
      </w:del>
    </w:p>
    <w:tbl>
      <w:tblPr>
        <w:bidiVisual/>
        <w:tblW w:w="0" w:type="auto"/>
        <w:tblLayout w:type="fixed"/>
        <w:tblLook w:val="0000" w:firstRow="0" w:lastRow="0" w:firstColumn="0" w:lastColumn="0" w:noHBand="0" w:noVBand="0"/>
        <w:tblPrChange w:id="71" w:author="Caio Pizzol" w:date="2026-09-26T15:16:00Z" w16du:dateUtc="2026-09-26T19:16:00Z">
          <w:tblPr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72">
          <w:tblGrid>
            <w:gridCol w:w="3120"/>
            <w:gridCol w:w="1560"/>
            <w:gridCol w:w="1560"/>
            <w:gridCol w:w="3120"/>
          </w:tblGrid>
        </w:tblGridChange>
      </w:tblGrid>
      <w:tr w:rsidR="0069292A" w14:paraId="0FCBDB9E" w14:textId="3F5F0059" w:rsidTr="00232797">
        <w:tc>
          <w:tcPr>
            <w:tcW w:w="3120" w:type="dxa"/>
            <w:tcPrChange w:id="73" w:author="Caio Pizzol" w:date="2026-09-26T15:16:00Z" w16du:dateUtc="2026-09-26T19:16:00Z">
              <w:tcPr>
                <w:tcW w:w="4680" w:type="dxa"/>
                <w:gridSpan w:val="2"/>
              </w:tcPr>
            </w:tcPrChange>
          </w:tcPr>
          <w:p w14:paraId="2AAB7CFA" w14:textId="77777777" w:rsidR="0069292A" w:rsidRDefault="00232797" w:rsidP="00232797">
            <w:pPr>
              <w:bidi/>
              <w:pPrChange w:id="74" w:author="Caio Pizzol" w:date="2026-09-26T15:16:00Z" w16du:dateUtc="2026-09-26T19:16:00Z">
                <w:pPr/>
              </w:pPrChange>
            </w:pPr>
            <w:ins w:id="75" w:author="Caio Pizzol" w:date="2026-09-26T15:16:00Z" w16du:dateUtc="2026-09-26T19:16:00Z">
              <w:r>
                <w:t>rtl-r0c0</w:t>
              </w:r>
            </w:ins>
            <w:del w:id="76" w:author="Caio Pizzol" w:date="2026-09-26T15:16:00Z" w16du:dateUtc="2026-09-26T19:16:00Z">
              <w:r w:rsidR="001122AA">
                <w:delText>rStyle=Ascii_Arial (Latin)</w:delText>
              </w:r>
            </w:del>
          </w:p>
        </w:tc>
        <w:tc>
          <w:tcPr>
            <w:tcW w:w="3120" w:type="dxa"/>
            <w:tcPrChange w:id="77" w:author="Caio Pizzol" w:date="2026-09-26T15:16:00Z" w16du:dateUtc="2026-09-26T19:16:00Z">
              <w:tcPr>
                <w:tcW w:w="4680" w:type="dxa"/>
              </w:tcPr>
            </w:tcPrChange>
          </w:tcPr>
          <w:p w14:paraId="0FE64403" w14:textId="77777777" w:rsidR="0069292A" w:rsidRDefault="00232797" w:rsidP="00232797">
            <w:pPr>
              <w:bidi/>
              <w:pPrChange w:id="78" w:author="Caio Pizzol" w:date="2026-09-26T15:16:00Z" w16du:dateUtc="2026-09-26T19:16:00Z">
                <w:pPr/>
              </w:pPrChange>
            </w:pPr>
            <w:ins w:id="79" w:author="Caio Pizzol" w:date="2026-09-26T15:16:00Z" w16du:dateUtc="2026-09-26T19:16:00Z">
              <w:r>
                <w:t>rtl-r0c1</w:t>
              </w:r>
            </w:ins>
            <w:del w:id="80" w:author="Caio Pizzol" w:date="2026-09-26T15:16:00Z" w16du:dateUtc="2026-09-26T19:16:00Z">
              <w:r w:rsidR="001122AA">
                <w:rPr>
                  <w:rStyle w:val="SDRFontsAsciiArial"/>
                </w:rPr>
                <w:delText>The quick brown fox 123</w:delText>
              </w:r>
            </w:del>
          </w:p>
        </w:tc>
        <w:tc>
          <w:tcPr>
            <w:tcW w:w="3120" w:type="dxa"/>
            <w:tcPrChange w:id="81" w:author="Caio Pizzol" w:date="2026-09-26T15:16:00Z" w16du:dateUtc="2026-09-26T19:16:00Z">
              <w:tcPr>
                <w:tcW w:w="3120" w:type="dxa"/>
              </w:tcPr>
            </w:tcPrChange>
          </w:tcPr>
          <w:p w14:paraId="4428D745" w14:textId="435390A8" w:rsidR="00232797" w:rsidRDefault="00232797" w:rsidP="00232797">
            <w:pPr>
              <w:bidi/>
              <w:spacing w:after="160"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  <w:ins w:id="82" w:author="Caio Pizzol" w:date="2026-09-26T15:16:00Z" w16du:dateUtc="2026-09-26T19:16:00Z">
              <w:r>
                <w:t>rtl-r0c2</w:t>
              </w:r>
            </w:ins>
          </w:p>
        </w:tc>
      </w:tr>
      <w:tr w:rsidR="0069292A" w14:paraId="07992B46" w14:textId="5165CAB0" w:rsidTr="00232797">
        <w:tc>
          <w:tcPr>
            <w:tcW w:w="3120" w:type="dxa"/>
            <w:tcPrChange w:id="83" w:author="Caio Pizzol" w:date="2026-09-26T15:16:00Z" w16du:dateUtc="2026-09-26T19:16:00Z">
              <w:tcPr>
                <w:tcW w:w="4680" w:type="dxa"/>
                <w:gridSpan w:val="2"/>
              </w:tcPr>
            </w:tcPrChange>
          </w:tcPr>
          <w:p w14:paraId="48D659A8" w14:textId="77777777" w:rsidR="00232797" w:rsidRDefault="00232797" w:rsidP="00232797">
            <w:pPr>
              <w:bidi/>
              <w:rPr>
                <w:ins w:id="84" w:author="Caio Pizzol" w:date="2026-09-26T15:16:00Z" w16du:dateUtc="2026-09-26T19:16:00Z"/>
              </w:rPr>
            </w:pPr>
            <w:ins w:id="85" w:author="Caio Pizzol" w:date="2026-09-26T15:16:00Z" w16du:dateUtc="2026-09-26T19:16:00Z">
              <w:r>
                <w:t>rtl-r1c0</w:t>
              </w:r>
            </w:ins>
          </w:p>
          <w:p w14:paraId="1AB4FC8A" w14:textId="77777777" w:rsidR="0069292A" w:rsidRDefault="001122AA" w:rsidP="00232797">
            <w:pPr>
              <w:bidi/>
              <w:pPrChange w:id="86" w:author="Caio Pizzol" w:date="2026-09-26T15:16:00Z" w16du:dateUtc="2026-09-26T19:16:00Z">
                <w:pPr/>
              </w:pPrChange>
            </w:pPr>
            <w:del w:id="87" w:author="Caio Pizzol" w:date="2026-09-26T15:16:00Z" w16du:dateUtc="2026-09-26T19:16:00Z">
              <w:r>
                <w:delText>rStyle=EastAsia_Mincho + inline eastAsiaTheme=majorEastAsia</w:delText>
              </w:r>
            </w:del>
          </w:p>
        </w:tc>
        <w:tc>
          <w:tcPr>
            <w:tcW w:w="3120" w:type="dxa"/>
            <w:tcPrChange w:id="88" w:author="Caio Pizzol" w:date="2026-09-26T15:16:00Z" w16du:dateUtc="2026-09-26T19:16:00Z">
              <w:tcPr>
                <w:tcW w:w="4680" w:type="dxa"/>
              </w:tcPr>
            </w:tcPrChange>
          </w:tcPr>
          <w:p w14:paraId="2C490031" w14:textId="77777777" w:rsidR="0069292A" w:rsidRDefault="00232797" w:rsidP="00232797">
            <w:pPr>
              <w:bidi/>
              <w:pPrChange w:id="89" w:author="Caio Pizzol" w:date="2026-09-26T15:16:00Z" w16du:dateUtc="2026-09-26T19:16:00Z">
                <w:pPr/>
              </w:pPrChange>
            </w:pPr>
            <w:ins w:id="90" w:author="Caio Pizzol" w:date="2026-09-26T15:16:00Z" w16du:dateUtc="2026-09-26T19:16:00Z">
              <w:r>
                <w:t>rtl-r1c1</w:t>
              </w:r>
            </w:ins>
            <w:del w:id="91" w:author="Caio Pizzol" w:date="2026-09-26T15:16:00Z" w16du:dateUtc="2026-09-26T19:16:00Z">
              <w:r w:rsidR="001122AA">
                <w:rPr>
                  <w:rStyle w:val="SDRFontsEastAsiaMincho"/>
                  <w:rFonts w:eastAsiaTheme="majorEastAsia"/>
                </w:rPr>
                <w:delText>日本語のサンプル</w:delText>
              </w:r>
              <w:r w:rsidR="001122AA">
                <w:rPr>
                  <w:rStyle w:val="SDRFontsEastAsiaMincho"/>
                  <w:rFonts w:eastAsiaTheme="majorEastAsia"/>
                </w:rPr>
                <w:delText xml:space="preserve"> </w:delText>
              </w:r>
              <w:r w:rsidR="001122AA">
                <w:rPr>
                  <w:rStyle w:val="SDRFontsEastAsiaMincho"/>
                  <w:rFonts w:eastAsiaTheme="majorEastAsia"/>
                </w:rPr>
                <w:delText>テキスト</w:delText>
              </w:r>
            </w:del>
          </w:p>
        </w:tc>
        <w:tc>
          <w:tcPr>
            <w:tcW w:w="3120" w:type="dxa"/>
            <w:tcPrChange w:id="92" w:author="Caio Pizzol" w:date="2026-09-26T15:16:00Z" w16du:dateUtc="2026-09-26T19:16:00Z">
              <w:tcPr>
                <w:tcW w:w="3120" w:type="dxa"/>
              </w:tcPr>
            </w:tcPrChange>
          </w:tcPr>
          <w:p w14:paraId="2800773F" w14:textId="2D7F40F6" w:rsidR="00232797" w:rsidRDefault="00232797" w:rsidP="00232797">
            <w:pPr>
              <w:bidi/>
              <w:spacing w:after="160" w:line="278" w:lineRule="auto"/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  <w:ins w:id="93" w:author="Caio Pizzol" w:date="2026-09-26T15:16:00Z" w16du:dateUtc="2026-09-26T19:16:00Z">
              <w:r>
                <w:t>rtl-r1c2</w:t>
              </w:r>
            </w:ins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9292A" w14:paraId="2CC8B292" w14:textId="77777777">
        <w:trPr>
          <w:del w:id="94" w:author="Caio Pizzol" w:date="2026-09-26T15:16:00Z" w16du:dateUtc="2026-09-26T19:16:00Z"/>
        </w:trPr>
        <w:tc>
          <w:tcPr>
            <w:tcW w:w="4680" w:type="dxa"/>
          </w:tcPr>
          <w:p w14:paraId="1A1DDD3F" w14:textId="77777777" w:rsidR="0069292A" w:rsidRDefault="001122AA">
            <w:pPr>
              <w:rPr>
                <w:del w:id="95" w:author="Caio Pizzol" w:date="2026-09-26T15:16:00Z" w16du:dateUtc="2026-09-26T19:16:00Z"/>
              </w:rPr>
            </w:pPr>
            <w:del w:id="96" w:author="Caio Pizzol" w:date="2026-09-26T15:16:00Z" w16du:dateUtc="2026-09-26T19:16:00Z">
              <w:r>
                <w:delText>rStyle=CS_TNR + inline cs='Arial'</w:delText>
              </w:r>
            </w:del>
          </w:p>
        </w:tc>
        <w:tc>
          <w:tcPr>
            <w:tcW w:w="4680" w:type="dxa"/>
          </w:tcPr>
          <w:p w14:paraId="06BD71F0" w14:textId="77777777" w:rsidR="0069292A" w:rsidRDefault="001122AA">
            <w:pPr>
              <w:rPr>
                <w:del w:id="97" w:author="Caio Pizzol" w:date="2026-09-26T15:16:00Z" w16du:dateUtc="2026-09-26T19:16:00Z"/>
              </w:rPr>
            </w:pPr>
            <w:del w:id="98" w:author="Caio Pizzol" w:date="2026-09-26T15:16:00Z" w16du:dateUtc="2026-09-26T19:16:00Z">
              <w:r>
                <w:rPr>
                  <w:rStyle w:val="SDRFontsCSTNR"/>
                  <w:rFonts w:cs="Arial"/>
                </w:rPr>
                <w:delText>العربية</w:delText>
              </w:r>
              <w:r>
                <w:rPr>
                  <w:rStyle w:val="SDRFontsCSTNR"/>
                  <w:rFonts w:cs="Arial"/>
                </w:rPr>
                <w:delText xml:space="preserve"> </w:delText>
              </w:r>
              <w:r>
                <w:rPr>
                  <w:rStyle w:val="SDRFontsCSTNR"/>
                  <w:rFonts w:cs="Arial"/>
                </w:rPr>
                <w:delText>تجربة</w:delText>
              </w:r>
              <w:r>
                <w:rPr>
                  <w:rStyle w:val="SDRFontsCSTNR"/>
                  <w:rFonts w:cs="Arial"/>
                </w:rPr>
                <w:delText xml:space="preserve"> </w:delText>
              </w:r>
              <w:r>
                <w:rPr>
                  <w:rStyle w:val="SDRFontsCSTNR"/>
                  <w:rFonts w:cs="Arial"/>
                </w:rPr>
                <w:delText>نصية</w:delText>
              </w:r>
            </w:del>
          </w:p>
        </w:tc>
      </w:tr>
    </w:tbl>
    <w:p w14:paraId="2A774F3A" w14:textId="77777777" w:rsidR="00267E6D" w:rsidRDefault="00267E6D"/>
    <w:sectPr w:rsidR="00267E6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158279">
    <w:abstractNumId w:val="8"/>
  </w:num>
  <w:num w:numId="2" w16cid:durableId="1466584617">
    <w:abstractNumId w:val="6"/>
  </w:num>
  <w:num w:numId="3" w16cid:durableId="40567599">
    <w:abstractNumId w:val="5"/>
  </w:num>
  <w:num w:numId="4" w16cid:durableId="1499081826">
    <w:abstractNumId w:val="4"/>
  </w:num>
  <w:num w:numId="5" w16cid:durableId="2077045309">
    <w:abstractNumId w:val="7"/>
  </w:num>
  <w:num w:numId="6" w16cid:durableId="354237808">
    <w:abstractNumId w:val="3"/>
  </w:num>
  <w:num w:numId="7" w16cid:durableId="1437676432">
    <w:abstractNumId w:val="2"/>
  </w:num>
  <w:num w:numId="8" w16cid:durableId="1482311556">
    <w:abstractNumId w:val="1"/>
  </w:num>
  <w:num w:numId="9" w16cid:durableId="100258407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1F9"/>
    <w:rsid w:val="00232797"/>
    <w:rsid w:val="00267E6D"/>
    <w:rsid w:val="0029639D"/>
    <w:rsid w:val="00326F90"/>
    <w:rsid w:val="0069292A"/>
    <w:rsid w:val="00744453"/>
    <w:rsid w:val="007E7BEB"/>
    <w:rsid w:val="00AA1D8D"/>
    <w:rsid w:val="00AF4127"/>
    <w:rsid w:val="00B47730"/>
    <w:rsid w:val="00CB0664"/>
    <w:rsid w:val="00D66F63"/>
    <w:rsid w:val="00DE0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32797"/>
    <w:pPr>
      <w:keepNext/>
      <w:keepLines/>
      <w:spacing w:before="360" w:after="80" w:line="278" w:lineRule="auto"/>
      <w:outlineLvl w:val="0"/>
      <w:pPrChange w:id="0" w:author="Caio Pizzol" w:date="2026-09-26T15:16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Caio Pizzol" w:date="2026-09-26T15:16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97"/>
    <w:pPr>
      <w:keepNext/>
      <w:keepLines/>
      <w:spacing w:before="160" w:after="80" w:line="278" w:lineRule="auto"/>
      <w:outlineLvl w:val="1"/>
      <w:pPrChange w:id="1" w:author="Caio Pizzol" w:date="2026-09-26T15:16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Caio Pizzol" w:date="2026-09-26T15:16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97"/>
    <w:pPr>
      <w:keepNext/>
      <w:keepLines/>
      <w:spacing w:before="160" w:after="80" w:line="278" w:lineRule="auto"/>
      <w:outlineLvl w:val="2"/>
      <w:pPrChange w:id="2" w:author="Caio Pizzol" w:date="2026-09-26T15:16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Caio Pizzol" w:date="2026-09-26T15:16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97"/>
    <w:pPr>
      <w:keepNext/>
      <w:keepLines/>
      <w:spacing w:before="80" w:after="40" w:line="278" w:lineRule="auto"/>
      <w:outlineLvl w:val="3"/>
      <w:pPrChange w:id="3" w:author="Caio Pizzol" w:date="2026-09-26T15:16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Caio Pizzol" w:date="2026-09-26T15:16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97"/>
    <w:pPr>
      <w:keepNext/>
      <w:keepLines/>
      <w:spacing w:before="80" w:after="40" w:line="278" w:lineRule="auto"/>
      <w:outlineLvl w:val="4"/>
      <w:pPrChange w:id="4" w:author="Caio Pizzol" w:date="2026-09-26T15:16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Caio Pizzol" w:date="2026-09-26T15:16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97"/>
    <w:pPr>
      <w:keepNext/>
      <w:keepLines/>
      <w:spacing w:before="40" w:after="0" w:line="278" w:lineRule="auto"/>
      <w:outlineLvl w:val="5"/>
      <w:pPrChange w:id="5" w:author="Caio Pizzol" w:date="2026-09-26T15:16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Caio Pizzol" w:date="2026-09-26T15:16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97"/>
    <w:pPr>
      <w:keepNext/>
      <w:keepLines/>
      <w:spacing w:before="40" w:after="0" w:line="278" w:lineRule="auto"/>
      <w:outlineLvl w:val="6"/>
      <w:pPrChange w:id="6" w:author="Caio Pizzol" w:date="2026-09-26T15:16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Caio Pizzol" w:date="2026-09-26T15:16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97"/>
    <w:pPr>
      <w:keepNext/>
      <w:keepLines/>
      <w:spacing w:after="0" w:line="278" w:lineRule="auto"/>
      <w:outlineLvl w:val="7"/>
      <w:pPrChange w:id="7" w:author="Caio Pizzol" w:date="2026-09-26T15:16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Caio Pizzol" w:date="2026-09-26T15:16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97"/>
    <w:pPr>
      <w:keepNext/>
      <w:keepLines/>
      <w:spacing w:after="0" w:line="278" w:lineRule="auto"/>
      <w:outlineLvl w:val="8"/>
      <w:pPrChange w:id="8" w:author="Caio Pizzol" w:date="2026-09-26T15:16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Caio Pizzol" w:date="2026-09-26T15:16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2797"/>
    <w:pPr>
      <w:spacing w:after="80" w:line="240" w:lineRule="auto"/>
      <w:contextualSpacing/>
      <w:pPrChange w:id="9" w:author="Caio Pizzol" w:date="2026-09-26T15:16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Caio Pizzol" w:date="2026-09-26T15:16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97"/>
    <w:pPr>
      <w:numPr>
        <w:ilvl w:val="1"/>
      </w:numPr>
      <w:spacing w:after="160" w:line="278" w:lineRule="auto"/>
      <w:pPrChange w:id="10" w:author="Caio Pizzol" w:date="2026-09-26T15:16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Caio Pizzol" w:date="2026-09-26T15:16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32797"/>
    <w:pPr>
      <w:spacing w:before="160" w:after="160" w:line="278" w:lineRule="auto"/>
      <w:jc w:val="center"/>
      <w:pPrChange w:id="11" w:author="Caio Pizzol" w:date="2026-09-26T15:16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Caio Pizzol" w:date="2026-09-26T15:16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Caio Pizzol" w:date="2026-09-26T15:16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Caio Pizzol" w:date="2026-09-26T15:16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32797"/>
    <w:rPr>
      <w:i/>
      <w:iCs/>
      <w:color w:val="365F91" w:themeColor="accent1" w:themeShade="BF"/>
      <w:rPrChange w:id="13" w:author="Caio Pizzol" w:date="2026-09-26T15:16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32797"/>
    <w:rPr>
      <w:b/>
      <w:bCs/>
      <w:smallCaps/>
      <w:color w:val="365F91" w:themeColor="accent1" w:themeShade="BF"/>
      <w:spacing w:val="5"/>
      <w:rPrChange w:id="14" w:author="Caio Pizzol" w:date="2026-09-26T15:16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RFontsAsciiArial">
    <w:name w:val="SD_RFonts_Ascii_Arial"/>
    <w:rPr>
      <w:rFonts w:ascii="Arial" w:hAnsi="Arial"/>
    </w:rPr>
  </w:style>
  <w:style w:type="character" w:customStyle="1" w:styleId="SDRFontsEastAsiaMincho">
    <w:name w:val="SD_RFonts_EastAsia_Mincho"/>
    <w:rPr>
      <w:rFonts w:eastAsia="MS Mincho"/>
    </w:rPr>
  </w:style>
  <w:style w:type="character" w:customStyle="1" w:styleId="SDRFontsCSTNR">
    <w:name w:val="SD_RFonts_CS_TNR"/>
    <w:rPr>
      <w:rFonts w:cs="Times New Roman"/>
    </w:rPr>
  </w:style>
  <w:style w:type="character" w:customStyle="1" w:styleId="SDRFontsThemeMajorAscii">
    <w:name w:val="SD_RFonts_Theme_MajorAscii"/>
    <w:rPr>
      <w:rFonts w:asciiTheme="majorHAnsi"/>
    </w:rPr>
  </w:style>
  <w:style w:type="paragraph" w:customStyle="1" w:styleId="SDLinkedRFontsHeading">
    <w:name w:val="SD_LinkedRFontsHeading"/>
    <w:link w:val="SDLinkedRFontsHeadingChar"/>
    <w:rPr>
      <w:rFonts w:ascii="Georgia" w:eastAsiaTheme="majorEastAsia" w:hAnsi="Georgia" w:cs="Times New Roman"/>
    </w:rPr>
  </w:style>
  <w:style w:type="character" w:customStyle="1" w:styleId="SDLinkedRFontsHeadingChar">
    <w:name w:val="SD_LinkedRFontsHeadingChar"/>
    <w:link w:val="SDLinkedRFontsHeading"/>
    <w:rPr>
      <w:rFonts w:ascii="Calibri" w:eastAsia="MS Mincho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2026-09-26T19:16:00Z</dcterms:modified>
  <cp:category/>
</cp:coreProperties>
</file>