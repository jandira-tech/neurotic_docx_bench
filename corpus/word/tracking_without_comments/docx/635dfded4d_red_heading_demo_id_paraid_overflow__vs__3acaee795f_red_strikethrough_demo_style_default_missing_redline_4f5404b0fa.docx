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6C4B11" w14:textId="77777777" w:rsidR="00163EA0" w:rsidRDefault="0026662F">
      <w:r>
        <w:rPr>
          <w:strike/>
          <w:color w:val="C00000"/>
          <w:rPrChange w:id="0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Red </w:t>
      </w:r>
      <w:ins w:id="1" w:author="Author" w:date="2026-06-29T11:17:00Z" w16du:dateUtc="2026-06-29T15:17:00Z">
        <w:r>
          <w:rPr>
            <w:strike/>
            <w:color w:val="C00000"/>
          </w:rPr>
          <w:t>Strikethrough</w:t>
        </w:r>
      </w:ins>
      <w:del w:id="2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Heading</w:delText>
        </w:r>
      </w:del>
      <w:r>
        <w:rPr>
          <w:strike/>
          <w:color w:val="C00000"/>
          <w:rPrChange w:id="3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 Demo</w:t>
      </w:r>
    </w:p>
    <w:p w14:paraId="0788A9D0" w14:textId="77777777" w:rsidR="00163EA0" w:rsidRDefault="0026662F">
      <w:pPr>
        <w:pPrChange w:id="4" w:author="Author" w:date="2026-06-29T11:17:00Z" w16du:dateUtc="2026-06-29T15:17:00Z">
          <w:pPr>
            <w:spacing w:before="400" w:after="120" w:line="240" w:lineRule="auto"/>
          </w:pPr>
        </w:pPrChange>
      </w:pPr>
      <w:r>
        <w:rPr>
          <w:strike/>
          <w:color w:val="C00000"/>
          <w:rPrChange w:id="5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 xml:space="preserve">This document shows </w:t>
      </w:r>
      <w:del w:id="6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 xml:space="preserve">Heading 1 with </w:delText>
        </w:r>
      </w:del>
      <w:r>
        <w:rPr>
          <w:strike/>
          <w:color w:val="C00000"/>
          <w:rPrChange w:id="7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red font color</w:t>
      </w:r>
      <w:ins w:id="8" w:author="Author" w:date="2026-06-29T11:17:00Z" w16du:dateUtc="2026-06-29T15:17:00Z">
        <w:r>
          <w:rPr>
            <w:strike/>
            <w:color w:val="C00000"/>
          </w:rPr>
          <w:t xml:space="preserve"> with strikethrough formatting</w:t>
        </w:r>
      </w:ins>
      <w:r>
        <w:rPr>
          <w:strike/>
          <w:color w:val="C00000"/>
          <w:rPrChange w:id="9" w:author="Author" w:date="2026-06-29T11:17:00Z" w16du:dateUtc="2026-06-29T15:17:00Z">
            <w:rPr>
              <w:rFonts w:ascii="Arial" w:hAnsi="Arial" w:cs="Arial"/>
              <w:b/>
              <w:bCs/>
              <w:color w:val="C00000"/>
              <w:sz w:val="40"/>
              <w:szCs w:val="40"/>
            </w:rPr>
          </w:rPrChange>
        </w:rPr>
        <w:t>.</w:t>
      </w:r>
    </w:p>
    <w:p w14:paraId="20E753DA" w14:textId="77777777" w:rsidR="00163EA0" w:rsidRDefault="0026662F">
      <w:pPr>
        <w:pPrChange w:id="10" w:author="Author" w:date="2026-06-29T11:17:00Z" w16du:dateUtc="2026-06-29T15:17:00Z">
          <w:pPr>
            <w:spacing w:before="400" w:after="120" w:line="240" w:lineRule="auto"/>
          </w:pPr>
        </w:pPrChange>
      </w:pPr>
      <w:ins w:id="11" w:author="Author" w:date="2026-06-29T11:17:00Z" w16du:dateUtc="2026-06-29T15:17:00Z">
        <w:r>
          <w:rPr>
            <w:strike/>
            <w:color w:val="C00000"/>
          </w:rPr>
          <w:t>Red strikethrough text marks content as deleted or rejected.</w:t>
        </w:r>
      </w:ins>
      <w:del w:id="12" w:author="Author" w:date="2026-06-29T11:17:00Z" w16du:dateUtc="2026-06-29T15:17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delText>Red headings create strong visual hierarchy in documents.</w:delText>
        </w:r>
      </w:del>
    </w:p>
    <w:sectPr w:rsidR="00163E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EA0"/>
    <w:rsid w:val="00163EA0"/>
    <w:rsid w:val="0026662F"/>
    <w:rsid w:val="002E3B5C"/>
    <w:rsid w:val="00325BC5"/>
    <w:rsid w:val="00873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622E5A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2026-06-29T15:17:00Z</dcterms:modified>
</cp:coreProperties>
</file>