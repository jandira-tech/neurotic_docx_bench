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F9F93B" w14:textId="77777777" w:rsidR="00E71E94" w:rsidRPr="00FE2E0C" w:rsidRDefault="00E71E94" w:rsidP="00E71E94">
      <w:pPr>
        <w:pStyle w:val="Heading3"/>
        <w:rPr>
          <w:ins w:id="19" w:author="Nick Bernal" w:date="2026-09-26T15:18:00Z" w16du:dateUtc="2026-09-26T19:18:00Z"/>
          <w:sz w:val="20"/>
        </w:rPr>
      </w:pPr>
      <w:ins w:id="20" w:author="Nick Bernal" w:date="2026-09-26T15:18:00Z" w16du:dateUtc="2026-09-26T19:18:00Z">
        <w:r w:rsidRPr="00FE2E0C">
          <w:rPr>
            <w:sz w:val="20"/>
          </w:rPr>
          <w:t>TERM AND TERMINATION</w:t>
        </w:r>
      </w:ins>
    </w:p>
    <w:p w14:paraId="4C22849E" w14:textId="47BBF8A1" w:rsidR="00E71E94" w:rsidRPr="00FE2E0C" w:rsidRDefault="00F10E8A" w:rsidP="00E71E94">
      <w:pPr>
        <w:pStyle w:val="Heading4"/>
        <w:rPr>
          <w:ins w:id="21" w:author="Nick Bernal" w:date="2026-09-26T15:18:00Z" w16du:dateUtc="2026-09-26T19:18:00Z"/>
          <w:sz w:val="20"/>
        </w:rPr>
      </w:pPr>
      <w:ins w:id="22" w:author="Nick Bernal" w:date="2026-09-26T15:18:00Z" w16du:dateUtc="2026-09-26T19:18:00Z">
        <w:r>
          <w:rPr>
            <w:sz w:val="20"/>
          </w:rPr>
          <w:t>1.1</w:t>
        </w:r>
      </w:ins>
    </w:p>
    <w:p w14:paraId="63468A4C" w14:textId="7588A734" w:rsidR="00E71E94" w:rsidRPr="00FE2E0C" w:rsidRDefault="00F10E8A" w:rsidP="00E71E94">
      <w:pPr>
        <w:pStyle w:val="Heading3"/>
        <w:rPr>
          <w:ins w:id="23" w:author="Nick Bernal" w:date="2026-09-26T15:18:00Z" w16du:dateUtc="2026-09-26T19:18:00Z"/>
          <w:sz w:val="20"/>
        </w:rPr>
      </w:pPr>
      <w:ins w:id="24" w:author="Nick Bernal" w:date="2026-09-26T15:18:00Z" w16du:dateUtc="2026-09-26T19:18:00Z">
        <w:r>
          <w:rPr>
            <w:sz w:val="20"/>
          </w:rPr>
          <w:t>TWO</w:t>
        </w:r>
      </w:ins>
    </w:p>
    <w:p w14:paraId="09F37CCC" w14:textId="2D320198" w:rsidR="00E71E94" w:rsidRPr="00177A69" w:rsidRDefault="00F10E8A" w:rsidP="00B9702C">
      <w:pPr>
        <w:pStyle w:val="Heading3"/>
        <w:numPr>
          <w:ilvl w:val="0"/>
          <w:numId w:val="0"/>
        </w:numPr>
        <w:rPr>
          <w:ins w:id="25" w:author="Nick Bernal" w:date="2026-09-26T15:18:00Z" w16du:dateUtc="2026-09-26T19:18:00Z"/>
          <w:b w:val="0"/>
          <w:bCs/>
          <w:sz w:val="20"/>
        </w:rPr>
      </w:pPr>
      <w:ins w:id="26" w:author="Nick Bernal" w:date="2026-09-26T15:18:00Z" w16du:dateUtc="2026-09-26T19:18:00Z">
        <w:r>
          <w:rPr>
            <w:b w:val="0"/>
            <w:bCs/>
            <w:sz w:val="20"/>
          </w:rPr>
          <w:t>NO VALID DEF</w:t>
        </w:r>
      </w:ins>
    </w:p>
    <w:p w14:paraId="5D07448C" w14:textId="79F856F6" w:rsidR="00E71E94" w:rsidRPr="00FE2E0C" w:rsidRDefault="00F10E8A" w:rsidP="00E71E94">
      <w:pPr>
        <w:pStyle w:val="Heading3"/>
        <w:rPr>
          <w:ins w:id="27" w:author="Nick Bernal" w:date="2026-09-26T15:18:00Z" w16du:dateUtc="2026-09-26T19:18:00Z"/>
          <w:sz w:val="20"/>
        </w:rPr>
      </w:pPr>
      <w:ins w:id="28" w:author="Nick Bernal" w:date="2026-09-26T15:18:00Z" w16du:dateUtc="2026-09-26T19:18:00Z">
        <w:r>
          <w:rPr>
            <w:sz w:val="20"/>
          </w:rPr>
          <w:t>THREE</w:t>
        </w:r>
      </w:ins>
    </w:p>
    <w:p w14:paraId="79F39538" w14:textId="77777777" w:rsidR="00E71E94" w:rsidRPr="00FE2E0C" w:rsidRDefault="00E71E94" w:rsidP="00F10E8A">
      <w:pPr>
        <w:jc w:val="both"/>
        <w:rPr>
          <w:ins w:id="29" w:author="Nick Bernal" w:date="2026-09-26T15:18:00Z" w16du:dateUtc="2026-09-26T19:18:00Z"/>
        </w:rPr>
      </w:pPr>
      <w:ins w:id="30" w:author="Nick Bernal" w:date="2026-09-26T15:18:00Z" w16du:dateUtc="2026-09-26T19:18:00Z">
        <w:r w:rsidRPr="00FE2E0C">
          <w:t xml:space="preserve">  </w:t>
        </w:r>
      </w:ins>
    </w:p>
    <w:p w14:paraId="03CEE0E2" w14:textId="504DBCCA" w:rsidR="00DE0A42" w:rsidRDefault="008659AD" w:rsidP="008659AD">
      <w:pPr>
        <w:pStyle w:val="Heading1"/>
        <w:rPr>
          <w:del w:id="31" w:author="Nick Bernal" w:date="2026-09-26T15:18:00Z" w16du:dateUtc="2026-09-26T19:18:00Z"/>
        </w:rPr>
      </w:pPr>
      <w:del w:id="32" w:author="Nick Bernal" w:date="2026-09-26T15:18:00Z" w16du:dateUtc="2026-09-26T19:18:00Z">
        <w:r>
          <w:delText>SD-2672 merged</w:delText>
        </w:r>
      </w:del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659AD" w14:paraId="5192E672" w14:textId="77777777" w:rsidTr="00A1211A">
        <w:trPr>
          <w:del w:id="33" w:author="Nick Bernal" w:date="2026-09-26T15:18:00Z" w16du:dateUtc="2026-09-26T19:18:00Z"/>
        </w:trPr>
        <w:tc>
          <w:tcPr>
            <w:tcW w:w="6240" w:type="dxa"/>
            <w:gridSpan w:val="2"/>
          </w:tcPr>
          <w:p w14:paraId="71C309DC" w14:textId="559394C2" w:rsidR="008659AD" w:rsidRDefault="008659AD" w:rsidP="008659AD">
            <w:pPr>
              <w:rPr>
                <w:del w:id="34" w:author="Nick Bernal" w:date="2026-09-26T15:18:00Z" w16du:dateUtc="2026-09-26T19:18:00Z"/>
              </w:rPr>
            </w:pPr>
            <w:del w:id="35" w:author="Nick Bernal" w:date="2026-09-26T15:18:00Z" w16du:dateUtc="2026-09-26T19:18:00Z">
              <w:r>
                <w:delText>top-span</w:delText>
              </w:r>
            </w:del>
          </w:p>
        </w:tc>
        <w:tc>
          <w:tcPr>
            <w:tcW w:w="3120" w:type="dxa"/>
          </w:tcPr>
          <w:p w14:paraId="625E2A8A" w14:textId="19BEBFC1" w:rsidR="008659AD" w:rsidRDefault="008659AD" w:rsidP="008659AD">
            <w:pPr>
              <w:rPr>
                <w:del w:id="36" w:author="Nick Bernal" w:date="2026-09-26T15:18:00Z" w16du:dateUtc="2026-09-26T19:18:00Z"/>
              </w:rPr>
            </w:pPr>
            <w:del w:id="37" w:author="Nick Bernal" w:date="2026-09-26T15:18:00Z" w16du:dateUtc="2026-09-26T19:18:00Z">
              <w:r>
                <w:delText>r0c2</w:delText>
              </w:r>
            </w:del>
          </w:p>
        </w:tc>
      </w:tr>
      <w:tr w:rsidR="008659AD" w14:paraId="32CE1234" w14:textId="77777777" w:rsidTr="008659AD">
        <w:trPr>
          <w:del w:id="38" w:author="Nick Bernal" w:date="2026-09-26T15:18:00Z" w16du:dateUtc="2026-09-26T19:18:00Z"/>
        </w:trPr>
        <w:tc>
          <w:tcPr>
            <w:tcW w:w="3120" w:type="dxa"/>
            <w:vMerge w:val="restart"/>
          </w:tcPr>
          <w:p w14:paraId="4F7BAFF9" w14:textId="77777777" w:rsidR="008659AD" w:rsidRDefault="008659AD" w:rsidP="008659AD">
            <w:pPr>
              <w:rPr>
                <w:del w:id="39" w:author="Nick Bernal" w:date="2026-09-26T15:18:00Z" w16du:dateUtc="2026-09-26T19:18:00Z"/>
              </w:rPr>
            </w:pPr>
          </w:p>
          <w:p w14:paraId="0B9F75FD" w14:textId="66B882B8" w:rsidR="008659AD" w:rsidRDefault="008659AD" w:rsidP="008659AD">
            <w:pPr>
              <w:rPr>
                <w:del w:id="40" w:author="Nick Bernal" w:date="2026-09-26T15:18:00Z" w16du:dateUtc="2026-09-26T19:18:00Z"/>
              </w:rPr>
            </w:pPr>
            <w:del w:id="41" w:author="Nick Bernal" w:date="2026-09-26T15:18:00Z" w16du:dateUtc="2026-09-26T19:18:00Z">
              <w:r>
                <w:delText>left-span</w:delText>
              </w:r>
            </w:del>
          </w:p>
        </w:tc>
        <w:tc>
          <w:tcPr>
            <w:tcW w:w="3120" w:type="dxa"/>
          </w:tcPr>
          <w:p w14:paraId="7F7E24D4" w14:textId="32D0FEF3" w:rsidR="008659AD" w:rsidRDefault="008659AD" w:rsidP="008659AD">
            <w:pPr>
              <w:rPr>
                <w:del w:id="42" w:author="Nick Bernal" w:date="2026-09-26T15:18:00Z" w16du:dateUtc="2026-09-26T19:18:00Z"/>
              </w:rPr>
            </w:pPr>
            <w:del w:id="43" w:author="Nick Bernal" w:date="2026-09-26T15:18:00Z" w16du:dateUtc="2026-09-26T19:18:00Z">
              <w:r>
                <w:delText>r1c1</w:delText>
              </w:r>
            </w:del>
          </w:p>
        </w:tc>
        <w:tc>
          <w:tcPr>
            <w:tcW w:w="3120" w:type="dxa"/>
          </w:tcPr>
          <w:p w14:paraId="2557C284" w14:textId="16D17EF4" w:rsidR="008659AD" w:rsidRDefault="008659AD" w:rsidP="008659AD">
            <w:pPr>
              <w:rPr>
                <w:del w:id="44" w:author="Nick Bernal" w:date="2026-09-26T15:18:00Z" w16du:dateUtc="2026-09-26T19:18:00Z"/>
              </w:rPr>
            </w:pPr>
            <w:del w:id="45" w:author="Nick Bernal" w:date="2026-09-26T15:18:00Z" w16du:dateUtc="2026-09-26T19:18:00Z">
              <w:r>
                <w:delText>r1c2</w:delText>
              </w:r>
            </w:del>
          </w:p>
        </w:tc>
      </w:tr>
      <w:tr w:rsidR="008659AD" w14:paraId="1E3BFD33" w14:textId="77777777" w:rsidTr="008659AD">
        <w:trPr>
          <w:del w:id="46" w:author="Nick Bernal" w:date="2026-09-26T15:18:00Z" w16du:dateUtc="2026-09-26T19:18:00Z"/>
        </w:trPr>
        <w:tc>
          <w:tcPr>
            <w:tcW w:w="3120" w:type="dxa"/>
            <w:vMerge/>
          </w:tcPr>
          <w:p w14:paraId="269D1CF9" w14:textId="77777777" w:rsidR="008659AD" w:rsidRDefault="008659AD" w:rsidP="008659AD">
            <w:pPr>
              <w:rPr>
                <w:del w:id="47" w:author="Nick Bernal" w:date="2026-09-26T15:18:00Z" w16du:dateUtc="2026-09-26T19:18:00Z"/>
              </w:rPr>
            </w:pPr>
          </w:p>
        </w:tc>
        <w:tc>
          <w:tcPr>
            <w:tcW w:w="3120" w:type="dxa"/>
          </w:tcPr>
          <w:p w14:paraId="746D4C41" w14:textId="7E0025D6" w:rsidR="008659AD" w:rsidRDefault="008659AD" w:rsidP="008659AD">
            <w:pPr>
              <w:rPr>
                <w:del w:id="48" w:author="Nick Bernal" w:date="2026-09-26T15:18:00Z" w16du:dateUtc="2026-09-26T19:18:00Z"/>
              </w:rPr>
            </w:pPr>
            <w:del w:id="49" w:author="Nick Bernal" w:date="2026-09-26T15:18:00Z" w16du:dateUtc="2026-09-26T19:18:00Z">
              <w:r>
                <w:delText>r2c2</w:delText>
              </w:r>
            </w:del>
          </w:p>
        </w:tc>
        <w:tc>
          <w:tcPr>
            <w:tcW w:w="3120" w:type="dxa"/>
          </w:tcPr>
          <w:p w14:paraId="2013449D" w14:textId="77777777" w:rsidR="008659AD" w:rsidRDefault="008659AD" w:rsidP="008659AD">
            <w:pPr>
              <w:rPr>
                <w:del w:id="50" w:author="Nick Bernal" w:date="2026-09-26T15:18:00Z" w16du:dateUtc="2026-09-26T19:18:00Z"/>
              </w:rPr>
            </w:pPr>
          </w:p>
        </w:tc>
      </w:tr>
    </w:tbl>
    <w:p w14:paraId="14ACE134" w14:textId="77777777" w:rsidR="008659AD" w:rsidRPr="008659AD" w:rsidRDefault="008659AD" w:rsidP="008659AD"/>
    <w:sectPr w:rsidR="008659AD" w:rsidRPr="008659AD">
      <w:headerReference w:type="default" r:id="rId8"/>
      <w:footerReference w:type="default" r:id="rId9"/>
      <w:endnotePr>
        <w:numFmt w:val="decimal"/>
      </w:endnotePr>
      <w:pgSz w:w="12240" w:h="15840"/>
      <w:pgMar w:top="1440" w:right="720" w:bottom="1008" w:left="720" w:header="720" w:footer="720" w:gutter="0"/>
      <w:cols w:space="288"/>
      <w:titlePg/>
      <w:docGrid w:linePitch="0"/>
      <w:sectPrChange w:id="57" w:author="Nick Bernal" w:date="2026-09-26T15:18:00Z" w16du:dateUtc="2026-09-26T19:18:00Z">
        <w:sectPr w:rsidR="008659AD" w:rsidRPr="008659AD">
          <w:endnotePr>
            <w:numFmt w:val="lowerRoman"/>
          </w:endnotePr>
          <w:pgMar w:top="1440" w:right="1440" w:bottom="1440" w:left="1440" w:header="720" w:footer="720" w:gutter="0"/>
          <w:cols w:space="720"/>
          <w:titlePg w:val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7045DFD" w14:textId="77777777" w:rsidR="00E221BE" w:rsidRDefault="00E221BE">
      <w:pPr>
        <w:pPrChange w:id="17" w:author="Nick Bernal" w:date="2026-09-26T15:18:00Z" w16du:dateUtc="2026-09-26T19:18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04CD65FA" w14:textId="77777777" w:rsidR="00E221BE" w:rsidRDefault="00E221BE">
      <w:pPr>
        <w:pPrChange w:id="18" w:author="Nick Bernal" w:date="2026-09-26T15:18:00Z" w16du:dateUtc="2026-09-26T19:18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9A561B" w14:textId="77777777" w:rsidR="00080EEF" w:rsidRDefault="00970201">
    <w:pPr>
      <w:pStyle w:val="zDocID"/>
      <w:framePr w:wrap="around"/>
      <w:rPr>
        <w:ins w:id="51" w:author="Nick Bernal" w:date="2026-09-26T15:18:00Z" w16du:dateUtc="2026-09-26T19:18:00Z"/>
      </w:rPr>
    </w:pPr>
    <w:ins w:id="52" w:author="Nick Bernal" w:date="2026-09-26T15:18:00Z" w16du:dateUtc="2026-09-26T19:18:00Z">
      <w:r>
        <w:rPr>
          <w:b/>
          <w:sz w:val="18"/>
        </w:rPr>
        <w:tab/>
      </w:r>
    </w:ins>
  </w:p>
  <w:p w14:paraId="00E60980" w14:textId="77777777" w:rsidR="00080EEF" w:rsidRDefault="00970201">
    <w:pPr>
      <w:pStyle w:val="Footer"/>
      <w:tabs>
        <w:tab w:val="clear" w:pos="4320"/>
        <w:tab w:val="center" w:pos="5400"/>
      </w:tabs>
      <w:spacing w:line="200" w:lineRule="exact"/>
      <w:rPr>
        <w:ins w:id="53" w:author="Nick Bernal" w:date="2026-09-26T15:18:00Z" w16du:dateUtc="2026-09-26T19:18:00Z"/>
        <w:rStyle w:val="PageNumber"/>
      </w:rPr>
    </w:pPr>
    <w:ins w:id="54" w:author="Nick Bernal" w:date="2026-09-26T15:18:00Z" w16du:dateUtc="2026-09-26T19:18:00Z">
      <w:r>
        <w:rPr>
          <w:sz w:val="16"/>
        </w:rPr>
        <w:tab/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4</w:t>
      </w:r>
      <w:r>
        <w:rPr>
          <w:rStyle w:val="PageNumber"/>
        </w:rPr>
        <w:fldChar w:fldCharType="end"/>
      </w:r>
    </w:ins>
  </w:p>
  <w:p w14:paraId="0307A9AB" w14:textId="77777777" w:rsidR="00433231" w:rsidRDefault="00433231">
    <w:pPr>
      <w:pStyle w:val="Footer"/>
      <w:tabs>
        <w:tab w:val="clear" w:pos="4320"/>
        <w:tab w:val="center" w:pos="5400"/>
      </w:tabs>
      <w:spacing w:line="200" w:lineRule="exact"/>
      <w:rPr>
        <w:rStyle w:val="PageNumber"/>
        <w:rPrChange w:id="55" w:author="Nick Bernal" w:date="2026-09-26T15:18:00Z" w16du:dateUtc="2026-09-26T19:18:00Z">
          <w:rPr/>
        </w:rPrChange>
      </w:rPr>
      <w:pPrChange w:id="56" w:author="Nick Bernal" w:date="2026-09-26T15:18:00Z" w16du:dateUtc="2026-09-26T19:18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EA7867D" w14:textId="77777777" w:rsidR="00E221BE" w:rsidRDefault="00E221BE">
      <w:pPr>
        <w:pPrChange w:id="15" w:author="Nick Bernal" w:date="2026-09-26T15:18:00Z" w16du:dateUtc="2026-09-26T19:18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6D7D32EE" w14:textId="77777777" w:rsidR="00E221BE" w:rsidRDefault="00E221BE">
      <w:pPr>
        <w:pPrChange w:id="16" w:author="Nick Bernal" w:date="2026-09-26T15:18:00Z" w16du:dateUtc="2026-09-26T19:18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61607E" w14:textId="77777777" w:rsidR="00433231" w:rsidRDefault="004332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15D6F33"/>
    <w:multiLevelType w:val="multilevel"/>
    <w:tmpl w:val="8C34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993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9AD"/>
    <w:rsid w:val="00002911"/>
    <w:rsid w:val="000132DB"/>
    <w:rsid w:val="000159A3"/>
    <w:rsid w:val="000166A5"/>
    <w:rsid w:val="0001771D"/>
    <w:rsid w:val="00023DD7"/>
    <w:rsid w:val="000264C3"/>
    <w:rsid w:val="0004238E"/>
    <w:rsid w:val="0004281C"/>
    <w:rsid w:val="00053039"/>
    <w:rsid w:val="00054996"/>
    <w:rsid w:val="00056E88"/>
    <w:rsid w:val="00061111"/>
    <w:rsid w:val="00070F0D"/>
    <w:rsid w:val="00080EEF"/>
    <w:rsid w:val="00080FEE"/>
    <w:rsid w:val="0009088A"/>
    <w:rsid w:val="0009235F"/>
    <w:rsid w:val="000B58DE"/>
    <w:rsid w:val="000C62FA"/>
    <w:rsid w:val="000C772E"/>
    <w:rsid w:val="000C77FD"/>
    <w:rsid w:val="001100CE"/>
    <w:rsid w:val="001217B5"/>
    <w:rsid w:val="0012311D"/>
    <w:rsid w:val="001245B5"/>
    <w:rsid w:val="0012520D"/>
    <w:rsid w:val="001329F4"/>
    <w:rsid w:val="001416AE"/>
    <w:rsid w:val="00154FFA"/>
    <w:rsid w:val="001627F8"/>
    <w:rsid w:val="001713F8"/>
    <w:rsid w:val="00177A69"/>
    <w:rsid w:val="00181890"/>
    <w:rsid w:val="00181D0B"/>
    <w:rsid w:val="001A1D98"/>
    <w:rsid w:val="001B6CC0"/>
    <w:rsid w:val="001C0E1E"/>
    <w:rsid w:val="001C5B40"/>
    <w:rsid w:val="001E6707"/>
    <w:rsid w:val="001F1128"/>
    <w:rsid w:val="002031F9"/>
    <w:rsid w:val="00217D36"/>
    <w:rsid w:val="002233FF"/>
    <w:rsid w:val="002443E0"/>
    <w:rsid w:val="00251BE4"/>
    <w:rsid w:val="002525CF"/>
    <w:rsid w:val="00252C4B"/>
    <w:rsid w:val="00272004"/>
    <w:rsid w:val="002727E6"/>
    <w:rsid w:val="00292731"/>
    <w:rsid w:val="0029735A"/>
    <w:rsid w:val="002A05F2"/>
    <w:rsid w:val="002B0FAB"/>
    <w:rsid w:val="002B44D3"/>
    <w:rsid w:val="002D0E64"/>
    <w:rsid w:val="00303AE6"/>
    <w:rsid w:val="00310699"/>
    <w:rsid w:val="00315029"/>
    <w:rsid w:val="00317229"/>
    <w:rsid w:val="00322F19"/>
    <w:rsid w:val="00350BD8"/>
    <w:rsid w:val="00352663"/>
    <w:rsid w:val="0036719A"/>
    <w:rsid w:val="003A1CB9"/>
    <w:rsid w:val="003C1571"/>
    <w:rsid w:val="003C5096"/>
    <w:rsid w:val="003E16C0"/>
    <w:rsid w:val="003E26F8"/>
    <w:rsid w:val="003F1F32"/>
    <w:rsid w:val="003F60F6"/>
    <w:rsid w:val="00407DBD"/>
    <w:rsid w:val="004326C4"/>
    <w:rsid w:val="00433231"/>
    <w:rsid w:val="00435442"/>
    <w:rsid w:val="00452071"/>
    <w:rsid w:val="0045405F"/>
    <w:rsid w:val="004813AA"/>
    <w:rsid w:val="004A7943"/>
    <w:rsid w:val="004C114D"/>
    <w:rsid w:val="004D204B"/>
    <w:rsid w:val="004D4E01"/>
    <w:rsid w:val="004F2F7B"/>
    <w:rsid w:val="005012F4"/>
    <w:rsid w:val="005141E6"/>
    <w:rsid w:val="00522712"/>
    <w:rsid w:val="005231C1"/>
    <w:rsid w:val="005233C6"/>
    <w:rsid w:val="0052772F"/>
    <w:rsid w:val="00552D07"/>
    <w:rsid w:val="00554D92"/>
    <w:rsid w:val="00555519"/>
    <w:rsid w:val="00581110"/>
    <w:rsid w:val="00584C39"/>
    <w:rsid w:val="00592B0D"/>
    <w:rsid w:val="005D6894"/>
    <w:rsid w:val="005D7802"/>
    <w:rsid w:val="005E28B1"/>
    <w:rsid w:val="005F4612"/>
    <w:rsid w:val="005F608C"/>
    <w:rsid w:val="005F7D32"/>
    <w:rsid w:val="00612713"/>
    <w:rsid w:val="006263D6"/>
    <w:rsid w:val="006271A4"/>
    <w:rsid w:val="00634D93"/>
    <w:rsid w:val="00640AB9"/>
    <w:rsid w:val="00651141"/>
    <w:rsid w:val="00662745"/>
    <w:rsid w:val="00671BC4"/>
    <w:rsid w:val="00681561"/>
    <w:rsid w:val="0068238A"/>
    <w:rsid w:val="00694276"/>
    <w:rsid w:val="006A5F48"/>
    <w:rsid w:val="006F4F42"/>
    <w:rsid w:val="006F5DE3"/>
    <w:rsid w:val="00703E5A"/>
    <w:rsid w:val="00705A38"/>
    <w:rsid w:val="00721B35"/>
    <w:rsid w:val="007373AB"/>
    <w:rsid w:val="00744453"/>
    <w:rsid w:val="007456F1"/>
    <w:rsid w:val="00761C7C"/>
    <w:rsid w:val="00767E8A"/>
    <w:rsid w:val="00776B6C"/>
    <w:rsid w:val="007823B5"/>
    <w:rsid w:val="00796A21"/>
    <w:rsid w:val="007B1E30"/>
    <w:rsid w:val="007C2166"/>
    <w:rsid w:val="007D086B"/>
    <w:rsid w:val="007D4FBE"/>
    <w:rsid w:val="007D5486"/>
    <w:rsid w:val="007D5E03"/>
    <w:rsid w:val="007D5F48"/>
    <w:rsid w:val="007F28BB"/>
    <w:rsid w:val="007F4887"/>
    <w:rsid w:val="0081091C"/>
    <w:rsid w:val="00816E67"/>
    <w:rsid w:val="00822A1F"/>
    <w:rsid w:val="00825A4B"/>
    <w:rsid w:val="00840166"/>
    <w:rsid w:val="008659AD"/>
    <w:rsid w:val="008770C1"/>
    <w:rsid w:val="00877427"/>
    <w:rsid w:val="00885269"/>
    <w:rsid w:val="00892D47"/>
    <w:rsid w:val="008B2DA3"/>
    <w:rsid w:val="008C784B"/>
    <w:rsid w:val="008E5D49"/>
    <w:rsid w:val="008E6A43"/>
    <w:rsid w:val="008F3E24"/>
    <w:rsid w:val="00903B82"/>
    <w:rsid w:val="00916A5A"/>
    <w:rsid w:val="00927849"/>
    <w:rsid w:val="0093269E"/>
    <w:rsid w:val="00945891"/>
    <w:rsid w:val="00952BBA"/>
    <w:rsid w:val="009544E9"/>
    <w:rsid w:val="00954C17"/>
    <w:rsid w:val="00964B42"/>
    <w:rsid w:val="00970201"/>
    <w:rsid w:val="009B5497"/>
    <w:rsid w:val="009B7121"/>
    <w:rsid w:val="009D1506"/>
    <w:rsid w:val="009E0A1F"/>
    <w:rsid w:val="00A01074"/>
    <w:rsid w:val="00A1048F"/>
    <w:rsid w:val="00A10790"/>
    <w:rsid w:val="00A23362"/>
    <w:rsid w:val="00A37C6A"/>
    <w:rsid w:val="00A47063"/>
    <w:rsid w:val="00A5676F"/>
    <w:rsid w:val="00A57391"/>
    <w:rsid w:val="00A6581B"/>
    <w:rsid w:val="00AB6D45"/>
    <w:rsid w:val="00AC62D3"/>
    <w:rsid w:val="00AE72BF"/>
    <w:rsid w:val="00AF4127"/>
    <w:rsid w:val="00B12D7E"/>
    <w:rsid w:val="00B13F16"/>
    <w:rsid w:val="00B22F6A"/>
    <w:rsid w:val="00B311FA"/>
    <w:rsid w:val="00B369B5"/>
    <w:rsid w:val="00B42232"/>
    <w:rsid w:val="00B63B39"/>
    <w:rsid w:val="00B704D1"/>
    <w:rsid w:val="00B74C0E"/>
    <w:rsid w:val="00B93A73"/>
    <w:rsid w:val="00B9702C"/>
    <w:rsid w:val="00BB21D2"/>
    <w:rsid w:val="00BB3436"/>
    <w:rsid w:val="00BB397E"/>
    <w:rsid w:val="00BD114D"/>
    <w:rsid w:val="00BE36D3"/>
    <w:rsid w:val="00C126F3"/>
    <w:rsid w:val="00C2771A"/>
    <w:rsid w:val="00C40F04"/>
    <w:rsid w:val="00C47A69"/>
    <w:rsid w:val="00C5312F"/>
    <w:rsid w:val="00C63B4F"/>
    <w:rsid w:val="00C76031"/>
    <w:rsid w:val="00C8545B"/>
    <w:rsid w:val="00CA6016"/>
    <w:rsid w:val="00CA6DE7"/>
    <w:rsid w:val="00CB4AF2"/>
    <w:rsid w:val="00CB6FC9"/>
    <w:rsid w:val="00CD593B"/>
    <w:rsid w:val="00CE59CF"/>
    <w:rsid w:val="00CF103A"/>
    <w:rsid w:val="00CF3361"/>
    <w:rsid w:val="00D03EAA"/>
    <w:rsid w:val="00D05E14"/>
    <w:rsid w:val="00D105E8"/>
    <w:rsid w:val="00D13096"/>
    <w:rsid w:val="00D14459"/>
    <w:rsid w:val="00D217B9"/>
    <w:rsid w:val="00D328A9"/>
    <w:rsid w:val="00D40D75"/>
    <w:rsid w:val="00D431B0"/>
    <w:rsid w:val="00D5338D"/>
    <w:rsid w:val="00D65720"/>
    <w:rsid w:val="00D6791D"/>
    <w:rsid w:val="00D67AA2"/>
    <w:rsid w:val="00D908DF"/>
    <w:rsid w:val="00D95EAB"/>
    <w:rsid w:val="00DA18BA"/>
    <w:rsid w:val="00DA2792"/>
    <w:rsid w:val="00DA5F15"/>
    <w:rsid w:val="00DC4236"/>
    <w:rsid w:val="00DD679C"/>
    <w:rsid w:val="00DD7ABE"/>
    <w:rsid w:val="00DE0A42"/>
    <w:rsid w:val="00DE5268"/>
    <w:rsid w:val="00DE7A53"/>
    <w:rsid w:val="00DF5AE1"/>
    <w:rsid w:val="00E07FFC"/>
    <w:rsid w:val="00E20231"/>
    <w:rsid w:val="00E21C9D"/>
    <w:rsid w:val="00E221BE"/>
    <w:rsid w:val="00E34AD1"/>
    <w:rsid w:val="00E35AC2"/>
    <w:rsid w:val="00E47AC6"/>
    <w:rsid w:val="00E517F1"/>
    <w:rsid w:val="00E5267E"/>
    <w:rsid w:val="00E546AB"/>
    <w:rsid w:val="00E63F19"/>
    <w:rsid w:val="00E71E94"/>
    <w:rsid w:val="00E91A5A"/>
    <w:rsid w:val="00E957E4"/>
    <w:rsid w:val="00EB009F"/>
    <w:rsid w:val="00EB6EB6"/>
    <w:rsid w:val="00ED2F4B"/>
    <w:rsid w:val="00ED39C4"/>
    <w:rsid w:val="00ED3CA6"/>
    <w:rsid w:val="00EF637C"/>
    <w:rsid w:val="00F10353"/>
    <w:rsid w:val="00F10E8A"/>
    <w:rsid w:val="00F11061"/>
    <w:rsid w:val="00F23E87"/>
    <w:rsid w:val="00F3194E"/>
    <w:rsid w:val="00F37CA8"/>
    <w:rsid w:val="00F43385"/>
    <w:rsid w:val="00F43F8A"/>
    <w:rsid w:val="00F45E71"/>
    <w:rsid w:val="00F478AB"/>
    <w:rsid w:val="00F631EE"/>
    <w:rsid w:val="00FB4493"/>
    <w:rsid w:val="00FD550C"/>
    <w:rsid w:val="00FD63A4"/>
    <w:rsid w:val="00FE2268"/>
    <w:rsid w:val="00FF6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39C66"/>
  <w15:chartTrackingRefBased/>
  <w15:docId w15:val="{1432E53D-7657-46E5-818B-6D73D930B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E94"/>
    <w:pPr>
      <w:widowControl w:val="0"/>
      <w:spacing w:after="0" w:line="240" w:lineRule="auto"/>
      <w:pPrChange w:id="0" w:author="Nick Bernal" w:date="2026-09-26T15:18:00Z">
        <w:pPr>
          <w:spacing w:after="160" w:line="278" w:lineRule="auto"/>
        </w:pPr>
      </w:pPrChange>
    </w:pPr>
    <w:rPr>
      <w:rFonts w:ascii="Times New Roman" w:eastAsia="Times New Roman" w:hAnsi="Times New Roman" w:cs="Times New Roman"/>
      <w:kern w:val="0"/>
      <w:sz w:val="20"/>
      <w:szCs w:val="20"/>
      <w:lang w:eastAsia="ja-JP"/>
      <w14:ligatures w14:val="none"/>
      <w:rPrChange w:id="0" w:author="Nick Bernal" w:date="2026-09-26T15:18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qFormat/>
    <w:rsid w:val="00E71E94"/>
    <w:pPr>
      <w:keepNext/>
      <w:spacing w:before="240" w:after="60"/>
      <w:outlineLvl w:val="0"/>
      <w:pPrChange w:id="1" w:author="Nick Bernal" w:date="2026-09-26T15:18:00Z">
        <w:pPr>
          <w:keepNext/>
          <w:keepLines/>
          <w:widowControl w:val="0"/>
          <w:spacing w:before="360" w:after="80"/>
          <w:outlineLvl w:val="0"/>
        </w:pPr>
      </w:pPrChange>
    </w:pPr>
    <w:rPr>
      <w:rFonts w:ascii="Arial" w:hAnsi="Arial"/>
      <w:b/>
      <w:kern w:val="28"/>
      <w:sz w:val="28"/>
      <w:rPrChange w:id="1" w:author="Nick Bernal" w:date="2026-09-26T15:18:00Z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 w:eastAsia="ja-JP" w:bidi="ar-SA"/>
        </w:rPr>
      </w:rPrChange>
    </w:rPr>
  </w:style>
  <w:style w:type="paragraph" w:styleId="Heading2">
    <w:name w:val="heading 2"/>
    <w:basedOn w:val="Normal"/>
    <w:next w:val="Normal"/>
    <w:link w:val="Heading2Char"/>
    <w:qFormat/>
    <w:rsid w:val="00E71E94"/>
    <w:pPr>
      <w:keepNext/>
      <w:numPr>
        <w:ilvl w:val="1"/>
      </w:numPr>
      <w:tabs>
        <w:tab w:val="left" w:pos="270"/>
        <w:tab w:val="num" w:pos="1800"/>
      </w:tabs>
      <w:ind w:firstLine="1440"/>
      <w:jc w:val="center"/>
      <w:outlineLvl w:val="1"/>
      <w:pPrChange w:id="2" w:author="Nick Bernal" w:date="2026-09-26T15:18:00Z">
        <w:pPr>
          <w:keepNext/>
          <w:keepLines/>
          <w:widowControl w:val="0"/>
          <w:spacing w:before="160" w:after="80"/>
          <w:outlineLvl w:val="1"/>
        </w:pPr>
      </w:pPrChange>
    </w:pPr>
    <w:rPr>
      <w:b/>
      <w:sz w:val="24"/>
      <w:rPrChange w:id="2" w:author="Nick Bernal" w:date="2026-09-26T15:18:00Z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 w:eastAsia="ja-JP" w:bidi="ar-SA"/>
        </w:rPr>
      </w:rPrChange>
    </w:rPr>
  </w:style>
  <w:style w:type="paragraph" w:styleId="Heading3">
    <w:name w:val="heading 3"/>
    <w:basedOn w:val="Normal"/>
    <w:next w:val="Normal"/>
    <w:link w:val="Heading3Char"/>
    <w:qFormat/>
    <w:rsid w:val="00E71E94"/>
    <w:pPr>
      <w:widowControl/>
      <w:numPr>
        <w:ilvl w:val="2"/>
      </w:numPr>
      <w:suppressAutoHyphens/>
      <w:spacing w:after="120"/>
      <w:outlineLvl w:val="2"/>
      <w:pPrChange w:id="3" w:author="Nick Bernal" w:date="2026-09-26T15:18:00Z">
        <w:pPr>
          <w:keepNext/>
          <w:keepLines/>
          <w:widowControl w:val="0"/>
          <w:spacing w:before="160" w:after="80"/>
          <w:outlineLvl w:val="2"/>
        </w:pPr>
      </w:pPrChange>
    </w:pPr>
    <w:rPr>
      <w:b/>
      <w:sz w:val="16"/>
      <w:rPrChange w:id="3" w:author="Nick Bernal" w:date="2026-09-26T15:18:00Z">
        <w:rPr>
          <w:rFonts w:eastAsiaTheme="majorEastAsia" w:cstheme="majorBidi"/>
          <w:color w:val="0F4761" w:themeColor="accent1" w:themeShade="BF"/>
          <w:sz w:val="28"/>
          <w:szCs w:val="28"/>
          <w:lang w:val="en-US" w:eastAsia="ja-JP" w:bidi="ar-SA"/>
        </w:rPr>
      </w:rPrChange>
    </w:rPr>
  </w:style>
  <w:style w:type="paragraph" w:styleId="Heading4">
    <w:name w:val="heading 4"/>
    <w:basedOn w:val="Normal"/>
    <w:next w:val="Normal"/>
    <w:link w:val="Heading4Char"/>
    <w:qFormat/>
    <w:rsid w:val="00E71E94"/>
    <w:pPr>
      <w:widowControl/>
      <w:numPr>
        <w:ilvl w:val="3"/>
      </w:numPr>
      <w:suppressAutoHyphens/>
      <w:spacing w:after="120"/>
      <w:jc w:val="both"/>
      <w:outlineLvl w:val="3"/>
      <w:pPrChange w:id="4" w:author="Nick Bernal" w:date="2026-09-26T15:18:00Z">
        <w:pPr>
          <w:keepNext/>
          <w:keepLines/>
          <w:widowControl w:val="0"/>
          <w:spacing w:before="80" w:after="40"/>
          <w:outlineLvl w:val="3"/>
        </w:pPr>
      </w:pPrChange>
    </w:pPr>
    <w:rPr>
      <w:sz w:val="16"/>
      <w:rPrChange w:id="4" w:author="Nick Bernal" w:date="2026-09-26T15:18:00Z">
        <w:rPr>
          <w:rFonts w:eastAsiaTheme="majorEastAsia" w:cstheme="majorBidi"/>
          <w:i/>
          <w:iCs/>
          <w:color w:val="0F4761" w:themeColor="accent1" w:themeShade="BF"/>
          <w:lang w:val="en-US" w:eastAsia="ja-JP" w:bidi="ar-SA"/>
        </w:rPr>
      </w:rPrChange>
    </w:rPr>
  </w:style>
  <w:style w:type="paragraph" w:styleId="Heading5">
    <w:name w:val="heading 5"/>
    <w:basedOn w:val="Normal"/>
    <w:next w:val="Normal"/>
    <w:link w:val="Heading5Char"/>
    <w:qFormat/>
    <w:rsid w:val="00E71E94"/>
    <w:pPr>
      <w:numPr>
        <w:ilvl w:val="4"/>
      </w:numPr>
      <w:tabs>
        <w:tab w:val="num" w:pos="4320"/>
      </w:tabs>
      <w:spacing w:before="240" w:after="60"/>
      <w:ind w:firstLine="3600"/>
      <w:outlineLvl w:val="4"/>
      <w:pPrChange w:id="5" w:author="Nick Bernal" w:date="2026-09-26T15:18:00Z">
        <w:pPr>
          <w:keepNext/>
          <w:keepLines/>
          <w:widowControl w:val="0"/>
          <w:spacing w:before="80" w:after="40"/>
          <w:outlineLvl w:val="4"/>
        </w:pPr>
      </w:pPrChange>
    </w:pPr>
    <w:rPr>
      <w:sz w:val="22"/>
      <w:rPrChange w:id="5" w:author="Nick Bernal" w:date="2026-09-26T15:18:00Z">
        <w:rPr>
          <w:rFonts w:eastAsiaTheme="majorEastAsia" w:cstheme="majorBidi"/>
          <w:color w:val="0F4761" w:themeColor="accent1" w:themeShade="BF"/>
          <w:lang w:val="en-US" w:eastAsia="ja-JP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9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9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9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9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659AD"/>
    <w:rPr>
      <w:rFonts w:ascii="Arial" w:eastAsia="Times New Roman" w:hAnsi="Arial" w:cs="Times New Roman"/>
      <w:b/>
      <w:kern w:val="28"/>
      <w:sz w:val="28"/>
      <w:szCs w:val="20"/>
      <w:lang w:eastAsia="ja-JP"/>
      <w14:ligatures w14:val="none"/>
    </w:rPr>
  </w:style>
  <w:style w:type="character" w:customStyle="1" w:styleId="Heading2Char">
    <w:name w:val="Heading 2 Char"/>
    <w:basedOn w:val="DefaultParagraphFont"/>
    <w:link w:val="Heading2"/>
    <w:rsid w:val="008659AD"/>
    <w:rPr>
      <w:rFonts w:ascii="Times New Roman" w:eastAsia="Times New Roman" w:hAnsi="Times New Roman" w:cs="Times New Roman"/>
      <w:b/>
      <w:kern w:val="0"/>
      <w:szCs w:val="20"/>
      <w:lang w:eastAsia="ja-JP"/>
      <w14:ligatures w14:val="none"/>
    </w:rPr>
  </w:style>
  <w:style w:type="character" w:customStyle="1" w:styleId="Heading3Char">
    <w:name w:val="Heading 3 Char"/>
    <w:basedOn w:val="DefaultParagraphFont"/>
    <w:link w:val="Heading3"/>
    <w:rsid w:val="008659AD"/>
    <w:rPr>
      <w:rFonts w:ascii="Times New Roman" w:eastAsia="Times New Roman" w:hAnsi="Times New Roman" w:cs="Times New Roman"/>
      <w:b/>
      <w:kern w:val="0"/>
      <w:sz w:val="16"/>
      <w:szCs w:val="20"/>
      <w:lang w:eastAsia="ja-JP"/>
      <w14:ligatures w14:val="none"/>
    </w:rPr>
  </w:style>
  <w:style w:type="character" w:customStyle="1" w:styleId="Heading4Char">
    <w:name w:val="Heading 4 Char"/>
    <w:basedOn w:val="DefaultParagraphFont"/>
    <w:link w:val="Heading4"/>
    <w:rsid w:val="008659AD"/>
    <w:rPr>
      <w:rFonts w:ascii="Times New Roman" w:eastAsia="Times New Roman" w:hAnsi="Times New Roman" w:cs="Times New Roman"/>
      <w:kern w:val="0"/>
      <w:sz w:val="16"/>
      <w:szCs w:val="20"/>
      <w:lang w:eastAsia="ja-JP"/>
      <w14:ligatures w14:val="none"/>
    </w:rPr>
  </w:style>
  <w:style w:type="character" w:customStyle="1" w:styleId="Heading5Char">
    <w:name w:val="Heading 5 Char"/>
    <w:basedOn w:val="DefaultParagraphFont"/>
    <w:link w:val="Heading5"/>
    <w:rsid w:val="008659AD"/>
    <w:rPr>
      <w:rFonts w:ascii="Times New Roman" w:eastAsia="Times New Roman" w:hAnsi="Times New Roman" w:cs="Times New Roman"/>
      <w:kern w:val="0"/>
      <w:sz w:val="22"/>
      <w:szCs w:val="20"/>
      <w:lang w:eastAsia="ja-JP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link w:val="TitleChar"/>
    <w:qFormat/>
    <w:rsid w:val="00E71E94"/>
    <w:pPr>
      <w:spacing w:after="240"/>
      <w:jc w:val="center"/>
      <w:pPrChange w:id="6" w:author="Nick Bernal" w:date="2026-09-26T15:18:00Z">
        <w:pPr>
          <w:widowControl w:val="0"/>
          <w:spacing w:after="80"/>
          <w:contextualSpacing/>
        </w:pPr>
      </w:pPrChange>
    </w:pPr>
    <w:rPr>
      <w:b/>
      <w:kern w:val="28"/>
      <w:u w:val="single"/>
      <w:rPrChange w:id="6" w:author="Nick Bernal" w:date="2026-09-26T15:18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ja-JP" w:bidi="ar-SA"/>
        </w:rPr>
      </w:rPrChange>
    </w:rPr>
  </w:style>
  <w:style w:type="character" w:customStyle="1" w:styleId="TitleChar">
    <w:name w:val="Title Char"/>
    <w:basedOn w:val="DefaultParagraphFont"/>
    <w:link w:val="Title"/>
    <w:rsid w:val="008659AD"/>
    <w:rPr>
      <w:rFonts w:ascii="Times New Roman" w:eastAsia="Times New Roman" w:hAnsi="Times New Roman" w:cs="Times New Roman"/>
      <w:b/>
      <w:kern w:val="28"/>
      <w:sz w:val="20"/>
      <w:szCs w:val="20"/>
      <w:u w:val="single"/>
      <w:lang w:eastAsia="ja-JP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9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E71E94"/>
    <w:pPr>
      <w:tabs>
        <w:tab w:val="center" w:pos="4320"/>
        <w:tab w:val="right" w:pos="8640"/>
      </w:tabs>
      <w:pPrChange w:id="7" w:author="Nick Bernal" w:date="2026-09-26T15:18:00Z">
        <w:pPr>
          <w:widowControl w:val="0"/>
          <w:tabs>
            <w:tab w:val="center" w:pos="4320"/>
            <w:tab w:val="right" w:pos="8640"/>
          </w:tabs>
        </w:pPr>
      </w:pPrChange>
    </w:pPr>
    <w:rPr>
      <w:rPrChange w:id="7" w:author="Nick Bernal" w:date="2026-09-26T15:18:00Z">
        <w:rPr>
          <w:lang w:val="en-US" w:eastAsia="ja-JP" w:bidi="ar-SA"/>
        </w:rPr>
      </w:rPrChange>
    </w:rPr>
  </w:style>
  <w:style w:type="character" w:customStyle="1" w:styleId="HeaderChar">
    <w:name w:val="Header Char"/>
    <w:basedOn w:val="DefaultParagraphFont"/>
    <w:link w:val="Header"/>
    <w:rsid w:val="00433231"/>
    <w:rPr>
      <w:rFonts w:ascii="Times New Roman" w:eastAsia="Times New Roman" w:hAnsi="Times New Roman" w:cs="Times New Roman"/>
      <w:kern w:val="0"/>
      <w:sz w:val="20"/>
      <w:szCs w:val="20"/>
      <w:lang w:eastAsia="ja-JP"/>
      <w14:ligatures w14:val="none"/>
    </w:rPr>
  </w:style>
  <w:style w:type="paragraph" w:styleId="Footer">
    <w:name w:val="footer"/>
    <w:basedOn w:val="Normal"/>
    <w:link w:val="FooterChar"/>
    <w:rsid w:val="00E71E94"/>
    <w:pPr>
      <w:tabs>
        <w:tab w:val="center" w:pos="4320"/>
        <w:tab w:val="right" w:pos="8640"/>
      </w:tabs>
      <w:pPrChange w:id="8" w:author="Nick Bernal" w:date="2026-09-26T15:18:00Z">
        <w:pPr>
          <w:widowControl w:val="0"/>
          <w:tabs>
            <w:tab w:val="center" w:pos="4320"/>
            <w:tab w:val="right" w:pos="8640"/>
          </w:tabs>
        </w:pPr>
      </w:pPrChange>
    </w:pPr>
    <w:rPr>
      <w:rPrChange w:id="8" w:author="Nick Bernal" w:date="2026-09-26T15:18:00Z">
        <w:rPr>
          <w:lang w:val="en-US" w:eastAsia="ja-JP" w:bidi="ar-SA"/>
        </w:rPr>
      </w:rPrChange>
    </w:rPr>
  </w:style>
  <w:style w:type="character" w:customStyle="1" w:styleId="FooterChar">
    <w:name w:val="Footer Char"/>
    <w:basedOn w:val="DefaultParagraphFont"/>
    <w:link w:val="Footer"/>
    <w:rsid w:val="00433231"/>
    <w:rPr>
      <w:rFonts w:ascii="Times New Roman" w:eastAsia="Times New Roman" w:hAnsi="Times New Roman" w:cs="Times New Roman"/>
      <w:kern w:val="0"/>
      <w:sz w:val="20"/>
      <w:szCs w:val="20"/>
      <w:lang w:eastAsia="ja-JP"/>
      <w14:ligatures w14:val="none"/>
    </w:rPr>
  </w:style>
  <w:style w:type="paragraph" w:customStyle="1" w:styleId="Bod">
    <w:name w:val="Bod"/>
    <w:basedOn w:val="Normal"/>
    <w:rsid w:val="00E71E94"/>
    <w:pPr>
      <w:widowControl/>
      <w:suppressAutoHyphens/>
      <w:spacing w:after="240"/>
      <w:ind w:firstLine="720"/>
      <w:jc w:val="both"/>
      <w:pPrChange w:id="9" w:author="Nick Bernal" w:date="2026-09-26T15:18:00Z">
        <w:pPr>
          <w:widowControl w:val="0"/>
          <w:suppressAutoHyphens/>
          <w:spacing w:after="240"/>
          <w:ind w:firstLine="720"/>
          <w:jc w:val="both"/>
        </w:pPr>
      </w:pPrChange>
    </w:pPr>
    <w:rPr>
      <w:sz w:val="24"/>
      <w:rPrChange w:id="9" w:author="Nick Bernal" w:date="2026-09-26T15:18:00Z">
        <w:rPr>
          <w:lang w:val="en-US" w:eastAsia="ja-JP" w:bidi="ar-SA"/>
        </w:rPr>
      </w:rPrChange>
    </w:rPr>
  </w:style>
  <w:style w:type="character" w:styleId="PageNumber">
    <w:name w:val="page number"/>
    <w:rsid w:val="00433231"/>
    <w:rPr>
      <w:rFonts w:ascii="Times New Roman" w:hAnsi="Times New Roman"/>
      <w:sz w:val="24"/>
    </w:rPr>
  </w:style>
  <w:style w:type="paragraph" w:styleId="Caption">
    <w:name w:val="caption"/>
    <w:basedOn w:val="Normal"/>
    <w:next w:val="Normal"/>
    <w:qFormat/>
    <w:rsid w:val="00E71E94"/>
    <w:pPr>
      <w:spacing w:before="120"/>
      <w:jc w:val="center"/>
      <w:pPrChange w:id="10" w:author="Nick Bernal" w:date="2026-09-26T15:18:00Z">
        <w:pPr>
          <w:widowControl w:val="0"/>
          <w:spacing w:before="120"/>
          <w:jc w:val="center"/>
        </w:pPr>
      </w:pPrChange>
    </w:pPr>
    <w:rPr>
      <w:b/>
      <w:rPrChange w:id="10" w:author="Nick Bernal" w:date="2026-09-26T15:18:00Z">
        <w:rPr>
          <w:b/>
          <w:lang w:val="en-US" w:eastAsia="ja-JP" w:bidi="ar-SA"/>
        </w:rPr>
      </w:rPrChange>
    </w:rPr>
  </w:style>
  <w:style w:type="paragraph" w:styleId="BodyTextIndent3">
    <w:name w:val="Body Text Indent 3"/>
    <w:basedOn w:val="Normal"/>
    <w:link w:val="BodyTextIndent3Char"/>
    <w:rsid w:val="00E71E94"/>
    <w:pPr>
      <w:widowControl/>
      <w:suppressAutoHyphens/>
      <w:spacing w:after="240"/>
      <w:ind w:firstLine="720"/>
      <w:jc w:val="both"/>
      <w:pPrChange w:id="11" w:author="Nick Bernal" w:date="2026-09-26T15:18:00Z">
        <w:pPr>
          <w:widowControl w:val="0"/>
          <w:suppressAutoHyphens/>
          <w:spacing w:after="240"/>
          <w:ind w:firstLine="720"/>
          <w:jc w:val="both"/>
        </w:pPr>
      </w:pPrChange>
    </w:pPr>
    <w:rPr>
      <w:sz w:val="16"/>
      <w:rPrChange w:id="11" w:author="Nick Bernal" w:date="2026-09-26T15:18:00Z">
        <w:rPr>
          <w:sz w:val="16"/>
          <w:lang w:val="en-US" w:eastAsia="ja-JP" w:bidi="ar-SA"/>
        </w:rPr>
      </w:rPrChange>
    </w:rPr>
  </w:style>
  <w:style w:type="character" w:customStyle="1" w:styleId="BodyTextIndent3Char">
    <w:name w:val="Body Text Indent 3 Char"/>
    <w:basedOn w:val="DefaultParagraphFont"/>
    <w:link w:val="BodyTextIndent3"/>
    <w:rsid w:val="00433231"/>
    <w:rPr>
      <w:rFonts w:ascii="Times New Roman" w:eastAsia="Times New Roman" w:hAnsi="Times New Roman" w:cs="Times New Roman"/>
      <w:kern w:val="0"/>
      <w:sz w:val="16"/>
      <w:szCs w:val="20"/>
      <w:lang w:eastAsia="ja-JP"/>
      <w14:ligatures w14:val="none"/>
    </w:rPr>
  </w:style>
  <w:style w:type="paragraph" w:customStyle="1" w:styleId="zDocID">
    <w:name w:val="zDocID"/>
    <w:rsid w:val="00E71E94"/>
    <w:pPr>
      <w:framePr w:w="10800" w:hSpace="180" w:vSpace="180" w:wrap="around" w:vAnchor="page" w:hAnchor="page" w:x="721" w:y="14833" w:anchorLock="1"/>
      <w:tabs>
        <w:tab w:val="right" w:pos="10800"/>
      </w:tabs>
      <w:spacing w:after="0" w:line="240" w:lineRule="auto"/>
      <w:pPrChange w:id="12" w:author="Nick Bernal" w:date="2026-09-26T15:18:00Z">
        <w:pPr>
          <w:framePr w:w="10800" w:hSpace="180" w:vSpace="180" w:wrap="around" w:vAnchor="page" w:hAnchor="page" w:x="721" w:y="14833" w:anchorLock="1"/>
          <w:tabs>
            <w:tab w:val="right" w:pos="10800"/>
          </w:tabs>
        </w:pPr>
      </w:pPrChange>
    </w:pPr>
    <w:rPr>
      <w:rFonts w:ascii="Times New Roman" w:eastAsia="Times New Roman" w:hAnsi="Times New Roman" w:cs="Times New Roman"/>
      <w:noProof/>
      <w:kern w:val="0"/>
      <w:sz w:val="16"/>
      <w:szCs w:val="20"/>
      <w:lang w:eastAsia="ja-JP"/>
      <w14:ligatures w14:val="none"/>
      <w:rPrChange w:id="12" w:author="Nick Bernal" w:date="2026-09-26T15:18:00Z">
        <w:rPr>
          <w:noProof/>
          <w:sz w:val="16"/>
          <w:lang w:val="en-US" w:eastAsia="ja-JP" w:bidi="ar-SA"/>
        </w:rPr>
      </w:rPrChange>
    </w:rPr>
  </w:style>
  <w:style w:type="character" w:customStyle="1" w:styleId="DocID">
    <w:name w:val="DocID"/>
    <w:rsid w:val="00433231"/>
    <w:rPr>
      <w:rFonts w:ascii="Times New Roman" w:hAnsi="Times New Roman" w:cs="Times New Roman"/>
      <w:b w:val="0"/>
      <w:i w:val="0"/>
      <w:caps w:val="0"/>
      <w:color w:val="auto"/>
      <w:spacing w:val="0"/>
      <w:sz w:val="16"/>
      <w:u w:val="none"/>
    </w:rPr>
  </w:style>
  <w:style w:type="character" w:styleId="CommentReference">
    <w:name w:val="annotation reference"/>
    <w:rsid w:val="00433231"/>
    <w:rPr>
      <w:sz w:val="18"/>
      <w:szCs w:val="18"/>
    </w:rPr>
  </w:style>
  <w:style w:type="paragraph" w:styleId="CommentText">
    <w:name w:val="annotation text"/>
    <w:basedOn w:val="Normal"/>
    <w:link w:val="CommentTextChar"/>
    <w:rsid w:val="00E71E94"/>
    <w:pPr>
      <w:pPrChange w:id="13" w:author="Nick Bernal" w:date="2026-09-26T15:18:00Z">
        <w:pPr>
          <w:widowControl w:val="0"/>
        </w:pPr>
      </w:pPrChange>
    </w:pPr>
    <w:rPr>
      <w:sz w:val="24"/>
      <w:szCs w:val="24"/>
      <w:rPrChange w:id="13" w:author="Nick Bernal" w:date="2026-09-26T15:18:00Z">
        <w:rPr>
          <w:lang w:val="en-US" w:eastAsia="ja-JP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rsid w:val="00433231"/>
    <w:rPr>
      <w:rFonts w:ascii="Times New Roman" w:eastAsia="Times New Roman" w:hAnsi="Times New Roman" w:cs="Times New Roman"/>
      <w:kern w:val="0"/>
      <w:lang w:eastAsia="ja-JP"/>
      <w14:ligatures w14:val="none"/>
    </w:rPr>
  </w:style>
  <w:style w:type="table" w:styleId="TableGrid">
    <w:name w:val="Table Grid"/>
    <w:basedOn w:val="TableNormal"/>
    <w:rsid w:val="0043323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NZ"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40F04"/>
    <w:pPr>
      <w:spacing w:after="0" w:line="240" w:lineRule="auto"/>
      <w:pPrChange w:id="14" w:author="Nick Bernal" w:date="2026-09-26T15:18:00Z">
        <w:pPr/>
      </w:pPrChange>
    </w:pPr>
    <w:rPr>
      <w:rFonts w:ascii="Times New Roman" w:eastAsia="Times New Roman" w:hAnsi="Times New Roman" w:cs="Times New Roman"/>
      <w:kern w:val="0"/>
      <w:sz w:val="20"/>
      <w:szCs w:val="20"/>
      <w:lang w:eastAsia="ja-JP"/>
      <w14:ligatures w14:val="none"/>
      <w:rPrChange w:id="14" w:author="Nick Bernal" w:date="2026-09-26T15:18:00Z">
        <w:rPr>
          <w:lang w:val="en-US" w:eastAsia="ja-JP" w:bidi="ar-SA"/>
        </w:rPr>
      </w:rPrChange>
    </w:rPr>
  </w:style>
  <w:style w:type="character" w:styleId="PlaceholderText">
    <w:name w:val="Placeholder Text"/>
    <w:basedOn w:val="DefaultParagraphFont"/>
    <w:uiPriority w:val="99"/>
    <w:semiHidden/>
    <w:rsid w:val="0043323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02AEFF-4E70-1E45-B6C5-7F734BCD5A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2026-04-23T16:58:00Z</dcterms:created>
  <dcterms:modified xsi:type="dcterms:W3CDTF">2026-09-26T19:18:00Z</dcterms:modified>
</cp:coreProperties>
</file>