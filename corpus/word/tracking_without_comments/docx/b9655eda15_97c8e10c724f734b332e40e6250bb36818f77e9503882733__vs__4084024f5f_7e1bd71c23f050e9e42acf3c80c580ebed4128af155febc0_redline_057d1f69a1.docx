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DD7A0" w14:textId="77777777" w:rsidR="004B6E72" w:rsidRDefault="004B6E72" w:rsidP="002E24F7">
      <w:pPr>
        <w:rPr>
          <w:ins w:id="32" w:author="Domburg, Marleen" w:date="2026-09-25T20:01:00Z" w16du:dateUtc="2026-09-26T00:01:00Z"/>
          <w:b/>
          <w:sz w:val="24"/>
          <w:szCs w:val="24"/>
          <w:lang w:val="en-GB"/>
        </w:rPr>
      </w:pPr>
    </w:p>
    <w:p w14:paraId="0155F350" w14:textId="77777777" w:rsidR="002E24F7" w:rsidRPr="00CB031E" w:rsidRDefault="004B6E72" w:rsidP="002E24F7">
      <w:pPr>
        <w:pBdr>
          <w:bottom w:val="single" w:sz="6" w:space="1" w:color="auto"/>
        </w:pBdr>
        <w:rPr>
          <w:ins w:id="33" w:author="Domburg, Marleen" w:date="2026-09-25T20:01:00Z" w16du:dateUtc="2026-09-26T00:01:00Z"/>
          <w:b/>
          <w:sz w:val="24"/>
          <w:szCs w:val="24"/>
          <w:lang w:val="nl-NL"/>
        </w:rPr>
      </w:pPr>
      <w:ins w:id="34" w:author="Domburg, Marleen" w:date="2026-09-25T20:01:00Z" w16du:dateUtc="2026-09-26T00:01:00Z">
        <w:r w:rsidRPr="00CB031E">
          <w:rPr>
            <w:b/>
            <w:sz w:val="24"/>
            <w:szCs w:val="24"/>
            <w:lang w:val="nl-NL"/>
          </w:rPr>
          <w:t>Wageningen University NL WAGENIN01</w:t>
        </w:r>
      </w:ins>
    </w:p>
    <w:p w14:paraId="596403FA" w14:textId="77777777" w:rsidR="004B6E72" w:rsidRPr="00CB031E" w:rsidRDefault="00374255" w:rsidP="002E24F7">
      <w:pPr>
        <w:rPr>
          <w:ins w:id="35" w:author="Domburg, Marleen" w:date="2026-09-25T20:01:00Z" w16du:dateUtc="2026-09-26T00:01:00Z"/>
          <w:sz w:val="22"/>
          <w:szCs w:val="22"/>
          <w:lang w:val="nl-NL"/>
        </w:rPr>
      </w:pPr>
      <w:ins w:id="36" w:author="Domburg, Marleen" w:date="2026-09-25T20:01:00Z" w16du:dateUtc="2026-09-26T00:01:00Z">
        <w:r w:rsidRPr="00CB031E">
          <w:rPr>
            <w:sz w:val="22"/>
            <w:szCs w:val="22"/>
            <w:lang w:val="nl-NL"/>
          </w:rPr>
          <w:t xml:space="preserve"> </w:t>
        </w:r>
        <w:r w:rsidR="004B6E72" w:rsidRPr="00CB031E">
          <w:rPr>
            <w:sz w:val="22"/>
            <w:szCs w:val="22"/>
            <w:lang w:val="nl-NL"/>
          </w:rPr>
          <w:t>Droevendaalsesteeg 2</w:t>
        </w:r>
      </w:ins>
    </w:p>
    <w:p w14:paraId="6CF96556" w14:textId="77777777" w:rsidR="002E24F7" w:rsidRPr="00345BAA" w:rsidRDefault="004B6E72" w:rsidP="002E24F7">
      <w:pPr>
        <w:rPr>
          <w:ins w:id="37" w:author="Domburg, Marleen" w:date="2026-09-25T20:01:00Z" w16du:dateUtc="2026-09-26T00:01:00Z"/>
          <w:sz w:val="22"/>
          <w:szCs w:val="22"/>
          <w:lang w:val="en-GB"/>
        </w:rPr>
      </w:pPr>
      <w:ins w:id="38" w:author="Domburg, Marleen" w:date="2026-09-25T20:01:00Z" w16du:dateUtc="2026-09-26T00:01:00Z">
        <w:r w:rsidRPr="00E170A8">
          <w:rPr>
            <w:sz w:val="22"/>
            <w:szCs w:val="22"/>
            <w:lang w:val="nl-NL"/>
          </w:rPr>
          <w:t xml:space="preserve"> </w:t>
        </w:r>
        <w:r w:rsidRPr="00345BAA">
          <w:rPr>
            <w:sz w:val="22"/>
            <w:szCs w:val="22"/>
            <w:lang w:val="en-GB"/>
          </w:rPr>
          <w:t>6708 PB Wageningen</w:t>
        </w:r>
      </w:ins>
    </w:p>
    <w:p w14:paraId="36B17F8A" w14:textId="77777777" w:rsidR="004B6E72" w:rsidRPr="00345BAA" w:rsidRDefault="004B6E72" w:rsidP="002E24F7">
      <w:pPr>
        <w:rPr>
          <w:ins w:id="39" w:author="Domburg, Marleen" w:date="2026-09-25T20:01:00Z" w16du:dateUtc="2026-09-26T00:01:00Z"/>
          <w:sz w:val="22"/>
          <w:szCs w:val="22"/>
          <w:lang w:val="en-GB"/>
        </w:rPr>
      </w:pPr>
      <w:ins w:id="40" w:author="Domburg, Marleen" w:date="2026-09-25T20:01:00Z" w16du:dateUtc="2026-09-26T00:01:00Z">
        <w:r w:rsidRPr="00345BAA">
          <w:rPr>
            <w:sz w:val="22"/>
            <w:szCs w:val="22"/>
            <w:lang w:val="en-GB"/>
          </w:rPr>
          <w:t xml:space="preserve"> The Netherlands</w:t>
        </w:r>
      </w:ins>
    </w:p>
    <w:p w14:paraId="5276AF2B" w14:textId="77777777" w:rsidR="00CE0D6B" w:rsidRPr="00345BAA" w:rsidRDefault="00CE0D6B" w:rsidP="002E24F7">
      <w:pPr>
        <w:rPr>
          <w:ins w:id="41" w:author="Domburg, Marleen" w:date="2026-09-25T20:01:00Z" w16du:dateUtc="2026-09-26T00:01:00Z"/>
          <w:sz w:val="22"/>
          <w:szCs w:val="22"/>
          <w:lang w:val="en-GB"/>
        </w:rPr>
      </w:pPr>
    </w:p>
    <w:p w14:paraId="2E2ADCE3" w14:textId="77777777" w:rsidR="00F77655" w:rsidRDefault="00374255" w:rsidP="002E24F7">
      <w:pPr>
        <w:rPr>
          <w:ins w:id="42" w:author="Domburg, Marleen" w:date="2026-09-25T20:01:00Z" w16du:dateUtc="2026-09-26T00:01:00Z"/>
          <w:sz w:val="22"/>
          <w:szCs w:val="22"/>
          <w:lang w:val="en-GB"/>
        </w:rPr>
      </w:pPr>
      <w:ins w:id="43" w:author="Domburg, Marleen" w:date="2026-09-25T20:01:00Z" w16du:dateUtc="2026-09-26T00:01:00Z">
        <w:r w:rsidRPr="00345BAA">
          <w:rPr>
            <w:sz w:val="22"/>
            <w:szCs w:val="22"/>
            <w:lang w:val="en-GB"/>
          </w:rPr>
          <w:t xml:space="preserve">Called hereafter "the institution", represented for the purposes of signature of this agreement by </w:t>
        </w:r>
        <w:r w:rsidR="0069189A">
          <w:rPr>
            <w:sz w:val="22"/>
            <w:szCs w:val="22"/>
            <w:lang w:val="en-GB"/>
          </w:rPr>
          <w:t>institutional coordinator</w:t>
        </w:r>
        <w:r w:rsidR="00735BFC">
          <w:rPr>
            <w:sz w:val="22"/>
            <w:szCs w:val="22"/>
            <w:lang w:val="en-GB"/>
          </w:rPr>
          <w:t xml:space="preserve"> or </w:t>
        </w:r>
        <w:r w:rsidR="004B6E72" w:rsidRPr="00345BAA">
          <w:rPr>
            <w:sz w:val="22"/>
            <w:szCs w:val="22"/>
            <w:lang w:val="en-GB"/>
          </w:rPr>
          <w:t>Erasmus administrator</w:t>
        </w:r>
        <w:r w:rsidR="00AB794E">
          <w:rPr>
            <w:sz w:val="22"/>
            <w:szCs w:val="22"/>
            <w:lang w:val="en-GB"/>
          </w:rPr>
          <w:t>s</w:t>
        </w:r>
        <w:r w:rsidR="003A76FB">
          <w:rPr>
            <w:sz w:val="22"/>
            <w:szCs w:val="22"/>
            <w:lang w:val="en-GB"/>
          </w:rPr>
          <w:t>,</w:t>
        </w:r>
        <w:r w:rsidRPr="00345BAA">
          <w:rPr>
            <w:sz w:val="22"/>
            <w:szCs w:val="22"/>
            <w:lang w:val="en-GB"/>
          </w:rPr>
          <w:t xml:space="preserve"> </w:t>
        </w:r>
        <w:r w:rsidR="003A76FB">
          <w:rPr>
            <w:sz w:val="22"/>
            <w:szCs w:val="22"/>
            <w:lang w:val="en-GB"/>
          </w:rPr>
          <w:t>of the one part, and:</w:t>
        </w:r>
        <w:r w:rsidRPr="00345BAA">
          <w:rPr>
            <w:sz w:val="22"/>
            <w:szCs w:val="22"/>
            <w:lang w:val="en-GB"/>
          </w:rPr>
          <w:t xml:space="preserve"> </w:t>
        </w:r>
      </w:ins>
    </w:p>
    <w:p w14:paraId="3D68C941" w14:textId="77777777" w:rsidR="00AA60DE" w:rsidRPr="00345BAA" w:rsidRDefault="00AA60DE" w:rsidP="002E24F7">
      <w:pPr>
        <w:rPr>
          <w:ins w:id="44" w:author="Domburg, Marleen" w:date="2026-09-25T20:01:00Z" w16du:dateUtc="2026-09-26T00:01:00Z"/>
          <w:sz w:val="22"/>
          <w:szCs w:val="22"/>
          <w:lang w:val="en-GB"/>
        </w:rPr>
      </w:pPr>
    </w:p>
    <w:p w14:paraId="06388241" w14:textId="064CB532" w:rsidR="008F6B0B" w:rsidRPr="00F24715" w:rsidRDefault="0073587B" w:rsidP="008F6B0B">
      <w:pPr>
        <w:jc w:val="center"/>
        <w:rPr>
          <w:del w:id="45" w:author="Domburg, Marleen" w:date="2026-09-25T20:01:00Z" w16du:dateUtc="2026-09-26T00:01:00Z"/>
          <w:rFonts w:ascii="Arial" w:hAnsi="Arial" w:cs="Arial"/>
          <w:szCs w:val="22"/>
        </w:rPr>
      </w:pPr>
      <w:del w:id="46" w:author="Domburg, Marleen" w:date="2026-09-25T20:01:00Z" w16du:dateUtc="2026-09-26T00:01:00Z">
        <w:r w:rsidRPr="00F24715">
          <w:rPr>
            <w:rFonts w:ascii="Arial" w:hAnsi="Arial" w:cs="Arial"/>
            <w:szCs w:val="22"/>
          </w:rPr>
          <w:delText>Commodity Supplemental Food</w:delText>
        </w:r>
        <w:r w:rsidR="008F6B0B" w:rsidRPr="00F24715">
          <w:rPr>
            <w:rFonts w:ascii="Arial" w:hAnsi="Arial" w:cs="Arial"/>
            <w:szCs w:val="22"/>
          </w:rPr>
          <w:delText xml:space="preserve"> Program</w:delText>
        </w:r>
      </w:del>
    </w:p>
    <w:p w14:paraId="40E9B4D4" w14:textId="77777777" w:rsidR="008F6B0B" w:rsidRPr="00F24715" w:rsidRDefault="008F6B0B" w:rsidP="008F6B0B">
      <w:pPr>
        <w:jc w:val="center"/>
        <w:rPr>
          <w:del w:id="47" w:author="Domburg, Marleen" w:date="2026-09-25T20:01:00Z" w16du:dateUtc="2026-09-26T00:01:00Z"/>
          <w:rFonts w:ascii="Arial" w:hAnsi="Arial" w:cs="Arial"/>
          <w:b/>
          <w:szCs w:val="22"/>
        </w:rPr>
      </w:pPr>
      <w:bookmarkStart w:id="48" w:name="_Hlk23950500"/>
      <w:del w:id="49" w:author="Domburg, Marleen" w:date="2026-09-25T20:01:00Z" w16du:dateUtc="2026-09-26T00:01:00Z">
        <w:r w:rsidRPr="00F24715">
          <w:rPr>
            <w:rFonts w:ascii="Arial" w:hAnsi="Arial" w:cs="Arial"/>
            <w:b/>
            <w:szCs w:val="22"/>
          </w:rPr>
          <w:delText>Agreement Between Contracting Entity and Subdistributing Agency</w:delText>
        </w:r>
      </w:del>
    </w:p>
    <w:bookmarkEnd w:id="48"/>
    <w:p w14:paraId="111926B9" w14:textId="12F7F427" w:rsidR="0045689C" w:rsidRPr="00F24715" w:rsidRDefault="0045689C">
      <w:pPr>
        <w:rPr>
          <w:del w:id="50" w:author="Domburg, Marleen" w:date="2026-09-25T20:01:00Z" w16du:dateUtc="2026-09-26T00:01:00Z"/>
        </w:rPr>
      </w:pPr>
    </w:p>
    <w:p w14:paraId="4D5E38B6" w14:textId="0102C1FB" w:rsidR="008F6B0B" w:rsidRPr="00F24715" w:rsidRDefault="008F6B0B">
      <w:pPr>
        <w:rPr>
          <w:del w:id="51" w:author="Domburg, Marleen" w:date="2026-09-25T20:01:00Z" w16du:dateUtc="2026-09-26T00:01:00Z"/>
        </w:rPr>
      </w:pPr>
      <w:del w:id="52" w:author="Domburg, Marleen" w:date="2026-09-25T20:01:00Z" w16du:dateUtc="2026-09-26T00:01:00Z">
        <w:r w:rsidRPr="00F24715">
          <w:rPr>
            <w:rFonts w:ascii="Arial" w:hAnsi="Arial" w:cs="Arial"/>
          </w:rPr>
          <w:delText xml:space="preserve">A </w:delText>
        </w:r>
        <w:r w:rsidRPr="00F24715">
          <w:rPr>
            <w:rFonts w:ascii="Arial" w:hAnsi="Arial" w:cs="Arial"/>
            <w:b/>
          </w:rPr>
          <w:delText>contracting entity</w:delText>
        </w:r>
        <w:r w:rsidRPr="00F24715">
          <w:rPr>
            <w:rFonts w:ascii="Arial" w:hAnsi="Arial" w:cs="Arial"/>
          </w:rPr>
          <w:delText xml:space="preserve"> (CE) is an organization that contracts with the Texas Department of Agriculture to receive, store, handle, and deliver United States Department of Agriculture (USDA) Foods. A </w:delText>
        </w:r>
        <w:r w:rsidRPr="00F24715">
          <w:rPr>
            <w:rFonts w:ascii="Arial" w:hAnsi="Arial" w:cs="Arial"/>
            <w:b/>
          </w:rPr>
          <w:delText>subdistributing agency</w:delText>
        </w:r>
        <w:r w:rsidRPr="00F24715">
          <w:rPr>
            <w:rFonts w:ascii="Arial" w:hAnsi="Arial" w:cs="Arial"/>
            <w:bCs/>
          </w:rPr>
          <w:delText xml:space="preserve">, usually a food bank, </w:delText>
        </w:r>
        <w:r w:rsidRPr="00F24715">
          <w:rPr>
            <w:rFonts w:ascii="Arial" w:hAnsi="Arial" w:cs="Arial"/>
          </w:rPr>
          <w:delText>contracts with a CE to receive, store, handle, and deliver USDA Foods.</w:delText>
        </w:r>
      </w:del>
    </w:p>
    <w:p w14:paraId="0257D333" w14:textId="7E4DFA5B" w:rsidR="008F6B0B" w:rsidRPr="00F24715" w:rsidRDefault="008F6B0B">
      <w:pPr>
        <w:rPr>
          <w:del w:id="53" w:author="Domburg, Marleen" w:date="2026-09-25T20:01:00Z" w16du:dateUtc="2026-09-26T00:01:00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54" w:author="Domburg, Marleen" w:date="2026-09-25T20:01:00Z" w16du:dateUtc="2026-09-26T00:01:00Z">
          <w:tblPr>
            <w:tblW w:w="11203" w:type="dxa"/>
            <w:tblInd w:w="-860" w:type="dxa"/>
            <w:tblCellMar>
              <w:left w:w="7" w:type="dxa"/>
              <w:right w:w="7" w:type="dxa"/>
            </w:tblCellMar>
            <w:tblLook w:val="0000" w:firstRow="0" w:lastRow="0" w:firstColumn="0" w:lastColumn="0" w:noHBand="0" w:noVBand="0"/>
          </w:tblPr>
        </w:tblPrChange>
      </w:tblPr>
      <w:tblGrid>
        <w:gridCol w:w="4634"/>
        <w:gridCol w:w="4427"/>
        <w:tblGridChange w:id="55">
          <w:tblGrid>
            <w:gridCol w:w="860"/>
            <w:gridCol w:w="4634"/>
            <w:gridCol w:w="2219"/>
            <w:gridCol w:w="2208"/>
            <w:gridCol w:w="1282"/>
          </w:tblGrid>
        </w:tblGridChange>
      </w:tblGrid>
      <w:tr w:rsidR="00753309" w:rsidRPr="00F24715" w14:paraId="17714A39" w14:textId="77777777" w:rsidTr="00F2712D">
        <w:tc>
          <w:tcPr>
            <w:tcW w:w="2612" w:type="dxa"/>
            <w:tcPrChange w:id="56" w:author="Domburg, Marleen" w:date="2026-09-25T20:01:00Z" w16du:dateUtc="2026-09-26T00:01:00Z">
              <w:tcPr>
                <w:tcW w:w="7713" w:type="dxa"/>
                <w:gridSpan w:val="3"/>
                <w:tcBorders>
                  <w:top w:val="single" w:sz="4" w:space="0" w:color="auto"/>
                  <w:left w:val="single" w:sz="4" w:space="0" w:color="auto"/>
                  <w:right w:val="single" w:sz="4" w:space="0" w:color="auto"/>
                </w:tcBorders>
              </w:tcPr>
            </w:tcPrChange>
          </w:tcPr>
          <w:p w14:paraId="222DAD49" w14:textId="3DBDB2A8" w:rsidR="00753309" w:rsidRPr="00345BAA" w:rsidRDefault="00753309" w:rsidP="00374255">
            <w:pPr>
              <w:rPr>
                <w:sz w:val="22"/>
                <w:highlight w:val="yellow"/>
                <w:lang w:val="en-GB"/>
                <w:rPrChange w:id="57" w:author="Domburg, Marleen" w:date="2026-09-25T20:01:00Z" w16du:dateUtc="2026-09-26T00:01:00Z">
                  <w:rPr>
                    <w:rFonts w:ascii="Arial" w:hAnsi="Arial"/>
                    <w:b/>
                    <w:sz w:val="18"/>
                    <w:szCs w:val="20"/>
                  </w:rPr>
                </w:rPrChange>
              </w:rPr>
              <w:pPrChange w:id="58" w:author="Domburg, Marleen" w:date="2026-09-25T20:01:00Z" w16du:dateUtc="2026-09-26T00:01:00Z">
                <w:pPr>
                  <w:ind w:left="43" w:right="43"/>
                </w:pPr>
              </w:pPrChange>
            </w:pPr>
            <w:r w:rsidRPr="0008302D">
              <w:rPr>
                <w:sz w:val="22"/>
                <w:lang w:val="en-GB"/>
                <w:rPrChange w:id="59" w:author="Domburg, Marleen" w:date="2026-09-25T20:01:00Z" w16du:dateUtc="2026-09-26T00:01:00Z">
                  <w:rPr>
                    <w:rFonts w:ascii="Arial" w:hAnsi="Arial"/>
                    <w:b/>
                    <w:sz w:val="18"/>
                    <w:szCs w:val="20"/>
                  </w:rPr>
                </w:rPrChange>
              </w:rPr>
              <w:t xml:space="preserve">Name of </w:t>
            </w:r>
            <w:ins w:id="60" w:author="Domburg, Marleen" w:date="2026-09-25T20:01:00Z" w16du:dateUtc="2026-09-26T00:01:00Z">
              <w:r w:rsidR="0052638E" w:rsidRPr="0008302D">
                <w:rPr>
                  <w:sz w:val="22"/>
                  <w:szCs w:val="22"/>
                  <w:lang w:val="en-GB"/>
                </w:rPr>
                <w:t>student</w:t>
              </w:r>
            </w:ins>
            <w:del w:id="61" w:author="Domburg, Marleen" w:date="2026-09-25T20:01:00Z" w16du:dateUtc="2026-09-26T00:01:00Z">
              <w:r w:rsidRPr="00F24715">
                <w:rPr>
                  <w:rFonts w:ascii="Arial" w:hAnsi="Arial"/>
                  <w:b/>
                  <w:sz w:val="18"/>
                </w:rPr>
                <w:delText>C</w:delText>
              </w:r>
              <w:r w:rsidR="00726060" w:rsidRPr="00F24715">
                <w:rPr>
                  <w:rFonts w:ascii="Arial" w:hAnsi="Arial"/>
                  <w:b/>
                  <w:sz w:val="18"/>
                </w:rPr>
                <w:delText xml:space="preserve">ontracting </w:delText>
              </w:r>
              <w:r w:rsidRPr="00F24715">
                <w:rPr>
                  <w:rFonts w:ascii="Arial" w:hAnsi="Arial"/>
                  <w:b/>
                  <w:sz w:val="18"/>
                </w:rPr>
                <w:delText>E</w:delText>
              </w:r>
              <w:r w:rsidR="00726060" w:rsidRPr="00F24715">
                <w:rPr>
                  <w:rFonts w:ascii="Arial" w:hAnsi="Arial"/>
                  <w:b/>
                  <w:sz w:val="18"/>
                </w:rPr>
                <w:delText>ntity (CE)</w:delText>
              </w:r>
              <w:r w:rsidRPr="00F24715">
                <w:rPr>
                  <w:rFonts w:ascii="Arial" w:hAnsi="Arial"/>
                  <w:b/>
                  <w:sz w:val="18"/>
                </w:rPr>
                <w:delText xml:space="preserve"> </w:delText>
              </w:r>
            </w:del>
          </w:p>
        </w:tc>
        <w:tc>
          <w:tcPr>
            <w:tcW w:w="6449" w:type="dxa"/>
            <w:tcPrChange w:id="62" w:author="Domburg, Marleen" w:date="2026-09-25T20:01:00Z" w16du:dateUtc="2026-09-26T00:01:00Z">
              <w:tcPr>
                <w:tcW w:w="3490" w:type="dxa"/>
                <w:gridSpan w:val="2"/>
                <w:tcBorders>
                  <w:top w:val="single" w:sz="4" w:space="0" w:color="auto"/>
                  <w:left w:val="single" w:sz="4" w:space="0" w:color="auto"/>
                  <w:right w:val="single" w:sz="4" w:space="0" w:color="auto"/>
                </w:tcBorders>
              </w:tcPr>
            </w:tcPrChange>
          </w:tcPr>
          <w:p w14:paraId="4D5D82D7" w14:textId="77777777" w:rsidR="00753309" w:rsidRPr="00345BAA" w:rsidRDefault="00753309" w:rsidP="00374255">
            <w:pPr>
              <w:rPr>
                <w:sz w:val="22"/>
                <w:highlight w:val="yellow"/>
                <w:lang w:val="en-GB"/>
                <w:rPrChange w:id="63" w:author="Domburg, Marleen" w:date="2026-09-25T20:01:00Z" w16du:dateUtc="2026-09-26T00:01:00Z">
                  <w:rPr>
                    <w:rFonts w:ascii="Arial" w:hAnsi="Arial"/>
                    <w:sz w:val="18"/>
                    <w:szCs w:val="20"/>
                  </w:rPr>
                </w:rPrChange>
              </w:rPr>
              <w:pPrChange w:id="64" w:author="Domburg, Marleen" w:date="2026-09-25T20:01:00Z" w16du:dateUtc="2026-09-26T00:01:00Z">
                <w:pPr>
                  <w:ind w:left="43" w:right="43"/>
                </w:pPr>
              </w:pPrChange>
            </w:pPr>
            <w:del w:id="65" w:author="Domburg, Marleen" w:date="2026-09-25T20:01:00Z" w16du:dateUtc="2026-09-26T00:01:00Z">
              <w:r w:rsidRPr="00F24715">
                <w:rPr>
                  <w:rFonts w:ascii="Arial" w:hAnsi="Arial"/>
                  <w:sz w:val="18"/>
                </w:rPr>
                <w:delText>Email Address of CE</w:delText>
              </w:r>
            </w:del>
          </w:p>
        </w:tc>
      </w:tr>
      <w:tr w:rsidR="00753309" w:rsidRPr="00F24715" w14:paraId="735392CF" w14:textId="77777777" w:rsidTr="00F2712D">
        <w:trPr>
          <w:trPrChange w:id="66" w:author="Domburg, Marleen" w:date="2026-09-25T20:01:00Z" w16du:dateUtc="2026-09-26T00:01:00Z">
            <w:trPr>
              <w:trHeight w:hRule="exact" w:val="320"/>
            </w:trPr>
          </w:trPrChange>
        </w:trPr>
        <w:tc>
          <w:tcPr>
            <w:tcW w:w="2612" w:type="dxa"/>
            <w:tcPrChange w:id="67" w:author="Domburg, Marleen" w:date="2026-09-25T20:01:00Z" w16du:dateUtc="2026-09-26T00:01:00Z">
              <w:tcPr>
                <w:tcW w:w="7713" w:type="dxa"/>
                <w:gridSpan w:val="3"/>
                <w:tcBorders>
                  <w:left w:val="single" w:sz="4" w:space="0" w:color="auto"/>
                  <w:bottom w:val="single" w:sz="4" w:space="0" w:color="auto"/>
                  <w:right w:val="single" w:sz="4" w:space="0" w:color="auto"/>
                </w:tcBorders>
                <w:vAlign w:val="bottom"/>
              </w:tcPr>
            </w:tcPrChange>
          </w:tcPr>
          <w:p w14:paraId="7039378F" w14:textId="77777777" w:rsidR="00753309" w:rsidRPr="0008302D" w:rsidRDefault="00A35E61" w:rsidP="00374255">
            <w:pPr>
              <w:rPr>
                <w:sz w:val="22"/>
                <w:lang w:val="en-GB"/>
                <w:rPrChange w:id="68" w:author="Domburg, Marleen" w:date="2026-09-25T20:01:00Z" w16du:dateUtc="2026-09-26T00:01:00Z">
                  <w:rPr>
                    <w:rFonts w:ascii="Arial" w:hAnsi="Arial"/>
                    <w:sz w:val="18"/>
                    <w:szCs w:val="20"/>
                  </w:rPr>
                </w:rPrChange>
              </w:rPr>
              <w:pPrChange w:id="69" w:author="Domburg, Marleen" w:date="2026-09-25T20:01:00Z" w16du:dateUtc="2026-09-26T00:01:00Z">
                <w:pPr>
                  <w:ind w:left="43" w:right="43"/>
                </w:pPr>
              </w:pPrChange>
            </w:pPr>
            <w:ins w:id="70" w:author="Domburg, Marleen" w:date="2026-09-25T20:01:00Z" w16du:dateUtc="2026-09-26T00:01:00Z">
              <w:r w:rsidRPr="0008302D">
                <w:rPr>
                  <w:sz w:val="22"/>
                  <w:szCs w:val="22"/>
                  <w:lang w:val="en-GB"/>
                </w:rPr>
                <w:t>Registration number</w:t>
              </w:r>
            </w:ins>
            <w:del w:id="71" w:author="Domburg, Marleen" w:date="2026-09-25T20:01:00Z" w16du:dateUtc="2026-09-26T00:01:00Z">
              <w:r w:rsidR="00753309" w:rsidRPr="00F24715">
                <w:rPr>
                  <w:rFonts w:ascii="Arial" w:hAnsi="Arial"/>
                  <w:sz w:val="18"/>
                </w:rPr>
                <w:fldChar w:fldCharType="begin">
                  <w:ffData>
                    <w:name w:val="Text5"/>
                    <w:enabled/>
                    <w:calcOnExit w:val="0"/>
                    <w:textInput/>
                  </w:ffData>
                </w:fldChar>
              </w:r>
              <w:bookmarkStart w:id="72" w:name="Text5"/>
              <w:r w:rsidR="00753309" w:rsidRPr="00F24715">
                <w:rPr>
                  <w:rFonts w:ascii="Arial" w:hAnsi="Arial"/>
                  <w:sz w:val="18"/>
                </w:rPr>
                <w:delInstrText xml:space="preserve"> FORMTEXT </w:delInstrText>
              </w:r>
              <w:r w:rsidR="00753309" w:rsidRPr="00F24715">
                <w:rPr>
                  <w:rFonts w:ascii="Arial" w:hAnsi="Arial"/>
                  <w:sz w:val="18"/>
                </w:rPr>
              </w:r>
              <w:r w:rsidR="00753309" w:rsidRPr="00F24715">
                <w:rPr>
                  <w:rFonts w:ascii="Arial" w:hAnsi="Arial"/>
                  <w:sz w:val="18"/>
                </w:rPr>
                <w:fldChar w:fldCharType="separate"/>
              </w:r>
              <w:r w:rsidR="00753309" w:rsidRPr="00F24715">
                <w:rPr>
                  <w:rFonts w:ascii="Arial" w:hAnsi="Arial"/>
                  <w:noProof/>
                  <w:sz w:val="18"/>
                </w:rPr>
                <w:delText> </w:delText>
              </w:r>
              <w:r w:rsidR="00753309" w:rsidRPr="00F24715">
                <w:rPr>
                  <w:rFonts w:ascii="Arial" w:hAnsi="Arial"/>
                  <w:noProof/>
                  <w:sz w:val="18"/>
                </w:rPr>
                <w:delText> </w:delText>
              </w:r>
              <w:r w:rsidR="00753309" w:rsidRPr="00F24715">
                <w:rPr>
                  <w:rFonts w:ascii="Arial" w:hAnsi="Arial"/>
                  <w:noProof/>
                  <w:sz w:val="18"/>
                </w:rPr>
                <w:delText> </w:delText>
              </w:r>
              <w:r w:rsidR="00753309" w:rsidRPr="00F24715">
                <w:rPr>
                  <w:rFonts w:ascii="Arial" w:hAnsi="Arial"/>
                  <w:noProof/>
                  <w:sz w:val="18"/>
                </w:rPr>
                <w:delText> </w:delText>
              </w:r>
              <w:r w:rsidR="00753309" w:rsidRPr="00F24715">
                <w:rPr>
                  <w:rFonts w:ascii="Arial" w:hAnsi="Arial"/>
                  <w:noProof/>
                  <w:sz w:val="18"/>
                </w:rPr>
                <w:delText> </w:delText>
              </w:r>
              <w:r w:rsidR="00753309" w:rsidRPr="00F24715">
                <w:rPr>
                  <w:rFonts w:ascii="Arial" w:hAnsi="Arial"/>
                  <w:sz w:val="18"/>
                </w:rPr>
                <w:fldChar w:fldCharType="end"/>
              </w:r>
            </w:del>
            <w:bookmarkEnd w:id="72"/>
          </w:p>
        </w:tc>
        <w:tc>
          <w:tcPr>
            <w:tcW w:w="6449" w:type="dxa"/>
            <w:tcPrChange w:id="73" w:author="Domburg, Marleen" w:date="2026-09-25T20:01:00Z" w16du:dateUtc="2026-09-26T00:01:00Z">
              <w:tcPr>
                <w:tcW w:w="3490" w:type="dxa"/>
                <w:gridSpan w:val="2"/>
                <w:tcBorders>
                  <w:left w:val="single" w:sz="4" w:space="0" w:color="auto"/>
                  <w:bottom w:val="single" w:sz="4" w:space="0" w:color="auto"/>
                  <w:right w:val="single" w:sz="4" w:space="0" w:color="auto"/>
                </w:tcBorders>
                <w:vAlign w:val="bottom"/>
              </w:tcPr>
            </w:tcPrChange>
          </w:tcPr>
          <w:p w14:paraId="5E155465" w14:textId="77777777" w:rsidR="00753309" w:rsidRPr="0008302D" w:rsidRDefault="00753309" w:rsidP="00374255">
            <w:pPr>
              <w:rPr>
                <w:sz w:val="22"/>
                <w:lang w:val="en-GB"/>
                <w:rPrChange w:id="74" w:author="Domburg, Marleen" w:date="2026-09-25T20:01:00Z" w16du:dateUtc="2026-09-26T00:01:00Z">
                  <w:rPr>
                    <w:rFonts w:ascii="Arial" w:hAnsi="Arial"/>
                    <w:sz w:val="18"/>
                    <w:szCs w:val="20"/>
                  </w:rPr>
                </w:rPrChange>
              </w:rPr>
              <w:pPrChange w:id="75" w:author="Domburg, Marleen" w:date="2026-09-25T20:01:00Z" w16du:dateUtc="2026-09-26T00:01:00Z">
                <w:pPr>
                  <w:ind w:left="43" w:right="43"/>
                </w:pPr>
              </w:pPrChange>
            </w:pPr>
            <w:del w:id="76" w:author="Domburg, Marleen" w:date="2026-09-25T20:01:00Z" w16du:dateUtc="2026-09-26T00:01:00Z">
              <w:r w:rsidRPr="00F24715">
                <w:rPr>
                  <w:rFonts w:ascii="Arial" w:hAnsi="Arial"/>
                  <w:sz w:val="18"/>
                </w:rPr>
                <w:fldChar w:fldCharType="begin">
                  <w:ffData>
                    <w:name w:val="Text18"/>
                    <w:enabled/>
                    <w:calcOnExit w:val="0"/>
                    <w:textInput/>
                  </w:ffData>
                </w:fldChar>
              </w:r>
              <w:bookmarkStart w:id="77" w:name="Text18"/>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bookmarkEnd w:id="77"/>
          </w:p>
        </w:tc>
      </w:tr>
      <w:tr w:rsidR="00753309" w:rsidRPr="00F24715" w14:paraId="48132F79" w14:textId="77777777" w:rsidTr="00B85402">
        <w:trPr>
          <w:trHeight w:val="516"/>
          <w:trPrChange w:id="78" w:author="Domburg, Marleen" w:date="2026-09-25T20:01:00Z" w16du:dateUtc="2026-09-26T00:01:00Z">
            <w:trPr>
              <w:trHeight w:val="96"/>
            </w:trPr>
          </w:trPrChange>
        </w:trPr>
        <w:tc>
          <w:tcPr>
            <w:tcW w:w="9061" w:type="dxa"/>
            <w:tcPrChange w:id="79" w:author="Domburg, Marleen" w:date="2026-09-25T20:01:00Z" w16du:dateUtc="2026-09-26T00:01:00Z">
              <w:tcPr>
                <w:tcW w:w="7713" w:type="dxa"/>
                <w:gridSpan w:val="3"/>
                <w:tcBorders>
                  <w:top w:val="single" w:sz="4" w:space="0" w:color="auto"/>
                  <w:left w:val="single" w:sz="4" w:space="0" w:color="auto"/>
                  <w:right w:val="single" w:sz="4" w:space="0" w:color="auto"/>
                </w:tcBorders>
              </w:tcPr>
            </w:tcPrChange>
          </w:tcPr>
          <w:p w14:paraId="68341385" w14:textId="77777777" w:rsidR="00753309" w:rsidRPr="00F24715" w:rsidRDefault="00753309" w:rsidP="00753309">
            <w:pPr>
              <w:ind w:left="43" w:right="43"/>
              <w:rPr>
                <w:rFonts w:ascii="Arial" w:hAnsi="Arial"/>
                <w:sz w:val="18"/>
              </w:rPr>
            </w:pPr>
            <w:del w:id="80" w:author="Domburg, Marleen" w:date="2026-09-25T20:01:00Z" w16du:dateUtc="2026-09-26T00:01:00Z">
              <w:r w:rsidRPr="00F24715">
                <w:rPr>
                  <w:rFonts w:ascii="Arial" w:hAnsi="Arial"/>
                  <w:sz w:val="18"/>
                </w:rPr>
                <w:delText>Address of CE (Street, City, State, ZIP)</w:delText>
              </w:r>
            </w:del>
          </w:p>
        </w:tc>
        <w:tc>
          <w:tcPr>
            <w:tcW w:w="9061" w:type="dxa"/>
            <w:tcPrChange w:id="81" w:author="Domburg, Marleen" w:date="2026-09-25T20:01:00Z" w16du:dateUtc="2026-09-26T00:01:00Z">
              <w:tcPr>
                <w:tcW w:w="3490" w:type="dxa"/>
                <w:gridSpan w:val="2"/>
                <w:tcBorders>
                  <w:top w:val="single" w:sz="4" w:space="0" w:color="auto"/>
                  <w:left w:val="single" w:sz="4" w:space="0" w:color="auto"/>
                  <w:right w:val="single" w:sz="4" w:space="0" w:color="auto"/>
                </w:tcBorders>
              </w:tcPr>
            </w:tcPrChange>
          </w:tcPr>
          <w:p w14:paraId="4ABC3A40" w14:textId="77777777" w:rsidR="00F2712D" w:rsidRPr="00C856BF" w:rsidRDefault="00E170A8" w:rsidP="00F2712D">
            <w:pPr>
              <w:rPr>
                <w:ins w:id="82" w:author="Domburg, Marleen" w:date="2026-09-25T20:01:00Z" w16du:dateUtc="2026-09-26T00:01:00Z"/>
                <w:b/>
                <w:sz w:val="22"/>
                <w:szCs w:val="22"/>
                <w:lang w:val="en-GB"/>
              </w:rPr>
            </w:pPr>
            <w:ins w:id="83" w:author="Domburg, Marleen" w:date="2026-09-25T20:01:00Z" w16du:dateUtc="2026-09-26T00:01:00Z">
              <w:r>
                <w:rPr>
                  <w:b/>
                  <w:sz w:val="18"/>
                  <w:szCs w:val="22"/>
                  <w:lang w:val="en-GB"/>
                </w:rPr>
                <w:t>Please</w:t>
              </w:r>
              <w:r w:rsidR="007E7581">
                <w:rPr>
                  <w:b/>
                  <w:sz w:val="18"/>
                  <w:szCs w:val="22"/>
                  <w:lang w:val="en-GB"/>
                </w:rPr>
                <w:t xml:space="preserve"> fill in your e</w:t>
              </w:r>
              <w:r w:rsidR="007E7581" w:rsidRPr="00C856BF">
                <w:rPr>
                  <w:b/>
                  <w:sz w:val="18"/>
                  <w:szCs w:val="22"/>
                  <w:lang w:val="en-GB"/>
                </w:rPr>
                <w:t>-mail address</w:t>
              </w:r>
              <w:r w:rsidR="007E7581">
                <w:rPr>
                  <w:b/>
                  <w:sz w:val="18"/>
                  <w:szCs w:val="22"/>
                  <w:lang w:val="en-GB"/>
                </w:rPr>
                <w:t xml:space="preserve"> and</w:t>
              </w:r>
              <w:r>
                <w:rPr>
                  <w:b/>
                  <w:sz w:val="18"/>
                  <w:szCs w:val="22"/>
                  <w:lang w:val="en-GB"/>
                </w:rPr>
                <w:t xml:space="preserve"> indicate</w:t>
              </w:r>
              <w:r w:rsidR="00F2712D" w:rsidRPr="00C856BF">
                <w:rPr>
                  <w:b/>
                  <w:sz w:val="18"/>
                  <w:szCs w:val="22"/>
                  <w:lang w:val="en-GB"/>
                </w:rPr>
                <w:t xml:space="preserve"> at which you want to receive the correspondence</w:t>
              </w:r>
              <w:r>
                <w:rPr>
                  <w:b/>
                  <w:sz w:val="18"/>
                  <w:szCs w:val="22"/>
                  <w:lang w:val="en-GB"/>
                </w:rPr>
                <w:t xml:space="preserve"> (tick the right box)</w:t>
              </w:r>
            </w:ins>
          </w:p>
          <w:p w14:paraId="32138138" w14:textId="77777777" w:rsidR="00F2712D" w:rsidRPr="0008302D" w:rsidRDefault="000E7BE1" w:rsidP="00A21BF9">
            <w:pPr>
              <w:rPr>
                <w:ins w:id="84" w:author="Domburg, Marleen" w:date="2026-09-25T20:01:00Z" w16du:dateUtc="2026-09-26T00:01:00Z"/>
                <w:sz w:val="22"/>
                <w:szCs w:val="22"/>
                <w:lang w:val="en-GB"/>
              </w:rPr>
            </w:pPr>
            <w:ins w:id="85" w:author="Domburg, Marleen" w:date="2026-09-25T20:01:00Z" w16du:dateUtc="2026-09-26T00:01:00Z">
              <w:r w:rsidRPr="00345BAA">
                <w:rPr>
                  <w:rFonts w:ascii="Verdana" w:hAnsi="Verdana" w:cs="Calibri"/>
                  <w:sz w:val="22"/>
                  <w:szCs w:val="22"/>
                  <w:lang w:val="en-GB"/>
                </w:rPr>
                <w:sym w:font="Wingdings" w:char="F06F"/>
              </w:r>
              <w:r>
                <w:rPr>
                  <w:rFonts w:ascii="Verdana" w:hAnsi="Verdana" w:cs="Calibri"/>
                  <w:sz w:val="22"/>
                  <w:szCs w:val="22"/>
                  <w:lang w:val="en-GB"/>
                </w:rPr>
                <w:t xml:space="preserve"> </w:t>
              </w:r>
              <w:r w:rsidR="00F2712D">
                <w:rPr>
                  <w:sz w:val="22"/>
                  <w:szCs w:val="22"/>
                  <w:lang w:val="en-GB"/>
                </w:rPr>
                <w:t>WUR E</w:t>
              </w:r>
              <w:r w:rsidR="00F2712D" w:rsidRPr="0008302D">
                <w:rPr>
                  <w:sz w:val="22"/>
                  <w:szCs w:val="22"/>
                  <w:lang w:val="en-GB"/>
                </w:rPr>
                <w:t>-mail</w:t>
              </w:r>
              <w:r w:rsidR="00F2712D">
                <w:rPr>
                  <w:sz w:val="22"/>
                  <w:szCs w:val="22"/>
                  <w:lang w:val="en-GB"/>
                </w:rPr>
                <w:t xml:space="preserve">                </w:t>
              </w:r>
            </w:ins>
          </w:p>
          <w:p w14:paraId="3150FE43" w14:textId="77777777" w:rsidR="00F2712D" w:rsidRDefault="000E7BE1" w:rsidP="00F2712D">
            <w:pPr>
              <w:rPr>
                <w:ins w:id="86" w:author="Domburg, Marleen" w:date="2026-09-25T20:01:00Z" w16du:dateUtc="2026-09-26T00:01:00Z"/>
                <w:rFonts w:ascii="Verdana" w:hAnsi="Verdana" w:cs="Calibri"/>
                <w:sz w:val="22"/>
                <w:szCs w:val="22"/>
                <w:lang w:val="en-GB"/>
              </w:rPr>
            </w:pPr>
            <w:ins w:id="87" w:author="Domburg, Marleen" w:date="2026-09-25T20:01:00Z" w16du:dateUtc="2026-09-26T00:01:00Z">
              <w:r w:rsidRPr="00345BAA">
                <w:rPr>
                  <w:rFonts w:ascii="Verdana" w:hAnsi="Verdana" w:cs="Calibri"/>
                  <w:sz w:val="22"/>
                  <w:szCs w:val="22"/>
                  <w:lang w:val="en-GB"/>
                </w:rPr>
                <w:sym w:font="Wingdings" w:char="F06F"/>
              </w:r>
              <w:r>
                <w:rPr>
                  <w:rFonts w:ascii="Verdana" w:hAnsi="Verdana" w:cs="Calibri"/>
                  <w:sz w:val="22"/>
                  <w:szCs w:val="22"/>
                  <w:lang w:val="en-GB"/>
                </w:rPr>
                <w:t xml:space="preserve"> </w:t>
              </w:r>
              <w:r w:rsidR="00F2712D">
                <w:rPr>
                  <w:sz w:val="22"/>
                  <w:szCs w:val="22"/>
                  <w:lang w:val="en-GB"/>
                </w:rPr>
                <w:t xml:space="preserve">Private E-mail              </w:t>
              </w:r>
              <w:r w:rsidR="00E170A8">
                <w:rPr>
                  <w:sz w:val="22"/>
                  <w:szCs w:val="22"/>
                  <w:lang w:val="en-GB"/>
                </w:rPr>
                <w:tab/>
              </w:r>
              <w:r w:rsidR="00787A9F">
                <w:rPr>
                  <w:rFonts w:ascii="Verdana" w:hAnsi="Verdana" w:cs="Calibri"/>
                  <w:sz w:val="22"/>
                  <w:szCs w:val="22"/>
                  <w:lang w:val="en-GB"/>
                </w:rPr>
                <w:t xml:space="preserve">                           </w:t>
              </w:r>
            </w:ins>
          </w:p>
          <w:p w14:paraId="30DDCD21" w14:textId="77777777" w:rsidR="00753309" w:rsidRPr="00F2712D" w:rsidRDefault="00753309" w:rsidP="00F2712D">
            <w:pPr>
              <w:rPr>
                <w:sz w:val="11"/>
                <w:lang w:val="en-GB"/>
                <w:rPrChange w:id="88" w:author="Domburg, Marleen" w:date="2026-09-25T20:01:00Z" w16du:dateUtc="2026-09-26T00:01:00Z">
                  <w:rPr>
                    <w:rFonts w:ascii="Arial" w:hAnsi="Arial"/>
                    <w:sz w:val="18"/>
                    <w:szCs w:val="20"/>
                  </w:rPr>
                </w:rPrChange>
              </w:rPr>
              <w:pPrChange w:id="89" w:author="Domburg, Marleen" w:date="2026-09-25T20:01:00Z" w16du:dateUtc="2026-09-26T00:01:00Z">
                <w:pPr>
                  <w:ind w:left="43" w:right="43"/>
                </w:pPr>
              </w:pPrChange>
            </w:pPr>
            <w:del w:id="90" w:author="Domburg, Marleen" w:date="2026-09-25T20:01:00Z" w16du:dateUtc="2026-09-26T00:01:00Z">
              <w:r w:rsidRPr="00F24715">
                <w:rPr>
                  <w:rFonts w:ascii="Arial" w:hAnsi="Arial"/>
                  <w:sz w:val="18"/>
                </w:rPr>
                <w:delText>Area Code and Telephone Number</w:delText>
              </w:r>
            </w:del>
          </w:p>
        </w:tc>
      </w:tr>
      <w:tr w:rsidR="00753309" w:rsidRPr="00F24715" w14:paraId="4B19E9F4" w14:textId="77777777" w:rsidTr="00FA2D29">
        <w:trPr>
          <w:trHeight w:val="836"/>
          <w:trPrChange w:id="91" w:author="Domburg, Marleen" w:date="2026-09-25T20:01:00Z" w16du:dateUtc="2026-09-26T00:01:00Z">
            <w:trPr>
              <w:trHeight w:val="305"/>
            </w:trPr>
          </w:trPrChange>
        </w:trPr>
        <w:tc>
          <w:tcPr>
            <w:tcW w:w="9061" w:type="dxa"/>
            <w:tcPrChange w:id="92" w:author="Domburg, Marleen" w:date="2026-09-25T20:01:00Z" w16du:dateUtc="2026-09-26T00:01:00Z">
              <w:tcPr>
                <w:tcW w:w="7713" w:type="dxa"/>
                <w:gridSpan w:val="3"/>
                <w:tcBorders>
                  <w:left w:val="single" w:sz="4" w:space="0" w:color="auto"/>
                  <w:bottom w:val="single" w:sz="4" w:space="0" w:color="auto"/>
                  <w:right w:val="single" w:sz="4" w:space="0" w:color="auto"/>
                </w:tcBorders>
                <w:vAlign w:val="bottom"/>
              </w:tcPr>
            </w:tcPrChange>
          </w:tcPr>
          <w:p w14:paraId="4CAB8D40" w14:textId="77777777" w:rsidR="00E170A8" w:rsidRDefault="00E170A8" w:rsidP="00F2712D">
            <w:pPr>
              <w:rPr>
                <w:ins w:id="93" w:author="Domburg, Marleen" w:date="2026-09-25T20:01:00Z" w16du:dateUtc="2026-09-26T00:01:00Z"/>
                <w:b/>
                <w:sz w:val="18"/>
                <w:szCs w:val="22"/>
                <w:lang w:val="en-GB"/>
              </w:rPr>
            </w:pPr>
            <w:ins w:id="94" w:author="Domburg, Marleen" w:date="2026-09-25T20:01:00Z" w16du:dateUtc="2026-09-26T00:01:00Z">
              <w:r>
                <w:rPr>
                  <w:b/>
                  <w:sz w:val="18"/>
                  <w:szCs w:val="22"/>
                  <w:lang w:val="en-GB"/>
                </w:rPr>
                <w:t>Sending your Learning Agreement (</w:t>
              </w:r>
              <w:r w:rsidR="000E7BE1">
                <w:rPr>
                  <w:b/>
                  <w:sz w:val="18"/>
                  <w:szCs w:val="22"/>
                  <w:lang w:val="en-GB"/>
                </w:rPr>
                <w:t xml:space="preserve">Please read and </w:t>
              </w:r>
              <w:r>
                <w:rPr>
                  <w:b/>
                  <w:sz w:val="18"/>
                  <w:szCs w:val="22"/>
                  <w:lang w:val="en-GB"/>
                </w:rPr>
                <w:t xml:space="preserve">tick </w:t>
              </w:r>
              <w:r w:rsidR="00B85402">
                <w:rPr>
                  <w:b/>
                  <w:sz w:val="18"/>
                  <w:szCs w:val="22"/>
                  <w:lang w:val="en-GB"/>
                </w:rPr>
                <w:t xml:space="preserve">to </w:t>
              </w:r>
              <w:r w:rsidR="000E7BE1">
                <w:rPr>
                  <w:b/>
                  <w:sz w:val="18"/>
                  <w:szCs w:val="22"/>
                  <w:lang w:val="en-GB"/>
                </w:rPr>
                <w:t>confirm</w:t>
              </w:r>
              <w:r>
                <w:rPr>
                  <w:b/>
                  <w:sz w:val="18"/>
                  <w:szCs w:val="22"/>
                  <w:lang w:val="en-GB"/>
                </w:rPr>
                <w:t>)</w:t>
              </w:r>
            </w:ins>
          </w:p>
          <w:p w14:paraId="6C56ACA2" w14:textId="77777777" w:rsidR="00E170A8" w:rsidRPr="00C73701" w:rsidRDefault="00B85402" w:rsidP="00787A9F">
            <w:pPr>
              <w:rPr>
                <w:ins w:id="95" w:author="Domburg, Marleen" w:date="2026-09-25T20:01:00Z" w16du:dateUtc="2026-09-26T00:01:00Z"/>
                <w:sz w:val="22"/>
                <w:szCs w:val="22"/>
                <w:lang w:val="en-GB"/>
              </w:rPr>
            </w:pPr>
            <w:ins w:id="96" w:author="Domburg, Marleen" w:date="2026-09-25T20:01:00Z" w16du:dateUtc="2026-09-26T00:01:00Z">
              <w:r w:rsidRPr="00345BAA">
                <w:rPr>
                  <w:rFonts w:ascii="Verdana" w:hAnsi="Verdana" w:cs="Calibri"/>
                  <w:sz w:val="22"/>
                  <w:szCs w:val="22"/>
                  <w:lang w:val="en-GB"/>
                </w:rPr>
                <w:sym w:font="Wingdings" w:char="F06F"/>
              </w:r>
              <w:r>
                <w:rPr>
                  <w:rFonts w:ascii="Verdana" w:hAnsi="Verdana" w:cs="Calibri"/>
                  <w:sz w:val="22"/>
                  <w:szCs w:val="22"/>
                  <w:lang w:val="en-GB"/>
                </w:rPr>
                <w:t xml:space="preserve"> </w:t>
              </w:r>
              <w:r>
                <w:rPr>
                  <w:sz w:val="22"/>
                  <w:szCs w:val="22"/>
                  <w:lang w:val="en-GB"/>
                </w:rPr>
                <w:t>I am aware that I have to send a fully signed Learning Agreement before</w:t>
              </w:r>
              <w:r w:rsidR="00E170A8">
                <w:rPr>
                  <w:sz w:val="22"/>
                  <w:szCs w:val="22"/>
                  <w:lang w:val="en-GB"/>
                </w:rPr>
                <w:t xml:space="preserve"> de</w:t>
              </w:r>
              <w:r>
                <w:rPr>
                  <w:sz w:val="22"/>
                  <w:szCs w:val="22"/>
                  <w:lang w:val="en-GB"/>
                </w:rPr>
                <w:t>parture</w:t>
              </w:r>
              <w:r w:rsidR="00E170A8">
                <w:rPr>
                  <w:sz w:val="22"/>
                  <w:szCs w:val="22"/>
                  <w:lang w:val="en-GB"/>
                </w:rPr>
                <w:t xml:space="preserve">      </w:t>
              </w:r>
              <w:r w:rsidR="00E170A8">
                <w:rPr>
                  <w:sz w:val="22"/>
                  <w:szCs w:val="22"/>
                  <w:lang w:val="en-GB"/>
                </w:rPr>
                <w:tab/>
              </w:r>
            </w:ins>
          </w:p>
          <w:p w14:paraId="5429C1A1" w14:textId="77777777" w:rsidR="00E170A8" w:rsidRDefault="00E170A8" w:rsidP="00C73701">
            <w:pPr>
              <w:rPr>
                <w:ins w:id="97" w:author="Domburg, Marleen" w:date="2026-09-25T20:01:00Z" w16du:dateUtc="2026-09-26T00:01:00Z"/>
                <w:sz w:val="18"/>
                <w:szCs w:val="22"/>
                <w:lang w:val="en-GB"/>
              </w:rPr>
            </w:pPr>
            <w:ins w:id="98" w:author="Domburg, Marleen" w:date="2026-09-25T20:01:00Z" w16du:dateUtc="2026-09-26T00:01:00Z">
              <w:r>
                <w:rPr>
                  <w:rFonts w:ascii="Verdana" w:hAnsi="Verdana" w:cs="Calibri"/>
                  <w:sz w:val="22"/>
                  <w:szCs w:val="22"/>
                  <w:lang w:val="en-GB"/>
                </w:rPr>
                <w:t xml:space="preserve">  </w:t>
              </w:r>
              <w:r w:rsidR="00B85402">
                <w:rPr>
                  <w:rFonts w:ascii="Verdana" w:hAnsi="Verdana" w:cs="Calibri"/>
                  <w:sz w:val="22"/>
                  <w:szCs w:val="22"/>
                  <w:lang w:val="en-GB"/>
                </w:rPr>
                <w:t xml:space="preserve"> </w:t>
              </w:r>
              <w:r>
                <w:rPr>
                  <w:sz w:val="18"/>
                  <w:szCs w:val="22"/>
                  <w:lang w:val="en-GB"/>
                </w:rPr>
                <w:t>(The Erasmus+ grant will only be paid until we receive all the required documents)</w:t>
              </w:r>
            </w:ins>
          </w:p>
          <w:p w14:paraId="23110F8C" w14:textId="77777777" w:rsidR="00753309" w:rsidRPr="00FA2D29" w:rsidRDefault="00753309" w:rsidP="00C73701">
            <w:pPr>
              <w:rPr>
                <w:sz w:val="12"/>
                <w:lang w:val="en-GB"/>
                <w:rPrChange w:id="99" w:author="Domburg, Marleen" w:date="2026-09-25T20:01:00Z" w16du:dateUtc="2026-09-26T00:01:00Z">
                  <w:rPr>
                    <w:rFonts w:ascii="Arial" w:hAnsi="Arial"/>
                    <w:sz w:val="18"/>
                    <w:szCs w:val="20"/>
                  </w:rPr>
                </w:rPrChange>
              </w:rPr>
              <w:pPrChange w:id="100" w:author="Domburg, Marleen" w:date="2026-09-25T20:01:00Z" w16du:dateUtc="2026-09-26T00:01:00Z">
                <w:pPr>
                  <w:ind w:left="43" w:right="43"/>
                </w:pPr>
              </w:pPrChange>
            </w:pPr>
            <w:del w:id="101" w:author="Domburg, Marleen" w:date="2026-09-25T20:01:00Z" w16du:dateUtc="2026-09-26T00:01:00Z">
              <w:r w:rsidRPr="00F24715">
                <w:rPr>
                  <w:rFonts w:ascii="Arial" w:hAnsi="Arial"/>
                  <w:sz w:val="18"/>
                </w:rPr>
                <w:fldChar w:fldCharType="begin">
                  <w:ffData>
                    <w:name w:val="Text5"/>
                    <w:enabled/>
                    <w:calcOnExit w:val="0"/>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p>
        </w:tc>
        <w:tc>
          <w:tcPr>
            <w:tcW w:w="9061" w:type="dxa"/>
            <w:tcPrChange w:id="102" w:author="Domburg, Marleen" w:date="2026-09-25T20:01:00Z" w16du:dateUtc="2026-09-26T00:01:00Z">
              <w:tcPr>
                <w:tcW w:w="3490" w:type="dxa"/>
                <w:gridSpan w:val="2"/>
                <w:tcBorders>
                  <w:left w:val="single" w:sz="4" w:space="0" w:color="auto"/>
                  <w:bottom w:val="single" w:sz="4" w:space="0" w:color="auto"/>
                  <w:right w:val="single" w:sz="4" w:space="0" w:color="auto"/>
                </w:tcBorders>
                <w:vAlign w:val="bottom"/>
              </w:tcPr>
            </w:tcPrChange>
          </w:tcPr>
          <w:p w14:paraId="608E387C" w14:textId="77777777" w:rsidR="00753309" w:rsidRPr="00F24715" w:rsidRDefault="00753309" w:rsidP="00753309">
            <w:pPr>
              <w:ind w:left="43" w:right="43"/>
              <w:rPr>
                <w:rFonts w:ascii="Arial" w:hAnsi="Arial"/>
                <w:sz w:val="18"/>
              </w:rPr>
            </w:pPr>
            <w:del w:id="103" w:author="Domburg, Marleen" w:date="2026-09-25T20:01:00Z" w16du:dateUtc="2026-09-26T00:01:00Z">
              <w:r w:rsidRPr="00F24715">
                <w:rPr>
                  <w:rFonts w:ascii="Arial" w:hAnsi="Arial"/>
                  <w:sz w:val="18"/>
                </w:rPr>
                <w:fldChar w:fldCharType="begin">
                  <w:ffData>
                    <w:name w:val="Text6"/>
                    <w:enabled/>
                    <w:calcOnExit w:val="0"/>
                    <w:textInput>
                      <w:maxLength w:val="3"/>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r w:rsidRPr="00F24715">
                <w:rPr>
                  <w:rFonts w:ascii="Arial" w:hAnsi="Arial"/>
                  <w:sz w:val="18"/>
                </w:rPr>
                <w:delText xml:space="preserve">     –     </w:delText>
              </w:r>
              <w:r w:rsidRPr="00F24715">
                <w:rPr>
                  <w:rFonts w:ascii="Arial" w:hAnsi="Arial"/>
                  <w:sz w:val="18"/>
                </w:rPr>
                <w:fldChar w:fldCharType="begin">
                  <w:ffData>
                    <w:name w:val="Text6"/>
                    <w:enabled/>
                    <w:calcOnExit w:val="0"/>
                    <w:textInput>
                      <w:maxLength w:val="3"/>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r w:rsidRPr="00F24715">
                <w:rPr>
                  <w:rFonts w:ascii="Arial" w:hAnsi="Arial"/>
                  <w:sz w:val="18"/>
                </w:rPr>
                <w:delText xml:space="preserve">     –     </w:delText>
              </w:r>
              <w:r w:rsidRPr="00F24715">
                <w:rPr>
                  <w:rFonts w:ascii="Arial" w:hAnsi="Arial"/>
                  <w:sz w:val="18"/>
                </w:rPr>
                <w:fldChar w:fldCharType="begin">
                  <w:ffData>
                    <w:name w:val=""/>
                    <w:enabled/>
                    <w:calcOnExit w:val="0"/>
                    <w:textInput>
                      <w:maxLength w:val="4"/>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p>
        </w:tc>
      </w:tr>
      <w:tr w:rsidR="00C73701" w:rsidRPr="0008302D" w14:paraId="37A671F0" w14:textId="77777777" w:rsidTr="00F2712D">
        <w:trPr>
          <w:ins w:id="104" w:author="Domburg, Marleen" w:date="2026-09-25T20:01:00Z" w16du:dateUtc="2026-09-26T00:01:00Z"/>
        </w:trPr>
        <w:tc>
          <w:tcPr>
            <w:tcW w:w="2612" w:type="dxa"/>
          </w:tcPr>
          <w:p w14:paraId="0DF19ED1" w14:textId="77777777" w:rsidR="00C73701" w:rsidRDefault="00C73701" w:rsidP="00C73701">
            <w:pPr>
              <w:rPr>
                <w:ins w:id="105" w:author="Domburg, Marleen" w:date="2026-09-25T20:01:00Z" w16du:dateUtc="2026-09-26T00:01:00Z"/>
                <w:sz w:val="22"/>
                <w:szCs w:val="22"/>
                <w:lang w:val="en-GB"/>
              </w:rPr>
            </w:pPr>
            <w:ins w:id="106" w:author="Domburg, Marleen" w:date="2026-09-25T20:01:00Z" w16du:dateUtc="2026-09-26T00:01:00Z">
              <w:r>
                <w:rPr>
                  <w:sz w:val="22"/>
                  <w:szCs w:val="22"/>
                  <w:lang w:val="en-GB"/>
                </w:rPr>
                <w:t>Gender</w:t>
              </w:r>
            </w:ins>
          </w:p>
        </w:tc>
        <w:tc>
          <w:tcPr>
            <w:tcW w:w="6449" w:type="dxa"/>
          </w:tcPr>
          <w:p w14:paraId="09666111" w14:textId="77777777" w:rsidR="00C73701" w:rsidRPr="008D6A21" w:rsidRDefault="00C73701" w:rsidP="00C73701">
            <w:pPr>
              <w:rPr>
                <w:ins w:id="107" w:author="Domburg, Marleen" w:date="2026-09-25T20:01:00Z" w16du:dateUtc="2026-09-26T00:01:00Z"/>
                <w:sz w:val="22"/>
                <w:szCs w:val="22"/>
                <w:lang w:val="en-GB"/>
              </w:rPr>
            </w:pPr>
            <w:ins w:id="108" w:author="Domburg, Marleen" w:date="2026-09-25T20:01:00Z" w16du:dateUtc="2026-09-26T00:01:00Z">
              <w:r w:rsidRPr="008D6A21">
                <w:rPr>
                  <w:sz w:val="22"/>
                  <w:szCs w:val="18"/>
                  <w:lang w:val="nl-NL"/>
                </w:rPr>
                <w:t>(Male/Female)</w:t>
              </w:r>
            </w:ins>
          </w:p>
        </w:tc>
      </w:tr>
      <w:tr w:rsidR="00C73701" w:rsidRPr="0008302D" w14:paraId="37D455DE" w14:textId="77777777" w:rsidTr="00F2712D">
        <w:trPr>
          <w:ins w:id="109" w:author="Domburg, Marleen" w:date="2026-09-25T20:01:00Z" w16du:dateUtc="2026-09-26T00:01:00Z"/>
        </w:trPr>
        <w:tc>
          <w:tcPr>
            <w:tcW w:w="2612" w:type="dxa"/>
          </w:tcPr>
          <w:p w14:paraId="076DD6D6" w14:textId="77777777" w:rsidR="00C73701" w:rsidRDefault="00C73701" w:rsidP="00C73701">
            <w:pPr>
              <w:rPr>
                <w:ins w:id="110" w:author="Domburg, Marleen" w:date="2026-09-25T20:01:00Z" w16du:dateUtc="2026-09-26T00:01:00Z"/>
                <w:sz w:val="22"/>
                <w:szCs w:val="22"/>
                <w:lang w:val="en-GB"/>
              </w:rPr>
            </w:pPr>
            <w:ins w:id="111" w:author="Domburg, Marleen" w:date="2026-09-25T20:01:00Z" w16du:dateUtc="2026-09-26T00:01:00Z">
              <w:r w:rsidRPr="0008302D">
                <w:rPr>
                  <w:sz w:val="22"/>
                  <w:szCs w:val="22"/>
                  <w:lang w:val="en-GB"/>
                </w:rPr>
                <w:t>Date of birth</w:t>
              </w:r>
            </w:ins>
          </w:p>
        </w:tc>
        <w:tc>
          <w:tcPr>
            <w:tcW w:w="6449" w:type="dxa"/>
          </w:tcPr>
          <w:p w14:paraId="1BD790A2" w14:textId="77777777" w:rsidR="00C73701" w:rsidRPr="0008302D" w:rsidRDefault="00C73701" w:rsidP="00C73701">
            <w:pPr>
              <w:rPr>
                <w:ins w:id="112" w:author="Domburg, Marleen" w:date="2026-09-25T20:01:00Z" w16du:dateUtc="2026-09-26T00:01:00Z"/>
                <w:sz w:val="22"/>
                <w:szCs w:val="22"/>
                <w:lang w:val="en-GB"/>
              </w:rPr>
            </w:pPr>
          </w:p>
        </w:tc>
      </w:tr>
      <w:tr w:rsidR="00C73701" w:rsidRPr="0008302D" w14:paraId="76888E77" w14:textId="77777777" w:rsidTr="00F2712D">
        <w:trPr>
          <w:ins w:id="113" w:author="Domburg, Marleen" w:date="2026-09-25T20:01:00Z" w16du:dateUtc="2026-09-26T00:01:00Z"/>
        </w:trPr>
        <w:tc>
          <w:tcPr>
            <w:tcW w:w="2612" w:type="dxa"/>
          </w:tcPr>
          <w:p w14:paraId="67EEF645" w14:textId="77777777" w:rsidR="00C73701" w:rsidRPr="0008302D" w:rsidRDefault="00C73701" w:rsidP="00C73701">
            <w:pPr>
              <w:rPr>
                <w:ins w:id="114" w:author="Domburg, Marleen" w:date="2026-09-25T20:01:00Z" w16du:dateUtc="2026-09-26T00:01:00Z"/>
                <w:sz w:val="22"/>
                <w:szCs w:val="22"/>
                <w:lang w:val="en-GB"/>
              </w:rPr>
            </w:pPr>
            <w:ins w:id="115" w:author="Domburg, Marleen" w:date="2026-09-25T20:01:00Z" w16du:dateUtc="2026-09-26T00:01:00Z">
              <w:r w:rsidRPr="0008302D">
                <w:rPr>
                  <w:sz w:val="22"/>
                  <w:szCs w:val="22"/>
                  <w:lang w:val="en-GB"/>
                </w:rPr>
                <w:t xml:space="preserve">Nationality </w:t>
              </w:r>
            </w:ins>
          </w:p>
        </w:tc>
        <w:tc>
          <w:tcPr>
            <w:tcW w:w="6449" w:type="dxa"/>
          </w:tcPr>
          <w:p w14:paraId="556A9FFD" w14:textId="77777777" w:rsidR="00C73701" w:rsidRPr="0008302D" w:rsidRDefault="00C73701" w:rsidP="00C73701">
            <w:pPr>
              <w:rPr>
                <w:ins w:id="116" w:author="Domburg, Marleen" w:date="2026-09-25T20:01:00Z" w16du:dateUtc="2026-09-26T00:01:00Z"/>
                <w:sz w:val="22"/>
                <w:szCs w:val="22"/>
                <w:lang w:val="en-GB"/>
              </w:rPr>
            </w:pPr>
          </w:p>
        </w:tc>
      </w:tr>
      <w:tr w:rsidR="00753309" w:rsidRPr="00F24715" w14:paraId="09AB14EF" w14:textId="77777777" w:rsidTr="00F2712D">
        <w:trPr>
          <w:trPrChange w:id="117" w:author="Domburg, Marleen" w:date="2026-09-25T20:01:00Z" w16du:dateUtc="2026-09-26T00:01:00Z">
            <w:trPr>
              <w:trHeight w:val="189"/>
            </w:trPr>
          </w:trPrChange>
        </w:trPr>
        <w:tc>
          <w:tcPr>
            <w:tcW w:w="2612" w:type="dxa"/>
            <w:tcPrChange w:id="118" w:author="Domburg, Marleen" w:date="2026-09-25T20:01:00Z" w16du:dateUtc="2026-09-26T00:01:00Z">
              <w:tcPr>
                <w:tcW w:w="7713" w:type="dxa"/>
                <w:gridSpan w:val="3"/>
                <w:tcBorders>
                  <w:top w:val="single" w:sz="4" w:space="0" w:color="auto"/>
                  <w:left w:val="single" w:sz="4" w:space="0" w:color="auto"/>
                  <w:right w:val="single" w:sz="4" w:space="0" w:color="auto"/>
                </w:tcBorders>
              </w:tcPr>
            </w:tcPrChange>
          </w:tcPr>
          <w:p w14:paraId="3C31079D" w14:textId="77777777" w:rsidR="00753309" w:rsidRPr="0008302D" w:rsidRDefault="00C73701" w:rsidP="00C73701">
            <w:pPr>
              <w:rPr>
                <w:sz w:val="22"/>
                <w:lang w:val="en-GB"/>
                <w:rPrChange w:id="119" w:author="Domburg, Marleen" w:date="2026-09-25T20:01:00Z" w16du:dateUtc="2026-09-26T00:01:00Z">
                  <w:rPr>
                    <w:rFonts w:ascii="Arial" w:hAnsi="Arial"/>
                    <w:sz w:val="18"/>
                    <w:szCs w:val="20"/>
                  </w:rPr>
                </w:rPrChange>
              </w:rPr>
              <w:pPrChange w:id="120" w:author="Domburg, Marleen" w:date="2026-09-25T20:01:00Z" w16du:dateUtc="2026-09-26T00:01:00Z">
                <w:pPr>
                  <w:ind w:left="43" w:right="43"/>
                </w:pPr>
              </w:pPrChange>
            </w:pPr>
            <w:ins w:id="121" w:author="Domburg, Marleen" w:date="2026-09-25T20:01:00Z" w16du:dateUtc="2026-09-26T00:01:00Z">
              <w:r>
                <w:rPr>
                  <w:sz w:val="22"/>
                  <w:szCs w:val="22"/>
                  <w:lang w:val="en-GB"/>
                </w:rPr>
                <w:t>Previous Erasmus experience</w:t>
              </w:r>
            </w:ins>
            <w:del w:id="122" w:author="Domburg, Marleen" w:date="2026-09-25T20:01:00Z" w16du:dateUtc="2026-09-26T00:01:00Z">
              <w:r w:rsidR="00753309" w:rsidRPr="00F24715">
                <w:rPr>
                  <w:rFonts w:ascii="Arial" w:hAnsi="Arial"/>
                  <w:sz w:val="18"/>
                </w:rPr>
                <w:delText>Mailing Address (if different)</w:delText>
              </w:r>
            </w:del>
          </w:p>
        </w:tc>
        <w:tc>
          <w:tcPr>
            <w:tcW w:w="6449" w:type="dxa"/>
            <w:tcPrChange w:id="123" w:author="Domburg, Marleen" w:date="2026-09-25T20:01:00Z" w16du:dateUtc="2026-09-26T00:01:00Z">
              <w:tcPr>
                <w:tcW w:w="3490" w:type="dxa"/>
                <w:gridSpan w:val="2"/>
                <w:tcBorders>
                  <w:top w:val="single" w:sz="4" w:space="0" w:color="auto"/>
                  <w:left w:val="single" w:sz="4" w:space="0" w:color="auto"/>
                  <w:right w:val="single" w:sz="4" w:space="0" w:color="auto"/>
                </w:tcBorders>
              </w:tcPr>
            </w:tcPrChange>
          </w:tcPr>
          <w:p w14:paraId="2D3F0269" w14:textId="77777777" w:rsidR="00C73701" w:rsidRDefault="00C73701" w:rsidP="00C73701">
            <w:pPr>
              <w:rPr>
                <w:ins w:id="124" w:author="Domburg, Marleen" w:date="2026-09-25T20:01:00Z" w16du:dateUtc="2026-09-26T00:01:00Z"/>
                <w:sz w:val="22"/>
                <w:szCs w:val="22"/>
                <w:lang w:val="en-GB"/>
              </w:rPr>
            </w:pPr>
            <w:ins w:id="125" w:author="Domburg, Marleen" w:date="2026-09-25T20:01:00Z" w16du:dateUtc="2026-09-26T00:01:00Z">
              <w:r>
                <w:rPr>
                  <w:sz w:val="22"/>
                  <w:szCs w:val="22"/>
                  <w:lang w:val="en-GB"/>
                </w:rPr>
                <w:t xml:space="preserve">Yes </w:t>
              </w:r>
              <w:r w:rsidRPr="0069189A">
                <w:rPr>
                  <w:sz w:val="14"/>
                  <w:szCs w:val="22"/>
                  <w:lang w:val="en-GB"/>
                </w:rPr>
                <w:t>(if yes, please specify how many months and during BSc or MSc</w:t>
              </w:r>
              <w:r>
                <w:rPr>
                  <w:sz w:val="14"/>
                  <w:szCs w:val="22"/>
                  <w:lang w:val="en-GB"/>
                </w:rPr>
                <w:t xml:space="preserve"> or PhD</w:t>
              </w:r>
              <w:r w:rsidRPr="0069189A">
                <w:rPr>
                  <w:sz w:val="14"/>
                  <w:szCs w:val="22"/>
                  <w:lang w:val="en-GB"/>
                </w:rPr>
                <w:t>)</w:t>
              </w:r>
              <w:r>
                <w:rPr>
                  <w:sz w:val="22"/>
                  <w:szCs w:val="22"/>
                  <w:lang w:val="en-GB"/>
                </w:rPr>
                <w:t>/No</w:t>
              </w:r>
            </w:ins>
          </w:p>
          <w:p w14:paraId="3FFDE0EF" w14:textId="77777777" w:rsidR="00753309" w:rsidRPr="0008302D" w:rsidRDefault="00753309" w:rsidP="00C73701">
            <w:pPr>
              <w:rPr>
                <w:sz w:val="22"/>
                <w:lang w:val="en-GB"/>
                <w:rPrChange w:id="126" w:author="Domburg, Marleen" w:date="2026-09-25T20:01:00Z" w16du:dateUtc="2026-09-26T00:01:00Z">
                  <w:rPr>
                    <w:rFonts w:ascii="Arial" w:hAnsi="Arial"/>
                    <w:sz w:val="18"/>
                    <w:szCs w:val="20"/>
                  </w:rPr>
                </w:rPrChange>
              </w:rPr>
              <w:pPrChange w:id="127" w:author="Domburg, Marleen" w:date="2026-09-25T20:01:00Z" w16du:dateUtc="2026-09-26T00:01:00Z">
                <w:pPr>
                  <w:ind w:left="43" w:right="43"/>
                </w:pPr>
              </w:pPrChange>
            </w:pPr>
            <w:del w:id="128" w:author="Domburg, Marleen" w:date="2026-09-25T20:01:00Z" w16du:dateUtc="2026-09-26T00:01:00Z">
              <w:r w:rsidRPr="00F24715">
                <w:rPr>
                  <w:rFonts w:ascii="Arial" w:hAnsi="Arial"/>
                  <w:sz w:val="18"/>
                </w:rPr>
                <w:delText>Fax Area Code and Telephone Number</w:delText>
              </w:r>
            </w:del>
          </w:p>
        </w:tc>
      </w:tr>
      <w:tr w:rsidR="00753309" w:rsidRPr="00F24715" w14:paraId="2CCE2CB4" w14:textId="77777777" w:rsidTr="00F2712D">
        <w:trPr>
          <w:trPrChange w:id="129" w:author="Domburg, Marleen" w:date="2026-09-25T20:01:00Z" w16du:dateUtc="2026-09-26T00:01:00Z">
            <w:trPr>
              <w:trHeight w:val="252"/>
            </w:trPr>
          </w:trPrChange>
        </w:trPr>
        <w:tc>
          <w:tcPr>
            <w:tcW w:w="2612" w:type="dxa"/>
            <w:tcPrChange w:id="130" w:author="Domburg, Marleen" w:date="2026-09-25T20:01:00Z" w16du:dateUtc="2026-09-26T00:01:00Z">
              <w:tcPr>
                <w:tcW w:w="7713" w:type="dxa"/>
                <w:gridSpan w:val="3"/>
                <w:tcBorders>
                  <w:left w:val="single" w:sz="4" w:space="0" w:color="auto"/>
                  <w:bottom w:val="single" w:sz="4" w:space="0" w:color="auto"/>
                  <w:right w:val="single" w:sz="4" w:space="0" w:color="auto"/>
                </w:tcBorders>
                <w:vAlign w:val="bottom"/>
              </w:tcPr>
            </w:tcPrChange>
          </w:tcPr>
          <w:p w14:paraId="034EBBB7" w14:textId="77777777" w:rsidR="00753309" w:rsidRPr="0008302D" w:rsidRDefault="00C73701" w:rsidP="00C73701">
            <w:pPr>
              <w:rPr>
                <w:sz w:val="22"/>
                <w:lang w:val="en-GB"/>
                <w:rPrChange w:id="131" w:author="Domburg, Marleen" w:date="2026-09-25T20:01:00Z" w16du:dateUtc="2026-09-26T00:01:00Z">
                  <w:rPr>
                    <w:rFonts w:ascii="Arial" w:hAnsi="Arial"/>
                    <w:sz w:val="18"/>
                    <w:szCs w:val="20"/>
                  </w:rPr>
                </w:rPrChange>
              </w:rPr>
              <w:pPrChange w:id="132" w:author="Domburg, Marleen" w:date="2026-09-25T20:01:00Z" w16du:dateUtc="2026-09-26T00:01:00Z">
                <w:pPr>
                  <w:ind w:left="43" w:right="43"/>
                </w:pPr>
              </w:pPrChange>
            </w:pPr>
            <w:ins w:id="133" w:author="Domburg, Marleen" w:date="2026-09-25T20:01:00Z" w16du:dateUtc="2026-09-26T00:01:00Z">
              <w:r w:rsidRPr="0008302D">
                <w:rPr>
                  <w:sz w:val="22"/>
                  <w:szCs w:val="22"/>
                  <w:lang w:val="en-GB"/>
                </w:rPr>
                <w:t>Address</w:t>
              </w:r>
            </w:ins>
            <w:del w:id="134" w:author="Domburg, Marleen" w:date="2026-09-25T20:01:00Z" w16du:dateUtc="2026-09-26T00:01:00Z">
              <w:r w:rsidR="00753309" w:rsidRPr="00F24715">
                <w:rPr>
                  <w:rFonts w:ascii="Arial" w:hAnsi="Arial"/>
                  <w:sz w:val="18"/>
                </w:rPr>
                <w:fldChar w:fldCharType="begin">
                  <w:ffData>
                    <w:name w:val="Text5"/>
                    <w:enabled/>
                    <w:calcOnExit w:val="0"/>
                    <w:textInput/>
                  </w:ffData>
                </w:fldChar>
              </w:r>
              <w:r w:rsidR="00753309" w:rsidRPr="00F24715">
                <w:rPr>
                  <w:rFonts w:ascii="Arial" w:hAnsi="Arial"/>
                  <w:sz w:val="18"/>
                </w:rPr>
                <w:delInstrText xml:space="preserve"> FORMTEXT </w:delInstrText>
              </w:r>
              <w:r w:rsidR="00753309" w:rsidRPr="00F24715">
                <w:rPr>
                  <w:rFonts w:ascii="Arial" w:hAnsi="Arial"/>
                  <w:sz w:val="18"/>
                </w:rPr>
              </w:r>
              <w:r w:rsidR="00753309" w:rsidRPr="00F24715">
                <w:rPr>
                  <w:rFonts w:ascii="Arial" w:hAnsi="Arial"/>
                  <w:sz w:val="18"/>
                </w:rPr>
                <w:fldChar w:fldCharType="separate"/>
              </w:r>
              <w:r w:rsidR="00753309" w:rsidRPr="00F24715">
                <w:rPr>
                  <w:rFonts w:ascii="Arial" w:hAnsi="Arial"/>
                  <w:noProof/>
                  <w:sz w:val="18"/>
                </w:rPr>
                <w:delText> </w:delText>
              </w:r>
              <w:r w:rsidR="00753309" w:rsidRPr="00F24715">
                <w:rPr>
                  <w:rFonts w:ascii="Arial" w:hAnsi="Arial"/>
                  <w:noProof/>
                  <w:sz w:val="18"/>
                </w:rPr>
                <w:delText> </w:delText>
              </w:r>
              <w:r w:rsidR="00753309" w:rsidRPr="00F24715">
                <w:rPr>
                  <w:rFonts w:ascii="Arial" w:hAnsi="Arial"/>
                  <w:noProof/>
                  <w:sz w:val="18"/>
                </w:rPr>
                <w:delText> </w:delText>
              </w:r>
              <w:r w:rsidR="00753309" w:rsidRPr="00F24715">
                <w:rPr>
                  <w:rFonts w:ascii="Arial" w:hAnsi="Arial"/>
                  <w:noProof/>
                  <w:sz w:val="18"/>
                </w:rPr>
                <w:delText> </w:delText>
              </w:r>
              <w:r w:rsidR="00753309" w:rsidRPr="00F24715">
                <w:rPr>
                  <w:rFonts w:ascii="Arial" w:hAnsi="Arial"/>
                  <w:noProof/>
                  <w:sz w:val="18"/>
                </w:rPr>
                <w:delText> </w:delText>
              </w:r>
              <w:r w:rsidR="00753309" w:rsidRPr="00F24715">
                <w:rPr>
                  <w:rFonts w:ascii="Arial" w:hAnsi="Arial"/>
                  <w:sz w:val="18"/>
                </w:rPr>
                <w:fldChar w:fldCharType="end"/>
              </w:r>
            </w:del>
          </w:p>
        </w:tc>
        <w:tc>
          <w:tcPr>
            <w:tcW w:w="6449" w:type="dxa"/>
            <w:tcPrChange w:id="135" w:author="Domburg, Marleen" w:date="2026-09-25T20:01:00Z" w16du:dateUtc="2026-09-26T00:01:00Z">
              <w:tcPr>
                <w:tcW w:w="3490" w:type="dxa"/>
                <w:gridSpan w:val="2"/>
                <w:tcBorders>
                  <w:left w:val="single" w:sz="4" w:space="0" w:color="auto"/>
                  <w:bottom w:val="single" w:sz="4" w:space="0" w:color="auto"/>
                  <w:right w:val="single" w:sz="4" w:space="0" w:color="auto"/>
                </w:tcBorders>
                <w:vAlign w:val="bottom"/>
              </w:tcPr>
            </w:tcPrChange>
          </w:tcPr>
          <w:p w14:paraId="7E84195E" w14:textId="77777777" w:rsidR="00753309" w:rsidRPr="0008302D" w:rsidRDefault="00753309" w:rsidP="00C73701">
            <w:pPr>
              <w:rPr>
                <w:sz w:val="22"/>
                <w:lang w:val="en-GB"/>
                <w:rPrChange w:id="136" w:author="Domburg, Marleen" w:date="2026-09-25T20:01:00Z" w16du:dateUtc="2026-09-26T00:01:00Z">
                  <w:rPr>
                    <w:rFonts w:ascii="Arial" w:hAnsi="Arial"/>
                    <w:sz w:val="18"/>
                    <w:szCs w:val="20"/>
                  </w:rPr>
                </w:rPrChange>
              </w:rPr>
              <w:pPrChange w:id="137" w:author="Domburg, Marleen" w:date="2026-09-25T20:01:00Z" w16du:dateUtc="2026-09-26T00:01:00Z">
                <w:pPr>
                  <w:ind w:left="43" w:right="43"/>
                </w:pPr>
              </w:pPrChange>
            </w:pPr>
            <w:del w:id="138" w:author="Domburg, Marleen" w:date="2026-09-25T20:01:00Z" w16du:dateUtc="2026-09-26T00:01:00Z">
              <w:r w:rsidRPr="00F24715">
                <w:rPr>
                  <w:rFonts w:ascii="Arial" w:hAnsi="Arial"/>
                  <w:sz w:val="18"/>
                </w:rPr>
                <w:fldChar w:fldCharType="begin">
                  <w:ffData>
                    <w:name w:val="Text6"/>
                    <w:enabled/>
                    <w:calcOnExit w:val="0"/>
                    <w:textInput>
                      <w:maxLength w:val="3"/>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r w:rsidRPr="00F24715">
                <w:rPr>
                  <w:rFonts w:ascii="Arial" w:hAnsi="Arial"/>
                  <w:sz w:val="18"/>
                </w:rPr>
                <w:delText xml:space="preserve">     –     </w:delText>
              </w:r>
              <w:r w:rsidRPr="00F24715">
                <w:rPr>
                  <w:rFonts w:ascii="Arial" w:hAnsi="Arial"/>
                  <w:sz w:val="18"/>
                </w:rPr>
                <w:fldChar w:fldCharType="begin">
                  <w:ffData>
                    <w:name w:val="Text6"/>
                    <w:enabled/>
                    <w:calcOnExit w:val="0"/>
                    <w:textInput>
                      <w:maxLength w:val="3"/>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r w:rsidRPr="00F24715">
                <w:rPr>
                  <w:rFonts w:ascii="Arial" w:hAnsi="Arial"/>
                  <w:sz w:val="18"/>
                </w:rPr>
                <w:delText xml:space="preserve">     –     </w:delText>
              </w:r>
              <w:r w:rsidRPr="00F24715">
                <w:rPr>
                  <w:rFonts w:ascii="Arial" w:hAnsi="Arial"/>
                  <w:sz w:val="18"/>
                </w:rPr>
                <w:fldChar w:fldCharType="begin">
                  <w:ffData>
                    <w:name w:val=""/>
                    <w:enabled/>
                    <w:calcOnExit w:val="0"/>
                    <w:textInput>
                      <w:maxLength w:val="4"/>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p>
        </w:tc>
      </w:tr>
      <w:tr w:rsidR="00C73701" w:rsidRPr="0008302D" w14:paraId="3415022F" w14:textId="77777777" w:rsidTr="00F2712D">
        <w:trPr>
          <w:ins w:id="139" w:author="Domburg, Marleen" w:date="2026-09-25T20:01:00Z" w16du:dateUtc="2026-09-26T00:01:00Z"/>
        </w:trPr>
        <w:tc>
          <w:tcPr>
            <w:tcW w:w="2612" w:type="dxa"/>
          </w:tcPr>
          <w:p w14:paraId="6FCE5819" w14:textId="77777777" w:rsidR="00C73701" w:rsidRPr="0008302D" w:rsidRDefault="00C73701" w:rsidP="00C73701">
            <w:pPr>
              <w:rPr>
                <w:ins w:id="140" w:author="Domburg, Marleen" w:date="2026-09-25T20:01:00Z" w16du:dateUtc="2026-09-26T00:01:00Z"/>
                <w:sz w:val="22"/>
                <w:szCs w:val="22"/>
                <w:lang w:val="en-GB"/>
              </w:rPr>
            </w:pPr>
            <w:ins w:id="141" w:author="Domburg, Marleen" w:date="2026-09-25T20:01:00Z" w16du:dateUtc="2026-09-26T00:01:00Z">
              <w:r>
                <w:rPr>
                  <w:sz w:val="22"/>
                  <w:szCs w:val="22"/>
                  <w:lang w:val="en-GB"/>
                </w:rPr>
                <w:t>Zip code + City</w:t>
              </w:r>
            </w:ins>
          </w:p>
        </w:tc>
        <w:tc>
          <w:tcPr>
            <w:tcW w:w="6449" w:type="dxa"/>
          </w:tcPr>
          <w:p w14:paraId="5A16B470" w14:textId="77777777" w:rsidR="00C73701" w:rsidRPr="0008302D" w:rsidRDefault="00C73701" w:rsidP="00C73701">
            <w:pPr>
              <w:rPr>
                <w:ins w:id="142" w:author="Domburg, Marleen" w:date="2026-09-25T20:01:00Z" w16du:dateUtc="2026-09-26T00:01:00Z"/>
                <w:sz w:val="22"/>
                <w:szCs w:val="22"/>
                <w:lang w:val="en-GB"/>
              </w:rPr>
            </w:pPr>
          </w:p>
        </w:tc>
      </w:tr>
      <w:tr w:rsidR="00C73701" w:rsidRPr="0008302D" w14:paraId="3DAAA87A" w14:textId="77777777" w:rsidTr="00F2712D">
        <w:trPr>
          <w:ins w:id="143" w:author="Domburg, Marleen" w:date="2026-09-25T20:01:00Z" w16du:dateUtc="2026-09-26T00:01:00Z"/>
        </w:trPr>
        <w:tc>
          <w:tcPr>
            <w:tcW w:w="2612" w:type="dxa"/>
          </w:tcPr>
          <w:p w14:paraId="25018238" w14:textId="77777777" w:rsidR="00C73701" w:rsidRPr="0008302D" w:rsidRDefault="00C73701" w:rsidP="00C73701">
            <w:pPr>
              <w:rPr>
                <w:ins w:id="144" w:author="Domburg, Marleen" w:date="2026-09-25T20:01:00Z" w16du:dateUtc="2026-09-26T00:01:00Z"/>
                <w:sz w:val="22"/>
                <w:szCs w:val="22"/>
                <w:lang w:val="en-GB"/>
              </w:rPr>
            </w:pPr>
            <w:ins w:id="145" w:author="Domburg, Marleen" w:date="2026-09-25T20:01:00Z" w16du:dateUtc="2026-09-26T00:01:00Z">
              <w:r w:rsidRPr="0008302D">
                <w:rPr>
                  <w:sz w:val="22"/>
                  <w:szCs w:val="22"/>
                  <w:lang w:val="en-GB"/>
                </w:rPr>
                <w:t>Phone</w:t>
              </w:r>
            </w:ins>
          </w:p>
        </w:tc>
        <w:tc>
          <w:tcPr>
            <w:tcW w:w="6449" w:type="dxa"/>
          </w:tcPr>
          <w:p w14:paraId="45ED5A36" w14:textId="77777777" w:rsidR="00C73701" w:rsidRPr="0008302D" w:rsidRDefault="00C73701" w:rsidP="00C73701">
            <w:pPr>
              <w:rPr>
                <w:ins w:id="146" w:author="Domburg, Marleen" w:date="2026-09-25T20:01:00Z" w16du:dateUtc="2026-09-26T00:01:00Z"/>
                <w:sz w:val="22"/>
                <w:szCs w:val="22"/>
                <w:lang w:val="en-GB"/>
              </w:rPr>
            </w:pPr>
          </w:p>
        </w:tc>
      </w:tr>
      <w:tr w:rsidR="00C73701" w:rsidRPr="0008302D" w14:paraId="6C9DD278" w14:textId="77777777" w:rsidTr="00F2712D">
        <w:trPr>
          <w:ins w:id="147" w:author="Domburg, Marleen" w:date="2026-09-25T20:01:00Z" w16du:dateUtc="2026-09-26T00:01:00Z"/>
        </w:trPr>
        <w:tc>
          <w:tcPr>
            <w:tcW w:w="2612" w:type="dxa"/>
          </w:tcPr>
          <w:p w14:paraId="570E2883" w14:textId="77777777" w:rsidR="00C73701" w:rsidRPr="0008302D" w:rsidRDefault="00C73701" w:rsidP="00C73701">
            <w:pPr>
              <w:rPr>
                <w:ins w:id="148" w:author="Domburg, Marleen" w:date="2026-09-25T20:01:00Z" w16du:dateUtc="2026-09-26T00:01:00Z"/>
                <w:sz w:val="22"/>
                <w:szCs w:val="22"/>
                <w:lang w:val="en-GB"/>
              </w:rPr>
            </w:pPr>
            <w:ins w:id="149" w:author="Domburg, Marleen" w:date="2026-09-25T20:01:00Z" w16du:dateUtc="2026-09-26T00:01:00Z">
              <w:r w:rsidRPr="0008302D">
                <w:rPr>
                  <w:sz w:val="22"/>
                  <w:szCs w:val="22"/>
                  <w:lang w:val="en-GB"/>
                </w:rPr>
                <w:t>Study Cycle during exchange</w:t>
              </w:r>
            </w:ins>
          </w:p>
        </w:tc>
        <w:tc>
          <w:tcPr>
            <w:tcW w:w="6449" w:type="dxa"/>
          </w:tcPr>
          <w:p w14:paraId="5534FB69" w14:textId="77777777" w:rsidR="00C73701" w:rsidRPr="0008302D" w:rsidRDefault="00C73701" w:rsidP="00C73701">
            <w:pPr>
              <w:rPr>
                <w:ins w:id="150" w:author="Domburg, Marleen" w:date="2026-09-25T20:01:00Z" w16du:dateUtc="2026-09-26T00:01:00Z"/>
                <w:sz w:val="22"/>
                <w:szCs w:val="22"/>
                <w:lang w:val="en-GB"/>
              </w:rPr>
            </w:pPr>
            <w:ins w:id="151" w:author="Domburg, Marleen" w:date="2026-09-25T20:01:00Z" w16du:dateUtc="2026-09-26T00:01:00Z">
              <w:r w:rsidRPr="0008302D">
                <w:rPr>
                  <w:sz w:val="22"/>
                  <w:szCs w:val="22"/>
                  <w:lang w:val="en-GB"/>
                </w:rPr>
                <w:t>BSc /MSc/PhD</w:t>
              </w:r>
            </w:ins>
          </w:p>
        </w:tc>
      </w:tr>
      <w:tr w:rsidR="00C73701" w:rsidRPr="0008302D" w14:paraId="34835919" w14:textId="77777777" w:rsidTr="00F2712D">
        <w:trPr>
          <w:ins w:id="152" w:author="Domburg, Marleen" w:date="2026-09-25T20:01:00Z" w16du:dateUtc="2026-09-26T00:01:00Z"/>
        </w:trPr>
        <w:tc>
          <w:tcPr>
            <w:tcW w:w="2612" w:type="dxa"/>
          </w:tcPr>
          <w:p w14:paraId="7DA031F0" w14:textId="77777777" w:rsidR="00C73701" w:rsidRPr="0008302D" w:rsidRDefault="00C73701" w:rsidP="00C73701">
            <w:pPr>
              <w:rPr>
                <w:ins w:id="153" w:author="Domburg, Marleen" w:date="2026-09-25T20:01:00Z" w16du:dateUtc="2026-09-26T00:01:00Z"/>
                <w:sz w:val="22"/>
                <w:szCs w:val="22"/>
                <w:lang w:val="en-GB"/>
              </w:rPr>
            </w:pPr>
            <w:ins w:id="154" w:author="Domburg, Marleen" w:date="2026-09-25T20:01:00Z" w16du:dateUtc="2026-09-26T00:01:00Z">
              <w:r w:rsidRPr="0008302D">
                <w:rPr>
                  <w:sz w:val="22"/>
                  <w:szCs w:val="22"/>
                  <w:lang w:val="en-GB"/>
                </w:rPr>
                <w:t xml:space="preserve">Study programme </w:t>
              </w:r>
            </w:ins>
          </w:p>
        </w:tc>
        <w:tc>
          <w:tcPr>
            <w:tcW w:w="6449" w:type="dxa"/>
          </w:tcPr>
          <w:p w14:paraId="05A8B70E" w14:textId="77777777" w:rsidR="00C73701" w:rsidRPr="0008302D" w:rsidRDefault="00C73701" w:rsidP="00C73701">
            <w:pPr>
              <w:rPr>
                <w:ins w:id="155" w:author="Domburg, Marleen" w:date="2026-09-25T20:01:00Z" w16du:dateUtc="2026-09-26T00:01:00Z"/>
                <w:sz w:val="22"/>
                <w:szCs w:val="22"/>
                <w:lang w:val="en-GB"/>
              </w:rPr>
            </w:pPr>
          </w:p>
        </w:tc>
      </w:tr>
      <w:tr w:rsidR="00C73701" w:rsidRPr="0008302D" w14:paraId="2C1770DD" w14:textId="77777777" w:rsidTr="00F2712D">
        <w:trPr>
          <w:ins w:id="156" w:author="Domburg, Marleen" w:date="2026-09-25T20:01:00Z" w16du:dateUtc="2026-09-26T00:01:00Z"/>
        </w:trPr>
        <w:tc>
          <w:tcPr>
            <w:tcW w:w="2612" w:type="dxa"/>
          </w:tcPr>
          <w:p w14:paraId="2DFDD2B9" w14:textId="77777777" w:rsidR="00C73701" w:rsidRPr="0008302D" w:rsidRDefault="00C73701" w:rsidP="00C73701">
            <w:pPr>
              <w:rPr>
                <w:ins w:id="157" w:author="Domburg, Marleen" w:date="2026-09-25T20:01:00Z" w16du:dateUtc="2026-09-26T00:01:00Z"/>
                <w:sz w:val="22"/>
                <w:szCs w:val="22"/>
                <w:lang w:val="en-GB"/>
              </w:rPr>
            </w:pPr>
            <w:ins w:id="158" w:author="Domburg, Marleen" w:date="2026-09-25T20:01:00Z" w16du:dateUtc="2026-09-26T00:01:00Z">
              <w:r w:rsidRPr="0008302D">
                <w:rPr>
                  <w:sz w:val="22"/>
                  <w:szCs w:val="22"/>
                  <w:lang w:val="en-GB"/>
                </w:rPr>
                <w:t>Code ISCED</w:t>
              </w:r>
              <w:r>
                <w:rPr>
                  <w:sz w:val="22"/>
                  <w:szCs w:val="22"/>
                  <w:lang w:val="en-GB"/>
                </w:rPr>
                <w:t>*</w:t>
              </w:r>
            </w:ins>
          </w:p>
        </w:tc>
        <w:tc>
          <w:tcPr>
            <w:tcW w:w="6449" w:type="dxa"/>
          </w:tcPr>
          <w:p w14:paraId="7D89D759" w14:textId="77777777" w:rsidR="00C73701" w:rsidRPr="0008302D" w:rsidRDefault="00C73701" w:rsidP="00C73701">
            <w:pPr>
              <w:rPr>
                <w:ins w:id="159" w:author="Domburg, Marleen" w:date="2026-09-25T20:01:00Z" w16du:dateUtc="2026-09-26T00:01:00Z"/>
                <w:sz w:val="22"/>
                <w:szCs w:val="22"/>
                <w:lang w:val="en-GB"/>
              </w:rPr>
            </w:pPr>
          </w:p>
        </w:tc>
      </w:tr>
      <w:tr w:rsidR="00C73701" w:rsidRPr="0008302D" w14:paraId="6591A973" w14:textId="77777777" w:rsidTr="00F2712D">
        <w:trPr>
          <w:ins w:id="160" w:author="Domburg, Marleen" w:date="2026-09-25T20:01:00Z" w16du:dateUtc="2026-09-26T00:01:00Z"/>
        </w:trPr>
        <w:tc>
          <w:tcPr>
            <w:tcW w:w="2612" w:type="dxa"/>
          </w:tcPr>
          <w:p w14:paraId="1A51879C" w14:textId="77777777" w:rsidR="00C73701" w:rsidRPr="0008302D" w:rsidRDefault="00C73701" w:rsidP="00C73701">
            <w:pPr>
              <w:rPr>
                <w:ins w:id="161" w:author="Domburg, Marleen" w:date="2026-09-25T20:01:00Z" w16du:dateUtc="2026-09-26T00:01:00Z"/>
                <w:sz w:val="22"/>
                <w:szCs w:val="22"/>
                <w:lang w:val="en-GB"/>
              </w:rPr>
            </w:pPr>
            <w:ins w:id="162" w:author="Domburg, Marleen" w:date="2026-09-25T20:01:00Z" w16du:dateUtc="2026-09-26T00:01:00Z">
              <w:r w:rsidRPr="0008302D">
                <w:rPr>
                  <w:sz w:val="22"/>
                  <w:szCs w:val="22"/>
                  <w:lang w:val="en-GB"/>
                </w:rPr>
                <w:t>Number of completed higher education study years</w:t>
              </w:r>
            </w:ins>
          </w:p>
        </w:tc>
        <w:tc>
          <w:tcPr>
            <w:tcW w:w="6449" w:type="dxa"/>
          </w:tcPr>
          <w:p w14:paraId="44CC1D6D" w14:textId="77777777" w:rsidR="00C73701" w:rsidRPr="0008302D" w:rsidRDefault="00C73701" w:rsidP="00C73701">
            <w:pPr>
              <w:rPr>
                <w:ins w:id="163" w:author="Domburg, Marleen" w:date="2026-09-25T20:01:00Z" w16du:dateUtc="2026-09-26T00:01:00Z"/>
                <w:sz w:val="22"/>
                <w:szCs w:val="22"/>
                <w:lang w:val="en-GB"/>
              </w:rPr>
            </w:pPr>
          </w:p>
        </w:tc>
      </w:tr>
      <w:tr w:rsidR="00C73701" w:rsidRPr="0008302D" w14:paraId="5ACEAD3C" w14:textId="77777777" w:rsidTr="00F2712D">
        <w:trPr>
          <w:ins w:id="164" w:author="Domburg, Marleen" w:date="2026-09-25T20:01:00Z" w16du:dateUtc="2026-09-26T00:01:00Z"/>
        </w:trPr>
        <w:tc>
          <w:tcPr>
            <w:tcW w:w="2612" w:type="dxa"/>
          </w:tcPr>
          <w:p w14:paraId="201E8C3A" w14:textId="77777777" w:rsidR="00C73701" w:rsidRPr="0008302D" w:rsidRDefault="00C73701" w:rsidP="00C73701">
            <w:pPr>
              <w:rPr>
                <w:ins w:id="165" w:author="Domburg, Marleen" w:date="2026-09-25T20:01:00Z" w16du:dateUtc="2026-09-26T00:01:00Z"/>
                <w:sz w:val="22"/>
                <w:szCs w:val="22"/>
                <w:lang w:val="en-GB"/>
              </w:rPr>
            </w:pPr>
            <w:ins w:id="166" w:author="Domburg, Marleen" w:date="2026-09-25T20:01:00Z" w16du:dateUtc="2026-09-26T00:01:00Z">
              <w:r w:rsidRPr="0008302D">
                <w:rPr>
                  <w:sz w:val="22"/>
                  <w:szCs w:val="22"/>
                  <w:lang w:val="en-GB"/>
                </w:rPr>
                <w:t>Name receiving institution</w:t>
              </w:r>
            </w:ins>
          </w:p>
        </w:tc>
        <w:tc>
          <w:tcPr>
            <w:tcW w:w="6449" w:type="dxa"/>
          </w:tcPr>
          <w:p w14:paraId="4EF652AE" w14:textId="77777777" w:rsidR="00C73701" w:rsidRPr="0008302D" w:rsidRDefault="00C73701" w:rsidP="00C73701">
            <w:pPr>
              <w:rPr>
                <w:ins w:id="167" w:author="Domburg, Marleen" w:date="2026-09-25T20:01:00Z" w16du:dateUtc="2026-09-26T00:01:00Z"/>
                <w:sz w:val="22"/>
                <w:szCs w:val="22"/>
                <w:lang w:val="en-GB"/>
              </w:rPr>
            </w:pPr>
          </w:p>
        </w:tc>
      </w:tr>
      <w:tr w:rsidR="00C73701" w:rsidRPr="0008302D" w14:paraId="66E2EC4A" w14:textId="77777777" w:rsidTr="00F2712D">
        <w:trPr>
          <w:ins w:id="168" w:author="Domburg, Marleen" w:date="2026-09-25T20:01:00Z" w16du:dateUtc="2026-09-26T00:01:00Z"/>
        </w:trPr>
        <w:tc>
          <w:tcPr>
            <w:tcW w:w="2612" w:type="dxa"/>
          </w:tcPr>
          <w:p w14:paraId="45D8B056" w14:textId="77777777" w:rsidR="00C73701" w:rsidRPr="0008302D" w:rsidRDefault="00C73701" w:rsidP="00C73701">
            <w:pPr>
              <w:rPr>
                <w:ins w:id="169" w:author="Domburg, Marleen" w:date="2026-09-25T20:01:00Z" w16du:dateUtc="2026-09-26T00:01:00Z"/>
                <w:sz w:val="22"/>
                <w:szCs w:val="22"/>
                <w:lang w:val="en-GB"/>
              </w:rPr>
            </w:pPr>
            <w:ins w:id="170" w:author="Domburg, Marleen" w:date="2026-09-25T20:01:00Z" w16du:dateUtc="2026-09-26T00:01:00Z">
              <w:r w:rsidRPr="0008302D">
                <w:rPr>
                  <w:sz w:val="22"/>
                  <w:szCs w:val="22"/>
                  <w:lang w:val="en-GB"/>
                </w:rPr>
                <w:t>Country</w:t>
              </w:r>
            </w:ins>
          </w:p>
        </w:tc>
        <w:tc>
          <w:tcPr>
            <w:tcW w:w="6449" w:type="dxa"/>
          </w:tcPr>
          <w:p w14:paraId="24F1AF68" w14:textId="77777777" w:rsidR="00C73701" w:rsidRPr="0008302D" w:rsidRDefault="00C73701" w:rsidP="00C73701">
            <w:pPr>
              <w:rPr>
                <w:ins w:id="171" w:author="Domburg, Marleen" w:date="2026-09-25T20:01:00Z" w16du:dateUtc="2026-09-26T00:01:00Z"/>
                <w:sz w:val="22"/>
                <w:szCs w:val="22"/>
                <w:lang w:val="en-GB"/>
              </w:rPr>
            </w:pPr>
          </w:p>
        </w:tc>
      </w:tr>
      <w:tr w:rsidR="00C73701" w:rsidRPr="0008302D" w14:paraId="78E02447" w14:textId="77777777" w:rsidTr="00F2712D">
        <w:trPr>
          <w:ins w:id="172" w:author="Domburg, Marleen" w:date="2026-09-25T20:01:00Z" w16du:dateUtc="2026-09-26T00:01:00Z"/>
        </w:trPr>
        <w:tc>
          <w:tcPr>
            <w:tcW w:w="2612" w:type="dxa"/>
          </w:tcPr>
          <w:p w14:paraId="2A8FC5F9" w14:textId="77777777" w:rsidR="00C73701" w:rsidRPr="0008302D" w:rsidRDefault="00C73701" w:rsidP="00C73701">
            <w:pPr>
              <w:rPr>
                <w:ins w:id="173" w:author="Domburg, Marleen" w:date="2026-09-25T20:01:00Z" w16du:dateUtc="2026-09-26T00:01:00Z"/>
                <w:sz w:val="22"/>
                <w:szCs w:val="22"/>
                <w:lang w:val="en-GB"/>
              </w:rPr>
            </w:pPr>
            <w:ins w:id="174" w:author="Domburg, Marleen" w:date="2026-09-25T20:01:00Z" w16du:dateUtc="2026-09-26T00:01:00Z">
              <w:r w:rsidRPr="0008302D">
                <w:rPr>
                  <w:sz w:val="22"/>
                  <w:szCs w:val="22"/>
                  <w:lang w:val="en-GB"/>
                </w:rPr>
                <w:t>Study period abroad</w:t>
              </w:r>
            </w:ins>
          </w:p>
        </w:tc>
        <w:tc>
          <w:tcPr>
            <w:tcW w:w="6449" w:type="dxa"/>
          </w:tcPr>
          <w:p w14:paraId="68AABB4B" w14:textId="77777777" w:rsidR="00C73701" w:rsidRPr="0008302D" w:rsidRDefault="00C73701" w:rsidP="00C73701">
            <w:pPr>
              <w:rPr>
                <w:ins w:id="175" w:author="Domburg, Marleen" w:date="2026-09-25T20:01:00Z" w16du:dateUtc="2026-09-26T00:01:00Z"/>
                <w:sz w:val="22"/>
                <w:szCs w:val="22"/>
                <w:lang w:val="en-GB"/>
              </w:rPr>
            </w:pPr>
            <w:ins w:id="176" w:author="Domburg, Marleen" w:date="2026-09-25T20:01:00Z" w16du:dateUtc="2026-09-26T00:01:00Z">
              <w:r w:rsidRPr="0008302D">
                <w:rPr>
                  <w:sz w:val="22"/>
                  <w:szCs w:val="22"/>
                  <w:lang w:val="en-GB"/>
                </w:rPr>
                <w:t>From                                    to</w:t>
              </w:r>
              <w:r>
                <w:rPr>
                  <w:sz w:val="22"/>
                  <w:szCs w:val="22"/>
                  <w:lang w:val="en-GB"/>
                </w:rPr>
                <w:t xml:space="preserve">                                           (dd-mm-year)</w:t>
              </w:r>
            </w:ins>
          </w:p>
        </w:tc>
      </w:tr>
      <w:tr w:rsidR="00C73701" w:rsidRPr="0008302D" w14:paraId="7495AB9D" w14:textId="77777777" w:rsidTr="00F2712D">
        <w:trPr>
          <w:ins w:id="177" w:author="Domburg, Marleen" w:date="2026-09-25T20:01:00Z" w16du:dateUtc="2026-09-26T00:01:00Z"/>
        </w:trPr>
        <w:tc>
          <w:tcPr>
            <w:tcW w:w="2612" w:type="dxa"/>
          </w:tcPr>
          <w:p w14:paraId="49DCB78C" w14:textId="77777777" w:rsidR="00C73701" w:rsidRPr="0008302D" w:rsidRDefault="00C73701" w:rsidP="00C73701">
            <w:pPr>
              <w:rPr>
                <w:ins w:id="178" w:author="Domburg, Marleen" w:date="2026-09-25T20:01:00Z" w16du:dateUtc="2026-09-26T00:01:00Z"/>
                <w:sz w:val="22"/>
                <w:szCs w:val="22"/>
                <w:lang w:val="en-GB"/>
              </w:rPr>
            </w:pPr>
            <w:ins w:id="179" w:author="Domburg, Marleen" w:date="2026-09-25T20:01:00Z" w16du:dateUtc="2026-09-26T00:01:00Z">
              <w:r w:rsidRPr="0008302D">
                <w:rPr>
                  <w:sz w:val="22"/>
                  <w:szCs w:val="22"/>
                  <w:lang w:val="en-GB"/>
                </w:rPr>
                <w:t>Account/ IBAN number</w:t>
              </w:r>
            </w:ins>
          </w:p>
        </w:tc>
        <w:tc>
          <w:tcPr>
            <w:tcW w:w="6449" w:type="dxa"/>
          </w:tcPr>
          <w:p w14:paraId="337A4429" w14:textId="77777777" w:rsidR="00C73701" w:rsidRPr="0008302D" w:rsidRDefault="00C73701" w:rsidP="00C73701">
            <w:pPr>
              <w:rPr>
                <w:ins w:id="180" w:author="Domburg, Marleen" w:date="2026-09-25T20:01:00Z" w16du:dateUtc="2026-09-26T00:01:00Z"/>
                <w:sz w:val="22"/>
                <w:szCs w:val="22"/>
                <w:lang w:val="en-GB"/>
              </w:rPr>
            </w:pPr>
          </w:p>
        </w:tc>
      </w:tr>
      <w:tr w:rsidR="00C73701" w:rsidRPr="00345BAA" w14:paraId="7861B5E0" w14:textId="77777777" w:rsidTr="00F2712D">
        <w:trPr>
          <w:ins w:id="181" w:author="Domburg, Marleen" w:date="2026-09-25T20:01:00Z" w16du:dateUtc="2026-09-26T00:01:00Z"/>
        </w:trPr>
        <w:tc>
          <w:tcPr>
            <w:tcW w:w="2612" w:type="dxa"/>
          </w:tcPr>
          <w:p w14:paraId="2CE59442" w14:textId="77777777" w:rsidR="00C73701" w:rsidRPr="0008302D" w:rsidRDefault="00C73701" w:rsidP="00C73701">
            <w:pPr>
              <w:rPr>
                <w:ins w:id="182" w:author="Domburg, Marleen" w:date="2026-09-25T20:01:00Z" w16du:dateUtc="2026-09-26T00:01:00Z"/>
                <w:sz w:val="22"/>
                <w:szCs w:val="22"/>
                <w:lang w:val="en-GB"/>
              </w:rPr>
            </w:pPr>
            <w:ins w:id="183" w:author="Domburg, Marleen" w:date="2026-09-25T20:01:00Z" w16du:dateUtc="2026-09-26T00:01:00Z">
              <w:r w:rsidRPr="0008302D">
                <w:rPr>
                  <w:sz w:val="22"/>
                  <w:szCs w:val="22"/>
                  <w:lang w:val="en-GB"/>
                </w:rPr>
                <w:t xml:space="preserve">BIC </w:t>
              </w:r>
              <w:r w:rsidRPr="0008302D">
                <w:rPr>
                  <w:sz w:val="16"/>
                  <w:szCs w:val="16"/>
                  <w:lang w:val="en-GB"/>
                </w:rPr>
                <w:t>Only for bank accounts outside the Netherlands</w:t>
              </w:r>
            </w:ins>
          </w:p>
        </w:tc>
        <w:tc>
          <w:tcPr>
            <w:tcW w:w="6449" w:type="dxa"/>
          </w:tcPr>
          <w:p w14:paraId="7E7562F1" w14:textId="77777777" w:rsidR="00C73701" w:rsidRPr="0008302D" w:rsidRDefault="00C73701" w:rsidP="00C73701">
            <w:pPr>
              <w:rPr>
                <w:ins w:id="184" w:author="Domburg, Marleen" w:date="2026-09-25T20:01:00Z" w16du:dateUtc="2026-09-26T00:01:00Z"/>
                <w:sz w:val="22"/>
                <w:szCs w:val="22"/>
                <w:lang w:val="en-GB"/>
              </w:rPr>
            </w:pPr>
            <w:ins w:id="185" w:author="Domburg, Marleen" w:date="2026-09-25T20:01:00Z" w16du:dateUtc="2026-09-26T00:01:00Z">
              <w:r w:rsidRPr="0008302D">
                <w:rPr>
                  <w:sz w:val="22"/>
                  <w:szCs w:val="22"/>
                  <w:lang w:val="en-GB"/>
                </w:rPr>
                <w:t xml:space="preserve">                                                         </w:t>
              </w:r>
            </w:ins>
          </w:p>
        </w:tc>
      </w:tr>
    </w:tbl>
    <w:p w14:paraId="02480CBC" w14:textId="77777777" w:rsidR="00D40760" w:rsidRPr="00D40760" w:rsidRDefault="00D40760" w:rsidP="00BB726D">
      <w:pPr>
        <w:tabs>
          <w:tab w:val="left" w:pos="2552"/>
        </w:tabs>
        <w:rPr>
          <w:ins w:id="186" w:author="Domburg, Marleen" w:date="2026-09-25T20:01:00Z" w16du:dateUtc="2026-09-26T00:01:00Z"/>
          <w:sz w:val="12"/>
          <w:szCs w:val="12"/>
          <w:lang w:val="en-GB"/>
        </w:rPr>
      </w:pPr>
    </w:p>
    <w:p w14:paraId="211D2C57" w14:textId="77777777" w:rsidR="00E56BD4" w:rsidRDefault="00BC2117" w:rsidP="00BB726D">
      <w:pPr>
        <w:tabs>
          <w:tab w:val="left" w:pos="2552"/>
        </w:tabs>
        <w:rPr>
          <w:ins w:id="187" w:author="Domburg, Marleen" w:date="2026-09-25T20:01:00Z" w16du:dateUtc="2026-09-26T00:01:00Z"/>
          <w:rStyle w:val="Hyperlink"/>
          <w:sz w:val="18"/>
          <w:szCs w:val="22"/>
          <w:lang w:val="en-GB"/>
        </w:rPr>
      </w:pPr>
      <w:ins w:id="188" w:author="Domburg, Marleen" w:date="2026-09-25T20:01:00Z" w16du:dateUtc="2026-09-26T00:01:00Z">
        <w:r w:rsidRPr="00AB794E">
          <w:rPr>
            <w:sz w:val="18"/>
            <w:szCs w:val="22"/>
            <w:lang w:val="en-GB"/>
          </w:rPr>
          <w:t xml:space="preserve">*see website- </w:t>
        </w:r>
        <w:r>
          <w:fldChar w:fldCharType="begin"/>
        </w:r>
        <w:r>
          <w:instrText>HYPERLINK "https://www.wur.nl/upload_mm/1/0/4/83569ed3-054b-4ecc-8c02-90cc73cd2071_ISCED%20CODES.pdf"</w:instrText>
        </w:r>
        <w:r>
          <w:fldChar w:fldCharType="separate"/>
        </w:r>
        <w:r w:rsidRPr="00085E67">
          <w:rPr>
            <w:rStyle w:val="Hyperlink"/>
            <w:sz w:val="18"/>
            <w:szCs w:val="22"/>
            <w:lang w:val="en-GB"/>
          </w:rPr>
          <w:t>Download ISCED codes</w:t>
        </w:r>
        <w:r>
          <w:fldChar w:fldCharType="end"/>
        </w:r>
      </w:ins>
    </w:p>
    <w:p w14:paraId="7C95C20A" w14:textId="77777777" w:rsidR="00753309" w:rsidRPr="00345BAA" w:rsidRDefault="00753309" w:rsidP="00BB726D">
      <w:pPr>
        <w:tabs>
          <w:tab w:val="left" w:pos="2552"/>
        </w:tabs>
        <w:rPr>
          <w:sz w:val="22"/>
          <w:lang w:val="en-GB"/>
          <w:rPrChange w:id="189" w:author="Domburg, Marleen" w:date="2026-09-25T20:01:00Z" w16du:dateUtc="2026-09-26T00:01:00Z">
            <w:rPr>
              <w:rFonts w:ascii="Times New Roman" w:hAnsi="Times New Roman"/>
              <w:sz w:val="10"/>
              <w:szCs w:val="10"/>
            </w:rPr>
          </w:rPrChange>
        </w:rPr>
        <w:pPrChange w:id="190" w:author="Domburg, Marleen" w:date="2026-09-25T20:01:00Z" w16du:dateUtc="2026-09-26T00:01:00Z">
          <w:pPr/>
        </w:pPrChange>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91" w:author="Domburg, Marleen" w:date="2026-09-25T20:01:00Z" w16du:dateUtc="2026-09-26T00:01:00Z">
          <w:tblPr>
            <w:tblW w:w="11203" w:type="dxa"/>
            <w:tblInd w:w="-890" w:type="dxa"/>
            <w:tblCellMar>
              <w:left w:w="7" w:type="dxa"/>
              <w:right w:w="7" w:type="dxa"/>
            </w:tblCellMar>
            <w:tblLook w:val="0000" w:firstRow="0" w:lastRow="0" w:firstColumn="0" w:lastColumn="0" w:noHBand="0" w:noVBand="0"/>
          </w:tblPr>
        </w:tblPrChange>
      </w:tblPr>
      <w:tblGrid>
        <w:gridCol w:w="6606"/>
        <w:gridCol w:w="2489"/>
        <w:tblGridChange w:id="192">
          <w:tblGrid>
            <w:gridCol w:w="856"/>
            <w:gridCol w:w="6606"/>
            <w:gridCol w:w="251"/>
            <w:gridCol w:w="2238"/>
            <w:gridCol w:w="1252"/>
          </w:tblGrid>
        </w:tblGridChange>
      </w:tblGrid>
      <w:tr w:rsidR="00753309" w:rsidRPr="00F24715" w14:paraId="1C2FFBCF" w14:textId="77777777" w:rsidTr="00622434">
        <w:tc>
          <w:tcPr>
            <w:tcW w:w="9095" w:type="dxa"/>
            <w:tcPrChange w:id="193" w:author="Domburg, Marleen" w:date="2026-09-25T20:01:00Z" w16du:dateUtc="2026-09-26T00:01:00Z">
              <w:tcPr>
                <w:tcW w:w="7713" w:type="dxa"/>
                <w:gridSpan w:val="3"/>
                <w:tcBorders>
                  <w:top w:val="single" w:sz="4" w:space="0" w:color="auto"/>
                  <w:left w:val="single" w:sz="4" w:space="0" w:color="auto"/>
                  <w:right w:val="single" w:sz="4" w:space="0" w:color="auto"/>
                </w:tcBorders>
              </w:tcPr>
            </w:tcPrChange>
          </w:tcPr>
          <w:p w14:paraId="24FA8ADD" w14:textId="77777777" w:rsidR="0070464C" w:rsidRPr="00345BAA" w:rsidRDefault="0070464C" w:rsidP="00C94563">
            <w:pPr>
              <w:ind w:left="567" w:hanging="567"/>
              <w:jc w:val="both"/>
              <w:rPr>
                <w:ins w:id="194" w:author="Domburg, Marleen" w:date="2026-09-25T20:01:00Z" w16du:dateUtc="2026-09-26T00:01:00Z"/>
                <w:sz w:val="22"/>
                <w:szCs w:val="22"/>
                <w:lang w:val="en-GB"/>
              </w:rPr>
            </w:pPr>
            <w:ins w:id="195" w:author="Domburg, Marleen" w:date="2026-09-25T20:01:00Z" w16du:dateUtc="2026-09-26T00:01:00Z">
              <w:r w:rsidRPr="00345BAA">
                <w:rPr>
                  <w:sz w:val="22"/>
                  <w:szCs w:val="22"/>
                  <w:lang w:val="en-GB"/>
                </w:rPr>
                <w:t xml:space="preserve">To be completed by </w:t>
              </w:r>
              <w:r w:rsidR="00AB794E">
                <w:rPr>
                  <w:sz w:val="22"/>
                  <w:szCs w:val="22"/>
                  <w:lang w:val="en-GB"/>
                </w:rPr>
                <w:t>Erasmus Administrator</w:t>
              </w:r>
              <w:r w:rsidRPr="00345BAA">
                <w:rPr>
                  <w:sz w:val="22"/>
                  <w:szCs w:val="22"/>
                  <w:lang w:val="en-GB"/>
                </w:rPr>
                <w:t xml:space="preserve">: </w:t>
              </w:r>
            </w:ins>
          </w:p>
          <w:p w14:paraId="3AAE04FF" w14:textId="77777777" w:rsidR="0000773F" w:rsidRPr="00AA60DE" w:rsidRDefault="0000773F" w:rsidP="0000773F">
            <w:pPr>
              <w:tabs>
                <w:tab w:val="left" w:pos="2552"/>
              </w:tabs>
              <w:rPr>
                <w:ins w:id="196" w:author="Domburg, Marleen" w:date="2026-09-25T20:01:00Z" w16du:dateUtc="2026-09-26T00:01:00Z"/>
                <w:sz w:val="10"/>
                <w:szCs w:val="10"/>
                <w:lang w:val="en-GB"/>
              </w:rPr>
            </w:pPr>
          </w:p>
          <w:tbl>
            <w:tblPr>
              <w:tblpPr w:leftFromText="141" w:rightFromText="141" w:vertAnchor="text" w:horzAnchor="margin" w:tblpXSpec="center" w:tblpY="98"/>
              <w:tblOverlap w:val="never"/>
              <w:tblW w:w="6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005"/>
            </w:tblGrid>
            <w:tr w:rsidR="00622434" w14:paraId="1BCD44C5" w14:textId="77777777" w:rsidTr="00622434">
              <w:trPr>
                <w:trHeight w:val="928"/>
                <w:ins w:id="197" w:author="Domburg, Marleen" w:date="2026-09-25T20:01:00Z" w16du:dateUtc="2026-09-26T00:01:00Z"/>
              </w:trPr>
              <w:tc>
                <w:tcPr>
                  <w:tcW w:w="60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0273C4" w14:textId="77777777" w:rsidR="00622434" w:rsidRPr="00345BAA" w:rsidRDefault="00622434" w:rsidP="00622434">
                  <w:pPr>
                    <w:tabs>
                      <w:tab w:val="left" w:pos="2552"/>
                    </w:tabs>
                    <w:rPr>
                      <w:ins w:id="198" w:author="Domburg, Marleen" w:date="2026-09-25T20:01:00Z" w16du:dateUtc="2026-09-26T00:01:00Z"/>
                      <w:rFonts w:ascii="Verdana" w:hAnsi="Verdana" w:cs="Calibri"/>
                      <w:sz w:val="22"/>
                      <w:szCs w:val="22"/>
                      <w:lang w:val="en-GB"/>
                    </w:rPr>
                  </w:pPr>
                  <w:ins w:id="199" w:author="Domburg, Marleen" w:date="2026-09-25T20:01:00Z" w16du:dateUtc="2026-09-26T00:01:00Z">
                    <w:r w:rsidRPr="00345BAA">
                      <w:rPr>
                        <w:rFonts w:ascii="Verdana" w:hAnsi="Verdana" w:cs="Calibri"/>
                        <w:sz w:val="22"/>
                        <w:szCs w:val="22"/>
                        <w:lang w:val="en-GB"/>
                      </w:rPr>
                      <w:lastRenderedPageBreak/>
                      <w:sym w:font="Wingdings" w:char="F06F"/>
                    </w:r>
                    <w:r>
                      <w:rPr>
                        <w:rFonts w:ascii="Verdana" w:hAnsi="Verdana" w:cs="Calibri"/>
                        <w:sz w:val="22"/>
                        <w:szCs w:val="22"/>
                        <w:lang w:val="en-GB"/>
                      </w:rPr>
                      <w:t xml:space="preserve"> </w:t>
                    </w:r>
                    <w:r w:rsidRPr="00345BAA">
                      <w:rPr>
                        <w:sz w:val="22"/>
                        <w:szCs w:val="22"/>
                        <w:lang w:val="en-GB"/>
                      </w:rPr>
                      <w:t xml:space="preserve">a financial support from EU funds </w:t>
                    </w:r>
                    <w:r w:rsidRPr="00345BAA">
                      <w:rPr>
                        <w:rFonts w:ascii="Verdana" w:hAnsi="Verdana" w:cs="Calibri"/>
                        <w:sz w:val="22"/>
                        <w:szCs w:val="22"/>
                        <w:lang w:val="en-GB"/>
                      </w:rPr>
                      <w:t xml:space="preserve"> </w:t>
                    </w:r>
                    <w:r w:rsidRPr="00345BAA">
                      <w:rPr>
                        <w:rFonts w:ascii="Verdana" w:hAnsi="Verdana" w:cs="Calibri"/>
                        <w:sz w:val="22"/>
                        <w:szCs w:val="22"/>
                        <w:lang w:val="en-GB"/>
                      </w:rPr>
                      <w:br/>
                    </w:r>
                    <w:r w:rsidRPr="00345BAA">
                      <w:rPr>
                        <w:rFonts w:ascii="Verdana" w:hAnsi="Verdana" w:cs="Calibri"/>
                        <w:sz w:val="22"/>
                        <w:szCs w:val="22"/>
                        <w:lang w:val="en-GB"/>
                      </w:rPr>
                      <w:sym w:font="Wingdings" w:char="F06F"/>
                    </w:r>
                    <w:r w:rsidRPr="00345BAA">
                      <w:rPr>
                        <w:rFonts w:ascii="Verdana" w:hAnsi="Verdana" w:cs="Calibri"/>
                        <w:sz w:val="22"/>
                        <w:szCs w:val="22"/>
                        <w:lang w:val="en-GB"/>
                      </w:rPr>
                      <w:t xml:space="preserve"> </w:t>
                    </w:r>
                    <w:r w:rsidRPr="00345BAA">
                      <w:rPr>
                        <w:sz w:val="22"/>
                        <w:szCs w:val="22"/>
                        <w:lang w:val="en-GB"/>
                      </w:rPr>
                      <w:t>a zero-grant from EU funds</w:t>
                    </w:r>
                    <w:r w:rsidRPr="00345BAA">
                      <w:rPr>
                        <w:rFonts w:ascii="Verdana" w:hAnsi="Verdana" w:cs="Calibri"/>
                        <w:sz w:val="22"/>
                        <w:szCs w:val="22"/>
                        <w:lang w:val="en-GB"/>
                      </w:rPr>
                      <w:t xml:space="preserve">   </w:t>
                    </w:r>
                  </w:ins>
                </w:p>
                <w:p w14:paraId="16200AD6" w14:textId="77777777" w:rsidR="00622434" w:rsidRDefault="00622434" w:rsidP="00622434">
                  <w:pPr>
                    <w:tabs>
                      <w:tab w:val="left" w:pos="2552"/>
                    </w:tabs>
                    <w:ind w:left="1310" w:hanging="1310"/>
                    <w:rPr>
                      <w:ins w:id="200" w:author="Domburg, Marleen" w:date="2026-09-25T20:01:00Z" w16du:dateUtc="2026-09-26T00:01:00Z"/>
                      <w:rFonts w:ascii="Verdana" w:hAnsi="Verdana" w:cs="Calibri"/>
                      <w:sz w:val="22"/>
                      <w:szCs w:val="22"/>
                      <w:lang w:val="en-GB"/>
                    </w:rPr>
                  </w:pPr>
                  <w:ins w:id="201" w:author="Domburg, Marleen" w:date="2026-09-25T20:01:00Z" w16du:dateUtc="2026-09-26T00:01:00Z">
                    <w:r w:rsidRPr="00345BAA">
                      <w:rPr>
                        <w:rFonts w:ascii="Verdana" w:hAnsi="Verdana" w:cs="Calibri"/>
                        <w:sz w:val="22"/>
                        <w:szCs w:val="22"/>
                        <w:lang w:val="en-GB"/>
                      </w:rPr>
                      <w:sym w:font="Wingdings" w:char="F06F"/>
                    </w:r>
                    <w:r>
                      <w:rPr>
                        <w:sz w:val="22"/>
                        <w:szCs w:val="22"/>
                        <w:lang w:val="en-GB"/>
                      </w:rPr>
                      <w:t xml:space="preserve"> </w:t>
                    </w:r>
                    <w:r w:rsidRPr="00345BAA">
                      <w:rPr>
                        <w:sz w:val="22"/>
                        <w:szCs w:val="22"/>
                        <w:lang w:val="en-GB"/>
                      </w:rPr>
                      <w:t>a financial support fr</w:t>
                    </w:r>
                    <w:r>
                      <w:rPr>
                        <w:sz w:val="22"/>
                        <w:szCs w:val="22"/>
                        <w:lang w:val="en-GB"/>
                      </w:rPr>
                      <w:t>om EU combined with a zero-grant period</w:t>
                    </w:r>
                    <w:r w:rsidRPr="00345BAA">
                      <w:rPr>
                        <w:rFonts w:ascii="Verdana" w:hAnsi="Verdana" w:cs="Calibri"/>
                        <w:sz w:val="22"/>
                        <w:szCs w:val="22"/>
                        <w:lang w:val="en-GB"/>
                      </w:rPr>
                      <w:t xml:space="preserve"> </w:t>
                    </w:r>
                  </w:ins>
                </w:p>
                <w:p w14:paraId="664C650B" w14:textId="77777777" w:rsidR="00622434" w:rsidRDefault="00622434" w:rsidP="00622434">
                  <w:pPr>
                    <w:tabs>
                      <w:tab w:val="left" w:pos="2552"/>
                    </w:tabs>
                    <w:ind w:left="1310" w:hanging="1310"/>
                    <w:rPr>
                      <w:ins w:id="202" w:author="Domburg, Marleen" w:date="2026-09-25T20:01:00Z" w16du:dateUtc="2026-09-26T00:01:00Z"/>
                      <w:sz w:val="22"/>
                      <w:szCs w:val="22"/>
                      <w:lang w:val="en-GB"/>
                    </w:rPr>
                  </w:pPr>
                  <w:ins w:id="203" w:author="Domburg, Marleen" w:date="2026-09-25T20:01:00Z" w16du:dateUtc="2026-09-26T00:01:00Z">
                    <w:r>
                      <w:rPr>
                        <w:rFonts w:ascii="Verdana" w:hAnsi="Verdana" w:cs="Calibri"/>
                        <w:sz w:val="22"/>
                        <w:szCs w:val="22"/>
                        <w:lang w:val="en-GB"/>
                      </w:rPr>
                      <w:t xml:space="preserve">    </w:t>
                    </w:r>
                    <w:r>
                      <w:rPr>
                        <w:sz w:val="22"/>
                        <w:szCs w:val="22"/>
                        <w:lang w:val="en-GB"/>
                      </w:rPr>
                      <w:t>including         zero grant days</w:t>
                    </w:r>
                  </w:ins>
                </w:p>
              </w:tc>
            </w:tr>
          </w:tbl>
          <w:p w14:paraId="2CD3F104" w14:textId="77777777" w:rsidR="00622434" w:rsidRDefault="00622434" w:rsidP="00622434">
            <w:pPr>
              <w:tabs>
                <w:tab w:val="left" w:pos="2552"/>
              </w:tabs>
              <w:rPr>
                <w:ins w:id="204" w:author="Domburg, Marleen" w:date="2026-09-25T20:01:00Z" w16du:dateUtc="2026-09-26T00:01:00Z"/>
                <w:sz w:val="22"/>
                <w:szCs w:val="22"/>
                <w:lang w:val="en-GB"/>
              </w:rPr>
            </w:pPr>
            <w:ins w:id="205" w:author="Domburg, Marleen" w:date="2026-09-25T20:01:00Z" w16du:dateUtc="2026-09-26T00:01:00Z">
              <w:r>
                <w:rPr>
                  <w:sz w:val="22"/>
                  <w:szCs w:val="22"/>
                  <w:lang w:val="en-GB"/>
                </w:rPr>
                <w:t xml:space="preserve"> Student with:</w:t>
              </w:r>
            </w:ins>
          </w:p>
          <w:p w14:paraId="59D1E9D0" w14:textId="77777777" w:rsidR="00622434" w:rsidRDefault="00622434" w:rsidP="00622434">
            <w:pPr>
              <w:tabs>
                <w:tab w:val="left" w:pos="2552"/>
              </w:tabs>
              <w:rPr>
                <w:ins w:id="206" w:author="Domburg, Marleen" w:date="2026-09-25T20:01:00Z" w16du:dateUtc="2026-09-26T00:01:00Z"/>
                <w:rFonts w:ascii="Verdana" w:hAnsi="Verdana" w:cs="Calibri"/>
                <w:sz w:val="22"/>
                <w:szCs w:val="22"/>
                <w:lang w:val="en-GB"/>
              </w:rPr>
            </w:pPr>
            <w:ins w:id="207" w:author="Domburg, Marleen" w:date="2026-09-25T20:01:00Z" w16du:dateUtc="2026-09-26T00:01:00Z">
              <w:r>
                <w:rPr>
                  <w:sz w:val="22"/>
                  <w:szCs w:val="22"/>
                  <w:lang w:val="en-GB"/>
                </w:rPr>
                <w:t xml:space="preserve">  </w:t>
              </w:r>
            </w:ins>
          </w:p>
          <w:p w14:paraId="6503B5B7" w14:textId="77777777" w:rsidR="00622434" w:rsidRPr="00345BAA" w:rsidRDefault="00622434" w:rsidP="00622434">
            <w:pPr>
              <w:tabs>
                <w:tab w:val="left" w:pos="2552"/>
              </w:tabs>
              <w:ind w:left="1310" w:hanging="1310"/>
              <w:rPr>
                <w:ins w:id="208" w:author="Domburg, Marleen" w:date="2026-09-25T20:01:00Z" w16du:dateUtc="2026-09-26T00:01:00Z"/>
                <w:rFonts w:ascii="Verdana" w:hAnsi="Verdana" w:cs="Calibri"/>
                <w:sz w:val="22"/>
                <w:szCs w:val="22"/>
                <w:lang w:val="en-GB"/>
              </w:rPr>
            </w:pPr>
          </w:p>
          <w:p w14:paraId="5A5F0F8F" w14:textId="77777777" w:rsidR="00622434" w:rsidRDefault="00622434" w:rsidP="0000773F">
            <w:pPr>
              <w:tabs>
                <w:tab w:val="left" w:pos="2552"/>
              </w:tabs>
              <w:rPr>
                <w:ins w:id="209" w:author="Domburg, Marleen" w:date="2026-09-25T20:01:00Z" w16du:dateUtc="2026-09-26T00:01:00Z"/>
                <w:sz w:val="22"/>
                <w:szCs w:val="22"/>
                <w:lang w:val="en-GB"/>
              </w:rPr>
            </w:pPr>
          </w:p>
          <w:p w14:paraId="0BE4D83D" w14:textId="77777777" w:rsidR="00622434" w:rsidRDefault="00622434" w:rsidP="0000773F">
            <w:pPr>
              <w:tabs>
                <w:tab w:val="left" w:pos="2552"/>
              </w:tabs>
              <w:rPr>
                <w:ins w:id="210" w:author="Domburg, Marleen" w:date="2026-09-25T20:01:00Z" w16du:dateUtc="2026-09-26T00:01:00Z"/>
                <w:sz w:val="22"/>
                <w:szCs w:val="22"/>
                <w:lang w:val="en-GB"/>
              </w:rPr>
            </w:pPr>
          </w:p>
          <w:p w14:paraId="6548563A" w14:textId="77777777" w:rsidR="0000773F" w:rsidRPr="0000773F" w:rsidRDefault="00622434" w:rsidP="0000773F">
            <w:pPr>
              <w:tabs>
                <w:tab w:val="left" w:pos="2552"/>
              </w:tabs>
              <w:rPr>
                <w:ins w:id="211" w:author="Domburg, Marleen" w:date="2026-09-25T20:01:00Z" w16du:dateUtc="2026-09-26T00:01:00Z"/>
                <w:sz w:val="22"/>
                <w:szCs w:val="22"/>
                <w:lang w:val="en-GB"/>
              </w:rPr>
            </w:pPr>
            <w:ins w:id="212" w:author="Domburg, Marleen" w:date="2026-09-25T20:01:00Z" w16du:dateUtc="2026-09-26T00:01:00Z">
              <w:r>
                <w:rPr>
                  <w:sz w:val="22"/>
                  <w:szCs w:val="22"/>
                  <w:lang w:val="en-GB"/>
                </w:rPr>
                <w:t>The participant shall have</w:t>
              </w:r>
              <w:r w:rsidR="0000773F" w:rsidRPr="0000773F">
                <w:rPr>
                  <w:sz w:val="22"/>
                  <w:szCs w:val="22"/>
                  <w:lang w:val="en-GB"/>
                </w:rPr>
                <w:t xml:space="preserve"> </w:t>
              </w:r>
              <w:r>
                <w:rPr>
                  <w:sz w:val="22"/>
                  <w:szCs w:val="22"/>
                  <w:lang w:val="en-GB"/>
                </w:rPr>
                <w:t>an Erasmus+ status</w:t>
              </w:r>
              <w:r w:rsidR="0000773F" w:rsidRPr="0000773F">
                <w:rPr>
                  <w:sz w:val="22"/>
                  <w:szCs w:val="22"/>
                  <w:lang w:val="en-GB"/>
                </w:rPr>
                <w:t xml:space="preserve"> for </w:t>
              </w:r>
              <w:r w:rsidR="0000773F">
                <w:rPr>
                  <w:sz w:val="22"/>
                  <w:szCs w:val="22"/>
                  <w:lang w:val="en-GB"/>
                </w:rPr>
                <w:t xml:space="preserve">         </w:t>
              </w:r>
              <w:r w:rsidR="0000773F" w:rsidRPr="0000773F">
                <w:rPr>
                  <w:sz w:val="22"/>
                  <w:szCs w:val="22"/>
                  <w:lang w:val="en-GB"/>
                </w:rPr>
                <w:t xml:space="preserve"> days.</w:t>
              </w:r>
            </w:ins>
          </w:p>
          <w:p w14:paraId="2320E682" w14:textId="77777777" w:rsidR="0070464C" w:rsidRPr="00345BAA" w:rsidRDefault="0070464C" w:rsidP="00C94563">
            <w:pPr>
              <w:ind w:left="567" w:hanging="567"/>
              <w:jc w:val="both"/>
              <w:rPr>
                <w:ins w:id="213" w:author="Domburg, Marleen" w:date="2026-09-25T20:01:00Z" w16du:dateUtc="2026-09-26T00:01:00Z"/>
                <w:sz w:val="22"/>
                <w:szCs w:val="22"/>
                <w:lang w:val="en-GB"/>
              </w:rPr>
            </w:pPr>
            <w:ins w:id="214" w:author="Domburg, Marleen" w:date="2026-09-25T20:01:00Z" w16du:dateUtc="2026-09-26T00:01:00Z">
              <w:r w:rsidRPr="00345BAA">
                <w:rPr>
                  <w:sz w:val="22"/>
                  <w:szCs w:val="22"/>
                  <w:lang w:val="en-GB"/>
                </w:rPr>
                <w:t>The financial support</w:t>
              </w:r>
              <w:r w:rsidR="00622434">
                <w:rPr>
                  <w:sz w:val="22"/>
                  <w:szCs w:val="22"/>
                  <w:lang w:val="en-GB"/>
                </w:rPr>
                <w:t xml:space="preserve"> from EU funds</w:t>
              </w:r>
              <w:r w:rsidRPr="00345BAA">
                <w:rPr>
                  <w:sz w:val="22"/>
                  <w:szCs w:val="22"/>
                  <w:lang w:val="en-GB"/>
                </w:rPr>
                <w:t xml:space="preserve"> for the mobility period has an amount of EUR      </w:t>
              </w:r>
            </w:ins>
          </w:p>
          <w:p w14:paraId="4037D13C" w14:textId="77777777" w:rsidR="0070464C" w:rsidRPr="00345BAA" w:rsidRDefault="0070464C" w:rsidP="00C94563">
            <w:pPr>
              <w:ind w:left="567" w:hanging="567"/>
              <w:jc w:val="both"/>
              <w:rPr>
                <w:ins w:id="215" w:author="Domburg, Marleen" w:date="2026-09-25T20:01:00Z" w16du:dateUtc="2026-09-26T00:01:00Z"/>
                <w:sz w:val="22"/>
                <w:szCs w:val="22"/>
                <w:u w:val="single"/>
                <w:lang w:val="en-GB"/>
              </w:rPr>
            </w:pPr>
            <w:ins w:id="216" w:author="Domburg, Marleen" w:date="2026-09-25T20:01:00Z" w16du:dateUtc="2026-09-26T00:01:00Z">
              <w:r w:rsidRPr="00345BAA">
                <w:rPr>
                  <w:sz w:val="22"/>
                  <w:szCs w:val="22"/>
                  <w:lang w:val="en-GB"/>
                </w:rPr>
                <w:t xml:space="preserve">corresponding to EUR                      </w:t>
              </w:r>
              <w:r w:rsidRPr="00622434">
                <w:rPr>
                  <w:sz w:val="22"/>
                  <w:szCs w:val="22"/>
                  <w:lang w:val="en-GB"/>
                </w:rPr>
                <w:t>per 30 days.</w:t>
              </w:r>
            </w:ins>
          </w:p>
          <w:p w14:paraId="3862B3A1" w14:textId="77777777" w:rsidR="0008302D" w:rsidRDefault="00622434" w:rsidP="00BA5CBE">
            <w:pPr>
              <w:tabs>
                <w:tab w:val="left" w:pos="2552"/>
              </w:tabs>
              <w:rPr>
                <w:ins w:id="217" w:author="Domburg, Marleen" w:date="2026-09-25T20:01:00Z" w16du:dateUtc="2026-09-26T00:01:00Z"/>
                <w:sz w:val="22"/>
                <w:szCs w:val="22"/>
                <w:lang w:val="en-GB"/>
              </w:rPr>
            </w:pPr>
            <w:ins w:id="218" w:author="Domburg, Marleen" w:date="2026-09-25T20:01:00Z" w16du:dateUtc="2026-09-26T00:01:00Z">
              <w:r>
                <w:rPr>
                  <w:sz w:val="22"/>
                  <w:szCs w:val="22"/>
                  <w:lang w:val="en-GB"/>
                </w:rPr>
                <w:t xml:space="preserve">   </w:t>
              </w:r>
            </w:ins>
          </w:p>
          <w:p w14:paraId="1841F2DF" w14:textId="77777777" w:rsidR="00753309" w:rsidRPr="00BC2117" w:rsidRDefault="00BA5CBE" w:rsidP="00622434">
            <w:pPr>
              <w:tabs>
                <w:tab w:val="left" w:pos="2552"/>
              </w:tabs>
              <w:rPr>
                <w:rFonts w:ascii="Verdana" w:hAnsi="Verdana"/>
                <w:sz w:val="22"/>
                <w:lang w:val="en-GB"/>
                <w:rPrChange w:id="219" w:author="Domburg, Marleen" w:date="2026-09-25T20:01:00Z" w16du:dateUtc="2026-09-26T00:01:00Z">
                  <w:rPr>
                    <w:rFonts w:ascii="Arial" w:hAnsi="Arial"/>
                    <w:b/>
                    <w:sz w:val="18"/>
                    <w:szCs w:val="20"/>
                  </w:rPr>
                </w:rPrChange>
              </w:rPr>
              <w:pPrChange w:id="220" w:author="Domburg, Marleen" w:date="2026-09-25T20:01:00Z" w16du:dateUtc="2026-09-26T00:01:00Z">
                <w:pPr>
                  <w:ind w:left="43" w:right="43"/>
                </w:pPr>
              </w:pPrChange>
            </w:pPr>
            <w:ins w:id="221" w:author="Domburg, Marleen" w:date="2026-09-25T20:01:00Z" w16du:dateUtc="2026-09-26T00:01:00Z">
              <w:r w:rsidRPr="00345BAA">
                <w:rPr>
                  <w:sz w:val="22"/>
                  <w:szCs w:val="22"/>
                  <w:lang w:val="en-GB"/>
                </w:rPr>
                <w:t xml:space="preserve">The financial support includes: </w:t>
              </w:r>
              <w:r w:rsidRPr="00345BAA">
                <w:rPr>
                  <w:sz w:val="22"/>
                  <w:szCs w:val="22"/>
                  <w:lang w:val="en-GB"/>
                </w:rPr>
                <w:tab/>
              </w:r>
              <w:r w:rsidR="00622434" w:rsidRPr="00345BAA">
                <w:rPr>
                  <w:rFonts w:ascii="Verdana" w:hAnsi="Verdana" w:cs="Calibri"/>
                  <w:sz w:val="22"/>
                  <w:szCs w:val="22"/>
                  <w:lang w:val="en-GB"/>
                </w:rPr>
                <w:sym w:font="Wingdings" w:char="F06F"/>
              </w:r>
              <w:r w:rsidRPr="00345BAA">
                <w:rPr>
                  <w:sz w:val="22"/>
                  <w:szCs w:val="22"/>
                  <w:lang w:val="en-GB"/>
                </w:rPr>
                <w:t>Special needs support</w:t>
              </w:r>
              <w:r w:rsidRPr="00345BAA">
                <w:rPr>
                  <w:rFonts w:ascii="Verdana" w:hAnsi="Verdana" w:cs="Calibri"/>
                  <w:sz w:val="22"/>
                  <w:szCs w:val="22"/>
                  <w:lang w:val="en-GB"/>
                </w:rPr>
                <w:tab/>
              </w:r>
            </w:ins>
            <w:del w:id="222" w:author="Domburg, Marleen" w:date="2026-09-25T20:01:00Z" w16du:dateUtc="2026-09-26T00:01:00Z">
              <w:r w:rsidR="00753309" w:rsidRPr="00F24715">
                <w:rPr>
                  <w:rFonts w:ascii="Arial" w:hAnsi="Arial"/>
                  <w:b/>
                  <w:sz w:val="18"/>
                </w:rPr>
                <w:delText>Name of Subdistributing Agency</w:delText>
              </w:r>
            </w:del>
          </w:p>
        </w:tc>
        <w:tc>
          <w:tcPr>
            <w:tcW w:w="9095" w:type="dxa"/>
            <w:tcPrChange w:id="223" w:author="Domburg, Marleen" w:date="2026-09-25T20:01:00Z" w16du:dateUtc="2026-09-26T00:01:00Z">
              <w:tcPr>
                <w:tcW w:w="3490" w:type="dxa"/>
                <w:gridSpan w:val="2"/>
                <w:tcBorders>
                  <w:top w:val="single" w:sz="4" w:space="0" w:color="auto"/>
                  <w:left w:val="single" w:sz="4" w:space="0" w:color="auto"/>
                  <w:right w:val="single" w:sz="4" w:space="0" w:color="auto"/>
                </w:tcBorders>
              </w:tcPr>
            </w:tcPrChange>
          </w:tcPr>
          <w:p w14:paraId="350F0498" w14:textId="77777777" w:rsidR="00753309" w:rsidRPr="00F24715" w:rsidRDefault="00753309" w:rsidP="00753309">
            <w:pPr>
              <w:ind w:left="43" w:right="43"/>
              <w:rPr>
                <w:rFonts w:ascii="Arial" w:hAnsi="Arial"/>
                <w:sz w:val="18"/>
              </w:rPr>
            </w:pPr>
            <w:del w:id="224" w:author="Domburg, Marleen" w:date="2026-09-25T20:01:00Z" w16du:dateUtc="2026-09-26T00:01:00Z">
              <w:r w:rsidRPr="00F24715">
                <w:rPr>
                  <w:rFonts w:ascii="Arial" w:hAnsi="Arial"/>
                  <w:sz w:val="18"/>
                </w:rPr>
                <w:lastRenderedPageBreak/>
                <w:delText>Email Address of Subdistributing Agency</w:delText>
              </w:r>
            </w:del>
          </w:p>
        </w:tc>
      </w:tr>
      <w:tr w:rsidR="00753309" w:rsidRPr="00F24715" w14:paraId="2B78C890" w14:textId="77777777" w:rsidTr="008F6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 w:type="dxa"/>
            <w:right w:w="7" w:type="dxa"/>
          </w:tblCellMar>
          <w:tblLook w:val="0000" w:firstRow="0" w:lastRow="0" w:firstColumn="0" w:lastColumn="0" w:noHBand="0" w:noVBand="0"/>
        </w:tblPrEx>
        <w:trPr>
          <w:trHeight w:hRule="exact" w:val="320"/>
          <w:del w:id="225" w:author="Domburg, Marleen" w:date="2026-09-25T20:01:00Z" w16du:dateUtc="2026-09-26T00:01:00Z"/>
        </w:trPr>
        <w:tc>
          <w:tcPr>
            <w:tcW w:w="7713" w:type="dxa"/>
            <w:tcBorders>
              <w:left w:val="single" w:sz="4" w:space="0" w:color="auto"/>
              <w:bottom w:val="single" w:sz="4" w:space="0" w:color="auto"/>
              <w:right w:val="single" w:sz="4" w:space="0" w:color="auto"/>
            </w:tcBorders>
            <w:vAlign w:val="bottom"/>
          </w:tcPr>
          <w:p w14:paraId="77DBFDB3" w14:textId="77777777" w:rsidR="00753309" w:rsidRPr="00F24715" w:rsidRDefault="00753309" w:rsidP="00753309">
            <w:pPr>
              <w:ind w:left="43" w:right="43"/>
              <w:rPr>
                <w:del w:id="226" w:author="Domburg, Marleen" w:date="2026-09-25T20:01:00Z" w16du:dateUtc="2026-09-26T00:01:00Z"/>
                <w:rFonts w:ascii="Arial" w:hAnsi="Arial"/>
                <w:sz w:val="18"/>
              </w:rPr>
            </w:pPr>
            <w:del w:id="227" w:author="Domburg, Marleen" w:date="2026-09-25T20:01:00Z" w16du:dateUtc="2026-09-26T00:01:00Z">
              <w:r w:rsidRPr="00F24715">
                <w:rPr>
                  <w:rFonts w:ascii="Arial" w:hAnsi="Arial"/>
                  <w:sz w:val="18"/>
                </w:rPr>
                <w:fldChar w:fldCharType="begin">
                  <w:ffData>
                    <w:name w:val="Text5"/>
                    <w:enabled/>
                    <w:calcOnExit w:val="0"/>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p>
        </w:tc>
        <w:tc>
          <w:tcPr>
            <w:tcW w:w="3490" w:type="dxa"/>
            <w:tcBorders>
              <w:left w:val="single" w:sz="4" w:space="0" w:color="auto"/>
              <w:bottom w:val="single" w:sz="4" w:space="0" w:color="auto"/>
              <w:right w:val="single" w:sz="4" w:space="0" w:color="auto"/>
            </w:tcBorders>
            <w:vAlign w:val="bottom"/>
          </w:tcPr>
          <w:p w14:paraId="4DA0C37F" w14:textId="77777777" w:rsidR="00753309" w:rsidRPr="00F24715" w:rsidRDefault="00753309" w:rsidP="00753309">
            <w:pPr>
              <w:ind w:left="43" w:right="43"/>
              <w:rPr>
                <w:del w:id="228" w:author="Domburg, Marleen" w:date="2026-09-25T20:01:00Z" w16du:dateUtc="2026-09-26T00:01:00Z"/>
                <w:rFonts w:ascii="Arial" w:hAnsi="Arial"/>
                <w:sz w:val="18"/>
              </w:rPr>
            </w:pPr>
            <w:del w:id="229" w:author="Domburg, Marleen" w:date="2026-09-25T20:01:00Z" w16du:dateUtc="2026-09-26T00:01:00Z">
              <w:r w:rsidRPr="00F24715">
                <w:rPr>
                  <w:rFonts w:ascii="Arial" w:hAnsi="Arial"/>
                  <w:sz w:val="18"/>
                </w:rPr>
                <w:fldChar w:fldCharType="begin">
                  <w:ffData>
                    <w:name w:val="Text18"/>
                    <w:enabled/>
                    <w:calcOnExit w:val="0"/>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p>
        </w:tc>
      </w:tr>
      <w:tr w:rsidR="00753309" w:rsidRPr="00F24715" w14:paraId="5C1B52A8" w14:textId="77777777" w:rsidTr="008F6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 w:type="dxa"/>
            <w:right w:w="7" w:type="dxa"/>
          </w:tblCellMar>
          <w:tblLook w:val="0000" w:firstRow="0" w:lastRow="0" w:firstColumn="0" w:lastColumn="0" w:noHBand="0" w:noVBand="0"/>
        </w:tblPrEx>
        <w:trPr>
          <w:del w:id="230" w:author="Domburg, Marleen" w:date="2026-09-25T20:01:00Z" w16du:dateUtc="2026-09-26T00:01:00Z"/>
        </w:trPr>
        <w:tc>
          <w:tcPr>
            <w:tcW w:w="7713" w:type="dxa"/>
            <w:tcBorders>
              <w:top w:val="single" w:sz="4" w:space="0" w:color="auto"/>
              <w:left w:val="single" w:sz="4" w:space="0" w:color="auto"/>
              <w:right w:val="single" w:sz="4" w:space="0" w:color="auto"/>
            </w:tcBorders>
          </w:tcPr>
          <w:p w14:paraId="53B30597" w14:textId="77777777" w:rsidR="00753309" w:rsidRPr="00F24715" w:rsidRDefault="00753309" w:rsidP="00753309">
            <w:pPr>
              <w:ind w:left="43" w:right="43"/>
              <w:rPr>
                <w:del w:id="231" w:author="Domburg, Marleen" w:date="2026-09-25T20:01:00Z" w16du:dateUtc="2026-09-26T00:01:00Z"/>
                <w:rFonts w:ascii="Arial" w:hAnsi="Arial"/>
                <w:sz w:val="18"/>
              </w:rPr>
            </w:pPr>
            <w:del w:id="232" w:author="Domburg, Marleen" w:date="2026-09-25T20:01:00Z" w16du:dateUtc="2026-09-26T00:01:00Z">
              <w:r w:rsidRPr="00F24715">
                <w:rPr>
                  <w:rFonts w:ascii="Arial" w:hAnsi="Arial"/>
                  <w:sz w:val="18"/>
                </w:rPr>
                <w:delText>Address of Subdistributing Agency (Street, City, State, ZIP)</w:delText>
              </w:r>
            </w:del>
          </w:p>
        </w:tc>
        <w:tc>
          <w:tcPr>
            <w:tcW w:w="3490" w:type="dxa"/>
            <w:tcBorders>
              <w:top w:val="single" w:sz="4" w:space="0" w:color="auto"/>
              <w:left w:val="single" w:sz="4" w:space="0" w:color="auto"/>
              <w:right w:val="single" w:sz="4" w:space="0" w:color="auto"/>
            </w:tcBorders>
          </w:tcPr>
          <w:p w14:paraId="15EA646C" w14:textId="77777777" w:rsidR="00753309" w:rsidRPr="00F24715" w:rsidRDefault="00753309" w:rsidP="00753309">
            <w:pPr>
              <w:ind w:left="43" w:right="43"/>
              <w:rPr>
                <w:del w:id="233" w:author="Domburg, Marleen" w:date="2026-09-25T20:01:00Z" w16du:dateUtc="2026-09-26T00:01:00Z"/>
                <w:rFonts w:ascii="Arial" w:hAnsi="Arial"/>
                <w:sz w:val="18"/>
              </w:rPr>
            </w:pPr>
            <w:del w:id="234" w:author="Domburg, Marleen" w:date="2026-09-25T20:01:00Z" w16du:dateUtc="2026-09-26T00:01:00Z">
              <w:r w:rsidRPr="00F24715">
                <w:rPr>
                  <w:rFonts w:ascii="Arial" w:hAnsi="Arial"/>
                  <w:sz w:val="18"/>
                </w:rPr>
                <w:delText>Area Code and Telephone Number</w:delText>
              </w:r>
            </w:del>
          </w:p>
        </w:tc>
      </w:tr>
      <w:tr w:rsidR="00753309" w:rsidRPr="00F24715" w14:paraId="53A658C9" w14:textId="77777777" w:rsidTr="008F6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 w:type="dxa"/>
            <w:right w:w="7" w:type="dxa"/>
          </w:tblCellMar>
          <w:tblLook w:val="0000" w:firstRow="0" w:lastRow="0" w:firstColumn="0" w:lastColumn="0" w:noHBand="0" w:noVBand="0"/>
        </w:tblPrEx>
        <w:trPr>
          <w:trHeight w:hRule="exact" w:val="320"/>
          <w:del w:id="235" w:author="Domburg, Marleen" w:date="2026-09-25T20:01:00Z" w16du:dateUtc="2026-09-26T00:01:00Z"/>
        </w:trPr>
        <w:tc>
          <w:tcPr>
            <w:tcW w:w="7713" w:type="dxa"/>
            <w:tcBorders>
              <w:left w:val="single" w:sz="4" w:space="0" w:color="auto"/>
              <w:bottom w:val="single" w:sz="4" w:space="0" w:color="auto"/>
              <w:right w:val="single" w:sz="4" w:space="0" w:color="auto"/>
            </w:tcBorders>
            <w:vAlign w:val="bottom"/>
          </w:tcPr>
          <w:p w14:paraId="1F3EE58E" w14:textId="77777777" w:rsidR="00753309" w:rsidRPr="00F24715" w:rsidRDefault="00753309" w:rsidP="00753309">
            <w:pPr>
              <w:ind w:left="43" w:right="43"/>
              <w:rPr>
                <w:del w:id="236" w:author="Domburg, Marleen" w:date="2026-09-25T20:01:00Z" w16du:dateUtc="2026-09-26T00:01:00Z"/>
                <w:rFonts w:ascii="Arial" w:hAnsi="Arial"/>
                <w:sz w:val="18"/>
              </w:rPr>
            </w:pPr>
            <w:del w:id="237" w:author="Domburg, Marleen" w:date="2026-09-25T20:01:00Z" w16du:dateUtc="2026-09-26T00:01:00Z">
              <w:r w:rsidRPr="00F24715">
                <w:rPr>
                  <w:rFonts w:ascii="Arial" w:hAnsi="Arial"/>
                  <w:sz w:val="18"/>
                </w:rPr>
                <w:fldChar w:fldCharType="begin">
                  <w:ffData>
                    <w:name w:val="Text5"/>
                    <w:enabled/>
                    <w:calcOnExit w:val="0"/>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p>
        </w:tc>
        <w:tc>
          <w:tcPr>
            <w:tcW w:w="3490" w:type="dxa"/>
            <w:tcBorders>
              <w:left w:val="single" w:sz="4" w:space="0" w:color="auto"/>
              <w:bottom w:val="single" w:sz="4" w:space="0" w:color="auto"/>
              <w:right w:val="single" w:sz="4" w:space="0" w:color="auto"/>
            </w:tcBorders>
            <w:vAlign w:val="bottom"/>
          </w:tcPr>
          <w:p w14:paraId="4AF928FD" w14:textId="77777777" w:rsidR="00753309" w:rsidRPr="00F24715" w:rsidRDefault="00753309" w:rsidP="00753309">
            <w:pPr>
              <w:ind w:left="43" w:right="43"/>
              <w:rPr>
                <w:del w:id="238" w:author="Domburg, Marleen" w:date="2026-09-25T20:01:00Z" w16du:dateUtc="2026-09-26T00:01:00Z"/>
                <w:rFonts w:ascii="Arial" w:hAnsi="Arial"/>
                <w:sz w:val="18"/>
              </w:rPr>
            </w:pPr>
            <w:del w:id="239" w:author="Domburg, Marleen" w:date="2026-09-25T20:01:00Z" w16du:dateUtc="2026-09-26T00:01:00Z">
              <w:r w:rsidRPr="00F24715">
                <w:rPr>
                  <w:rFonts w:ascii="Arial" w:hAnsi="Arial"/>
                  <w:sz w:val="18"/>
                </w:rPr>
                <w:fldChar w:fldCharType="begin">
                  <w:ffData>
                    <w:name w:val="Text6"/>
                    <w:enabled/>
                    <w:calcOnExit w:val="0"/>
                    <w:textInput>
                      <w:maxLength w:val="3"/>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r w:rsidRPr="00F24715">
                <w:rPr>
                  <w:rFonts w:ascii="Arial" w:hAnsi="Arial"/>
                  <w:sz w:val="18"/>
                </w:rPr>
                <w:delText xml:space="preserve">     –     </w:delText>
              </w:r>
              <w:r w:rsidRPr="00F24715">
                <w:rPr>
                  <w:rFonts w:ascii="Arial" w:hAnsi="Arial"/>
                  <w:sz w:val="18"/>
                </w:rPr>
                <w:fldChar w:fldCharType="begin">
                  <w:ffData>
                    <w:name w:val="Text6"/>
                    <w:enabled/>
                    <w:calcOnExit w:val="0"/>
                    <w:textInput>
                      <w:maxLength w:val="3"/>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r w:rsidRPr="00F24715">
                <w:rPr>
                  <w:rFonts w:ascii="Arial" w:hAnsi="Arial"/>
                  <w:sz w:val="18"/>
                </w:rPr>
                <w:delText xml:space="preserve">     –     </w:delText>
              </w:r>
              <w:r w:rsidRPr="00F24715">
                <w:rPr>
                  <w:rFonts w:ascii="Arial" w:hAnsi="Arial"/>
                  <w:sz w:val="18"/>
                </w:rPr>
                <w:fldChar w:fldCharType="begin">
                  <w:ffData>
                    <w:name w:val=""/>
                    <w:enabled/>
                    <w:calcOnExit w:val="0"/>
                    <w:textInput>
                      <w:maxLength w:val="4"/>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p>
        </w:tc>
      </w:tr>
      <w:tr w:rsidR="00753309" w:rsidRPr="00F24715" w14:paraId="10B939A2" w14:textId="77777777" w:rsidTr="008F6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 w:type="dxa"/>
            <w:right w:w="7" w:type="dxa"/>
          </w:tblCellMar>
          <w:tblLook w:val="0000" w:firstRow="0" w:lastRow="0" w:firstColumn="0" w:lastColumn="0" w:noHBand="0" w:noVBand="0"/>
        </w:tblPrEx>
        <w:trPr>
          <w:del w:id="240" w:author="Domburg, Marleen" w:date="2026-09-25T20:01:00Z" w16du:dateUtc="2026-09-26T00:01:00Z"/>
        </w:trPr>
        <w:tc>
          <w:tcPr>
            <w:tcW w:w="7713" w:type="dxa"/>
            <w:tcBorders>
              <w:top w:val="single" w:sz="4" w:space="0" w:color="auto"/>
              <w:left w:val="single" w:sz="4" w:space="0" w:color="auto"/>
              <w:right w:val="single" w:sz="4" w:space="0" w:color="auto"/>
            </w:tcBorders>
          </w:tcPr>
          <w:p w14:paraId="2FA8FFEC" w14:textId="77777777" w:rsidR="00753309" w:rsidRPr="00F24715" w:rsidRDefault="00753309" w:rsidP="00753309">
            <w:pPr>
              <w:ind w:left="43" w:right="43"/>
              <w:rPr>
                <w:del w:id="241" w:author="Domburg, Marleen" w:date="2026-09-25T20:01:00Z" w16du:dateUtc="2026-09-26T00:01:00Z"/>
                <w:rFonts w:ascii="Arial" w:hAnsi="Arial"/>
                <w:sz w:val="18"/>
              </w:rPr>
            </w:pPr>
            <w:del w:id="242" w:author="Domburg, Marleen" w:date="2026-09-25T20:01:00Z" w16du:dateUtc="2026-09-26T00:01:00Z">
              <w:r w:rsidRPr="00F24715">
                <w:rPr>
                  <w:rFonts w:ascii="Arial" w:hAnsi="Arial"/>
                  <w:sz w:val="18"/>
                </w:rPr>
                <w:delText>Mailing Address (if different)</w:delText>
              </w:r>
            </w:del>
          </w:p>
        </w:tc>
        <w:tc>
          <w:tcPr>
            <w:tcW w:w="3490" w:type="dxa"/>
            <w:tcBorders>
              <w:top w:val="single" w:sz="4" w:space="0" w:color="auto"/>
              <w:left w:val="single" w:sz="4" w:space="0" w:color="auto"/>
              <w:right w:val="single" w:sz="4" w:space="0" w:color="auto"/>
            </w:tcBorders>
          </w:tcPr>
          <w:p w14:paraId="016EBF9A" w14:textId="77777777" w:rsidR="00753309" w:rsidRPr="00F24715" w:rsidRDefault="00753309" w:rsidP="00753309">
            <w:pPr>
              <w:ind w:left="43" w:right="43"/>
              <w:rPr>
                <w:del w:id="243" w:author="Domburg, Marleen" w:date="2026-09-25T20:01:00Z" w16du:dateUtc="2026-09-26T00:01:00Z"/>
                <w:rFonts w:ascii="Arial" w:hAnsi="Arial"/>
                <w:sz w:val="18"/>
              </w:rPr>
            </w:pPr>
            <w:del w:id="244" w:author="Domburg, Marleen" w:date="2026-09-25T20:01:00Z" w16du:dateUtc="2026-09-26T00:01:00Z">
              <w:r w:rsidRPr="00F24715">
                <w:rPr>
                  <w:rFonts w:ascii="Arial" w:hAnsi="Arial"/>
                  <w:sz w:val="18"/>
                </w:rPr>
                <w:delText>Fax Area Code and Telephone Number</w:delText>
              </w:r>
            </w:del>
          </w:p>
        </w:tc>
      </w:tr>
      <w:tr w:rsidR="00753309" w:rsidRPr="00F24715" w14:paraId="79304504" w14:textId="77777777" w:rsidTr="008F6B0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 w:type="dxa"/>
            <w:right w:w="7" w:type="dxa"/>
          </w:tblCellMar>
          <w:tblLook w:val="0000" w:firstRow="0" w:lastRow="0" w:firstColumn="0" w:lastColumn="0" w:noHBand="0" w:noVBand="0"/>
        </w:tblPrEx>
        <w:trPr>
          <w:trHeight w:hRule="exact" w:val="320"/>
          <w:del w:id="245" w:author="Domburg, Marleen" w:date="2026-09-25T20:01:00Z" w16du:dateUtc="2026-09-26T00:01:00Z"/>
        </w:trPr>
        <w:tc>
          <w:tcPr>
            <w:tcW w:w="7713" w:type="dxa"/>
            <w:tcBorders>
              <w:left w:val="single" w:sz="4" w:space="0" w:color="auto"/>
              <w:bottom w:val="single" w:sz="4" w:space="0" w:color="auto"/>
              <w:right w:val="single" w:sz="4" w:space="0" w:color="auto"/>
            </w:tcBorders>
            <w:vAlign w:val="bottom"/>
          </w:tcPr>
          <w:p w14:paraId="2CE4C8A8" w14:textId="77777777" w:rsidR="00753309" w:rsidRPr="00F24715" w:rsidRDefault="00753309" w:rsidP="00753309">
            <w:pPr>
              <w:ind w:left="43" w:right="43"/>
              <w:rPr>
                <w:del w:id="246" w:author="Domburg, Marleen" w:date="2026-09-25T20:01:00Z" w16du:dateUtc="2026-09-26T00:01:00Z"/>
                <w:rFonts w:ascii="Arial" w:hAnsi="Arial"/>
                <w:sz w:val="18"/>
              </w:rPr>
            </w:pPr>
            <w:del w:id="247" w:author="Domburg, Marleen" w:date="2026-09-25T20:01:00Z" w16du:dateUtc="2026-09-26T00:01:00Z">
              <w:r w:rsidRPr="00F24715">
                <w:rPr>
                  <w:rFonts w:ascii="Arial" w:hAnsi="Arial"/>
                  <w:sz w:val="18"/>
                </w:rPr>
                <w:fldChar w:fldCharType="begin">
                  <w:ffData>
                    <w:name w:val="Text5"/>
                    <w:enabled/>
                    <w:calcOnExit w:val="0"/>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p>
        </w:tc>
        <w:tc>
          <w:tcPr>
            <w:tcW w:w="3490" w:type="dxa"/>
            <w:tcBorders>
              <w:left w:val="single" w:sz="4" w:space="0" w:color="auto"/>
              <w:bottom w:val="single" w:sz="4" w:space="0" w:color="auto"/>
              <w:right w:val="single" w:sz="4" w:space="0" w:color="auto"/>
            </w:tcBorders>
            <w:vAlign w:val="bottom"/>
          </w:tcPr>
          <w:p w14:paraId="5FF29AFA" w14:textId="77777777" w:rsidR="00753309" w:rsidRPr="00F24715" w:rsidRDefault="00753309" w:rsidP="00753309">
            <w:pPr>
              <w:ind w:left="43" w:right="43"/>
              <w:rPr>
                <w:del w:id="248" w:author="Domburg, Marleen" w:date="2026-09-25T20:01:00Z" w16du:dateUtc="2026-09-26T00:01:00Z"/>
                <w:rFonts w:ascii="Arial" w:hAnsi="Arial"/>
                <w:sz w:val="18"/>
              </w:rPr>
            </w:pPr>
            <w:del w:id="249" w:author="Domburg, Marleen" w:date="2026-09-25T20:01:00Z" w16du:dateUtc="2026-09-26T00:01:00Z">
              <w:r w:rsidRPr="00F24715">
                <w:rPr>
                  <w:rFonts w:ascii="Arial" w:hAnsi="Arial"/>
                  <w:sz w:val="18"/>
                </w:rPr>
                <w:fldChar w:fldCharType="begin">
                  <w:ffData>
                    <w:name w:val="Text6"/>
                    <w:enabled/>
                    <w:calcOnExit w:val="0"/>
                    <w:textInput>
                      <w:maxLength w:val="3"/>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r w:rsidRPr="00F24715">
                <w:rPr>
                  <w:rFonts w:ascii="Arial" w:hAnsi="Arial"/>
                  <w:sz w:val="18"/>
                </w:rPr>
                <w:delText xml:space="preserve">     –     </w:delText>
              </w:r>
              <w:r w:rsidRPr="00F24715">
                <w:rPr>
                  <w:rFonts w:ascii="Arial" w:hAnsi="Arial"/>
                  <w:sz w:val="18"/>
                </w:rPr>
                <w:fldChar w:fldCharType="begin">
                  <w:ffData>
                    <w:name w:val="Text6"/>
                    <w:enabled/>
                    <w:calcOnExit w:val="0"/>
                    <w:textInput>
                      <w:maxLength w:val="3"/>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r w:rsidRPr="00F24715">
                <w:rPr>
                  <w:rFonts w:ascii="Arial" w:hAnsi="Arial"/>
                  <w:sz w:val="18"/>
                </w:rPr>
                <w:delText xml:space="preserve">     –     </w:delText>
              </w:r>
              <w:r w:rsidRPr="00F24715">
                <w:rPr>
                  <w:rFonts w:ascii="Arial" w:hAnsi="Arial"/>
                  <w:sz w:val="18"/>
                </w:rPr>
                <w:fldChar w:fldCharType="begin">
                  <w:ffData>
                    <w:name w:val=""/>
                    <w:enabled/>
                    <w:calcOnExit w:val="0"/>
                    <w:textInput>
                      <w:maxLength w:val="4"/>
                    </w:textInput>
                  </w:ffData>
                </w:fldChar>
              </w:r>
              <w:r w:rsidRPr="00F24715">
                <w:rPr>
                  <w:rFonts w:ascii="Arial" w:hAnsi="Arial"/>
                  <w:sz w:val="18"/>
                </w:rPr>
                <w:delInstrText xml:space="preserve"> FORMTEXT </w:delInstrText>
              </w:r>
              <w:r w:rsidRPr="00F24715">
                <w:rPr>
                  <w:rFonts w:ascii="Arial" w:hAnsi="Arial"/>
                  <w:sz w:val="18"/>
                </w:rPr>
              </w:r>
              <w:r w:rsidRPr="00F24715">
                <w:rPr>
                  <w:rFonts w:ascii="Arial" w:hAnsi="Arial"/>
                  <w:sz w:val="18"/>
                </w:rPr>
                <w:fldChar w:fldCharType="separate"/>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noProof/>
                  <w:sz w:val="18"/>
                </w:rPr>
                <w:delText> </w:delText>
              </w:r>
              <w:r w:rsidRPr="00F24715">
                <w:rPr>
                  <w:rFonts w:ascii="Arial" w:hAnsi="Arial"/>
                  <w:sz w:val="18"/>
                </w:rPr>
                <w:fldChar w:fldCharType="end"/>
              </w:r>
            </w:del>
          </w:p>
        </w:tc>
      </w:tr>
    </w:tbl>
    <w:p w14:paraId="4BD4AB08" w14:textId="77777777" w:rsidR="00753309" w:rsidRDefault="00753309" w:rsidP="00374255">
      <w:pPr>
        <w:jc w:val="both"/>
        <w:rPr>
          <w:sz w:val="22"/>
          <w:lang w:val="en-GB"/>
          <w:rPrChange w:id="250" w:author="Domburg, Marleen" w:date="2026-09-25T20:01:00Z" w16du:dateUtc="2026-09-26T00:01:00Z">
            <w:rPr>
              <w:rFonts w:ascii="Times New Roman" w:hAnsi="Times New Roman"/>
              <w:sz w:val="10"/>
              <w:szCs w:val="10"/>
            </w:rPr>
          </w:rPrChange>
        </w:rPr>
        <w:pPrChange w:id="251" w:author="Domburg, Marleen" w:date="2026-09-25T20:01:00Z" w16du:dateUtc="2026-09-26T00:01:00Z">
          <w:pPr/>
        </w:pPrChange>
      </w:pPr>
    </w:p>
    <w:p w14:paraId="33557403" w14:textId="77777777" w:rsidR="00F96310" w:rsidRPr="00345BAA" w:rsidRDefault="00374255" w:rsidP="00374255">
      <w:pPr>
        <w:jc w:val="both"/>
        <w:rPr>
          <w:ins w:id="252" w:author="Domburg, Marleen" w:date="2026-09-25T20:01:00Z" w16du:dateUtc="2026-09-26T00:01:00Z"/>
          <w:sz w:val="22"/>
          <w:szCs w:val="22"/>
          <w:lang w:val="en-GB"/>
        </w:rPr>
      </w:pPr>
      <w:ins w:id="253" w:author="Domburg, Marleen" w:date="2026-09-25T20:01:00Z" w16du:dateUtc="2026-09-26T00:01:00Z">
        <w:r w:rsidRPr="00345BAA">
          <w:rPr>
            <w:sz w:val="22"/>
            <w:szCs w:val="22"/>
            <w:lang w:val="en-GB"/>
          </w:rPr>
          <w:t>C</w:t>
        </w:r>
        <w:r w:rsidR="004F6A0D" w:rsidRPr="00345BAA">
          <w:rPr>
            <w:sz w:val="22"/>
            <w:szCs w:val="22"/>
            <w:lang w:val="en-GB"/>
          </w:rPr>
          <w:t>alled hereafter “the participant</w:t>
        </w:r>
        <w:r w:rsidR="00FD6452" w:rsidRPr="00345BAA">
          <w:rPr>
            <w:sz w:val="22"/>
            <w:szCs w:val="22"/>
            <w:lang w:val="en-GB"/>
          </w:rPr>
          <w:t>”</w:t>
        </w:r>
        <w:r w:rsidR="00240F5F" w:rsidRPr="00345BAA">
          <w:rPr>
            <w:sz w:val="22"/>
            <w:szCs w:val="22"/>
            <w:lang w:val="en-GB"/>
          </w:rPr>
          <w:t xml:space="preserve"> </w:t>
        </w:r>
        <w:r w:rsidR="00F96310" w:rsidRPr="00345BAA">
          <w:rPr>
            <w:sz w:val="22"/>
            <w:szCs w:val="22"/>
            <w:lang w:val="en-GB"/>
          </w:rPr>
          <w:t>of the other part,</w:t>
        </w:r>
        <w:r w:rsidRPr="00345BAA">
          <w:rPr>
            <w:sz w:val="22"/>
            <w:szCs w:val="22"/>
            <w:lang w:val="en-GB"/>
          </w:rPr>
          <w:t xml:space="preserve"> have agreed </w:t>
        </w:r>
        <w:r w:rsidR="00F96310" w:rsidRPr="00345BAA">
          <w:rPr>
            <w:sz w:val="22"/>
            <w:szCs w:val="22"/>
            <w:lang w:val="en-GB"/>
          </w:rPr>
          <w:t xml:space="preserve">the </w:t>
        </w:r>
        <w:r w:rsidR="007A5668" w:rsidRPr="00345BAA">
          <w:rPr>
            <w:sz w:val="22"/>
            <w:szCs w:val="22"/>
            <w:lang w:val="en-GB"/>
          </w:rPr>
          <w:t xml:space="preserve">Special </w:t>
        </w:r>
        <w:r w:rsidR="00F96310" w:rsidRPr="00345BAA">
          <w:rPr>
            <w:sz w:val="22"/>
            <w:szCs w:val="22"/>
            <w:lang w:val="en-GB"/>
          </w:rPr>
          <w:t xml:space="preserve">Conditions and </w:t>
        </w:r>
        <w:r w:rsidR="00A12487" w:rsidRPr="00345BAA">
          <w:rPr>
            <w:sz w:val="22"/>
            <w:szCs w:val="22"/>
            <w:lang w:val="en-GB"/>
          </w:rPr>
          <w:t>a</w:t>
        </w:r>
        <w:r w:rsidR="00F96310" w:rsidRPr="00345BAA">
          <w:rPr>
            <w:sz w:val="22"/>
            <w:szCs w:val="22"/>
            <w:lang w:val="en-GB"/>
          </w:rPr>
          <w:t>nnexes below</w:t>
        </w:r>
        <w:r w:rsidRPr="00345BAA">
          <w:rPr>
            <w:sz w:val="22"/>
            <w:szCs w:val="22"/>
            <w:lang w:val="en-GB"/>
          </w:rPr>
          <w:t xml:space="preserve"> which form an integral part of this agreement ("the agreement")</w:t>
        </w:r>
        <w:r w:rsidR="00F96310" w:rsidRPr="00345BAA">
          <w:rPr>
            <w:sz w:val="22"/>
            <w:szCs w:val="22"/>
            <w:lang w:val="en-GB"/>
          </w:rPr>
          <w:t>:</w:t>
        </w:r>
      </w:ins>
    </w:p>
    <w:p w14:paraId="56451520" w14:textId="77777777" w:rsidR="00753309" w:rsidRPr="00F24715" w:rsidRDefault="00F96310">
      <w:pPr>
        <w:rPr>
          <w:del w:id="254" w:author="Domburg, Marleen" w:date="2026-09-25T20:01:00Z" w16du:dateUtc="2026-09-26T00:01:00Z"/>
          <w:rFonts w:ascii="Arial" w:hAnsi="Arial" w:cs="Arial"/>
          <w:szCs w:val="22"/>
        </w:rPr>
      </w:pPr>
      <w:ins w:id="255" w:author="Domburg, Marleen" w:date="2026-09-25T20:01:00Z" w16du:dateUtc="2026-09-26T00:01:00Z">
        <w:r w:rsidRPr="00345BAA">
          <w:rPr>
            <w:sz w:val="22"/>
            <w:szCs w:val="22"/>
            <w:lang w:val="en-GB"/>
          </w:rPr>
          <w:t xml:space="preserve">Annex </w:t>
        </w:r>
        <w:r w:rsidR="00A12487" w:rsidRPr="00345BAA">
          <w:rPr>
            <w:sz w:val="22"/>
            <w:szCs w:val="22"/>
            <w:lang w:val="en-GB"/>
          </w:rPr>
          <w:t>-</w:t>
        </w:r>
        <w:r w:rsidR="000B0EF2">
          <w:rPr>
            <w:sz w:val="22"/>
            <w:szCs w:val="22"/>
            <w:lang w:val="en-GB"/>
          </w:rPr>
          <w:t xml:space="preserve"> </w:t>
        </w:r>
        <w:r w:rsidR="00374255" w:rsidRPr="00345BAA">
          <w:rPr>
            <w:sz w:val="22"/>
            <w:szCs w:val="22"/>
            <w:lang w:val="en-GB"/>
          </w:rPr>
          <w:t xml:space="preserve">Learning </w:t>
        </w:r>
      </w:ins>
    </w:p>
    <w:p w14:paraId="092573E8" w14:textId="6AC8A417" w:rsidR="00753309" w:rsidRPr="00345BAA" w:rsidRDefault="00753309" w:rsidP="00554628">
      <w:pPr>
        <w:tabs>
          <w:tab w:val="left" w:pos="1701"/>
        </w:tabs>
        <w:ind w:left="1701" w:hanging="1701"/>
        <w:rPr>
          <w:sz w:val="22"/>
          <w:lang w:val="en-GB"/>
          <w:rPrChange w:id="256" w:author="Domburg, Marleen" w:date="2026-09-25T20:01:00Z" w16du:dateUtc="2026-09-26T00:01:00Z">
            <w:rPr>
              <w:rFonts w:ascii="Arial" w:hAnsi="Arial" w:cs="Arial"/>
              <w:b/>
              <w:bCs/>
              <w:szCs w:val="22"/>
            </w:rPr>
          </w:rPrChange>
        </w:rPr>
        <w:pPrChange w:id="257" w:author="Domburg, Marleen" w:date="2026-09-25T20:01:00Z" w16du:dateUtc="2026-09-26T00:01:00Z">
          <w:pPr>
            <w:jc w:val="center"/>
          </w:pPr>
        </w:pPrChange>
      </w:pPr>
      <w:r w:rsidRPr="00345BAA">
        <w:rPr>
          <w:sz w:val="22"/>
          <w:lang w:val="en-GB"/>
          <w:rPrChange w:id="258" w:author="Domburg, Marleen" w:date="2026-09-25T20:01:00Z" w16du:dateUtc="2026-09-26T00:01:00Z">
            <w:rPr>
              <w:rFonts w:ascii="Arial" w:hAnsi="Arial" w:cs="Arial"/>
              <w:b/>
              <w:bCs/>
              <w:szCs w:val="22"/>
            </w:rPr>
          </w:rPrChange>
        </w:rPr>
        <w:t>Agreement</w:t>
      </w:r>
      <w:ins w:id="259" w:author="Domburg, Marleen" w:date="2026-09-25T20:01:00Z" w16du:dateUtc="2026-09-26T00:01:00Z">
        <w:r w:rsidR="00BC384A" w:rsidRPr="00345BAA">
          <w:rPr>
            <w:sz w:val="22"/>
            <w:szCs w:val="22"/>
            <w:lang w:val="en-GB"/>
          </w:rPr>
          <w:t xml:space="preserve"> for Erasmus</w:t>
        </w:r>
        <w:r w:rsidR="00C86958" w:rsidRPr="00345BAA">
          <w:rPr>
            <w:sz w:val="22"/>
            <w:szCs w:val="22"/>
            <w:lang w:val="en-GB"/>
          </w:rPr>
          <w:t>+</w:t>
        </w:r>
        <w:r w:rsidR="00BC384A" w:rsidRPr="00345BAA">
          <w:rPr>
            <w:sz w:val="22"/>
            <w:szCs w:val="22"/>
            <w:lang w:val="en-GB"/>
          </w:rPr>
          <w:t xml:space="preserve"> </w:t>
        </w:r>
        <w:r w:rsidR="00C86958" w:rsidRPr="00345BAA">
          <w:rPr>
            <w:sz w:val="22"/>
            <w:szCs w:val="22"/>
            <w:lang w:val="en-GB"/>
          </w:rPr>
          <w:t xml:space="preserve">mobility for studies </w:t>
        </w:r>
      </w:ins>
    </w:p>
    <w:p w14:paraId="5685491A" w14:textId="77777777" w:rsidR="00137EB2" w:rsidRPr="00345BAA" w:rsidRDefault="00A12487" w:rsidP="00554628">
      <w:pPr>
        <w:tabs>
          <w:tab w:val="left" w:pos="1701"/>
        </w:tabs>
        <w:ind w:left="1701" w:hanging="1701"/>
        <w:rPr>
          <w:ins w:id="260" w:author="Domburg, Marleen" w:date="2026-09-25T20:01:00Z" w16du:dateUtc="2026-09-26T00:01:00Z"/>
          <w:sz w:val="22"/>
          <w:szCs w:val="22"/>
          <w:lang w:val="en-GB"/>
        </w:rPr>
      </w:pPr>
      <w:ins w:id="261" w:author="Domburg, Marleen" w:date="2026-09-25T20:01:00Z" w16du:dateUtc="2026-09-26T00:01:00Z">
        <w:r w:rsidRPr="00345BAA">
          <w:rPr>
            <w:sz w:val="22"/>
            <w:szCs w:val="22"/>
            <w:lang w:val="en-GB"/>
          </w:rPr>
          <w:t>Annex -</w:t>
        </w:r>
        <w:r w:rsidR="000B0EF2">
          <w:rPr>
            <w:sz w:val="22"/>
            <w:szCs w:val="22"/>
            <w:lang w:val="en-GB"/>
          </w:rPr>
          <w:t xml:space="preserve"> </w:t>
        </w:r>
        <w:r w:rsidR="00FA349A" w:rsidRPr="00345BAA">
          <w:rPr>
            <w:sz w:val="22"/>
            <w:szCs w:val="22"/>
            <w:lang w:val="en-GB"/>
          </w:rPr>
          <w:t>General C</w:t>
        </w:r>
        <w:r w:rsidR="00137EB2" w:rsidRPr="00345BAA">
          <w:rPr>
            <w:sz w:val="22"/>
            <w:szCs w:val="22"/>
            <w:lang w:val="en-GB"/>
          </w:rPr>
          <w:t>onditions</w:t>
        </w:r>
      </w:ins>
    </w:p>
    <w:p w14:paraId="5252463B" w14:textId="77777777" w:rsidR="00BC78D5" w:rsidRPr="00345BAA" w:rsidRDefault="00A12487" w:rsidP="00EB180B">
      <w:pPr>
        <w:tabs>
          <w:tab w:val="left" w:pos="1701"/>
        </w:tabs>
        <w:ind w:left="1701" w:hanging="1701"/>
        <w:rPr>
          <w:ins w:id="262" w:author="Domburg, Marleen" w:date="2026-09-25T20:01:00Z" w16du:dateUtc="2026-09-26T00:01:00Z"/>
          <w:sz w:val="22"/>
          <w:szCs w:val="22"/>
          <w:lang w:val="en-GB"/>
        </w:rPr>
      </w:pPr>
      <w:ins w:id="263" w:author="Domburg, Marleen" w:date="2026-09-25T20:01:00Z" w16du:dateUtc="2026-09-26T00:01:00Z">
        <w:r w:rsidRPr="00345BAA">
          <w:rPr>
            <w:sz w:val="22"/>
            <w:szCs w:val="22"/>
            <w:lang w:val="en-GB"/>
          </w:rPr>
          <w:t>Annex -</w:t>
        </w:r>
        <w:r w:rsidR="000B0EF2">
          <w:rPr>
            <w:sz w:val="22"/>
            <w:szCs w:val="22"/>
            <w:lang w:val="en-GB"/>
          </w:rPr>
          <w:t xml:space="preserve"> </w:t>
        </w:r>
        <w:r w:rsidR="00BC78D5" w:rsidRPr="00345BAA">
          <w:rPr>
            <w:sz w:val="22"/>
            <w:szCs w:val="22"/>
            <w:lang w:val="en-GB"/>
          </w:rPr>
          <w:t>Erasmus Student Charter</w:t>
        </w:r>
      </w:ins>
    </w:p>
    <w:p w14:paraId="395D32D4" w14:textId="77777777" w:rsidR="007A5668" w:rsidRDefault="007A5668" w:rsidP="007A5668">
      <w:pPr>
        <w:jc w:val="both"/>
        <w:rPr>
          <w:ins w:id="264" w:author="Domburg, Marleen" w:date="2026-09-25T20:01:00Z" w16du:dateUtc="2026-09-26T00:01:00Z"/>
          <w:u w:val="single"/>
          <w:lang w:val="en-GB"/>
        </w:rPr>
      </w:pPr>
      <w:ins w:id="265" w:author="Domburg, Marleen" w:date="2026-09-25T20:01:00Z" w16du:dateUtc="2026-09-26T00:01:00Z">
        <w:r>
          <w:rPr>
            <w:u w:val="single"/>
            <w:lang w:val="en-GB"/>
          </w:rPr>
          <w:t>The terms set out</w:t>
        </w:r>
        <w:r w:rsidR="00784469">
          <w:rPr>
            <w:u w:val="single"/>
            <w:lang w:val="en-GB"/>
          </w:rPr>
          <w:t xml:space="preserve"> in</w:t>
        </w:r>
        <w:r>
          <w:rPr>
            <w:u w:val="single"/>
            <w:lang w:val="en-GB"/>
          </w:rPr>
          <w:t xml:space="preserve"> the Special Conditions shall take precedence over those set out in the annexes. </w:t>
        </w:r>
      </w:ins>
    </w:p>
    <w:p w14:paraId="4773D059" w14:textId="77777777" w:rsidR="00AA60DE" w:rsidRDefault="00AA60DE" w:rsidP="007A5668">
      <w:pPr>
        <w:jc w:val="both"/>
        <w:rPr>
          <w:ins w:id="266" w:author="Domburg, Marleen" w:date="2026-09-25T20:01:00Z" w16du:dateUtc="2026-09-26T00:01:00Z"/>
          <w:u w:val="single"/>
          <w:lang w:val="en-GB"/>
        </w:rPr>
      </w:pPr>
    </w:p>
    <w:p w14:paraId="410CBE4C" w14:textId="77777777" w:rsidR="008263D3" w:rsidRDefault="008263D3" w:rsidP="008263D3">
      <w:pPr>
        <w:jc w:val="center"/>
        <w:rPr>
          <w:ins w:id="267" w:author="Domburg, Marleen" w:date="2026-09-25T20:01:00Z" w16du:dateUtc="2026-09-26T00:01:00Z"/>
          <w:sz w:val="24"/>
          <w:szCs w:val="24"/>
          <w:lang w:val="en-GB"/>
        </w:rPr>
      </w:pPr>
      <w:ins w:id="268" w:author="Domburg, Marleen" w:date="2026-09-25T20:01:00Z" w16du:dateUtc="2026-09-26T00:01:00Z">
        <w:r w:rsidRPr="006720F0">
          <w:rPr>
            <w:sz w:val="24"/>
            <w:szCs w:val="24"/>
            <w:lang w:val="en-GB"/>
          </w:rPr>
          <w:t>SPECIAL CONDITIONS</w:t>
        </w:r>
      </w:ins>
    </w:p>
    <w:p w14:paraId="20ED4CE4" w14:textId="77777777" w:rsidR="008263D3" w:rsidRPr="006720F0" w:rsidRDefault="008263D3" w:rsidP="008263D3">
      <w:pPr>
        <w:jc w:val="center"/>
        <w:rPr>
          <w:ins w:id="269" w:author="Domburg, Marleen" w:date="2026-09-25T20:01:00Z" w16du:dateUtc="2026-09-26T00:01:00Z"/>
          <w:sz w:val="24"/>
          <w:szCs w:val="24"/>
          <w:lang w:val="en-GB"/>
        </w:rPr>
      </w:pPr>
    </w:p>
    <w:p w14:paraId="4AAB9427" w14:textId="77777777" w:rsidR="008263D3" w:rsidRPr="00735E06" w:rsidRDefault="008263D3" w:rsidP="008263D3">
      <w:pPr>
        <w:pStyle w:val="Text1"/>
        <w:pBdr>
          <w:bottom w:val="single" w:sz="6" w:space="1" w:color="auto"/>
        </w:pBdr>
        <w:spacing w:after="0"/>
        <w:ind w:left="0"/>
        <w:jc w:val="left"/>
        <w:rPr>
          <w:ins w:id="270" w:author="Domburg, Marleen" w:date="2026-09-25T20:01:00Z" w16du:dateUtc="2026-09-26T00:01:00Z"/>
          <w:sz w:val="20"/>
          <w:lang w:val="en-GB"/>
        </w:rPr>
      </w:pPr>
      <w:ins w:id="271" w:author="Domburg, Marleen" w:date="2026-09-25T20:01:00Z" w16du:dateUtc="2026-09-26T00:01:00Z">
        <w:r w:rsidRPr="00735E06">
          <w:rPr>
            <w:sz w:val="20"/>
            <w:lang w:val="en-GB"/>
          </w:rPr>
          <w:t xml:space="preserve">ARTICLE 1 – </w:t>
        </w:r>
        <w:r>
          <w:rPr>
            <w:sz w:val="20"/>
            <w:lang w:val="en-GB"/>
          </w:rPr>
          <w:t xml:space="preserve">SUBJECT MATTER OF THE AGREEMENT </w:t>
        </w:r>
      </w:ins>
    </w:p>
    <w:p w14:paraId="335F8764" w14:textId="77777777" w:rsidR="008263D3" w:rsidRPr="00067DF7" w:rsidRDefault="008263D3" w:rsidP="008263D3">
      <w:pPr>
        <w:ind w:left="567" w:hanging="567"/>
        <w:jc w:val="both"/>
        <w:rPr>
          <w:ins w:id="272" w:author="Domburg, Marleen" w:date="2026-09-25T20:01:00Z" w16du:dateUtc="2026-09-26T00:01:00Z"/>
          <w:lang w:val="en-GB"/>
        </w:rPr>
      </w:pPr>
      <w:ins w:id="273" w:author="Domburg, Marleen" w:date="2026-09-25T20:01:00Z" w16du:dateUtc="2026-09-26T00:01:00Z">
        <w:r w:rsidRPr="00067DF7">
          <w:rPr>
            <w:lang w:val="en-GB"/>
          </w:rPr>
          <w:t>1.1</w:t>
        </w:r>
        <w:r w:rsidRPr="00067DF7">
          <w:rPr>
            <w:lang w:val="en-GB"/>
          </w:rPr>
          <w:tab/>
        </w:r>
        <w:r>
          <w:rPr>
            <w:lang w:val="en-GB"/>
          </w:rPr>
          <w:t xml:space="preserve">Wageningen University  shall provide support </w:t>
        </w:r>
        <w:r w:rsidRPr="00067DF7">
          <w:rPr>
            <w:lang w:val="en-GB"/>
          </w:rPr>
          <w:t xml:space="preserve">to the </w:t>
        </w:r>
        <w:r>
          <w:rPr>
            <w:lang w:val="en-GB"/>
          </w:rPr>
          <w:t>participant</w:t>
        </w:r>
        <w:r w:rsidRPr="00067DF7">
          <w:rPr>
            <w:lang w:val="en-GB"/>
          </w:rPr>
          <w:t xml:space="preserve"> for undertaking a </w:t>
        </w:r>
        <w:r>
          <w:rPr>
            <w:lang w:val="en-GB"/>
          </w:rPr>
          <w:t xml:space="preserve">mobility activity for studies and traineeship </w:t>
        </w:r>
        <w:r w:rsidRPr="00067DF7">
          <w:rPr>
            <w:lang w:val="en-GB"/>
          </w:rPr>
          <w:t>under the Erasmus</w:t>
        </w:r>
        <w:r>
          <w:rPr>
            <w:lang w:val="en-GB"/>
          </w:rPr>
          <w:t>+</w:t>
        </w:r>
        <w:r w:rsidRPr="00067DF7">
          <w:rPr>
            <w:lang w:val="en-GB"/>
          </w:rPr>
          <w:t xml:space="preserve"> </w:t>
        </w:r>
        <w:r>
          <w:rPr>
            <w:lang w:val="en-GB"/>
          </w:rPr>
          <w:t>P</w:t>
        </w:r>
        <w:r w:rsidRPr="00067DF7">
          <w:rPr>
            <w:lang w:val="en-GB"/>
          </w:rPr>
          <w:t xml:space="preserve">rogramme. </w:t>
        </w:r>
      </w:ins>
    </w:p>
    <w:p w14:paraId="72D9DE64" w14:textId="77777777" w:rsidR="008263D3" w:rsidRDefault="008263D3" w:rsidP="008263D3">
      <w:pPr>
        <w:ind w:left="567" w:hanging="567"/>
        <w:jc w:val="both"/>
        <w:rPr>
          <w:ins w:id="274" w:author="Domburg, Marleen" w:date="2026-09-25T20:01:00Z" w16du:dateUtc="2026-09-26T00:01:00Z"/>
          <w:lang w:val="en-GB"/>
        </w:rPr>
      </w:pPr>
      <w:ins w:id="275" w:author="Domburg, Marleen" w:date="2026-09-25T20:01:00Z" w16du:dateUtc="2026-09-26T00:01:00Z">
        <w:r w:rsidRPr="00067DF7">
          <w:rPr>
            <w:lang w:val="en-GB"/>
          </w:rPr>
          <w:t>1.2</w:t>
        </w:r>
        <w:r w:rsidRPr="00067DF7">
          <w:rPr>
            <w:lang w:val="en-GB"/>
          </w:rPr>
          <w:tab/>
          <w:t xml:space="preserve">The </w:t>
        </w:r>
        <w:r>
          <w:rPr>
            <w:lang w:val="en-GB"/>
          </w:rPr>
          <w:t>participant</w:t>
        </w:r>
        <w:r w:rsidRPr="00067DF7">
          <w:rPr>
            <w:lang w:val="en-GB"/>
          </w:rPr>
          <w:t xml:space="preserve"> accepts</w:t>
        </w:r>
        <w:r>
          <w:rPr>
            <w:lang w:val="en-GB"/>
          </w:rPr>
          <w:t xml:space="preserve"> the</w:t>
        </w:r>
        <w:r w:rsidRPr="00D70C32">
          <w:rPr>
            <w:lang w:val="en-GB"/>
          </w:rPr>
          <w:t xml:space="preserve"> </w:t>
        </w:r>
        <w:r>
          <w:rPr>
            <w:lang w:val="en-GB"/>
          </w:rPr>
          <w:t>financial support</w:t>
        </w:r>
        <w:r w:rsidRPr="00B50670">
          <w:rPr>
            <w:lang w:val="en-GB"/>
          </w:rPr>
          <w:t xml:space="preserve"> </w:t>
        </w:r>
        <w:r>
          <w:rPr>
            <w:lang w:val="en-GB"/>
          </w:rPr>
          <w:t xml:space="preserve">in the amount specified in article 3.1 and undertakes to </w:t>
        </w:r>
        <w:r w:rsidRPr="00067DF7">
          <w:rPr>
            <w:lang w:val="en-GB"/>
          </w:rPr>
          <w:t xml:space="preserve">carry out the </w:t>
        </w:r>
        <w:r>
          <w:rPr>
            <w:lang w:val="en-GB"/>
          </w:rPr>
          <w:t xml:space="preserve">mobility activity for studies </w:t>
        </w:r>
        <w:r w:rsidRPr="00067DF7">
          <w:rPr>
            <w:lang w:val="en-GB"/>
          </w:rPr>
          <w:t xml:space="preserve">as described </w:t>
        </w:r>
        <w:r w:rsidRPr="00D5448C">
          <w:rPr>
            <w:lang w:val="en-GB"/>
          </w:rPr>
          <w:t xml:space="preserve">in </w:t>
        </w:r>
        <w:r>
          <w:rPr>
            <w:lang w:val="en-GB"/>
          </w:rPr>
          <w:t xml:space="preserve">the Learning Agreement. </w:t>
        </w:r>
      </w:ins>
    </w:p>
    <w:p w14:paraId="2B35A514" w14:textId="77777777" w:rsidR="008263D3" w:rsidRDefault="008263D3" w:rsidP="008263D3">
      <w:pPr>
        <w:ind w:left="567" w:hanging="567"/>
        <w:jc w:val="both"/>
        <w:rPr>
          <w:ins w:id="276" w:author="Domburg, Marleen" w:date="2026-09-25T20:01:00Z" w16du:dateUtc="2026-09-26T00:01:00Z"/>
        </w:rPr>
      </w:pPr>
      <w:ins w:id="277" w:author="Domburg, Marleen" w:date="2026-09-25T20:01:00Z" w16du:dateUtc="2026-09-26T00:01:00Z">
        <w:r>
          <w:rPr>
            <w:lang w:val="en-GB"/>
          </w:rPr>
          <w:t>1.3.</w:t>
        </w:r>
        <w:r>
          <w:rPr>
            <w:lang w:val="en-GB"/>
          </w:rPr>
          <w:tab/>
        </w:r>
        <w:r>
          <w:t>Amendments to the agreement, including to the start and end dates, shall be requested and agreed by both parties through a formal notification by letter or by electronic message.</w:t>
        </w:r>
      </w:ins>
    </w:p>
    <w:p w14:paraId="440AC8C2" w14:textId="77777777" w:rsidR="008263D3" w:rsidRPr="00067DF7" w:rsidRDefault="008263D3" w:rsidP="008263D3">
      <w:pPr>
        <w:ind w:left="567" w:hanging="567"/>
        <w:jc w:val="both"/>
        <w:rPr>
          <w:ins w:id="278" w:author="Domburg, Marleen" w:date="2026-09-25T20:01:00Z" w16du:dateUtc="2026-09-26T00:01:00Z"/>
          <w:lang w:val="en-GB"/>
        </w:rPr>
      </w:pPr>
    </w:p>
    <w:p w14:paraId="6CC481CE" w14:textId="77777777" w:rsidR="008263D3" w:rsidRPr="00735E06" w:rsidRDefault="008263D3" w:rsidP="008263D3">
      <w:pPr>
        <w:pBdr>
          <w:bottom w:val="single" w:sz="6" w:space="1" w:color="auto"/>
        </w:pBdr>
        <w:ind w:left="567" w:hanging="567"/>
        <w:rPr>
          <w:ins w:id="279" w:author="Domburg, Marleen" w:date="2026-09-25T20:01:00Z" w16du:dateUtc="2026-09-26T00:01:00Z"/>
          <w:lang w:val="en-GB"/>
        </w:rPr>
      </w:pPr>
      <w:ins w:id="280" w:author="Domburg, Marleen" w:date="2026-09-25T20:01:00Z" w16du:dateUtc="2026-09-26T00:01:00Z">
        <w:r w:rsidRPr="00735E06">
          <w:rPr>
            <w:lang w:val="en-GB"/>
          </w:rPr>
          <w:t>ARTICLE 2 –</w:t>
        </w:r>
        <w:r>
          <w:rPr>
            <w:lang w:val="en-GB"/>
          </w:rPr>
          <w:t xml:space="preserve"> ENTRY INTO FORCE AND </w:t>
        </w:r>
        <w:r w:rsidRPr="00735E06">
          <w:rPr>
            <w:lang w:val="en-GB"/>
          </w:rPr>
          <w:t xml:space="preserve">DURATION </w:t>
        </w:r>
        <w:r>
          <w:rPr>
            <w:lang w:val="en-GB"/>
          </w:rPr>
          <w:t>OF MOBILITY</w:t>
        </w:r>
      </w:ins>
    </w:p>
    <w:p w14:paraId="49B4B90A" w14:textId="77777777" w:rsidR="008263D3" w:rsidRPr="00735E06" w:rsidRDefault="008263D3" w:rsidP="008263D3">
      <w:pPr>
        <w:ind w:left="567" w:hanging="567"/>
        <w:jc w:val="both"/>
        <w:rPr>
          <w:ins w:id="281" w:author="Domburg, Marleen" w:date="2026-09-25T20:01:00Z" w16du:dateUtc="2026-09-26T00:01:00Z"/>
          <w:lang w:val="en-GB"/>
        </w:rPr>
      </w:pPr>
      <w:ins w:id="282" w:author="Domburg, Marleen" w:date="2026-09-25T20:01:00Z" w16du:dateUtc="2026-09-26T00:01:00Z">
        <w:r w:rsidRPr="00735E06">
          <w:rPr>
            <w:lang w:val="en-GB"/>
          </w:rPr>
          <w:t>2.1</w:t>
        </w:r>
        <w:r w:rsidRPr="00735E06">
          <w:rPr>
            <w:lang w:val="en-GB"/>
          </w:rPr>
          <w:tab/>
          <w:t>The agreement shall enter into force on the date when the last of the two parties signs.</w:t>
        </w:r>
      </w:ins>
    </w:p>
    <w:p w14:paraId="352BA28E" w14:textId="77777777" w:rsidR="008263D3" w:rsidRDefault="008263D3" w:rsidP="008263D3">
      <w:pPr>
        <w:ind w:left="567" w:hanging="567"/>
        <w:jc w:val="both"/>
        <w:rPr>
          <w:ins w:id="283" w:author="Domburg, Marleen" w:date="2026-09-25T20:01:00Z" w16du:dateUtc="2026-09-26T00:01:00Z"/>
          <w:lang w:val="en-GB"/>
        </w:rPr>
      </w:pPr>
      <w:ins w:id="284" w:author="Domburg, Marleen" w:date="2026-09-25T20:01:00Z" w16du:dateUtc="2026-09-26T00:01:00Z">
        <w:r w:rsidRPr="00735E06">
          <w:rPr>
            <w:lang w:val="en-GB"/>
          </w:rPr>
          <w:t>2.2</w:t>
        </w:r>
        <w:r w:rsidRPr="00735E06">
          <w:rPr>
            <w:lang w:val="en-GB"/>
          </w:rPr>
          <w:tab/>
          <w:t xml:space="preserve">The </w:t>
        </w:r>
        <w:r>
          <w:rPr>
            <w:lang w:val="en-GB"/>
          </w:rPr>
          <w:t>mobility</w:t>
        </w:r>
        <w:r w:rsidRPr="00735E06">
          <w:rPr>
            <w:lang w:val="en-GB"/>
          </w:rPr>
          <w:t xml:space="preserve"> period shall start on </w:t>
        </w:r>
        <w:r>
          <w:rPr>
            <w:lang w:val="en-GB"/>
          </w:rPr>
          <w:t xml:space="preserve">start </w:t>
        </w:r>
        <w:r w:rsidRPr="00A12487">
          <w:rPr>
            <w:lang w:val="en-GB"/>
          </w:rPr>
          <w:t>date</w:t>
        </w:r>
        <w:r w:rsidRPr="00735E06">
          <w:rPr>
            <w:lang w:val="en-GB"/>
          </w:rPr>
          <w:t xml:space="preserve"> at the earliest and end on </w:t>
        </w:r>
        <w:r>
          <w:rPr>
            <w:lang w:val="en-GB"/>
          </w:rPr>
          <w:t xml:space="preserve">end </w:t>
        </w:r>
        <w:r w:rsidRPr="00A12487">
          <w:rPr>
            <w:lang w:val="en-GB"/>
          </w:rPr>
          <w:t>date</w:t>
        </w:r>
        <w:r w:rsidRPr="00735E06">
          <w:rPr>
            <w:lang w:val="en-GB"/>
          </w:rPr>
          <w:t xml:space="preserve"> at the latest.</w:t>
        </w:r>
        <w:r>
          <w:rPr>
            <w:lang w:val="en-GB"/>
          </w:rPr>
          <w:t xml:space="preserve"> </w:t>
        </w:r>
        <w:r w:rsidRPr="00065470">
          <w:rPr>
            <w:lang w:val="en-GB"/>
          </w:rPr>
          <w:t xml:space="preserve">The start date </w:t>
        </w:r>
        <w:r>
          <w:rPr>
            <w:lang w:val="en-GB"/>
          </w:rPr>
          <w:t>of the mobility</w:t>
        </w:r>
        <w:r w:rsidRPr="00735E06">
          <w:rPr>
            <w:lang w:val="en-GB"/>
          </w:rPr>
          <w:t xml:space="preserve"> period </w:t>
        </w:r>
        <w:r w:rsidRPr="00065470">
          <w:rPr>
            <w:lang w:val="en-GB"/>
          </w:rPr>
          <w:t xml:space="preserve">shall be the first day that the </w:t>
        </w:r>
        <w:r>
          <w:rPr>
            <w:lang w:val="en-GB"/>
          </w:rPr>
          <w:t xml:space="preserve">participant </w:t>
        </w:r>
        <w:r w:rsidRPr="00065470">
          <w:rPr>
            <w:lang w:val="en-GB"/>
          </w:rPr>
          <w:t>needs to be present at the receiving organisation</w:t>
        </w:r>
        <w:r>
          <w:rPr>
            <w:lang w:val="en-GB"/>
          </w:rPr>
          <w:t xml:space="preserve"> </w:t>
        </w:r>
        <w:r w:rsidRPr="00D04CE8">
          <w:rPr>
            <w:lang w:val="en-GB"/>
          </w:rPr>
          <w:t xml:space="preserve">or the first day of language course attendance outside the receiving </w:t>
        </w:r>
        <w:r>
          <w:t xml:space="preserve">organisation./The start date of the mobility period shall be the first day of language course attendance outside the receiving organisation. </w:t>
        </w:r>
        <w:r>
          <w:rPr>
            <w:lang w:val="en-GB"/>
          </w:rPr>
          <w:t xml:space="preserve"> </w:t>
        </w:r>
        <w:r w:rsidRPr="00065470">
          <w:rPr>
            <w:lang w:val="en-GB"/>
          </w:rPr>
          <w:t xml:space="preserve">The end date </w:t>
        </w:r>
        <w:r>
          <w:rPr>
            <w:lang w:val="en-GB"/>
          </w:rPr>
          <w:t xml:space="preserve">of the </w:t>
        </w:r>
        <w:r w:rsidRPr="00735E06">
          <w:rPr>
            <w:lang w:val="en-GB"/>
          </w:rPr>
          <w:t>period</w:t>
        </w:r>
        <w:r>
          <w:rPr>
            <w:lang w:val="en-GB"/>
          </w:rPr>
          <w:t xml:space="preserve"> abroad</w:t>
        </w:r>
        <w:r w:rsidRPr="00735E06">
          <w:rPr>
            <w:lang w:val="en-GB"/>
          </w:rPr>
          <w:t xml:space="preserve"> </w:t>
        </w:r>
        <w:r w:rsidRPr="00065470">
          <w:rPr>
            <w:lang w:val="en-GB"/>
          </w:rPr>
          <w:t xml:space="preserve">shall be the last day the </w:t>
        </w:r>
        <w:r>
          <w:rPr>
            <w:lang w:val="en-GB"/>
          </w:rPr>
          <w:t xml:space="preserve">participant </w:t>
        </w:r>
        <w:r w:rsidRPr="00065470">
          <w:rPr>
            <w:lang w:val="en-GB"/>
          </w:rPr>
          <w:t>needs to be present at the receiving organisation</w:t>
        </w:r>
        <w:r>
          <w:rPr>
            <w:lang w:val="en-GB"/>
          </w:rPr>
          <w:t xml:space="preserve">. </w:t>
        </w:r>
      </w:ins>
    </w:p>
    <w:p w14:paraId="6607E6F8" w14:textId="77777777" w:rsidR="008263D3" w:rsidRPr="00B75885" w:rsidRDefault="008263D3" w:rsidP="008263D3">
      <w:pPr>
        <w:ind w:left="567" w:hanging="567"/>
        <w:jc w:val="both"/>
        <w:rPr>
          <w:ins w:id="285" w:author="Domburg, Marleen" w:date="2026-09-25T20:01:00Z" w16du:dateUtc="2026-09-26T00:01:00Z"/>
          <w:highlight w:val="yellow"/>
          <w:lang w:val="en-GB"/>
        </w:rPr>
      </w:pPr>
      <w:ins w:id="286" w:author="Domburg, Marleen" w:date="2026-09-25T20:01:00Z" w16du:dateUtc="2026-09-26T00:01:00Z">
        <w:r>
          <w:rPr>
            <w:lang w:val="en-GB"/>
          </w:rPr>
          <w:t>2.3</w:t>
        </w:r>
        <w:r>
          <w:rPr>
            <w:lang w:val="en-GB"/>
          </w:rPr>
          <w:tab/>
          <w:t xml:space="preserve">The participant shall receive a financial support </w:t>
        </w:r>
        <w:r w:rsidRPr="004F6A0D">
          <w:rPr>
            <w:lang w:val="en-GB"/>
          </w:rPr>
          <w:t>from EU funds</w:t>
        </w:r>
        <w:r>
          <w:rPr>
            <w:lang w:val="en-GB"/>
          </w:rPr>
          <w:t xml:space="preserve"> for (see page 1) days.</w:t>
        </w:r>
        <w:r>
          <w:rPr>
            <w:rFonts w:ascii="Verdana" w:hAnsi="Verdana" w:cs="Calibri"/>
            <w:lang w:val="en-GB"/>
          </w:rPr>
          <w:t xml:space="preserve"> </w:t>
        </w:r>
      </w:ins>
    </w:p>
    <w:p w14:paraId="58349993" w14:textId="77777777" w:rsidR="008263D3" w:rsidRPr="00BD475C" w:rsidRDefault="008263D3" w:rsidP="008263D3">
      <w:pPr>
        <w:ind w:left="567" w:hanging="567"/>
        <w:jc w:val="both"/>
        <w:rPr>
          <w:ins w:id="287" w:author="Domburg, Marleen" w:date="2026-09-25T20:01:00Z" w16du:dateUtc="2026-09-26T00:01:00Z"/>
          <w:lang w:val="en-GB"/>
        </w:rPr>
      </w:pPr>
      <w:ins w:id="288" w:author="Domburg, Marleen" w:date="2026-09-25T20:01:00Z" w16du:dateUtc="2026-09-26T00:01:00Z">
        <w:r w:rsidRPr="00F66F07">
          <w:rPr>
            <w:lang w:val="en-GB"/>
          </w:rPr>
          <w:t xml:space="preserve">2.4 </w:t>
        </w:r>
        <w:r w:rsidRPr="00F66F07">
          <w:rPr>
            <w:lang w:val="en-GB"/>
          </w:rPr>
          <w:tab/>
        </w:r>
        <w:r>
          <w:t xml:space="preserve">The total duration of the mobility period shall not exceed 12 months, including any zero grant period. </w:t>
        </w:r>
        <w:r w:rsidRPr="00BD475C">
          <w:rPr>
            <w:lang w:val="en-GB"/>
          </w:rPr>
          <w:t xml:space="preserve">   </w:t>
        </w:r>
      </w:ins>
    </w:p>
    <w:p w14:paraId="74F4824D" w14:textId="77777777" w:rsidR="008263D3" w:rsidRPr="00735E06" w:rsidRDefault="008263D3" w:rsidP="008263D3">
      <w:pPr>
        <w:tabs>
          <w:tab w:val="left" w:pos="567"/>
        </w:tabs>
        <w:ind w:left="567" w:hanging="567"/>
        <w:jc w:val="both"/>
        <w:rPr>
          <w:ins w:id="289" w:author="Domburg, Marleen" w:date="2026-09-25T20:01:00Z" w16du:dateUtc="2026-09-26T00:01:00Z"/>
          <w:lang w:val="en-GB"/>
        </w:rPr>
      </w:pPr>
      <w:ins w:id="290" w:author="Domburg, Marleen" w:date="2026-09-25T20:01:00Z" w16du:dateUtc="2026-09-26T00:01:00Z">
        <w:r>
          <w:rPr>
            <w:lang w:val="en-GB"/>
          </w:rPr>
          <w:t xml:space="preserve">2.5 </w:t>
        </w:r>
        <w:r>
          <w:rPr>
            <w:lang w:val="en-GB"/>
          </w:rPr>
          <w:tab/>
          <w:t>Demands</w:t>
        </w:r>
        <w:r w:rsidRPr="00735E06">
          <w:rPr>
            <w:lang w:val="en-GB"/>
          </w:rPr>
          <w:t xml:space="preserve"> to </w:t>
        </w:r>
        <w:r>
          <w:rPr>
            <w:lang w:val="en-GB"/>
          </w:rPr>
          <w:t xml:space="preserve">the institution to </w:t>
        </w:r>
        <w:r w:rsidRPr="00735E06">
          <w:rPr>
            <w:lang w:val="en-GB"/>
          </w:rPr>
          <w:t xml:space="preserve">extend </w:t>
        </w:r>
        <w:r>
          <w:rPr>
            <w:lang w:val="en-GB"/>
          </w:rPr>
          <w:t>the</w:t>
        </w:r>
        <w:r w:rsidRPr="00735E06">
          <w:rPr>
            <w:lang w:val="en-GB"/>
          </w:rPr>
          <w:t xml:space="preserve"> period of stay</w:t>
        </w:r>
        <w:r>
          <w:rPr>
            <w:lang w:val="en-GB"/>
          </w:rPr>
          <w:t xml:space="preserve"> </w:t>
        </w:r>
        <w:r w:rsidRPr="00735E06">
          <w:rPr>
            <w:lang w:val="en-GB"/>
          </w:rPr>
          <w:t>should</w:t>
        </w:r>
        <w:r>
          <w:rPr>
            <w:lang w:val="en-GB"/>
          </w:rPr>
          <w:t xml:space="preserve"> be introduced </w:t>
        </w:r>
        <w:r w:rsidRPr="00735E06">
          <w:rPr>
            <w:lang w:val="en-GB"/>
          </w:rPr>
          <w:t>at least one month before the</w:t>
        </w:r>
        <w:r>
          <w:rPr>
            <w:lang w:val="en-GB"/>
          </w:rPr>
          <w:t xml:space="preserve"> end of the mobility period. </w:t>
        </w:r>
      </w:ins>
    </w:p>
    <w:p w14:paraId="6337C55F" w14:textId="77777777" w:rsidR="008263D3" w:rsidRDefault="008263D3" w:rsidP="008263D3">
      <w:pPr>
        <w:ind w:left="567" w:hanging="567"/>
        <w:jc w:val="both"/>
        <w:rPr>
          <w:ins w:id="291" w:author="Domburg, Marleen" w:date="2026-09-25T20:01:00Z" w16du:dateUtc="2026-09-26T00:01:00Z"/>
          <w:lang w:val="en-GB"/>
        </w:rPr>
      </w:pPr>
      <w:ins w:id="292" w:author="Domburg, Marleen" w:date="2026-09-25T20:01:00Z" w16du:dateUtc="2026-09-26T00:01:00Z">
        <w:r w:rsidRPr="00735E06">
          <w:rPr>
            <w:lang w:val="en-GB"/>
          </w:rPr>
          <w:t>2.</w:t>
        </w:r>
        <w:r>
          <w:rPr>
            <w:lang w:val="en-GB"/>
          </w:rPr>
          <w:t>6</w:t>
        </w:r>
        <w:r w:rsidRPr="00735E06">
          <w:rPr>
            <w:lang w:val="en-GB"/>
          </w:rPr>
          <w:tab/>
          <w:t xml:space="preserve">The Transcript of Records </w:t>
        </w:r>
        <w:r>
          <w:rPr>
            <w:lang w:val="en-GB"/>
          </w:rPr>
          <w:t>(or statement attached to these documents) shall</w:t>
        </w:r>
        <w:r w:rsidRPr="00735E06">
          <w:rPr>
            <w:lang w:val="en-GB"/>
          </w:rPr>
          <w:t xml:space="preserve"> provide the confirmed start and end dates of duration of the mobility period. </w:t>
        </w:r>
      </w:ins>
    </w:p>
    <w:p w14:paraId="6D9BC206" w14:textId="77777777" w:rsidR="008263D3" w:rsidRPr="00735E06" w:rsidRDefault="008263D3" w:rsidP="008263D3">
      <w:pPr>
        <w:pStyle w:val="Text1"/>
        <w:spacing w:after="0"/>
        <w:ind w:left="0"/>
        <w:rPr>
          <w:ins w:id="293" w:author="Domburg, Marleen" w:date="2026-09-25T20:01:00Z" w16du:dateUtc="2026-09-26T00:01:00Z"/>
          <w:sz w:val="20"/>
          <w:u w:val="single"/>
          <w:lang w:val="en-GB"/>
        </w:rPr>
      </w:pPr>
    </w:p>
    <w:p w14:paraId="0B6F4B55" w14:textId="77777777" w:rsidR="008263D3" w:rsidRPr="00735E06" w:rsidRDefault="008263D3" w:rsidP="008263D3">
      <w:pPr>
        <w:pStyle w:val="Text1"/>
        <w:pBdr>
          <w:bottom w:val="single" w:sz="6" w:space="1" w:color="auto"/>
        </w:pBdr>
        <w:spacing w:after="0"/>
        <w:ind w:left="0"/>
        <w:jc w:val="left"/>
        <w:rPr>
          <w:ins w:id="294" w:author="Domburg, Marleen" w:date="2026-09-25T20:01:00Z" w16du:dateUtc="2026-09-26T00:01:00Z"/>
          <w:sz w:val="20"/>
          <w:lang w:val="en-GB"/>
        </w:rPr>
      </w:pPr>
      <w:ins w:id="295" w:author="Domburg, Marleen" w:date="2026-09-25T20:01:00Z" w16du:dateUtc="2026-09-26T00:01:00Z">
        <w:r w:rsidRPr="00735E06">
          <w:rPr>
            <w:sz w:val="20"/>
            <w:lang w:val="en-GB"/>
          </w:rPr>
          <w:t xml:space="preserve">ARTICLE </w:t>
        </w:r>
        <w:r>
          <w:rPr>
            <w:sz w:val="20"/>
            <w:lang w:val="en-GB"/>
          </w:rPr>
          <w:t>3</w:t>
        </w:r>
        <w:r w:rsidRPr="00735E06">
          <w:rPr>
            <w:sz w:val="20"/>
            <w:lang w:val="en-GB"/>
          </w:rPr>
          <w:t xml:space="preserve"> </w:t>
        </w:r>
        <w:r w:rsidRPr="00735E06">
          <w:rPr>
            <w:lang w:val="en-GB"/>
          </w:rPr>
          <w:t>–</w:t>
        </w:r>
        <w:r w:rsidRPr="00735E06">
          <w:rPr>
            <w:sz w:val="20"/>
            <w:lang w:val="en-GB"/>
          </w:rPr>
          <w:t xml:space="preserve"> FINAN</w:t>
        </w:r>
        <w:r>
          <w:rPr>
            <w:sz w:val="20"/>
            <w:lang w:val="en-GB"/>
          </w:rPr>
          <w:t xml:space="preserve">CIAL SUPPORT </w:t>
        </w:r>
      </w:ins>
    </w:p>
    <w:p w14:paraId="47A9A59D" w14:textId="77777777" w:rsidR="008263D3" w:rsidRPr="006720F0" w:rsidRDefault="008263D3" w:rsidP="008263D3">
      <w:pPr>
        <w:ind w:left="567" w:hanging="567"/>
        <w:jc w:val="both"/>
        <w:rPr>
          <w:ins w:id="296" w:author="Domburg, Marleen" w:date="2026-09-25T20:01:00Z" w16du:dateUtc="2026-09-26T00:01:00Z"/>
          <w:u w:val="single"/>
          <w:lang w:val="en-GB"/>
        </w:rPr>
      </w:pPr>
      <w:ins w:id="297" w:author="Domburg, Marleen" w:date="2026-09-25T20:01:00Z" w16du:dateUtc="2026-09-26T00:01:00Z">
        <w:r>
          <w:rPr>
            <w:lang w:val="en-GB"/>
          </w:rPr>
          <w:t>3</w:t>
        </w:r>
        <w:r w:rsidRPr="00735E06">
          <w:rPr>
            <w:lang w:val="en-GB"/>
          </w:rPr>
          <w:t>.1</w:t>
        </w:r>
        <w:r w:rsidRPr="00735E06">
          <w:rPr>
            <w:lang w:val="en-GB"/>
          </w:rPr>
          <w:tab/>
          <w:t>The</w:t>
        </w:r>
        <w:r>
          <w:rPr>
            <w:lang w:val="en-GB"/>
          </w:rPr>
          <w:t xml:space="preserve"> financial support</w:t>
        </w:r>
        <w:r w:rsidRPr="00735E06">
          <w:rPr>
            <w:lang w:val="en-GB"/>
          </w:rPr>
          <w:t xml:space="preserve"> </w:t>
        </w:r>
        <w:r>
          <w:rPr>
            <w:lang w:val="en-GB"/>
          </w:rPr>
          <w:t xml:space="preserve">for </w:t>
        </w:r>
        <w:r w:rsidRPr="00735E06">
          <w:rPr>
            <w:lang w:val="en-GB"/>
          </w:rPr>
          <w:t>the mobility period has a</w:t>
        </w:r>
        <w:r>
          <w:rPr>
            <w:lang w:val="en-GB"/>
          </w:rPr>
          <w:t>n</w:t>
        </w:r>
        <w:r w:rsidRPr="00735E06">
          <w:rPr>
            <w:lang w:val="en-GB"/>
          </w:rPr>
          <w:t xml:space="preserve"> amount of EUR </w:t>
        </w:r>
        <w:r>
          <w:rPr>
            <w:lang w:val="en-GB"/>
          </w:rPr>
          <w:t xml:space="preserve">(see page 1) corresponding to </w:t>
        </w:r>
        <w:r w:rsidRPr="00735E06">
          <w:rPr>
            <w:lang w:val="en-GB"/>
          </w:rPr>
          <w:t xml:space="preserve">EUR </w:t>
        </w:r>
        <w:r>
          <w:rPr>
            <w:lang w:val="en-GB"/>
          </w:rPr>
          <w:t xml:space="preserve">             (see page 1) </w:t>
        </w:r>
        <w:r w:rsidRPr="006720F0">
          <w:rPr>
            <w:u w:val="single"/>
            <w:lang w:val="en-GB"/>
          </w:rPr>
          <w:t>per 30 days.</w:t>
        </w:r>
      </w:ins>
    </w:p>
    <w:p w14:paraId="5243588B" w14:textId="77777777" w:rsidR="008263D3" w:rsidRDefault="008263D3" w:rsidP="008263D3">
      <w:pPr>
        <w:ind w:left="567" w:hanging="567"/>
        <w:jc w:val="both"/>
        <w:rPr>
          <w:ins w:id="298" w:author="Domburg, Marleen" w:date="2026-09-25T20:01:00Z" w16du:dateUtc="2026-09-26T00:01:00Z"/>
          <w:sz w:val="24"/>
          <w:szCs w:val="24"/>
          <w:highlight w:val="lightGray"/>
          <w:lang w:val="en-GB"/>
        </w:rPr>
      </w:pPr>
      <w:ins w:id="299" w:author="Domburg, Marleen" w:date="2026-09-25T20:01:00Z" w16du:dateUtc="2026-09-26T00:01:00Z">
        <w:r>
          <w:rPr>
            <w:lang w:val="en-GB"/>
          </w:rPr>
          <w:t>3</w:t>
        </w:r>
        <w:r w:rsidRPr="00735E06">
          <w:rPr>
            <w:lang w:val="en-GB"/>
          </w:rPr>
          <w:t>.2</w:t>
        </w:r>
        <w:r w:rsidRPr="00735E06">
          <w:rPr>
            <w:lang w:val="en-GB"/>
          </w:rPr>
          <w:tab/>
          <w:t xml:space="preserve">The final amount for the mobility period shall be determined by </w:t>
        </w:r>
        <w:r w:rsidRPr="00D006C5">
          <w:rPr>
            <w:lang w:val="en-GB"/>
          </w:rPr>
          <w:t>multiplying the number of days/months</w:t>
        </w:r>
        <w:r>
          <w:rPr>
            <w:lang w:val="en-GB"/>
          </w:rPr>
          <w:t xml:space="preserve"> of the mobility specified in article 2.3 with the</w:t>
        </w:r>
        <w:r w:rsidRPr="00D006C5">
          <w:rPr>
            <w:lang w:val="en-GB"/>
          </w:rPr>
          <w:t xml:space="preserve"> </w:t>
        </w:r>
        <w:r>
          <w:rPr>
            <w:lang w:val="en-GB"/>
          </w:rPr>
          <w:t>rate</w:t>
        </w:r>
        <w:r w:rsidRPr="00D006C5">
          <w:rPr>
            <w:lang w:val="en-GB"/>
          </w:rPr>
          <w:t xml:space="preserve"> applicable per day/month for the receiving country concerned. In the case of incomplete months, the </w:t>
        </w:r>
        <w:r>
          <w:rPr>
            <w:lang w:val="en-GB"/>
          </w:rPr>
          <w:t>financial support</w:t>
        </w:r>
        <w:r w:rsidRPr="00735E06">
          <w:rPr>
            <w:lang w:val="en-GB"/>
          </w:rPr>
          <w:t xml:space="preserve"> </w:t>
        </w:r>
        <w:r w:rsidRPr="00D006C5">
          <w:rPr>
            <w:lang w:val="en-GB"/>
          </w:rPr>
          <w:t>is calculated by multiplying the number of days in the incomplete month with 1/30 of the unit cost per month</w:t>
        </w:r>
        <w:r>
          <w:rPr>
            <w:lang w:val="en-GB"/>
          </w:rPr>
          <w:t>.</w:t>
        </w:r>
      </w:ins>
    </w:p>
    <w:p w14:paraId="7CA8A489" w14:textId="77777777" w:rsidR="008263D3" w:rsidRDefault="008263D3" w:rsidP="008263D3">
      <w:pPr>
        <w:ind w:left="567" w:hanging="567"/>
        <w:jc w:val="both"/>
        <w:rPr>
          <w:ins w:id="300" w:author="Domburg, Marleen" w:date="2026-09-25T20:01:00Z" w16du:dateUtc="2026-09-26T00:01:00Z"/>
          <w:lang w:val="en-GB"/>
        </w:rPr>
      </w:pPr>
      <w:ins w:id="301" w:author="Domburg, Marleen" w:date="2026-09-25T20:01:00Z" w16du:dateUtc="2026-09-26T00:01:00Z">
        <w:r>
          <w:rPr>
            <w:lang w:val="en-GB"/>
          </w:rPr>
          <w:t xml:space="preserve">3.3 </w:t>
        </w:r>
        <w:r>
          <w:rPr>
            <w:lang w:val="en-GB"/>
          </w:rPr>
          <w:tab/>
          <w:t>The reimbursement of costs incurred in connection with special needs, when applicable, shall be based on the supporting documents provided by the participant.</w:t>
        </w:r>
      </w:ins>
    </w:p>
    <w:p w14:paraId="6CBD0604" w14:textId="77777777" w:rsidR="008263D3" w:rsidRDefault="008263D3" w:rsidP="008263D3">
      <w:pPr>
        <w:ind w:left="567" w:hanging="567"/>
        <w:jc w:val="both"/>
        <w:rPr>
          <w:ins w:id="302" w:author="Domburg, Marleen" w:date="2026-09-25T20:01:00Z" w16du:dateUtc="2026-09-26T00:01:00Z"/>
          <w:lang w:val="en-GB"/>
        </w:rPr>
      </w:pPr>
      <w:ins w:id="303" w:author="Domburg, Marleen" w:date="2026-09-25T20:01:00Z" w16du:dateUtc="2026-09-26T00:01:00Z">
        <w:r>
          <w:rPr>
            <w:lang w:val="en-GB"/>
          </w:rPr>
          <w:t>3.4</w:t>
        </w:r>
        <w:r>
          <w:rPr>
            <w:lang w:val="en-GB"/>
          </w:rPr>
          <w:tab/>
        </w:r>
        <w:r w:rsidRPr="00412CD1">
          <w:rPr>
            <w:lang w:val="en-GB"/>
          </w:rPr>
          <w:t xml:space="preserve">The </w:t>
        </w:r>
        <w:r>
          <w:rPr>
            <w:lang w:val="en-GB"/>
          </w:rPr>
          <w:t>financial support</w:t>
        </w:r>
        <w:r w:rsidRPr="00412CD1">
          <w:rPr>
            <w:lang w:val="en-GB"/>
          </w:rPr>
          <w:t xml:space="preserve"> may not be used to cover </w:t>
        </w:r>
        <w:r>
          <w:rPr>
            <w:lang w:val="en-GB"/>
          </w:rPr>
          <w:t>similar</w:t>
        </w:r>
        <w:r w:rsidRPr="00412CD1">
          <w:rPr>
            <w:lang w:val="en-GB"/>
          </w:rPr>
          <w:t xml:space="preserve"> costs already funded by </w:t>
        </w:r>
        <w:r>
          <w:rPr>
            <w:lang w:val="en-GB"/>
          </w:rPr>
          <w:t>Union</w:t>
        </w:r>
        <w:r w:rsidRPr="00412CD1">
          <w:rPr>
            <w:lang w:val="en-GB"/>
          </w:rPr>
          <w:t xml:space="preserve"> funds.</w:t>
        </w:r>
        <w:r>
          <w:rPr>
            <w:lang w:val="en-GB"/>
          </w:rPr>
          <w:t xml:space="preserve"> </w:t>
        </w:r>
      </w:ins>
    </w:p>
    <w:p w14:paraId="2A9CB706" w14:textId="77777777" w:rsidR="008263D3" w:rsidRDefault="008263D3" w:rsidP="008263D3">
      <w:pPr>
        <w:ind w:left="567" w:hanging="567"/>
        <w:jc w:val="both"/>
        <w:rPr>
          <w:ins w:id="304" w:author="Domburg, Marleen" w:date="2026-09-25T20:01:00Z" w16du:dateUtc="2026-09-26T00:01:00Z"/>
          <w:lang w:val="en-GB"/>
        </w:rPr>
      </w:pPr>
      <w:ins w:id="305" w:author="Domburg, Marleen" w:date="2026-09-25T20:01:00Z" w16du:dateUtc="2026-09-26T00:01:00Z">
        <w:r w:rsidRPr="00BD475C">
          <w:rPr>
            <w:lang w:val="en-GB"/>
          </w:rPr>
          <w:t>3</w:t>
        </w:r>
        <w:r w:rsidRPr="00F66F07">
          <w:rPr>
            <w:lang w:val="en-GB"/>
          </w:rPr>
          <w:t>.5</w:t>
        </w:r>
        <w:r w:rsidRPr="00F66F07">
          <w:rPr>
            <w:lang w:val="en-GB"/>
          </w:rPr>
          <w:tab/>
          <w:t xml:space="preserve">Notwithstanding article 3.4, the grant is compatible with any other source of funding including revenue that the participant could receive working beyond its studies/traineeship as long as he or she carries the activities foreseen in </w:t>
        </w:r>
        <w:r>
          <w:rPr>
            <w:lang w:val="en-GB"/>
          </w:rPr>
          <w:t>the Learning Agreement</w:t>
        </w:r>
        <w:r w:rsidRPr="00F66F07">
          <w:rPr>
            <w:lang w:val="en-GB"/>
          </w:rPr>
          <w:t xml:space="preserve">. </w:t>
        </w:r>
      </w:ins>
    </w:p>
    <w:p w14:paraId="5926267D" w14:textId="77777777" w:rsidR="008263D3" w:rsidRDefault="008263D3" w:rsidP="008263D3">
      <w:pPr>
        <w:ind w:left="567" w:hanging="567"/>
        <w:jc w:val="both"/>
        <w:rPr>
          <w:ins w:id="306" w:author="Domburg, Marleen" w:date="2026-09-25T20:01:00Z" w16du:dateUtc="2026-09-26T00:01:00Z"/>
          <w:lang w:val="en-GB"/>
        </w:rPr>
      </w:pPr>
      <w:ins w:id="307" w:author="Domburg, Marleen" w:date="2026-09-25T20:01:00Z" w16du:dateUtc="2026-09-26T00:01:00Z">
        <w:r>
          <w:rPr>
            <w:lang w:val="en-GB"/>
          </w:rPr>
          <w:t>3.6</w:t>
        </w:r>
        <w:r>
          <w:rPr>
            <w:lang w:val="en-GB"/>
          </w:rPr>
          <w:tab/>
          <w:t>The</w:t>
        </w:r>
        <w:r w:rsidRPr="00475044">
          <w:rPr>
            <w:lang w:val="en-GB"/>
          </w:rPr>
          <w:t xml:space="preserve"> </w:t>
        </w:r>
        <w:r>
          <w:rPr>
            <w:lang w:val="en-GB"/>
          </w:rPr>
          <w:t>financial support or part thereof</w:t>
        </w:r>
        <w:r w:rsidRPr="00475044">
          <w:rPr>
            <w:lang w:val="en-GB"/>
          </w:rPr>
          <w:t xml:space="preserve"> </w:t>
        </w:r>
        <w:r>
          <w:rPr>
            <w:lang w:val="en-GB"/>
          </w:rPr>
          <w:t>shall</w:t>
        </w:r>
        <w:r w:rsidRPr="00475044">
          <w:rPr>
            <w:lang w:val="en-GB"/>
          </w:rPr>
          <w:t xml:space="preserve"> be repaid</w:t>
        </w:r>
        <w:r>
          <w:rPr>
            <w:lang w:val="en-GB"/>
          </w:rPr>
          <w:t xml:space="preserve"> i</w:t>
        </w:r>
        <w:r w:rsidRPr="00475044">
          <w:rPr>
            <w:lang w:val="en-GB"/>
          </w:rPr>
          <w:t xml:space="preserve">f </w:t>
        </w:r>
        <w:r>
          <w:rPr>
            <w:lang w:val="en-GB"/>
          </w:rPr>
          <w:t>the participant</w:t>
        </w:r>
        <w:r w:rsidRPr="00067DF7">
          <w:rPr>
            <w:lang w:val="en-GB"/>
          </w:rPr>
          <w:t xml:space="preserve"> </w:t>
        </w:r>
        <w:r w:rsidRPr="00475044">
          <w:rPr>
            <w:lang w:val="en-GB"/>
          </w:rPr>
          <w:t>do</w:t>
        </w:r>
        <w:r>
          <w:rPr>
            <w:lang w:val="en-GB"/>
          </w:rPr>
          <w:t>es</w:t>
        </w:r>
        <w:r w:rsidRPr="00475044">
          <w:rPr>
            <w:lang w:val="en-GB"/>
          </w:rPr>
          <w:t xml:space="preserve"> not comply with the terms of the agreement</w:t>
        </w:r>
        <w:r>
          <w:rPr>
            <w:lang w:val="en-GB"/>
          </w:rPr>
          <w:t>.</w:t>
        </w:r>
        <w:r w:rsidRPr="00203C58">
          <w:rPr>
            <w:lang w:val="en-GB"/>
          </w:rPr>
          <w:t xml:space="preserve"> </w:t>
        </w:r>
        <w:r>
          <w:rPr>
            <w:lang w:val="en-GB"/>
          </w:rPr>
          <w:t xml:space="preserve">However, reimbursement shall not be requested when the participant has been prevented from completing his/her mobility activities </w:t>
        </w:r>
        <w:r w:rsidRPr="00B618F9">
          <w:rPr>
            <w:lang w:val="en-GB"/>
          </w:rPr>
          <w:t>as described</w:t>
        </w:r>
        <w:r>
          <w:rPr>
            <w:lang w:val="en-GB"/>
          </w:rPr>
          <w:t xml:space="preserve"> </w:t>
        </w:r>
        <w:r w:rsidRPr="00B618F9">
          <w:rPr>
            <w:lang w:val="en-GB"/>
          </w:rPr>
          <w:t xml:space="preserve">in Annex </w:t>
        </w:r>
        <w:r>
          <w:rPr>
            <w:lang w:val="en-GB"/>
          </w:rPr>
          <w:t>I</w:t>
        </w:r>
        <w:r w:rsidRPr="00B618F9">
          <w:rPr>
            <w:lang w:val="en-GB"/>
          </w:rPr>
          <w:t xml:space="preserve"> </w:t>
        </w:r>
        <w:r>
          <w:rPr>
            <w:lang w:val="en-GB"/>
          </w:rPr>
          <w:t xml:space="preserve">due to force majeure. Such cases shall be reported by the sending institution and accepted by the NA. </w:t>
        </w:r>
      </w:ins>
    </w:p>
    <w:p w14:paraId="279F63ED" w14:textId="77777777" w:rsidR="008263D3" w:rsidRPr="00B618F9" w:rsidRDefault="008263D3" w:rsidP="008263D3">
      <w:pPr>
        <w:ind w:left="567" w:hanging="567"/>
        <w:jc w:val="both"/>
        <w:rPr>
          <w:ins w:id="308" w:author="Domburg, Marleen" w:date="2026-09-25T20:01:00Z" w16du:dateUtc="2026-09-26T00:01:00Z"/>
          <w:lang w:val="en-US"/>
        </w:rPr>
      </w:pPr>
    </w:p>
    <w:p w14:paraId="28C93EC2" w14:textId="77777777" w:rsidR="008263D3" w:rsidRPr="00735E06" w:rsidRDefault="008263D3" w:rsidP="008263D3">
      <w:pPr>
        <w:pBdr>
          <w:bottom w:val="single" w:sz="6" w:space="1" w:color="auto"/>
        </w:pBdr>
        <w:ind w:left="567" w:hanging="567"/>
        <w:rPr>
          <w:ins w:id="309" w:author="Domburg, Marleen" w:date="2026-09-25T20:01:00Z" w16du:dateUtc="2026-09-26T00:01:00Z"/>
          <w:lang w:val="en-GB"/>
        </w:rPr>
      </w:pPr>
      <w:ins w:id="310" w:author="Domburg, Marleen" w:date="2026-09-25T20:01:00Z" w16du:dateUtc="2026-09-26T00:01:00Z">
        <w:r w:rsidRPr="00735E06">
          <w:rPr>
            <w:lang w:val="en-GB"/>
          </w:rPr>
          <w:t xml:space="preserve">ARTICLE </w:t>
        </w:r>
        <w:r>
          <w:rPr>
            <w:lang w:val="en-GB"/>
          </w:rPr>
          <w:t>4</w:t>
        </w:r>
        <w:r w:rsidRPr="00735E06">
          <w:rPr>
            <w:lang w:val="en-GB"/>
          </w:rPr>
          <w:t xml:space="preserve"> – PAYMENT ARRANGEMENTS</w:t>
        </w:r>
      </w:ins>
    </w:p>
    <w:p w14:paraId="4B797324" w14:textId="77777777" w:rsidR="008263D3" w:rsidRPr="00105F02" w:rsidRDefault="008263D3" w:rsidP="008263D3">
      <w:pPr>
        <w:ind w:left="567" w:hanging="567"/>
        <w:jc w:val="both"/>
        <w:rPr>
          <w:ins w:id="311" w:author="Domburg, Marleen" w:date="2026-09-25T20:01:00Z" w16du:dateUtc="2026-09-26T00:01:00Z"/>
          <w:lang w:val="en-GB"/>
        </w:rPr>
      </w:pPr>
      <w:ins w:id="312" w:author="Domburg, Marleen" w:date="2026-09-25T20:01:00Z" w16du:dateUtc="2026-09-26T00:01:00Z">
        <w:r>
          <w:rPr>
            <w:lang w:val="en-GB"/>
          </w:rPr>
          <w:t>4</w:t>
        </w:r>
        <w:r w:rsidRPr="00735E06">
          <w:rPr>
            <w:lang w:val="en-GB"/>
          </w:rPr>
          <w:t>.1</w:t>
        </w:r>
        <w:r w:rsidRPr="00735E06">
          <w:rPr>
            <w:lang w:val="en-GB"/>
          </w:rPr>
          <w:tab/>
        </w:r>
        <w:r w:rsidRPr="00AC028C">
          <w:rPr>
            <w:lang w:val="en-GB"/>
          </w:rPr>
          <w:t xml:space="preserve">Within </w:t>
        </w:r>
        <w:r>
          <w:rPr>
            <w:lang w:val="en-GB"/>
          </w:rPr>
          <w:t>30</w:t>
        </w:r>
        <w:r w:rsidRPr="00AC028C">
          <w:rPr>
            <w:lang w:val="en-GB"/>
          </w:rPr>
          <w:t xml:space="preserve"> days</w:t>
        </w:r>
        <w:r>
          <w:rPr>
            <w:lang w:val="en-GB"/>
          </w:rPr>
          <w:t xml:space="preserve"> following the </w:t>
        </w:r>
        <w:r w:rsidRPr="00AC028C">
          <w:rPr>
            <w:lang w:val="en-GB"/>
          </w:rPr>
          <w:t>signature of the agreement by both parties</w:t>
        </w:r>
        <w:r>
          <w:rPr>
            <w:lang w:val="en-GB"/>
          </w:rPr>
          <w:t>, and no later than the start date of the mobility period or upon receipt of confirmation of arrival by the beneficiary</w:t>
        </w:r>
        <w:r w:rsidRPr="00AC028C">
          <w:rPr>
            <w:lang w:val="en-GB"/>
          </w:rPr>
          <w:t xml:space="preserve">, a pre-financing payment shall be made to the </w:t>
        </w:r>
        <w:r>
          <w:rPr>
            <w:lang w:val="en-GB"/>
          </w:rPr>
          <w:t xml:space="preserve">participant </w:t>
        </w:r>
        <w:r w:rsidRPr="00865ED3">
          <w:rPr>
            <w:lang w:val="en-GB"/>
          </w:rPr>
          <w:t>representing 70% of</w:t>
        </w:r>
        <w:r w:rsidRPr="00AC028C">
          <w:rPr>
            <w:lang w:val="en-GB"/>
          </w:rPr>
          <w:t xml:space="preserve"> the amount specified in Article </w:t>
        </w:r>
        <w:r>
          <w:rPr>
            <w:lang w:val="en-GB"/>
          </w:rPr>
          <w:t>3. In case the participant did not provide the supporting documents in time</w:t>
        </w:r>
        <w:r w:rsidRPr="002B5140">
          <w:rPr>
            <w:lang w:val="en-GB"/>
          </w:rPr>
          <w:t xml:space="preserve"> </w:t>
        </w:r>
        <w:r>
          <w:rPr>
            <w:lang w:val="en-GB"/>
          </w:rPr>
          <w:t>according to the sending institution timeline,</w:t>
        </w:r>
        <w:r w:rsidRPr="00963084">
          <w:rPr>
            <w:lang w:val="en-GB"/>
          </w:rPr>
          <w:t xml:space="preserve"> </w:t>
        </w:r>
        <w:r>
          <w:rPr>
            <w:lang w:val="en-GB"/>
          </w:rPr>
          <w:t>a later payment of the pre-financing can be exceptionally accepted.</w:t>
        </w:r>
      </w:ins>
    </w:p>
    <w:p w14:paraId="0D42FDAE" w14:textId="77777777" w:rsidR="008263D3" w:rsidRDefault="008263D3" w:rsidP="008263D3">
      <w:pPr>
        <w:ind w:left="567" w:hanging="567"/>
        <w:jc w:val="both"/>
        <w:rPr>
          <w:ins w:id="313" w:author="Domburg, Marleen" w:date="2026-09-25T20:01:00Z" w16du:dateUtc="2026-09-26T00:01:00Z"/>
          <w:lang w:val="en-GB"/>
        </w:rPr>
      </w:pPr>
      <w:ins w:id="314" w:author="Domburg, Marleen" w:date="2026-09-25T20:01:00Z" w16du:dateUtc="2026-09-26T00:01:00Z">
        <w:r>
          <w:rPr>
            <w:lang w:val="en-GB"/>
          </w:rPr>
          <w:t>4.2</w:t>
        </w:r>
        <w:r>
          <w:rPr>
            <w:lang w:val="en-GB"/>
          </w:rPr>
          <w:tab/>
        </w:r>
        <w:r w:rsidRPr="00FE5D7A">
          <w:rPr>
            <w:lang w:val="en-GB"/>
          </w:rPr>
          <w:t xml:space="preserve">If the payment under article </w:t>
        </w:r>
        <w:r>
          <w:rPr>
            <w:lang w:val="en-GB"/>
          </w:rPr>
          <w:t>4</w:t>
        </w:r>
        <w:r w:rsidRPr="00FE5D7A">
          <w:rPr>
            <w:lang w:val="en-GB"/>
          </w:rPr>
          <w:t>.1 is lower than 100% of the maximum grant amount</w:t>
        </w:r>
        <w:r>
          <w:rPr>
            <w:lang w:val="en-GB"/>
          </w:rPr>
          <w:t>, t</w:t>
        </w:r>
        <w:r w:rsidRPr="00FE5D7A">
          <w:rPr>
            <w:lang w:val="en-GB"/>
          </w:rPr>
          <w:t>he</w:t>
        </w:r>
        <w:r>
          <w:rPr>
            <w:lang w:val="en-GB"/>
          </w:rPr>
          <w:t xml:space="preserve"> submission of the</w:t>
        </w:r>
        <w:r w:rsidRPr="00FE5D7A">
          <w:rPr>
            <w:lang w:val="en-GB"/>
          </w:rPr>
          <w:t xml:space="preserve"> </w:t>
        </w:r>
        <w:r>
          <w:rPr>
            <w:lang w:val="en-GB"/>
          </w:rPr>
          <w:t>on-line</w:t>
        </w:r>
        <w:r w:rsidRPr="00067DF7">
          <w:rPr>
            <w:lang w:val="en-GB"/>
          </w:rPr>
          <w:t xml:space="preserve"> </w:t>
        </w:r>
        <w:r>
          <w:rPr>
            <w:lang w:val="en-GB"/>
          </w:rPr>
          <w:t>EU survey</w:t>
        </w:r>
        <w:r w:rsidRPr="00FE5D7A">
          <w:rPr>
            <w:lang w:val="en-GB"/>
          </w:rPr>
          <w:t xml:space="preserve"> </w:t>
        </w:r>
        <w:r>
          <w:rPr>
            <w:lang w:val="en-GB"/>
          </w:rPr>
          <w:t xml:space="preserve">and other documents required at </w:t>
        </w:r>
        <w:r>
          <w:fldChar w:fldCharType="begin"/>
        </w:r>
        <w:r>
          <w:instrText>HYPERLINK "http://www.wur.eu/exchange"</w:instrText>
        </w:r>
        <w:r>
          <w:fldChar w:fldCharType="separate"/>
        </w:r>
        <w:r w:rsidRPr="003A2B65">
          <w:rPr>
            <w:rStyle w:val="Hyperlink"/>
            <w:lang w:val="en-GB"/>
          </w:rPr>
          <w:t>www.wur.eu/exchange</w:t>
        </w:r>
        <w:r>
          <w:fldChar w:fldCharType="end"/>
        </w:r>
        <w:r>
          <w:rPr>
            <w:lang w:val="en-GB"/>
          </w:rPr>
          <w:t xml:space="preserve"> shall</w:t>
        </w:r>
        <w:r w:rsidRPr="00FE5D7A">
          <w:rPr>
            <w:lang w:val="en-GB"/>
          </w:rPr>
          <w:t xml:space="preserve"> be considered as the </w:t>
        </w:r>
        <w:r>
          <w:rPr>
            <w:lang w:val="en-GB"/>
          </w:rPr>
          <w:t xml:space="preserve">participant's </w:t>
        </w:r>
        <w:r w:rsidRPr="00FE5D7A">
          <w:rPr>
            <w:lang w:val="en-GB"/>
          </w:rPr>
          <w:t xml:space="preserve">request for payment of the balance of the </w:t>
        </w:r>
        <w:r>
          <w:rPr>
            <w:lang w:val="en-GB"/>
          </w:rPr>
          <w:t xml:space="preserve">financial support. </w:t>
        </w:r>
        <w:r w:rsidRPr="00FE5D7A">
          <w:rPr>
            <w:lang w:val="en-GB"/>
          </w:rPr>
          <w:t xml:space="preserve">The institution shall have </w:t>
        </w:r>
        <w:r>
          <w:rPr>
            <w:lang w:val="en-GB"/>
          </w:rPr>
          <w:t>45</w:t>
        </w:r>
        <w:r w:rsidRPr="00FE5D7A">
          <w:rPr>
            <w:lang w:val="en-GB"/>
          </w:rPr>
          <w:t xml:space="preserve"> calendar days to make the balance payment or to issue a recovery order in case a reimbursement is due.</w:t>
        </w:r>
      </w:ins>
    </w:p>
    <w:p w14:paraId="5E0AA844" w14:textId="77777777" w:rsidR="00E86CC4" w:rsidRDefault="00E86CC4" w:rsidP="008263D3">
      <w:pPr>
        <w:pBdr>
          <w:bottom w:val="single" w:sz="6" w:space="1" w:color="auto"/>
        </w:pBdr>
        <w:jc w:val="both"/>
        <w:rPr>
          <w:ins w:id="315" w:author="Domburg, Marleen" w:date="2026-09-25T20:01:00Z" w16du:dateUtc="2026-09-26T00:01:00Z"/>
          <w:lang w:val="en-GB"/>
        </w:rPr>
      </w:pPr>
    </w:p>
    <w:p w14:paraId="59E63169" w14:textId="77777777" w:rsidR="00E86CC4" w:rsidRDefault="00E86CC4" w:rsidP="008263D3">
      <w:pPr>
        <w:pBdr>
          <w:bottom w:val="single" w:sz="6" w:space="1" w:color="auto"/>
        </w:pBdr>
        <w:jc w:val="both"/>
        <w:rPr>
          <w:ins w:id="316" w:author="Domburg, Marleen" w:date="2026-09-25T20:01:00Z" w16du:dateUtc="2026-09-26T00:01:00Z"/>
          <w:lang w:val="en-GB"/>
        </w:rPr>
      </w:pPr>
    </w:p>
    <w:p w14:paraId="6F027AE2" w14:textId="77777777" w:rsidR="00E86CC4" w:rsidRDefault="00E86CC4" w:rsidP="008263D3">
      <w:pPr>
        <w:pBdr>
          <w:bottom w:val="single" w:sz="6" w:space="1" w:color="auto"/>
        </w:pBdr>
        <w:jc w:val="both"/>
        <w:rPr>
          <w:ins w:id="317" w:author="Domburg, Marleen" w:date="2026-09-25T20:01:00Z" w16du:dateUtc="2026-09-26T00:01:00Z"/>
          <w:lang w:val="en-GB"/>
        </w:rPr>
      </w:pPr>
    </w:p>
    <w:p w14:paraId="4D3125F7" w14:textId="77777777" w:rsidR="008263D3" w:rsidRDefault="008263D3" w:rsidP="008263D3">
      <w:pPr>
        <w:pBdr>
          <w:bottom w:val="single" w:sz="6" w:space="1" w:color="auto"/>
        </w:pBdr>
        <w:jc w:val="both"/>
        <w:rPr>
          <w:ins w:id="318" w:author="Domburg, Marleen" w:date="2026-09-25T20:01:00Z" w16du:dateUtc="2026-09-26T00:01:00Z"/>
          <w:lang w:val="en-GB"/>
        </w:rPr>
      </w:pPr>
      <w:ins w:id="319" w:author="Domburg, Marleen" w:date="2026-09-25T20:01:00Z" w16du:dateUtc="2026-09-26T00:01:00Z">
        <w:r>
          <w:rPr>
            <w:lang w:val="en-GB"/>
          </w:rPr>
          <w:t>ARTICLE 5</w:t>
        </w:r>
        <w:r w:rsidRPr="00735E06">
          <w:rPr>
            <w:lang w:val="en-GB"/>
          </w:rPr>
          <w:t xml:space="preserve"> –</w:t>
        </w:r>
        <w:r w:rsidRPr="00735E06" w:rsidDel="00DF1DE2">
          <w:rPr>
            <w:lang w:val="en-GB"/>
          </w:rPr>
          <w:t xml:space="preserve"> </w:t>
        </w:r>
        <w:r w:rsidRPr="00735E06">
          <w:rPr>
            <w:lang w:val="en-GB"/>
          </w:rPr>
          <w:t>INSURANCE</w:t>
        </w:r>
      </w:ins>
    </w:p>
    <w:p w14:paraId="718A43ED" w14:textId="77777777" w:rsidR="008263D3" w:rsidRDefault="008263D3" w:rsidP="008263D3">
      <w:pPr>
        <w:ind w:left="720" w:hanging="720"/>
        <w:rPr>
          <w:ins w:id="320" w:author="Domburg, Marleen" w:date="2026-09-25T20:01:00Z" w16du:dateUtc="2026-09-26T00:01:00Z"/>
          <w:rFonts w:ascii="Arial" w:hAnsi="Arial" w:cs="Arial"/>
          <w:lang w:val="en-GB"/>
        </w:rPr>
      </w:pPr>
      <w:ins w:id="321" w:author="Domburg, Marleen" w:date="2026-09-25T20:01:00Z" w16du:dateUtc="2026-09-26T00:01:00Z">
        <w:r>
          <w:rPr>
            <w:lang w:val="en-GB"/>
          </w:rPr>
          <w:t>5.1</w:t>
        </w:r>
        <w:r>
          <w:rPr>
            <w:lang w:val="en-GB"/>
          </w:rPr>
          <w:tab/>
          <w:t>The participant shall have</w:t>
        </w:r>
        <w:r w:rsidRPr="00D52020">
          <w:rPr>
            <w:lang w:val="en-GB"/>
          </w:rPr>
          <w:t xml:space="preserve"> adequate insurance coverage</w:t>
        </w:r>
        <w:r>
          <w:rPr>
            <w:lang w:val="en-GB"/>
          </w:rPr>
          <w:t xml:space="preserve">. </w:t>
        </w:r>
        <w:r w:rsidRPr="00DA31AD">
          <w:rPr>
            <w:lang w:val="en-GB"/>
          </w:rPr>
          <w:t xml:space="preserve">Wageningen UR has arranged a collective </w:t>
        </w:r>
        <w:r>
          <w:rPr>
            <w:lang w:val="en-GB"/>
          </w:rPr>
          <w:t xml:space="preserve">          </w:t>
        </w:r>
        <w:r w:rsidRPr="00DA31AD">
          <w:rPr>
            <w:lang w:val="en-GB"/>
          </w:rPr>
          <w:t>continuous travel insurance agreement for students of Wageningen UR. This insurance covers a maximum travel period of 550 days, including luggage and accidents</w:t>
        </w:r>
        <w:r w:rsidRPr="00DA31AD">
          <w:rPr>
            <w:rFonts w:ascii="Arial" w:hAnsi="Arial" w:cs="Arial"/>
            <w:lang w:val="en-GB"/>
          </w:rPr>
          <w:t>.</w:t>
        </w:r>
        <w:r w:rsidRPr="006F6CB4">
          <w:rPr>
            <w:rFonts w:ascii="Arial" w:hAnsi="Arial" w:cs="Arial"/>
            <w:lang w:val="en-GB"/>
          </w:rPr>
          <w:t xml:space="preserve"> </w:t>
        </w:r>
        <w:r w:rsidRPr="006F6CB4">
          <w:rPr>
            <w:lang w:val="en-GB"/>
          </w:rPr>
          <w:t>It is the responsibility of the student to be registered in the population register in the Netherlands during the stay abroad.</w:t>
        </w:r>
      </w:ins>
    </w:p>
    <w:p w14:paraId="605CDB13" w14:textId="77777777" w:rsidR="008263D3" w:rsidRPr="00DA31AD" w:rsidRDefault="008263D3" w:rsidP="008263D3">
      <w:pPr>
        <w:ind w:left="720"/>
        <w:rPr>
          <w:ins w:id="322" w:author="Domburg, Marleen" w:date="2026-09-25T20:01:00Z" w16du:dateUtc="2026-09-26T00:01:00Z"/>
          <w:lang w:val="en-GB"/>
        </w:rPr>
      </w:pPr>
      <w:ins w:id="323" w:author="Domburg, Marleen" w:date="2026-09-25T20:01:00Z" w16du:dateUtc="2026-09-26T00:01:00Z">
        <w:r w:rsidRPr="00DA31AD">
          <w:rPr>
            <w:b/>
            <w:bCs/>
            <w:snapToGrid/>
            <w:szCs w:val="26"/>
            <w:lang w:val="en-GB" w:eastAsia="nl-NL"/>
          </w:rPr>
          <w:t>Health insurance</w:t>
        </w:r>
        <w:r>
          <w:rPr>
            <w:b/>
            <w:bCs/>
            <w:snapToGrid/>
            <w:szCs w:val="26"/>
            <w:lang w:val="en-GB" w:eastAsia="nl-NL"/>
          </w:rPr>
          <w:t xml:space="preserve"> </w:t>
        </w:r>
        <w:r w:rsidRPr="00DA31AD">
          <w:rPr>
            <w:lang w:val="en-GB"/>
          </w:rPr>
          <w:t xml:space="preserve">Usually basic coverage is provided by the national health insurance of the student as well during his/her stay in another EU country through the European Health Insurance Card. However, the coverage of the European Health Insurance Card or private insurance may not be sufficient, especially in case of </w:t>
        </w:r>
        <w:r w:rsidRPr="0003264C">
          <w:rPr>
            <w:lang w:val="en-GB"/>
          </w:rPr>
          <w:t>repatriation and specific medical intervention</w:t>
        </w:r>
        <w:r w:rsidRPr="00DA31AD">
          <w:rPr>
            <w:lang w:val="en-GB"/>
          </w:rPr>
          <w:t>. In that case, a complementary private insurance might be useful. This is the responsibility of the st</w:t>
        </w:r>
        <w:r>
          <w:rPr>
            <w:lang w:val="en-GB"/>
          </w:rPr>
          <w:t>udent</w:t>
        </w:r>
        <w:r w:rsidRPr="00DA31AD">
          <w:rPr>
            <w:lang w:val="en-GB"/>
          </w:rPr>
          <w:t xml:space="preserve">. </w:t>
        </w:r>
      </w:ins>
    </w:p>
    <w:p w14:paraId="654D4B08" w14:textId="77777777" w:rsidR="008263D3" w:rsidRDefault="008263D3" w:rsidP="008263D3">
      <w:pPr>
        <w:pBdr>
          <w:bottom w:val="single" w:sz="6" w:space="1" w:color="auto"/>
        </w:pBdr>
        <w:rPr>
          <w:ins w:id="324" w:author="Domburg, Marleen" w:date="2026-09-25T20:01:00Z" w16du:dateUtc="2026-09-26T00:01:00Z"/>
          <w:lang w:val="en-GB"/>
        </w:rPr>
      </w:pPr>
    </w:p>
    <w:p w14:paraId="614457A8" w14:textId="77777777" w:rsidR="008263D3" w:rsidRDefault="008263D3" w:rsidP="008263D3">
      <w:pPr>
        <w:pBdr>
          <w:bottom w:val="single" w:sz="6" w:space="1" w:color="auto"/>
        </w:pBdr>
        <w:rPr>
          <w:ins w:id="325" w:author="Domburg, Marleen" w:date="2026-09-25T20:01:00Z" w16du:dateUtc="2026-09-26T00:01:00Z"/>
          <w:lang w:val="en-GB"/>
        </w:rPr>
      </w:pPr>
      <w:ins w:id="326" w:author="Domburg, Marleen" w:date="2026-09-25T20:01:00Z" w16du:dateUtc="2026-09-26T00:01:00Z">
        <w:r w:rsidRPr="00FA56BC">
          <w:rPr>
            <w:lang w:val="en-GB"/>
          </w:rPr>
          <w:t xml:space="preserve">ARTICLE </w:t>
        </w:r>
        <w:r>
          <w:rPr>
            <w:lang w:val="en-GB"/>
          </w:rPr>
          <w:t>6</w:t>
        </w:r>
        <w:r w:rsidRPr="00FA56BC">
          <w:rPr>
            <w:lang w:val="en-GB"/>
          </w:rPr>
          <w:t xml:space="preserve"> – </w:t>
        </w:r>
        <w:r w:rsidRPr="004A4617">
          <w:rPr>
            <w:lang w:val="en-GB"/>
          </w:rPr>
          <w:t xml:space="preserve">ONLINE LINGUISTIC </w:t>
        </w:r>
        <w:r w:rsidRPr="00D04CE8">
          <w:rPr>
            <w:lang w:val="en-GB"/>
          </w:rPr>
          <w:t xml:space="preserve">SUPPORT </w:t>
        </w:r>
        <w:r w:rsidRPr="001E097D">
          <w:rPr>
            <w:lang w:val="en-GB"/>
          </w:rPr>
          <w:t>Only applicable for mobilities for which the main language of instruction or work is Bulgarian, Croatian, Czech, Danish, Dutch, English, Estonian, Finnish, French, German, Greek, Hungarian, Irish Gaelic, Italian, Latvian, Lithuanian, Maltese, Polish, Portuguese, Romanian, Slovak, Slovenian, Spanish, or Swedish (or additional languages once they become available in the Online Linguistic Support (OLS) tool), with the exception of native speakers.</w:t>
        </w:r>
      </w:ins>
    </w:p>
    <w:p w14:paraId="15E3BB80" w14:textId="77777777" w:rsidR="008263D3" w:rsidRPr="00366E7B" w:rsidRDefault="008263D3" w:rsidP="008263D3">
      <w:pPr>
        <w:ind w:left="720" w:hanging="720"/>
        <w:jc w:val="both"/>
        <w:rPr>
          <w:ins w:id="327" w:author="Domburg, Marleen" w:date="2026-09-25T20:01:00Z" w16du:dateUtc="2026-09-26T00:01:00Z"/>
          <w:lang w:val="en-GB"/>
        </w:rPr>
      </w:pPr>
      <w:ins w:id="328" w:author="Domburg, Marleen" w:date="2026-09-25T20:01:00Z" w16du:dateUtc="2026-09-26T00:01:00Z">
        <w:r w:rsidRPr="004A4617">
          <w:rPr>
            <w:lang w:val="en-GB"/>
          </w:rPr>
          <w:t>6.1.</w:t>
        </w:r>
        <w:r w:rsidRPr="004A4617">
          <w:rPr>
            <w:lang w:val="en-GB"/>
          </w:rPr>
          <w:tab/>
        </w:r>
        <w:r w:rsidRPr="001E097D">
          <w:rPr>
            <w:lang w:val="en-GB"/>
          </w:rPr>
          <w:t>The participant must carry out the OLS language assessment before and at the end of the mobility period. NB: participants with a C2 level at the initial language assessment are exempted from taking the final language assessment. The completion of the online assessment before departure is a pre-requisite for the mobility, except in duly justified cases</w:t>
        </w:r>
      </w:ins>
    </w:p>
    <w:p w14:paraId="5C9CCD74" w14:textId="77777777" w:rsidR="008263D3" w:rsidRDefault="008263D3" w:rsidP="008263D3">
      <w:pPr>
        <w:ind w:left="720" w:hanging="720"/>
        <w:jc w:val="both"/>
        <w:rPr>
          <w:ins w:id="329" w:author="Domburg, Marleen" w:date="2026-09-25T20:01:00Z" w16du:dateUtc="2026-09-26T00:01:00Z"/>
          <w:lang w:val="en-GB"/>
        </w:rPr>
      </w:pPr>
      <w:ins w:id="330" w:author="Domburg, Marleen" w:date="2026-09-25T20:01:00Z" w16du:dateUtc="2026-09-26T00:01:00Z">
        <w:r w:rsidRPr="00366E7B">
          <w:rPr>
            <w:lang w:val="en-GB"/>
          </w:rPr>
          <w:t>6.2</w:t>
        </w:r>
        <w:r w:rsidRPr="00366E7B">
          <w:rPr>
            <w:lang w:val="en-GB"/>
          </w:rPr>
          <w:tab/>
        </w:r>
        <w:r w:rsidRPr="00C34A5C">
          <w:rPr>
            <w:lang w:val="en-GB"/>
          </w:rPr>
          <w:t>[</w:t>
        </w:r>
        <w:r w:rsidRPr="00EE3AEE">
          <w:rPr>
            <w:lang w:val="en-GB"/>
          </w:rPr>
          <w:t>Only applicable to participants following an OLS language course</w:t>
        </w:r>
        <w:r>
          <w:rPr>
            <w:lang w:val="en-GB"/>
          </w:rPr>
          <w:t xml:space="preserve">] </w:t>
        </w:r>
        <w:r w:rsidRPr="00366E7B">
          <w:rPr>
            <w:lang w:val="en-GB"/>
          </w:rPr>
          <w:t xml:space="preserve"> The participant shall follow the online [</w:t>
        </w:r>
        <w:r>
          <w:rPr>
            <w:lang w:val="en-GB"/>
          </w:rPr>
          <w:t>see Learning Agreement</w:t>
        </w:r>
        <w:r w:rsidRPr="00366E7B">
          <w:rPr>
            <w:lang w:val="en-GB"/>
          </w:rPr>
          <w:t>] language course in order to prepare for the mobility period abroad</w:t>
        </w:r>
        <w:r>
          <w:rPr>
            <w:lang w:val="en-GB"/>
          </w:rPr>
          <w:t xml:space="preserve">, </w:t>
        </w:r>
        <w:r w:rsidRPr="00366E7B">
          <w:rPr>
            <w:lang w:val="en-GB"/>
          </w:rPr>
          <w:t>us</w:t>
        </w:r>
        <w:r>
          <w:rPr>
            <w:lang w:val="en-GB"/>
          </w:rPr>
          <w:t>ing</w:t>
        </w:r>
        <w:r w:rsidRPr="00366E7B">
          <w:rPr>
            <w:lang w:val="en-GB"/>
          </w:rPr>
          <w:t xml:space="preserve"> the licence. The participant shall immediately inform the institution if he</w:t>
        </w:r>
        <w:r>
          <w:rPr>
            <w:lang w:val="en-GB"/>
          </w:rPr>
          <w:t>/she</w:t>
        </w:r>
        <w:r w:rsidRPr="00366E7B">
          <w:rPr>
            <w:lang w:val="en-GB"/>
          </w:rPr>
          <w:t xml:space="preserve"> is unable to carry out the online course.</w:t>
        </w:r>
      </w:ins>
    </w:p>
    <w:p w14:paraId="0682BE93" w14:textId="77777777" w:rsidR="008263D3" w:rsidRPr="00366E7B" w:rsidRDefault="008263D3" w:rsidP="008263D3">
      <w:pPr>
        <w:ind w:left="720" w:hanging="720"/>
        <w:jc w:val="both"/>
        <w:rPr>
          <w:ins w:id="331" w:author="Domburg, Marleen" w:date="2026-09-25T20:01:00Z" w16du:dateUtc="2026-09-26T00:01:00Z"/>
          <w:lang w:val="en-GB"/>
        </w:rPr>
      </w:pPr>
      <w:ins w:id="332" w:author="Domburg, Marleen" w:date="2026-09-25T20:01:00Z" w16du:dateUtc="2026-09-26T00:01:00Z">
        <w:r>
          <w:rPr>
            <w:lang w:val="en-GB"/>
          </w:rPr>
          <w:t xml:space="preserve"> 6.3 </w:t>
        </w:r>
        <w:r>
          <w:rPr>
            <w:lang w:val="en-GB"/>
          </w:rPr>
          <w:tab/>
        </w:r>
        <w:r w:rsidRPr="00F66F07">
          <w:rPr>
            <w:lang w:val="en-GB"/>
          </w:rPr>
          <w:t xml:space="preserve">The payment of the final instalment of the </w:t>
        </w:r>
        <w:r>
          <w:rPr>
            <w:lang w:val="en-GB"/>
          </w:rPr>
          <w:t>financial support</w:t>
        </w:r>
        <w:r w:rsidRPr="00F66F07">
          <w:rPr>
            <w:lang w:val="en-GB"/>
          </w:rPr>
          <w:t xml:space="preserve"> is subject to the submission of the compulsory </w:t>
        </w:r>
        <w:r w:rsidRPr="00EE3AEE">
          <w:rPr>
            <w:lang w:val="en-GB"/>
          </w:rPr>
          <w:t>OLS language assessment at the end of the mobility</w:t>
        </w:r>
      </w:ins>
    </w:p>
    <w:p w14:paraId="60D5C24D" w14:textId="77777777" w:rsidR="008263D3" w:rsidRDefault="008263D3" w:rsidP="008263D3">
      <w:pPr>
        <w:pBdr>
          <w:bottom w:val="single" w:sz="6" w:space="1" w:color="auto"/>
        </w:pBdr>
        <w:rPr>
          <w:ins w:id="333" w:author="Domburg, Marleen" w:date="2026-09-25T20:01:00Z" w16du:dateUtc="2026-09-26T00:01:00Z"/>
          <w:lang w:val="en-GB"/>
        </w:rPr>
      </w:pPr>
    </w:p>
    <w:p w14:paraId="038BE6F5" w14:textId="77777777" w:rsidR="008263D3" w:rsidRPr="009B7B70" w:rsidRDefault="008263D3" w:rsidP="008263D3">
      <w:pPr>
        <w:pBdr>
          <w:bottom w:val="single" w:sz="6" w:space="1" w:color="auto"/>
        </w:pBdr>
        <w:rPr>
          <w:ins w:id="334" w:author="Domburg, Marleen" w:date="2026-09-25T20:01:00Z" w16du:dateUtc="2026-09-26T00:01:00Z"/>
          <w:lang w:val="en-GB"/>
        </w:rPr>
      </w:pPr>
      <w:ins w:id="335" w:author="Domburg, Marleen" w:date="2026-09-25T20:01:00Z" w16du:dateUtc="2026-09-26T00:01:00Z">
        <w:r w:rsidRPr="00FA56BC">
          <w:rPr>
            <w:lang w:val="en-GB"/>
          </w:rPr>
          <w:t xml:space="preserve">ARTICLE </w:t>
        </w:r>
        <w:r>
          <w:rPr>
            <w:lang w:val="en-GB"/>
          </w:rPr>
          <w:t>7</w:t>
        </w:r>
        <w:r w:rsidRPr="00FA56BC">
          <w:rPr>
            <w:lang w:val="en-GB"/>
          </w:rPr>
          <w:t xml:space="preserve"> – </w:t>
        </w:r>
        <w:r w:rsidRPr="00C57232">
          <w:rPr>
            <w:lang w:val="en-GB"/>
          </w:rPr>
          <w:t xml:space="preserve"> </w:t>
        </w:r>
        <w:r>
          <w:rPr>
            <w:lang w:val="en-GB"/>
          </w:rPr>
          <w:t>EU SURVEY</w:t>
        </w:r>
      </w:ins>
    </w:p>
    <w:p w14:paraId="2927F675" w14:textId="77777777" w:rsidR="008263D3" w:rsidRPr="00EE3AEE" w:rsidRDefault="008263D3" w:rsidP="008263D3">
      <w:pPr>
        <w:tabs>
          <w:tab w:val="left" w:pos="567"/>
        </w:tabs>
        <w:ind w:left="567" w:hanging="567"/>
        <w:jc w:val="both"/>
        <w:rPr>
          <w:ins w:id="336" w:author="Domburg, Marleen" w:date="2026-09-25T20:01:00Z" w16du:dateUtc="2026-09-26T00:01:00Z"/>
          <w:lang w:val="en-GB"/>
        </w:rPr>
      </w:pPr>
      <w:ins w:id="337" w:author="Domburg, Marleen" w:date="2026-09-25T20:01:00Z" w16du:dateUtc="2026-09-26T00:01:00Z">
        <w:r>
          <w:rPr>
            <w:lang w:val="en-GB"/>
          </w:rPr>
          <w:t>7.1.</w:t>
        </w:r>
        <w:r>
          <w:rPr>
            <w:lang w:val="en-GB"/>
          </w:rPr>
          <w:tab/>
        </w:r>
        <w:r w:rsidRPr="00717E5C">
          <w:rPr>
            <w:lang w:val="en-GB"/>
          </w:rPr>
          <w:t xml:space="preserve">The participant shall complete </w:t>
        </w:r>
        <w:r w:rsidRPr="003B2A22">
          <w:rPr>
            <w:lang w:val="en-GB"/>
          </w:rPr>
          <w:t xml:space="preserve">and submit the on-line EU Survey </w:t>
        </w:r>
        <w:r w:rsidRPr="001D2957">
          <w:rPr>
            <w:lang w:val="en-GB"/>
          </w:rPr>
          <w:t xml:space="preserve">within 30 days from </w:t>
        </w:r>
        <w:r w:rsidRPr="003F2CF2">
          <w:rPr>
            <w:lang w:val="en-GB"/>
          </w:rPr>
          <w:t>the end</w:t>
        </w:r>
        <w:r w:rsidRPr="00BE1047">
          <w:rPr>
            <w:lang w:val="en-GB"/>
          </w:rPr>
          <w:t xml:space="preserve"> date of the mobility period</w:t>
        </w:r>
        <w:r w:rsidRPr="001B1BEF">
          <w:rPr>
            <w:lang w:val="en-GB"/>
          </w:rPr>
          <w:t>.</w:t>
        </w:r>
        <w:r w:rsidRPr="00A431C8">
          <w:rPr>
            <w:lang w:val="en-GB"/>
          </w:rPr>
          <w:t xml:space="preserve"> </w:t>
        </w:r>
        <w:r w:rsidRPr="00EE3AEE">
          <w:rPr>
            <w:lang w:val="en-GB"/>
          </w:rPr>
          <w:t>Participants who fail to complete and submit the online EU Survey may be required by their institution to partially or fully reimburse the financial support received.</w:t>
        </w:r>
      </w:ins>
    </w:p>
    <w:p w14:paraId="7D26BBD8" w14:textId="77777777" w:rsidR="008263D3" w:rsidRDefault="008263D3" w:rsidP="008263D3">
      <w:pPr>
        <w:tabs>
          <w:tab w:val="left" w:pos="567"/>
        </w:tabs>
        <w:ind w:left="567" w:hanging="567"/>
        <w:jc w:val="both"/>
        <w:rPr>
          <w:ins w:id="338" w:author="Domburg, Marleen" w:date="2026-09-25T20:01:00Z" w16du:dateUtc="2026-09-26T00:01:00Z"/>
          <w:lang w:val="en-GB"/>
        </w:rPr>
      </w:pPr>
      <w:ins w:id="339" w:author="Domburg, Marleen" w:date="2026-09-25T20:01:00Z" w16du:dateUtc="2026-09-26T00:01:00Z">
        <w:r w:rsidRPr="00EE3AEE">
          <w:rPr>
            <w:lang w:val="en-GB"/>
          </w:rPr>
          <w:t xml:space="preserve">7.2 </w:t>
        </w:r>
        <w:r>
          <w:rPr>
            <w:lang w:val="en-GB"/>
          </w:rPr>
          <w:tab/>
        </w:r>
        <w:r w:rsidRPr="00EE3AEE">
          <w:rPr>
            <w:lang w:val="en-GB"/>
          </w:rPr>
          <w:t>A complementary online survey may be sent to the participant allowing for full reporting on recognition issues.</w:t>
        </w:r>
        <w:r>
          <w:rPr>
            <w:lang w:val="en-GB"/>
          </w:rPr>
          <w:t xml:space="preserve"> </w:t>
        </w:r>
      </w:ins>
    </w:p>
    <w:p w14:paraId="52014966" w14:textId="77777777" w:rsidR="008263D3" w:rsidRPr="00067DF7" w:rsidRDefault="008263D3" w:rsidP="008263D3">
      <w:pPr>
        <w:tabs>
          <w:tab w:val="left" w:pos="567"/>
        </w:tabs>
        <w:ind w:left="567" w:hanging="567"/>
        <w:jc w:val="both"/>
        <w:rPr>
          <w:ins w:id="340" w:author="Domburg, Marleen" w:date="2026-09-25T20:01:00Z" w16du:dateUtc="2026-09-26T00:01:00Z"/>
          <w:lang w:val="en-GB"/>
        </w:rPr>
      </w:pPr>
    </w:p>
    <w:p w14:paraId="1669B888" w14:textId="77777777" w:rsidR="008263D3" w:rsidRPr="00FA56BC" w:rsidRDefault="008263D3" w:rsidP="008263D3">
      <w:pPr>
        <w:pBdr>
          <w:bottom w:val="single" w:sz="6" w:space="1" w:color="auto"/>
        </w:pBdr>
        <w:rPr>
          <w:ins w:id="341" w:author="Domburg, Marleen" w:date="2026-09-25T20:01:00Z" w16du:dateUtc="2026-09-26T00:01:00Z"/>
          <w:lang w:val="en-GB"/>
        </w:rPr>
      </w:pPr>
      <w:ins w:id="342" w:author="Domburg, Marleen" w:date="2026-09-25T20:01:00Z" w16du:dateUtc="2026-09-26T00:01:00Z">
        <w:r w:rsidRPr="00FA56BC">
          <w:rPr>
            <w:lang w:val="en-GB"/>
          </w:rPr>
          <w:t>ARTICLE</w:t>
        </w:r>
        <w:r>
          <w:rPr>
            <w:lang w:val="en-GB"/>
          </w:rPr>
          <w:t xml:space="preserve"> 8</w:t>
        </w:r>
        <w:r w:rsidRPr="00FA56BC">
          <w:rPr>
            <w:lang w:val="en-GB"/>
          </w:rPr>
          <w:t xml:space="preserve"> – LAW APPLICABLE AND COMPETENT COURT</w:t>
        </w:r>
      </w:ins>
    </w:p>
    <w:p w14:paraId="70D8F126" w14:textId="77777777" w:rsidR="008263D3" w:rsidRDefault="008263D3" w:rsidP="008263D3">
      <w:pPr>
        <w:tabs>
          <w:tab w:val="left" w:pos="567"/>
        </w:tabs>
        <w:ind w:left="567" w:hanging="567"/>
        <w:jc w:val="both"/>
        <w:rPr>
          <w:ins w:id="343" w:author="Domburg, Marleen" w:date="2026-09-25T20:01:00Z" w16du:dateUtc="2026-09-26T00:01:00Z"/>
          <w:lang w:val="en-GB"/>
        </w:rPr>
      </w:pPr>
      <w:ins w:id="344" w:author="Domburg, Marleen" w:date="2026-09-25T20:01:00Z" w16du:dateUtc="2026-09-26T00:01:00Z">
        <w:r>
          <w:rPr>
            <w:lang w:val="en-GB"/>
          </w:rPr>
          <w:t>8.1</w:t>
        </w:r>
        <w:r>
          <w:rPr>
            <w:lang w:val="en-GB"/>
          </w:rPr>
          <w:tab/>
          <w:t xml:space="preserve">The </w:t>
        </w:r>
        <w:r w:rsidRPr="00223C36">
          <w:rPr>
            <w:lang w:val="en-GB"/>
          </w:rPr>
          <w:t xml:space="preserve">Agreement is </w:t>
        </w:r>
        <w:r w:rsidRPr="008363A5">
          <w:rPr>
            <w:lang w:val="en-GB"/>
          </w:rPr>
          <w:t>governed by the national law of the Netherlands</w:t>
        </w:r>
        <w:r>
          <w:rPr>
            <w:lang w:val="en-GB"/>
          </w:rPr>
          <w:t>.</w:t>
        </w:r>
      </w:ins>
    </w:p>
    <w:p w14:paraId="4DA84467" w14:textId="77777777" w:rsidR="008263D3" w:rsidRDefault="008263D3" w:rsidP="008263D3">
      <w:pPr>
        <w:tabs>
          <w:tab w:val="left" w:pos="567"/>
        </w:tabs>
        <w:ind w:left="567" w:hanging="567"/>
        <w:jc w:val="both"/>
        <w:rPr>
          <w:ins w:id="345" w:author="Domburg, Marleen" w:date="2026-09-25T20:01:00Z" w16du:dateUtc="2026-09-26T00:01:00Z"/>
          <w:lang w:val="en-GB"/>
        </w:rPr>
      </w:pPr>
      <w:ins w:id="346" w:author="Domburg, Marleen" w:date="2026-09-25T20:01:00Z" w16du:dateUtc="2026-09-26T00:01:00Z">
        <w:r>
          <w:rPr>
            <w:lang w:val="en-GB"/>
          </w:rPr>
          <w:t>8.2</w:t>
        </w:r>
        <w:r>
          <w:rPr>
            <w:lang w:val="en-GB"/>
          </w:rPr>
          <w:tab/>
          <w:t>Th</w:t>
        </w:r>
        <w:r w:rsidRPr="00223C36">
          <w:rPr>
            <w:lang w:val="en-GB"/>
          </w:rPr>
          <w:t>e competent court determined in accordance with the applicable national law shall have sole jurisdiction to hear any dispute between the institution and the participant concerning the interpretation, application or validity of this Agreement, if such dispute cannot be settled amicably.</w:t>
        </w:r>
      </w:ins>
    </w:p>
    <w:p w14:paraId="4B54F829" w14:textId="77777777" w:rsidR="003D493D" w:rsidRPr="0082163D" w:rsidRDefault="003D493D">
      <w:pPr>
        <w:jc w:val="both"/>
        <w:rPr>
          <w:ins w:id="347" w:author="Domburg, Marleen" w:date="2026-09-25T20:01:00Z" w16du:dateUtc="2026-09-26T00:01:00Z"/>
          <w:b/>
          <w:lang w:val="en-GB"/>
        </w:rPr>
      </w:pPr>
    </w:p>
    <w:p w14:paraId="15C12772" w14:textId="77777777" w:rsidR="00F96310" w:rsidRDefault="00F96310">
      <w:pPr>
        <w:ind w:left="5812" w:hanging="5812"/>
        <w:rPr>
          <w:ins w:id="348" w:author="Domburg, Marleen" w:date="2026-09-25T20:01:00Z" w16du:dateUtc="2026-09-26T00:01:00Z"/>
          <w:lang w:val="en-GB"/>
        </w:rPr>
      </w:pPr>
      <w:ins w:id="349" w:author="Domburg, Marleen" w:date="2026-09-25T20:01:00Z" w16du:dateUtc="2026-09-26T00:01:00Z">
        <w:r w:rsidRPr="00780990">
          <w:rPr>
            <w:lang w:val="en-GB"/>
          </w:rPr>
          <w:t>SIGNATURES</w:t>
        </w:r>
      </w:ins>
    </w:p>
    <w:p w14:paraId="2E12FF21" w14:textId="77777777" w:rsidR="00780990" w:rsidRPr="00780990" w:rsidRDefault="00780990">
      <w:pPr>
        <w:ind w:left="5812" w:hanging="5812"/>
        <w:rPr>
          <w:ins w:id="350" w:author="Domburg, Marleen" w:date="2026-09-25T20:01:00Z" w16du:dateUtc="2026-09-26T00:01:00Z"/>
          <w:lang w:val="en-GB"/>
        </w:rPr>
      </w:pPr>
    </w:p>
    <w:p w14:paraId="29D2701A" w14:textId="77777777" w:rsidR="00F96310" w:rsidRPr="00780990" w:rsidRDefault="00F96310">
      <w:pPr>
        <w:tabs>
          <w:tab w:val="left" w:pos="5670"/>
        </w:tabs>
        <w:rPr>
          <w:ins w:id="351" w:author="Domburg, Marleen" w:date="2026-09-25T20:01:00Z" w16du:dateUtc="2026-09-26T00:01:00Z"/>
          <w:lang w:val="en-GB"/>
        </w:rPr>
      </w:pPr>
      <w:ins w:id="352" w:author="Domburg, Marleen" w:date="2026-09-25T20:01:00Z" w16du:dateUtc="2026-09-26T00:01:00Z">
        <w:r w:rsidRPr="00780990">
          <w:rPr>
            <w:lang w:val="en-GB"/>
          </w:rPr>
          <w:t xml:space="preserve">For the </w:t>
        </w:r>
        <w:r w:rsidR="00065470" w:rsidRPr="00065470">
          <w:rPr>
            <w:lang w:val="en-GB"/>
          </w:rPr>
          <w:t>participant</w:t>
        </w:r>
        <w:r w:rsidRPr="00780990">
          <w:rPr>
            <w:lang w:val="en-GB"/>
          </w:rPr>
          <w:tab/>
          <w:t xml:space="preserve">For </w:t>
        </w:r>
        <w:r w:rsidR="009E4A48">
          <w:rPr>
            <w:lang w:val="en-GB"/>
          </w:rPr>
          <w:t>Wageningen University</w:t>
        </w:r>
      </w:ins>
    </w:p>
    <w:p w14:paraId="09236A7E" w14:textId="77777777" w:rsidR="00F96310" w:rsidRPr="00780990" w:rsidRDefault="00924D53" w:rsidP="001A0C56">
      <w:pPr>
        <w:tabs>
          <w:tab w:val="left" w:pos="5670"/>
        </w:tabs>
        <w:ind w:left="5670" w:hanging="5670"/>
        <w:rPr>
          <w:ins w:id="353" w:author="Domburg, Marleen" w:date="2026-09-25T20:01:00Z" w16du:dateUtc="2026-09-26T00:01:00Z"/>
          <w:lang w:val="en-GB"/>
        </w:rPr>
      </w:pPr>
      <w:ins w:id="354" w:author="Domburg, Marleen" w:date="2026-09-25T20:01:00Z" w16du:dateUtc="2026-09-26T00:01:00Z">
        <w:r w:rsidRPr="00780990">
          <w:rPr>
            <w:lang w:val="en-GB"/>
          </w:rPr>
          <w:t>[</w:t>
        </w:r>
        <w:r w:rsidR="00591DC0">
          <w:rPr>
            <w:lang w:val="en-GB"/>
          </w:rPr>
          <w:t>name</w:t>
        </w:r>
        <w:r w:rsidRPr="00780990">
          <w:rPr>
            <w:lang w:val="en-GB"/>
          </w:rPr>
          <w:t>]</w:t>
        </w:r>
        <w:r w:rsidR="009E4A48">
          <w:rPr>
            <w:lang w:val="en-GB"/>
          </w:rPr>
          <w:tab/>
        </w:r>
        <w:r w:rsidR="0069189A">
          <w:rPr>
            <w:lang w:val="en-GB"/>
          </w:rPr>
          <w:t xml:space="preserve">institutional </w:t>
        </w:r>
        <w:r w:rsidR="009E4A48">
          <w:rPr>
            <w:lang w:val="en-GB"/>
          </w:rPr>
          <w:t>coordinator</w:t>
        </w:r>
        <w:r w:rsidR="001A0C56">
          <w:rPr>
            <w:lang w:val="en-GB"/>
          </w:rPr>
          <w:t xml:space="preserve"> or</w:t>
        </w:r>
        <w:r w:rsidR="00CE56E9">
          <w:rPr>
            <w:lang w:val="en-GB"/>
          </w:rPr>
          <w:t xml:space="preserve"> </w:t>
        </w:r>
        <w:r w:rsidR="009331AA">
          <w:rPr>
            <w:lang w:val="en-GB"/>
          </w:rPr>
          <w:t>Marleen Domburg</w:t>
        </w:r>
        <w:r w:rsidR="001A0C56">
          <w:rPr>
            <w:lang w:val="en-GB"/>
          </w:rPr>
          <w:t xml:space="preserve"> </w:t>
        </w:r>
        <w:r w:rsidR="00CE56E9">
          <w:rPr>
            <w:lang w:val="en-GB"/>
          </w:rPr>
          <w:t>/ Daisy Bravo</w:t>
        </w:r>
        <w:r w:rsidR="00EA6FC3">
          <w:rPr>
            <w:lang w:val="en-GB"/>
          </w:rPr>
          <w:t xml:space="preserve"> / So</w:t>
        </w:r>
        <w:r w:rsidR="005C13C8">
          <w:rPr>
            <w:lang w:val="en-GB"/>
          </w:rPr>
          <w:t>f</w:t>
        </w:r>
        <w:r w:rsidR="00EA6FC3">
          <w:rPr>
            <w:lang w:val="en-GB"/>
          </w:rPr>
          <w:t>ie Sweers</w:t>
        </w:r>
        <w:r w:rsidR="00CE56E9">
          <w:rPr>
            <w:lang w:val="en-GB"/>
          </w:rPr>
          <w:t xml:space="preserve"> </w:t>
        </w:r>
        <w:r w:rsidR="0069189A">
          <w:rPr>
            <w:lang w:val="en-GB"/>
          </w:rPr>
          <w:t>–</w:t>
        </w:r>
        <w:r w:rsidR="00EA6FC3">
          <w:rPr>
            <w:lang w:val="en-GB"/>
          </w:rPr>
          <w:t xml:space="preserve"> </w:t>
        </w:r>
        <w:r w:rsidR="0069189A">
          <w:rPr>
            <w:lang w:val="en-GB"/>
          </w:rPr>
          <w:t xml:space="preserve">Erasmus </w:t>
        </w:r>
        <w:r w:rsidR="001A0C56">
          <w:rPr>
            <w:lang w:val="en-GB"/>
          </w:rPr>
          <w:t>administrator</w:t>
        </w:r>
        <w:r w:rsidR="00CB031E">
          <w:rPr>
            <w:lang w:val="en-GB"/>
          </w:rPr>
          <w:t>s</w:t>
        </w:r>
      </w:ins>
    </w:p>
    <w:p w14:paraId="2EB91D78" w14:textId="77777777" w:rsidR="009E4A48" w:rsidRDefault="009E4A48">
      <w:pPr>
        <w:tabs>
          <w:tab w:val="left" w:pos="5670"/>
        </w:tabs>
        <w:ind w:left="5812" w:hanging="5812"/>
        <w:rPr>
          <w:ins w:id="355" w:author="Domburg, Marleen" w:date="2026-09-25T20:01:00Z" w16du:dateUtc="2026-09-26T00:01:00Z"/>
          <w:lang w:val="en-GB"/>
        </w:rPr>
      </w:pPr>
    </w:p>
    <w:p w14:paraId="0EAC5931" w14:textId="77777777" w:rsidR="009E4A48" w:rsidRDefault="009E4A48">
      <w:pPr>
        <w:tabs>
          <w:tab w:val="left" w:pos="5670"/>
        </w:tabs>
        <w:ind w:left="5812" w:hanging="5812"/>
        <w:rPr>
          <w:ins w:id="356" w:author="Domburg, Marleen" w:date="2026-09-25T20:01:00Z" w16du:dateUtc="2026-09-26T00:01:00Z"/>
          <w:lang w:val="en-GB"/>
        </w:rPr>
      </w:pPr>
    </w:p>
    <w:p w14:paraId="04E6630E" w14:textId="77777777" w:rsidR="009E4A48" w:rsidRDefault="009E4A48">
      <w:pPr>
        <w:tabs>
          <w:tab w:val="left" w:pos="5670"/>
        </w:tabs>
        <w:ind w:left="5812" w:hanging="5812"/>
        <w:rPr>
          <w:ins w:id="357" w:author="Domburg, Marleen" w:date="2026-09-25T20:01:00Z" w16du:dateUtc="2026-09-26T00:01:00Z"/>
          <w:lang w:val="en-GB"/>
        </w:rPr>
      </w:pPr>
    </w:p>
    <w:p w14:paraId="1572B0AF" w14:textId="77777777" w:rsidR="009E4A48" w:rsidRDefault="009E4A48">
      <w:pPr>
        <w:tabs>
          <w:tab w:val="left" w:pos="5670"/>
        </w:tabs>
        <w:ind w:left="5812" w:hanging="5812"/>
        <w:rPr>
          <w:ins w:id="358" w:author="Domburg, Marleen" w:date="2026-09-25T20:01:00Z" w16du:dateUtc="2026-09-26T00:01:00Z"/>
          <w:lang w:val="en-GB"/>
        </w:rPr>
      </w:pPr>
    </w:p>
    <w:p w14:paraId="6BF0DD92" w14:textId="77777777" w:rsidR="009E4A48" w:rsidRDefault="009E4A48">
      <w:pPr>
        <w:tabs>
          <w:tab w:val="left" w:pos="5670"/>
        </w:tabs>
        <w:ind w:left="5812" w:hanging="5812"/>
        <w:rPr>
          <w:ins w:id="359" w:author="Domburg, Marleen" w:date="2026-09-25T20:01:00Z" w16du:dateUtc="2026-09-26T00:01:00Z"/>
          <w:lang w:val="en-GB"/>
        </w:rPr>
      </w:pPr>
    </w:p>
    <w:p w14:paraId="12712C7E" w14:textId="77777777" w:rsidR="00F96310" w:rsidRPr="0008302D" w:rsidRDefault="00F96310">
      <w:pPr>
        <w:tabs>
          <w:tab w:val="left" w:pos="5670"/>
        </w:tabs>
        <w:ind w:left="5812" w:hanging="5812"/>
        <w:rPr>
          <w:ins w:id="360" w:author="Domburg, Marleen" w:date="2026-09-25T20:01:00Z" w16du:dateUtc="2026-09-26T00:01:00Z"/>
          <w:lang w:val="en-GB"/>
        </w:rPr>
      </w:pPr>
      <w:ins w:id="361" w:author="Domburg, Marleen" w:date="2026-09-25T20:01:00Z" w16du:dateUtc="2026-09-26T00:01:00Z">
        <w:r w:rsidRPr="0008302D">
          <w:rPr>
            <w:lang w:val="en-GB"/>
          </w:rPr>
          <w:t>signature</w:t>
        </w:r>
        <w:r w:rsidRPr="0008302D">
          <w:rPr>
            <w:lang w:val="en-GB"/>
          </w:rPr>
          <w:tab/>
          <w:t>signature</w:t>
        </w:r>
      </w:ins>
    </w:p>
    <w:p w14:paraId="1AC49A65" w14:textId="77777777" w:rsidR="00F96310" w:rsidRPr="0008302D" w:rsidRDefault="00F96310">
      <w:pPr>
        <w:tabs>
          <w:tab w:val="left" w:pos="5670"/>
        </w:tabs>
        <w:rPr>
          <w:ins w:id="362" w:author="Domburg, Marleen" w:date="2026-09-25T20:01:00Z" w16du:dateUtc="2026-09-26T00:01:00Z"/>
          <w:lang w:val="en-GB"/>
        </w:rPr>
      </w:pPr>
    </w:p>
    <w:p w14:paraId="0363C626" w14:textId="77777777" w:rsidR="00137EB2" w:rsidRPr="00780990" w:rsidRDefault="00F96310">
      <w:pPr>
        <w:tabs>
          <w:tab w:val="left" w:pos="5670"/>
        </w:tabs>
        <w:rPr>
          <w:ins w:id="363" w:author="Domburg, Marleen" w:date="2026-09-25T20:01:00Z" w16du:dateUtc="2026-09-26T00:01:00Z"/>
          <w:lang w:val="en-GB"/>
        </w:rPr>
      </w:pPr>
      <w:ins w:id="364" w:author="Domburg, Marleen" w:date="2026-09-25T20:01:00Z" w16du:dateUtc="2026-09-26T00:01:00Z">
        <w:r w:rsidRPr="0008302D">
          <w:rPr>
            <w:lang w:val="en-GB"/>
          </w:rPr>
          <w:t>Done at [place], [date</w:t>
        </w:r>
        <w:r w:rsidRPr="00780990">
          <w:rPr>
            <w:lang w:val="en-GB"/>
          </w:rPr>
          <w:t>]</w:t>
        </w:r>
        <w:r w:rsidRPr="00780990">
          <w:rPr>
            <w:lang w:val="en-GB"/>
          </w:rPr>
          <w:tab/>
          <w:t xml:space="preserve">Done at </w:t>
        </w:r>
        <w:r w:rsidR="001A0C56">
          <w:rPr>
            <w:lang w:val="en-GB"/>
          </w:rPr>
          <w:t>Wageningen</w:t>
        </w:r>
        <w:r w:rsidRPr="00780990">
          <w:rPr>
            <w:lang w:val="en-GB"/>
          </w:rPr>
          <w:t xml:space="preserve">, </w:t>
        </w:r>
        <w:r w:rsidRPr="00C34A5C">
          <w:rPr>
            <w:lang w:val="en-GB"/>
          </w:rPr>
          <w:t>date</w:t>
        </w:r>
      </w:ins>
    </w:p>
    <w:p w14:paraId="25B54EC9" w14:textId="77777777" w:rsidR="00137EB2" w:rsidRDefault="00137EB2">
      <w:pPr>
        <w:tabs>
          <w:tab w:val="left" w:pos="5670"/>
        </w:tabs>
        <w:rPr>
          <w:ins w:id="365" w:author="Domburg, Marleen" w:date="2026-09-25T20:01:00Z" w16du:dateUtc="2026-09-26T00:01:00Z"/>
          <w:sz w:val="16"/>
          <w:szCs w:val="16"/>
          <w:lang w:val="en-GB"/>
        </w:rPr>
      </w:pPr>
    </w:p>
    <w:p w14:paraId="379C4A97" w14:textId="77777777" w:rsidR="00393C0B" w:rsidRDefault="00393C0B" w:rsidP="00393C0B">
      <w:pPr>
        <w:tabs>
          <w:tab w:val="left" w:pos="5670"/>
        </w:tabs>
        <w:rPr>
          <w:ins w:id="366" w:author="Domburg, Marleen" w:date="2026-09-25T20:01:00Z" w16du:dateUtc="2026-09-26T00:01:00Z"/>
          <w:sz w:val="16"/>
          <w:szCs w:val="16"/>
          <w:lang w:val="en-GB"/>
        </w:rPr>
      </w:pPr>
    </w:p>
    <w:p w14:paraId="01E646F8" w14:textId="77777777" w:rsidR="00137EB2" w:rsidRDefault="00137EB2" w:rsidP="00BB726D">
      <w:pPr>
        <w:tabs>
          <w:tab w:val="left" w:pos="5670"/>
        </w:tabs>
        <w:jc w:val="center"/>
        <w:rPr>
          <w:ins w:id="367" w:author="Domburg, Marleen" w:date="2026-09-25T20:01:00Z" w16du:dateUtc="2026-09-26T00:01:00Z"/>
          <w:sz w:val="16"/>
          <w:szCs w:val="16"/>
          <w:lang w:val="en-GB"/>
        </w:rPr>
      </w:pPr>
    </w:p>
    <w:p w14:paraId="7A3D4FD6" w14:textId="77777777" w:rsidR="00137EB2" w:rsidRDefault="00137EB2">
      <w:pPr>
        <w:tabs>
          <w:tab w:val="left" w:pos="5670"/>
        </w:tabs>
        <w:rPr>
          <w:ins w:id="368" w:author="Domburg, Marleen" w:date="2026-09-25T20:01:00Z" w16du:dateUtc="2026-09-26T00:01:00Z"/>
          <w:sz w:val="16"/>
          <w:szCs w:val="16"/>
          <w:lang w:val="en-GB"/>
        </w:rPr>
      </w:pPr>
    </w:p>
    <w:p w14:paraId="1D2CCA58" w14:textId="77777777" w:rsidR="00137EB2" w:rsidRDefault="00137EB2">
      <w:pPr>
        <w:tabs>
          <w:tab w:val="left" w:pos="5670"/>
        </w:tabs>
        <w:rPr>
          <w:ins w:id="369" w:author="Domburg, Marleen" w:date="2026-09-25T20:01:00Z" w16du:dateUtc="2026-09-26T00:01:00Z"/>
          <w:sz w:val="16"/>
          <w:szCs w:val="16"/>
          <w:lang w:val="en-GB"/>
        </w:rPr>
        <w:sectPr w:rsidR="00137EB2" w:rsidSect="009A6788">
          <w:headerReference w:type="default" r:id="rId8"/>
          <w:footerReference w:type="even" r:id="rId9"/>
          <w:footerReference w:type="default" r:id="rId10"/>
          <w:headerReference w:type="first" r:id="rId11"/>
          <w:footerReference w:type="first" r:id="rId12"/>
          <w:footnotePr>
            <w:pos w:val="beneathText"/>
          </w:footnotePr>
          <w:type w:val="continuous"/>
          <w:pgSz w:w="11907" w:h="16840" w:code="9"/>
          <w:pgMar w:top="1134" w:right="1418" w:bottom="1134" w:left="1418" w:header="720" w:footer="720" w:gutter="0"/>
          <w:cols w:space="720"/>
          <w:titlePg/>
        </w:sectPr>
      </w:pPr>
    </w:p>
    <w:p w14:paraId="5A5B5747" w14:textId="77777777" w:rsidR="00BC384A" w:rsidRPr="00FE149C" w:rsidRDefault="00BC384A" w:rsidP="00986E2C">
      <w:pPr>
        <w:tabs>
          <w:tab w:val="left" w:pos="360"/>
        </w:tabs>
        <w:jc w:val="center"/>
        <w:rPr>
          <w:ins w:id="372" w:author="Domburg, Marleen" w:date="2026-09-25T20:01:00Z" w16du:dateUtc="2026-09-26T00:01:00Z"/>
          <w:b/>
        </w:rPr>
      </w:pPr>
      <w:ins w:id="373" w:author="Domburg, Marleen" w:date="2026-09-25T20:01:00Z" w16du:dateUtc="2026-09-26T00:01:00Z">
        <w:r w:rsidRPr="00FE149C">
          <w:rPr>
            <w:b/>
          </w:rPr>
          <w:t xml:space="preserve">Annex </w:t>
        </w:r>
      </w:ins>
    </w:p>
    <w:p w14:paraId="7D30194E" w14:textId="77777777" w:rsidR="00BC384A" w:rsidRDefault="00BC384A" w:rsidP="00986E2C">
      <w:pPr>
        <w:tabs>
          <w:tab w:val="left" w:pos="360"/>
        </w:tabs>
        <w:jc w:val="center"/>
        <w:rPr>
          <w:ins w:id="374" w:author="Domburg, Marleen" w:date="2026-09-25T20:01:00Z" w16du:dateUtc="2026-09-26T00:01:00Z"/>
          <w:rFonts w:ascii="Arial" w:hAnsi="Arial"/>
          <w:b/>
        </w:rPr>
      </w:pPr>
    </w:p>
    <w:p w14:paraId="3947AF5C" w14:textId="77777777" w:rsidR="00986E2C" w:rsidRDefault="00986E2C" w:rsidP="00986E2C">
      <w:pPr>
        <w:tabs>
          <w:tab w:val="left" w:pos="360"/>
        </w:tabs>
        <w:jc w:val="center"/>
        <w:rPr>
          <w:ins w:id="375" w:author="Domburg, Marleen" w:date="2026-09-25T20:01:00Z" w16du:dateUtc="2026-09-26T00:01:00Z"/>
          <w:rFonts w:ascii="Arial" w:hAnsi="Arial"/>
          <w:b/>
        </w:rPr>
      </w:pPr>
    </w:p>
    <w:p w14:paraId="0E1F372A" w14:textId="77777777" w:rsidR="00137EB2" w:rsidRPr="00FE149C" w:rsidRDefault="00137EB2" w:rsidP="00137EB2">
      <w:pPr>
        <w:tabs>
          <w:tab w:val="left" w:pos="360"/>
        </w:tabs>
        <w:jc w:val="center"/>
        <w:rPr>
          <w:ins w:id="376" w:author="Domburg, Marleen" w:date="2026-09-25T20:01:00Z" w16du:dateUtc="2026-09-26T00:01:00Z"/>
          <w:b/>
          <w:sz w:val="24"/>
          <w:szCs w:val="24"/>
        </w:rPr>
      </w:pPr>
      <w:ins w:id="377" w:author="Domburg, Marleen" w:date="2026-09-25T20:01:00Z" w16du:dateUtc="2026-09-26T00:01:00Z">
        <w:r w:rsidRPr="00FE149C">
          <w:rPr>
            <w:b/>
            <w:sz w:val="24"/>
            <w:szCs w:val="24"/>
          </w:rPr>
          <w:t>GENERAL CONDITIONS</w:t>
        </w:r>
      </w:ins>
    </w:p>
    <w:p w14:paraId="5E93F875" w14:textId="77777777" w:rsidR="00137EB2" w:rsidRDefault="00137EB2" w:rsidP="00137EB2">
      <w:pPr>
        <w:tabs>
          <w:tab w:val="left" w:pos="360"/>
        </w:tabs>
        <w:rPr>
          <w:ins w:id="378" w:author="Domburg, Marleen" w:date="2026-09-25T20:01:00Z" w16du:dateUtc="2026-09-26T00:01:00Z"/>
          <w:rFonts w:ascii="Arial" w:hAnsi="Arial"/>
        </w:rPr>
      </w:pPr>
    </w:p>
    <w:p w14:paraId="6DAF952A" w14:textId="77777777" w:rsidR="00137EB2" w:rsidRDefault="00137EB2" w:rsidP="00137EB2">
      <w:pPr>
        <w:tabs>
          <w:tab w:val="left" w:pos="360"/>
        </w:tabs>
        <w:rPr>
          <w:ins w:id="379" w:author="Domburg, Marleen" w:date="2026-09-25T20:01:00Z" w16du:dateUtc="2026-09-26T00:01:00Z"/>
          <w:rFonts w:ascii="Arial" w:hAnsi="Arial"/>
        </w:rPr>
      </w:pPr>
    </w:p>
    <w:p w14:paraId="03FA6559" w14:textId="77777777" w:rsidR="00137EB2" w:rsidRPr="006720F0" w:rsidRDefault="00137EB2" w:rsidP="00137EB2">
      <w:pPr>
        <w:keepNext/>
        <w:rPr>
          <w:ins w:id="380" w:author="Domburg, Marleen" w:date="2026-09-25T20:01:00Z" w16du:dateUtc="2026-09-26T00:01:00Z"/>
          <w:b/>
          <w:sz w:val="18"/>
          <w:szCs w:val="18"/>
          <w:lang w:val="fr-BE"/>
        </w:rPr>
      </w:pPr>
      <w:ins w:id="381" w:author="Domburg, Marleen" w:date="2026-09-25T20:01:00Z" w16du:dateUtc="2026-09-26T00:01:00Z">
        <w:r w:rsidRPr="006720F0">
          <w:rPr>
            <w:b/>
            <w:sz w:val="18"/>
            <w:szCs w:val="18"/>
            <w:lang w:val="fr-BE"/>
          </w:rPr>
          <w:t>Article 1: Liability</w:t>
        </w:r>
      </w:ins>
    </w:p>
    <w:p w14:paraId="380EA8D3" w14:textId="77777777" w:rsidR="00137EB2" w:rsidRPr="006720F0" w:rsidRDefault="00137EB2" w:rsidP="00137EB2">
      <w:pPr>
        <w:keepNext/>
        <w:rPr>
          <w:ins w:id="382" w:author="Domburg, Marleen" w:date="2026-09-25T20:01:00Z" w16du:dateUtc="2026-09-26T00:01:00Z"/>
          <w:sz w:val="18"/>
          <w:szCs w:val="18"/>
          <w:lang w:val="fr-BE"/>
        </w:rPr>
      </w:pPr>
    </w:p>
    <w:p w14:paraId="256F87E9" w14:textId="77777777" w:rsidR="00137EB2" w:rsidRPr="00FE149C" w:rsidRDefault="00137EB2" w:rsidP="00137EB2">
      <w:pPr>
        <w:jc w:val="both"/>
        <w:rPr>
          <w:ins w:id="383" w:author="Domburg, Marleen" w:date="2026-09-25T20:01:00Z" w16du:dateUtc="2026-09-26T00:01:00Z"/>
          <w:sz w:val="18"/>
          <w:szCs w:val="18"/>
          <w:lang w:val="en-GB"/>
        </w:rPr>
      </w:pPr>
      <w:ins w:id="384" w:author="Domburg, Marleen" w:date="2026-09-25T20:01:00Z" w16du:dateUtc="2026-09-26T00:01:00Z">
        <w:r w:rsidRPr="00FE149C">
          <w:rPr>
            <w:sz w:val="18"/>
            <w:szCs w:val="18"/>
            <w:lang w:val="en-GB"/>
          </w:rPr>
          <w:t>Each party</w:t>
        </w:r>
        <w:r w:rsidR="007A4B08">
          <w:rPr>
            <w:sz w:val="18"/>
            <w:szCs w:val="18"/>
            <w:lang w:val="en-GB"/>
          </w:rPr>
          <w:t xml:space="preserve"> of this agreement </w:t>
        </w:r>
        <w:r w:rsidRPr="00FE149C">
          <w:rPr>
            <w:sz w:val="18"/>
            <w:szCs w:val="18"/>
            <w:lang w:val="en-GB"/>
          </w:rPr>
          <w:t xml:space="preserve">shall exonerate the other from any civil liability for damages suffered by him or his staff as a result of performance of this </w:t>
        </w:r>
        <w:r w:rsidR="007A4B08">
          <w:rPr>
            <w:sz w:val="18"/>
            <w:szCs w:val="18"/>
            <w:lang w:val="en-GB"/>
          </w:rPr>
          <w:t>agreement</w:t>
        </w:r>
        <w:r w:rsidRPr="00FE149C">
          <w:rPr>
            <w:sz w:val="18"/>
            <w:szCs w:val="18"/>
            <w:lang w:val="en-GB"/>
          </w:rPr>
          <w:t>, provided such damages are not the result of serious and deliberate misconduct on the part of the other party or his staff.</w:t>
        </w:r>
      </w:ins>
    </w:p>
    <w:p w14:paraId="42BDC6A4" w14:textId="77777777" w:rsidR="00137EB2" w:rsidRPr="00FE149C" w:rsidRDefault="00137EB2" w:rsidP="00137EB2">
      <w:pPr>
        <w:jc w:val="both"/>
        <w:rPr>
          <w:ins w:id="385" w:author="Domburg, Marleen" w:date="2026-09-25T20:01:00Z" w16du:dateUtc="2026-09-26T00:01:00Z"/>
          <w:sz w:val="18"/>
          <w:szCs w:val="18"/>
          <w:lang w:val="en-GB"/>
        </w:rPr>
      </w:pPr>
    </w:p>
    <w:p w14:paraId="057A68FC" w14:textId="77777777" w:rsidR="00137EB2" w:rsidRPr="00FE149C" w:rsidRDefault="00137EB2" w:rsidP="00137EB2">
      <w:pPr>
        <w:jc w:val="both"/>
        <w:rPr>
          <w:ins w:id="386" w:author="Domburg, Marleen" w:date="2026-09-25T20:01:00Z" w16du:dateUtc="2026-09-26T00:01:00Z"/>
          <w:sz w:val="18"/>
          <w:szCs w:val="18"/>
          <w:lang w:val="en-GB"/>
        </w:rPr>
      </w:pPr>
      <w:ins w:id="387" w:author="Domburg, Marleen" w:date="2026-09-25T20:01:00Z" w16du:dateUtc="2026-09-26T00:01:00Z">
        <w:r w:rsidRPr="00FE149C">
          <w:rPr>
            <w:sz w:val="18"/>
            <w:szCs w:val="18"/>
            <w:lang w:val="en-GB"/>
          </w:rPr>
          <w:t>The National Agency</w:t>
        </w:r>
        <w:r w:rsidR="003D493D" w:rsidRPr="00FE149C">
          <w:rPr>
            <w:sz w:val="18"/>
            <w:szCs w:val="18"/>
            <w:lang w:val="en-GB"/>
          </w:rPr>
          <w:t xml:space="preserve"> of </w:t>
        </w:r>
        <w:r w:rsidR="00865ED3">
          <w:rPr>
            <w:sz w:val="18"/>
            <w:szCs w:val="18"/>
            <w:lang w:val="en-GB"/>
          </w:rPr>
          <w:t xml:space="preserve">the Netherlands, </w:t>
        </w:r>
        <w:r w:rsidRPr="00FE149C">
          <w:rPr>
            <w:sz w:val="18"/>
            <w:szCs w:val="18"/>
            <w:lang w:val="en-GB"/>
          </w:rPr>
          <w:t xml:space="preserve">the European Commission or their staff shall not be held liable in the event of a claim under the </w:t>
        </w:r>
        <w:r w:rsidR="007A4B08">
          <w:rPr>
            <w:sz w:val="18"/>
            <w:szCs w:val="18"/>
            <w:lang w:val="en-GB"/>
          </w:rPr>
          <w:t>agreement</w:t>
        </w:r>
        <w:r w:rsidRPr="00FE149C">
          <w:rPr>
            <w:sz w:val="18"/>
            <w:szCs w:val="18"/>
            <w:lang w:val="en-GB"/>
          </w:rPr>
          <w:t xml:space="preserve"> relating to any damage caused during the execution</w:t>
        </w:r>
        <w:r w:rsidR="003D493D" w:rsidRPr="00FE149C">
          <w:rPr>
            <w:sz w:val="18"/>
            <w:szCs w:val="18"/>
            <w:lang w:val="en-GB"/>
          </w:rPr>
          <w:t xml:space="preserve"> of the </w:t>
        </w:r>
        <w:r w:rsidR="000771D1">
          <w:rPr>
            <w:sz w:val="18"/>
            <w:szCs w:val="18"/>
            <w:lang w:val="en-GB"/>
          </w:rPr>
          <w:t>mobility</w:t>
        </w:r>
        <w:r w:rsidR="002D5FD9" w:rsidRPr="002D5FD9">
          <w:rPr>
            <w:sz w:val="18"/>
            <w:szCs w:val="18"/>
            <w:lang w:val="en-GB"/>
          </w:rPr>
          <w:t xml:space="preserve"> period</w:t>
        </w:r>
        <w:r w:rsidRPr="00FE149C">
          <w:rPr>
            <w:sz w:val="18"/>
            <w:szCs w:val="18"/>
            <w:lang w:val="en-GB"/>
          </w:rPr>
          <w:t xml:space="preserve">. Consequently, the National Agency </w:t>
        </w:r>
        <w:r w:rsidR="003D493D" w:rsidRPr="00FE149C">
          <w:rPr>
            <w:sz w:val="18"/>
            <w:szCs w:val="18"/>
            <w:lang w:val="en-GB"/>
          </w:rPr>
          <w:t xml:space="preserve">of </w:t>
        </w:r>
        <w:r w:rsidR="00865ED3">
          <w:rPr>
            <w:sz w:val="18"/>
            <w:szCs w:val="18"/>
            <w:lang w:val="en-GB"/>
          </w:rPr>
          <w:t>the Netherlands</w:t>
        </w:r>
        <w:r w:rsidR="003D493D" w:rsidRPr="00FE149C">
          <w:rPr>
            <w:sz w:val="18"/>
            <w:szCs w:val="18"/>
            <w:lang w:val="en-GB"/>
          </w:rPr>
          <w:t xml:space="preserve"> </w:t>
        </w:r>
        <w:r w:rsidRPr="00FE149C">
          <w:rPr>
            <w:sz w:val="18"/>
            <w:szCs w:val="18"/>
            <w:lang w:val="en-GB"/>
          </w:rPr>
          <w:t xml:space="preserve">or the European Commission shall not entertain any request for indemnity of reimbursement accompanying such claim. </w:t>
        </w:r>
      </w:ins>
    </w:p>
    <w:p w14:paraId="441A3223" w14:textId="77777777" w:rsidR="00137EB2" w:rsidRPr="00FE149C" w:rsidRDefault="00137EB2" w:rsidP="00137EB2">
      <w:pPr>
        <w:tabs>
          <w:tab w:val="left" w:pos="360"/>
        </w:tabs>
        <w:rPr>
          <w:ins w:id="388" w:author="Domburg, Marleen" w:date="2026-09-25T20:01:00Z" w16du:dateUtc="2026-09-26T00:01:00Z"/>
          <w:sz w:val="18"/>
          <w:szCs w:val="18"/>
          <w:lang w:val="en-GB"/>
        </w:rPr>
      </w:pPr>
    </w:p>
    <w:p w14:paraId="3C023119" w14:textId="77777777" w:rsidR="00137EB2" w:rsidRPr="00FE149C" w:rsidRDefault="00137EB2" w:rsidP="00137EB2">
      <w:pPr>
        <w:keepNext/>
        <w:rPr>
          <w:ins w:id="389" w:author="Domburg, Marleen" w:date="2026-09-25T20:01:00Z" w16du:dateUtc="2026-09-26T00:01:00Z"/>
          <w:b/>
          <w:sz w:val="18"/>
          <w:szCs w:val="18"/>
          <w:lang w:val="en-GB"/>
        </w:rPr>
      </w:pPr>
      <w:ins w:id="390" w:author="Domburg, Marleen" w:date="2026-09-25T20:01:00Z" w16du:dateUtc="2026-09-26T00:01:00Z">
        <w:r w:rsidRPr="00FE149C">
          <w:rPr>
            <w:b/>
            <w:sz w:val="18"/>
            <w:szCs w:val="18"/>
            <w:lang w:val="en-GB"/>
          </w:rPr>
          <w:t xml:space="preserve">Article 2: Termination of the </w:t>
        </w:r>
        <w:r w:rsidR="007A4B08">
          <w:rPr>
            <w:b/>
            <w:sz w:val="18"/>
            <w:szCs w:val="18"/>
            <w:lang w:val="en-GB"/>
          </w:rPr>
          <w:t>agreement</w:t>
        </w:r>
      </w:ins>
    </w:p>
    <w:p w14:paraId="3B225164" w14:textId="77777777" w:rsidR="00137EB2" w:rsidRPr="00FE149C" w:rsidRDefault="00137EB2" w:rsidP="00137EB2">
      <w:pPr>
        <w:rPr>
          <w:ins w:id="391" w:author="Domburg, Marleen" w:date="2026-09-25T20:01:00Z" w16du:dateUtc="2026-09-26T00:01:00Z"/>
          <w:sz w:val="18"/>
          <w:szCs w:val="18"/>
          <w:lang w:val="en-GB"/>
        </w:rPr>
      </w:pPr>
    </w:p>
    <w:p w14:paraId="2E9943D8" w14:textId="77777777" w:rsidR="00137EB2" w:rsidRPr="00FE149C" w:rsidRDefault="00137EB2" w:rsidP="00137EB2">
      <w:pPr>
        <w:jc w:val="both"/>
        <w:rPr>
          <w:ins w:id="392" w:author="Domburg, Marleen" w:date="2026-09-25T20:01:00Z" w16du:dateUtc="2026-09-26T00:01:00Z"/>
          <w:sz w:val="18"/>
          <w:szCs w:val="18"/>
          <w:lang w:val="en-GB"/>
        </w:rPr>
      </w:pPr>
      <w:ins w:id="393" w:author="Domburg, Marleen" w:date="2026-09-25T20:01:00Z" w16du:dateUtc="2026-09-26T00:01:00Z">
        <w:r w:rsidRPr="00FE149C">
          <w:rPr>
            <w:sz w:val="18"/>
            <w:szCs w:val="18"/>
            <w:lang w:val="en-GB"/>
          </w:rPr>
          <w:t xml:space="preserve">In the event of failure by </w:t>
        </w:r>
        <w:r w:rsidR="00BC384A" w:rsidRPr="00FE149C">
          <w:rPr>
            <w:sz w:val="18"/>
            <w:szCs w:val="18"/>
            <w:lang w:val="en-GB"/>
          </w:rPr>
          <w:t xml:space="preserve">the </w:t>
        </w:r>
        <w:r w:rsidR="00065470" w:rsidRPr="00065470">
          <w:rPr>
            <w:sz w:val="18"/>
            <w:szCs w:val="18"/>
            <w:lang w:val="en-GB"/>
          </w:rPr>
          <w:t xml:space="preserve">participant </w:t>
        </w:r>
        <w:r w:rsidRPr="00FE149C">
          <w:rPr>
            <w:sz w:val="18"/>
            <w:szCs w:val="18"/>
            <w:lang w:val="en-GB"/>
          </w:rPr>
          <w:t xml:space="preserve">to perform any of the obligations arising from the </w:t>
        </w:r>
        <w:r w:rsidR="007A4B08">
          <w:rPr>
            <w:sz w:val="18"/>
            <w:szCs w:val="18"/>
            <w:lang w:val="en-GB"/>
          </w:rPr>
          <w:t>agreement</w:t>
        </w:r>
        <w:r w:rsidRPr="00FE149C">
          <w:rPr>
            <w:sz w:val="18"/>
            <w:szCs w:val="18"/>
            <w:lang w:val="en-GB"/>
          </w:rPr>
          <w:t xml:space="preserve">, and regardless of the consequences provided for under the applicable law, the institution is legally entitled to terminate or cancel the </w:t>
        </w:r>
        <w:r w:rsidR="007A4B08">
          <w:rPr>
            <w:sz w:val="18"/>
            <w:szCs w:val="18"/>
            <w:lang w:val="en-GB"/>
          </w:rPr>
          <w:t>agreement</w:t>
        </w:r>
        <w:r w:rsidRPr="00FE149C">
          <w:rPr>
            <w:sz w:val="18"/>
            <w:szCs w:val="18"/>
            <w:lang w:val="en-GB"/>
          </w:rPr>
          <w:t xml:space="preserve"> without any further legal formality where no action is taken by </w:t>
        </w:r>
        <w:r w:rsidR="00BC384A" w:rsidRPr="00FE149C">
          <w:rPr>
            <w:sz w:val="18"/>
            <w:szCs w:val="18"/>
            <w:lang w:val="en-GB"/>
          </w:rPr>
          <w:t xml:space="preserve">the </w:t>
        </w:r>
        <w:r w:rsidR="00065470" w:rsidRPr="00065470">
          <w:rPr>
            <w:sz w:val="18"/>
            <w:szCs w:val="18"/>
            <w:lang w:val="en-GB"/>
          </w:rPr>
          <w:t xml:space="preserve">participant </w:t>
        </w:r>
        <w:r w:rsidRPr="00FE149C">
          <w:rPr>
            <w:sz w:val="18"/>
            <w:szCs w:val="18"/>
            <w:lang w:val="en-GB"/>
          </w:rPr>
          <w:t>within one month of receiving notification by registered letter.</w:t>
        </w:r>
      </w:ins>
    </w:p>
    <w:p w14:paraId="48CC7921" w14:textId="77777777" w:rsidR="00137EB2" w:rsidRPr="00FE149C" w:rsidRDefault="00137EB2" w:rsidP="00137EB2">
      <w:pPr>
        <w:jc w:val="both"/>
        <w:rPr>
          <w:ins w:id="394" w:author="Domburg, Marleen" w:date="2026-09-25T20:01:00Z" w16du:dateUtc="2026-09-26T00:01:00Z"/>
          <w:sz w:val="18"/>
          <w:szCs w:val="18"/>
          <w:lang w:val="en-GB"/>
        </w:rPr>
      </w:pPr>
    </w:p>
    <w:p w14:paraId="674FC1A6" w14:textId="77777777" w:rsidR="00137EB2" w:rsidRPr="00FE149C" w:rsidRDefault="00137EB2" w:rsidP="00A853AF">
      <w:pPr>
        <w:jc w:val="both"/>
        <w:rPr>
          <w:ins w:id="395" w:author="Domburg, Marleen" w:date="2026-09-25T20:01:00Z" w16du:dateUtc="2026-09-26T00:01:00Z"/>
          <w:sz w:val="18"/>
          <w:szCs w:val="18"/>
          <w:lang w:val="en-GB"/>
        </w:rPr>
      </w:pPr>
      <w:ins w:id="396" w:author="Domburg, Marleen" w:date="2026-09-25T20:01:00Z" w16du:dateUtc="2026-09-26T00:01:00Z">
        <w:r w:rsidRPr="00FE149C">
          <w:rPr>
            <w:sz w:val="18"/>
            <w:szCs w:val="18"/>
            <w:lang w:val="en-GB"/>
          </w:rPr>
          <w:t xml:space="preserve">If the </w:t>
        </w:r>
        <w:r w:rsidR="00065470" w:rsidRPr="00065470">
          <w:rPr>
            <w:sz w:val="18"/>
            <w:szCs w:val="18"/>
            <w:lang w:val="en-GB"/>
          </w:rPr>
          <w:t xml:space="preserve">participant </w:t>
        </w:r>
        <w:r w:rsidRPr="00FE149C">
          <w:rPr>
            <w:sz w:val="18"/>
            <w:szCs w:val="18"/>
            <w:lang w:val="en-GB"/>
          </w:rPr>
          <w:t xml:space="preserve">terminates the </w:t>
        </w:r>
        <w:r w:rsidR="007A4B08">
          <w:rPr>
            <w:sz w:val="18"/>
            <w:szCs w:val="18"/>
            <w:lang w:val="en-GB"/>
          </w:rPr>
          <w:t>agreement</w:t>
        </w:r>
        <w:r w:rsidRPr="00FE149C">
          <w:rPr>
            <w:sz w:val="18"/>
            <w:szCs w:val="18"/>
            <w:lang w:val="en-GB"/>
          </w:rPr>
          <w:t xml:space="preserve"> before its </w:t>
        </w:r>
        <w:r w:rsidR="007A4B08">
          <w:rPr>
            <w:sz w:val="18"/>
            <w:szCs w:val="18"/>
            <w:lang w:val="en-GB"/>
          </w:rPr>
          <w:t>agreement</w:t>
        </w:r>
        <w:r w:rsidR="008C165E">
          <w:rPr>
            <w:sz w:val="18"/>
            <w:szCs w:val="18"/>
            <w:lang w:val="en-GB"/>
          </w:rPr>
          <w:t xml:space="preserve"> </w:t>
        </w:r>
        <w:r w:rsidRPr="00FE149C">
          <w:rPr>
            <w:sz w:val="18"/>
            <w:szCs w:val="18"/>
            <w:lang w:val="en-GB"/>
          </w:rPr>
          <w:t>end</w:t>
        </w:r>
        <w:r w:rsidR="00A853AF">
          <w:rPr>
            <w:sz w:val="18"/>
            <w:szCs w:val="18"/>
            <w:lang w:val="en-GB"/>
          </w:rPr>
          <w:t>s</w:t>
        </w:r>
        <w:r w:rsidRPr="00FE149C">
          <w:rPr>
            <w:sz w:val="18"/>
            <w:szCs w:val="18"/>
            <w:lang w:val="en-GB"/>
          </w:rPr>
          <w:t xml:space="preserve"> or if he/she fails to follow the </w:t>
        </w:r>
        <w:r w:rsidR="007A4B08">
          <w:rPr>
            <w:sz w:val="18"/>
            <w:szCs w:val="18"/>
            <w:lang w:val="en-GB"/>
          </w:rPr>
          <w:t>agreement</w:t>
        </w:r>
        <w:r w:rsidRPr="00FE149C">
          <w:rPr>
            <w:sz w:val="18"/>
            <w:szCs w:val="18"/>
            <w:lang w:val="en-GB"/>
          </w:rPr>
          <w:t xml:space="preserve"> in accordance with the rules, he/she </w:t>
        </w:r>
        <w:r w:rsidR="00D70C32">
          <w:rPr>
            <w:sz w:val="18"/>
            <w:szCs w:val="18"/>
            <w:lang w:val="en-GB"/>
          </w:rPr>
          <w:t>shall</w:t>
        </w:r>
        <w:r w:rsidRPr="00FE149C">
          <w:rPr>
            <w:sz w:val="18"/>
            <w:szCs w:val="18"/>
            <w:lang w:val="en-GB"/>
          </w:rPr>
          <w:t xml:space="preserve"> have to refund the amount of the grant already paid. </w:t>
        </w:r>
      </w:ins>
    </w:p>
    <w:p w14:paraId="79C4F543" w14:textId="77777777" w:rsidR="00137EB2" w:rsidRPr="00FE149C" w:rsidRDefault="00137EB2" w:rsidP="00137EB2">
      <w:pPr>
        <w:rPr>
          <w:ins w:id="397" w:author="Domburg, Marleen" w:date="2026-09-25T20:01:00Z" w16du:dateUtc="2026-09-26T00:01:00Z"/>
          <w:sz w:val="18"/>
          <w:szCs w:val="18"/>
          <w:lang w:val="en-GB"/>
        </w:rPr>
      </w:pPr>
    </w:p>
    <w:p w14:paraId="14020421" w14:textId="77777777" w:rsidR="00137EB2" w:rsidRPr="00FE149C" w:rsidRDefault="00137EB2" w:rsidP="00986E2C">
      <w:pPr>
        <w:jc w:val="both"/>
        <w:rPr>
          <w:ins w:id="398" w:author="Domburg, Marleen" w:date="2026-09-25T20:01:00Z" w16du:dateUtc="2026-09-26T00:01:00Z"/>
          <w:sz w:val="18"/>
          <w:szCs w:val="18"/>
          <w:lang w:val="en-GB"/>
        </w:rPr>
      </w:pPr>
      <w:ins w:id="399" w:author="Domburg, Marleen" w:date="2026-09-25T20:01:00Z" w16du:dateUtc="2026-09-26T00:01:00Z">
        <w:r w:rsidRPr="00FE149C">
          <w:rPr>
            <w:sz w:val="18"/>
            <w:szCs w:val="18"/>
            <w:lang w:val="en-GB"/>
          </w:rPr>
          <w:t xml:space="preserve">In case of termination by the </w:t>
        </w:r>
        <w:r w:rsidR="00065470" w:rsidRPr="00065470">
          <w:rPr>
            <w:sz w:val="18"/>
            <w:szCs w:val="18"/>
            <w:lang w:val="en-GB"/>
          </w:rPr>
          <w:t xml:space="preserve">participant </w:t>
        </w:r>
        <w:r w:rsidRPr="00FE149C">
          <w:rPr>
            <w:sz w:val="18"/>
            <w:szCs w:val="18"/>
            <w:lang w:val="en-GB"/>
          </w:rPr>
          <w:t xml:space="preserve">due to "force majeure", i.e. an unforeseeable exceptional situation or event beyond the </w:t>
        </w:r>
        <w:r w:rsidR="00065470" w:rsidRPr="00065470">
          <w:rPr>
            <w:sz w:val="18"/>
            <w:szCs w:val="18"/>
            <w:lang w:val="en-GB"/>
          </w:rPr>
          <w:t>participant</w:t>
        </w:r>
        <w:r w:rsidR="00065470">
          <w:rPr>
            <w:sz w:val="18"/>
            <w:szCs w:val="18"/>
            <w:lang w:val="en-GB"/>
          </w:rPr>
          <w:t>'s</w:t>
        </w:r>
        <w:r w:rsidR="00065470" w:rsidRPr="00065470">
          <w:rPr>
            <w:sz w:val="18"/>
            <w:szCs w:val="18"/>
            <w:lang w:val="en-GB"/>
          </w:rPr>
          <w:t xml:space="preserve"> </w:t>
        </w:r>
        <w:r w:rsidRPr="00FE149C">
          <w:rPr>
            <w:sz w:val="18"/>
            <w:szCs w:val="18"/>
            <w:lang w:val="en-GB"/>
          </w:rPr>
          <w:t xml:space="preserve">control and not attributable to error or negligence on his/her part, the </w:t>
        </w:r>
        <w:r w:rsidR="00065470" w:rsidRPr="00065470">
          <w:rPr>
            <w:sz w:val="18"/>
            <w:szCs w:val="18"/>
            <w:lang w:val="en-GB"/>
          </w:rPr>
          <w:t xml:space="preserve">participant </w:t>
        </w:r>
        <w:r w:rsidR="00D70C32">
          <w:rPr>
            <w:sz w:val="18"/>
            <w:szCs w:val="18"/>
            <w:lang w:val="en-GB"/>
          </w:rPr>
          <w:t>shall</w:t>
        </w:r>
        <w:r w:rsidRPr="00FE149C">
          <w:rPr>
            <w:sz w:val="18"/>
            <w:szCs w:val="18"/>
            <w:lang w:val="en-GB"/>
          </w:rPr>
          <w:t xml:space="preserve"> be entitled to receive the amount of the grant corresponding to the actual </w:t>
        </w:r>
        <w:r w:rsidR="000771D1">
          <w:rPr>
            <w:sz w:val="18"/>
            <w:szCs w:val="18"/>
            <w:lang w:val="en-GB"/>
          </w:rPr>
          <w:t>duration of the mobility period as defined in article 2.</w:t>
        </w:r>
        <w:r w:rsidR="0048427B">
          <w:rPr>
            <w:sz w:val="18"/>
            <w:szCs w:val="18"/>
            <w:lang w:val="en-GB"/>
          </w:rPr>
          <w:t>2</w:t>
        </w:r>
        <w:r w:rsidRPr="00FE149C">
          <w:rPr>
            <w:sz w:val="18"/>
            <w:szCs w:val="18"/>
            <w:lang w:val="en-GB"/>
          </w:rPr>
          <w:t xml:space="preserve">. Any remaining funds </w:t>
        </w:r>
        <w:r w:rsidR="00D70C32">
          <w:rPr>
            <w:sz w:val="18"/>
            <w:szCs w:val="18"/>
            <w:lang w:val="en-GB"/>
          </w:rPr>
          <w:t>shall</w:t>
        </w:r>
        <w:r w:rsidRPr="00FE149C">
          <w:rPr>
            <w:sz w:val="18"/>
            <w:szCs w:val="18"/>
            <w:lang w:val="en-GB"/>
          </w:rPr>
          <w:t xml:space="preserve"> have to be refunded.</w:t>
        </w:r>
      </w:ins>
    </w:p>
    <w:p w14:paraId="2C6511F9" w14:textId="77777777" w:rsidR="00137EB2" w:rsidRPr="00FE149C" w:rsidRDefault="00137EB2" w:rsidP="00137EB2">
      <w:pPr>
        <w:rPr>
          <w:ins w:id="400" w:author="Domburg, Marleen" w:date="2026-09-25T20:01:00Z" w16du:dateUtc="2026-09-26T00:01:00Z"/>
          <w:sz w:val="18"/>
          <w:szCs w:val="18"/>
          <w:lang w:val="en-GB"/>
        </w:rPr>
      </w:pPr>
    </w:p>
    <w:p w14:paraId="3C6F48D6" w14:textId="77777777" w:rsidR="00137EB2" w:rsidRPr="00FE149C" w:rsidRDefault="00137EB2" w:rsidP="00137EB2">
      <w:pPr>
        <w:rPr>
          <w:ins w:id="401" w:author="Domburg, Marleen" w:date="2026-09-25T20:01:00Z" w16du:dateUtc="2026-09-26T00:01:00Z"/>
          <w:b/>
          <w:sz w:val="18"/>
          <w:szCs w:val="18"/>
          <w:lang w:val="en-GB"/>
        </w:rPr>
      </w:pPr>
      <w:ins w:id="402" w:author="Domburg, Marleen" w:date="2026-09-25T20:01:00Z" w16du:dateUtc="2026-09-26T00:01:00Z">
        <w:r w:rsidRPr="00FE149C">
          <w:rPr>
            <w:b/>
            <w:sz w:val="18"/>
            <w:szCs w:val="18"/>
            <w:lang w:val="en-GB"/>
          </w:rPr>
          <w:t xml:space="preserve">Article </w:t>
        </w:r>
        <w:r w:rsidR="001015CE" w:rsidRPr="00FE149C">
          <w:rPr>
            <w:b/>
            <w:sz w:val="18"/>
            <w:szCs w:val="18"/>
            <w:lang w:val="en-GB"/>
          </w:rPr>
          <w:t>3</w:t>
        </w:r>
        <w:r w:rsidRPr="00FE149C">
          <w:rPr>
            <w:b/>
            <w:sz w:val="18"/>
            <w:szCs w:val="18"/>
            <w:lang w:val="en-GB"/>
          </w:rPr>
          <w:t>: Data Protection</w:t>
        </w:r>
      </w:ins>
    </w:p>
    <w:p w14:paraId="144A093E" w14:textId="77777777" w:rsidR="00137EB2" w:rsidRPr="00FE149C" w:rsidRDefault="00137EB2" w:rsidP="00137EB2">
      <w:pPr>
        <w:rPr>
          <w:ins w:id="403" w:author="Domburg, Marleen" w:date="2026-09-25T20:01:00Z" w16du:dateUtc="2026-09-26T00:01:00Z"/>
          <w:b/>
          <w:sz w:val="18"/>
          <w:szCs w:val="18"/>
          <w:lang w:val="en-GB"/>
        </w:rPr>
      </w:pPr>
    </w:p>
    <w:p w14:paraId="77515EA5" w14:textId="77777777" w:rsidR="00137EB2" w:rsidRPr="00FE149C" w:rsidRDefault="00137EB2" w:rsidP="00986E2C">
      <w:pPr>
        <w:jc w:val="both"/>
        <w:rPr>
          <w:ins w:id="404" w:author="Domburg, Marleen" w:date="2026-09-25T20:01:00Z" w16du:dateUtc="2026-09-26T00:01:00Z"/>
          <w:sz w:val="18"/>
          <w:szCs w:val="18"/>
          <w:lang w:val="en-GB"/>
        </w:rPr>
      </w:pPr>
      <w:ins w:id="405" w:author="Domburg, Marleen" w:date="2026-09-25T20:01:00Z" w16du:dateUtc="2026-09-26T00:01:00Z">
        <w:r w:rsidRPr="00FE149C">
          <w:rPr>
            <w:sz w:val="18"/>
            <w:szCs w:val="18"/>
            <w:lang w:val="en-GB"/>
          </w:rPr>
          <w:t xml:space="preserve">All personal data contained in the </w:t>
        </w:r>
        <w:r w:rsidR="007A4B08">
          <w:rPr>
            <w:sz w:val="18"/>
            <w:szCs w:val="18"/>
            <w:lang w:val="en-GB"/>
          </w:rPr>
          <w:t>agreement</w:t>
        </w:r>
        <w:r w:rsidRPr="00FE149C">
          <w:rPr>
            <w:sz w:val="18"/>
            <w:szCs w:val="18"/>
            <w:lang w:val="en-GB"/>
          </w:rPr>
          <w:t xml:space="preserve"> shall be processed in accordance with Regulation (EC) No 45/2001 of the European Parliament and of the Council on the protection of individuals with regard to the processing of personal data by the </w:t>
        </w:r>
        <w:r w:rsidR="00E6187C">
          <w:rPr>
            <w:sz w:val="18"/>
            <w:szCs w:val="18"/>
            <w:lang w:val="en-GB"/>
          </w:rPr>
          <w:t>EU</w:t>
        </w:r>
        <w:r w:rsidR="00E6187C" w:rsidRPr="00FE149C">
          <w:rPr>
            <w:sz w:val="18"/>
            <w:szCs w:val="18"/>
            <w:lang w:val="en-GB"/>
          </w:rPr>
          <w:t xml:space="preserve"> </w:t>
        </w:r>
        <w:r w:rsidRPr="00FE149C">
          <w:rPr>
            <w:sz w:val="18"/>
            <w:szCs w:val="18"/>
            <w:lang w:val="en-GB"/>
          </w:rPr>
          <w:t xml:space="preserve">institutions and bodies and on the free movement of such data. Such data shall be processed solely in connection with the implementation and follow-up of the </w:t>
        </w:r>
        <w:r w:rsidR="007A4B08">
          <w:rPr>
            <w:sz w:val="18"/>
            <w:szCs w:val="18"/>
            <w:lang w:val="en-GB"/>
          </w:rPr>
          <w:t>agreement</w:t>
        </w:r>
        <w:r w:rsidRPr="00FE149C">
          <w:rPr>
            <w:sz w:val="18"/>
            <w:szCs w:val="18"/>
            <w:lang w:val="en-GB"/>
          </w:rPr>
          <w:t xml:space="preserve"> by the sending institution, the National Agency and the European Commission, without prejudice to the possibility of passing the data to the bodies responsible for inspection and audit in accordance with </w:t>
        </w:r>
        <w:r w:rsidR="00E6187C">
          <w:rPr>
            <w:sz w:val="18"/>
            <w:szCs w:val="18"/>
            <w:lang w:val="en-GB"/>
          </w:rPr>
          <w:t>EU</w:t>
        </w:r>
        <w:r w:rsidR="00E6187C" w:rsidRPr="00FE149C">
          <w:rPr>
            <w:sz w:val="18"/>
            <w:szCs w:val="18"/>
            <w:lang w:val="en-GB"/>
          </w:rPr>
          <w:t xml:space="preserve"> </w:t>
        </w:r>
        <w:r w:rsidRPr="00FE149C">
          <w:rPr>
            <w:sz w:val="18"/>
            <w:szCs w:val="18"/>
            <w:lang w:val="en-GB"/>
          </w:rPr>
          <w:t>legislation (Court of Auditors or European Antifraud Office (OLAF).</w:t>
        </w:r>
      </w:ins>
    </w:p>
    <w:p w14:paraId="07A8D8F4" w14:textId="77777777" w:rsidR="00137EB2" w:rsidRPr="00FE149C" w:rsidRDefault="00137EB2" w:rsidP="00137EB2">
      <w:pPr>
        <w:rPr>
          <w:ins w:id="406" w:author="Domburg, Marleen" w:date="2026-09-25T20:01:00Z" w16du:dateUtc="2026-09-26T00:01:00Z"/>
          <w:sz w:val="18"/>
          <w:szCs w:val="18"/>
          <w:lang w:val="en-GB"/>
        </w:rPr>
      </w:pPr>
    </w:p>
    <w:p w14:paraId="7397C99A" w14:textId="77777777" w:rsidR="00137EB2" w:rsidRPr="00FE149C" w:rsidRDefault="00137EB2" w:rsidP="00986E2C">
      <w:pPr>
        <w:jc w:val="both"/>
        <w:rPr>
          <w:ins w:id="407" w:author="Domburg, Marleen" w:date="2026-09-25T20:01:00Z" w16du:dateUtc="2026-09-26T00:01:00Z"/>
          <w:sz w:val="18"/>
          <w:szCs w:val="18"/>
          <w:lang w:val="en-GB"/>
        </w:rPr>
      </w:pPr>
      <w:ins w:id="408" w:author="Domburg, Marleen" w:date="2026-09-25T20:01:00Z" w16du:dateUtc="2026-09-26T00:01:00Z">
        <w:r w:rsidRPr="00FE149C">
          <w:rPr>
            <w:sz w:val="18"/>
            <w:szCs w:val="18"/>
            <w:lang w:val="en-GB"/>
          </w:rPr>
          <w:t xml:space="preserve">The </w:t>
        </w:r>
        <w:r w:rsidR="00065470" w:rsidRPr="00065470">
          <w:rPr>
            <w:sz w:val="18"/>
            <w:szCs w:val="18"/>
            <w:lang w:val="en-GB"/>
          </w:rPr>
          <w:t>participant</w:t>
        </w:r>
        <w:r w:rsidRPr="00FE149C">
          <w:rPr>
            <w:sz w:val="18"/>
            <w:szCs w:val="18"/>
            <w:lang w:val="en-GB"/>
          </w:rPr>
          <w:t xml:space="preserve"> may, on written request, gain access to his personal data and correct any information that is inaccurate or incomplete. He/she should address any questions regarding the processing of his/her personal data to the sending institution and/or the National Agency. The participant may lodge a complaint against the processing of his personal data with the [national supervising body for data protection] with regard to the use of these data by the sending institution, the National Agency, or to the European Data Protection Supervisor with regard to the use of the data by the European Commission.</w:t>
        </w:r>
      </w:ins>
    </w:p>
    <w:p w14:paraId="211E054B" w14:textId="77777777" w:rsidR="00137EB2" w:rsidRPr="00FE149C" w:rsidRDefault="00137EB2" w:rsidP="00137EB2">
      <w:pPr>
        <w:rPr>
          <w:ins w:id="409" w:author="Domburg, Marleen" w:date="2026-09-25T20:01:00Z" w16du:dateUtc="2026-09-26T00:01:00Z"/>
          <w:sz w:val="18"/>
          <w:szCs w:val="18"/>
          <w:lang w:val="en-GB"/>
        </w:rPr>
      </w:pPr>
    </w:p>
    <w:p w14:paraId="17BDDAC0" w14:textId="77777777" w:rsidR="00137EB2" w:rsidRPr="00FE149C" w:rsidRDefault="00137EB2" w:rsidP="00137EB2">
      <w:pPr>
        <w:rPr>
          <w:ins w:id="410" w:author="Domburg, Marleen" w:date="2026-09-25T20:01:00Z" w16du:dateUtc="2026-09-26T00:01:00Z"/>
          <w:sz w:val="18"/>
          <w:szCs w:val="18"/>
          <w:lang w:val="en-GB"/>
        </w:rPr>
      </w:pPr>
    </w:p>
    <w:p w14:paraId="697DBCAF" w14:textId="77777777" w:rsidR="00137EB2" w:rsidRPr="00FE149C" w:rsidRDefault="00137EB2" w:rsidP="00137EB2">
      <w:pPr>
        <w:rPr>
          <w:ins w:id="411" w:author="Domburg, Marleen" w:date="2026-09-25T20:01:00Z" w16du:dateUtc="2026-09-26T00:01:00Z"/>
          <w:sz w:val="18"/>
          <w:szCs w:val="18"/>
          <w:lang w:val="en-GB"/>
        </w:rPr>
      </w:pPr>
      <w:ins w:id="412" w:author="Domburg, Marleen" w:date="2026-09-25T20:01:00Z" w16du:dateUtc="2026-09-26T00:01:00Z">
        <w:r w:rsidRPr="00FE149C">
          <w:rPr>
            <w:b/>
            <w:sz w:val="18"/>
            <w:szCs w:val="18"/>
            <w:lang w:val="en-GB"/>
          </w:rPr>
          <w:t xml:space="preserve">Article </w:t>
        </w:r>
        <w:r w:rsidR="001015CE" w:rsidRPr="00FE149C">
          <w:rPr>
            <w:b/>
            <w:sz w:val="18"/>
            <w:szCs w:val="18"/>
            <w:lang w:val="en-GB"/>
          </w:rPr>
          <w:t>4</w:t>
        </w:r>
        <w:r w:rsidRPr="00FE149C">
          <w:rPr>
            <w:b/>
            <w:sz w:val="18"/>
            <w:szCs w:val="18"/>
            <w:lang w:val="en-GB"/>
          </w:rPr>
          <w:t>: Checks and Audits</w:t>
        </w:r>
      </w:ins>
    </w:p>
    <w:p w14:paraId="17BC639D" w14:textId="77777777" w:rsidR="00137EB2" w:rsidRPr="00FE149C" w:rsidRDefault="00137EB2" w:rsidP="00137EB2">
      <w:pPr>
        <w:rPr>
          <w:ins w:id="413" w:author="Domburg, Marleen" w:date="2026-09-25T20:01:00Z" w16du:dateUtc="2026-09-26T00:01:00Z"/>
          <w:sz w:val="18"/>
          <w:szCs w:val="18"/>
          <w:lang w:val="en-GB"/>
        </w:rPr>
      </w:pPr>
    </w:p>
    <w:p w14:paraId="31462FF0" w14:textId="77777777" w:rsidR="00E85892" w:rsidRDefault="00137EB2" w:rsidP="00137EB2">
      <w:pPr>
        <w:jc w:val="both"/>
        <w:rPr>
          <w:ins w:id="414" w:author="Domburg, Marleen" w:date="2026-09-25T20:01:00Z" w16du:dateUtc="2026-09-26T00:01:00Z"/>
          <w:sz w:val="18"/>
          <w:szCs w:val="18"/>
          <w:lang w:val="en-GB"/>
        </w:rPr>
      </w:pPr>
      <w:ins w:id="415" w:author="Domburg, Marleen" w:date="2026-09-25T20:01:00Z" w16du:dateUtc="2026-09-26T00:01:00Z">
        <w:r w:rsidRPr="00FE149C">
          <w:rPr>
            <w:sz w:val="18"/>
            <w:szCs w:val="18"/>
            <w:lang w:val="en-GB"/>
          </w:rPr>
          <w:t xml:space="preserve">The parties of the </w:t>
        </w:r>
        <w:r w:rsidR="007A4B08">
          <w:rPr>
            <w:sz w:val="18"/>
            <w:szCs w:val="18"/>
            <w:lang w:val="en-GB"/>
          </w:rPr>
          <w:t>agreement</w:t>
        </w:r>
        <w:r w:rsidRPr="00FE149C">
          <w:rPr>
            <w:sz w:val="18"/>
            <w:szCs w:val="18"/>
            <w:lang w:val="en-GB"/>
          </w:rPr>
          <w:t xml:space="preserve"> undertake to provide any detailed information requested by the European Commission, the National Agency </w:t>
        </w:r>
        <w:r w:rsidR="003D493D" w:rsidRPr="00FE149C">
          <w:rPr>
            <w:sz w:val="18"/>
            <w:szCs w:val="18"/>
            <w:lang w:val="en-GB"/>
          </w:rPr>
          <w:t xml:space="preserve">of </w:t>
        </w:r>
        <w:r w:rsidR="00865ED3">
          <w:rPr>
            <w:sz w:val="18"/>
            <w:szCs w:val="18"/>
            <w:lang w:val="en-GB"/>
          </w:rPr>
          <w:t xml:space="preserve">the Netherlands </w:t>
        </w:r>
        <w:r w:rsidRPr="00FE149C">
          <w:rPr>
            <w:sz w:val="18"/>
            <w:szCs w:val="18"/>
            <w:lang w:val="en-GB"/>
          </w:rPr>
          <w:t xml:space="preserve">or by any other outside body authorised by the European Commission or the National Agency </w:t>
        </w:r>
        <w:r w:rsidR="003D493D" w:rsidRPr="00FE149C">
          <w:rPr>
            <w:sz w:val="18"/>
            <w:szCs w:val="18"/>
            <w:lang w:val="en-GB"/>
          </w:rPr>
          <w:t>of</w:t>
        </w:r>
        <w:r w:rsidR="00865ED3">
          <w:rPr>
            <w:sz w:val="18"/>
            <w:szCs w:val="18"/>
            <w:lang w:val="en-GB"/>
          </w:rPr>
          <w:t xml:space="preserve"> the Netherlands</w:t>
        </w:r>
        <w:r w:rsidR="003D493D" w:rsidRPr="00FE149C">
          <w:rPr>
            <w:sz w:val="18"/>
            <w:szCs w:val="18"/>
            <w:lang w:val="en-GB"/>
          </w:rPr>
          <w:t xml:space="preserve"> </w:t>
        </w:r>
        <w:r w:rsidRPr="00FE149C">
          <w:rPr>
            <w:sz w:val="18"/>
            <w:szCs w:val="18"/>
            <w:lang w:val="en-GB"/>
          </w:rPr>
          <w:t>to check that the</w:t>
        </w:r>
        <w:r w:rsidR="002D5FD9" w:rsidRPr="002D5FD9">
          <w:rPr>
            <w:sz w:val="18"/>
            <w:szCs w:val="18"/>
            <w:lang w:val="en-GB"/>
          </w:rPr>
          <w:t xml:space="preserve"> mobility period</w:t>
        </w:r>
        <w:r w:rsidRPr="00FE149C">
          <w:rPr>
            <w:sz w:val="18"/>
            <w:szCs w:val="18"/>
            <w:lang w:val="en-GB"/>
          </w:rPr>
          <w:t xml:space="preserve"> and the provisions of the </w:t>
        </w:r>
        <w:r w:rsidR="007A4B08">
          <w:rPr>
            <w:sz w:val="18"/>
            <w:szCs w:val="18"/>
            <w:lang w:val="en-GB"/>
          </w:rPr>
          <w:t>agreement</w:t>
        </w:r>
        <w:r w:rsidRPr="00FE149C">
          <w:rPr>
            <w:sz w:val="18"/>
            <w:szCs w:val="18"/>
            <w:lang w:val="en-GB"/>
          </w:rPr>
          <w:t xml:space="preserve"> are being properly implemented.</w:t>
        </w:r>
      </w:ins>
    </w:p>
    <w:p w14:paraId="6CA9E2FA" w14:textId="77777777" w:rsidR="002D5FD9" w:rsidRDefault="002D5FD9" w:rsidP="00137EB2">
      <w:pPr>
        <w:jc w:val="both"/>
        <w:rPr>
          <w:ins w:id="416" w:author="Domburg, Marleen" w:date="2026-09-25T20:01:00Z" w16du:dateUtc="2026-09-26T00:01:00Z"/>
          <w:sz w:val="18"/>
          <w:szCs w:val="18"/>
          <w:lang w:val="en-GB"/>
        </w:rPr>
        <w:sectPr w:rsidR="002D5FD9" w:rsidSect="00CF1DDD">
          <w:headerReference w:type="default" r:id="rId13"/>
          <w:footerReference w:type="default" r:id="rId14"/>
          <w:pgSz w:w="11906" w:h="16838"/>
          <w:pgMar w:top="1440" w:right="1134" w:bottom="1440" w:left="1134" w:header="720" w:footer="720" w:gutter="0"/>
          <w:cols w:num="2" w:space="720" w:equalWidth="0">
            <w:col w:w="4465" w:space="708"/>
            <w:col w:w="4465"/>
          </w:cols>
        </w:sectPr>
      </w:pPr>
    </w:p>
    <w:p w14:paraId="4C757406" w14:textId="77777777" w:rsidR="00E85892" w:rsidRDefault="00E85892" w:rsidP="00E85892">
      <w:pPr>
        <w:jc w:val="both"/>
        <w:rPr>
          <w:ins w:id="417" w:author="Domburg, Marleen" w:date="2026-09-25T20:01:00Z" w16du:dateUtc="2026-09-26T00:01:00Z"/>
          <w:lang w:val="en-GB"/>
        </w:rPr>
      </w:pPr>
    </w:p>
    <w:p w14:paraId="50F0F6E6" w14:textId="77777777" w:rsidR="00F66F07" w:rsidRDefault="00F66F07" w:rsidP="00E85892">
      <w:pPr>
        <w:jc w:val="both"/>
        <w:rPr>
          <w:ins w:id="418" w:author="Domburg, Marleen" w:date="2026-09-25T20:01:00Z" w16du:dateUtc="2026-09-26T00:01:00Z"/>
          <w:lang w:val="en-GB"/>
        </w:rPr>
      </w:pPr>
    </w:p>
    <w:p w14:paraId="473CC4E6" w14:textId="77777777" w:rsidR="00F66F07" w:rsidRDefault="00F66F07" w:rsidP="00E85892">
      <w:pPr>
        <w:jc w:val="both"/>
        <w:rPr>
          <w:ins w:id="419" w:author="Domburg, Marleen" w:date="2026-09-25T20:01:00Z" w16du:dateUtc="2026-09-26T00:01:00Z"/>
          <w:lang w:val="en-GB"/>
        </w:rPr>
      </w:pPr>
    </w:p>
    <w:p w14:paraId="015A8240" w14:textId="77777777" w:rsidR="00F66F07" w:rsidRDefault="00F66F07" w:rsidP="00E85892">
      <w:pPr>
        <w:jc w:val="both"/>
        <w:rPr>
          <w:ins w:id="420" w:author="Domburg, Marleen" w:date="2026-09-25T20:01:00Z" w16du:dateUtc="2026-09-26T00:01:00Z"/>
          <w:lang w:val="en-GB"/>
        </w:rPr>
      </w:pPr>
    </w:p>
    <w:p w14:paraId="08438ACC" w14:textId="77777777" w:rsidR="00F66F07" w:rsidRDefault="00F66F07" w:rsidP="00E85892">
      <w:pPr>
        <w:jc w:val="both"/>
        <w:rPr>
          <w:ins w:id="421" w:author="Domburg, Marleen" w:date="2026-09-25T20:01:00Z" w16du:dateUtc="2026-09-26T00:01:00Z"/>
          <w:lang w:val="en-GB"/>
        </w:rPr>
      </w:pPr>
    </w:p>
    <w:p w14:paraId="22307AC5" w14:textId="77777777" w:rsidR="00F66F07" w:rsidRDefault="00F66F07" w:rsidP="00E85892">
      <w:pPr>
        <w:jc w:val="both"/>
        <w:rPr>
          <w:ins w:id="422" w:author="Domburg, Marleen" w:date="2026-09-25T20:01:00Z" w16du:dateUtc="2026-09-26T00:01:00Z"/>
          <w:lang w:val="en-GB"/>
        </w:rPr>
      </w:pPr>
    </w:p>
    <w:p w14:paraId="38E2A18F" w14:textId="77777777" w:rsidR="00F66F07" w:rsidRDefault="00F66F07" w:rsidP="00BB726D">
      <w:pPr>
        <w:tabs>
          <w:tab w:val="left" w:pos="1701"/>
        </w:tabs>
        <w:jc w:val="right"/>
        <w:rPr>
          <w:ins w:id="423" w:author="Domburg, Marleen" w:date="2026-09-25T20:01:00Z" w16du:dateUtc="2026-09-26T00:01:00Z"/>
          <w:sz w:val="16"/>
          <w:szCs w:val="16"/>
          <w:lang w:val="en-GB"/>
        </w:rPr>
      </w:pPr>
      <w:ins w:id="424" w:author="Domburg, Marleen" w:date="2026-09-25T20:01:00Z" w16du:dateUtc="2026-09-26T00:01:00Z">
        <w:r>
          <w:rPr>
            <w:sz w:val="16"/>
            <w:szCs w:val="16"/>
            <w:lang w:val="en-GB"/>
          </w:rPr>
          <w:t xml:space="preserve"> </w:t>
        </w:r>
      </w:ins>
    </w:p>
    <w:p w14:paraId="2E4BFA92" w14:textId="33D88264" w:rsidR="00753309" w:rsidRPr="00F24715" w:rsidRDefault="00753309">
      <w:pPr>
        <w:rPr>
          <w:del w:id="425" w:author="Domburg, Marleen" w:date="2026-09-25T20:01:00Z" w16du:dateUtc="2026-09-26T00:01:00Z"/>
          <w:rFonts w:ascii="Arial" w:hAnsi="Arial" w:cs="Arial"/>
          <w:szCs w:val="22"/>
        </w:rPr>
      </w:pPr>
    </w:p>
    <w:p w14:paraId="140EF785" w14:textId="1639E151" w:rsidR="00753309" w:rsidRPr="00F24715" w:rsidRDefault="00753309">
      <w:pPr>
        <w:rPr>
          <w:del w:id="426" w:author="Domburg, Marleen" w:date="2026-09-25T20:01:00Z" w16du:dateUtc="2026-09-26T00:01:00Z"/>
          <w:rFonts w:ascii="Arial" w:hAnsi="Arial" w:cs="Arial"/>
          <w:szCs w:val="22"/>
        </w:rPr>
      </w:pPr>
      <w:del w:id="427" w:author="Domburg, Marleen" w:date="2026-09-25T20:01:00Z" w16du:dateUtc="2026-09-26T00:01:00Z">
        <w:r w:rsidRPr="00F24715">
          <w:rPr>
            <w:rFonts w:ascii="Arial" w:hAnsi="Arial" w:cs="Arial"/>
            <w:szCs w:val="22"/>
          </w:rPr>
          <w:delText>This Agreement specifies the rights and responsibilities of the above-named C</w:delText>
        </w:r>
        <w:r w:rsidR="00726060" w:rsidRPr="00F24715">
          <w:rPr>
            <w:rFonts w:ascii="Arial" w:hAnsi="Arial" w:cs="Arial"/>
            <w:szCs w:val="22"/>
          </w:rPr>
          <w:delText xml:space="preserve">ontracting </w:delText>
        </w:r>
        <w:r w:rsidRPr="00F24715">
          <w:rPr>
            <w:rFonts w:ascii="Arial" w:hAnsi="Arial" w:cs="Arial"/>
            <w:szCs w:val="22"/>
          </w:rPr>
          <w:delText>E</w:delText>
        </w:r>
        <w:r w:rsidR="00726060" w:rsidRPr="00F24715">
          <w:rPr>
            <w:rFonts w:ascii="Arial" w:hAnsi="Arial" w:cs="Arial"/>
            <w:szCs w:val="22"/>
          </w:rPr>
          <w:delText>ntity (CE)</w:delText>
        </w:r>
        <w:r w:rsidRPr="00F24715">
          <w:rPr>
            <w:rFonts w:ascii="Arial" w:hAnsi="Arial" w:cs="Arial"/>
            <w:szCs w:val="22"/>
          </w:rPr>
          <w:delText xml:space="preserve"> and Subdistributing Agency as participants in </w:delText>
        </w:r>
        <w:r w:rsidR="0073587B" w:rsidRPr="00F24715">
          <w:rPr>
            <w:rFonts w:ascii="Arial" w:hAnsi="Arial" w:cs="Arial"/>
            <w:szCs w:val="22"/>
          </w:rPr>
          <w:delText>the Commodity Supplemental Food Program</w:delText>
        </w:r>
        <w:r w:rsidRPr="00F24715">
          <w:rPr>
            <w:rFonts w:ascii="Arial" w:hAnsi="Arial" w:cs="Arial"/>
            <w:szCs w:val="22"/>
          </w:rPr>
          <w:delText xml:space="preserve"> (</w:delText>
        </w:r>
        <w:r w:rsidR="0073587B" w:rsidRPr="00F24715">
          <w:rPr>
            <w:rFonts w:ascii="Arial" w:hAnsi="Arial" w:cs="Arial"/>
            <w:szCs w:val="22"/>
          </w:rPr>
          <w:delText>CSFP</w:delText>
        </w:r>
        <w:r w:rsidRPr="00F24715">
          <w:rPr>
            <w:rFonts w:ascii="Arial" w:hAnsi="Arial" w:cs="Arial"/>
            <w:szCs w:val="22"/>
          </w:rPr>
          <w:delText>). By signing this Agreement, both parties are bound by its terms and conditions, unless terminated with 30 days’ written notice by either party. This Agreement may be terminated for cause by either party, by mutual consent of both parties, or solely by the Subdistributing Agency without cause or mutual consent.</w:delText>
        </w:r>
      </w:del>
    </w:p>
    <w:p w14:paraId="5B1A99A1" w14:textId="26848A3C" w:rsidR="00753309" w:rsidRPr="00F24715" w:rsidRDefault="00753309">
      <w:pPr>
        <w:rPr>
          <w:del w:id="428" w:author="Domburg, Marleen" w:date="2026-09-25T20:01:00Z" w16du:dateUtc="2026-09-26T00:01:00Z"/>
          <w:rFonts w:ascii="Arial" w:hAnsi="Arial" w:cs="Arial"/>
          <w:szCs w:val="22"/>
        </w:rPr>
      </w:pPr>
    </w:p>
    <w:p w14:paraId="45B7E3FB" w14:textId="585A3CF2" w:rsidR="00753309" w:rsidRPr="00F24715" w:rsidRDefault="00753309" w:rsidP="00753309">
      <w:pPr>
        <w:jc w:val="center"/>
        <w:rPr>
          <w:del w:id="429" w:author="Domburg, Marleen" w:date="2026-09-25T20:01:00Z" w16du:dateUtc="2026-09-26T00:01:00Z"/>
          <w:rFonts w:ascii="Arial" w:hAnsi="Arial" w:cs="Arial"/>
          <w:b/>
          <w:bCs/>
          <w:szCs w:val="22"/>
        </w:rPr>
      </w:pPr>
      <w:del w:id="430" w:author="Domburg, Marleen" w:date="2026-09-25T20:01:00Z" w16du:dateUtc="2026-09-26T00:01:00Z">
        <w:r w:rsidRPr="00F24715">
          <w:rPr>
            <w:rFonts w:ascii="Arial" w:hAnsi="Arial" w:cs="Arial"/>
            <w:b/>
            <w:bCs/>
            <w:szCs w:val="22"/>
          </w:rPr>
          <w:delText>Rights and Responsibilities of the Contracting Entity</w:delText>
        </w:r>
      </w:del>
    </w:p>
    <w:p w14:paraId="2B124B1D" w14:textId="18E0EC87" w:rsidR="00753309" w:rsidRPr="00F24715" w:rsidRDefault="00753309" w:rsidP="00753309">
      <w:pPr>
        <w:jc w:val="center"/>
        <w:rPr>
          <w:del w:id="431" w:author="Domburg, Marleen" w:date="2026-09-25T20:01:00Z" w16du:dateUtc="2026-09-26T00:01:00Z"/>
          <w:rFonts w:ascii="Arial" w:hAnsi="Arial" w:cs="Arial"/>
          <w:b/>
          <w:bCs/>
          <w:szCs w:val="22"/>
        </w:rPr>
      </w:pPr>
    </w:p>
    <w:p w14:paraId="04184C09" w14:textId="37F29E51" w:rsidR="00753309" w:rsidRPr="00F24715" w:rsidRDefault="00753309" w:rsidP="00753309">
      <w:pPr>
        <w:ind w:left="43" w:right="43"/>
        <w:rPr>
          <w:del w:id="432" w:author="Domburg, Marleen" w:date="2026-09-25T20:01:00Z" w16du:dateUtc="2026-09-26T00:01:00Z"/>
          <w:rFonts w:ascii="Arial" w:hAnsi="Arial" w:cs="Arial"/>
          <w:b/>
          <w:szCs w:val="22"/>
        </w:rPr>
      </w:pPr>
      <w:del w:id="433" w:author="Domburg, Marleen" w:date="2026-09-25T20:01:00Z" w16du:dateUtc="2026-09-26T00:01:00Z">
        <w:r w:rsidRPr="00F24715">
          <w:rPr>
            <w:rFonts w:ascii="Arial" w:hAnsi="Arial" w:cs="Arial"/>
            <w:b/>
            <w:szCs w:val="22"/>
          </w:rPr>
          <w:delText xml:space="preserve">The CE </w:delText>
        </w:r>
        <w:r w:rsidR="00607A9E" w:rsidRPr="00F24715">
          <w:rPr>
            <w:rFonts w:ascii="Arial" w:hAnsi="Arial" w:cs="Arial"/>
            <w:b/>
            <w:szCs w:val="22"/>
          </w:rPr>
          <w:delText>shall</w:delText>
        </w:r>
        <w:r w:rsidRPr="00F24715">
          <w:rPr>
            <w:rFonts w:ascii="Arial" w:hAnsi="Arial" w:cs="Arial"/>
            <w:b/>
            <w:szCs w:val="22"/>
          </w:rPr>
          <w:delText xml:space="preserve"> fulfill the following responsibilities:</w:delText>
        </w:r>
      </w:del>
    </w:p>
    <w:p w14:paraId="3329A7C6" w14:textId="77777777" w:rsidR="00753309" w:rsidRPr="00F24715" w:rsidRDefault="00753309" w:rsidP="00753309">
      <w:pPr>
        <w:ind w:left="43" w:right="43"/>
        <w:rPr>
          <w:del w:id="434" w:author="Domburg, Marleen" w:date="2026-09-25T20:01:00Z" w16du:dateUtc="2026-09-26T00:01:00Z"/>
          <w:rFonts w:ascii="Arial" w:hAnsi="Arial" w:cs="Arial"/>
          <w:szCs w:val="22"/>
        </w:rPr>
      </w:pPr>
    </w:p>
    <w:p w14:paraId="60161ABD" w14:textId="3584F1DF" w:rsidR="00753309" w:rsidRPr="00F24715" w:rsidRDefault="00753309" w:rsidP="00753309">
      <w:pPr>
        <w:numPr>
          <w:ilvl w:val="0"/>
          <w:numId w:val="1"/>
        </w:numPr>
        <w:tabs>
          <w:tab w:val="num" w:pos="587"/>
        </w:tabs>
        <w:spacing w:after="60"/>
        <w:ind w:left="587" w:right="43" w:hanging="356"/>
        <w:rPr>
          <w:del w:id="435" w:author="Domburg, Marleen" w:date="2026-09-25T20:01:00Z" w16du:dateUtc="2026-09-26T00:01:00Z"/>
          <w:rFonts w:ascii="Arial" w:hAnsi="Arial" w:cs="Arial"/>
          <w:szCs w:val="22"/>
        </w:rPr>
      </w:pPr>
      <w:del w:id="436" w:author="Domburg, Marleen" w:date="2026-09-25T20:01:00Z" w16du:dateUtc="2026-09-26T00:01:00Z">
        <w:r w:rsidRPr="00F24715">
          <w:rPr>
            <w:rFonts w:ascii="Arial" w:hAnsi="Arial" w:cs="Arial"/>
            <w:szCs w:val="22"/>
          </w:rPr>
          <w:delText xml:space="preserve">Comply with all </w:delText>
        </w:r>
        <w:r w:rsidR="000E3813" w:rsidRPr="00F24715">
          <w:rPr>
            <w:rFonts w:ascii="Arial" w:hAnsi="Arial" w:cs="Arial"/>
            <w:szCs w:val="22"/>
          </w:rPr>
          <w:delText xml:space="preserve">applicable regulations in Title 7, Parts 250 and 247 of the Code of Federal Regulations and </w:delText>
        </w:r>
        <w:r w:rsidRPr="00F24715">
          <w:rPr>
            <w:rFonts w:ascii="Arial" w:hAnsi="Arial" w:cs="Arial"/>
            <w:szCs w:val="22"/>
          </w:rPr>
          <w:delText>guidance issued by TDA and USDA, and ensure that subdistributing agencies do so</w:delText>
        </w:r>
        <w:r w:rsidR="00607A9E" w:rsidRPr="00F24715">
          <w:rPr>
            <w:rFonts w:ascii="Arial" w:hAnsi="Arial" w:cs="Arial"/>
            <w:szCs w:val="22"/>
          </w:rPr>
          <w:delText>.</w:delText>
        </w:r>
      </w:del>
    </w:p>
    <w:p w14:paraId="4B0CAD42" w14:textId="30BF26D6" w:rsidR="00753309" w:rsidRPr="00F24715" w:rsidRDefault="00753309" w:rsidP="00753309">
      <w:pPr>
        <w:numPr>
          <w:ilvl w:val="0"/>
          <w:numId w:val="1"/>
        </w:numPr>
        <w:tabs>
          <w:tab w:val="num" w:pos="587"/>
        </w:tabs>
        <w:spacing w:after="60"/>
        <w:ind w:left="587" w:right="43" w:hanging="356"/>
        <w:rPr>
          <w:del w:id="437" w:author="Domburg, Marleen" w:date="2026-09-25T20:01:00Z" w16du:dateUtc="2026-09-26T00:01:00Z"/>
          <w:rFonts w:ascii="Arial" w:hAnsi="Arial" w:cs="Arial"/>
          <w:szCs w:val="22"/>
        </w:rPr>
      </w:pPr>
      <w:del w:id="438" w:author="Domburg, Marleen" w:date="2026-09-25T20:01:00Z" w16du:dateUtc="2026-09-26T00:01:00Z">
        <w:r w:rsidRPr="00F24715">
          <w:rPr>
            <w:rFonts w:ascii="Arial" w:hAnsi="Arial" w:cs="Arial"/>
            <w:szCs w:val="22"/>
          </w:rPr>
          <w:delText>Train the subdistributing agency in the handling, distribution, and use of USDA Foods; eligibility criteria; client rights (including civil rights requirements); complaint procedure; compliance review procedures; the processing of applications</w:delText>
        </w:r>
        <w:r w:rsidR="00F10329" w:rsidRPr="00F24715">
          <w:rPr>
            <w:rFonts w:ascii="Arial" w:hAnsi="Arial" w:cs="Arial"/>
            <w:szCs w:val="22"/>
          </w:rPr>
          <w:delText xml:space="preserve"> or requests for food packages</w:delText>
        </w:r>
        <w:r w:rsidRPr="00F24715">
          <w:rPr>
            <w:rFonts w:ascii="Arial" w:hAnsi="Arial" w:cs="Arial"/>
            <w:szCs w:val="22"/>
          </w:rPr>
          <w:delText>; and procedures for food safety and food recalls</w:delText>
        </w:r>
        <w:r w:rsidR="00607A9E" w:rsidRPr="00F24715">
          <w:rPr>
            <w:rFonts w:ascii="Arial" w:hAnsi="Arial" w:cs="Arial"/>
            <w:szCs w:val="22"/>
          </w:rPr>
          <w:delText>.</w:delText>
        </w:r>
      </w:del>
    </w:p>
    <w:p w14:paraId="405FACB2" w14:textId="15F5CD06" w:rsidR="00753309" w:rsidRPr="00F24715" w:rsidRDefault="00753309" w:rsidP="00753309">
      <w:pPr>
        <w:numPr>
          <w:ilvl w:val="0"/>
          <w:numId w:val="1"/>
        </w:numPr>
        <w:tabs>
          <w:tab w:val="num" w:pos="587"/>
        </w:tabs>
        <w:spacing w:after="60"/>
        <w:ind w:left="587" w:right="43" w:hanging="356"/>
        <w:rPr>
          <w:del w:id="439" w:author="Domburg, Marleen" w:date="2026-09-25T20:01:00Z" w16du:dateUtc="2026-09-26T00:01:00Z"/>
          <w:rFonts w:ascii="Arial" w:hAnsi="Arial" w:cs="Arial"/>
          <w:szCs w:val="22"/>
        </w:rPr>
      </w:pPr>
      <w:del w:id="440" w:author="Domburg, Marleen" w:date="2026-09-25T20:01:00Z" w16du:dateUtc="2026-09-26T00:01:00Z">
        <w:r w:rsidRPr="00F24715">
          <w:rPr>
            <w:rFonts w:ascii="Arial" w:hAnsi="Arial" w:cs="Arial"/>
            <w:szCs w:val="22"/>
          </w:rPr>
          <w:delText>Offer training sessions and technical assistance at a time and place that is convenient to the subdistributing agency</w:delText>
        </w:r>
        <w:r w:rsidR="00607A9E" w:rsidRPr="00F24715">
          <w:rPr>
            <w:rFonts w:ascii="Arial" w:hAnsi="Arial" w:cs="Arial"/>
            <w:szCs w:val="22"/>
          </w:rPr>
          <w:delText>.</w:delText>
        </w:r>
      </w:del>
    </w:p>
    <w:p w14:paraId="3170FBD6" w14:textId="334DA76E" w:rsidR="00753309" w:rsidRPr="00F24715" w:rsidRDefault="00753309" w:rsidP="00753309">
      <w:pPr>
        <w:numPr>
          <w:ilvl w:val="0"/>
          <w:numId w:val="1"/>
        </w:numPr>
        <w:tabs>
          <w:tab w:val="num" w:pos="587"/>
        </w:tabs>
        <w:spacing w:after="60"/>
        <w:ind w:left="587" w:right="43" w:hanging="356"/>
        <w:rPr>
          <w:del w:id="441" w:author="Domburg, Marleen" w:date="2026-09-25T20:01:00Z" w16du:dateUtc="2026-09-26T00:01:00Z"/>
          <w:rFonts w:ascii="Arial" w:hAnsi="Arial" w:cs="Arial"/>
          <w:szCs w:val="22"/>
        </w:rPr>
      </w:pPr>
      <w:del w:id="442" w:author="Domburg, Marleen" w:date="2026-09-25T20:01:00Z" w16du:dateUtc="2026-09-26T00:01:00Z">
        <w:r w:rsidRPr="00F24715">
          <w:rPr>
            <w:rFonts w:ascii="Arial" w:hAnsi="Arial" w:cs="Arial"/>
            <w:szCs w:val="22"/>
          </w:rPr>
          <w:delText xml:space="preserve">Provide a copy of the </w:delText>
        </w:r>
        <w:bookmarkStart w:id="443" w:name="_Hlk87279081"/>
        <w:r w:rsidR="0073587B" w:rsidRPr="00F24715">
          <w:rPr>
            <w:rFonts w:ascii="Arial" w:hAnsi="Arial" w:cs="Arial"/>
            <w:i/>
            <w:iCs/>
            <w:szCs w:val="22"/>
          </w:rPr>
          <w:delText>Participant Application</w:delText>
        </w:r>
        <w:r w:rsidRPr="00F24715">
          <w:rPr>
            <w:rFonts w:ascii="Arial" w:hAnsi="Arial" w:cs="Arial"/>
            <w:szCs w:val="22"/>
          </w:rPr>
          <w:delText xml:space="preserve"> (Form H15</w:delText>
        </w:r>
        <w:r w:rsidR="0073587B" w:rsidRPr="00F24715">
          <w:rPr>
            <w:rFonts w:ascii="Arial" w:hAnsi="Arial" w:cs="Arial"/>
            <w:szCs w:val="22"/>
          </w:rPr>
          <w:delText>04</w:delText>
        </w:r>
        <w:bookmarkEnd w:id="443"/>
        <w:r w:rsidRPr="00F24715">
          <w:rPr>
            <w:rFonts w:ascii="Arial" w:hAnsi="Arial" w:cs="Arial"/>
            <w:szCs w:val="22"/>
          </w:rPr>
          <w:delText>) to the subdistributing agency without charge</w:delText>
        </w:r>
        <w:r w:rsidR="00607A9E" w:rsidRPr="00F24715">
          <w:rPr>
            <w:rFonts w:ascii="Arial" w:hAnsi="Arial" w:cs="Arial"/>
            <w:szCs w:val="22"/>
          </w:rPr>
          <w:delText>.</w:delText>
        </w:r>
      </w:del>
    </w:p>
    <w:p w14:paraId="567A0C0B" w14:textId="1C90EF4D" w:rsidR="00753309" w:rsidRPr="00F24715" w:rsidRDefault="00753309" w:rsidP="00753309">
      <w:pPr>
        <w:numPr>
          <w:ilvl w:val="0"/>
          <w:numId w:val="1"/>
        </w:numPr>
        <w:tabs>
          <w:tab w:val="num" w:pos="587"/>
        </w:tabs>
        <w:spacing w:after="60"/>
        <w:ind w:left="587" w:right="43" w:hanging="356"/>
        <w:rPr>
          <w:del w:id="444" w:author="Domburg, Marleen" w:date="2026-09-25T20:01:00Z" w16du:dateUtc="2026-09-26T00:01:00Z"/>
          <w:rFonts w:ascii="Arial" w:hAnsi="Arial" w:cs="Arial"/>
          <w:szCs w:val="22"/>
        </w:rPr>
      </w:pPr>
      <w:del w:id="445" w:author="Domburg, Marleen" w:date="2026-09-25T20:01:00Z" w16du:dateUtc="2026-09-26T00:01:00Z">
        <w:r w:rsidRPr="00F24715">
          <w:rPr>
            <w:rFonts w:ascii="Arial" w:hAnsi="Arial" w:cs="Arial"/>
            <w:szCs w:val="22"/>
          </w:rPr>
          <w:delText>Provide a copy of the current income guidelines to the subdistributing agency</w:delText>
        </w:r>
        <w:r w:rsidR="00607A9E" w:rsidRPr="00F24715">
          <w:rPr>
            <w:rFonts w:ascii="Arial" w:hAnsi="Arial" w:cs="Arial"/>
            <w:szCs w:val="22"/>
          </w:rPr>
          <w:delText>.</w:delText>
        </w:r>
      </w:del>
    </w:p>
    <w:p w14:paraId="232CF0E4" w14:textId="23206595" w:rsidR="00753309" w:rsidRPr="00F24715" w:rsidRDefault="00753309" w:rsidP="00753309">
      <w:pPr>
        <w:numPr>
          <w:ilvl w:val="0"/>
          <w:numId w:val="1"/>
        </w:numPr>
        <w:tabs>
          <w:tab w:val="num" w:pos="587"/>
        </w:tabs>
        <w:spacing w:after="60"/>
        <w:ind w:left="587" w:right="43" w:hanging="356"/>
        <w:rPr>
          <w:del w:id="446" w:author="Domburg, Marleen" w:date="2026-09-25T20:01:00Z" w16du:dateUtc="2026-09-26T00:01:00Z"/>
          <w:rFonts w:ascii="Arial" w:hAnsi="Arial" w:cs="Arial"/>
          <w:szCs w:val="22"/>
        </w:rPr>
      </w:pPr>
      <w:del w:id="447" w:author="Domburg, Marleen" w:date="2026-09-25T20:01:00Z" w16du:dateUtc="2026-09-26T00:01:00Z">
        <w:r w:rsidRPr="00F24715">
          <w:rPr>
            <w:rFonts w:ascii="Arial" w:hAnsi="Arial" w:cs="Arial"/>
            <w:szCs w:val="22"/>
          </w:rPr>
          <w:delText>Ensure that all USDA Foods are distributed to participants without regard to race, color, national origin, sex, or disability</w:delText>
        </w:r>
        <w:r w:rsidR="00607A9E" w:rsidRPr="00F24715">
          <w:rPr>
            <w:rFonts w:ascii="Arial" w:hAnsi="Arial" w:cs="Arial"/>
            <w:szCs w:val="22"/>
          </w:rPr>
          <w:delText>.</w:delText>
        </w:r>
      </w:del>
    </w:p>
    <w:p w14:paraId="0E222E14" w14:textId="77777777" w:rsidR="00753309" w:rsidRPr="00F24715" w:rsidRDefault="00753309" w:rsidP="00753309">
      <w:pPr>
        <w:numPr>
          <w:ilvl w:val="0"/>
          <w:numId w:val="1"/>
        </w:numPr>
        <w:tabs>
          <w:tab w:val="num" w:pos="587"/>
        </w:tabs>
        <w:spacing w:after="60"/>
        <w:ind w:left="587" w:right="43" w:hanging="356"/>
        <w:rPr>
          <w:del w:id="448" w:author="Domburg, Marleen" w:date="2026-09-25T20:01:00Z" w16du:dateUtc="2026-09-26T00:01:00Z"/>
          <w:rFonts w:ascii="Arial" w:hAnsi="Arial" w:cs="Arial"/>
          <w:szCs w:val="22"/>
        </w:rPr>
      </w:pPr>
      <w:del w:id="449" w:author="Domburg, Marleen" w:date="2026-09-25T20:01:00Z" w16du:dateUtc="2026-09-26T00:01:00Z">
        <w:r w:rsidRPr="00F24715">
          <w:rPr>
            <w:rFonts w:ascii="Arial" w:hAnsi="Arial" w:cs="Arial"/>
            <w:szCs w:val="22"/>
          </w:rPr>
          <w:delText>Compile data, maintain records, and submit reports as required to permit effective enforcement of nondiscrimination laws, regulations, policies, instructions, and guidelines; and collect such records from subdistributing agency, as applicable.</w:delText>
        </w:r>
      </w:del>
    </w:p>
    <w:p w14:paraId="504E612C" w14:textId="50763CFF" w:rsidR="00753309" w:rsidRPr="00F24715" w:rsidRDefault="00753309" w:rsidP="00753309">
      <w:pPr>
        <w:numPr>
          <w:ilvl w:val="0"/>
          <w:numId w:val="1"/>
        </w:numPr>
        <w:tabs>
          <w:tab w:val="num" w:pos="587"/>
        </w:tabs>
        <w:spacing w:after="60"/>
        <w:ind w:left="587" w:right="43" w:hanging="356"/>
        <w:rPr>
          <w:del w:id="450" w:author="Domburg, Marleen" w:date="2026-09-25T20:01:00Z" w16du:dateUtc="2026-09-26T00:01:00Z"/>
          <w:rFonts w:ascii="Arial" w:hAnsi="Arial" w:cs="Arial"/>
          <w:szCs w:val="22"/>
        </w:rPr>
      </w:pPr>
      <w:del w:id="451" w:author="Domburg, Marleen" w:date="2026-09-25T20:01:00Z" w16du:dateUtc="2026-09-26T00:01:00Z">
        <w:r w:rsidRPr="00F24715">
          <w:rPr>
            <w:rFonts w:ascii="Arial" w:hAnsi="Arial" w:cs="Arial"/>
            <w:szCs w:val="22"/>
          </w:rPr>
          <w:delText>Collect, from the subdistributing agency, certain data (including, but not limited to, reports about the number of individuals served)</w:delText>
        </w:r>
        <w:r w:rsidR="00607A9E" w:rsidRPr="00F24715">
          <w:rPr>
            <w:rFonts w:ascii="Arial" w:hAnsi="Arial" w:cs="Arial"/>
            <w:szCs w:val="22"/>
          </w:rPr>
          <w:delText>.</w:delText>
        </w:r>
      </w:del>
    </w:p>
    <w:p w14:paraId="69F2BFC1" w14:textId="53513A1C" w:rsidR="00753309" w:rsidRPr="00F24715" w:rsidRDefault="00753309" w:rsidP="00753309">
      <w:pPr>
        <w:numPr>
          <w:ilvl w:val="0"/>
          <w:numId w:val="1"/>
        </w:numPr>
        <w:tabs>
          <w:tab w:val="num" w:pos="587"/>
        </w:tabs>
        <w:spacing w:after="60"/>
        <w:ind w:left="587" w:right="43" w:hanging="356"/>
        <w:rPr>
          <w:del w:id="452" w:author="Domburg, Marleen" w:date="2026-09-25T20:01:00Z" w16du:dateUtc="2026-09-26T00:01:00Z"/>
          <w:rFonts w:ascii="Arial" w:hAnsi="Arial" w:cs="Arial"/>
          <w:szCs w:val="22"/>
        </w:rPr>
      </w:pPr>
      <w:del w:id="453" w:author="Domburg, Marleen" w:date="2026-09-25T20:01:00Z" w16du:dateUtc="2026-09-26T00:01:00Z">
        <w:r w:rsidRPr="00F24715">
          <w:rPr>
            <w:rFonts w:ascii="Arial" w:hAnsi="Arial" w:cs="Arial"/>
            <w:szCs w:val="22"/>
          </w:rPr>
          <w:delText xml:space="preserve">Ensure that sites protect applicants’ </w:delText>
        </w:r>
        <w:r w:rsidR="00A419E6" w:rsidRPr="00F24715">
          <w:rPr>
            <w:rFonts w:ascii="Arial" w:hAnsi="Arial" w:cs="Arial"/>
            <w:szCs w:val="22"/>
          </w:rPr>
          <w:delText xml:space="preserve">and participants’ </w:delText>
        </w:r>
        <w:r w:rsidRPr="00F24715">
          <w:rPr>
            <w:rFonts w:ascii="Arial" w:hAnsi="Arial" w:cs="Arial"/>
            <w:szCs w:val="22"/>
          </w:rPr>
          <w:delText>information stored on information technology systems</w:delText>
        </w:r>
        <w:r w:rsidR="00607A9E" w:rsidRPr="00F24715">
          <w:rPr>
            <w:rFonts w:ascii="Arial" w:hAnsi="Arial" w:cs="Arial"/>
            <w:szCs w:val="22"/>
          </w:rPr>
          <w:delText>.</w:delText>
        </w:r>
      </w:del>
    </w:p>
    <w:p w14:paraId="20B34919" w14:textId="460619FC" w:rsidR="00753309" w:rsidRPr="00F24715" w:rsidRDefault="00753309" w:rsidP="00753309">
      <w:pPr>
        <w:numPr>
          <w:ilvl w:val="0"/>
          <w:numId w:val="1"/>
        </w:numPr>
        <w:tabs>
          <w:tab w:val="num" w:pos="587"/>
        </w:tabs>
        <w:spacing w:after="60"/>
        <w:ind w:left="587" w:right="43" w:hanging="356"/>
        <w:rPr>
          <w:del w:id="454" w:author="Domburg, Marleen" w:date="2026-09-25T20:01:00Z" w16du:dateUtc="2026-09-26T00:01:00Z"/>
          <w:rFonts w:ascii="Arial" w:hAnsi="Arial" w:cs="Arial"/>
          <w:szCs w:val="22"/>
        </w:rPr>
      </w:pPr>
      <w:del w:id="455" w:author="Domburg, Marleen" w:date="2026-09-25T20:01:00Z" w16du:dateUtc="2026-09-26T00:01:00Z">
        <w:r w:rsidRPr="00F24715">
          <w:rPr>
            <w:rFonts w:ascii="Arial" w:hAnsi="Arial" w:cs="Arial"/>
            <w:szCs w:val="22"/>
          </w:rPr>
          <w:delText xml:space="preserve">Avoid charging the subdistributing agency any fees for the administration of </w:delText>
        </w:r>
        <w:r w:rsidR="0073587B" w:rsidRPr="00F24715">
          <w:rPr>
            <w:rFonts w:ascii="Arial" w:hAnsi="Arial" w:cs="Arial"/>
            <w:szCs w:val="22"/>
          </w:rPr>
          <w:delText>C</w:delText>
        </w:r>
        <w:r w:rsidR="00B66FD8" w:rsidRPr="00F24715">
          <w:rPr>
            <w:rFonts w:ascii="Arial" w:hAnsi="Arial" w:cs="Arial"/>
            <w:szCs w:val="22"/>
          </w:rPr>
          <w:delText>S</w:delText>
        </w:r>
        <w:r w:rsidR="0073587B" w:rsidRPr="00F24715">
          <w:rPr>
            <w:rFonts w:ascii="Arial" w:hAnsi="Arial" w:cs="Arial"/>
            <w:szCs w:val="22"/>
          </w:rPr>
          <w:delText>FP</w:delText>
        </w:r>
        <w:r w:rsidR="00607A9E" w:rsidRPr="00F24715">
          <w:rPr>
            <w:rFonts w:ascii="Arial" w:hAnsi="Arial" w:cs="Arial"/>
            <w:szCs w:val="22"/>
          </w:rPr>
          <w:delText>.</w:delText>
        </w:r>
      </w:del>
    </w:p>
    <w:p w14:paraId="190812D6" w14:textId="7635690C" w:rsidR="00753309" w:rsidRPr="00F24715" w:rsidRDefault="00753309" w:rsidP="00753309">
      <w:pPr>
        <w:numPr>
          <w:ilvl w:val="0"/>
          <w:numId w:val="1"/>
        </w:numPr>
        <w:tabs>
          <w:tab w:val="num" w:pos="587"/>
        </w:tabs>
        <w:spacing w:after="60"/>
        <w:ind w:left="587" w:right="43" w:hanging="356"/>
        <w:rPr>
          <w:del w:id="456" w:author="Domburg, Marleen" w:date="2026-09-25T20:01:00Z" w16du:dateUtc="2026-09-26T00:01:00Z"/>
          <w:rFonts w:ascii="Arial" w:hAnsi="Arial" w:cs="Arial"/>
          <w:szCs w:val="22"/>
        </w:rPr>
      </w:pPr>
      <w:del w:id="457" w:author="Domburg, Marleen" w:date="2026-09-25T20:01:00Z" w16du:dateUtc="2026-09-26T00:01:00Z">
        <w:r w:rsidRPr="00F24715">
          <w:rPr>
            <w:rFonts w:ascii="Arial" w:hAnsi="Arial" w:cs="Arial"/>
            <w:szCs w:val="22"/>
          </w:rPr>
          <w:delText xml:space="preserve">Ensure that all food packages containing USDA Foods comply with </w:delText>
        </w:r>
        <w:r w:rsidR="00B66FD8" w:rsidRPr="00F24715">
          <w:rPr>
            <w:rFonts w:ascii="Arial" w:hAnsi="Arial" w:cs="Arial"/>
            <w:szCs w:val="22"/>
          </w:rPr>
          <w:delText>CSF</w:delText>
        </w:r>
        <w:r w:rsidRPr="00F24715">
          <w:rPr>
            <w:rFonts w:ascii="Arial" w:hAnsi="Arial" w:cs="Arial"/>
            <w:szCs w:val="22"/>
          </w:rPr>
          <w:delText>P requirements</w:delText>
        </w:r>
        <w:r w:rsidR="00607A9E" w:rsidRPr="00F24715">
          <w:rPr>
            <w:rFonts w:ascii="Arial" w:hAnsi="Arial" w:cs="Arial"/>
            <w:szCs w:val="22"/>
          </w:rPr>
          <w:delText>.</w:delText>
        </w:r>
      </w:del>
    </w:p>
    <w:p w14:paraId="65C74B8B" w14:textId="78080F4A" w:rsidR="00753309" w:rsidRPr="00F24715" w:rsidRDefault="00753309" w:rsidP="00753309">
      <w:pPr>
        <w:numPr>
          <w:ilvl w:val="0"/>
          <w:numId w:val="1"/>
        </w:numPr>
        <w:tabs>
          <w:tab w:val="num" w:pos="587"/>
        </w:tabs>
        <w:spacing w:after="60"/>
        <w:ind w:left="587" w:right="43" w:hanging="356"/>
        <w:rPr>
          <w:del w:id="458" w:author="Domburg, Marleen" w:date="2026-09-25T20:01:00Z" w16du:dateUtc="2026-09-26T00:01:00Z"/>
          <w:rFonts w:ascii="Arial" w:hAnsi="Arial" w:cs="Arial"/>
          <w:szCs w:val="22"/>
        </w:rPr>
      </w:pPr>
      <w:del w:id="459" w:author="Domburg, Marleen" w:date="2026-09-25T20:01:00Z" w16du:dateUtc="2026-09-26T00:01:00Z">
        <w:r w:rsidRPr="00F24715">
          <w:rPr>
            <w:rFonts w:ascii="Arial" w:hAnsi="Arial" w:cs="Arial"/>
            <w:szCs w:val="22"/>
          </w:rPr>
          <w:delText xml:space="preserve">Monitor the subdistributing agency’s distribution of USDA Foods to ensure compliance with </w:delText>
        </w:r>
        <w:r w:rsidR="00B66FD8" w:rsidRPr="00F24715">
          <w:rPr>
            <w:rFonts w:ascii="Arial" w:hAnsi="Arial" w:cs="Arial"/>
            <w:szCs w:val="22"/>
          </w:rPr>
          <w:delText>CSF</w:delText>
        </w:r>
        <w:r w:rsidRPr="00F24715">
          <w:rPr>
            <w:rFonts w:ascii="Arial" w:hAnsi="Arial" w:cs="Arial"/>
            <w:szCs w:val="22"/>
          </w:rPr>
          <w:delText>P requirements</w:delText>
        </w:r>
        <w:r w:rsidR="00607A9E" w:rsidRPr="00F24715">
          <w:rPr>
            <w:rFonts w:ascii="Arial" w:hAnsi="Arial" w:cs="Arial"/>
            <w:szCs w:val="22"/>
          </w:rPr>
          <w:delText>.</w:delText>
        </w:r>
      </w:del>
    </w:p>
    <w:p w14:paraId="7C1BD332" w14:textId="0F1BF803" w:rsidR="00753309" w:rsidRPr="00F24715" w:rsidRDefault="00753309" w:rsidP="00753309">
      <w:pPr>
        <w:numPr>
          <w:ilvl w:val="0"/>
          <w:numId w:val="1"/>
        </w:numPr>
        <w:tabs>
          <w:tab w:val="num" w:pos="587"/>
        </w:tabs>
        <w:spacing w:after="60"/>
        <w:ind w:left="587" w:right="43" w:hanging="356"/>
        <w:rPr>
          <w:del w:id="460" w:author="Domburg, Marleen" w:date="2026-09-25T20:01:00Z" w16du:dateUtc="2026-09-26T00:01:00Z"/>
          <w:rFonts w:ascii="Arial" w:hAnsi="Arial" w:cs="Arial"/>
          <w:szCs w:val="22"/>
        </w:rPr>
      </w:pPr>
      <w:del w:id="461" w:author="Domburg, Marleen" w:date="2026-09-25T20:01:00Z" w16du:dateUtc="2026-09-26T00:01:00Z">
        <w:r w:rsidRPr="00F24715">
          <w:rPr>
            <w:rFonts w:ascii="Arial" w:hAnsi="Arial" w:cs="Arial"/>
            <w:szCs w:val="22"/>
          </w:rPr>
          <w:delText xml:space="preserve">Obtain the signature of the subdistributing agency’s representative showing the receipt of USDA Foods, and maintain the receipts, as well as other </w:delText>
        </w:r>
        <w:r w:rsidR="00B66FD8" w:rsidRPr="00F24715">
          <w:rPr>
            <w:rFonts w:ascii="Arial" w:hAnsi="Arial" w:cs="Arial"/>
            <w:szCs w:val="22"/>
          </w:rPr>
          <w:delText>CSF</w:delText>
        </w:r>
        <w:r w:rsidR="00A419E6" w:rsidRPr="00F24715">
          <w:rPr>
            <w:rFonts w:ascii="Arial" w:hAnsi="Arial" w:cs="Arial"/>
            <w:szCs w:val="22"/>
          </w:rPr>
          <w:delText>P</w:delText>
        </w:r>
        <w:r w:rsidRPr="00F24715">
          <w:rPr>
            <w:rFonts w:ascii="Arial" w:hAnsi="Arial" w:cs="Arial"/>
            <w:szCs w:val="22"/>
          </w:rPr>
          <w:delText xml:space="preserve"> records, for three years from the close of the fiscal year to which they pertain, or until claims actions, audits, or investigations are resolved. Records include, but are not limited to, the following: 1) this </w:delText>
        </w:r>
        <w:r w:rsidR="004129F7" w:rsidRPr="00F24715">
          <w:rPr>
            <w:rFonts w:ascii="Arial" w:hAnsi="Arial" w:cs="Arial"/>
            <w:szCs w:val="22"/>
          </w:rPr>
          <w:delText>A</w:delText>
        </w:r>
        <w:r w:rsidRPr="00F24715">
          <w:rPr>
            <w:rFonts w:ascii="Arial" w:hAnsi="Arial" w:cs="Arial"/>
            <w:szCs w:val="22"/>
          </w:rPr>
          <w:delText>greement and 2) documentation of the receipt, inventory, and disposal of USDA Foods.</w:delText>
        </w:r>
      </w:del>
    </w:p>
    <w:p w14:paraId="52822DC2" w14:textId="326D902B" w:rsidR="00753309" w:rsidRPr="00F24715" w:rsidRDefault="00753309" w:rsidP="00753309">
      <w:pPr>
        <w:numPr>
          <w:ilvl w:val="0"/>
          <w:numId w:val="1"/>
        </w:numPr>
        <w:tabs>
          <w:tab w:val="num" w:pos="587"/>
        </w:tabs>
        <w:spacing w:after="60"/>
        <w:ind w:left="587" w:right="43" w:hanging="356"/>
        <w:rPr>
          <w:del w:id="462" w:author="Domburg, Marleen" w:date="2026-09-25T20:01:00Z" w16du:dateUtc="2026-09-26T00:01:00Z"/>
          <w:rFonts w:ascii="Arial" w:hAnsi="Arial" w:cs="Arial"/>
          <w:szCs w:val="22"/>
        </w:rPr>
      </w:pPr>
      <w:del w:id="463" w:author="Domburg, Marleen" w:date="2026-09-25T20:01:00Z" w16du:dateUtc="2026-09-26T00:01:00Z">
        <w:r w:rsidRPr="00F24715">
          <w:rPr>
            <w:rFonts w:ascii="Arial" w:hAnsi="Arial" w:cs="Arial"/>
            <w:szCs w:val="22"/>
          </w:rPr>
          <w:delText>Ensure that the subdistributing agency does not require, solicit, or accept payment from applicants, participants, or sites in money, materials, or services for USDA Foods packages</w:delText>
        </w:r>
        <w:r w:rsidR="00607A9E" w:rsidRPr="00F24715">
          <w:rPr>
            <w:rFonts w:ascii="Arial" w:hAnsi="Arial" w:cs="Arial"/>
            <w:szCs w:val="22"/>
          </w:rPr>
          <w:delText>.</w:delText>
        </w:r>
      </w:del>
    </w:p>
    <w:p w14:paraId="79C1D385" w14:textId="54812142" w:rsidR="00753309" w:rsidRPr="00F24715" w:rsidRDefault="00753309" w:rsidP="00753309">
      <w:pPr>
        <w:numPr>
          <w:ilvl w:val="0"/>
          <w:numId w:val="1"/>
        </w:numPr>
        <w:tabs>
          <w:tab w:val="num" w:pos="587"/>
        </w:tabs>
        <w:spacing w:after="60"/>
        <w:ind w:left="587" w:right="43" w:hanging="356"/>
        <w:rPr>
          <w:del w:id="464" w:author="Domburg, Marleen" w:date="2026-09-25T20:01:00Z" w16du:dateUtc="2026-09-26T00:01:00Z"/>
          <w:rFonts w:ascii="Arial" w:hAnsi="Arial" w:cs="Arial"/>
          <w:szCs w:val="22"/>
        </w:rPr>
      </w:pPr>
      <w:del w:id="465" w:author="Domburg, Marleen" w:date="2026-09-25T20:01:00Z" w16du:dateUtc="2026-09-26T00:01:00Z">
        <w:r w:rsidRPr="00F24715">
          <w:rPr>
            <w:rFonts w:ascii="Arial" w:hAnsi="Arial" w:cs="Arial"/>
            <w:szCs w:val="22"/>
          </w:rPr>
          <w:delText>Ensure that the subdistributing agency makes clear that participants are not required to cooperate with activities unrelated to the distribution of USDA Foods. Activities include the following: contribute money, sign petitions, or converse with a person conducting such activity; belong to, attend meetings of, or pay dues to any organization</w:delText>
        </w:r>
        <w:r w:rsidR="00607A9E" w:rsidRPr="00F24715">
          <w:rPr>
            <w:rFonts w:ascii="Arial" w:hAnsi="Arial" w:cs="Arial"/>
            <w:szCs w:val="22"/>
          </w:rPr>
          <w:delText>.</w:delText>
        </w:r>
      </w:del>
    </w:p>
    <w:p w14:paraId="07DEBE01" w14:textId="78E5BEC9" w:rsidR="00753309" w:rsidRPr="00F24715" w:rsidRDefault="00753309" w:rsidP="00753309">
      <w:pPr>
        <w:numPr>
          <w:ilvl w:val="0"/>
          <w:numId w:val="1"/>
        </w:numPr>
        <w:tabs>
          <w:tab w:val="num" w:pos="587"/>
        </w:tabs>
        <w:spacing w:after="60"/>
        <w:ind w:left="587" w:right="43" w:hanging="356"/>
        <w:rPr>
          <w:del w:id="466" w:author="Domburg, Marleen" w:date="2026-09-25T20:01:00Z" w16du:dateUtc="2026-09-26T00:01:00Z"/>
          <w:rFonts w:ascii="Arial" w:hAnsi="Arial" w:cs="Arial"/>
          <w:szCs w:val="22"/>
        </w:rPr>
      </w:pPr>
      <w:del w:id="467" w:author="Domburg, Marleen" w:date="2026-09-25T20:01:00Z" w16du:dateUtc="2026-09-26T00:01:00Z">
        <w:r w:rsidRPr="00F24715">
          <w:rPr>
            <w:rFonts w:ascii="Arial" w:hAnsi="Arial" w:cs="Arial"/>
            <w:szCs w:val="22"/>
          </w:rPr>
          <w:delText>Ensure that unrelated activities do not disrupt the distribution of USDA Foods</w:delText>
        </w:r>
        <w:r w:rsidR="00607A9E" w:rsidRPr="00F24715">
          <w:rPr>
            <w:rFonts w:ascii="Arial" w:hAnsi="Arial" w:cs="Arial"/>
            <w:szCs w:val="22"/>
          </w:rPr>
          <w:delText>.</w:delText>
        </w:r>
      </w:del>
    </w:p>
    <w:p w14:paraId="394B2BDF" w14:textId="28982CA1" w:rsidR="00753309" w:rsidRPr="00F24715" w:rsidRDefault="00753309">
      <w:pPr>
        <w:rPr>
          <w:del w:id="468" w:author="Domburg, Marleen" w:date="2026-09-25T20:01:00Z" w16du:dateUtc="2026-09-26T00:01:00Z"/>
          <w:rFonts w:ascii="Arial" w:hAnsi="Arial" w:cs="Arial"/>
          <w:szCs w:val="22"/>
        </w:rPr>
      </w:pPr>
    </w:p>
    <w:p w14:paraId="6724D8C4" w14:textId="77777777" w:rsidR="00753309" w:rsidRPr="00F24715" w:rsidRDefault="00753309" w:rsidP="00753309">
      <w:pPr>
        <w:pStyle w:val="A-SectionHeadingArial"/>
        <w:jc w:val="center"/>
        <w:rPr>
          <w:del w:id="469" w:author="Domburg, Marleen" w:date="2026-09-25T20:01:00Z" w16du:dateUtc="2026-09-26T00:01:00Z"/>
          <w:rFonts w:cs="Arial"/>
          <w:sz w:val="22"/>
          <w:szCs w:val="22"/>
        </w:rPr>
      </w:pPr>
      <w:del w:id="470" w:author="Domburg, Marleen" w:date="2026-09-25T20:01:00Z" w16du:dateUtc="2026-09-26T00:01:00Z">
        <w:r w:rsidRPr="00F24715">
          <w:rPr>
            <w:rFonts w:cs="Arial"/>
            <w:sz w:val="22"/>
            <w:szCs w:val="22"/>
          </w:rPr>
          <w:delText>Rights and Responsibilities of the Subdistributing Agency</w:delText>
        </w:r>
      </w:del>
    </w:p>
    <w:p w14:paraId="2D69EC22" w14:textId="77777777" w:rsidR="00753309" w:rsidRPr="00F24715" w:rsidRDefault="00753309">
      <w:pPr>
        <w:rPr>
          <w:del w:id="471" w:author="Domburg, Marleen" w:date="2026-09-25T20:01:00Z" w16du:dateUtc="2026-09-26T00:01:00Z"/>
          <w:rFonts w:ascii="Arial" w:hAnsi="Arial" w:cs="Arial"/>
          <w:szCs w:val="22"/>
        </w:rPr>
      </w:pPr>
    </w:p>
    <w:p w14:paraId="0DB67092" w14:textId="247EFE0D" w:rsidR="00753309" w:rsidRPr="00F24715" w:rsidRDefault="00753309" w:rsidP="00753309">
      <w:pPr>
        <w:ind w:left="43" w:right="43"/>
        <w:rPr>
          <w:del w:id="472" w:author="Domburg, Marleen" w:date="2026-09-25T20:01:00Z" w16du:dateUtc="2026-09-26T00:01:00Z"/>
          <w:rFonts w:ascii="Arial" w:hAnsi="Arial" w:cs="Arial"/>
          <w:b/>
          <w:szCs w:val="22"/>
        </w:rPr>
      </w:pPr>
      <w:del w:id="473" w:author="Domburg, Marleen" w:date="2026-09-25T20:01:00Z" w16du:dateUtc="2026-09-26T00:01:00Z">
        <w:r w:rsidRPr="00F24715">
          <w:rPr>
            <w:rFonts w:ascii="Arial" w:hAnsi="Arial" w:cs="Arial"/>
            <w:b/>
            <w:szCs w:val="22"/>
          </w:rPr>
          <w:delText xml:space="preserve">The subdistributing agency </w:delText>
        </w:r>
        <w:r w:rsidR="00607A9E" w:rsidRPr="00F24715">
          <w:rPr>
            <w:rFonts w:ascii="Arial" w:hAnsi="Arial" w:cs="Arial"/>
            <w:b/>
            <w:szCs w:val="22"/>
          </w:rPr>
          <w:delText xml:space="preserve">shall </w:delText>
        </w:r>
        <w:r w:rsidRPr="00F24715">
          <w:rPr>
            <w:rFonts w:ascii="Arial" w:hAnsi="Arial" w:cs="Arial"/>
            <w:b/>
            <w:szCs w:val="22"/>
          </w:rPr>
          <w:delText>fulfill the following responsibilities:</w:delText>
        </w:r>
      </w:del>
    </w:p>
    <w:p w14:paraId="2B0940D8" w14:textId="77777777" w:rsidR="00753309" w:rsidRPr="00F24715" w:rsidRDefault="00753309" w:rsidP="00753309">
      <w:pPr>
        <w:ind w:left="43" w:right="43"/>
        <w:rPr>
          <w:del w:id="474" w:author="Domburg, Marleen" w:date="2026-09-25T20:01:00Z" w16du:dateUtc="2026-09-26T00:01:00Z"/>
          <w:rFonts w:ascii="Arial" w:hAnsi="Arial" w:cs="Arial"/>
          <w:szCs w:val="22"/>
        </w:rPr>
      </w:pPr>
    </w:p>
    <w:p w14:paraId="1D0973F7" w14:textId="0611FC89" w:rsidR="00753309" w:rsidRPr="00F24715" w:rsidRDefault="00753309" w:rsidP="00753309">
      <w:pPr>
        <w:numPr>
          <w:ilvl w:val="0"/>
          <w:numId w:val="2"/>
        </w:numPr>
        <w:tabs>
          <w:tab w:val="num" w:pos="587"/>
        </w:tabs>
        <w:spacing w:after="60"/>
        <w:ind w:left="587" w:right="43"/>
        <w:rPr>
          <w:del w:id="475" w:author="Domburg, Marleen" w:date="2026-09-25T20:01:00Z" w16du:dateUtc="2026-09-26T00:01:00Z"/>
          <w:rFonts w:ascii="Arial" w:hAnsi="Arial" w:cs="Arial"/>
          <w:szCs w:val="22"/>
        </w:rPr>
      </w:pPr>
      <w:del w:id="476" w:author="Domburg, Marleen" w:date="2026-09-25T20:01:00Z" w16du:dateUtc="2026-09-26T00:01:00Z">
        <w:r w:rsidRPr="00F24715">
          <w:rPr>
            <w:rFonts w:ascii="Arial" w:hAnsi="Arial" w:cs="Arial"/>
            <w:szCs w:val="22"/>
          </w:rPr>
          <w:delText xml:space="preserve">Comply with all </w:delText>
        </w:r>
        <w:r w:rsidR="000E3813" w:rsidRPr="00F24715">
          <w:rPr>
            <w:rFonts w:ascii="Arial" w:hAnsi="Arial" w:cs="Arial"/>
            <w:szCs w:val="22"/>
          </w:rPr>
          <w:delText xml:space="preserve">applicable regulations in Title 7, Parts 250 and 247 of the Code of Federal Regulations and </w:delText>
        </w:r>
        <w:r w:rsidRPr="00F24715">
          <w:rPr>
            <w:rFonts w:ascii="Arial" w:hAnsi="Arial" w:cs="Arial"/>
            <w:szCs w:val="22"/>
          </w:rPr>
          <w:delText>guidance issued by the CE, TDA</w:delText>
        </w:r>
        <w:r w:rsidR="0088734B" w:rsidRPr="00F24715">
          <w:rPr>
            <w:rFonts w:ascii="Arial" w:hAnsi="Arial" w:cs="Arial"/>
            <w:szCs w:val="22"/>
          </w:rPr>
          <w:delText>,</w:delText>
        </w:r>
        <w:r w:rsidRPr="00F24715">
          <w:rPr>
            <w:rFonts w:ascii="Arial" w:hAnsi="Arial" w:cs="Arial"/>
            <w:szCs w:val="22"/>
          </w:rPr>
          <w:delText xml:space="preserve"> and </w:delText>
        </w:r>
        <w:r w:rsidR="0088734B" w:rsidRPr="00F24715">
          <w:rPr>
            <w:rFonts w:ascii="Arial" w:hAnsi="Arial" w:cs="Arial"/>
            <w:szCs w:val="22"/>
          </w:rPr>
          <w:delText xml:space="preserve">the </w:delText>
        </w:r>
        <w:r w:rsidRPr="00F24715">
          <w:rPr>
            <w:rFonts w:ascii="Arial" w:hAnsi="Arial" w:cs="Arial"/>
            <w:szCs w:val="22"/>
          </w:rPr>
          <w:delText>USDA, and ensure that sites do so</w:delText>
        </w:r>
        <w:r w:rsidR="00607A9E" w:rsidRPr="00F24715">
          <w:rPr>
            <w:rFonts w:ascii="Arial" w:hAnsi="Arial" w:cs="Arial"/>
            <w:szCs w:val="22"/>
          </w:rPr>
          <w:delText>.</w:delText>
        </w:r>
      </w:del>
    </w:p>
    <w:p w14:paraId="0EB287E0" w14:textId="0182A6DA" w:rsidR="00753309" w:rsidRPr="00F24715" w:rsidRDefault="00753309" w:rsidP="00753309">
      <w:pPr>
        <w:numPr>
          <w:ilvl w:val="0"/>
          <w:numId w:val="2"/>
        </w:numPr>
        <w:tabs>
          <w:tab w:val="num" w:pos="587"/>
        </w:tabs>
        <w:spacing w:after="60"/>
        <w:ind w:left="587" w:right="43"/>
        <w:rPr>
          <w:del w:id="477" w:author="Domburg, Marleen" w:date="2026-09-25T20:01:00Z" w16du:dateUtc="2026-09-26T00:01:00Z"/>
          <w:rFonts w:ascii="Arial" w:hAnsi="Arial" w:cs="Arial"/>
          <w:szCs w:val="22"/>
        </w:rPr>
      </w:pPr>
      <w:del w:id="478" w:author="Domburg, Marleen" w:date="2026-09-25T20:01:00Z" w16du:dateUtc="2026-09-26T00:01:00Z">
        <w:r w:rsidRPr="00F24715">
          <w:rPr>
            <w:rFonts w:ascii="Arial" w:hAnsi="Arial" w:cs="Arial"/>
            <w:szCs w:val="22"/>
          </w:rPr>
          <w:delText>Comply with all requirements for receiving, handling, transporting, and storing USDA Foods</w:delText>
        </w:r>
        <w:r w:rsidR="00607A9E" w:rsidRPr="00F24715">
          <w:rPr>
            <w:rFonts w:ascii="Arial" w:hAnsi="Arial" w:cs="Arial"/>
            <w:szCs w:val="22"/>
          </w:rPr>
          <w:delText>.</w:delText>
        </w:r>
      </w:del>
    </w:p>
    <w:p w14:paraId="7213583D" w14:textId="0C47A0B0" w:rsidR="00753309" w:rsidRPr="00F24715" w:rsidRDefault="00753309" w:rsidP="00753309">
      <w:pPr>
        <w:numPr>
          <w:ilvl w:val="0"/>
          <w:numId w:val="2"/>
        </w:numPr>
        <w:tabs>
          <w:tab w:val="num" w:pos="587"/>
        </w:tabs>
        <w:spacing w:after="60"/>
        <w:ind w:left="587" w:right="43"/>
        <w:rPr>
          <w:del w:id="479" w:author="Domburg, Marleen" w:date="2026-09-25T20:01:00Z" w16du:dateUtc="2026-09-26T00:01:00Z"/>
          <w:rFonts w:ascii="Arial" w:hAnsi="Arial" w:cs="Arial"/>
          <w:szCs w:val="22"/>
        </w:rPr>
      </w:pPr>
      <w:del w:id="480" w:author="Domburg, Marleen" w:date="2026-09-25T20:01:00Z" w16du:dateUtc="2026-09-26T00:01:00Z">
        <w:r w:rsidRPr="00F24715">
          <w:rPr>
            <w:rFonts w:ascii="Arial" w:hAnsi="Arial" w:cs="Arial"/>
            <w:szCs w:val="22"/>
          </w:rPr>
          <w:delText>Ensure that sites comply with all requirements for receiving, handling, transporting, storing, and preparing USDA Foods</w:delText>
        </w:r>
        <w:r w:rsidR="00607A9E" w:rsidRPr="00F24715">
          <w:rPr>
            <w:rFonts w:ascii="Arial" w:hAnsi="Arial" w:cs="Arial"/>
            <w:szCs w:val="22"/>
          </w:rPr>
          <w:delText>.</w:delText>
        </w:r>
      </w:del>
    </w:p>
    <w:p w14:paraId="6B2D2161" w14:textId="44BF4D5F" w:rsidR="00753309" w:rsidRPr="00F24715" w:rsidRDefault="00753309" w:rsidP="00753309">
      <w:pPr>
        <w:numPr>
          <w:ilvl w:val="0"/>
          <w:numId w:val="2"/>
        </w:numPr>
        <w:tabs>
          <w:tab w:val="num" w:pos="587"/>
        </w:tabs>
        <w:spacing w:after="60"/>
        <w:ind w:left="587" w:right="43"/>
        <w:rPr>
          <w:del w:id="481" w:author="Domburg, Marleen" w:date="2026-09-25T20:01:00Z" w16du:dateUtc="2026-09-26T00:01:00Z"/>
          <w:rFonts w:ascii="Arial" w:hAnsi="Arial" w:cs="Arial"/>
          <w:szCs w:val="22"/>
        </w:rPr>
      </w:pPr>
      <w:del w:id="482" w:author="Domburg, Marleen" w:date="2026-09-25T20:01:00Z" w16du:dateUtc="2026-09-26T00:01:00Z">
        <w:r w:rsidRPr="00F24715">
          <w:rPr>
            <w:rFonts w:ascii="Arial" w:hAnsi="Arial" w:cs="Arial"/>
            <w:szCs w:val="22"/>
          </w:rPr>
          <w:delText>Train sites in the handling and use of USDA Foods; eligibility criteria; client rights (including civil rights requirements); complaint and administrative review procedures; the processing of applications</w:delText>
        </w:r>
        <w:r w:rsidR="005C761A" w:rsidRPr="00F24715">
          <w:rPr>
            <w:rFonts w:ascii="Arial" w:hAnsi="Arial" w:cs="Arial"/>
            <w:szCs w:val="22"/>
          </w:rPr>
          <w:delText xml:space="preserve"> or requests for food packages</w:delText>
        </w:r>
        <w:r w:rsidRPr="00F24715">
          <w:rPr>
            <w:rFonts w:ascii="Arial" w:hAnsi="Arial" w:cs="Arial"/>
            <w:szCs w:val="22"/>
          </w:rPr>
          <w:delText>; and procedures for food safety and food recalls</w:delText>
        </w:r>
        <w:r w:rsidR="00607A9E" w:rsidRPr="00F24715">
          <w:rPr>
            <w:rFonts w:ascii="Arial" w:hAnsi="Arial" w:cs="Arial"/>
            <w:szCs w:val="22"/>
          </w:rPr>
          <w:delText>.</w:delText>
        </w:r>
      </w:del>
    </w:p>
    <w:p w14:paraId="3D6684F1" w14:textId="2FE82301" w:rsidR="00753309" w:rsidRPr="00F24715" w:rsidRDefault="00753309" w:rsidP="00753309">
      <w:pPr>
        <w:numPr>
          <w:ilvl w:val="0"/>
          <w:numId w:val="2"/>
        </w:numPr>
        <w:tabs>
          <w:tab w:val="num" w:pos="587"/>
        </w:tabs>
        <w:spacing w:after="60"/>
        <w:ind w:left="587" w:right="43"/>
        <w:rPr>
          <w:del w:id="483" w:author="Domburg, Marleen" w:date="2026-09-25T20:01:00Z" w16du:dateUtc="2026-09-26T00:01:00Z"/>
          <w:rFonts w:ascii="Arial" w:hAnsi="Arial" w:cs="Arial"/>
          <w:szCs w:val="22"/>
        </w:rPr>
      </w:pPr>
      <w:del w:id="484" w:author="Domburg, Marleen" w:date="2026-09-25T20:01:00Z" w16du:dateUtc="2026-09-26T00:01:00Z">
        <w:r w:rsidRPr="00F24715">
          <w:rPr>
            <w:rFonts w:ascii="Arial" w:hAnsi="Arial" w:cs="Arial"/>
            <w:szCs w:val="22"/>
          </w:rPr>
          <w:delText>Collect, from the site, records that show the data and method used to determine the number of individuals served; and provide the data to the CE upon request.</w:delText>
        </w:r>
      </w:del>
    </w:p>
    <w:p w14:paraId="2106F163" w14:textId="77777777" w:rsidR="00753309" w:rsidRPr="00F24715" w:rsidRDefault="00753309" w:rsidP="00753309">
      <w:pPr>
        <w:numPr>
          <w:ilvl w:val="0"/>
          <w:numId w:val="2"/>
        </w:numPr>
        <w:tabs>
          <w:tab w:val="num" w:pos="587"/>
        </w:tabs>
        <w:spacing w:after="60"/>
        <w:ind w:left="587" w:right="43"/>
        <w:rPr>
          <w:del w:id="485" w:author="Domburg, Marleen" w:date="2026-09-25T20:01:00Z" w16du:dateUtc="2026-09-26T00:01:00Z"/>
          <w:rFonts w:ascii="Arial" w:hAnsi="Arial" w:cs="Arial"/>
          <w:szCs w:val="22"/>
        </w:rPr>
      </w:pPr>
      <w:del w:id="486" w:author="Domburg, Marleen" w:date="2026-09-25T20:01:00Z" w16du:dateUtc="2026-09-26T00:01:00Z">
        <w:r w:rsidRPr="00F24715">
          <w:rPr>
            <w:rFonts w:ascii="Arial" w:hAnsi="Arial" w:cs="Arial"/>
            <w:szCs w:val="22"/>
          </w:rPr>
          <w:delText>Compile data, maintain records, and submit reports as required to permit effective enforcement of nondiscrimination laws, regulations, policies, instructions, and guidelines; and collect such records from the site, as applicable.</w:delText>
        </w:r>
      </w:del>
    </w:p>
    <w:p w14:paraId="226722A8" w14:textId="28E7F8EB" w:rsidR="00753309" w:rsidRPr="00F24715" w:rsidRDefault="00753309" w:rsidP="00753309">
      <w:pPr>
        <w:numPr>
          <w:ilvl w:val="0"/>
          <w:numId w:val="2"/>
        </w:numPr>
        <w:tabs>
          <w:tab w:val="num" w:pos="587"/>
        </w:tabs>
        <w:spacing w:after="60"/>
        <w:ind w:left="587" w:right="43"/>
        <w:rPr>
          <w:del w:id="487" w:author="Domburg, Marleen" w:date="2026-09-25T20:01:00Z" w16du:dateUtc="2026-09-26T00:01:00Z"/>
          <w:rFonts w:ascii="Arial" w:hAnsi="Arial" w:cs="Arial"/>
          <w:szCs w:val="22"/>
        </w:rPr>
      </w:pPr>
      <w:del w:id="488" w:author="Domburg, Marleen" w:date="2026-09-25T20:01:00Z" w16du:dateUtc="2026-09-26T00:01:00Z">
        <w:r w:rsidRPr="00F24715">
          <w:rPr>
            <w:rFonts w:ascii="Arial" w:hAnsi="Arial" w:cs="Arial"/>
            <w:szCs w:val="22"/>
          </w:rPr>
          <w:delText>Attend training sessions required by the CE</w:delText>
        </w:r>
        <w:r w:rsidR="00607A9E" w:rsidRPr="00F24715">
          <w:rPr>
            <w:rFonts w:ascii="Arial" w:hAnsi="Arial" w:cs="Arial"/>
            <w:szCs w:val="22"/>
          </w:rPr>
          <w:delText>.</w:delText>
        </w:r>
      </w:del>
    </w:p>
    <w:p w14:paraId="69A949A4" w14:textId="664516AA" w:rsidR="00753309" w:rsidRPr="00F24715" w:rsidRDefault="00753309" w:rsidP="00753309">
      <w:pPr>
        <w:numPr>
          <w:ilvl w:val="0"/>
          <w:numId w:val="2"/>
        </w:numPr>
        <w:tabs>
          <w:tab w:val="num" w:pos="587"/>
        </w:tabs>
        <w:spacing w:after="60"/>
        <w:ind w:left="587" w:right="43"/>
        <w:rPr>
          <w:del w:id="489" w:author="Domburg, Marleen" w:date="2026-09-25T20:01:00Z" w16du:dateUtc="2026-09-26T00:01:00Z"/>
          <w:rFonts w:ascii="Arial" w:hAnsi="Arial" w:cs="Arial"/>
          <w:szCs w:val="22"/>
        </w:rPr>
      </w:pPr>
      <w:del w:id="490" w:author="Domburg, Marleen" w:date="2026-09-25T20:01:00Z" w16du:dateUtc="2026-09-26T00:01:00Z">
        <w:r w:rsidRPr="00F24715">
          <w:rPr>
            <w:rFonts w:ascii="Arial" w:hAnsi="Arial" w:cs="Arial"/>
            <w:szCs w:val="22"/>
          </w:rPr>
          <w:delText>Offer training sessions and technical assistance to sites at a time and place that is convenient to the sites</w:delText>
        </w:r>
        <w:r w:rsidR="00607A9E" w:rsidRPr="00F24715">
          <w:rPr>
            <w:rFonts w:ascii="Arial" w:hAnsi="Arial" w:cs="Arial"/>
            <w:szCs w:val="22"/>
          </w:rPr>
          <w:delText>.</w:delText>
        </w:r>
      </w:del>
    </w:p>
    <w:p w14:paraId="1E7B04C7" w14:textId="43929796" w:rsidR="00753309" w:rsidRPr="00F24715" w:rsidRDefault="00753309" w:rsidP="00753309">
      <w:pPr>
        <w:numPr>
          <w:ilvl w:val="0"/>
          <w:numId w:val="2"/>
        </w:numPr>
        <w:tabs>
          <w:tab w:val="num" w:pos="587"/>
        </w:tabs>
        <w:spacing w:after="60"/>
        <w:ind w:left="587" w:right="43"/>
        <w:rPr>
          <w:del w:id="491" w:author="Domburg, Marleen" w:date="2026-09-25T20:01:00Z" w16du:dateUtc="2026-09-26T00:01:00Z"/>
          <w:rFonts w:ascii="Arial" w:hAnsi="Arial" w:cs="Arial"/>
          <w:szCs w:val="22"/>
        </w:rPr>
      </w:pPr>
      <w:del w:id="492" w:author="Domburg, Marleen" w:date="2026-09-25T20:01:00Z" w16du:dateUtc="2026-09-26T00:01:00Z">
        <w:r w:rsidRPr="00F24715">
          <w:rPr>
            <w:rFonts w:ascii="Arial" w:hAnsi="Arial" w:cs="Arial"/>
            <w:szCs w:val="22"/>
          </w:rPr>
          <w:delText xml:space="preserve">Provide a copy of the </w:delText>
        </w:r>
        <w:r w:rsidR="00B66FD8" w:rsidRPr="00F24715">
          <w:rPr>
            <w:rFonts w:ascii="Arial" w:hAnsi="Arial" w:cs="Arial"/>
            <w:i/>
            <w:iCs/>
            <w:szCs w:val="22"/>
          </w:rPr>
          <w:delText>Participant Application</w:delText>
        </w:r>
        <w:r w:rsidR="00B66FD8" w:rsidRPr="00F24715">
          <w:rPr>
            <w:rFonts w:ascii="Arial" w:hAnsi="Arial" w:cs="Arial"/>
            <w:szCs w:val="22"/>
          </w:rPr>
          <w:delText xml:space="preserve"> (Form H1504</w:delText>
        </w:r>
        <w:r w:rsidR="00450876" w:rsidRPr="00F24715">
          <w:rPr>
            <w:rFonts w:ascii="Arial" w:hAnsi="Arial" w:cs="Arial"/>
            <w:szCs w:val="22"/>
          </w:rPr>
          <w:delText xml:space="preserve">) </w:delText>
        </w:r>
        <w:r w:rsidRPr="00F24715">
          <w:rPr>
            <w:rFonts w:ascii="Arial" w:hAnsi="Arial" w:cs="Arial"/>
            <w:szCs w:val="22"/>
          </w:rPr>
          <w:delText>to sites without charge</w:delText>
        </w:r>
        <w:r w:rsidR="00607A9E" w:rsidRPr="00F24715">
          <w:rPr>
            <w:rFonts w:ascii="Arial" w:hAnsi="Arial" w:cs="Arial"/>
            <w:szCs w:val="22"/>
          </w:rPr>
          <w:delText>.</w:delText>
        </w:r>
      </w:del>
    </w:p>
    <w:p w14:paraId="707304DB" w14:textId="61C5665E" w:rsidR="00753309" w:rsidRPr="00F24715" w:rsidRDefault="00753309" w:rsidP="00753309">
      <w:pPr>
        <w:numPr>
          <w:ilvl w:val="0"/>
          <w:numId w:val="2"/>
        </w:numPr>
        <w:tabs>
          <w:tab w:val="num" w:pos="587"/>
        </w:tabs>
        <w:spacing w:after="60"/>
        <w:ind w:left="587" w:right="43"/>
        <w:rPr>
          <w:del w:id="493" w:author="Domburg, Marleen" w:date="2026-09-25T20:01:00Z" w16du:dateUtc="2026-09-26T00:01:00Z"/>
          <w:rFonts w:ascii="Arial" w:hAnsi="Arial" w:cs="Arial"/>
          <w:szCs w:val="22"/>
        </w:rPr>
      </w:pPr>
      <w:del w:id="494" w:author="Domburg, Marleen" w:date="2026-09-25T20:01:00Z" w16du:dateUtc="2026-09-26T00:01:00Z">
        <w:r w:rsidRPr="00F24715">
          <w:rPr>
            <w:rFonts w:ascii="Arial" w:hAnsi="Arial" w:cs="Arial"/>
            <w:szCs w:val="22"/>
          </w:rPr>
          <w:delText>Provide a copy of the current income guidelines to sites</w:delText>
        </w:r>
        <w:r w:rsidR="00607A9E" w:rsidRPr="00F24715">
          <w:rPr>
            <w:rFonts w:ascii="Arial" w:hAnsi="Arial" w:cs="Arial"/>
            <w:szCs w:val="22"/>
          </w:rPr>
          <w:delText>.</w:delText>
        </w:r>
      </w:del>
    </w:p>
    <w:p w14:paraId="078E391A" w14:textId="01E3CC2E" w:rsidR="00753309" w:rsidRPr="00F24715" w:rsidRDefault="00753309" w:rsidP="00753309">
      <w:pPr>
        <w:numPr>
          <w:ilvl w:val="0"/>
          <w:numId w:val="2"/>
        </w:numPr>
        <w:tabs>
          <w:tab w:val="num" w:pos="587"/>
        </w:tabs>
        <w:spacing w:after="60"/>
        <w:ind w:left="587" w:right="43"/>
        <w:rPr>
          <w:del w:id="495" w:author="Domburg, Marleen" w:date="2026-09-25T20:01:00Z" w16du:dateUtc="2026-09-26T00:01:00Z"/>
          <w:rFonts w:ascii="Arial" w:hAnsi="Arial" w:cs="Arial"/>
          <w:szCs w:val="22"/>
        </w:rPr>
      </w:pPr>
      <w:del w:id="496" w:author="Domburg, Marleen" w:date="2026-09-25T20:01:00Z" w16du:dateUtc="2026-09-26T00:01:00Z">
        <w:r w:rsidRPr="00F24715">
          <w:rPr>
            <w:rFonts w:ascii="Arial" w:hAnsi="Arial" w:cs="Arial"/>
            <w:szCs w:val="22"/>
          </w:rPr>
          <w:delText>Ensure that all USDA Foods are distributed to participants and sites without regard to race, color, national origin, sex, or disability</w:delText>
        </w:r>
        <w:r w:rsidR="00607A9E" w:rsidRPr="00F24715">
          <w:rPr>
            <w:rFonts w:ascii="Arial" w:hAnsi="Arial" w:cs="Arial"/>
            <w:szCs w:val="22"/>
          </w:rPr>
          <w:delText>.</w:delText>
        </w:r>
      </w:del>
    </w:p>
    <w:p w14:paraId="76315184" w14:textId="687CF7BA" w:rsidR="00753309" w:rsidRPr="00F24715" w:rsidRDefault="00753309" w:rsidP="00753309">
      <w:pPr>
        <w:numPr>
          <w:ilvl w:val="0"/>
          <w:numId w:val="2"/>
        </w:numPr>
        <w:tabs>
          <w:tab w:val="num" w:pos="587"/>
        </w:tabs>
        <w:spacing w:after="60"/>
        <w:ind w:left="587" w:right="43"/>
        <w:rPr>
          <w:del w:id="497" w:author="Domburg, Marleen" w:date="2026-09-25T20:01:00Z" w16du:dateUtc="2026-09-26T00:01:00Z"/>
          <w:rFonts w:ascii="Arial" w:hAnsi="Arial" w:cs="Arial"/>
          <w:szCs w:val="22"/>
        </w:rPr>
      </w:pPr>
      <w:del w:id="498" w:author="Domburg, Marleen" w:date="2026-09-25T20:01:00Z" w16du:dateUtc="2026-09-26T00:01:00Z">
        <w:r w:rsidRPr="00F24715">
          <w:rPr>
            <w:rFonts w:ascii="Arial" w:hAnsi="Arial" w:cs="Arial"/>
            <w:szCs w:val="22"/>
          </w:rPr>
          <w:delText xml:space="preserve">Avoid charging sites any fees for the administration of </w:delText>
        </w:r>
        <w:r w:rsidR="00450876" w:rsidRPr="00F24715">
          <w:rPr>
            <w:rFonts w:ascii="Arial" w:hAnsi="Arial" w:cs="Arial"/>
            <w:szCs w:val="22"/>
          </w:rPr>
          <w:delText>CSFP.</w:delText>
        </w:r>
      </w:del>
    </w:p>
    <w:p w14:paraId="5D112232" w14:textId="44DE1AEF" w:rsidR="00753309" w:rsidRPr="00F24715" w:rsidRDefault="00753309" w:rsidP="00753309">
      <w:pPr>
        <w:numPr>
          <w:ilvl w:val="0"/>
          <w:numId w:val="2"/>
        </w:numPr>
        <w:tabs>
          <w:tab w:val="num" w:pos="587"/>
        </w:tabs>
        <w:spacing w:after="60"/>
        <w:ind w:left="587" w:right="43"/>
        <w:rPr>
          <w:del w:id="499" w:author="Domburg, Marleen" w:date="2026-09-25T20:01:00Z" w16du:dateUtc="2026-09-26T00:01:00Z"/>
          <w:rFonts w:ascii="Arial" w:hAnsi="Arial" w:cs="Arial"/>
          <w:szCs w:val="22"/>
        </w:rPr>
      </w:pPr>
      <w:del w:id="500" w:author="Domburg, Marleen" w:date="2026-09-25T20:01:00Z" w16du:dateUtc="2026-09-26T00:01:00Z">
        <w:r w:rsidRPr="00F24715">
          <w:rPr>
            <w:rFonts w:ascii="Arial" w:hAnsi="Arial" w:cs="Arial"/>
            <w:szCs w:val="22"/>
          </w:rPr>
          <w:delText xml:space="preserve">Ensure that all food packages containing USDA Foods comply with </w:delText>
        </w:r>
        <w:r w:rsidR="00450876" w:rsidRPr="00F24715">
          <w:rPr>
            <w:rFonts w:ascii="Arial" w:hAnsi="Arial" w:cs="Arial"/>
            <w:szCs w:val="22"/>
          </w:rPr>
          <w:delText>CSFP</w:delText>
        </w:r>
        <w:r w:rsidRPr="00F24715">
          <w:rPr>
            <w:rFonts w:ascii="Arial" w:hAnsi="Arial" w:cs="Arial"/>
            <w:szCs w:val="22"/>
          </w:rPr>
          <w:delText xml:space="preserve"> requirements</w:delText>
        </w:r>
        <w:r w:rsidR="00607A9E" w:rsidRPr="00F24715">
          <w:rPr>
            <w:rFonts w:ascii="Arial" w:hAnsi="Arial" w:cs="Arial"/>
            <w:szCs w:val="22"/>
          </w:rPr>
          <w:delText>.</w:delText>
        </w:r>
      </w:del>
    </w:p>
    <w:p w14:paraId="7559D212" w14:textId="53C00B7D" w:rsidR="00753309" w:rsidRPr="00F24715" w:rsidRDefault="00753309" w:rsidP="00753309">
      <w:pPr>
        <w:numPr>
          <w:ilvl w:val="0"/>
          <w:numId w:val="2"/>
        </w:numPr>
        <w:tabs>
          <w:tab w:val="num" w:pos="587"/>
        </w:tabs>
        <w:spacing w:after="60"/>
        <w:ind w:left="587" w:right="43"/>
        <w:rPr>
          <w:del w:id="501" w:author="Domburg, Marleen" w:date="2026-09-25T20:01:00Z" w16du:dateUtc="2026-09-26T00:01:00Z"/>
          <w:rFonts w:ascii="Arial" w:hAnsi="Arial" w:cs="Arial"/>
          <w:szCs w:val="22"/>
        </w:rPr>
      </w:pPr>
      <w:del w:id="502" w:author="Domburg, Marleen" w:date="2026-09-25T20:01:00Z" w16du:dateUtc="2026-09-26T00:01:00Z">
        <w:r w:rsidRPr="00F24715">
          <w:rPr>
            <w:rFonts w:ascii="Arial" w:hAnsi="Arial" w:cs="Arial"/>
            <w:szCs w:val="22"/>
          </w:rPr>
          <w:delText xml:space="preserve">Monitor each site’s distribution of USDA Foods to ensure compliance with </w:delText>
        </w:r>
        <w:r w:rsidR="00450876" w:rsidRPr="00F24715">
          <w:rPr>
            <w:rFonts w:ascii="Arial" w:hAnsi="Arial" w:cs="Arial"/>
            <w:szCs w:val="22"/>
          </w:rPr>
          <w:delText>CSFP</w:delText>
        </w:r>
        <w:r w:rsidRPr="00F24715">
          <w:rPr>
            <w:rFonts w:ascii="Arial" w:hAnsi="Arial" w:cs="Arial"/>
            <w:szCs w:val="22"/>
          </w:rPr>
          <w:delText xml:space="preserve"> requirements and do so during each site’s normal hours of operation</w:delText>
        </w:r>
        <w:r w:rsidR="00607A9E" w:rsidRPr="00F24715">
          <w:rPr>
            <w:rFonts w:ascii="Arial" w:hAnsi="Arial" w:cs="Arial"/>
            <w:szCs w:val="22"/>
          </w:rPr>
          <w:delText>.</w:delText>
        </w:r>
      </w:del>
    </w:p>
    <w:p w14:paraId="63241603" w14:textId="28DFABD3" w:rsidR="00753309" w:rsidRPr="00F24715" w:rsidRDefault="00753309" w:rsidP="00753309">
      <w:pPr>
        <w:numPr>
          <w:ilvl w:val="0"/>
          <w:numId w:val="2"/>
        </w:numPr>
        <w:tabs>
          <w:tab w:val="num" w:pos="587"/>
        </w:tabs>
        <w:spacing w:after="60"/>
        <w:ind w:left="587" w:right="43"/>
        <w:rPr>
          <w:del w:id="503" w:author="Domburg, Marleen" w:date="2026-09-25T20:01:00Z" w16du:dateUtc="2026-09-26T00:01:00Z"/>
          <w:rFonts w:ascii="Arial" w:hAnsi="Arial" w:cs="Arial"/>
          <w:szCs w:val="22"/>
        </w:rPr>
      </w:pPr>
      <w:del w:id="504" w:author="Domburg, Marleen" w:date="2026-09-25T20:01:00Z" w16du:dateUtc="2026-09-26T00:01:00Z">
        <w:r w:rsidRPr="00F24715">
          <w:rPr>
            <w:rFonts w:ascii="Arial" w:hAnsi="Arial" w:cs="Arial"/>
            <w:szCs w:val="22"/>
          </w:rPr>
          <w:delText>Maintain records to document the receipt, disposal, and inventory of USDA Foods for three years from the close of the fiscal year to which they pertain, or longer if records are related to unresolved claims actions, audits, or investigations</w:delText>
        </w:r>
        <w:r w:rsidR="00607A9E" w:rsidRPr="00F24715">
          <w:rPr>
            <w:rFonts w:ascii="Arial" w:hAnsi="Arial" w:cs="Arial"/>
            <w:szCs w:val="22"/>
          </w:rPr>
          <w:delText>.</w:delText>
        </w:r>
      </w:del>
    </w:p>
    <w:p w14:paraId="7A6D5424" w14:textId="77777777" w:rsidR="00753309" w:rsidRPr="00F24715" w:rsidRDefault="00753309" w:rsidP="00753309">
      <w:pPr>
        <w:numPr>
          <w:ilvl w:val="0"/>
          <w:numId w:val="2"/>
        </w:numPr>
        <w:tabs>
          <w:tab w:val="num" w:pos="587"/>
        </w:tabs>
        <w:spacing w:after="60"/>
        <w:ind w:left="587" w:right="43"/>
        <w:rPr>
          <w:del w:id="505" w:author="Domburg, Marleen" w:date="2026-09-25T20:01:00Z" w16du:dateUtc="2026-09-26T00:01:00Z"/>
          <w:rFonts w:ascii="Arial" w:hAnsi="Arial" w:cs="Arial"/>
          <w:szCs w:val="22"/>
        </w:rPr>
      </w:pPr>
      <w:del w:id="506" w:author="Domburg, Marleen" w:date="2026-09-25T20:01:00Z" w16du:dateUtc="2026-09-26T00:01:00Z">
        <w:r w:rsidRPr="00F24715">
          <w:rPr>
            <w:rFonts w:ascii="Arial" w:hAnsi="Arial" w:cs="Arial"/>
            <w:szCs w:val="22"/>
          </w:rPr>
          <w:delText>Obtain the signature of the site’s representative showing the receipt of USDA Foods, and maintain the receipts, as well as other program records, for three years from the close of the fiscal year to which they pertain, or until claims actions, audits, or investigations are resolved. Records include, but are not limited to, the following: 1) this Agreement and 2) documentation of the receipt, inventory, and disposal of USDA Foods.</w:delText>
        </w:r>
      </w:del>
    </w:p>
    <w:p w14:paraId="4F41EE3A" w14:textId="77E06434" w:rsidR="00753309" w:rsidRPr="00F24715" w:rsidRDefault="00753309" w:rsidP="00753309">
      <w:pPr>
        <w:numPr>
          <w:ilvl w:val="0"/>
          <w:numId w:val="2"/>
        </w:numPr>
        <w:tabs>
          <w:tab w:val="num" w:pos="587"/>
        </w:tabs>
        <w:spacing w:after="60"/>
        <w:ind w:left="587" w:right="43"/>
        <w:rPr>
          <w:del w:id="507" w:author="Domburg, Marleen" w:date="2026-09-25T20:01:00Z" w16du:dateUtc="2026-09-26T00:01:00Z"/>
          <w:rFonts w:ascii="Arial" w:hAnsi="Arial" w:cs="Arial"/>
          <w:szCs w:val="22"/>
        </w:rPr>
      </w:pPr>
      <w:del w:id="508" w:author="Domburg, Marleen" w:date="2026-09-25T20:01:00Z" w16du:dateUtc="2026-09-26T00:01:00Z">
        <w:r w:rsidRPr="00F24715">
          <w:rPr>
            <w:rFonts w:ascii="Arial" w:hAnsi="Arial" w:cs="Arial"/>
            <w:szCs w:val="22"/>
          </w:rPr>
          <w:delText>Do not require, solicit, or accept payment from sites in money, materials, or services for USDA Foods packages</w:delText>
        </w:r>
        <w:r w:rsidR="00607A9E" w:rsidRPr="00F24715">
          <w:rPr>
            <w:rFonts w:ascii="Arial" w:hAnsi="Arial" w:cs="Arial"/>
            <w:szCs w:val="22"/>
          </w:rPr>
          <w:delText>.</w:delText>
        </w:r>
      </w:del>
    </w:p>
    <w:p w14:paraId="2F5CF85E" w14:textId="3334BFD1" w:rsidR="00753309" w:rsidRPr="00F24715" w:rsidRDefault="00753309" w:rsidP="00753309">
      <w:pPr>
        <w:numPr>
          <w:ilvl w:val="0"/>
          <w:numId w:val="2"/>
        </w:numPr>
        <w:tabs>
          <w:tab w:val="num" w:pos="587"/>
        </w:tabs>
        <w:spacing w:after="60"/>
        <w:ind w:left="587" w:right="43"/>
        <w:rPr>
          <w:del w:id="509" w:author="Domburg, Marleen" w:date="2026-09-25T20:01:00Z" w16du:dateUtc="2026-09-26T00:01:00Z"/>
          <w:rFonts w:ascii="Arial" w:hAnsi="Arial" w:cs="Arial"/>
          <w:szCs w:val="22"/>
        </w:rPr>
      </w:pPr>
      <w:del w:id="510" w:author="Domburg, Marleen" w:date="2026-09-25T20:01:00Z" w16du:dateUtc="2026-09-26T00:01:00Z">
        <w:r w:rsidRPr="00F24715">
          <w:rPr>
            <w:rFonts w:ascii="Arial" w:hAnsi="Arial" w:cs="Arial"/>
            <w:szCs w:val="22"/>
          </w:rPr>
          <w:delText>Ensure that each site does not require, solicit, or accept payment from applicants or participants in money, materials, or services for USDA Foods packages</w:delText>
        </w:r>
        <w:r w:rsidR="00607A9E" w:rsidRPr="00F24715">
          <w:rPr>
            <w:rFonts w:ascii="Arial" w:hAnsi="Arial" w:cs="Arial"/>
            <w:szCs w:val="22"/>
          </w:rPr>
          <w:delText>.</w:delText>
        </w:r>
      </w:del>
    </w:p>
    <w:p w14:paraId="1CB10B10" w14:textId="0E19CD3F" w:rsidR="00753309" w:rsidRPr="00F24715" w:rsidRDefault="00753309" w:rsidP="00753309">
      <w:pPr>
        <w:numPr>
          <w:ilvl w:val="0"/>
          <w:numId w:val="2"/>
        </w:numPr>
        <w:tabs>
          <w:tab w:val="num" w:pos="587"/>
        </w:tabs>
        <w:spacing w:after="60"/>
        <w:ind w:left="587" w:right="43"/>
        <w:rPr>
          <w:del w:id="511" w:author="Domburg, Marleen" w:date="2026-09-25T20:01:00Z" w16du:dateUtc="2026-09-26T00:01:00Z"/>
          <w:rFonts w:ascii="Arial" w:hAnsi="Arial" w:cs="Arial"/>
          <w:szCs w:val="22"/>
        </w:rPr>
      </w:pPr>
      <w:del w:id="512" w:author="Domburg, Marleen" w:date="2026-09-25T20:01:00Z" w16du:dateUtc="2026-09-26T00:01:00Z">
        <w:r w:rsidRPr="00F24715">
          <w:rPr>
            <w:rFonts w:ascii="Arial" w:hAnsi="Arial" w:cs="Arial"/>
            <w:szCs w:val="22"/>
          </w:rPr>
          <w:delText>Make clear that sites and participants are not required to cooperate with activities unrelated to the distribution of USDA Foods. Activities include the following: contribute money, sign petitions, or converse with a person conducting such activity; belong to, attend meetings of, or pay dues to any organization</w:delText>
        </w:r>
        <w:r w:rsidR="00607A9E" w:rsidRPr="00F24715">
          <w:rPr>
            <w:rFonts w:ascii="Arial" w:hAnsi="Arial" w:cs="Arial"/>
            <w:szCs w:val="22"/>
          </w:rPr>
          <w:delText>.</w:delText>
        </w:r>
      </w:del>
    </w:p>
    <w:p w14:paraId="4F022147" w14:textId="0EE3AF59" w:rsidR="00753309" w:rsidRPr="00F24715" w:rsidRDefault="00753309" w:rsidP="00753309">
      <w:pPr>
        <w:numPr>
          <w:ilvl w:val="0"/>
          <w:numId w:val="2"/>
        </w:numPr>
        <w:tabs>
          <w:tab w:val="num" w:pos="587"/>
        </w:tabs>
        <w:spacing w:after="60"/>
        <w:ind w:left="587" w:right="43"/>
        <w:rPr>
          <w:del w:id="513" w:author="Domburg, Marleen" w:date="2026-09-25T20:01:00Z" w16du:dateUtc="2026-09-26T00:01:00Z"/>
          <w:rFonts w:ascii="Arial" w:hAnsi="Arial" w:cs="Arial"/>
          <w:szCs w:val="22"/>
        </w:rPr>
      </w:pPr>
      <w:del w:id="514" w:author="Domburg, Marleen" w:date="2026-09-25T20:01:00Z" w16du:dateUtc="2026-09-26T00:01:00Z">
        <w:r w:rsidRPr="00F24715">
          <w:rPr>
            <w:rFonts w:ascii="Arial" w:hAnsi="Arial" w:cs="Arial"/>
            <w:szCs w:val="22"/>
          </w:rPr>
          <w:delText>Ensure that unrelated activities do not disrupt the distribution of USDA Foods at the subdistributing agency and at each site</w:delText>
        </w:r>
        <w:r w:rsidR="00607A9E" w:rsidRPr="00F24715">
          <w:rPr>
            <w:rFonts w:ascii="Arial" w:hAnsi="Arial" w:cs="Arial"/>
            <w:szCs w:val="22"/>
          </w:rPr>
          <w:delText>.</w:delText>
        </w:r>
      </w:del>
    </w:p>
    <w:p w14:paraId="1FC3910A" w14:textId="2783B3BA" w:rsidR="00753309" w:rsidRPr="00F24715" w:rsidRDefault="00753309" w:rsidP="00753309">
      <w:pPr>
        <w:numPr>
          <w:ilvl w:val="0"/>
          <w:numId w:val="2"/>
        </w:numPr>
        <w:tabs>
          <w:tab w:val="num" w:pos="587"/>
        </w:tabs>
        <w:spacing w:after="60"/>
        <w:ind w:left="587" w:right="43"/>
        <w:rPr>
          <w:del w:id="515" w:author="Domburg, Marleen" w:date="2026-09-25T20:01:00Z" w16du:dateUtc="2026-09-26T00:01:00Z"/>
          <w:rFonts w:ascii="Arial" w:hAnsi="Arial" w:cs="Arial"/>
          <w:szCs w:val="22"/>
        </w:rPr>
      </w:pPr>
      <w:del w:id="516" w:author="Domburg, Marleen" w:date="2026-09-25T20:01:00Z" w16du:dateUtc="2026-09-26T00:01:00Z">
        <w:r w:rsidRPr="00F24715">
          <w:rPr>
            <w:rFonts w:ascii="Arial" w:hAnsi="Arial" w:cs="Arial"/>
            <w:szCs w:val="22"/>
          </w:rPr>
          <w:delText xml:space="preserve">Provide to the CE certain data (including, but not limited to, reports about the number of </w:delText>
        </w:r>
        <w:r w:rsidR="002A4C0C" w:rsidRPr="00F24715">
          <w:rPr>
            <w:rFonts w:ascii="Arial" w:hAnsi="Arial" w:cs="Arial"/>
            <w:szCs w:val="22"/>
          </w:rPr>
          <w:delText>food packages distributed</w:delText>
        </w:r>
        <w:r w:rsidR="00A73224" w:rsidRPr="00F24715">
          <w:rPr>
            <w:rFonts w:ascii="Arial" w:hAnsi="Arial" w:cs="Arial"/>
            <w:szCs w:val="22"/>
          </w:rPr>
          <w:delText>, inventory remaining after</w:delText>
        </w:r>
        <w:r w:rsidR="00E868FF" w:rsidRPr="00F24715">
          <w:rPr>
            <w:rFonts w:ascii="Arial" w:hAnsi="Arial" w:cs="Arial"/>
            <w:szCs w:val="22"/>
          </w:rPr>
          <w:delText xml:space="preserve"> completing</w:delText>
        </w:r>
        <w:r w:rsidR="00A73224" w:rsidRPr="00F24715">
          <w:rPr>
            <w:rFonts w:ascii="Arial" w:hAnsi="Arial" w:cs="Arial"/>
            <w:szCs w:val="22"/>
          </w:rPr>
          <w:delText xml:space="preserve"> distributions within a month</w:delText>
        </w:r>
        <w:r w:rsidR="00E868FF" w:rsidRPr="00F24715">
          <w:rPr>
            <w:rFonts w:ascii="Arial" w:hAnsi="Arial" w:cs="Arial"/>
            <w:szCs w:val="22"/>
          </w:rPr>
          <w:delText>, racial/ethn</w:delText>
        </w:r>
        <w:r w:rsidR="00F10329" w:rsidRPr="00F24715">
          <w:rPr>
            <w:rFonts w:ascii="Arial" w:hAnsi="Arial" w:cs="Arial"/>
            <w:szCs w:val="22"/>
          </w:rPr>
          <w:delText>i</w:delText>
        </w:r>
        <w:r w:rsidR="00E868FF" w:rsidRPr="00F24715">
          <w:rPr>
            <w:rFonts w:ascii="Arial" w:hAnsi="Arial" w:cs="Arial"/>
            <w:szCs w:val="22"/>
          </w:rPr>
          <w:delText>c data</w:delText>
        </w:r>
        <w:r w:rsidRPr="00F24715">
          <w:rPr>
            <w:rFonts w:ascii="Arial" w:hAnsi="Arial" w:cs="Arial"/>
            <w:szCs w:val="22"/>
          </w:rPr>
          <w:delText>) pertaining to the subdistributing agency and to each site</w:delText>
        </w:r>
        <w:r w:rsidR="00607A9E" w:rsidRPr="00F24715">
          <w:rPr>
            <w:rFonts w:ascii="Arial" w:hAnsi="Arial" w:cs="Arial"/>
            <w:szCs w:val="22"/>
          </w:rPr>
          <w:delText>.</w:delText>
        </w:r>
      </w:del>
    </w:p>
    <w:p w14:paraId="2C9FE3DB" w14:textId="18D30987" w:rsidR="00753309" w:rsidRPr="00F24715" w:rsidRDefault="00753309" w:rsidP="00753309">
      <w:pPr>
        <w:numPr>
          <w:ilvl w:val="0"/>
          <w:numId w:val="2"/>
        </w:numPr>
        <w:tabs>
          <w:tab w:val="num" w:pos="587"/>
        </w:tabs>
        <w:spacing w:after="60"/>
        <w:ind w:left="587" w:right="43"/>
        <w:rPr>
          <w:del w:id="517" w:author="Domburg, Marleen" w:date="2026-09-25T20:01:00Z" w16du:dateUtc="2026-09-26T00:01:00Z"/>
          <w:rFonts w:ascii="Arial" w:hAnsi="Arial" w:cs="Arial"/>
          <w:szCs w:val="22"/>
        </w:rPr>
      </w:pPr>
      <w:del w:id="518" w:author="Domburg, Marleen" w:date="2026-09-25T20:01:00Z" w16du:dateUtc="2026-09-26T00:01:00Z">
        <w:r w:rsidRPr="00F24715">
          <w:rPr>
            <w:rFonts w:ascii="Arial" w:hAnsi="Arial" w:cs="Arial"/>
            <w:szCs w:val="22"/>
          </w:rPr>
          <w:delText xml:space="preserve">Ensure that each site distributes the appropriate USDA Foods package to a </w:delText>
        </w:r>
        <w:r w:rsidR="00450876" w:rsidRPr="00F24715">
          <w:rPr>
            <w:rFonts w:ascii="Arial" w:hAnsi="Arial" w:cs="Arial"/>
            <w:szCs w:val="22"/>
          </w:rPr>
          <w:delText>CSFP</w:delText>
        </w:r>
        <w:r w:rsidRPr="00F24715">
          <w:rPr>
            <w:rFonts w:ascii="Arial" w:hAnsi="Arial" w:cs="Arial"/>
            <w:szCs w:val="22"/>
          </w:rPr>
          <w:delText xml:space="preserve"> participant based on his or her eligibility and in compliance with </w:delText>
        </w:r>
        <w:r w:rsidR="00450876" w:rsidRPr="00F24715">
          <w:rPr>
            <w:rFonts w:ascii="Arial" w:hAnsi="Arial" w:cs="Arial"/>
            <w:szCs w:val="22"/>
          </w:rPr>
          <w:delText>CSFP</w:delText>
        </w:r>
        <w:r w:rsidRPr="00F24715">
          <w:rPr>
            <w:rFonts w:ascii="Arial" w:hAnsi="Arial" w:cs="Arial"/>
            <w:szCs w:val="22"/>
          </w:rPr>
          <w:delText xml:space="preserve"> requirements</w:delText>
        </w:r>
        <w:r w:rsidR="00607A9E" w:rsidRPr="00F24715">
          <w:rPr>
            <w:rFonts w:ascii="Arial" w:hAnsi="Arial" w:cs="Arial"/>
            <w:szCs w:val="22"/>
          </w:rPr>
          <w:delText>.</w:delText>
        </w:r>
      </w:del>
    </w:p>
    <w:p w14:paraId="0CF51D62" w14:textId="49B96EA9" w:rsidR="00753309" w:rsidRPr="00F24715" w:rsidRDefault="00753309" w:rsidP="00753309">
      <w:pPr>
        <w:numPr>
          <w:ilvl w:val="0"/>
          <w:numId w:val="2"/>
        </w:numPr>
        <w:tabs>
          <w:tab w:val="num" w:pos="587"/>
        </w:tabs>
        <w:spacing w:after="60"/>
        <w:ind w:left="587" w:right="43"/>
        <w:rPr>
          <w:del w:id="519" w:author="Domburg, Marleen" w:date="2026-09-25T20:01:00Z" w16du:dateUtc="2026-09-26T00:01:00Z"/>
          <w:rFonts w:ascii="Arial" w:hAnsi="Arial" w:cs="Arial"/>
          <w:szCs w:val="22"/>
        </w:rPr>
      </w:pPr>
      <w:del w:id="520" w:author="Domburg, Marleen" w:date="2026-09-25T20:01:00Z" w16du:dateUtc="2026-09-26T00:01:00Z">
        <w:r w:rsidRPr="00F24715">
          <w:rPr>
            <w:rFonts w:ascii="Arial" w:hAnsi="Arial" w:cs="Arial"/>
            <w:szCs w:val="22"/>
          </w:rPr>
          <w:delText xml:space="preserve">Ensure that sites determine the eligibility of applicants who apply for USDA Foods assistance in compliance with </w:delText>
        </w:r>
        <w:r w:rsidR="00450876" w:rsidRPr="00F24715">
          <w:rPr>
            <w:rFonts w:ascii="Arial" w:hAnsi="Arial" w:cs="Arial"/>
            <w:szCs w:val="22"/>
          </w:rPr>
          <w:delText>CSF</w:delText>
        </w:r>
        <w:r w:rsidRPr="00F24715">
          <w:rPr>
            <w:rFonts w:ascii="Arial" w:hAnsi="Arial" w:cs="Arial"/>
            <w:szCs w:val="22"/>
          </w:rPr>
          <w:delText>P requirements</w:delText>
        </w:r>
        <w:r w:rsidR="00607A9E" w:rsidRPr="00F24715">
          <w:rPr>
            <w:rFonts w:ascii="Arial" w:hAnsi="Arial" w:cs="Arial"/>
            <w:szCs w:val="22"/>
          </w:rPr>
          <w:delText>.</w:delText>
        </w:r>
      </w:del>
    </w:p>
    <w:p w14:paraId="3274DD64" w14:textId="0454F14B" w:rsidR="00753309" w:rsidRPr="00F24715" w:rsidRDefault="00753309" w:rsidP="00753309">
      <w:pPr>
        <w:numPr>
          <w:ilvl w:val="0"/>
          <w:numId w:val="2"/>
        </w:numPr>
        <w:tabs>
          <w:tab w:val="num" w:pos="587"/>
        </w:tabs>
        <w:spacing w:after="60"/>
        <w:ind w:left="587" w:right="43"/>
        <w:rPr>
          <w:del w:id="521" w:author="Domburg, Marleen" w:date="2026-09-25T20:01:00Z" w16du:dateUtc="2026-09-26T00:01:00Z"/>
          <w:rFonts w:ascii="Arial" w:hAnsi="Arial" w:cs="Arial"/>
          <w:szCs w:val="22"/>
        </w:rPr>
      </w:pPr>
      <w:del w:id="522" w:author="Domburg, Marleen" w:date="2026-09-25T20:01:00Z" w16du:dateUtc="2026-09-26T00:01:00Z">
        <w:r w:rsidRPr="00F24715">
          <w:rPr>
            <w:rFonts w:ascii="Arial" w:hAnsi="Arial" w:cs="Arial"/>
            <w:szCs w:val="22"/>
          </w:rPr>
          <w:delText xml:space="preserve">Maintain the confidentiality and security of </w:delText>
        </w:r>
        <w:r w:rsidR="00450876" w:rsidRPr="00F24715">
          <w:rPr>
            <w:rFonts w:ascii="Arial" w:hAnsi="Arial" w:cs="Arial"/>
            <w:szCs w:val="22"/>
          </w:rPr>
          <w:delText>participant</w:delText>
        </w:r>
        <w:r w:rsidRPr="00F24715">
          <w:rPr>
            <w:rFonts w:ascii="Arial" w:hAnsi="Arial" w:cs="Arial"/>
            <w:szCs w:val="22"/>
          </w:rPr>
          <w:delText xml:space="preserve"> information, including information stored on information technology systems, and ensure that sites do so</w:delText>
        </w:r>
        <w:r w:rsidR="00607A9E" w:rsidRPr="00F24715">
          <w:rPr>
            <w:rFonts w:ascii="Arial" w:hAnsi="Arial" w:cs="Arial"/>
            <w:szCs w:val="22"/>
          </w:rPr>
          <w:delText>.</w:delText>
        </w:r>
      </w:del>
    </w:p>
    <w:p w14:paraId="485E2649" w14:textId="3FB9A9A6" w:rsidR="00753309" w:rsidRPr="00F24715" w:rsidRDefault="00753309" w:rsidP="00753309">
      <w:pPr>
        <w:numPr>
          <w:ilvl w:val="0"/>
          <w:numId w:val="2"/>
        </w:numPr>
        <w:tabs>
          <w:tab w:val="num" w:pos="587"/>
        </w:tabs>
        <w:spacing w:after="60"/>
        <w:ind w:left="587" w:right="43"/>
        <w:rPr>
          <w:del w:id="523" w:author="Domburg, Marleen" w:date="2026-09-25T20:01:00Z" w16du:dateUtc="2026-09-26T00:01:00Z"/>
          <w:rFonts w:ascii="Arial" w:hAnsi="Arial" w:cs="Arial"/>
          <w:szCs w:val="22"/>
        </w:rPr>
      </w:pPr>
      <w:del w:id="524" w:author="Domburg, Marleen" w:date="2026-09-25T20:01:00Z" w16du:dateUtc="2026-09-26T00:01:00Z">
        <w:r w:rsidRPr="00F24715">
          <w:rPr>
            <w:rFonts w:ascii="Arial" w:hAnsi="Arial" w:cs="Arial"/>
            <w:szCs w:val="22"/>
          </w:rPr>
          <w:delText>Allow representatives of the CE, TDA, and USDA to review subdistributing agency operations and records</w:delText>
        </w:r>
        <w:r w:rsidR="00607A9E" w:rsidRPr="00F24715">
          <w:rPr>
            <w:rFonts w:ascii="Arial" w:hAnsi="Arial" w:cs="Arial"/>
            <w:szCs w:val="22"/>
          </w:rPr>
          <w:delText>.</w:delText>
        </w:r>
      </w:del>
    </w:p>
    <w:p w14:paraId="5EEF9A01" w14:textId="531B92C0" w:rsidR="00753309" w:rsidRPr="00F24715" w:rsidRDefault="00753309" w:rsidP="00753309">
      <w:pPr>
        <w:numPr>
          <w:ilvl w:val="0"/>
          <w:numId w:val="2"/>
        </w:numPr>
        <w:tabs>
          <w:tab w:val="num" w:pos="587"/>
        </w:tabs>
        <w:spacing w:after="60"/>
        <w:ind w:left="587" w:right="43"/>
        <w:rPr>
          <w:del w:id="525" w:author="Domburg, Marleen" w:date="2026-09-25T20:01:00Z" w16du:dateUtc="2026-09-26T00:01:00Z"/>
          <w:rFonts w:ascii="Arial" w:hAnsi="Arial" w:cs="Arial"/>
          <w:szCs w:val="22"/>
        </w:rPr>
      </w:pPr>
      <w:del w:id="526" w:author="Domburg, Marleen" w:date="2026-09-25T20:01:00Z" w16du:dateUtc="2026-09-26T00:01:00Z">
        <w:r w:rsidRPr="00F24715">
          <w:rPr>
            <w:rFonts w:ascii="Arial" w:hAnsi="Arial" w:cs="Arial"/>
            <w:szCs w:val="22"/>
          </w:rPr>
          <w:delText>Report fraud</w:delText>
        </w:r>
        <w:r w:rsidR="00D33E9F" w:rsidRPr="00F24715">
          <w:rPr>
            <w:rFonts w:ascii="Arial" w:hAnsi="Arial" w:cs="Arial"/>
            <w:szCs w:val="22"/>
          </w:rPr>
          <w:delText xml:space="preserve"> or misuse of program funds</w:delText>
        </w:r>
        <w:r w:rsidRPr="00F24715">
          <w:rPr>
            <w:rFonts w:ascii="Arial" w:hAnsi="Arial" w:cs="Arial"/>
            <w:szCs w:val="22"/>
          </w:rPr>
          <w:delText xml:space="preserve"> to the CE immediately, and ensure that sites report fraud </w:delText>
        </w:r>
        <w:r w:rsidR="00D33E9F" w:rsidRPr="00F24715">
          <w:rPr>
            <w:rFonts w:ascii="Arial" w:hAnsi="Arial" w:cs="Arial"/>
            <w:szCs w:val="22"/>
          </w:rPr>
          <w:delText xml:space="preserve">or misuse of program funds </w:delText>
        </w:r>
        <w:r w:rsidRPr="00F24715">
          <w:rPr>
            <w:rFonts w:ascii="Arial" w:hAnsi="Arial" w:cs="Arial"/>
            <w:szCs w:val="22"/>
          </w:rPr>
          <w:delText>immediately to the subdistributing agency</w:delText>
        </w:r>
        <w:r w:rsidR="00607A9E" w:rsidRPr="00F24715">
          <w:rPr>
            <w:rFonts w:ascii="Arial" w:hAnsi="Arial" w:cs="Arial"/>
            <w:szCs w:val="22"/>
          </w:rPr>
          <w:delText>.</w:delText>
        </w:r>
      </w:del>
    </w:p>
    <w:p w14:paraId="28F41040" w14:textId="52318F0D" w:rsidR="00753309" w:rsidRPr="00F24715" w:rsidRDefault="00753309" w:rsidP="00753309">
      <w:pPr>
        <w:numPr>
          <w:ilvl w:val="0"/>
          <w:numId w:val="2"/>
        </w:numPr>
        <w:tabs>
          <w:tab w:val="num" w:pos="587"/>
        </w:tabs>
        <w:spacing w:after="60"/>
        <w:ind w:left="587" w:right="43"/>
        <w:rPr>
          <w:del w:id="527" w:author="Domburg, Marleen" w:date="2026-09-25T20:01:00Z" w16du:dateUtc="2026-09-26T00:01:00Z"/>
          <w:rFonts w:ascii="Arial" w:hAnsi="Arial" w:cs="Arial"/>
          <w:szCs w:val="22"/>
        </w:rPr>
      </w:pPr>
      <w:del w:id="528" w:author="Domburg, Marleen" w:date="2026-09-25T20:01:00Z" w16du:dateUtc="2026-09-26T00:01:00Z">
        <w:r w:rsidRPr="00F24715">
          <w:rPr>
            <w:rFonts w:ascii="Arial" w:hAnsi="Arial" w:cs="Arial"/>
            <w:szCs w:val="22"/>
          </w:rPr>
          <w:delText>Do not sell USDA Foods, and ensure that sites do not sell USDA Foods</w:delText>
        </w:r>
        <w:r w:rsidR="00607A9E" w:rsidRPr="00F24715">
          <w:rPr>
            <w:rFonts w:ascii="Arial" w:hAnsi="Arial" w:cs="Arial"/>
            <w:szCs w:val="22"/>
          </w:rPr>
          <w:delText>.</w:delText>
        </w:r>
      </w:del>
    </w:p>
    <w:p w14:paraId="5249C40E" w14:textId="73F5B8BD" w:rsidR="00F10329" w:rsidRPr="00F24715" w:rsidRDefault="00FC53AD" w:rsidP="00753309">
      <w:pPr>
        <w:numPr>
          <w:ilvl w:val="0"/>
          <w:numId w:val="2"/>
        </w:numPr>
        <w:tabs>
          <w:tab w:val="num" w:pos="587"/>
        </w:tabs>
        <w:spacing w:after="60"/>
        <w:ind w:left="587" w:right="43"/>
        <w:rPr>
          <w:del w:id="529" w:author="Domburg, Marleen" w:date="2026-09-25T20:01:00Z" w16du:dateUtc="2026-09-26T00:01:00Z"/>
          <w:rFonts w:ascii="Arial" w:hAnsi="Arial" w:cs="Arial"/>
          <w:szCs w:val="22"/>
        </w:rPr>
      </w:pPr>
      <w:del w:id="530" w:author="Domburg, Marleen" w:date="2026-09-25T20:01:00Z" w16du:dateUtc="2026-09-26T00:01:00Z">
        <w:r w:rsidRPr="00F24715">
          <w:rPr>
            <w:rFonts w:ascii="Arial" w:hAnsi="Arial" w:cs="Arial"/>
            <w:szCs w:val="22"/>
          </w:rPr>
          <w:delText>Ensure that each site r</w:delText>
        </w:r>
        <w:r w:rsidR="00F10329" w:rsidRPr="00F24715">
          <w:rPr>
            <w:rFonts w:ascii="Arial" w:hAnsi="Arial" w:cs="Arial"/>
            <w:szCs w:val="22"/>
          </w:rPr>
          <w:delText>e</w:delText>
        </w:r>
        <w:r w:rsidRPr="00F24715">
          <w:rPr>
            <w:rFonts w:ascii="Arial" w:hAnsi="Arial" w:cs="Arial"/>
            <w:szCs w:val="22"/>
          </w:rPr>
          <w:delText>t</w:delText>
        </w:r>
        <w:r w:rsidR="00F10329" w:rsidRPr="00F24715">
          <w:rPr>
            <w:rFonts w:ascii="Arial" w:hAnsi="Arial" w:cs="Arial"/>
            <w:szCs w:val="22"/>
          </w:rPr>
          <w:delText>u</w:delText>
        </w:r>
        <w:r w:rsidRPr="00F24715">
          <w:rPr>
            <w:rFonts w:ascii="Arial" w:hAnsi="Arial" w:cs="Arial"/>
            <w:szCs w:val="22"/>
          </w:rPr>
          <w:delText>r</w:delText>
        </w:r>
        <w:r w:rsidR="00F10329" w:rsidRPr="00F24715">
          <w:rPr>
            <w:rFonts w:ascii="Arial" w:hAnsi="Arial" w:cs="Arial"/>
            <w:szCs w:val="22"/>
          </w:rPr>
          <w:delText>n</w:delText>
        </w:r>
        <w:r w:rsidRPr="00F24715">
          <w:rPr>
            <w:rFonts w:ascii="Arial" w:hAnsi="Arial" w:cs="Arial"/>
            <w:szCs w:val="22"/>
          </w:rPr>
          <w:delText>s</w:delText>
        </w:r>
        <w:r w:rsidR="00F10329" w:rsidRPr="00F24715">
          <w:rPr>
            <w:rFonts w:ascii="Arial" w:hAnsi="Arial" w:cs="Arial"/>
            <w:szCs w:val="22"/>
          </w:rPr>
          <w:delText xml:space="preserve"> unused </w:delText>
        </w:r>
        <w:r w:rsidRPr="00F24715">
          <w:rPr>
            <w:rFonts w:ascii="Arial" w:hAnsi="Arial" w:cs="Arial"/>
            <w:szCs w:val="22"/>
          </w:rPr>
          <w:delText>USDA Foods to subdistributing agency</w:delText>
        </w:r>
        <w:r w:rsidR="00C31C2D" w:rsidRPr="00F24715">
          <w:rPr>
            <w:rFonts w:ascii="Arial" w:hAnsi="Arial" w:cs="Arial"/>
            <w:szCs w:val="22"/>
          </w:rPr>
          <w:delText xml:space="preserve"> if they will not be distributed to clients the following month.</w:delText>
        </w:r>
      </w:del>
    </w:p>
    <w:p w14:paraId="0C45F9DD" w14:textId="7CF7B557" w:rsidR="00753309" w:rsidRPr="00F24715" w:rsidRDefault="00753309" w:rsidP="00753309">
      <w:pPr>
        <w:numPr>
          <w:ilvl w:val="0"/>
          <w:numId w:val="2"/>
        </w:numPr>
        <w:tabs>
          <w:tab w:val="num" w:pos="587"/>
        </w:tabs>
        <w:spacing w:after="60"/>
        <w:ind w:left="587" w:right="43"/>
        <w:rPr>
          <w:del w:id="531" w:author="Domburg, Marleen" w:date="2026-09-25T20:01:00Z" w16du:dateUtc="2026-09-26T00:01:00Z"/>
          <w:rFonts w:ascii="Arial" w:hAnsi="Arial" w:cs="Arial"/>
          <w:szCs w:val="22"/>
        </w:rPr>
      </w:pPr>
      <w:del w:id="532" w:author="Domburg, Marleen" w:date="2026-09-25T20:01:00Z" w16du:dateUtc="2026-09-26T00:01:00Z">
        <w:r w:rsidRPr="00F24715">
          <w:rPr>
            <w:rFonts w:ascii="Arial" w:hAnsi="Arial" w:cs="Arial"/>
            <w:szCs w:val="22"/>
          </w:rPr>
          <w:delText>Ensure that each site helps applicant</w:delText>
        </w:r>
        <w:r w:rsidR="002A4C0C" w:rsidRPr="00F24715">
          <w:rPr>
            <w:rFonts w:ascii="Arial" w:hAnsi="Arial" w:cs="Arial"/>
            <w:szCs w:val="22"/>
          </w:rPr>
          <w:delText>s</w:delText>
        </w:r>
        <w:r w:rsidRPr="00F24715">
          <w:rPr>
            <w:rFonts w:ascii="Arial" w:hAnsi="Arial" w:cs="Arial"/>
            <w:szCs w:val="22"/>
          </w:rPr>
          <w:delText xml:space="preserve"> complete applications, when necessary</w:delText>
        </w:r>
        <w:r w:rsidR="00607A9E" w:rsidRPr="00F24715">
          <w:rPr>
            <w:rFonts w:ascii="Arial" w:hAnsi="Arial" w:cs="Arial"/>
            <w:szCs w:val="22"/>
          </w:rPr>
          <w:delText>.</w:delText>
        </w:r>
      </w:del>
    </w:p>
    <w:p w14:paraId="09902FE1" w14:textId="3D17C129" w:rsidR="00753309" w:rsidRPr="00F24715" w:rsidRDefault="00753309" w:rsidP="00753309">
      <w:pPr>
        <w:numPr>
          <w:ilvl w:val="0"/>
          <w:numId w:val="2"/>
        </w:numPr>
        <w:tabs>
          <w:tab w:val="num" w:pos="587"/>
        </w:tabs>
        <w:spacing w:after="60"/>
        <w:ind w:left="587" w:right="43"/>
        <w:rPr>
          <w:del w:id="533" w:author="Domburg, Marleen" w:date="2026-09-25T20:01:00Z" w16du:dateUtc="2026-09-26T00:01:00Z"/>
          <w:rFonts w:ascii="Arial" w:hAnsi="Arial" w:cs="Arial"/>
          <w:szCs w:val="22"/>
        </w:rPr>
      </w:pPr>
      <w:del w:id="534" w:author="Domburg, Marleen" w:date="2026-09-25T20:01:00Z" w16du:dateUtc="2026-09-26T00:01:00Z">
        <w:r w:rsidRPr="00F24715">
          <w:rPr>
            <w:rFonts w:ascii="Arial" w:hAnsi="Arial" w:cs="Arial"/>
            <w:szCs w:val="22"/>
          </w:rPr>
          <w:delText xml:space="preserve">Display prominently, for </w:delText>
        </w:r>
        <w:r w:rsidR="0088734B" w:rsidRPr="00F24715">
          <w:rPr>
            <w:rFonts w:ascii="Arial" w:hAnsi="Arial" w:cs="Arial"/>
            <w:szCs w:val="22"/>
          </w:rPr>
          <w:delText xml:space="preserve">the </w:delText>
        </w:r>
        <w:r w:rsidRPr="00F24715">
          <w:rPr>
            <w:rFonts w:ascii="Arial" w:hAnsi="Arial" w:cs="Arial"/>
            <w:szCs w:val="22"/>
          </w:rPr>
          <w:delText>applicant, participant, and site viewing, USDA’s “…And Justice For All” poster</w:delText>
        </w:r>
        <w:r w:rsidR="00607A9E" w:rsidRPr="00F24715">
          <w:rPr>
            <w:rFonts w:ascii="Arial" w:hAnsi="Arial" w:cs="Arial"/>
            <w:szCs w:val="22"/>
          </w:rPr>
          <w:delText>.</w:delText>
        </w:r>
      </w:del>
    </w:p>
    <w:p w14:paraId="79D0D082" w14:textId="599AE4EF" w:rsidR="00753309" w:rsidRPr="00F24715" w:rsidRDefault="00753309" w:rsidP="00753309">
      <w:pPr>
        <w:numPr>
          <w:ilvl w:val="0"/>
          <w:numId w:val="2"/>
        </w:numPr>
        <w:tabs>
          <w:tab w:val="num" w:pos="587"/>
        </w:tabs>
        <w:spacing w:after="60"/>
        <w:ind w:left="587" w:right="43"/>
        <w:rPr>
          <w:del w:id="535" w:author="Domburg, Marleen" w:date="2026-09-25T20:01:00Z" w16du:dateUtc="2026-09-26T00:01:00Z"/>
          <w:rFonts w:ascii="Arial" w:hAnsi="Arial" w:cs="Arial"/>
          <w:szCs w:val="22"/>
        </w:rPr>
      </w:pPr>
      <w:del w:id="536" w:author="Domburg, Marleen" w:date="2026-09-25T20:01:00Z" w16du:dateUtc="2026-09-26T00:01:00Z">
        <w:r w:rsidRPr="00F24715">
          <w:rPr>
            <w:rFonts w:ascii="Arial" w:hAnsi="Arial" w:cs="Arial"/>
            <w:szCs w:val="22"/>
          </w:rPr>
          <w:delText>Evaluate sites to determine if reasonable accommodations are being made for providing adequate service to physically impaired or disabled individuals</w:delText>
        </w:r>
        <w:r w:rsidR="00607A9E" w:rsidRPr="00F24715">
          <w:rPr>
            <w:rFonts w:ascii="Arial" w:hAnsi="Arial" w:cs="Arial"/>
            <w:szCs w:val="22"/>
          </w:rPr>
          <w:delText>.</w:delText>
        </w:r>
      </w:del>
    </w:p>
    <w:p w14:paraId="65B8CA45" w14:textId="7D34A795" w:rsidR="00753309" w:rsidRPr="00F24715" w:rsidRDefault="00753309" w:rsidP="00753309">
      <w:pPr>
        <w:spacing w:after="60"/>
        <w:ind w:right="43"/>
        <w:rPr>
          <w:del w:id="537" w:author="Domburg, Marleen" w:date="2026-09-25T20:01:00Z" w16du:dateUtc="2026-09-26T00:01:00Z"/>
          <w:rFonts w:ascii="Arial" w:hAnsi="Arial" w:cs="Arial"/>
          <w:szCs w:val="22"/>
        </w:rPr>
      </w:pPr>
    </w:p>
    <w:p w14:paraId="680DFC42" w14:textId="4CB57446" w:rsidR="00753309" w:rsidRPr="00F24715" w:rsidRDefault="00753309" w:rsidP="00753309">
      <w:pPr>
        <w:spacing w:after="60"/>
        <w:ind w:right="43"/>
        <w:jc w:val="center"/>
        <w:rPr>
          <w:del w:id="538" w:author="Domburg, Marleen" w:date="2026-09-25T20:01:00Z" w16du:dateUtc="2026-09-26T00:01:00Z"/>
          <w:rFonts w:ascii="Arial" w:hAnsi="Arial" w:cs="Arial"/>
          <w:b/>
          <w:bCs/>
          <w:szCs w:val="22"/>
        </w:rPr>
      </w:pPr>
      <w:del w:id="539" w:author="Domburg, Marleen" w:date="2026-09-25T20:01:00Z" w16du:dateUtc="2026-09-26T00:01:00Z">
        <w:r w:rsidRPr="00F24715">
          <w:rPr>
            <w:rFonts w:ascii="Arial" w:hAnsi="Arial" w:cs="Arial"/>
            <w:b/>
            <w:bCs/>
            <w:szCs w:val="22"/>
          </w:rPr>
          <w:delText>Certification</w:delText>
        </w:r>
      </w:del>
    </w:p>
    <w:p w14:paraId="683A8FDF" w14:textId="29AE542D" w:rsidR="00753309" w:rsidRPr="00F24715" w:rsidRDefault="00753309" w:rsidP="00753309">
      <w:pPr>
        <w:spacing w:after="60"/>
        <w:ind w:right="43"/>
        <w:rPr>
          <w:del w:id="540" w:author="Domburg, Marleen" w:date="2026-09-25T20:01:00Z" w16du:dateUtc="2026-09-26T00:01:00Z"/>
          <w:rFonts w:ascii="Arial" w:hAnsi="Arial" w:cs="Arial"/>
          <w:szCs w:val="22"/>
        </w:rPr>
      </w:pPr>
    </w:p>
    <w:p w14:paraId="2ADEE644" w14:textId="77777777" w:rsidR="000E3813" w:rsidRPr="00F24715" w:rsidRDefault="00753309" w:rsidP="000E3813">
      <w:pPr>
        <w:pStyle w:val="ListParagraph"/>
        <w:numPr>
          <w:ilvl w:val="0"/>
          <w:numId w:val="3"/>
        </w:numPr>
        <w:spacing w:after="60"/>
        <w:ind w:right="43"/>
        <w:rPr>
          <w:del w:id="541" w:author="Domburg, Marleen" w:date="2026-09-25T20:01:00Z" w16du:dateUtc="2026-09-26T00:01:00Z"/>
          <w:rFonts w:ascii="Arial" w:hAnsi="Arial" w:cs="Arial"/>
          <w:szCs w:val="22"/>
        </w:rPr>
      </w:pPr>
      <w:del w:id="542" w:author="Domburg, Marleen" w:date="2026-09-25T20:01:00Z" w16du:dateUtc="2026-09-26T00:01:00Z">
        <w:r w:rsidRPr="00F24715">
          <w:rPr>
            <w:rFonts w:ascii="Arial" w:hAnsi="Arial" w:cs="Arial"/>
            <w:szCs w:val="22"/>
          </w:rPr>
          <w:delText xml:space="preserve">We, the undersigned, do hereby make and enter into this Agreement. By so doing, we certify that the information contained in this document is true and correct to the best of our knowledge and is provided for the purpose of obtaining federal assistance. </w:delText>
        </w:r>
      </w:del>
    </w:p>
    <w:p w14:paraId="6660A482" w14:textId="5C2A8039" w:rsidR="000E3813" w:rsidRPr="00F24715" w:rsidRDefault="006A275D" w:rsidP="000E3813">
      <w:pPr>
        <w:pStyle w:val="ListParagraph"/>
        <w:numPr>
          <w:ilvl w:val="0"/>
          <w:numId w:val="3"/>
        </w:numPr>
        <w:spacing w:after="60"/>
        <w:ind w:right="43"/>
        <w:rPr>
          <w:del w:id="543" w:author="Domburg, Marleen" w:date="2026-09-25T20:01:00Z" w16du:dateUtc="2026-09-26T00:01:00Z"/>
          <w:rFonts w:ascii="Arial" w:hAnsi="Arial" w:cs="Arial"/>
          <w:szCs w:val="22"/>
        </w:rPr>
      </w:pPr>
      <w:del w:id="544" w:author="Domburg, Marleen" w:date="2026-09-25T20:01:00Z" w16du:dateUtc="2026-09-26T00:01:00Z">
        <w:r w:rsidRPr="00F24715">
          <w:rPr>
            <w:rFonts w:ascii="Arial" w:hAnsi="Arial" w:cs="Arial"/>
            <w:szCs w:val="22"/>
          </w:rPr>
          <w:delText>We do mutually agree to ensure compliance with federal civil rights laws that prohibit discrimintation on the basis of race, color, national origin, sex (including gender identity and sexual orientation), disability, age, or reprisal or retaliation for prior civil rights activity.</w:delText>
        </w:r>
      </w:del>
    </w:p>
    <w:p w14:paraId="0ADC4169" w14:textId="4B7848C0" w:rsidR="000E3813" w:rsidRPr="00F24715" w:rsidRDefault="000E3813" w:rsidP="000E3813">
      <w:pPr>
        <w:pStyle w:val="ListParagraph"/>
        <w:numPr>
          <w:ilvl w:val="0"/>
          <w:numId w:val="3"/>
        </w:numPr>
        <w:spacing w:after="60"/>
        <w:ind w:right="43"/>
        <w:rPr>
          <w:del w:id="545" w:author="Domburg, Marleen" w:date="2026-09-25T20:01:00Z" w16du:dateUtc="2026-09-26T00:01:00Z"/>
          <w:rFonts w:ascii="Arial" w:hAnsi="Arial" w:cs="Arial"/>
          <w:szCs w:val="22"/>
        </w:rPr>
      </w:pPr>
      <w:del w:id="546" w:author="Domburg, Marleen" w:date="2026-09-25T20:01:00Z" w16du:dateUtc="2026-09-26T00:01:00Z">
        <w:r w:rsidRPr="00F24715">
          <w:rPr>
            <w:rFonts w:ascii="Arial" w:hAnsi="Arial" w:cs="Arial"/>
            <w:szCs w:val="22"/>
          </w:rPr>
          <w:delText>We do mutually agree to maintain responsibility for any loss resulting from improper distribution, or improper storage, care, or handling of USDA Foods.</w:delText>
        </w:r>
      </w:del>
    </w:p>
    <w:p w14:paraId="6C9871D1" w14:textId="4B99CD3A" w:rsidR="00D33E9F" w:rsidRPr="00F24715" w:rsidRDefault="00D33E9F" w:rsidP="000E3813">
      <w:pPr>
        <w:pStyle w:val="ListParagraph"/>
        <w:numPr>
          <w:ilvl w:val="0"/>
          <w:numId w:val="3"/>
        </w:numPr>
        <w:spacing w:after="60"/>
        <w:ind w:right="43"/>
        <w:rPr>
          <w:del w:id="547" w:author="Domburg, Marleen" w:date="2026-09-25T20:01:00Z" w16du:dateUtc="2026-09-26T00:01:00Z"/>
          <w:rFonts w:ascii="Arial" w:hAnsi="Arial" w:cs="Arial"/>
          <w:szCs w:val="22"/>
        </w:rPr>
      </w:pPr>
      <w:del w:id="548" w:author="Domburg, Marleen" w:date="2026-09-25T20:01:00Z" w16du:dateUtc="2026-09-26T00:01:00Z">
        <w:r w:rsidRPr="00F24715">
          <w:rPr>
            <w:rFonts w:ascii="Arial" w:hAnsi="Arial" w:cs="Arial"/>
            <w:szCs w:val="22"/>
          </w:rPr>
          <w:delText>We do mutually agree to maintain responsibility for any misuse of program funds.</w:delText>
        </w:r>
      </w:del>
    </w:p>
    <w:p w14:paraId="1FE006FC" w14:textId="5ADDD25E" w:rsidR="00753309" w:rsidRPr="00F24715" w:rsidRDefault="00753309" w:rsidP="006A275D">
      <w:pPr>
        <w:pStyle w:val="ListParagraph"/>
        <w:numPr>
          <w:ilvl w:val="0"/>
          <w:numId w:val="3"/>
        </w:numPr>
        <w:spacing w:after="60"/>
        <w:ind w:right="43"/>
        <w:rPr>
          <w:del w:id="549" w:author="Domburg, Marleen" w:date="2026-09-25T20:01:00Z" w16du:dateUtc="2026-09-26T00:01:00Z"/>
          <w:rFonts w:ascii="Arial" w:hAnsi="Arial" w:cs="Arial"/>
          <w:szCs w:val="22"/>
        </w:rPr>
      </w:pPr>
      <w:del w:id="550" w:author="Domburg, Marleen" w:date="2026-09-25T20:01:00Z" w16du:dateUtc="2026-09-26T00:01:00Z">
        <w:r w:rsidRPr="00F24715">
          <w:rPr>
            <w:rFonts w:ascii="Arial" w:hAnsi="Arial" w:cs="Arial"/>
            <w:szCs w:val="22"/>
          </w:rPr>
          <w:delText xml:space="preserve">We do mutually agree to comply with </w:delText>
        </w:r>
        <w:r w:rsidR="00E46C65" w:rsidRPr="00F24715">
          <w:rPr>
            <w:rFonts w:ascii="Arial" w:hAnsi="Arial" w:cs="Arial"/>
            <w:szCs w:val="22"/>
          </w:rPr>
          <w:delText>the Commodity Supplemental Food</w:delText>
        </w:r>
        <w:r w:rsidRPr="00F24715">
          <w:rPr>
            <w:rFonts w:ascii="Arial" w:hAnsi="Arial" w:cs="Arial"/>
            <w:szCs w:val="22"/>
          </w:rPr>
          <w:delText xml:space="preserve"> Program (7 CFR Part 2</w:delText>
        </w:r>
        <w:r w:rsidR="00E46C65" w:rsidRPr="00F24715">
          <w:rPr>
            <w:rFonts w:ascii="Arial" w:hAnsi="Arial" w:cs="Arial"/>
            <w:szCs w:val="22"/>
          </w:rPr>
          <w:delText>47</w:delText>
        </w:r>
        <w:r w:rsidRPr="00F24715">
          <w:rPr>
            <w:rFonts w:ascii="Arial" w:hAnsi="Arial" w:cs="Arial"/>
            <w:szCs w:val="22"/>
          </w:rPr>
          <w:delText>, as amended); Donation of Foods for Use in the United States, Its Territories and Possessions and Areas under Its Jurisdiction (7 CFR Part 250, as amended); Uniform Administrative Requirements, Cost Principles, and Audit Requirements for Federal Awards (2 CFR Part 200); and state policies and procedures as issued and amended by TDA. We understand that the deliberate misrepresentation or withholding of information may result in prosecution under applicable state and federal statutes</w:delText>
        </w:r>
        <w:r w:rsidR="000E3813" w:rsidRPr="00F24715">
          <w:rPr>
            <w:rFonts w:ascii="Arial" w:hAnsi="Arial" w:cs="Arial"/>
            <w:szCs w:val="22"/>
          </w:rPr>
          <w:delText>.</w:delText>
        </w:r>
      </w:del>
    </w:p>
    <w:p w14:paraId="3B34FDA1" w14:textId="7AF2D2D7" w:rsidR="00753309" w:rsidRPr="00F24715" w:rsidRDefault="00753309" w:rsidP="00753309">
      <w:pPr>
        <w:spacing w:after="60"/>
        <w:ind w:right="43"/>
        <w:rPr>
          <w:del w:id="551" w:author="Domburg, Marleen" w:date="2026-09-25T20:01:00Z" w16du:dateUtc="2026-09-26T00:01:00Z"/>
          <w:rFonts w:ascii="Arial" w:hAnsi="Arial" w:cs="Arial"/>
          <w:szCs w:val="22"/>
        </w:rPr>
      </w:pPr>
    </w:p>
    <w:tbl>
      <w:tblPr>
        <w:tblW w:w="11203" w:type="dxa"/>
        <w:tblInd w:w="-935" w:type="dxa"/>
        <w:tblCellMar>
          <w:left w:w="7" w:type="dxa"/>
          <w:right w:w="7" w:type="dxa"/>
        </w:tblCellMar>
        <w:tblLook w:val="0000" w:firstRow="0" w:lastRow="0" w:firstColumn="0" w:lastColumn="0" w:noHBand="0" w:noVBand="0"/>
      </w:tblPr>
      <w:tblGrid>
        <w:gridCol w:w="5256"/>
        <w:gridCol w:w="162"/>
        <w:gridCol w:w="4285"/>
        <w:gridCol w:w="161"/>
        <w:gridCol w:w="1164"/>
        <w:gridCol w:w="175"/>
      </w:tblGrid>
      <w:tr w:rsidR="00753309" w:rsidRPr="00F24715" w14:paraId="1CF92F21" w14:textId="77777777" w:rsidTr="008F6B0B">
        <w:trPr>
          <w:cantSplit/>
          <w:del w:id="552" w:author="Domburg, Marleen" w:date="2026-09-25T20:01:00Z" w16du:dateUtc="2026-09-26T00:01:00Z"/>
        </w:trPr>
        <w:tc>
          <w:tcPr>
            <w:tcW w:w="5256" w:type="dxa"/>
            <w:tcBorders>
              <w:top w:val="single" w:sz="4" w:space="0" w:color="auto"/>
              <w:left w:val="single" w:sz="4" w:space="0" w:color="auto"/>
              <w:right w:val="single" w:sz="4" w:space="0" w:color="auto"/>
            </w:tcBorders>
          </w:tcPr>
          <w:p w14:paraId="29F09D9F" w14:textId="77777777" w:rsidR="00753309" w:rsidRPr="00F24715" w:rsidRDefault="00753309" w:rsidP="00753309">
            <w:pPr>
              <w:ind w:left="43" w:right="43"/>
              <w:rPr>
                <w:del w:id="553" w:author="Domburg, Marleen" w:date="2026-09-25T20:01:00Z" w16du:dateUtc="2026-09-26T00:01:00Z"/>
                <w:rFonts w:ascii="Arial" w:hAnsi="Arial" w:cs="Arial"/>
                <w:sz w:val="18"/>
              </w:rPr>
            </w:pPr>
            <w:del w:id="554" w:author="Domburg, Marleen" w:date="2026-09-25T20:01:00Z" w16du:dateUtc="2026-09-26T00:01:00Z">
              <w:r w:rsidRPr="00F24715">
                <w:rPr>
                  <w:rFonts w:ascii="Arial" w:hAnsi="Arial" w:cs="Arial"/>
                  <w:sz w:val="18"/>
                </w:rPr>
                <w:delText xml:space="preserve">Name of </w:delText>
              </w:r>
              <w:r w:rsidRPr="00F24715">
                <w:rPr>
                  <w:rFonts w:ascii="Arial" w:hAnsi="Arial" w:cs="Arial"/>
                  <w:b/>
                  <w:sz w:val="18"/>
                </w:rPr>
                <w:delText>Subdistributing Agency</w:delText>
              </w:r>
              <w:r w:rsidRPr="00F24715">
                <w:rPr>
                  <w:rFonts w:ascii="Arial" w:hAnsi="Arial" w:cs="Arial"/>
                  <w:sz w:val="18"/>
                </w:rPr>
                <w:delText xml:space="preserve"> Official (type or print)</w:delText>
              </w:r>
            </w:del>
          </w:p>
        </w:tc>
        <w:tc>
          <w:tcPr>
            <w:tcW w:w="5947" w:type="dxa"/>
            <w:gridSpan w:val="5"/>
            <w:vMerge w:val="restart"/>
            <w:tcBorders>
              <w:top w:val="single" w:sz="4" w:space="0" w:color="auto"/>
              <w:left w:val="single" w:sz="4" w:space="0" w:color="auto"/>
              <w:right w:val="single" w:sz="4" w:space="0" w:color="auto"/>
            </w:tcBorders>
          </w:tcPr>
          <w:p w14:paraId="0EDBAFEF" w14:textId="77777777" w:rsidR="00753309" w:rsidRPr="00F24715" w:rsidRDefault="00753309" w:rsidP="00753309">
            <w:pPr>
              <w:ind w:left="43" w:right="43"/>
              <w:rPr>
                <w:del w:id="555" w:author="Domburg, Marleen" w:date="2026-09-25T20:01:00Z" w16du:dateUtc="2026-09-26T00:01:00Z"/>
                <w:rFonts w:ascii="Arial" w:hAnsi="Arial" w:cs="Arial"/>
                <w:sz w:val="18"/>
              </w:rPr>
            </w:pPr>
          </w:p>
        </w:tc>
      </w:tr>
      <w:tr w:rsidR="00753309" w:rsidRPr="00F24715" w14:paraId="6A817895" w14:textId="77777777" w:rsidTr="008F6B0B">
        <w:trPr>
          <w:cantSplit/>
          <w:trHeight w:hRule="exact" w:val="320"/>
          <w:del w:id="556" w:author="Domburg, Marleen" w:date="2026-09-25T20:01:00Z" w16du:dateUtc="2026-09-26T00:01:00Z"/>
        </w:trPr>
        <w:tc>
          <w:tcPr>
            <w:tcW w:w="5256" w:type="dxa"/>
            <w:tcBorders>
              <w:left w:val="single" w:sz="4" w:space="0" w:color="auto"/>
              <w:bottom w:val="single" w:sz="4" w:space="0" w:color="auto"/>
              <w:right w:val="single" w:sz="4" w:space="0" w:color="auto"/>
            </w:tcBorders>
            <w:vAlign w:val="bottom"/>
          </w:tcPr>
          <w:p w14:paraId="1E91CD85" w14:textId="77777777" w:rsidR="00753309" w:rsidRPr="00F24715" w:rsidRDefault="00753309" w:rsidP="00753309">
            <w:pPr>
              <w:ind w:left="43" w:right="43"/>
              <w:rPr>
                <w:del w:id="557" w:author="Domburg, Marleen" w:date="2026-09-25T20:01:00Z" w16du:dateUtc="2026-09-26T00:01:00Z"/>
                <w:rFonts w:ascii="Arial" w:hAnsi="Arial" w:cs="Arial"/>
                <w:sz w:val="18"/>
              </w:rPr>
            </w:pPr>
            <w:del w:id="558" w:author="Domburg, Marleen" w:date="2026-09-25T20:01:00Z" w16du:dateUtc="2026-09-26T00:01:00Z">
              <w:r w:rsidRPr="00F24715">
                <w:rPr>
                  <w:rFonts w:ascii="Arial" w:hAnsi="Arial" w:cs="Arial"/>
                  <w:sz w:val="18"/>
                </w:rPr>
                <w:fldChar w:fldCharType="begin">
                  <w:ffData>
                    <w:name w:val="Text16"/>
                    <w:enabled/>
                    <w:calcOnExit w:val="0"/>
                    <w:textInput/>
                  </w:ffData>
                </w:fldChar>
              </w:r>
              <w:bookmarkStart w:id="559" w:name="Text16"/>
              <w:r w:rsidRPr="00F24715">
                <w:rPr>
                  <w:rFonts w:ascii="Arial" w:hAnsi="Arial" w:cs="Arial"/>
                  <w:sz w:val="18"/>
                </w:rPr>
                <w:delInstrText xml:space="preserve"> FORMTEXT </w:delInstrText>
              </w:r>
              <w:r w:rsidRPr="00F24715">
                <w:rPr>
                  <w:rFonts w:ascii="Arial" w:hAnsi="Arial" w:cs="Arial"/>
                  <w:sz w:val="18"/>
                </w:rPr>
              </w:r>
              <w:r w:rsidRPr="00F24715">
                <w:rPr>
                  <w:rFonts w:ascii="Arial" w:hAnsi="Arial" w:cs="Arial"/>
                  <w:sz w:val="18"/>
                </w:rPr>
                <w:fldChar w:fldCharType="separate"/>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sz w:val="18"/>
                </w:rPr>
                <w:fldChar w:fldCharType="end"/>
              </w:r>
              <w:bookmarkEnd w:id="559"/>
            </w:del>
          </w:p>
        </w:tc>
        <w:tc>
          <w:tcPr>
            <w:tcW w:w="5947" w:type="dxa"/>
            <w:gridSpan w:val="5"/>
            <w:vMerge/>
            <w:tcBorders>
              <w:left w:val="single" w:sz="4" w:space="0" w:color="auto"/>
              <w:right w:val="single" w:sz="4" w:space="0" w:color="auto"/>
            </w:tcBorders>
            <w:vAlign w:val="center"/>
          </w:tcPr>
          <w:p w14:paraId="5A863A8F" w14:textId="77777777" w:rsidR="00753309" w:rsidRPr="00F24715" w:rsidRDefault="00753309" w:rsidP="00753309">
            <w:pPr>
              <w:ind w:left="43" w:right="43"/>
              <w:rPr>
                <w:del w:id="560" w:author="Domburg, Marleen" w:date="2026-09-25T20:01:00Z" w16du:dateUtc="2026-09-26T00:01:00Z"/>
                <w:rFonts w:ascii="Arial" w:hAnsi="Arial" w:cs="Arial"/>
                <w:sz w:val="18"/>
              </w:rPr>
            </w:pPr>
          </w:p>
        </w:tc>
      </w:tr>
      <w:tr w:rsidR="00753309" w:rsidRPr="00F24715" w14:paraId="3DDC8FE2" w14:textId="77777777" w:rsidTr="008F6B0B">
        <w:trPr>
          <w:cantSplit/>
          <w:del w:id="561" w:author="Domburg, Marleen" w:date="2026-09-25T20:01:00Z" w16du:dateUtc="2026-09-26T00:01:00Z"/>
        </w:trPr>
        <w:tc>
          <w:tcPr>
            <w:tcW w:w="5256" w:type="dxa"/>
            <w:tcBorders>
              <w:top w:val="single" w:sz="4" w:space="0" w:color="auto"/>
              <w:left w:val="single" w:sz="4" w:space="0" w:color="auto"/>
              <w:right w:val="single" w:sz="4" w:space="0" w:color="auto"/>
            </w:tcBorders>
          </w:tcPr>
          <w:p w14:paraId="03FBD6E8" w14:textId="77777777" w:rsidR="00753309" w:rsidRPr="00F24715" w:rsidRDefault="00753309" w:rsidP="00753309">
            <w:pPr>
              <w:ind w:left="43" w:right="43"/>
              <w:rPr>
                <w:del w:id="562" w:author="Domburg, Marleen" w:date="2026-09-25T20:01:00Z" w16du:dateUtc="2026-09-26T00:01:00Z"/>
                <w:rFonts w:ascii="Arial" w:hAnsi="Arial" w:cs="Arial"/>
                <w:sz w:val="18"/>
              </w:rPr>
            </w:pPr>
            <w:del w:id="563" w:author="Domburg, Marleen" w:date="2026-09-25T20:01:00Z" w16du:dateUtc="2026-09-26T00:01:00Z">
              <w:r w:rsidRPr="00F24715">
                <w:rPr>
                  <w:rFonts w:ascii="Arial" w:hAnsi="Arial" w:cs="Arial"/>
                  <w:sz w:val="18"/>
                </w:rPr>
                <w:delText>Title of Subdistributing Agency Official</w:delText>
              </w:r>
            </w:del>
          </w:p>
        </w:tc>
        <w:tc>
          <w:tcPr>
            <w:tcW w:w="5947" w:type="dxa"/>
            <w:gridSpan w:val="5"/>
            <w:vMerge/>
            <w:tcBorders>
              <w:left w:val="single" w:sz="4" w:space="0" w:color="auto"/>
              <w:right w:val="single" w:sz="4" w:space="0" w:color="auto"/>
            </w:tcBorders>
          </w:tcPr>
          <w:p w14:paraId="6F702F89" w14:textId="77777777" w:rsidR="00753309" w:rsidRPr="00F24715" w:rsidRDefault="00753309" w:rsidP="00753309">
            <w:pPr>
              <w:ind w:left="43" w:right="43"/>
              <w:rPr>
                <w:del w:id="564" w:author="Domburg, Marleen" w:date="2026-09-25T20:01:00Z" w16du:dateUtc="2026-09-26T00:01:00Z"/>
                <w:rFonts w:ascii="Arial" w:hAnsi="Arial" w:cs="Arial"/>
                <w:sz w:val="18"/>
              </w:rPr>
            </w:pPr>
          </w:p>
        </w:tc>
      </w:tr>
      <w:tr w:rsidR="00753309" w:rsidRPr="00F24715" w14:paraId="32D17ECD" w14:textId="77777777" w:rsidTr="008F6B0B">
        <w:trPr>
          <w:trHeight w:hRule="exact" w:val="320"/>
          <w:del w:id="565" w:author="Domburg, Marleen" w:date="2026-09-25T20:01:00Z" w16du:dateUtc="2026-09-26T00:01:00Z"/>
        </w:trPr>
        <w:tc>
          <w:tcPr>
            <w:tcW w:w="5256" w:type="dxa"/>
            <w:tcBorders>
              <w:left w:val="single" w:sz="4" w:space="0" w:color="auto"/>
              <w:bottom w:val="single" w:sz="4" w:space="0" w:color="auto"/>
              <w:right w:val="single" w:sz="4" w:space="0" w:color="auto"/>
            </w:tcBorders>
            <w:vAlign w:val="bottom"/>
          </w:tcPr>
          <w:p w14:paraId="5188A758" w14:textId="77777777" w:rsidR="00753309" w:rsidRPr="00F24715" w:rsidRDefault="00753309" w:rsidP="00753309">
            <w:pPr>
              <w:ind w:left="43" w:right="43"/>
              <w:rPr>
                <w:del w:id="566" w:author="Domburg, Marleen" w:date="2026-09-25T20:01:00Z" w16du:dateUtc="2026-09-26T00:01:00Z"/>
                <w:rFonts w:ascii="Arial" w:hAnsi="Arial" w:cs="Arial"/>
                <w:sz w:val="18"/>
              </w:rPr>
            </w:pPr>
            <w:del w:id="567" w:author="Domburg, Marleen" w:date="2026-09-25T20:01:00Z" w16du:dateUtc="2026-09-26T00:01:00Z">
              <w:r w:rsidRPr="00F24715">
                <w:rPr>
                  <w:rFonts w:ascii="Arial" w:hAnsi="Arial" w:cs="Arial"/>
                  <w:sz w:val="18"/>
                </w:rPr>
                <w:fldChar w:fldCharType="begin">
                  <w:ffData>
                    <w:name w:val="Text15"/>
                    <w:enabled/>
                    <w:calcOnExit w:val="0"/>
                    <w:textInput/>
                  </w:ffData>
                </w:fldChar>
              </w:r>
              <w:bookmarkStart w:id="568" w:name="Text15"/>
              <w:r w:rsidRPr="00F24715">
                <w:rPr>
                  <w:rFonts w:ascii="Arial" w:hAnsi="Arial" w:cs="Arial"/>
                  <w:sz w:val="18"/>
                </w:rPr>
                <w:delInstrText xml:space="preserve"> FORMTEXT </w:delInstrText>
              </w:r>
              <w:r w:rsidRPr="00F24715">
                <w:rPr>
                  <w:rFonts w:ascii="Arial" w:hAnsi="Arial" w:cs="Arial"/>
                  <w:sz w:val="18"/>
                </w:rPr>
              </w:r>
              <w:r w:rsidRPr="00F24715">
                <w:rPr>
                  <w:rFonts w:ascii="Arial" w:hAnsi="Arial" w:cs="Arial"/>
                  <w:sz w:val="18"/>
                </w:rPr>
                <w:fldChar w:fldCharType="separate"/>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sz w:val="18"/>
                </w:rPr>
                <w:fldChar w:fldCharType="end"/>
              </w:r>
              <w:bookmarkEnd w:id="568"/>
            </w:del>
          </w:p>
        </w:tc>
        <w:tc>
          <w:tcPr>
            <w:tcW w:w="162" w:type="dxa"/>
            <w:tcBorders>
              <w:left w:val="single" w:sz="4" w:space="0" w:color="auto"/>
              <w:bottom w:val="single" w:sz="4" w:space="0" w:color="auto"/>
            </w:tcBorders>
            <w:vAlign w:val="center"/>
          </w:tcPr>
          <w:p w14:paraId="0288B76F" w14:textId="77777777" w:rsidR="00753309" w:rsidRPr="00F24715" w:rsidRDefault="00753309" w:rsidP="00753309">
            <w:pPr>
              <w:ind w:left="43" w:right="43"/>
              <w:rPr>
                <w:del w:id="569" w:author="Domburg, Marleen" w:date="2026-09-25T20:01:00Z" w16du:dateUtc="2026-09-26T00:01:00Z"/>
                <w:rFonts w:ascii="Arial" w:hAnsi="Arial" w:cs="Arial"/>
                <w:sz w:val="18"/>
              </w:rPr>
            </w:pPr>
          </w:p>
        </w:tc>
        <w:tc>
          <w:tcPr>
            <w:tcW w:w="4285" w:type="dxa"/>
            <w:tcBorders>
              <w:top w:val="single" w:sz="4" w:space="0" w:color="auto"/>
              <w:bottom w:val="single" w:sz="4" w:space="0" w:color="auto"/>
            </w:tcBorders>
          </w:tcPr>
          <w:p w14:paraId="51F1D658" w14:textId="77777777" w:rsidR="00753309" w:rsidRPr="00F24715" w:rsidRDefault="00753309" w:rsidP="00753309">
            <w:pPr>
              <w:spacing w:before="20"/>
              <w:jc w:val="center"/>
              <w:rPr>
                <w:del w:id="570" w:author="Domburg, Marleen" w:date="2026-09-25T20:01:00Z" w16du:dateUtc="2026-09-26T00:01:00Z"/>
                <w:rFonts w:ascii="Arial" w:hAnsi="Arial" w:cs="Arial"/>
                <w:sz w:val="16"/>
              </w:rPr>
            </w:pPr>
            <w:del w:id="571" w:author="Domburg, Marleen" w:date="2026-09-25T20:01:00Z" w16du:dateUtc="2026-09-26T00:01:00Z">
              <w:r w:rsidRPr="00F24715">
                <w:rPr>
                  <w:rFonts w:ascii="Arial" w:hAnsi="Arial" w:cs="Arial"/>
                  <w:sz w:val="16"/>
                </w:rPr>
                <w:delText xml:space="preserve">Signature of </w:delText>
              </w:r>
              <w:r w:rsidRPr="00F24715">
                <w:rPr>
                  <w:rFonts w:ascii="Arial" w:hAnsi="Arial" w:cs="Arial"/>
                  <w:b/>
                  <w:sz w:val="16"/>
                </w:rPr>
                <w:delText>Subdistributing Agency</w:delText>
              </w:r>
              <w:r w:rsidRPr="00F24715">
                <w:rPr>
                  <w:rFonts w:ascii="Arial" w:hAnsi="Arial" w:cs="Arial"/>
                  <w:sz w:val="16"/>
                </w:rPr>
                <w:delText xml:space="preserve"> Official</w:delText>
              </w:r>
            </w:del>
          </w:p>
        </w:tc>
        <w:tc>
          <w:tcPr>
            <w:tcW w:w="161" w:type="dxa"/>
            <w:tcBorders>
              <w:bottom w:val="single" w:sz="4" w:space="0" w:color="auto"/>
            </w:tcBorders>
          </w:tcPr>
          <w:p w14:paraId="45B8D094" w14:textId="77777777" w:rsidR="00753309" w:rsidRPr="00F24715" w:rsidRDefault="00753309" w:rsidP="00753309">
            <w:pPr>
              <w:ind w:left="43" w:right="43"/>
              <w:jc w:val="center"/>
              <w:rPr>
                <w:del w:id="572" w:author="Domburg, Marleen" w:date="2026-09-25T20:01:00Z" w16du:dateUtc="2026-09-26T00:01:00Z"/>
                <w:rFonts w:ascii="Arial" w:hAnsi="Arial" w:cs="Arial"/>
                <w:sz w:val="18"/>
              </w:rPr>
            </w:pPr>
          </w:p>
        </w:tc>
        <w:tc>
          <w:tcPr>
            <w:tcW w:w="1164" w:type="dxa"/>
            <w:tcBorders>
              <w:top w:val="single" w:sz="4" w:space="0" w:color="auto"/>
              <w:bottom w:val="single" w:sz="4" w:space="0" w:color="auto"/>
            </w:tcBorders>
          </w:tcPr>
          <w:p w14:paraId="5E2689BE" w14:textId="77777777" w:rsidR="00753309" w:rsidRPr="00F24715" w:rsidRDefault="00753309" w:rsidP="00753309">
            <w:pPr>
              <w:spacing w:before="20"/>
              <w:jc w:val="center"/>
              <w:rPr>
                <w:del w:id="573" w:author="Domburg, Marleen" w:date="2026-09-25T20:01:00Z" w16du:dateUtc="2026-09-26T00:01:00Z"/>
                <w:rFonts w:ascii="Arial" w:hAnsi="Arial" w:cs="Arial"/>
                <w:sz w:val="16"/>
              </w:rPr>
            </w:pPr>
            <w:del w:id="574" w:author="Domburg, Marleen" w:date="2026-09-25T20:01:00Z" w16du:dateUtc="2026-09-26T00:01:00Z">
              <w:r w:rsidRPr="00F24715">
                <w:rPr>
                  <w:rFonts w:ascii="Arial" w:hAnsi="Arial" w:cs="Arial"/>
                  <w:sz w:val="16"/>
                </w:rPr>
                <w:delText>Date</w:delText>
              </w:r>
            </w:del>
          </w:p>
        </w:tc>
        <w:tc>
          <w:tcPr>
            <w:tcW w:w="175" w:type="dxa"/>
            <w:tcBorders>
              <w:bottom w:val="single" w:sz="4" w:space="0" w:color="auto"/>
              <w:right w:val="single" w:sz="4" w:space="0" w:color="auto"/>
            </w:tcBorders>
            <w:vAlign w:val="center"/>
          </w:tcPr>
          <w:p w14:paraId="077F1EE9" w14:textId="77777777" w:rsidR="00753309" w:rsidRPr="00F24715" w:rsidRDefault="00753309" w:rsidP="00753309">
            <w:pPr>
              <w:ind w:left="43" w:right="43"/>
              <w:rPr>
                <w:del w:id="575" w:author="Domburg, Marleen" w:date="2026-09-25T20:01:00Z" w16du:dateUtc="2026-09-26T00:01:00Z"/>
                <w:rFonts w:ascii="Arial" w:hAnsi="Arial" w:cs="Arial"/>
                <w:sz w:val="18"/>
              </w:rPr>
            </w:pPr>
          </w:p>
        </w:tc>
      </w:tr>
      <w:tr w:rsidR="00753309" w:rsidRPr="00F24715" w14:paraId="0379CDFB" w14:textId="77777777" w:rsidTr="008F6B0B">
        <w:trPr>
          <w:trHeight w:hRule="exact" w:val="120"/>
          <w:del w:id="576" w:author="Domburg, Marleen" w:date="2026-09-25T20:01:00Z" w16du:dateUtc="2026-09-26T00:01:00Z"/>
        </w:trPr>
        <w:tc>
          <w:tcPr>
            <w:tcW w:w="11203" w:type="dxa"/>
            <w:gridSpan w:val="6"/>
          </w:tcPr>
          <w:p w14:paraId="29FA541E" w14:textId="77777777" w:rsidR="00753309" w:rsidRPr="00F24715" w:rsidRDefault="00753309" w:rsidP="00753309">
            <w:pPr>
              <w:ind w:left="43" w:right="43"/>
              <w:rPr>
                <w:del w:id="577" w:author="Domburg, Marleen" w:date="2026-09-25T20:01:00Z" w16du:dateUtc="2026-09-26T00:01:00Z"/>
                <w:rFonts w:ascii="Arial" w:hAnsi="Arial" w:cs="Arial"/>
                <w:sz w:val="18"/>
              </w:rPr>
            </w:pPr>
          </w:p>
        </w:tc>
      </w:tr>
      <w:tr w:rsidR="00753309" w:rsidRPr="00F24715" w14:paraId="5E0F7B58" w14:textId="77777777" w:rsidTr="008F6B0B">
        <w:trPr>
          <w:cantSplit/>
          <w:del w:id="578" w:author="Domburg, Marleen" w:date="2026-09-25T20:01:00Z" w16du:dateUtc="2026-09-26T00:01:00Z"/>
        </w:trPr>
        <w:tc>
          <w:tcPr>
            <w:tcW w:w="5256" w:type="dxa"/>
            <w:tcBorders>
              <w:top w:val="single" w:sz="4" w:space="0" w:color="auto"/>
              <w:left w:val="single" w:sz="4" w:space="0" w:color="auto"/>
              <w:right w:val="single" w:sz="4" w:space="0" w:color="auto"/>
            </w:tcBorders>
          </w:tcPr>
          <w:p w14:paraId="72DFC9CE" w14:textId="77777777" w:rsidR="00753309" w:rsidRPr="00F24715" w:rsidRDefault="00753309" w:rsidP="00753309">
            <w:pPr>
              <w:ind w:left="43" w:right="43"/>
              <w:rPr>
                <w:del w:id="579" w:author="Domburg, Marleen" w:date="2026-09-25T20:01:00Z" w16du:dateUtc="2026-09-26T00:01:00Z"/>
                <w:rFonts w:ascii="Arial" w:hAnsi="Arial" w:cs="Arial"/>
                <w:sz w:val="18"/>
              </w:rPr>
            </w:pPr>
            <w:del w:id="580" w:author="Domburg, Marleen" w:date="2026-09-25T20:01:00Z" w16du:dateUtc="2026-09-26T00:01:00Z">
              <w:r w:rsidRPr="00F24715">
                <w:rPr>
                  <w:rFonts w:ascii="Arial" w:hAnsi="Arial" w:cs="Arial"/>
                  <w:sz w:val="18"/>
                </w:rPr>
                <w:delText xml:space="preserve">Name of </w:delText>
              </w:r>
              <w:r w:rsidRPr="00F24715">
                <w:rPr>
                  <w:rFonts w:ascii="Arial" w:hAnsi="Arial" w:cs="Arial"/>
                  <w:b/>
                  <w:sz w:val="18"/>
                </w:rPr>
                <w:delText>CE Representative</w:delText>
              </w:r>
              <w:r w:rsidRPr="00F24715">
                <w:rPr>
                  <w:rFonts w:ascii="Arial" w:hAnsi="Arial" w:cs="Arial"/>
                  <w:sz w:val="18"/>
                </w:rPr>
                <w:delText xml:space="preserve"> (type or print)</w:delText>
              </w:r>
            </w:del>
          </w:p>
        </w:tc>
        <w:tc>
          <w:tcPr>
            <w:tcW w:w="5947" w:type="dxa"/>
            <w:gridSpan w:val="5"/>
            <w:vMerge w:val="restart"/>
            <w:tcBorders>
              <w:top w:val="single" w:sz="4" w:space="0" w:color="auto"/>
              <w:left w:val="single" w:sz="4" w:space="0" w:color="auto"/>
              <w:right w:val="single" w:sz="4" w:space="0" w:color="auto"/>
            </w:tcBorders>
          </w:tcPr>
          <w:p w14:paraId="0E4DE9D0" w14:textId="77777777" w:rsidR="00753309" w:rsidRPr="00F24715" w:rsidRDefault="00753309" w:rsidP="00753309">
            <w:pPr>
              <w:ind w:left="43" w:right="43"/>
              <w:rPr>
                <w:del w:id="581" w:author="Domburg, Marleen" w:date="2026-09-25T20:01:00Z" w16du:dateUtc="2026-09-26T00:01:00Z"/>
                <w:rFonts w:ascii="Arial" w:hAnsi="Arial" w:cs="Arial"/>
                <w:sz w:val="18"/>
              </w:rPr>
            </w:pPr>
          </w:p>
        </w:tc>
      </w:tr>
      <w:tr w:rsidR="00753309" w:rsidRPr="00F24715" w14:paraId="194C4847" w14:textId="77777777" w:rsidTr="008F6B0B">
        <w:trPr>
          <w:cantSplit/>
          <w:trHeight w:hRule="exact" w:val="320"/>
          <w:del w:id="582" w:author="Domburg, Marleen" w:date="2026-09-25T20:01:00Z" w16du:dateUtc="2026-09-26T00:01:00Z"/>
        </w:trPr>
        <w:tc>
          <w:tcPr>
            <w:tcW w:w="5256" w:type="dxa"/>
            <w:tcBorders>
              <w:left w:val="single" w:sz="4" w:space="0" w:color="auto"/>
              <w:bottom w:val="single" w:sz="4" w:space="0" w:color="auto"/>
              <w:right w:val="single" w:sz="4" w:space="0" w:color="auto"/>
            </w:tcBorders>
            <w:vAlign w:val="bottom"/>
          </w:tcPr>
          <w:p w14:paraId="12FBD44F" w14:textId="77777777" w:rsidR="00753309" w:rsidRPr="00F24715" w:rsidRDefault="00753309" w:rsidP="00753309">
            <w:pPr>
              <w:ind w:left="43" w:right="43"/>
              <w:rPr>
                <w:del w:id="583" w:author="Domburg, Marleen" w:date="2026-09-25T20:01:00Z" w16du:dateUtc="2026-09-26T00:01:00Z"/>
                <w:rFonts w:ascii="Arial" w:hAnsi="Arial" w:cs="Arial"/>
                <w:sz w:val="18"/>
              </w:rPr>
            </w:pPr>
            <w:del w:id="584" w:author="Domburg, Marleen" w:date="2026-09-25T20:01:00Z" w16du:dateUtc="2026-09-26T00:01:00Z">
              <w:r w:rsidRPr="00F24715">
                <w:rPr>
                  <w:rFonts w:ascii="Arial" w:hAnsi="Arial" w:cs="Arial"/>
                  <w:sz w:val="18"/>
                </w:rPr>
                <w:fldChar w:fldCharType="begin">
                  <w:ffData>
                    <w:name w:val="Text16"/>
                    <w:enabled/>
                    <w:calcOnExit w:val="0"/>
                    <w:textInput/>
                  </w:ffData>
                </w:fldChar>
              </w:r>
              <w:r w:rsidRPr="00F24715">
                <w:rPr>
                  <w:rFonts w:ascii="Arial" w:hAnsi="Arial" w:cs="Arial"/>
                  <w:sz w:val="18"/>
                </w:rPr>
                <w:delInstrText xml:space="preserve"> FORMTEXT </w:delInstrText>
              </w:r>
              <w:r w:rsidRPr="00F24715">
                <w:rPr>
                  <w:rFonts w:ascii="Arial" w:hAnsi="Arial" w:cs="Arial"/>
                  <w:sz w:val="18"/>
                </w:rPr>
              </w:r>
              <w:r w:rsidRPr="00F24715">
                <w:rPr>
                  <w:rFonts w:ascii="Arial" w:hAnsi="Arial" w:cs="Arial"/>
                  <w:sz w:val="18"/>
                </w:rPr>
                <w:fldChar w:fldCharType="separate"/>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sz w:val="18"/>
                </w:rPr>
                <w:fldChar w:fldCharType="end"/>
              </w:r>
            </w:del>
          </w:p>
        </w:tc>
        <w:tc>
          <w:tcPr>
            <w:tcW w:w="5947" w:type="dxa"/>
            <w:gridSpan w:val="5"/>
            <w:vMerge/>
            <w:tcBorders>
              <w:left w:val="single" w:sz="4" w:space="0" w:color="auto"/>
              <w:right w:val="single" w:sz="4" w:space="0" w:color="auto"/>
            </w:tcBorders>
            <w:vAlign w:val="center"/>
          </w:tcPr>
          <w:p w14:paraId="620C9F68" w14:textId="77777777" w:rsidR="00753309" w:rsidRPr="00F24715" w:rsidRDefault="00753309" w:rsidP="00753309">
            <w:pPr>
              <w:ind w:left="43" w:right="43"/>
              <w:rPr>
                <w:del w:id="585" w:author="Domburg, Marleen" w:date="2026-09-25T20:01:00Z" w16du:dateUtc="2026-09-26T00:01:00Z"/>
                <w:rFonts w:ascii="Arial" w:hAnsi="Arial" w:cs="Arial"/>
                <w:sz w:val="18"/>
              </w:rPr>
            </w:pPr>
          </w:p>
        </w:tc>
      </w:tr>
      <w:tr w:rsidR="00753309" w:rsidRPr="00F24715" w14:paraId="4269FB4E" w14:textId="77777777" w:rsidTr="008F6B0B">
        <w:trPr>
          <w:cantSplit/>
          <w:del w:id="586" w:author="Domburg, Marleen" w:date="2026-09-25T20:01:00Z" w16du:dateUtc="2026-09-26T00:01:00Z"/>
        </w:trPr>
        <w:tc>
          <w:tcPr>
            <w:tcW w:w="5256" w:type="dxa"/>
            <w:tcBorders>
              <w:top w:val="single" w:sz="4" w:space="0" w:color="auto"/>
              <w:left w:val="single" w:sz="4" w:space="0" w:color="auto"/>
              <w:right w:val="single" w:sz="4" w:space="0" w:color="auto"/>
            </w:tcBorders>
          </w:tcPr>
          <w:p w14:paraId="1E7D8A10" w14:textId="77777777" w:rsidR="00753309" w:rsidRPr="00F24715" w:rsidRDefault="00753309" w:rsidP="00753309">
            <w:pPr>
              <w:ind w:left="43" w:right="43"/>
              <w:rPr>
                <w:del w:id="587" w:author="Domburg, Marleen" w:date="2026-09-25T20:01:00Z" w16du:dateUtc="2026-09-26T00:01:00Z"/>
                <w:rFonts w:ascii="Arial" w:hAnsi="Arial" w:cs="Arial"/>
                <w:sz w:val="18"/>
              </w:rPr>
            </w:pPr>
            <w:del w:id="588" w:author="Domburg, Marleen" w:date="2026-09-25T20:01:00Z" w16du:dateUtc="2026-09-26T00:01:00Z">
              <w:r w:rsidRPr="00F24715">
                <w:rPr>
                  <w:rFonts w:ascii="Arial" w:hAnsi="Arial" w:cs="Arial"/>
                  <w:sz w:val="18"/>
                </w:rPr>
                <w:delText>Title of CE Representative</w:delText>
              </w:r>
            </w:del>
          </w:p>
        </w:tc>
        <w:tc>
          <w:tcPr>
            <w:tcW w:w="5947" w:type="dxa"/>
            <w:gridSpan w:val="5"/>
            <w:vMerge/>
            <w:tcBorders>
              <w:left w:val="single" w:sz="4" w:space="0" w:color="auto"/>
              <w:right w:val="single" w:sz="4" w:space="0" w:color="auto"/>
            </w:tcBorders>
          </w:tcPr>
          <w:p w14:paraId="5126391D" w14:textId="77777777" w:rsidR="00753309" w:rsidRPr="00F24715" w:rsidRDefault="00753309" w:rsidP="00753309">
            <w:pPr>
              <w:ind w:left="43" w:right="43"/>
              <w:rPr>
                <w:del w:id="589" w:author="Domburg, Marleen" w:date="2026-09-25T20:01:00Z" w16du:dateUtc="2026-09-26T00:01:00Z"/>
                <w:rFonts w:ascii="Arial" w:hAnsi="Arial" w:cs="Arial"/>
                <w:sz w:val="18"/>
              </w:rPr>
            </w:pPr>
          </w:p>
        </w:tc>
      </w:tr>
      <w:tr w:rsidR="00753309" w:rsidRPr="00753309" w14:paraId="11AED93A" w14:textId="77777777" w:rsidTr="008F6B0B">
        <w:trPr>
          <w:trHeight w:hRule="exact" w:val="320"/>
          <w:del w:id="590" w:author="Domburg, Marleen" w:date="2026-09-25T20:01:00Z" w16du:dateUtc="2026-09-26T00:01:00Z"/>
        </w:trPr>
        <w:tc>
          <w:tcPr>
            <w:tcW w:w="5256" w:type="dxa"/>
            <w:tcBorders>
              <w:left w:val="single" w:sz="4" w:space="0" w:color="auto"/>
              <w:bottom w:val="single" w:sz="4" w:space="0" w:color="auto"/>
              <w:right w:val="single" w:sz="4" w:space="0" w:color="auto"/>
            </w:tcBorders>
            <w:vAlign w:val="bottom"/>
          </w:tcPr>
          <w:p w14:paraId="76DABD25" w14:textId="77777777" w:rsidR="00753309" w:rsidRPr="00F24715" w:rsidRDefault="00753309" w:rsidP="00753309">
            <w:pPr>
              <w:ind w:left="43" w:right="43"/>
              <w:rPr>
                <w:del w:id="591" w:author="Domburg, Marleen" w:date="2026-09-25T20:01:00Z" w16du:dateUtc="2026-09-26T00:01:00Z"/>
                <w:rFonts w:ascii="Arial" w:hAnsi="Arial" w:cs="Arial"/>
                <w:sz w:val="18"/>
              </w:rPr>
            </w:pPr>
            <w:del w:id="592" w:author="Domburg, Marleen" w:date="2026-09-25T20:01:00Z" w16du:dateUtc="2026-09-26T00:01:00Z">
              <w:r w:rsidRPr="00F24715">
                <w:rPr>
                  <w:rFonts w:ascii="Arial" w:hAnsi="Arial" w:cs="Arial"/>
                  <w:sz w:val="18"/>
                </w:rPr>
                <w:fldChar w:fldCharType="begin">
                  <w:ffData>
                    <w:name w:val="Text15"/>
                    <w:enabled/>
                    <w:calcOnExit w:val="0"/>
                    <w:textInput/>
                  </w:ffData>
                </w:fldChar>
              </w:r>
              <w:r w:rsidRPr="00F24715">
                <w:rPr>
                  <w:rFonts w:ascii="Arial" w:hAnsi="Arial" w:cs="Arial"/>
                  <w:sz w:val="18"/>
                </w:rPr>
                <w:delInstrText xml:space="preserve"> FORMTEXT </w:delInstrText>
              </w:r>
              <w:r w:rsidRPr="00F24715">
                <w:rPr>
                  <w:rFonts w:ascii="Arial" w:hAnsi="Arial" w:cs="Arial"/>
                  <w:sz w:val="18"/>
                </w:rPr>
              </w:r>
              <w:r w:rsidRPr="00F24715">
                <w:rPr>
                  <w:rFonts w:ascii="Arial" w:hAnsi="Arial" w:cs="Arial"/>
                  <w:sz w:val="18"/>
                </w:rPr>
                <w:fldChar w:fldCharType="separate"/>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noProof/>
                  <w:sz w:val="18"/>
                </w:rPr>
                <w:delText> </w:delText>
              </w:r>
              <w:r w:rsidRPr="00F24715">
                <w:rPr>
                  <w:rFonts w:ascii="Arial" w:hAnsi="Arial" w:cs="Arial"/>
                  <w:sz w:val="18"/>
                </w:rPr>
                <w:fldChar w:fldCharType="end"/>
              </w:r>
            </w:del>
          </w:p>
        </w:tc>
        <w:tc>
          <w:tcPr>
            <w:tcW w:w="162" w:type="dxa"/>
            <w:tcBorders>
              <w:left w:val="single" w:sz="4" w:space="0" w:color="auto"/>
              <w:bottom w:val="single" w:sz="4" w:space="0" w:color="auto"/>
            </w:tcBorders>
            <w:vAlign w:val="center"/>
          </w:tcPr>
          <w:p w14:paraId="40971E2A" w14:textId="77777777" w:rsidR="00753309" w:rsidRPr="00F24715" w:rsidRDefault="00753309" w:rsidP="00753309">
            <w:pPr>
              <w:ind w:left="43" w:right="43"/>
              <w:rPr>
                <w:del w:id="593" w:author="Domburg, Marleen" w:date="2026-09-25T20:01:00Z" w16du:dateUtc="2026-09-26T00:01:00Z"/>
                <w:rFonts w:ascii="Arial" w:hAnsi="Arial" w:cs="Arial"/>
                <w:sz w:val="18"/>
              </w:rPr>
            </w:pPr>
          </w:p>
        </w:tc>
        <w:tc>
          <w:tcPr>
            <w:tcW w:w="4285" w:type="dxa"/>
            <w:tcBorders>
              <w:top w:val="single" w:sz="4" w:space="0" w:color="auto"/>
              <w:bottom w:val="single" w:sz="4" w:space="0" w:color="auto"/>
            </w:tcBorders>
          </w:tcPr>
          <w:p w14:paraId="006D167D" w14:textId="77777777" w:rsidR="00753309" w:rsidRPr="00F24715" w:rsidRDefault="00753309" w:rsidP="00753309">
            <w:pPr>
              <w:spacing w:before="20"/>
              <w:jc w:val="center"/>
              <w:rPr>
                <w:del w:id="594" w:author="Domburg, Marleen" w:date="2026-09-25T20:01:00Z" w16du:dateUtc="2026-09-26T00:01:00Z"/>
                <w:rFonts w:ascii="Arial" w:hAnsi="Arial" w:cs="Arial"/>
                <w:sz w:val="16"/>
              </w:rPr>
            </w:pPr>
            <w:del w:id="595" w:author="Domburg, Marleen" w:date="2026-09-25T20:01:00Z" w16du:dateUtc="2026-09-26T00:01:00Z">
              <w:r w:rsidRPr="00F24715">
                <w:rPr>
                  <w:rFonts w:ascii="Arial" w:hAnsi="Arial" w:cs="Arial"/>
                  <w:sz w:val="16"/>
                </w:rPr>
                <w:delText xml:space="preserve">Signature of </w:delText>
              </w:r>
              <w:r w:rsidRPr="00F24715">
                <w:rPr>
                  <w:rFonts w:ascii="Arial" w:hAnsi="Arial" w:cs="Arial"/>
                  <w:b/>
                  <w:sz w:val="16"/>
                </w:rPr>
                <w:delText>CE Representative</w:delText>
              </w:r>
            </w:del>
          </w:p>
        </w:tc>
        <w:tc>
          <w:tcPr>
            <w:tcW w:w="161" w:type="dxa"/>
            <w:tcBorders>
              <w:bottom w:val="single" w:sz="4" w:space="0" w:color="auto"/>
            </w:tcBorders>
          </w:tcPr>
          <w:p w14:paraId="74047C18" w14:textId="77777777" w:rsidR="00753309" w:rsidRPr="00F24715" w:rsidRDefault="00753309" w:rsidP="00753309">
            <w:pPr>
              <w:ind w:left="43" w:right="43"/>
              <w:jc w:val="center"/>
              <w:rPr>
                <w:del w:id="596" w:author="Domburg, Marleen" w:date="2026-09-25T20:01:00Z" w16du:dateUtc="2026-09-26T00:01:00Z"/>
                <w:rFonts w:ascii="Arial" w:hAnsi="Arial" w:cs="Arial"/>
                <w:sz w:val="18"/>
              </w:rPr>
            </w:pPr>
          </w:p>
        </w:tc>
        <w:tc>
          <w:tcPr>
            <w:tcW w:w="1164" w:type="dxa"/>
            <w:tcBorders>
              <w:top w:val="single" w:sz="4" w:space="0" w:color="auto"/>
              <w:bottom w:val="single" w:sz="4" w:space="0" w:color="auto"/>
            </w:tcBorders>
          </w:tcPr>
          <w:p w14:paraId="6B1997E2" w14:textId="77777777" w:rsidR="00753309" w:rsidRPr="00753309" w:rsidRDefault="00753309" w:rsidP="00753309">
            <w:pPr>
              <w:spacing w:before="20"/>
              <w:jc w:val="center"/>
              <w:rPr>
                <w:del w:id="597" w:author="Domburg, Marleen" w:date="2026-09-25T20:01:00Z" w16du:dateUtc="2026-09-26T00:01:00Z"/>
                <w:rFonts w:ascii="Arial" w:hAnsi="Arial" w:cs="Arial"/>
                <w:sz w:val="16"/>
              </w:rPr>
            </w:pPr>
            <w:del w:id="598" w:author="Domburg, Marleen" w:date="2026-09-25T20:01:00Z" w16du:dateUtc="2026-09-26T00:01:00Z">
              <w:r w:rsidRPr="00F24715">
                <w:rPr>
                  <w:rFonts w:ascii="Arial" w:hAnsi="Arial" w:cs="Arial"/>
                  <w:sz w:val="16"/>
                </w:rPr>
                <w:delText>Date</w:delText>
              </w:r>
            </w:del>
          </w:p>
        </w:tc>
        <w:tc>
          <w:tcPr>
            <w:tcW w:w="175" w:type="dxa"/>
            <w:tcBorders>
              <w:bottom w:val="single" w:sz="4" w:space="0" w:color="auto"/>
              <w:right w:val="single" w:sz="4" w:space="0" w:color="auto"/>
            </w:tcBorders>
            <w:vAlign w:val="center"/>
          </w:tcPr>
          <w:p w14:paraId="4FE4A586" w14:textId="77777777" w:rsidR="00753309" w:rsidRPr="00753309" w:rsidRDefault="00753309" w:rsidP="00753309">
            <w:pPr>
              <w:ind w:left="43" w:right="43"/>
              <w:rPr>
                <w:del w:id="599" w:author="Domburg, Marleen" w:date="2026-09-25T20:01:00Z" w16du:dateUtc="2026-09-26T00:01:00Z"/>
                <w:rFonts w:ascii="Arial" w:hAnsi="Arial" w:cs="Arial"/>
                <w:sz w:val="18"/>
              </w:rPr>
            </w:pPr>
          </w:p>
        </w:tc>
      </w:tr>
    </w:tbl>
    <w:p w14:paraId="508F7BA3" w14:textId="77777777" w:rsidR="00753309" w:rsidRPr="00BB726D" w:rsidRDefault="00753309" w:rsidP="00BB726D">
      <w:pPr>
        <w:jc w:val="right"/>
        <w:rPr>
          <w:b/>
          <w:lang w:val="en-GB"/>
          <w:rPrChange w:id="600" w:author="Domburg, Marleen" w:date="2026-09-25T20:01:00Z" w16du:dateUtc="2026-09-26T00:01:00Z">
            <w:rPr>
              <w:rFonts w:ascii="Arial" w:hAnsi="Arial" w:cs="Arial"/>
              <w:szCs w:val="22"/>
            </w:rPr>
          </w:rPrChange>
        </w:rPr>
        <w:pPrChange w:id="601" w:author="Domburg, Marleen" w:date="2026-09-25T20:01:00Z" w16du:dateUtc="2026-09-26T00:01:00Z">
          <w:pPr>
            <w:spacing w:after="60"/>
            <w:ind w:right="43"/>
          </w:pPr>
        </w:pPrChange>
      </w:pPr>
    </w:p>
    <w:sectPr w:rsidR="00753309" w:rsidRPr="00BB726D" w:rsidSect="00BB726D">
      <w:headerReference w:type="default" r:id="rId15"/>
      <w:footerReference w:type="default" r:id="rId16"/>
      <w:type w:val="continuous"/>
      <w:pgSz w:w="11906" w:h="16838"/>
      <w:pgMar w:top="1440" w:right="1134" w:bottom="1440" w:left="1134" w:header="720" w:footer="720" w:gutter="0"/>
      <w:cols w:num="2" w:space="720" w:equalWidth="0">
        <w:col w:w="8110" w:space="708"/>
        <w:col w:w="820"/>
      </w:cols>
      <w:docGrid w:linePitch="0"/>
      <w:sectPrChange w:id="618" w:author="Domburg, Marleen" w:date="2026-09-25T20:01:00Z" w16du:dateUtc="2026-09-26T00:01:00Z">
        <w:sectPr w:rsidR="00753309" w:rsidRPr="00BB726D" w:rsidSect="00BB726D">
          <w:type w:val="nextPage"/>
          <w:pgSz w:w="12240" w:h="15840"/>
          <w:pgMar w:top="1440" w:right="1440" w:bottom="1440" w:left="1440" w:header="720" w:footer="720" w:gutter="0"/>
          <w:cols w:num="1" w:equalWidth="1"/>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282E80" w14:textId="77777777" w:rsidR="007200A8" w:rsidRDefault="007200A8" w:rsidP="00753309">
      <w:r>
        <w:separator/>
      </w:r>
    </w:p>
  </w:endnote>
  <w:endnote w:type="continuationSeparator" w:id="0">
    <w:p w14:paraId="011CB59A" w14:textId="77777777" w:rsidR="007200A8" w:rsidRDefault="007200A8" w:rsidP="0075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5002EFF" w:usb1="C000E47F" w:usb2="0000002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094302" w14:textId="77777777" w:rsidR="00B85402" w:rsidRDefault="00B85402">
    <w:pPr>
      <w:pStyle w:val="Footer"/>
      <w:framePr w:wrap="around" w:vAnchor="text" w:hAnchor="margin" w:xAlign="right" w:y="1"/>
      <w:rPr>
        <w:rStyle w:val="PageNumber"/>
        <w:szCs w:val="24"/>
      </w:rPr>
    </w:pPr>
    <w:r>
      <w:rPr>
        <w:rStyle w:val="PageNumber"/>
        <w:szCs w:val="24"/>
      </w:rPr>
      <w:fldChar w:fldCharType="begin"/>
    </w:r>
    <w:r>
      <w:rPr>
        <w:rStyle w:val="PageNumber"/>
        <w:szCs w:val="24"/>
      </w:rPr>
      <w:instrText xml:space="preserve">PAGE  </w:instrText>
    </w:r>
    <w:r>
      <w:rPr>
        <w:rStyle w:val="PageNumber"/>
        <w:szCs w:val="24"/>
      </w:rPr>
      <w:fldChar w:fldCharType="separate"/>
    </w:r>
    <w:r>
      <w:rPr>
        <w:rStyle w:val="PageNumber"/>
        <w:noProof/>
        <w:szCs w:val="24"/>
      </w:rPr>
      <w:t>1</w:t>
    </w:r>
    <w:r>
      <w:rPr>
        <w:rStyle w:val="PageNumber"/>
        <w:szCs w:val="24"/>
      </w:rPr>
      <w:fldChar w:fldCharType="end"/>
    </w:r>
  </w:p>
  <w:p w14:paraId="6F5C73AC" w14:textId="77777777" w:rsidR="00B85402" w:rsidRDefault="00B85402">
    <w:pPr>
      <w:pStyle w:val="Footer"/>
      <w:ind w:right="360"/>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079728" w14:textId="77777777" w:rsidR="00B85402" w:rsidRDefault="00B85402">
    <w:pPr>
      <w:pStyle w:val="Footer"/>
      <w:framePr w:wrap="around" w:vAnchor="text" w:hAnchor="page" w:x="5482" w:y="131"/>
      <w:rPr>
        <w:rStyle w:val="PageNumber"/>
        <w:szCs w:val="24"/>
      </w:rPr>
    </w:pPr>
    <w:r>
      <w:rPr>
        <w:rStyle w:val="PageNumber"/>
        <w:szCs w:val="24"/>
      </w:rPr>
      <w:fldChar w:fldCharType="begin"/>
    </w:r>
    <w:r>
      <w:rPr>
        <w:rStyle w:val="PageNumber"/>
        <w:szCs w:val="24"/>
      </w:rPr>
      <w:instrText xml:space="preserve">PAGE  </w:instrText>
    </w:r>
    <w:r>
      <w:rPr>
        <w:rStyle w:val="PageNumber"/>
        <w:szCs w:val="24"/>
      </w:rPr>
      <w:fldChar w:fldCharType="separate"/>
    </w:r>
    <w:r>
      <w:rPr>
        <w:rStyle w:val="PageNumber"/>
        <w:noProof/>
        <w:szCs w:val="24"/>
      </w:rPr>
      <w:t>3</w:t>
    </w:r>
    <w:r>
      <w:rPr>
        <w:rStyle w:val="PageNumber"/>
        <w:szCs w:val="24"/>
      </w:rPr>
      <w:fldChar w:fldCharType="end"/>
    </w:r>
  </w:p>
  <w:p w14:paraId="5C3E9CAA" w14:textId="77777777" w:rsidR="00B85402" w:rsidRDefault="00B85402">
    <w:pPr>
      <w:pStyle w:val="Footer"/>
      <w:ind w:right="360"/>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10F73" w14:textId="77777777" w:rsidR="00B85402" w:rsidRPr="009A6788" w:rsidRDefault="00B85402" w:rsidP="009A6788">
    <w:pPr>
      <w:pStyle w:val="Footer"/>
      <w:jc w:val="center"/>
      <w:rPr>
        <w:rFonts w:ascii="Arial" w:hAnsi="Arial" w:cs="Arial"/>
        <w:sz w:val="16"/>
        <w:szCs w:val="16"/>
        <w:lang w:val="fr-BE"/>
      </w:rPr>
    </w:pPr>
    <w:r>
      <w:rPr>
        <w:rFonts w:ascii="Arial" w:hAnsi="Arial" w:cs="Arial"/>
        <w:sz w:val="16"/>
        <w:szCs w:val="16"/>
        <w:lang w:val="fr-BE"/>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E4BE6D" w14:textId="77777777" w:rsidR="00B85402" w:rsidRDefault="00B85402" w:rsidP="00FE149C">
    <w:pPr>
      <w:pStyle w:val="Footer"/>
      <w:framePr w:wrap="auto" w:vAnchor="text" w:hAnchor="margin" w:xAlign="right" w:y="1"/>
      <w:jc w:val="both"/>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656A4E03" w14:textId="77777777" w:rsidR="00B85402" w:rsidRDefault="00B85402">
    <w:pPr>
      <w:pStyle w:val="Footer"/>
      <w:ind w:right="360"/>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318879" w14:textId="77777777" w:rsidR="002C1BD6" w:rsidRDefault="002C1BD6" w:rsidP="00FE149C">
    <w:pPr>
      <w:pStyle w:val="Footer"/>
      <w:framePr w:wrap="auto" w:vAnchor="text" w:hAnchor="margin" w:xAlign="right" w:y="1"/>
      <w:jc w:val="both"/>
      <w:rPr>
        <w:ins w:id="612" w:author="Domburg, Marleen" w:date="2026-09-25T20:01:00Z" w16du:dateUtc="2026-09-26T00:01:00Z"/>
        <w:rStyle w:val="PageNumber"/>
      </w:rPr>
    </w:pPr>
    <w:ins w:id="613" w:author="Domburg, Marleen" w:date="2026-09-25T20:01:00Z" w16du:dateUtc="2026-09-26T00:01:00Z">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ins>
  </w:p>
  <w:p w14:paraId="4393C43F" w14:textId="77777777" w:rsidR="007200A8" w:rsidRDefault="002C1BD6">
    <w:pPr>
      <w:pStyle w:val="Footer"/>
      <w:jc w:val="center"/>
      <w:rPr>
        <w:ins w:id="614" w:author="Domburg, Marleen" w:date="2026-09-25T20:01:00Z" w16du:dateUtc="2026-09-26T00:01:00Z"/>
      </w:rPr>
    </w:pPr>
    <w:ins w:id="615" w:author="Domburg, Marleen" w:date="2026-09-25T20:01:00Z" w16du:dateUtc="2026-09-26T00:01:00Z">
      <w:r>
        <w:tab/>
      </w:r>
    </w:ins>
  </w:p>
  <w:sdt>
    <w:sdtPr>
      <w:id w:val="-1682274909"/>
      <w:docPartObj>
        <w:docPartGallery w:val="Page Numbers (Bottom of Page)"/>
        <w:docPartUnique/>
      </w:docPartObj>
    </w:sdtPr>
    <w:sdtEndPr>
      <w:rPr>
        <w:noProof/>
      </w:rPr>
    </w:sdtEndPr>
    <w:sdtContent>
      <w:p w14:paraId="517FCD74" w14:textId="2D2A1C7D" w:rsidR="00725E61" w:rsidRDefault="00725E61">
        <w:pPr>
          <w:pStyle w:val="Footer"/>
          <w:jc w:val="center"/>
        </w:pPr>
        <w:del w:id="616" w:author="Domburg, Marleen" w:date="2026-09-25T20:01:00Z" w16du:dateUtc="2026-09-26T00:01:00Z">
          <w:r>
            <w:fldChar w:fldCharType="begin"/>
          </w:r>
          <w:r>
            <w:delInstrText xml:space="preserve"> PAGE   \* MERGEFORMAT </w:delInstrText>
          </w:r>
          <w:r>
            <w:fldChar w:fldCharType="separate"/>
          </w:r>
          <w:r>
            <w:rPr>
              <w:noProof/>
            </w:rPr>
            <w:delText>2</w:delText>
          </w:r>
          <w:r>
            <w:rPr>
              <w:noProof/>
            </w:rPr>
            <w:fldChar w:fldCharType="end"/>
          </w:r>
        </w:del>
      </w:p>
    </w:sdtContent>
  </w:sdt>
  <w:p w14:paraId="31006F17" w14:textId="77777777" w:rsidR="00725E61" w:rsidRDefault="00725E61">
    <w:pPr>
      <w:pStyle w:val="Footer"/>
      <w:ind w:right="360"/>
      <w:pPrChange w:id="617" w:author="Domburg, Marleen" w:date="2026-09-25T20:01:00Z" w16du:dateUtc="2026-09-26T00:01: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C76C27" w14:textId="77777777" w:rsidR="007200A8" w:rsidRDefault="007200A8" w:rsidP="00753309">
      <w:r>
        <w:separator/>
      </w:r>
    </w:p>
  </w:footnote>
  <w:footnote w:type="continuationSeparator" w:id="0">
    <w:p w14:paraId="61814214" w14:textId="77777777" w:rsidR="007200A8" w:rsidRDefault="007200A8" w:rsidP="00753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3723B2" w14:textId="77777777" w:rsidR="00B85402" w:rsidRDefault="00B85402">
    <w:pPr>
      <w:pStyle w:val="Header"/>
      <w:jc w:val="center"/>
      <w:rPr>
        <w:szCs w:val="24"/>
      </w:rPr>
    </w:pPr>
    <w:r>
      <w:rPr>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063098" w14:textId="77777777" w:rsidR="00B85402" w:rsidRPr="003226FB" w:rsidRDefault="00B85402" w:rsidP="00B2155C">
    <w:pPr>
      <w:pStyle w:val="Header"/>
      <w:rPr>
        <w:rFonts w:ascii="Arial Narrow" w:hAnsi="Arial Narrow" w:cs="Arial"/>
        <w:b/>
        <w:sz w:val="22"/>
        <w:szCs w:val="22"/>
        <w:lang w:val="en-GB"/>
      </w:rPr>
    </w:pPr>
    <w:ins w:id="370" w:author="Domburg, Marleen" w:date="2026-09-25T20:01:00Z" w16du:dateUtc="2026-09-26T00:01:00Z">
      <w:r>
        <w:rPr>
          <w:b/>
          <w:noProof/>
          <w:snapToGrid/>
          <w:szCs w:val="24"/>
          <w:lang w:val="en-GB"/>
        </w:rPr>
        <w:drawing>
          <wp:anchor distT="0" distB="0" distL="114300" distR="114300" simplePos="0" relativeHeight="251663360" behindDoc="0" locked="0" layoutInCell="1" allowOverlap="0" wp14:anchorId="15292560" wp14:editId="668BA372">
            <wp:simplePos x="0" y="0"/>
            <wp:positionH relativeFrom="column">
              <wp:posOffset>5340985</wp:posOffset>
            </wp:positionH>
            <wp:positionV relativeFrom="page">
              <wp:posOffset>819785</wp:posOffset>
            </wp:positionV>
            <wp:extent cx="489585" cy="347345"/>
            <wp:effectExtent l="0" t="0" r="5715" b="0"/>
            <wp:wrapSquare wrapText="bothSides"/>
            <wp:docPr id="1991308493" name="Picture 2" descr="BEELD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ELD_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9585" cy="34734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napToGrid/>
          <w:szCs w:val="24"/>
          <w:lang w:val="en-GB"/>
        </w:rPr>
        <w:drawing>
          <wp:anchor distT="0" distB="0" distL="114300" distR="114300" simplePos="0" relativeHeight="251662336" behindDoc="0" locked="0" layoutInCell="1" allowOverlap="1" wp14:anchorId="160A48DF" wp14:editId="239A618A">
            <wp:simplePos x="0" y="0"/>
            <wp:positionH relativeFrom="margin">
              <wp:posOffset>4385310</wp:posOffset>
            </wp:positionH>
            <wp:positionV relativeFrom="margin">
              <wp:posOffset>-502920</wp:posOffset>
            </wp:positionV>
            <wp:extent cx="1833245" cy="372110"/>
            <wp:effectExtent l="0" t="0" r="0" b="8890"/>
            <wp:wrapSquare wrapText="bothSides"/>
            <wp:docPr id="1417339077" name="Picture 141733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33245" cy="372110"/>
                    </a:xfrm>
                    <a:prstGeom prst="rect">
                      <a:avLst/>
                    </a:prstGeom>
                    <a:noFill/>
                  </pic:spPr>
                </pic:pic>
              </a:graphicData>
            </a:graphic>
            <wp14:sizeRelH relativeFrom="page">
              <wp14:pctWidth>0</wp14:pctWidth>
            </wp14:sizeRelH>
            <wp14:sizeRelV relativeFrom="page">
              <wp14:pctHeight>0</wp14:pctHeight>
            </wp14:sizeRelV>
          </wp:anchor>
        </w:drawing>
      </w:r>
    </w:ins>
    <w:del w:id="371" w:author="Domburg, Marleen" w:date="2026-09-25T20:01:00Z" w16du:dateUtc="2026-09-26T00:01:00Z">
      <w:r>
        <w:rPr>
          <w:b/>
          <w:noProof/>
          <w:snapToGrid/>
          <w:szCs w:val="24"/>
          <w:lang w:val="en-GB"/>
        </w:rPr>
        <w:drawing>
          <wp:anchor distT="0" distB="0" distL="114300" distR="114300" simplePos="0" relativeHeight="251660288" behindDoc="0" locked="0" layoutInCell="1" allowOverlap="0" wp14:anchorId="15292560" wp14:editId="668BA372">
            <wp:simplePos x="0" y="0"/>
            <wp:positionH relativeFrom="column">
              <wp:posOffset>5340985</wp:posOffset>
            </wp:positionH>
            <wp:positionV relativeFrom="page">
              <wp:posOffset>819785</wp:posOffset>
            </wp:positionV>
            <wp:extent cx="489585" cy="347345"/>
            <wp:effectExtent l="0" t="0" r="5715" b="0"/>
            <wp:wrapSquare wrapText="bothSides"/>
            <wp:docPr id="5" name="Picture 2" descr="BEELD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ELD_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9585" cy="347345"/>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napToGrid/>
          <w:szCs w:val="24"/>
          <w:lang w:val="en-GB"/>
        </w:rPr>
        <w:drawing>
          <wp:anchor distT="0" distB="0" distL="114300" distR="114300" simplePos="0" relativeHeight="251659264" behindDoc="0" locked="0" layoutInCell="1" allowOverlap="1" wp14:anchorId="160A48DF" wp14:editId="239A618A">
            <wp:simplePos x="0" y="0"/>
            <wp:positionH relativeFrom="margin">
              <wp:posOffset>4385310</wp:posOffset>
            </wp:positionH>
            <wp:positionV relativeFrom="margin">
              <wp:posOffset>-502920</wp:posOffset>
            </wp:positionV>
            <wp:extent cx="1833245" cy="37211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33245" cy="372110"/>
                    </a:xfrm>
                    <a:prstGeom prst="rect">
                      <a:avLst/>
                    </a:prstGeom>
                    <a:noFill/>
                  </pic:spPr>
                </pic:pic>
              </a:graphicData>
            </a:graphic>
            <wp14:sizeRelH relativeFrom="page">
              <wp14:pctWidth>0</wp14:pctWidth>
            </wp14:sizeRelH>
            <wp14:sizeRelV relativeFrom="page">
              <wp14:pctHeight>0</wp14:pctHeight>
            </wp14:sizeRelV>
          </wp:anchor>
        </w:drawing>
      </w:r>
    </w:del>
    <w:r w:rsidRPr="00681695">
      <w:rPr>
        <w:rFonts w:ascii="Arial Narrow" w:hAnsi="Arial Narrow" w:cs="Arial"/>
        <w:b/>
        <w:szCs w:val="24"/>
        <w:lang w:val="en-GB"/>
      </w:rPr>
      <w:t>G</w:t>
    </w:r>
    <w:r w:rsidRPr="003226FB">
      <w:rPr>
        <w:rFonts w:ascii="Arial Narrow" w:hAnsi="Arial Narrow" w:cs="Arial"/>
        <w:b/>
        <w:sz w:val="22"/>
        <w:szCs w:val="22"/>
        <w:lang w:val="en-GB"/>
      </w:rPr>
      <w:t xml:space="preserve">RANT AGREEMENT FOR STUDY </w:t>
    </w:r>
    <w:r>
      <w:rPr>
        <w:rFonts w:ascii="Arial Narrow" w:hAnsi="Arial Narrow" w:cs="Arial"/>
        <w:b/>
        <w:sz w:val="22"/>
        <w:szCs w:val="22"/>
        <w:lang w:val="en-GB"/>
      </w:rPr>
      <w:t>2019-2020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7B4DB9" w14:textId="77777777" w:rsidR="00B85402" w:rsidRPr="00FE149C" w:rsidRDefault="00B85402" w:rsidP="00FE14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A9D484" w14:textId="03EF8B27" w:rsidR="00753309" w:rsidRDefault="00753309">
    <w:pPr>
      <w:pStyle w:val="Header"/>
      <w:rPr>
        <w:del w:id="602" w:author="Domburg, Marleen" w:date="2026-09-25T20:01:00Z" w16du:dateUtc="2026-09-26T00:01:00Z"/>
      </w:rPr>
    </w:pPr>
  </w:p>
  <w:tbl>
    <w:tblPr>
      <w:tblStyle w:val="TableGrid"/>
      <w:tblW w:w="1116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5664"/>
    </w:tblGrid>
    <w:tr w:rsidR="00753309" w:rsidRPr="00D17AEB" w14:paraId="12639E30" w14:textId="77777777" w:rsidTr="00725E61">
      <w:trPr>
        <w:del w:id="603" w:author="Domburg, Marleen" w:date="2026-09-25T20:01:00Z" w16du:dateUtc="2026-09-26T00:01:00Z"/>
      </w:trPr>
      <w:tc>
        <w:tcPr>
          <w:tcW w:w="5496" w:type="dxa"/>
        </w:tcPr>
        <w:p w14:paraId="35F9CA2D" w14:textId="77777777" w:rsidR="00753309" w:rsidRPr="00D17AEB" w:rsidRDefault="00753309">
          <w:pPr>
            <w:pStyle w:val="Header"/>
            <w:rPr>
              <w:del w:id="604" w:author="Domburg, Marleen" w:date="2026-09-25T20:01:00Z" w16du:dateUtc="2026-09-26T00:01:00Z"/>
              <w:rFonts w:ascii="Arial" w:hAnsi="Arial" w:cs="Arial"/>
              <w:sz w:val="20"/>
            </w:rPr>
          </w:pPr>
          <w:del w:id="605" w:author="Domburg, Marleen" w:date="2026-09-25T20:01:00Z" w16du:dateUtc="2026-09-26T00:01:00Z">
            <w:r w:rsidRPr="00D17AEB">
              <w:rPr>
                <w:rFonts w:ascii="Arial" w:hAnsi="Arial" w:cs="Arial"/>
                <w:sz w:val="20"/>
              </w:rPr>
              <w:delText xml:space="preserve">Texas Department of </w:delText>
            </w:r>
          </w:del>
        </w:p>
        <w:p w14:paraId="3826EFB6" w14:textId="0B4A21A7" w:rsidR="00753309" w:rsidRPr="00725E61" w:rsidRDefault="00753309">
          <w:pPr>
            <w:pStyle w:val="Header"/>
            <w:rPr>
              <w:del w:id="606" w:author="Domburg, Marleen" w:date="2026-09-25T20:01:00Z" w16du:dateUtc="2026-09-26T00:01:00Z"/>
              <w:rFonts w:ascii="Arial" w:hAnsi="Arial" w:cs="Arial"/>
            </w:rPr>
          </w:pPr>
          <w:del w:id="607" w:author="Domburg, Marleen" w:date="2026-09-25T20:01:00Z" w16du:dateUtc="2026-09-26T00:01:00Z">
            <w:r w:rsidRPr="00D17AEB">
              <w:rPr>
                <w:rFonts w:ascii="Arial" w:hAnsi="Arial" w:cs="Arial"/>
                <w:sz w:val="20"/>
              </w:rPr>
              <w:delText>Agriculture</w:delText>
            </w:r>
          </w:del>
        </w:p>
      </w:tc>
      <w:tc>
        <w:tcPr>
          <w:tcW w:w="5664" w:type="dxa"/>
        </w:tcPr>
        <w:p w14:paraId="6732A6FE" w14:textId="5063485E" w:rsidR="00D17AEB" w:rsidRPr="00D17AEB" w:rsidRDefault="00D17AEB" w:rsidP="00753309">
          <w:pPr>
            <w:pStyle w:val="Header"/>
            <w:jc w:val="right"/>
            <w:rPr>
              <w:del w:id="608" w:author="Domburg, Marleen" w:date="2026-09-25T20:01:00Z" w16du:dateUtc="2026-09-26T00:01:00Z"/>
              <w:rFonts w:ascii="Arial" w:hAnsi="Arial" w:cs="Arial"/>
              <w:b/>
              <w:bCs/>
              <w:sz w:val="20"/>
            </w:rPr>
          </w:pPr>
          <w:del w:id="609" w:author="Domburg, Marleen" w:date="2026-09-25T20:01:00Z" w16du:dateUtc="2026-09-26T00:01:00Z">
            <w:r w:rsidRPr="00D17AEB">
              <w:rPr>
                <w:rFonts w:ascii="Arial" w:hAnsi="Arial" w:cs="Arial"/>
                <w:b/>
                <w:bCs/>
                <w:sz w:val="20"/>
              </w:rPr>
              <w:delText>Form H1505</w:delText>
            </w:r>
          </w:del>
        </w:p>
        <w:p w14:paraId="48C6EC4A" w14:textId="7CF7A41D" w:rsidR="00753309" w:rsidRPr="00D17AEB" w:rsidRDefault="006056A6" w:rsidP="00753309">
          <w:pPr>
            <w:pStyle w:val="Header"/>
            <w:jc w:val="right"/>
            <w:rPr>
              <w:del w:id="610" w:author="Domburg, Marleen" w:date="2026-09-25T20:01:00Z" w16du:dateUtc="2026-09-26T00:01:00Z"/>
              <w:rFonts w:ascii="Arial" w:hAnsi="Arial" w:cs="Arial"/>
              <w:sz w:val="20"/>
            </w:rPr>
          </w:pPr>
          <w:del w:id="611" w:author="Domburg, Marleen" w:date="2026-09-25T20:01:00Z" w16du:dateUtc="2026-09-26T00:01:00Z">
            <w:r>
              <w:rPr>
                <w:rFonts w:ascii="Arial" w:hAnsi="Arial" w:cs="Arial"/>
                <w:sz w:val="20"/>
              </w:rPr>
              <w:delText>June 2024</w:delText>
            </w:r>
          </w:del>
        </w:p>
      </w:tc>
    </w:tr>
  </w:tbl>
  <w:p w14:paraId="2BE199CA" w14:textId="77777777" w:rsidR="00753309" w:rsidRDefault="00753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08B461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9070BBB"/>
    <w:multiLevelType w:val="hybridMultilevel"/>
    <w:tmpl w:val="11901934"/>
    <w:lvl w:ilvl="0" w:tplc="08090005">
      <w:start w:val="1"/>
      <w:numFmt w:val="bullet"/>
      <w:lvlText w:val=""/>
      <w:lvlJc w:val="left"/>
      <w:pPr>
        <w:tabs>
          <w:tab w:val="num" w:pos="1627"/>
        </w:tabs>
        <w:ind w:left="1627" w:hanging="360"/>
      </w:pPr>
      <w:rPr>
        <w:rFonts w:ascii="Wingdings" w:hAnsi="Wingdings" w:hint="default"/>
      </w:rPr>
    </w:lvl>
    <w:lvl w:ilvl="1" w:tplc="08090003">
      <w:start w:val="1"/>
      <w:numFmt w:val="bullet"/>
      <w:lvlText w:val="o"/>
      <w:lvlJc w:val="left"/>
      <w:pPr>
        <w:ind w:left="2347" w:hanging="360"/>
      </w:pPr>
      <w:rPr>
        <w:rFonts w:ascii="Courier New" w:hAnsi="Courier New" w:cs="Courier New"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2" w15:restartNumberingAfterBreak="0">
    <w:nsid w:val="0A1461CF"/>
    <w:multiLevelType w:val="hybridMultilevel"/>
    <w:tmpl w:val="70A864A0"/>
    <w:lvl w:ilvl="0" w:tplc="0415000F">
      <w:start w:val="1"/>
      <w:numFmt w:val="decimal"/>
      <w:lvlText w:val="%1."/>
      <w:lvlJc w:val="left"/>
      <w:pPr>
        <w:ind w:left="720" w:hanging="360"/>
      </w:pPr>
      <w:rPr>
        <w:rFonts w:cs="Times New Roman"/>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3" w15:restartNumberingAfterBreak="0">
    <w:nsid w:val="12087968"/>
    <w:multiLevelType w:val="hybridMultilevel"/>
    <w:tmpl w:val="D12E74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B10923"/>
    <w:multiLevelType w:val="multilevel"/>
    <w:tmpl w:val="06986938"/>
    <w:styleLink w:val="PartI"/>
    <w:lvl w:ilvl="0">
      <w:start w:val="1"/>
      <w:numFmt w:val="decimal"/>
      <w:pStyle w:val="articletitle"/>
      <w:lvlText w:val="ARTICLE I.%1"/>
      <w:lvlJc w:val="left"/>
      <w:pPr>
        <w:ind w:left="360" w:hanging="360"/>
      </w:pPr>
      <w:rPr>
        <w:rFonts w:hint="default"/>
      </w:rPr>
    </w:lvl>
    <w:lvl w:ilvl="1">
      <w:start w:val="1"/>
      <w:numFmt w:val="decimal"/>
      <w:pStyle w:val="paragraph"/>
      <w:lvlText w:val="I.%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54A064A"/>
    <w:multiLevelType w:val="hybridMultilevel"/>
    <w:tmpl w:val="DFB84F78"/>
    <w:lvl w:ilvl="0" w:tplc="40D2097A">
      <w:start w:val="1"/>
      <w:numFmt w:val="bullet"/>
      <w:lvlText w:val="–"/>
      <w:lvlJc w:val="left"/>
      <w:pPr>
        <w:ind w:left="720" w:hanging="360"/>
      </w:pPr>
      <w:rPr>
        <w:rFonts w:ascii="Times New Roman" w:hAnsi="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686051"/>
    <w:multiLevelType w:val="hybridMultilevel"/>
    <w:tmpl w:val="70A864A0"/>
    <w:lvl w:ilvl="0" w:tplc="0415000F">
      <w:start w:val="1"/>
      <w:numFmt w:val="decimal"/>
      <w:lvlText w:val="%1."/>
      <w:lvlJc w:val="left"/>
      <w:pPr>
        <w:ind w:left="720" w:hanging="360"/>
      </w:pPr>
      <w:rPr>
        <w:rFonts w:cs="Times New Roman"/>
      </w:rPr>
    </w:lvl>
    <w:lvl w:ilvl="1" w:tplc="04150019">
      <w:start w:val="1"/>
      <w:numFmt w:val="lowerLetter"/>
      <w:lvlText w:val="%2."/>
      <w:lvlJc w:val="left"/>
      <w:pPr>
        <w:ind w:left="1440" w:hanging="360"/>
      </w:pPr>
      <w:rPr>
        <w:rFonts w:cs="Times New Roman"/>
      </w:rPr>
    </w:lvl>
    <w:lvl w:ilvl="2" w:tplc="0415001B">
      <w:start w:val="1"/>
      <w:numFmt w:val="lowerRoman"/>
      <w:lvlText w:val="%3."/>
      <w:lvlJc w:val="right"/>
      <w:pPr>
        <w:ind w:left="2160" w:hanging="180"/>
      </w:pPr>
      <w:rPr>
        <w:rFonts w:cs="Times New Roman"/>
      </w:rPr>
    </w:lvl>
    <w:lvl w:ilvl="3" w:tplc="0415000F">
      <w:start w:val="1"/>
      <w:numFmt w:val="decimal"/>
      <w:lvlText w:val="%4."/>
      <w:lvlJc w:val="left"/>
      <w:pPr>
        <w:ind w:left="2880" w:hanging="360"/>
      </w:pPr>
      <w:rPr>
        <w:rFonts w:cs="Times New Roman"/>
      </w:rPr>
    </w:lvl>
    <w:lvl w:ilvl="4" w:tplc="04150019">
      <w:start w:val="1"/>
      <w:numFmt w:val="lowerLetter"/>
      <w:lvlText w:val="%5."/>
      <w:lvlJc w:val="left"/>
      <w:pPr>
        <w:ind w:left="3600" w:hanging="360"/>
      </w:pPr>
      <w:rPr>
        <w:rFonts w:cs="Times New Roman"/>
      </w:rPr>
    </w:lvl>
    <w:lvl w:ilvl="5" w:tplc="0415001B">
      <w:start w:val="1"/>
      <w:numFmt w:val="lowerRoman"/>
      <w:lvlText w:val="%6."/>
      <w:lvlJc w:val="right"/>
      <w:pPr>
        <w:ind w:left="4320" w:hanging="180"/>
      </w:pPr>
      <w:rPr>
        <w:rFonts w:cs="Times New Roman"/>
      </w:rPr>
    </w:lvl>
    <w:lvl w:ilvl="6" w:tplc="0415000F">
      <w:start w:val="1"/>
      <w:numFmt w:val="decimal"/>
      <w:lvlText w:val="%7."/>
      <w:lvlJc w:val="left"/>
      <w:pPr>
        <w:ind w:left="5040" w:hanging="360"/>
      </w:pPr>
      <w:rPr>
        <w:rFonts w:cs="Times New Roman"/>
      </w:rPr>
    </w:lvl>
    <w:lvl w:ilvl="7" w:tplc="04150019">
      <w:start w:val="1"/>
      <w:numFmt w:val="lowerLetter"/>
      <w:lvlText w:val="%8."/>
      <w:lvlJc w:val="left"/>
      <w:pPr>
        <w:ind w:left="5760" w:hanging="360"/>
      </w:pPr>
      <w:rPr>
        <w:rFonts w:cs="Times New Roman"/>
      </w:rPr>
    </w:lvl>
    <w:lvl w:ilvl="8" w:tplc="0415001B">
      <w:start w:val="1"/>
      <w:numFmt w:val="lowerRoman"/>
      <w:lvlText w:val="%9."/>
      <w:lvlJc w:val="right"/>
      <w:pPr>
        <w:ind w:left="6480" w:hanging="180"/>
      </w:pPr>
      <w:rPr>
        <w:rFonts w:cs="Times New Roman"/>
      </w:rPr>
    </w:lvl>
  </w:abstractNum>
  <w:abstractNum w:abstractNumId="7" w15:restartNumberingAfterBreak="0">
    <w:nsid w:val="741172C1"/>
    <w:multiLevelType w:val="hybridMultilevel"/>
    <w:tmpl w:val="69B0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B56425"/>
    <w:multiLevelType w:val="hybridMultilevel"/>
    <w:tmpl w:val="66A68BBE"/>
    <w:lvl w:ilvl="0" w:tplc="0409000F">
      <w:start w:val="1"/>
      <w:numFmt w:val="decimal"/>
      <w:lvlText w:val="%1."/>
      <w:lvlJc w:val="left"/>
      <w:pPr>
        <w:tabs>
          <w:tab w:val="num" w:pos="763"/>
        </w:tabs>
        <w:ind w:left="763" w:hanging="360"/>
      </w:pPr>
    </w:lvl>
    <w:lvl w:ilvl="1" w:tplc="04090019" w:tentative="1">
      <w:start w:val="1"/>
      <w:numFmt w:val="lowerLetter"/>
      <w:lvlText w:val="%2."/>
      <w:lvlJc w:val="left"/>
      <w:pPr>
        <w:tabs>
          <w:tab w:val="num" w:pos="1483"/>
        </w:tabs>
        <w:ind w:left="1483" w:hanging="360"/>
      </w:pPr>
    </w:lvl>
    <w:lvl w:ilvl="2" w:tplc="0409001B" w:tentative="1">
      <w:start w:val="1"/>
      <w:numFmt w:val="lowerRoman"/>
      <w:lvlText w:val="%3."/>
      <w:lvlJc w:val="right"/>
      <w:pPr>
        <w:tabs>
          <w:tab w:val="num" w:pos="2203"/>
        </w:tabs>
        <w:ind w:left="2203" w:hanging="180"/>
      </w:pPr>
    </w:lvl>
    <w:lvl w:ilvl="3" w:tplc="0409000F" w:tentative="1">
      <w:start w:val="1"/>
      <w:numFmt w:val="decimal"/>
      <w:lvlText w:val="%4."/>
      <w:lvlJc w:val="left"/>
      <w:pPr>
        <w:tabs>
          <w:tab w:val="num" w:pos="2923"/>
        </w:tabs>
        <w:ind w:left="2923" w:hanging="360"/>
      </w:pPr>
    </w:lvl>
    <w:lvl w:ilvl="4" w:tplc="04090019" w:tentative="1">
      <w:start w:val="1"/>
      <w:numFmt w:val="lowerLetter"/>
      <w:lvlText w:val="%5."/>
      <w:lvlJc w:val="left"/>
      <w:pPr>
        <w:tabs>
          <w:tab w:val="num" w:pos="3643"/>
        </w:tabs>
        <w:ind w:left="3643" w:hanging="360"/>
      </w:pPr>
    </w:lvl>
    <w:lvl w:ilvl="5" w:tplc="0409001B" w:tentative="1">
      <w:start w:val="1"/>
      <w:numFmt w:val="lowerRoman"/>
      <w:lvlText w:val="%6."/>
      <w:lvlJc w:val="right"/>
      <w:pPr>
        <w:tabs>
          <w:tab w:val="num" w:pos="4363"/>
        </w:tabs>
        <w:ind w:left="4363" w:hanging="180"/>
      </w:pPr>
    </w:lvl>
    <w:lvl w:ilvl="6" w:tplc="0409000F" w:tentative="1">
      <w:start w:val="1"/>
      <w:numFmt w:val="decimal"/>
      <w:lvlText w:val="%7."/>
      <w:lvlJc w:val="left"/>
      <w:pPr>
        <w:tabs>
          <w:tab w:val="num" w:pos="5083"/>
        </w:tabs>
        <w:ind w:left="5083" w:hanging="360"/>
      </w:pPr>
    </w:lvl>
    <w:lvl w:ilvl="7" w:tplc="04090019" w:tentative="1">
      <w:start w:val="1"/>
      <w:numFmt w:val="lowerLetter"/>
      <w:lvlText w:val="%8."/>
      <w:lvlJc w:val="left"/>
      <w:pPr>
        <w:tabs>
          <w:tab w:val="num" w:pos="5803"/>
        </w:tabs>
        <w:ind w:left="5803" w:hanging="360"/>
      </w:pPr>
    </w:lvl>
    <w:lvl w:ilvl="8" w:tplc="0409001B" w:tentative="1">
      <w:start w:val="1"/>
      <w:numFmt w:val="lowerRoman"/>
      <w:lvlText w:val="%9."/>
      <w:lvlJc w:val="right"/>
      <w:pPr>
        <w:tabs>
          <w:tab w:val="num" w:pos="6523"/>
        </w:tabs>
        <w:ind w:left="6523" w:hanging="180"/>
      </w:pPr>
    </w:lvl>
  </w:abstractNum>
  <w:abstractNum w:abstractNumId="9" w15:restartNumberingAfterBreak="0">
    <w:nsid w:val="77A83A3A"/>
    <w:multiLevelType w:val="hybridMultilevel"/>
    <w:tmpl w:val="EC868F0E"/>
    <w:lvl w:ilvl="0" w:tplc="0409000F">
      <w:start w:val="1"/>
      <w:numFmt w:val="decimal"/>
      <w:lvlText w:val="%1."/>
      <w:lvlJc w:val="left"/>
      <w:pPr>
        <w:tabs>
          <w:tab w:val="num" w:pos="763"/>
        </w:tabs>
        <w:ind w:left="763" w:hanging="360"/>
      </w:pPr>
    </w:lvl>
    <w:lvl w:ilvl="1" w:tplc="04090019" w:tentative="1">
      <w:start w:val="1"/>
      <w:numFmt w:val="lowerLetter"/>
      <w:lvlText w:val="%2."/>
      <w:lvlJc w:val="left"/>
      <w:pPr>
        <w:tabs>
          <w:tab w:val="num" w:pos="1483"/>
        </w:tabs>
        <w:ind w:left="1483" w:hanging="360"/>
      </w:pPr>
    </w:lvl>
    <w:lvl w:ilvl="2" w:tplc="0409001B" w:tentative="1">
      <w:start w:val="1"/>
      <w:numFmt w:val="lowerRoman"/>
      <w:lvlText w:val="%3."/>
      <w:lvlJc w:val="right"/>
      <w:pPr>
        <w:tabs>
          <w:tab w:val="num" w:pos="2203"/>
        </w:tabs>
        <w:ind w:left="2203" w:hanging="180"/>
      </w:pPr>
    </w:lvl>
    <w:lvl w:ilvl="3" w:tplc="0409000F" w:tentative="1">
      <w:start w:val="1"/>
      <w:numFmt w:val="decimal"/>
      <w:lvlText w:val="%4."/>
      <w:lvlJc w:val="left"/>
      <w:pPr>
        <w:tabs>
          <w:tab w:val="num" w:pos="2923"/>
        </w:tabs>
        <w:ind w:left="2923" w:hanging="360"/>
      </w:pPr>
    </w:lvl>
    <w:lvl w:ilvl="4" w:tplc="04090019" w:tentative="1">
      <w:start w:val="1"/>
      <w:numFmt w:val="lowerLetter"/>
      <w:lvlText w:val="%5."/>
      <w:lvlJc w:val="left"/>
      <w:pPr>
        <w:tabs>
          <w:tab w:val="num" w:pos="3643"/>
        </w:tabs>
        <w:ind w:left="3643" w:hanging="360"/>
      </w:pPr>
    </w:lvl>
    <w:lvl w:ilvl="5" w:tplc="0409001B" w:tentative="1">
      <w:start w:val="1"/>
      <w:numFmt w:val="lowerRoman"/>
      <w:lvlText w:val="%6."/>
      <w:lvlJc w:val="right"/>
      <w:pPr>
        <w:tabs>
          <w:tab w:val="num" w:pos="4363"/>
        </w:tabs>
        <w:ind w:left="4363" w:hanging="180"/>
      </w:pPr>
    </w:lvl>
    <w:lvl w:ilvl="6" w:tplc="0409000F" w:tentative="1">
      <w:start w:val="1"/>
      <w:numFmt w:val="decimal"/>
      <w:lvlText w:val="%7."/>
      <w:lvlJc w:val="left"/>
      <w:pPr>
        <w:tabs>
          <w:tab w:val="num" w:pos="5083"/>
        </w:tabs>
        <w:ind w:left="5083" w:hanging="360"/>
      </w:pPr>
    </w:lvl>
    <w:lvl w:ilvl="7" w:tplc="04090019" w:tentative="1">
      <w:start w:val="1"/>
      <w:numFmt w:val="lowerLetter"/>
      <w:lvlText w:val="%8."/>
      <w:lvlJc w:val="left"/>
      <w:pPr>
        <w:tabs>
          <w:tab w:val="num" w:pos="5803"/>
        </w:tabs>
        <w:ind w:left="5803" w:hanging="360"/>
      </w:pPr>
    </w:lvl>
    <w:lvl w:ilvl="8" w:tplc="0409001B" w:tentative="1">
      <w:start w:val="1"/>
      <w:numFmt w:val="lowerRoman"/>
      <w:lvlText w:val="%9."/>
      <w:lvlJc w:val="right"/>
      <w:pPr>
        <w:tabs>
          <w:tab w:val="num" w:pos="6523"/>
        </w:tabs>
        <w:ind w:left="6523" w:hanging="180"/>
      </w:pPr>
    </w:lvl>
  </w:abstractNum>
  <w:abstractNum w:abstractNumId="10" w15:restartNumberingAfterBreak="0">
    <w:nsid w:val="7EA00ED4"/>
    <w:multiLevelType w:val="hybridMultilevel"/>
    <w:tmpl w:val="3FC496A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571476828">
    <w:abstractNumId w:val="9"/>
  </w:num>
  <w:num w:numId="2" w16cid:durableId="1680423135">
    <w:abstractNumId w:val="8"/>
  </w:num>
  <w:num w:numId="3" w16cid:durableId="1111585812">
    <w:abstractNumId w:val="7"/>
  </w:num>
  <w:num w:numId="4" w16cid:durableId="1633944889">
    <w:abstractNumId w:val="1"/>
  </w:num>
  <w:num w:numId="5" w16cid:durableId="611210733">
    <w:abstractNumId w:val="3"/>
  </w:num>
  <w:num w:numId="6" w16cid:durableId="15099031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166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53087916">
    <w:abstractNumId w:val="5"/>
  </w:num>
  <w:num w:numId="9" w16cid:durableId="686562563">
    <w:abstractNumId w:val="4"/>
    <w:lvlOverride w:ilvl="1">
      <w:lvl w:ilvl="1">
        <w:start w:val="1"/>
        <w:numFmt w:val="decimal"/>
        <w:pStyle w:val="paragraph"/>
        <w:lvlText w:val="I.%1.%2"/>
        <w:lvlJc w:val="left"/>
        <w:pPr>
          <w:ind w:left="720" w:hanging="360"/>
        </w:pPr>
        <w:rPr>
          <w:rFonts w:hint="default"/>
          <w:b/>
          <w:i w:val="0"/>
        </w:rPr>
      </w:lvl>
    </w:lvlOverride>
  </w:num>
  <w:num w:numId="10" w16cid:durableId="1695106132">
    <w:abstractNumId w:val="0"/>
  </w:num>
  <w:num w:numId="11" w16cid:durableId="134495284">
    <w:abstractNumId w:val="10"/>
  </w:num>
  <w:num w:numId="12" w16cid:durableId="79842546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hideSpellingErrors/>
  <w:hideGrammaticalErrors/>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AAJDC0MTI1NLcyUdpeDU4uLM/DyQAsNaAMhLGBYsAAAA"/>
  </w:docVars>
  <w:rsids>
    <w:rsidRoot w:val="00753309"/>
    <w:rsid w:val="00000F8E"/>
    <w:rsid w:val="0000773F"/>
    <w:rsid w:val="00010742"/>
    <w:rsid w:val="000121C3"/>
    <w:rsid w:val="00012759"/>
    <w:rsid w:val="00023954"/>
    <w:rsid w:val="00023F60"/>
    <w:rsid w:val="000247F6"/>
    <w:rsid w:val="00026A5D"/>
    <w:rsid w:val="0003264C"/>
    <w:rsid w:val="00034F7C"/>
    <w:rsid w:val="0003646B"/>
    <w:rsid w:val="00040EC0"/>
    <w:rsid w:val="00045C16"/>
    <w:rsid w:val="00047CBC"/>
    <w:rsid w:val="000565D0"/>
    <w:rsid w:val="00065470"/>
    <w:rsid w:val="0006734A"/>
    <w:rsid w:val="00067DF7"/>
    <w:rsid w:val="000771D1"/>
    <w:rsid w:val="000812AF"/>
    <w:rsid w:val="0008302D"/>
    <w:rsid w:val="0008321F"/>
    <w:rsid w:val="00083486"/>
    <w:rsid w:val="00085E67"/>
    <w:rsid w:val="0008622F"/>
    <w:rsid w:val="000912BD"/>
    <w:rsid w:val="000A2944"/>
    <w:rsid w:val="000A4589"/>
    <w:rsid w:val="000A47CE"/>
    <w:rsid w:val="000A7007"/>
    <w:rsid w:val="000A7CB2"/>
    <w:rsid w:val="000B0EF2"/>
    <w:rsid w:val="000B3D42"/>
    <w:rsid w:val="000C2287"/>
    <w:rsid w:val="000C27B5"/>
    <w:rsid w:val="000C27BD"/>
    <w:rsid w:val="000C34E0"/>
    <w:rsid w:val="000C3C55"/>
    <w:rsid w:val="000C403C"/>
    <w:rsid w:val="000C50C7"/>
    <w:rsid w:val="000C5FD8"/>
    <w:rsid w:val="000C6290"/>
    <w:rsid w:val="000C7D70"/>
    <w:rsid w:val="000D0236"/>
    <w:rsid w:val="000D2182"/>
    <w:rsid w:val="000D29E4"/>
    <w:rsid w:val="000D4B05"/>
    <w:rsid w:val="000D6CCA"/>
    <w:rsid w:val="000E29CC"/>
    <w:rsid w:val="000E3813"/>
    <w:rsid w:val="000E502A"/>
    <w:rsid w:val="000E7625"/>
    <w:rsid w:val="000E7BE1"/>
    <w:rsid w:val="00100991"/>
    <w:rsid w:val="001011E6"/>
    <w:rsid w:val="001015CE"/>
    <w:rsid w:val="00105F02"/>
    <w:rsid w:val="00107319"/>
    <w:rsid w:val="00112729"/>
    <w:rsid w:val="001146B7"/>
    <w:rsid w:val="001152C9"/>
    <w:rsid w:val="00117A3E"/>
    <w:rsid w:val="00126666"/>
    <w:rsid w:val="00127D9B"/>
    <w:rsid w:val="00136B3A"/>
    <w:rsid w:val="00137EB2"/>
    <w:rsid w:val="001412B6"/>
    <w:rsid w:val="00151431"/>
    <w:rsid w:val="00153C54"/>
    <w:rsid w:val="00162B2C"/>
    <w:rsid w:val="00164A3F"/>
    <w:rsid w:val="001651E3"/>
    <w:rsid w:val="00165EEA"/>
    <w:rsid w:val="00173F1A"/>
    <w:rsid w:val="001776D8"/>
    <w:rsid w:val="0018358F"/>
    <w:rsid w:val="00183642"/>
    <w:rsid w:val="00190898"/>
    <w:rsid w:val="00191C6F"/>
    <w:rsid w:val="001936BE"/>
    <w:rsid w:val="001941B7"/>
    <w:rsid w:val="0019426C"/>
    <w:rsid w:val="00195DF3"/>
    <w:rsid w:val="00195F7E"/>
    <w:rsid w:val="00196285"/>
    <w:rsid w:val="001A019B"/>
    <w:rsid w:val="001A0C20"/>
    <w:rsid w:val="001A0C56"/>
    <w:rsid w:val="001A34D2"/>
    <w:rsid w:val="001A4D3D"/>
    <w:rsid w:val="001A7791"/>
    <w:rsid w:val="001B0D5D"/>
    <w:rsid w:val="001B1BEF"/>
    <w:rsid w:val="001B253D"/>
    <w:rsid w:val="001C03FA"/>
    <w:rsid w:val="001C10CB"/>
    <w:rsid w:val="001C22C7"/>
    <w:rsid w:val="001C23A9"/>
    <w:rsid w:val="001C359A"/>
    <w:rsid w:val="001C50DB"/>
    <w:rsid w:val="001C5BA4"/>
    <w:rsid w:val="001C7D24"/>
    <w:rsid w:val="001D2957"/>
    <w:rsid w:val="001D3D5A"/>
    <w:rsid w:val="001D5160"/>
    <w:rsid w:val="001E1465"/>
    <w:rsid w:val="001E21D0"/>
    <w:rsid w:val="001E2F88"/>
    <w:rsid w:val="001E44FB"/>
    <w:rsid w:val="001E7774"/>
    <w:rsid w:val="001E7D9A"/>
    <w:rsid w:val="001F0773"/>
    <w:rsid w:val="0020039C"/>
    <w:rsid w:val="00203C58"/>
    <w:rsid w:val="00204E80"/>
    <w:rsid w:val="00205935"/>
    <w:rsid w:val="00207117"/>
    <w:rsid w:val="002073C4"/>
    <w:rsid w:val="002125B3"/>
    <w:rsid w:val="00213DE4"/>
    <w:rsid w:val="00217D88"/>
    <w:rsid w:val="00222A10"/>
    <w:rsid w:val="00224331"/>
    <w:rsid w:val="00225748"/>
    <w:rsid w:val="00226F95"/>
    <w:rsid w:val="002314D6"/>
    <w:rsid w:val="00231FF3"/>
    <w:rsid w:val="00232198"/>
    <w:rsid w:val="00232886"/>
    <w:rsid w:val="00233226"/>
    <w:rsid w:val="00234A76"/>
    <w:rsid w:val="0023790E"/>
    <w:rsid w:val="00240F5F"/>
    <w:rsid w:val="0024616B"/>
    <w:rsid w:val="002467E1"/>
    <w:rsid w:val="00246E6D"/>
    <w:rsid w:val="00251990"/>
    <w:rsid w:val="00254A5F"/>
    <w:rsid w:val="002570DE"/>
    <w:rsid w:val="0026242A"/>
    <w:rsid w:val="00263097"/>
    <w:rsid w:val="00266434"/>
    <w:rsid w:val="00266F5B"/>
    <w:rsid w:val="002714DF"/>
    <w:rsid w:val="0027183D"/>
    <w:rsid w:val="00273228"/>
    <w:rsid w:val="0027564B"/>
    <w:rsid w:val="0027675B"/>
    <w:rsid w:val="002817C0"/>
    <w:rsid w:val="00282AAC"/>
    <w:rsid w:val="00282D8C"/>
    <w:rsid w:val="002833DB"/>
    <w:rsid w:val="00284AC1"/>
    <w:rsid w:val="00286FCA"/>
    <w:rsid w:val="00287457"/>
    <w:rsid w:val="00296A2C"/>
    <w:rsid w:val="002A4C0C"/>
    <w:rsid w:val="002A586A"/>
    <w:rsid w:val="002B096F"/>
    <w:rsid w:val="002B1D31"/>
    <w:rsid w:val="002B2D4B"/>
    <w:rsid w:val="002B3478"/>
    <w:rsid w:val="002B5140"/>
    <w:rsid w:val="002C1BD6"/>
    <w:rsid w:val="002C24E2"/>
    <w:rsid w:val="002C2C88"/>
    <w:rsid w:val="002C5586"/>
    <w:rsid w:val="002C6C96"/>
    <w:rsid w:val="002D3AD4"/>
    <w:rsid w:val="002D5FD9"/>
    <w:rsid w:val="002D7C27"/>
    <w:rsid w:val="002E24F7"/>
    <w:rsid w:val="002F3579"/>
    <w:rsid w:val="00301313"/>
    <w:rsid w:val="003034A6"/>
    <w:rsid w:val="003111BF"/>
    <w:rsid w:val="00312DBD"/>
    <w:rsid w:val="00313A00"/>
    <w:rsid w:val="00313A99"/>
    <w:rsid w:val="003149AE"/>
    <w:rsid w:val="00314AAF"/>
    <w:rsid w:val="00321488"/>
    <w:rsid w:val="003226FB"/>
    <w:rsid w:val="00327163"/>
    <w:rsid w:val="00327246"/>
    <w:rsid w:val="00341429"/>
    <w:rsid w:val="003415BB"/>
    <w:rsid w:val="00343276"/>
    <w:rsid w:val="00345899"/>
    <w:rsid w:val="00345BAA"/>
    <w:rsid w:val="00346DB9"/>
    <w:rsid w:val="00352043"/>
    <w:rsid w:val="00353ED3"/>
    <w:rsid w:val="00354C9C"/>
    <w:rsid w:val="0035677D"/>
    <w:rsid w:val="00360E25"/>
    <w:rsid w:val="00361045"/>
    <w:rsid w:val="003664C7"/>
    <w:rsid w:val="00366B39"/>
    <w:rsid w:val="00366E7B"/>
    <w:rsid w:val="003707EE"/>
    <w:rsid w:val="00371629"/>
    <w:rsid w:val="0037251E"/>
    <w:rsid w:val="00373085"/>
    <w:rsid w:val="00374255"/>
    <w:rsid w:val="0038107B"/>
    <w:rsid w:val="00381B58"/>
    <w:rsid w:val="003834FE"/>
    <w:rsid w:val="00383559"/>
    <w:rsid w:val="00387C4F"/>
    <w:rsid w:val="00392103"/>
    <w:rsid w:val="00393C0B"/>
    <w:rsid w:val="00395156"/>
    <w:rsid w:val="00395A32"/>
    <w:rsid w:val="00396373"/>
    <w:rsid w:val="0039683B"/>
    <w:rsid w:val="003A07D2"/>
    <w:rsid w:val="003A17AC"/>
    <w:rsid w:val="003A428E"/>
    <w:rsid w:val="003A76FB"/>
    <w:rsid w:val="003B249D"/>
    <w:rsid w:val="003B2A22"/>
    <w:rsid w:val="003C2B98"/>
    <w:rsid w:val="003C54B3"/>
    <w:rsid w:val="003C7345"/>
    <w:rsid w:val="003C7DEE"/>
    <w:rsid w:val="003C7EA5"/>
    <w:rsid w:val="003D0C75"/>
    <w:rsid w:val="003D1619"/>
    <w:rsid w:val="003D1CE5"/>
    <w:rsid w:val="003D25F5"/>
    <w:rsid w:val="003D33EC"/>
    <w:rsid w:val="003D493D"/>
    <w:rsid w:val="003D60FB"/>
    <w:rsid w:val="003D72DC"/>
    <w:rsid w:val="003E13DC"/>
    <w:rsid w:val="003E19E4"/>
    <w:rsid w:val="003E1E00"/>
    <w:rsid w:val="003E5095"/>
    <w:rsid w:val="003F2CF2"/>
    <w:rsid w:val="00400C14"/>
    <w:rsid w:val="00401A4E"/>
    <w:rsid w:val="00402E5A"/>
    <w:rsid w:val="0040493A"/>
    <w:rsid w:val="00405B0F"/>
    <w:rsid w:val="00407F54"/>
    <w:rsid w:val="00410D9B"/>
    <w:rsid w:val="004129F7"/>
    <w:rsid w:val="00412CD1"/>
    <w:rsid w:val="004163A6"/>
    <w:rsid w:val="00416966"/>
    <w:rsid w:val="00421299"/>
    <w:rsid w:val="0042197C"/>
    <w:rsid w:val="0042577D"/>
    <w:rsid w:val="00425F38"/>
    <w:rsid w:val="00431D16"/>
    <w:rsid w:val="00434A57"/>
    <w:rsid w:val="00436EFB"/>
    <w:rsid w:val="00437077"/>
    <w:rsid w:val="00440189"/>
    <w:rsid w:val="004414B6"/>
    <w:rsid w:val="0044285E"/>
    <w:rsid w:val="00444345"/>
    <w:rsid w:val="00447E29"/>
    <w:rsid w:val="0045023F"/>
    <w:rsid w:val="00450876"/>
    <w:rsid w:val="00450DFD"/>
    <w:rsid w:val="0045404C"/>
    <w:rsid w:val="004556C2"/>
    <w:rsid w:val="0045689C"/>
    <w:rsid w:val="004606E0"/>
    <w:rsid w:val="0046560C"/>
    <w:rsid w:val="004675C1"/>
    <w:rsid w:val="0047325C"/>
    <w:rsid w:val="004749DC"/>
    <w:rsid w:val="00475044"/>
    <w:rsid w:val="00476052"/>
    <w:rsid w:val="00476CE8"/>
    <w:rsid w:val="00480BFD"/>
    <w:rsid w:val="004826FD"/>
    <w:rsid w:val="00482950"/>
    <w:rsid w:val="0048427B"/>
    <w:rsid w:val="0049251D"/>
    <w:rsid w:val="00493057"/>
    <w:rsid w:val="00495F57"/>
    <w:rsid w:val="004963FB"/>
    <w:rsid w:val="0049724A"/>
    <w:rsid w:val="004A0AF4"/>
    <w:rsid w:val="004A4617"/>
    <w:rsid w:val="004B02FD"/>
    <w:rsid w:val="004B05DE"/>
    <w:rsid w:val="004B15AC"/>
    <w:rsid w:val="004B49BE"/>
    <w:rsid w:val="004B6E72"/>
    <w:rsid w:val="004B7429"/>
    <w:rsid w:val="004C30F7"/>
    <w:rsid w:val="004C32C0"/>
    <w:rsid w:val="004C332D"/>
    <w:rsid w:val="004C64D5"/>
    <w:rsid w:val="004D16F1"/>
    <w:rsid w:val="004D7819"/>
    <w:rsid w:val="004E17F6"/>
    <w:rsid w:val="004E19BA"/>
    <w:rsid w:val="004E3FB8"/>
    <w:rsid w:val="004E4E61"/>
    <w:rsid w:val="004E678E"/>
    <w:rsid w:val="004F3DA5"/>
    <w:rsid w:val="004F6A0D"/>
    <w:rsid w:val="00501969"/>
    <w:rsid w:val="00503454"/>
    <w:rsid w:val="00505506"/>
    <w:rsid w:val="00505C4D"/>
    <w:rsid w:val="00505F02"/>
    <w:rsid w:val="005109E3"/>
    <w:rsid w:val="00511293"/>
    <w:rsid w:val="005112FF"/>
    <w:rsid w:val="00513569"/>
    <w:rsid w:val="00514C5E"/>
    <w:rsid w:val="00517E2E"/>
    <w:rsid w:val="00522CD5"/>
    <w:rsid w:val="00524405"/>
    <w:rsid w:val="00525842"/>
    <w:rsid w:val="0052638E"/>
    <w:rsid w:val="0053072F"/>
    <w:rsid w:val="0053707B"/>
    <w:rsid w:val="005413BB"/>
    <w:rsid w:val="0054215F"/>
    <w:rsid w:val="00542C65"/>
    <w:rsid w:val="00547425"/>
    <w:rsid w:val="005514ED"/>
    <w:rsid w:val="00554628"/>
    <w:rsid w:val="00555482"/>
    <w:rsid w:val="00557175"/>
    <w:rsid w:val="00560B13"/>
    <w:rsid w:val="00563976"/>
    <w:rsid w:val="00564B49"/>
    <w:rsid w:val="00567F0A"/>
    <w:rsid w:val="00570CE0"/>
    <w:rsid w:val="00571C12"/>
    <w:rsid w:val="005735D7"/>
    <w:rsid w:val="00576194"/>
    <w:rsid w:val="0058647D"/>
    <w:rsid w:val="00586808"/>
    <w:rsid w:val="00586C78"/>
    <w:rsid w:val="0058729F"/>
    <w:rsid w:val="00591DC0"/>
    <w:rsid w:val="00594C90"/>
    <w:rsid w:val="00597E9F"/>
    <w:rsid w:val="005A42FA"/>
    <w:rsid w:val="005A5156"/>
    <w:rsid w:val="005A573E"/>
    <w:rsid w:val="005A6369"/>
    <w:rsid w:val="005B0D5C"/>
    <w:rsid w:val="005B425F"/>
    <w:rsid w:val="005B71A9"/>
    <w:rsid w:val="005B74A0"/>
    <w:rsid w:val="005C0277"/>
    <w:rsid w:val="005C13C8"/>
    <w:rsid w:val="005C7136"/>
    <w:rsid w:val="005C761A"/>
    <w:rsid w:val="005C78C2"/>
    <w:rsid w:val="005D53D1"/>
    <w:rsid w:val="005D5473"/>
    <w:rsid w:val="005D65FD"/>
    <w:rsid w:val="005E0B96"/>
    <w:rsid w:val="005E17D7"/>
    <w:rsid w:val="005E1E34"/>
    <w:rsid w:val="005E33BB"/>
    <w:rsid w:val="005E3617"/>
    <w:rsid w:val="005E412F"/>
    <w:rsid w:val="005E4A67"/>
    <w:rsid w:val="005F1C0A"/>
    <w:rsid w:val="005F56D7"/>
    <w:rsid w:val="005F7658"/>
    <w:rsid w:val="005F77D3"/>
    <w:rsid w:val="00602C59"/>
    <w:rsid w:val="00605365"/>
    <w:rsid w:val="006056A6"/>
    <w:rsid w:val="00605BF9"/>
    <w:rsid w:val="00607597"/>
    <w:rsid w:val="00607A9E"/>
    <w:rsid w:val="00607E3F"/>
    <w:rsid w:val="00621DE5"/>
    <w:rsid w:val="00622434"/>
    <w:rsid w:val="00625DE5"/>
    <w:rsid w:val="00626B93"/>
    <w:rsid w:val="00630EC2"/>
    <w:rsid w:val="00634031"/>
    <w:rsid w:val="006410BB"/>
    <w:rsid w:val="006444EB"/>
    <w:rsid w:val="0064462C"/>
    <w:rsid w:val="00644EEB"/>
    <w:rsid w:val="00645A28"/>
    <w:rsid w:val="00645F3B"/>
    <w:rsid w:val="00646542"/>
    <w:rsid w:val="00646D58"/>
    <w:rsid w:val="00646E04"/>
    <w:rsid w:val="006602AE"/>
    <w:rsid w:val="006620C8"/>
    <w:rsid w:val="0066654B"/>
    <w:rsid w:val="00667CAF"/>
    <w:rsid w:val="00671045"/>
    <w:rsid w:val="006720F0"/>
    <w:rsid w:val="00681695"/>
    <w:rsid w:val="00683F79"/>
    <w:rsid w:val="00687D31"/>
    <w:rsid w:val="0069189A"/>
    <w:rsid w:val="0069379A"/>
    <w:rsid w:val="00695980"/>
    <w:rsid w:val="006A275D"/>
    <w:rsid w:val="006A4001"/>
    <w:rsid w:val="006A5D6E"/>
    <w:rsid w:val="006A7687"/>
    <w:rsid w:val="006A7FC4"/>
    <w:rsid w:val="006B136B"/>
    <w:rsid w:val="006B1B60"/>
    <w:rsid w:val="006B76CA"/>
    <w:rsid w:val="006B798C"/>
    <w:rsid w:val="006C2F7B"/>
    <w:rsid w:val="006C30D8"/>
    <w:rsid w:val="006C6B7E"/>
    <w:rsid w:val="006D1ECB"/>
    <w:rsid w:val="006D4060"/>
    <w:rsid w:val="006D6268"/>
    <w:rsid w:val="006D6AD6"/>
    <w:rsid w:val="006E02F2"/>
    <w:rsid w:val="006F300E"/>
    <w:rsid w:val="006F3FB7"/>
    <w:rsid w:val="006F4714"/>
    <w:rsid w:val="006F6CB4"/>
    <w:rsid w:val="006F6F27"/>
    <w:rsid w:val="00700601"/>
    <w:rsid w:val="00704355"/>
    <w:rsid w:val="0070464C"/>
    <w:rsid w:val="00706D64"/>
    <w:rsid w:val="00712CFB"/>
    <w:rsid w:val="00717E5C"/>
    <w:rsid w:val="007200A8"/>
    <w:rsid w:val="0072221F"/>
    <w:rsid w:val="00723C4C"/>
    <w:rsid w:val="00723F7E"/>
    <w:rsid w:val="00725E61"/>
    <w:rsid w:val="00726060"/>
    <w:rsid w:val="007319E5"/>
    <w:rsid w:val="007340D4"/>
    <w:rsid w:val="00734B3B"/>
    <w:rsid w:val="0073587B"/>
    <w:rsid w:val="00735BFC"/>
    <w:rsid w:val="00735E06"/>
    <w:rsid w:val="007360C4"/>
    <w:rsid w:val="007364D1"/>
    <w:rsid w:val="0074075F"/>
    <w:rsid w:val="0074299F"/>
    <w:rsid w:val="007429CC"/>
    <w:rsid w:val="00744867"/>
    <w:rsid w:val="007501CB"/>
    <w:rsid w:val="007509F9"/>
    <w:rsid w:val="00750A2C"/>
    <w:rsid w:val="00753309"/>
    <w:rsid w:val="00755908"/>
    <w:rsid w:val="00757038"/>
    <w:rsid w:val="0076315A"/>
    <w:rsid w:val="00767E5E"/>
    <w:rsid w:val="00775D13"/>
    <w:rsid w:val="00776F3D"/>
    <w:rsid w:val="00780990"/>
    <w:rsid w:val="00784469"/>
    <w:rsid w:val="00784CDD"/>
    <w:rsid w:val="00787A9F"/>
    <w:rsid w:val="00791896"/>
    <w:rsid w:val="0079267E"/>
    <w:rsid w:val="007937E9"/>
    <w:rsid w:val="007A1DA1"/>
    <w:rsid w:val="007A1E78"/>
    <w:rsid w:val="007A4B08"/>
    <w:rsid w:val="007A5668"/>
    <w:rsid w:val="007A5B9F"/>
    <w:rsid w:val="007B21DC"/>
    <w:rsid w:val="007B27D2"/>
    <w:rsid w:val="007B28BF"/>
    <w:rsid w:val="007B2E80"/>
    <w:rsid w:val="007B2F37"/>
    <w:rsid w:val="007B7BC9"/>
    <w:rsid w:val="007C1993"/>
    <w:rsid w:val="007C33E6"/>
    <w:rsid w:val="007C4A2C"/>
    <w:rsid w:val="007D1D74"/>
    <w:rsid w:val="007D2A4F"/>
    <w:rsid w:val="007D2E98"/>
    <w:rsid w:val="007D5B15"/>
    <w:rsid w:val="007D6BFF"/>
    <w:rsid w:val="007E16F0"/>
    <w:rsid w:val="007E3695"/>
    <w:rsid w:val="007E636F"/>
    <w:rsid w:val="007E6BCA"/>
    <w:rsid w:val="007E7581"/>
    <w:rsid w:val="007F0363"/>
    <w:rsid w:val="007F058A"/>
    <w:rsid w:val="007F4958"/>
    <w:rsid w:val="007F5C60"/>
    <w:rsid w:val="007F7F20"/>
    <w:rsid w:val="008033A0"/>
    <w:rsid w:val="00803814"/>
    <w:rsid w:val="00804F6B"/>
    <w:rsid w:val="00806E28"/>
    <w:rsid w:val="00807583"/>
    <w:rsid w:val="00812C55"/>
    <w:rsid w:val="00813B9C"/>
    <w:rsid w:val="0082163D"/>
    <w:rsid w:val="00822AE7"/>
    <w:rsid w:val="00824DF4"/>
    <w:rsid w:val="00824DF7"/>
    <w:rsid w:val="00824FCA"/>
    <w:rsid w:val="00826051"/>
    <w:rsid w:val="008263D3"/>
    <w:rsid w:val="00827B9D"/>
    <w:rsid w:val="00830FDB"/>
    <w:rsid w:val="008321F0"/>
    <w:rsid w:val="008327F2"/>
    <w:rsid w:val="00832C85"/>
    <w:rsid w:val="008363A5"/>
    <w:rsid w:val="008364B0"/>
    <w:rsid w:val="00842B51"/>
    <w:rsid w:val="0084593B"/>
    <w:rsid w:val="00845F07"/>
    <w:rsid w:val="00850272"/>
    <w:rsid w:val="0085498E"/>
    <w:rsid w:val="00855817"/>
    <w:rsid w:val="00857445"/>
    <w:rsid w:val="008605BE"/>
    <w:rsid w:val="00863461"/>
    <w:rsid w:val="00865ED3"/>
    <w:rsid w:val="00880F1C"/>
    <w:rsid w:val="008827F1"/>
    <w:rsid w:val="0088570D"/>
    <w:rsid w:val="008858E2"/>
    <w:rsid w:val="0088734B"/>
    <w:rsid w:val="008949AD"/>
    <w:rsid w:val="008A3683"/>
    <w:rsid w:val="008A3E4A"/>
    <w:rsid w:val="008B19B0"/>
    <w:rsid w:val="008B3F89"/>
    <w:rsid w:val="008B4A57"/>
    <w:rsid w:val="008B58F7"/>
    <w:rsid w:val="008B5AE9"/>
    <w:rsid w:val="008C165E"/>
    <w:rsid w:val="008C5EC5"/>
    <w:rsid w:val="008D1232"/>
    <w:rsid w:val="008D12BC"/>
    <w:rsid w:val="008D578B"/>
    <w:rsid w:val="008D59C3"/>
    <w:rsid w:val="008D6A21"/>
    <w:rsid w:val="008D7FE8"/>
    <w:rsid w:val="008E4A6B"/>
    <w:rsid w:val="008E4AD8"/>
    <w:rsid w:val="008E4D5A"/>
    <w:rsid w:val="008E7575"/>
    <w:rsid w:val="008F0EF5"/>
    <w:rsid w:val="008F11FF"/>
    <w:rsid w:val="008F1241"/>
    <w:rsid w:val="008F1CDE"/>
    <w:rsid w:val="008F387D"/>
    <w:rsid w:val="008F6B0B"/>
    <w:rsid w:val="009005A1"/>
    <w:rsid w:val="009036DE"/>
    <w:rsid w:val="00905123"/>
    <w:rsid w:val="0090579E"/>
    <w:rsid w:val="00905F07"/>
    <w:rsid w:val="0091064A"/>
    <w:rsid w:val="00912337"/>
    <w:rsid w:val="009128C3"/>
    <w:rsid w:val="0091296D"/>
    <w:rsid w:val="00914346"/>
    <w:rsid w:val="00914AB4"/>
    <w:rsid w:val="00920AEB"/>
    <w:rsid w:val="009218C1"/>
    <w:rsid w:val="00921DB0"/>
    <w:rsid w:val="00923234"/>
    <w:rsid w:val="00924D53"/>
    <w:rsid w:val="009255A0"/>
    <w:rsid w:val="0093034B"/>
    <w:rsid w:val="009331AA"/>
    <w:rsid w:val="0093363B"/>
    <w:rsid w:val="0093483A"/>
    <w:rsid w:val="009404B6"/>
    <w:rsid w:val="009407E7"/>
    <w:rsid w:val="009471DB"/>
    <w:rsid w:val="009513A3"/>
    <w:rsid w:val="00955A2F"/>
    <w:rsid w:val="0096166C"/>
    <w:rsid w:val="009625EE"/>
    <w:rsid w:val="00963672"/>
    <w:rsid w:val="00965A7C"/>
    <w:rsid w:val="0097109F"/>
    <w:rsid w:val="0097125D"/>
    <w:rsid w:val="009723D4"/>
    <w:rsid w:val="0097486B"/>
    <w:rsid w:val="009749EC"/>
    <w:rsid w:val="00981D97"/>
    <w:rsid w:val="009823AB"/>
    <w:rsid w:val="00986E2C"/>
    <w:rsid w:val="009870ED"/>
    <w:rsid w:val="00987202"/>
    <w:rsid w:val="00990BFE"/>
    <w:rsid w:val="009949FB"/>
    <w:rsid w:val="009A2F27"/>
    <w:rsid w:val="009A6710"/>
    <w:rsid w:val="009A6788"/>
    <w:rsid w:val="009A6CDC"/>
    <w:rsid w:val="009B3816"/>
    <w:rsid w:val="009B7B70"/>
    <w:rsid w:val="009B7BFA"/>
    <w:rsid w:val="009C424A"/>
    <w:rsid w:val="009C4360"/>
    <w:rsid w:val="009D37F2"/>
    <w:rsid w:val="009D3C8A"/>
    <w:rsid w:val="009D541C"/>
    <w:rsid w:val="009E0956"/>
    <w:rsid w:val="009E0965"/>
    <w:rsid w:val="009E2BDB"/>
    <w:rsid w:val="009E3379"/>
    <w:rsid w:val="009E4A48"/>
    <w:rsid w:val="009E4EAC"/>
    <w:rsid w:val="009F0EC7"/>
    <w:rsid w:val="009F427D"/>
    <w:rsid w:val="009F565D"/>
    <w:rsid w:val="009F6070"/>
    <w:rsid w:val="00A0121A"/>
    <w:rsid w:val="00A0456A"/>
    <w:rsid w:val="00A05CFE"/>
    <w:rsid w:val="00A11032"/>
    <w:rsid w:val="00A117CE"/>
    <w:rsid w:val="00A12487"/>
    <w:rsid w:val="00A12DB6"/>
    <w:rsid w:val="00A17B72"/>
    <w:rsid w:val="00A2020B"/>
    <w:rsid w:val="00A20CA1"/>
    <w:rsid w:val="00A21361"/>
    <w:rsid w:val="00A21BF9"/>
    <w:rsid w:val="00A25CDA"/>
    <w:rsid w:val="00A318B3"/>
    <w:rsid w:val="00A31F3A"/>
    <w:rsid w:val="00A32BA3"/>
    <w:rsid w:val="00A33FF2"/>
    <w:rsid w:val="00A34A4A"/>
    <w:rsid w:val="00A35E61"/>
    <w:rsid w:val="00A40B9C"/>
    <w:rsid w:val="00A419E6"/>
    <w:rsid w:val="00A430B8"/>
    <w:rsid w:val="00A431C8"/>
    <w:rsid w:val="00A43FCE"/>
    <w:rsid w:val="00A44B60"/>
    <w:rsid w:val="00A47B75"/>
    <w:rsid w:val="00A504BA"/>
    <w:rsid w:val="00A508A7"/>
    <w:rsid w:val="00A52E39"/>
    <w:rsid w:val="00A53C76"/>
    <w:rsid w:val="00A616C1"/>
    <w:rsid w:val="00A6421B"/>
    <w:rsid w:val="00A6491E"/>
    <w:rsid w:val="00A64EB5"/>
    <w:rsid w:val="00A65140"/>
    <w:rsid w:val="00A73224"/>
    <w:rsid w:val="00A7612A"/>
    <w:rsid w:val="00A80046"/>
    <w:rsid w:val="00A81958"/>
    <w:rsid w:val="00A81B3B"/>
    <w:rsid w:val="00A83709"/>
    <w:rsid w:val="00A853AF"/>
    <w:rsid w:val="00A87456"/>
    <w:rsid w:val="00A90767"/>
    <w:rsid w:val="00A91F48"/>
    <w:rsid w:val="00A936F1"/>
    <w:rsid w:val="00AA009A"/>
    <w:rsid w:val="00AA60DE"/>
    <w:rsid w:val="00AB0E85"/>
    <w:rsid w:val="00AB281F"/>
    <w:rsid w:val="00AB3943"/>
    <w:rsid w:val="00AB794E"/>
    <w:rsid w:val="00AC028C"/>
    <w:rsid w:val="00AC52E8"/>
    <w:rsid w:val="00AC61DD"/>
    <w:rsid w:val="00AE2691"/>
    <w:rsid w:val="00AE4A9E"/>
    <w:rsid w:val="00AF36D8"/>
    <w:rsid w:val="00AF3F14"/>
    <w:rsid w:val="00AF4F50"/>
    <w:rsid w:val="00B0225D"/>
    <w:rsid w:val="00B02A9D"/>
    <w:rsid w:val="00B03E58"/>
    <w:rsid w:val="00B054FC"/>
    <w:rsid w:val="00B07049"/>
    <w:rsid w:val="00B11B79"/>
    <w:rsid w:val="00B163F1"/>
    <w:rsid w:val="00B16AD8"/>
    <w:rsid w:val="00B201BC"/>
    <w:rsid w:val="00B2155C"/>
    <w:rsid w:val="00B23F91"/>
    <w:rsid w:val="00B244C3"/>
    <w:rsid w:val="00B24EA9"/>
    <w:rsid w:val="00B328A7"/>
    <w:rsid w:val="00B36433"/>
    <w:rsid w:val="00B3661C"/>
    <w:rsid w:val="00B375FC"/>
    <w:rsid w:val="00B37758"/>
    <w:rsid w:val="00B427ED"/>
    <w:rsid w:val="00B4548A"/>
    <w:rsid w:val="00B519BE"/>
    <w:rsid w:val="00B5313B"/>
    <w:rsid w:val="00B534CE"/>
    <w:rsid w:val="00B53DDB"/>
    <w:rsid w:val="00B54848"/>
    <w:rsid w:val="00B55B05"/>
    <w:rsid w:val="00B570E6"/>
    <w:rsid w:val="00B615E0"/>
    <w:rsid w:val="00B618F9"/>
    <w:rsid w:val="00B6559D"/>
    <w:rsid w:val="00B66FD8"/>
    <w:rsid w:val="00B70E72"/>
    <w:rsid w:val="00B71DD1"/>
    <w:rsid w:val="00B75885"/>
    <w:rsid w:val="00B77CFB"/>
    <w:rsid w:val="00B83CA6"/>
    <w:rsid w:val="00B83E4B"/>
    <w:rsid w:val="00B85402"/>
    <w:rsid w:val="00B861D4"/>
    <w:rsid w:val="00B9007F"/>
    <w:rsid w:val="00B913E0"/>
    <w:rsid w:val="00B926C6"/>
    <w:rsid w:val="00B94564"/>
    <w:rsid w:val="00B9613E"/>
    <w:rsid w:val="00BA4B85"/>
    <w:rsid w:val="00BA5CBE"/>
    <w:rsid w:val="00BA6FE1"/>
    <w:rsid w:val="00BB1A47"/>
    <w:rsid w:val="00BB25AB"/>
    <w:rsid w:val="00BB5721"/>
    <w:rsid w:val="00BB6986"/>
    <w:rsid w:val="00BB726D"/>
    <w:rsid w:val="00BB76DF"/>
    <w:rsid w:val="00BC0E92"/>
    <w:rsid w:val="00BC19E5"/>
    <w:rsid w:val="00BC2117"/>
    <w:rsid w:val="00BC384A"/>
    <w:rsid w:val="00BC46A6"/>
    <w:rsid w:val="00BC72A2"/>
    <w:rsid w:val="00BC78D5"/>
    <w:rsid w:val="00BC7D01"/>
    <w:rsid w:val="00BD2EF7"/>
    <w:rsid w:val="00BD475C"/>
    <w:rsid w:val="00BD4801"/>
    <w:rsid w:val="00BD4DE1"/>
    <w:rsid w:val="00BD4FBE"/>
    <w:rsid w:val="00BD5F0C"/>
    <w:rsid w:val="00BE1047"/>
    <w:rsid w:val="00BE1B6C"/>
    <w:rsid w:val="00BE2379"/>
    <w:rsid w:val="00BE6413"/>
    <w:rsid w:val="00BE659B"/>
    <w:rsid w:val="00BF0F77"/>
    <w:rsid w:val="00BF2813"/>
    <w:rsid w:val="00BF5A57"/>
    <w:rsid w:val="00C01753"/>
    <w:rsid w:val="00C02277"/>
    <w:rsid w:val="00C04AC6"/>
    <w:rsid w:val="00C05BC8"/>
    <w:rsid w:val="00C201E1"/>
    <w:rsid w:val="00C2124F"/>
    <w:rsid w:val="00C212A7"/>
    <w:rsid w:val="00C2794F"/>
    <w:rsid w:val="00C3067C"/>
    <w:rsid w:val="00C31C2D"/>
    <w:rsid w:val="00C34A5C"/>
    <w:rsid w:val="00C371B3"/>
    <w:rsid w:val="00C41022"/>
    <w:rsid w:val="00C47325"/>
    <w:rsid w:val="00C543DC"/>
    <w:rsid w:val="00C560D5"/>
    <w:rsid w:val="00C57232"/>
    <w:rsid w:val="00C578B7"/>
    <w:rsid w:val="00C60964"/>
    <w:rsid w:val="00C64F27"/>
    <w:rsid w:val="00C651CC"/>
    <w:rsid w:val="00C66367"/>
    <w:rsid w:val="00C70078"/>
    <w:rsid w:val="00C7113B"/>
    <w:rsid w:val="00C7207A"/>
    <w:rsid w:val="00C73701"/>
    <w:rsid w:val="00C806C8"/>
    <w:rsid w:val="00C86958"/>
    <w:rsid w:val="00C86C83"/>
    <w:rsid w:val="00C9059C"/>
    <w:rsid w:val="00C92557"/>
    <w:rsid w:val="00C9265F"/>
    <w:rsid w:val="00C94563"/>
    <w:rsid w:val="00C94BDF"/>
    <w:rsid w:val="00C94E44"/>
    <w:rsid w:val="00CA0294"/>
    <w:rsid w:val="00CA533E"/>
    <w:rsid w:val="00CA5BB0"/>
    <w:rsid w:val="00CA6DB9"/>
    <w:rsid w:val="00CA6FFD"/>
    <w:rsid w:val="00CB031E"/>
    <w:rsid w:val="00CB30FF"/>
    <w:rsid w:val="00CB76F5"/>
    <w:rsid w:val="00CB7849"/>
    <w:rsid w:val="00CB790F"/>
    <w:rsid w:val="00CC28BF"/>
    <w:rsid w:val="00CC45AF"/>
    <w:rsid w:val="00CC4C20"/>
    <w:rsid w:val="00CC6195"/>
    <w:rsid w:val="00CD3564"/>
    <w:rsid w:val="00CD3D1B"/>
    <w:rsid w:val="00CD44F4"/>
    <w:rsid w:val="00CD52D3"/>
    <w:rsid w:val="00CD786F"/>
    <w:rsid w:val="00CE0B59"/>
    <w:rsid w:val="00CE0D6B"/>
    <w:rsid w:val="00CE3672"/>
    <w:rsid w:val="00CE4FC4"/>
    <w:rsid w:val="00CE56E9"/>
    <w:rsid w:val="00CE5B13"/>
    <w:rsid w:val="00CE6FCA"/>
    <w:rsid w:val="00CF1DDD"/>
    <w:rsid w:val="00CF26C2"/>
    <w:rsid w:val="00D006C5"/>
    <w:rsid w:val="00D03A07"/>
    <w:rsid w:val="00D04CE8"/>
    <w:rsid w:val="00D11706"/>
    <w:rsid w:val="00D13EC9"/>
    <w:rsid w:val="00D15727"/>
    <w:rsid w:val="00D17AEB"/>
    <w:rsid w:val="00D20299"/>
    <w:rsid w:val="00D2302C"/>
    <w:rsid w:val="00D301A4"/>
    <w:rsid w:val="00D3109D"/>
    <w:rsid w:val="00D33E9F"/>
    <w:rsid w:val="00D40760"/>
    <w:rsid w:val="00D40F18"/>
    <w:rsid w:val="00D42D0C"/>
    <w:rsid w:val="00D52020"/>
    <w:rsid w:val="00D5448C"/>
    <w:rsid w:val="00D60487"/>
    <w:rsid w:val="00D61471"/>
    <w:rsid w:val="00D6342F"/>
    <w:rsid w:val="00D7021C"/>
    <w:rsid w:val="00D70C32"/>
    <w:rsid w:val="00D71E90"/>
    <w:rsid w:val="00D74787"/>
    <w:rsid w:val="00D75B8E"/>
    <w:rsid w:val="00D77404"/>
    <w:rsid w:val="00D77C3A"/>
    <w:rsid w:val="00D83576"/>
    <w:rsid w:val="00D8424B"/>
    <w:rsid w:val="00D8462C"/>
    <w:rsid w:val="00D85C5C"/>
    <w:rsid w:val="00D96985"/>
    <w:rsid w:val="00D97F7E"/>
    <w:rsid w:val="00DA31AD"/>
    <w:rsid w:val="00DA3EDC"/>
    <w:rsid w:val="00DA460A"/>
    <w:rsid w:val="00DB0124"/>
    <w:rsid w:val="00DB01C1"/>
    <w:rsid w:val="00DB04E1"/>
    <w:rsid w:val="00DB3D0C"/>
    <w:rsid w:val="00DB6BDC"/>
    <w:rsid w:val="00DC5269"/>
    <w:rsid w:val="00DC585C"/>
    <w:rsid w:val="00DD0799"/>
    <w:rsid w:val="00DD74E5"/>
    <w:rsid w:val="00DE03FA"/>
    <w:rsid w:val="00DE13C1"/>
    <w:rsid w:val="00DE472F"/>
    <w:rsid w:val="00DE4D0C"/>
    <w:rsid w:val="00DE5BF0"/>
    <w:rsid w:val="00DF1156"/>
    <w:rsid w:val="00DF1DE2"/>
    <w:rsid w:val="00DF2719"/>
    <w:rsid w:val="00DF3659"/>
    <w:rsid w:val="00DF6613"/>
    <w:rsid w:val="00DF718E"/>
    <w:rsid w:val="00E027D5"/>
    <w:rsid w:val="00E07160"/>
    <w:rsid w:val="00E07D4D"/>
    <w:rsid w:val="00E14A8C"/>
    <w:rsid w:val="00E16CF4"/>
    <w:rsid w:val="00E170A8"/>
    <w:rsid w:val="00E21E63"/>
    <w:rsid w:val="00E23DC1"/>
    <w:rsid w:val="00E309AB"/>
    <w:rsid w:val="00E32230"/>
    <w:rsid w:val="00E3345F"/>
    <w:rsid w:val="00E35FC0"/>
    <w:rsid w:val="00E368CF"/>
    <w:rsid w:val="00E433D4"/>
    <w:rsid w:val="00E465BA"/>
    <w:rsid w:val="00E46C65"/>
    <w:rsid w:val="00E52097"/>
    <w:rsid w:val="00E53608"/>
    <w:rsid w:val="00E5641F"/>
    <w:rsid w:val="00E564A1"/>
    <w:rsid w:val="00E56639"/>
    <w:rsid w:val="00E56BD4"/>
    <w:rsid w:val="00E6162E"/>
    <w:rsid w:val="00E6187C"/>
    <w:rsid w:val="00E6322F"/>
    <w:rsid w:val="00E7227E"/>
    <w:rsid w:val="00E735C7"/>
    <w:rsid w:val="00E73A95"/>
    <w:rsid w:val="00E74EC1"/>
    <w:rsid w:val="00E765F0"/>
    <w:rsid w:val="00E82DA6"/>
    <w:rsid w:val="00E838C5"/>
    <w:rsid w:val="00E85892"/>
    <w:rsid w:val="00E868FF"/>
    <w:rsid w:val="00E86CC4"/>
    <w:rsid w:val="00E870AD"/>
    <w:rsid w:val="00E922A6"/>
    <w:rsid w:val="00E92E00"/>
    <w:rsid w:val="00E93B25"/>
    <w:rsid w:val="00E9568A"/>
    <w:rsid w:val="00EA0DF4"/>
    <w:rsid w:val="00EA3073"/>
    <w:rsid w:val="00EA4118"/>
    <w:rsid w:val="00EA4523"/>
    <w:rsid w:val="00EA64E7"/>
    <w:rsid w:val="00EA6FC3"/>
    <w:rsid w:val="00EB180B"/>
    <w:rsid w:val="00EB1FA4"/>
    <w:rsid w:val="00EB2EBB"/>
    <w:rsid w:val="00EB3482"/>
    <w:rsid w:val="00EB70DA"/>
    <w:rsid w:val="00EC01B4"/>
    <w:rsid w:val="00EC380E"/>
    <w:rsid w:val="00EC4046"/>
    <w:rsid w:val="00EC7A39"/>
    <w:rsid w:val="00ED0881"/>
    <w:rsid w:val="00EE2896"/>
    <w:rsid w:val="00EE2CCB"/>
    <w:rsid w:val="00EE39DB"/>
    <w:rsid w:val="00EE429D"/>
    <w:rsid w:val="00EE72BD"/>
    <w:rsid w:val="00EE7FE2"/>
    <w:rsid w:val="00EF1219"/>
    <w:rsid w:val="00EF22BE"/>
    <w:rsid w:val="00EF4B44"/>
    <w:rsid w:val="00EF59BB"/>
    <w:rsid w:val="00EF73D6"/>
    <w:rsid w:val="00F03763"/>
    <w:rsid w:val="00F038F1"/>
    <w:rsid w:val="00F0630D"/>
    <w:rsid w:val="00F06BA2"/>
    <w:rsid w:val="00F0757A"/>
    <w:rsid w:val="00F10329"/>
    <w:rsid w:val="00F10B5C"/>
    <w:rsid w:val="00F11A2C"/>
    <w:rsid w:val="00F13239"/>
    <w:rsid w:val="00F13765"/>
    <w:rsid w:val="00F16BF1"/>
    <w:rsid w:val="00F17C9D"/>
    <w:rsid w:val="00F20FBB"/>
    <w:rsid w:val="00F24715"/>
    <w:rsid w:val="00F25C99"/>
    <w:rsid w:val="00F26D1E"/>
    <w:rsid w:val="00F2712D"/>
    <w:rsid w:val="00F27BA8"/>
    <w:rsid w:val="00F332EC"/>
    <w:rsid w:val="00F369BF"/>
    <w:rsid w:val="00F4002E"/>
    <w:rsid w:val="00F403D5"/>
    <w:rsid w:val="00F44CA4"/>
    <w:rsid w:val="00F455CE"/>
    <w:rsid w:val="00F462EC"/>
    <w:rsid w:val="00F472BC"/>
    <w:rsid w:val="00F50779"/>
    <w:rsid w:val="00F51528"/>
    <w:rsid w:val="00F532A5"/>
    <w:rsid w:val="00F5436F"/>
    <w:rsid w:val="00F56F09"/>
    <w:rsid w:val="00F60974"/>
    <w:rsid w:val="00F62832"/>
    <w:rsid w:val="00F653E1"/>
    <w:rsid w:val="00F66F07"/>
    <w:rsid w:val="00F67F02"/>
    <w:rsid w:val="00F71E59"/>
    <w:rsid w:val="00F72847"/>
    <w:rsid w:val="00F734C3"/>
    <w:rsid w:val="00F738FE"/>
    <w:rsid w:val="00F7401D"/>
    <w:rsid w:val="00F76C31"/>
    <w:rsid w:val="00F77655"/>
    <w:rsid w:val="00F80F36"/>
    <w:rsid w:val="00F907ED"/>
    <w:rsid w:val="00F92BA8"/>
    <w:rsid w:val="00F93E25"/>
    <w:rsid w:val="00F96310"/>
    <w:rsid w:val="00F964FA"/>
    <w:rsid w:val="00FA2D29"/>
    <w:rsid w:val="00FA349A"/>
    <w:rsid w:val="00FA37D9"/>
    <w:rsid w:val="00FA43B3"/>
    <w:rsid w:val="00FA4E01"/>
    <w:rsid w:val="00FA56BC"/>
    <w:rsid w:val="00FA680E"/>
    <w:rsid w:val="00FA6C71"/>
    <w:rsid w:val="00FB10DF"/>
    <w:rsid w:val="00FB3156"/>
    <w:rsid w:val="00FB3A12"/>
    <w:rsid w:val="00FC03CE"/>
    <w:rsid w:val="00FC2D6B"/>
    <w:rsid w:val="00FC2DBF"/>
    <w:rsid w:val="00FC3264"/>
    <w:rsid w:val="00FC53AD"/>
    <w:rsid w:val="00FD36AE"/>
    <w:rsid w:val="00FD548E"/>
    <w:rsid w:val="00FD6452"/>
    <w:rsid w:val="00FE13B5"/>
    <w:rsid w:val="00FE149C"/>
    <w:rsid w:val="00FE2566"/>
    <w:rsid w:val="00FE51AE"/>
    <w:rsid w:val="00FE5D7A"/>
    <w:rsid w:val="00FE6963"/>
    <w:rsid w:val="00FF3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7CA8"/>
  <w15:chartTrackingRefBased/>
  <w15:docId w15:val="{0D220B3B-783B-4C3E-8FA2-953D44FA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Change w:id="0" w:author="Domburg, Marleen" w:date="2026-09-25T20:01:00Z">
        <w:pPr/>
      </w:pPrChange>
    </w:pPr>
    <w:rPr>
      <w:rFonts w:ascii="Times New Roman" w:hAnsi="Times New Roman" w:cs="Times New Roman"/>
      <w:snapToGrid w:val="0"/>
      <w:sz w:val="20"/>
      <w:szCs w:val="20"/>
      <w:lang w:val="fr-FR" w:eastAsia="en-GB"/>
      <w:rPrChange w:id="0" w:author="Domburg, Marleen" w:date="2026-09-25T20:01:00Z">
        <w:rPr>
          <w:rFonts w:ascii="Palatino Linotype" w:hAnsi="Palatino Linotype"/>
          <w:sz w:val="22"/>
          <w:szCs w:val="24"/>
          <w:lang w:val="en-US" w:eastAsia="en-US" w:bidi="ar-SA"/>
        </w:rPr>
      </w:rPrChange>
    </w:rPr>
  </w:style>
  <w:style w:type="paragraph" w:styleId="Heading1">
    <w:name w:val="heading 1"/>
    <w:basedOn w:val="Normal"/>
    <w:next w:val="Text1"/>
    <w:link w:val="Heading1Char"/>
    <w:qFormat/>
    <w:pPr>
      <w:keepNext/>
      <w:tabs>
        <w:tab w:val="num" w:pos="432"/>
      </w:tabs>
      <w:spacing w:before="240" w:after="240"/>
      <w:ind w:left="432" w:hanging="432"/>
      <w:jc w:val="both"/>
      <w:outlineLvl w:val="0"/>
      <w:pPrChange w:id="1" w:author="Domburg, Marleen" w:date="2026-09-25T20:01:00Z">
        <w:pPr>
          <w:keepNext/>
          <w:spacing w:before="200" w:after="80"/>
          <w:outlineLvl w:val="0"/>
        </w:pPr>
      </w:pPrChange>
    </w:pPr>
    <w:rPr>
      <w:b/>
      <w:smallCaps/>
      <w:sz w:val="24"/>
      <w:rPrChange w:id="1" w:author="Domburg, Marleen" w:date="2026-09-25T20:01:00Z">
        <w:rPr>
          <w:b/>
          <w:bCs/>
          <w:snapToGrid w:val="0"/>
          <w:kern w:val="32"/>
          <w:sz w:val="28"/>
          <w:lang w:val="fr-FR" w:eastAsia="en-GB" w:bidi="ar-SA"/>
        </w:rPr>
      </w:rPrChange>
    </w:rPr>
  </w:style>
  <w:style w:type="paragraph" w:styleId="Heading2">
    <w:name w:val="heading 2"/>
    <w:basedOn w:val="Normal"/>
    <w:next w:val="Text2"/>
    <w:link w:val="Heading2Char"/>
    <w:qFormat/>
    <w:pPr>
      <w:keepNext/>
      <w:numPr>
        <w:ilvl w:val="1"/>
      </w:numPr>
      <w:tabs>
        <w:tab w:val="num" w:pos="576"/>
      </w:tabs>
      <w:spacing w:after="240"/>
      <w:ind w:left="576" w:hanging="576"/>
      <w:jc w:val="both"/>
      <w:outlineLvl w:val="1"/>
      <w:pPrChange w:id="2" w:author="Domburg, Marleen" w:date="2026-09-25T20:01:00Z">
        <w:pPr>
          <w:keepNext/>
          <w:spacing w:after="240"/>
          <w:jc w:val="both"/>
          <w:outlineLvl w:val="1"/>
        </w:pPr>
      </w:pPrChange>
    </w:pPr>
    <w:rPr>
      <w:b/>
      <w:sz w:val="24"/>
      <w:rPrChange w:id="2" w:author="Domburg, Marleen" w:date="2026-09-25T20:01:00Z">
        <w:rPr>
          <w:b/>
          <w:snapToGrid w:val="0"/>
          <w:sz w:val="24"/>
          <w:lang w:val="fr-FR" w:eastAsia="en-GB" w:bidi="ar-SA"/>
        </w:rPr>
      </w:rPrChange>
    </w:rPr>
  </w:style>
  <w:style w:type="paragraph" w:styleId="Heading3">
    <w:name w:val="heading 3"/>
    <w:basedOn w:val="Normal"/>
    <w:next w:val="Text3"/>
    <w:link w:val="Heading3Char"/>
    <w:qFormat/>
    <w:pPr>
      <w:keepNext/>
      <w:numPr>
        <w:ilvl w:val="2"/>
      </w:numPr>
      <w:tabs>
        <w:tab w:val="num" w:pos="720"/>
      </w:tabs>
      <w:spacing w:after="240"/>
      <w:ind w:left="720" w:hanging="720"/>
      <w:jc w:val="both"/>
      <w:outlineLvl w:val="2"/>
      <w:pPrChange w:id="3" w:author="Domburg, Marleen" w:date="2026-09-25T20:01:00Z">
        <w:pPr>
          <w:keepNext/>
          <w:keepLines/>
          <w:outlineLvl w:val="2"/>
        </w:pPr>
      </w:pPrChange>
    </w:pPr>
    <w:rPr>
      <w:i/>
      <w:sz w:val="24"/>
      <w:rPrChange w:id="3" w:author="Domburg, Marleen" w:date="2026-09-25T20:01:00Z">
        <w:rPr>
          <w:rFonts w:cs="Arial"/>
          <w:b/>
          <w:bCs/>
          <w:snapToGrid w:val="0"/>
          <w:lang w:val="fr-FR" w:eastAsia="en-GB" w:bidi="ar-SA"/>
        </w:rPr>
      </w:rPrChange>
    </w:rPr>
  </w:style>
  <w:style w:type="paragraph" w:styleId="Heading4">
    <w:name w:val="heading 4"/>
    <w:basedOn w:val="Normal"/>
    <w:next w:val="Text4"/>
    <w:link w:val="Heading4Char"/>
    <w:qFormat/>
    <w:pPr>
      <w:keepNext/>
      <w:numPr>
        <w:ilvl w:val="3"/>
      </w:numPr>
      <w:tabs>
        <w:tab w:val="num" w:pos="864"/>
      </w:tabs>
      <w:spacing w:after="240"/>
      <w:ind w:left="864" w:hanging="864"/>
      <w:jc w:val="both"/>
      <w:outlineLvl w:val="3"/>
      <w:pPrChange w:id="4" w:author="Domburg, Marleen" w:date="2026-09-25T20:01:00Z">
        <w:pPr>
          <w:keepNext/>
          <w:spacing w:after="240"/>
          <w:jc w:val="both"/>
          <w:outlineLvl w:val="3"/>
        </w:pPr>
      </w:pPrChange>
    </w:pPr>
    <w:rPr>
      <w:sz w:val="24"/>
      <w:rPrChange w:id="4" w:author="Domburg, Marleen" w:date="2026-09-25T20:01:00Z">
        <w:rPr>
          <w:snapToGrid w:val="0"/>
          <w:sz w:val="24"/>
          <w:lang w:val="fr-FR" w:eastAsia="en-GB" w:bidi="ar-SA"/>
        </w:rPr>
      </w:rPrChange>
    </w:rPr>
  </w:style>
  <w:style w:type="paragraph" w:styleId="Heading5">
    <w:name w:val="heading 5"/>
    <w:basedOn w:val="Normal"/>
    <w:next w:val="Normal"/>
    <w:link w:val="Heading5Char"/>
    <w:qFormat/>
    <w:pPr>
      <w:numPr>
        <w:ilvl w:val="4"/>
      </w:numPr>
      <w:tabs>
        <w:tab w:val="num" w:pos="1008"/>
      </w:tabs>
      <w:spacing w:before="240" w:after="60"/>
      <w:ind w:left="1008" w:hanging="1008"/>
      <w:jc w:val="both"/>
      <w:outlineLvl w:val="4"/>
      <w:pPrChange w:id="5" w:author="Domburg, Marleen" w:date="2026-09-25T20:01:00Z">
        <w:pPr>
          <w:spacing w:before="240" w:after="60"/>
          <w:jc w:val="both"/>
          <w:outlineLvl w:val="4"/>
        </w:pPr>
      </w:pPrChange>
    </w:pPr>
    <w:rPr>
      <w:rFonts w:ascii="Arial" w:hAnsi="Arial"/>
      <w:sz w:val="22"/>
      <w:rPrChange w:id="5" w:author="Domburg, Marleen" w:date="2026-09-25T20:01:00Z">
        <w:rPr>
          <w:rFonts w:ascii="Arial" w:hAnsi="Arial"/>
          <w:snapToGrid w:val="0"/>
          <w:lang w:val="fr-FR" w:eastAsia="en-GB" w:bidi="ar-SA"/>
        </w:rPr>
      </w:rPrChange>
    </w:rPr>
  </w:style>
  <w:style w:type="paragraph" w:styleId="Heading6">
    <w:name w:val="heading 6"/>
    <w:basedOn w:val="Normal"/>
    <w:next w:val="Normal"/>
    <w:link w:val="Heading6Char"/>
    <w:qFormat/>
    <w:pPr>
      <w:numPr>
        <w:ilvl w:val="5"/>
      </w:numPr>
      <w:tabs>
        <w:tab w:val="num" w:pos="1152"/>
      </w:tabs>
      <w:spacing w:before="240" w:after="60"/>
      <w:ind w:left="1152" w:hanging="1152"/>
      <w:jc w:val="both"/>
      <w:outlineLvl w:val="5"/>
      <w:pPrChange w:id="6" w:author="Domburg, Marleen" w:date="2026-09-25T20:01:00Z">
        <w:pPr>
          <w:spacing w:before="240" w:after="60"/>
          <w:jc w:val="both"/>
          <w:outlineLvl w:val="5"/>
        </w:pPr>
      </w:pPrChange>
    </w:pPr>
    <w:rPr>
      <w:rFonts w:ascii="Arial" w:hAnsi="Arial"/>
      <w:i/>
      <w:sz w:val="22"/>
      <w:rPrChange w:id="6" w:author="Domburg, Marleen" w:date="2026-09-25T20:01:00Z">
        <w:rPr>
          <w:rFonts w:ascii="Arial" w:hAnsi="Arial"/>
          <w:i/>
          <w:snapToGrid w:val="0"/>
          <w:lang w:val="fr-FR" w:eastAsia="en-GB" w:bidi="ar-SA"/>
        </w:rPr>
      </w:rPrChange>
    </w:rPr>
  </w:style>
  <w:style w:type="paragraph" w:styleId="Heading7">
    <w:name w:val="heading 7"/>
    <w:basedOn w:val="Normal"/>
    <w:next w:val="Normal"/>
    <w:link w:val="Heading7Char"/>
    <w:qFormat/>
    <w:pPr>
      <w:numPr>
        <w:ilvl w:val="6"/>
      </w:numPr>
      <w:tabs>
        <w:tab w:val="num" w:pos="1296"/>
      </w:tabs>
      <w:spacing w:before="240" w:after="60"/>
      <w:ind w:left="1296" w:hanging="1296"/>
      <w:jc w:val="both"/>
      <w:outlineLvl w:val="6"/>
      <w:pPrChange w:id="7" w:author="Domburg, Marleen" w:date="2026-09-25T20:01:00Z">
        <w:pPr>
          <w:spacing w:before="240" w:after="60"/>
          <w:jc w:val="both"/>
          <w:outlineLvl w:val="6"/>
        </w:pPr>
      </w:pPrChange>
    </w:pPr>
    <w:rPr>
      <w:rFonts w:ascii="Arial" w:hAnsi="Arial"/>
      <w:rPrChange w:id="7" w:author="Domburg, Marleen" w:date="2026-09-25T20:01:00Z">
        <w:rPr>
          <w:rFonts w:ascii="Arial" w:hAnsi="Arial"/>
          <w:snapToGrid w:val="0"/>
          <w:lang w:val="fr-FR" w:eastAsia="en-GB" w:bidi="ar-SA"/>
        </w:rPr>
      </w:rPrChange>
    </w:rPr>
  </w:style>
  <w:style w:type="paragraph" w:styleId="Heading8">
    <w:name w:val="heading 8"/>
    <w:basedOn w:val="Normal"/>
    <w:next w:val="Normal"/>
    <w:link w:val="Heading8Char"/>
    <w:qFormat/>
    <w:pPr>
      <w:numPr>
        <w:ilvl w:val="7"/>
      </w:numPr>
      <w:tabs>
        <w:tab w:val="num" w:pos="1440"/>
      </w:tabs>
      <w:spacing w:before="240" w:after="60"/>
      <w:ind w:left="1440" w:hanging="1440"/>
      <w:jc w:val="both"/>
      <w:outlineLvl w:val="7"/>
      <w:pPrChange w:id="8" w:author="Domburg, Marleen" w:date="2026-09-25T20:01:00Z">
        <w:pPr>
          <w:spacing w:before="240" w:after="60"/>
          <w:jc w:val="both"/>
          <w:outlineLvl w:val="7"/>
        </w:pPr>
      </w:pPrChange>
    </w:pPr>
    <w:rPr>
      <w:rFonts w:ascii="Arial" w:hAnsi="Arial"/>
      <w:i/>
      <w:rPrChange w:id="8" w:author="Domburg, Marleen" w:date="2026-09-25T20:01:00Z">
        <w:rPr>
          <w:rFonts w:ascii="Arial" w:hAnsi="Arial"/>
          <w:i/>
          <w:snapToGrid w:val="0"/>
          <w:lang w:val="fr-FR" w:eastAsia="en-GB" w:bidi="ar-SA"/>
        </w:rPr>
      </w:rPrChange>
    </w:rPr>
  </w:style>
  <w:style w:type="paragraph" w:styleId="Heading9">
    <w:name w:val="heading 9"/>
    <w:basedOn w:val="Normal"/>
    <w:next w:val="Normal"/>
    <w:link w:val="Heading9Char"/>
    <w:qFormat/>
    <w:pPr>
      <w:numPr>
        <w:ilvl w:val="8"/>
      </w:numPr>
      <w:tabs>
        <w:tab w:val="num" w:pos="1584"/>
      </w:tabs>
      <w:spacing w:before="240" w:after="60"/>
      <w:ind w:left="1584" w:hanging="1584"/>
      <w:jc w:val="both"/>
      <w:outlineLvl w:val="8"/>
      <w:pPrChange w:id="9" w:author="Domburg, Marleen" w:date="2026-09-25T20:01:00Z">
        <w:pPr>
          <w:spacing w:before="240" w:after="60"/>
          <w:jc w:val="both"/>
          <w:outlineLvl w:val="8"/>
        </w:pPr>
      </w:pPrChange>
    </w:pPr>
    <w:rPr>
      <w:rFonts w:ascii="Arial" w:hAnsi="Arial"/>
      <w:i/>
      <w:sz w:val="18"/>
      <w:rPrChange w:id="9" w:author="Domburg, Marleen" w:date="2026-09-25T20:01:00Z">
        <w:rPr>
          <w:rFonts w:ascii="Arial" w:hAnsi="Arial"/>
          <w:i/>
          <w:snapToGrid w:val="0"/>
          <w:sz w:val="18"/>
          <w:lang w:val="fr-FR" w:eastAsia="en-GB"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855817"/>
    <w:rPr>
      <w:rFonts w:ascii="Times New Roman" w:hAnsi="Times New Roman" w:cs="Times New Roman"/>
      <w:i/>
      <w:snapToGrid w:val="0"/>
      <w:sz w:val="24"/>
      <w:szCs w:val="20"/>
      <w:lang w:val="fr-FR" w:eastAsia="en-GB"/>
    </w:rPr>
  </w:style>
  <w:style w:type="character" w:customStyle="1" w:styleId="Heading1Char">
    <w:name w:val="Heading 1 Char"/>
    <w:basedOn w:val="DefaultParagraphFont"/>
    <w:link w:val="Heading1"/>
    <w:rsid w:val="00BF2813"/>
    <w:rPr>
      <w:rFonts w:ascii="Times New Roman" w:hAnsi="Times New Roman" w:cs="Times New Roman"/>
      <w:b/>
      <w:smallCaps/>
      <w:snapToGrid w:val="0"/>
      <w:sz w:val="24"/>
      <w:szCs w:val="20"/>
      <w:lang w:val="fr-FR" w:eastAsia="en-GB"/>
    </w:rPr>
  </w:style>
  <w:style w:type="character" w:styleId="CommentReference">
    <w:name w:val="annotation reference"/>
    <w:rsid w:val="00FB10DF"/>
    <w:rPr>
      <w:sz w:val="16"/>
      <w:szCs w:val="16"/>
      <w:rPrChange w:id="10" w:author="Domburg, Marleen" w:date="2026-09-25T20:01:00Z">
        <w:rPr>
          <w:sz w:val="16"/>
          <w:szCs w:val="16"/>
        </w:rPr>
      </w:rPrChange>
    </w:rPr>
  </w:style>
  <w:style w:type="paragraph" w:styleId="CommentText">
    <w:name w:val="annotation text"/>
    <w:basedOn w:val="Normal"/>
    <w:link w:val="CommentTextChar"/>
    <w:rsid w:val="00FB10DF"/>
    <w:pPr>
      <w:pPrChange w:id="11" w:author="Domburg, Marleen" w:date="2026-09-25T20:01:00Z">
        <w:pPr/>
      </w:pPrChange>
    </w:pPr>
    <w:rPr>
      <w:lang w:eastAsia="x-none"/>
      <w:rPrChange w:id="11" w:author="Domburg, Marleen" w:date="2026-09-25T20:01:00Z">
        <w:rPr>
          <w:snapToGrid w:val="0"/>
          <w:lang w:val="fr-FR" w:eastAsia="en-GB" w:bidi="ar-SA"/>
        </w:rPr>
      </w:rPrChange>
    </w:rPr>
  </w:style>
  <w:style w:type="character" w:customStyle="1" w:styleId="CommentTextChar">
    <w:name w:val="Comment Text Char"/>
    <w:basedOn w:val="DefaultParagraphFont"/>
    <w:link w:val="CommentText"/>
    <w:rsid w:val="00753309"/>
    <w:rPr>
      <w:rFonts w:ascii="Times New Roman" w:hAnsi="Times New Roman" w:cs="Times New Roman"/>
      <w:snapToGrid w:val="0"/>
      <w:sz w:val="20"/>
      <w:szCs w:val="20"/>
      <w:lang w:val="fr-FR" w:eastAsia="x-none"/>
    </w:rPr>
  </w:style>
  <w:style w:type="paragraph" w:styleId="BalloonText">
    <w:name w:val="Balloon Text"/>
    <w:basedOn w:val="Normal"/>
    <w:link w:val="BalloonTextChar"/>
    <w:semiHidden/>
    <w:rsid w:val="00FD6452"/>
    <w:pPr>
      <w:pPrChange w:id="12" w:author="Domburg, Marleen" w:date="2026-09-25T20:01:00Z">
        <w:pPr/>
      </w:pPrChange>
    </w:pPr>
    <w:rPr>
      <w:rFonts w:ascii="Tahoma" w:hAnsi="Tahoma" w:cs="Tahoma"/>
      <w:sz w:val="16"/>
      <w:szCs w:val="16"/>
      <w:rPrChange w:id="12" w:author="Domburg, Marleen" w:date="2026-09-25T20:01:00Z">
        <w:rPr>
          <w:rFonts w:ascii="Segoe UI" w:hAnsi="Segoe UI" w:cs="Segoe UI"/>
          <w:snapToGrid w:val="0"/>
          <w:sz w:val="18"/>
          <w:szCs w:val="18"/>
          <w:lang w:val="fr-FR" w:eastAsia="en-GB" w:bidi="ar-SA"/>
        </w:rPr>
      </w:rPrChange>
    </w:rPr>
  </w:style>
  <w:style w:type="character" w:customStyle="1" w:styleId="BalloonTextChar">
    <w:name w:val="Balloon Text Char"/>
    <w:basedOn w:val="DefaultParagraphFont"/>
    <w:link w:val="BalloonText"/>
    <w:semiHidden/>
    <w:rsid w:val="00753309"/>
    <w:rPr>
      <w:rFonts w:ascii="Tahoma" w:hAnsi="Tahoma" w:cs="Tahoma"/>
      <w:snapToGrid w:val="0"/>
      <w:sz w:val="16"/>
      <w:szCs w:val="16"/>
      <w:lang w:val="fr-FR" w:eastAsia="en-GB"/>
    </w:rPr>
  </w:style>
  <w:style w:type="paragraph" w:customStyle="1" w:styleId="A-SectionHeadingArial">
    <w:name w:val="A-Section Heading_Arial"/>
    <w:rsid w:val="00753309"/>
    <w:pPr>
      <w:spacing w:after="0" w:line="240" w:lineRule="auto"/>
      <w:ind w:left="43" w:right="43"/>
    </w:pPr>
    <w:rPr>
      <w:rFonts w:ascii="Arial" w:hAnsi="Arial" w:cs="Times New Roman"/>
      <w:b/>
      <w:sz w:val="18"/>
      <w:szCs w:val="20"/>
    </w:rPr>
  </w:style>
  <w:style w:type="paragraph" w:styleId="Header">
    <w:name w:val="header"/>
    <w:basedOn w:val="Normal"/>
    <w:link w:val="HeaderChar"/>
    <w:pPr>
      <w:tabs>
        <w:tab w:val="center" w:pos="4153"/>
        <w:tab w:val="right" w:pos="8306"/>
      </w:tabs>
      <w:spacing w:after="240"/>
      <w:jc w:val="both"/>
      <w:pPrChange w:id="13" w:author="Domburg, Marleen" w:date="2026-09-25T20:01:00Z">
        <w:pPr>
          <w:tabs>
            <w:tab w:val="center" w:pos="4680"/>
            <w:tab w:val="right" w:pos="9360"/>
          </w:tabs>
        </w:pPr>
      </w:pPrChange>
    </w:pPr>
    <w:rPr>
      <w:sz w:val="24"/>
      <w:rPrChange w:id="13" w:author="Domburg, Marleen" w:date="2026-09-25T20:01:00Z">
        <w:rPr>
          <w:snapToGrid w:val="0"/>
          <w:lang w:val="fr-FR" w:eastAsia="en-GB" w:bidi="ar-SA"/>
        </w:rPr>
      </w:rPrChange>
    </w:rPr>
  </w:style>
  <w:style w:type="character" w:customStyle="1" w:styleId="HeaderChar">
    <w:name w:val="Header Char"/>
    <w:basedOn w:val="DefaultParagraphFont"/>
    <w:link w:val="Header"/>
    <w:rsid w:val="00753309"/>
    <w:rPr>
      <w:rFonts w:ascii="Times New Roman" w:hAnsi="Times New Roman" w:cs="Times New Roman"/>
      <w:snapToGrid w:val="0"/>
      <w:sz w:val="24"/>
      <w:szCs w:val="20"/>
      <w:lang w:val="fr-FR" w:eastAsia="en-GB"/>
    </w:rPr>
  </w:style>
  <w:style w:type="paragraph" w:styleId="Footer">
    <w:name w:val="footer"/>
    <w:basedOn w:val="Normal"/>
    <w:link w:val="FooterChar"/>
    <w:pPr>
      <w:tabs>
        <w:tab w:val="center" w:pos="4153"/>
        <w:tab w:val="right" w:pos="8306"/>
      </w:tabs>
      <w:pPrChange w:id="14" w:author="Domburg, Marleen" w:date="2026-09-25T20:01:00Z">
        <w:pPr>
          <w:tabs>
            <w:tab w:val="center" w:pos="4680"/>
            <w:tab w:val="right" w:pos="9360"/>
          </w:tabs>
        </w:pPr>
      </w:pPrChange>
    </w:pPr>
    <w:rPr>
      <w:rPrChange w:id="14" w:author="Domburg, Marleen" w:date="2026-09-25T20:01:00Z">
        <w:rPr>
          <w:snapToGrid w:val="0"/>
          <w:lang w:val="fr-FR" w:eastAsia="en-GB" w:bidi="ar-SA"/>
        </w:rPr>
      </w:rPrChange>
    </w:rPr>
  </w:style>
  <w:style w:type="character" w:customStyle="1" w:styleId="FooterChar">
    <w:name w:val="Footer Char"/>
    <w:basedOn w:val="DefaultParagraphFont"/>
    <w:link w:val="Footer"/>
    <w:rsid w:val="00753309"/>
    <w:rPr>
      <w:rFonts w:ascii="Times New Roman" w:hAnsi="Times New Roman" w:cs="Times New Roman"/>
      <w:snapToGrid w:val="0"/>
      <w:sz w:val="20"/>
      <w:szCs w:val="20"/>
      <w:lang w:val="fr-FR" w:eastAsia="en-GB"/>
    </w:rPr>
  </w:style>
  <w:style w:type="table" w:styleId="TableGrid">
    <w:name w:val="Table Grid"/>
    <w:basedOn w:val="TableNormal"/>
    <w:rsid w:val="00753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FB10DF"/>
    <w:pPr>
      <w:pPrChange w:id="15" w:author="Domburg, Marleen" w:date="2026-09-25T20:01:00Z">
        <w:pPr/>
      </w:pPrChange>
    </w:pPr>
    <w:rPr>
      <w:b/>
      <w:bCs/>
      <w:rPrChange w:id="15" w:author="Domburg, Marleen" w:date="2026-09-25T20:01:00Z">
        <w:rPr>
          <w:rFonts w:ascii="Palatino Linotype" w:hAnsi="Palatino Linotype"/>
          <w:b/>
          <w:bCs/>
          <w:snapToGrid w:val="0"/>
          <w:lang w:val="fr-FR" w:eastAsia="x-none" w:bidi="ar-SA"/>
        </w:rPr>
      </w:rPrChange>
    </w:rPr>
  </w:style>
  <w:style w:type="character" w:customStyle="1" w:styleId="CommentSubjectChar">
    <w:name w:val="Comment Subject Char"/>
    <w:basedOn w:val="CommentTextChar"/>
    <w:link w:val="CommentSubject"/>
    <w:rsid w:val="00753309"/>
    <w:rPr>
      <w:rFonts w:ascii="Times New Roman" w:hAnsi="Times New Roman" w:cs="Times New Roman"/>
      <w:b/>
      <w:bCs/>
      <w:snapToGrid w:val="0"/>
      <w:sz w:val="20"/>
      <w:szCs w:val="20"/>
      <w:lang w:val="fr-FR" w:eastAsia="x-none"/>
    </w:rPr>
  </w:style>
  <w:style w:type="paragraph" w:styleId="Revision">
    <w:name w:val="Revision"/>
    <w:hidden/>
    <w:uiPriority w:val="99"/>
    <w:semiHidden/>
    <w:rsid w:val="000E3813"/>
    <w:pPr>
      <w:spacing w:after="0" w:line="240" w:lineRule="auto"/>
    </w:pPr>
    <w:rPr>
      <w:rFonts w:ascii="Palatino Linotype" w:hAnsi="Palatino Linotype" w:cs="Times New Roman"/>
      <w:szCs w:val="24"/>
    </w:rPr>
  </w:style>
  <w:style w:type="paragraph" w:styleId="ListParagraph">
    <w:name w:val="List Paragraph"/>
    <w:basedOn w:val="Normal"/>
    <w:uiPriority w:val="34"/>
    <w:qFormat/>
    <w:rsid w:val="000E3813"/>
    <w:pPr>
      <w:ind w:left="720"/>
      <w:contextualSpacing/>
    </w:pPr>
  </w:style>
  <w:style w:type="character" w:customStyle="1" w:styleId="Heading2Char">
    <w:name w:val="Heading 2 Char"/>
    <w:basedOn w:val="DefaultParagraphFont"/>
    <w:link w:val="Heading2"/>
    <w:rsid w:val="00E74EC1"/>
    <w:rPr>
      <w:rFonts w:ascii="Times New Roman" w:hAnsi="Times New Roman" w:cs="Times New Roman"/>
      <w:b/>
      <w:snapToGrid w:val="0"/>
      <w:sz w:val="24"/>
      <w:szCs w:val="20"/>
      <w:lang w:val="fr-FR" w:eastAsia="en-GB"/>
    </w:rPr>
  </w:style>
  <w:style w:type="character" w:customStyle="1" w:styleId="Heading4Char">
    <w:name w:val="Heading 4 Char"/>
    <w:basedOn w:val="DefaultParagraphFont"/>
    <w:link w:val="Heading4"/>
    <w:rsid w:val="00E74EC1"/>
    <w:rPr>
      <w:rFonts w:ascii="Times New Roman" w:hAnsi="Times New Roman" w:cs="Times New Roman"/>
      <w:snapToGrid w:val="0"/>
      <w:sz w:val="24"/>
      <w:szCs w:val="20"/>
      <w:lang w:val="fr-FR" w:eastAsia="en-GB"/>
    </w:rPr>
  </w:style>
  <w:style w:type="character" w:customStyle="1" w:styleId="Heading5Char">
    <w:name w:val="Heading 5 Char"/>
    <w:basedOn w:val="DefaultParagraphFont"/>
    <w:link w:val="Heading5"/>
    <w:rsid w:val="00E74EC1"/>
    <w:rPr>
      <w:rFonts w:ascii="Arial" w:hAnsi="Arial" w:cs="Times New Roman"/>
      <w:snapToGrid w:val="0"/>
      <w:szCs w:val="20"/>
      <w:lang w:val="fr-FR" w:eastAsia="en-GB"/>
    </w:rPr>
  </w:style>
  <w:style w:type="character" w:customStyle="1" w:styleId="Heading6Char">
    <w:name w:val="Heading 6 Char"/>
    <w:basedOn w:val="DefaultParagraphFont"/>
    <w:link w:val="Heading6"/>
    <w:rsid w:val="00E74EC1"/>
    <w:rPr>
      <w:rFonts w:ascii="Arial" w:hAnsi="Arial" w:cs="Times New Roman"/>
      <w:i/>
      <w:snapToGrid w:val="0"/>
      <w:szCs w:val="20"/>
      <w:lang w:val="fr-FR" w:eastAsia="en-GB"/>
    </w:rPr>
  </w:style>
  <w:style w:type="character" w:customStyle="1" w:styleId="Heading7Char">
    <w:name w:val="Heading 7 Char"/>
    <w:basedOn w:val="DefaultParagraphFont"/>
    <w:link w:val="Heading7"/>
    <w:rsid w:val="00E74EC1"/>
    <w:rPr>
      <w:rFonts w:ascii="Arial" w:hAnsi="Arial" w:cs="Times New Roman"/>
      <w:snapToGrid w:val="0"/>
      <w:sz w:val="20"/>
      <w:szCs w:val="20"/>
      <w:lang w:val="fr-FR" w:eastAsia="en-GB"/>
    </w:rPr>
  </w:style>
  <w:style w:type="character" w:customStyle="1" w:styleId="Heading8Char">
    <w:name w:val="Heading 8 Char"/>
    <w:basedOn w:val="DefaultParagraphFont"/>
    <w:link w:val="Heading8"/>
    <w:rsid w:val="00E74EC1"/>
    <w:rPr>
      <w:rFonts w:ascii="Arial" w:hAnsi="Arial" w:cs="Times New Roman"/>
      <w:i/>
      <w:snapToGrid w:val="0"/>
      <w:sz w:val="20"/>
      <w:szCs w:val="20"/>
      <w:lang w:val="fr-FR" w:eastAsia="en-GB"/>
    </w:rPr>
  </w:style>
  <w:style w:type="character" w:customStyle="1" w:styleId="Heading9Char">
    <w:name w:val="Heading 9 Char"/>
    <w:basedOn w:val="DefaultParagraphFont"/>
    <w:link w:val="Heading9"/>
    <w:rsid w:val="00E74EC1"/>
    <w:rPr>
      <w:rFonts w:ascii="Arial" w:hAnsi="Arial" w:cs="Times New Roman"/>
      <w:i/>
      <w:snapToGrid w:val="0"/>
      <w:sz w:val="18"/>
      <w:szCs w:val="20"/>
      <w:lang w:val="fr-FR" w:eastAsia="en-GB"/>
    </w:rPr>
  </w:style>
  <w:style w:type="paragraph" w:customStyle="1" w:styleId="Text1">
    <w:name w:val="Text 1"/>
    <w:basedOn w:val="Normal"/>
    <w:pPr>
      <w:spacing w:after="240"/>
      <w:ind w:left="483"/>
      <w:jc w:val="both"/>
      <w:pPrChange w:id="16" w:author="Domburg, Marleen" w:date="2026-09-25T20:01:00Z">
        <w:pPr>
          <w:spacing w:after="240"/>
          <w:ind w:left="483"/>
          <w:jc w:val="both"/>
        </w:pPr>
      </w:pPrChange>
    </w:pPr>
    <w:rPr>
      <w:sz w:val="24"/>
      <w:rPrChange w:id="16" w:author="Domburg, Marleen" w:date="2026-09-25T20:01:00Z">
        <w:rPr>
          <w:snapToGrid w:val="0"/>
          <w:sz w:val="24"/>
          <w:lang w:val="fr-FR" w:eastAsia="en-GB" w:bidi="ar-SA"/>
        </w:rPr>
      </w:rPrChange>
    </w:rPr>
  </w:style>
  <w:style w:type="paragraph" w:customStyle="1" w:styleId="Text2">
    <w:name w:val="Text 2"/>
    <w:basedOn w:val="Normal"/>
    <w:pPr>
      <w:tabs>
        <w:tab w:val="left" w:pos="2161"/>
      </w:tabs>
      <w:spacing w:after="240"/>
      <w:ind w:left="1077"/>
      <w:jc w:val="both"/>
      <w:pPrChange w:id="17" w:author="Domburg, Marleen" w:date="2026-09-25T20:01:00Z">
        <w:pPr>
          <w:tabs>
            <w:tab w:val="left" w:pos="2161"/>
          </w:tabs>
          <w:spacing w:after="240"/>
          <w:ind w:left="1077"/>
          <w:jc w:val="both"/>
        </w:pPr>
      </w:pPrChange>
    </w:pPr>
    <w:rPr>
      <w:sz w:val="24"/>
      <w:rPrChange w:id="17" w:author="Domburg, Marleen" w:date="2026-09-25T20:01:00Z">
        <w:rPr>
          <w:snapToGrid w:val="0"/>
          <w:sz w:val="24"/>
          <w:lang w:val="fr-FR" w:eastAsia="en-GB" w:bidi="ar-SA"/>
        </w:rPr>
      </w:rPrChange>
    </w:rPr>
  </w:style>
  <w:style w:type="paragraph" w:customStyle="1" w:styleId="Text3">
    <w:name w:val="Text 3"/>
    <w:basedOn w:val="Normal"/>
    <w:pPr>
      <w:tabs>
        <w:tab w:val="left" w:pos="2302"/>
      </w:tabs>
      <w:spacing w:after="240"/>
      <w:ind w:left="1917"/>
      <w:jc w:val="both"/>
      <w:pPrChange w:id="18" w:author="Domburg, Marleen" w:date="2026-09-25T20:01:00Z">
        <w:pPr>
          <w:tabs>
            <w:tab w:val="left" w:pos="2302"/>
          </w:tabs>
          <w:spacing w:after="240"/>
          <w:ind w:left="1917"/>
          <w:jc w:val="both"/>
        </w:pPr>
      </w:pPrChange>
    </w:pPr>
    <w:rPr>
      <w:sz w:val="24"/>
      <w:rPrChange w:id="18" w:author="Domburg, Marleen" w:date="2026-09-25T20:01:00Z">
        <w:rPr>
          <w:snapToGrid w:val="0"/>
          <w:sz w:val="24"/>
          <w:lang w:val="fr-FR" w:eastAsia="en-GB" w:bidi="ar-SA"/>
        </w:rPr>
      </w:rPrChange>
    </w:rPr>
  </w:style>
  <w:style w:type="paragraph" w:customStyle="1" w:styleId="Text4">
    <w:name w:val="Text 4"/>
    <w:basedOn w:val="Normal"/>
    <w:pPr>
      <w:spacing w:after="240"/>
      <w:ind w:left="2880"/>
      <w:jc w:val="both"/>
      <w:pPrChange w:id="19" w:author="Domburg, Marleen" w:date="2026-09-25T20:01:00Z">
        <w:pPr>
          <w:spacing w:after="240"/>
          <w:ind w:left="2880"/>
          <w:jc w:val="both"/>
        </w:pPr>
      </w:pPrChange>
    </w:pPr>
    <w:rPr>
      <w:sz w:val="24"/>
      <w:rPrChange w:id="19" w:author="Domburg, Marleen" w:date="2026-09-25T20:01:00Z">
        <w:rPr>
          <w:snapToGrid w:val="0"/>
          <w:sz w:val="24"/>
          <w:lang w:val="fr-FR" w:eastAsia="en-GB" w:bidi="ar-SA"/>
        </w:rPr>
      </w:rPrChange>
    </w:rPr>
  </w:style>
  <w:style w:type="paragraph" w:styleId="Title">
    <w:name w:val="Title"/>
    <w:basedOn w:val="Normal"/>
    <w:link w:val="TitleChar"/>
    <w:qFormat/>
    <w:pPr>
      <w:tabs>
        <w:tab w:val="left" w:pos="-1440"/>
        <w:tab w:val="left" w:pos="-720"/>
        <w:tab w:val="left" w:pos="828"/>
        <w:tab w:val="left" w:pos="1044"/>
        <w:tab w:val="left" w:pos="1260"/>
        <w:tab w:val="left" w:pos="1476"/>
        <w:tab w:val="left" w:pos="1692"/>
        <w:tab w:val="left" w:pos="2160"/>
      </w:tabs>
      <w:jc w:val="center"/>
      <w:pPrChange w:id="20" w:author="Domburg, Marleen" w:date="2026-09-25T20:01:00Z">
        <w:pPr>
          <w:tabs>
            <w:tab w:val="left" w:pos="-1440"/>
            <w:tab w:val="left" w:pos="-720"/>
            <w:tab w:val="left" w:pos="828"/>
            <w:tab w:val="left" w:pos="1044"/>
            <w:tab w:val="left" w:pos="1260"/>
            <w:tab w:val="left" w:pos="1476"/>
            <w:tab w:val="left" w:pos="1692"/>
            <w:tab w:val="left" w:pos="2160"/>
          </w:tabs>
          <w:jc w:val="center"/>
        </w:pPr>
      </w:pPrChange>
    </w:pPr>
    <w:rPr>
      <w:b/>
      <w:sz w:val="22"/>
      <w:rPrChange w:id="20" w:author="Domburg, Marleen" w:date="2026-09-25T20:01:00Z">
        <w:rPr>
          <w:b/>
          <w:snapToGrid w:val="0"/>
          <w:lang w:val="fr-FR" w:eastAsia="en-GB" w:bidi="ar-SA"/>
        </w:rPr>
      </w:rPrChange>
    </w:rPr>
  </w:style>
  <w:style w:type="character" w:customStyle="1" w:styleId="TitleChar">
    <w:name w:val="Title Char"/>
    <w:basedOn w:val="DefaultParagraphFont"/>
    <w:link w:val="Title"/>
    <w:rsid w:val="00E74EC1"/>
    <w:rPr>
      <w:rFonts w:ascii="Times New Roman" w:hAnsi="Times New Roman" w:cs="Times New Roman"/>
      <w:b/>
      <w:snapToGrid w:val="0"/>
      <w:szCs w:val="20"/>
      <w:lang w:val="fr-FR" w:eastAsia="en-GB"/>
    </w:rPr>
  </w:style>
  <w:style w:type="paragraph" w:styleId="Subtitle">
    <w:name w:val="Subtitle"/>
    <w:basedOn w:val="Normal"/>
    <w:link w:val="SubtitleChar"/>
    <w:qFormat/>
    <w:pPr>
      <w:tabs>
        <w:tab w:val="left" w:pos="-1440"/>
        <w:tab w:val="left" w:pos="-720"/>
        <w:tab w:val="left" w:pos="828"/>
        <w:tab w:val="left" w:pos="1044"/>
        <w:tab w:val="left" w:pos="1260"/>
        <w:tab w:val="left" w:pos="1476"/>
        <w:tab w:val="left" w:pos="1692"/>
        <w:tab w:val="left" w:pos="2160"/>
      </w:tabs>
      <w:jc w:val="center"/>
      <w:pPrChange w:id="21" w:author="Domburg, Marleen" w:date="2026-09-25T20:01:00Z">
        <w:pPr>
          <w:tabs>
            <w:tab w:val="left" w:pos="-1440"/>
            <w:tab w:val="left" w:pos="-720"/>
            <w:tab w:val="left" w:pos="828"/>
            <w:tab w:val="left" w:pos="1044"/>
            <w:tab w:val="left" w:pos="1260"/>
            <w:tab w:val="left" w:pos="1476"/>
            <w:tab w:val="left" w:pos="1692"/>
            <w:tab w:val="left" w:pos="2160"/>
          </w:tabs>
          <w:jc w:val="center"/>
        </w:pPr>
      </w:pPrChange>
    </w:pPr>
    <w:rPr>
      <w:b/>
      <w:sz w:val="22"/>
      <w:rPrChange w:id="21" w:author="Domburg, Marleen" w:date="2026-09-25T20:01:00Z">
        <w:rPr>
          <w:b/>
          <w:snapToGrid w:val="0"/>
          <w:lang w:val="fr-FR" w:eastAsia="en-GB" w:bidi="ar-SA"/>
        </w:rPr>
      </w:rPrChange>
    </w:rPr>
  </w:style>
  <w:style w:type="character" w:customStyle="1" w:styleId="SubtitleChar">
    <w:name w:val="Subtitle Char"/>
    <w:basedOn w:val="DefaultParagraphFont"/>
    <w:link w:val="Subtitle"/>
    <w:rsid w:val="00E74EC1"/>
    <w:rPr>
      <w:rFonts w:ascii="Times New Roman" w:hAnsi="Times New Roman" w:cs="Times New Roman"/>
      <w:b/>
      <w:snapToGrid w:val="0"/>
      <w:szCs w:val="20"/>
      <w:lang w:val="fr-FR" w:eastAsia="en-GB"/>
    </w:rPr>
  </w:style>
  <w:style w:type="character" w:styleId="FootnoteReference">
    <w:name w:val="footnote reference"/>
    <w:semiHidden/>
    <w:rsid w:val="00E74EC1"/>
    <w:rPr>
      <w:rFonts w:cs="Times New Roman"/>
    </w:rPr>
  </w:style>
  <w:style w:type="paragraph" w:styleId="BodyText">
    <w:name w:val="Body Text"/>
    <w:aliases w:val="Document,Doc,Body Text2,doc,Standard paragraph,BodyText, (Norm),Body Text 12,bt,gl,uvlaka 2,(Norm),heading3,Body Text - Level 2,1body,BodText,body text,Body Txt,Body Text-10,Body Text Char2,Text Char1,Τίτλος Μελέτης,- TF,Text"/>
    <w:basedOn w:val="Normal"/>
    <w:link w:val="BodyTextChar"/>
    <w:pPr>
      <w:jc w:val="both"/>
      <w:pPrChange w:id="22" w:author="Domburg, Marleen" w:date="2026-09-25T20:01:00Z">
        <w:pPr>
          <w:jc w:val="both"/>
        </w:pPr>
      </w:pPrChange>
    </w:pPr>
    <w:rPr>
      <w:sz w:val="24"/>
      <w:rPrChange w:id="22" w:author="Domburg, Marleen" w:date="2026-09-25T20:01:00Z">
        <w:rPr>
          <w:snapToGrid w:val="0"/>
          <w:sz w:val="24"/>
          <w:lang w:val="fr-FR" w:eastAsia="en-GB" w:bidi="ar-SA"/>
        </w:rPr>
      </w:rPrChange>
    </w:rPr>
  </w:style>
  <w:style w:type="character" w:customStyle="1" w:styleId="BodyTextChar">
    <w:name w:val="Body Text Char"/>
    <w:aliases w:val="Document Char,Doc Char,Body Text2 Char,doc Char,Standard paragraph Char,BodyText Char, (Norm) Char,Body Text 12 Char,bt Char,gl Char,uvlaka 2 Char,(Norm) Char,heading3 Char,Body Text - Level 2 Char,1body Char,BodText Char,body text Char"/>
    <w:basedOn w:val="DefaultParagraphFont"/>
    <w:link w:val="BodyText"/>
    <w:rsid w:val="00E74EC1"/>
    <w:rPr>
      <w:rFonts w:ascii="Times New Roman" w:hAnsi="Times New Roman" w:cs="Times New Roman"/>
      <w:snapToGrid w:val="0"/>
      <w:sz w:val="24"/>
      <w:szCs w:val="20"/>
      <w:lang w:val="fr-FR" w:eastAsia="en-GB"/>
    </w:rPr>
  </w:style>
  <w:style w:type="paragraph" w:styleId="FootnoteText">
    <w:name w:val="footnote text"/>
    <w:basedOn w:val="Normal"/>
    <w:link w:val="FootnoteTextChar"/>
    <w:semiHidden/>
    <w:pPr>
      <w:spacing w:after="240"/>
      <w:ind w:left="357" w:hanging="357"/>
      <w:jc w:val="both"/>
      <w:pPrChange w:id="23" w:author="Domburg, Marleen" w:date="2026-09-25T20:01:00Z">
        <w:pPr>
          <w:spacing w:after="240"/>
          <w:ind w:left="357" w:hanging="357"/>
          <w:jc w:val="both"/>
        </w:pPr>
      </w:pPrChange>
    </w:pPr>
    <w:rPr>
      <w:rPrChange w:id="23" w:author="Domburg, Marleen" w:date="2026-09-25T20:01:00Z">
        <w:rPr>
          <w:snapToGrid w:val="0"/>
          <w:lang w:val="fr-FR" w:eastAsia="en-GB" w:bidi="ar-SA"/>
        </w:rPr>
      </w:rPrChange>
    </w:rPr>
  </w:style>
  <w:style w:type="character" w:customStyle="1" w:styleId="FootnoteTextChar">
    <w:name w:val="Footnote Text Char"/>
    <w:basedOn w:val="DefaultParagraphFont"/>
    <w:link w:val="FootnoteText"/>
    <w:semiHidden/>
    <w:rsid w:val="00E74EC1"/>
    <w:rPr>
      <w:rFonts w:ascii="Times New Roman" w:hAnsi="Times New Roman" w:cs="Times New Roman"/>
      <w:snapToGrid w:val="0"/>
      <w:sz w:val="20"/>
      <w:szCs w:val="20"/>
      <w:lang w:val="fr-FR" w:eastAsia="en-GB"/>
    </w:rPr>
  </w:style>
  <w:style w:type="character" w:styleId="PageNumber">
    <w:name w:val="page number"/>
    <w:rsid w:val="00E74EC1"/>
    <w:rPr>
      <w:rFonts w:cs="Times New Roman"/>
    </w:rPr>
  </w:style>
  <w:style w:type="paragraph" w:customStyle="1" w:styleId="Blockquote">
    <w:name w:val="Blockquote"/>
    <w:basedOn w:val="Normal"/>
    <w:pPr>
      <w:spacing w:before="100" w:after="100"/>
      <w:ind w:left="360" w:right="360"/>
      <w:pPrChange w:id="24" w:author="Domburg, Marleen" w:date="2026-09-25T20:01:00Z">
        <w:pPr>
          <w:spacing w:before="100" w:after="100"/>
          <w:ind w:left="360" w:right="360"/>
        </w:pPr>
      </w:pPrChange>
    </w:pPr>
    <w:rPr>
      <w:snapToGrid/>
      <w:sz w:val="24"/>
      <w:lang w:val="fr-BE"/>
      <w:rPrChange w:id="24" w:author="Domburg, Marleen" w:date="2026-09-25T20:01:00Z">
        <w:rPr>
          <w:snapToGrid w:val="0"/>
          <w:sz w:val="24"/>
          <w:lang w:val="fr-BE" w:eastAsia="en-GB" w:bidi="ar-SA"/>
        </w:rPr>
      </w:rPrChange>
    </w:rPr>
  </w:style>
  <w:style w:type="character" w:styleId="Emphasis">
    <w:name w:val="Emphasis"/>
    <w:qFormat/>
    <w:rsid w:val="00E74EC1"/>
    <w:rPr>
      <w:rFonts w:cs="Times New Roman"/>
      <w:i/>
    </w:rPr>
  </w:style>
  <w:style w:type="character" w:styleId="Hyperlink">
    <w:name w:val="Hyperlink"/>
    <w:rsid w:val="00E74EC1"/>
    <w:rPr>
      <w:rFonts w:cs="Times New Roman"/>
      <w:color w:val="0000FF"/>
      <w:u w:val="single"/>
    </w:rPr>
  </w:style>
  <w:style w:type="character" w:styleId="Strong">
    <w:name w:val="Strong"/>
    <w:qFormat/>
    <w:rsid w:val="00E74EC1"/>
    <w:rPr>
      <w:rFonts w:cs="Times New Roman"/>
      <w:b/>
    </w:rPr>
  </w:style>
  <w:style w:type="paragraph" w:customStyle="1" w:styleId="ZCom">
    <w:name w:val="Z_Com"/>
    <w:basedOn w:val="Normal"/>
    <w:next w:val="Normal"/>
    <w:pPr>
      <w:widowControl w:val="0"/>
      <w:ind w:right="85"/>
      <w:jc w:val="both"/>
      <w:pPrChange w:id="25" w:author="Domburg, Marleen" w:date="2026-09-25T20:01:00Z">
        <w:pPr>
          <w:widowControl w:val="0"/>
          <w:ind w:right="85"/>
          <w:jc w:val="both"/>
        </w:pPr>
      </w:pPrChange>
    </w:pPr>
    <w:rPr>
      <w:rFonts w:ascii="Arial" w:hAnsi="Arial"/>
      <w:snapToGrid/>
      <w:sz w:val="24"/>
      <w:lang w:val="en-GB"/>
      <w:rPrChange w:id="25" w:author="Domburg, Marleen" w:date="2026-09-25T20:01:00Z">
        <w:rPr>
          <w:rFonts w:ascii="Arial" w:hAnsi="Arial"/>
          <w:snapToGrid w:val="0"/>
          <w:sz w:val="24"/>
          <w:lang w:val="en-GB" w:eastAsia="en-GB" w:bidi="ar-SA"/>
        </w:rPr>
      </w:rPrChange>
    </w:rPr>
  </w:style>
  <w:style w:type="paragraph" w:styleId="DocumentMap">
    <w:name w:val="Document Map"/>
    <w:basedOn w:val="Normal"/>
    <w:link w:val="DocumentMapChar"/>
    <w:semiHidden/>
    <w:pPr>
      <w:shd w:val="clear" w:color="auto" w:fill="000080"/>
      <w:pPrChange w:id="26" w:author="Domburg, Marleen" w:date="2026-09-25T20:01:00Z">
        <w:pPr>
          <w:shd w:val="clear" w:color="auto" w:fill="000080"/>
        </w:pPr>
      </w:pPrChange>
    </w:pPr>
    <w:rPr>
      <w:rPrChange w:id="26" w:author="Domburg, Marleen" w:date="2026-09-25T20:01:00Z">
        <w:rPr>
          <w:snapToGrid w:val="0"/>
          <w:lang w:val="fr-FR" w:eastAsia="en-GB" w:bidi="ar-SA"/>
        </w:rPr>
      </w:rPrChange>
    </w:rPr>
  </w:style>
  <w:style w:type="character" w:customStyle="1" w:styleId="DocumentMapChar">
    <w:name w:val="Document Map Char"/>
    <w:basedOn w:val="DefaultParagraphFont"/>
    <w:link w:val="DocumentMap"/>
    <w:semiHidden/>
    <w:rsid w:val="00E74EC1"/>
    <w:rPr>
      <w:rFonts w:ascii="Times New Roman" w:hAnsi="Times New Roman" w:cs="Times New Roman"/>
      <w:snapToGrid w:val="0"/>
      <w:sz w:val="20"/>
      <w:szCs w:val="20"/>
      <w:shd w:val="clear" w:color="auto" w:fill="000080"/>
      <w:lang w:val="fr-FR" w:eastAsia="en-GB"/>
    </w:rPr>
  </w:style>
  <w:style w:type="character" w:customStyle="1" w:styleId="tw4winMark">
    <w:name w:val="tw4winMark"/>
    <w:rsid w:val="00E74EC1"/>
    <w:rPr>
      <w:rFonts w:ascii="Times New Roman" w:hAnsi="Times New Roman"/>
      <w:vanish/>
      <w:color w:val="800080"/>
      <w:sz w:val="24"/>
      <w:vertAlign w:val="subscript"/>
    </w:rPr>
  </w:style>
  <w:style w:type="character" w:customStyle="1" w:styleId="tw4winError">
    <w:name w:val="tw4winError"/>
    <w:rsid w:val="00E74EC1"/>
    <w:rPr>
      <w:color w:val="00FF00"/>
      <w:sz w:val="40"/>
    </w:rPr>
  </w:style>
  <w:style w:type="character" w:customStyle="1" w:styleId="tw4winTerm">
    <w:name w:val="tw4winTerm"/>
    <w:rsid w:val="00E74EC1"/>
    <w:rPr>
      <w:color w:val="0000FF"/>
    </w:rPr>
  </w:style>
  <w:style w:type="character" w:customStyle="1" w:styleId="tw4winPopup">
    <w:name w:val="tw4winPopup"/>
    <w:rsid w:val="00E74EC1"/>
    <w:rPr>
      <w:noProof/>
      <w:color w:val="008000"/>
    </w:rPr>
  </w:style>
  <w:style w:type="character" w:customStyle="1" w:styleId="tw4winJump">
    <w:name w:val="tw4winJump"/>
    <w:rsid w:val="00E74EC1"/>
    <w:rPr>
      <w:noProof/>
      <w:color w:val="008080"/>
    </w:rPr>
  </w:style>
  <w:style w:type="character" w:customStyle="1" w:styleId="tw4winExternal">
    <w:name w:val="tw4winExternal"/>
    <w:rsid w:val="00E74EC1"/>
    <w:rPr>
      <w:noProof/>
      <w:color w:val="808080"/>
    </w:rPr>
  </w:style>
  <w:style w:type="character" w:customStyle="1" w:styleId="tw4winInternal">
    <w:name w:val="tw4winInternal"/>
    <w:rsid w:val="00E74EC1"/>
    <w:rPr>
      <w:noProof/>
      <w:color w:val="FF0000"/>
    </w:rPr>
  </w:style>
  <w:style w:type="character" w:customStyle="1" w:styleId="DONOTTRANSLATE">
    <w:name w:val="DO_NOT_TRANSLATE"/>
    <w:rsid w:val="00E74EC1"/>
    <w:rPr>
      <w:noProof/>
      <w:color w:val="800000"/>
    </w:rPr>
  </w:style>
  <w:style w:type="paragraph" w:styleId="EndnoteText">
    <w:name w:val="endnote text"/>
    <w:basedOn w:val="Normal"/>
    <w:link w:val="EndnoteTextChar"/>
    <w:rsid w:val="002E24F7"/>
    <w:pPr>
      <w:pPrChange w:id="27" w:author="Domburg, Marleen" w:date="2026-09-25T20:01:00Z">
        <w:pPr/>
      </w:pPrChange>
    </w:pPr>
    <w:rPr>
      <w:lang w:eastAsia="x-none"/>
      <w:rPrChange w:id="27" w:author="Domburg, Marleen" w:date="2026-09-25T20:01:00Z">
        <w:rPr>
          <w:snapToGrid w:val="0"/>
          <w:lang w:val="fr-FR" w:eastAsia="x-none" w:bidi="ar-SA"/>
        </w:rPr>
      </w:rPrChange>
    </w:rPr>
  </w:style>
  <w:style w:type="character" w:customStyle="1" w:styleId="EndnoteTextChar">
    <w:name w:val="Endnote Text Char"/>
    <w:basedOn w:val="DefaultParagraphFont"/>
    <w:link w:val="EndnoteText"/>
    <w:rsid w:val="00E74EC1"/>
    <w:rPr>
      <w:rFonts w:ascii="Times New Roman" w:hAnsi="Times New Roman" w:cs="Times New Roman"/>
      <w:snapToGrid w:val="0"/>
      <w:sz w:val="20"/>
      <w:szCs w:val="20"/>
      <w:lang w:val="fr-FR" w:eastAsia="x-none"/>
    </w:rPr>
  </w:style>
  <w:style w:type="character" w:styleId="EndnoteReference">
    <w:name w:val="endnote reference"/>
    <w:rsid w:val="00E74EC1"/>
    <w:rPr>
      <w:vertAlign w:val="superscript"/>
    </w:rPr>
  </w:style>
  <w:style w:type="paragraph" w:customStyle="1" w:styleId="ColorfulList-Accent11">
    <w:name w:val="Colorful List - Accent 11"/>
    <w:basedOn w:val="Normal"/>
    <w:uiPriority w:val="34"/>
    <w:qFormat/>
    <w:rsid w:val="004A4617"/>
    <w:pPr>
      <w:ind w:left="720"/>
      <w:pPrChange w:id="28" w:author="Domburg, Marleen" w:date="2026-09-25T20:01:00Z">
        <w:pPr>
          <w:ind w:left="720"/>
        </w:pPr>
      </w:pPrChange>
    </w:pPr>
    <w:rPr>
      <w:rFonts w:ascii="Calibri" w:eastAsia="SimSun" w:hAnsi="Calibri" w:cs="Calibri"/>
      <w:snapToGrid/>
      <w:sz w:val="22"/>
      <w:szCs w:val="22"/>
      <w:lang w:val="en-GB" w:eastAsia="en-US"/>
      <w:rPrChange w:id="28" w:author="Domburg, Marleen" w:date="2026-09-25T20:01:00Z">
        <w:rPr>
          <w:rFonts w:ascii="Calibri" w:eastAsia="SimSun" w:hAnsi="Calibri" w:cs="Calibri"/>
          <w:snapToGrid w:val="0"/>
          <w:szCs w:val="22"/>
          <w:lang w:val="en-GB" w:eastAsia="en-GB" w:bidi="ar-SA"/>
        </w:rPr>
      </w:rPrChange>
    </w:rPr>
  </w:style>
  <w:style w:type="paragraph" w:customStyle="1" w:styleId="articletitle">
    <w:name w:val="article title"/>
    <w:basedOn w:val="Normal"/>
    <w:qFormat/>
    <w:rsid w:val="00B94564"/>
    <w:pPr>
      <w:numPr>
        <w:numId w:val="9"/>
      </w:numPr>
      <w:suppressAutoHyphens/>
      <w:spacing w:after="200" w:line="276" w:lineRule="auto"/>
      <w:ind w:left="357" w:hanging="357"/>
      <w:pPrChange w:id="29" w:author="Domburg, Marleen" w:date="2026-09-25T20:01:00Z">
        <w:pPr>
          <w:numPr>
            <w:numId w:val="9"/>
          </w:numPr>
          <w:suppressAutoHyphens/>
          <w:spacing w:after="200" w:line="276" w:lineRule="auto"/>
          <w:ind w:left="360" w:hanging="360"/>
        </w:pPr>
      </w:pPrChange>
    </w:pPr>
    <w:rPr>
      <w:rFonts w:eastAsia="Calibri"/>
      <w:b/>
      <w:snapToGrid/>
      <w:sz w:val="24"/>
      <w:szCs w:val="24"/>
      <w:lang w:val="en-GB" w:eastAsia="ar-SA"/>
      <w:rPrChange w:id="29" w:author="Domburg, Marleen" w:date="2026-09-25T20:01:00Z">
        <w:rPr>
          <w:rFonts w:eastAsia="Calibri"/>
          <w:b/>
          <w:snapToGrid w:val="0"/>
          <w:sz w:val="24"/>
          <w:lang w:val="en-GB" w:eastAsia="ar-SA" w:bidi="ar-SA"/>
        </w:rPr>
      </w:rPrChange>
    </w:rPr>
  </w:style>
  <w:style w:type="paragraph" w:customStyle="1" w:styleId="paragraph">
    <w:name w:val="paragraph"/>
    <w:basedOn w:val="Normal"/>
    <w:link w:val="paragraphChar"/>
    <w:qFormat/>
    <w:rsid w:val="00B94564"/>
    <w:pPr>
      <w:numPr>
        <w:ilvl w:val="1"/>
        <w:numId w:val="9"/>
      </w:numPr>
      <w:ind w:left="567" w:hanging="567"/>
      <w:jc w:val="both"/>
      <w:pPrChange w:id="30" w:author="Domburg, Marleen" w:date="2026-09-25T20:01:00Z">
        <w:pPr>
          <w:numPr>
            <w:ilvl w:val="1"/>
            <w:numId w:val="9"/>
          </w:numPr>
          <w:ind w:left="720" w:hanging="360"/>
          <w:jc w:val="both"/>
        </w:pPr>
      </w:pPrChange>
    </w:pPr>
    <w:rPr>
      <w:sz w:val="24"/>
      <w:szCs w:val="24"/>
      <w:lang w:val="x-none" w:eastAsia="x-none"/>
      <w:rPrChange w:id="30" w:author="Domburg, Marleen" w:date="2026-09-25T20:01:00Z">
        <w:rPr>
          <w:snapToGrid w:val="0"/>
          <w:sz w:val="24"/>
          <w:lang w:val="x-none" w:eastAsia="x-none" w:bidi="ar-SA"/>
        </w:rPr>
      </w:rPrChange>
    </w:rPr>
  </w:style>
  <w:style w:type="character" w:customStyle="1" w:styleId="paragraphChar">
    <w:name w:val="paragraph Char"/>
    <w:link w:val="paragraph"/>
    <w:rsid w:val="00E74EC1"/>
    <w:rPr>
      <w:rFonts w:ascii="Times New Roman" w:hAnsi="Times New Roman" w:cs="Times New Roman"/>
      <w:snapToGrid w:val="0"/>
      <w:sz w:val="24"/>
      <w:szCs w:val="24"/>
      <w:lang w:val="x-none" w:eastAsia="x-none"/>
    </w:rPr>
  </w:style>
  <w:style w:type="numbering" w:customStyle="1" w:styleId="PartI">
    <w:name w:val="Part I"/>
    <w:uiPriority w:val="99"/>
    <w:rsid w:val="00E74EC1"/>
    <w:pPr>
      <w:numPr>
        <w:numId w:val="9"/>
      </w:numPr>
    </w:pPr>
  </w:style>
  <w:style w:type="paragraph" w:customStyle="1" w:styleId="ColorfulShading-Accent11">
    <w:name w:val="Colorful Shading - Accent 11"/>
    <w:hidden/>
    <w:uiPriority w:val="99"/>
    <w:semiHidden/>
    <w:rsid w:val="009C424A"/>
    <w:pPr>
      <w:spacing w:after="0" w:line="240" w:lineRule="auto"/>
      <w:pPrChange w:id="31" w:author="Domburg, Marleen" w:date="2026-09-25T20:01:00Z">
        <w:pPr/>
      </w:pPrChange>
    </w:pPr>
    <w:rPr>
      <w:rFonts w:ascii="Times New Roman" w:hAnsi="Times New Roman" w:cs="Times New Roman"/>
      <w:snapToGrid w:val="0"/>
      <w:sz w:val="20"/>
      <w:szCs w:val="20"/>
      <w:lang w:val="fr-FR" w:eastAsia="en-GB"/>
      <w:rPrChange w:id="31" w:author="Domburg, Marleen" w:date="2026-09-25T20:01:00Z">
        <w:rPr>
          <w:snapToGrid w:val="0"/>
          <w:lang w:val="fr-FR" w:eastAsia="en-GB" w:bidi="ar-SA"/>
        </w:rPr>
      </w:rPrChange>
    </w:rPr>
  </w:style>
  <w:style w:type="character" w:styleId="FollowedHyperlink">
    <w:name w:val="FollowedHyperlink"/>
    <w:basedOn w:val="DefaultParagraphFont"/>
    <w:semiHidden/>
    <w:unhideWhenUsed/>
    <w:rsid w:val="00E74E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6026861">
      <w:bodyDiv w:val="1"/>
      <w:marLeft w:val="0"/>
      <w:marRight w:val="0"/>
      <w:marTop w:val="0"/>
      <w:marBottom w:val="0"/>
      <w:divBdr>
        <w:top w:val="none" w:sz="0" w:space="0" w:color="auto"/>
        <w:left w:val="none" w:sz="0" w:space="0" w:color="auto"/>
        <w:bottom w:val="none" w:sz="0" w:space="0" w:color="auto"/>
        <w:right w:val="none" w:sz="0" w:space="0" w:color="auto"/>
      </w:divBdr>
    </w:div>
    <w:div w:id="523248757">
      <w:bodyDiv w:val="1"/>
      <w:marLeft w:val="0"/>
      <w:marRight w:val="0"/>
      <w:marTop w:val="0"/>
      <w:marBottom w:val="0"/>
      <w:divBdr>
        <w:top w:val="none" w:sz="0" w:space="0" w:color="auto"/>
        <w:left w:val="none" w:sz="0" w:space="0" w:color="auto"/>
        <w:bottom w:val="none" w:sz="0" w:space="0" w:color="auto"/>
        <w:right w:val="none" w:sz="0" w:space="0" w:color="auto"/>
      </w:divBdr>
    </w:div>
    <w:div w:id="852841149">
      <w:bodyDiv w:val="1"/>
      <w:marLeft w:val="0"/>
      <w:marRight w:val="0"/>
      <w:marTop w:val="0"/>
      <w:marBottom w:val="0"/>
      <w:divBdr>
        <w:top w:val="none" w:sz="0" w:space="0" w:color="auto"/>
        <w:left w:val="none" w:sz="0" w:space="0" w:color="auto"/>
        <w:bottom w:val="none" w:sz="0" w:space="0" w:color="auto"/>
        <w:right w:val="none" w:sz="0" w:space="0" w:color="auto"/>
      </w:divBdr>
    </w:div>
    <w:div w:id="1735201621">
      <w:bodyDiv w:val="1"/>
      <w:marLeft w:val="0"/>
      <w:marRight w:val="0"/>
      <w:marTop w:val="0"/>
      <w:marBottom w:val="0"/>
      <w:divBdr>
        <w:top w:val="none" w:sz="0" w:space="0" w:color="auto"/>
        <w:left w:val="none" w:sz="0" w:space="0" w:color="auto"/>
        <w:bottom w:val="none" w:sz="0" w:space="0" w:color="auto"/>
        <w:right w:val="none" w:sz="0" w:space="0" w:color="auto"/>
      </w:divBdr>
    </w:div>
    <w:div w:id="1779566392">
      <w:bodyDiv w:val="1"/>
      <w:marLeft w:val="0"/>
      <w:marRight w:val="0"/>
      <w:marTop w:val="0"/>
      <w:marBottom w:val="0"/>
      <w:divBdr>
        <w:top w:val="none" w:sz="0" w:space="0" w:color="auto"/>
        <w:left w:val="none" w:sz="0" w:space="0" w:color="auto"/>
        <w:bottom w:val="none" w:sz="0" w:space="0" w:color="auto"/>
        <w:right w:val="none" w:sz="0" w:space="0" w:color="auto"/>
      </w:divBdr>
    </w:div>
    <w:div w:id="2041776283">
      <w:bodyDiv w:val="1"/>
      <w:marLeft w:val="0"/>
      <w:marRight w:val="0"/>
      <w:marTop w:val="0"/>
      <w:marBottom w:val="0"/>
      <w:divBdr>
        <w:top w:val="none" w:sz="0" w:space="0" w:color="auto"/>
        <w:left w:val="none" w:sz="0" w:space="0" w:color="auto"/>
        <w:bottom w:val="none" w:sz="0" w:space="0" w:color="auto"/>
        <w:right w:val="none" w:sz="0" w:space="0" w:color="auto"/>
      </w:divBdr>
    </w:div>
    <w:div w:id="208929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9860F-F70C-1D4B-A911-21B71A7DE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3704</Words>
  <Characters>21114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Texas Department of Agriculture</Company>
  <LinksUpToDate>false</LinksUpToDate>
  <CharactersWithSpaces>24769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Smith</dc:creator>
  <cp:keywords/>
  <dc:description/>
  <cp:lastModifiedBy>Arthur Souza Rodrigues</cp:lastModifiedBy>
  <cp:revision>1</cp:revision>
  <dcterms:created xsi:type="dcterms:W3CDTF">2024-06-27T18:29:00Z</dcterms:created>
  <dcterms:modified xsi:type="dcterms:W3CDTF">2026-09-26T00:01:00Z</dcterms:modified>
</cp:coreProperties>
</file>