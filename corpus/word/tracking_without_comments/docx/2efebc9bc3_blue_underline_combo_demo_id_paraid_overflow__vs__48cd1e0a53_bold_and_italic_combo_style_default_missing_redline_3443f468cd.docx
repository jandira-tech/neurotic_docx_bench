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FC5D8" w14:textId="77777777" w:rsidR="00867E95" w:rsidRDefault="00E72FD5">
      <w:ins w:id="0" w:author="Author" w:date="2026-06-29T10:51:00Z" w16du:dateUtc="2026-06-29T14:51:00Z">
        <w:r>
          <w:rPr>
            <w:b/>
            <w:bCs/>
            <w:i/>
            <w:iCs/>
          </w:rPr>
          <w:t>Bold and Italic</w:t>
        </w:r>
      </w:ins>
      <w:del w:id="1" w:author="Author" w:date="2026-06-29T10:51:00Z" w16du:dateUtc="2026-06-29T14:51:00Z">
        <w:r>
          <w:rPr>
            <w:color w:val="00B0F0"/>
            <w:u w:val="single"/>
          </w:rPr>
          <w:delText>Blue Underline</w:delText>
        </w:r>
      </w:del>
      <w:r>
        <w:rPr>
          <w:b/>
          <w:i/>
          <w:rPrChange w:id="2" w:author="Author" w:date="2026-06-29T10:51:00Z" w16du:dateUtc="2026-06-29T14:51:00Z">
            <w:rPr>
              <w:color w:val="00B0F0"/>
              <w:u w:val="single"/>
            </w:rPr>
          </w:rPrChange>
        </w:rPr>
        <w:t xml:space="preserve"> Combo Demo</w:t>
      </w:r>
    </w:p>
    <w:p w14:paraId="04A7BF8D" w14:textId="77777777" w:rsidR="00212182" w:rsidRDefault="00E72FD5">
      <w:pPr>
        <w:rPr>
          <w:ins w:id="3" w:author="Author" w:date="2026-06-29T10:51:00Z" w16du:dateUtc="2026-06-29T14:51:00Z"/>
        </w:rPr>
      </w:pPr>
      <w:ins w:id="4" w:author="Author" w:date="2026-06-29T10:51:00Z" w16du:dateUtc="2026-06-29T14:51:00Z">
        <w:r>
          <w:rPr>
            <w:b/>
            <w:bCs/>
            <w:i/>
            <w:iCs/>
          </w:rPr>
          <w:t>Demonstrating bold and italic combined.</w:t>
        </w:r>
      </w:ins>
    </w:p>
    <w:p w14:paraId="4EB5BD52" w14:textId="77777777" w:rsidR="00867E95" w:rsidRDefault="00E72FD5">
      <w:pPr>
        <w:rPr>
          <w:del w:id="5" w:author="Author" w:date="2026-06-29T10:51:00Z" w16du:dateUtc="2026-06-29T14:51:00Z"/>
        </w:rPr>
      </w:pPr>
      <w:r>
        <w:rPr>
          <w:b/>
          <w:i/>
          <w:rPrChange w:id="6" w:author="Author" w:date="2026-06-29T10:51:00Z" w16du:dateUtc="2026-06-29T14:51:00Z">
            <w:rPr>
              <w:color w:val="00B0F0"/>
              <w:u w:val="single"/>
            </w:rPr>
          </w:rPrChange>
        </w:rPr>
        <w:t xml:space="preserve">This </w:t>
      </w:r>
      <w:del w:id="7" w:author="Author" w:date="2026-06-29T10:51:00Z" w16du:dateUtc="2026-06-29T14:51:00Z">
        <w:r>
          <w:rPr>
            <w:color w:val="00B0F0"/>
            <w:u w:val="single"/>
          </w:rPr>
          <w:delText>document combines blue font color with underline.</w:delText>
        </w:r>
      </w:del>
    </w:p>
    <w:p w14:paraId="2D2CC211" w14:textId="77777777" w:rsidR="00867E95" w:rsidRDefault="00E72FD5">
      <w:del w:id="8" w:author="Author" w:date="2026-06-29T10:51:00Z" w16du:dateUtc="2026-06-29T14:51:00Z">
        <w:r>
          <w:rPr>
            <w:color w:val="00B0F0"/>
            <w:u w:val="single"/>
          </w:rPr>
          <w:delText xml:space="preserve">Blue underlined </w:delText>
        </w:r>
      </w:del>
      <w:r>
        <w:rPr>
          <w:b/>
          <w:i/>
          <w:rPrChange w:id="9" w:author="Author" w:date="2026-06-29T10:51:00Z" w16du:dateUtc="2026-06-29T14:51:00Z">
            <w:rPr>
              <w:color w:val="00B0F0"/>
              <w:u w:val="single"/>
            </w:rPr>
          </w:rPrChange>
        </w:rPr>
        <w:t xml:space="preserve">text </w:t>
      </w:r>
      <w:ins w:id="10" w:author="Author" w:date="2026-06-29T10:51:00Z" w16du:dateUtc="2026-06-29T14:51:00Z">
        <w:r>
          <w:rPr>
            <w:b/>
            <w:bCs/>
            <w:i/>
            <w:iCs/>
          </w:rPr>
          <w:t>is both bold and italic simultaneously</w:t>
        </w:r>
      </w:ins>
      <w:del w:id="11" w:author="Author" w:date="2026-06-29T10:51:00Z" w16du:dateUtc="2026-06-29T14:51:00Z">
        <w:r>
          <w:rPr>
            <w:color w:val="00B0F0"/>
            <w:u w:val="single"/>
          </w:rPr>
          <w:delText>resembles hyperlinks in documents</w:delText>
        </w:r>
      </w:del>
      <w:r>
        <w:rPr>
          <w:b/>
          <w:i/>
          <w:rPrChange w:id="12" w:author="Author" w:date="2026-06-29T10:51:00Z" w16du:dateUtc="2026-06-29T14:51:00Z">
            <w:rPr>
              <w:color w:val="00B0F0"/>
              <w:u w:val="single"/>
            </w:rPr>
          </w:rPrChange>
        </w:rPr>
        <w:t>.</w:t>
      </w:r>
    </w:p>
    <w:sectPr w:rsidR="00867E9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E95"/>
    <w:rsid w:val="00212182"/>
    <w:rsid w:val="00867E95"/>
    <w:rsid w:val="00B3365A"/>
    <w:rsid w:val="00D9023C"/>
    <w:rsid w:val="00E7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63CE4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2026-06-29T14:51:00Z</dcterms:modified>
</cp:coreProperties>
</file>