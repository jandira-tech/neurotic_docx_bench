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A7936F" w14:textId="2720BCC9" w:rsidR="00730761" w:rsidRDefault="001E15A0" w:rsidP="001E15A0">
      <w:pPr>
        <w:spacing w:after="0"/>
        <w:contextualSpacing/>
        <w:jc w:val="center"/>
        <w:rPr>
          <w:ins w:id="11" w:author="Sara Brandenburg" w:date="2026-09-25T21:11:00Z" w16du:dateUtc="2026-09-26T01:11:00Z"/>
        </w:rPr>
      </w:pPr>
      <w:ins w:id="12" w:author="Sara Brandenburg" w:date="2026-09-25T21:11:00Z" w16du:dateUtc="2026-09-26T01:11:00Z">
        <w:r>
          <w:rPr>
            <w:b/>
            <w:noProof/>
            <w:sz w:val="28"/>
            <w:szCs w:val="28"/>
          </w:rPr>
          <w:drawing>
            <wp:inline distT="0" distB="0" distL="0" distR="0" wp14:anchorId="6095EF86" wp14:editId="387D37D0">
              <wp:extent cx="866140" cy="774618"/>
              <wp:effectExtent l="0" t="0" r="0" b="6985"/>
              <wp:docPr id="1453635268" name="Picture 1453635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6942" cy="802166"/>
                      </a:xfrm>
                      <a:prstGeom prst="rect">
                        <a:avLst/>
                      </a:prstGeom>
                    </pic:spPr>
                  </pic:pic>
                </a:graphicData>
              </a:graphic>
            </wp:inline>
          </w:drawing>
        </w:r>
        <w:r>
          <w:rPr>
            <w:b/>
            <w:sz w:val="28"/>
            <w:szCs w:val="28"/>
          </w:rPr>
          <w:t xml:space="preserve">                                </w:t>
        </w:r>
        <w:r w:rsidR="0002534F">
          <w:rPr>
            <w:b/>
            <w:sz w:val="28"/>
            <w:szCs w:val="28"/>
          </w:rPr>
          <w:t xml:space="preserve">    </w:t>
        </w:r>
        <w:r>
          <w:rPr>
            <w:b/>
            <w:sz w:val="28"/>
            <w:szCs w:val="28"/>
          </w:rPr>
          <w:t xml:space="preserve">Summit Fastpitch </w:t>
        </w:r>
        <w:r>
          <w:rPr>
            <w:b/>
            <w:sz w:val="24"/>
            <w:szCs w:val="24"/>
          </w:rPr>
          <w:tab/>
        </w:r>
        <w:r>
          <w:rPr>
            <w:b/>
            <w:sz w:val="24"/>
            <w:szCs w:val="24"/>
          </w:rPr>
          <w:tab/>
          <w:t xml:space="preserve">              </w:t>
        </w:r>
        <w:r>
          <w:rPr>
            <w:b/>
            <w:sz w:val="24"/>
            <w:szCs w:val="24"/>
          </w:rPr>
          <w:tab/>
        </w:r>
        <w:r>
          <w:rPr>
            <w:b/>
            <w:noProof/>
            <w:sz w:val="28"/>
            <w:szCs w:val="28"/>
          </w:rPr>
          <w:drawing>
            <wp:inline distT="0" distB="0" distL="0" distR="0" wp14:anchorId="5DB6A90C" wp14:editId="43800820">
              <wp:extent cx="866775" cy="826004"/>
              <wp:effectExtent l="0" t="0" r="0" b="0"/>
              <wp:docPr id="414001487" name="Picture 41400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0233" cy="848359"/>
                      </a:xfrm>
                      <a:prstGeom prst="rect">
                        <a:avLst/>
                      </a:prstGeom>
                    </pic:spPr>
                  </pic:pic>
                </a:graphicData>
              </a:graphic>
            </wp:inline>
          </w:drawing>
        </w:r>
      </w:ins>
    </w:p>
    <w:p w14:paraId="76CFE5EF" w14:textId="345D1C9D" w:rsidR="00730761" w:rsidRDefault="00152FB0">
      <w:pPr>
        <w:spacing w:after="0"/>
        <w:contextualSpacing/>
        <w:jc w:val="center"/>
        <w:rPr>
          <w:ins w:id="13" w:author="Sara Brandenburg" w:date="2026-09-25T21:11:00Z" w16du:dateUtc="2026-09-26T01:11:00Z"/>
        </w:rPr>
      </w:pPr>
      <w:ins w:id="14" w:author="Sara Brandenburg" w:date="2026-09-25T21:11:00Z" w16du:dateUtc="2026-09-26T01:11:00Z">
        <w:r>
          <w:rPr>
            <w:b/>
            <w:sz w:val="24"/>
            <w:szCs w:val="24"/>
          </w:rPr>
          <w:t>Softball Registration Form</w:t>
        </w:r>
      </w:ins>
    </w:p>
    <w:p w14:paraId="20B4EF26" w14:textId="5D9FF53E" w:rsidR="00730761" w:rsidRDefault="00152FB0">
      <w:pPr>
        <w:spacing w:after="0"/>
        <w:contextualSpacing/>
        <w:jc w:val="center"/>
        <w:rPr>
          <w:ins w:id="15" w:author="Sara Brandenburg" w:date="2026-09-25T21:11:00Z" w16du:dateUtc="2026-09-26T01:11:00Z"/>
          <w:sz w:val="24"/>
          <w:szCs w:val="24"/>
        </w:rPr>
      </w:pPr>
      <w:ins w:id="16" w:author="Sara Brandenburg" w:date="2026-09-25T21:11:00Z" w16du:dateUtc="2026-09-26T01:11:00Z">
        <w:r>
          <w:rPr>
            <w:sz w:val="24"/>
            <w:szCs w:val="24"/>
          </w:rPr>
          <w:t>Register online at www.</w:t>
        </w:r>
        <w:r w:rsidR="001E15A0">
          <w:rPr>
            <w:sz w:val="24"/>
            <w:szCs w:val="24"/>
          </w:rPr>
          <w:t>summitfastpitch.com</w:t>
        </w:r>
        <w:r>
          <w:rPr>
            <w:sz w:val="24"/>
            <w:szCs w:val="24"/>
          </w:rPr>
          <w:t xml:space="preserve"> </w:t>
        </w:r>
      </w:ins>
    </w:p>
    <w:p w14:paraId="584738E1" w14:textId="148419B1" w:rsidR="00730761" w:rsidRDefault="001E15A0" w:rsidP="001E15A0">
      <w:pPr>
        <w:ind w:left="1440" w:firstLine="720"/>
        <w:contextualSpacing/>
        <w:rPr>
          <w:ins w:id="17" w:author="Sara Brandenburg" w:date="2026-09-25T21:11:00Z" w16du:dateUtc="2026-09-26T01:11:00Z"/>
        </w:rPr>
      </w:pPr>
      <w:ins w:id="18" w:author="Sara Brandenburg" w:date="2026-09-25T21:11:00Z" w16du:dateUtc="2026-09-26T01:11:00Z">
        <w:r>
          <w:rPr>
            <w:b/>
            <w:sz w:val="28"/>
            <w:szCs w:val="28"/>
          </w:rPr>
          <w:t xml:space="preserve">       </w:t>
        </w:r>
        <w:r w:rsidR="00152FB0">
          <w:rPr>
            <w:b/>
            <w:sz w:val="28"/>
            <w:szCs w:val="28"/>
          </w:rPr>
          <w:t xml:space="preserve"> </w:t>
        </w:r>
        <w:r w:rsidR="00152FB0">
          <w:rPr>
            <w:sz w:val="18"/>
            <w:szCs w:val="18"/>
          </w:rPr>
          <w:t>Complete the player information below and submit form to</w:t>
        </w:r>
        <w:r w:rsidR="00847822">
          <w:rPr>
            <w:sz w:val="18"/>
            <w:szCs w:val="18"/>
          </w:rPr>
          <w:t xml:space="preserve"> Sarah</w:t>
        </w:r>
        <w:r w:rsidR="009A20FB">
          <w:rPr>
            <w:sz w:val="18"/>
            <w:szCs w:val="18"/>
          </w:rPr>
          <w:t xml:space="preserve"> @ sarahsummitfp@gmail.com</w:t>
        </w:r>
        <w:r w:rsidR="00847822">
          <w:rPr>
            <w:sz w:val="18"/>
            <w:szCs w:val="18"/>
          </w:rPr>
          <w:t xml:space="preserve"> </w:t>
        </w:r>
        <w:r w:rsidR="00152FB0">
          <w:rPr>
            <w:sz w:val="18"/>
            <w:szCs w:val="18"/>
          </w:rPr>
          <w:br/>
          <w:t xml:space="preserve">            </w:t>
        </w:r>
        <w:r w:rsidR="00152FB0">
          <w:rPr>
            <w:sz w:val="18"/>
            <w:szCs w:val="18"/>
          </w:rPr>
          <w:tab/>
        </w:r>
        <w:r>
          <w:rPr>
            <w:sz w:val="18"/>
            <w:szCs w:val="18"/>
          </w:rPr>
          <w:tab/>
        </w:r>
        <w:r w:rsidR="00152FB0">
          <w:rPr>
            <w:sz w:val="18"/>
            <w:szCs w:val="18"/>
          </w:rPr>
          <w:t xml:space="preserve">                      </w:t>
        </w:r>
        <w:r>
          <w:rPr>
            <w:sz w:val="18"/>
            <w:szCs w:val="18"/>
          </w:rPr>
          <w:t xml:space="preserve"> </w:t>
        </w:r>
        <w:r w:rsidR="00152FB0">
          <w:rPr>
            <w:b/>
            <w:sz w:val="18"/>
            <w:szCs w:val="18"/>
          </w:rPr>
          <w:t xml:space="preserve">Registration questions?  </w:t>
        </w:r>
        <w:r w:rsidR="00152FB0">
          <w:rPr>
            <w:sz w:val="18"/>
            <w:szCs w:val="18"/>
          </w:rPr>
          <w:t>859-</w:t>
        </w:r>
        <w:r w:rsidR="0002534F">
          <w:rPr>
            <w:sz w:val="18"/>
            <w:szCs w:val="18"/>
          </w:rPr>
          <w:t>396-9818</w:t>
        </w:r>
      </w:ins>
    </w:p>
    <w:p w14:paraId="02C22736" w14:textId="77777777" w:rsidR="0042780A" w:rsidRPr="001C139C" w:rsidRDefault="0042780A" w:rsidP="00D77C85">
      <w:pPr>
        <w:jc w:val="center"/>
        <w:rPr>
          <w:del w:id="19" w:author="Sara Brandenburg" w:date="2026-09-25T21:11:00Z" w16du:dateUtc="2026-09-26T01:11:00Z"/>
          <w:sz w:val="18"/>
          <w:szCs w:val="18"/>
        </w:rPr>
      </w:pPr>
    </w:p>
    <w:p w14:paraId="0D7C8104" w14:textId="6669C547" w:rsidR="00AA7F8C" w:rsidRPr="00D77C85" w:rsidRDefault="00D77C85" w:rsidP="00D77C85">
      <w:pPr>
        <w:jc w:val="center"/>
        <w:rPr>
          <w:del w:id="20" w:author="Sara Brandenburg" w:date="2026-09-25T21:11:00Z" w16du:dateUtc="2026-09-26T01:11:00Z"/>
          <w:sz w:val="44"/>
          <w:szCs w:val="44"/>
        </w:rPr>
      </w:pPr>
      <w:del w:id="21" w:author="Sara Brandenburg" w:date="2026-09-25T21:11:00Z" w16du:dateUtc="2026-09-26T01:11:00Z">
        <w:r w:rsidRPr="00D77C85">
          <w:rPr>
            <w:sz w:val="44"/>
            <w:szCs w:val="44"/>
          </w:rPr>
          <w:delText xml:space="preserve">2022 FSC Life Insurance </w:delText>
        </w:r>
        <w:r w:rsidR="00B75F5B">
          <w:rPr>
            <w:sz w:val="44"/>
            <w:szCs w:val="44"/>
          </w:rPr>
          <w:delText xml:space="preserve">Industry </w:delText>
        </w:r>
        <w:r w:rsidRPr="00D77C85">
          <w:rPr>
            <w:sz w:val="44"/>
            <w:szCs w:val="44"/>
          </w:rPr>
          <w:delText xml:space="preserve">Award </w:delText>
        </w:r>
        <w:r w:rsidR="00B75F5B">
          <w:rPr>
            <w:sz w:val="44"/>
            <w:szCs w:val="44"/>
          </w:rPr>
          <w:delText>Nomination</w:delText>
        </w:r>
      </w:del>
    </w:p>
    <w:p w14:paraId="709D5030" w14:textId="6E27E5DB" w:rsidR="00D77C85" w:rsidRPr="00B75F5B" w:rsidRDefault="005F3C56" w:rsidP="00D77C85">
      <w:pPr>
        <w:jc w:val="center"/>
        <w:rPr>
          <w:del w:id="22" w:author="Sara Brandenburg" w:date="2026-09-25T21:11:00Z" w16du:dateUtc="2026-09-26T01:11:00Z"/>
          <w:rFonts w:ascii="Roboto Black" w:hAnsi="Roboto Black"/>
        </w:rPr>
      </w:pPr>
      <w:del w:id="23" w:author="Sara Brandenburg" w:date="2026-09-25T21:11:00Z" w16du:dateUtc="2026-09-26T01:11:00Z">
        <w:r>
          <w:rPr>
            <w:rFonts w:ascii="Roboto Black" w:hAnsi="Roboto Black"/>
            <w:sz w:val="44"/>
            <w:szCs w:val="44"/>
          </w:rPr>
          <w:delText xml:space="preserve">Innovation </w:delText>
        </w:r>
        <w:r w:rsidR="00E72F75">
          <w:rPr>
            <w:rFonts w:ascii="Roboto Black" w:hAnsi="Roboto Black"/>
            <w:sz w:val="44"/>
            <w:szCs w:val="44"/>
          </w:rPr>
          <w:delText>in Life Insurance Product</w:delText>
        </w:r>
      </w:del>
    </w:p>
    <w:p w14:paraId="56A5E004" w14:textId="348FD325" w:rsidR="00D77C85" w:rsidRDefault="00D77C85" w:rsidP="00D77C85">
      <w:pPr>
        <w:jc w:val="center"/>
        <w:rPr>
          <w:del w:id="24" w:author="Sara Brandenburg" w:date="2026-09-25T21:11:00Z" w16du:dateUtc="2026-09-26T01:11:00Z"/>
        </w:rPr>
      </w:pPr>
    </w:p>
    <w:p w14:paraId="0CA3F62E" w14:textId="2B677590" w:rsidR="00D77C85" w:rsidRPr="0093717D" w:rsidRDefault="00D77C85" w:rsidP="00D77C85">
      <w:pPr>
        <w:jc w:val="center"/>
        <w:rPr>
          <w:del w:id="25" w:author="Sara Brandenburg" w:date="2026-09-25T21:11:00Z" w16du:dateUtc="2026-09-26T01:11:00Z"/>
          <w:sz w:val="4"/>
          <w:szCs w:val="8"/>
        </w:rPr>
      </w:pPr>
    </w:p>
    <w:p w14:paraId="5483832F" w14:textId="0A4864A5" w:rsidR="00FD4213" w:rsidRPr="000A172A" w:rsidRDefault="00FD4213" w:rsidP="00621627">
      <w:pPr>
        <w:jc w:val="center"/>
        <w:rPr>
          <w:del w:id="26" w:author="Sara Brandenburg" w:date="2026-09-25T21:11:00Z" w16du:dateUtc="2026-09-26T01:11:00Z"/>
          <w:rFonts w:eastAsia="Times New Roman" w:cstheme="minorHAnsi"/>
          <w:color w:val="333E48"/>
          <w:sz w:val="28"/>
          <w:szCs w:val="28"/>
          <w:shd w:val="clear" w:color="auto" w:fill="FFFFFF"/>
          <w:lang w:eastAsia="en-AU"/>
        </w:rPr>
      </w:pPr>
      <w:del w:id="27" w:author="Sara Brandenburg" w:date="2026-09-25T21:11:00Z" w16du:dateUtc="2026-09-26T01:11:00Z">
        <w:r w:rsidRPr="000A172A">
          <w:rPr>
            <w:rFonts w:eastAsia="Times New Roman" w:cstheme="minorHAnsi"/>
            <w:color w:val="333E48"/>
            <w:sz w:val="28"/>
            <w:szCs w:val="28"/>
            <w:shd w:val="clear" w:color="auto" w:fill="FFFFFF"/>
            <w:lang w:eastAsia="en-AU"/>
          </w:rPr>
          <w:delText xml:space="preserve">Proudly sponsored by </w:delText>
        </w:r>
        <w:r w:rsidR="00621627">
          <w:fldChar w:fldCharType="begin"/>
        </w:r>
        <w:r w:rsidR="00621627">
          <w:delInstrText>HYPERLINK "https://www.rgare.com/global-directory/asia-pacific/australia-and-new-zealand"</w:delInstrText>
        </w:r>
        <w:r w:rsidR="00621627">
          <w:fldChar w:fldCharType="separate"/>
        </w:r>
        <w:r w:rsidR="00621627" w:rsidRPr="00F3040F">
          <w:rPr>
            <w:rStyle w:val="Hyperlink"/>
            <w:rFonts w:eastAsia="Times New Roman" w:cstheme="minorHAnsi"/>
            <w:sz w:val="28"/>
            <w:szCs w:val="28"/>
            <w:shd w:val="clear" w:color="auto" w:fill="FFFFFF"/>
            <w:lang w:eastAsia="en-AU"/>
          </w:rPr>
          <w:delText>RGA Reinsurance Company of Australia Limited</w:delText>
        </w:r>
        <w:r w:rsidR="00621627">
          <w:fldChar w:fldCharType="end"/>
        </w:r>
      </w:del>
    </w:p>
    <w:p w14:paraId="494F62B3" w14:textId="77777777" w:rsidR="00621627" w:rsidRDefault="00621627" w:rsidP="006141B3">
      <w:pPr>
        <w:rPr>
          <w:del w:id="28" w:author="Sara Brandenburg" w:date="2026-09-25T21:11:00Z" w16du:dateUtc="2026-09-26T01:11:00Z"/>
          <w:rFonts w:eastAsia="Times New Roman" w:cstheme="minorHAnsi"/>
          <w:b/>
          <w:bCs/>
          <w:color w:val="333E48"/>
          <w:shd w:val="clear" w:color="auto" w:fill="FFFFFF"/>
          <w:lang w:eastAsia="en-AU"/>
        </w:rPr>
      </w:pPr>
    </w:p>
    <w:p w14:paraId="61AC4F13" w14:textId="596360C0" w:rsidR="006141B3" w:rsidRDefault="006141B3" w:rsidP="006141B3">
      <w:pPr>
        <w:rPr>
          <w:del w:id="29" w:author="Sara Brandenburg" w:date="2026-09-25T21:11:00Z" w16du:dateUtc="2026-09-26T01:11:00Z"/>
          <w:rFonts w:eastAsia="Times New Roman" w:cstheme="minorHAnsi"/>
          <w:b/>
          <w:bCs/>
          <w:color w:val="333E48"/>
          <w:shd w:val="clear" w:color="auto" w:fill="FFFFFF"/>
          <w:lang w:eastAsia="en-AU"/>
        </w:rPr>
      </w:pPr>
      <w:del w:id="30" w:author="Sara Brandenburg" w:date="2026-09-25T21:11:00Z" w16du:dateUtc="2026-09-26T01:11:00Z">
        <w:r w:rsidRPr="006141B3">
          <w:rPr>
            <w:rFonts w:eastAsia="Times New Roman" w:cstheme="minorHAnsi"/>
            <w:b/>
            <w:bCs/>
            <w:color w:val="333E48"/>
            <w:shd w:val="clear" w:color="auto" w:fill="FFFFFF"/>
            <w:lang w:eastAsia="en-AU"/>
          </w:rPr>
          <w:delText>About this award</w:delText>
        </w:r>
      </w:del>
    </w:p>
    <w:p w14:paraId="6225AF1B" w14:textId="77777777" w:rsidR="006141B3" w:rsidRPr="006141B3" w:rsidRDefault="006141B3" w:rsidP="006141B3">
      <w:pPr>
        <w:rPr>
          <w:del w:id="31" w:author="Sara Brandenburg" w:date="2026-09-25T21:11:00Z" w16du:dateUtc="2026-09-26T01:11:00Z"/>
          <w:rFonts w:eastAsia="Times New Roman" w:cstheme="minorHAnsi"/>
          <w:b/>
          <w:bCs/>
          <w:color w:val="333E48"/>
          <w:shd w:val="clear" w:color="auto" w:fill="FFFFFF"/>
          <w:lang w:eastAsia="en-AU"/>
        </w:rPr>
      </w:pPr>
    </w:p>
    <w:p w14:paraId="48B82346" w14:textId="6BB3C16E" w:rsidR="006141B3" w:rsidRPr="006141B3" w:rsidRDefault="009B7061" w:rsidP="006141B3">
      <w:pPr>
        <w:rPr>
          <w:del w:id="32" w:author="Sara Brandenburg" w:date="2026-09-25T21:11:00Z" w16du:dateUtc="2026-09-26T01:11:00Z"/>
          <w:rFonts w:eastAsia="Times New Roman" w:cstheme="minorHAnsi"/>
          <w:color w:val="333E48"/>
          <w:shd w:val="clear" w:color="auto" w:fill="FFFFFF"/>
          <w:lang w:eastAsia="en-AU"/>
        </w:rPr>
      </w:pPr>
      <w:del w:id="33" w:author="Sara Brandenburg" w:date="2026-09-25T21:11:00Z" w16du:dateUtc="2026-09-26T01:11:00Z">
        <w:r w:rsidRPr="009B7061">
          <w:rPr>
            <w:rFonts w:eastAsia="Times New Roman" w:cstheme="minorHAnsi"/>
            <w:color w:val="333E48"/>
            <w:shd w:val="clear" w:color="auto" w:fill="FFFFFF"/>
            <w:lang w:eastAsia="en-AU"/>
          </w:rPr>
          <w:delText xml:space="preserve">This award will honour an organisation which has demonstrated an outstanding commitment to innovation in life insurance through the launch of a new product.  </w:delText>
        </w:r>
      </w:del>
    </w:p>
    <w:p w14:paraId="5B2E1516" w14:textId="77777777" w:rsidR="006141B3" w:rsidRPr="006141B3" w:rsidRDefault="006141B3" w:rsidP="006141B3">
      <w:pPr>
        <w:rPr>
          <w:del w:id="34" w:author="Sara Brandenburg" w:date="2026-09-25T21:11:00Z" w16du:dateUtc="2026-09-26T01:11:00Z"/>
          <w:rFonts w:eastAsia="Times New Roman" w:cstheme="minorHAnsi"/>
          <w:color w:val="333E48"/>
          <w:shd w:val="clear" w:color="auto" w:fill="FFFFFF"/>
          <w:lang w:eastAsia="en-AU"/>
        </w:rPr>
      </w:pPr>
    </w:p>
    <w:p w14:paraId="7AE4E0C0" w14:textId="77777777" w:rsidR="00556F18" w:rsidRPr="002C5B7D" w:rsidRDefault="00556F18" w:rsidP="00556F18">
      <w:pPr>
        <w:rPr>
          <w:del w:id="35" w:author="Sara Brandenburg" w:date="2026-09-25T21:11:00Z" w16du:dateUtc="2026-09-26T01:11:00Z"/>
          <w:rFonts w:eastAsia="Times New Roman" w:cstheme="minorHAnsi"/>
          <w:b/>
          <w:bCs/>
          <w:color w:val="333E48"/>
          <w:lang w:eastAsia="en-AU"/>
        </w:rPr>
      </w:pPr>
      <w:del w:id="36" w:author="Sara Brandenburg" w:date="2026-09-25T21:11:00Z" w16du:dateUtc="2026-09-26T01:11:00Z">
        <w:r w:rsidRPr="002C5B7D">
          <w:rPr>
            <w:rFonts w:eastAsia="Times New Roman" w:cstheme="minorHAnsi"/>
            <w:b/>
            <w:bCs/>
            <w:color w:val="333E48"/>
            <w:lang w:eastAsia="en-AU"/>
          </w:rPr>
          <w:delText>Eligibility: </w:delText>
        </w:r>
      </w:del>
    </w:p>
    <w:p w14:paraId="398F267A" w14:textId="77777777" w:rsidR="00556F18" w:rsidRPr="002C5B7D" w:rsidRDefault="00556F18" w:rsidP="00556F18">
      <w:pPr>
        <w:rPr>
          <w:del w:id="37" w:author="Sara Brandenburg" w:date="2026-09-25T21:11:00Z" w16du:dateUtc="2026-09-26T01:11:00Z"/>
          <w:rFonts w:eastAsia="Times New Roman" w:cstheme="minorHAnsi"/>
          <w:lang w:eastAsia="en-AU"/>
        </w:rPr>
      </w:pPr>
    </w:p>
    <w:p w14:paraId="232EC2B5" w14:textId="77777777" w:rsidR="00541210" w:rsidRPr="00541210" w:rsidRDefault="00541210" w:rsidP="00541210">
      <w:pPr>
        <w:pStyle w:val="ListParagraph"/>
        <w:numPr>
          <w:ilvl w:val="0"/>
          <w:numId w:val="21"/>
        </w:numPr>
        <w:rPr>
          <w:del w:id="38" w:author="Sara Brandenburg" w:date="2026-09-25T21:11:00Z" w16du:dateUtc="2026-09-26T01:11:00Z"/>
          <w:rFonts w:eastAsia="Times New Roman" w:cstheme="minorHAnsi"/>
          <w:color w:val="333E48"/>
          <w:lang w:eastAsia="en-AU"/>
        </w:rPr>
      </w:pPr>
      <w:del w:id="39" w:author="Sara Brandenburg" w:date="2026-09-25T21:11:00Z" w16du:dateUtc="2026-09-26T01:11:00Z">
        <w:r w:rsidRPr="00541210">
          <w:rPr>
            <w:rFonts w:eastAsia="Times New Roman" w:cstheme="minorHAnsi"/>
            <w:color w:val="333E48"/>
            <w:lang w:eastAsia="en-AU"/>
          </w:rPr>
          <w:delText xml:space="preserve">Nominated organisation must be a member of the Financial Services Council. </w:delText>
        </w:r>
      </w:del>
    </w:p>
    <w:p w14:paraId="03F5FAE5" w14:textId="746985AC" w:rsidR="00556F18" w:rsidRDefault="00541210" w:rsidP="00541210">
      <w:pPr>
        <w:pStyle w:val="ListParagraph"/>
        <w:numPr>
          <w:ilvl w:val="0"/>
          <w:numId w:val="21"/>
        </w:numPr>
        <w:rPr>
          <w:del w:id="40" w:author="Sara Brandenburg" w:date="2026-09-25T21:11:00Z" w16du:dateUtc="2026-09-26T01:11:00Z"/>
          <w:rFonts w:eastAsia="Times New Roman" w:cstheme="minorHAnsi"/>
          <w:color w:val="333E48"/>
          <w:lang w:eastAsia="en-AU"/>
        </w:rPr>
      </w:pPr>
      <w:del w:id="41" w:author="Sara Brandenburg" w:date="2026-09-25T21:11:00Z" w16du:dateUtc="2026-09-26T01:11:00Z">
        <w:r w:rsidRPr="00541210">
          <w:rPr>
            <w:rFonts w:eastAsia="Times New Roman" w:cstheme="minorHAnsi"/>
            <w:color w:val="333E48"/>
            <w:lang w:eastAsia="en-AU"/>
          </w:rPr>
          <w:delText>The product being nominated must have been launched post 27 July 2021</w:delText>
        </w:r>
        <w:r w:rsidR="001C139C">
          <w:rPr>
            <w:rFonts w:eastAsia="Times New Roman" w:cstheme="minorHAnsi"/>
            <w:color w:val="333E48"/>
            <w:lang w:eastAsia="en-AU"/>
          </w:rPr>
          <w:delText>.</w:delText>
        </w:r>
      </w:del>
    </w:p>
    <w:p w14:paraId="421BD327" w14:textId="4C3573C8" w:rsidR="001C139C" w:rsidRPr="00541210" w:rsidRDefault="001C139C" w:rsidP="00541210">
      <w:pPr>
        <w:pStyle w:val="ListParagraph"/>
        <w:numPr>
          <w:ilvl w:val="0"/>
          <w:numId w:val="21"/>
        </w:numPr>
        <w:rPr>
          <w:del w:id="42" w:author="Sara Brandenburg" w:date="2026-09-25T21:11:00Z" w16du:dateUtc="2026-09-26T01:11:00Z"/>
          <w:rFonts w:eastAsia="Times New Roman" w:cstheme="minorHAnsi"/>
          <w:color w:val="333E48"/>
          <w:lang w:eastAsia="en-AU"/>
        </w:rPr>
      </w:pPr>
      <w:del w:id="43" w:author="Sara Brandenburg" w:date="2026-09-25T21:11:00Z" w16du:dateUtc="2026-09-26T01:11:00Z">
        <w:r>
          <w:rPr>
            <w:rFonts w:eastAsia="Times New Roman" w:cstheme="minorHAnsi"/>
            <w:color w:val="333E48"/>
            <w:lang w:eastAsia="en-AU"/>
          </w:rPr>
          <w:delText>One nomination per organisation per category.</w:delText>
        </w:r>
      </w:del>
    </w:p>
    <w:p w14:paraId="1EE8CAD4" w14:textId="77777777" w:rsidR="00541210" w:rsidRPr="002C5B7D" w:rsidRDefault="00541210" w:rsidP="00541210">
      <w:pPr>
        <w:rPr>
          <w:del w:id="44" w:author="Sara Brandenburg" w:date="2026-09-25T21:11:00Z" w16du:dateUtc="2026-09-26T01:11:00Z"/>
          <w:rFonts w:eastAsia="Times New Roman" w:cstheme="minorHAnsi"/>
          <w:color w:val="333E48"/>
          <w:lang w:eastAsia="en-AU"/>
        </w:rPr>
      </w:pPr>
    </w:p>
    <w:p w14:paraId="0EA6CAFB" w14:textId="77777777" w:rsidR="00556F18" w:rsidRPr="002C5B7D" w:rsidRDefault="00556F18" w:rsidP="00556F18">
      <w:pPr>
        <w:rPr>
          <w:del w:id="45" w:author="Sara Brandenburg" w:date="2026-09-25T21:11:00Z" w16du:dateUtc="2026-09-26T01:11:00Z"/>
          <w:rFonts w:eastAsia="Times New Roman" w:cstheme="minorHAnsi"/>
          <w:b/>
          <w:bCs/>
          <w:lang w:eastAsia="en-AU"/>
        </w:rPr>
      </w:pPr>
      <w:del w:id="46" w:author="Sara Brandenburg" w:date="2026-09-25T21:11:00Z" w16du:dateUtc="2026-09-26T01:11:00Z">
        <w:r w:rsidRPr="002C5B7D">
          <w:rPr>
            <w:rFonts w:eastAsia="Times New Roman" w:cstheme="minorHAnsi"/>
            <w:b/>
            <w:bCs/>
            <w:color w:val="333E48"/>
            <w:lang w:eastAsia="en-AU"/>
          </w:rPr>
          <w:delText>Judging Criteria: </w:delText>
        </w:r>
        <w:r w:rsidRPr="002C5B7D">
          <w:rPr>
            <w:rFonts w:eastAsia="Times New Roman" w:cstheme="minorHAnsi"/>
            <w:b/>
            <w:bCs/>
            <w:color w:val="333E48"/>
            <w:lang w:eastAsia="en-AU"/>
          </w:rPr>
          <w:br/>
        </w:r>
      </w:del>
    </w:p>
    <w:p w14:paraId="5CD06BE5" w14:textId="3993F69B" w:rsidR="00BD589D" w:rsidRPr="00BD589D" w:rsidRDefault="00BD589D" w:rsidP="00BD589D">
      <w:pPr>
        <w:pStyle w:val="ListParagraph"/>
        <w:numPr>
          <w:ilvl w:val="0"/>
          <w:numId w:val="22"/>
        </w:numPr>
        <w:rPr>
          <w:del w:id="47" w:author="Sara Brandenburg" w:date="2026-09-25T21:11:00Z" w16du:dateUtc="2026-09-26T01:11:00Z"/>
          <w:rFonts w:eastAsia="Times New Roman" w:cstheme="minorHAnsi"/>
          <w:color w:val="333E48"/>
          <w:lang w:eastAsia="en-AU"/>
        </w:rPr>
      </w:pPr>
      <w:del w:id="48" w:author="Sara Brandenburg" w:date="2026-09-25T21:11:00Z" w16du:dateUtc="2026-09-26T01:11:00Z">
        <w:r w:rsidRPr="00BD589D">
          <w:rPr>
            <w:rFonts w:eastAsia="Times New Roman" w:cstheme="minorHAnsi"/>
            <w:color w:val="333E48"/>
            <w:lang w:eastAsia="en-AU"/>
          </w:rPr>
          <w:delText xml:space="preserve">How is the innovation bringing something new to the insurance market for consumers </w:delText>
        </w:r>
        <w:r w:rsidR="00637DA1">
          <w:rPr>
            <w:rFonts w:eastAsia="Times New Roman" w:cstheme="minorHAnsi"/>
            <w:color w:val="333E48"/>
            <w:lang w:eastAsia="en-AU"/>
          </w:rPr>
          <w:delText>and when did it launch?</w:delText>
        </w:r>
      </w:del>
    </w:p>
    <w:p w14:paraId="42C81F3C" w14:textId="77777777" w:rsidR="00BD589D" w:rsidRPr="00BD589D" w:rsidRDefault="00BD589D" w:rsidP="00BD589D">
      <w:pPr>
        <w:pStyle w:val="ListParagraph"/>
        <w:numPr>
          <w:ilvl w:val="0"/>
          <w:numId w:val="22"/>
        </w:numPr>
        <w:rPr>
          <w:del w:id="49" w:author="Sara Brandenburg" w:date="2026-09-25T21:11:00Z" w16du:dateUtc="2026-09-26T01:11:00Z"/>
          <w:rFonts w:eastAsia="Times New Roman" w:cstheme="minorHAnsi"/>
          <w:color w:val="333E48"/>
          <w:lang w:eastAsia="en-AU"/>
        </w:rPr>
      </w:pPr>
      <w:del w:id="50" w:author="Sara Brandenburg" w:date="2026-09-25T21:11:00Z" w16du:dateUtc="2026-09-26T01:11:00Z">
        <w:r w:rsidRPr="00BD589D">
          <w:rPr>
            <w:rFonts w:eastAsia="Times New Roman" w:cstheme="minorHAnsi"/>
            <w:color w:val="333E48"/>
            <w:lang w:eastAsia="en-AU"/>
          </w:rPr>
          <w:delText xml:space="preserve">How has the innovation been developed taking into consideration consumer needs and expectations? </w:delText>
        </w:r>
      </w:del>
    </w:p>
    <w:p w14:paraId="126321FB" w14:textId="77777777" w:rsidR="00BD589D" w:rsidRPr="00BD589D" w:rsidRDefault="00BD589D" w:rsidP="00BD589D">
      <w:pPr>
        <w:pStyle w:val="ListParagraph"/>
        <w:numPr>
          <w:ilvl w:val="0"/>
          <w:numId w:val="22"/>
        </w:numPr>
        <w:rPr>
          <w:del w:id="51" w:author="Sara Brandenburg" w:date="2026-09-25T21:11:00Z" w16du:dateUtc="2026-09-26T01:11:00Z"/>
          <w:rFonts w:eastAsia="Times New Roman" w:cstheme="minorHAnsi"/>
          <w:color w:val="333E48"/>
          <w:lang w:eastAsia="en-AU"/>
        </w:rPr>
      </w:pPr>
      <w:del w:id="52" w:author="Sara Brandenburg" w:date="2026-09-25T21:11:00Z" w16du:dateUtc="2026-09-26T01:11:00Z">
        <w:r w:rsidRPr="00BD589D">
          <w:rPr>
            <w:rFonts w:eastAsia="Times New Roman" w:cstheme="minorHAnsi"/>
            <w:color w:val="333E48"/>
            <w:lang w:eastAsia="en-AU"/>
          </w:rPr>
          <w:delText xml:space="preserve">How does the innovation show the way forward for consumers? </w:delText>
        </w:r>
      </w:del>
    </w:p>
    <w:p w14:paraId="001B6438" w14:textId="77777777" w:rsidR="00BD589D" w:rsidRPr="00BD589D" w:rsidRDefault="00BD589D" w:rsidP="00BD589D">
      <w:pPr>
        <w:pStyle w:val="ListParagraph"/>
        <w:numPr>
          <w:ilvl w:val="0"/>
          <w:numId w:val="22"/>
        </w:numPr>
        <w:rPr>
          <w:del w:id="53" w:author="Sara Brandenburg" w:date="2026-09-25T21:11:00Z" w16du:dateUtc="2026-09-26T01:11:00Z"/>
          <w:rFonts w:eastAsia="Times New Roman" w:cstheme="minorHAnsi"/>
          <w:color w:val="333E48"/>
          <w:lang w:eastAsia="en-AU"/>
        </w:rPr>
      </w:pPr>
      <w:del w:id="54" w:author="Sara Brandenburg" w:date="2026-09-25T21:11:00Z" w16du:dateUtc="2026-09-26T01:11:00Z">
        <w:r w:rsidRPr="00BD589D">
          <w:rPr>
            <w:rFonts w:eastAsia="Times New Roman" w:cstheme="minorHAnsi"/>
            <w:color w:val="333E48"/>
            <w:lang w:eastAsia="en-AU"/>
          </w:rPr>
          <w:lastRenderedPageBreak/>
          <w:delText xml:space="preserve">Will the innovation improve consumer attitudes to insurance? How? </w:delText>
        </w:r>
      </w:del>
    </w:p>
    <w:p w14:paraId="35E05724" w14:textId="77777777" w:rsidR="00BD589D" w:rsidRPr="00BD589D" w:rsidRDefault="00BD589D" w:rsidP="00BD589D">
      <w:pPr>
        <w:pStyle w:val="ListParagraph"/>
        <w:numPr>
          <w:ilvl w:val="0"/>
          <w:numId w:val="22"/>
        </w:numPr>
        <w:rPr>
          <w:del w:id="55" w:author="Sara Brandenburg" w:date="2026-09-25T21:11:00Z" w16du:dateUtc="2026-09-26T01:11:00Z"/>
          <w:rFonts w:eastAsia="Times New Roman" w:cstheme="minorHAnsi"/>
          <w:color w:val="333E48"/>
          <w:lang w:eastAsia="en-AU"/>
        </w:rPr>
      </w:pPr>
      <w:del w:id="56" w:author="Sara Brandenburg" w:date="2026-09-25T21:11:00Z" w16du:dateUtc="2026-09-26T01:11:00Z">
        <w:r w:rsidRPr="00BD589D">
          <w:rPr>
            <w:rFonts w:eastAsia="Times New Roman" w:cstheme="minorHAnsi"/>
            <w:color w:val="333E48"/>
            <w:lang w:eastAsia="en-AU"/>
          </w:rPr>
          <w:delText xml:space="preserve">Will consumers be better off for this innovation? </w:delText>
        </w:r>
      </w:del>
    </w:p>
    <w:p w14:paraId="7A7BCCA7" w14:textId="77777777" w:rsidR="00BD589D" w:rsidRPr="00BD589D" w:rsidRDefault="00BD589D" w:rsidP="00BD589D">
      <w:pPr>
        <w:pStyle w:val="ListParagraph"/>
        <w:numPr>
          <w:ilvl w:val="0"/>
          <w:numId w:val="22"/>
        </w:numPr>
        <w:rPr>
          <w:del w:id="57" w:author="Sara Brandenburg" w:date="2026-09-25T21:11:00Z" w16du:dateUtc="2026-09-26T01:11:00Z"/>
          <w:rFonts w:eastAsia="Times New Roman" w:cstheme="minorHAnsi"/>
          <w:color w:val="333E48"/>
          <w:lang w:eastAsia="en-AU"/>
        </w:rPr>
      </w:pPr>
      <w:del w:id="58" w:author="Sara Brandenburg" w:date="2026-09-25T21:11:00Z" w16du:dateUtc="2026-09-26T01:11:00Z">
        <w:r w:rsidRPr="00BD589D">
          <w:rPr>
            <w:rFonts w:eastAsia="Times New Roman" w:cstheme="minorHAnsi"/>
            <w:color w:val="333E48"/>
            <w:lang w:eastAsia="en-AU"/>
          </w:rPr>
          <w:delText xml:space="preserve">Is the application supported by evidence of commercial success (statistics etc)? Please provide in your max of three attachments. </w:delText>
        </w:r>
      </w:del>
    </w:p>
    <w:p w14:paraId="285F7FE9" w14:textId="77777777" w:rsidR="00556F18" w:rsidRPr="002C5B7D" w:rsidRDefault="00556F18" w:rsidP="00556F18">
      <w:pPr>
        <w:rPr>
          <w:del w:id="59" w:author="Sara Brandenburg" w:date="2026-09-25T21:11:00Z" w16du:dateUtc="2026-09-26T01:11:00Z"/>
          <w:rFonts w:eastAsia="Times New Roman" w:cstheme="minorHAnsi"/>
          <w:color w:val="333E48"/>
          <w:lang w:eastAsia="en-AU"/>
        </w:rPr>
      </w:pPr>
    </w:p>
    <w:p w14:paraId="72BAD6D9" w14:textId="77777777" w:rsidR="00556F18" w:rsidRPr="002C5B7D" w:rsidRDefault="00556F18" w:rsidP="00556F18">
      <w:pPr>
        <w:rPr>
          <w:del w:id="60" w:author="Sara Brandenburg" w:date="2026-09-25T21:11:00Z" w16du:dateUtc="2026-09-26T01:11:00Z"/>
          <w:rFonts w:eastAsia="Times New Roman" w:cstheme="minorHAnsi"/>
          <w:b/>
          <w:bCs/>
          <w:color w:val="333E48"/>
          <w:lang w:eastAsia="en-AU"/>
        </w:rPr>
      </w:pPr>
      <w:del w:id="61" w:author="Sara Brandenburg" w:date="2026-09-25T21:11:00Z" w16du:dateUtc="2026-09-26T01:11:00Z">
        <w:r w:rsidRPr="002C5B7D">
          <w:rPr>
            <w:rFonts w:eastAsia="Times New Roman" w:cstheme="minorHAnsi"/>
            <w:b/>
            <w:bCs/>
            <w:color w:val="333E48"/>
            <w:lang w:eastAsia="en-AU"/>
          </w:rPr>
          <w:delText>Notes:</w:delText>
        </w:r>
      </w:del>
    </w:p>
    <w:p w14:paraId="1CB80868" w14:textId="77777777" w:rsidR="00E52590" w:rsidRPr="00E52590" w:rsidRDefault="00E52590" w:rsidP="00E52590">
      <w:pPr>
        <w:pStyle w:val="ListParagraph"/>
        <w:numPr>
          <w:ilvl w:val="0"/>
          <w:numId w:val="23"/>
        </w:numPr>
        <w:rPr>
          <w:del w:id="62" w:author="Sara Brandenburg" w:date="2026-09-25T21:11:00Z" w16du:dateUtc="2026-09-26T01:11:00Z"/>
          <w:rFonts w:eastAsia="Times New Roman" w:cstheme="minorHAnsi"/>
          <w:color w:val="333E48"/>
          <w:shd w:val="clear" w:color="auto" w:fill="FFFFFF"/>
          <w:lang w:eastAsia="en-AU"/>
        </w:rPr>
      </w:pPr>
      <w:del w:id="63" w:author="Sara Brandenburg" w:date="2026-09-25T21:11:00Z" w16du:dateUtc="2026-09-26T01:11:00Z">
        <w:r w:rsidRPr="00E52590">
          <w:rPr>
            <w:rFonts w:eastAsia="Times New Roman" w:cstheme="minorHAnsi"/>
            <w:color w:val="333E48"/>
            <w:shd w:val="clear" w:color="auto" w:fill="FFFFFF"/>
            <w:lang w:eastAsia="en-AU"/>
          </w:rPr>
          <w:delText>The product nominated should clearly demonstrate why it should be considered the most innovative product  in the past 12 months by the Financial Services Council.</w:delText>
        </w:r>
      </w:del>
    </w:p>
    <w:p w14:paraId="5B27488F" w14:textId="13D07B91" w:rsidR="00E52590" w:rsidRPr="00E52590" w:rsidRDefault="00E52590" w:rsidP="00E52590">
      <w:pPr>
        <w:pStyle w:val="ListParagraph"/>
        <w:numPr>
          <w:ilvl w:val="0"/>
          <w:numId w:val="23"/>
        </w:numPr>
        <w:rPr>
          <w:del w:id="64" w:author="Sara Brandenburg" w:date="2026-09-25T21:11:00Z" w16du:dateUtc="2026-09-26T01:11:00Z"/>
          <w:rFonts w:eastAsia="Times New Roman" w:cstheme="minorHAnsi"/>
          <w:color w:val="333E48"/>
          <w:shd w:val="clear" w:color="auto" w:fill="FFFFFF"/>
          <w:lang w:eastAsia="en-AU"/>
        </w:rPr>
      </w:pPr>
      <w:del w:id="65" w:author="Sara Brandenburg" w:date="2026-09-25T21:11:00Z" w16du:dateUtc="2026-09-26T01:11:00Z">
        <w:r w:rsidRPr="00E52590">
          <w:rPr>
            <w:rFonts w:eastAsia="Times New Roman" w:cstheme="minorHAnsi"/>
            <w:color w:val="333E48"/>
            <w:shd w:val="clear" w:color="auto" w:fill="FFFFFF"/>
            <w:lang w:eastAsia="en-AU"/>
          </w:rPr>
          <w:delText>How has the innovation benefitted customers rather than exist purely for financial gain</w:delText>
        </w:r>
        <w:r w:rsidR="00620DB9">
          <w:rPr>
            <w:rFonts w:eastAsia="Times New Roman" w:cstheme="minorHAnsi"/>
            <w:color w:val="333E48"/>
            <w:shd w:val="clear" w:color="auto" w:fill="FFFFFF"/>
            <w:lang w:eastAsia="en-AU"/>
          </w:rPr>
          <w:delText>?</w:delText>
        </w:r>
      </w:del>
    </w:p>
    <w:p w14:paraId="0D177A6E" w14:textId="77777777" w:rsidR="00E52590" w:rsidRPr="00E52590" w:rsidRDefault="00E52590" w:rsidP="00E52590">
      <w:pPr>
        <w:pStyle w:val="ListParagraph"/>
        <w:numPr>
          <w:ilvl w:val="0"/>
          <w:numId w:val="23"/>
        </w:numPr>
        <w:rPr>
          <w:del w:id="66" w:author="Sara Brandenburg" w:date="2026-09-25T21:11:00Z" w16du:dateUtc="2026-09-26T01:11:00Z"/>
          <w:rFonts w:eastAsia="Times New Roman" w:cstheme="minorHAnsi"/>
          <w:color w:val="333E48"/>
          <w:shd w:val="clear" w:color="auto" w:fill="FFFFFF"/>
          <w:lang w:eastAsia="en-AU"/>
        </w:rPr>
      </w:pPr>
      <w:del w:id="67" w:author="Sara Brandenburg" w:date="2026-09-25T21:11:00Z" w16du:dateUtc="2026-09-26T01:11:00Z">
        <w:r w:rsidRPr="00E52590">
          <w:rPr>
            <w:rFonts w:eastAsia="Times New Roman" w:cstheme="minorHAnsi"/>
            <w:color w:val="333E48"/>
            <w:shd w:val="clear" w:color="auto" w:fill="FFFFFF"/>
            <w:lang w:eastAsia="en-AU"/>
          </w:rPr>
          <w:delText>See “General Information to help you put in the best nominations” for more hints.</w:delText>
        </w:r>
      </w:del>
    </w:p>
    <w:p w14:paraId="3B15E363" w14:textId="64EDCB87" w:rsidR="006141B3" w:rsidRDefault="006141B3" w:rsidP="00D77C85">
      <w:pPr>
        <w:jc w:val="center"/>
        <w:rPr>
          <w:del w:id="68" w:author="Sara Brandenburg" w:date="2026-09-25T21:11:00Z" w16du:dateUtc="2026-09-26T01:11:00Z"/>
        </w:rPr>
      </w:pPr>
    </w:p>
    <w:p w14:paraId="1BCA45B7" w14:textId="074003E9" w:rsidR="008379FC" w:rsidRDefault="008379FC" w:rsidP="006141B3">
      <w:pPr>
        <w:rPr>
          <w:del w:id="69" w:author="Sara Brandenburg" w:date="2026-09-25T21:11:00Z" w16du:dateUtc="2026-09-26T01:11:00Z"/>
          <w:b/>
          <w:bCs/>
        </w:rPr>
      </w:pPr>
      <w:del w:id="70" w:author="Sara Brandenburg" w:date="2026-09-25T21:11:00Z" w16du:dateUtc="2026-09-26T01:11:00Z">
        <w:r>
          <w:rPr>
            <w:b/>
            <w:bCs/>
          </w:rPr>
          <w:delText>Nominee/s:</w:delText>
        </w:r>
      </w:del>
    </w:p>
    <w:p w14:paraId="42BF29A8" w14:textId="77777777" w:rsidR="00D5702D" w:rsidRDefault="00D5702D" w:rsidP="006141B3">
      <w:pPr>
        <w:rPr>
          <w:del w:id="71" w:author="Sara Brandenburg" w:date="2026-09-25T21:11:00Z" w16du:dateUtc="2026-09-26T01:11:00Z"/>
        </w:rPr>
      </w:pPr>
    </w:p>
    <w:tbl>
      <w:tblPr>
        <w:tblStyle w:val="TableGrid"/>
        <w:tblW w:w="10790" w:type="dxa"/>
        <w:tblLook w:val="04A0" w:firstRow="1" w:lastRow="0" w:firstColumn="1" w:lastColumn="0" w:noHBand="0" w:noVBand="1"/>
        <w:tblPrChange w:id="72" w:author="Sara Brandenburg" w:date="2026-09-25T21:11:00Z" w16du:dateUtc="2026-09-26T01:11:00Z">
          <w:tblPr>
            <w:tblStyle w:val="TableGrid"/>
            <w:tblW w:w="0" w:type="auto"/>
            <w:tblLook w:val="04A0" w:firstRow="1" w:lastRow="0" w:firstColumn="1" w:lastColumn="0" w:noHBand="0" w:noVBand="1"/>
          </w:tblPr>
        </w:tblPrChange>
      </w:tblPr>
      <w:tblGrid>
        <w:gridCol w:w="1828"/>
        <w:gridCol w:w="4253"/>
        <w:gridCol w:w="1725"/>
        <w:gridCol w:w="1250"/>
        <w:gridCol w:w="1734"/>
        <w:tblGridChange w:id="73">
          <w:tblGrid>
            <w:gridCol w:w="1828"/>
            <w:gridCol w:w="3058"/>
            <w:gridCol w:w="841"/>
            <w:gridCol w:w="354"/>
            <w:gridCol w:w="1725"/>
            <w:gridCol w:w="1701"/>
            <w:gridCol w:w="265"/>
            <w:gridCol w:w="1018"/>
          </w:tblGrid>
        </w:tblGridChange>
      </w:tblGrid>
      <w:tr w:rsidR="008379FC" w14:paraId="33E95346" w14:textId="5D36B19B" w:rsidTr="00574A06">
        <w:trPr>
          <w:trPrChange w:id="74" w:author="Sara Brandenburg" w:date="2026-09-25T21:11:00Z" w16du:dateUtc="2026-09-26T01:11:00Z">
            <w:trPr>
              <w:gridAfter w:val="1"/>
            </w:trPr>
          </w:trPrChange>
        </w:trPr>
        <w:tc>
          <w:tcPr>
            <w:tcW w:w="1253" w:type="dxa"/>
            <w:tcPrChange w:id="75" w:author="Sara Brandenburg" w:date="2026-09-25T21:11:00Z" w16du:dateUtc="2026-09-26T01:11:00Z">
              <w:tcPr>
                <w:tcW w:w="4886" w:type="dxa"/>
                <w:gridSpan w:val="2"/>
              </w:tcPr>
            </w:tcPrChange>
          </w:tcPr>
          <w:p w14:paraId="6A3E91F7" w14:textId="02C11DC5" w:rsidR="008379FC" w:rsidRDefault="00152FB0" w:rsidP="00663140">
            <w:pPr>
              <w:spacing w:after="0"/>
              <w:rPr>
                <w:sz w:val="20"/>
                <w:rPrChange w:id="76" w:author="Sara Brandenburg" w:date="2026-09-25T21:11:00Z" w16du:dateUtc="2026-09-26T01:11:00Z">
                  <w:rPr/>
                </w:rPrChange>
              </w:rPr>
            </w:pPr>
            <w:ins w:id="77" w:author="Sara Brandenburg" w:date="2026-09-25T21:11:00Z" w16du:dateUtc="2026-09-26T01:11:00Z">
              <w:r>
                <w:rPr>
                  <w:sz w:val="20"/>
                  <w:szCs w:val="20"/>
                </w:rPr>
                <w:t>Player’s Name</w:t>
              </w:r>
            </w:ins>
            <w:del w:id="78" w:author="Sara Brandenburg" w:date="2026-09-25T21:11:00Z" w16du:dateUtc="2026-09-26T01:11:00Z">
              <w:r w:rsidR="008379FC">
                <w:delText>Nominee</w:delText>
              </w:r>
            </w:del>
          </w:p>
        </w:tc>
        <w:tc>
          <w:tcPr>
            <w:tcW w:w="5492" w:type="dxa"/>
            <w:tcPrChange w:id="79" w:author="Sara Brandenburg" w:date="2026-09-25T21:11:00Z" w16du:dateUtc="2026-09-26T01:11:00Z">
              <w:tcPr>
                <w:tcW w:w="4886" w:type="dxa"/>
              </w:tcPr>
            </w:tcPrChange>
          </w:tcPr>
          <w:p w14:paraId="7D72B07B" w14:textId="77777777" w:rsidR="008379FC" w:rsidRDefault="008379FC" w:rsidP="00663140">
            <w:pPr>
              <w:spacing w:after="0"/>
              <w:rPr>
                <w:sz w:val="20"/>
                <w:rPrChange w:id="80" w:author="Sara Brandenburg" w:date="2026-09-25T21:11:00Z" w16du:dateUtc="2026-09-26T01:11:00Z">
                  <w:rPr/>
                </w:rPrChange>
              </w:rPr>
            </w:pPr>
          </w:p>
        </w:tc>
        <w:tc>
          <w:tcPr>
            <w:tcW w:w="4045" w:type="dxa"/>
            <w:gridSpan w:val="3"/>
            <w:tcPrChange w:id="81" w:author="Sara Brandenburg" w:date="2026-09-25T21:11:00Z" w16du:dateUtc="2026-09-26T01:11:00Z">
              <w:tcPr>
                <w:tcW w:w="4045" w:type="dxa"/>
                <w:gridSpan w:val="4"/>
              </w:tcPr>
            </w:tcPrChange>
          </w:tcPr>
          <w:p w14:paraId="114416A2" w14:textId="77777777" w:rsidR="00730761" w:rsidRDefault="00152FB0">
            <w:pPr>
              <w:spacing w:after="0"/>
              <w:contextualSpacing/>
              <w:rPr>
                <w:ins w:id="82" w:author="Sara Brandenburg" w:date="2026-09-25T21:11:00Z" w16du:dateUtc="2026-09-26T01:11:00Z"/>
                <w:sz w:val="16"/>
                <w:szCs w:val="16"/>
              </w:rPr>
            </w:pPr>
            <w:ins w:id="83" w:author="Sara Brandenburg" w:date="2026-09-25T21:11:00Z" w16du:dateUtc="2026-09-26T01:11:00Z">
              <w:r>
                <w:rPr>
                  <w:sz w:val="16"/>
                  <w:szCs w:val="16"/>
                </w:rPr>
                <w:t xml:space="preserve">Shirt Size: </w:t>
              </w:r>
            </w:ins>
          </w:p>
          <w:p w14:paraId="7C24F46D" w14:textId="1313F162" w:rsidR="00730761" w:rsidRDefault="00152FB0">
            <w:pPr>
              <w:spacing w:after="0"/>
              <w:contextualSpacing/>
              <w:rPr>
                <w:ins w:id="84" w:author="Sara Brandenburg" w:date="2026-09-25T21:11:00Z" w16du:dateUtc="2026-09-26T01:11:00Z"/>
                <w:sz w:val="16"/>
                <w:szCs w:val="16"/>
              </w:rPr>
            </w:pPr>
            <w:ins w:id="85" w:author="Sara Brandenburg" w:date="2026-09-25T21:11:00Z" w16du:dateUtc="2026-09-26T01:11:00Z">
              <w:r>
                <w:rPr>
                  <w:b/>
                  <w:sz w:val="16"/>
                  <w:szCs w:val="16"/>
                </w:rPr>
                <w:t>Girls</w:t>
              </w:r>
              <w:r>
                <w:rPr>
                  <w:sz w:val="16"/>
                  <w:szCs w:val="16"/>
                </w:rPr>
                <w:t xml:space="preserve">  __</w:t>
              </w:r>
              <w:r w:rsidR="0002534F">
                <w:rPr>
                  <w:sz w:val="16"/>
                  <w:szCs w:val="16"/>
                </w:rPr>
                <w:t>_______</w:t>
              </w:r>
            </w:ins>
          </w:p>
          <w:p w14:paraId="30C206EA" w14:textId="2DC04905" w:rsidR="00152FB0" w:rsidRDefault="00152FB0">
            <w:pPr>
              <w:contextualSpacing/>
              <w:rPr>
                <w:sz w:val="16"/>
                <w:szCs w:val="16"/>
              </w:rPr>
            </w:pPr>
            <w:ins w:id="86" w:author="Sara Brandenburg" w:date="2026-09-25T21:11:00Z" w16du:dateUtc="2026-09-26T01:11:00Z">
              <w:r>
                <w:rPr>
                  <w:b/>
                  <w:sz w:val="16"/>
                  <w:szCs w:val="16"/>
                </w:rPr>
                <w:t>Ladies</w:t>
              </w:r>
              <w:r>
                <w:rPr>
                  <w:sz w:val="16"/>
                  <w:szCs w:val="16"/>
                </w:rPr>
                <w:t xml:space="preserve">  __</w:t>
              </w:r>
              <w:r w:rsidR="0002534F">
                <w:rPr>
                  <w:sz w:val="16"/>
                  <w:szCs w:val="16"/>
                </w:rPr>
                <w:t>_____________</w:t>
              </w:r>
            </w:ins>
          </w:p>
        </w:tc>
      </w:tr>
      <w:tr w:rsidR="00E23A02" w14:paraId="5032BB38" w14:textId="2EFC836D" w:rsidTr="00574A06">
        <w:trPr>
          <w:trPrChange w:id="87" w:author="Sara Brandenburg" w:date="2026-09-25T21:11:00Z" w16du:dateUtc="2026-09-26T01:11:00Z">
            <w:trPr>
              <w:gridAfter w:val="1"/>
            </w:trPr>
          </w:trPrChange>
        </w:trPr>
        <w:tc>
          <w:tcPr>
            <w:tcW w:w="1253" w:type="dxa"/>
            <w:tcPrChange w:id="88" w:author="Sara Brandenburg" w:date="2026-09-25T21:11:00Z" w16du:dateUtc="2026-09-26T01:11:00Z">
              <w:tcPr>
                <w:tcW w:w="4886" w:type="dxa"/>
                <w:gridSpan w:val="2"/>
              </w:tcPr>
            </w:tcPrChange>
          </w:tcPr>
          <w:p w14:paraId="1939D2C0" w14:textId="0BCDE888" w:rsidR="00E23A02" w:rsidRDefault="00152FB0" w:rsidP="00663140">
            <w:pPr>
              <w:spacing w:after="0"/>
              <w:rPr>
                <w:sz w:val="20"/>
                <w:rPrChange w:id="89" w:author="Sara Brandenburg" w:date="2026-09-25T21:11:00Z" w16du:dateUtc="2026-09-26T01:11:00Z">
                  <w:rPr/>
                </w:rPrChange>
              </w:rPr>
            </w:pPr>
            <w:ins w:id="90" w:author="Sara Brandenburg" w:date="2026-09-25T21:11:00Z" w16du:dateUtc="2026-09-26T01:11:00Z">
              <w:r>
                <w:rPr>
                  <w:sz w:val="20"/>
                  <w:szCs w:val="20"/>
                </w:rPr>
                <w:t>Address</w:t>
              </w:r>
            </w:ins>
            <w:del w:id="91" w:author="Sara Brandenburg" w:date="2026-09-25T21:11:00Z" w16du:dateUtc="2026-09-26T01:11:00Z">
              <w:r w:rsidR="00E23A02">
                <w:delText>Nominee’s organisation</w:delText>
              </w:r>
            </w:del>
          </w:p>
        </w:tc>
        <w:tc>
          <w:tcPr>
            <w:tcW w:w="5492" w:type="dxa"/>
            <w:tcPrChange w:id="92" w:author="Sara Brandenburg" w:date="2026-09-25T21:11:00Z" w16du:dateUtc="2026-09-26T01:11:00Z">
              <w:tcPr>
                <w:tcW w:w="4886" w:type="dxa"/>
              </w:tcPr>
            </w:tcPrChange>
          </w:tcPr>
          <w:p w14:paraId="72CDEBDE" w14:textId="77777777" w:rsidR="00730761" w:rsidRDefault="00730761">
            <w:pPr>
              <w:spacing w:after="0"/>
              <w:rPr>
                <w:ins w:id="93" w:author="Sara Brandenburg" w:date="2026-09-25T21:11:00Z" w16du:dateUtc="2026-09-26T01:11:00Z"/>
                <w:sz w:val="20"/>
                <w:szCs w:val="20"/>
              </w:rPr>
            </w:pPr>
          </w:p>
          <w:p w14:paraId="5A56D4E8" w14:textId="77777777" w:rsidR="00E23A02" w:rsidRDefault="00E23A02" w:rsidP="00663140">
            <w:pPr>
              <w:spacing w:after="0"/>
              <w:rPr>
                <w:sz w:val="20"/>
                <w:rPrChange w:id="94" w:author="Sara Brandenburg" w:date="2026-09-25T21:11:00Z" w16du:dateUtc="2026-09-26T01:11:00Z">
                  <w:rPr/>
                </w:rPrChange>
              </w:rPr>
            </w:pPr>
          </w:p>
        </w:tc>
        <w:tc>
          <w:tcPr>
            <w:tcW w:w="3780" w:type="dxa"/>
            <w:gridSpan w:val="2"/>
            <w:tcBorders>
              <w:right w:val="nil"/>
            </w:tcBorders>
            <w:tcPrChange w:id="95" w:author="Sara Brandenburg" w:date="2026-09-25T21:11:00Z" w16du:dateUtc="2026-09-26T01:11:00Z">
              <w:tcPr>
                <w:tcW w:w="3780" w:type="dxa"/>
                <w:gridSpan w:val="3"/>
                <w:tcBorders>
                  <w:right w:val="nil"/>
                </w:tcBorders>
              </w:tcPr>
            </w:tcPrChange>
          </w:tcPr>
          <w:p w14:paraId="55E22F27" w14:textId="77777777" w:rsidR="00152FB0" w:rsidRDefault="00152FB0">
            <w:pPr>
              <w:rPr>
                <w:sz w:val="20"/>
                <w:szCs w:val="20"/>
              </w:rPr>
            </w:pPr>
            <w:ins w:id="96" w:author="Sara Brandenburg" w:date="2026-09-25T21:11:00Z" w16du:dateUtc="2026-09-26T01:11:00Z">
              <w:r>
                <w:rPr>
                  <w:sz w:val="20"/>
                  <w:szCs w:val="20"/>
                </w:rPr>
                <w:t>City/Zip Code</w:t>
              </w:r>
            </w:ins>
          </w:p>
        </w:tc>
        <w:tc>
          <w:tcPr>
            <w:tcW w:w="265" w:type="dxa"/>
            <w:tcPrChange w:id="97" w:author="Sara Brandenburg" w:date="2026-09-25T21:11:00Z" w16du:dateUtc="2026-09-26T01:11:00Z">
              <w:tcPr>
                <w:tcW w:w="265" w:type="dxa"/>
              </w:tcPr>
            </w:tcPrChange>
          </w:tcPr>
          <w:p w14:paraId="6137DE1B" w14:textId="3A05A8FE" w:rsidR="00730761" w:rsidRDefault="00730761">
            <w:pPr>
              <w:rPr>
                <w:sz w:val="16"/>
                <w:szCs w:val="16"/>
              </w:rPr>
            </w:pPr>
          </w:p>
        </w:tc>
      </w:tr>
      <w:tr w:rsidR="00E23A02" w14:paraId="31711A2C" w14:textId="3AB5AD6D" w:rsidTr="00574A06">
        <w:trPr>
          <w:trPrChange w:id="98" w:author="Sara Brandenburg" w:date="2026-09-25T21:11:00Z" w16du:dateUtc="2026-09-26T01:11:00Z">
            <w:trPr>
              <w:gridAfter w:val="1"/>
            </w:trPr>
          </w:trPrChange>
        </w:trPr>
        <w:tc>
          <w:tcPr>
            <w:tcW w:w="1253" w:type="dxa"/>
            <w:tcPrChange w:id="99" w:author="Sara Brandenburg" w:date="2026-09-25T21:11:00Z" w16du:dateUtc="2026-09-26T01:11:00Z">
              <w:tcPr>
                <w:tcW w:w="4886" w:type="dxa"/>
                <w:gridSpan w:val="2"/>
              </w:tcPr>
            </w:tcPrChange>
          </w:tcPr>
          <w:p w14:paraId="0CF8D8ED" w14:textId="62975164" w:rsidR="00E23A02" w:rsidRDefault="00152FB0" w:rsidP="00663140">
            <w:pPr>
              <w:spacing w:after="0"/>
              <w:rPr>
                <w:sz w:val="20"/>
                <w:rPrChange w:id="100" w:author="Sara Brandenburg" w:date="2026-09-25T21:11:00Z" w16du:dateUtc="2026-09-26T01:11:00Z">
                  <w:rPr/>
                </w:rPrChange>
              </w:rPr>
            </w:pPr>
            <w:ins w:id="101" w:author="Sara Brandenburg" w:date="2026-09-25T21:11:00Z" w16du:dateUtc="2026-09-26T01:11:00Z">
              <w:r>
                <w:rPr>
                  <w:sz w:val="20"/>
                  <w:szCs w:val="20"/>
                </w:rPr>
                <w:t>Birth Date</w:t>
              </w:r>
            </w:ins>
            <w:del w:id="102" w:author="Sara Brandenburg" w:date="2026-09-25T21:11:00Z" w16du:dateUtc="2026-09-26T01:11:00Z">
              <w:r w:rsidR="00E23A02">
                <w:delText>Nominee’s job title</w:delText>
              </w:r>
            </w:del>
          </w:p>
        </w:tc>
        <w:tc>
          <w:tcPr>
            <w:tcW w:w="5492" w:type="dxa"/>
            <w:tcPrChange w:id="103" w:author="Sara Brandenburg" w:date="2026-09-25T21:11:00Z" w16du:dateUtc="2026-09-26T01:11:00Z">
              <w:tcPr>
                <w:tcW w:w="4886" w:type="dxa"/>
              </w:tcPr>
            </w:tcPrChange>
          </w:tcPr>
          <w:p w14:paraId="17B09892" w14:textId="77777777" w:rsidR="00730761" w:rsidRDefault="00730761">
            <w:pPr>
              <w:spacing w:after="0"/>
              <w:rPr>
                <w:ins w:id="104" w:author="Sara Brandenburg" w:date="2026-09-25T21:11:00Z" w16du:dateUtc="2026-09-26T01:11:00Z"/>
                <w:sz w:val="20"/>
                <w:szCs w:val="20"/>
              </w:rPr>
            </w:pPr>
          </w:p>
          <w:p w14:paraId="41A6A768" w14:textId="77777777" w:rsidR="00E23A02" w:rsidRDefault="00E23A02" w:rsidP="00663140">
            <w:pPr>
              <w:spacing w:after="0"/>
              <w:rPr>
                <w:sz w:val="20"/>
                <w:rPrChange w:id="105" w:author="Sara Brandenburg" w:date="2026-09-25T21:11:00Z" w16du:dateUtc="2026-09-26T01:11:00Z">
                  <w:rPr/>
                </w:rPrChange>
              </w:rPr>
            </w:pPr>
          </w:p>
        </w:tc>
        <w:tc>
          <w:tcPr>
            <w:tcW w:w="4045" w:type="dxa"/>
            <w:gridSpan w:val="3"/>
            <w:tcPrChange w:id="106" w:author="Sara Brandenburg" w:date="2026-09-25T21:11:00Z" w16du:dateUtc="2026-09-26T01:11:00Z">
              <w:tcPr>
                <w:tcW w:w="4045" w:type="dxa"/>
                <w:gridSpan w:val="4"/>
              </w:tcPr>
            </w:tcPrChange>
          </w:tcPr>
          <w:p w14:paraId="79D85D83" w14:textId="7CC06758" w:rsidR="00152FB0" w:rsidRDefault="00152FB0">
            <w:pPr>
              <w:rPr>
                <w:sz w:val="20"/>
                <w:szCs w:val="20"/>
              </w:rPr>
            </w:pPr>
            <w:ins w:id="107" w:author="Sara Brandenburg" w:date="2026-09-25T21:11:00Z" w16du:dateUtc="2026-09-26T01:11:00Z">
              <w:r>
                <w:rPr>
                  <w:sz w:val="20"/>
                  <w:szCs w:val="20"/>
                </w:rPr>
                <w:t>Age as of 1/1/</w:t>
              </w:r>
              <w:r w:rsidR="0002534F">
                <w:rPr>
                  <w:sz w:val="20"/>
                  <w:szCs w:val="20"/>
                </w:rPr>
                <w:t>2023</w:t>
              </w:r>
            </w:ins>
          </w:p>
        </w:tc>
      </w:tr>
      <w:tr w:rsidR="00E23A02" w14:paraId="23998F36" w14:textId="77777777" w:rsidTr="00B53291">
        <w:trPr>
          <w:trPrChange w:id="108" w:author="Sara Brandenburg" w:date="2026-09-25T21:11:00Z" w16du:dateUtc="2026-09-26T01:11:00Z">
            <w:trPr>
              <w:gridAfter w:val="1"/>
            </w:trPr>
          </w:trPrChange>
        </w:trPr>
        <w:tc>
          <w:tcPr>
            <w:tcW w:w="1253" w:type="dxa"/>
            <w:tcPrChange w:id="109" w:author="Sara Brandenburg" w:date="2026-09-25T21:11:00Z" w16du:dateUtc="2026-09-26T01:11:00Z">
              <w:tcPr>
                <w:tcW w:w="4886" w:type="dxa"/>
                <w:gridSpan w:val="2"/>
              </w:tcPr>
            </w:tcPrChange>
          </w:tcPr>
          <w:p w14:paraId="3D825FD9" w14:textId="4A9B2F2B" w:rsidR="00E23A02" w:rsidRDefault="00152FB0" w:rsidP="00663140">
            <w:pPr>
              <w:spacing w:after="0"/>
              <w:rPr>
                <w:sz w:val="18"/>
                <w:rPrChange w:id="110" w:author="Sara Brandenburg" w:date="2026-09-25T21:11:00Z" w16du:dateUtc="2026-09-26T01:11:00Z">
                  <w:rPr/>
                </w:rPrChange>
              </w:rPr>
            </w:pPr>
            <w:ins w:id="111" w:author="Sara Brandenburg" w:date="2026-09-25T21:11:00Z" w16du:dateUtc="2026-09-26T01:11:00Z">
              <w:r>
                <w:rPr>
                  <w:sz w:val="18"/>
                  <w:szCs w:val="18"/>
                </w:rPr>
                <w:t>Medical Conditions</w:t>
              </w:r>
            </w:ins>
            <w:del w:id="112" w:author="Sara Brandenburg" w:date="2026-09-25T21:11:00Z" w16du:dateUtc="2026-09-26T01:11:00Z">
              <w:r w:rsidR="00E23A02">
                <w:delText>Years in the industry</w:delText>
              </w:r>
            </w:del>
          </w:p>
        </w:tc>
        <w:tc>
          <w:tcPr>
            <w:tcW w:w="9537" w:type="dxa"/>
            <w:gridSpan w:val="4"/>
            <w:tcPrChange w:id="113" w:author="Sara Brandenburg" w:date="2026-09-25T21:11:00Z" w16du:dateUtc="2026-09-26T01:11:00Z">
              <w:tcPr>
                <w:tcW w:w="4886" w:type="dxa"/>
                <w:gridSpan w:val="5"/>
              </w:tcPr>
            </w:tcPrChange>
          </w:tcPr>
          <w:p w14:paraId="4DA3E51E" w14:textId="77777777" w:rsidR="00E23A02" w:rsidRDefault="00E23A02" w:rsidP="00663140">
            <w:pPr>
              <w:spacing w:after="0"/>
              <w:rPr>
                <w:sz w:val="20"/>
                <w:rPrChange w:id="114" w:author="Sara Brandenburg" w:date="2026-09-25T21:11:00Z" w16du:dateUtc="2026-09-26T01:11:00Z">
                  <w:rPr/>
                </w:rPrChange>
              </w:rPr>
            </w:pPr>
          </w:p>
        </w:tc>
      </w:tr>
      <w:tr w:rsidR="00730761" w14:paraId="4DA504B1" w14:textId="77777777" w:rsidTr="00574A06">
        <w:trPr>
          <w:ins w:id="115" w:author="Sara Brandenburg" w:date="2026-09-25T21:11:00Z" w16du:dateUtc="2026-09-26T01:11:00Z"/>
        </w:trPr>
        <w:tc>
          <w:tcPr>
            <w:tcW w:w="1253" w:type="dxa"/>
          </w:tcPr>
          <w:p w14:paraId="160F825D" w14:textId="77777777" w:rsidR="00730761" w:rsidRDefault="00152FB0">
            <w:pPr>
              <w:spacing w:after="0"/>
              <w:rPr>
                <w:ins w:id="116" w:author="Sara Brandenburg" w:date="2026-09-25T21:11:00Z" w16du:dateUtc="2026-09-26T01:11:00Z"/>
                <w:sz w:val="20"/>
                <w:szCs w:val="20"/>
              </w:rPr>
            </w:pPr>
            <w:ins w:id="117" w:author="Sara Brandenburg" w:date="2026-09-25T21:11:00Z" w16du:dateUtc="2026-09-26T01:11:00Z">
              <w:r>
                <w:rPr>
                  <w:sz w:val="20"/>
                  <w:szCs w:val="20"/>
                </w:rPr>
                <w:t>Parent 1 Information</w:t>
              </w:r>
            </w:ins>
          </w:p>
        </w:tc>
        <w:tc>
          <w:tcPr>
            <w:tcW w:w="3421" w:type="dxa"/>
          </w:tcPr>
          <w:p w14:paraId="6C08DCCF" w14:textId="77777777" w:rsidR="00730761" w:rsidRDefault="00152FB0">
            <w:pPr>
              <w:spacing w:after="0"/>
              <w:rPr>
                <w:ins w:id="118" w:author="Sara Brandenburg" w:date="2026-09-25T21:11:00Z" w16du:dateUtc="2026-09-26T01:11:00Z"/>
                <w:sz w:val="20"/>
                <w:szCs w:val="20"/>
              </w:rPr>
            </w:pPr>
            <w:ins w:id="119" w:author="Sara Brandenburg" w:date="2026-09-25T21:11:00Z" w16du:dateUtc="2026-09-26T01:11:00Z">
              <w:r>
                <w:rPr>
                  <w:sz w:val="20"/>
                  <w:szCs w:val="20"/>
                </w:rPr>
                <w:t>Name</w:t>
              </w:r>
            </w:ins>
          </w:p>
        </w:tc>
        <w:tc>
          <w:tcPr>
            <w:tcW w:w="2071" w:type="dxa"/>
          </w:tcPr>
          <w:p w14:paraId="2B0BE5CA" w14:textId="77777777" w:rsidR="00730761" w:rsidRDefault="00152FB0">
            <w:pPr>
              <w:spacing w:after="0"/>
              <w:rPr>
                <w:ins w:id="120" w:author="Sara Brandenburg" w:date="2026-09-25T21:11:00Z" w16du:dateUtc="2026-09-26T01:11:00Z"/>
                <w:sz w:val="20"/>
                <w:szCs w:val="20"/>
              </w:rPr>
            </w:pPr>
            <w:ins w:id="121" w:author="Sara Brandenburg" w:date="2026-09-25T21:11:00Z" w16du:dateUtc="2026-09-26T01:11:00Z">
              <w:r>
                <w:rPr>
                  <w:sz w:val="20"/>
                  <w:szCs w:val="20"/>
                </w:rPr>
                <w:t>Phone Number</w:t>
              </w:r>
            </w:ins>
          </w:p>
        </w:tc>
        <w:tc>
          <w:tcPr>
            <w:tcW w:w="4045" w:type="dxa"/>
            <w:gridSpan w:val="2"/>
          </w:tcPr>
          <w:p w14:paraId="027B4224" w14:textId="77777777" w:rsidR="00730761" w:rsidRDefault="00152FB0">
            <w:pPr>
              <w:spacing w:after="0"/>
              <w:rPr>
                <w:ins w:id="122" w:author="Sara Brandenburg" w:date="2026-09-25T21:11:00Z" w16du:dateUtc="2026-09-26T01:11:00Z"/>
                <w:sz w:val="20"/>
                <w:szCs w:val="20"/>
              </w:rPr>
            </w:pPr>
            <w:ins w:id="123" w:author="Sara Brandenburg" w:date="2026-09-25T21:11:00Z" w16du:dateUtc="2026-09-26T01:11:00Z">
              <w:r>
                <w:rPr>
                  <w:sz w:val="20"/>
                  <w:szCs w:val="20"/>
                </w:rPr>
                <w:t>Email Address</w:t>
              </w:r>
            </w:ins>
          </w:p>
        </w:tc>
      </w:tr>
      <w:tr w:rsidR="00730761" w14:paraId="21680B06" w14:textId="77777777" w:rsidTr="00574A06">
        <w:trPr>
          <w:ins w:id="124" w:author="Sara Brandenburg" w:date="2026-09-25T21:11:00Z" w16du:dateUtc="2026-09-26T01:11:00Z"/>
        </w:trPr>
        <w:tc>
          <w:tcPr>
            <w:tcW w:w="1253" w:type="dxa"/>
          </w:tcPr>
          <w:p w14:paraId="09BAF6C6" w14:textId="77777777" w:rsidR="00730761" w:rsidRDefault="00152FB0">
            <w:pPr>
              <w:spacing w:after="0"/>
              <w:rPr>
                <w:ins w:id="125" w:author="Sara Brandenburg" w:date="2026-09-25T21:11:00Z" w16du:dateUtc="2026-09-26T01:11:00Z"/>
                <w:sz w:val="20"/>
                <w:szCs w:val="20"/>
              </w:rPr>
            </w:pPr>
            <w:ins w:id="126" w:author="Sara Brandenburg" w:date="2026-09-25T21:11:00Z" w16du:dateUtc="2026-09-26T01:11:00Z">
              <w:r>
                <w:rPr>
                  <w:sz w:val="20"/>
                  <w:szCs w:val="20"/>
                </w:rPr>
                <w:t>Parent 2 Information</w:t>
              </w:r>
            </w:ins>
          </w:p>
        </w:tc>
        <w:tc>
          <w:tcPr>
            <w:tcW w:w="3421" w:type="dxa"/>
          </w:tcPr>
          <w:p w14:paraId="6499B037" w14:textId="77777777" w:rsidR="00730761" w:rsidRDefault="00152FB0">
            <w:pPr>
              <w:spacing w:after="0"/>
              <w:rPr>
                <w:ins w:id="127" w:author="Sara Brandenburg" w:date="2026-09-25T21:11:00Z" w16du:dateUtc="2026-09-26T01:11:00Z"/>
                <w:sz w:val="20"/>
                <w:szCs w:val="20"/>
              </w:rPr>
            </w:pPr>
            <w:ins w:id="128" w:author="Sara Brandenburg" w:date="2026-09-25T21:11:00Z" w16du:dateUtc="2026-09-26T01:11:00Z">
              <w:r>
                <w:rPr>
                  <w:sz w:val="20"/>
                  <w:szCs w:val="20"/>
                </w:rPr>
                <w:t>Name</w:t>
              </w:r>
            </w:ins>
          </w:p>
        </w:tc>
        <w:tc>
          <w:tcPr>
            <w:tcW w:w="2071" w:type="dxa"/>
          </w:tcPr>
          <w:p w14:paraId="770A2736" w14:textId="77777777" w:rsidR="00730761" w:rsidRDefault="00152FB0">
            <w:pPr>
              <w:spacing w:after="0"/>
              <w:rPr>
                <w:ins w:id="129" w:author="Sara Brandenburg" w:date="2026-09-25T21:11:00Z" w16du:dateUtc="2026-09-26T01:11:00Z"/>
                <w:sz w:val="20"/>
                <w:szCs w:val="20"/>
              </w:rPr>
            </w:pPr>
            <w:ins w:id="130" w:author="Sara Brandenburg" w:date="2026-09-25T21:11:00Z" w16du:dateUtc="2026-09-26T01:11:00Z">
              <w:r>
                <w:rPr>
                  <w:sz w:val="20"/>
                  <w:szCs w:val="20"/>
                </w:rPr>
                <w:t>Phone Number</w:t>
              </w:r>
            </w:ins>
          </w:p>
        </w:tc>
        <w:tc>
          <w:tcPr>
            <w:tcW w:w="4045" w:type="dxa"/>
            <w:gridSpan w:val="2"/>
          </w:tcPr>
          <w:p w14:paraId="5B8F3EC6" w14:textId="77777777" w:rsidR="00730761" w:rsidRDefault="00152FB0">
            <w:pPr>
              <w:spacing w:after="0"/>
              <w:rPr>
                <w:ins w:id="131" w:author="Sara Brandenburg" w:date="2026-09-25T21:11:00Z" w16du:dateUtc="2026-09-26T01:11:00Z"/>
                <w:sz w:val="20"/>
                <w:szCs w:val="20"/>
              </w:rPr>
            </w:pPr>
            <w:ins w:id="132" w:author="Sara Brandenburg" w:date="2026-09-25T21:11:00Z" w16du:dateUtc="2026-09-26T01:11:00Z">
              <w:r>
                <w:rPr>
                  <w:sz w:val="20"/>
                  <w:szCs w:val="20"/>
                </w:rPr>
                <w:t>Email Address</w:t>
              </w:r>
            </w:ins>
          </w:p>
        </w:tc>
      </w:tr>
      <w:tr w:rsidR="00730761" w14:paraId="7F9F8FC6" w14:textId="77777777" w:rsidTr="00574A06">
        <w:trPr>
          <w:ins w:id="133" w:author="Sara Brandenburg" w:date="2026-09-25T21:11:00Z" w16du:dateUtc="2026-09-26T01:11:00Z"/>
        </w:trPr>
        <w:tc>
          <w:tcPr>
            <w:tcW w:w="1253" w:type="dxa"/>
          </w:tcPr>
          <w:p w14:paraId="5295ECAD" w14:textId="77777777" w:rsidR="00730761" w:rsidRDefault="00152FB0">
            <w:pPr>
              <w:spacing w:after="0"/>
              <w:rPr>
                <w:ins w:id="134" w:author="Sara Brandenburg" w:date="2026-09-25T21:11:00Z" w16du:dateUtc="2026-09-26T01:11:00Z"/>
                <w:sz w:val="20"/>
                <w:szCs w:val="20"/>
              </w:rPr>
            </w:pPr>
            <w:ins w:id="135" w:author="Sara Brandenburg" w:date="2026-09-25T21:11:00Z" w16du:dateUtc="2026-09-26T01:11:00Z">
              <w:r>
                <w:rPr>
                  <w:sz w:val="20"/>
                  <w:szCs w:val="20"/>
                </w:rPr>
                <w:t>Emergency Contact Info</w:t>
              </w:r>
            </w:ins>
          </w:p>
        </w:tc>
        <w:tc>
          <w:tcPr>
            <w:tcW w:w="5492" w:type="dxa"/>
          </w:tcPr>
          <w:p w14:paraId="5CA57B58" w14:textId="77777777" w:rsidR="00730761" w:rsidRDefault="00152FB0">
            <w:pPr>
              <w:spacing w:after="0"/>
              <w:rPr>
                <w:ins w:id="136" w:author="Sara Brandenburg" w:date="2026-09-25T21:11:00Z" w16du:dateUtc="2026-09-26T01:11:00Z"/>
                <w:sz w:val="20"/>
                <w:szCs w:val="20"/>
              </w:rPr>
            </w:pPr>
            <w:ins w:id="137" w:author="Sara Brandenburg" w:date="2026-09-25T21:11:00Z" w16du:dateUtc="2026-09-26T01:11:00Z">
              <w:r>
                <w:rPr>
                  <w:sz w:val="20"/>
                  <w:szCs w:val="20"/>
                </w:rPr>
                <w:t>Name/Relationship to Player</w:t>
              </w:r>
            </w:ins>
          </w:p>
        </w:tc>
        <w:tc>
          <w:tcPr>
            <w:tcW w:w="4045" w:type="dxa"/>
            <w:gridSpan w:val="3"/>
          </w:tcPr>
          <w:p w14:paraId="5379B848" w14:textId="77777777" w:rsidR="00730761" w:rsidRDefault="00152FB0">
            <w:pPr>
              <w:spacing w:after="0"/>
              <w:rPr>
                <w:ins w:id="138" w:author="Sara Brandenburg" w:date="2026-09-25T21:11:00Z" w16du:dateUtc="2026-09-26T01:11:00Z"/>
                <w:sz w:val="20"/>
                <w:szCs w:val="20"/>
              </w:rPr>
            </w:pPr>
            <w:ins w:id="139" w:author="Sara Brandenburg" w:date="2026-09-25T21:11:00Z" w16du:dateUtc="2026-09-26T01:11:00Z">
              <w:r>
                <w:rPr>
                  <w:sz w:val="20"/>
                  <w:szCs w:val="20"/>
                </w:rPr>
                <w:t>Phone Number</w:t>
              </w:r>
            </w:ins>
          </w:p>
        </w:tc>
      </w:tr>
    </w:tbl>
    <w:p w14:paraId="628BCDF9" w14:textId="2869B1D5" w:rsidR="008379FC" w:rsidRDefault="008379FC" w:rsidP="00663140">
      <w:pPr>
        <w:spacing w:after="0"/>
      </w:pPr>
    </w:p>
    <w:p w14:paraId="78F1A486" w14:textId="5347D152" w:rsidR="00730761" w:rsidRDefault="00152FB0">
      <w:pPr>
        <w:spacing w:after="0"/>
        <w:contextualSpacing/>
        <w:rPr>
          <w:ins w:id="140" w:author="Sara Brandenburg" w:date="2026-09-25T21:11:00Z" w16du:dateUtc="2026-09-26T01:11:00Z"/>
        </w:rPr>
      </w:pPr>
      <w:ins w:id="141" w:author="Sara Brandenburg" w:date="2026-09-25T21:11:00Z" w16du:dateUtc="2026-09-26T01:11:00Z">
        <w:r>
          <w:rPr>
            <w:sz w:val="18"/>
            <w:szCs w:val="18"/>
          </w:rPr>
          <w:t xml:space="preserve">Team Name </w:t>
        </w:r>
        <w:r w:rsidR="00A26B32">
          <w:rPr>
            <w:sz w:val="18"/>
            <w:szCs w:val="18"/>
          </w:rPr>
          <w:t>Fall</w:t>
        </w:r>
        <w:r>
          <w:rPr>
            <w:sz w:val="18"/>
            <w:szCs w:val="18"/>
          </w:rPr>
          <w:t xml:space="preserve"> </w:t>
        </w:r>
        <w:r w:rsidR="00A26B32">
          <w:rPr>
            <w:sz w:val="18"/>
            <w:szCs w:val="18"/>
          </w:rPr>
          <w:t>S</w:t>
        </w:r>
        <w:r>
          <w:rPr>
            <w:sz w:val="18"/>
            <w:szCs w:val="18"/>
          </w:rPr>
          <w:t>eason ______________________</w:t>
        </w:r>
        <w:r>
          <w:rPr>
            <w:sz w:val="18"/>
            <w:szCs w:val="18"/>
          </w:rPr>
          <w:tab/>
        </w:r>
        <w:r>
          <w:rPr>
            <w:sz w:val="18"/>
            <w:szCs w:val="18"/>
          </w:rPr>
          <w:tab/>
          <w:t>Coach __________________________</w:t>
        </w:r>
      </w:ins>
    </w:p>
    <w:p w14:paraId="69419746" w14:textId="77777777" w:rsidR="00730761" w:rsidRDefault="00730761">
      <w:pPr>
        <w:spacing w:after="0"/>
        <w:contextualSpacing/>
        <w:rPr>
          <w:ins w:id="142" w:author="Sara Brandenburg" w:date="2026-09-25T21:11:00Z" w16du:dateUtc="2026-09-26T01:11:00Z"/>
          <w:b/>
          <w:i/>
          <w:sz w:val="18"/>
          <w:szCs w:val="18"/>
        </w:rPr>
      </w:pPr>
    </w:p>
    <w:p w14:paraId="1455362B" w14:textId="6756F32F" w:rsidR="00730761" w:rsidRDefault="00152FB0">
      <w:pPr>
        <w:spacing w:after="0"/>
        <w:contextualSpacing/>
        <w:rPr>
          <w:ins w:id="143" w:author="Sara Brandenburg" w:date="2026-09-25T21:11:00Z" w16du:dateUtc="2026-09-26T01:11:00Z"/>
        </w:rPr>
      </w:pPr>
      <w:ins w:id="144" w:author="Sara Brandenburg" w:date="2026-09-25T21:11:00Z" w16du:dateUtc="2026-09-26T01:11:00Z">
        <w:r>
          <w:rPr>
            <w:b/>
            <w:i/>
            <w:sz w:val="18"/>
            <w:szCs w:val="18"/>
          </w:rPr>
          <w:t xml:space="preserve">Divisions* and Fees:  </w:t>
        </w:r>
        <w:r>
          <w:rPr>
            <w:b/>
            <w:i/>
            <w:sz w:val="18"/>
            <w:szCs w:val="18"/>
          </w:rPr>
          <w:tab/>
        </w:r>
        <w:r>
          <w:rPr>
            <w:b/>
            <w:sz w:val="18"/>
            <w:szCs w:val="18"/>
          </w:rPr>
          <w:t>Training League (T-ball) - $</w:t>
        </w:r>
        <w:r w:rsidR="00F13299">
          <w:rPr>
            <w:b/>
            <w:sz w:val="18"/>
            <w:szCs w:val="18"/>
          </w:rPr>
          <w:t>75</w:t>
        </w:r>
        <w:r>
          <w:rPr>
            <w:b/>
            <w:sz w:val="18"/>
            <w:szCs w:val="18"/>
          </w:rPr>
          <w:t xml:space="preserve">               </w:t>
        </w:r>
        <w:r w:rsidR="00F13299">
          <w:rPr>
            <w:b/>
            <w:sz w:val="18"/>
            <w:szCs w:val="18"/>
          </w:rPr>
          <w:t>8</w:t>
        </w:r>
        <w:r>
          <w:rPr>
            <w:b/>
            <w:sz w:val="18"/>
            <w:szCs w:val="18"/>
          </w:rPr>
          <w:t>U</w:t>
        </w:r>
        <w:r w:rsidR="001E15A0">
          <w:rPr>
            <w:b/>
            <w:sz w:val="18"/>
            <w:szCs w:val="18"/>
          </w:rPr>
          <w:t xml:space="preserve"> - </w:t>
        </w:r>
        <w:r>
          <w:rPr>
            <w:b/>
            <w:sz w:val="18"/>
            <w:szCs w:val="18"/>
          </w:rPr>
          <w:t>18U Fast-Pitch Softball - $</w:t>
        </w:r>
        <w:r w:rsidR="00F13299">
          <w:rPr>
            <w:b/>
            <w:sz w:val="18"/>
            <w:szCs w:val="18"/>
          </w:rPr>
          <w:t>100</w:t>
        </w:r>
        <w:r>
          <w:rPr>
            <w:b/>
            <w:sz w:val="18"/>
            <w:szCs w:val="18"/>
          </w:rPr>
          <w:t xml:space="preserve">   </w:t>
        </w:r>
      </w:ins>
    </w:p>
    <w:p w14:paraId="240BCC04" w14:textId="736574AC" w:rsidR="00730761" w:rsidRDefault="00D4536E" w:rsidP="00D4536E">
      <w:pPr>
        <w:spacing w:after="0"/>
        <w:contextualSpacing/>
        <w:rPr>
          <w:ins w:id="145" w:author="Sara Brandenburg" w:date="2026-09-25T21:11:00Z" w16du:dateUtc="2026-09-26T01:11:00Z"/>
        </w:rPr>
      </w:pPr>
      <w:ins w:id="146" w:author="Sara Brandenburg" w:date="2026-09-25T21:11:00Z" w16du:dateUtc="2026-09-26T01:11:00Z">
        <w:r>
          <w:rPr>
            <w:sz w:val="18"/>
            <w:szCs w:val="18"/>
          </w:rPr>
          <w:t xml:space="preserve">           </w:t>
        </w:r>
        <w:r w:rsidR="00152FB0">
          <w:rPr>
            <w:sz w:val="18"/>
            <w:szCs w:val="18"/>
          </w:rPr>
          <w:t>___ Training Lg (Ages 4-</w:t>
        </w:r>
        <w:r w:rsidR="00F13299">
          <w:rPr>
            <w:sz w:val="18"/>
            <w:szCs w:val="18"/>
          </w:rPr>
          <w:t>7</w:t>
        </w:r>
        <w:r w:rsidR="00152FB0">
          <w:rPr>
            <w:sz w:val="18"/>
            <w:szCs w:val="18"/>
          </w:rPr>
          <w:t xml:space="preserve">)    ___ 8U (Ages </w:t>
        </w:r>
        <w:r w:rsidR="00F13299">
          <w:rPr>
            <w:sz w:val="18"/>
            <w:szCs w:val="18"/>
          </w:rPr>
          <w:t>7</w:t>
        </w:r>
        <w:r w:rsidR="00152FB0">
          <w:rPr>
            <w:sz w:val="18"/>
            <w:szCs w:val="18"/>
          </w:rPr>
          <w:t xml:space="preserve">-8)   </w:t>
        </w:r>
        <w:r>
          <w:rPr>
            <w:sz w:val="18"/>
            <w:szCs w:val="18"/>
          </w:rPr>
          <w:t xml:space="preserve">____ 10U (Ages 9-10)  </w:t>
        </w:r>
        <w:r w:rsidR="00152FB0">
          <w:rPr>
            <w:sz w:val="18"/>
            <w:szCs w:val="18"/>
          </w:rPr>
          <w:t xml:space="preserve"> ___ 12U (Ages</w:t>
        </w:r>
        <w:r>
          <w:rPr>
            <w:sz w:val="18"/>
            <w:szCs w:val="18"/>
          </w:rPr>
          <w:t xml:space="preserve"> 11</w:t>
        </w:r>
        <w:r w:rsidR="00152FB0">
          <w:rPr>
            <w:sz w:val="18"/>
            <w:szCs w:val="18"/>
          </w:rPr>
          <w:t xml:space="preserve"> -12)    14U (Ages 13-14) ___ 18U (Ages 15-18)   </w:t>
        </w:r>
      </w:ins>
    </w:p>
    <w:p w14:paraId="739E785C" w14:textId="5B52A294" w:rsidR="00730761" w:rsidRDefault="00152FB0">
      <w:pPr>
        <w:spacing w:after="0"/>
        <w:contextualSpacing/>
        <w:rPr>
          <w:ins w:id="147" w:author="Sara Brandenburg" w:date="2026-09-25T21:11:00Z" w16du:dateUtc="2026-09-26T01:11:00Z"/>
          <w:sz w:val="16"/>
          <w:szCs w:val="16"/>
        </w:rPr>
      </w:pPr>
      <w:ins w:id="148" w:author="Sara Brandenburg" w:date="2026-09-25T21:11:00Z" w16du:dateUtc="2026-09-26T01:11:00Z">
        <w:r>
          <w:rPr>
            <w:sz w:val="18"/>
            <w:szCs w:val="18"/>
          </w:rPr>
          <w:t xml:space="preserve">                </w:t>
        </w:r>
        <w:r>
          <w:rPr>
            <w:sz w:val="18"/>
            <w:szCs w:val="18"/>
          </w:rPr>
          <w:tab/>
        </w:r>
        <w:r>
          <w:rPr>
            <w:sz w:val="18"/>
            <w:szCs w:val="18"/>
          </w:rPr>
          <w:tab/>
        </w:r>
        <w:r>
          <w:rPr>
            <w:sz w:val="18"/>
            <w:szCs w:val="18"/>
          </w:rPr>
          <w:tab/>
          <w:t xml:space="preserve"> </w:t>
        </w:r>
        <w:r>
          <w:rPr>
            <w:sz w:val="16"/>
            <w:szCs w:val="16"/>
          </w:rPr>
          <w:t>*Divisions formed based on number of registrants in each division</w:t>
        </w:r>
      </w:ins>
    </w:p>
    <w:p w14:paraId="0C33DD56" w14:textId="77777777" w:rsidR="009623B1" w:rsidRDefault="009623B1">
      <w:pPr>
        <w:spacing w:after="0"/>
        <w:contextualSpacing/>
        <w:rPr>
          <w:ins w:id="149" w:author="Sara Brandenburg" w:date="2026-09-25T21:11:00Z" w16du:dateUtc="2026-09-26T01:11:00Z"/>
          <w:sz w:val="16"/>
          <w:szCs w:val="16"/>
        </w:rPr>
      </w:pPr>
    </w:p>
    <w:p w14:paraId="217C697E" w14:textId="77777777" w:rsidR="00730761" w:rsidRDefault="00730761">
      <w:pPr>
        <w:spacing w:after="0"/>
        <w:contextualSpacing/>
        <w:rPr>
          <w:ins w:id="150" w:author="Sara Brandenburg" w:date="2026-09-25T21:11:00Z" w16du:dateUtc="2026-09-26T01:11:00Z"/>
          <w:sz w:val="16"/>
          <w:szCs w:val="16"/>
        </w:rPr>
      </w:pPr>
    </w:p>
    <w:p w14:paraId="3CE7DB38" w14:textId="77777777" w:rsidR="00730761" w:rsidRDefault="00152FB0">
      <w:pPr>
        <w:tabs>
          <w:tab w:val="left" w:pos="1650"/>
        </w:tabs>
        <w:contextualSpacing/>
        <w:rPr>
          <w:ins w:id="151" w:author="Sara Brandenburg" w:date="2026-09-25T21:11:00Z" w16du:dateUtc="2026-09-26T01:11:00Z"/>
          <w:b/>
          <w:i/>
          <w:sz w:val="18"/>
          <w:szCs w:val="18"/>
        </w:rPr>
      </w:pPr>
      <w:ins w:id="152" w:author="Sara Brandenburg" w:date="2026-09-25T21:11:00Z" w16du:dateUtc="2026-09-26T01:11:00Z">
        <w:r>
          <w:rPr>
            <w:b/>
            <w:i/>
            <w:sz w:val="18"/>
            <w:szCs w:val="18"/>
          </w:rPr>
          <w:t>Waiver of Liability and Registration Authorization</w:t>
        </w:r>
      </w:ins>
    </w:p>
    <w:p w14:paraId="25D1C205" w14:textId="0B1491C4" w:rsidR="00730761" w:rsidRDefault="00152FB0">
      <w:pPr>
        <w:contextualSpacing/>
        <w:rPr>
          <w:ins w:id="153" w:author="Sara Brandenburg" w:date="2026-09-25T21:11:00Z" w16du:dateUtc="2026-09-26T01:11:00Z"/>
          <w:sz w:val="18"/>
          <w:szCs w:val="18"/>
        </w:rPr>
      </w:pPr>
      <w:ins w:id="154" w:author="Sara Brandenburg" w:date="2026-09-25T21:11:00Z" w16du:dateUtc="2026-09-26T01:11:00Z">
        <w:r>
          <w:rPr>
            <w:sz w:val="16"/>
            <w:szCs w:val="16"/>
          </w:rPr>
          <w:t xml:space="preserve">I recognize and understand that t-ball/softball is a sport involving risks not encountered in everyday play.  With this understanding, in consideration of </w:t>
        </w:r>
        <w:r w:rsidR="001E15A0">
          <w:rPr>
            <w:sz w:val="16"/>
            <w:szCs w:val="16"/>
          </w:rPr>
          <w:t>Summit Fastpitch</w:t>
        </w:r>
        <w:r>
          <w:rPr>
            <w:sz w:val="16"/>
            <w:szCs w:val="16"/>
          </w:rPr>
          <w:t xml:space="preserve"> permitting my child to play in the training/softball league, I, on behalf of myself, my spouse (if any) and my child, covenant and agree to indemnify and hold harmless do release, requite and forever discharge </w:t>
        </w:r>
        <w:r w:rsidR="001E15A0">
          <w:rPr>
            <w:sz w:val="16"/>
            <w:szCs w:val="16"/>
          </w:rPr>
          <w:t>Summit Fastpitch</w:t>
        </w:r>
        <w:r>
          <w:rPr>
            <w:sz w:val="16"/>
            <w:szCs w:val="16"/>
          </w:rPr>
          <w:t xml:space="preserve">, its Board of Directors, coaches, umpires and other such volunteers as are connected with </w:t>
        </w:r>
        <w:r w:rsidR="001E15A0">
          <w:rPr>
            <w:sz w:val="16"/>
            <w:szCs w:val="16"/>
          </w:rPr>
          <w:t>Summit Fastpitch</w:t>
        </w:r>
        <w:r>
          <w:rPr>
            <w:sz w:val="16"/>
            <w:szCs w:val="16"/>
          </w:rPr>
          <w:t xml:space="preserve"> in any capacity, for any and all damages, claims, and/or liabilities arising out of any and all injury to or caused by my child.  With the knowledge and understanding of the foregoing, this is to certify that my child has my permission to play training/softball in the </w:t>
        </w:r>
        <w:r w:rsidR="001E15A0">
          <w:rPr>
            <w:sz w:val="16"/>
            <w:szCs w:val="16"/>
          </w:rPr>
          <w:t>Summit Fastpitch</w:t>
        </w:r>
        <w:r>
          <w:rPr>
            <w:sz w:val="16"/>
            <w:szCs w:val="16"/>
          </w:rPr>
          <w:t xml:space="preserve"> league.  Further, I hereby authorize any and all emergency medical treatment deemed necessary by any physician, nurse or paramedic.  In addition, by signing below I acknowledge agreement with the following </w:t>
        </w:r>
      </w:ins>
    </w:p>
    <w:p w14:paraId="7B0D0903" w14:textId="77777777" w:rsidR="00730761" w:rsidRDefault="00152FB0">
      <w:pPr>
        <w:contextualSpacing/>
        <w:rPr>
          <w:ins w:id="155" w:author="Sara Brandenburg" w:date="2026-09-25T21:11:00Z" w16du:dateUtc="2026-09-26T01:11:00Z"/>
          <w:sz w:val="18"/>
          <w:szCs w:val="18"/>
        </w:rPr>
      </w:pPr>
      <w:ins w:id="156" w:author="Sara Brandenburg" w:date="2026-09-25T21:11:00Z" w16du:dateUtc="2026-09-26T01:11:00Z">
        <w:r>
          <w:rPr>
            <w:sz w:val="16"/>
            <w:szCs w:val="16"/>
          </w:rPr>
          <w:t>TERMS OF REGISTRATION:</w:t>
        </w:r>
      </w:ins>
    </w:p>
    <w:p w14:paraId="3E1FB811" w14:textId="1F460143" w:rsidR="00730761" w:rsidRDefault="001E15A0">
      <w:pPr>
        <w:numPr>
          <w:ilvl w:val="0"/>
          <w:numId w:val="24"/>
        </w:numPr>
        <w:ind w:left="180" w:hanging="180"/>
        <w:contextualSpacing/>
        <w:rPr>
          <w:ins w:id="157" w:author="Sara Brandenburg" w:date="2026-09-25T21:11:00Z" w16du:dateUtc="2026-09-26T01:11:00Z"/>
          <w:sz w:val="18"/>
          <w:szCs w:val="18"/>
        </w:rPr>
      </w:pPr>
      <w:ins w:id="158" w:author="Sara Brandenburg" w:date="2026-09-25T21:11:00Z" w16du:dateUtc="2026-09-26T01:11:00Z">
        <w:r>
          <w:rPr>
            <w:sz w:val="16"/>
            <w:szCs w:val="16"/>
          </w:rPr>
          <w:t>Summit Fastpitch</w:t>
        </w:r>
        <w:r w:rsidR="00152FB0">
          <w:rPr>
            <w:sz w:val="16"/>
            <w:szCs w:val="16"/>
          </w:rPr>
          <w:t xml:space="preserve"> requires all players to participate in fundraising efforts as suggested by our Fundraising Coordinator</w:t>
        </w:r>
      </w:ins>
    </w:p>
    <w:p w14:paraId="61E5474E" w14:textId="77777777" w:rsidR="00730761" w:rsidRDefault="00152FB0">
      <w:pPr>
        <w:numPr>
          <w:ilvl w:val="0"/>
          <w:numId w:val="24"/>
        </w:numPr>
        <w:ind w:left="180" w:hanging="180"/>
        <w:contextualSpacing/>
        <w:rPr>
          <w:ins w:id="159" w:author="Sara Brandenburg" w:date="2026-09-25T21:11:00Z" w16du:dateUtc="2026-09-26T01:11:00Z"/>
          <w:sz w:val="18"/>
          <w:szCs w:val="18"/>
        </w:rPr>
      </w:pPr>
      <w:ins w:id="160" w:author="Sara Brandenburg" w:date="2026-09-25T21:11:00Z" w16du:dateUtc="2026-09-26T01:11:00Z">
        <w:r>
          <w:rPr>
            <w:sz w:val="16"/>
            <w:szCs w:val="16"/>
          </w:rPr>
          <w:t>Buy-out options will be available in lieu of fundraising.</w:t>
        </w:r>
      </w:ins>
    </w:p>
    <w:p w14:paraId="33ED6117" w14:textId="023EABCB" w:rsidR="00730761" w:rsidRDefault="00152FB0">
      <w:pPr>
        <w:numPr>
          <w:ilvl w:val="0"/>
          <w:numId w:val="24"/>
        </w:numPr>
        <w:ind w:left="180" w:hanging="180"/>
        <w:contextualSpacing/>
        <w:rPr>
          <w:ins w:id="161" w:author="Sara Brandenburg" w:date="2026-09-25T21:11:00Z" w16du:dateUtc="2026-09-26T01:11:00Z"/>
          <w:sz w:val="18"/>
          <w:szCs w:val="18"/>
        </w:rPr>
      </w:pPr>
      <w:ins w:id="162" w:author="Sara Brandenburg" w:date="2026-09-25T21:11:00Z" w16du:dateUtc="2026-09-26T01:11:00Z">
        <w:r>
          <w:rPr>
            <w:sz w:val="16"/>
            <w:szCs w:val="16"/>
          </w:rPr>
          <w:t xml:space="preserve">No refunds will be issued after </w:t>
        </w:r>
        <w:r w:rsidR="00552CA0">
          <w:rPr>
            <w:sz w:val="16"/>
            <w:szCs w:val="16"/>
          </w:rPr>
          <w:t>a player’s</w:t>
        </w:r>
        <w:r>
          <w:rPr>
            <w:sz w:val="16"/>
            <w:szCs w:val="16"/>
          </w:rPr>
          <w:t xml:space="preserve"> uniform has been ordered.</w:t>
        </w:r>
      </w:ins>
    </w:p>
    <w:p w14:paraId="34B27C75" w14:textId="77777777" w:rsidR="00730761" w:rsidRDefault="00730761">
      <w:pPr>
        <w:tabs>
          <w:tab w:val="left" w:pos="1650"/>
        </w:tabs>
        <w:contextualSpacing/>
        <w:rPr>
          <w:ins w:id="163" w:author="Sara Brandenburg" w:date="2026-09-25T21:11:00Z" w16du:dateUtc="2026-09-26T01:11:00Z"/>
          <w:sz w:val="18"/>
          <w:szCs w:val="18"/>
        </w:rPr>
      </w:pPr>
    </w:p>
    <w:p w14:paraId="3E5D6AD2" w14:textId="77777777" w:rsidR="00730761" w:rsidRDefault="00152FB0">
      <w:pPr>
        <w:contextualSpacing/>
        <w:rPr>
          <w:ins w:id="164" w:author="Sara Brandenburg" w:date="2026-09-25T21:11:00Z" w16du:dateUtc="2026-09-26T01:11:00Z"/>
          <w:b/>
          <w:i/>
          <w:sz w:val="18"/>
          <w:szCs w:val="18"/>
        </w:rPr>
      </w:pPr>
      <w:ins w:id="165" w:author="Sara Brandenburg" w:date="2026-09-25T21:11:00Z" w16du:dateUtc="2026-09-26T01:11:00Z">
        <w:r>
          <w:rPr>
            <w:b/>
            <w:i/>
            <w:sz w:val="18"/>
            <w:szCs w:val="18"/>
          </w:rPr>
          <w:t>Permission for Photographs</w:t>
        </w:r>
      </w:ins>
    </w:p>
    <w:p w14:paraId="20D7DDB9" w14:textId="77777777" w:rsidR="00730761" w:rsidRDefault="00152FB0">
      <w:pPr>
        <w:contextualSpacing/>
        <w:rPr>
          <w:ins w:id="166" w:author="Sara Brandenburg" w:date="2026-09-25T21:11:00Z" w16du:dateUtc="2026-09-26T01:11:00Z"/>
          <w:sz w:val="18"/>
          <w:szCs w:val="18"/>
        </w:rPr>
      </w:pPr>
      <w:ins w:id="167" w:author="Sara Brandenburg" w:date="2026-09-25T21:11:00Z" w16du:dateUtc="2026-09-26T01:11:00Z">
        <w:r>
          <w:rPr>
            <w:sz w:val="16"/>
            <w:szCs w:val="16"/>
          </w:rPr>
          <w:t>I understand that photos may be taken during practices, games, and other League activities.  These photos may be displayed on the League website or used in the League’s promotional efforts.  Individual names will not be included with photos.  My child’s name may be posted on the website as part of a team roster, or part of a special announcement.  My child’s contact information will not be included anywhere on the website.</w:t>
        </w:r>
      </w:ins>
    </w:p>
    <w:p w14:paraId="1461B71C" w14:textId="77777777" w:rsidR="00730761" w:rsidRDefault="00730761">
      <w:pPr>
        <w:contextualSpacing/>
        <w:rPr>
          <w:ins w:id="168" w:author="Sara Brandenburg" w:date="2026-09-25T21:11:00Z" w16du:dateUtc="2026-09-26T01:11:00Z"/>
          <w:b/>
          <w:sz w:val="18"/>
          <w:szCs w:val="18"/>
        </w:rPr>
      </w:pPr>
    </w:p>
    <w:p w14:paraId="03BA69CB" w14:textId="77777777" w:rsidR="00730761" w:rsidRDefault="00152FB0">
      <w:pPr>
        <w:contextualSpacing/>
        <w:rPr>
          <w:ins w:id="169" w:author="Sara Brandenburg" w:date="2026-09-25T21:11:00Z" w16du:dateUtc="2026-09-26T01:11:00Z"/>
          <w:b/>
          <w:i/>
          <w:sz w:val="18"/>
          <w:szCs w:val="18"/>
        </w:rPr>
      </w:pPr>
      <w:ins w:id="170" w:author="Sara Brandenburg" w:date="2026-09-25T21:11:00Z" w16du:dateUtc="2026-09-26T01:11:00Z">
        <w:r>
          <w:rPr>
            <w:b/>
            <w:i/>
            <w:sz w:val="18"/>
            <w:szCs w:val="18"/>
          </w:rPr>
          <w:t>Parent Responsibility</w:t>
        </w:r>
      </w:ins>
    </w:p>
    <w:p w14:paraId="21794233" w14:textId="1EC7F94F" w:rsidR="00730761" w:rsidRDefault="00152FB0">
      <w:pPr>
        <w:contextualSpacing/>
        <w:rPr>
          <w:ins w:id="171" w:author="Sara Brandenburg" w:date="2026-09-25T21:11:00Z" w16du:dateUtc="2026-09-26T01:11:00Z"/>
        </w:rPr>
      </w:pPr>
      <w:ins w:id="172" w:author="Sara Brandenburg" w:date="2026-09-25T21:11:00Z" w16du:dateUtc="2026-09-26T01:11:00Z">
        <w:r>
          <w:rPr>
            <w:sz w:val="16"/>
            <w:szCs w:val="16"/>
          </w:rPr>
          <w:t xml:space="preserve">I understand that I must abide by all League rules and Parks and Recreation Physical and Verbal Altercation Policy.   Copies of this policy are available upon request and can be found electronically at </w:t>
        </w:r>
        <w:r w:rsidR="001E15A0" w:rsidRPr="000339A7">
          <w:t>www.</w:t>
        </w:r>
        <w:r w:rsidR="001E15A0">
          <w:rPr>
            <w:rStyle w:val="InternetLink"/>
            <w:color w:val="auto"/>
            <w:u w:val="none"/>
          </w:rPr>
          <w:t>summitfastpitch.com</w:t>
        </w:r>
        <w:r>
          <w:rPr>
            <w:sz w:val="16"/>
            <w:szCs w:val="16"/>
          </w:rPr>
          <w:t xml:space="preserve">.  Furthermore, I understand that </w:t>
        </w:r>
        <w:r w:rsidR="001E15A0">
          <w:rPr>
            <w:sz w:val="16"/>
            <w:szCs w:val="16"/>
          </w:rPr>
          <w:t>Summit Fastpitch</w:t>
        </w:r>
        <w:r>
          <w:rPr>
            <w:sz w:val="16"/>
            <w:szCs w:val="16"/>
          </w:rPr>
          <w:t xml:space="preserve"> is a volunteer league and all coaches/board members serve as volunteers to the league.  </w:t>
        </w:r>
      </w:ins>
    </w:p>
    <w:p w14:paraId="6C9FA1A0" w14:textId="77777777" w:rsidR="00D5702D" w:rsidRDefault="00D5702D">
      <w:pPr>
        <w:rPr>
          <w:del w:id="173" w:author="Sara Brandenburg" w:date="2026-09-25T21:11:00Z" w16du:dateUtc="2026-09-26T01:11:00Z"/>
          <w:b/>
          <w:bCs/>
        </w:rPr>
      </w:pPr>
      <w:del w:id="174" w:author="Sara Brandenburg" w:date="2026-09-25T21:11:00Z" w16du:dateUtc="2026-09-26T01:11:00Z">
        <w:r>
          <w:rPr>
            <w:b/>
            <w:bCs/>
          </w:rPr>
          <w:br w:type="page"/>
        </w:r>
      </w:del>
    </w:p>
    <w:p w14:paraId="7E2BF314" w14:textId="4EF01D44" w:rsidR="00B35B74" w:rsidRDefault="00B35B74" w:rsidP="00B35B74">
      <w:pPr>
        <w:rPr>
          <w:del w:id="175" w:author="Sara Brandenburg" w:date="2026-09-25T21:11:00Z" w16du:dateUtc="2026-09-26T01:11:00Z"/>
          <w:b/>
          <w:bCs/>
        </w:rPr>
      </w:pPr>
      <w:del w:id="176" w:author="Sara Brandenburg" w:date="2026-09-25T21:11:00Z" w16du:dateUtc="2026-09-26T01:11:00Z">
        <w:r>
          <w:rPr>
            <w:b/>
            <w:bCs/>
          </w:rPr>
          <w:delText>Nominator/s:</w:delText>
        </w:r>
      </w:del>
    </w:p>
    <w:p w14:paraId="3F2A2592" w14:textId="77777777" w:rsidR="00D5702D" w:rsidRDefault="00D5702D" w:rsidP="00B35B74">
      <w:pPr>
        <w:rPr>
          <w:del w:id="177" w:author="Sara Brandenburg" w:date="2026-09-25T21:11:00Z" w16du:dateUtc="2026-09-26T01:11:00Z"/>
        </w:rPr>
      </w:pPr>
    </w:p>
    <w:tbl>
      <w:tblPr>
        <w:tblStyle w:val="TableGrid"/>
        <w:tblW w:w="10790" w:type="dxa"/>
        <w:tblLook w:val="04A0" w:firstRow="1" w:lastRow="0" w:firstColumn="1" w:lastColumn="0" w:noHBand="0" w:noVBand="1"/>
        <w:tblPrChange w:id="178" w:author="Sara Brandenburg" w:date="2026-09-25T21:11:00Z" w16du:dateUtc="2026-09-26T01:11:00Z">
          <w:tblPr>
            <w:tblStyle w:val="TableGrid"/>
            <w:tblW w:w="0" w:type="auto"/>
            <w:tblLook w:val="04A0" w:firstRow="1" w:lastRow="0" w:firstColumn="1" w:lastColumn="0" w:noHBand="0" w:noVBand="1"/>
          </w:tblPr>
        </w:tblPrChange>
      </w:tblPr>
      <w:tblGrid>
        <w:gridCol w:w="5212"/>
        <w:gridCol w:w="1442"/>
        <w:gridCol w:w="4136"/>
        <w:tblGridChange w:id="179">
          <w:tblGrid>
            <w:gridCol w:w="4886"/>
            <w:gridCol w:w="326"/>
            <w:gridCol w:w="424"/>
            <w:gridCol w:w="1018"/>
            <w:gridCol w:w="3118"/>
            <w:gridCol w:w="1018"/>
          </w:tblGrid>
        </w:tblGridChange>
      </w:tblGrid>
      <w:tr w:rsidR="00B35B74" w14:paraId="0E96BE01" w14:textId="73BF93A9">
        <w:trPr>
          <w:trPrChange w:id="180" w:author="Sara Brandenburg" w:date="2026-09-25T21:11:00Z" w16du:dateUtc="2026-09-26T01:11:00Z">
            <w:trPr>
              <w:gridAfter w:val="1"/>
            </w:trPr>
          </w:trPrChange>
        </w:trPr>
        <w:tc>
          <w:tcPr>
            <w:tcW w:w="5212" w:type="dxa"/>
            <w:tcPrChange w:id="181" w:author="Sara Brandenburg" w:date="2026-09-25T21:11:00Z" w16du:dateUtc="2026-09-26T01:11:00Z">
              <w:tcPr>
                <w:tcW w:w="4886" w:type="dxa"/>
              </w:tcPr>
            </w:tcPrChange>
          </w:tcPr>
          <w:p w14:paraId="43ED73DF" w14:textId="77777777" w:rsidR="00730761" w:rsidRDefault="00152FB0">
            <w:pPr>
              <w:spacing w:after="0"/>
              <w:contextualSpacing/>
              <w:rPr>
                <w:ins w:id="182" w:author="Sara Brandenburg" w:date="2026-09-25T21:11:00Z" w16du:dateUtc="2026-09-26T01:11:00Z"/>
                <w:b/>
                <w:sz w:val="18"/>
                <w:szCs w:val="18"/>
              </w:rPr>
            </w:pPr>
            <w:ins w:id="183" w:author="Sara Brandenburg" w:date="2026-09-25T21:11:00Z" w16du:dateUtc="2026-09-26T01:11:00Z">
              <w:r>
                <w:rPr>
                  <w:b/>
                  <w:sz w:val="18"/>
                  <w:szCs w:val="18"/>
                </w:rPr>
                <w:t>Parent/Guardian Signature:</w:t>
              </w:r>
            </w:ins>
          </w:p>
          <w:p w14:paraId="07830795" w14:textId="77777777" w:rsidR="00730761" w:rsidRDefault="00730761">
            <w:pPr>
              <w:spacing w:after="0"/>
              <w:contextualSpacing/>
              <w:rPr>
                <w:ins w:id="184" w:author="Sara Brandenburg" w:date="2026-09-25T21:11:00Z" w16du:dateUtc="2026-09-26T01:11:00Z"/>
                <w:b/>
                <w:sz w:val="18"/>
                <w:szCs w:val="18"/>
              </w:rPr>
            </w:pPr>
          </w:p>
          <w:p w14:paraId="1F440042" w14:textId="45C347E4" w:rsidR="00B35B74" w:rsidRDefault="00B35B74">
            <w:pPr>
              <w:spacing w:after="0"/>
              <w:contextualSpacing/>
              <w:rPr>
                <w:sz w:val="18"/>
                <w:rPrChange w:id="185" w:author="Sara Brandenburg" w:date="2026-09-25T21:11:00Z" w16du:dateUtc="2026-09-26T01:11:00Z">
                  <w:rPr/>
                </w:rPrChange>
              </w:rPr>
              <w:pPrChange w:id="186" w:author="Sara Brandenburg" w:date="2026-09-25T21:11:00Z" w16du:dateUtc="2026-09-26T01:11:00Z">
                <w:pPr/>
              </w:pPrChange>
            </w:pPr>
            <w:del w:id="187" w:author="Sara Brandenburg" w:date="2026-09-25T21:11:00Z" w16du:dateUtc="2026-09-26T01:11:00Z">
              <w:r>
                <w:delText>Nominator’s name</w:delText>
              </w:r>
            </w:del>
          </w:p>
        </w:tc>
        <w:tc>
          <w:tcPr>
            <w:tcW w:w="1442" w:type="dxa"/>
            <w:tcPrChange w:id="188" w:author="Sara Brandenburg" w:date="2026-09-25T21:11:00Z" w16du:dateUtc="2026-09-26T01:11:00Z">
              <w:tcPr>
                <w:tcW w:w="4886" w:type="dxa"/>
                <w:gridSpan w:val="2"/>
              </w:tcPr>
            </w:tcPrChange>
          </w:tcPr>
          <w:p w14:paraId="0ECAA132" w14:textId="77777777" w:rsidR="00B35B74" w:rsidRDefault="00152FB0">
            <w:pPr>
              <w:spacing w:after="0"/>
              <w:contextualSpacing/>
              <w:rPr>
                <w:sz w:val="18"/>
                <w:rPrChange w:id="189" w:author="Sara Brandenburg" w:date="2026-09-25T21:11:00Z" w16du:dateUtc="2026-09-26T01:11:00Z">
                  <w:rPr/>
                </w:rPrChange>
              </w:rPr>
              <w:pPrChange w:id="190" w:author="Sara Brandenburg" w:date="2026-09-25T21:11:00Z" w16du:dateUtc="2026-09-26T01:11:00Z">
                <w:pPr/>
              </w:pPrChange>
            </w:pPr>
            <w:ins w:id="191" w:author="Sara Brandenburg" w:date="2026-09-25T21:11:00Z" w16du:dateUtc="2026-09-26T01:11:00Z">
              <w:r>
                <w:rPr>
                  <w:b/>
                  <w:sz w:val="18"/>
                  <w:szCs w:val="18"/>
                </w:rPr>
                <w:t>Date:</w:t>
              </w:r>
            </w:ins>
          </w:p>
        </w:tc>
        <w:tc>
          <w:tcPr>
            <w:tcW w:w="4136" w:type="dxa"/>
            <w:tcPrChange w:id="192" w:author="Sara Brandenburg" w:date="2026-09-25T21:11:00Z" w16du:dateUtc="2026-09-26T01:11:00Z">
              <w:tcPr>
                <w:tcW w:w="4136" w:type="dxa"/>
                <w:gridSpan w:val="2"/>
              </w:tcPr>
            </w:tcPrChange>
          </w:tcPr>
          <w:p w14:paraId="1DAEEB4D" w14:textId="77777777" w:rsidR="00730761" w:rsidRDefault="00152FB0">
            <w:pPr>
              <w:spacing w:after="0"/>
              <w:contextualSpacing/>
              <w:rPr>
                <w:ins w:id="193" w:author="Sara Brandenburg" w:date="2026-09-25T21:11:00Z" w16du:dateUtc="2026-09-26T01:11:00Z"/>
              </w:rPr>
            </w:pPr>
            <w:ins w:id="194" w:author="Sara Brandenburg" w:date="2026-09-25T21:11:00Z" w16du:dateUtc="2026-09-26T01:11:00Z">
              <w:r>
                <w:rPr>
                  <w:b/>
                  <w:sz w:val="18"/>
                  <w:szCs w:val="18"/>
                </w:rPr>
                <w:t xml:space="preserve">Interested in Volunteering?  </w:t>
              </w:r>
              <w:r>
                <w:rPr>
                  <w:rFonts w:ascii="Cantarell" w:eastAsia="Cantarell" w:hAnsi="Cantarell" w:cs="Cantarell"/>
                  <w:b/>
                  <w:sz w:val="18"/>
                  <w:szCs w:val="18"/>
                </w:rPr>
                <w:t xml:space="preserve">Yes  / </w:t>
              </w:r>
              <w:r>
                <w:rPr>
                  <w:b/>
                  <w:sz w:val="18"/>
                  <w:szCs w:val="18"/>
                </w:rPr>
                <w:t xml:space="preserve"> No</w:t>
              </w:r>
            </w:ins>
          </w:p>
          <w:p w14:paraId="5A85BDA4" w14:textId="77777777" w:rsidR="00152FB0" w:rsidRDefault="00152FB0">
            <w:pPr>
              <w:contextualSpacing/>
              <w:rPr>
                <w:b/>
                <w:sz w:val="18"/>
                <w:szCs w:val="18"/>
              </w:rPr>
            </w:pPr>
            <w:ins w:id="195" w:author="Sara Brandenburg" w:date="2026-09-25T21:11:00Z" w16du:dateUtc="2026-09-26T01:11:00Z">
              <w:r>
                <w:rPr>
                  <w:b/>
                  <w:sz w:val="18"/>
                  <w:szCs w:val="18"/>
                </w:rPr>
                <w:t xml:space="preserve">Volunteer opportunities (circle all that apply):  </w:t>
              </w:r>
              <w:r>
                <w:rPr>
                  <w:sz w:val="18"/>
                  <w:szCs w:val="18"/>
                </w:rPr>
                <w:t>board/concessions/fields/team mom/coach</w:t>
              </w:r>
            </w:ins>
          </w:p>
        </w:tc>
      </w:tr>
      <w:tr w:rsidR="00B35B74" w14:paraId="1CD6FE5F" w14:textId="77777777" w:rsidTr="00037EDB">
        <w:trPr>
          <w:del w:id="196" w:author="Sara Brandenburg" w:date="2026-09-25T21:11:00Z" w16du:dateUtc="2026-09-26T01:11:00Z"/>
        </w:trPr>
        <w:tc>
          <w:tcPr>
            <w:tcW w:w="4886" w:type="dxa"/>
          </w:tcPr>
          <w:p w14:paraId="4803E0BD" w14:textId="35424579" w:rsidR="00B35B74" w:rsidRDefault="00B35B74" w:rsidP="00037EDB">
            <w:pPr>
              <w:rPr>
                <w:del w:id="197" w:author="Sara Brandenburg" w:date="2026-09-25T21:11:00Z" w16du:dateUtc="2026-09-26T01:11:00Z"/>
              </w:rPr>
            </w:pPr>
            <w:del w:id="198" w:author="Sara Brandenburg" w:date="2026-09-25T21:11:00Z" w16du:dateUtc="2026-09-26T01:11:00Z">
              <w:r>
                <w:delText>Nominator’s organisation</w:delText>
              </w:r>
            </w:del>
          </w:p>
        </w:tc>
        <w:tc>
          <w:tcPr>
            <w:tcW w:w="4886" w:type="dxa"/>
            <w:gridSpan w:val="2"/>
          </w:tcPr>
          <w:p w14:paraId="57D18B39" w14:textId="77777777" w:rsidR="00B35B74" w:rsidRDefault="00B35B74" w:rsidP="00037EDB">
            <w:pPr>
              <w:rPr>
                <w:del w:id="199" w:author="Sara Brandenburg" w:date="2026-09-25T21:11:00Z" w16du:dateUtc="2026-09-26T01:11:00Z"/>
              </w:rPr>
            </w:pPr>
          </w:p>
        </w:tc>
      </w:tr>
      <w:tr w:rsidR="00B35B74" w14:paraId="01413601" w14:textId="77777777" w:rsidTr="00037EDB">
        <w:trPr>
          <w:del w:id="200" w:author="Sara Brandenburg" w:date="2026-09-25T21:11:00Z" w16du:dateUtc="2026-09-26T01:11:00Z"/>
        </w:trPr>
        <w:tc>
          <w:tcPr>
            <w:tcW w:w="4886" w:type="dxa"/>
          </w:tcPr>
          <w:p w14:paraId="7EE9553B" w14:textId="27CFE44A" w:rsidR="00B35B74" w:rsidRDefault="00B35B74" w:rsidP="00037EDB">
            <w:pPr>
              <w:rPr>
                <w:del w:id="201" w:author="Sara Brandenburg" w:date="2026-09-25T21:11:00Z" w16du:dateUtc="2026-09-26T01:11:00Z"/>
              </w:rPr>
            </w:pPr>
            <w:del w:id="202" w:author="Sara Brandenburg" w:date="2026-09-25T21:11:00Z" w16du:dateUtc="2026-09-26T01:11:00Z">
              <w:r>
                <w:delText>Nominator’s job title</w:delText>
              </w:r>
            </w:del>
          </w:p>
        </w:tc>
        <w:tc>
          <w:tcPr>
            <w:tcW w:w="4886" w:type="dxa"/>
            <w:gridSpan w:val="2"/>
          </w:tcPr>
          <w:p w14:paraId="5877A6A7" w14:textId="77777777" w:rsidR="00B35B74" w:rsidRDefault="00B35B74" w:rsidP="00037EDB">
            <w:pPr>
              <w:rPr>
                <w:del w:id="203" w:author="Sara Brandenburg" w:date="2026-09-25T21:11:00Z" w16du:dateUtc="2026-09-26T01:11:00Z"/>
              </w:rPr>
            </w:pPr>
          </w:p>
        </w:tc>
      </w:tr>
      <w:tr w:rsidR="00B35B74" w14:paraId="7FBE13E0" w14:textId="77777777" w:rsidTr="00037EDB">
        <w:trPr>
          <w:del w:id="204" w:author="Sara Brandenburg" w:date="2026-09-25T21:11:00Z" w16du:dateUtc="2026-09-26T01:11:00Z"/>
        </w:trPr>
        <w:tc>
          <w:tcPr>
            <w:tcW w:w="4886" w:type="dxa"/>
          </w:tcPr>
          <w:p w14:paraId="3DC175F7" w14:textId="503F5AEF" w:rsidR="00B35B74" w:rsidRDefault="00A95B81" w:rsidP="00037EDB">
            <w:pPr>
              <w:rPr>
                <w:del w:id="205" w:author="Sara Brandenburg" w:date="2026-09-25T21:11:00Z" w16du:dateUtc="2026-09-26T01:11:00Z"/>
              </w:rPr>
            </w:pPr>
            <w:del w:id="206" w:author="Sara Brandenburg" w:date="2026-09-25T21:11:00Z" w16du:dateUtc="2026-09-26T01:11:00Z">
              <w:r>
                <w:delText>Nominator’s email address</w:delText>
              </w:r>
            </w:del>
          </w:p>
        </w:tc>
        <w:tc>
          <w:tcPr>
            <w:tcW w:w="4886" w:type="dxa"/>
            <w:gridSpan w:val="2"/>
          </w:tcPr>
          <w:p w14:paraId="41D76803" w14:textId="77777777" w:rsidR="00B35B74" w:rsidRDefault="00B35B74" w:rsidP="00037EDB">
            <w:pPr>
              <w:rPr>
                <w:del w:id="207" w:author="Sara Brandenburg" w:date="2026-09-25T21:11:00Z" w16du:dateUtc="2026-09-26T01:11:00Z"/>
              </w:rPr>
            </w:pPr>
          </w:p>
        </w:tc>
      </w:tr>
      <w:tr w:rsidR="00A95B81" w14:paraId="49D5958E" w14:textId="77777777" w:rsidTr="00037EDB">
        <w:trPr>
          <w:del w:id="208" w:author="Sara Brandenburg" w:date="2026-09-25T21:11:00Z" w16du:dateUtc="2026-09-26T01:11:00Z"/>
        </w:trPr>
        <w:tc>
          <w:tcPr>
            <w:tcW w:w="4886" w:type="dxa"/>
          </w:tcPr>
          <w:p w14:paraId="2A375171" w14:textId="6A91E7AB" w:rsidR="00A95B81" w:rsidRDefault="00A95B81" w:rsidP="00037EDB">
            <w:pPr>
              <w:rPr>
                <w:del w:id="209" w:author="Sara Brandenburg" w:date="2026-09-25T21:11:00Z" w16du:dateUtc="2026-09-26T01:11:00Z"/>
              </w:rPr>
            </w:pPr>
            <w:del w:id="210" w:author="Sara Brandenburg" w:date="2026-09-25T21:11:00Z" w16du:dateUtc="2026-09-26T01:11:00Z">
              <w:r>
                <w:delText>Nominator’s best contact number</w:delText>
              </w:r>
            </w:del>
          </w:p>
        </w:tc>
        <w:tc>
          <w:tcPr>
            <w:tcW w:w="4886" w:type="dxa"/>
            <w:gridSpan w:val="2"/>
          </w:tcPr>
          <w:p w14:paraId="273C27F4" w14:textId="77777777" w:rsidR="00A95B81" w:rsidRDefault="00A95B81" w:rsidP="00037EDB">
            <w:pPr>
              <w:rPr>
                <w:del w:id="211" w:author="Sara Brandenburg" w:date="2026-09-25T21:11:00Z" w16du:dateUtc="2026-09-26T01:11:00Z"/>
              </w:rPr>
            </w:pPr>
          </w:p>
        </w:tc>
      </w:tr>
      <w:tr w:rsidR="00956415" w14:paraId="0950AA22" w14:textId="77777777" w:rsidTr="00037EDB">
        <w:trPr>
          <w:del w:id="212" w:author="Sara Brandenburg" w:date="2026-09-25T21:11:00Z" w16du:dateUtc="2026-09-26T01:11:00Z"/>
        </w:trPr>
        <w:tc>
          <w:tcPr>
            <w:tcW w:w="4886" w:type="dxa"/>
          </w:tcPr>
          <w:p w14:paraId="099102CF" w14:textId="75A3870B" w:rsidR="00956415" w:rsidRDefault="00956415" w:rsidP="00037EDB">
            <w:pPr>
              <w:rPr>
                <w:del w:id="213" w:author="Sara Brandenburg" w:date="2026-09-25T21:11:00Z" w16du:dateUtc="2026-09-26T01:11:00Z"/>
              </w:rPr>
            </w:pPr>
            <w:del w:id="214" w:author="Sara Brandenburg" w:date="2026-09-25T21:11:00Z" w16du:dateUtc="2026-09-26T01:11:00Z">
              <w:r>
                <w:delText>Your relationship to the nominee</w:delText>
              </w:r>
            </w:del>
          </w:p>
        </w:tc>
        <w:tc>
          <w:tcPr>
            <w:tcW w:w="4886" w:type="dxa"/>
            <w:gridSpan w:val="2"/>
          </w:tcPr>
          <w:p w14:paraId="1B258449" w14:textId="77777777" w:rsidR="00956415" w:rsidRDefault="00956415" w:rsidP="00037EDB">
            <w:pPr>
              <w:rPr>
                <w:del w:id="215" w:author="Sara Brandenburg" w:date="2026-09-25T21:11:00Z" w16du:dateUtc="2026-09-26T01:11:00Z"/>
              </w:rPr>
            </w:pPr>
          </w:p>
        </w:tc>
      </w:tr>
    </w:tbl>
    <w:p w14:paraId="3A0D81F2" w14:textId="77777777" w:rsidR="00B35B74" w:rsidRDefault="00152FB0" w:rsidP="00B35B74">
      <w:pPr>
        <w:rPr>
          <w:del w:id="216" w:author="Sara Brandenburg" w:date="2026-09-25T21:11:00Z" w16du:dateUtc="2026-09-26T01:11:00Z"/>
        </w:rPr>
      </w:pPr>
      <w:ins w:id="217" w:author="Sara Brandenburg" w:date="2026-09-25T21:11:00Z" w16du:dateUtc="2026-09-26T01:11:00Z">
        <w:r>
          <w:rPr>
            <w:sz w:val="18"/>
            <w:szCs w:val="18"/>
          </w:rPr>
          <w:t>________________________________________________________________________________________________________________________</w:t>
        </w:r>
      </w:ins>
    </w:p>
    <w:p w14:paraId="79D81330" w14:textId="77777777" w:rsidR="008379FC" w:rsidRPr="008379FC" w:rsidRDefault="008379FC" w:rsidP="006141B3">
      <w:pPr>
        <w:rPr>
          <w:del w:id="218" w:author="Sara Brandenburg" w:date="2026-09-25T21:11:00Z" w16du:dateUtc="2026-09-26T01:11:00Z"/>
        </w:rPr>
      </w:pPr>
    </w:p>
    <w:p w14:paraId="11A5DE86" w14:textId="11F915E9" w:rsidR="006141B3" w:rsidRDefault="006141B3" w:rsidP="006141B3">
      <w:pPr>
        <w:rPr>
          <w:del w:id="219" w:author="Sara Brandenburg" w:date="2026-09-25T21:11:00Z" w16du:dateUtc="2026-09-26T01:11:00Z"/>
          <w:b/>
          <w:bCs/>
        </w:rPr>
      </w:pPr>
      <w:del w:id="220" w:author="Sara Brandenburg" w:date="2026-09-25T21:11:00Z" w16du:dateUtc="2026-09-26T01:11:00Z">
        <w:r>
          <w:rPr>
            <w:b/>
            <w:bCs/>
          </w:rPr>
          <w:delText>Answering the criteria</w:delText>
        </w:r>
      </w:del>
    </w:p>
    <w:p w14:paraId="36D028DC" w14:textId="77777777" w:rsidR="00911C8D" w:rsidRDefault="00911C8D" w:rsidP="006141B3">
      <w:pPr>
        <w:rPr>
          <w:del w:id="221" w:author="Sara Brandenburg" w:date="2026-09-25T21:11:00Z" w16du:dateUtc="2026-09-26T01:11:00Z"/>
          <w:b/>
          <w:bCs/>
        </w:rPr>
      </w:pPr>
    </w:p>
    <w:p w14:paraId="220662CA" w14:textId="77777777" w:rsidR="006141B3" w:rsidRDefault="006141B3">
      <w:pPr>
        <w:contextualSpacing/>
        <w:rPr>
          <w:moveTo w:id="222" w:author="Sara Brandenburg" w:date="2026-09-25T21:11:00Z" w16du:dateUtc="2026-09-26T01:11:00Z"/>
          <w:sz w:val="18"/>
          <w:rPrChange w:id="223" w:author="Sara Brandenburg" w:date="2026-09-25T21:11:00Z" w16du:dateUtc="2026-09-26T01:11:00Z">
            <w:rPr>
              <w:moveTo w:id="224" w:author="Sara Brandenburg" w:date="2026-09-25T21:11:00Z" w16du:dateUtc="2026-09-26T01:11:00Z"/>
              <w:rFonts w:asciiTheme="minorHAnsi" w:hAnsiTheme="minorHAnsi" w:cstheme="minorHAnsi"/>
              <w:b/>
              <w:bCs/>
            </w:rPr>
          </w:rPrChange>
        </w:rPr>
        <w:pPrChange w:id="225" w:author="Sara Brandenburg" w:date="2026-09-25T21:11:00Z" w16du:dateUtc="2026-09-26T01:11:00Z">
          <w:pPr/>
        </w:pPrChange>
      </w:pPr>
      <w:moveToRangeStart w:id="226" w:author="Sara Brandenburg" w:date="2026-09-25T21:11:00Z" w:name="move241263123"/>
    </w:p>
    <w:p w14:paraId="08DAEBAD" w14:textId="77777777" w:rsidR="00730761" w:rsidRDefault="007041E3">
      <w:pPr>
        <w:contextualSpacing/>
        <w:jc w:val="center"/>
        <w:rPr>
          <w:ins w:id="227" w:author="Sara Brandenburg" w:date="2026-09-25T21:11:00Z" w16du:dateUtc="2026-09-26T01:11:00Z"/>
          <w:b/>
          <w:sz w:val="18"/>
          <w:szCs w:val="18"/>
        </w:rPr>
      </w:pPr>
      <w:moveTo w:id="228" w:author="Sara Brandenburg" w:date="2026-09-25T21:11:00Z" w16du:dateUtc="2026-09-26T01:11:00Z">
        <w:r>
          <w:rPr>
            <w:b/>
            <w:sz w:val="18"/>
            <w:rPrChange w:id="229" w:author="Sara Brandenburg" w:date="2026-09-25T21:11:00Z" w16du:dateUtc="2026-09-26T01:11:00Z">
              <w:rPr>
                <w:rFonts w:asciiTheme="minorHAnsi" w:hAnsiTheme="minorHAnsi" w:cstheme="minorHAnsi"/>
                <w:lang w:val="en-US"/>
              </w:rPr>
            </w:rPrChange>
          </w:rPr>
          <w:t xml:space="preserve">For </w:t>
        </w:r>
      </w:moveTo>
      <w:moveToRangeEnd w:id="226"/>
      <w:ins w:id="230" w:author="Sara Brandenburg" w:date="2026-09-25T21:11:00Z" w16du:dateUtc="2026-09-26T01:11:00Z">
        <w:r w:rsidR="00152FB0">
          <w:rPr>
            <w:b/>
            <w:sz w:val="18"/>
            <w:szCs w:val="18"/>
          </w:rPr>
          <w:t>League Use Only</w:t>
        </w:r>
      </w:ins>
    </w:p>
    <w:p w14:paraId="518FFE0D" w14:textId="77777777" w:rsidR="00730761" w:rsidRDefault="00152FB0">
      <w:pPr>
        <w:contextualSpacing/>
        <w:rPr>
          <w:ins w:id="231" w:author="Sara Brandenburg" w:date="2026-09-25T21:11:00Z" w16du:dateUtc="2026-09-26T01:11:00Z"/>
        </w:rPr>
      </w:pPr>
      <w:ins w:id="232" w:author="Sara Brandenburg" w:date="2026-09-25T21:11:00Z" w16du:dateUtc="2026-09-26T01:11:00Z">
        <w:r>
          <w:rPr>
            <w:b/>
            <w:sz w:val="18"/>
            <w:szCs w:val="18"/>
          </w:rPr>
          <w:t>Amount Paid:_____________ Cash______ Check______    Received By:_________________________    Buy Out Fee Paid:___________</w:t>
        </w:r>
      </w:ins>
    </w:p>
    <w:tbl>
      <w:tblPr>
        <w:tblStyle w:val="TableGrid"/>
        <w:tblW w:w="10790" w:type="dxa"/>
        <w:tblLook w:val="04A0" w:firstRow="1" w:lastRow="0" w:firstColumn="1" w:lastColumn="0" w:noHBand="0" w:noVBand="1"/>
        <w:tblPrChange w:id="233" w:author="Sara Brandenburg" w:date="2026-09-25T21:11:00Z" w16du:dateUtc="2026-09-26T01:11:00Z">
          <w:tblPr>
            <w:tblStyle w:val="TableGrid"/>
            <w:tblW w:w="0" w:type="auto"/>
            <w:tblLook w:val="04A0" w:firstRow="1" w:lastRow="0" w:firstColumn="1" w:lastColumn="0" w:noHBand="0" w:noVBand="1"/>
          </w:tblPr>
        </w:tblPrChange>
      </w:tblPr>
      <w:tblGrid>
        <w:gridCol w:w="10790"/>
        <w:tblGridChange w:id="234">
          <w:tblGrid>
            <w:gridCol w:w="9772"/>
            <w:gridCol w:w="1018"/>
          </w:tblGrid>
        </w:tblGridChange>
      </w:tblGrid>
      <w:tr w:rsidR="00911C8D" w14:paraId="281D4ED9" w14:textId="77777777">
        <w:trPr>
          <w:trPrChange w:id="235" w:author="Sara Brandenburg" w:date="2026-09-25T21:11:00Z" w16du:dateUtc="2026-09-26T01:11:00Z">
            <w:trPr>
              <w:gridAfter w:val="1"/>
            </w:trPr>
          </w:trPrChange>
        </w:trPr>
        <w:tc>
          <w:tcPr>
            <w:tcW w:w="10790" w:type="dxa"/>
            <w:tcPrChange w:id="236" w:author="Sara Brandenburg" w:date="2026-09-25T21:11:00Z" w16du:dateUtc="2026-09-26T01:11:00Z">
              <w:tcPr>
                <w:tcW w:w="9772" w:type="dxa"/>
              </w:tcPr>
            </w:tcPrChange>
          </w:tcPr>
          <w:p w14:paraId="493FA409" w14:textId="57E08063" w:rsidR="00B76136" w:rsidRPr="00B76136" w:rsidRDefault="00152FB0" w:rsidP="00B76136">
            <w:pPr>
              <w:rPr>
                <w:del w:id="237" w:author="Sara Brandenburg" w:date="2026-09-25T21:11:00Z" w16du:dateUtc="2026-09-26T01:11:00Z"/>
                <w:rFonts w:eastAsia="Times New Roman" w:cstheme="minorHAnsi"/>
                <w:color w:val="333E48"/>
                <w:lang w:eastAsia="en-AU"/>
              </w:rPr>
            </w:pPr>
            <w:ins w:id="238" w:author="Sara Brandenburg" w:date="2026-09-25T21:11:00Z" w16du:dateUtc="2026-09-26T01:11:00Z">
              <w:r>
                <w:rPr>
                  <w:sz w:val="18"/>
                  <w:szCs w:val="18"/>
                </w:rPr>
                <w:t>Circle Credit Card Type:   Visa     Mastercard    AmEx   Square     Amount Paid: __________   Confirmation Number: ______________________</w:t>
              </w:r>
            </w:ins>
            <w:del w:id="239" w:author="Sara Brandenburg" w:date="2026-09-25T21:11:00Z" w16du:dateUtc="2026-09-26T01:11:00Z">
              <w:r w:rsidR="00637DA1" w:rsidRPr="00637DA1">
                <w:rPr>
                  <w:rFonts w:eastAsia="Times New Roman" w:cstheme="minorHAnsi"/>
                  <w:color w:val="333E48"/>
                  <w:lang w:eastAsia="en-AU"/>
                </w:rPr>
                <w:delText>How is the innovation bringing something new to the insurance market for consumers and when did it launch?</w:delText>
              </w:r>
            </w:del>
          </w:p>
          <w:p w14:paraId="42E3AE80" w14:textId="0C5B8A58" w:rsidR="00911C8D" w:rsidRDefault="00911C8D" w:rsidP="00911C8D">
            <w:pPr>
              <w:rPr>
                <w:del w:id="240" w:author="Sara Brandenburg" w:date="2026-09-25T21:11:00Z" w16du:dateUtc="2026-09-26T01:11:00Z"/>
                <w:rFonts w:eastAsia="Times New Roman" w:cstheme="minorHAnsi"/>
                <w:color w:val="333E48"/>
                <w:lang w:eastAsia="en-AU"/>
              </w:rPr>
            </w:pPr>
          </w:p>
          <w:p w14:paraId="2ED70C1D" w14:textId="10A9C2B1" w:rsidR="00B1526F" w:rsidRDefault="00B1526F" w:rsidP="00911C8D">
            <w:pPr>
              <w:rPr>
                <w:del w:id="241" w:author="Sara Brandenburg" w:date="2026-09-25T21:11:00Z" w16du:dateUtc="2026-09-26T01:11:00Z"/>
                <w:rFonts w:eastAsia="Times New Roman" w:cstheme="minorHAnsi"/>
                <w:color w:val="333E48"/>
                <w:lang w:eastAsia="en-AU"/>
              </w:rPr>
            </w:pPr>
          </w:p>
          <w:p w14:paraId="70A8FEE1" w14:textId="77777777" w:rsidR="00301BE5" w:rsidRDefault="00301BE5" w:rsidP="00911C8D">
            <w:pPr>
              <w:rPr>
                <w:del w:id="242" w:author="Sara Brandenburg" w:date="2026-09-25T21:11:00Z" w16du:dateUtc="2026-09-26T01:11:00Z"/>
                <w:rFonts w:eastAsia="Times New Roman" w:cstheme="minorHAnsi"/>
                <w:color w:val="333E48"/>
                <w:lang w:eastAsia="en-AU"/>
              </w:rPr>
            </w:pPr>
          </w:p>
          <w:p w14:paraId="7C35CDA6" w14:textId="77777777" w:rsidR="00B1526F" w:rsidRDefault="00B1526F" w:rsidP="00911C8D">
            <w:pPr>
              <w:rPr>
                <w:del w:id="243" w:author="Sara Brandenburg" w:date="2026-09-25T21:11:00Z" w16du:dateUtc="2026-09-26T01:11:00Z"/>
                <w:rFonts w:eastAsia="Times New Roman" w:cstheme="minorHAnsi"/>
                <w:color w:val="333E48"/>
                <w:lang w:eastAsia="en-AU"/>
              </w:rPr>
            </w:pPr>
          </w:p>
          <w:p w14:paraId="4D754D24" w14:textId="4E0F7AB7" w:rsidR="00911C8D" w:rsidRDefault="00911C8D">
            <w:pPr>
              <w:spacing w:after="0"/>
              <w:contextualSpacing/>
              <w:rPr>
                <w:rPrChange w:id="244" w:author="Sara Brandenburg" w:date="2026-09-25T21:11:00Z" w16du:dateUtc="2026-09-26T01:11:00Z">
                  <w:rPr>
                    <w:rFonts w:asciiTheme="minorHAnsi" w:eastAsia="Times New Roman" w:hAnsiTheme="minorHAnsi" w:cstheme="minorHAnsi"/>
                    <w:color w:val="333E48"/>
                    <w:lang w:eastAsia="en-AU"/>
                  </w:rPr>
                </w:rPrChange>
              </w:rPr>
              <w:pPrChange w:id="245" w:author="Sara Brandenburg" w:date="2026-09-25T21:11:00Z" w16du:dateUtc="2026-09-26T01:11:00Z">
                <w:pPr>
                  <w:widowControl/>
                  <w:autoSpaceDE/>
                  <w:autoSpaceDN/>
                </w:pPr>
              </w:pPrChange>
            </w:pPr>
          </w:p>
        </w:tc>
      </w:tr>
    </w:tbl>
    <w:p w14:paraId="56B8406A" w14:textId="77777777" w:rsidR="00911C8D" w:rsidRDefault="00911C8D" w:rsidP="00911C8D">
      <w:pPr>
        <w:rPr>
          <w:del w:id="246" w:author="Sara Brandenburg" w:date="2026-09-25T21:11:00Z" w16du:dateUtc="2026-09-26T01:11:00Z"/>
          <w:rFonts w:eastAsia="Times New Roman" w:cstheme="minorHAnsi"/>
          <w:color w:val="333E48"/>
          <w:lang w:eastAsia="en-AU"/>
        </w:rPr>
      </w:pPr>
    </w:p>
    <w:tbl>
      <w:tblPr>
        <w:tblStyle w:val="TableGrid"/>
        <w:tblW w:w="0" w:type="auto"/>
        <w:tblLook w:val="04A0" w:firstRow="1" w:lastRow="0" w:firstColumn="1" w:lastColumn="0" w:noHBand="0" w:noVBand="1"/>
      </w:tblPr>
      <w:tblGrid>
        <w:gridCol w:w="9772"/>
      </w:tblGrid>
      <w:tr w:rsidR="00911C8D" w14:paraId="69213B53" w14:textId="77777777" w:rsidTr="002A3885">
        <w:trPr>
          <w:del w:id="247" w:author="Sara Brandenburg" w:date="2026-09-25T21:11:00Z" w16du:dateUtc="2026-09-26T01:11:00Z"/>
        </w:trPr>
        <w:tc>
          <w:tcPr>
            <w:tcW w:w="9772" w:type="dxa"/>
          </w:tcPr>
          <w:p w14:paraId="2FCDB455" w14:textId="77777777" w:rsidR="00B76136" w:rsidRPr="00B76136" w:rsidRDefault="00B76136" w:rsidP="00B76136">
            <w:pPr>
              <w:rPr>
                <w:del w:id="248" w:author="Sara Brandenburg" w:date="2026-09-25T21:11:00Z" w16du:dateUtc="2026-09-26T01:11:00Z"/>
                <w:rFonts w:eastAsia="Times New Roman" w:cstheme="minorHAnsi"/>
                <w:color w:val="333E48"/>
                <w:lang w:eastAsia="en-AU"/>
              </w:rPr>
            </w:pPr>
            <w:del w:id="249" w:author="Sara Brandenburg" w:date="2026-09-25T21:11:00Z" w16du:dateUtc="2026-09-26T01:11:00Z">
              <w:r w:rsidRPr="00B76136">
                <w:rPr>
                  <w:rFonts w:eastAsia="Times New Roman" w:cstheme="minorHAnsi"/>
                  <w:color w:val="333E48"/>
                  <w:lang w:eastAsia="en-AU"/>
                </w:rPr>
                <w:delText xml:space="preserve">How has the innovation been developed taking into consideration consumer needs and expectations? </w:delText>
              </w:r>
            </w:del>
          </w:p>
          <w:p w14:paraId="463B7EAF" w14:textId="7377DA16" w:rsidR="00B1526F" w:rsidRDefault="00B1526F" w:rsidP="00B1526F">
            <w:pPr>
              <w:rPr>
                <w:del w:id="250" w:author="Sara Brandenburg" w:date="2026-09-25T21:11:00Z" w16du:dateUtc="2026-09-26T01:11:00Z"/>
                <w:rFonts w:eastAsia="Times New Roman" w:cstheme="minorHAnsi"/>
                <w:color w:val="333E48"/>
                <w:lang w:eastAsia="en-AU"/>
              </w:rPr>
            </w:pPr>
          </w:p>
          <w:p w14:paraId="57F66804" w14:textId="23013C32" w:rsidR="00B1526F" w:rsidRDefault="00B1526F" w:rsidP="00B1526F">
            <w:pPr>
              <w:rPr>
                <w:del w:id="251" w:author="Sara Brandenburg" w:date="2026-09-25T21:11:00Z" w16du:dateUtc="2026-09-26T01:11:00Z"/>
                <w:rFonts w:eastAsia="Times New Roman" w:cstheme="minorHAnsi"/>
                <w:color w:val="333E48"/>
                <w:lang w:eastAsia="en-AU"/>
              </w:rPr>
            </w:pPr>
          </w:p>
          <w:p w14:paraId="016EFC5F" w14:textId="19D47073" w:rsidR="00B1526F" w:rsidRDefault="00B1526F" w:rsidP="00B1526F">
            <w:pPr>
              <w:rPr>
                <w:del w:id="252" w:author="Sara Brandenburg" w:date="2026-09-25T21:11:00Z" w16du:dateUtc="2026-09-26T01:11:00Z"/>
                <w:rFonts w:eastAsia="Times New Roman" w:cstheme="minorHAnsi"/>
                <w:color w:val="333E48"/>
                <w:lang w:eastAsia="en-AU"/>
              </w:rPr>
            </w:pPr>
          </w:p>
          <w:p w14:paraId="05EABE81" w14:textId="77777777" w:rsidR="00B1526F" w:rsidRPr="00B1526F" w:rsidRDefault="00B1526F" w:rsidP="00B1526F">
            <w:pPr>
              <w:rPr>
                <w:del w:id="253" w:author="Sara Brandenburg" w:date="2026-09-25T21:11:00Z" w16du:dateUtc="2026-09-26T01:11:00Z"/>
                <w:rFonts w:eastAsia="Times New Roman" w:cstheme="minorHAnsi"/>
                <w:color w:val="333E48"/>
                <w:lang w:eastAsia="en-AU"/>
              </w:rPr>
            </w:pPr>
          </w:p>
          <w:p w14:paraId="15A15407" w14:textId="77777777" w:rsidR="00911C8D" w:rsidRDefault="00911C8D" w:rsidP="002A3885">
            <w:pPr>
              <w:rPr>
                <w:del w:id="254" w:author="Sara Brandenburg" w:date="2026-09-25T21:11:00Z" w16du:dateUtc="2026-09-26T01:11:00Z"/>
                <w:rFonts w:eastAsia="Times New Roman" w:cstheme="minorHAnsi"/>
                <w:color w:val="333E48"/>
                <w:lang w:eastAsia="en-AU"/>
              </w:rPr>
            </w:pPr>
          </w:p>
        </w:tc>
      </w:tr>
    </w:tbl>
    <w:p w14:paraId="3AEDD47E" w14:textId="5AC07B5E" w:rsidR="00911C8D" w:rsidRDefault="00911C8D" w:rsidP="00911C8D">
      <w:pPr>
        <w:rPr>
          <w:del w:id="255" w:author="Sara Brandenburg" w:date="2026-09-25T21:11:00Z" w16du:dateUtc="2026-09-26T01:11:00Z"/>
          <w:rFonts w:eastAsia="Times New Roman" w:cstheme="minorHAnsi"/>
          <w:color w:val="333E48"/>
          <w:lang w:eastAsia="en-AU"/>
        </w:rPr>
      </w:pPr>
    </w:p>
    <w:p w14:paraId="2549A356" w14:textId="77777777" w:rsidR="0000365D" w:rsidRDefault="0000365D" w:rsidP="00911C8D">
      <w:pPr>
        <w:rPr>
          <w:del w:id="256" w:author="Sara Brandenburg" w:date="2026-09-25T21:11:00Z" w16du:dateUtc="2026-09-26T01:11:00Z"/>
          <w:rFonts w:eastAsia="Times New Roman" w:cstheme="minorHAnsi"/>
          <w:color w:val="333E48"/>
          <w:lang w:eastAsia="en-AU"/>
        </w:rPr>
      </w:pPr>
    </w:p>
    <w:tbl>
      <w:tblPr>
        <w:tblStyle w:val="TableGrid"/>
        <w:tblW w:w="0" w:type="auto"/>
        <w:tblLook w:val="04A0" w:firstRow="1" w:lastRow="0" w:firstColumn="1" w:lastColumn="0" w:noHBand="0" w:noVBand="1"/>
      </w:tblPr>
      <w:tblGrid>
        <w:gridCol w:w="9772"/>
      </w:tblGrid>
      <w:tr w:rsidR="00B1526F" w14:paraId="37EDAC80" w14:textId="77777777" w:rsidTr="002A3885">
        <w:trPr>
          <w:del w:id="257" w:author="Sara Brandenburg" w:date="2026-09-25T21:11:00Z" w16du:dateUtc="2026-09-26T01:11:00Z"/>
        </w:trPr>
        <w:tc>
          <w:tcPr>
            <w:tcW w:w="9772" w:type="dxa"/>
          </w:tcPr>
          <w:p w14:paraId="3DDFD10A" w14:textId="77777777" w:rsidR="00305CAC" w:rsidRPr="00305CAC" w:rsidRDefault="00305CAC" w:rsidP="00305CAC">
            <w:pPr>
              <w:rPr>
                <w:del w:id="258" w:author="Sara Brandenburg" w:date="2026-09-25T21:11:00Z" w16du:dateUtc="2026-09-26T01:11:00Z"/>
                <w:rFonts w:eastAsia="Times New Roman" w:cstheme="minorHAnsi"/>
                <w:color w:val="333E48"/>
                <w:lang w:eastAsia="en-AU"/>
              </w:rPr>
            </w:pPr>
            <w:del w:id="259" w:author="Sara Brandenburg" w:date="2026-09-25T21:11:00Z" w16du:dateUtc="2026-09-26T01:11:00Z">
              <w:r w:rsidRPr="00305CAC">
                <w:rPr>
                  <w:rFonts w:eastAsia="Times New Roman" w:cstheme="minorHAnsi"/>
                  <w:color w:val="333E48"/>
                  <w:lang w:eastAsia="en-AU"/>
                </w:rPr>
                <w:delText xml:space="preserve">How does the innovation show the way forward for consumers? </w:delText>
              </w:r>
            </w:del>
          </w:p>
          <w:p w14:paraId="65727AD0" w14:textId="199B07DC" w:rsidR="00B1526F" w:rsidRDefault="00B1526F" w:rsidP="002A3885">
            <w:pPr>
              <w:rPr>
                <w:del w:id="260" w:author="Sara Brandenburg" w:date="2026-09-25T21:11:00Z" w16du:dateUtc="2026-09-26T01:11:00Z"/>
                <w:rFonts w:eastAsia="Times New Roman" w:cstheme="minorHAnsi"/>
                <w:color w:val="333E48"/>
                <w:lang w:eastAsia="en-AU"/>
              </w:rPr>
            </w:pPr>
          </w:p>
          <w:p w14:paraId="6B894C76" w14:textId="0D4742A5" w:rsidR="00B1526F" w:rsidRDefault="00B1526F" w:rsidP="002A3885">
            <w:pPr>
              <w:rPr>
                <w:del w:id="261" w:author="Sara Brandenburg" w:date="2026-09-25T21:11:00Z" w16du:dateUtc="2026-09-26T01:11:00Z"/>
                <w:rFonts w:eastAsia="Times New Roman" w:cstheme="minorHAnsi"/>
                <w:color w:val="333E48"/>
                <w:lang w:eastAsia="en-AU"/>
              </w:rPr>
            </w:pPr>
          </w:p>
          <w:p w14:paraId="01D461E0" w14:textId="77777777" w:rsidR="00B1526F" w:rsidRDefault="00B1526F" w:rsidP="002A3885">
            <w:pPr>
              <w:rPr>
                <w:del w:id="262" w:author="Sara Brandenburg" w:date="2026-09-25T21:11:00Z" w16du:dateUtc="2026-09-26T01:11:00Z"/>
                <w:rFonts w:eastAsia="Times New Roman" w:cstheme="minorHAnsi"/>
                <w:color w:val="333E48"/>
                <w:lang w:eastAsia="en-AU"/>
              </w:rPr>
            </w:pPr>
          </w:p>
          <w:p w14:paraId="73DE72F9" w14:textId="77777777" w:rsidR="00B1526F" w:rsidRDefault="00B1526F" w:rsidP="002A3885">
            <w:pPr>
              <w:rPr>
                <w:del w:id="263" w:author="Sara Brandenburg" w:date="2026-09-25T21:11:00Z" w16du:dateUtc="2026-09-26T01:11:00Z"/>
                <w:rFonts w:eastAsia="Times New Roman" w:cstheme="minorHAnsi"/>
                <w:color w:val="333E48"/>
                <w:lang w:eastAsia="en-AU"/>
              </w:rPr>
            </w:pPr>
          </w:p>
        </w:tc>
      </w:tr>
    </w:tbl>
    <w:p w14:paraId="33FF6FA9" w14:textId="77777777" w:rsidR="00B1526F" w:rsidRDefault="00B1526F" w:rsidP="00B1526F">
      <w:pPr>
        <w:rPr>
          <w:del w:id="264" w:author="Sara Brandenburg" w:date="2026-09-25T21:11:00Z" w16du:dateUtc="2026-09-26T01:11:00Z"/>
          <w:rFonts w:eastAsia="Times New Roman" w:cstheme="minorHAnsi"/>
          <w:color w:val="333E48"/>
          <w:lang w:eastAsia="en-AU"/>
        </w:rPr>
      </w:pPr>
    </w:p>
    <w:tbl>
      <w:tblPr>
        <w:tblStyle w:val="TableGrid"/>
        <w:tblW w:w="0" w:type="auto"/>
        <w:tblLook w:val="04A0" w:firstRow="1" w:lastRow="0" w:firstColumn="1" w:lastColumn="0" w:noHBand="0" w:noVBand="1"/>
      </w:tblPr>
      <w:tblGrid>
        <w:gridCol w:w="9772"/>
      </w:tblGrid>
      <w:tr w:rsidR="00B1526F" w14:paraId="6A41AF83" w14:textId="77777777" w:rsidTr="002A3885">
        <w:trPr>
          <w:del w:id="265" w:author="Sara Brandenburg" w:date="2026-09-25T21:11:00Z" w16du:dateUtc="2026-09-26T01:11:00Z"/>
        </w:trPr>
        <w:tc>
          <w:tcPr>
            <w:tcW w:w="9772" w:type="dxa"/>
          </w:tcPr>
          <w:p w14:paraId="52FC6FE4" w14:textId="77777777" w:rsidR="00DB6E73" w:rsidRPr="00DB6E73" w:rsidRDefault="00DB6E73" w:rsidP="00DB6E73">
            <w:pPr>
              <w:rPr>
                <w:del w:id="266" w:author="Sara Brandenburg" w:date="2026-09-25T21:11:00Z" w16du:dateUtc="2026-09-26T01:11:00Z"/>
                <w:rFonts w:eastAsia="Times New Roman" w:cstheme="minorHAnsi"/>
                <w:color w:val="333E48"/>
                <w:lang w:eastAsia="en-AU"/>
              </w:rPr>
            </w:pPr>
            <w:del w:id="267" w:author="Sara Brandenburg" w:date="2026-09-25T21:11:00Z" w16du:dateUtc="2026-09-26T01:11:00Z">
              <w:r w:rsidRPr="00DB6E73">
                <w:rPr>
                  <w:rFonts w:eastAsia="Times New Roman" w:cstheme="minorHAnsi"/>
                  <w:color w:val="333E48"/>
                  <w:lang w:eastAsia="en-AU"/>
                </w:rPr>
                <w:delText xml:space="preserve">Will the innovation improve consumer attitudes to insurance? How? </w:delText>
              </w:r>
            </w:del>
          </w:p>
          <w:p w14:paraId="3EA481B6" w14:textId="2E2E4955" w:rsidR="00B1526F" w:rsidRPr="006141B3" w:rsidRDefault="00B1526F" w:rsidP="002A3885">
            <w:pPr>
              <w:rPr>
                <w:del w:id="268" w:author="Sara Brandenburg" w:date="2026-09-25T21:11:00Z" w16du:dateUtc="2026-09-26T01:11:00Z"/>
                <w:rFonts w:eastAsia="Times New Roman" w:cstheme="minorHAnsi"/>
                <w:color w:val="333E48"/>
                <w:lang w:eastAsia="en-AU"/>
              </w:rPr>
            </w:pPr>
          </w:p>
          <w:p w14:paraId="4810F11E" w14:textId="77777777" w:rsidR="00B1526F" w:rsidRDefault="00B1526F" w:rsidP="002A3885">
            <w:pPr>
              <w:rPr>
                <w:del w:id="269" w:author="Sara Brandenburg" w:date="2026-09-25T21:11:00Z" w16du:dateUtc="2026-09-26T01:11:00Z"/>
                <w:rFonts w:eastAsia="Times New Roman" w:cstheme="minorHAnsi"/>
                <w:color w:val="333E48"/>
                <w:lang w:eastAsia="en-AU"/>
              </w:rPr>
            </w:pPr>
          </w:p>
          <w:p w14:paraId="4CFEE91C" w14:textId="77777777" w:rsidR="00B1526F" w:rsidRDefault="00B1526F" w:rsidP="002A3885">
            <w:pPr>
              <w:rPr>
                <w:del w:id="270" w:author="Sara Brandenburg" w:date="2026-09-25T21:11:00Z" w16du:dateUtc="2026-09-26T01:11:00Z"/>
                <w:rFonts w:eastAsia="Times New Roman" w:cstheme="minorHAnsi"/>
                <w:color w:val="333E48"/>
                <w:lang w:eastAsia="en-AU"/>
              </w:rPr>
            </w:pPr>
          </w:p>
        </w:tc>
      </w:tr>
    </w:tbl>
    <w:p w14:paraId="7B872CA8" w14:textId="3EA6D6BA" w:rsidR="006141B3" w:rsidRDefault="006141B3">
      <w:pPr>
        <w:rPr>
          <w:del w:id="271" w:author="Sara Brandenburg" w:date="2026-09-25T21:11:00Z" w16du:dateUtc="2026-09-26T01:11:00Z"/>
        </w:rPr>
      </w:pPr>
    </w:p>
    <w:tbl>
      <w:tblPr>
        <w:tblStyle w:val="TableGrid"/>
        <w:tblW w:w="0" w:type="auto"/>
        <w:tblLook w:val="04A0" w:firstRow="1" w:lastRow="0" w:firstColumn="1" w:lastColumn="0" w:noHBand="0" w:noVBand="1"/>
      </w:tblPr>
      <w:tblGrid>
        <w:gridCol w:w="9772"/>
      </w:tblGrid>
      <w:tr w:rsidR="00DB6E73" w14:paraId="73F33CC5" w14:textId="77777777" w:rsidTr="00037EDB">
        <w:trPr>
          <w:del w:id="272" w:author="Sara Brandenburg" w:date="2026-09-25T21:11:00Z" w16du:dateUtc="2026-09-26T01:11:00Z"/>
        </w:trPr>
        <w:tc>
          <w:tcPr>
            <w:tcW w:w="9772" w:type="dxa"/>
          </w:tcPr>
          <w:p w14:paraId="087637A2" w14:textId="77777777" w:rsidR="00E039DD" w:rsidRPr="00E039DD" w:rsidRDefault="00E039DD" w:rsidP="00E039DD">
            <w:pPr>
              <w:rPr>
                <w:del w:id="273" w:author="Sara Brandenburg" w:date="2026-09-25T21:11:00Z" w16du:dateUtc="2026-09-26T01:11:00Z"/>
                <w:rFonts w:eastAsia="Times New Roman" w:cstheme="minorHAnsi"/>
                <w:color w:val="333E48"/>
                <w:lang w:eastAsia="en-AU"/>
              </w:rPr>
            </w:pPr>
            <w:del w:id="274" w:author="Sara Brandenburg" w:date="2026-09-25T21:11:00Z" w16du:dateUtc="2026-09-26T01:11:00Z">
              <w:r w:rsidRPr="00E039DD">
                <w:rPr>
                  <w:rFonts w:eastAsia="Times New Roman" w:cstheme="minorHAnsi"/>
                  <w:color w:val="333E48"/>
                  <w:lang w:eastAsia="en-AU"/>
                </w:rPr>
                <w:delText xml:space="preserve">Will consumers be better off for this innovation? </w:delText>
              </w:r>
            </w:del>
          </w:p>
          <w:p w14:paraId="224F72E6" w14:textId="77777777" w:rsidR="00DB6E73" w:rsidRPr="006141B3" w:rsidRDefault="00DB6E73" w:rsidP="00037EDB">
            <w:pPr>
              <w:rPr>
                <w:del w:id="275" w:author="Sara Brandenburg" w:date="2026-09-25T21:11:00Z" w16du:dateUtc="2026-09-26T01:11:00Z"/>
                <w:rFonts w:eastAsia="Times New Roman" w:cstheme="minorHAnsi"/>
                <w:color w:val="333E48"/>
                <w:lang w:eastAsia="en-AU"/>
              </w:rPr>
            </w:pPr>
          </w:p>
          <w:p w14:paraId="5CF7A0F1" w14:textId="77777777" w:rsidR="00DB6E73" w:rsidRDefault="00DB6E73" w:rsidP="00037EDB">
            <w:pPr>
              <w:rPr>
                <w:del w:id="276" w:author="Sara Brandenburg" w:date="2026-09-25T21:11:00Z" w16du:dateUtc="2026-09-26T01:11:00Z"/>
                <w:rFonts w:eastAsia="Times New Roman" w:cstheme="minorHAnsi"/>
                <w:color w:val="333E48"/>
                <w:lang w:eastAsia="en-AU"/>
              </w:rPr>
            </w:pPr>
          </w:p>
          <w:p w14:paraId="22E63104" w14:textId="77777777" w:rsidR="00DB6E73" w:rsidRDefault="00DB6E73" w:rsidP="00037EDB">
            <w:pPr>
              <w:rPr>
                <w:del w:id="277" w:author="Sara Brandenburg" w:date="2026-09-25T21:11:00Z" w16du:dateUtc="2026-09-26T01:11:00Z"/>
                <w:rFonts w:eastAsia="Times New Roman" w:cstheme="minorHAnsi"/>
                <w:color w:val="333E48"/>
                <w:lang w:eastAsia="en-AU"/>
              </w:rPr>
            </w:pPr>
          </w:p>
        </w:tc>
      </w:tr>
    </w:tbl>
    <w:p w14:paraId="556F34FF" w14:textId="77777777" w:rsidR="00DB6E73" w:rsidRDefault="00DB6E73" w:rsidP="00DB6E73">
      <w:pPr>
        <w:rPr>
          <w:del w:id="278" w:author="Sara Brandenburg" w:date="2026-09-25T21:11:00Z" w16du:dateUtc="2026-09-26T01:11:00Z"/>
        </w:rPr>
      </w:pPr>
    </w:p>
    <w:tbl>
      <w:tblPr>
        <w:tblStyle w:val="TableGrid"/>
        <w:tblW w:w="0" w:type="auto"/>
        <w:tblLook w:val="04A0" w:firstRow="1" w:lastRow="0" w:firstColumn="1" w:lastColumn="0" w:noHBand="0" w:noVBand="1"/>
      </w:tblPr>
      <w:tblGrid>
        <w:gridCol w:w="9772"/>
      </w:tblGrid>
      <w:tr w:rsidR="00E039DD" w14:paraId="1275BF0E" w14:textId="77777777" w:rsidTr="00037EDB">
        <w:trPr>
          <w:del w:id="279" w:author="Sara Brandenburg" w:date="2026-09-25T21:11:00Z" w16du:dateUtc="2026-09-26T01:11:00Z"/>
        </w:trPr>
        <w:tc>
          <w:tcPr>
            <w:tcW w:w="9772" w:type="dxa"/>
          </w:tcPr>
          <w:p w14:paraId="26B81EB4" w14:textId="77777777" w:rsidR="00E039DD" w:rsidRPr="00E039DD" w:rsidRDefault="00E039DD" w:rsidP="00E039DD">
            <w:pPr>
              <w:rPr>
                <w:del w:id="280" w:author="Sara Brandenburg" w:date="2026-09-25T21:11:00Z" w16du:dateUtc="2026-09-26T01:11:00Z"/>
                <w:rFonts w:eastAsia="Times New Roman" w:cstheme="minorHAnsi"/>
                <w:color w:val="333E48"/>
                <w:lang w:eastAsia="en-AU"/>
              </w:rPr>
            </w:pPr>
            <w:del w:id="281" w:author="Sara Brandenburg" w:date="2026-09-25T21:11:00Z" w16du:dateUtc="2026-09-26T01:11:00Z">
              <w:r w:rsidRPr="00E039DD">
                <w:rPr>
                  <w:rFonts w:eastAsia="Times New Roman" w:cstheme="minorHAnsi"/>
                  <w:color w:val="333E48"/>
                  <w:lang w:eastAsia="en-AU"/>
                </w:rPr>
                <w:delText xml:space="preserve">Is the application supported by evidence of commercial success (statistics etc)? </w:delText>
              </w:r>
              <w:r w:rsidRPr="00E039DD">
                <w:rPr>
                  <w:rFonts w:eastAsia="Times New Roman" w:cstheme="minorHAnsi"/>
                  <w:i/>
                  <w:iCs/>
                  <w:color w:val="333E48"/>
                  <w:lang w:eastAsia="en-AU"/>
                </w:rPr>
                <w:delText>Please provide in your max of three attachments.</w:delText>
              </w:r>
              <w:r w:rsidRPr="00E039DD">
                <w:rPr>
                  <w:rFonts w:eastAsia="Times New Roman" w:cstheme="minorHAnsi"/>
                  <w:color w:val="333E48"/>
                  <w:lang w:eastAsia="en-AU"/>
                </w:rPr>
                <w:delText xml:space="preserve"> </w:delText>
              </w:r>
            </w:del>
          </w:p>
          <w:p w14:paraId="7084DD61" w14:textId="77777777" w:rsidR="00E039DD" w:rsidRPr="006141B3" w:rsidRDefault="00E039DD" w:rsidP="00037EDB">
            <w:pPr>
              <w:rPr>
                <w:del w:id="282" w:author="Sara Brandenburg" w:date="2026-09-25T21:11:00Z" w16du:dateUtc="2026-09-26T01:11:00Z"/>
                <w:rFonts w:eastAsia="Times New Roman" w:cstheme="minorHAnsi"/>
                <w:color w:val="333E48"/>
                <w:lang w:eastAsia="en-AU"/>
              </w:rPr>
            </w:pPr>
          </w:p>
          <w:p w14:paraId="5DB561CC" w14:textId="77777777" w:rsidR="00E039DD" w:rsidRDefault="00E039DD" w:rsidP="00037EDB">
            <w:pPr>
              <w:rPr>
                <w:del w:id="283" w:author="Sara Brandenburg" w:date="2026-09-25T21:11:00Z" w16du:dateUtc="2026-09-26T01:11:00Z"/>
                <w:rFonts w:eastAsia="Times New Roman" w:cstheme="minorHAnsi"/>
                <w:color w:val="333E48"/>
                <w:lang w:eastAsia="en-AU"/>
              </w:rPr>
            </w:pPr>
          </w:p>
        </w:tc>
      </w:tr>
    </w:tbl>
    <w:p w14:paraId="4A2F3DCC" w14:textId="77777777" w:rsidR="00E039DD" w:rsidRDefault="00E039DD" w:rsidP="00E039DD">
      <w:pPr>
        <w:rPr>
          <w:del w:id="284" w:author="Sara Brandenburg" w:date="2026-09-25T21:11:00Z" w16du:dateUtc="2026-09-26T01:11:00Z"/>
        </w:rPr>
      </w:pPr>
    </w:p>
    <w:p w14:paraId="5B38EF75" w14:textId="39BF01DD" w:rsidR="006141B3" w:rsidRPr="007041E3" w:rsidRDefault="00634EAC" w:rsidP="006141B3">
      <w:pPr>
        <w:rPr>
          <w:del w:id="285" w:author="Sara Brandenburg" w:date="2026-09-25T21:11:00Z" w16du:dateUtc="2026-09-26T01:11:00Z"/>
          <w:rFonts w:cstheme="minorHAnsi"/>
          <w:b/>
          <w:bCs/>
        </w:rPr>
      </w:pPr>
      <w:del w:id="286" w:author="Sara Brandenburg" w:date="2026-09-25T21:11:00Z" w16du:dateUtc="2026-09-26T01:11:00Z">
        <w:r w:rsidRPr="007041E3">
          <w:rPr>
            <w:rFonts w:cstheme="minorHAnsi"/>
            <w:b/>
            <w:bCs/>
          </w:rPr>
          <w:delText>Supporting links or appendices:</w:delText>
        </w:r>
      </w:del>
    </w:p>
    <w:p w14:paraId="65E50E55" w14:textId="1A52C429" w:rsidR="00634EAC" w:rsidRPr="007041E3" w:rsidRDefault="007041E3" w:rsidP="007041E3">
      <w:pPr>
        <w:pStyle w:val="ListParagraph"/>
        <w:numPr>
          <w:ilvl w:val="0"/>
          <w:numId w:val="13"/>
        </w:numPr>
        <w:rPr>
          <w:del w:id="287" w:author="Sara Brandenburg" w:date="2026-09-25T21:11:00Z" w16du:dateUtc="2026-09-26T01:11:00Z"/>
          <w:rFonts w:cstheme="minorHAnsi"/>
        </w:rPr>
      </w:pPr>
      <w:del w:id="288" w:author="Sara Brandenburg" w:date="2026-09-25T21:11:00Z" w16du:dateUtc="2026-09-26T01:11:00Z">
        <w:r w:rsidRPr="007041E3">
          <w:rPr>
            <w:rFonts w:cstheme="minorHAnsi"/>
          </w:rPr>
          <w:delText xml:space="preserve">Remember to </w:delText>
        </w:r>
        <w:r w:rsidR="00634EAC" w:rsidRPr="007041E3">
          <w:rPr>
            <w:rFonts w:cstheme="minorHAnsi"/>
          </w:rPr>
          <w:delText>put any links supporting the nomination here</w:delText>
        </w:r>
      </w:del>
    </w:p>
    <w:p w14:paraId="2FA6AB2F" w14:textId="4F9B0C3F" w:rsidR="007041E3" w:rsidRPr="007041E3" w:rsidRDefault="007041E3" w:rsidP="007041E3">
      <w:pPr>
        <w:pStyle w:val="ListParagraph"/>
        <w:numPr>
          <w:ilvl w:val="0"/>
          <w:numId w:val="13"/>
        </w:numPr>
        <w:rPr>
          <w:del w:id="289" w:author="Sara Brandenburg" w:date="2026-09-25T21:11:00Z" w16du:dateUtc="2026-09-26T01:11:00Z"/>
          <w:rFonts w:cstheme="minorHAnsi"/>
        </w:rPr>
      </w:pPr>
      <w:del w:id="290" w:author="Sara Brandenburg" w:date="2026-09-25T21:11:00Z" w16du:dateUtc="2026-09-26T01:11:00Z">
        <w:r w:rsidRPr="007041E3">
          <w:rPr>
            <w:rFonts w:cstheme="minorHAnsi"/>
          </w:rPr>
          <w:delText xml:space="preserve">Remember to append any supporting documentation </w:delText>
        </w:r>
        <w:r w:rsidR="00945554">
          <w:rPr>
            <w:rFonts w:cstheme="minorHAnsi"/>
          </w:rPr>
          <w:delText xml:space="preserve">(max 3 docs) </w:delText>
        </w:r>
        <w:r w:rsidRPr="007041E3">
          <w:rPr>
            <w:rFonts w:cstheme="minorHAnsi"/>
          </w:rPr>
          <w:delText>to the nomination before sending through</w:delText>
        </w:r>
        <w:r w:rsidR="00E23434">
          <w:rPr>
            <w:rFonts w:cstheme="minorHAnsi"/>
          </w:rPr>
          <w:delText xml:space="preserve">. </w:delText>
        </w:r>
        <w:r w:rsidR="00E23434" w:rsidRPr="006141B3">
          <w:rPr>
            <w:rFonts w:cstheme="minorHAnsi"/>
          </w:rPr>
          <w:delText xml:space="preserve">They will be viewed but not scored </w:delText>
        </w:r>
        <w:r w:rsidR="00E23434">
          <w:rPr>
            <w:rFonts w:cstheme="minorHAnsi"/>
          </w:rPr>
          <w:delText xml:space="preserve">and won’t </w:delText>
        </w:r>
        <w:r w:rsidR="00E23434" w:rsidRPr="006141B3">
          <w:rPr>
            <w:rFonts w:cstheme="minorHAnsi"/>
          </w:rPr>
          <w:delText>go towards your 500-word limit</w:delText>
        </w:r>
      </w:del>
    </w:p>
    <w:p w14:paraId="746299C5" w14:textId="77777777" w:rsidR="006141B3" w:rsidRDefault="006141B3">
      <w:pPr>
        <w:contextualSpacing/>
        <w:rPr>
          <w:moveFrom w:id="291" w:author="Sara Brandenburg" w:date="2026-09-25T21:11:00Z" w16du:dateUtc="2026-09-26T01:11:00Z"/>
          <w:sz w:val="18"/>
          <w:rPrChange w:id="292" w:author="Sara Brandenburg" w:date="2026-09-25T21:11:00Z" w16du:dateUtc="2026-09-26T01:11:00Z">
            <w:rPr>
              <w:moveFrom w:id="293" w:author="Sara Brandenburg" w:date="2026-09-25T21:11:00Z" w16du:dateUtc="2026-09-26T01:11:00Z"/>
              <w:rFonts w:asciiTheme="minorHAnsi" w:hAnsiTheme="minorHAnsi" w:cstheme="minorHAnsi"/>
              <w:b/>
              <w:bCs/>
            </w:rPr>
          </w:rPrChange>
        </w:rPr>
        <w:pPrChange w:id="294" w:author="Sara Brandenburg" w:date="2026-09-25T21:11:00Z" w16du:dateUtc="2026-09-26T01:11:00Z">
          <w:pPr/>
        </w:pPrChange>
      </w:pPr>
      <w:moveFromRangeStart w:id="295" w:author="Sara Brandenburg" w:date="2026-09-25T21:11:00Z" w:name="move241263123"/>
    </w:p>
    <w:p w14:paraId="5E4FD790" w14:textId="6A6CEBFD" w:rsidR="008A1A97" w:rsidRDefault="007041E3" w:rsidP="006141B3">
      <w:pPr>
        <w:rPr>
          <w:del w:id="296" w:author="Sara Brandenburg" w:date="2026-09-25T21:11:00Z" w16du:dateUtc="2026-09-26T01:11:00Z"/>
          <w:rFonts w:cstheme="minorHAnsi"/>
        </w:rPr>
      </w:pPr>
      <w:moveFrom w:id="297" w:author="Sara Brandenburg" w:date="2026-09-25T21:11:00Z" w16du:dateUtc="2026-09-26T01:11:00Z">
        <w:r>
          <w:rPr>
            <w:b/>
            <w:sz w:val="18"/>
            <w:rPrChange w:id="298" w:author="Sara Brandenburg" w:date="2026-09-25T21:11:00Z" w16du:dateUtc="2026-09-26T01:11:00Z">
              <w:rPr>
                <w:rFonts w:asciiTheme="minorHAnsi" w:hAnsiTheme="minorHAnsi" w:cstheme="minorHAnsi"/>
                <w:lang w:val="en-US"/>
              </w:rPr>
            </w:rPrChange>
          </w:rPr>
          <w:t xml:space="preserve">For </w:t>
        </w:r>
      </w:moveFrom>
      <w:moveFromRangeEnd w:id="295"/>
      <w:del w:id="299" w:author="Sara Brandenburg" w:date="2026-09-25T21:11:00Z" w16du:dateUtc="2026-09-26T01:11:00Z">
        <w:r w:rsidRPr="008C68F7">
          <w:rPr>
            <w:rFonts w:cstheme="minorHAnsi"/>
          </w:rPr>
          <w:delText xml:space="preserve">hints on </w:delText>
        </w:r>
        <w:r w:rsidR="008C68F7" w:rsidRPr="008C68F7">
          <w:rPr>
            <w:rFonts w:cstheme="minorHAnsi"/>
          </w:rPr>
          <w:delText xml:space="preserve">putting your best nomination forward, see next </w:delText>
        </w:r>
        <w:r w:rsidR="0093717D">
          <w:rPr>
            <w:rFonts w:cstheme="minorHAnsi"/>
          </w:rPr>
          <w:delText xml:space="preserve"> </w:delText>
        </w:r>
        <w:r w:rsidR="00FE7871">
          <w:rPr>
            <w:rFonts w:cstheme="minorHAnsi"/>
          </w:rPr>
          <w:delText>Good luck!</w:delText>
        </w:r>
      </w:del>
    </w:p>
    <w:p w14:paraId="549E2544" w14:textId="77777777" w:rsidR="00662294" w:rsidRDefault="00662294" w:rsidP="006141B3">
      <w:pPr>
        <w:rPr>
          <w:del w:id="300" w:author="Sara Brandenburg" w:date="2026-09-25T21:11:00Z" w16du:dateUtc="2026-09-26T01:11:00Z"/>
          <w:rFonts w:cstheme="minorHAnsi"/>
          <w:b/>
          <w:bCs/>
        </w:rPr>
      </w:pPr>
    </w:p>
    <w:p w14:paraId="44B917E1" w14:textId="6585EFDD" w:rsidR="006141B3" w:rsidRDefault="006141B3" w:rsidP="006141B3">
      <w:pPr>
        <w:rPr>
          <w:del w:id="301" w:author="Sara Brandenburg" w:date="2026-09-25T21:11:00Z" w16du:dateUtc="2026-09-26T01:11:00Z"/>
          <w:rFonts w:cstheme="minorHAnsi"/>
          <w:b/>
          <w:bCs/>
        </w:rPr>
      </w:pPr>
      <w:del w:id="302" w:author="Sara Brandenburg" w:date="2026-09-25T21:11:00Z" w16du:dateUtc="2026-09-26T01:11:00Z">
        <w:r w:rsidRPr="006141B3">
          <w:rPr>
            <w:rFonts w:cstheme="minorHAnsi"/>
            <w:b/>
            <w:bCs/>
          </w:rPr>
          <w:delText>GENERAL INFORMATION TO HELP YOU PUT IN THE BEST NOMINATION/S</w:delText>
        </w:r>
      </w:del>
    </w:p>
    <w:p w14:paraId="1863E615" w14:textId="77777777" w:rsidR="006141B3" w:rsidRPr="006141B3" w:rsidRDefault="006141B3" w:rsidP="006141B3">
      <w:pPr>
        <w:rPr>
          <w:del w:id="303" w:author="Sara Brandenburg" w:date="2026-09-25T21:11:00Z" w16du:dateUtc="2026-09-26T01:11:00Z"/>
          <w:rFonts w:cstheme="minorHAnsi"/>
          <w:b/>
          <w:bCs/>
        </w:rPr>
      </w:pPr>
    </w:p>
    <w:p w14:paraId="0BD5FD11" w14:textId="61645FAB" w:rsidR="006141B3" w:rsidRPr="006141B3" w:rsidRDefault="006141B3" w:rsidP="006141B3">
      <w:pPr>
        <w:pStyle w:val="ListParagraph"/>
        <w:numPr>
          <w:ilvl w:val="0"/>
          <w:numId w:val="4"/>
        </w:numPr>
        <w:spacing w:after="120" w:line="259" w:lineRule="auto"/>
        <w:contextualSpacing/>
        <w:rPr>
          <w:del w:id="304" w:author="Sara Brandenburg" w:date="2026-09-25T21:11:00Z" w16du:dateUtc="2026-09-26T01:11:00Z"/>
          <w:rFonts w:cstheme="minorHAnsi"/>
        </w:rPr>
      </w:pPr>
      <w:del w:id="305" w:author="Sara Brandenburg" w:date="2026-09-25T21:11:00Z" w16du:dateUtc="2026-09-26T01:11:00Z">
        <w:r w:rsidRPr="006141B3">
          <w:rPr>
            <w:rFonts w:cstheme="minorHAnsi"/>
          </w:rPr>
          <w:delText xml:space="preserve">Make it clear what you’re offering and why </w:delText>
        </w:r>
        <w:r w:rsidR="000F4540">
          <w:rPr>
            <w:rFonts w:cstheme="minorHAnsi"/>
          </w:rPr>
          <w:delText xml:space="preserve">is </w:delText>
        </w:r>
        <w:r w:rsidRPr="006141B3">
          <w:rPr>
            <w:rFonts w:cstheme="minorHAnsi"/>
          </w:rPr>
          <w:delText>now</w:delText>
        </w:r>
        <w:r w:rsidR="000F4540">
          <w:rPr>
            <w:rFonts w:cstheme="minorHAnsi"/>
          </w:rPr>
          <w:delText xml:space="preserve"> the time for this recognition</w:delText>
        </w:r>
        <w:r w:rsidRPr="006141B3">
          <w:rPr>
            <w:rFonts w:cstheme="minorHAnsi"/>
          </w:rPr>
          <w:delText xml:space="preserve">? </w:delText>
        </w:r>
      </w:del>
    </w:p>
    <w:p w14:paraId="2B5A1EFD" w14:textId="02D3F6AB" w:rsidR="006141B3" w:rsidRPr="006141B3" w:rsidRDefault="006141B3" w:rsidP="006141B3">
      <w:pPr>
        <w:pStyle w:val="ListParagraph"/>
        <w:numPr>
          <w:ilvl w:val="0"/>
          <w:numId w:val="4"/>
        </w:numPr>
        <w:spacing w:after="120" w:line="259" w:lineRule="auto"/>
        <w:contextualSpacing/>
        <w:rPr>
          <w:del w:id="306" w:author="Sara Brandenburg" w:date="2026-09-25T21:11:00Z" w16du:dateUtc="2026-09-26T01:11:00Z"/>
          <w:rFonts w:cstheme="minorHAnsi"/>
        </w:rPr>
      </w:pPr>
      <w:del w:id="307" w:author="Sara Brandenburg" w:date="2026-09-25T21:11:00Z" w16du:dateUtc="2026-09-26T01:11:00Z">
        <w:r w:rsidRPr="006141B3">
          <w:rPr>
            <w:rFonts w:cstheme="minorHAnsi"/>
          </w:rPr>
          <w:delText>If you can’t explain why you</w:delText>
        </w:r>
        <w:r w:rsidR="000F4540">
          <w:rPr>
            <w:rFonts w:cstheme="minorHAnsi"/>
          </w:rPr>
          <w:delText>r nominee</w:delText>
        </w:r>
        <w:r w:rsidRPr="006141B3">
          <w:rPr>
            <w:rFonts w:cstheme="minorHAnsi"/>
          </w:rPr>
          <w:delText xml:space="preserve"> deserve</w:delText>
        </w:r>
        <w:r w:rsidR="000F4540">
          <w:rPr>
            <w:rFonts w:cstheme="minorHAnsi"/>
          </w:rPr>
          <w:delText>s</w:delText>
        </w:r>
        <w:r w:rsidRPr="006141B3">
          <w:rPr>
            <w:rFonts w:cstheme="minorHAnsi"/>
          </w:rPr>
          <w:delText xml:space="preserve"> to win in one page, maybe get some help (point </w:delText>
        </w:r>
        <w:r w:rsidR="005743DE">
          <w:rPr>
            <w:rFonts w:cstheme="minorHAnsi"/>
          </w:rPr>
          <w:delText>9</w:delText>
        </w:r>
        <w:r w:rsidRPr="006141B3">
          <w:rPr>
            <w:rFonts w:cstheme="minorHAnsi"/>
          </w:rPr>
          <w:delText xml:space="preserve">). </w:delText>
        </w:r>
      </w:del>
    </w:p>
    <w:p w14:paraId="3B639106" w14:textId="77777777" w:rsidR="006141B3" w:rsidRPr="006141B3" w:rsidRDefault="006141B3" w:rsidP="006141B3">
      <w:pPr>
        <w:pStyle w:val="ListParagraph"/>
        <w:numPr>
          <w:ilvl w:val="0"/>
          <w:numId w:val="4"/>
        </w:numPr>
        <w:spacing w:after="120" w:line="259" w:lineRule="auto"/>
        <w:contextualSpacing/>
        <w:rPr>
          <w:del w:id="308" w:author="Sara Brandenburg" w:date="2026-09-25T21:11:00Z" w16du:dateUtc="2026-09-26T01:11:00Z"/>
          <w:rFonts w:cstheme="minorHAnsi"/>
        </w:rPr>
      </w:pPr>
      <w:del w:id="309" w:author="Sara Brandenburg" w:date="2026-09-25T21:11:00Z" w16du:dateUtc="2026-09-26T01:11:00Z">
        <w:r w:rsidRPr="006141B3">
          <w:rPr>
            <w:rFonts w:cstheme="minorHAnsi"/>
          </w:rPr>
          <w:delText xml:space="preserve">Testimonials help support your nomination and can form part of your attachments.  </w:delText>
        </w:r>
      </w:del>
    </w:p>
    <w:p w14:paraId="75BF6719" w14:textId="77777777" w:rsidR="006141B3" w:rsidRPr="006141B3" w:rsidRDefault="006141B3" w:rsidP="006141B3">
      <w:pPr>
        <w:pStyle w:val="ListParagraph"/>
        <w:numPr>
          <w:ilvl w:val="0"/>
          <w:numId w:val="4"/>
        </w:numPr>
        <w:spacing w:after="120" w:line="259" w:lineRule="auto"/>
        <w:contextualSpacing/>
        <w:rPr>
          <w:del w:id="310" w:author="Sara Brandenburg" w:date="2026-09-25T21:11:00Z" w16du:dateUtc="2026-09-26T01:11:00Z"/>
          <w:rFonts w:cstheme="minorHAnsi"/>
        </w:rPr>
      </w:pPr>
      <w:del w:id="311" w:author="Sara Brandenburg" w:date="2026-09-25T21:11:00Z" w16du:dateUtc="2026-09-26T01:11:00Z">
        <w:r w:rsidRPr="006141B3">
          <w:rPr>
            <w:rFonts w:cstheme="minorHAnsi"/>
          </w:rPr>
          <w:delText>One application only per organisation in each award category</w:delText>
        </w:r>
      </w:del>
    </w:p>
    <w:p w14:paraId="4AE314B4" w14:textId="77777777" w:rsidR="006141B3" w:rsidRPr="006141B3" w:rsidRDefault="006141B3" w:rsidP="006141B3">
      <w:pPr>
        <w:pStyle w:val="ListParagraph"/>
        <w:numPr>
          <w:ilvl w:val="0"/>
          <w:numId w:val="4"/>
        </w:numPr>
        <w:spacing w:after="120" w:line="259" w:lineRule="auto"/>
        <w:contextualSpacing/>
        <w:rPr>
          <w:del w:id="312" w:author="Sara Brandenburg" w:date="2026-09-25T21:11:00Z" w16du:dateUtc="2026-09-26T01:11:00Z"/>
          <w:rFonts w:cstheme="minorHAnsi"/>
        </w:rPr>
      </w:pPr>
      <w:del w:id="313" w:author="Sara Brandenburg" w:date="2026-09-25T21:11:00Z" w16du:dateUtc="2026-09-26T01:11:00Z">
        <w:r w:rsidRPr="006141B3">
          <w:rPr>
            <w:rFonts w:cstheme="minorHAnsi"/>
          </w:rPr>
          <w:delText xml:space="preserve">The length of your nomination must be no more than 500 words. </w:delText>
        </w:r>
      </w:del>
    </w:p>
    <w:p w14:paraId="049E2984" w14:textId="1A2FFD79" w:rsidR="006141B3" w:rsidRPr="006141B3" w:rsidRDefault="006141B3" w:rsidP="006141B3">
      <w:pPr>
        <w:pStyle w:val="ListParagraph"/>
        <w:numPr>
          <w:ilvl w:val="0"/>
          <w:numId w:val="4"/>
        </w:numPr>
        <w:spacing w:after="120" w:line="259" w:lineRule="auto"/>
        <w:contextualSpacing/>
        <w:rPr>
          <w:del w:id="314" w:author="Sara Brandenburg" w:date="2026-09-25T21:11:00Z" w16du:dateUtc="2026-09-26T01:11:00Z"/>
          <w:rFonts w:cstheme="minorHAnsi"/>
        </w:rPr>
      </w:pPr>
      <w:del w:id="315" w:author="Sara Brandenburg" w:date="2026-09-25T21:11:00Z" w16du:dateUtc="2026-09-26T01:11:00Z">
        <w:r w:rsidRPr="006141B3">
          <w:rPr>
            <w:rFonts w:cstheme="minorHAnsi"/>
          </w:rPr>
          <w:delText xml:space="preserve">Anything after 500 words </w:delText>
        </w:r>
        <w:r w:rsidRPr="00E60F0D">
          <w:rPr>
            <w:rFonts w:cstheme="minorHAnsi"/>
            <w:b/>
            <w:bCs/>
          </w:rPr>
          <w:delText>will be redacted</w:delText>
        </w:r>
        <w:r w:rsidRPr="006141B3">
          <w:rPr>
            <w:rFonts w:cstheme="minorHAnsi"/>
          </w:rPr>
          <w:delText xml:space="preserve"> before being sent to judges.</w:delText>
        </w:r>
        <w:r w:rsidR="00793547">
          <w:rPr>
            <w:rFonts w:cstheme="minorHAnsi"/>
          </w:rPr>
          <w:delText xml:space="preserve"> A word count of this document prior to posting has been taken</w:delText>
        </w:r>
        <w:r w:rsidR="00194E36">
          <w:rPr>
            <w:rFonts w:cstheme="minorHAnsi"/>
          </w:rPr>
          <w:delText xml:space="preserve"> and a check will be made that all templated wording remains in the document.</w:delText>
        </w:r>
      </w:del>
    </w:p>
    <w:p w14:paraId="42AB648D" w14:textId="3656BCF9" w:rsidR="006141B3" w:rsidRPr="006141B3" w:rsidRDefault="006141B3" w:rsidP="006141B3">
      <w:pPr>
        <w:pStyle w:val="ListParagraph"/>
        <w:numPr>
          <w:ilvl w:val="0"/>
          <w:numId w:val="4"/>
        </w:numPr>
        <w:spacing w:after="120" w:line="259" w:lineRule="auto"/>
        <w:contextualSpacing/>
        <w:rPr>
          <w:del w:id="316" w:author="Sara Brandenburg" w:date="2026-09-25T21:11:00Z" w16du:dateUtc="2026-09-26T01:11:00Z"/>
          <w:rFonts w:cstheme="minorHAnsi"/>
        </w:rPr>
      </w:pPr>
      <w:del w:id="317" w:author="Sara Brandenburg" w:date="2026-09-25T21:11:00Z" w16du:dateUtc="2026-09-26T01:11:00Z">
        <w:r w:rsidRPr="006141B3">
          <w:rPr>
            <w:rFonts w:cstheme="minorHAnsi"/>
          </w:rPr>
          <w:delText xml:space="preserve">Put a maximum of three (3) attachments or links to support your nomination (instead of wasting your word count). They will be viewed but not scored </w:delText>
        </w:r>
        <w:r w:rsidR="00793547">
          <w:rPr>
            <w:rFonts w:cstheme="minorHAnsi"/>
          </w:rPr>
          <w:delText xml:space="preserve">and won’t </w:delText>
        </w:r>
        <w:r w:rsidRPr="006141B3">
          <w:rPr>
            <w:rFonts w:cstheme="minorHAnsi"/>
          </w:rPr>
          <w:delText>go towards your 500-word limit.</w:delText>
        </w:r>
      </w:del>
    </w:p>
    <w:p w14:paraId="443D4685" w14:textId="77777777" w:rsidR="006141B3" w:rsidRPr="006141B3" w:rsidRDefault="006141B3" w:rsidP="006141B3">
      <w:pPr>
        <w:pStyle w:val="ListParagraph"/>
        <w:numPr>
          <w:ilvl w:val="1"/>
          <w:numId w:val="4"/>
        </w:numPr>
        <w:spacing w:after="120" w:line="259" w:lineRule="auto"/>
        <w:contextualSpacing/>
        <w:rPr>
          <w:del w:id="318" w:author="Sara Brandenburg" w:date="2026-09-25T21:11:00Z" w16du:dateUtc="2026-09-26T01:11:00Z"/>
          <w:rFonts w:cstheme="minorHAnsi"/>
        </w:rPr>
      </w:pPr>
      <w:del w:id="319" w:author="Sara Brandenburg" w:date="2026-09-25T21:11:00Z" w16du:dateUtc="2026-09-26T01:11:00Z">
        <w:r w:rsidRPr="006141B3">
          <w:rPr>
            <w:rFonts w:cstheme="minorHAnsi"/>
          </w:rPr>
          <w:delText>Caveat – nomination content will be assessed but make sure your attachments support but are NOT part of your application.</w:delText>
        </w:r>
      </w:del>
    </w:p>
    <w:p w14:paraId="7DC73939" w14:textId="77777777" w:rsidR="006141B3" w:rsidRPr="006141B3" w:rsidRDefault="006141B3" w:rsidP="006141B3">
      <w:pPr>
        <w:pStyle w:val="ListParagraph"/>
        <w:numPr>
          <w:ilvl w:val="1"/>
          <w:numId w:val="4"/>
        </w:numPr>
        <w:spacing w:after="120" w:line="259" w:lineRule="auto"/>
        <w:contextualSpacing/>
        <w:rPr>
          <w:del w:id="320" w:author="Sara Brandenburg" w:date="2026-09-25T21:11:00Z" w16du:dateUtc="2026-09-26T01:11:00Z"/>
          <w:rFonts w:cstheme="minorHAnsi"/>
        </w:rPr>
      </w:pPr>
      <w:del w:id="321" w:author="Sara Brandenburg" w:date="2026-09-25T21:11:00Z" w16du:dateUtc="2026-09-26T01:11:00Z">
        <w:r w:rsidRPr="006141B3">
          <w:rPr>
            <w:rFonts w:cstheme="minorHAnsi"/>
          </w:rPr>
          <w:delText>This evidence is to support what you’ve said in the 500 words.</w:delText>
        </w:r>
      </w:del>
    </w:p>
    <w:p w14:paraId="5EEB48E6" w14:textId="1EADF390" w:rsidR="006141B3" w:rsidRPr="006141B3" w:rsidRDefault="006141B3" w:rsidP="006141B3">
      <w:pPr>
        <w:pStyle w:val="ListParagraph"/>
        <w:numPr>
          <w:ilvl w:val="0"/>
          <w:numId w:val="4"/>
        </w:numPr>
        <w:spacing w:after="120" w:line="259" w:lineRule="auto"/>
        <w:contextualSpacing/>
        <w:rPr>
          <w:del w:id="322" w:author="Sara Brandenburg" w:date="2026-09-25T21:11:00Z" w16du:dateUtc="2026-09-26T01:11:00Z"/>
          <w:rFonts w:cstheme="minorHAnsi"/>
        </w:rPr>
      </w:pPr>
      <w:del w:id="323" w:author="Sara Brandenburg" w:date="2026-09-25T21:11:00Z" w16du:dateUtc="2026-09-26T01:11:00Z">
        <w:r w:rsidRPr="006141B3">
          <w:rPr>
            <w:rFonts w:cstheme="minorHAnsi"/>
            <w:u w:val="single"/>
          </w:rPr>
          <w:delText>No extensions</w:delText>
        </w:r>
        <w:r w:rsidRPr="006141B3">
          <w:rPr>
            <w:rFonts w:cstheme="minorHAnsi"/>
          </w:rPr>
          <w:delText xml:space="preserve"> for lodging nominations will be granted this year given the </w:delText>
        </w:r>
        <w:r w:rsidR="00662294">
          <w:rPr>
            <w:rFonts w:cstheme="minorHAnsi"/>
          </w:rPr>
          <w:delText>long</w:delText>
        </w:r>
        <w:r w:rsidRPr="006141B3">
          <w:rPr>
            <w:rFonts w:cstheme="minorHAnsi"/>
          </w:rPr>
          <w:delText xml:space="preserve"> runway to nominate. Nominations will need to be received </w:delText>
        </w:r>
        <w:r w:rsidRPr="005743DE">
          <w:rPr>
            <w:rFonts w:cstheme="minorHAnsi"/>
            <w:color w:val="FF0000"/>
            <w:u w:val="single"/>
          </w:rPr>
          <w:delText>by 5.30pm on Friday 1 July 2022</w:delText>
        </w:r>
        <w:r w:rsidRPr="006141B3">
          <w:rPr>
            <w:rFonts w:cstheme="minorHAnsi"/>
            <w:u w:val="single"/>
          </w:rPr>
          <w:delText>.</w:delText>
        </w:r>
      </w:del>
    </w:p>
    <w:p w14:paraId="03588FE0" w14:textId="77777777" w:rsidR="006141B3" w:rsidRPr="006141B3" w:rsidRDefault="006141B3" w:rsidP="006141B3">
      <w:pPr>
        <w:pStyle w:val="ListParagraph"/>
        <w:numPr>
          <w:ilvl w:val="0"/>
          <w:numId w:val="4"/>
        </w:numPr>
        <w:spacing w:after="120" w:line="259" w:lineRule="auto"/>
        <w:contextualSpacing/>
        <w:rPr>
          <w:del w:id="324" w:author="Sara Brandenburg" w:date="2026-09-25T21:11:00Z" w16du:dateUtc="2026-09-26T01:11:00Z"/>
          <w:rFonts w:cstheme="minorHAnsi"/>
        </w:rPr>
      </w:pPr>
      <w:del w:id="325" w:author="Sara Brandenburg" w:date="2026-09-25T21:11:00Z" w16du:dateUtc="2026-09-26T01:11:00Z">
        <w:r w:rsidRPr="006141B3">
          <w:rPr>
            <w:rFonts w:cstheme="minorHAnsi"/>
          </w:rPr>
          <w:delText xml:space="preserve">A number of past winners have outsourced their applications to professional firms. You may wish to consider doing the same to strengthen your chances in the field. </w:delText>
        </w:r>
      </w:del>
    </w:p>
    <w:p w14:paraId="77944290" w14:textId="1D39FCD4" w:rsidR="006141B3" w:rsidRPr="006141B3" w:rsidRDefault="006141B3" w:rsidP="006141B3">
      <w:pPr>
        <w:pStyle w:val="ListParagraph"/>
        <w:numPr>
          <w:ilvl w:val="0"/>
          <w:numId w:val="4"/>
        </w:numPr>
        <w:spacing w:after="120" w:line="259" w:lineRule="auto"/>
        <w:contextualSpacing/>
        <w:rPr>
          <w:del w:id="326" w:author="Sara Brandenburg" w:date="2026-09-25T21:11:00Z" w16du:dateUtc="2026-09-26T01:11:00Z"/>
          <w:rFonts w:cstheme="minorHAnsi"/>
        </w:rPr>
      </w:pPr>
      <w:del w:id="327" w:author="Sara Brandenburg" w:date="2026-09-25T21:11:00Z" w16du:dateUtc="2026-09-26T01:11:00Z">
        <w:r w:rsidRPr="006141B3">
          <w:rPr>
            <w:rFonts w:cstheme="minorHAnsi"/>
          </w:rPr>
          <w:delText>When assessing your application, the judging panel will primarily refer to the information supplied in your application and support material. The panel will use their own relevant professional experience to decide the final winners by assessing the applicant’s excellence, innovation, leadership and diversity among other factors</w:delText>
        </w:r>
        <w:r w:rsidR="00914E8F">
          <w:rPr>
            <w:rFonts w:cstheme="minorHAnsi"/>
          </w:rPr>
          <w:delText xml:space="preserve"> specific to the award category</w:delText>
        </w:r>
        <w:r w:rsidRPr="006141B3">
          <w:rPr>
            <w:rFonts w:cstheme="minorHAnsi"/>
          </w:rPr>
          <w:delText>.</w:delText>
        </w:r>
      </w:del>
    </w:p>
    <w:p w14:paraId="0DCA8560" w14:textId="77777777" w:rsidR="006141B3" w:rsidRDefault="006141B3" w:rsidP="006141B3">
      <w:pPr>
        <w:rPr>
          <w:del w:id="328" w:author="Sara Brandenburg" w:date="2026-09-25T21:11:00Z" w16du:dateUtc="2026-09-26T01:11:00Z"/>
          <w:rFonts w:asciiTheme="majorHAnsi" w:eastAsia="Times New Roman" w:hAnsiTheme="majorHAnsi" w:cstheme="majorHAnsi"/>
          <w:b/>
          <w:bCs/>
          <w:color w:val="333E48"/>
          <w:u w:val="single"/>
          <w:lang w:eastAsia="en-AU"/>
        </w:rPr>
      </w:pPr>
    </w:p>
    <w:p w14:paraId="0916A4B3" w14:textId="77777777" w:rsidR="006141B3" w:rsidRPr="00AA7F8C" w:rsidRDefault="006141B3">
      <w:pPr>
        <w:contextualSpacing/>
        <w:pPrChange w:id="329" w:author="Sara Brandenburg" w:date="2026-09-25T21:11:00Z" w16du:dateUtc="2026-09-26T01:11:00Z">
          <w:pPr>
            <w:jc w:val="center"/>
          </w:pPr>
        </w:pPrChange>
      </w:pPr>
    </w:p>
    <w:sectPr w:rsidR="006141B3" w:rsidRPr="00AA7F8C" w:rsidSect="00CC1BF9">
      <w:headerReference w:type="default" r:id="rId12"/>
      <w:footerReference w:type="default" r:id="rId13"/>
      <w:type w:val="nextPage"/>
      <w:pgSz w:w="12240" w:h="15840"/>
      <w:pgMar w:top="288" w:right="720" w:bottom="288" w:left="720" w:header="0" w:footer="0" w:gutter="0"/>
      <w:cols w:space="720"/>
      <w:formProt w:val="0"/>
      <w:docGrid w:linePitch="360" w:charSpace="4096"/>
      <w:sectPrChange w:id="334" w:author="Sara Brandenburg" w:date="2026-09-25T21:11:00Z" w16du:dateUtc="2026-09-26T01:11:00Z">
        <w:sectPr w:rsidR="006141B3" w:rsidRPr="00AA7F8C" w:rsidSect="00CC1BF9">
          <w:type w:val="continuous"/>
          <w:pgSz w:w="11910" w:h="16840"/>
          <w:pgMar w:top="2376" w:right="874" w:bottom="280" w:left="1254" w:header="720" w:footer="720" w:gutter="0"/>
          <w:formProt/>
          <w:docGrid w:linePitch="0" w:charSpace="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4F111F" w14:textId="77777777" w:rsidR="00EB292C" w:rsidRDefault="00EB292C" w:rsidP="00B6258D">
      <w:pPr>
        <w:spacing w:after="0"/>
        <w:pPrChange w:id="9" w:author="Sara Brandenburg" w:date="2026-09-25T21:11:00Z" w16du:dateUtc="2026-09-26T01:11:00Z">
          <w:pPr/>
        </w:pPrChange>
      </w:pPr>
      <w:r>
        <w:separator/>
      </w:r>
    </w:p>
  </w:endnote>
  <w:endnote w:type="continuationSeparator" w:id="0">
    <w:p w14:paraId="28C1A94A" w14:textId="77777777" w:rsidR="00EB292C" w:rsidRDefault="00EB292C" w:rsidP="00B6258D">
      <w:pPr>
        <w:spacing w:after="0"/>
        <w:pPrChange w:id="10" w:author="Sara Brandenburg" w:date="2026-09-25T21:11:00Z" w16du:dateUtc="2026-09-26T01:11: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Interstate-Light">
    <w:altName w:val="Calibri"/>
    <w:panose1 w:val="020B0604020202020204"/>
    <w:charset w:val="4D"/>
    <w:family w:val="auto"/>
    <w:pitch w:val="variable"/>
    <w:sig w:usb0="800000AF" w:usb1="50002048" w:usb2="00000000" w:usb3="00000000" w:csb0="00000111" w:csb1="00000000"/>
  </w:font>
  <w:font w:name="Interstate">
    <w:altName w:val="Calibri"/>
    <w:panose1 w:val="020B0604020202020204"/>
    <w:charset w:val="4D"/>
    <w:family w:val="auto"/>
    <w:pitch w:val="variable"/>
    <w:sig w:usb0="800000AF" w:usb1="5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roman"/>
    <w:pitch w:val="variable"/>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Roboto Black">
    <w:panose1 w:val="02000000000000000000"/>
    <w:charset w:val="00"/>
    <w:family w:val="auto"/>
    <w:pitch w:val="variable"/>
    <w:sig w:usb0="E0000AFF" w:usb1="5000217F" w:usb2="00000021" w:usb3="00000000" w:csb0="0000019F" w:csb1="00000000"/>
  </w:font>
  <w:font w:name="Cantarell">
    <w:altName w:val="Cambria"/>
    <w:panose1 w:val="020B0604020202020204"/>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E2C20B" w14:textId="77777777" w:rsidR="00A6130E" w:rsidRDefault="00A6130E" w:rsidP="009A366B">
    <w:pPr>
      <w:pStyle w:val="Footer"/>
      <w:tabs>
        <w:tab w:val="clear" w:pos="4513"/>
        <w:tab w:val="clear" w:pos="9026"/>
        <w:tab w:val="center" w:pos="4905"/>
      </w:tabs>
      <w:ind w:left="-426"/>
      <w:rPr>
        <w:del w:id="332" w:author="Sara Brandenburg" w:date="2026-09-25T21:11:00Z" w16du:dateUtc="2026-09-26T01:11:00Z"/>
      </w:rPr>
    </w:pPr>
  </w:p>
  <w:p w14:paraId="473B05E6" w14:textId="77777777" w:rsidR="001613FC" w:rsidRDefault="001613FC">
    <w:pPr>
      <w:pStyle w:val="ListLabel23"/>
      <w:pPrChange w:id="333" w:author="Sara Brandenburg" w:date="2026-09-25T21:11:00Z" w16du:dateUtc="2026-09-26T01:11:00Z">
        <w:pPr>
          <w:pStyle w:val="Footer"/>
          <w:tabs>
            <w:tab w:val="clear" w:pos="4513"/>
            <w:tab w:val="clear" w:pos="9026"/>
            <w:tab w:val="center" w:pos="4905"/>
          </w:tabs>
          <w:ind w:left="-426"/>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4B11E7" w14:textId="77777777" w:rsidR="00EB292C" w:rsidRDefault="00EB292C" w:rsidP="00B6258D">
      <w:pPr>
        <w:spacing w:after="0"/>
        <w:pPrChange w:id="7" w:author="Sara Brandenburg" w:date="2026-09-25T21:11:00Z" w16du:dateUtc="2026-09-26T01:11:00Z">
          <w:pPr/>
        </w:pPrChange>
      </w:pPr>
      <w:r>
        <w:separator/>
      </w:r>
    </w:p>
  </w:footnote>
  <w:footnote w:type="continuationSeparator" w:id="0">
    <w:p w14:paraId="08A9AE02" w14:textId="77777777" w:rsidR="00EB292C" w:rsidRDefault="00EB292C" w:rsidP="00B6258D">
      <w:pPr>
        <w:spacing w:after="0"/>
        <w:pPrChange w:id="8" w:author="Sara Brandenburg" w:date="2026-09-25T21:11:00Z" w16du:dateUtc="2026-09-26T01:11: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17256" w14:textId="7F5E95E3" w:rsidR="00A6130E" w:rsidRDefault="00FD4213">
    <w:pPr>
      <w:pStyle w:val="ListLabel21"/>
      <w:pPrChange w:id="330" w:author="Sara Brandenburg" w:date="2026-09-25T21:11:00Z" w16du:dateUtc="2026-09-26T01:11:00Z">
        <w:pPr>
          <w:pStyle w:val="Header"/>
        </w:pPr>
      </w:pPrChange>
    </w:pPr>
    <w:del w:id="331" w:author="Sara Brandenburg" w:date="2026-09-25T21:11:00Z" w16du:dateUtc="2026-09-26T01:11:00Z">
      <w:r>
        <w:rPr>
          <w:noProof/>
        </w:rPr>
        <mc:AlternateContent>
          <mc:Choice Requires="wps">
            <w:drawing>
              <wp:anchor distT="0" distB="0" distL="114300" distR="114300" simplePos="0" relativeHeight="251659264" behindDoc="0" locked="0" layoutInCell="1" allowOverlap="1" wp14:anchorId="7BB6610A" wp14:editId="14A7FF2D">
                <wp:simplePos x="0" y="0"/>
                <wp:positionH relativeFrom="column">
                  <wp:posOffset>-712470</wp:posOffset>
                </wp:positionH>
                <wp:positionV relativeFrom="paragraph">
                  <wp:posOffset>894080</wp:posOffset>
                </wp:positionV>
                <wp:extent cx="734568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3456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248FA7"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70.4pt" to="522.3pt,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" strokecolor="#4579b8 [3044]"/>
            </w:pict>
          </mc:Fallback>
        </mc:AlternateContent>
      </w:r>
      <w:r w:rsidR="00574DED">
        <w:rPr>
          <w:noProof/>
        </w:rPr>
        <w:drawing>
          <wp:anchor distT="0" distB="0" distL="114300" distR="114300" simplePos="0" relativeHeight="251660288" behindDoc="0" locked="0" layoutInCell="1" allowOverlap="1" wp14:anchorId="0331C918" wp14:editId="6AA9254A">
            <wp:simplePos x="0" y="0"/>
            <wp:positionH relativeFrom="margin">
              <wp:posOffset>0</wp:posOffset>
            </wp:positionH>
            <wp:positionV relativeFrom="paragraph">
              <wp:posOffset>312420</wp:posOffset>
            </wp:positionV>
            <wp:extent cx="1270000" cy="457200"/>
            <wp:effectExtent l="0" t="0" r="6350" b="0"/>
            <wp:wrapSquare wrapText="bothSides"/>
            <wp:docPr id="2" name="Picture 2" descr="A red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270000" cy="457200"/>
                    </a:xfrm>
                    <a:prstGeom prst="rect">
                      <a:avLst/>
                    </a:prstGeom>
                  </pic:spPr>
                </pic:pic>
              </a:graphicData>
            </a:graphic>
          </wp:anchor>
        </w:drawing>
      </w:r>
      <w:r w:rsidR="00D06816">
        <w:rPr>
          <w:noProof/>
        </w:rPr>
        <w:drawing>
          <wp:anchor distT="0" distB="0" distL="114300" distR="114300" simplePos="0" relativeHeight="251656704" behindDoc="1" locked="0" layoutInCell="1" allowOverlap="1" wp14:anchorId="53E3BD6D" wp14:editId="0BB52B9A">
            <wp:simplePos x="0" y="0"/>
            <wp:positionH relativeFrom="column">
              <wp:posOffset>4381500</wp:posOffset>
            </wp:positionH>
            <wp:positionV relativeFrom="paragraph">
              <wp:posOffset>103505</wp:posOffset>
            </wp:positionV>
            <wp:extent cx="1471930" cy="665480"/>
            <wp:effectExtent l="0" t="0" r="0" b="1270"/>
            <wp:wrapTight wrapText="bothSides">
              <wp:wrapPolygon edited="0">
                <wp:start x="7548" y="0"/>
                <wp:lineTo x="0" y="6802"/>
                <wp:lineTo x="0" y="9893"/>
                <wp:lineTo x="2516" y="21023"/>
                <wp:lineTo x="21246" y="21023"/>
                <wp:lineTo x="21246" y="10511"/>
                <wp:lineTo x="6430" y="9893"/>
                <wp:lineTo x="9505" y="1855"/>
                <wp:lineTo x="9225" y="0"/>
                <wp:lineTo x="7548" y="0"/>
              </wp:wrapPolygon>
            </wp:wrapTight>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pic:nvPicPr>
                  <pic:blipFill>
                    <a:blip r:embed="rId3" r:link="rId4">
                      <a:extLst>
                        <a:ext uri="{28A0092B-C50C-407E-A947-70E740481C1C}">
                          <a14:useLocalDpi xmlns:a14="http://schemas.microsoft.com/office/drawing/2010/main" val="0"/>
                        </a:ext>
                      </a:extLst>
                    </a:blip>
                    <a:stretch>
                      <a:fillRect/>
                    </a:stretch>
                  </pic:blipFill>
                  <pic:spPr>
                    <a:xfrm>
                      <a:off x="0" y="0"/>
                      <a:ext cx="1471930" cy="665480"/>
                    </a:xfrm>
                    <a:prstGeom prst="rect">
                      <a:avLst/>
                    </a:prstGeom>
                  </pic:spPr>
                </pic:pic>
              </a:graphicData>
            </a:graphic>
            <wp14:sizeRelH relativeFrom="margin">
              <wp14:pctWidth>0</wp14:pctWidth>
            </wp14:sizeRelH>
            <wp14:sizeRelV relativeFrom="margin">
              <wp14:pctHeight>0</wp14:pctHeight>
            </wp14:sizeRelV>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83A7C"/>
    <w:multiLevelType w:val="multilevel"/>
    <w:tmpl w:val="B93E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23581"/>
    <w:multiLevelType w:val="hybridMultilevel"/>
    <w:tmpl w:val="2EA610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CBD636A"/>
    <w:multiLevelType w:val="multilevel"/>
    <w:tmpl w:val="4110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E0B7B"/>
    <w:multiLevelType w:val="multilevel"/>
    <w:tmpl w:val="53E6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C1070"/>
    <w:multiLevelType w:val="multilevel"/>
    <w:tmpl w:val="814C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50EA9"/>
    <w:multiLevelType w:val="hybridMultilevel"/>
    <w:tmpl w:val="156421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4201BC0"/>
    <w:multiLevelType w:val="multilevel"/>
    <w:tmpl w:val="A47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11A57"/>
    <w:multiLevelType w:val="multilevel"/>
    <w:tmpl w:val="664C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45F3D"/>
    <w:multiLevelType w:val="multilevel"/>
    <w:tmpl w:val="F506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2491B"/>
    <w:multiLevelType w:val="multilevel"/>
    <w:tmpl w:val="AC28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26F76"/>
    <w:multiLevelType w:val="hybridMultilevel"/>
    <w:tmpl w:val="BF6C16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1F17E57"/>
    <w:multiLevelType w:val="multilevel"/>
    <w:tmpl w:val="528AE22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14A94"/>
    <w:multiLevelType w:val="multilevel"/>
    <w:tmpl w:val="93AA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73F31"/>
    <w:multiLevelType w:val="multilevel"/>
    <w:tmpl w:val="1C823288"/>
    <w:lvl w:ilvl="0">
      <w:start w:val="1"/>
      <w:numFmt w:val="bullet"/>
      <w:lvlText w:val=""/>
      <w:lvlJc w:val="left"/>
      <w:pPr>
        <w:ind w:left="720" w:hanging="360"/>
      </w:pPr>
      <w:rPr>
        <w:rFonts w:ascii="Symbol" w:hAnsi="Symbol" w:cs="Symbol"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571F0B08"/>
    <w:multiLevelType w:val="multilevel"/>
    <w:tmpl w:val="E4E8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01001"/>
    <w:multiLevelType w:val="multilevel"/>
    <w:tmpl w:val="56CE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C17ED1"/>
    <w:multiLevelType w:val="hybridMultilevel"/>
    <w:tmpl w:val="B296D4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C434855"/>
    <w:multiLevelType w:val="multilevel"/>
    <w:tmpl w:val="68D6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96DC5"/>
    <w:multiLevelType w:val="hybridMultilevel"/>
    <w:tmpl w:val="C50C04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7417B6D"/>
    <w:multiLevelType w:val="hybridMultilevel"/>
    <w:tmpl w:val="A61C26C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C7A45E5"/>
    <w:multiLevelType w:val="hybridMultilevel"/>
    <w:tmpl w:val="E410D1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E9D4138"/>
    <w:multiLevelType w:val="hybridMultilevel"/>
    <w:tmpl w:val="6F9ACED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F30451E"/>
    <w:multiLevelType w:val="hybridMultilevel"/>
    <w:tmpl w:val="BAC6F6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43B3E7F"/>
    <w:multiLevelType w:val="hybridMultilevel"/>
    <w:tmpl w:val="8612DF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5D77DBE"/>
    <w:multiLevelType w:val="multilevel"/>
    <w:tmpl w:val="4C2A52C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473526007">
    <w:abstractNumId w:val="19"/>
  </w:num>
  <w:num w:numId="2" w16cid:durableId="8411722">
    <w:abstractNumId w:val="1"/>
  </w:num>
  <w:num w:numId="3" w16cid:durableId="386992742">
    <w:abstractNumId w:val="16"/>
  </w:num>
  <w:num w:numId="4" w16cid:durableId="2124761565">
    <w:abstractNumId w:val="21"/>
  </w:num>
  <w:num w:numId="5" w16cid:durableId="1758861201">
    <w:abstractNumId w:val="7"/>
  </w:num>
  <w:num w:numId="6" w16cid:durableId="224141993">
    <w:abstractNumId w:val="17"/>
  </w:num>
  <w:num w:numId="7" w16cid:durableId="1547335604">
    <w:abstractNumId w:val="2"/>
  </w:num>
  <w:num w:numId="8" w16cid:durableId="726532586">
    <w:abstractNumId w:val="6"/>
  </w:num>
  <w:num w:numId="9" w16cid:durableId="136652840">
    <w:abstractNumId w:val="9"/>
  </w:num>
  <w:num w:numId="10" w16cid:durableId="2145812286">
    <w:abstractNumId w:val="11"/>
  </w:num>
  <w:num w:numId="11" w16cid:durableId="1071776944">
    <w:abstractNumId w:val="3"/>
  </w:num>
  <w:num w:numId="12" w16cid:durableId="1300723475">
    <w:abstractNumId w:val="10"/>
  </w:num>
  <w:num w:numId="13" w16cid:durableId="1415325239">
    <w:abstractNumId w:val="23"/>
  </w:num>
  <w:num w:numId="14" w16cid:durableId="575824560">
    <w:abstractNumId w:val="12"/>
  </w:num>
  <w:num w:numId="15" w16cid:durableId="2146924967">
    <w:abstractNumId w:val="14"/>
  </w:num>
  <w:num w:numId="16" w16cid:durableId="1187716963">
    <w:abstractNumId w:val="8"/>
  </w:num>
  <w:num w:numId="17" w16cid:durableId="1329940959">
    <w:abstractNumId w:val="15"/>
  </w:num>
  <w:num w:numId="18" w16cid:durableId="2054186818">
    <w:abstractNumId w:val="0"/>
  </w:num>
  <w:num w:numId="19" w16cid:durableId="547110267">
    <w:abstractNumId w:val="4"/>
  </w:num>
  <w:num w:numId="20" w16cid:durableId="1425687768">
    <w:abstractNumId w:val="20"/>
  </w:num>
  <w:num w:numId="21" w16cid:durableId="1312324320">
    <w:abstractNumId w:val="18"/>
  </w:num>
  <w:num w:numId="22" w16cid:durableId="1591963273">
    <w:abstractNumId w:val="22"/>
  </w:num>
  <w:num w:numId="23" w16cid:durableId="1101534361">
    <w:abstractNumId w:val="5"/>
  </w:num>
  <w:num w:numId="24" w16cid:durableId="1171137040">
    <w:abstractNumId w:val="13"/>
  </w:num>
  <w:num w:numId="25" w16cid:durableId="331295788">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C85"/>
    <w:rsid w:val="0000365D"/>
    <w:rsid w:val="0002534F"/>
    <w:rsid w:val="000339A7"/>
    <w:rsid w:val="00097C0A"/>
    <w:rsid w:val="000A172A"/>
    <w:rsid w:val="000E4AC5"/>
    <w:rsid w:val="000F4540"/>
    <w:rsid w:val="00152FB0"/>
    <w:rsid w:val="001601FA"/>
    <w:rsid w:val="001613FC"/>
    <w:rsid w:val="00174B21"/>
    <w:rsid w:val="00194E36"/>
    <w:rsid w:val="001C139C"/>
    <w:rsid w:val="001E15A0"/>
    <w:rsid w:val="00205C0A"/>
    <w:rsid w:val="00272F5C"/>
    <w:rsid w:val="002B45C4"/>
    <w:rsid w:val="002C5B7D"/>
    <w:rsid w:val="002D4A18"/>
    <w:rsid w:val="00301BE5"/>
    <w:rsid w:val="00305CAC"/>
    <w:rsid w:val="003B1AB6"/>
    <w:rsid w:val="003B2E42"/>
    <w:rsid w:val="0042780A"/>
    <w:rsid w:val="0043187B"/>
    <w:rsid w:val="004426F8"/>
    <w:rsid w:val="00466577"/>
    <w:rsid w:val="0049082D"/>
    <w:rsid w:val="004D45D1"/>
    <w:rsid w:val="004E5A36"/>
    <w:rsid w:val="00514AA7"/>
    <w:rsid w:val="00541210"/>
    <w:rsid w:val="00552CA0"/>
    <w:rsid w:val="00556F18"/>
    <w:rsid w:val="005743DE"/>
    <w:rsid w:val="00574A06"/>
    <w:rsid w:val="00574DED"/>
    <w:rsid w:val="005815D1"/>
    <w:rsid w:val="005F3C56"/>
    <w:rsid w:val="00601B31"/>
    <w:rsid w:val="00606339"/>
    <w:rsid w:val="006141B3"/>
    <w:rsid w:val="00620DB9"/>
    <w:rsid w:val="00621627"/>
    <w:rsid w:val="00634EAC"/>
    <w:rsid w:val="00637DA1"/>
    <w:rsid w:val="00641A19"/>
    <w:rsid w:val="00662294"/>
    <w:rsid w:val="00663140"/>
    <w:rsid w:val="006F2FA7"/>
    <w:rsid w:val="007041E3"/>
    <w:rsid w:val="00730761"/>
    <w:rsid w:val="00757DB5"/>
    <w:rsid w:val="00793547"/>
    <w:rsid w:val="007D281C"/>
    <w:rsid w:val="007E2411"/>
    <w:rsid w:val="007F3F0B"/>
    <w:rsid w:val="007F634A"/>
    <w:rsid w:val="008322F2"/>
    <w:rsid w:val="008379FC"/>
    <w:rsid w:val="00842F23"/>
    <w:rsid w:val="00846087"/>
    <w:rsid w:val="00847822"/>
    <w:rsid w:val="00892CAA"/>
    <w:rsid w:val="008A1A97"/>
    <w:rsid w:val="008C68F7"/>
    <w:rsid w:val="00911C8D"/>
    <w:rsid w:val="00914E8F"/>
    <w:rsid w:val="0093717D"/>
    <w:rsid w:val="00945554"/>
    <w:rsid w:val="00956415"/>
    <w:rsid w:val="009623B1"/>
    <w:rsid w:val="00981910"/>
    <w:rsid w:val="00996DFC"/>
    <w:rsid w:val="009A20FB"/>
    <w:rsid w:val="009A366B"/>
    <w:rsid w:val="009B7061"/>
    <w:rsid w:val="00A037B8"/>
    <w:rsid w:val="00A137BF"/>
    <w:rsid w:val="00A26B32"/>
    <w:rsid w:val="00A31152"/>
    <w:rsid w:val="00A42B43"/>
    <w:rsid w:val="00A6085A"/>
    <w:rsid w:val="00A6130E"/>
    <w:rsid w:val="00A86053"/>
    <w:rsid w:val="00A95B81"/>
    <w:rsid w:val="00AA7F8C"/>
    <w:rsid w:val="00AC7C27"/>
    <w:rsid w:val="00AF3933"/>
    <w:rsid w:val="00B1526F"/>
    <w:rsid w:val="00B35B74"/>
    <w:rsid w:val="00B53291"/>
    <w:rsid w:val="00B6258D"/>
    <w:rsid w:val="00B75F5B"/>
    <w:rsid w:val="00B76136"/>
    <w:rsid w:val="00BD589D"/>
    <w:rsid w:val="00BE6822"/>
    <w:rsid w:val="00BF32BD"/>
    <w:rsid w:val="00BF6D4E"/>
    <w:rsid w:val="00C00F97"/>
    <w:rsid w:val="00C93CAA"/>
    <w:rsid w:val="00CA7188"/>
    <w:rsid w:val="00CC1BF9"/>
    <w:rsid w:val="00D06816"/>
    <w:rsid w:val="00D4536E"/>
    <w:rsid w:val="00D50E9E"/>
    <w:rsid w:val="00D5702D"/>
    <w:rsid w:val="00D77C85"/>
    <w:rsid w:val="00D936FB"/>
    <w:rsid w:val="00D966C6"/>
    <w:rsid w:val="00DA0C1A"/>
    <w:rsid w:val="00DA62AE"/>
    <w:rsid w:val="00DB6E73"/>
    <w:rsid w:val="00DD549A"/>
    <w:rsid w:val="00E039DD"/>
    <w:rsid w:val="00E23434"/>
    <w:rsid w:val="00E23A02"/>
    <w:rsid w:val="00E460AB"/>
    <w:rsid w:val="00E52590"/>
    <w:rsid w:val="00E60F0D"/>
    <w:rsid w:val="00E640B1"/>
    <w:rsid w:val="00E706F5"/>
    <w:rsid w:val="00E72F75"/>
    <w:rsid w:val="00E9176B"/>
    <w:rsid w:val="00EA497F"/>
    <w:rsid w:val="00EB292C"/>
    <w:rsid w:val="00ED23CF"/>
    <w:rsid w:val="00F13299"/>
    <w:rsid w:val="00F21643"/>
    <w:rsid w:val="00F3040F"/>
    <w:rsid w:val="00F31870"/>
    <w:rsid w:val="00F60C6C"/>
    <w:rsid w:val="00F72543"/>
    <w:rsid w:val="00F72C1D"/>
    <w:rsid w:val="00F73A47"/>
    <w:rsid w:val="00F93424"/>
    <w:rsid w:val="00FB379D"/>
    <w:rsid w:val="00FD4213"/>
    <w:rsid w:val="00FD4E45"/>
    <w:rsid w:val="00FE78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E2703"/>
  <w15:docId w15:val="{F5DFCC20-9C49-4253-91D7-38187C6F7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BE6"/>
    <w:pPr>
      <w:widowControl/>
      <w:autoSpaceDE/>
      <w:autoSpaceDN/>
      <w:spacing w:after="200"/>
      <w:pPrChange w:id="0" w:author="Sara Brandenburg" w:date="2026-09-25T21:11:00Z">
        <w:pPr>
          <w:widowControl w:val="0"/>
          <w:autoSpaceDE w:val="0"/>
          <w:autoSpaceDN w:val="0"/>
        </w:pPr>
      </w:pPrChange>
    </w:pPr>
    <w:rPr>
      <w:rFonts w:cs="Times New Roman"/>
      <w:rPrChange w:id="0" w:author="Sara Brandenburg" w:date="2026-09-25T21:11:00Z">
        <w:rPr>
          <w:rFonts w:ascii="Calibri" w:eastAsia="Interstate-Light" w:hAnsi="Calibri" w:cs="Interstate-Light"/>
          <w:sz w:val="22"/>
          <w:szCs w:val="22"/>
          <w:lang w:val="en-AU"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140" w:line="288" w:lineRule="auto"/>
      <w:pPrChange w:id="1" w:author="Sara Brandenburg" w:date="2026-09-25T21:11:00Z">
        <w:pPr>
          <w:spacing w:after="200"/>
        </w:pPr>
      </w:pPrChange>
    </w:pPr>
    <w:rPr>
      <w:rPrChange w:id="1" w:author="Sara Brandenburg" w:date="2026-09-25T21:11:00Z">
        <w:rPr>
          <w:rFonts w:asciiTheme="minorHAnsi" w:eastAsiaTheme="minorHAnsi" w:hAnsiTheme="minorHAnsi"/>
          <w:sz w:val="15"/>
          <w:szCs w:val="15"/>
          <w:lang w:val="en-US" w:eastAsia="en-US" w:bidi="ar-SA"/>
        </w:rPr>
      </w:rPrChange>
    </w:rPr>
  </w:style>
  <w:style w:type="paragraph" w:styleId="Title">
    <w:name w:val="Title"/>
    <w:basedOn w:val="Normal"/>
    <w:uiPriority w:val="10"/>
    <w:qFormat/>
    <w:pPr>
      <w:spacing w:before="36"/>
      <w:ind w:left="20"/>
    </w:pPr>
    <w:rPr>
      <w:rFonts w:ascii="Interstate" w:eastAsia="Interstate" w:hAnsi="Interstate" w:cs="Interstate"/>
      <w:b/>
      <w:bCs/>
      <w:sz w:val="15"/>
      <w:szCs w:val="15"/>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6130E"/>
    <w:pPr>
      <w:tabs>
        <w:tab w:val="center" w:pos="4513"/>
        <w:tab w:val="right" w:pos="9026"/>
      </w:tabs>
    </w:pPr>
  </w:style>
  <w:style w:type="character" w:customStyle="1" w:styleId="HeaderChar">
    <w:name w:val="Header Char"/>
    <w:basedOn w:val="DefaultParagraphFont"/>
    <w:link w:val="Header"/>
    <w:uiPriority w:val="99"/>
    <w:rsid w:val="00A6130E"/>
    <w:rPr>
      <w:rFonts w:ascii="Interstate-Light" w:eastAsia="Interstate-Light" w:hAnsi="Interstate-Light" w:cs="Interstate-Light"/>
    </w:rPr>
  </w:style>
  <w:style w:type="paragraph" w:styleId="Footer">
    <w:name w:val="footer"/>
    <w:basedOn w:val="Normal"/>
    <w:link w:val="FooterChar"/>
    <w:uiPriority w:val="99"/>
    <w:unhideWhenUsed/>
    <w:rsid w:val="00A6130E"/>
    <w:pPr>
      <w:tabs>
        <w:tab w:val="center" w:pos="4513"/>
        <w:tab w:val="right" w:pos="9026"/>
      </w:tabs>
    </w:pPr>
  </w:style>
  <w:style w:type="character" w:customStyle="1" w:styleId="FooterChar">
    <w:name w:val="Footer Char"/>
    <w:basedOn w:val="DefaultParagraphFont"/>
    <w:link w:val="Footer"/>
    <w:uiPriority w:val="99"/>
    <w:rsid w:val="00A6130E"/>
    <w:rPr>
      <w:rFonts w:ascii="Interstate-Light" w:eastAsia="Interstate-Light" w:hAnsi="Interstate-Light" w:cs="Interstate-Light"/>
    </w:rPr>
  </w:style>
  <w:style w:type="character" w:customStyle="1" w:styleId="BodyTextChar">
    <w:name w:val="Body Text Char"/>
    <w:basedOn w:val="DefaultParagraphFont"/>
    <w:link w:val="BodyText"/>
    <w:rsid w:val="00A6130E"/>
    <w:rPr>
      <w:rFonts w:cs="Times New Roman"/>
    </w:rPr>
  </w:style>
  <w:style w:type="character" w:styleId="Hyperlink">
    <w:name w:val="Hyperlink"/>
    <w:basedOn w:val="DefaultParagraphFont"/>
    <w:uiPriority w:val="99"/>
    <w:unhideWhenUsed/>
    <w:rsid w:val="00757DB5"/>
    <w:rPr>
      <w:color w:val="0000FF" w:themeColor="hyperlink"/>
      <w:u w:val="single"/>
    </w:rPr>
  </w:style>
  <w:style w:type="character" w:styleId="UnresolvedMention">
    <w:name w:val="Unresolved Mention"/>
    <w:basedOn w:val="DefaultParagraphFont"/>
    <w:uiPriority w:val="99"/>
    <w:semiHidden/>
    <w:unhideWhenUsed/>
    <w:rsid w:val="00757DB5"/>
    <w:rPr>
      <w:color w:val="605E5C"/>
      <w:shd w:val="clear" w:color="auto" w:fill="E1DFDD"/>
    </w:rPr>
  </w:style>
  <w:style w:type="table" w:styleId="TableGrid">
    <w:name w:val="Table Grid"/>
    <w:basedOn w:val="TableNormal"/>
    <w:uiPriority w:val="39"/>
    <w:rsid w:val="00BE68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basedOn w:val="DefaultParagraphFont"/>
    <w:uiPriority w:val="99"/>
    <w:unhideWhenUsed/>
    <w:rsid w:val="00663140"/>
    <w:rPr>
      <w:color w:val="0000FF" w:themeColor="hyperlink"/>
      <w:u w:val="single"/>
    </w:rPr>
  </w:style>
  <w:style w:type="character" w:customStyle="1" w:styleId="BalloonTextChar">
    <w:name w:val="Balloon Text Char"/>
    <w:basedOn w:val="DefaultParagraphFont"/>
    <w:link w:val="BalloonText"/>
    <w:uiPriority w:val="99"/>
    <w:semiHidden/>
    <w:qFormat/>
    <w:rsid w:val="00663140"/>
    <w:rPr>
      <w:rFonts w:ascii="Segoe UI" w:hAnsi="Segoe UI" w:cs="Segoe UI"/>
      <w:sz w:val="18"/>
      <w:szCs w:val="18"/>
    </w:rPr>
  </w:style>
  <w:style w:type="character" w:customStyle="1" w:styleId="ListLabel1">
    <w:name w:val="ListLabel 1"/>
    <w:qFormat/>
    <w:rsid w:val="00663140"/>
    <w:rPr>
      <w:rFonts w:cs="Courier New"/>
    </w:rPr>
  </w:style>
  <w:style w:type="character" w:customStyle="1" w:styleId="ListLabel2">
    <w:name w:val="ListLabel 2"/>
    <w:qFormat/>
    <w:rsid w:val="00663140"/>
    <w:rPr>
      <w:rFonts w:cs="Courier New"/>
    </w:rPr>
  </w:style>
  <w:style w:type="character" w:customStyle="1" w:styleId="ListLabel3">
    <w:name w:val="ListLabel 3"/>
    <w:qFormat/>
    <w:rsid w:val="00663140"/>
    <w:rPr>
      <w:rFonts w:cs="Courier New"/>
    </w:rPr>
  </w:style>
  <w:style w:type="character" w:customStyle="1" w:styleId="ListLabel4">
    <w:name w:val="ListLabel 4"/>
    <w:qFormat/>
    <w:rsid w:val="00663140"/>
    <w:rPr>
      <w:rFonts w:cs="Symbol"/>
      <w:sz w:val="18"/>
    </w:rPr>
  </w:style>
  <w:style w:type="character" w:customStyle="1" w:styleId="ListLabel5">
    <w:name w:val="ListLabel 5"/>
    <w:qFormat/>
    <w:rsid w:val="00663140"/>
    <w:rPr>
      <w:rFonts w:cs="Courier New"/>
    </w:rPr>
  </w:style>
  <w:style w:type="character" w:customStyle="1" w:styleId="ListLabel6">
    <w:name w:val="ListLabel 6"/>
    <w:qFormat/>
    <w:rsid w:val="00663140"/>
    <w:rPr>
      <w:rFonts w:cs="Wingdings"/>
    </w:rPr>
  </w:style>
  <w:style w:type="character" w:customStyle="1" w:styleId="ListLabel7">
    <w:name w:val="ListLabel 7"/>
    <w:qFormat/>
    <w:rsid w:val="00663140"/>
    <w:rPr>
      <w:rFonts w:cs="Symbol"/>
    </w:rPr>
  </w:style>
  <w:style w:type="character" w:customStyle="1" w:styleId="ListLabel8">
    <w:name w:val="ListLabel 8"/>
    <w:qFormat/>
    <w:rsid w:val="00663140"/>
    <w:rPr>
      <w:rFonts w:cs="Courier New"/>
    </w:rPr>
  </w:style>
  <w:style w:type="character" w:customStyle="1" w:styleId="ListLabel9">
    <w:name w:val="ListLabel 9"/>
    <w:qFormat/>
    <w:rsid w:val="00663140"/>
    <w:rPr>
      <w:rFonts w:cs="Wingdings"/>
    </w:rPr>
  </w:style>
  <w:style w:type="character" w:customStyle="1" w:styleId="ListLabel10">
    <w:name w:val="ListLabel 10"/>
    <w:qFormat/>
    <w:rsid w:val="00663140"/>
    <w:rPr>
      <w:rFonts w:cs="Symbol"/>
    </w:rPr>
  </w:style>
  <w:style w:type="character" w:customStyle="1" w:styleId="ListLabel11">
    <w:name w:val="ListLabel 11"/>
    <w:qFormat/>
    <w:rsid w:val="00663140"/>
    <w:rPr>
      <w:rFonts w:cs="Courier New"/>
    </w:rPr>
  </w:style>
  <w:style w:type="character" w:customStyle="1" w:styleId="ListLabel12">
    <w:name w:val="ListLabel 12"/>
    <w:qFormat/>
    <w:rsid w:val="00663140"/>
    <w:rPr>
      <w:rFonts w:cs="Wingdings"/>
    </w:rPr>
  </w:style>
  <w:style w:type="character" w:customStyle="1" w:styleId="ListLabel13">
    <w:name w:val="ListLabel 13"/>
    <w:qFormat/>
    <w:rsid w:val="00663140"/>
    <w:rPr>
      <w:sz w:val="18"/>
      <w:szCs w:val="18"/>
    </w:rPr>
  </w:style>
  <w:style w:type="character" w:customStyle="1" w:styleId="ListLabel14">
    <w:name w:val="ListLabel 14"/>
    <w:qFormat/>
    <w:rsid w:val="00663140"/>
    <w:rPr>
      <w:rFonts w:cs="Symbol"/>
      <w:sz w:val="18"/>
    </w:rPr>
  </w:style>
  <w:style w:type="character" w:customStyle="1" w:styleId="ListLabel15">
    <w:name w:val="ListLabel 15"/>
    <w:qFormat/>
    <w:rsid w:val="00663140"/>
    <w:rPr>
      <w:rFonts w:cs="Courier New"/>
    </w:rPr>
  </w:style>
  <w:style w:type="character" w:customStyle="1" w:styleId="ListLabel16">
    <w:name w:val="ListLabel 16"/>
    <w:qFormat/>
    <w:rsid w:val="00663140"/>
    <w:rPr>
      <w:rFonts w:cs="Wingdings"/>
    </w:rPr>
  </w:style>
  <w:style w:type="character" w:customStyle="1" w:styleId="ListLabel17">
    <w:name w:val="ListLabel 17"/>
    <w:qFormat/>
    <w:rsid w:val="00663140"/>
    <w:rPr>
      <w:rFonts w:cs="Symbol"/>
    </w:rPr>
  </w:style>
  <w:style w:type="character" w:customStyle="1" w:styleId="ListLabel18">
    <w:name w:val="ListLabel 18"/>
    <w:qFormat/>
    <w:rsid w:val="00663140"/>
    <w:rPr>
      <w:rFonts w:cs="Courier New"/>
    </w:rPr>
  </w:style>
  <w:style w:type="character" w:customStyle="1" w:styleId="ListLabel19">
    <w:name w:val="ListLabel 19"/>
    <w:qFormat/>
    <w:rsid w:val="00663140"/>
    <w:rPr>
      <w:rFonts w:cs="Wingdings"/>
    </w:rPr>
  </w:style>
  <w:style w:type="character" w:customStyle="1" w:styleId="ListLabel20">
    <w:name w:val="ListLabel 20"/>
    <w:qFormat/>
    <w:rsid w:val="00663140"/>
    <w:rPr>
      <w:rFonts w:cs="Symbol"/>
    </w:rPr>
  </w:style>
  <w:style w:type="character" w:customStyle="1" w:styleId="ListLabel21">
    <w:name w:val="ListLabel 21"/>
    <w:qFormat/>
    <w:rsid w:val="00663140"/>
    <w:rPr>
      <w:rFonts w:cs="Courier New"/>
    </w:rPr>
  </w:style>
  <w:style w:type="character" w:customStyle="1" w:styleId="ListLabel22">
    <w:name w:val="ListLabel 22"/>
    <w:qFormat/>
    <w:rsid w:val="00663140"/>
    <w:rPr>
      <w:rFonts w:cs="Wingdings"/>
    </w:rPr>
  </w:style>
  <w:style w:type="character" w:customStyle="1" w:styleId="ListLabel23">
    <w:name w:val="ListLabel 23"/>
    <w:qFormat/>
    <w:rsid w:val="00663140"/>
    <w:rPr>
      <w:sz w:val="16"/>
      <w:szCs w:val="16"/>
    </w:rPr>
  </w:style>
  <w:style w:type="paragraph" w:customStyle="1" w:styleId="Heading">
    <w:name w:val="Heading"/>
    <w:basedOn w:val="Normal"/>
    <w:next w:val="BodyText"/>
    <w:qFormat/>
    <w:pPr>
      <w:keepNext/>
      <w:spacing w:before="240" w:after="120"/>
      <w:pPrChange w:id="2" w:author="Sara Brandenburg" w:date="2026-09-25T21:11:00Z">
        <w:pPr>
          <w:keepNext/>
          <w:spacing w:before="240" w:after="120"/>
        </w:pPr>
      </w:pPrChange>
    </w:pPr>
    <w:rPr>
      <w:rFonts w:ascii="Liberation Sans" w:eastAsia="Lucida Sans Unicode" w:hAnsi="Liberation Sans" w:cs="Mangal"/>
      <w:sz w:val="28"/>
      <w:szCs w:val="28"/>
      <w:rPrChange w:id="2" w:author="Sara Brandenburg" w:date="2026-09-25T21:11:00Z">
        <w:rPr>
          <w:rFonts w:ascii="Liberation Sans" w:eastAsia="Lucida Sans Unicode" w:hAnsi="Liberation Sans" w:cs="Mangal"/>
          <w:sz w:val="28"/>
          <w:szCs w:val="28"/>
          <w:lang w:val="en-US" w:eastAsia="en-US" w:bidi="ar-SA"/>
        </w:rPr>
      </w:rPrChange>
    </w:rPr>
  </w:style>
  <w:style w:type="paragraph" w:styleId="List">
    <w:name w:val="List"/>
    <w:basedOn w:val="BodyText"/>
    <w:pPr>
      <w:pPrChange w:id="3" w:author="Sara Brandenburg" w:date="2026-09-25T21:11:00Z">
        <w:pPr>
          <w:spacing w:after="140" w:line="288" w:lineRule="auto"/>
        </w:pPr>
      </w:pPrChange>
    </w:pPr>
    <w:rPr>
      <w:rFonts w:cs="Mangal"/>
      <w:rPrChange w:id="3" w:author="Sara Brandenburg" w:date="2026-09-25T21:11:00Z">
        <w:rPr>
          <w:rFonts w:asciiTheme="minorHAnsi" w:eastAsiaTheme="minorHAnsi" w:hAnsiTheme="minorHAnsi" w:cs="Mangal"/>
          <w:sz w:val="22"/>
          <w:szCs w:val="22"/>
          <w:lang w:val="en-US" w:eastAsia="en-US" w:bidi="ar-SA"/>
        </w:rPr>
      </w:rPrChange>
    </w:rPr>
  </w:style>
  <w:style w:type="paragraph" w:styleId="Caption">
    <w:name w:val="caption"/>
    <w:basedOn w:val="Normal"/>
    <w:qFormat/>
    <w:pPr>
      <w:suppressLineNumbers/>
      <w:spacing w:before="120" w:after="120"/>
      <w:pPrChange w:id="4" w:author="Sara Brandenburg" w:date="2026-09-25T21:11:00Z">
        <w:pPr>
          <w:suppressLineNumbers/>
          <w:spacing w:before="120" w:after="120"/>
        </w:pPr>
      </w:pPrChange>
    </w:pPr>
    <w:rPr>
      <w:rFonts w:cs="Mangal"/>
      <w:i/>
      <w:iCs/>
      <w:sz w:val="24"/>
      <w:szCs w:val="24"/>
      <w:rPrChange w:id="4" w:author="Sara Brandenburg" w:date="2026-09-25T21:11:00Z">
        <w:rPr>
          <w:rFonts w:asciiTheme="minorHAnsi" w:eastAsiaTheme="minorHAnsi" w:hAnsiTheme="minorHAnsi" w:cs="Mangal"/>
          <w:i/>
          <w:iCs/>
          <w:sz w:val="24"/>
          <w:szCs w:val="24"/>
          <w:lang w:val="en-US" w:eastAsia="en-US" w:bidi="ar-SA"/>
        </w:rPr>
      </w:rPrChange>
    </w:rPr>
  </w:style>
  <w:style w:type="paragraph" w:customStyle="1" w:styleId="Index">
    <w:name w:val="Index"/>
    <w:basedOn w:val="Normal"/>
    <w:qFormat/>
    <w:pPr>
      <w:suppressLineNumbers/>
      <w:pPrChange w:id="5" w:author="Sara Brandenburg" w:date="2026-09-25T21:11:00Z">
        <w:pPr>
          <w:suppressLineNumbers/>
          <w:spacing w:after="200"/>
        </w:pPr>
      </w:pPrChange>
    </w:pPr>
    <w:rPr>
      <w:rFonts w:cs="Mangal"/>
      <w:rPrChange w:id="5" w:author="Sara Brandenburg" w:date="2026-09-25T21:11:00Z">
        <w:rPr>
          <w:rFonts w:asciiTheme="minorHAnsi" w:eastAsiaTheme="minorHAnsi" w:hAnsiTheme="minorHAnsi" w:cs="Mangal"/>
          <w:sz w:val="22"/>
          <w:szCs w:val="22"/>
          <w:lang w:val="en-US" w:eastAsia="en-US" w:bidi="ar-SA"/>
        </w:rPr>
      </w:rPrChange>
    </w:rPr>
  </w:style>
  <w:style w:type="paragraph" w:styleId="BalloonText">
    <w:name w:val="Balloon Text"/>
    <w:basedOn w:val="Normal"/>
    <w:link w:val="BalloonTextChar"/>
    <w:uiPriority w:val="99"/>
    <w:semiHidden/>
    <w:unhideWhenUsed/>
    <w:qFormat/>
    <w:rsid w:val="00D8583C"/>
    <w:pPr>
      <w:spacing w:after="0"/>
      <w:pPrChange w:id="6" w:author="Sara Brandenburg" w:date="2026-09-25T21:11:00Z">
        <w:pPr>
          <w:spacing w:after="200"/>
        </w:pPr>
      </w:pPrChange>
    </w:pPr>
    <w:rPr>
      <w:rFonts w:ascii="Segoe UI" w:hAnsi="Segoe UI" w:cs="Segoe UI"/>
      <w:sz w:val="18"/>
      <w:szCs w:val="18"/>
      <w:rPrChange w:id="6" w:author="Sara Brandenburg" w:date="2026-09-25T21:11:00Z">
        <w:rPr>
          <w:rFonts w:ascii="Segoe UI" w:eastAsia="Calibri" w:hAnsi="Segoe UI" w:cs="Segoe UI"/>
          <w:sz w:val="18"/>
          <w:szCs w:val="18"/>
          <w:lang w:val="en-US" w:eastAsia="en-US" w:bidi="ar-SA"/>
        </w:rPr>
      </w:rPrChange>
    </w:rPr>
  </w:style>
  <w:style w:type="character" w:customStyle="1" w:styleId="BalloonTextChar1">
    <w:name w:val="Balloon Text Char1"/>
    <w:basedOn w:val="DefaultParagraphFont"/>
    <w:uiPriority w:val="99"/>
    <w:semiHidden/>
    <w:rsid w:val="00663140"/>
    <w:rPr>
      <w:rFonts w:ascii="Times New Roman" w:eastAsia="Interstate-Light" w:hAnsi="Times New Roman" w:cs="Times New Roman"/>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fsc.org.au/" TargetMode="External"/><Relationship Id="rId1" Type="http://schemas.openxmlformats.org/officeDocument/2006/relationships/image" Target="media/image2.jpg"/><Relationship Id="rId4" Type="http://schemas.openxmlformats.org/officeDocument/2006/relationships/image" Target="file:////Users/fionapinney/Dropbox/Freelance/Financial%20Services%20Council/FSC/Logo%20Files/FSC_Logo_CMYK.p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herry\Documents\Custom%20Office%20Templates\FSC%20log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AB576E7C94F44C8DDE30F0C5631322" ma:contentTypeVersion="13" ma:contentTypeDescription="Create a new document." ma:contentTypeScope="" ma:versionID="f94cc5439e996d4d72db1a486e64cbbc">
  <xsd:schema xmlns:xsd="http://www.w3.org/2001/XMLSchema" xmlns:xs="http://www.w3.org/2001/XMLSchema" xmlns:p="http://schemas.microsoft.com/office/2006/metadata/properties" xmlns:ns2="97d31cbd-d320-403c-8a6a-e1c61c6e0af4" xmlns:ns3="1f858bcc-781a-4871-b956-280e8ce0681f" targetNamespace="http://schemas.microsoft.com/office/2006/metadata/properties" ma:root="true" ma:fieldsID="9edae1e502aabb5443518be57ab38066" ns2:_="" ns3:_="">
    <xsd:import namespace="97d31cbd-d320-403c-8a6a-e1c61c6e0af4"/>
    <xsd:import namespace="1f858bcc-781a-4871-b956-280e8ce068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d31cbd-d320-403c-8a6a-e1c61c6e0a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f858bcc-781a-4871-b956-280e8ce0681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7FBD4A-6057-4122-BD4D-76214FA003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d31cbd-d320-403c-8a6a-e1c61c6e0af4"/>
    <ds:schemaRef ds:uri="1f858bcc-781a-4871-b956-280e8ce068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E20FFF-0E40-4F74-94CA-641A03F5F247}">
  <ds:schemaRefs>
    <ds:schemaRef ds:uri="http://schemas.openxmlformats.org/officeDocument/2006/bibliography"/>
  </ds:schemaRefs>
</ds:datastoreItem>
</file>

<file path=customXml/itemProps3.xml><?xml version="1.0" encoding="utf-8"?>
<ds:datastoreItem xmlns:ds="http://schemas.openxmlformats.org/officeDocument/2006/customXml" ds:itemID="{00078D1A-1BA5-441B-B40A-7367D7EEA126}">
  <ds:schemaRefs>
    <ds:schemaRef ds:uri="http://schemas.microsoft.com/sharepoint/v3/contenttype/forms"/>
  </ds:schemaRefs>
</ds:datastoreItem>
</file>

<file path=customXml/itemProps4.xml><?xml version="1.0" encoding="utf-8"?>
<ds:datastoreItem xmlns:ds="http://schemas.openxmlformats.org/officeDocument/2006/customXml" ds:itemID="{F9747275-2E21-4009-B55B-27412B1B110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C:\Users\ssherry\Documents\Custom Office Templates\FSC logo.dotx</Template>
  <TotalTime>39</TotalTime>
  <Pages>2</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Sharon Sherry</dc:creator>
  <cp:lastModifiedBy>Arthur Souza Rodrigues</cp:lastModifiedBy>
  <cp:revision>1</cp:revision>
  <cp:lastPrinted>2022-03-17T22:52:00Z</cp:lastPrinted>
  <dcterms:created xsi:type="dcterms:W3CDTF">2022-03-17T04:16:00Z</dcterms:created>
  <dcterms:modified xsi:type="dcterms:W3CDTF">2026-09-26T01:11:00Z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2020-09-07T00:00:00Z</vt:filetime>
  </property>
  <property fmtid="{D5CDD505-2E9C-101B-9397-08002B2CF9AE}" pid="3" name="Creator">
    <vt:lpwstr>Adobe InDesign 15.0 (Macintosh)</vt:lpwstr>
  </property>
  <property fmtid="{D5CDD505-2E9C-101B-9397-08002B2CF9AE}" pid="4" name="LastSaved">
    <vt:filetime>2020-09-07T00:00:00Z</vt:filetime>
  </property>
  <property fmtid="{D5CDD505-2E9C-101B-9397-08002B2CF9AE}" pid="5" name="ContentTypeId">
    <vt:lpwstr>0x01010052AB576E7C94F44C8DDE30F0C5631322</vt:lpwstr>
  </property>
  <property fmtid="{D5CDD505-2E9C-101B-9397-08002B2CF9AE}" pid="6" name="AppVersion">
    <vt:lpwstr>16.0000</vt:lpwstr>
  </property>
  <property fmtid="{D5CDD505-2E9C-101B-9397-08002B2CF9AE}" pid="7" name="DocSecurity">
    <vt:i4>0</vt:i4>
  </property>
  <property fmtid="{D5CDD505-2E9C-101B-9397-08002B2CF9AE}" pid="8" name="HyperlinksChanged">
    <vt:bool>false</vt:bool>
  </property>
  <property fmtid="{D5CDD505-2E9C-101B-9397-08002B2CF9AE}" pid="9" name="LinksUpToDate">
    <vt:bool>false</vt:bool>
  </property>
  <property fmtid="{D5CDD505-2E9C-101B-9397-08002B2CF9AE}" pid="10" name="ScaleCrop">
    <vt:bool>false</vt:bool>
  </property>
  <property fmtid="{D5CDD505-2E9C-101B-9397-08002B2CF9AE}" pid="11" name="ShareDoc">
    <vt:bool>false</vt:bool>
  </property>
</Properties>
</file>