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C36A27" w14:textId="77777777" w:rsidR="00D94508" w:rsidRDefault="00D40416">
      <w:pPr>
        <w:rPr>
          <w:del w:id="0" w:author="Nick Bernal" w:date="2026-09-26T15:12:00Z" w16du:dateUtc="2026-09-26T19:12:00Z"/>
        </w:rPr>
      </w:pPr>
      <w:r>
        <w:t>OOXML w:</w:t>
      </w:r>
      <w:ins w:id="1" w:author="Nick Bernal" w:date="2026-09-26T15:12:00Z" w16du:dateUtc="2026-09-26T19:12:00Z">
        <w:r>
          <w:t>i (italic) test:</w:t>
        </w:r>
      </w:ins>
      <w:del w:id="2" w:author="Nick Bernal" w:date="2026-09-26T15:12:00Z" w16du:dateUtc="2026-09-26T19:12:00Z">
        <w:r>
          <w:delText>highlight tester – enumerates</w:delText>
        </w:r>
      </w:del>
      <w:r>
        <w:t xml:space="preserve"> ST_</w:t>
      </w:r>
      <w:ins w:id="3" w:author="Nick Bernal" w:date="2026-09-26T15:12:00Z" w16du:dateUtc="2026-09-26T19:12:00Z">
        <w:r>
          <w:t>OnOff variants</w:t>
        </w:r>
      </w:ins>
      <w:del w:id="4" w:author="Nick Bernal" w:date="2026-09-26T15:12:00Z" w16du:dateUtc="2026-09-26T19:12:00Z">
        <w:r>
          <w:delText>HighlightColor values, rStyle-only highlights, inline overrides,</w:delText>
        </w:r>
      </w:del>
      <w:r>
        <w:t xml:space="preserve"> and </w:t>
      </w:r>
      <w:ins w:id="5" w:author="Nick Bernal" w:date="2026-09-26T15:12:00Z" w16du:dateUtc="2026-09-26T19:12:00Z">
        <w:r>
          <w:t xml:space="preserve">rStyle-based cases. Direct run properties (&lt;w:i&gt;) should override character </w:t>
        </w:r>
      </w:ins>
      <w:del w:id="6" w:author="Nick Bernal" w:date="2026-09-26T15:12:00Z" w16du:dateUtc="2026-09-26T19:12:00Z">
        <w:r>
          <w:delText xml:space="preserve">linked </w:delText>
        </w:r>
      </w:del>
      <w:r>
        <w:t>styles</w:t>
      </w:r>
      <w:ins w:id="7" w:author="Nick Bernal" w:date="2026-09-26T15:12:00Z" w16du:dateUtc="2026-09-26T19:12:00Z">
        <w:r>
          <w:t xml:space="preserve"> (&lt;</w:t>
        </w:r>
      </w:ins>
      <w:del w:id="8" w:author="Nick Bernal" w:date="2026-09-26T15:12:00Z" w16du:dateUtc="2026-09-26T19:12:00Z">
        <w:r>
          <w:delText>.</w:delText>
        </w:r>
      </w:del>
    </w:p>
    <w:p w14:paraId="2BCC5221" w14:textId="77777777" w:rsidR="00D94508" w:rsidRDefault="00D40416">
      <w:pPr>
        <w:rPr>
          <w:del w:id="9" w:author="Nick Bernal" w:date="2026-09-26T15:12:00Z" w16du:dateUtc="2026-09-26T19:12:00Z"/>
        </w:rPr>
      </w:pPr>
      <w:del w:id="10" w:author="Nick Bernal" w:date="2026-09-26T15:12:00Z" w16du:dateUtc="2026-09-26T19:12:00Z">
        <w:r>
          <w:delText>A) &lt;w:highlight&gt; values:</w:delText>
        </w:r>
      </w:del>
    </w:p>
    <w:p w14:paraId="147E71FB" w14:textId="77777777" w:rsidR="00F065B2" w:rsidRDefault="00D40416">
      <w:pPr>
        <w:rPr>
          <w:ins w:id="11" w:author="Nick Bernal" w:date="2026-09-26T15:12:00Z" w16du:dateUtc="2026-09-26T19:12:00Z"/>
        </w:rPr>
      </w:pPr>
      <w:del w:id="12" w:author="Nick Bernal" w:date="2026-09-26T15:12:00Z" w16du:dateUtc="2026-09-26T19:12:00Z">
        <w:r>
          <w:delText xml:space="preserve">  - </w:delText>
        </w:r>
      </w:del>
      <w:r>
        <w:t>w:</w:t>
      </w:r>
      <w:ins w:id="13" w:author="Nick Bernal" w:date="2026-09-26T15:12:00Z" w16du:dateUtc="2026-09-26T19:12:00Z">
        <w:r>
          <w:t>rStyle&gt;).</w:t>
        </w:r>
      </w:ins>
    </w:p>
    <w:p w14:paraId="51E7763C" w14:textId="77777777" w:rsidR="00F065B2" w:rsidRDefault="00D40416">
      <w:pPr>
        <w:rPr>
          <w:ins w:id="14" w:author="Nick Bernal" w:date="2026-09-26T15:12:00Z" w16du:dateUtc="2026-09-26T19:12:00Z"/>
        </w:rPr>
      </w:pPr>
      <w:ins w:id="15" w:author="Nick Bernal" w:date="2026-09-26T15:12:00Z" w16du:dateUtc="2026-09-26T19:12:00Z">
        <w:r>
          <w:t>A) ST_OnOff values for &lt;w:i&gt; on a run:</w:t>
        </w:r>
      </w:ins>
    </w:p>
    <w:p w14:paraId="58778E69" w14:textId="77777777" w:rsidR="00D94508" w:rsidRDefault="00D40416">
      <w:pPr>
        <w:rPr>
          <w:del w:id="16" w:author="Nick Bernal" w:date="2026-09-26T15:12:00Z" w16du:dateUtc="2026-09-26T19:12:00Z"/>
        </w:rPr>
      </w:pPr>
      <w:ins w:id="17" w:author="Nick Bernal" w:date="2026-09-26T15:12:00Z" w16du:dateUtc="2026-09-26T19:12:00Z">
        <w:r>
          <w:t xml:space="preserve">  - w:i</w:t>
        </w:r>
      </w:ins>
      <w:del w:id="18" w:author="Nick Bernal" w:date="2026-09-26T15:12:00Z" w16du:dateUtc="2026-09-26T19:12:00Z">
        <w:r>
          <w:delText>highlight</w:delText>
        </w:r>
      </w:del>
      <w:r>
        <w:t xml:space="preserve"> w:val</w:t>
      </w:r>
      <w:ins w:id="19" w:author="Nick Bernal" w:date="2026-09-26T15:12:00Z" w16du:dateUtc="2026-09-26T19:12:00Z">
        <w:r>
          <w:t>=(</w:t>
        </w:r>
      </w:ins>
      <w:del w:id="20" w:author="Nick Bernal" w:date="2026-09-26T15:12:00Z" w16du:dateUtc="2026-09-26T19:12:00Z">
        <w:r>
          <w:delText xml:space="preserve">='yellow': </w:delText>
        </w:r>
        <w:r>
          <w:rPr>
            <w:highlight w:val="yellow"/>
          </w:rPr>
          <w:delText>Highlight sample</w:delText>
        </w:r>
      </w:del>
    </w:p>
    <w:p w14:paraId="7D9F247D" w14:textId="77777777" w:rsidR="00D94508" w:rsidRDefault="00D40416">
      <w:pPr>
        <w:rPr>
          <w:del w:id="21" w:author="Nick Bernal" w:date="2026-09-26T15:12:00Z" w16du:dateUtc="2026-09-26T19:12:00Z"/>
        </w:rPr>
      </w:pPr>
      <w:del w:id="22" w:author="Nick Bernal" w:date="2026-09-26T15:12:00Z" w16du:dateUtc="2026-09-26T19:12:00Z">
        <w:r>
          <w:delText xml:space="preserve">  - w:highlight w:val='green': </w:delText>
        </w:r>
        <w:r>
          <w:rPr>
            <w:highlight w:val="green"/>
          </w:rPr>
          <w:delText>Highlight sample</w:delText>
        </w:r>
      </w:del>
    </w:p>
    <w:p w14:paraId="37AFC3A6" w14:textId="77777777" w:rsidR="00F065B2" w:rsidRDefault="00D40416">
      <w:pPr>
        <w:rPr>
          <w:ins w:id="23" w:author="Nick Bernal" w:date="2026-09-26T15:12:00Z" w16du:dateUtc="2026-09-26T19:12:00Z"/>
        </w:rPr>
      </w:pPr>
      <w:del w:id="24" w:author="Nick Bernal" w:date="2026-09-26T15:12:00Z" w16du:dateUtc="2026-09-26T19:12:00Z">
        <w:r>
          <w:delText xml:space="preserve">  - </w:delText>
        </w:r>
      </w:del>
      <w:r>
        <w:t>w:</w:t>
      </w:r>
      <w:ins w:id="25" w:author="Nick Bernal" w:date="2026-09-26T15:12:00Z" w16du:dateUtc="2026-09-26T19:12:00Z">
        <w:r>
          <w:t xml:space="preserve">val omitted): </w:t>
        </w:r>
        <w:r>
          <w:rPr>
            <w:i/>
          </w:rPr>
          <w:t>Sample text</w:t>
        </w:r>
      </w:ins>
    </w:p>
    <w:p w14:paraId="5D47C126" w14:textId="77777777" w:rsidR="00D94508" w:rsidRDefault="00D40416">
      <w:ins w:id="26" w:author="Nick Bernal" w:date="2026-09-26T15:12:00Z" w16du:dateUtc="2026-09-26T19:12:00Z">
        <w:r>
          <w:t xml:space="preserve">  - w:i</w:t>
        </w:r>
      </w:ins>
      <w:del w:id="27" w:author="Nick Bernal" w:date="2026-09-26T15:12:00Z" w16du:dateUtc="2026-09-26T19:12:00Z">
        <w:r>
          <w:delText>highlight</w:delText>
        </w:r>
      </w:del>
      <w:r>
        <w:t xml:space="preserve"> w:val=</w:t>
      </w:r>
      <w:ins w:id="28" w:author="Nick Bernal" w:date="2026-09-26T15:12:00Z" w16du:dateUtc="2026-09-26T19:12:00Z">
        <w:r>
          <w:t xml:space="preserve">true: </w:t>
        </w:r>
        <w:r>
          <w:rPr>
            <w:i/>
          </w:rPr>
          <w:t>Sample text</w:t>
        </w:r>
      </w:ins>
      <w:del w:id="29" w:author="Nick Bernal" w:date="2026-09-26T15:12:00Z" w16du:dateUtc="2026-09-26T19:12:00Z">
        <w:r>
          <w:delText xml:space="preserve">'cyan': </w:delText>
        </w:r>
        <w:r>
          <w:rPr>
            <w:highlight w:val="cyan"/>
          </w:rPr>
          <w:delText>Highlight sample</w:delText>
        </w:r>
      </w:del>
    </w:p>
    <w:p w14:paraId="24C9C4AB" w14:textId="77777777" w:rsidR="00D94508" w:rsidRDefault="00D40416">
      <w:r>
        <w:t xml:space="preserve">  - w:</w:t>
      </w:r>
      <w:ins w:id="30" w:author="Nick Bernal" w:date="2026-09-26T15:12:00Z" w16du:dateUtc="2026-09-26T19:12:00Z">
        <w:r>
          <w:t>i</w:t>
        </w:r>
      </w:ins>
      <w:del w:id="31" w:author="Nick Bernal" w:date="2026-09-26T15:12:00Z" w16du:dateUtc="2026-09-26T19:12:00Z">
        <w:r>
          <w:delText>highlight</w:delText>
        </w:r>
      </w:del>
      <w:r>
        <w:t xml:space="preserve"> w:val=</w:t>
      </w:r>
      <w:ins w:id="32" w:author="Nick Bernal" w:date="2026-09-26T15:12:00Z" w16du:dateUtc="2026-09-26T19:12:00Z">
        <w:r>
          <w:t xml:space="preserve">1: </w:t>
        </w:r>
        <w:r>
          <w:rPr>
            <w:i/>
          </w:rPr>
          <w:t>Sample text</w:t>
        </w:r>
      </w:ins>
      <w:del w:id="33" w:author="Nick Bernal" w:date="2026-09-26T15:12:00Z" w16du:dateUtc="2026-09-26T19:12:00Z">
        <w:r>
          <w:delText xml:space="preserve">'magenta': </w:delText>
        </w:r>
        <w:r>
          <w:rPr>
            <w:highlight w:val="magenta"/>
          </w:rPr>
          <w:delText>Highlight sample</w:delText>
        </w:r>
      </w:del>
    </w:p>
    <w:p w14:paraId="6B8AA33E" w14:textId="77777777" w:rsidR="00D94508" w:rsidRDefault="00D40416">
      <w:r>
        <w:t xml:space="preserve">  - w:</w:t>
      </w:r>
      <w:ins w:id="34" w:author="Nick Bernal" w:date="2026-09-26T15:12:00Z" w16du:dateUtc="2026-09-26T19:12:00Z">
        <w:r>
          <w:t>i</w:t>
        </w:r>
      </w:ins>
      <w:del w:id="35" w:author="Nick Bernal" w:date="2026-09-26T15:12:00Z" w16du:dateUtc="2026-09-26T19:12:00Z">
        <w:r>
          <w:delText>highlight</w:delText>
        </w:r>
      </w:del>
      <w:r>
        <w:t xml:space="preserve"> w:val=</w:t>
      </w:r>
      <w:ins w:id="36" w:author="Nick Bernal" w:date="2026-09-26T15:12:00Z" w16du:dateUtc="2026-09-26T19:12:00Z">
        <w:r>
          <w:t xml:space="preserve">on: </w:t>
        </w:r>
        <w:r>
          <w:rPr>
            <w:i/>
          </w:rPr>
          <w:t>Sample text</w:t>
        </w:r>
      </w:ins>
      <w:del w:id="37" w:author="Nick Bernal" w:date="2026-09-26T15:12:00Z" w16du:dateUtc="2026-09-26T19:12:00Z">
        <w:r>
          <w:delText xml:space="preserve">'blue': </w:delText>
        </w:r>
        <w:r>
          <w:rPr>
            <w:highlight w:val="blue"/>
          </w:rPr>
          <w:delText>Highlight sample</w:delText>
        </w:r>
      </w:del>
    </w:p>
    <w:p w14:paraId="40A57A88" w14:textId="77777777" w:rsidR="00D94508" w:rsidRDefault="00D40416">
      <w:r>
        <w:t xml:space="preserve">  - w:</w:t>
      </w:r>
      <w:ins w:id="38" w:author="Nick Bernal" w:date="2026-09-26T15:12:00Z" w16du:dateUtc="2026-09-26T19:12:00Z">
        <w:r>
          <w:t>i</w:t>
        </w:r>
      </w:ins>
      <w:del w:id="39" w:author="Nick Bernal" w:date="2026-09-26T15:12:00Z" w16du:dateUtc="2026-09-26T19:12:00Z">
        <w:r>
          <w:delText>highlight</w:delText>
        </w:r>
      </w:del>
      <w:r>
        <w:t xml:space="preserve"> w:val=</w:t>
      </w:r>
      <w:ins w:id="40" w:author="Nick Bernal" w:date="2026-09-26T15:12:00Z" w16du:dateUtc="2026-09-26T19:12:00Z">
        <w:r>
          <w:t>false: Sample text</w:t>
        </w:r>
      </w:ins>
      <w:del w:id="41" w:author="Nick Bernal" w:date="2026-09-26T15:12:00Z" w16du:dateUtc="2026-09-26T19:12:00Z">
        <w:r>
          <w:delText xml:space="preserve">'red': </w:delText>
        </w:r>
        <w:r>
          <w:rPr>
            <w:highlight w:val="red"/>
          </w:rPr>
          <w:delText>Highlight sample</w:delText>
        </w:r>
      </w:del>
    </w:p>
    <w:p w14:paraId="275A9ABC" w14:textId="77777777" w:rsidR="00D94508" w:rsidRDefault="00D40416">
      <w:r>
        <w:t xml:space="preserve">  - w:</w:t>
      </w:r>
      <w:ins w:id="42" w:author="Nick Bernal" w:date="2026-09-26T15:12:00Z" w16du:dateUtc="2026-09-26T19:12:00Z">
        <w:r>
          <w:t>i</w:t>
        </w:r>
      </w:ins>
      <w:del w:id="43" w:author="Nick Bernal" w:date="2026-09-26T15:12:00Z" w16du:dateUtc="2026-09-26T19:12:00Z">
        <w:r>
          <w:delText>highlight</w:delText>
        </w:r>
      </w:del>
      <w:r>
        <w:t xml:space="preserve"> w:val=</w:t>
      </w:r>
      <w:ins w:id="44" w:author="Nick Bernal" w:date="2026-09-26T15:12:00Z" w16du:dateUtc="2026-09-26T19:12:00Z">
        <w:r>
          <w:t>0: Sample text</w:t>
        </w:r>
      </w:ins>
      <w:del w:id="45" w:author="Nick Bernal" w:date="2026-09-26T15:12:00Z" w16du:dateUtc="2026-09-26T19:12:00Z">
        <w:r>
          <w:delText xml:space="preserve">'darkYellow': </w:delText>
        </w:r>
        <w:r>
          <w:rPr>
            <w:highlight w:val="darkYellow"/>
          </w:rPr>
          <w:delText>Highlight sample</w:delText>
        </w:r>
      </w:del>
    </w:p>
    <w:p w14:paraId="59EEE447" w14:textId="77777777" w:rsidR="00D94508" w:rsidRDefault="00D40416">
      <w:r>
        <w:t xml:space="preserve">  - w:</w:t>
      </w:r>
      <w:ins w:id="46" w:author="Nick Bernal" w:date="2026-09-26T15:12:00Z" w16du:dateUtc="2026-09-26T19:12:00Z">
        <w:r>
          <w:t>i</w:t>
        </w:r>
      </w:ins>
      <w:del w:id="47" w:author="Nick Bernal" w:date="2026-09-26T15:12:00Z" w16du:dateUtc="2026-09-26T19:12:00Z">
        <w:r>
          <w:delText>highlight</w:delText>
        </w:r>
      </w:del>
      <w:r>
        <w:t xml:space="preserve"> w:val=</w:t>
      </w:r>
      <w:ins w:id="48" w:author="Nick Bernal" w:date="2026-09-26T15:12:00Z" w16du:dateUtc="2026-09-26T19:12:00Z">
        <w:r>
          <w:t>off: Sample text</w:t>
        </w:r>
      </w:ins>
      <w:del w:id="49" w:author="Nick Bernal" w:date="2026-09-26T15:12:00Z" w16du:dateUtc="2026-09-26T19:12:00Z">
        <w:r>
          <w:delText xml:space="preserve">'darkGreen': </w:delText>
        </w:r>
        <w:r>
          <w:rPr>
            <w:highlight w:val="darkGreen"/>
          </w:rPr>
          <w:delText>Highlight sample</w:delText>
        </w:r>
      </w:del>
    </w:p>
    <w:p w14:paraId="3CB86AA9" w14:textId="77777777" w:rsidR="00D94508" w:rsidRDefault="00D40416">
      <w:pPr>
        <w:rPr>
          <w:del w:id="50" w:author="Nick Bernal" w:date="2026-09-26T15:12:00Z" w16du:dateUtc="2026-09-26T19:12:00Z"/>
        </w:rPr>
      </w:pPr>
      <w:del w:id="51" w:author="Nick Bernal" w:date="2026-09-26T15:12:00Z" w16du:dateUtc="2026-09-26T19:12:00Z">
        <w:r>
          <w:delText xml:space="preserve">  - w:highlight w:val='darkCyan': </w:delText>
        </w:r>
        <w:r>
          <w:rPr>
            <w:highlight w:val="darkCyan"/>
          </w:rPr>
          <w:delText>Highlight sample</w:delText>
        </w:r>
      </w:del>
    </w:p>
    <w:p w14:paraId="09E09A55" w14:textId="77777777" w:rsidR="00D94508" w:rsidRDefault="00D40416">
      <w:pPr>
        <w:rPr>
          <w:del w:id="52" w:author="Nick Bernal" w:date="2026-09-26T15:12:00Z" w16du:dateUtc="2026-09-26T19:12:00Z"/>
        </w:rPr>
      </w:pPr>
      <w:del w:id="53" w:author="Nick Bernal" w:date="2026-09-26T15:12:00Z" w16du:dateUtc="2026-09-26T19:12:00Z">
        <w:r>
          <w:delText xml:space="preserve">  - w:highlight w:val='darkMagenta': </w:delText>
        </w:r>
        <w:r>
          <w:rPr>
            <w:highlight w:val="darkMagenta"/>
          </w:rPr>
          <w:delText>Highlight sample</w:delText>
        </w:r>
      </w:del>
    </w:p>
    <w:p w14:paraId="088D668E" w14:textId="77777777" w:rsidR="00D94508" w:rsidRDefault="00D40416">
      <w:pPr>
        <w:rPr>
          <w:del w:id="54" w:author="Nick Bernal" w:date="2026-09-26T15:12:00Z" w16du:dateUtc="2026-09-26T19:12:00Z"/>
        </w:rPr>
      </w:pPr>
      <w:del w:id="55" w:author="Nick Bernal" w:date="2026-09-26T15:12:00Z" w16du:dateUtc="2026-09-26T19:12:00Z">
        <w:r>
          <w:delText xml:space="preserve">  - w:highlight w:val='darkBlue': </w:delText>
        </w:r>
        <w:r>
          <w:rPr>
            <w:highlight w:val="darkBlue"/>
          </w:rPr>
          <w:delText>Highlight sample</w:delText>
        </w:r>
      </w:del>
    </w:p>
    <w:p w14:paraId="33A4077D" w14:textId="77777777" w:rsidR="00D94508" w:rsidRDefault="00D40416">
      <w:pPr>
        <w:rPr>
          <w:del w:id="56" w:author="Nick Bernal" w:date="2026-09-26T15:12:00Z" w16du:dateUtc="2026-09-26T19:12:00Z"/>
        </w:rPr>
      </w:pPr>
      <w:del w:id="57" w:author="Nick Bernal" w:date="2026-09-26T15:12:00Z" w16du:dateUtc="2026-09-26T19:12:00Z">
        <w:r>
          <w:delText xml:space="preserve">  - w:highlight w:val='darkRed': </w:delText>
        </w:r>
        <w:r>
          <w:rPr>
            <w:highlight w:val="darkRed"/>
          </w:rPr>
          <w:delText>Highlight sample</w:delText>
        </w:r>
      </w:del>
    </w:p>
    <w:p w14:paraId="36C01F33" w14:textId="77777777" w:rsidR="00D94508" w:rsidRDefault="00D40416">
      <w:pPr>
        <w:rPr>
          <w:del w:id="58" w:author="Nick Bernal" w:date="2026-09-26T15:12:00Z" w16du:dateUtc="2026-09-26T19:12:00Z"/>
        </w:rPr>
      </w:pPr>
      <w:del w:id="59" w:author="Nick Bernal" w:date="2026-09-26T15:12:00Z" w16du:dateUtc="2026-09-26T19:12:00Z">
        <w:r>
          <w:delText xml:space="preserve">  - w:highlight w:val='darkGray': </w:delText>
        </w:r>
        <w:r>
          <w:rPr>
            <w:highlight w:val="darkGray"/>
          </w:rPr>
          <w:delText>Highlight sample</w:delText>
        </w:r>
      </w:del>
    </w:p>
    <w:p w14:paraId="0379CABD" w14:textId="77777777" w:rsidR="00D94508" w:rsidRDefault="00D40416">
      <w:pPr>
        <w:rPr>
          <w:del w:id="60" w:author="Nick Bernal" w:date="2026-09-26T15:12:00Z" w16du:dateUtc="2026-09-26T19:12:00Z"/>
        </w:rPr>
      </w:pPr>
      <w:del w:id="61" w:author="Nick Bernal" w:date="2026-09-26T15:12:00Z" w16du:dateUtc="2026-09-26T19:12:00Z">
        <w:r>
          <w:delText xml:space="preserve">  - w:highlight w:val='lightGray': </w:delText>
        </w:r>
        <w:r>
          <w:rPr>
            <w:highlight w:val="lightGray"/>
          </w:rPr>
          <w:delText>Highlight sample</w:delText>
        </w:r>
      </w:del>
    </w:p>
    <w:p w14:paraId="726354A7" w14:textId="77777777" w:rsidR="00D94508" w:rsidRDefault="00D40416">
      <w:pPr>
        <w:rPr>
          <w:del w:id="62" w:author="Nick Bernal" w:date="2026-09-26T15:12:00Z" w16du:dateUtc="2026-09-26T19:12:00Z"/>
        </w:rPr>
      </w:pPr>
      <w:del w:id="63" w:author="Nick Bernal" w:date="2026-09-26T15:12:00Z" w16du:dateUtc="2026-09-26T19:12:00Z">
        <w:r>
          <w:delText xml:space="preserve">  - w:highlight w:val='black': </w:delText>
        </w:r>
        <w:r>
          <w:rPr>
            <w:highlight w:val="black"/>
          </w:rPr>
          <w:delText>Highlight sample</w:delText>
        </w:r>
      </w:del>
    </w:p>
    <w:p w14:paraId="67B37A02" w14:textId="77777777" w:rsidR="00D94508" w:rsidRDefault="00D40416">
      <w:pPr>
        <w:rPr>
          <w:del w:id="64" w:author="Nick Bernal" w:date="2026-09-26T15:12:00Z" w16du:dateUtc="2026-09-26T19:12:00Z"/>
        </w:rPr>
      </w:pPr>
      <w:del w:id="65" w:author="Nick Bernal" w:date="2026-09-26T15:12:00Z" w16du:dateUtc="2026-09-26T19:12:00Z">
        <w:r>
          <w:delText xml:space="preserve">  - w:highlight w:val='white': </w:delText>
        </w:r>
        <w:r>
          <w:rPr>
            <w:highlight w:val="white"/>
          </w:rPr>
          <w:delText>Highlight sample</w:delText>
        </w:r>
      </w:del>
    </w:p>
    <w:p w14:paraId="6B5C9BC8" w14:textId="77777777" w:rsidR="00D94508" w:rsidRDefault="00D40416">
      <w:pPr>
        <w:rPr>
          <w:del w:id="66" w:author="Nick Bernal" w:date="2026-09-26T15:12:00Z" w16du:dateUtc="2026-09-26T19:12:00Z"/>
        </w:rPr>
      </w:pPr>
      <w:del w:id="67" w:author="Nick Bernal" w:date="2026-09-26T15:12:00Z" w16du:dateUtc="2026-09-26T19:12:00Z">
        <w:r>
          <w:delText xml:space="preserve">  - w:highlight w:val='none': </w:delText>
        </w:r>
        <w:r>
          <w:delText>Highlight sample</w:delText>
        </w:r>
      </w:del>
    </w:p>
    <w:p w14:paraId="5AD12790" w14:textId="77777777" w:rsidR="00D94508" w:rsidRDefault="00D94508"/>
    <w:p w14:paraId="24E7AC56" w14:textId="77777777" w:rsidR="00D94508" w:rsidRDefault="00D40416">
      <w:r>
        <w:t xml:space="preserve">B) rStyle-only </w:t>
      </w:r>
      <w:ins w:id="68" w:author="Nick Bernal" w:date="2026-09-26T15:12:00Z" w16du:dateUtc="2026-09-26T19:12:00Z">
        <w:r>
          <w:t>cases (no &lt;w:i&gt; direct formatting</w:t>
        </w:r>
      </w:ins>
      <w:del w:id="69" w:author="Nick Bernal" w:date="2026-09-26T15:12:00Z" w16du:dateUtc="2026-09-26T19:12:00Z">
        <w:r>
          <w:delText>(character style sets highlight</w:delText>
        </w:r>
      </w:del>
      <w:r>
        <w:t>):</w:t>
      </w:r>
    </w:p>
    <w:p w14:paraId="66CB1DBB" w14:textId="77777777" w:rsidR="00D94508" w:rsidRDefault="00D40416">
      <w:r>
        <w:lastRenderedPageBreak/>
        <w:t xml:space="preserve">  - rStyle='SD_</w:t>
      </w:r>
      <w:ins w:id="70" w:author="Nick Bernal" w:date="2026-09-26T15:12:00Z" w16du:dateUtc="2026-09-26T19:12:00Z">
        <w:r>
          <w:t xml:space="preserve">ItalicStyle' (should render italic): </w:t>
        </w:r>
        <w:r>
          <w:rPr>
            <w:rStyle w:val="SDItalicStyle"/>
          </w:rPr>
          <w:t>Sample via rStyle italic</w:t>
        </w:r>
      </w:ins>
      <w:del w:id="71" w:author="Nick Bernal" w:date="2026-09-26T15:12:00Z" w16du:dateUtc="2026-09-26T19:12:00Z">
        <w:r>
          <w:delText xml:space="preserve">HighlightYellowChar': </w:delText>
        </w:r>
        <w:r>
          <w:rPr>
            <w:rStyle w:val="SDHighlightYellowChar"/>
            <w:highlight w:val="none"/>
          </w:rPr>
          <w:delText>Styled yellow highlight</w:delText>
        </w:r>
      </w:del>
    </w:p>
    <w:p w14:paraId="19407B82" w14:textId="77777777" w:rsidR="00D94508" w:rsidRDefault="00D40416">
      <w:pPr>
        <w:rPr>
          <w:del w:id="72" w:author="Nick Bernal" w:date="2026-09-26T15:12:00Z" w16du:dateUtc="2026-09-26T19:12:00Z"/>
        </w:rPr>
      </w:pPr>
      <w:r>
        <w:t xml:space="preserve">  - rStyle=</w:t>
      </w:r>
      <w:ins w:id="73" w:author="Nick Bernal" w:date="2026-09-26T15:12:00Z" w16du:dateUtc="2026-09-26T19:12:00Z">
        <w:r>
          <w:t xml:space="preserve">'Strong' (bold, not italic): </w:t>
        </w:r>
        <w:r>
          <w:rPr>
            <w:rStyle w:val="Strong"/>
          </w:rPr>
          <w:t>Sample via</w:t>
        </w:r>
      </w:ins>
      <w:del w:id="74" w:author="Nick Bernal" w:date="2026-09-26T15:12:00Z" w16du:dateUtc="2026-09-26T19:12:00Z">
        <w:r>
          <w:delText xml:space="preserve">'SD_HighlightLightGrayChar': </w:delText>
        </w:r>
        <w:r>
          <w:rPr>
            <w:rStyle w:val="SDHighlightLightGrayChar"/>
            <w:highlight w:val="none"/>
          </w:rPr>
          <w:delText>Styled lightGray highlight</w:delText>
        </w:r>
      </w:del>
    </w:p>
    <w:p w14:paraId="59CEE545" w14:textId="77777777" w:rsidR="00D94508" w:rsidRDefault="00D40416">
      <w:del w:id="75" w:author="Nick Bernal" w:date="2026-09-26T15:12:00Z" w16du:dateUtc="2026-09-26T19:12:00Z">
        <w:r>
          <w:delText xml:space="preserve">  -</w:delText>
        </w:r>
      </w:del>
      <w:r>
        <w:rPr>
          <w:rStyle w:val="Strong"/>
          <w:rPrChange w:id="76" w:author="Nick Bernal" w:date="2026-09-26T15:12:00Z" w16du:dateUtc="2026-09-26T19:12:00Z">
            <w:rPr/>
          </w:rPrChange>
        </w:rPr>
        <w:t xml:space="preserve"> rStyle</w:t>
      </w:r>
      <w:ins w:id="77" w:author="Nick Bernal" w:date="2026-09-26T15:12:00Z" w16du:dateUtc="2026-09-26T19:12:00Z">
        <w:r>
          <w:rPr>
            <w:rStyle w:val="Strong"/>
          </w:rPr>
          <w:t xml:space="preserve"> Strong</w:t>
        </w:r>
      </w:ins>
      <w:del w:id="78" w:author="Nick Bernal" w:date="2026-09-26T15:12:00Z" w16du:dateUtc="2026-09-26T19:12:00Z">
        <w:r>
          <w:delText xml:space="preserve">='SD_HighlightNoneChar': </w:delText>
        </w:r>
        <w:r>
          <w:rPr>
            <w:rStyle w:val="SDHighlightNoneChar"/>
          </w:rPr>
          <w:delText>Styled none (no highlight)</w:delText>
        </w:r>
      </w:del>
    </w:p>
    <w:p w14:paraId="713E66FF" w14:textId="77777777" w:rsidR="00D94508" w:rsidRDefault="00D94508"/>
    <w:p w14:paraId="02024A2A" w14:textId="77777777" w:rsidR="00D94508" w:rsidRDefault="00D40416">
      <w:r>
        <w:t>C) rStyle + inline &lt;w:</w:t>
      </w:r>
      <w:ins w:id="79" w:author="Nick Bernal" w:date="2026-09-26T15:12:00Z" w16du:dateUtc="2026-09-26T19:12:00Z">
        <w:r>
          <w:t>i&gt; combinations</w:t>
        </w:r>
      </w:ins>
      <w:del w:id="80" w:author="Nick Bernal" w:date="2026-09-26T15:12:00Z" w16du:dateUtc="2026-09-26T19:12:00Z">
        <w:r>
          <w:delText>highlight&gt;</w:delText>
        </w:r>
      </w:del>
      <w:r>
        <w:t xml:space="preserve"> (inline </w:t>
      </w:r>
      <w:ins w:id="81" w:author="Nick Bernal" w:date="2026-09-26T15:12:00Z" w16du:dateUtc="2026-09-26T19:12:00Z">
        <w:r>
          <w:t>wins</w:t>
        </w:r>
      </w:ins>
      <w:del w:id="82" w:author="Nick Bernal" w:date="2026-09-26T15:12:00Z" w16du:dateUtc="2026-09-26T19:12:00Z">
        <w:r>
          <w:delText>overrides style</w:delText>
        </w:r>
      </w:del>
      <w:r>
        <w:t>):</w:t>
      </w:r>
    </w:p>
    <w:p w14:paraId="2CE3D499" w14:textId="77777777" w:rsidR="00D94508" w:rsidRDefault="00D40416">
      <w:r>
        <w:t xml:space="preserve">  - rStyle='SD_</w:t>
      </w:r>
      <w:ins w:id="83" w:author="Nick Bernal" w:date="2026-09-26T15:12:00Z" w16du:dateUtc="2026-09-26T19:12:00Z">
        <w:r>
          <w:t>ItalicStyle' + &lt;w:i w:val='0'&gt;</w:t>
        </w:r>
      </w:ins>
      <w:del w:id="84" w:author="Nick Bernal" w:date="2026-09-26T15:12:00Z" w16du:dateUtc="2026-09-26T19:12:00Z">
        <w:r>
          <w:delText>HighlightYellowChar' + inline 'none'</w:delText>
        </w:r>
      </w:del>
      <w:r>
        <w:t xml:space="preserve"> =&gt; expect </w:t>
      </w:r>
      <w:ins w:id="85" w:author="Nick Bernal" w:date="2026-09-26T15:12:00Z" w16du:dateUtc="2026-09-26T19:12:00Z">
        <w:r>
          <w:t xml:space="preserve">NOT italic: </w:t>
        </w:r>
        <w:r>
          <w:rPr>
            <w:rStyle w:val="SDItalicStyle"/>
            <w:i w:val="0"/>
          </w:rPr>
          <w:t>Styled italic,</w:t>
        </w:r>
      </w:ins>
      <w:del w:id="86" w:author="Nick Bernal" w:date="2026-09-26T15:12:00Z" w16du:dateUtc="2026-09-26T19:12:00Z">
        <w:r>
          <w:delText xml:space="preserve">no highlight: </w:delText>
        </w:r>
        <w:r>
          <w:rPr>
            <w:rStyle w:val="SDHighlightYellowChar"/>
            <w:highlight w:val="none"/>
          </w:rPr>
          <w:delText>Yellow style</w:delText>
        </w:r>
      </w:del>
      <w:r>
        <w:rPr>
          <w:rStyle w:val="SDItalicStyle"/>
          <w:i w:val="0"/>
          <w:rPrChange w:id="87" w:author="Nick Bernal" w:date="2026-09-26T15:12:00Z" w16du:dateUtc="2026-09-26T19:12:00Z">
            <w:rPr>
              <w:rStyle w:val="SDHighlightYellowChar"/>
              <w:highlight w:val="none"/>
            </w:rPr>
          </w:rPrChange>
        </w:rPr>
        <w:t xml:space="preserve"> overridden </w:t>
      </w:r>
      <w:ins w:id="88" w:author="Nick Bernal" w:date="2026-09-26T15:12:00Z" w16du:dateUtc="2026-09-26T19:12:00Z">
        <w:r>
          <w:rPr>
            <w:rStyle w:val="SDItalicStyle"/>
            <w:i w:val="0"/>
          </w:rPr>
          <w:t>off</w:t>
        </w:r>
      </w:ins>
      <w:del w:id="89" w:author="Nick Bernal" w:date="2026-09-26T15:12:00Z" w16du:dateUtc="2026-09-26T19:12:00Z">
        <w:r>
          <w:rPr>
            <w:rStyle w:val="SDHighlightYellowChar"/>
            <w:highlight w:val="none"/>
          </w:rPr>
          <w:delText>to none</w:delText>
        </w:r>
      </w:del>
    </w:p>
    <w:p w14:paraId="3B5FB2EC" w14:textId="77777777" w:rsidR="00D94508" w:rsidRDefault="00D40416">
      <w:r>
        <w:t xml:space="preserve">  - rStyle='SD_</w:t>
      </w:r>
      <w:ins w:id="90" w:author="Nick Bernal" w:date="2026-09-26T15:12:00Z" w16du:dateUtc="2026-09-26T19:12:00Z">
        <w:r>
          <w:t>ItalicStyle' + &lt;w:i w:val='1'&gt;</w:t>
        </w:r>
      </w:ins>
      <w:del w:id="91" w:author="Nick Bernal" w:date="2026-09-26T15:12:00Z" w16du:dateUtc="2026-09-26T19:12:00Z">
        <w:r>
          <w:delText>HighlightNoneChar' + inline 'darkBlue'</w:delText>
        </w:r>
      </w:del>
      <w:r>
        <w:t xml:space="preserve"> =&gt; expect </w:t>
      </w:r>
      <w:ins w:id="92" w:author="Nick Bernal" w:date="2026-09-26T15:12:00Z" w16du:dateUtc="2026-09-26T19:12:00Z">
        <w:r>
          <w:t xml:space="preserve">italic: </w:t>
        </w:r>
        <w:r>
          <w:rPr>
            <w:rStyle w:val="SDItalicStyle"/>
          </w:rPr>
          <w:t>Styled italic, reinforced on</w:t>
        </w:r>
      </w:ins>
      <w:del w:id="93" w:author="Nick Bernal" w:date="2026-09-26T15:12:00Z" w16du:dateUtc="2026-09-26T19:12:00Z">
        <w:r>
          <w:delText xml:space="preserve">darkBlue: </w:delText>
        </w:r>
        <w:r>
          <w:rPr>
            <w:rStyle w:val="SDHighlightNoneChar"/>
            <w:highlight w:val="darkBlue"/>
          </w:rPr>
          <w:delText>None style overridden to darkBlue</w:delText>
        </w:r>
      </w:del>
    </w:p>
    <w:p w14:paraId="615FE132" w14:textId="77777777" w:rsidR="00D94508" w:rsidRDefault="00D94508">
      <w:pPr>
        <w:rPr>
          <w:del w:id="94" w:author="Nick Bernal" w:date="2026-09-26T15:12:00Z" w16du:dateUtc="2026-09-26T19:12:00Z"/>
        </w:rPr>
      </w:pPr>
    </w:p>
    <w:p w14:paraId="364F36B9" w14:textId="77777777" w:rsidR="00D94508" w:rsidRDefault="00D40416">
      <w:pPr>
        <w:rPr>
          <w:del w:id="95" w:author="Nick Bernal" w:date="2026-09-26T15:12:00Z" w16du:dateUtc="2026-09-26T19:12:00Z"/>
        </w:rPr>
      </w:pPr>
      <w:del w:id="96" w:author="Nick Bernal" w:date="2026-09-26T15:12:00Z" w16du:dateUtc="2026-09-26T19:12:00Z">
        <w:r>
          <w:delText>D) Linked style pair (paragraph+character) with highlight:</w:delText>
        </w:r>
      </w:del>
    </w:p>
    <w:p w14:paraId="376A468F" w14:textId="77777777" w:rsidR="00F065B2" w:rsidRDefault="00D40416">
      <w:pPr>
        <w:rPr>
          <w:ins w:id="97" w:author="Nick Bernal" w:date="2026-09-26T15:12:00Z" w16du:dateUtc="2026-09-26T19:12:00Z"/>
        </w:rPr>
      </w:pPr>
      <w:r>
        <w:t xml:space="preserve">  - rStyle='SD_</w:t>
      </w:r>
      <w:ins w:id="98" w:author="Nick Bernal" w:date="2026-09-26T15:12:00Z" w16du:dateUtc="2026-09-26T19:12:00Z">
        <w:r>
          <w:t xml:space="preserve">PlainStyle' + &lt;w:i w:val='on'&gt; =&gt; expect italic: </w:t>
        </w:r>
        <w:r>
          <w:rPr>
            <w:rStyle w:val="SDPlainStyle"/>
            <w:i/>
          </w:rPr>
          <w:t>Plain style, inline turns italic on</w:t>
        </w:r>
      </w:ins>
    </w:p>
    <w:p w14:paraId="0321AED3" w14:textId="77777777" w:rsidR="00F065B2" w:rsidRDefault="00D40416">
      <w:pPr>
        <w:rPr>
          <w:ins w:id="99" w:author="Nick Bernal" w:date="2026-09-26T15:12:00Z" w16du:dateUtc="2026-09-26T19:12:00Z"/>
        </w:rPr>
      </w:pPr>
      <w:ins w:id="100" w:author="Nick Bernal" w:date="2026-09-26T15:12:00Z" w16du:dateUtc="2026-09-26T19:12:00Z">
        <w:r>
          <w:t xml:space="preserve">  - rStyle='Strong' + &lt;w:i w:val='off'&gt; =&gt; expect NOT italic: </w:t>
        </w:r>
        <w:r>
          <w:rPr>
            <w:rStyle w:val="Strong"/>
          </w:rPr>
          <w:t>Strong style, explicit italic off</w:t>
        </w:r>
      </w:ins>
    </w:p>
    <w:p w14:paraId="17F31ED7" w14:textId="77777777" w:rsidR="00D94508" w:rsidRDefault="00D40416">
      <w:ins w:id="101" w:author="Nick Bernal" w:date="2026-09-26T15:12:00Z" w16du:dateUtc="2026-09-26T19:12:00Z">
        <w:r>
          <w:t xml:space="preserve">  - rStyle='Strong' + &lt;w:i w:val='true'&gt; =&gt; expect bold + italic: </w:t>
        </w:r>
        <w:r>
          <w:rPr>
            <w:rStyle w:val="Strong"/>
            <w:i/>
          </w:rPr>
          <w:t>Strong</w:t>
        </w:r>
      </w:ins>
      <w:del w:id="102" w:author="Nick Bernal" w:date="2026-09-26T15:12:00Z" w16du:dateUtc="2026-09-26T19:12:00Z">
        <w:r>
          <w:delText xml:space="preserve">LinkedHighlightHeadingChar' =&gt; yellow: </w:delText>
        </w:r>
        <w:r>
          <w:rPr>
            <w:rStyle w:val="SDLinkedHighlightHeadingChar"/>
            <w:highlight w:val="none"/>
          </w:rPr>
          <w:delText>Linked Char</w:delText>
        </w:r>
      </w:del>
      <w:r>
        <w:rPr>
          <w:rStyle w:val="Strong"/>
          <w:i/>
          <w:rPrChange w:id="103" w:author="Nick Bernal" w:date="2026-09-26T15:12:00Z" w16du:dateUtc="2026-09-26T19:12:00Z">
            <w:rPr>
              <w:rStyle w:val="SDLinkedHighlightHeadingChar"/>
              <w:highlight w:val="none"/>
            </w:rPr>
          </w:rPrChange>
        </w:rPr>
        <w:t xml:space="preserve"> style</w:t>
      </w:r>
      <w:ins w:id="104" w:author="Nick Bernal" w:date="2026-09-26T15:12:00Z" w16du:dateUtc="2026-09-26T19:12:00Z">
        <w:r>
          <w:rPr>
            <w:rStyle w:val="Strong"/>
            <w:i/>
          </w:rPr>
          <w:t>, italic turned on inline</w:t>
        </w:r>
      </w:ins>
      <w:del w:id="105" w:author="Nick Bernal" w:date="2026-09-26T15:12:00Z" w16du:dateUtc="2026-09-26T19:12:00Z">
        <w:r>
          <w:rPr>
            <w:rStyle w:val="SDLinkedHighlightHeadingChar"/>
            <w:highlight w:val="none"/>
          </w:rPr>
          <w:delText xml:space="preserve"> applied</w:delText>
        </w:r>
      </w:del>
    </w:p>
    <w:p w14:paraId="64F2EA75" w14:textId="77777777" w:rsidR="00D94508" w:rsidRDefault="00D40416">
      <w:pPr>
        <w:pStyle w:val="SDLinkedHighlightHeading"/>
        <w:rPr>
          <w:del w:id="106" w:author="Nick Bernal" w:date="2026-09-26T15:12:00Z" w16du:dateUtc="2026-09-26T19:12:00Z"/>
        </w:rPr>
      </w:pPr>
      <w:del w:id="107" w:author="Nick Bernal" w:date="2026-09-26T15:12:00Z" w16du:dateUtc="2026-09-26T19:12:00Z">
        <w:r>
          <w:delText xml:space="preserve">  - pStyle='SD_LinkedHighlightHeading' (lightGray) + inline 'red' on a run: </w:delText>
        </w:r>
        <w:r>
          <w:delText>This part should be red highlight overriding paragraph</w:delText>
        </w:r>
      </w:del>
    </w:p>
    <w:p w14:paraId="561967DD" w14:textId="77777777" w:rsidR="00D94508" w:rsidRDefault="00D94508"/>
    <w:p w14:paraId="27B26F90" w14:textId="77777777" w:rsidR="00D94508" w:rsidRDefault="00D40416">
      <w:r>
        <w:t>Table examples (</w:t>
      </w:r>
      <w:ins w:id="108" w:author="Nick Bernal" w:date="2026-09-26T15:12:00Z" w16du:dateUtc="2026-09-26T19:12:00Z">
        <w:r>
          <w:t>rStyle + inline overrides</w:t>
        </w:r>
      </w:ins>
      <w:del w:id="109" w:author="Nick Bernal" w:date="2026-09-26T15:12:00Z" w16du:dateUtc="2026-09-26T19:12:00Z">
        <w:r>
          <w:delText>mixed highlight</w:delText>
        </w:r>
      </w:del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94508" w14:paraId="50F62CE2" w14:textId="77777777">
        <w:tc>
          <w:tcPr>
            <w:tcW w:w="4680" w:type="dxa"/>
          </w:tcPr>
          <w:p w14:paraId="036EBED5" w14:textId="77777777" w:rsidR="00D94508" w:rsidRDefault="00D40416">
            <w:r>
              <w:t>rStyle=</w:t>
            </w:r>
            <w:ins w:id="110" w:author="Nick Bernal" w:date="2026-09-26T15:12:00Z" w16du:dateUtc="2026-09-26T19:12:00Z">
              <w:r>
                <w:t>'SD_ItalicStyle' (no inline)</w:t>
              </w:r>
            </w:ins>
            <w:del w:id="111" w:author="Nick Bernal" w:date="2026-09-26T15:12:00Z" w16du:dateUtc="2026-09-26T19:12:00Z">
              <w:r>
                <w:delText>Yellow</w:delText>
              </w:r>
            </w:del>
          </w:p>
        </w:tc>
        <w:tc>
          <w:tcPr>
            <w:tcW w:w="4680" w:type="dxa"/>
          </w:tcPr>
          <w:p w14:paraId="4A9BAAD9" w14:textId="77777777" w:rsidR="00D94508" w:rsidRDefault="00D40416">
            <w:ins w:id="112" w:author="Nick Bernal" w:date="2026-09-26T15:12:00Z" w16du:dateUtc="2026-09-26T19:12:00Z">
              <w:r>
                <w:rPr>
                  <w:rStyle w:val="SDItalicStyle"/>
                </w:rPr>
                <w:t>Should be italic</w:t>
              </w:r>
            </w:ins>
            <w:del w:id="113" w:author="Nick Bernal" w:date="2026-09-26T15:12:00Z" w16du:dateUtc="2026-09-26T19:12:00Z">
              <w:r>
                <w:rPr>
                  <w:rStyle w:val="SDHighlightYellowChar"/>
                  <w:highlight w:val="none"/>
                </w:rPr>
                <w:delText>Yellow cell</w:delText>
              </w:r>
            </w:del>
          </w:p>
        </w:tc>
      </w:tr>
      <w:tr w:rsidR="00D94508" w14:paraId="4BDD5003" w14:textId="77777777">
        <w:tc>
          <w:tcPr>
            <w:tcW w:w="4680" w:type="dxa"/>
          </w:tcPr>
          <w:p w14:paraId="0F24C314" w14:textId="77777777" w:rsidR="00D94508" w:rsidRDefault="00D40416">
            <w:r>
              <w:t>rStyle=</w:t>
            </w:r>
            <w:ins w:id="114" w:author="Nick Bernal" w:date="2026-09-26T15:12:00Z" w16du:dateUtc="2026-09-26T19:12:00Z">
              <w:r>
                <w:t>'SD_ItalicStyle' + w:i='0'</w:t>
              </w:r>
            </w:ins>
            <w:del w:id="115" w:author="Nick Bernal" w:date="2026-09-26T15:12:00Z" w16du:dateUtc="2026-09-26T19:12:00Z">
              <w:r>
                <w:delText>None + inline darkMagenta</w:delText>
              </w:r>
            </w:del>
          </w:p>
        </w:tc>
        <w:tc>
          <w:tcPr>
            <w:tcW w:w="4680" w:type="dxa"/>
          </w:tcPr>
          <w:p w14:paraId="105C9C1A" w14:textId="77777777" w:rsidR="00D94508" w:rsidRDefault="00D40416">
            <w:ins w:id="116" w:author="Nick Bernal" w:date="2026-09-26T15:12:00Z" w16du:dateUtc="2026-09-26T19:12:00Z">
              <w:r>
                <w:rPr>
                  <w:rStyle w:val="SDItalicStyle"/>
                  <w:i w:val="0"/>
                </w:rPr>
                <w:t>Should NOT be italic</w:t>
              </w:r>
            </w:ins>
            <w:del w:id="117" w:author="Nick Bernal" w:date="2026-09-26T15:12:00Z" w16du:dateUtc="2026-09-26T19:12:00Z">
              <w:r>
                <w:rPr>
                  <w:rStyle w:val="SDHighlightNoneChar"/>
                  <w:highlight w:val="darkMagenta"/>
                </w:rPr>
                <w:delText>DarkMagenta cell</w:delText>
              </w:r>
            </w:del>
          </w:p>
        </w:tc>
      </w:tr>
    </w:tbl>
    <w:p w14:paraId="04535045" w14:textId="77777777" w:rsidR="003B75F9" w:rsidRDefault="003B75F9"/>
    <w:sectPr w:rsidR="003B75F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010446">
    <w:abstractNumId w:val="8"/>
  </w:num>
  <w:num w:numId="2" w16cid:durableId="1343974785">
    <w:abstractNumId w:val="6"/>
  </w:num>
  <w:num w:numId="3" w16cid:durableId="6828309">
    <w:abstractNumId w:val="5"/>
  </w:num>
  <w:num w:numId="4" w16cid:durableId="205803107">
    <w:abstractNumId w:val="4"/>
  </w:num>
  <w:num w:numId="5" w16cid:durableId="1097991668">
    <w:abstractNumId w:val="7"/>
  </w:num>
  <w:num w:numId="6" w16cid:durableId="2006468963">
    <w:abstractNumId w:val="3"/>
  </w:num>
  <w:num w:numId="7" w16cid:durableId="1102264452">
    <w:abstractNumId w:val="2"/>
  </w:num>
  <w:num w:numId="8" w16cid:durableId="1704357391">
    <w:abstractNumId w:val="1"/>
  </w:num>
  <w:num w:numId="9" w16cid:durableId="60276464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5F9"/>
    <w:rsid w:val="005A0E86"/>
    <w:rsid w:val="00957750"/>
    <w:rsid w:val="00AA1D8D"/>
    <w:rsid w:val="00AF4127"/>
    <w:rsid w:val="00B47730"/>
    <w:rsid w:val="00CB0664"/>
    <w:rsid w:val="00D40416"/>
    <w:rsid w:val="00D71D26"/>
    <w:rsid w:val="00D94508"/>
    <w:rsid w:val="00F04058"/>
    <w:rsid w:val="00F06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HighlightYellowChar">
    <w:name w:val="SD_HighlightYellowChar"/>
    <w:rPr>
      <w:highlight w:val="yellow"/>
    </w:rPr>
  </w:style>
  <w:style w:type="character" w:customStyle="1" w:styleId="SDHighlightLightGrayChar">
    <w:name w:val="SD_HighlightLightGrayChar"/>
    <w:rPr>
      <w:highlight w:val="lightGray"/>
    </w:rPr>
  </w:style>
  <w:style w:type="character" w:customStyle="1" w:styleId="SDHighlightNoneChar">
    <w:name w:val="SD_HighlightNoneChar"/>
    <w:rPr>
      <w:highlight w:val="none"/>
    </w:rPr>
  </w:style>
  <w:style w:type="paragraph" w:customStyle="1" w:styleId="SDLinkedHighlightHeading">
    <w:name w:val="SD_LinkedHighlightHeading"/>
    <w:link w:val="SDLinkedHighlightHeadingChar"/>
    <w:rPr>
      <w:highlight w:val="lightGray"/>
    </w:rPr>
  </w:style>
  <w:style w:type="character" w:customStyle="1" w:styleId="SDLinkedHighlightHeadingChar">
    <w:name w:val="SD_LinkedHighlightHeadingChar"/>
    <w:link w:val="SDLinkedHighlightHeading"/>
    <w:rPr>
      <w:highlight w:val="yellow"/>
    </w:rPr>
  </w:style>
  <w:style w:type="character" w:customStyle="1" w:styleId="SDItalicStyle">
    <w:name w:val="SD_ItalicStyle"/>
    <w:rsid w:val="003B75F9"/>
    <w:rPr>
      <w:i/>
    </w:rPr>
  </w:style>
  <w:style w:type="character" w:customStyle="1" w:styleId="SDPlainStyle">
    <w:name w:val="SD_PlainStyle"/>
    <w:rsid w:val="003B75F9"/>
    <w:rPr>
      <w:b w:val="0"/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2026-09-26T19:12:00Z</dcterms:modified>
  <cp:category/>
</cp:coreProperties>
</file>