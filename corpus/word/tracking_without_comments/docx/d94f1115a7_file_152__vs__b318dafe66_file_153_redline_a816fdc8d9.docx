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0D180" w14:textId="77777777" w:rsidR="00F75038" w:rsidRDefault="00F75038">
      <w:pPr>
        <w:rPr>
          <w:rPrChange w:id="2" w:author="Arthur Souza Rodrigues" w:date="2026-07-10T21:50:00Z" w16du:dateUtc="2026-07-11T01:50:00Z">
            <w:rPr>
              <w:b/>
              <w:bCs/>
              <w:i/>
              <w:iCs/>
            </w:rPr>
          </w:rPrChange>
        </w:rPr>
      </w:pPr>
      <w:r>
        <w:rPr>
          <w:rPrChange w:id="3" w:author="Arthur Souza Rodrigues" w:date="2026-07-10T21:50:00Z" w16du:dateUtc="2026-07-11T01:50:00Z">
            <w:rPr>
              <w:b/>
              <w:bCs/>
              <w:i/>
              <w:iCs/>
            </w:rPr>
          </w:rPrChange>
        </w:rPr>
        <w:t>file_</w:t>
      </w:r>
      <w:ins w:id="4" w:author="Arthur Souza Rodrigues" w:date="2026-07-10T21:50:00Z" w16du:dateUtc="2026-07-11T01:50:00Z">
        <w:r>
          <w:t>153</w:t>
        </w:r>
      </w:ins>
      <w:del w:id="5" w:author="Arthur Souza Rodrigues" w:date="2026-07-10T21:50:00Z" w16du:dateUtc="2026-07-11T01:50:00Z">
        <w:r>
          <w:rPr>
            <w:b/>
            <w:bCs/>
            <w:i/>
            <w:iCs/>
          </w:rPr>
          <w:delText>152</w:delText>
        </w:r>
      </w:del>
      <w:r>
        <w:rPr>
          <w:rPrChange w:id="6" w:author="Arthur Souza Rodrigues" w:date="2026-07-10T21:50:00Z" w16du:dateUtc="2026-07-11T01:50:00Z">
            <w:rPr>
              <w:b/>
              <w:bCs/>
              <w:i/>
              <w:iCs/>
            </w:rPr>
          </w:rPrChange>
        </w:rPr>
        <w:t>.docx</w:t>
      </w:r>
    </w:p>
    <w:p w14:paraId="7B33EC15" w14:textId="3BB995ED" w:rsidR="00332AD6" w:rsidRDefault="000946F2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t>header-no-</w:t>
        </w:r>
        <w:proofErr w:type="spellStart"/>
        <w:r>
          <w:t>rels</w:t>
        </w:r>
        <w:proofErr w:type="spellEnd"/>
      </w:ins>
    </w:p>
    <w:p w14:paraId="11F4CB22" w14:textId="77777777" w:rsidR="00332AD6" w:rsidRDefault="000946F2">
      <w:pPr>
        <w:rPr>
          <w:ins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br w:type="page"/>
        </w:r>
      </w:ins>
    </w:p>
    <w:p w14:paraId="7721813C" w14:textId="77777777" w:rsidR="00332AD6" w:rsidRDefault="000946F2">
      <w:pPr>
        <w:rPr>
          <w:ins w:id="11" w:author="Arthur Souza Rodrigues" w:date="2026-07-10T21:50:00Z" w16du:dateUtc="2026-07-11T01:50:00Z"/>
        </w:rPr>
      </w:pPr>
      <w:ins w:id="12" w:author="Arthur Souza Rodrigues" w:date="2026-07-10T21:50:00Z" w16du:dateUtc="2026-07-11T01:50:00Z">
        <w:r>
          <w:lastRenderedPageBreak/>
        </w:r>
        <w:r>
          <w:t>Second page</w:t>
        </w:r>
      </w:ins>
    </w:p>
    <w:p w14:paraId="5B67C93D" w14:textId="77777777" w:rsidR="00332AD6" w:rsidRDefault="00332AD6">
      <w:pPr>
        <w:rPr>
          <w:ins w:id="13" w:author="Arthur Souza Rodrigues" w:date="2026-07-10T21:50:00Z" w16du:dateUtc="2026-07-11T01:50:00Z"/>
        </w:rPr>
        <w:sectPr w:rsidR="00332AD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6583549" w14:textId="3D746418" w:rsidR="00D43A62" w:rsidRDefault="000946F2">
      <w:pPr>
        <w:rPr>
          <w:del w:id="14" w:author="Arthur Souza Rodrigues" w:date="2026-07-10T21:50:00Z" w16du:dateUtc="2026-07-11T01:50:00Z"/>
        </w:rPr>
      </w:pPr>
      <w:ins w:id="15" w:author="Arthur Souza Rodrigues" w:date="2026-07-10T21:50:00Z" w16du:dateUtc="2026-07-11T01:50:00Z">
        <w:r>
          <w:lastRenderedPageBreak/>
        </w:r>
        <w:r>
          <w:t>Some content in the second section.... with just an empty p, this section isn't rendered?</w:t>
        </w:r>
      </w:ins>
      <w:del w:id="16" w:author="Arthur Souza Rodrigues" w:date="2026-07-10T21:50:00Z" w16du:dateUtc="2026-07-11T01:50:00Z">
        <w:r>
          <w:rPr>
            <w:b/>
            <w:bCs/>
            <w:i/>
            <w:iCs/>
          </w:rPr>
          <w:delText>Bold and Italic Combo Demo</w:delText>
        </w:r>
      </w:del>
    </w:p>
    <w:p w14:paraId="04A7BF8D" w14:textId="77777777" w:rsidR="00D43A62" w:rsidRDefault="008A6E9C">
      <w:pPr>
        <w:rPr>
          <w:del w:id="17" w:author="Arthur Souza Rodrigues" w:date="2026-07-10T21:50:00Z" w16du:dateUtc="2026-07-11T01:50:00Z"/>
        </w:rPr>
      </w:pPr>
      <w:del w:id="18" w:author="Arthur Souza Rodrigues" w:date="2026-07-10T21:50:00Z" w16du:dateUtc="2026-07-11T01:50:00Z">
        <w:r>
          <w:rPr>
            <w:b/>
            <w:bCs/>
            <w:i/>
            <w:iCs/>
          </w:rPr>
          <w:delText>Demonstrating bold and italic combined.</w:delText>
        </w:r>
      </w:del>
    </w:p>
    <w:p w14:paraId="73D492BE" w14:textId="77777777" w:rsidR="00D43A62" w:rsidRDefault="008A6E9C">
      <w:del w:id="19" w:author="Arthur Souza Rodrigues" w:date="2026-07-10T21:50:00Z" w16du:dateUtc="2026-07-11T01:50:00Z">
        <w:r>
          <w:rPr>
            <w:b/>
            <w:bCs/>
            <w:i/>
            <w:iCs/>
          </w:rPr>
          <w:delText>This text is both bold and italic simultaneously.</w:delText>
        </w:r>
      </w:del>
    </w:p>
    <w:sectPr w:rsidR="00D43A62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  <w:sectPrChange w:id="21" w:author="Arthur Souza Rodrigues" w:date="2026-07-10T21:50:00Z" w16du:dateUtc="2026-07-11T01:50:00Z">
        <w:sectPr w:rsidR="00D43A62">
          <w:pgSz w:w="12240" w:h="15840"/>
          <w:pgMar w:top="1440" w:right="1440" w:bottom="1440" w:left="1440" w:header="720" w:footer="720" w:gutter="0"/>
          <w:cols w:space="72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D15FF" w14:textId="77777777" w:rsidR="008A6E9C" w:rsidRDefault="008A6E9C" w:rsidP="008C33F9">
      <w:pPr>
        <w:spacing w:after="0" w:line="240" w:lineRule="auto"/>
      </w:pPr>
      <w:r>
        <w:separator/>
      </w:r>
    </w:p>
  </w:endnote>
  <w:endnote w:type="continuationSeparator" w:id="0">
    <w:p w14:paraId="0A92144D" w14:textId="77777777" w:rsidR="008A6E9C" w:rsidRDefault="008A6E9C" w:rsidP="008C3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76E323" w14:textId="77777777" w:rsidR="008C33F9" w:rsidRDefault="008C3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8309E0" w14:textId="77777777" w:rsidR="008A6E9C" w:rsidRDefault="008A6E9C" w:rsidP="008C33F9">
      <w:pPr>
        <w:spacing w:after="0" w:line="240" w:lineRule="auto"/>
      </w:pPr>
      <w:r>
        <w:separator/>
      </w:r>
    </w:p>
  </w:footnote>
  <w:footnote w:type="continuationSeparator" w:id="0">
    <w:p w14:paraId="55FFB1D4" w14:textId="77777777" w:rsidR="008A6E9C" w:rsidRDefault="008A6E9C" w:rsidP="008C3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</w:pPr>
    <w:r>
      <w:t>My header</w:t>
    </w:r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CB487" w14:textId="77777777" w:rsidR="008C33F9" w:rsidRDefault="000946F2">
    <w:pPr>
      <w:pStyle w:val="Header"/>
    </w:pPr>
    <w:ins w:id="20" w:author="Arthur Souza Rodrigues" w:date="2026-07-10T21:50:00Z" w16du:dateUtc="2026-07-11T01:50:00Z">
      <w:r>
        <w:t xml:space="preserve">Section 2 - </w:t>
      </w:r>
    </w:ins>
    <w:r>
      <w:t>My first page header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A62"/>
    <w:rsid w:val="000946F2"/>
    <w:rsid w:val="001B5D48"/>
    <w:rsid w:val="00332AD6"/>
    <w:rsid w:val="008A6E9C"/>
    <w:rsid w:val="008C33F9"/>
    <w:rsid w:val="00A76281"/>
    <w:rsid w:val="00B53E5E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0" w:author="Arthur Souza Rodrigues" w:date="2026-07-10T21:50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0" w:author="Arthur Souza Rodrigues" w:date="2026-07-10T21:50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C33F9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1" w:author="Arthur Souza Rodrigues" w:date="2026-07-10T21:50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1" w:author="Arthur Souza Rodrigues" w:date="2026-07-10T21:50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C33F9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3F9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3F9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2026-07-11T01:50:00Z</dcterms:modified>
</cp:coreProperties>
</file>