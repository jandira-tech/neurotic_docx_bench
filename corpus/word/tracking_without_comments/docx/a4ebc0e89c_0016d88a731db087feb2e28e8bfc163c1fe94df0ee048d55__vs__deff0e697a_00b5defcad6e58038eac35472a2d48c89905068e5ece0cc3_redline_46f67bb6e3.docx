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36208B" w14:textId="77777777" w:rsidR="006F1C2D" w:rsidRDefault="006F1C2D" w:rsidP="006F1C2D">
      <w:pPr>
        <w:rPr>
          <w:ins w:id="4" w:author="NAZ, Mamoona (OLDHAM MEDICAL SERVICES)" w:date="2026-09-22T12:18:00Z" w16du:dateUtc="2026-09-22T16:18:00Z"/>
          <w:rFonts w:ascii="Californian FB" w:hAnsi="Californian FB"/>
        </w:rPr>
      </w:pPr>
      <w:ins w:id="5" w:author="NAZ, Mamoona (OLDHAM MEDICAL SERVICES)" w:date="2026-09-22T12:18:00Z" w16du:dateUtc="2026-09-22T16:18:00Z">
        <w:r w:rsidRPr="003A3C19">
          <w:rPr>
            <w:noProof/>
            <w:sz w:val="20"/>
            <w:szCs w:val="20"/>
            <w:lang w:eastAsia="en-GB"/>
          </w:rPr>
          <w:drawing>
            <wp:anchor distT="0" distB="0" distL="114300" distR="114300" simplePos="0" relativeHeight="251659264" behindDoc="0" locked="0" layoutInCell="1" allowOverlap="1" wp14:anchorId="530F4FB3" wp14:editId="0D717992">
              <wp:simplePos x="0" y="0"/>
              <wp:positionH relativeFrom="column">
                <wp:posOffset>4476750</wp:posOffset>
              </wp:positionH>
              <wp:positionV relativeFrom="paragraph">
                <wp:posOffset>-619125</wp:posOffset>
              </wp:positionV>
              <wp:extent cx="1708785" cy="1332230"/>
              <wp:effectExtent l="0" t="0" r="5715" b="1270"/>
              <wp:wrapNone/>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19-02-2019 at 23.45.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08785" cy="1332230"/>
                      </a:xfrm>
                      <a:prstGeom prst="rect">
                        <a:avLst/>
                      </a:prstGeom>
                    </pic:spPr>
                  </pic:pic>
                </a:graphicData>
              </a:graphic>
              <wp14:sizeRelH relativeFrom="page">
                <wp14:pctWidth>0</wp14:pctWidth>
              </wp14:sizeRelH>
              <wp14:sizeRelV relativeFrom="page">
                <wp14:pctHeight>0</wp14:pctHeight>
              </wp14:sizeRelV>
            </wp:anchor>
          </w:drawing>
        </w:r>
      </w:ins>
    </w:p>
    <w:p w14:paraId="098B6172" w14:textId="77777777" w:rsidR="006F1C2D" w:rsidRDefault="006F1C2D" w:rsidP="006F1C2D">
      <w:pPr>
        <w:rPr>
          <w:ins w:id="6" w:author="NAZ, Mamoona (OLDHAM MEDICAL SERVICES)" w:date="2026-09-22T12:18:00Z" w16du:dateUtc="2026-09-22T16:18:00Z"/>
          <w:rFonts w:ascii="Californian FB" w:hAnsi="Californian FB"/>
          <w:b/>
          <w:bCs/>
        </w:rPr>
      </w:pPr>
    </w:p>
    <w:p w14:paraId="43260A16" w14:textId="77777777" w:rsidR="006F1C2D" w:rsidRDefault="006F1C2D" w:rsidP="006F1C2D">
      <w:pPr>
        <w:jc w:val="center"/>
        <w:rPr>
          <w:ins w:id="7" w:author="NAZ, Mamoona (OLDHAM MEDICAL SERVICES)" w:date="2026-09-22T12:18:00Z" w16du:dateUtc="2026-09-22T16:18:00Z"/>
          <w:rFonts w:cstheme="minorHAnsi"/>
          <w:b/>
          <w:bCs/>
          <w:sz w:val="28"/>
          <w:szCs w:val="28"/>
          <w:u w:val="single"/>
        </w:rPr>
      </w:pPr>
      <w:ins w:id="8" w:author="NAZ, Mamoona (OLDHAM MEDICAL SERVICES)" w:date="2026-09-22T12:18:00Z" w16du:dateUtc="2026-09-22T16:18:00Z">
        <w:r w:rsidRPr="00FA0E32">
          <w:rPr>
            <w:rFonts w:cstheme="minorHAnsi"/>
            <w:b/>
            <w:bCs/>
            <w:sz w:val="28"/>
            <w:szCs w:val="28"/>
            <w:u w:val="single"/>
          </w:rPr>
          <w:t>PPG Meeting</w:t>
        </w:r>
      </w:ins>
    </w:p>
    <w:p w14:paraId="255DC642" w14:textId="487ECD42" w:rsidR="006F1C2D" w:rsidRDefault="00677B90" w:rsidP="006F1C2D">
      <w:pPr>
        <w:jc w:val="center"/>
        <w:rPr>
          <w:ins w:id="9" w:author="NAZ, Mamoona (OLDHAM MEDICAL SERVICES)" w:date="2026-09-22T12:18:00Z" w16du:dateUtc="2026-09-22T16:18:00Z"/>
          <w:rFonts w:cstheme="minorHAnsi"/>
          <w:b/>
          <w:bCs/>
          <w:sz w:val="28"/>
          <w:szCs w:val="28"/>
          <w:u w:val="single"/>
        </w:rPr>
      </w:pPr>
      <w:ins w:id="10" w:author="NAZ, Mamoona (OLDHAM MEDICAL SERVICES)" w:date="2026-09-22T12:18:00Z" w16du:dateUtc="2026-09-22T16:18:00Z">
        <w:r>
          <w:rPr>
            <w:rFonts w:cstheme="minorHAnsi"/>
            <w:b/>
            <w:bCs/>
            <w:sz w:val="28"/>
            <w:szCs w:val="28"/>
            <w:u w:val="single"/>
          </w:rPr>
          <w:t>31</w:t>
        </w:r>
        <w:r w:rsidR="006F1C2D">
          <w:rPr>
            <w:rFonts w:cstheme="minorHAnsi"/>
            <w:b/>
            <w:bCs/>
            <w:sz w:val="28"/>
            <w:szCs w:val="28"/>
            <w:u w:val="single"/>
          </w:rPr>
          <w:t>/</w:t>
        </w:r>
        <w:r>
          <w:rPr>
            <w:rFonts w:cstheme="minorHAnsi"/>
            <w:b/>
            <w:bCs/>
            <w:sz w:val="28"/>
            <w:szCs w:val="28"/>
            <w:u w:val="single"/>
          </w:rPr>
          <w:t>07</w:t>
        </w:r>
        <w:r w:rsidR="006F1C2D">
          <w:rPr>
            <w:rFonts w:cstheme="minorHAnsi"/>
            <w:b/>
            <w:bCs/>
            <w:sz w:val="28"/>
            <w:szCs w:val="28"/>
            <w:u w:val="single"/>
          </w:rPr>
          <w:t>/202</w:t>
        </w:r>
        <w:r>
          <w:rPr>
            <w:rFonts w:cstheme="minorHAnsi"/>
            <w:b/>
            <w:bCs/>
            <w:sz w:val="28"/>
            <w:szCs w:val="28"/>
            <w:u w:val="single"/>
          </w:rPr>
          <w:t>5</w:t>
        </w:r>
        <w:r w:rsidR="006F1C2D">
          <w:rPr>
            <w:rFonts w:cstheme="minorHAnsi"/>
            <w:b/>
            <w:bCs/>
            <w:sz w:val="28"/>
            <w:szCs w:val="28"/>
            <w:u w:val="single"/>
          </w:rPr>
          <w:t xml:space="preserve"> – Start Time 1</w:t>
        </w:r>
        <w:r w:rsidR="00F41C3B">
          <w:rPr>
            <w:rFonts w:cstheme="minorHAnsi"/>
            <w:b/>
            <w:bCs/>
            <w:sz w:val="28"/>
            <w:szCs w:val="28"/>
            <w:u w:val="single"/>
          </w:rPr>
          <w:t>3</w:t>
        </w:r>
        <w:r w:rsidR="006F1C2D">
          <w:rPr>
            <w:rFonts w:cstheme="minorHAnsi"/>
            <w:b/>
            <w:bCs/>
            <w:sz w:val="28"/>
            <w:szCs w:val="28"/>
            <w:u w:val="single"/>
          </w:rPr>
          <w:t>:</w:t>
        </w:r>
        <w:r>
          <w:rPr>
            <w:rFonts w:cstheme="minorHAnsi"/>
            <w:b/>
            <w:bCs/>
            <w:sz w:val="28"/>
            <w:szCs w:val="28"/>
            <w:u w:val="single"/>
          </w:rPr>
          <w:t>13</w:t>
        </w:r>
      </w:ins>
    </w:p>
    <w:p w14:paraId="198BAAC5" w14:textId="77777777" w:rsidR="006F1C2D" w:rsidRDefault="006F1C2D" w:rsidP="006F1C2D">
      <w:pPr>
        <w:jc w:val="center"/>
        <w:rPr>
          <w:ins w:id="11" w:author="NAZ, Mamoona (OLDHAM MEDICAL SERVICES)" w:date="2026-09-22T12:18:00Z" w16du:dateUtc="2026-09-22T16:18:00Z"/>
          <w:rFonts w:cstheme="minorHAnsi"/>
          <w:b/>
          <w:bCs/>
          <w:sz w:val="28"/>
          <w:szCs w:val="28"/>
          <w:u w:val="single"/>
        </w:rPr>
      </w:pPr>
    </w:p>
    <w:p w14:paraId="1E230469" w14:textId="77777777" w:rsidR="006F1C2D" w:rsidRDefault="006F1C2D" w:rsidP="006F1C2D">
      <w:pPr>
        <w:rPr>
          <w:ins w:id="12" w:author="NAZ, Mamoona (OLDHAM MEDICAL SERVICES)" w:date="2026-09-22T12:18:00Z" w16du:dateUtc="2026-09-22T16:18:00Z"/>
          <w:rFonts w:cstheme="minorHAnsi"/>
          <w:b/>
          <w:bCs/>
        </w:rPr>
      </w:pPr>
      <w:ins w:id="13" w:author="NAZ, Mamoona (OLDHAM MEDICAL SERVICES)" w:date="2026-09-22T12:18:00Z" w16du:dateUtc="2026-09-22T16:18:00Z">
        <w:r w:rsidRPr="00FA0E32">
          <w:rPr>
            <w:rFonts w:cstheme="minorHAnsi"/>
            <w:b/>
            <w:bCs/>
          </w:rPr>
          <w:t>Attendees:</w:t>
        </w:r>
      </w:ins>
    </w:p>
    <w:p w14:paraId="406CF681" w14:textId="77777777" w:rsidR="006F1C2D" w:rsidRDefault="006F1C2D" w:rsidP="006F1C2D">
      <w:pPr>
        <w:rPr>
          <w:ins w:id="14" w:author="NAZ, Mamoona (OLDHAM MEDICAL SERVICES)" w:date="2026-09-22T12:18:00Z" w16du:dateUtc="2026-09-22T16:18:00Z"/>
          <w:rFonts w:cstheme="minorHAnsi"/>
        </w:rPr>
      </w:pPr>
      <w:ins w:id="15" w:author="NAZ, Mamoona (OLDHAM MEDICAL SERVICES)" w:date="2026-09-22T12:18:00Z" w16du:dateUtc="2026-09-22T16:18:00Z">
        <w:r w:rsidRPr="00FA0E32">
          <w:rPr>
            <w:rFonts w:cstheme="minorHAnsi"/>
          </w:rPr>
          <w:t>MN – Deputy Manager</w:t>
        </w:r>
      </w:ins>
    </w:p>
    <w:p w14:paraId="160FF56E" w14:textId="7F229838" w:rsidR="0008331C" w:rsidRPr="00FA0E32" w:rsidRDefault="0008331C" w:rsidP="006F1C2D">
      <w:pPr>
        <w:rPr>
          <w:ins w:id="16" w:author="NAZ, Mamoona (OLDHAM MEDICAL SERVICES)" w:date="2026-09-22T12:18:00Z" w16du:dateUtc="2026-09-22T16:18:00Z"/>
          <w:rFonts w:cstheme="minorHAnsi"/>
        </w:rPr>
      </w:pPr>
      <w:ins w:id="17" w:author="NAZ, Mamoona (OLDHAM MEDICAL SERVICES)" w:date="2026-09-22T12:18:00Z" w16du:dateUtc="2026-09-22T16:18:00Z">
        <w:r>
          <w:rPr>
            <w:rFonts w:cstheme="minorHAnsi"/>
          </w:rPr>
          <w:t xml:space="preserve">SA – Practice Manager </w:t>
        </w:r>
      </w:ins>
    </w:p>
    <w:p w14:paraId="4B50E429" w14:textId="77777777" w:rsidR="006F1C2D" w:rsidRDefault="006F1C2D" w:rsidP="006F1C2D">
      <w:pPr>
        <w:rPr>
          <w:ins w:id="18" w:author="NAZ, Mamoona (OLDHAM MEDICAL SERVICES)" w:date="2026-09-22T12:18:00Z" w16du:dateUtc="2026-09-22T16:18:00Z"/>
          <w:rFonts w:cstheme="minorHAnsi"/>
        </w:rPr>
      </w:pPr>
    </w:p>
    <w:p w14:paraId="5F6386BB" w14:textId="77777777" w:rsidR="0008331C" w:rsidRDefault="006F1C2D" w:rsidP="0008331C">
      <w:pPr>
        <w:rPr>
          <w:ins w:id="19" w:author="NAZ, Mamoona (OLDHAM MEDICAL SERVICES)" w:date="2026-09-22T12:18:00Z" w16du:dateUtc="2026-09-22T16:18:00Z"/>
        </w:rPr>
      </w:pPr>
      <w:ins w:id="20" w:author="NAZ, Mamoona (OLDHAM MEDICAL SERVICES)" w:date="2026-09-22T12:18:00Z" w16du:dateUtc="2026-09-22T16:18:00Z">
        <w:r>
          <w:rPr>
            <w:rFonts w:cstheme="minorHAnsi"/>
          </w:rPr>
          <w:t>MC, GM</w:t>
        </w:r>
        <w:r w:rsidR="0008331C">
          <w:rPr>
            <w:rFonts w:cstheme="minorHAnsi"/>
          </w:rPr>
          <w:t>,</w:t>
        </w:r>
      </w:ins>
    </w:p>
    <w:p w14:paraId="0834AD2C" w14:textId="13228619" w:rsidR="0008331C" w:rsidRDefault="0008331C" w:rsidP="0008331C">
      <w:pPr>
        <w:rPr>
          <w:ins w:id="21" w:author="NAZ, Mamoona (OLDHAM MEDICAL SERVICES)" w:date="2026-09-22T12:18:00Z" w16du:dateUtc="2026-09-22T16:18:00Z"/>
        </w:rPr>
      </w:pPr>
      <w:ins w:id="22" w:author="NAZ, Mamoona (OLDHAM MEDICAL SERVICES)" w:date="2026-09-22T12:18:00Z" w16du:dateUtc="2026-09-22T16:18:00Z">
        <w:r>
          <w:t>JB, BB, ZF</w:t>
        </w:r>
        <w:r>
          <w:rPr>
            <w:rFonts w:cstheme="minorHAnsi"/>
          </w:rPr>
          <w:t>, JS, SN</w:t>
        </w:r>
        <w:r w:rsidR="00FF174A">
          <w:rPr>
            <w:rFonts w:cstheme="minorHAnsi"/>
          </w:rPr>
          <w:t>, AW</w:t>
        </w:r>
      </w:ins>
    </w:p>
    <w:p w14:paraId="1D3A4916" w14:textId="67E42069" w:rsidR="006F1C2D" w:rsidRDefault="006F1C2D" w:rsidP="006F1C2D">
      <w:pPr>
        <w:rPr>
          <w:ins w:id="23" w:author="NAZ, Mamoona (OLDHAM MEDICAL SERVICES)" w:date="2026-09-22T12:18:00Z" w16du:dateUtc="2026-09-22T16:18:00Z"/>
          <w:rFonts w:cstheme="minorHAnsi"/>
        </w:rPr>
      </w:pPr>
    </w:p>
    <w:p w14:paraId="2302B3A6" w14:textId="77777777" w:rsidR="006F1C2D" w:rsidRPr="00FA0E32" w:rsidRDefault="006F1C2D" w:rsidP="006F1C2D">
      <w:pPr>
        <w:rPr>
          <w:ins w:id="24" w:author="NAZ, Mamoona (OLDHAM MEDICAL SERVICES)" w:date="2026-09-22T12:18:00Z" w16du:dateUtc="2026-09-22T16:18:00Z"/>
          <w:rFonts w:cstheme="minorHAnsi"/>
        </w:rPr>
      </w:pPr>
    </w:p>
    <w:p w14:paraId="794DD8CD" w14:textId="77777777" w:rsidR="006F1C2D" w:rsidRDefault="006F1C2D" w:rsidP="006F1C2D">
      <w:pPr>
        <w:rPr>
          <w:ins w:id="25" w:author="NAZ, Mamoona (OLDHAM MEDICAL SERVICES)" w:date="2026-09-22T12:18:00Z" w16du:dateUtc="2026-09-22T16:18:00Z"/>
          <w:rFonts w:cstheme="minorHAnsi"/>
          <w:b/>
          <w:bCs/>
        </w:rPr>
      </w:pPr>
      <w:ins w:id="26" w:author="NAZ, Mamoona (OLDHAM MEDICAL SERVICES)" w:date="2026-09-22T12:18:00Z" w16du:dateUtc="2026-09-22T16:18:00Z">
        <w:r w:rsidRPr="00FA0E32">
          <w:rPr>
            <w:rFonts w:cstheme="minorHAnsi"/>
            <w:b/>
            <w:bCs/>
          </w:rPr>
          <w:t>Apologies:</w:t>
        </w:r>
      </w:ins>
    </w:p>
    <w:p w14:paraId="50FA62A7" w14:textId="77777777" w:rsidR="00677B90" w:rsidRDefault="00677B90" w:rsidP="006F1C2D">
      <w:pPr>
        <w:rPr>
          <w:ins w:id="27" w:author="NAZ, Mamoona (OLDHAM MEDICAL SERVICES)" w:date="2026-09-22T12:18:00Z" w16du:dateUtc="2026-09-22T16:18:00Z"/>
          <w:rFonts w:cstheme="minorHAnsi"/>
          <w:b/>
          <w:bCs/>
        </w:rPr>
      </w:pPr>
    </w:p>
    <w:p w14:paraId="27E4F2EE" w14:textId="6226EC7C" w:rsidR="00677B90" w:rsidRPr="00677B90" w:rsidRDefault="00677B90" w:rsidP="006F1C2D">
      <w:pPr>
        <w:rPr>
          <w:ins w:id="28" w:author="NAZ, Mamoona (OLDHAM MEDICAL SERVICES)" w:date="2026-09-22T12:18:00Z" w16du:dateUtc="2026-09-22T16:18:00Z"/>
          <w:rFonts w:cstheme="minorHAnsi"/>
        </w:rPr>
      </w:pPr>
      <w:ins w:id="29" w:author="NAZ, Mamoona (OLDHAM MEDICAL SERVICES)" w:date="2026-09-22T12:18:00Z" w16du:dateUtc="2026-09-22T16:18:00Z">
        <w:r>
          <w:rPr>
            <w:rFonts w:cstheme="minorHAnsi"/>
          </w:rPr>
          <w:t>CC, AK, LU, MAS, DR</w:t>
        </w:r>
      </w:ins>
    </w:p>
    <w:p w14:paraId="1282E9CD" w14:textId="77777777" w:rsidR="00A8494F" w:rsidRDefault="00A8494F">
      <w:pPr>
        <w:rPr>
          <w:ins w:id="30" w:author="NAZ, Mamoona (OLDHAM MEDICAL SERVICES)" w:date="2026-09-22T12:18:00Z" w16du:dateUtc="2026-09-22T16:18:00Z"/>
        </w:rPr>
      </w:pPr>
    </w:p>
    <w:p w14:paraId="09A61C5A" w14:textId="77777777" w:rsidR="006F1C2D" w:rsidRDefault="006F1C2D">
      <w:pPr>
        <w:rPr>
          <w:ins w:id="31" w:author="NAZ, Mamoona (OLDHAM MEDICAL SERVICES)" w:date="2026-09-22T12:18:00Z" w16du:dateUtc="2026-09-22T16:18:00Z"/>
        </w:rPr>
      </w:pPr>
    </w:p>
    <w:p w14:paraId="71B1EB70" w14:textId="6B3B9867" w:rsidR="006F1C2D" w:rsidRDefault="00FD25EC" w:rsidP="006F1C2D">
      <w:pPr>
        <w:pStyle w:val="ListParagraph"/>
        <w:numPr>
          <w:ilvl w:val="0"/>
          <w:numId w:val="1"/>
        </w:numPr>
        <w:rPr>
          <w:ins w:id="32" w:author="NAZ, Mamoona (OLDHAM MEDICAL SERVICES)" w:date="2026-09-22T12:18:00Z" w16du:dateUtc="2026-09-22T16:18:00Z"/>
        </w:rPr>
      </w:pPr>
      <w:ins w:id="33" w:author="NAZ, Mamoona (OLDHAM MEDICAL SERVICES)" w:date="2026-09-22T12:18:00Z" w16du:dateUtc="2026-09-22T16:18:00Z">
        <w:r>
          <w:t>Review of last minutes of meeting – everyone agreed no changes were needed.</w:t>
        </w:r>
      </w:ins>
    </w:p>
    <w:p w14:paraId="2F83712F" w14:textId="53312079" w:rsidR="00FF174A" w:rsidRDefault="00FF174A" w:rsidP="00FF174A">
      <w:pPr>
        <w:pStyle w:val="ListParagraph"/>
        <w:numPr>
          <w:ilvl w:val="0"/>
          <w:numId w:val="1"/>
        </w:numPr>
        <w:rPr>
          <w:ins w:id="34" w:author="NAZ, Mamoona (OLDHAM MEDICAL SERVICES)" w:date="2026-09-22T12:18:00Z" w16du:dateUtc="2026-09-22T16:18:00Z"/>
        </w:rPr>
      </w:pPr>
      <w:ins w:id="35" w:author="NAZ, Mamoona (OLDHAM MEDICAL SERVICES)" w:date="2026-09-22T12:18:00Z" w16du:dateUtc="2026-09-22T16:18:00Z">
        <w:r>
          <w:t>Meeting started at 13:</w:t>
        </w:r>
        <w:r w:rsidR="00677B90">
          <w:t>13</w:t>
        </w:r>
      </w:ins>
    </w:p>
    <w:p w14:paraId="04EF1223" w14:textId="0C5D5E3B" w:rsidR="00677B90" w:rsidRDefault="00677B90" w:rsidP="00FF174A">
      <w:pPr>
        <w:pStyle w:val="ListParagraph"/>
        <w:numPr>
          <w:ilvl w:val="0"/>
          <w:numId w:val="1"/>
        </w:numPr>
        <w:rPr>
          <w:ins w:id="36" w:author="NAZ, Mamoona (OLDHAM MEDICAL SERVICES)" w:date="2026-09-22T12:18:00Z" w16du:dateUtc="2026-09-22T16:18:00Z"/>
        </w:rPr>
      </w:pPr>
      <w:ins w:id="37" w:author="NAZ, Mamoona (OLDHAM MEDICAL SERVICES)" w:date="2026-09-22T12:18:00Z" w16du:dateUtc="2026-09-22T16:18:00Z">
        <w:r>
          <w:t xml:space="preserve">Asked PPG members if they would like anything to be added on Agenda to discuss in todays meeting. </w:t>
        </w:r>
      </w:ins>
    </w:p>
    <w:p w14:paraId="6B981C47" w14:textId="02ABD39C" w:rsidR="00677B90" w:rsidRDefault="00677B90" w:rsidP="00FF174A">
      <w:pPr>
        <w:pStyle w:val="ListParagraph"/>
        <w:numPr>
          <w:ilvl w:val="0"/>
          <w:numId w:val="1"/>
        </w:numPr>
        <w:rPr>
          <w:ins w:id="38" w:author="NAZ, Mamoona (OLDHAM MEDICAL SERVICES)" w:date="2026-09-22T12:18:00Z" w16du:dateUtc="2026-09-22T16:18:00Z"/>
        </w:rPr>
      </w:pPr>
      <w:ins w:id="39" w:author="NAZ, Mamoona (OLDHAM MEDICAL SERVICES)" w:date="2026-09-22T12:18:00Z" w16du:dateUtc="2026-09-22T16:18:00Z">
        <w:r>
          <w:t xml:space="preserve">Discussed 2025 national survey report for the Practice. Gave each patient a coloured copy of the report to review. Once they had reviewed results, they were then given a coloured copy of last years report to compare the scores. </w:t>
        </w:r>
      </w:ins>
    </w:p>
    <w:p w14:paraId="014266D5" w14:textId="17C9F792" w:rsidR="00677B90" w:rsidRDefault="00677B90" w:rsidP="00FF174A">
      <w:pPr>
        <w:pStyle w:val="ListParagraph"/>
        <w:numPr>
          <w:ilvl w:val="0"/>
          <w:numId w:val="1"/>
        </w:numPr>
        <w:rPr>
          <w:ins w:id="40" w:author="NAZ, Mamoona (OLDHAM MEDICAL SERVICES)" w:date="2026-09-22T12:18:00Z" w16du:dateUtc="2026-09-22T16:18:00Z"/>
        </w:rPr>
      </w:pPr>
      <w:ins w:id="41" w:author="NAZ, Mamoona (OLDHAM MEDICAL SERVICES)" w:date="2026-09-22T12:18:00Z" w16du:dateUtc="2026-09-22T16:18:00Z">
        <w:r>
          <w:t xml:space="preserve">The report was explained by Practice Manager. This is a national survey sent out yearly to randomly selected patients each year and returned to the provider. The results are of those who have returned the survey. Once they compile the results along with all the other practices, they then publish the national data online and notify the Practices of their results. </w:t>
        </w:r>
      </w:ins>
    </w:p>
    <w:p w14:paraId="61DF0E29" w14:textId="0359E576" w:rsidR="00677B90" w:rsidRDefault="00677B90" w:rsidP="00FF174A">
      <w:pPr>
        <w:pStyle w:val="ListParagraph"/>
        <w:numPr>
          <w:ilvl w:val="0"/>
          <w:numId w:val="1"/>
        </w:numPr>
        <w:rPr>
          <w:ins w:id="42" w:author="NAZ, Mamoona (OLDHAM MEDICAL SERVICES)" w:date="2026-09-22T12:18:00Z" w16du:dateUtc="2026-09-22T16:18:00Z"/>
        </w:rPr>
      </w:pPr>
      <w:ins w:id="43" w:author="NAZ, Mamoona (OLDHAM MEDICAL SERVICES)" w:date="2026-09-22T12:18:00Z" w16du:dateUtc="2026-09-22T16:18:00Z">
        <w:r>
          <w:t xml:space="preserve">PM went through each question and compared the data with the PPG members. On each question asked the Practice improved the percentage compared to last year. </w:t>
        </w:r>
      </w:ins>
    </w:p>
    <w:p w14:paraId="53D3CE6F" w14:textId="6D18EC5A" w:rsidR="00677B90" w:rsidRDefault="00677B90" w:rsidP="00FF174A">
      <w:pPr>
        <w:pStyle w:val="ListParagraph"/>
        <w:numPr>
          <w:ilvl w:val="0"/>
          <w:numId w:val="1"/>
        </w:numPr>
        <w:rPr>
          <w:ins w:id="44" w:author="NAZ, Mamoona (OLDHAM MEDICAL SERVICES)" w:date="2026-09-22T12:18:00Z" w16du:dateUtc="2026-09-22T16:18:00Z"/>
        </w:rPr>
      </w:pPr>
      <w:ins w:id="45" w:author="NAZ, Mamoona (OLDHAM MEDICAL SERVICES)" w:date="2026-09-22T12:18:00Z" w16du:dateUtc="2026-09-22T16:18:00Z">
        <w:r>
          <w:t xml:space="preserve">PPG members were asked what the Practice could do to get more patients to engage with completing such surveys. </w:t>
        </w:r>
      </w:ins>
    </w:p>
    <w:p w14:paraId="05A1BA44" w14:textId="0FD45C13" w:rsidR="00677B90" w:rsidRDefault="00677B90" w:rsidP="00FF174A">
      <w:pPr>
        <w:pStyle w:val="ListParagraph"/>
        <w:numPr>
          <w:ilvl w:val="0"/>
          <w:numId w:val="1"/>
        </w:numPr>
        <w:rPr>
          <w:ins w:id="46" w:author="NAZ, Mamoona (OLDHAM MEDICAL SERVICES)" w:date="2026-09-22T12:18:00Z" w16du:dateUtc="2026-09-22T16:18:00Z"/>
        </w:rPr>
      </w:pPr>
      <w:ins w:id="47" w:author="NAZ, Mamoona (OLDHAM MEDICAL SERVICES)" w:date="2026-09-22T12:18:00Z" w16du:dateUtc="2026-09-22T16:18:00Z">
        <w:r>
          <w:t xml:space="preserve">When checking data online you can also check neighbouring practices, and we compared ours to our PCN practice and we could see a higher percentage of returned surveys for other practices. </w:t>
        </w:r>
      </w:ins>
    </w:p>
    <w:p w14:paraId="1FF4FD50" w14:textId="2D7501A9" w:rsidR="00677B90" w:rsidRDefault="00677B90" w:rsidP="00FF174A">
      <w:pPr>
        <w:pStyle w:val="ListParagraph"/>
        <w:numPr>
          <w:ilvl w:val="0"/>
          <w:numId w:val="1"/>
        </w:numPr>
        <w:rPr>
          <w:ins w:id="48" w:author="NAZ, Mamoona (OLDHAM MEDICAL SERVICES)" w:date="2026-09-22T12:18:00Z" w16du:dateUtc="2026-09-22T16:18:00Z"/>
        </w:rPr>
      </w:pPr>
      <w:ins w:id="49" w:author="NAZ, Mamoona (OLDHAM MEDICAL SERVICES)" w:date="2026-09-22T12:18:00Z" w16du:dateUtc="2026-09-22T16:18:00Z">
        <w:r>
          <w:lastRenderedPageBreak/>
          <w:t xml:space="preserve">SN suggested we send out text messages when we know surveys will be sent out and if patients struggle to complete, we could ask them to bring into the Surgery to help. </w:t>
        </w:r>
      </w:ins>
    </w:p>
    <w:p w14:paraId="457D4B5F" w14:textId="47F175E8" w:rsidR="00677B90" w:rsidRDefault="00677B90" w:rsidP="00FF174A">
      <w:pPr>
        <w:pStyle w:val="ListParagraph"/>
        <w:numPr>
          <w:ilvl w:val="0"/>
          <w:numId w:val="1"/>
        </w:numPr>
        <w:rPr>
          <w:ins w:id="50" w:author="NAZ, Mamoona (OLDHAM MEDICAL SERVICES)" w:date="2026-09-22T12:18:00Z" w16du:dateUtc="2026-09-22T16:18:00Z"/>
        </w:rPr>
      </w:pPr>
      <w:ins w:id="51" w:author="NAZ, Mamoona (OLDHAM MEDICAL SERVICES)" w:date="2026-09-22T12:18:00Z" w16du:dateUtc="2026-09-22T16:18:00Z">
        <w:r>
          <w:t>MN explained that as we are not the ones sending out the surveys, we wouldn’t know which patients the survey gets sent too and this would mean we would have to send a text msg to all 6000 patients registered at the Practice.</w:t>
        </w:r>
      </w:ins>
    </w:p>
    <w:p w14:paraId="52AD645A" w14:textId="596CFD9B" w:rsidR="00677B90" w:rsidRDefault="00677B90" w:rsidP="00FF174A">
      <w:pPr>
        <w:pStyle w:val="ListParagraph"/>
        <w:numPr>
          <w:ilvl w:val="0"/>
          <w:numId w:val="1"/>
        </w:numPr>
        <w:rPr>
          <w:ins w:id="52" w:author="NAZ, Mamoona (OLDHAM MEDICAL SERVICES)" w:date="2026-09-22T12:18:00Z" w16du:dateUtc="2026-09-22T16:18:00Z"/>
        </w:rPr>
      </w:pPr>
      <w:ins w:id="53" w:author="NAZ, Mamoona (OLDHAM MEDICAL SERVICES)" w:date="2026-09-22T12:18:00Z" w16du:dateUtc="2026-09-22T16:18:00Z">
        <w:r>
          <w:t xml:space="preserve">MN also highlighted that we do not want any influence on the answers provided and we would like honest feedback from the patients. The patients if they do come in for help may feel obliged to give better scoring than how they actually feel. </w:t>
        </w:r>
      </w:ins>
    </w:p>
    <w:p w14:paraId="26A8D884" w14:textId="050EF359" w:rsidR="00677B90" w:rsidRDefault="00677B90" w:rsidP="00FF174A">
      <w:pPr>
        <w:pStyle w:val="ListParagraph"/>
        <w:numPr>
          <w:ilvl w:val="0"/>
          <w:numId w:val="1"/>
        </w:numPr>
        <w:rPr>
          <w:ins w:id="54" w:author="NAZ, Mamoona (OLDHAM MEDICAL SERVICES)" w:date="2026-09-22T12:18:00Z" w16du:dateUtc="2026-09-22T16:18:00Z"/>
        </w:rPr>
      </w:pPr>
      <w:ins w:id="55" w:author="NAZ, Mamoona (OLDHAM MEDICAL SERVICES)" w:date="2026-09-22T12:18:00Z" w16du:dateUtc="2026-09-22T16:18:00Z">
        <w:r>
          <w:t xml:space="preserve">Overall, we are satisfied the outcome of the survey results – we will trey and educate the patients who attend the surgery and encourage them to complete such forms/surveys in the future. </w:t>
        </w:r>
      </w:ins>
    </w:p>
    <w:p w14:paraId="77ECB628" w14:textId="14C1E7C5" w:rsidR="00677B90" w:rsidRDefault="00677B90" w:rsidP="00FF174A">
      <w:pPr>
        <w:pStyle w:val="ListParagraph"/>
        <w:numPr>
          <w:ilvl w:val="0"/>
          <w:numId w:val="1"/>
        </w:numPr>
        <w:rPr>
          <w:ins w:id="56" w:author="NAZ, Mamoona (OLDHAM MEDICAL SERVICES)" w:date="2026-09-22T12:18:00Z" w16du:dateUtc="2026-09-22T16:18:00Z"/>
        </w:rPr>
      </w:pPr>
      <w:ins w:id="57" w:author="NAZ, Mamoona (OLDHAM MEDICAL SERVICES)" w:date="2026-09-22T12:18:00Z" w16du:dateUtc="2026-09-22T16:18:00Z">
        <w:r>
          <w:t xml:space="preserve">Also decided to display notices before they get sent out. </w:t>
        </w:r>
      </w:ins>
    </w:p>
    <w:p w14:paraId="0AD56979" w14:textId="7FA4E76F" w:rsidR="00677B90" w:rsidRDefault="00677B90" w:rsidP="00FF174A">
      <w:pPr>
        <w:pStyle w:val="ListParagraph"/>
        <w:numPr>
          <w:ilvl w:val="0"/>
          <w:numId w:val="1"/>
        </w:numPr>
        <w:rPr>
          <w:ins w:id="58" w:author="NAZ, Mamoona (OLDHAM MEDICAL SERVICES)" w:date="2026-09-22T12:18:00Z" w16du:dateUtc="2026-09-22T16:18:00Z"/>
        </w:rPr>
      </w:pPr>
      <w:ins w:id="59" w:author="NAZ, Mamoona (OLDHAM MEDICAL SERVICES)" w:date="2026-09-22T12:18:00Z" w16du:dateUtc="2026-09-22T16:18:00Z">
        <w:r>
          <w:t xml:space="preserve">Updated the members about not being able to prescribe Mounjaro and this needs to be done through weight management. </w:t>
        </w:r>
      </w:ins>
    </w:p>
    <w:p w14:paraId="2029463A" w14:textId="4598910A" w:rsidR="00677B90" w:rsidRDefault="00677B90" w:rsidP="00FF174A">
      <w:pPr>
        <w:pStyle w:val="ListParagraph"/>
        <w:numPr>
          <w:ilvl w:val="0"/>
          <w:numId w:val="1"/>
        </w:numPr>
        <w:rPr>
          <w:ins w:id="60" w:author="NAZ, Mamoona (OLDHAM MEDICAL SERVICES)" w:date="2026-09-22T12:18:00Z" w16du:dateUtc="2026-09-22T16:18:00Z"/>
        </w:rPr>
      </w:pPr>
      <w:ins w:id="61" w:author="NAZ, Mamoona (OLDHAM MEDICAL SERVICES)" w:date="2026-09-22T12:18:00Z" w16du:dateUtc="2026-09-22T16:18:00Z">
        <w:r>
          <w:t xml:space="preserve">BB asked when they will be able to book in for flu jab. MN explained Flu Season starts from October. MN also explained that the local pharmacies received the vaccines around 2-3 weeks before GP practices if they wish to have it sooner they can find out from their local chemist. </w:t>
        </w:r>
      </w:ins>
    </w:p>
    <w:p w14:paraId="47DFBF79" w14:textId="553CE546" w:rsidR="00677B90" w:rsidRDefault="00677B90" w:rsidP="00FF174A">
      <w:pPr>
        <w:pStyle w:val="ListParagraph"/>
        <w:numPr>
          <w:ilvl w:val="0"/>
          <w:numId w:val="1"/>
        </w:numPr>
        <w:rPr>
          <w:ins w:id="62" w:author="NAZ, Mamoona (OLDHAM MEDICAL SERVICES)" w:date="2026-09-22T12:18:00Z" w16du:dateUtc="2026-09-22T16:18:00Z"/>
        </w:rPr>
      </w:pPr>
      <w:ins w:id="63" w:author="NAZ, Mamoona (OLDHAM MEDICAL SERVICES)" w:date="2026-09-22T12:18:00Z" w16du:dateUtc="2026-09-22T16:18:00Z">
        <w:r>
          <w:t xml:space="preserve">The Practice has not yet received a confirmation date of delivery for flu jabs. </w:t>
        </w:r>
      </w:ins>
    </w:p>
    <w:p w14:paraId="0CEABE06" w14:textId="159751B6" w:rsidR="00677B90" w:rsidRDefault="00677B90" w:rsidP="00FF174A">
      <w:pPr>
        <w:pStyle w:val="ListParagraph"/>
        <w:numPr>
          <w:ilvl w:val="0"/>
          <w:numId w:val="1"/>
        </w:numPr>
        <w:rPr>
          <w:ins w:id="64" w:author="NAZ, Mamoona (OLDHAM MEDICAL SERVICES)" w:date="2026-09-22T12:18:00Z" w16du:dateUtc="2026-09-22T16:18:00Z"/>
        </w:rPr>
      </w:pPr>
      <w:ins w:id="65" w:author="NAZ, Mamoona (OLDHAM MEDICAL SERVICES)" w:date="2026-09-22T12:18:00Z" w16du:dateUtc="2026-09-22T16:18:00Z">
        <w:r>
          <w:t xml:space="preserve">Updates around the PCN clinics were shared. </w:t>
        </w:r>
      </w:ins>
    </w:p>
    <w:p w14:paraId="02B8F5B2" w14:textId="001EA95A" w:rsidR="00677B90" w:rsidRDefault="00677B90" w:rsidP="00FF174A">
      <w:pPr>
        <w:pStyle w:val="ListParagraph"/>
        <w:numPr>
          <w:ilvl w:val="0"/>
          <w:numId w:val="1"/>
        </w:numPr>
        <w:rPr>
          <w:ins w:id="66" w:author="NAZ, Mamoona (OLDHAM MEDICAL SERVICES)" w:date="2026-09-22T12:18:00Z" w16du:dateUtc="2026-09-22T16:18:00Z"/>
        </w:rPr>
      </w:pPr>
      <w:ins w:id="67" w:author="NAZ, Mamoona (OLDHAM MEDICAL SERVICES)" w:date="2026-09-22T12:18:00Z" w16du:dateUtc="2026-09-22T16:18:00Z">
        <w:r>
          <w:t xml:space="preserve">Meeting was kept brief due to summer holidays and many apologies. </w:t>
        </w:r>
      </w:ins>
    </w:p>
    <w:p w14:paraId="447CCA8D" w14:textId="3472B07F" w:rsidR="006F1C2D" w:rsidRPr="006F1C2D" w:rsidRDefault="006F1C2D" w:rsidP="006F1C2D">
      <w:pPr>
        <w:rPr>
          <w:ins w:id="68" w:author="NAZ, Mamoona (OLDHAM MEDICAL SERVICES)" w:date="2026-09-22T12:18:00Z" w16du:dateUtc="2026-09-22T16:18:00Z"/>
          <w:b/>
          <w:bCs/>
        </w:rPr>
      </w:pPr>
      <w:ins w:id="69" w:author="NAZ, Mamoona (OLDHAM MEDICAL SERVICES)" w:date="2026-09-22T12:18:00Z" w16du:dateUtc="2026-09-22T16:18:00Z">
        <w:r w:rsidRPr="006F1C2D">
          <w:rPr>
            <w:b/>
            <w:bCs/>
          </w:rPr>
          <w:t>Meeting adjourned 1</w:t>
        </w:r>
        <w:r w:rsidR="00677B90">
          <w:rPr>
            <w:b/>
            <w:bCs/>
          </w:rPr>
          <w:t>3</w:t>
        </w:r>
        <w:r w:rsidRPr="006F1C2D">
          <w:rPr>
            <w:b/>
            <w:bCs/>
          </w:rPr>
          <w:t>:</w:t>
        </w:r>
        <w:r w:rsidR="00677B90">
          <w:rPr>
            <w:b/>
            <w:bCs/>
          </w:rPr>
          <w:t>51</w:t>
        </w:r>
      </w:ins>
    </w:p>
    <w:p w14:paraId="2ED7D0AE" w14:textId="77777777" w:rsidR="006F1C2D" w:rsidRPr="006F1C2D" w:rsidRDefault="006F1C2D" w:rsidP="006F1C2D">
      <w:pPr>
        <w:rPr>
          <w:ins w:id="70" w:author="NAZ, Mamoona (OLDHAM MEDICAL SERVICES)" w:date="2026-09-22T12:18:00Z" w16du:dateUtc="2026-09-22T16:18:00Z"/>
          <w:b/>
          <w:bCs/>
        </w:rPr>
      </w:pPr>
    </w:p>
    <w:p w14:paraId="36BC8547" w14:textId="772C408C" w:rsidR="00A81C24" w:rsidRPr="00695BE6" w:rsidRDefault="006F1C2D" w:rsidP="0096269E">
      <w:pPr>
        <w:spacing w:line="262" w:lineRule="exact"/>
        <w:jc w:val="center"/>
        <w:textAlignment w:val="baseline"/>
        <w:rPr>
          <w:del w:id="71" w:author="NAZ, Mamoona (OLDHAM MEDICAL SERVICES)" w:date="2026-09-22T12:18:00Z" w16du:dateUtc="2026-09-22T16:18:00Z"/>
          <w:rFonts w:ascii="MS Mincho" w:hAnsi="MS Mincho"/>
        </w:rPr>
      </w:pPr>
      <w:ins w:id="72" w:author="NAZ, Mamoona (OLDHAM MEDICAL SERVICES)" w:date="2026-09-22T12:18:00Z" w16du:dateUtc="2026-09-22T16:18:00Z">
        <w:r w:rsidRPr="006F1C2D">
          <w:rPr>
            <w:b/>
            <w:bCs/>
          </w:rPr>
          <w:t xml:space="preserve">Next meeting: </w:t>
        </w:r>
        <w:r w:rsidR="00677B90">
          <w:rPr>
            <w:b/>
            <w:bCs/>
          </w:rPr>
          <w:t>October</w:t>
        </w:r>
        <w:r w:rsidR="00F977F1">
          <w:rPr>
            <w:b/>
            <w:bCs/>
          </w:rPr>
          <w:t xml:space="preserve"> </w:t>
        </w:r>
        <w:r w:rsidR="00F41C3B">
          <w:rPr>
            <w:b/>
            <w:bCs/>
          </w:rPr>
          <w:t>2025</w:t>
        </w:r>
        <w:r w:rsidRPr="006F1C2D">
          <w:rPr>
            <w:b/>
            <w:bCs/>
          </w:rPr>
          <w:t xml:space="preserve"> </w:t>
        </w:r>
      </w:ins>
      <w:del w:id="73" w:author="NAZ, Mamoona (OLDHAM MEDICAL SERVICES)" w:date="2026-09-22T12:18:00Z" w16du:dateUtc="2026-09-22T16:18:00Z">
        <w:r w:rsidR="00A81C24" w:rsidRPr="00695BE6">
          <w:rPr>
            <w:rFonts w:ascii="MS Mincho" w:hAnsi="MS Mincho" w:hint="eastAsia"/>
            <w:sz w:val="26"/>
            <w:szCs w:val="26"/>
          </w:rPr>
          <w:delText>（</w:delText>
        </w:r>
        <w:r w:rsidR="001521A2" w:rsidRPr="00695BE6">
          <w:rPr>
            <w:rFonts w:ascii="MS Mincho" w:hAnsi="MS Mincho" w:hint="eastAsia"/>
            <w:b/>
            <w:bCs/>
            <w:sz w:val="26"/>
            <w:szCs w:val="26"/>
          </w:rPr>
          <w:delText>学校</w:delText>
        </w:r>
        <w:r w:rsidR="00FB1948" w:rsidRPr="00695BE6">
          <w:rPr>
            <w:rFonts w:ascii="MS Mincho" w:hAnsi="MS Mincho" w:hint="eastAsia"/>
            <w:b/>
            <w:bCs/>
            <w:sz w:val="26"/>
            <w:szCs w:val="26"/>
          </w:rPr>
          <w:delText>課題</w:delText>
        </w:r>
        <w:r w:rsidR="001521A2" w:rsidRPr="00695BE6">
          <w:rPr>
            <w:rFonts w:ascii="MS Mincho" w:hAnsi="MS Mincho" w:hint="eastAsia"/>
            <w:b/>
            <w:bCs/>
            <w:sz w:val="26"/>
            <w:szCs w:val="26"/>
          </w:rPr>
          <w:delText>研究</w:delText>
        </w:r>
        <w:r w:rsidR="002A4A3B" w:rsidRPr="00695BE6">
          <w:rPr>
            <w:rFonts w:ascii="MS Mincho" w:hAnsi="MS Mincho" w:hint="eastAsia"/>
            <w:b/>
            <w:bCs/>
            <w:sz w:val="26"/>
            <w:szCs w:val="26"/>
          </w:rPr>
          <w:delText>、</w:delText>
        </w:r>
        <w:r w:rsidR="00A81C24" w:rsidRPr="00695BE6">
          <w:rPr>
            <w:rFonts w:ascii="MS Mincho" w:hAnsi="MS Mincho" w:hint="eastAsia"/>
            <w:b/>
            <w:bCs/>
            <w:sz w:val="26"/>
            <w:szCs w:val="26"/>
          </w:rPr>
          <w:delText>グループ・</w:delText>
        </w:r>
        <w:r w:rsidR="001521A2" w:rsidRPr="00695BE6">
          <w:rPr>
            <w:rFonts w:ascii="MS Mincho" w:hAnsi="MS Mincho" w:hint="eastAsia"/>
            <w:b/>
            <w:bCs/>
            <w:sz w:val="26"/>
            <w:szCs w:val="26"/>
          </w:rPr>
          <w:delText>個人研究</w:delText>
        </w:r>
        <w:r w:rsidR="00A81C24" w:rsidRPr="00695BE6">
          <w:rPr>
            <w:rFonts w:ascii="MS Mincho" w:hAnsi="MS Mincho" w:hint="eastAsia"/>
            <w:b/>
            <w:bCs/>
            <w:sz w:val="26"/>
            <w:szCs w:val="26"/>
          </w:rPr>
          <w:delText>）研究完了報告書</w:delText>
        </w:r>
      </w:del>
    </w:p>
    <w:p w14:paraId="7951C124" w14:textId="77777777" w:rsidR="00A81C24" w:rsidRPr="00695BE6" w:rsidRDefault="00A81C24">
      <w:pPr>
        <w:spacing w:line="212" w:lineRule="exact"/>
        <w:textAlignment w:val="baseline"/>
        <w:rPr>
          <w:del w:id="74" w:author="NAZ, Mamoona (OLDHAM MEDICAL SERVICES)" w:date="2026-09-22T12:18:00Z" w16du:dateUtc="2026-09-22T16:18:00Z"/>
          <w:rFonts w:ascii="MS Mincho" w:hAnsi="MS Mincho"/>
        </w:rPr>
      </w:pPr>
      <w:del w:id="75" w:author="NAZ, Mamoona (OLDHAM MEDICAL SERVICES)" w:date="2026-09-22T12:18:00Z" w16du:dateUtc="2026-09-22T16:18:00Z">
        <w:r w:rsidRPr="00695BE6">
          <w:rPr>
            <w:rFonts w:ascii="MS Mincho" w:hAnsi="MS Mincho"/>
          </w:rPr>
          <w:delText xml:space="preserve">                                      </w:delText>
        </w:r>
        <w:r w:rsidRPr="00695BE6">
          <w:rPr>
            <w:rFonts w:ascii="MS Mincho" w:hAnsi="MS Mincho" w:hint="eastAsia"/>
            <w:b/>
            <w:bCs/>
            <w:sz w:val="18"/>
            <w:szCs w:val="18"/>
          </w:rPr>
          <w:delText>（該当するもの以外を二重線で消す）</w:delText>
        </w:r>
      </w:del>
    </w:p>
    <w:p w14:paraId="506B85CD" w14:textId="77777777" w:rsidR="00A81C24" w:rsidRPr="00695BE6" w:rsidRDefault="00A81C24">
      <w:pPr>
        <w:spacing w:line="212" w:lineRule="exact"/>
        <w:textAlignment w:val="baseline"/>
        <w:rPr>
          <w:del w:id="76" w:author="NAZ, Mamoona (OLDHAM MEDICAL SERVICES)" w:date="2026-09-22T12:18:00Z" w16du:dateUtc="2026-09-22T16:18:00Z"/>
          <w:rFonts w:ascii="MS Mincho" w:hAnsi="MS Mincho"/>
        </w:rPr>
      </w:pPr>
      <w:del w:id="77" w:author="NAZ, Mamoona (OLDHAM MEDICAL SERVICES)" w:date="2026-09-22T12:18:00Z" w16du:dateUtc="2026-09-22T16:18:00Z">
        <w:r w:rsidRPr="00695BE6">
          <w:rPr>
            <w:rFonts w:ascii="MS Mincho" w:hAnsi="MS Mincho"/>
          </w:rPr>
          <w:delText xml:space="preserve">   </w:delText>
        </w:r>
        <w:r w:rsidRPr="00695BE6">
          <w:rPr>
            <w:rFonts w:ascii="MS Mincho" w:hAnsi="MS Mincho" w:hint="eastAsia"/>
          </w:rPr>
          <w:delText xml:space="preserve">栃木県連合教育会長　</w:delText>
        </w:r>
        <w:r w:rsidR="004E7141" w:rsidRPr="00695BE6">
          <w:rPr>
            <w:rFonts w:ascii="MS Mincho" w:hAnsi="MS Mincho" w:hint="eastAsia"/>
          </w:rPr>
          <w:delText>様</w:delText>
        </w:r>
      </w:del>
    </w:p>
    <w:p w14:paraId="47F8EFE6" w14:textId="77777777" w:rsidR="00A81C24" w:rsidRPr="00695BE6" w:rsidRDefault="00A81C24">
      <w:pPr>
        <w:spacing w:line="212" w:lineRule="exact"/>
        <w:textAlignment w:val="baseline"/>
        <w:rPr>
          <w:del w:id="78" w:author="NAZ, Mamoona (OLDHAM MEDICAL SERVICES)" w:date="2026-09-22T12:18:00Z" w16du:dateUtc="2026-09-22T16:18:00Z"/>
          <w:rFonts w:ascii="MS Mincho" w:hAnsi="MS Mincho"/>
        </w:rPr>
      </w:pPr>
    </w:p>
    <w:p w14:paraId="34183002" w14:textId="08CB0FFE" w:rsidR="00A81C24" w:rsidRPr="00695BE6" w:rsidRDefault="00A81C24">
      <w:pPr>
        <w:spacing w:line="212" w:lineRule="exact"/>
        <w:textAlignment w:val="baseline"/>
        <w:rPr>
          <w:del w:id="79" w:author="NAZ, Mamoona (OLDHAM MEDICAL SERVICES)" w:date="2026-09-22T12:18:00Z" w16du:dateUtc="2026-09-22T16:18:00Z"/>
          <w:rFonts w:ascii="MS Mincho" w:hAnsi="MS Mincho"/>
        </w:rPr>
      </w:pPr>
      <w:del w:id="80" w:author="NAZ, Mamoona (OLDHAM MEDICAL SERVICES)" w:date="2026-09-22T12:18:00Z" w16du:dateUtc="2026-09-22T16:18:00Z">
        <w:r w:rsidRPr="00695BE6">
          <w:rPr>
            <w:rFonts w:ascii="MS Mincho" w:hAnsi="MS Mincho"/>
          </w:rPr>
          <w:delText xml:space="preserve">                    </w:delText>
        </w:r>
        <w:r w:rsidRPr="00695BE6">
          <w:rPr>
            <w:rFonts w:ascii="MS Mincho" w:hAnsi="MS Mincho" w:hint="eastAsia"/>
          </w:rPr>
          <w:delText xml:space="preserve">　　　</w:delText>
        </w:r>
        <w:r w:rsidRPr="00695BE6">
          <w:rPr>
            <w:rFonts w:ascii="MS Mincho" w:hAnsi="MS Mincho"/>
          </w:rPr>
          <w:delText xml:space="preserve">   </w:delText>
        </w:r>
        <w:r w:rsidRPr="00695BE6">
          <w:rPr>
            <w:rFonts w:ascii="MS Mincho" w:hAnsi="MS Mincho" w:hint="eastAsia"/>
          </w:rPr>
          <w:delText>学校</w:delText>
        </w:r>
        <w:r w:rsidR="006468DC" w:rsidRPr="00695BE6">
          <w:rPr>
            <w:rFonts w:ascii="MS Mincho" w:hAnsi="MS Mincho" w:hint="eastAsia"/>
          </w:rPr>
          <w:delText>または園</w:delText>
        </w:r>
        <w:r w:rsidRPr="00695BE6">
          <w:rPr>
            <w:rFonts w:ascii="MS Mincho" w:hAnsi="MS Mincho" w:hint="eastAsia"/>
          </w:rPr>
          <w:delText>名</w:delText>
        </w:r>
      </w:del>
    </w:p>
    <w:p w14:paraId="1EF69452" w14:textId="5093A446" w:rsidR="00A81C24" w:rsidRPr="00695BE6" w:rsidRDefault="00A81C24">
      <w:pPr>
        <w:spacing w:line="212" w:lineRule="exact"/>
        <w:textAlignment w:val="baseline"/>
        <w:rPr>
          <w:del w:id="81" w:author="NAZ, Mamoona (OLDHAM MEDICAL SERVICES)" w:date="2026-09-22T12:18:00Z" w16du:dateUtc="2026-09-22T16:18:00Z"/>
          <w:rFonts w:ascii="MS Mincho" w:hAnsi="MS Mincho"/>
        </w:rPr>
      </w:pPr>
      <w:del w:id="82" w:author="NAZ, Mamoona (OLDHAM MEDICAL SERVICES)" w:date="2026-09-22T12:18:00Z" w16du:dateUtc="2026-09-22T16:18:00Z">
        <w:r w:rsidRPr="00695BE6">
          <w:rPr>
            <w:rFonts w:ascii="MS Mincho" w:hAnsi="MS Mincho"/>
          </w:rPr>
          <w:delText xml:space="preserve">                      </w:delText>
        </w:r>
        <w:r w:rsidRPr="00695BE6">
          <w:rPr>
            <w:rFonts w:ascii="MS Mincho" w:hAnsi="MS Mincho" w:hint="eastAsia"/>
          </w:rPr>
          <w:delText xml:space="preserve">　　　</w:delText>
        </w:r>
        <w:r w:rsidRPr="00695BE6">
          <w:rPr>
            <w:rFonts w:ascii="MS Mincho" w:hAnsi="MS Mincho"/>
          </w:rPr>
          <w:delText xml:space="preserve"> </w:delText>
        </w:r>
        <w:r w:rsidRPr="00695BE6">
          <w:rPr>
            <w:rFonts w:ascii="MS Mincho" w:hAnsi="MS Mincho" w:hint="eastAsia"/>
          </w:rPr>
          <w:delText>校長</w:delText>
        </w:r>
        <w:r w:rsidR="006468DC" w:rsidRPr="00695BE6">
          <w:rPr>
            <w:rFonts w:ascii="MS Mincho" w:hAnsi="MS Mincho" w:hint="eastAsia"/>
          </w:rPr>
          <w:delText>または園長</w:delText>
        </w:r>
        <w:r w:rsidRPr="00695BE6">
          <w:rPr>
            <w:rFonts w:ascii="MS Mincho" w:hAnsi="MS Mincho" w:hint="eastAsia"/>
          </w:rPr>
          <w:delText>名</w:delText>
        </w:r>
        <w:r w:rsidRPr="00695BE6">
          <w:rPr>
            <w:rFonts w:ascii="MS Mincho" w:hAnsi="MS Mincho"/>
          </w:rPr>
          <w:delText xml:space="preserve">                </w:delText>
        </w:r>
        <w:r w:rsidR="003260CC">
          <w:rPr>
            <w:rFonts w:ascii="MS Mincho" w:hAnsi="MS Mincho" w:hint="eastAsia"/>
          </w:rPr>
          <w:delText xml:space="preserve">　　　　</w:delText>
        </w:r>
        <w:r w:rsidRPr="00695BE6">
          <w:rPr>
            <w:rFonts w:ascii="MS Mincho" w:hAnsi="MS Mincho"/>
          </w:rPr>
          <w:delText xml:space="preserve">            </w:delText>
        </w:r>
        <w:r w:rsidR="00032A11" w:rsidRPr="00695BE6">
          <w:rPr>
            <w:rFonts w:ascii="MS Mincho" w:hAnsi="MS Mincho" w:hint="eastAsia"/>
          </w:rPr>
          <w:delText>職印</w:delText>
        </w:r>
      </w:del>
    </w:p>
    <w:p w14:paraId="74A4CE39" w14:textId="77777777" w:rsidR="00A81C24" w:rsidRPr="00695BE6" w:rsidRDefault="00A81C24">
      <w:pPr>
        <w:spacing w:line="212" w:lineRule="exact"/>
        <w:textAlignment w:val="baseline"/>
        <w:rPr>
          <w:del w:id="83" w:author="NAZ, Mamoona (OLDHAM MEDICAL SERVICES)" w:date="2026-09-22T12:18:00Z" w16du:dateUtc="2026-09-22T16:18:00Z"/>
          <w:rFonts w:ascii="MS Mincho" w:hAnsi="MS Mincho"/>
        </w:rPr>
      </w:pPr>
    </w:p>
    <w:p w14:paraId="71886900" w14:textId="2FE43D69" w:rsidR="00A81C24" w:rsidRPr="00695BE6" w:rsidRDefault="00A81C24">
      <w:pPr>
        <w:spacing w:line="212" w:lineRule="exact"/>
        <w:textAlignment w:val="baseline"/>
        <w:rPr>
          <w:del w:id="84" w:author="NAZ, Mamoona (OLDHAM MEDICAL SERVICES)" w:date="2026-09-22T12:18:00Z" w16du:dateUtc="2026-09-22T16:18:00Z"/>
          <w:rFonts w:ascii="MS Mincho" w:hAnsi="MS Mincho"/>
        </w:rPr>
      </w:pPr>
      <w:del w:id="85" w:author="NAZ, Mamoona (OLDHAM MEDICAL SERVICES)" w:date="2026-09-22T12:18:00Z" w16du:dateUtc="2026-09-22T16:18:00Z">
        <w:r w:rsidRPr="00695BE6">
          <w:rPr>
            <w:rFonts w:ascii="MS Mincho" w:hAnsi="MS Mincho" w:hint="eastAsia"/>
          </w:rPr>
          <w:delText xml:space="preserve">　　　　　　　　　　　　　　</w:delText>
        </w:r>
        <w:r w:rsidRPr="00695BE6">
          <w:rPr>
            <w:rFonts w:ascii="MS Mincho" w:hAnsi="MS Mincho"/>
          </w:rPr>
          <w:delText xml:space="preserve"> </w:delText>
        </w:r>
        <w:r w:rsidRPr="00695BE6">
          <w:rPr>
            <w:rFonts w:ascii="MS Mincho" w:hAnsi="MS Mincho" w:hint="eastAsia"/>
          </w:rPr>
          <w:delText xml:space="preserve">研究者職氏名　　　　　　　　　　　</w:delText>
        </w:r>
        <w:r w:rsidRPr="00695BE6">
          <w:rPr>
            <w:rFonts w:ascii="MS Mincho" w:hAnsi="MS Mincho"/>
          </w:rPr>
          <w:delText xml:space="preserve">  </w:delText>
        </w:r>
      </w:del>
    </w:p>
    <w:p w14:paraId="19310E6D" w14:textId="3B549B95" w:rsidR="00A81C24" w:rsidRPr="00695BE6" w:rsidRDefault="00A81C24">
      <w:pPr>
        <w:spacing w:line="212" w:lineRule="exact"/>
        <w:textAlignment w:val="baseline"/>
        <w:rPr>
          <w:del w:id="86" w:author="NAZ, Mamoona (OLDHAM MEDICAL SERVICES)" w:date="2026-09-22T12:18:00Z" w16du:dateUtc="2026-09-22T16:18:00Z"/>
          <w:rFonts w:ascii="MS Mincho" w:hAnsi="MS Mincho"/>
        </w:rPr>
      </w:pPr>
      <w:del w:id="87" w:author="NAZ, Mamoona (OLDHAM MEDICAL SERVICES)" w:date="2026-09-22T12:18:00Z" w16du:dateUtc="2026-09-22T16:18:00Z">
        <w:r w:rsidRPr="00695BE6">
          <w:rPr>
            <w:rFonts w:ascii="MS Mincho" w:hAnsi="MS Mincho"/>
          </w:rPr>
          <w:delText xml:space="preserve">                    </w:delText>
        </w:r>
        <w:r w:rsidRPr="00695BE6">
          <w:rPr>
            <w:rFonts w:ascii="MS Mincho" w:hAnsi="MS Mincho" w:hint="eastAsia"/>
          </w:rPr>
          <w:delText xml:space="preserve">　　　</w:delText>
        </w:r>
        <w:r w:rsidRPr="00695BE6">
          <w:rPr>
            <w:rFonts w:ascii="MS Mincho" w:hAnsi="MS Mincho"/>
          </w:rPr>
          <w:delText xml:space="preserve">  </w:delText>
        </w:r>
        <w:r w:rsidRPr="00695BE6">
          <w:rPr>
            <w:rFonts w:ascii="MS Mincho" w:hAnsi="MS Mincho" w:hint="eastAsia"/>
            <w:sz w:val="18"/>
            <w:szCs w:val="18"/>
          </w:rPr>
          <w:delText>（学校</w:delText>
        </w:r>
        <w:r w:rsidR="0091227C" w:rsidRPr="00695BE6">
          <w:rPr>
            <w:rFonts w:ascii="MS Mincho" w:hAnsi="MS Mincho" w:hint="eastAsia"/>
            <w:sz w:val="18"/>
            <w:szCs w:val="18"/>
          </w:rPr>
          <w:delText>課題研究</w:delText>
        </w:r>
        <w:r w:rsidRPr="00695BE6">
          <w:rPr>
            <w:rFonts w:ascii="MS Mincho" w:hAnsi="MS Mincho" w:hint="eastAsia"/>
            <w:sz w:val="18"/>
            <w:szCs w:val="18"/>
          </w:rPr>
          <w:delText>部門は記載不要、グループ</w:delText>
        </w:r>
        <w:r w:rsidR="0091227C" w:rsidRPr="00695BE6">
          <w:rPr>
            <w:rFonts w:ascii="MS Mincho" w:hAnsi="MS Mincho" w:hint="eastAsia"/>
            <w:sz w:val="18"/>
            <w:szCs w:val="18"/>
          </w:rPr>
          <w:delText>・個人</w:delText>
        </w:r>
        <w:r w:rsidRPr="00695BE6">
          <w:rPr>
            <w:rFonts w:ascii="MS Mincho" w:hAnsi="MS Mincho" w:hint="eastAsia"/>
            <w:sz w:val="18"/>
            <w:szCs w:val="18"/>
          </w:rPr>
          <w:delText>研究</w:delText>
        </w:r>
        <w:r w:rsidR="0091227C" w:rsidRPr="00695BE6">
          <w:rPr>
            <w:rFonts w:ascii="MS Mincho" w:hAnsi="MS Mincho" w:hint="eastAsia"/>
            <w:sz w:val="18"/>
            <w:szCs w:val="18"/>
          </w:rPr>
          <w:delText>部門</w:delText>
        </w:r>
        <w:r w:rsidRPr="00695BE6">
          <w:rPr>
            <w:rFonts w:ascii="MS Mincho" w:hAnsi="MS Mincho" w:hint="eastAsia"/>
            <w:sz w:val="18"/>
            <w:szCs w:val="18"/>
          </w:rPr>
          <w:delText>の場合</w:delText>
        </w:r>
        <w:r w:rsidR="0091227C" w:rsidRPr="00695BE6">
          <w:rPr>
            <w:rFonts w:ascii="MS Mincho" w:hAnsi="MS Mincho" w:hint="eastAsia"/>
            <w:sz w:val="18"/>
            <w:szCs w:val="18"/>
          </w:rPr>
          <w:delText>、</w:delText>
        </w:r>
        <w:r w:rsidRPr="00695BE6">
          <w:rPr>
            <w:rFonts w:ascii="MS Mincho" w:hAnsi="MS Mincho" w:hint="eastAsia"/>
            <w:sz w:val="18"/>
            <w:szCs w:val="18"/>
          </w:rPr>
          <w:delText>代表者を筆頭に連名）</w:delText>
        </w:r>
      </w:del>
    </w:p>
    <w:p w14:paraId="0A0334F5" w14:textId="77777777" w:rsidR="00A81C24" w:rsidRPr="00695BE6" w:rsidRDefault="00A81C24">
      <w:pPr>
        <w:spacing w:line="212" w:lineRule="exact"/>
        <w:textAlignment w:val="baseline"/>
        <w:rPr>
          <w:del w:id="88" w:author="NAZ, Mamoona (OLDHAM MEDICAL SERVICES)" w:date="2026-09-22T12:18:00Z" w16du:dateUtc="2026-09-22T16:18:00Z"/>
          <w:rFonts w:ascii="MS Mincho" w:hAnsi="MS Mincho"/>
        </w:rPr>
      </w:pPr>
    </w:p>
    <w:p w14:paraId="381347D0" w14:textId="6E0CC24E" w:rsidR="00A81C24" w:rsidRPr="00695BE6" w:rsidRDefault="00A81C24">
      <w:pPr>
        <w:spacing w:line="212" w:lineRule="exact"/>
        <w:textAlignment w:val="baseline"/>
        <w:rPr>
          <w:del w:id="89" w:author="NAZ, Mamoona (OLDHAM MEDICAL SERVICES)" w:date="2026-09-22T12:18:00Z" w16du:dateUtc="2026-09-22T16:18:00Z"/>
          <w:rFonts w:ascii="MS Mincho" w:hAnsi="MS Mincho"/>
        </w:rPr>
      </w:pPr>
      <w:del w:id="90" w:author="NAZ, Mamoona (OLDHAM MEDICAL SERVICES)" w:date="2026-09-22T12:18:00Z" w16du:dateUtc="2026-09-22T16:18:00Z">
        <w:r w:rsidRPr="00695BE6">
          <w:rPr>
            <w:rFonts w:ascii="MS Mincho" w:hAnsi="MS Mincho"/>
          </w:rPr>
          <w:delText xml:space="preserve">                             </w:delText>
        </w:r>
        <w:r w:rsidRPr="00695BE6">
          <w:rPr>
            <w:rFonts w:ascii="MS Mincho" w:hAnsi="MS Mincho" w:hint="eastAsia"/>
          </w:rPr>
          <w:delText xml:space="preserve">　　　</w:delText>
        </w:r>
        <w:r w:rsidR="00DC11F3" w:rsidRPr="00695BE6">
          <w:rPr>
            <w:rFonts w:ascii="MS Mincho" w:hAnsi="MS Mincho" w:hint="eastAsia"/>
          </w:rPr>
          <w:delText xml:space="preserve">　　　　　　</w:delText>
        </w:r>
        <w:r w:rsidR="002305E6" w:rsidRPr="00695BE6">
          <w:rPr>
            <w:rFonts w:ascii="MS Mincho" w:hAnsi="MS Mincho" w:hint="eastAsia"/>
          </w:rPr>
          <w:delText xml:space="preserve">　　　　　　　</w:delText>
        </w:r>
        <w:r w:rsidR="00DC11F3" w:rsidRPr="00695BE6">
          <w:rPr>
            <w:rFonts w:ascii="MS Mincho" w:hAnsi="MS Mincho" w:hint="eastAsia"/>
          </w:rPr>
          <w:delText xml:space="preserve">　</w:delText>
        </w:r>
        <w:r w:rsidR="004E7141" w:rsidRPr="00695BE6">
          <w:rPr>
            <w:rFonts w:ascii="MS Mincho" w:hAnsi="MS Mincho" w:hint="eastAsia"/>
          </w:rPr>
          <w:delText xml:space="preserve">令和　</w:delText>
        </w:r>
        <w:r w:rsidRPr="00695BE6">
          <w:rPr>
            <w:rFonts w:ascii="MS Mincho" w:hAnsi="MS Mincho" w:hint="eastAsia"/>
          </w:rPr>
          <w:delText xml:space="preserve">　</w:delText>
        </w:r>
        <w:r w:rsidR="002305E6" w:rsidRPr="00695BE6">
          <w:rPr>
            <w:rFonts w:ascii="MS Mincho" w:hAnsi="MS Mincho" w:hint="eastAsia"/>
          </w:rPr>
          <w:delText xml:space="preserve">　</w:delText>
        </w:r>
        <w:r w:rsidRPr="00695BE6">
          <w:rPr>
            <w:rFonts w:ascii="MS Mincho" w:hAnsi="MS Mincho" w:hint="eastAsia"/>
          </w:rPr>
          <w:delText>年　　　　月　　　　日</w:delText>
        </w:r>
      </w:del>
    </w:p>
    <w:p w14:paraId="56B6C1DD" w14:textId="77777777" w:rsidR="00A81C24" w:rsidRPr="00695BE6" w:rsidRDefault="00A81C24">
      <w:pPr>
        <w:spacing w:line="212" w:lineRule="exact"/>
        <w:textAlignment w:val="baseline"/>
        <w:rPr>
          <w:del w:id="91" w:author="NAZ, Mamoona (OLDHAM MEDICAL SERVICES)" w:date="2026-09-22T12:18:00Z" w16du:dateUtc="2026-09-22T16:18:00Z"/>
          <w:rFonts w:ascii="MS Mincho" w:hAnsi="MS Mincho"/>
        </w:rPr>
      </w:pPr>
    </w:p>
    <w:p w14:paraId="3C382A2E" w14:textId="79418608" w:rsidR="00A81C24" w:rsidRPr="00695BE6" w:rsidRDefault="00A81C24">
      <w:pPr>
        <w:spacing w:line="212" w:lineRule="exact"/>
        <w:textAlignment w:val="baseline"/>
        <w:rPr>
          <w:del w:id="92" w:author="NAZ, Mamoona (OLDHAM MEDICAL SERVICES)" w:date="2026-09-22T12:18:00Z" w16du:dateUtc="2026-09-22T16:18:00Z"/>
          <w:rFonts w:ascii="MS Mincho" w:hAnsi="MS Mincho"/>
        </w:rPr>
      </w:pPr>
      <w:del w:id="93" w:author="NAZ, Mamoona (OLDHAM MEDICAL SERVICES)" w:date="2026-09-22T12:18:00Z" w16du:dateUtc="2026-09-22T16:18:00Z">
        <w:r w:rsidRPr="00695BE6">
          <w:rPr>
            <w:rFonts w:ascii="MS Mincho" w:hAnsi="MS Mincho"/>
          </w:rPr>
          <w:delText xml:space="preserve">      </w:delText>
        </w:r>
        <w:r w:rsidRPr="00695BE6">
          <w:rPr>
            <w:rFonts w:ascii="MS Mincho" w:hAnsi="MS Mincho" w:hint="eastAsia"/>
          </w:rPr>
          <w:delText>研究が完了したので「研究のまとめ」を添えて報告します。</w:delText>
        </w:r>
        <w:r w:rsidR="003D271F" w:rsidRPr="00695BE6">
          <w:rPr>
            <w:rFonts w:ascii="MS Mincho" w:hAnsi="MS Mincho" w:hint="eastAsia"/>
          </w:rPr>
          <w:delText>（※</w:delText>
        </w:r>
        <w:r w:rsidR="003260CC" w:rsidRPr="003260CC">
          <w:rPr>
            <w:rFonts w:ascii="MS Mincho" w:hAnsi="MS Mincho" w:hint="eastAsia"/>
            <w:b/>
            <w:bCs/>
          </w:rPr>
          <w:delText>送付時は</w:delText>
        </w:r>
        <w:r w:rsidR="003D271F" w:rsidRPr="003260CC">
          <w:rPr>
            <w:rFonts w:ascii="MS Mincho" w:hAnsi="MS Mincho" w:hint="eastAsia"/>
            <w:b/>
            <w:bCs/>
          </w:rPr>
          <w:delText>PDF</w:delText>
        </w:r>
        <w:r w:rsidR="003D271F" w:rsidRPr="003260CC">
          <w:rPr>
            <w:rFonts w:ascii="MS Mincho" w:hAnsi="MS Mincho" w:hint="eastAsia"/>
            <w:b/>
            <w:bCs/>
          </w:rPr>
          <w:delText>ファイル</w:delText>
        </w:r>
        <w:r w:rsidR="003260CC" w:rsidRPr="003260CC">
          <w:rPr>
            <w:rFonts w:ascii="MS Mincho" w:hAnsi="MS Mincho" w:hint="eastAsia"/>
            <w:b/>
            <w:bCs/>
          </w:rPr>
          <w:delText>でお願いします</w:delText>
        </w:r>
        <w:r w:rsidR="003D271F" w:rsidRPr="00695BE6">
          <w:rPr>
            <w:rFonts w:ascii="MS Mincho" w:hAnsi="MS Mincho" w:hint="eastAsia"/>
          </w:rPr>
          <w:delText>）</w:delText>
        </w:r>
      </w:del>
    </w:p>
    <w:tbl>
      <w:tblPr>
        <w:tblW w:w="0" w:type="auto"/>
        <w:tblInd w:w="1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1368"/>
        <w:gridCol w:w="1789"/>
        <w:gridCol w:w="6944"/>
      </w:tblGrid>
      <w:tr w:rsidR="00A81C24" w:rsidRPr="00695BE6" w14:paraId="40CD5436" w14:textId="77777777">
        <w:trPr>
          <w:del w:id="94" w:author="NAZ, Mamoona (OLDHAM MEDICAL SERVICES)" w:date="2026-09-22T12:18:00Z" w16du:dateUtc="2026-09-22T16:18:00Z"/>
        </w:trPr>
        <w:tc>
          <w:tcPr>
            <w:tcW w:w="1368" w:type="dxa"/>
            <w:tcBorders>
              <w:top w:val="single" w:sz="4" w:space="0" w:color="000000"/>
              <w:left w:val="single" w:sz="4" w:space="0" w:color="000000"/>
              <w:bottom w:val="single" w:sz="4" w:space="0" w:color="000000"/>
              <w:right w:val="single" w:sz="4" w:space="0" w:color="000000"/>
            </w:tcBorders>
          </w:tcPr>
          <w:p w14:paraId="51B6F9F5" w14:textId="77777777" w:rsidR="00A81C24" w:rsidRPr="00695BE6" w:rsidRDefault="00A81C24">
            <w:pPr>
              <w:pStyle w:val="a"/>
              <w:kinsoku w:val="0"/>
              <w:wordWrap w:val="0"/>
              <w:autoSpaceDE w:val="0"/>
              <w:autoSpaceDN w:val="0"/>
              <w:spacing w:line="212" w:lineRule="exact"/>
              <w:jc w:val="left"/>
              <w:rPr>
                <w:del w:id="95" w:author="NAZ, Mamoona (OLDHAM MEDICAL SERVICES)" w:date="2026-09-22T12:18:00Z" w16du:dateUtc="2026-09-22T16:18:00Z"/>
                <w:rFonts w:ascii="MS Mincho" w:hAnsi="MS Mincho" w:cs="Times New Roman"/>
              </w:rPr>
            </w:pPr>
          </w:p>
          <w:p w14:paraId="739FFE46" w14:textId="77777777" w:rsidR="00A81C24" w:rsidRPr="00695BE6" w:rsidRDefault="00A81C24">
            <w:pPr>
              <w:pStyle w:val="a"/>
              <w:kinsoku w:val="0"/>
              <w:wordWrap w:val="0"/>
              <w:autoSpaceDE w:val="0"/>
              <w:autoSpaceDN w:val="0"/>
              <w:spacing w:line="286" w:lineRule="exact"/>
              <w:jc w:val="left"/>
              <w:rPr>
                <w:del w:id="96" w:author="NAZ, Mamoona (OLDHAM MEDICAL SERVICES)" w:date="2026-09-22T12:18:00Z" w16du:dateUtc="2026-09-22T16:18:00Z"/>
                <w:rFonts w:ascii="MS Mincho" w:hAnsi="MS Mincho" w:cs="Times New Roman"/>
              </w:rPr>
            </w:pPr>
            <w:del w:id="97" w:author="NAZ, Mamoona (OLDHAM MEDICAL SERVICES)" w:date="2026-09-22T12:18:00Z" w16du:dateUtc="2026-09-22T16:18:00Z">
              <w:r w:rsidRPr="00695BE6">
                <w:rPr>
                  <w:rFonts w:ascii="MS Mincho" w:hAnsi="MS Mincho" w:cs="Times New Roman"/>
                </w:rPr>
                <w:delText xml:space="preserve"> </w:delText>
              </w:r>
              <w:r w:rsidRPr="00695BE6">
                <w:rPr>
                  <w:rFonts w:ascii="MS Mincho" w:hAnsi="MS Mincho" w:hint="eastAsia"/>
                </w:rPr>
                <w:delText>研究主題</w:delText>
              </w:r>
            </w:del>
          </w:p>
        </w:tc>
        <w:tc>
          <w:tcPr>
            <w:tcW w:w="8733" w:type="dxa"/>
            <w:gridSpan w:val="2"/>
            <w:tcBorders>
              <w:top w:val="single" w:sz="4" w:space="0" w:color="000000"/>
              <w:left w:val="single" w:sz="4" w:space="0" w:color="000000"/>
              <w:bottom w:val="single" w:sz="4" w:space="0" w:color="000000"/>
              <w:right w:val="single" w:sz="4" w:space="0" w:color="000000"/>
            </w:tcBorders>
          </w:tcPr>
          <w:p w14:paraId="5BEAAE33" w14:textId="77777777" w:rsidR="00A81C24" w:rsidRPr="00695BE6" w:rsidRDefault="00A81C24">
            <w:pPr>
              <w:pStyle w:val="a"/>
              <w:kinsoku w:val="0"/>
              <w:wordWrap w:val="0"/>
              <w:autoSpaceDE w:val="0"/>
              <w:autoSpaceDN w:val="0"/>
              <w:spacing w:line="212" w:lineRule="exact"/>
              <w:jc w:val="left"/>
              <w:rPr>
                <w:del w:id="98" w:author="NAZ, Mamoona (OLDHAM MEDICAL SERVICES)" w:date="2026-09-22T12:18:00Z" w16du:dateUtc="2026-09-22T16:18:00Z"/>
                <w:rFonts w:ascii="MS Mincho" w:hAnsi="MS Mincho" w:cs="Times New Roman"/>
              </w:rPr>
            </w:pPr>
          </w:p>
          <w:p w14:paraId="5529D496" w14:textId="77777777" w:rsidR="00A81C24" w:rsidRPr="00695BE6" w:rsidRDefault="00A81C24">
            <w:pPr>
              <w:pStyle w:val="a"/>
              <w:kinsoku w:val="0"/>
              <w:wordWrap w:val="0"/>
              <w:autoSpaceDE w:val="0"/>
              <w:autoSpaceDN w:val="0"/>
              <w:spacing w:line="286" w:lineRule="exact"/>
              <w:jc w:val="left"/>
              <w:rPr>
                <w:del w:id="99" w:author="NAZ, Mamoona (OLDHAM MEDICAL SERVICES)" w:date="2026-09-22T12:18:00Z" w16du:dateUtc="2026-09-22T16:18:00Z"/>
                <w:rFonts w:ascii="MS Mincho" w:hAnsi="MS Mincho" w:cs="Times New Roman"/>
              </w:rPr>
            </w:pPr>
          </w:p>
        </w:tc>
      </w:tr>
      <w:tr w:rsidR="00A81C24" w:rsidRPr="00695BE6" w14:paraId="03030009" w14:textId="77777777">
        <w:trPr>
          <w:del w:id="100" w:author="NAZ, Mamoona (OLDHAM MEDICAL SERVICES)" w:date="2026-09-22T12:18:00Z" w16du:dateUtc="2026-09-22T16:18:00Z"/>
        </w:trPr>
        <w:tc>
          <w:tcPr>
            <w:tcW w:w="1368" w:type="dxa"/>
            <w:tcBorders>
              <w:top w:val="single" w:sz="4" w:space="0" w:color="000000"/>
              <w:left w:val="single" w:sz="4" w:space="0" w:color="000000"/>
              <w:bottom w:val="single" w:sz="4" w:space="0" w:color="000000"/>
              <w:right w:val="single" w:sz="4" w:space="0" w:color="000000"/>
            </w:tcBorders>
          </w:tcPr>
          <w:p w14:paraId="20246DAA" w14:textId="77777777" w:rsidR="00A81C24" w:rsidRPr="00695BE6" w:rsidRDefault="00A81C24">
            <w:pPr>
              <w:pStyle w:val="a"/>
              <w:kinsoku w:val="0"/>
              <w:wordWrap w:val="0"/>
              <w:autoSpaceDE w:val="0"/>
              <w:autoSpaceDN w:val="0"/>
              <w:spacing w:line="212" w:lineRule="exact"/>
              <w:jc w:val="left"/>
              <w:rPr>
                <w:del w:id="101" w:author="NAZ, Mamoona (OLDHAM MEDICAL SERVICES)" w:date="2026-09-22T12:18:00Z" w16du:dateUtc="2026-09-22T16:18:00Z"/>
                <w:rFonts w:ascii="MS Mincho" w:hAnsi="MS Mincho" w:cs="Times New Roman"/>
              </w:rPr>
            </w:pPr>
          </w:p>
          <w:p w14:paraId="308FE8A0" w14:textId="77777777" w:rsidR="00A81C24" w:rsidRPr="00695BE6" w:rsidRDefault="00A81C24">
            <w:pPr>
              <w:pStyle w:val="a"/>
              <w:kinsoku w:val="0"/>
              <w:wordWrap w:val="0"/>
              <w:autoSpaceDE w:val="0"/>
              <w:autoSpaceDN w:val="0"/>
              <w:spacing w:line="212" w:lineRule="exact"/>
              <w:jc w:val="left"/>
              <w:rPr>
                <w:del w:id="102" w:author="NAZ, Mamoona (OLDHAM MEDICAL SERVICES)" w:date="2026-09-22T12:18:00Z" w16du:dateUtc="2026-09-22T16:18:00Z"/>
                <w:rFonts w:ascii="MS Mincho" w:hAnsi="MS Mincho" w:cs="Times New Roman"/>
              </w:rPr>
            </w:pPr>
          </w:p>
          <w:p w14:paraId="1BDC221C" w14:textId="77777777" w:rsidR="00A81C24" w:rsidRPr="00695BE6" w:rsidRDefault="00A81C24">
            <w:pPr>
              <w:pStyle w:val="a"/>
              <w:kinsoku w:val="0"/>
              <w:wordWrap w:val="0"/>
              <w:autoSpaceDE w:val="0"/>
              <w:autoSpaceDN w:val="0"/>
              <w:spacing w:line="286" w:lineRule="exact"/>
              <w:jc w:val="left"/>
              <w:rPr>
                <w:del w:id="103" w:author="NAZ, Mamoona (OLDHAM MEDICAL SERVICES)" w:date="2026-09-22T12:18:00Z" w16du:dateUtc="2026-09-22T16:18:00Z"/>
                <w:rFonts w:ascii="MS Mincho" w:hAnsi="MS Mincho" w:cs="Times New Roman"/>
              </w:rPr>
            </w:pPr>
            <w:del w:id="104" w:author="NAZ, Mamoona (OLDHAM MEDICAL SERVICES)" w:date="2026-09-22T12:18:00Z" w16du:dateUtc="2026-09-22T16:18:00Z">
              <w:r w:rsidRPr="00695BE6">
                <w:rPr>
                  <w:rFonts w:ascii="MS Mincho" w:hAnsi="MS Mincho" w:cs="Times New Roman"/>
                </w:rPr>
                <w:delText xml:space="preserve"> </w:delText>
              </w:r>
              <w:r w:rsidRPr="00695BE6">
                <w:rPr>
                  <w:rFonts w:ascii="MS Mincho" w:hAnsi="MS Mincho" w:hint="eastAsia"/>
                </w:rPr>
                <w:delText>研究目的</w:delText>
              </w:r>
            </w:del>
          </w:p>
          <w:p w14:paraId="671559CC" w14:textId="77777777" w:rsidR="00A81C24" w:rsidRPr="00695BE6" w:rsidRDefault="00A81C24">
            <w:pPr>
              <w:pStyle w:val="a"/>
              <w:kinsoku w:val="0"/>
              <w:wordWrap w:val="0"/>
              <w:autoSpaceDE w:val="0"/>
              <w:autoSpaceDN w:val="0"/>
              <w:spacing w:line="212" w:lineRule="exact"/>
              <w:jc w:val="left"/>
              <w:rPr>
                <w:del w:id="105" w:author="NAZ, Mamoona (OLDHAM MEDICAL SERVICES)" w:date="2026-09-22T12:18:00Z" w16du:dateUtc="2026-09-22T16:18:00Z"/>
                <w:rFonts w:ascii="MS Mincho" w:hAnsi="MS Mincho" w:cs="Times New Roman"/>
              </w:rPr>
            </w:pPr>
          </w:p>
        </w:tc>
        <w:tc>
          <w:tcPr>
            <w:tcW w:w="8733" w:type="dxa"/>
            <w:gridSpan w:val="2"/>
            <w:tcBorders>
              <w:top w:val="single" w:sz="4" w:space="0" w:color="000000"/>
              <w:left w:val="single" w:sz="4" w:space="0" w:color="000000"/>
              <w:bottom w:val="single" w:sz="4" w:space="0" w:color="000000"/>
              <w:right w:val="single" w:sz="4" w:space="0" w:color="000000"/>
            </w:tcBorders>
          </w:tcPr>
          <w:p w14:paraId="3922C7D8" w14:textId="77777777" w:rsidR="00A81C24" w:rsidRPr="00695BE6" w:rsidRDefault="00A81C24">
            <w:pPr>
              <w:pStyle w:val="a"/>
              <w:kinsoku w:val="0"/>
              <w:wordWrap w:val="0"/>
              <w:autoSpaceDE w:val="0"/>
              <w:autoSpaceDN w:val="0"/>
              <w:spacing w:line="212" w:lineRule="exact"/>
              <w:jc w:val="left"/>
              <w:rPr>
                <w:del w:id="106" w:author="NAZ, Mamoona (OLDHAM MEDICAL SERVICES)" w:date="2026-09-22T12:18:00Z" w16du:dateUtc="2026-09-22T16:18:00Z"/>
                <w:rFonts w:ascii="MS Mincho" w:hAnsi="MS Mincho" w:cs="Times New Roman"/>
              </w:rPr>
            </w:pPr>
          </w:p>
          <w:p w14:paraId="0659700E" w14:textId="77777777" w:rsidR="00A81C24" w:rsidRPr="00695BE6" w:rsidRDefault="00A81C24">
            <w:pPr>
              <w:pStyle w:val="a"/>
              <w:kinsoku w:val="0"/>
              <w:wordWrap w:val="0"/>
              <w:autoSpaceDE w:val="0"/>
              <w:autoSpaceDN w:val="0"/>
              <w:spacing w:line="212" w:lineRule="exact"/>
              <w:jc w:val="left"/>
              <w:rPr>
                <w:del w:id="107" w:author="NAZ, Mamoona (OLDHAM MEDICAL SERVICES)" w:date="2026-09-22T12:18:00Z" w16du:dateUtc="2026-09-22T16:18:00Z"/>
                <w:rFonts w:ascii="MS Mincho" w:hAnsi="MS Mincho" w:cs="Times New Roman"/>
              </w:rPr>
            </w:pPr>
          </w:p>
          <w:p w14:paraId="302C809C" w14:textId="77777777" w:rsidR="00A81C24" w:rsidRPr="00695BE6" w:rsidRDefault="00A81C24">
            <w:pPr>
              <w:pStyle w:val="a"/>
              <w:kinsoku w:val="0"/>
              <w:wordWrap w:val="0"/>
              <w:autoSpaceDE w:val="0"/>
              <w:autoSpaceDN w:val="0"/>
              <w:spacing w:line="286" w:lineRule="exact"/>
              <w:jc w:val="left"/>
              <w:rPr>
                <w:del w:id="108" w:author="NAZ, Mamoona (OLDHAM MEDICAL SERVICES)" w:date="2026-09-22T12:18:00Z" w16du:dateUtc="2026-09-22T16:18:00Z"/>
                <w:rFonts w:ascii="MS Mincho" w:hAnsi="MS Mincho" w:cs="Times New Roman"/>
              </w:rPr>
            </w:pPr>
          </w:p>
          <w:p w14:paraId="364EAB00" w14:textId="77777777" w:rsidR="00A81C24" w:rsidRPr="00695BE6" w:rsidRDefault="00A81C24">
            <w:pPr>
              <w:pStyle w:val="a"/>
              <w:kinsoku w:val="0"/>
              <w:wordWrap w:val="0"/>
              <w:autoSpaceDE w:val="0"/>
              <w:autoSpaceDN w:val="0"/>
              <w:spacing w:line="212" w:lineRule="exact"/>
              <w:jc w:val="left"/>
              <w:rPr>
                <w:del w:id="109" w:author="NAZ, Mamoona (OLDHAM MEDICAL SERVICES)" w:date="2026-09-22T12:18:00Z" w16du:dateUtc="2026-09-22T16:18:00Z"/>
                <w:rFonts w:ascii="MS Mincho" w:hAnsi="MS Mincho" w:cs="Times New Roman"/>
              </w:rPr>
            </w:pPr>
          </w:p>
        </w:tc>
      </w:tr>
      <w:tr w:rsidR="00A81C24" w:rsidRPr="00695BE6" w14:paraId="577E4650" w14:textId="77777777">
        <w:trPr>
          <w:del w:id="110" w:author="NAZ, Mamoona (OLDHAM MEDICAL SERVICES)" w:date="2026-09-22T12:18:00Z" w16du:dateUtc="2026-09-22T16:18:00Z"/>
        </w:trPr>
        <w:tc>
          <w:tcPr>
            <w:tcW w:w="1368" w:type="dxa"/>
            <w:vMerge w:val="restart"/>
            <w:tcBorders>
              <w:top w:val="single" w:sz="4" w:space="0" w:color="000000"/>
              <w:left w:val="single" w:sz="4" w:space="0" w:color="000000"/>
              <w:right w:val="single" w:sz="4" w:space="0" w:color="000000"/>
            </w:tcBorders>
          </w:tcPr>
          <w:p w14:paraId="2525155D" w14:textId="77777777" w:rsidR="00A81C24" w:rsidRPr="00695BE6" w:rsidRDefault="00A81C24">
            <w:pPr>
              <w:pStyle w:val="a"/>
              <w:kinsoku w:val="0"/>
              <w:wordWrap w:val="0"/>
              <w:autoSpaceDE w:val="0"/>
              <w:autoSpaceDN w:val="0"/>
              <w:spacing w:line="212" w:lineRule="exact"/>
              <w:jc w:val="left"/>
              <w:rPr>
                <w:del w:id="111" w:author="NAZ, Mamoona (OLDHAM MEDICAL SERVICES)" w:date="2026-09-22T12:18:00Z" w16du:dateUtc="2026-09-22T16:18:00Z"/>
                <w:rFonts w:ascii="MS Mincho" w:hAnsi="MS Mincho" w:cs="Times New Roman"/>
              </w:rPr>
            </w:pPr>
          </w:p>
          <w:p w14:paraId="1AB15E31" w14:textId="77777777" w:rsidR="00A81C24" w:rsidRPr="00695BE6" w:rsidRDefault="00A81C24">
            <w:pPr>
              <w:pStyle w:val="a"/>
              <w:kinsoku w:val="0"/>
              <w:wordWrap w:val="0"/>
              <w:autoSpaceDE w:val="0"/>
              <w:autoSpaceDN w:val="0"/>
              <w:spacing w:line="286" w:lineRule="exact"/>
              <w:jc w:val="left"/>
              <w:rPr>
                <w:del w:id="112" w:author="NAZ, Mamoona (OLDHAM MEDICAL SERVICES)" w:date="2026-09-22T12:18:00Z" w16du:dateUtc="2026-09-22T16:18:00Z"/>
                <w:rFonts w:ascii="MS Mincho" w:hAnsi="MS Mincho" w:cs="Times New Roman"/>
              </w:rPr>
            </w:pPr>
          </w:p>
          <w:p w14:paraId="21773A45" w14:textId="77777777" w:rsidR="00A81C24" w:rsidRPr="00695BE6" w:rsidRDefault="00A81C24">
            <w:pPr>
              <w:pStyle w:val="a"/>
              <w:kinsoku w:val="0"/>
              <w:wordWrap w:val="0"/>
              <w:autoSpaceDE w:val="0"/>
              <w:autoSpaceDN w:val="0"/>
              <w:spacing w:line="212" w:lineRule="exact"/>
              <w:jc w:val="left"/>
              <w:rPr>
                <w:del w:id="113" w:author="NAZ, Mamoona (OLDHAM MEDICAL SERVICES)" w:date="2026-09-22T12:18:00Z" w16du:dateUtc="2026-09-22T16:18:00Z"/>
                <w:rFonts w:ascii="MS Mincho" w:hAnsi="MS Mincho" w:cs="Times New Roman"/>
              </w:rPr>
            </w:pPr>
          </w:p>
          <w:p w14:paraId="760332F1" w14:textId="77777777" w:rsidR="00A81C24" w:rsidRPr="00695BE6" w:rsidRDefault="00A81C24">
            <w:pPr>
              <w:pStyle w:val="a"/>
              <w:kinsoku w:val="0"/>
              <w:wordWrap w:val="0"/>
              <w:autoSpaceDE w:val="0"/>
              <w:autoSpaceDN w:val="0"/>
              <w:spacing w:line="286" w:lineRule="exact"/>
              <w:jc w:val="left"/>
              <w:rPr>
                <w:del w:id="114" w:author="NAZ, Mamoona (OLDHAM MEDICAL SERVICES)" w:date="2026-09-22T12:18:00Z" w16du:dateUtc="2026-09-22T16:18:00Z"/>
                <w:rFonts w:ascii="MS Mincho" w:hAnsi="MS Mincho" w:cs="Times New Roman"/>
              </w:rPr>
            </w:pPr>
          </w:p>
          <w:p w14:paraId="73C64B7F" w14:textId="77777777" w:rsidR="00A81C24" w:rsidRPr="00695BE6" w:rsidRDefault="00A81C24">
            <w:pPr>
              <w:pStyle w:val="a"/>
              <w:kinsoku w:val="0"/>
              <w:wordWrap w:val="0"/>
              <w:autoSpaceDE w:val="0"/>
              <w:autoSpaceDN w:val="0"/>
              <w:spacing w:line="212" w:lineRule="exact"/>
              <w:jc w:val="left"/>
              <w:rPr>
                <w:del w:id="115" w:author="NAZ, Mamoona (OLDHAM MEDICAL SERVICES)" w:date="2026-09-22T12:18:00Z" w16du:dateUtc="2026-09-22T16:18:00Z"/>
                <w:rFonts w:ascii="MS Mincho" w:hAnsi="MS Mincho" w:cs="Times New Roman"/>
              </w:rPr>
            </w:pPr>
          </w:p>
          <w:p w14:paraId="194B4265" w14:textId="77777777" w:rsidR="00A81C24" w:rsidRPr="00695BE6" w:rsidRDefault="00A81C24">
            <w:pPr>
              <w:pStyle w:val="a"/>
              <w:kinsoku w:val="0"/>
              <w:wordWrap w:val="0"/>
              <w:autoSpaceDE w:val="0"/>
              <w:autoSpaceDN w:val="0"/>
              <w:spacing w:line="212" w:lineRule="exact"/>
              <w:jc w:val="left"/>
              <w:rPr>
                <w:del w:id="116" w:author="NAZ, Mamoona (OLDHAM MEDICAL SERVICES)" w:date="2026-09-22T12:18:00Z" w16du:dateUtc="2026-09-22T16:18:00Z"/>
                <w:rFonts w:ascii="MS Mincho" w:hAnsi="MS Mincho" w:cs="Times New Roman"/>
              </w:rPr>
            </w:pPr>
          </w:p>
          <w:p w14:paraId="773EEEE2" w14:textId="77777777" w:rsidR="00A81C24" w:rsidRPr="00695BE6" w:rsidRDefault="00A81C24">
            <w:pPr>
              <w:pStyle w:val="a"/>
              <w:kinsoku w:val="0"/>
              <w:wordWrap w:val="0"/>
              <w:autoSpaceDE w:val="0"/>
              <w:autoSpaceDN w:val="0"/>
              <w:spacing w:line="212" w:lineRule="exact"/>
              <w:jc w:val="left"/>
              <w:rPr>
                <w:del w:id="117" w:author="NAZ, Mamoona (OLDHAM MEDICAL SERVICES)" w:date="2026-09-22T12:18:00Z" w16du:dateUtc="2026-09-22T16:18:00Z"/>
                <w:rFonts w:ascii="MS Mincho" w:hAnsi="MS Mincho" w:cs="Times New Roman"/>
              </w:rPr>
            </w:pPr>
          </w:p>
          <w:p w14:paraId="445F5E45" w14:textId="77777777" w:rsidR="00A81C24" w:rsidRPr="00695BE6" w:rsidRDefault="00A81C24">
            <w:pPr>
              <w:pStyle w:val="a"/>
              <w:kinsoku w:val="0"/>
              <w:wordWrap w:val="0"/>
              <w:autoSpaceDE w:val="0"/>
              <w:autoSpaceDN w:val="0"/>
              <w:spacing w:line="212" w:lineRule="exact"/>
              <w:jc w:val="left"/>
              <w:rPr>
                <w:del w:id="118" w:author="NAZ, Mamoona (OLDHAM MEDICAL SERVICES)" w:date="2026-09-22T12:18:00Z" w16du:dateUtc="2026-09-22T16:18:00Z"/>
                <w:rFonts w:ascii="MS Mincho" w:hAnsi="MS Mincho" w:cs="Times New Roman"/>
              </w:rPr>
            </w:pPr>
            <w:del w:id="119" w:author="NAZ, Mamoona (OLDHAM MEDICAL SERVICES)" w:date="2026-09-22T12:18:00Z" w16du:dateUtc="2026-09-22T16:18:00Z">
              <w:r w:rsidRPr="00695BE6">
                <w:rPr>
                  <w:rFonts w:ascii="MS Mincho" w:hAnsi="MS Mincho" w:cs="Times New Roman"/>
                </w:rPr>
                <w:delText xml:space="preserve"> </w:delText>
              </w:r>
              <w:r w:rsidRPr="00695BE6">
                <w:rPr>
                  <w:rFonts w:ascii="MS Mincho" w:hAnsi="MS Mincho" w:hint="eastAsia"/>
                </w:rPr>
                <w:delText>研究経過</w:delText>
              </w:r>
            </w:del>
          </w:p>
          <w:p w14:paraId="19B054CF" w14:textId="77777777" w:rsidR="00A81C24" w:rsidRPr="00695BE6" w:rsidRDefault="00A81C24">
            <w:pPr>
              <w:pStyle w:val="a"/>
              <w:kinsoku w:val="0"/>
              <w:wordWrap w:val="0"/>
              <w:autoSpaceDE w:val="0"/>
              <w:autoSpaceDN w:val="0"/>
              <w:spacing w:line="212" w:lineRule="exact"/>
              <w:jc w:val="left"/>
              <w:rPr>
                <w:del w:id="120" w:author="NAZ, Mamoona (OLDHAM MEDICAL SERVICES)" w:date="2026-09-22T12:18:00Z" w16du:dateUtc="2026-09-22T16:18:00Z"/>
                <w:rFonts w:ascii="MS Mincho" w:hAnsi="MS Mincho" w:cs="Times New Roman"/>
              </w:rPr>
            </w:pPr>
            <w:del w:id="121" w:author="NAZ, Mamoona (OLDHAM MEDICAL SERVICES)" w:date="2026-09-22T12:18:00Z" w16du:dateUtc="2026-09-22T16:18:00Z">
              <w:r w:rsidRPr="00695BE6">
                <w:rPr>
                  <w:rFonts w:ascii="MS Mincho" w:hAnsi="MS Mincho" w:cs="Times New Roman"/>
                </w:rPr>
                <w:delText xml:space="preserve"> </w:delText>
              </w:r>
              <w:r w:rsidRPr="00695BE6">
                <w:rPr>
                  <w:rFonts w:ascii="MS Mincho" w:hAnsi="MS Mincho" w:hint="eastAsia"/>
                </w:rPr>
                <w:delText>・</w:delText>
              </w:r>
              <w:r w:rsidRPr="00695BE6">
                <w:rPr>
                  <w:rFonts w:ascii="MS Mincho" w:hAnsi="MS Mincho" w:hint="eastAsia"/>
                  <w:sz w:val="20"/>
                  <w:szCs w:val="20"/>
                </w:rPr>
                <w:delText>内容</w:delText>
              </w:r>
            </w:del>
          </w:p>
          <w:p w14:paraId="535796DB" w14:textId="77777777" w:rsidR="00C627A0" w:rsidRPr="00695BE6" w:rsidRDefault="00A81C24" w:rsidP="00C627A0">
            <w:pPr>
              <w:pStyle w:val="a"/>
              <w:kinsoku w:val="0"/>
              <w:autoSpaceDE w:val="0"/>
              <w:autoSpaceDN w:val="0"/>
              <w:spacing w:line="286" w:lineRule="exact"/>
              <w:jc w:val="center"/>
              <w:rPr>
                <w:del w:id="122" w:author="NAZ, Mamoona (OLDHAM MEDICAL SERVICES)" w:date="2026-09-22T12:18:00Z" w16du:dateUtc="2026-09-22T16:18:00Z"/>
                <w:rFonts w:ascii="MS Mincho" w:hAnsi="MS Mincho"/>
                <w:sz w:val="16"/>
                <w:szCs w:val="16"/>
              </w:rPr>
            </w:pPr>
            <w:del w:id="123" w:author="NAZ, Mamoona (OLDHAM MEDICAL SERVICES)" w:date="2026-09-22T12:18:00Z" w16du:dateUtc="2026-09-22T16:18:00Z">
              <w:r w:rsidRPr="00695BE6">
                <w:rPr>
                  <w:rFonts w:ascii="MS Mincho" w:hAnsi="MS Mincho" w:hint="eastAsia"/>
                  <w:sz w:val="16"/>
                  <w:szCs w:val="16"/>
                </w:rPr>
                <w:delText>（研究開始～</w:delText>
              </w:r>
            </w:del>
          </w:p>
          <w:p w14:paraId="47BFE6E5" w14:textId="77777777" w:rsidR="00C627A0" w:rsidRPr="00695BE6" w:rsidRDefault="00A81C24" w:rsidP="00C627A0">
            <w:pPr>
              <w:pStyle w:val="a"/>
              <w:kinsoku w:val="0"/>
              <w:wordWrap w:val="0"/>
              <w:autoSpaceDE w:val="0"/>
              <w:autoSpaceDN w:val="0"/>
              <w:spacing w:line="286" w:lineRule="exact"/>
              <w:jc w:val="center"/>
              <w:rPr>
                <w:del w:id="124" w:author="NAZ, Mamoona (OLDHAM MEDICAL SERVICES)" w:date="2026-09-22T12:18:00Z" w16du:dateUtc="2026-09-22T16:18:00Z"/>
                <w:rFonts w:ascii="MS Mincho" w:hAnsi="MS Mincho"/>
                <w:sz w:val="16"/>
                <w:szCs w:val="16"/>
              </w:rPr>
            </w:pPr>
            <w:del w:id="125" w:author="NAZ, Mamoona (OLDHAM MEDICAL SERVICES)" w:date="2026-09-22T12:18:00Z" w16du:dateUtc="2026-09-22T16:18:00Z">
              <w:r w:rsidRPr="00695BE6">
                <w:rPr>
                  <w:rFonts w:ascii="MS Mincho" w:hAnsi="MS Mincho" w:hint="eastAsia"/>
                  <w:sz w:val="16"/>
                  <w:szCs w:val="16"/>
                </w:rPr>
                <w:delText>研究終了まで</w:delText>
              </w:r>
            </w:del>
          </w:p>
          <w:p w14:paraId="1CB25794" w14:textId="624337C8" w:rsidR="00A81C24" w:rsidRPr="00695BE6" w:rsidRDefault="00A81C24" w:rsidP="00C627A0">
            <w:pPr>
              <w:pStyle w:val="a"/>
              <w:kinsoku w:val="0"/>
              <w:wordWrap w:val="0"/>
              <w:autoSpaceDE w:val="0"/>
              <w:autoSpaceDN w:val="0"/>
              <w:spacing w:line="286" w:lineRule="exact"/>
              <w:jc w:val="center"/>
              <w:rPr>
                <w:del w:id="126" w:author="NAZ, Mamoona (OLDHAM MEDICAL SERVICES)" w:date="2026-09-22T12:18:00Z" w16du:dateUtc="2026-09-22T16:18:00Z"/>
                <w:rFonts w:ascii="MS Mincho" w:hAnsi="MS Mincho" w:cs="Times New Roman"/>
              </w:rPr>
            </w:pPr>
            <w:del w:id="127" w:author="NAZ, Mamoona (OLDHAM MEDICAL SERVICES)" w:date="2026-09-22T12:18:00Z" w16du:dateUtc="2026-09-22T16:18:00Z">
              <w:r w:rsidRPr="00695BE6">
                <w:rPr>
                  <w:rFonts w:ascii="MS Mincho" w:hAnsi="MS Mincho" w:hint="eastAsia"/>
                  <w:sz w:val="16"/>
                  <w:szCs w:val="16"/>
                </w:rPr>
                <w:delText>の経過・内容を記入する。）</w:delText>
              </w:r>
            </w:del>
          </w:p>
          <w:p w14:paraId="00D67C18" w14:textId="77777777" w:rsidR="00A81C24" w:rsidRPr="00695BE6" w:rsidRDefault="00A81C24">
            <w:pPr>
              <w:pStyle w:val="a"/>
              <w:kinsoku w:val="0"/>
              <w:wordWrap w:val="0"/>
              <w:autoSpaceDE w:val="0"/>
              <w:autoSpaceDN w:val="0"/>
              <w:spacing w:line="212" w:lineRule="exact"/>
              <w:jc w:val="left"/>
              <w:rPr>
                <w:del w:id="128" w:author="NAZ, Mamoona (OLDHAM MEDICAL SERVICES)" w:date="2026-09-22T12:18:00Z" w16du:dateUtc="2026-09-22T16:18:00Z"/>
                <w:rFonts w:ascii="MS Mincho" w:hAnsi="MS Mincho" w:cs="Times New Roman"/>
              </w:rPr>
            </w:pPr>
          </w:p>
          <w:p w14:paraId="3F636874" w14:textId="77777777" w:rsidR="00A81C24" w:rsidRPr="00695BE6" w:rsidRDefault="00A81C24">
            <w:pPr>
              <w:pStyle w:val="a"/>
              <w:kinsoku w:val="0"/>
              <w:wordWrap w:val="0"/>
              <w:autoSpaceDE w:val="0"/>
              <w:autoSpaceDN w:val="0"/>
              <w:spacing w:line="212" w:lineRule="exact"/>
              <w:jc w:val="left"/>
              <w:rPr>
                <w:del w:id="129" w:author="NAZ, Mamoona (OLDHAM MEDICAL SERVICES)" w:date="2026-09-22T12:18:00Z" w16du:dateUtc="2026-09-22T16:18:00Z"/>
                <w:rFonts w:ascii="MS Mincho" w:hAnsi="MS Mincho" w:cs="Times New Roman"/>
              </w:rPr>
            </w:pPr>
          </w:p>
          <w:p w14:paraId="63AB0BC6" w14:textId="77777777" w:rsidR="00A81C24" w:rsidRPr="00695BE6" w:rsidRDefault="00A81C24">
            <w:pPr>
              <w:pStyle w:val="a"/>
              <w:kinsoku w:val="0"/>
              <w:wordWrap w:val="0"/>
              <w:autoSpaceDE w:val="0"/>
              <w:autoSpaceDN w:val="0"/>
              <w:spacing w:line="212" w:lineRule="exact"/>
              <w:jc w:val="left"/>
              <w:rPr>
                <w:del w:id="130" w:author="NAZ, Mamoona (OLDHAM MEDICAL SERVICES)" w:date="2026-09-22T12:18:00Z" w16du:dateUtc="2026-09-22T16:18:00Z"/>
                <w:rFonts w:ascii="MS Mincho" w:hAnsi="MS Mincho" w:cs="Times New Roman"/>
              </w:rPr>
            </w:pPr>
          </w:p>
          <w:p w14:paraId="33EF83DF" w14:textId="77777777" w:rsidR="00A81C24" w:rsidRPr="00695BE6" w:rsidRDefault="00A81C24">
            <w:pPr>
              <w:pStyle w:val="a"/>
              <w:kinsoku w:val="0"/>
              <w:wordWrap w:val="0"/>
              <w:autoSpaceDE w:val="0"/>
              <w:autoSpaceDN w:val="0"/>
              <w:spacing w:line="212" w:lineRule="exact"/>
              <w:jc w:val="left"/>
              <w:rPr>
                <w:del w:id="131" w:author="NAZ, Mamoona (OLDHAM MEDICAL SERVICES)" w:date="2026-09-22T12:18:00Z" w16du:dateUtc="2026-09-22T16:18:00Z"/>
                <w:rFonts w:ascii="MS Mincho" w:hAnsi="MS Mincho" w:cs="Times New Roman"/>
              </w:rPr>
            </w:pPr>
          </w:p>
          <w:p w14:paraId="06A2CCCB" w14:textId="77777777" w:rsidR="00A81C24" w:rsidRPr="00695BE6" w:rsidRDefault="00A81C24">
            <w:pPr>
              <w:pStyle w:val="a"/>
              <w:kinsoku w:val="0"/>
              <w:wordWrap w:val="0"/>
              <w:autoSpaceDE w:val="0"/>
              <w:autoSpaceDN w:val="0"/>
              <w:spacing w:line="212" w:lineRule="exact"/>
              <w:jc w:val="left"/>
              <w:rPr>
                <w:del w:id="132" w:author="NAZ, Mamoona (OLDHAM MEDICAL SERVICES)" w:date="2026-09-22T12:18:00Z" w16du:dateUtc="2026-09-22T16:18:00Z"/>
                <w:rFonts w:ascii="MS Mincho" w:hAnsi="MS Mincho" w:cs="Times New Roman"/>
              </w:rPr>
            </w:pPr>
          </w:p>
          <w:p w14:paraId="2E9745DD" w14:textId="77777777" w:rsidR="00A81C24" w:rsidRPr="00695BE6" w:rsidRDefault="00A81C24">
            <w:pPr>
              <w:pStyle w:val="a"/>
              <w:kinsoku w:val="0"/>
              <w:wordWrap w:val="0"/>
              <w:autoSpaceDE w:val="0"/>
              <w:autoSpaceDN w:val="0"/>
              <w:spacing w:line="212" w:lineRule="exact"/>
              <w:jc w:val="left"/>
              <w:rPr>
                <w:del w:id="133" w:author="NAZ, Mamoona (OLDHAM MEDICAL SERVICES)" w:date="2026-09-22T12:18:00Z" w16du:dateUtc="2026-09-22T16:18:00Z"/>
                <w:rFonts w:ascii="MS Mincho" w:hAnsi="MS Mincho" w:cs="Times New Roman"/>
              </w:rPr>
            </w:pPr>
          </w:p>
          <w:p w14:paraId="7C5FF903" w14:textId="77777777" w:rsidR="00A81C24" w:rsidRPr="00695BE6" w:rsidRDefault="00A81C24">
            <w:pPr>
              <w:pStyle w:val="a"/>
              <w:kinsoku w:val="0"/>
              <w:wordWrap w:val="0"/>
              <w:autoSpaceDE w:val="0"/>
              <w:autoSpaceDN w:val="0"/>
              <w:spacing w:line="212" w:lineRule="exact"/>
              <w:jc w:val="left"/>
              <w:rPr>
                <w:del w:id="134" w:author="NAZ, Mamoona (OLDHAM MEDICAL SERVICES)" w:date="2026-09-22T12:18:00Z" w16du:dateUtc="2026-09-22T16:18:00Z"/>
                <w:rFonts w:ascii="MS Mincho" w:hAnsi="MS Mincho" w:cs="Times New Roman"/>
              </w:rPr>
            </w:pPr>
          </w:p>
          <w:p w14:paraId="08E0DE1B" w14:textId="77777777" w:rsidR="00A81C24" w:rsidRPr="00695BE6" w:rsidRDefault="00A81C24">
            <w:pPr>
              <w:pStyle w:val="a"/>
              <w:kinsoku w:val="0"/>
              <w:wordWrap w:val="0"/>
              <w:autoSpaceDE w:val="0"/>
              <w:autoSpaceDN w:val="0"/>
              <w:spacing w:line="212" w:lineRule="exact"/>
              <w:jc w:val="left"/>
              <w:rPr>
                <w:del w:id="135" w:author="NAZ, Mamoona (OLDHAM MEDICAL SERVICES)" w:date="2026-09-22T12:18:00Z" w16du:dateUtc="2026-09-22T16:18:00Z"/>
                <w:rFonts w:ascii="MS Mincho" w:hAnsi="MS Mincho" w:cs="Times New Roman"/>
              </w:rPr>
            </w:pPr>
          </w:p>
          <w:p w14:paraId="35B56895" w14:textId="77777777" w:rsidR="00A81C24" w:rsidRPr="00695BE6" w:rsidRDefault="00A81C24">
            <w:pPr>
              <w:pStyle w:val="a"/>
              <w:kinsoku w:val="0"/>
              <w:wordWrap w:val="0"/>
              <w:autoSpaceDE w:val="0"/>
              <w:autoSpaceDN w:val="0"/>
              <w:spacing w:line="212" w:lineRule="exact"/>
              <w:jc w:val="left"/>
              <w:rPr>
                <w:del w:id="136" w:author="NAZ, Mamoona (OLDHAM MEDICAL SERVICES)" w:date="2026-09-22T12:18:00Z" w16du:dateUtc="2026-09-22T16:18:00Z"/>
                <w:rFonts w:ascii="MS Mincho" w:hAnsi="MS Mincho" w:cs="Times New Roman"/>
              </w:rPr>
            </w:pPr>
          </w:p>
          <w:p w14:paraId="0B79ED81" w14:textId="77777777" w:rsidR="00A81C24" w:rsidRPr="00695BE6" w:rsidRDefault="00A81C24">
            <w:pPr>
              <w:pStyle w:val="a"/>
              <w:kinsoku w:val="0"/>
              <w:wordWrap w:val="0"/>
              <w:autoSpaceDE w:val="0"/>
              <w:autoSpaceDN w:val="0"/>
              <w:spacing w:line="212" w:lineRule="exact"/>
              <w:jc w:val="left"/>
              <w:rPr>
                <w:del w:id="137" w:author="NAZ, Mamoona (OLDHAM MEDICAL SERVICES)" w:date="2026-09-22T12:18:00Z" w16du:dateUtc="2026-09-22T16:18:00Z"/>
                <w:rFonts w:ascii="MS Mincho" w:hAnsi="MS Mincho" w:cs="Times New Roman"/>
              </w:rPr>
            </w:pPr>
          </w:p>
          <w:p w14:paraId="5F992B61" w14:textId="77777777" w:rsidR="00A81C24" w:rsidRPr="00695BE6" w:rsidRDefault="00A81C24">
            <w:pPr>
              <w:pStyle w:val="a"/>
              <w:kinsoku w:val="0"/>
              <w:wordWrap w:val="0"/>
              <w:autoSpaceDE w:val="0"/>
              <w:autoSpaceDN w:val="0"/>
              <w:spacing w:line="212" w:lineRule="exact"/>
              <w:jc w:val="left"/>
              <w:rPr>
                <w:del w:id="138" w:author="NAZ, Mamoona (OLDHAM MEDICAL SERVICES)" w:date="2026-09-22T12:18:00Z" w16du:dateUtc="2026-09-22T16:18:00Z"/>
                <w:rFonts w:ascii="MS Mincho" w:hAnsi="MS Mincho" w:cs="Times New Roman"/>
              </w:rPr>
            </w:pPr>
          </w:p>
          <w:p w14:paraId="122206F3" w14:textId="77777777" w:rsidR="00A81C24" w:rsidRPr="00695BE6" w:rsidRDefault="00A81C24">
            <w:pPr>
              <w:pStyle w:val="a"/>
              <w:kinsoku w:val="0"/>
              <w:wordWrap w:val="0"/>
              <w:autoSpaceDE w:val="0"/>
              <w:autoSpaceDN w:val="0"/>
              <w:spacing w:line="212" w:lineRule="exact"/>
              <w:jc w:val="left"/>
              <w:rPr>
                <w:del w:id="139" w:author="NAZ, Mamoona (OLDHAM MEDICAL SERVICES)" w:date="2026-09-22T12:18:00Z" w16du:dateUtc="2026-09-22T16:18:00Z"/>
                <w:rFonts w:ascii="MS Mincho" w:hAnsi="MS Mincho" w:cs="Times New Roman"/>
              </w:rPr>
            </w:pPr>
          </w:p>
          <w:p w14:paraId="3E716288" w14:textId="77777777" w:rsidR="00A81C24" w:rsidRPr="00695BE6" w:rsidRDefault="00A81C24">
            <w:pPr>
              <w:pStyle w:val="a"/>
              <w:kinsoku w:val="0"/>
              <w:wordWrap w:val="0"/>
              <w:autoSpaceDE w:val="0"/>
              <w:autoSpaceDN w:val="0"/>
              <w:spacing w:line="286" w:lineRule="exact"/>
              <w:jc w:val="left"/>
              <w:rPr>
                <w:del w:id="140" w:author="NAZ, Mamoona (OLDHAM MEDICAL SERVICES)" w:date="2026-09-22T12:18:00Z" w16du:dateUtc="2026-09-22T16:18:00Z"/>
                <w:rFonts w:ascii="MS Mincho" w:hAnsi="MS Mincho" w:cs="Times New Roman"/>
              </w:rPr>
            </w:pPr>
          </w:p>
        </w:tc>
        <w:tc>
          <w:tcPr>
            <w:tcW w:w="1789" w:type="dxa"/>
            <w:tcBorders>
              <w:top w:val="single" w:sz="4" w:space="0" w:color="000000"/>
              <w:left w:val="single" w:sz="4" w:space="0" w:color="000000"/>
              <w:bottom w:val="single" w:sz="4" w:space="0" w:color="000000"/>
              <w:right w:val="single" w:sz="4" w:space="0" w:color="000000"/>
            </w:tcBorders>
          </w:tcPr>
          <w:p w14:paraId="1EDDD579" w14:textId="77777777" w:rsidR="00A81C24" w:rsidRPr="00695BE6" w:rsidRDefault="00A81C24">
            <w:pPr>
              <w:pStyle w:val="a"/>
              <w:kinsoku w:val="0"/>
              <w:wordWrap w:val="0"/>
              <w:autoSpaceDE w:val="0"/>
              <w:autoSpaceDN w:val="0"/>
              <w:spacing w:line="212" w:lineRule="exact"/>
              <w:jc w:val="left"/>
              <w:rPr>
                <w:del w:id="141" w:author="NAZ, Mamoona (OLDHAM MEDICAL SERVICES)" w:date="2026-09-22T12:18:00Z" w16du:dateUtc="2026-09-22T16:18:00Z"/>
                <w:rFonts w:ascii="MS Mincho" w:hAnsi="MS Mincho" w:cs="Times New Roman"/>
              </w:rPr>
            </w:pPr>
          </w:p>
          <w:p w14:paraId="3F53432C" w14:textId="77777777" w:rsidR="00A81C24" w:rsidRPr="00695BE6" w:rsidRDefault="00A81C24">
            <w:pPr>
              <w:pStyle w:val="a"/>
              <w:kinsoku w:val="0"/>
              <w:wordWrap w:val="0"/>
              <w:autoSpaceDE w:val="0"/>
              <w:autoSpaceDN w:val="0"/>
              <w:spacing w:line="286" w:lineRule="exact"/>
              <w:jc w:val="left"/>
              <w:rPr>
                <w:del w:id="142" w:author="NAZ, Mamoona (OLDHAM MEDICAL SERVICES)" w:date="2026-09-22T12:18:00Z" w16du:dateUtc="2026-09-22T16:18:00Z"/>
                <w:rFonts w:ascii="MS Mincho" w:hAnsi="MS Mincho" w:cs="Times New Roman"/>
              </w:rPr>
            </w:pPr>
            <w:del w:id="143" w:author="NAZ, Mamoona (OLDHAM MEDICAL SERVICES)" w:date="2026-09-22T12:18:00Z" w16du:dateUtc="2026-09-22T16:18:00Z">
              <w:r w:rsidRPr="00695BE6">
                <w:rPr>
                  <w:rFonts w:ascii="MS Mincho" w:hAnsi="MS Mincho" w:hint="eastAsia"/>
                </w:rPr>
                <w:delText xml:space="preserve">　　年　月</w:delText>
              </w:r>
            </w:del>
          </w:p>
        </w:tc>
        <w:tc>
          <w:tcPr>
            <w:tcW w:w="6944" w:type="dxa"/>
            <w:tcBorders>
              <w:top w:val="single" w:sz="4" w:space="0" w:color="000000"/>
              <w:left w:val="single" w:sz="4" w:space="0" w:color="000000"/>
              <w:bottom w:val="single" w:sz="4" w:space="0" w:color="000000"/>
              <w:right w:val="single" w:sz="4" w:space="0" w:color="000000"/>
            </w:tcBorders>
          </w:tcPr>
          <w:p w14:paraId="7844BC02" w14:textId="77777777" w:rsidR="00A81C24" w:rsidRPr="00695BE6" w:rsidRDefault="00A81C24">
            <w:pPr>
              <w:pStyle w:val="a"/>
              <w:kinsoku w:val="0"/>
              <w:wordWrap w:val="0"/>
              <w:autoSpaceDE w:val="0"/>
              <w:autoSpaceDN w:val="0"/>
              <w:spacing w:line="212" w:lineRule="exact"/>
              <w:jc w:val="left"/>
              <w:rPr>
                <w:del w:id="144" w:author="NAZ, Mamoona (OLDHAM MEDICAL SERVICES)" w:date="2026-09-22T12:18:00Z" w16du:dateUtc="2026-09-22T16:18:00Z"/>
                <w:rFonts w:ascii="MS Mincho" w:hAnsi="MS Mincho" w:cs="Times New Roman"/>
              </w:rPr>
            </w:pPr>
          </w:p>
          <w:p w14:paraId="7FED8E6F" w14:textId="77777777" w:rsidR="00A81C24" w:rsidRPr="00695BE6" w:rsidRDefault="00A81C24">
            <w:pPr>
              <w:pStyle w:val="a"/>
              <w:kinsoku w:val="0"/>
              <w:wordWrap w:val="0"/>
              <w:autoSpaceDE w:val="0"/>
              <w:autoSpaceDN w:val="0"/>
              <w:spacing w:line="286" w:lineRule="exact"/>
              <w:jc w:val="left"/>
              <w:rPr>
                <w:del w:id="145" w:author="NAZ, Mamoona (OLDHAM MEDICAL SERVICES)" w:date="2026-09-22T12:18:00Z" w16du:dateUtc="2026-09-22T16:18:00Z"/>
                <w:rFonts w:ascii="MS Mincho" w:hAnsi="MS Mincho" w:cs="Times New Roman"/>
              </w:rPr>
            </w:pPr>
            <w:del w:id="146" w:author="NAZ, Mamoona (OLDHAM MEDICAL SERVICES)" w:date="2026-09-22T12:18:00Z" w16du:dateUtc="2026-09-22T16:18:00Z">
              <w:r w:rsidRPr="00695BE6">
                <w:rPr>
                  <w:rFonts w:ascii="MS Mincho" w:hAnsi="MS Mincho" w:cs="Times New Roman"/>
                </w:rPr>
                <w:delText xml:space="preserve">             </w:delText>
              </w:r>
              <w:r w:rsidRPr="00695BE6">
                <w:rPr>
                  <w:rFonts w:ascii="MS Mincho" w:hAnsi="MS Mincho" w:hint="eastAsia"/>
                </w:rPr>
                <w:delText>内　　　　　　容</w:delText>
              </w:r>
            </w:del>
          </w:p>
        </w:tc>
      </w:tr>
      <w:tr w:rsidR="00A81C24" w:rsidRPr="00695BE6" w14:paraId="32F377CE" w14:textId="77777777" w:rsidTr="00C47478">
        <w:trPr>
          <w:trHeight w:val="5402"/>
          <w:del w:id="147" w:author="NAZ, Mamoona (OLDHAM MEDICAL SERVICES)" w:date="2026-09-22T12:18:00Z" w16du:dateUtc="2026-09-22T16:18:00Z"/>
        </w:trPr>
        <w:tc>
          <w:tcPr>
            <w:tcW w:w="1368" w:type="dxa"/>
            <w:vMerge/>
            <w:tcBorders>
              <w:left w:val="single" w:sz="4" w:space="0" w:color="000000"/>
              <w:bottom w:val="single" w:sz="4" w:space="0" w:color="000000"/>
              <w:right w:val="single" w:sz="4" w:space="0" w:color="000000"/>
            </w:tcBorders>
          </w:tcPr>
          <w:p w14:paraId="225C4CFF" w14:textId="77777777" w:rsidR="00A81C24" w:rsidRPr="00695BE6" w:rsidRDefault="00A81C24">
            <w:pPr>
              <w:rPr>
                <w:del w:id="148" w:author="NAZ, Mamoona (OLDHAM MEDICAL SERVICES)" w:date="2026-09-22T12:18:00Z" w16du:dateUtc="2026-09-22T16:18:00Z"/>
                <w:rFonts w:ascii="MS Mincho" w:hAnsi="MS Mincho"/>
              </w:rPr>
            </w:pPr>
          </w:p>
        </w:tc>
        <w:tc>
          <w:tcPr>
            <w:tcW w:w="1789" w:type="dxa"/>
            <w:tcBorders>
              <w:top w:val="single" w:sz="4" w:space="0" w:color="000000"/>
              <w:left w:val="single" w:sz="4" w:space="0" w:color="000000"/>
              <w:bottom w:val="single" w:sz="4" w:space="0" w:color="000000"/>
              <w:right w:val="single" w:sz="4" w:space="0" w:color="000000"/>
            </w:tcBorders>
          </w:tcPr>
          <w:p w14:paraId="4A02959F" w14:textId="77777777" w:rsidR="00A81C24" w:rsidRPr="00695BE6" w:rsidRDefault="00A81C24">
            <w:pPr>
              <w:pStyle w:val="a"/>
              <w:kinsoku w:val="0"/>
              <w:wordWrap w:val="0"/>
              <w:autoSpaceDE w:val="0"/>
              <w:autoSpaceDN w:val="0"/>
              <w:spacing w:line="212" w:lineRule="exact"/>
              <w:jc w:val="left"/>
              <w:rPr>
                <w:del w:id="149" w:author="NAZ, Mamoona (OLDHAM MEDICAL SERVICES)" w:date="2026-09-22T12:18:00Z" w16du:dateUtc="2026-09-22T16:18:00Z"/>
                <w:rFonts w:ascii="MS Mincho" w:hAnsi="MS Mincho" w:cs="Times New Roman"/>
              </w:rPr>
            </w:pPr>
          </w:p>
          <w:p w14:paraId="6032DD6F" w14:textId="671621F2" w:rsidR="00A81C24" w:rsidRPr="00695BE6" w:rsidRDefault="004E7141" w:rsidP="00077EEE">
            <w:pPr>
              <w:pStyle w:val="a"/>
              <w:kinsoku w:val="0"/>
              <w:wordWrap w:val="0"/>
              <w:autoSpaceDE w:val="0"/>
              <w:autoSpaceDN w:val="0"/>
              <w:spacing w:line="286" w:lineRule="exact"/>
              <w:ind w:firstLineChars="100" w:firstLine="210"/>
              <w:jc w:val="left"/>
              <w:rPr>
                <w:del w:id="150" w:author="NAZ, Mamoona (OLDHAM MEDICAL SERVICES)" w:date="2026-09-22T12:18:00Z" w16du:dateUtc="2026-09-22T16:18:00Z"/>
                <w:rFonts w:ascii="MS Mincho" w:hAnsi="MS Mincho" w:cs="Times New Roman"/>
              </w:rPr>
            </w:pPr>
            <w:del w:id="151" w:author="NAZ, Mamoona (OLDHAM MEDICAL SERVICES)" w:date="2026-09-22T12:18:00Z" w16du:dateUtc="2026-09-22T16:18:00Z">
              <w:r w:rsidRPr="00695BE6">
                <w:rPr>
                  <w:rFonts w:ascii="MS Mincho" w:hAnsi="MS Mincho" w:hint="eastAsia"/>
                </w:rPr>
                <w:delText>令和</w:delText>
              </w:r>
              <w:r w:rsidR="002F20E3">
                <w:rPr>
                  <w:rFonts w:ascii="MS Mincho" w:hAnsi="MS Mincho" w:hint="eastAsia"/>
                </w:rPr>
                <w:delText>5</w:delText>
              </w:r>
              <w:r w:rsidR="00A81C24" w:rsidRPr="00695BE6">
                <w:rPr>
                  <w:rFonts w:ascii="MS Mincho" w:hAnsi="MS Mincho" w:hint="eastAsia"/>
                </w:rPr>
                <w:delText>年</w:delText>
              </w:r>
              <w:r w:rsidR="00755783" w:rsidRPr="00695BE6">
                <w:rPr>
                  <w:rFonts w:ascii="MS Mincho" w:hAnsi="MS Mincho" w:hint="eastAsia"/>
                </w:rPr>
                <w:delText>8</w:delText>
              </w:r>
              <w:r w:rsidR="00A81C24" w:rsidRPr="00695BE6">
                <w:rPr>
                  <w:rFonts w:ascii="MS Mincho" w:hAnsi="MS Mincho" w:hint="eastAsia"/>
                </w:rPr>
                <w:delText>月</w:delText>
              </w:r>
            </w:del>
          </w:p>
          <w:p w14:paraId="1A65E203" w14:textId="77777777" w:rsidR="00A81C24" w:rsidRPr="00695BE6" w:rsidRDefault="00A81C24">
            <w:pPr>
              <w:pStyle w:val="a"/>
              <w:kinsoku w:val="0"/>
              <w:wordWrap w:val="0"/>
              <w:autoSpaceDE w:val="0"/>
              <w:autoSpaceDN w:val="0"/>
              <w:spacing w:line="212" w:lineRule="exact"/>
              <w:jc w:val="left"/>
              <w:rPr>
                <w:del w:id="152" w:author="NAZ, Mamoona (OLDHAM MEDICAL SERVICES)" w:date="2026-09-22T12:18:00Z" w16du:dateUtc="2026-09-22T16:18:00Z"/>
                <w:rFonts w:ascii="MS Mincho" w:hAnsi="MS Mincho" w:cs="Times New Roman"/>
              </w:rPr>
            </w:pPr>
          </w:p>
          <w:p w14:paraId="519C5C23" w14:textId="77777777" w:rsidR="00A81C24" w:rsidRPr="00695BE6" w:rsidRDefault="00A81C24">
            <w:pPr>
              <w:pStyle w:val="a"/>
              <w:kinsoku w:val="0"/>
              <w:wordWrap w:val="0"/>
              <w:autoSpaceDE w:val="0"/>
              <w:autoSpaceDN w:val="0"/>
              <w:spacing w:line="212" w:lineRule="exact"/>
              <w:jc w:val="left"/>
              <w:rPr>
                <w:del w:id="153" w:author="NAZ, Mamoona (OLDHAM MEDICAL SERVICES)" w:date="2026-09-22T12:18:00Z" w16du:dateUtc="2026-09-22T16:18:00Z"/>
                <w:rFonts w:ascii="MS Mincho" w:hAnsi="MS Mincho" w:cs="Times New Roman"/>
              </w:rPr>
            </w:pPr>
          </w:p>
          <w:p w14:paraId="76879CC1" w14:textId="77777777" w:rsidR="00A81C24" w:rsidRPr="00695BE6" w:rsidRDefault="00A81C24">
            <w:pPr>
              <w:pStyle w:val="a"/>
              <w:kinsoku w:val="0"/>
              <w:wordWrap w:val="0"/>
              <w:autoSpaceDE w:val="0"/>
              <w:autoSpaceDN w:val="0"/>
              <w:spacing w:line="212" w:lineRule="exact"/>
              <w:jc w:val="left"/>
              <w:rPr>
                <w:del w:id="154" w:author="NAZ, Mamoona (OLDHAM MEDICAL SERVICES)" w:date="2026-09-22T12:18:00Z" w16du:dateUtc="2026-09-22T16:18:00Z"/>
                <w:rFonts w:ascii="MS Mincho" w:hAnsi="MS Mincho" w:cs="Times New Roman"/>
              </w:rPr>
            </w:pPr>
          </w:p>
          <w:p w14:paraId="4B95837C" w14:textId="77777777" w:rsidR="00A81C24" w:rsidRPr="00695BE6" w:rsidRDefault="00A81C24">
            <w:pPr>
              <w:pStyle w:val="a"/>
              <w:kinsoku w:val="0"/>
              <w:wordWrap w:val="0"/>
              <w:autoSpaceDE w:val="0"/>
              <w:autoSpaceDN w:val="0"/>
              <w:spacing w:line="212" w:lineRule="exact"/>
              <w:jc w:val="left"/>
              <w:rPr>
                <w:del w:id="155" w:author="NAZ, Mamoona (OLDHAM MEDICAL SERVICES)" w:date="2026-09-22T12:18:00Z" w16du:dateUtc="2026-09-22T16:18:00Z"/>
                <w:rFonts w:ascii="MS Mincho" w:hAnsi="MS Mincho" w:cs="Times New Roman"/>
              </w:rPr>
            </w:pPr>
          </w:p>
          <w:p w14:paraId="41E21120" w14:textId="77777777" w:rsidR="00A81C24" w:rsidRPr="00695BE6" w:rsidRDefault="00A81C24">
            <w:pPr>
              <w:pStyle w:val="a"/>
              <w:kinsoku w:val="0"/>
              <w:wordWrap w:val="0"/>
              <w:autoSpaceDE w:val="0"/>
              <w:autoSpaceDN w:val="0"/>
              <w:spacing w:line="212" w:lineRule="exact"/>
              <w:jc w:val="left"/>
              <w:rPr>
                <w:del w:id="156" w:author="NAZ, Mamoona (OLDHAM MEDICAL SERVICES)" w:date="2026-09-22T12:18:00Z" w16du:dateUtc="2026-09-22T16:18:00Z"/>
                <w:rFonts w:ascii="MS Mincho" w:hAnsi="MS Mincho" w:cs="Times New Roman"/>
              </w:rPr>
            </w:pPr>
          </w:p>
          <w:p w14:paraId="18B7D3BE" w14:textId="77777777" w:rsidR="00A81C24" w:rsidRPr="00695BE6" w:rsidRDefault="00A81C24">
            <w:pPr>
              <w:pStyle w:val="a"/>
              <w:kinsoku w:val="0"/>
              <w:wordWrap w:val="0"/>
              <w:autoSpaceDE w:val="0"/>
              <w:autoSpaceDN w:val="0"/>
              <w:spacing w:line="212" w:lineRule="exact"/>
              <w:jc w:val="left"/>
              <w:rPr>
                <w:del w:id="157" w:author="NAZ, Mamoona (OLDHAM MEDICAL SERVICES)" w:date="2026-09-22T12:18:00Z" w16du:dateUtc="2026-09-22T16:18:00Z"/>
                <w:rFonts w:ascii="MS Mincho" w:hAnsi="MS Mincho" w:cs="Times New Roman"/>
              </w:rPr>
            </w:pPr>
          </w:p>
          <w:p w14:paraId="5F42CEB4" w14:textId="77777777" w:rsidR="00A81C24" w:rsidRPr="00695BE6" w:rsidRDefault="00A81C24">
            <w:pPr>
              <w:pStyle w:val="a"/>
              <w:kinsoku w:val="0"/>
              <w:wordWrap w:val="0"/>
              <w:autoSpaceDE w:val="0"/>
              <w:autoSpaceDN w:val="0"/>
              <w:spacing w:line="212" w:lineRule="exact"/>
              <w:jc w:val="left"/>
              <w:rPr>
                <w:del w:id="158" w:author="NAZ, Mamoona (OLDHAM MEDICAL SERVICES)" w:date="2026-09-22T12:18:00Z" w16du:dateUtc="2026-09-22T16:18:00Z"/>
                <w:rFonts w:ascii="MS Mincho" w:hAnsi="MS Mincho" w:cs="Times New Roman"/>
              </w:rPr>
            </w:pPr>
          </w:p>
          <w:p w14:paraId="2100AF73" w14:textId="77777777" w:rsidR="00A81C24" w:rsidRPr="00695BE6" w:rsidRDefault="00A81C24">
            <w:pPr>
              <w:pStyle w:val="a"/>
              <w:kinsoku w:val="0"/>
              <w:wordWrap w:val="0"/>
              <w:autoSpaceDE w:val="0"/>
              <w:autoSpaceDN w:val="0"/>
              <w:spacing w:line="212" w:lineRule="exact"/>
              <w:jc w:val="left"/>
              <w:rPr>
                <w:del w:id="159" w:author="NAZ, Mamoona (OLDHAM MEDICAL SERVICES)" w:date="2026-09-22T12:18:00Z" w16du:dateUtc="2026-09-22T16:18:00Z"/>
                <w:rFonts w:ascii="MS Mincho" w:hAnsi="MS Mincho" w:cs="Times New Roman"/>
              </w:rPr>
            </w:pPr>
          </w:p>
          <w:p w14:paraId="3257A35F" w14:textId="77777777" w:rsidR="00A81C24" w:rsidRPr="00695BE6" w:rsidRDefault="00A81C24">
            <w:pPr>
              <w:pStyle w:val="a"/>
              <w:kinsoku w:val="0"/>
              <w:wordWrap w:val="0"/>
              <w:autoSpaceDE w:val="0"/>
              <w:autoSpaceDN w:val="0"/>
              <w:spacing w:line="286" w:lineRule="exact"/>
              <w:jc w:val="left"/>
              <w:rPr>
                <w:del w:id="160" w:author="NAZ, Mamoona (OLDHAM MEDICAL SERVICES)" w:date="2026-09-22T12:18:00Z" w16du:dateUtc="2026-09-22T16:18:00Z"/>
                <w:rFonts w:ascii="MS Mincho" w:hAnsi="MS Mincho" w:cs="Times New Roman"/>
              </w:rPr>
            </w:pPr>
          </w:p>
          <w:p w14:paraId="6723501F" w14:textId="77777777" w:rsidR="00A81C24" w:rsidRPr="00695BE6" w:rsidRDefault="00A81C24">
            <w:pPr>
              <w:pStyle w:val="a"/>
              <w:kinsoku w:val="0"/>
              <w:wordWrap w:val="0"/>
              <w:autoSpaceDE w:val="0"/>
              <w:autoSpaceDN w:val="0"/>
              <w:spacing w:line="212" w:lineRule="exact"/>
              <w:jc w:val="left"/>
              <w:rPr>
                <w:del w:id="161" w:author="NAZ, Mamoona (OLDHAM MEDICAL SERVICES)" w:date="2026-09-22T12:18:00Z" w16du:dateUtc="2026-09-22T16:18:00Z"/>
                <w:rFonts w:ascii="MS Mincho" w:hAnsi="MS Mincho" w:cs="Times New Roman"/>
              </w:rPr>
            </w:pPr>
          </w:p>
          <w:p w14:paraId="50C5A295" w14:textId="77777777" w:rsidR="00A81C24" w:rsidRPr="00695BE6" w:rsidRDefault="00A81C24">
            <w:pPr>
              <w:pStyle w:val="a"/>
              <w:kinsoku w:val="0"/>
              <w:wordWrap w:val="0"/>
              <w:autoSpaceDE w:val="0"/>
              <w:autoSpaceDN w:val="0"/>
              <w:spacing w:line="212" w:lineRule="exact"/>
              <w:jc w:val="left"/>
              <w:rPr>
                <w:del w:id="162" w:author="NAZ, Mamoona (OLDHAM MEDICAL SERVICES)" w:date="2026-09-22T12:18:00Z" w16du:dateUtc="2026-09-22T16:18:00Z"/>
                <w:rFonts w:ascii="MS Mincho" w:hAnsi="MS Mincho" w:cs="Times New Roman"/>
              </w:rPr>
            </w:pPr>
          </w:p>
          <w:p w14:paraId="48FB087E" w14:textId="77777777" w:rsidR="00A81C24" w:rsidRPr="00695BE6" w:rsidRDefault="00A81C24">
            <w:pPr>
              <w:pStyle w:val="a"/>
              <w:kinsoku w:val="0"/>
              <w:wordWrap w:val="0"/>
              <w:autoSpaceDE w:val="0"/>
              <w:autoSpaceDN w:val="0"/>
              <w:spacing w:line="212" w:lineRule="exact"/>
              <w:jc w:val="left"/>
              <w:rPr>
                <w:del w:id="163" w:author="NAZ, Mamoona (OLDHAM MEDICAL SERVICES)" w:date="2026-09-22T12:18:00Z" w16du:dateUtc="2026-09-22T16:18:00Z"/>
                <w:rFonts w:ascii="MS Mincho" w:hAnsi="MS Mincho" w:cs="Times New Roman"/>
              </w:rPr>
            </w:pPr>
          </w:p>
          <w:p w14:paraId="6181A5DC" w14:textId="77777777" w:rsidR="00A81C24" w:rsidRPr="00695BE6" w:rsidRDefault="00A81C24">
            <w:pPr>
              <w:pStyle w:val="a"/>
              <w:kinsoku w:val="0"/>
              <w:wordWrap w:val="0"/>
              <w:autoSpaceDE w:val="0"/>
              <w:autoSpaceDN w:val="0"/>
              <w:spacing w:line="212" w:lineRule="exact"/>
              <w:jc w:val="left"/>
              <w:rPr>
                <w:del w:id="164" w:author="NAZ, Mamoona (OLDHAM MEDICAL SERVICES)" w:date="2026-09-22T12:18:00Z" w16du:dateUtc="2026-09-22T16:18:00Z"/>
                <w:rFonts w:ascii="MS Mincho" w:hAnsi="MS Mincho" w:cs="Times New Roman"/>
              </w:rPr>
            </w:pPr>
          </w:p>
          <w:p w14:paraId="45C4CBD4" w14:textId="77777777" w:rsidR="00A81C24" w:rsidRPr="00695BE6" w:rsidRDefault="00A81C24">
            <w:pPr>
              <w:pStyle w:val="a"/>
              <w:kinsoku w:val="0"/>
              <w:wordWrap w:val="0"/>
              <w:autoSpaceDE w:val="0"/>
              <w:autoSpaceDN w:val="0"/>
              <w:spacing w:line="212" w:lineRule="exact"/>
              <w:jc w:val="left"/>
              <w:rPr>
                <w:del w:id="165" w:author="NAZ, Mamoona (OLDHAM MEDICAL SERVICES)" w:date="2026-09-22T12:18:00Z" w16du:dateUtc="2026-09-22T16:18:00Z"/>
                <w:rFonts w:ascii="MS Mincho" w:hAnsi="MS Mincho" w:cs="Times New Roman"/>
              </w:rPr>
            </w:pPr>
          </w:p>
          <w:p w14:paraId="29CC54DD" w14:textId="77777777" w:rsidR="00A81C24" w:rsidRPr="00695BE6" w:rsidRDefault="00A81C24">
            <w:pPr>
              <w:pStyle w:val="a"/>
              <w:kinsoku w:val="0"/>
              <w:wordWrap w:val="0"/>
              <w:autoSpaceDE w:val="0"/>
              <w:autoSpaceDN w:val="0"/>
              <w:spacing w:line="212" w:lineRule="exact"/>
              <w:jc w:val="left"/>
              <w:rPr>
                <w:del w:id="166" w:author="NAZ, Mamoona (OLDHAM MEDICAL SERVICES)" w:date="2026-09-22T12:18:00Z" w16du:dateUtc="2026-09-22T16:18:00Z"/>
                <w:rFonts w:ascii="MS Mincho" w:hAnsi="MS Mincho" w:cs="Times New Roman"/>
              </w:rPr>
            </w:pPr>
          </w:p>
          <w:p w14:paraId="1EE07BC0" w14:textId="77777777" w:rsidR="00A81C24" w:rsidRPr="00695BE6" w:rsidRDefault="00A81C24">
            <w:pPr>
              <w:pStyle w:val="a"/>
              <w:kinsoku w:val="0"/>
              <w:wordWrap w:val="0"/>
              <w:autoSpaceDE w:val="0"/>
              <w:autoSpaceDN w:val="0"/>
              <w:spacing w:line="212" w:lineRule="exact"/>
              <w:jc w:val="left"/>
              <w:rPr>
                <w:del w:id="167" w:author="NAZ, Mamoona (OLDHAM MEDICAL SERVICES)" w:date="2026-09-22T12:18:00Z" w16du:dateUtc="2026-09-22T16:18:00Z"/>
                <w:rFonts w:ascii="MS Mincho" w:hAnsi="MS Mincho" w:cs="Times New Roman"/>
              </w:rPr>
            </w:pPr>
          </w:p>
          <w:p w14:paraId="24F849F2" w14:textId="77777777" w:rsidR="00A81C24" w:rsidRPr="00695BE6" w:rsidRDefault="00A81C24">
            <w:pPr>
              <w:pStyle w:val="a"/>
              <w:kinsoku w:val="0"/>
              <w:wordWrap w:val="0"/>
              <w:autoSpaceDE w:val="0"/>
              <w:autoSpaceDN w:val="0"/>
              <w:spacing w:line="212" w:lineRule="exact"/>
              <w:jc w:val="left"/>
              <w:rPr>
                <w:del w:id="168" w:author="NAZ, Mamoona (OLDHAM MEDICAL SERVICES)" w:date="2026-09-22T12:18:00Z" w16du:dateUtc="2026-09-22T16:18:00Z"/>
                <w:rFonts w:ascii="MS Mincho" w:hAnsi="MS Mincho" w:cs="Times New Roman"/>
              </w:rPr>
            </w:pPr>
          </w:p>
          <w:p w14:paraId="6439908B" w14:textId="77777777" w:rsidR="00A81C24" w:rsidRPr="00695BE6" w:rsidRDefault="00A81C24">
            <w:pPr>
              <w:pStyle w:val="a"/>
              <w:kinsoku w:val="0"/>
              <w:wordWrap w:val="0"/>
              <w:autoSpaceDE w:val="0"/>
              <w:autoSpaceDN w:val="0"/>
              <w:spacing w:line="212" w:lineRule="exact"/>
              <w:jc w:val="left"/>
              <w:rPr>
                <w:del w:id="169" w:author="NAZ, Mamoona (OLDHAM MEDICAL SERVICES)" w:date="2026-09-22T12:18:00Z" w16du:dateUtc="2026-09-22T16:18:00Z"/>
                <w:rFonts w:ascii="MS Mincho" w:hAnsi="MS Mincho" w:cs="Times New Roman"/>
              </w:rPr>
            </w:pPr>
          </w:p>
          <w:p w14:paraId="0F6B1737" w14:textId="77777777" w:rsidR="00A81C24" w:rsidRPr="00695BE6" w:rsidRDefault="00A81C24">
            <w:pPr>
              <w:pStyle w:val="a"/>
              <w:kinsoku w:val="0"/>
              <w:wordWrap w:val="0"/>
              <w:autoSpaceDE w:val="0"/>
              <w:autoSpaceDN w:val="0"/>
              <w:spacing w:line="212" w:lineRule="exact"/>
              <w:jc w:val="left"/>
              <w:rPr>
                <w:del w:id="170" w:author="NAZ, Mamoona (OLDHAM MEDICAL SERVICES)" w:date="2026-09-22T12:18:00Z" w16du:dateUtc="2026-09-22T16:18:00Z"/>
                <w:rFonts w:ascii="MS Mincho" w:hAnsi="MS Mincho" w:cs="Times New Roman"/>
              </w:rPr>
            </w:pPr>
          </w:p>
          <w:p w14:paraId="1A664FFB" w14:textId="77777777" w:rsidR="00A81C24" w:rsidRPr="00695BE6" w:rsidRDefault="00A81C24">
            <w:pPr>
              <w:pStyle w:val="a"/>
              <w:kinsoku w:val="0"/>
              <w:wordWrap w:val="0"/>
              <w:autoSpaceDE w:val="0"/>
              <w:autoSpaceDN w:val="0"/>
              <w:spacing w:line="212" w:lineRule="exact"/>
              <w:jc w:val="left"/>
              <w:rPr>
                <w:del w:id="171" w:author="NAZ, Mamoona (OLDHAM MEDICAL SERVICES)" w:date="2026-09-22T12:18:00Z" w16du:dateUtc="2026-09-22T16:18:00Z"/>
                <w:rFonts w:ascii="MS Mincho" w:hAnsi="MS Mincho" w:cs="Times New Roman"/>
              </w:rPr>
            </w:pPr>
          </w:p>
          <w:p w14:paraId="62171018" w14:textId="7D35803D" w:rsidR="00A81C24" w:rsidRPr="00695BE6" w:rsidRDefault="00A81C24">
            <w:pPr>
              <w:pStyle w:val="a"/>
              <w:kinsoku w:val="0"/>
              <w:wordWrap w:val="0"/>
              <w:autoSpaceDE w:val="0"/>
              <w:autoSpaceDN w:val="0"/>
              <w:spacing w:line="212" w:lineRule="exact"/>
              <w:jc w:val="left"/>
              <w:rPr>
                <w:del w:id="172" w:author="NAZ, Mamoona (OLDHAM MEDICAL SERVICES)" w:date="2026-09-22T12:18:00Z" w16du:dateUtc="2026-09-22T16:18:00Z"/>
                <w:rFonts w:ascii="MS Mincho" w:hAnsi="MS Mincho" w:cs="Times New Roman"/>
              </w:rPr>
            </w:pPr>
          </w:p>
          <w:p w14:paraId="08859DC6" w14:textId="77777777" w:rsidR="00C47478" w:rsidRPr="00695BE6" w:rsidRDefault="00C47478">
            <w:pPr>
              <w:pStyle w:val="a"/>
              <w:kinsoku w:val="0"/>
              <w:wordWrap w:val="0"/>
              <w:autoSpaceDE w:val="0"/>
              <w:autoSpaceDN w:val="0"/>
              <w:spacing w:line="212" w:lineRule="exact"/>
              <w:jc w:val="left"/>
              <w:rPr>
                <w:del w:id="173" w:author="NAZ, Mamoona (OLDHAM MEDICAL SERVICES)" w:date="2026-09-22T12:18:00Z" w16du:dateUtc="2026-09-22T16:18:00Z"/>
                <w:rFonts w:ascii="MS Mincho" w:hAnsi="MS Mincho" w:cs="Times New Roman"/>
              </w:rPr>
            </w:pPr>
          </w:p>
          <w:p w14:paraId="29D1669A" w14:textId="09801DA6" w:rsidR="00A81C24" w:rsidRPr="00695BE6" w:rsidRDefault="004E7141" w:rsidP="00077EEE">
            <w:pPr>
              <w:pStyle w:val="a"/>
              <w:kinsoku w:val="0"/>
              <w:wordWrap w:val="0"/>
              <w:autoSpaceDE w:val="0"/>
              <w:autoSpaceDN w:val="0"/>
              <w:spacing w:line="286" w:lineRule="exact"/>
              <w:ind w:firstLineChars="100" w:firstLine="210"/>
              <w:jc w:val="left"/>
              <w:rPr>
                <w:del w:id="174" w:author="NAZ, Mamoona (OLDHAM MEDICAL SERVICES)" w:date="2026-09-22T12:18:00Z" w16du:dateUtc="2026-09-22T16:18:00Z"/>
                <w:rFonts w:ascii="MS Mincho" w:hAnsi="MS Mincho" w:cs="Times New Roman"/>
              </w:rPr>
            </w:pPr>
            <w:del w:id="175" w:author="NAZ, Mamoona (OLDHAM MEDICAL SERVICES)" w:date="2026-09-22T12:18:00Z" w16du:dateUtc="2026-09-22T16:18:00Z">
              <w:r w:rsidRPr="00695BE6">
                <w:rPr>
                  <w:rFonts w:ascii="MS Mincho" w:hAnsi="MS Mincho" w:hint="eastAsia"/>
                </w:rPr>
                <w:delText>令和</w:delText>
              </w:r>
              <w:r w:rsidR="002F20E3">
                <w:rPr>
                  <w:rFonts w:ascii="MS Mincho" w:hAnsi="MS Mincho" w:hint="eastAsia"/>
                </w:rPr>
                <w:delText>6</w:delText>
              </w:r>
              <w:r w:rsidR="00A81C24" w:rsidRPr="00695BE6">
                <w:rPr>
                  <w:rFonts w:ascii="MS Mincho" w:hAnsi="MS Mincho" w:hint="eastAsia"/>
                </w:rPr>
                <w:delText>年</w:delText>
              </w:r>
              <w:r w:rsidR="00755783" w:rsidRPr="00695BE6">
                <w:rPr>
                  <w:rFonts w:ascii="MS Mincho" w:hAnsi="MS Mincho" w:hint="eastAsia"/>
                </w:rPr>
                <w:delText>7</w:delText>
              </w:r>
              <w:r w:rsidR="00A81C24" w:rsidRPr="00695BE6">
                <w:rPr>
                  <w:rFonts w:ascii="MS Mincho" w:hAnsi="MS Mincho" w:hint="eastAsia"/>
                </w:rPr>
                <w:delText>月</w:delText>
              </w:r>
            </w:del>
          </w:p>
        </w:tc>
        <w:tc>
          <w:tcPr>
            <w:tcW w:w="6944" w:type="dxa"/>
            <w:tcBorders>
              <w:top w:val="single" w:sz="4" w:space="0" w:color="000000"/>
              <w:left w:val="single" w:sz="4" w:space="0" w:color="000000"/>
              <w:bottom w:val="single" w:sz="4" w:space="0" w:color="000000"/>
              <w:right w:val="single" w:sz="4" w:space="0" w:color="000000"/>
            </w:tcBorders>
          </w:tcPr>
          <w:p w14:paraId="6159DB6A" w14:textId="77777777" w:rsidR="00A81C24" w:rsidRPr="00695BE6" w:rsidRDefault="00A81C24">
            <w:pPr>
              <w:pStyle w:val="a"/>
              <w:kinsoku w:val="0"/>
              <w:wordWrap w:val="0"/>
              <w:autoSpaceDE w:val="0"/>
              <w:autoSpaceDN w:val="0"/>
              <w:spacing w:line="212" w:lineRule="exact"/>
              <w:jc w:val="left"/>
              <w:rPr>
                <w:del w:id="176" w:author="NAZ, Mamoona (OLDHAM MEDICAL SERVICES)" w:date="2026-09-22T12:18:00Z" w16du:dateUtc="2026-09-22T16:18:00Z"/>
                <w:rFonts w:ascii="MS Mincho" w:hAnsi="MS Mincho" w:cs="Times New Roman"/>
              </w:rPr>
            </w:pPr>
          </w:p>
          <w:p w14:paraId="4F43578F" w14:textId="77777777" w:rsidR="00A81C24" w:rsidRPr="00695BE6" w:rsidRDefault="00A81C24">
            <w:pPr>
              <w:pStyle w:val="a"/>
              <w:kinsoku w:val="0"/>
              <w:wordWrap w:val="0"/>
              <w:autoSpaceDE w:val="0"/>
              <w:autoSpaceDN w:val="0"/>
              <w:spacing w:line="286" w:lineRule="exact"/>
              <w:jc w:val="left"/>
              <w:rPr>
                <w:del w:id="177" w:author="NAZ, Mamoona (OLDHAM MEDICAL SERVICES)" w:date="2026-09-22T12:18:00Z" w16du:dateUtc="2026-09-22T16:18:00Z"/>
                <w:rFonts w:ascii="MS Mincho" w:hAnsi="MS Mincho" w:cs="Times New Roman"/>
              </w:rPr>
            </w:pPr>
            <w:del w:id="178" w:author="NAZ, Mamoona (OLDHAM MEDICAL SERVICES)" w:date="2026-09-22T12:18:00Z" w16du:dateUtc="2026-09-22T16:18:00Z">
              <w:r w:rsidRPr="00695BE6">
                <w:rPr>
                  <w:rFonts w:ascii="MS Mincho" w:hAnsi="MS Mincho" w:cs="Times New Roman"/>
                </w:rPr>
                <w:delText xml:space="preserve">  </w:delText>
              </w:r>
              <w:r w:rsidRPr="00695BE6">
                <w:rPr>
                  <w:rFonts w:ascii="MS Mincho" w:hAnsi="MS Mincho" w:hint="eastAsia"/>
                </w:rPr>
                <w:delText>研究開始</w:delText>
              </w:r>
            </w:del>
          </w:p>
          <w:p w14:paraId="6582F1EC" w14:textId="77777777" w:rsidR="00A81C24" w:rsidRPr="00695BE6" w:rsidRDefault="00A81C24">
            <w:pPr>
              <w:pStyle w:val="a"/>
              <w:kinsoku w:val="0"/>
              <w:wordWrap w:val="0"/>
              <w:autoSpaceDE w:val="0"/>
              <w:autoSpaceDN w:val="0"/>
              <w:spacing w:line="212" w:lineRule="exact"/>
              <w:jc w:val="left"/>
              <w:rPr>
                <w:del w:id="179" w:author="NAZ, Mamoona (OLDHAM MEDICAL SERVICES)" w:date="2026-09-22T12:18:00Z" w16du:dateUtc="2026-09-22T16:18:00Z"/>
                <w:rFonts w:ascii="MS Mincho" w:hAnsi="MS Mincho" w:cs="Times New Roman"/>
              </w:rPr>
            </w:pPr>
          </w:p>
          <w:p w14:paraId="6B87D6EE" w14:textId="77777777" w:rsidR="00A81C24" w:rsidRPr="00695BE6" w:rsidRDefault="00A81C24">
            <w:pPr>
              <w:pStyle w:val="a"/>
              <w:kinsoku w:val="0"/>
              <w:wordWrap w:val="0"/>
              <w:autoSpaceDE w:val="0"/>
              <w:autoSpaceDN w:val="0"/>
              <w:spacing w:line="212" w:lineRule="exact"/>
              <w:jc w:val="left"/>
              <w:rPr>
                <w:del w:id="180" w:author="NAZ, Mamoona (OLDHAM MEDICAL SERVICES)" w:date="2026-09-22T12:18:00Z" w16du:dateUtc="2026-09-22T16:18:00Z"/>
                <w:rFonts w:ascii="MS Mincho" w:hAnsi="MS Mincho" w:cs="Times New Roman"/>
              </w:rPr>
            </w:pPr>
          </w:p>
          <w:p w14:paraId="554D4D63" w14:textId="77777777" w:rsidR="00A81C24" w:rsidRPr="00695BE6" w:rsidRDefault="00A81C24">
            <w:pPr>
              <w:pStyle w:val="a"/>
              <w:kinsoku w:val="0"/>
              <w:wordWrap w:val="0"/>
              <w:autoSpaceDE w:val="0"/>
              <w:autoSpaceDN w:val="0"/>
              <w:spacing w:line="212" w:lineRule="exact"/>
              <w:jc w:val="left"/>
              <w:rPr>
                <w:del w:id="181" w:author="NAZ, Mamoona (OLDHAM MEDICAL SERVICES)" w:date="2026-09-22T12:18:00Z" w16du:dateUtc="2026-09-22T16:18:00Z"/>
                <w:rFonts w:ascii="MS Mincho" w:hAnsi="MS Mincho" w:cs="Times New Roman"/>
              </w:rPr>
            </w:pPr>
          </w:p>
          <w:p w14:paraId="119EC295" w14:textId="77777777" w:rsidR="00A81C24" w:rsidRPr="00695BE6" w:rsidRDefault="00A81C24">
            <w:pPr>
              <w:pStyle w:val="a"/>
              <w:kinsoku w:val="0"/>
              <w:wordWrap w:val="0"/>
              <w:autoSpaceDE w:val="0"/>
              <w:autoSpaceDN w:val="0"/>
              <w:spacing w:line="212" w:lineRule="exact"/>
              <w:jc w:val="left"/>
              <w:rPr>
                <w:del w:id="182" w:author="NAZ, Mamoona (OLDHAM MEDICAL SERVICES)" w:date="2026-09-22T12:18:00Z" w16du:dateUtc="2026-09-22T16:18:00Z"/>
                <w:rFonts w:ascii="MS Mincho" w:hAnsi="MS Mincho" w:cs="Times New Roman"/>
              </w:rPr>
            </w:pPr>
          </w:p>
          <w:p w14:paraId="129B8C06" w14:textId="77777777" w:rsidR="00A81C24" w:rsidRPr="00695BE6" w:rsidRDefault="00A81C24">
            <w:pPr>
              <w:pStyle w:val="a"/>
              <w:kinsoku w:val="0"/>
              <w:wordWrap w:val="0"/>
              <w:autoSpaceDE w:val="0"/>
              <w:autoSpaceDN w:val="0"/>
              <w:spacing w:line="212" w:lineRule="exact"/>
              <w:jc w:val="left"/>
              <w:rPr>
                <w:del w:id="183" w:author="NAZ, Mamoona (OLDHAM MEDICAL SERVICES)" w:date="2026-09-22T12:18:00Z" w16du:dateUtc="2026-09-22T16:18:00Z"/>
                <w:rFonts w:ascii="MS Mincho" w:hAnsi="MS Mincho" w:cs="Times New Roman"/>
              </w:rPr>
            </w:pPr>
          </w:p>
          <w:p w14:paraId="74577700" w14:textId="77777777" w:rsidR="00A81C24" w:rsidRPr="00695BE6" w:rsidRDefault="00A81C24">
            <w:pPr>
              <w:pStyle w:val="a"/>
              <w:kinsoku w:val="0"/>
              <w:wordWrap w:val="0"/>
              <w:autoSpaceDE w:val="0"/>
              <w:autoSpaceDN w:val="0"/>
              <w:spacing w:line="212" w:lineRule="exact"/>
              <w:jc w:val="left"/>
              <w:rPr>
                <w:del w:id="184" w:author="NAZ, Mamoona (OLDHAM MEDICAL SERVICES)" w:date="2026-09-22T12:18:00Z" w16du:dateUtc="2026-09-22T16:18:00Z"/>
                <w:rFonts w:ascii="MS Mincho" w:hAnsi="MS Mincho" w:cs="Times New Roman"/>
              </w:rPr>
            </w:pPr>
          </w:p>
          <w:p w14:paraId="5A7D3D60" w14:textId="77777777" w:rsidR="00A81C24" w:rsidRPr="00695BE6" w:rsidRDefault="00A81C24">
            <w:pPr>
              <w:pStyle w:val="a"/>
              <w:kinsoku w:val="0"/>
              <w:wordWrap w:val="0"/>
              <w:autoSpaceDE w:val="0"/>
              <w:autoSpaceDN w:val="0"/>
              <w:spacing w:line="212" w:lineRule="exact"/>
              <w:jc w:val="left"/>
              <w:rPr>
                <w:del w:id="185" w:author="NAZ, Mamoona (OLDHAM MEDICAL SERVICES)" w:date="2026-09-22T12:18:00Z" w16du:dateUtc="2026-09-22T16:18:00Z"/>
                <w:rFonts w:ascii="MS Mincho" w:hAnsi="MS Mincho" w:cs="Times New Roman"/>
              </w:rPr>
            </w:pPr>
          </w:p>
          <w:p w14:paraId="11A867D1" w14:textId="77777777" w:rsidR="00A81C24" w:rsidRPr="00695BE6" w:rsidRDefault="00A81C24">
            <w:pPr>
              <w:pStyle w:val="a"/>
              <w:kinsoku w:val="0"/>
              <w:wordWrap w:val="0"/>
              <w:autoSpaceDE w:val="0"/>
              <w:autoSpaceDN w:val="0"/>
              <w:spacing w:line="212" w:lineRule="exact"/>
              <w:jc w:val="left"/>
              <w:rPr>
                <w:del w:id="186" w:author="NAZ, Mamoona (OLDHAM MEDICAL SERVICES)" w:date="2026-09-22T12:18:00Z" w16du:dateUtc="2026-09-22T16:18:00Z"/>
                <w:rFonts w:ascii="MS Mincho" w:hAnsi="MS Mincho" w:cs="Times New Roman"/>
              </w:rPr>
            </w:pPr>
          </w:p>
          <w:p w14:paraId="04A36B89" w14:textId="77777777" w:rsidR="00A81C24" w:rsidRPr="00695BE6" w:rsidRDefault="00A81C24">
            <w:pPr>
              <w:pStyle w:val="a"/>
              <w:kinsoku w:val="0"/>
              <w:wordWrap w:val="0"/>
              <w:autoSpaceDE w:val="0"/>
              <w:autoSpaceDN w:val="0"/>
              <w:spacing w:line="286" w:lineRule="exact"/>
              <w:jc w:val="left"/>
              <w:rPr>
                <w:del w:id="187" w:author="NAZ, Mamoona (OLDHAM MEDICAL SERVICES)" w:date="2026-09-22T12:18:00Z" w16du:dateUtc="2026-09-22T16:18:00Z"/>
                <w:rFonts w:ascii="MS Mincho" w:hAnsi="MS Mincho" w:cs="Times New Roman"/>
              </w:rPr>
            </w:pPr>
          </w:p>
          <w:p w14:paraId="0C611980" w14:textId="77777777" w:rsidR="00A81C24" w:rsidRPr="00695BE6" w:rsidRDefault="00A81C24">
            <w:pPr>
              <w:pStyle w:val="a"/>
              <w:kinsoku w:val="0"/>
              <w:wordWrap w:val="0"/>
              <w:autoSpaceDE w:val="0"/>
              <w:autoSpaceDN w:val="0"/>
              <w:spacing w:line="212" w:lineRule="exact"/>
              <w:jc w:val="left"/>
              <w:rPr>
                <w:del w:id="188" w:author="NAZ, Mamoona (OLDHAM MEDICAL SERVICES)" w:date="2026-09-22T12:18:00Z" w16du:dateUtc="2026-09-22T16:18:00Z"/>
                <w:rFonts w:ascii="MS Mincho" w:hAnsi="MS Mincho" w:cs="Times New Roman"/>
              </w:rPr>
            </w:pPr>
          </w:p>
          <w:p w14:paraId="041BF5DB" w14:textId="77777777" w:rsidR="00A81C24" w:rsidRPr="00695BE6" w:rsidRDefault="00A81C24">
            <w:pPr>
              <w:pStyle w:val="a"/>
              <w:kinsoku w:val="0"/>
              <w:wordWrap w:val="0"/>
              <w:autoSpaceDE w:val="0"/>
              <w:autoSpaceDN w:val="0"/>
              <w:spacing w:line="212" w:lineRule="exact"/>
              <w:jc w:val="left"/>
              <w:rPr>
                <w:del w:id="189" w:author="NAZ, Mamoona (OLDHAM MEDICAL SERVICES)" w:date="2026-09-22T12:18:00Z" w16du:dateUtc="2026-09-22T16:18:00Z"/>
                <w:rFonts w:ascii="MS Mincho" w:hAnsi="MS Mincho" w:cs="Times New Roman"/>
              </w:rPr>
            </w:pPr>
          </w:p>
          <w:p w14:paraId="3FB3886F" w14:textId="77777777" w:rsidR="00A81C24" w:rsidRPr="00695BE6" w:rsidRDefault="00A81C24">
            <w:pPr>
              <w:pStyle w:val="a"/>
              <w:kinsoku w:val="0"/>
              <w:wordWrap w:val="0"/>
              <w:autoSpaceDE w:val="0"/>
              <w:autoSpaceDN w:val="0"/>
              <w:spacing w:line="212" w:lineRule="exact"/>
              <w:jc w:val="left"/>
              <w:rPr>
                <w:del w:id="190" w:author="NAZ, Mamoona (OLDHAM MEDICAL SERVICES)" w:date="2026-09-22T12:18:00Z" w16du:dateUtc="2026-09-22T16:18:00Z"/>
                <w:rFonts w:ascii="MS Mincho" w:hAnsi="MS Mincho" w:cs="Times New Roman"/>
              </w:rPr>
            </w:pPr>
          </w:p>
          <w:p w14:paraId="6585D4CD" w14:textId="77777777" w:rsidR="00A81C24" w:rsidRPr="00695BE6" w:rsidRDefault="00A81C24">
            <w:pPr>
              <w:pStyle w:val="a"/>
              <w:kinsoku w:val="0"/>
              <w:wordWrap w:val="0"/>
              <w:autoSpaceDE w:val="0"/>
              <w:autoSpaceDN w:val="0"/>
              <w:spacing w:line="212" w:lineRule="exact"/>
              <w:jc w:val="left"/>
              <w:rPr>
                <w:del w:id="191" w:author="NAZ, Mamoona (OLDHAM MEDICAL SERVICES)" w:date="2026-09-22T12:18:00Z" w16du:dateUtc="2026-09-22T16:18:00Z"/>
                <w:rFonts w:ascii="MS Mincho" w:hAnsi="MS Mincho" w:cs="Times New Roman"/>
              </w:rPr>
            </w:pPr>
          </w:p>
          <w:p w14:paraId="5A41AB71" w14:textId="77777777" w:rsidR="00A81C24" w:rsidRPr="00695BE6" w:rsidRDefault="00A81C24">
            <w:pPr>
              <w:pStyle w:val="a"/>
              <w:kinsoku w:val="0"/>
              <w:wordWrap w:val="0"/>
              <w:autoSpaceDE w:val="0"/>
              <w:autoSpaceDN w:val="0"/>
              <w:spacing w:line="212" w:lineRule="exact"/>
              <w:jc w:val="left"/>
              <w:rPr>
                <w:del w:id="192" w:author="NAZ, Mamoona (OLDHAM MEDICAL SERVICES)" w:date="2026-09-22T12:18:00Z" w16du:dateUtc="2026-09-22T16:18:00Z"/>
                <w:rFonts w:ascii="MS Mincho" w:hAnsi="MS Mincho" w:cs="Times New Roman"/>
              </w:rPr>
            </w:pPr>
          </w:p>
          <w:p w14:paraId="245AE844" w14:textId="77777777" w:rsidR="00A81C24" w:rsidRPr="00695BE6" w:rsidRDefault="00A81C24">
            <w:pPr>
              <w:pStyle w:val="a"/>
              <w:kinsoku w:val="0"/>
              <w:wordWrap w:val="0"/>
              <w:autoSpaceDE w:val="0"/>
              <w:autoSpaceDN w:val="0"/>
              <w:spacing w:line="212" w:lineRule="exact"/>
              <w:jc w:val="left"/>
              <w:rPr>
                <w:del w:id="193" w:author="NAZ, Mamoona (OLDHAM MEDICAL SERVICES)" w:date="2026-09-22T12:18:00Z" w16du:dateUtc="2026-09-22T16:18:00Z"/>
                <w:rFonts w:ascii="MS Mincho" w:hAnsi="MS Mincho" w:cs="Times New Roman"/>
              </w:rPr>
            </w:pPr>
          </w:p>
          <w:p w14:paraId="4E8D46DA" w14:textId="77777777" w:rsidR="00A81C24" w:rsidRPr="00695BE6" w:rsidRDefault="00A81C24">
            <w:pPr>
              <w:pStyle w:val="a"/>
              <w:kinsoku w:val="0"/>
              <w:wordWrap w:val="0"/>
              <w:autoSpaceDE w:val="0"/>
              <w:autoSpaceDN w:val="0"/>
              <w:spacing w:line="212" w:lineRule="exact"/>
              <w:jc w:val="left"/>
              <w:rPr>
                <w:del w:id="194" w:author="NAZ, Mamoona (OLDHAM MEDICAL SERVICES)" w:date="2026-09-22T12:18:00Z" w16du:dateUtc="2026-09-22T16:18:00Z"/>
                <w:rFonts w:ascii="MS Mincho" w:hAnsi="MS Mincho" w:cs="Times New Roman"/>
              </w:rPr>
            </w:pPr>
          </w:p>
          <w:p w14:paraId="1CE40458" w14:textId="77777777" w:rsidR="00A81C24" w:rsidRPr="00695BE6" w:rsidRDefault="00A81C24">
            <w:pPr>
              <w:pStyle w:val="a"/>
              <w:kinsoku w:val="0"/>
              <w:wordWrap w:val="0"/>
              <w:autoSpaceDE w:val="0"/>
              <w:autoSpaceDN w:val="0"/>
              <w:spacing w:line="212" w:lineRule="exact"/>
              <w:jc w:val="left"/>
              <w:rPr>
                <w:del w:id="195" w:author="NAZ, Mamoona (OLDHAM MEDICAL SERVICES)" w:date="2026-09-22T12:18:00Z" w16du:dateUtc="2026-09-22T16:18:00Z"/>
                <w:rFonts w:ascii="MS Mincho" w:hAnsi="MS Mincho" w:cs="Times New Roman"/>
              </w:rPr>
            </w:pPr>
          </w:p>
          <w:p w14:paraId="72877410" w14:textId="77777777" w:rsidR="00A81C24" w:rsidRPr="00695BE6" w:rsidRDefault="00A81C24">
            <w:pPr>
              <w:pStyle w:val="a"/>
              <w:kinsoku w:val="0"/>
              <w:wordWrap w:val="0"/>
              <w:autoSpaceDE w:val="0"/>
              <w:autoSpaceDN w:val="0"/>
              <w:spacing w:line="212" w:lineRule="exact"/>
              <w:jc w:val="left"/>
              <w:rPr>
                <w:del w:id="196" w:author="NAZ, Mamoona (OLDHAM MEDICAL SERVICES)" w:date="2026-09-22T12:18:00Z" w16du:dateUtc="2026-09-22T16:18:00Z"/>
                <w:rFonts w:ascii="MS Mincho" w:hAnsi="MS Mincho" w:cs="Times New Roman"/>
              </w:rPr>
            </w:pPr>
          </w:p>
          <w:p w14:paraId="517C90AF" w14:textId="77777777" w:rsidR="00A81C24" w:rsidRPr="00695BE6" w:rsidRDefault="00A81C24">
            <w:pPr>
              <w:pStyle w:val="a"/>
              <w:kinsoku w:val="0"/>
              <w:wordWrap w:val="0"/>
              <w:autoSpaceDE w:val="0"/>
              <w:autoSpaceDN w:val="0"/>
              <w:spacing w:line="212" w:lineRule="exact"/>
              <w:jc w:val="left"/>
              <w:rPr>
                <w:del w:id="197" w:author="NAZ, Mamoona (OLDHAM MEDICAL SERVICES)" w:date="2026-09-22T12:18:00Z" w16du:dateUtc="2026-09-22T16:18:00Z"/>
                <w:rFonts w:ascii="MS Mincho" w:hAnsi="MS Mincho" w:cs="Times New Roman"/>
              </w:rPr>
            </w:pPr>
          </w:p>
          <w:p w14:paraId="32C7619E" w14:textId="090260EB" w:rsidR="00A81C24" w:rsidRPr="00695BE6" w:rsidRDefault="00A81C24">
            <w:pPr>
              <w:pStyle w:val="a"/>
              <w:kinsoku w:val="0"/>
              <w:wordWrap w:val="0"/>
              <w:autoSpaceDE w:val="0"/>
              <w:autoSpaceDN w:val="0"/>
              <w:spacing w:line="212" w:lineRule="exact"/>
              <w:jc w:val="left"/>
              <w:rPr>
                <w:del w:id="198" w:author="NAZ, Mamoona (OLDHAM MEDICAL SERVICES)" w:date="2026-09-22T12:18:00Z" w16du:dateUtc="2026-09-22T16:18:00Z"/>
                <w:rFonts w:ascii="MS Mincho" w:hAnsi="MS Mincho" w:cs="Times New Roman"/>
              </w:rPr>
            </w:pPr>
          </w:p>
          <w:p w14:paraId="3B4CBC63" w14:textId="77777777" w:rsidR="00C47478" w:rsidRPr="00695BE6" w:rsidRDefault="00C47478">
            <w:pPr>
              <w:pStyle w:val="a"/>
              <w:kinsoku w:val="0"/>
              <w:wordWrap w:val="0"/>
              <w:autoSpaceDE w:val="0"/>
              <w:autoSpaceDN w:val="0"/>
              <w:spacing w:line="212" w:lineRule="exact"/>
              <w:jc w:val="left"/>
              <w:rPr>
                <w:del w:id="199" w:author="NAZ, Mamoona (OLDHAM MEDICAL SERVICES)" w:date="2026-09-22T12:18:00Z" w16du:dateUtc="2026-09-22T16:18:00Z"/>
                <w:rFonts w:ascii="MS Mincho" w:hAnsi="MS Mincho" w:cs="Times New Roman"/>
              </w:rPr>
            </w:pPr>
          </w:p>
          <w:p w14:paraId="25F8AE49" w14:textId="77777777" w:rsidR="00A81C24" w:rsidRPr="00695BE6" w:rsidRDefault="00A81C24">
            <w:pPr>
              <w:pStyle w:val="a"/>
              <w:kinsoku w:val="0"/>
              <w:wordWrap w:val="0"/>
              <w:autoSpaceDE w:val="0"/>
              <w:autoSpaceDN w:val="0"/>
              <w:spacing w:line="212" w:lineRule="exact"/>
              <w:jc w:val="left"/>
              <w:rPr>
                <w:del w:id="200" w:author="NAZ, Mamoona (OLDHAM MEDICAL SERVICES)" w:date="2026-09-22T12:18:00Z" w16du:dateUtc="2026-09-22T16:18:00Z"/>
                <w:rFonts w:ascii="MS Mincho" w:hAnsi="MS Mincho" w:cs="Times New Roman"/>
              </w:rPr>
            </w:pPr>
          </w:p>
          <w:p w14:paraId="5042EFB9" w14:textId="77777777" w:rsidR="00A81C24" w:rsidRPr="00695BE6" w:rsidRDefault="00A81C24">
            <w:pPr>
              <w:pStyle w:val="a"/>
              <w:kinsoku w:val="0"/>
              <w:wordWrap w:val="0"/>
              <w:autoSpaceDE w:val="0"/>
              <w:autoSpaceDN w:val="0"/>
              <w:spacing w:line="286" w:lineRule="exact"/>
              <w:jc w:val="left"/>
              <w:rPr>
                <w:del w:id="201" w:author="NAZ, Mamoona (OLDHAM MEDICAL SERVICES)" w:date="2026-09-22T12:18:00Z" w16du:dateUtc="2026-09-22T16:18:00Z"/>
                <w:rFonts w:ascii="MS Mincho" w:hAnsi="MS Mincho" w:cs="Times New Roman"/>
              </w:rPr>
            </w:pPr>
            <w:del w:id="202" w:author="NAZ, Mamoona (OLDHAM MEDICAL SERVICES)" w:date="2026-09-22T12:18:00Z" w16du:dateUtc="2026-09-22T16:18:00Z">
              <w:r w:rsidRPr="00695BE6">
                <w:rPr>
                  <w:rFonts w:ascii="MS Mincho" w:hAnsi="MS Mincho" w:cs="Times New Roman"/>
                </w:rPr>
                <w:delText xml:space="preserve">  </w:delText>
              </w:r>
              <w:r w:rsidRPr="00695BE6">
                <w:rPr>
                  <w:rFonts w:ascii="MS Mincho" w:hAnsi="MS Mincho" w:hint="eastAsia"/>
                </w:rPr>
                <w:delText>研究終了</w:delText>
              </w:r>
            </w:del>
          </w:p>
        </w:tc>
      </w:tr>
      <w:tr w:rsidR="00A81C24" w:rsidRPr="00695BE6" w14:paraId="4CB38125" w14:textId="77777777">
        <w:trPr>
          <w:del w:id="203" w:author="NAZ, Mamoona (OLDHAM MEDICAL SERVICES)" w:date="2026-09-22T12:18:00Z" w16du:dateUtc="2026-09-22T16:18:00Z"/>
        </w:trPr>
        <w:tc>
          <w:tcPr>
            <w:tcW w:w="1368" w:type="dxa"/>
            <w:tcBorders>
              <w:top w:val="single" w:sz="4" w:space="0" w:color="000000"/>
              <w:left w:val="single" w:sz="4" w:space="0" w:color="000000"/>
              <w:bottom w:val="single" w:sz="4" w:space="0" w:color="000000"/>
              <w:right w:val="single" w:sz="4" w:space="0" w:color="000000"/>
            </w:tcBorders>
          </w:tcPr>
          <w:p w14:paraId="4147ED62" w14:textId="77777777" w:rsidR="00A81C24" w:rsidRPr="00695BE6" w:rsidRDefault="00A81C24">
            <w:pPr>
              <w:pStyle w:val="a"/>
              <w:kinsoku w:val="0"/>
              <w:wordWrap w:val="0"/>
              <w:autoSpaceDE w:val="0"/>
              <w:autoSpaceDN w:val="0"/>
              <w:spacing w:line="212" w:lineRule="exact"/>
              <w:jc w:val="left"/>
              <w:rPr>
                <w:del w:id="204" w:author="NAZ, Mamoona (OLDHAM MEDICAL SERVICES)" w:date="2026-09-22T12:18:00Z" w16du:dateUtc="2026-09-22T16:18:00Z"/>
                <w:rFonts w:ascii="MS Mincho" w:hAnsi="MS Mincho" w:cs="Times New Roman"/>
              </w:rPr>
            </w:pPr>
          </w:p>
          <w:p w14:paraId="7F6A9061" w14:textId="77777777" w:rsidR="00A81C24" w:rsidRPr="00695BE6" w:rsidRDefault="00A81C24">
            <w:pPr>
              <w:pStyle w:val="a"/>
              <w:kinsoku w:val="0"/>
              <w:wordWrap w:val="0"/>
              <w:autoSpaceDE w:val="0"/>
              <w:autoSpaceDN w:val="0"/>
              <w:spacing w:line="212" w:lineRule="exact"/>
              <w:jc w:val="left"/>
              <w:rPr>
                <w:del w:id="205" w:author="NAZ, Mamoona (OLDHAM MEDICAL SERVICES)" w:date="2026-09-22T12:18:00Z" w16du:dateUtc="2026-09-22T16:18:00Z"/>
                <w:rFonts w:ascii="MS Mincho" w:hAnsi="MS Mincho" w:cs="Times New Roman"/>
              </w:rPr>
            </w:pPr>
            <w:del w:id="206" w:author="NAZ, Mamoona (OLDHAM MEDICAL SERVICES)" w:date="2026-09-22T12:18:00Z" w16du:dateUtc="2026-09-22T16:18:00Z">
              <w:r w:rsidRPr="00695BE6">
                <w:rPr>
                  <w:rFonts w:ascii="MS Mincho" w:hAnsi="MS Mincho" w:cs="Times New Roman"/>
                </w:rPr>
                <w:delText xml:space="preserve"> </w:delText>
              </w:r>
              <w:r w:rsidRPr="00695BE6">
                <w:rPr>
                  <w:rFonts w:ascii="MS Mincho" w:hAnsi="MS Mincho" w:hint="eastAsia"/>
                </w:rPr>
                <w:delText>研究成果</w:delText>
              </w:r>
            </w:del>
          </w:p>
          <w:p w14:paraId="3631D9E4" w14:textId="5BC70E05" w:rsidR="00A81C24" w:rsidRPr="00695BE6" w:rsidRDefault="00C627A0" w:rsidP="00C627A0">
            <w:pPr>
              <w:pStyle w:val="a"/>
              <w:kinsoku w:val="0"/>
              <w:autoSpaceDE w:val="0"/>
              <w:autoSpaceDN w:val="0"/>
              <w:spacing w:line="286" w:lineRule="exact"/>
              <w:jc w:val="center"/>
              <w:rPr>
                <w:del w:id="207" w:author="NAZ, Mamoona (OLDHAM MEDICAL SERVICES)" w:date="2026-09-22T12:18:00Z" w16du:dateUtc="2026-09-22T16:18:00Z"/>
                <w:rFonts w:ascii="MS Mincho" w:hAnsi="MS Mincho" w:cs="Times New Roman"/>
              </w:rPr>
            </w:pPr>
            <w:del w:id="208" w:author="NAZ, Mamoona (OLDHAM MEDICAL SERVICES)" w:date="2026-09-22T12:18:00Z" w16du:dateUtc="2026-09-22T16:18:00Z">
              <w:r w:rsidRPr="00695BE6">
                <w:rPr>
                  <w:rFonts w:ascii="MS Mincho" w:hAnsi="MS Mincho" w:hint="eastAsia"/>
                  <w:sz w:val="16"/>
                  <w:szCs w:val="16"/>
                </w:rPr>
                <w:delText>(</w:delText>
              </w:r>
              <w:r w:rsidR="00A81C24" w:rsidRPr="00695BE6">
                <w:rPr>
                  <w:rFonts w:ascii="MS Mincho" w:hAnsi="MS Mincho" w:hint="eastAsia"/>
                  <w:sz w:val="16"/>
                  <w:szCs w:val="16"/>
                </w:rPr>
                <w:delText>研究によって明らかになった</w:delText>
              </w:r>
              <w:r w:rsidRPr="00695BE6">
                <w:rPr>
                  <w:rFonts w:ascii="MS Mincho" w:hAnsi="MS Mincho" w:hint="eastAsia"/>
                  <w:sz w:val="16"/>
                  <w:szCs w:val="16"/>
                </w:rPr>
                <w:delText>事等</w:delText>
              </w:r>
              <w:r w:rsidR="00A81C24" w:rsidRPr="00695BE6">
                <w:rPr>
                  <w:rFonts w:ascii="MS Mincho" w:hAnsi="MS Mincho" w:hint="eastAsia"/>
                  <w:sz w:val="16"/>
                  <w:szCs w:val="16"/>
                </w:rPr>
                <w:delText>を記入する</w:delText>
              </w:r>
              <w:r w:rsidRPr="00695BE6">
                <w:rPr>
                  <w:rFonts w:ascii="MS Mincho" w:hAnsi="MS Mincho" w:hint="eastAsia"/>
                  <w:sz w:val="16"/>
                  <w:szCs w:val="16"/>
                </w:rPr>
                <w:delText>)</w:delText>
              </w:r>
            </w:del>
          </w:p>
          <w:p w14:paraId="3180D506" w14:textId="77777777" w:rsidR="00A81C24" w:rsidRPr="00695BE6" w:rsidRDefault="00A81C24">
            <w:pPr>
              <w:pStyle w:val="a"/>
              <w:kinsoku w:val="0"/>
              <w:wordWrap w:val="0"/>
              <w:autoSpaceDE w:val="0"/>
              <w:autoSpaceDN w:val="0"/>
              <w:spacing w:line="212" w:lineRule="exact"/>
              <w:jc w:val="left"/>
              <w:rPr>
                <w:del w:id="209" w:author="NAZ, Mamoona (OLDHAM MEDICAL SERVICES)" w:date="2026-09-22T12:18:00Z" w16du:dateUtc="2026-09-22T16:18:00Z"/>
                <w:rFonts w:ascii="MS Mincho" w:hAnsi="MS Mincho" w:cs="Times New Roman"/>
              </w:rPr>
            </w:pPr>
          </w:p>
          <w:p w14:paraId="36790ED0" w14:textId="77777777" w:rsidR="00A81C24" w:rsidRPr="00695BE6" w:rsidRDefault="00A81C24">
            <w:pPr>
              <w:pStyle w:val="a"/>
              <w:kinsoku w:val="0"/>
              <w:wordWrap w:val="0"/>
              <w:autoSpaceDE w:val="0"/>
              <w:autoSpaceDN w:val="0"/>
              <w:spacing w:line="212" w:lineRule="exact"/>
              <w:jc w:val="left"/>
              <w:rPr>
                <w:del w:id="210" w:author="NAZ, Mamoona (OLDHAM MEDICAL SERVICES)" w:date="2026-09-22T12:18:00Z" w16du:dateUtc="2026-09-22T16:18:00Z"/>
                <w:rFonts w:ascii="MS Mincho" w:hAnsi="MS Mincho" w:cs="Times New Roman"/>
              </w:rPr>
            </w:pPr>
          </w:p>
        </w:tc>
        <w:tc>
          <w:tcPr>
            <w:tcW w:w="1789" w:type="dxa"/>
            <w:tcBorders>
              <w:top w:val="single" w:sz="4" w:space="0" w:color="000000"/>
              <w:left w:val="single" w:sz="4" w:space="0" w:color="000000"/>
              <w:bottom w:val="single" w:sz="4" w:space="0" w:color="000000"/>
              <w:right w:val="single" w:sz="4" w:space="0" w:color="000000"/>
            </w:tcBorders>
          </w:tcPr>
          <w:p w14:paraId="5D3A0DEA" w14:textId="77777777" w:rsidR="00A81C24" w:rsidRPr="00695BE6" w:rsidRDefault="00A81C24">
            <w:pPr>
              <w:pStyle w:val="a"/>
              <w:kinsoku w:val="0"/>
              <w:wordWrap w:val="0"/>
              <w:autoSpaceDE w:val="0"/>
              <w:autoSpaceDN w:val="0"/>
              <w:spacing w:line="212" w:lineRule="exact"/>
              <w:jc w:val="left"/>
              <w:rPr>
                <w:del w:id="211" w:author="NAZ, Mamoona (OLDHAM MEDICAL SERVICES)" w:date="2026-09-22T12:18:00Z" w16du:dateUtc="2026-09-22T16:18:00Z"/>
                <w:rFonts w:ascii="MS Mincho" w:hAnsi="MS Mincho" w:cs="Times New Roman"/>
              </w:rPr>
            </w:pPr>
          </w:p>
          <w:p w14:paraId="1734A75F" w14:textId="77777777" w:rsidR="00A81C24" w:rsidRPr="00695BE6" w:rsidRDefault="00A81C24">
            <w:pPr>
              <w:pStyle w:val="a"/>
              <w:kinsoku w:val="0"/>
              <w:wordWrap w:val="0"/>
              <w:autoSpaceDE w:val="0"/>
              <w:autoSpaceDN w:val="0"/>
              <w:spacing w:line="212" w:lineRule="exact"/>
              <w:jc w:val="left"/>
              <w:rPr>
                <w:del w:id="212" w:author="NAZ, Mamoona (OLDHAM MEDICAL SERVICES)" w:date="2026-09-22T12:18:00Z" w16du:dateUtc="2026-09-22T16:18:00Z"/>
                <w:rFonts w:ascii="MS Mincho" w:hAnsi="MS Mincho" w:cs="Times New Roman"/>
              </w:rPr>
            </w:pPr>
          </w:p>
          <w:p w14:paraId="5A05A76D" w14:textId="77777777" w:rsidR="00A81C24" w:rsidRPr="00695BE6" w:rsidRDefault="00A81C24">
            <w:pPr>
              <w:pStyle w:val="a"/>
              <w:kinsoku w:val="0"/>
              <w:wordWrap w:val="0"/>
              <w:autoSpaceDE w:val="0"/>
              <w:autoSpaceDN w:val="0"/>
              <w:spacing w:line="212" w:lineRule="exact"/>
              <w:jc w:val="left"/>
              <w:rPr>
                <w:del w:id="213" w:author="NAZ, Mamoona (OLDHAM MEDICAL SERVICES)" w:date="2026-09-22T12:18:00Z" w16du:dateUtc="2026-09-22T16:18:00Z"/>
                <w:rFonts w:ascii="MS Mincho" w:hAnsi="MS Mincho" w:cs="Times New Roman"/>
              </w:rPr>
            </w:pPr>
          </w:p>
          <w:p w14:paraId="25F4D81E" w14:textId="77777777" w:rsidR="00A81C24" w:rsidRPr="00695BE6" w:rsidRDefault="00A81C24">
            <w:pPr>
              <w:pStyle w:val="a"/>
              <w:kinsoku w:val="0"/>
              <w:wordWrap w:val="0"/>
              <w:autoSpaceDE w:val="0"/>
              <w:autoSpaceDN w:val="0"/>
              <w:spacing w:line="212" w:lineRule="exact"/>
              <w:jc w:val="left"/>
              <w:rPr>
                <w:del w:id="214" w:author="NAZ, Mamoona (OLDHAM MEDICAL SERVICES)" w:date="2026-09-22T12:18:00Z" w16du:dateUtc="2026-09-22T16:18:00Z"/>
                <w:rFonts w:ascii="MS Mincho" w:hAnsi="MS Mincho" w:cs="Times New Roman"/>
              </w:rPr>
            </w:pPr>
          </w:p>
          <w:p w14:paraId="3D13B05E" w14:textId="77777777" w:rsidR="00A81C24" w:rsidRPr="00695BE6" w:rsidRDefault="00A81C24">
            <w:pPr>
              <w:pStyle w:val="a"/>
              <w:kinsoku w:val="0"/>
              <w:wordWrap w:val="0"/>
              <w:autoSpaceDE w:val="0"/>
              <w:autoSpaceDN w:val="0"/>
              <w:spacing w:line="212" w:lineRule="exact"/>
              <w:jc w:val="left"/>
              <w:rPr>
                <w:del w:id="215" w:author="NAZ, Mamoona (OLDHAM MEDICAL SERVICES)" w:date="2026-09-22T12:18:00Z" w16du:dateUtc="2026-09-22T16:18:00Z"/>
                <w:rFonts w:ascii="MS Mincho" w:hAnsi="MS Mincho" w:cs="Times New Roman"/>
              </w:rPr>
            </w:pPr>
          </w:p>
          <w:p w14:paraId="3761EC34" w14:textId="77777777" w:rsidR="00A81C24" w:rsidRPr="00695BE6" w:rsidRDefault="00A81C24">
            <w:pPr>
              <w:pStyle w:val="a"/>
              <w:kinsoku w:val="0"/>
              <w:wordWrap w:val="0"/>
              <w:autoSpaceDE w:val="0"/>
              <w:autoSpaceDN w:val="0"/>
              <w:spacing w:line="286" w:lineRule="exact"/>
              <w:jc w:val="left"/>
              <w:rPr>
                <w:del w:id="216" w:author="NAZ, Mamoona (OLDHAM MEDICAL SERVICES)" w:date="2026-09-22T12:18:00Z" w16du:dateUtc="2026-09-22T16:18:00Z"/>
                <w:rFonts w:ascii="MS Mincho" w:hAnsi="MS Mincho" w:cs="Times New Roman"/>
              </w:rPr>
            </w:pPr>
          </w:p>
          <w:p w14:paraId="42AF4981" w14:textId="77777777" w:rsidR="00A81C24" w:rsidRPr="00695BE6" w:rsidRDefault="00A81C24">
            <w:pPr>
              <w:pStyle w:val="a"/>
              <w:kinsoku w:val="0"/>
              <w:wordWrap w:val="0"/>
              <w:autoSpaceDE w:val="0"/>
              <w:autoSpaceDN w:val="0"/>
              <w:spacing w:line="212" w:lineRule="exact"/>
              <w:jc w:val="left"/>
              <w:rPr>
                <w:del w:id="217" w:author="NAZ, Mamoona (OLDHAM MEDICAL SERVICES)" w:date="2026-09-22T12:18:00Z" w16du:dateUtc="2026-09-22T16:18:00Z"/>
                <w:rFonts w:ascii="MS Mincho" w:hAnsi="MS Mincho" w:cs="Times New Roman"/>
              </w:rPr>
            </w:pPr>
          </w:p>
          <w:p w14:paraId="59A39FB2" w14:textId="77777777" w:rsidR="00A81C24" w:rsidRPr="00695BE6" w:rsidRDefault="00A81C24">
            <w:pPr>
              <w:pStyle w:val="a"/>
              <w:kinsoku w:val="0"/>
              <w:wordWrap w:val="0"/>
              <w:autoSpaceDE w:val="0"/>
              <w:autoSpaceDN w:val="0"/>
              <w:spacing w:line="212" w:lineRule="exact"/>
              <w:jc w:val="left"/>
              <w:rPr>
                <w:del w:id="218" w:author="NAZ, Mamoona (OLDHAM MEDICAL SERVICES)" w:date="2026-09-22T12:18:00Z" w16du:dateUtc="2026-09-22T16:18:00Z"/>
                <w:rFonts w:ascii="MS Mincho" w:hAnsi="MS Mincho" w:cs="Times New Roman"/>
              </w:rPr>
            </w:pPr>
            <w:del w:id="219" w:author="NAZ, Mamoona (OLDHAM MEDICAL SERVICES)" w:date="2026-09-22T12:18:00Z" w16du:dateUtc="2026-09-22T16:18:00Z">
              <w:r w:rsidRPr="00695BE6">
                <w:rPr>
                  <w:rFonts w:ascii="MS Mincho" w:hAnsi="MS Mincho" w:cs="Times New Roman"/>
                </w:rPr>
                <w:delText xml:space="preserve"> </w:delText>
              </w:r>
            </w:del>
          </w:p>
        </w:tc>
        <w:tc>
          <w:tcPr>
            <w:tcW w:w="6944" w:type="dxa"/>
            <w:tcBorders>
              <w:top w:val="single" w:sz="4" w:space="0" w:color="000000"/>
              <w:left w:val="single" w:sz="4" w:space="0" w:color="000000"/>
              <w:bottom w:val="single" w:sz="4" w:space="0" w:color="000000"/>
              <w:right w:val="single" w:sz="4" w:space="0" w:color="000000"/>
            </w:tcBorders>
          </w:tcPr>
          <w:p w14:paraId="75325497" w14:textId="77777777" w:rsidR="00A81C24" w:rsidRPr="00695BE6" w:rsidRDefault="00A81C24">
            <w:pPr>
              <w:pStyle w:val="a"/>
              <w:kinsoku w:val="0"/>
              <w:wordWrap w:val="0"/>
              <w:autoSpaceDE w:val="0"/>
              <w:autoSpaceDN w:val="0"/>
              <w:spacing w:line="212" w:lineRule="exact"/>
              <w:jc w:val="left"/>
              <w:rPr>
                <w:del w:id="220" w:author="NAZ, Mamoona (OLDHAM MEDICAL SERVICES)" w:date="2026-09-22T12:18:00Z" w16du:dateUtc="2026-09-22T16:18:00Z"/>
                <w:rFonts w:ascii="MS Mincho" w:hAnsi="MS Mincho" w:cs="Times New Roman"/>
              </w:rPr>
            </w:pPr>
          </w:p>
          <w:p w14:paraId="26E41866" w14:textId="77777777" w:rsidR="00A81C24" w:rsidRPr="00695BE6" w:rsidRDefault="00A81C24">
            <w:pPr>
              <w:pStyle w:val="a"/>
              <w:kinsoku w:val="0"/>
              <w:wordWrap w:val="0"/>
              <w:autoSpaceDE w:val="0"/>
              <w:autoSpaceDN w:val="0"/>
              <w:spacing w:line="212" w:lineRule="exact"/>
              <w:jc w:val="left"/>
              <w:rPr>
                <w:del w:id="221" w:author="NAZ, Mamoona (OLDHAM MEDICAL SERVICES)" w:date="2026-09-22T12:18:00Z" w16du:dateUtc="2026-09-22T16:18:00Z"/>
                <w:rFonts w:ascii="MS Mincho" w:hAnsi="MS Mincho" w:cs="Times New Roman"/>
              </w:rPr>
            </w:pPr>
          </w:p>
          <w:p w14:paraId="1788B821" w14:textId="77777777" w:rsidR="00A81C24" w:rsidRPr="00695BE6" w:rsidRDefault="00A81C24">
            <w:pPr>
              <w:pStyle w:val="a"/>
              <w:kinsoku w:val="0"/>
              <w:wordWrap w:val="0"/>
              <w:autoSpaceDE w:val="0"/>
              <w:autoSpaceDN w:val="0"/>
              <w:spacing w:line="212" w:lineRule="exact"/>
              <w:jc w:val="left"/>
              <w:rPr>
                <w:del w:id="222" w:author="NAZ, Mamoona (OLDHAM MEDICAL SERVICES)" w:date="2026-09-22T12:18:00Z" w16du:dateUtc="2026-09-22T16:18:00Z"/>
                <w:rFonts w:ascii="MS Mincho" w:hAnsi="MS Mincho" w:cs="Times New Roman"/>
              </w:rPr>
            </w:pPr>
          </w:p>
          <w:p w14:paraId="730C90DE" w14:textId="77777777" w:rsidR="00A81C24" w:rsidRPr="00695BE6" w:rsidRDefault="00A81C24">
            <w:pPr>
              <w:pStyle w:val="a"/>
              <w:kinsoku w:val="0"/>
              <w:wordWrap w:val="0"/>
              <w:autoSpaceDE w:val="0"/>
              <w:autoSpaceDN w:val="0"/>
              <w:spacing w:line="212" w:lineRule="exact"/>
              <w:jc w:val="left"/>
              <w:rPr>
                <w:del w:id="223" w:author="NAZ, Mamoona (OLDHAM MEDICAL SERVICES)" w:date="2026-09-22T12:18:00Z" w16du:dateUtc="2026-09-22T16:18:00Z"/>
                <w:rFonts w:ascii="MS Mincho" w:hAnsi="MS Mincho" w:cs="Times New Roman"/>
              </w:rPr>
            </w:pPr>
          </w:p>
          <w:p w14:paraId="441E8E68" w14:textId="77777777" w:rsidR="00A81C24" w:rsidRPr="00695BE6" w:rsidRDefault="00A81C24">
            <w:pPr>
              <w:pStyle w:val="a"/>
              <w:kinsoku w:val="0"/>
              <w:wordWrap w:val="0"/>
              <w:autoSpaceDE w:val="0"/>
              <w:autoSpaceDN w:val="0"/>
              <w:spacing w:line="212" w:lineRule="exact"/>
              <w:jc w:val="left"/>
              <w:rPr>
                <w:del w:id="224" w:author="NAZ, Mamoona (OLDHAM MEDICAL SERVICES)" w:date="2026-09-22T12:18:00Z" w16du:dateUtc="2026-09-22T16:18:00Z"/>
                <w:rFonts w:ascii="MS Mincho" w:hAnsi="MS Mincho" w:cs="Times New Roman"/>
              </w:rPr>
            </w:pPr>
          </w:p>
          <w:p w14:paraId="634A0C10" w14:textId="77777777" w:rsidR="00A81C24" w:rsidRPr="00695BE6" w:rsidRDefault="00A81C24">
            <w:pPr>
              <w:pStyle w:val="a"/>
              <w:kinsoku w:val="0"/>
              <w:wordWrap w:val="0"/>
              <w:autoSpaceDE w:val="0"/>
              <w:autoSpaceDN w:val="0"/>
              <w:spacing w:line="286" w:lineRule="exact"/>
              <w:jc w:val="left"/>
              <w:rPr>
                <w:del w:id="225" w:author="NAZ, Mamoona (OLDHAM MEDICAL SERVICES)" w:date="2026-09-22T12:18:00Z" w16du:dateUtc="2026-09-22T16:18:00Z"/>
                <w:rFonts w:ascii="MS Mincho" w:hAnsi="MS Mincho" w:cs="Times New Roman"/>
              </w:rPr>
            </w:pPr>
          </w:p>
          <w:p w14:paraId="2ABDAB50" w14:textId="77777777" w:rsidR="00A81C24" w:rsidRPr="00695BE6" w:rsidRDefault="00A81C24">
            <w:pPr>
              <w:pStyle w:val="a"/>
              <w:kinsoku w:val="0"/>
              <w:wordWrap w:val="0"/>
              <w:autoSpaceDE w:val="0"/>
              <w:autoSpaceDN w:val="0"/>
              <w:spacing w:line="212" w:lineRule="exact"/>
              <w:jc w:val="left"/>
              <w:rPr>
                <w:del w:id="226" w:author="NAZ, Mamoona (OLDHAM MEDICAL SERVICES)" w:date="2026-09-22T12:18:00Z" w16du:dateUtc="2026-09-22T16:18:00Z"/>
                <w:rFonts w:ascii="MS Mincho" w:hAnsi="MS Mincho" w:cs="Times New Roman"/>
              </w:rPr>
            </w:pPr>
          </w:p>
          <w:p w14:paraId="4961EC4F" w14:textId="77777777" w:rsidR="00A81C24" w:rsidRPr="00695BE6" w:rsidRDefault="00A81C24">
            <w:pPr>
              <w:pStyle w:val="a"/>
              <w:kinsoku w:val="0"/>
              <w:wordWrap w:val="0"/>
              <w:autoSpaceDE w:val="0"/>
              <w:autoSpaceDN w:val="0"/>
              <w:spacing w:line="212" w:lineRule="exact"/>
              <w:jc w:val="left"/>
              <w:rPr>
                <w:del w:id="227" w:author="NAZ, Mamoona (OLDHAM MEDICAL SERVICES)" w:date="2026-09-22T12:18:00Z" w16du:dateUtc="2026-09-22T16:18:00Z"/>
                <w:rFonts w:ascii="MS Mincho" w:hAnsi="MS Mincho" w:cs="Times New Roman"/>
              </w:rPr>
            </w:pPr>
            <w:del w:id="228" w:author="NAZ, Mamoona (OLDHAM MEDICAL SERVICES)" w:date="2026-09-22T12:18:00Z" w16du:dateUtc="2026-09-22T16:18:00Z">
              <w:r w:rsidRPr="00695BE6">
                <w:rPr>
                  <w:rFonts w:ascii="MS Mincho" w:hAnsi="MS Mincho" w:hint="eastAsia"/>
                </w:rPr>
                <w:delText xml:space="preserve">　</w:delText>
              </w:r>
            </w:del>
          </w:p>
        </w:tc>
      </w:tr>
      <w:tr w:rsidR="00A81C24" w:rsidRPr="00695BE6" w14:paraId="43D6026B" w14:textId="77777777">
        <w:trPr>
          <w:del w:id="229" w:author="NAZ, Mamoona (OLDHAM MEDICAL SERVICES)" w:date="2026-09-22T12:18:00Z" w16du:dateUtc="2026-09-22T16:18:00Z"/>
        </w:trPr>
        <w:tc>
          <w:tcPr>
            <w:tcW w:w="1368" w:type="dxa"/>
            <w:tcBorders>
              <w:top w:val="single" w:sz="4" w:space="0" w:color="000000"/>
              <w:left w:val="single" w:sz="4" w:space="0" w:color="000000"/>
              <w:bottom w:val="single" w:sz="4" w:space="0" w:color="000000"/>
              <w:right w:val="single" w:sz="4" w:space="0" w:color="000000"/>
            </w:tcBorders>
          </w:tcPr>
          <w:p w14:paraId="1D6E383E" w14:textId="77777777" w:rsidR="00A81C24" w:rsidRPr="00695BE6" w:rsidRDefault="00A81C24">
            <w:pPr>
              <w:pStyle w:val="a"/>
              <w:kinsoku w:val="0"/>
              <w:wordWrap w:val="0"/>
              <w:autoSpaceDE w:val="0"/>
              <w:autoSpaceDN w:val="0"/>
              <w:spacing w:line="212" w:lineRule="exact"/>
              <w:jc w:val="left"/>
              <w:rPr>
                <w:del w:id="230" w:author="NAZ, Mamoona (OLDHAM MEDICAL SERVICES)" w:date="2026-09-22T12:18:00Z" w16du:dateUtc="2026-09-22T16:18:00Z"/>
                <w:rFonts w:ascii="MS Mincho" w:hAnsi="MS Mincho" w:cs="Times New Roman"/>
              </w:rPr>
            </w:pPr>
          </w:p>
          <w:p w14:paraId="28706729" w14:textId="77777777" w:rsidR="00A81C24" w:rsidRPr="00695BE6" w:rsidRDefault="00A81C24">
            <w:pPr>
              <w:pStyle w:val="a"/>
              <w:kinsoku w:val="0"/>
              <w:wordWrap w:val="0"/>
              <w:autoSpaceDE w:val="0"/>
              <w:autoSpaceDN w:val="0"/>
              <w:spacing w:line="212" w:lineRule="exact"/>
              <w:jc w:val="left"/>
              <w:rPr>
                <w:del w:id="231" w:author="NAZ, Mamoona (OLDHAM MEDICAL SERVICES)" w:date="2026-09-22T12:18:00Z" w16du:dateUtc="2026-09-22T16:18:00Z"/>
                <w:rFonts w:ascii="MS Mincho" w:hAnsi="MS Mincho" w:cs="Times New Roman"/>
              </w:rPr>
            </w:pPr>
          </w:p>
          <w:p w14:paraId="7B32520E" w14:textId="77777777" w:rsidR="00A81C24" w:rsidRPr="00695BE6" w:rsidRDefault="00A81C24">
            <w:pPr>
              <w:pStyle w:val="a"/>
              <w:kinsoku w:val="0"/>
              <w:wordWrap w:val="0"/>
              <w:autoSpaceDE w:val="0"/>
              <w:autoSpaceDN w:val="0"/>
              <w:spacing w:line="212" w:lineRule="exact"/>
              <w:jc w:val="left"/>
              <w:rPr>
                <w:del w:id="232" w:author="NAZ, Mamoona (OLDHAM MEDICAL SERVICES)" w:date="2026-09-22T12:18:00Z" w16du:dateUtc="2026-09-22T16:18:00Z"/>
                <w:rFonts w:ascii="MS Mincho" w:hAnsi="MS Mincho" w:cs="Times New Roman"/>
              </w:rPr>
            </w:pPr>
            <w:del w:id="233" w:author="NAZ, Mamoona (OLDHAM MEDICAL SERVICES)" w:date="2026-09-22T12:18:00Z" w16du:dateUtc="2026-09-22T16:18:00Z">
              <w:r w:rsidRPr="00695BE6">
                <w:rPr>
                  <w:rFonts w:ascii="MS Mincho" w:hAnsi="MS Mincho" w:hint="eastAsia"/>
                </w:rPr>
                <w:delText>研究費支出</w:delText>
              </w:r>
            </w:del>
          </w:p>
          <w:p w14:paraId="5482CBD6" w14:textId="77777777" w:rsidR="00A81C24" w:rsidRPr="00695BE6" w:rsidRDefault="00A81C24">
            <w:pPr>
              <w:pStyle w:val="a"/>
              <w:kinsoku w:val="0"/>
              <w:wordWrap w:val="0"/>
              <w:autoSpaceDE w:val="0"/>
              <w:autoSpaceDN w:val="0"/>
              <w:spacing w:line="286" w:lineRule="exact"/>
              <w:jc w:val="left"/>
              <w:rPr>
                <w:del w:id="234" w:author="NAZ, Mamoona (OLDHAM MEDICAL SERVICES)" w:date="2026-09-22T12:18:00Z" w16du:dateUtc="2026-09-22T16:18:00Z"/>
                <w:rFonts w:ascii="MS Mincho" w:hAnsi="MS Mincho" w:cs="Times New Roman"/>
              </w:rPr>
            </w:pPr>
            <w:del w:id="235" w:author="NAZ, Mamoona (OLDHAM MEDICAL SERVICES)" w:date="2026-09-22T12:18:00Z" w16du:dateUtc="2026-09-22T16:18:00Z">
              <w:r w:rsidRPr="00695BE6">
                <w:rPr>
                  <w:rFonts w:ascii="MS Mincho" w:hAnsi="MS Mincho" w:hint="eastAsia"/>
                </w:rPr>
                <w:delText>内訳</w:delText>
              </w:r>
              <w:r w:rsidRPr="00695BE6">
                <w:rPr>
                  <w:rFonts w:ascii="MS Mincho" w:hAnsi="MS Mincho" w:hint="eastAsia"/>
                  <w:sz w:val="16"/>
                  <w:szCs w:val="16"/>
                </w:rPr>
                <w:delText>（領収書等の添付不要）</w:delText>
              </w:r>
            </w:del>
          </w:p>
          <w:p w14:paraId="38D2A82F" w14:textId="77777777" w:rsidR="00A81C24" w:rsidRPr="00695BE6" w:rsidRDefault="00A81C24">
            <w:pPr>
              <w:pStyle w:val="a"/>
              <w:kinsoku w:val="0"/>
              <w:wordWrap w:val="0"/>
              <w:autoSpaceDE w:val="0"/>
              <w:autoSpaceDN w:val="0"/>
              <w:spacing w:line="212" w:lineRule="exact"/>
              <w:jc w:val="left"/>
              <w:rPr>
                <w:del w:id="236" w:author="NAZ, Mamoona (OLDHAM MEDICAL SERVICES)" w:date="2026-09-22T12:18:00Z" w16du:dateUtc="2026-09-22T16:18:00Z"/>
                <w:rFonts w:ascii="MS Mincho" w:hAnsi="MS Mincho" w:cs="Times New Roman"/>
              </w:rPr>
            </w:pPr>
          </w:p>
          <w:p w14:paraId="048AEBF1" w14:textId="77777777" w:rsidR="00A81C24" w:rsidRPr="00695BE6" w:rsidRDefault="00A81C24">
            <w:pPr>
              <w:pStyle w:val="a"/>
              <w:kinsoku w:val="0"/>
              <w:wordWrap w:val="0"/>
              <w:autoSpaceDE w:val="0"/>
              <w:autoSpaceDN w:val="0"/>
              <w:spacing w:line="212" w:lineRule="exact"/>
              <w:jc w:val="left"/>
              <w:rPr>
                <w:del w:id="237" w:author="NAZ, Mamoona (OLDHAM MEDICAL SERVICES)" w:date="2026-09-22T12:18:00Z" w16du:dateUtc="2026-09-22T16:18:00Z"/>
                <w:rFonts w:ascii="MS Mincho" w:hAnsi="MS Mincho" w:cs="Times New Roman"/>
              </w:rPr>
            </w:pPr>
          </w:p>
          <w:p w14:paraId="608A405C" w14:textId="77777777" w:rsidR="00A81C24" w:rsidRPr="00695BE6" w:rsidRDefault="00A81C24">
            <w:pPr>
              <w:pStyle w:val="a"/>
              <w:kinsoku w:val="0"/>
              <w:wordWrap w:val="0"/>
              <w:autoSpaceDE w:val="0"/>
              <w:autoSpaceDN w:val="0"/>
              <w:spacing w:line="212" w:lineRule="exact"/>
              <w:jc w:val="left"/>
              <w:rPr>
                <w:del w:id="238" w:author="NAZ, Mamoona (OLDHAM MEDICAL SERVICES)" w:date="2026-09-22T12:18:00Z" w16du:dateUtc="2026-09-22T16:18:00Z"/>
                <w:rFonts w:ascii="MS Mincho" w:hAnsi="MS Mincho" w:cs="Times New Roman"/>
              </w:rPr>
            </w:pPr>
          </w:p>
          <w:p w14:paraId="32D3F206" w14:textId="77777777" w:rsidR="00A81C24" w:rsidRPr="00695BE6" w:rsidRDefault="00A81C24">
            <w:pPr>
              <w:pStyle w:val="a"/>
              <w:kinsoku w:val="0"/>
              <w:wordWrap w:val="0"/>
              <w:autoSpaceDE w:val="0"/>
              <w:autoSpaceDN w:val="0"/>
              <w:spacing w:line="212" w:lineRule="exact"/>
              <w:jc w:val="left"/>
              <w:rPr>
                <w:del w:id="239" w:author="NAZ, Mamoona (OLDHAM MEDICAL SERVICES)" w:date="2026-09-22T12:18:00Z" w16du:dateUtc="2026-09-22T16:18:00Z"/>
                <w:rFonts w:ascii="MS Mincho" w:hAnsi="MS Mincho" w:cs="Times New Roman"/>
              </w:rPr>
            </w:pPr>
          </w:p>
        </w:tc>
        <w:tc>
          <w:tcPr>
            <w:tcW w:w="8733" w:type="dxa"/>
            <w:gridSpan w:val="2"/>
            <w:tcBorders>
              <w:top w:val="single" w:sz="4" w:space="0" w:color="000000"/>
              <w:left w:val="single" w:sz="4" w:space="0" w:color="000000"/>
              <w:bottom w:val="single" w:sz="4" w:space="0" w:color="000000"/>
              <w:right w:val="single" w:sz="4" w:space="0" w:color="000000"/>
            </w:tcBorders>
          </w:tcPr>
          <w:p w14:paraId="07F8998A" w14:textId="77777777" w:rsidR="00A81C24" w:rsidRPr="00695BE6" w:rsidRDefault="00A81C24">
            <w:pPr>
              <w:pStyle w:val="a"/>
              <w:kinsoku w:val="0"/>
              <w:wordWrap w:val="0"/>
              <w:autoSpaceDE w:val="0"/>
              <w:autoSpaceDN w:val="0"/>
              <w:spacing w:line="212" w:lineRule="exact"/>
              <w:jc w:val="left"/>
              <w:rPr>
                <w:del w:id="240" w:author="NAZ, Mamoona (OLDHAM MEDICAL SERVICES)" w:date="2026-09-22T12:18:00Z" w16du:dateUtc="2026-09-22T16:18:00Z"/>
                <w:rFonts w:ascii="MS Mincho" w:hAnsi="MS Mincho" w:cs="Times New Roman"/>
              </w:rPr>
            </w:pPr>
          </w:p>
          <w:p w14:paraId="6726EFF0" w14:textId="77777777" w:rsidR="00A81C24" w:rsidRPr="00695BE6" w:rsidRDefault="00A81C24">
            <w:pPr>
              <w:pStyle w:val="a"/>
              <w:kinsoku w:val="0"/>
              <w:wordWrap w:val="0"/>
              <w:autoSpaceDE w:val="0"/>
              <w:autoSpaceDN w:val="0"/>
              <w:spacing w:line="212" w:lineRule="exact"/>
              <w:jc w:val="left"/>
              <w:rPr>
                <w:del w:id="241" w:author="NAZ, Mamoona (OLDHAM MEDICAL SERVICES)" w:date="2026-09-22T12:18:00Z" w16du:dateUtc="2026-09-22T16:18:00Z"/>
                <w:rFonts w:ascii="MS Mincho" w:hAnsi="MS Mincho" w:cs="Times New Roman"/>
              </w:rPr>
            </w:pPr>
          </w:p>
          <w:p w14:paraId="5BCFBBDA" w14:textId="77777777" w:rsidR="00A81C24" w:rsidRPr="00695BE6" w:rsidRDefault="00A81C24">
            <w:pPr>
              <w:pStyle w:val="a"/>
              <w:kinsoku w:val="0"/>
              <w:wordWrap w:val="0"/>
              <w:autoSpaceDE w:val="0"/>
              <w:autoSpaceDN w:val="0"/>
              <w:spacing w:line="212" w:lineRule="exact"/>
              <w:jc w:val="left"/>
              <w:rPr>
                <w:del w:id="242" w:author="NAZ, Mamoona (OLDHAM MEDICAL SERVICES)" w:date="2026-09-22T12:18:00Z" w16du:dateUtc="2026-09-22T16:18:00Z"/>
                <w:rFonts w:ascii="MS Mincho" w:hAnsi="MS Mincho" w:cs="Times New Roman"/>
              </w:rPr>
            </w:pPr>
          </w:p>
          <w:p w14:paraId="4B668917" w14:textId="77777777" w:rsidR="00A81C24" w:rsidRPr="00695BE6" w:rsidRDefault="00A81C24">
            <w:pPr>
              <w:pStyle w:val="a"/>
              <w:kinsoku w:val="0"/>
              <w:wordWrap w:val="0"/>
              <w:autoSpaceDE w:val="0"/>
              <w:autoSpaceDN w:val="0"/>
              <w:spacing w:line="212" w:lineRule="exact"/>
              <w:jc w:val="left"/>
              <w:rPr>
                <w:del w:id="243" w:author="NAZ, Mamoona (OLDHAM MEDICAL SERVICES)" w:date="2026-09-22T12:18:00Z" w16du:dateUtc="2026-09-22T16:18:00Z"/>
                <w:rFonts w:ascii="MS Mincho" w:hAnsi="MS Mincho" w:cs="Times New Roman"/>
              </w:rPr>
            </w:pPr>
          </w:p>
          <w:p w14:paraId="37A60A9A" w14:textId="77777777" w:rsidR="00A81C24" w:rsidRPr="00695BE6" w:rsidRDefault="00A81C24">
            <w:pPr>
              <w:pStyle w:val="a"/>
              <w:kinsoku w:val="0"/>
              <w:wordWrap w:val="0"/>
              <w:autoSpaceDE w:val="0"/>
              <w:autoSpaceDN w:val="0"/>
              <w:spacing w:line="286" w:lineRule="exact"/>
              <w:jc w:val="left"/>
              <w:rPr>
                <w:del w:id="244" w:author="NAZ, Mamoona (OLDHAM MEDICAL SERVICES)" w:date="2026-09-22T12:18:00Z" w16du:dateUtc="2026-09-22T16:18:00Z"/>
                <w:rFonts w:ascii="MS Mincho" w:hAnsi="MS Mincho" w:cs="Times New Roman"/>
              </w:rPr>
            </w:pPr>
          </w:p>
          <w:p w14:paraId="77F18837" w14:textId="77777777" w:rsidR="00A81C24" w:rsidRPr="00695BE6" w:rsidRDefault="00A81C24">
            <w:pPr>
              <w:pStyle w:val="a"/>
              <w:kinsoku w:val="0"/>
              <w:wordWrap w:val="0"/>
              <w:autoSpaceDE w:val="0"/>
              <w:autoSpaceDN w:val="0"/>
              <w:spacing w:line="212" w:lineRule="exact"/>
              <w:jc w:val="left"/>
              <w:rPr>
                <w:del w:id="245" w:author="NAZ, Mamoona (OLDHAM MEDICAL SERVICES)" w:date="2026-09-22T12:18:00Z" w16du:dateUtc="2026-09-22T16:18:00Z"/>
                <w:rFonts w:ascii="MS Mincho" w:hAnsi="MS Mincho" w:cs="Times New Roman"/>
              </w:rPr>
            </w:pPr>
          </w:p>
          <w:p w14:paraId="080390C2" w14:textId="77777777" w:rsidR="00A81C24" w:rsidRPr="00695BE6" w:rsidRDefault="00A81C24">
            <w:pPr>
              <w:pStyle w:val="a"/>
              <w:kinsoku w:val="0"/>
              <w:wordWrap w:val="0"/>
              <w:autoSpaceDE w:val="0"/>
              <w:autoSpaceDN w:val="0"/>
              <w:spacing w:line="212" w:lineRule="exact"/>
              <w:jc w:val="left"/>
              <w:rPr>
                <w:del w:id="246" w:author="NAZ, Mamoona (OLDHAM MEDICAL SERVICES)" w:date="2026-09-22T12:18:00Z" w16du:dateUtc="2026-09-22T16:18:00Z"/>
                <w:rFonts w:ascii="MS Mincho" w:hAnsi="MS Mincho" w:cs="Times New Roman"/>
              </w:rPr>
            </w:pPr>
          </w:p>
          <w:p w14:paraId="0BD50FD0" w14:textId="77777777" w:rsidR="00A81C24" w:rsidRPr="00695BE6" w:rsidRDefault="00A81C24">
            <w:pPr>
              <w:pStyle w:val="a"/>
              <w:kinsoku w:val="0"/>
              <w:wordWrap w:val="0"/>
              <w:autoSpaceDE w:val="0"/>
              <w:autoSpaceDN w:val="0"/>
              <w:spacing w:line="212" w:lineRule="exact"/>
              <w:jc w:val="left"/>
              <w:rPr>
                <w:del w:id="247" w:author="NAZ, Mamoona (OLDHAM MEDICAL SERVICES)" w:date="2026-09-22T12:18:00Z" w16du:dateUtc="2026-09-22T16:18:00Z"/>
                <w:rFonts w:ascii="MS Mincho" w:hAnsi="MS Mincho" w:cs="Times New Roman"/>
              </w:rPr>
            </w:pPr>
          </w:p>
          <w:p w14:paraId="07CC4DEC" w14:textId="77777777" w:rsidR="00A81C24" w:rsidRPr="00695BE6" w:rsidRDefault="00A81C24">
            <w:pPr>
              <w:pStyle w:val="a"/>
              <w:kinsoku w:val="0"/>
              <w:wordWrap w:val="0"/>
              <w:autoSpaceDE w:val="0"/>
              <w:autoSpaceDN w:val="0"/>
              <w:spacing w:line="212" w:lineRule="exact"/>
              <w:jc w:val="left"/>
              <w:rPr>
                <w:del w:id="248" w:author="NAZ, Mamoona (OLDHAM MEDICAL SERVICES)" w:date="2026-09-22T12:18:00Z" w16du:dateUtc="2026-09-22T16:18:00Z"/>
                <w:rFonts w:ascii="MS Mincho" w:hAnsi="MS Mincho" w:cs="Times New Roman"/>
              </w:rPr>
            </w:pPr>
          </w:p>
        </w:tc>
      </w:tr>
    </w:tbl>
    <w:p w14:paraId="042798BE" w14:textId="0B6281C2" w:rsidR="00A81C24" w:rsidRDefault="00A81C24">
      <w:pPr>
        <w:spacing w:line="212" w:lineRule="exact"/>
        <w:textAlignment w:val="baseline"/>
        <w:rPr>
          <w:del w:id="249" w:author="NAZ, Mamoona (OLDHAM MEDICAL SERVICES)" w:date="2026-09-22T12:18:00Z" w16du:dateUtc="2026-09-22T16:18:00Z"/>
          <w:rFonts w:ascii="MS Mincho" w:hAnsi="MS Mincho"/>
          <w:b/>
          <w:bCs/>
        </w:rPr>
      </w:pPr>
      <w:del w:id="250" w:author="NAZ, Mamoona (OLDHAM MEDICAL SERVICES)" w:date="2026-09-22T12:18:00Z" w16du:dateUtc="2026-09-22T16:18:00Z">
        <w:r w:rsidRPr="00695BE6">
          <w:rPr>
            <w:rFonts w:ascii="MS Mincho" w:hAnsi="MS Mincho"/>
          </w:rPr>
          <w:delText xml:space="preserve"> </w:delText>
        </w:r>
      </w:del>
    </w:p>
    <w:p w14:paraId="760A2E05" w14:textId="225262A2" w:rsidR="0068335B" w:rsidRDefault="0068335B" w:rsidP="0068335B">
      <w:pPr>
        <w:textAlignment w:val="baseline"/>
        <w:rPr>
          <w:del w:id="251" w:author="NAZ, Mamoona (OLDHAM MEDICAL SERVICES)" w:date="2026-09-22T12:18:00Z" w16du:dateUtc="2026-09-22T16:18:00Z"/>
          <w:rFonts w:ascii="MS Mincho" w:hAnsi="MS Mincho"/>
          <w:b/>
          <w:bCs/>
        </w:rPr>
      </w:pPr>
      <w:del w:id="252" w:author="NAZ, Mamoona (OLDHAM MEDICAL SERVICES)" w:date="2026-09-22T12:18:00Z" w16du:dateUtc="2026-09-22T16:18:00Z">
        <w:r w:rsidRPr="0068335B">
          <w:rPr>
            <w:rFonts w:hint="eastAsia"/>
          </w:rPr>
          <w:delText>「研究完了報告書」の書き方については、次のページをご覧下さい。</w:delText>
        </w:r>
      </w:del>
    </w:p>
    <w:p w14:paraId="5C89A274" w14:textId="77777777" w:rsidR="0068335B" w:rsidRDefault="0068335B" w:rsidP="007F3CA7">
      <w:pPr>
        <w:spacing w:before="100" w:beforeAutospacing="1" w:line="212" w:lineRule="exact"/>
        <w:textAlignment w:val="baseline"/>
        <w:rPr>
          <w:del w:id="253" w:author="NAZ, Mamoona (OLDHAM MEDICAL SERVICES)" w:date="2026-09-22T12:18:00Z" w16du:dateUtc="2026-09-22T16:18:00Z"/>
          <w:rFonts w:ascii="MS Mincho" w:hAnsi="MS Mincho"/>
          <w:sz w:val="28"/>
          <w:szCs w:val="28"/>
        </w:rPr>
      </w:pPr>
    </w:p>
    <w:p w14:paraId="20FA2039" w14:textId="631CA242" w:rsidR="0068335B" w:rsidRPr="0068335B" w:rsidRDefault="0068335B" w:rsidP="007F3CA7">
      <w:pPr>
        <w:spacing w:before="100" w:beforeAutospacing="1" w:line="212" w:lineRule="exact"/>
        <w:textAlignment w:val="baseline"/>
        <w:rPr>
          <w:del w:id="254" w:author="NAZ, Mamoona (OLDHAM MEDICAL SERVICES)" w:date="2026-09-22T12:18:00Z" w16du:dateUtc="2026-09-22T16:18:00Z"/>
          <w:rFonts w:ascii="MS Mincho" w:hAnsi="MS Mincho"/>
          <w:sz w:val="28"/>
          <w:szCs w:val="28"/>
        </w:rPr>
      </w:pPr>
      <w:del w:id="255" w:author="NAZ, Mamoona (OLDHAM MEDICAL SERVICES)" w:date="2026-09-22T12:18:00Z" w16du:dateUtc="2026-09-22T16:18:00Z">
        <w:r w:rsidRPr="0068335B">
          <w:rPr>
            <w:rFonts w:ascii="MS Mincho" w:hAnsi="MS Mincho" w:hint="eastAsia"/>
            <w:sz w:val="28"/>
            <w:szCs w:val="28"/>
          </w:rPr>
          <w:delText>「研究完了報告書」の書き方について</w:delText>
        </w:r>
      </w:del>
    </w:p>
    <w:p w14:paraId="36B2E1A1" w14:textId="77777777" w:rsidR="0068335B" w:rsidRPr="0068335B" w:rsidRDefault="0068335B" w:rsidP="007F3CA7">
      <w:pPr>
        <w:spacing w:before="100" w:beforeAutospacing="1" w:line="212" w:lineRule="exact"/>
        <w:textAlignment w:val="baseline"/>
        <w:rPr>
          <w:del w:id="256" w:author="NAZ, Mamoona (OLDHAM MEDICAL SERVICES)" w:date="2026-09-22T12:18:00Z" w16du:dateUtc="2026-09-22T16:18:00Z"/>
          <w:rFonts w:ascii="MS Mincho" w:hAnsi="MS Mincho"/>
        </w:rPr>
      </w:pPr>
    </w:p>
    <w:p w14:paraId="0786BCCD" w14:textId="77777777" w:rsidR="0068335B" w:rsidRPr="0068335B" w:rsidRDefault="0068335B" w:rsidP="007F3CA7">
      <w:pPr>
        <w:spacing w:before="100" w:beforeAutospacing="1" w:line="212" w:lineRule="exact"/>
        <w:textAlignment w:val="baseline"/>
        <w:rPr>
          <w:del w:id="257" w:author="NAZ, Mamoona (OLDHAM MEDICAL SERVICES)" w:date="2026-09-22T12:18:00Z" w16du:dateUtc="2026-09-22T16:18:00Z"/>
          <w:rFonts w:ascii="MS Mincho" w:hAnsi="MS Mincho"/>
        </w:rPr>
      </w:pPr>
      <w:del w:id="258" w:author="NAZ, Mamoona (OLDHAM MEDICAL SERVICES)" w:date="2026-09-22T12:18:00Z" w16du:dateUtc="2026-09-22T16:18:00Z">
        <w:r w:rsidRPr="0068335B">
          <w:rPr>
            <w:rFonts w:ascii="MS Mincho" w:hAnsi="MS Mincho" w:hint="eastAsia"/>
          </w:rPr>
          <w:delText xml:space="preserve">　・　ご提出の締切り期限は、９月３０日ですので厳守願います。「研究のまとめ」も同時にお出し下さい。</w:delText>
        </w:r>
      </w:del>
    </w:p>
    <w:p w14:paraId="31B44197" w14:textId="77777777" w:rsidR="0068335B" w:rsidRDefault="0068335B" w:rsidP="007F3CA7">
      <w:pPr>
        <w:spacing w:before="100" w:beforeAutospacing="1" w:line="212" w:lineRule="exact"/>
        <w:textAlignment w:val="baseline"/>
        <w:rPr>
          <w:del w:id="259" w:author="NAZ, Mamoona (OLDHAM MEDICAL SERVICES)" w:date="2026-09-22T12:18:00Z" w16du:dateUtc="2026-09-22T16:18:00Z"/>
          <w:rFonts w:ascii="MS Mincho" w:hAnsi="MS Mincho"/>
        </w:rPr>
      </w:pPr>
      <w:del w:id="260" w:author="NAZ, Mamoona (OLDHAM MEDICAL SERVICES)" w:date="2026-09-22T12:18:00Z" w16du:dateUtc="2026-09-22T16:18:00Z">
        <w:r w:rsidRPr="0068335B">
          <w:rPr>
            <w:rFonts w:ascii="MS Mincho" w:hAnsi="MS Mincho" w:hint="eastAsia"/>
          </w:rPr>
          <w:delText xml:space="preserve">  </w:delText>
        </w:r>
        <w:r w:rsidRPr="0068335B">
          <w:rPr>
            <w:rFonts w:ascii="MS Mincho" w:hAnsi="MS Mincho" w:hint="eastAsia"/>
          </w:rPr>
          <w:delText>・</w:delText>
        </w:r>
        <w:r w:rsidRPr="0068335B">
          <w:rPr>
            <w:rFonts w:ascii="MS Mincho" w:hAnsi="MS Mincho" w:hint="eastAsia"/>
          </w:rPr>
          <w:delText xml:space="preserve"> </w:delText>
        </w:r>
        <w:r w:rsidRPr="0068335B">
          <w:rPr>
            <w:rFonts w:ascii="MS Mincho" w:hAnsi="MS Mincho" w:hint="eastAsia"/>
          </w:rPr>
          <w:delText>「完了報告書」には必ず学校または園の代表者の職印を押印して下さい。押印したものをＰＤＦ化してメール添付でお</w:delText>
        </w:r>
      </w:del>
    </w:p>
    <w:p w14:paraId="5705B9BF" w14:textId="39136160" w:rsidR="0068335B" w:rsidRPr="0068335B" w:rsidRDefault="0068335B" w:rsidP="007F3CA7">
      <w:pPr>
        <w:spacing w:before="100" w:beforeAutospacing="1" w:line="212" w:lineRule="exact"/>
        <w:textAlignment w:val="baseline"/>
        <w:rPr>
          <w:del w:id="261" w:author="NAZ, Mamoona (OLDHAM MEDICAL SERVICES)" w:date="2026-09-22T12:18:00Z" w16du:dateUtc="2026-09-22T16:18:00Z"/>
          <w:rFonts w:ascii="MS Mincho" w:hAnsi="MS Mincho"/>
        </w:rPr>
      </w:pPr>
      <w:del w:id="262" w:author="NAZ, Mamoona (OLDHAM MEDICAL SERVICES)" w:date="2026-09-22T12:18:00Z" w16du:dateUtc="2026-09-22T16:18:00Z">
        <w:r>
          <w:rPr>
            <w:rFonts w:ascii="MS Mincho" w:hAnsi="MS Mincho" w:hint="eastAsia"/>
          </w:rPr>
          <w:delText xml:space="preserve">　　</w:delText>
        </w:r>
        <w:r w:rsidRPr="0068335B">
          <w:rPr>
            <w:rFonts w:ascii="MS Mincho" w:hAnsi="MS Mincho" w:hint="eastAsia"/>
          </w:rPr>
          <w:delText>送り下さい。</w:delText>
        </w:r>
      </w:del>
    </w:p>
    <w:p w14:paraId="11B3B3D9" w14:textId="77777777" w:rsidR="0068335B" w:rsidRPr="0068335B" w:rsidRDefault="0068335B" w:rsidP="007F3CA7">
      <w:pPr>
        <w:spacing w:before="100" w:beforeAutospacing="1" w:line="212" w:lineRule="exact"/>
        <w:textAlignment w:val="baseline"/>
        <w:rPr>
          <w:del w:id="263" w:author="NAZ, Mamoona (OLDHAM MEDICAL SERVICES)" w:date="2026-09-22T12:18:00Z" w16du:dateUtc="2026-09-22T16:18:00Z"/>
          <w:rFonts w:ascii="MS Mincho" w:hAnsi="MS Mincho"/>
        </w:rPr>
      </w:pPr>
      <w:del w:id="264" w:author="NAZ, Mamoona (OLDHAM MEDICAL SERVICES)" w:date="2026-09-22T12:18:00Z" w16du:dateUtc="2026-09-22T16:18:00Z">
        <w:r w:rsidRPr="0068335B">
          <w:rPr>
            <w:rFonts w:ascii="MS Mincho" w:hAnsi="MS Mincho" w:hint="eastAsia"/>
          </w:rPr>
          <w:delText xml:space="preserve">　・</w:delText>
        </w:r>
        <w:r w:rsidRPr="0068335B">
          <w:rPr>
            <w:rFonts w:ascii="MS Mincho" w:hAnsi="MS Mincho" w:hint="eastAsia"/>
          </w:rPr>
          <w:delText xml:space="preserve">  </w:delText>
        </w:r>
        <w:r w:rsidRPr="0068335B">
          <w:rPr>
            <w:rFonts w:ascii="MS Mincho" w:hAnsi="MS Mincho" w:hint="eastAsia"/>
          </w:rPr>
          <w:delText>基本的には、前の年にご提出いただいた「研究計画書」に基づいてお書き下さい。</w:delText>
        </w:r>
      </w:del>
    </w:p>
    <w:p w14:paraId="36074F0B" w14:textId="69F24E64" w:rsidR="0068335B" w:rsidRPr="0068335B" w:rsidRDefault="0068335B" w:rsidP="007F3CA7">
      <w:pPr>
        <w:spacing w:before="100" w:beforeAutospacing="1" w:line="212" w:lineRule="exact"/>
        <w:textAlignment w:val="baseline"/>
        <w:rPr>
          <w:del w:id="265" w:author="NAZ, Mamoona (OLDHAM MEDICAL SERVICES)" w:date="2026-09-22T12:18:00Z" w16du:dateUtc="2026-09-22T16:18:00Z"/>
          <w:rFonts w:ascii="MS Mincho" w:hAnsi="MS Mincho"/>
        </w:rPr>
      </w:pPr>
      <w:del w:id="266" w:author="NAZ, Mamoona (OLDHAM MEDICAL SERVICES)" w:date="2026-09-22T12:18:00Z" w16du:dateUtc="2026-09-22T16:18:00Z">
        <w:r w:rsidRPr="0068335B">
          <w:rPr>
            <w:rFonts w:ascii="MS Mincho" w:hAnsi="MS Mincho" w:hint="eastAsia"/>
          </w:rPr>
          <w:delText xml:space="preserve">　・</w:delText>
        </w:r>
        <w:r w:rsidRPr="0068335B">
          <w:rPr>
            <w:rFonts w:ascii="MS Mincho" w:hAnsi="MS Mincho" w:hint="eastAsia"/>
          </w:rPr>
          <w:delText xml:space="preserve">  </w:delText>
        </w:r>
        <w:r w:rsidRPr="0068335B">
          <w:rPr>
            <w:rFonts w:ascii="MS Mincho" w:hAnsi="MS Mincho" w:hint="eastAsia"/>
          </w:rPr>
          <w:delText>「研究主題」「研究の目的」は、</w:delText>
        </w:r>
        <w:r w:rsidR="007F3CA7">
          <w:rPr>
            <w:rFonts w:ascii="MS Mincho" w:hAnsi="MS Mincho" w:hint="eastAsia"/>
          </w:rPr>
          <w:delText>原則</w:delText>
        </w:r>
        <w:r w:rsidRPr="0068335B">
          <w:rPr>
            <w:rFonts w:ascii="MS Mincho" w:hAnsi="MS Mincho" w:hint="eastAsia"/>
          </w:rPr>
          <w:delText>「研究計画書」のものと同じとします。</w:delText>
        </w:r>
      </w:del>
    </w:p>
    <w:p w14:paraId="51703036" w14:textId="1C188E6A" w:rsidR="0068335B" w:rsidRPr="0068335B" w:rsidRDefault="0068335B" w:rsidP="007F3CA7">
      <w:pPr>
        <w:spacing w:before="100" w:beforeAutospacing="1" w:line="212" w:lineRule="exact"/>
        <w:textAlignment w:val="baseline"/>
        <w:rPr>
          <w:del w:id="267" w:author="NAZ, Mamoona (OLDHAM MEDICAL SERVICES)" w:date="2026-09-22T12:18:00Z" w16du:dateUtc="2026-09-22T16:18:00Z"/>
          <w:rFonts w:ascii="MS Mincho" w:hAnsi="MS Mincho"/>
        </w:rPr>
      </w:pPr>
      <w:del w:id="268" w:author="NAZ, Mamoona (OLDHAM MEDICAL SERVICES)" w:date="2026-09-22T12:18:00Z" w16du:dateUtc="2026-09-22T16:18:00Z">
        <w:r w:rsidRPr="0068335B">
          <w:rPr>
            <w:rFonts w:ascii="MS Mincho" w:hAnsi="MS Mincho" w:hint="eastAsia"/>
          </w:rPr>
          <w:delText xml:space="preserve">　・</w:delText>
        </w:r>
        <w:r w:rsidRPr="0068335B">
          <w:rPr>
            <w:rFonts w:ascii="MS Mincho" w:hAnsi="MS Mincho" w:hint="eastAsia"/>
          </w:rPr>
          <w:delText xml:space="preserve">  </w:delText>
        </w:r>
        <w:r w:rsidRPr="0068335B">
          <w:rPr>
            <w:rFonts w:ascii="MS Mincho" w:hAnsi="MS Mincho" w:hint="eastAsia"/>
          </w:rPr>
          <w:delText>「研究の経過・内容」は計画と変わる場合があるかも知れませんが、実際の経過・内容をお書き下さい。</w:delText>
        </w:r>
      </w:del>
    </w:p>
    <w:p w14:paraId="6720D24D" w14:textId="77777777" w:rsidR="0068335B" w:rsidRDefault="0068335B" w:rsidP="007F3CA7">
      <w:pPr>
        <w:spacing w:before="100" w:beforeAutospacing="1" w:line="212" w:lineRule="exact"/>
        <w:textAlignment w:val="baseline"/>
        <w:rPr>
          <w:del w:id="269" w:author="NAZ, Mamoona (OLDHAM MEDICAL SERVICES)" w:date="2026-09-22T12:18:00Z" w16du:dateUtc="2026-09-22T16:18:00Z"/>
          <w:rFonts w:ascii="MS Mincho" w:hAnsi="MS Mincho"/>
        </w:rPr>
      </w:pPr>
      <w:del w:id="270" w:author="NAZ, Mamoona (OLDHAM MEDICAL SERVICES)" w:date="2026-09-22T12:18:00Z" w16du:dateUtc="2026-09-22T16:18:00Z">
        <w:r w:rsidRPr="0068335B">
          <w:rPr>
            <w:rFonts w:ascii="MS Mincho" w:hAnsi="MS Mincho" w:hint="eastAsia"/>
          </w:rPr>
          <w:delText xml:space="preserve">　・</w:delText>
        </w:r>
        <w:r w:rsidRPr="0068335B">
          <w:rPr>
            <w:rFonts w:ascii="MS Mincho" w:hAnsi="MS Mincho" w:hint="eastAsia"/>
          </w:rPr>
          <w:delText xml:space="preserve">  </w:delText>
        </w:r>
        <w:r w:rsidRPr="0068335B">
          <w:rPr>
            <w:rFonts w:ascii="MS Mincho" w:hAnsi="MS Mincho" w:hint="eastAsia"/>
          </w:rPr>
          <w:delText>「研究成果」には、実践研究をした結果をお書き下さい。実践の結果、どのような変容がもたらされ</w:delText>
        </w:r>
        <w:r>
          <w:rPr>
            <w:rFonts w:ascii="MS Mincho" w:hAnsi="MS Mincho" w:hint="eastAsia"/>
          </w:rPr>
          <w:delText>るか</w:delText>
        </w:r>
        <w:r w:rsidRPr="0068335B">
          <w:rPr>
            <w:rFonts w:ascii="MS Mincho" w:hAnsi="MS Mincho" w:hint="eastAsia"/>
          </w:rPr>
          <w:delText>などでももち</w:delText>
        </w:r>
      </w:del>
    </w:p>
    <w:p w14:paraId="57F671F0" w14:textId="589E0B3E" w:rsidR="0068335B" w:rsidRPr="0068335B" w:rsidRDefault="0068335B" w:rsidP="007F3CA7">
      <w:pPr>
        <w:spacing w:before="100" w:beforeAutospacing="1" w:line="212" w:lineRule="exact"/>
        <w:textAlignment w:val="baseline"/>
        <w:rPr>
          <w:del w:id="271" w:author="NAZ, Mamoona (OLDHAM MEDICAL SERVICES)" w:date="2026-09-22T12:18:00Z" w16du:dateUtc="2026-09-22T16:18:00Z"/>
          <w:rFonts w:ascii="MS Mincho" w:hAnsi="MS Mincho"/>
        </w:rPr>
      </w:pPr>
      <w:del w:id="272" w:author="NAZ, Mamoona (OLDHAM MEDICAL SERVICES)" w:date="2026-09-22T12:18:00Z" w16du:dateUtc="2026-09-22T16:18:00Z">
        <w:r>
          <w:rPr>
            <w:rFonts w:ascii="MS Mincho" w:hAnsi="MS Mincho" w:hint="eastAsia"/>
          </w:rPr>
          <w:delText xml:space="preserve">　　</w:delText>
        </w:r>
        <w:r w:rsidRPr="0068335B">
          <w:rPr>
            <w:rFonts w:ascii="MS Mincho" w:hAnsi="MS Mincho" w:hint="eastAsia"/>
          </w:rPr>
          <w:delText>ろん結構です。</w:delText>
        </w:r>
      </w:del>
    </w:p>
    <w:p w14:paraId="5662F2F6" w14:textId="50C04A6D" w:rsidR="003A316D" w:rsidRDefault="0068335B" w:rsidP="003A316D">
      <w:pPr>
        <w:rPr>
          <w:del w:id="273" w:author="NAZ, Mamoona (OLDHAM MEDICAL SERVICES)" w:date="2026-09-22T12:18:00Z" w16du:dateUtc="2026-09-22T16:18:00Z"/>
        </w:rPr>
      </w:pPr>
      <w:del w:id="274" w:author="NAZ, Mamoona (OLDHAM MEDICAL SERVICES)" w:date="2026-09-22T12:18:00Z" w16du:dateUtc="2026-09-22T16:18:00Z">
        <w:r w:rsidRPr="0068335B">
          <w:rPr>
            <w:rFonts w:ascii="MS Mincho" w:hAnsi="MS Mincho" w:hint="eastAsia"/>
          </w:rPr>
          <w:delText xml:space="preserve">　</w:delText>
        </w:r>
        <w:r w:rsidR="003A316D" w:rsidRPr="003A316D">
          <w:rPr>
            <w:rFonts w:hint="eastAsia"/>
          </w:rPr>
          <w:delText>・</w:delText>
        </w:r>
        <w:r w:rsidR="003A316D" w:rsidRPr="003A316D">
          <w:delText xml:space="preserve">  </w:delText>
        </w:r>
        <w:r w:rsidR="003A316D" w:rsidRPr="003A316D">
          <w:rPr>
            <w:rFonts w:hint="eastAsia"/>
          </w:rPr>
          <w:delText>「研究費支出内訳」は、前年度にご提出の「研究計画書」の「研究費使用計画」と同じものが望ましいですが、実際</w:delText>
        </w:r>
      </w:del>
    </w:p>
    <w:p w14:paraId="32C98AEA" w14:textId="77777777" w:rsidR="003A316D" w:rsidRDefault="003A316D" w:rsidP="003A316D">
      <w:pPr>
        <w:rPr>
          <w:del w:id="275" w:author="NAZ, Mamoona (OLDHAM MEDICAL SERVICES)" w:date="2026-09-22T12:18:00Z" w16du:dateUtc="2026-09-22T16:18:00Z"/>
        </w:rPr>
      </w:pPr>
      <w:del w:id="276" w:author="NAZ, Mamoona (OLDHAM MEDICAL SERVICES)" w:date="2026-09-22T12:18:00Z" w16du:dateUtc="2026-09-22T16:18:00Z">
        <w:r>
          <w:rPr>
            <w:rFonts w:hint="eastAsia"/>
          </w:rPr>
          <w:delText xml:space="preserve">　　</w:delText>
        </w:r>
        <w:r w:rsidRPr="003A316D">
          <w:rPr>
            <w:rFonts w:hint="eastAsia"/>
          </w:rPr>
          <w:delText>には、価格の変動や、物品の増減、変更などで全く同じというわけに行かない場合が起　　きる場合もあります。実際に</w:delText>
        </w:r>
      </w:del>
    </w:p>
    <w:p w14:paraId="19BB2336" w14:textId="365FF5D0" w:rsidR="003A316D" w:rsidRPr="003A316D" w:rsidRDefault="003A316D" w:rsidP="003A316D">
      <w:pPr>
        <w:rPr>
          <w:del w:id="277" w:author="NAZ, Mamoona (OLDHAM MEDICAL SERVICES)" w:date="2026-09-22T12:18:00Z" w16du:dateUtc="2026-09-22T16:18:00Z"/>
          <w:rFonts w:ascii="MS Mincho"/>
        </w:rPr>
      </w:pPr>
      <w:del w:id="278" w:author="NAZ, Mamoona (OLDHAM MEDICAL SERVICES)" w:date="2026-09-22T12:18:00Z" w16du:dateUtc="2026-09-22T16:18:00Z">
        <w:r>
          <w:rPr>
            <w:rFonts w:hint="eastAsia"/>
          </w:rPr>
          <w:delText xml:space="preserve">　　</w:delText>
        </w:r>
        <w:r w:rsidRPr="003A316D">
          <w:rPr>
            <w:rFonts w:hint="eastAsia"/>
          </w:rPr>
          <w:delText>支払いをした物品・数量・価格でお書き下さい。</w:delText>
        </w:r>
      </w:del>
    </w:p>
    <w:p w14:paraId="3B42987F" w14:textId="77777777" w:rsidR="003A316D" w:rsidRPr="003A316D" w:rsidRDefault="003A316D" w:rsidP="003A316D">
      <w:pPr>
        <w:textAlignment w:val="baseline"/>
        <w:rPr>
          <w:del w:id="279" w:author="NAZ, Mamoona (OLDHAM MEDICAL SERVICES)" w:date="2026-09-22T12:18:00Z" w16du:dateUtc="2026-09-22T16:18:00Z"/>
          <w:rFonts w:ascii="MS Mincho"/>
        </w:rPr>
      </w:pPr>
      <w:del w:id="280" w:author="NAZ, Mamoona (OLDHAM MEDICAL SERVICES)" w:date="2026-09-22T12:18:00Z" w16du:dateUtc="2026-09-22T16:18:00Z">
        <w:r w:rsidRPr="003A316D">
          <w:rPr>
            <w:rFonts w:hint="eastAsia"/>
          </w:rPr>
          <w:delText xml:space="preserve">　・　領収書は先生方との信頼関係の上から添付不要としております。</w:delText>
        </w:r>
      </w:del>
    </w:p>
    <w:p w14:paraId="3FB60D1B" w14:textId="77777777" w:rsidR="003A316D" w:rsidRDefault="003A316D" w:rsidP="003A316D">
      <w:pPr>
        <w:textAlignment w:val="baseline"/>
        <w:rPr>
          <w:del w:id="281" w:author="NAZ, Mamoona (OLDHAM MEDICAL SERVICES)" w:date="2026-09-22T12:18:00Z" w16du:dateUtc="2026-09-22T16:18:00Z"/>
        </w:rPr>
      </w:pPr>
      <w:del w:id="282" w:author="NAZ, Mamoona (OLDHAM MEDICAL SERVICES)" w:date="2026-09-22T12:18:00Z" w16du:dateUtc="2026-09-22T16:18:00Z">
        <w:r w:rsidRPr="003A316D">
          <w:rPr>
            <w:rFonts w:hint="eastAsia"/>
          </w:rPr>
          <w:delText xml:space="preserve">　・　「研究費」の合計金額が、「贈呈金」を上回る場合、規定金額を超えても結構ですが、規定以上の金額は連合教育会</w:delText>
        </w:r>
      </w:del>
    </w:p>
    <w:p w14:paraId="4B3E1707" w14:textId="135A11C6" w:rsidR="003A316D" w:rsidRPr="003A316D" w:rsidRDefault="003A316D" w:rsidP="003A316D">
      <w:pPr>
        <w:textAlignment w:val="baseline"/>
        <w:rPr>
          <w:del w:id="283" w:author="NAZ, Mamoona (OLDHAM MEDICAL SERVICES)" w:date="2026-09-22T12:18:00Z" w16du:dateUtc="2026-09-22T16:18:00Z"/>
          <w:rFonts w:ascii="MS Mincho"/>
        </w:rPr>
      </w:pPr>
      <w:del w:id="284" w:author="NAZ, Mamoona (OLDHAM MEDICAL SERVICES)" w:date="2026-09-22T12:18:00Z" w16du:dateUtc="2026-09-22T16:18:00Z">
        <w:r>
          <w:rPr>
            <w:rFonts w:hint="eastAsia"/>
          </w:rPr>
          <w:delText xml:space="preserve">　　</w:delText>
        </w:r>
        <w:r w:rsidRPr="003A316D">
          <w:rPr>
            <w:rFonts w:hint="eastAsia"/>
          </w:rPr>
          <w:delText>からはお出しできません。学校予算等でご対応下さい。</w:delText>
        </w:r>
      </w:del>
    </w:p>
    <w:p w14:paraId="15CEE59E" w14:textId="77777777" w:rsidR="003A316D" w:rsidRDefault="003A316D" w:rsidP="003A316D">
      <w:pPr>
        <w:textAlignment w:val="baseline"/>
        <w:rPr>
          <w:del w:id="285" w:author="NAZ, Mamoona (OLDHAM MEDICAL SERVICES)" w:date="2026-09-22T12:18:00Z" w16du:dateUtc="2026-09-22T16:18:00Z"/>
        </w:rPr>
      </w:pPr>
      <w:del w:id="286" w:author="NAZ, Mamoona (OLDHAM MEDICAL SERVICES)" w:date="2026-09-22T12:18:00Z" w16du:dateUtc="2026-09-22T16:18:00Z">
        <w:r w:rsidRPr="003A316D">
          <w:rPr>
            <w:rFonts w:hint="eastAsia"/>
          </w:rPr>
          <w:delText xml:space="preserve">　・　「研究費」の合計金額が、「贈呈金」を下回ってしまう場合には、できるだけ早く下記の研究担当までご連絡下さ</w:delText>
        </w:r>
      </w:del>
    </w:p>
    <w:p w14:paraId="10D3B7A0" w14:textId="175EAD98" w:rsidR="003A316D" w:rsidRPr="003A316D" w:rsidRDefault="003A316D" w:rsidP="003A316D">
      <w:pPr>
        <w:textAlignment w:val="baseline"/>
        <w:rPr>
          <w:del w:id="287" w:author="NAZ, Mamoona (OLDHAM MEDICAL SERVICES)" w:date="2026-09-22T12:18:00Z" w16du:dateUtc="2026-09-22T16:18:00Z"/>
          <w:rFonts w:ascii="MS Mincho"/>
        </w:rPr>
      </w:pPr>
      <w:del w:id="288" w:author="NAZ, Mamoona (OLDHAM MEDICAL SERVICES)" w:date="2026-09-22T12:18:00Z" w16du:dateUtc="2026-09-22T16:18:00Z">
        <w:r>
          <w:rPr>
            <w:rFonts w:hint="eastAsia"/>
          </w:rPr>
          <w:delText xml:space="preserve">　　</w:delText>
        </w:r>
        <w:r w:rsidRPr="003A316D">
          <w:rPr>
            <w:rFonts w:hint="eastAsia"/>
          </w:rPr>
          <w:delText>い。</w:delText>
        </w:r>
      </w:del>
    </w:p>
    <w:p w14:paraId="3340C1C5" w14:textId="25382A40" w:rsidR="0068335B" w:rsidRDefault="0068335B" w:rsidP="007F3CA7">
      <w:pPr>
        <w:spacing w:before="100" w:beforeAutospacing="1" w:line="212" w:lineRule="exact"/>
        <w:textAlignment w:val="baseline"/>
        <w:rPr>
          <w:del w:id="289" w:author="NAZ, Mamoona (OLDHAM MEDICAL SERVICES)" w:date="2026-09-22T12:18:00Z" w16du:dateUtc="2026-09-22T16:18:00Z"/>
          <w:rFonts w:ascii="MS Mincho" w:hAnsi="MS Mincho"/>
        </w:rPr>
      </w:pPr>
      <w:del w:id="290" w:author="NAZ, Mamoona (OLDHAM MEDICAL SERVICES)" w:date="2026-09-22T12:18:00Z" w16du:dateUtc="2026-09-22T16:18:00Z">
        <w:r w:rsidRPr="0068335B">
          <w:rPr>
            <w:rFonts w:ascii="MS Mincho" w:hAnsi="MS Mincho" w:hint="eastAsia"/>
          </w:rPr>
          <w:delText>・</w:delText>
        </w:r>
        <w:r w:rsidRPr="0068335B">
          <w:rPr>
            <w:rFonts w:ascii="MS Mincho" w:hAnsi="MS Mincho" w:hint="eastAsia"/>
          </w:rPr>
          <w:delText xml:space="preserve">  </w:delText>
        </w:r>
        <w:r w:rsidRPr="0068335B">
          <w:rPr>
            <w:rFonts w:ascii="MS Mincho" w:hAnsi="MS Mincho" w:hint="eastAsia"/>
          </w:rPr>
          <w:delText>「研究費支出内訳」は、前年度にご提出の「研究計画書」の「研究費使用計画」と同じが望ましいですが、実際には、</w:delText>
        </w:r>
      </w:del>
    </w:p>
    <w:p w14:paraId="23FBD5BE" w14:textId="77777777" w:rsidR="0068335B" w:rsidRDefault="0068335B" w:rsidP="007F3CA7">
      <w:pPr>
        <w:spacing w:before="100" w:beforeAutospacing="1" w:line="212" w:lineRule="exact"/>
        <w:textAlignment w:val="baseline"/>
        <w:rPr>
          <w:del w:id="291" w:author="NAZ, Mamoona (OLDHAM MEDICAL SERVICES)" w:date="2026-09-22T12:18:00Z" w16du:dateUtc="2026-09-22T16:18:00Z"/>
          <w:rFonts w:ascii="MS Mincho" w:hAnsi="MS Mincho"/>
        </w:rPr>
      </w:pPr>
      <w:del w:id="292" w:author="NAZ, Mamoona (OLDHAM MEDICAL SERVICES)" w:date="2026-09-22T12:18:00Z" w16du:dateUtc="2026-09-22T16:18:00Z">
        <w:r>
          <w:rPr>
            <w:rFonts w:ascii="MS Mincho" w:hAnsi="MS Mincho" w:hint="eastAsia"/>
          </w:rPr>
          <w:delText xml:space="preserve">　　</w:delText>
        </w:r>
        <w:r w:rsidRPr="0068335B">
          <w:rPr>
            <w:rFonts w:ascii="MS Mincho" w:hAnsi="MS Mincho" w:hint="eastAsia"/>
          </w:rPr>
          <w:delText>価格の変動や、物品の増減、変更などで全く同じというわけに行かない場合もありますので、実際に支払いをした物品・</w:delText>
        </w:r>
      </w:del>
    </w:p>
    <w:p w14:paraId="2F24777F" w14:textId="31722CD0" w:rsidR="0068335B" w:rsidRPr="0068335B" w:rsidRDefault="0068335B" w:rsidP="007F3CA7">
      <w:pPr>
        <w:spacing w:before="100" w:beforeAutospacing="1" w:line="212" w:lineRule="exact"/>
        <w:textAlignment w:val="baseline"/>
        <w:rPr>
          <w:del w:id="293" w:author="NAZ, Mamoona (OLDHAM MEDICAL SERVICES)" w:date="2026-09-22T12:18:00Z" w16du:dateUtc="2026-09-22T16:18:00Z"/>
          <w:rFonts w:ascii="MS Mincho" w:hAnsi="MS Mincho"/>
        </w:rPr>
      </w:pPr>
      <w:del w:id="294" w:author="NAZ, Mamoona (OLDHAM MEDICAL SERVICES)" w:date="2026-09-22T12:18:00Z" w16du:dateUtc="2026-09-22T16:18:00Z">
        <w:r>
          <w:rPr>
            <w:rFonts w:ascii="MS Mincho" w:hAnsi="MS Mincho" w:hint="eastAsia"/>
          </w:rPr>
          <w:delText xml:space="preserve">　　</w:delText>
        </w:r>
        <w:r w:rsidRPr="0068335B">
          <w:rPr>
            <w:rFonts w:ascii="MS Mincho" w:hAnsi="MS Mincho" w:hint="eastAsia"/>
          </w:rPr>
          <w:delText>価格でお書き下さい。</w:delText>
        </w:r>
      </w:del>
    </w:p>
    <w:p w14:paraId="25090766" w14:textId="77777777" w:rsidR="0068335B" w:rsidRPr="0068335B" w:rsidRDefault="0068335B" w:rsidP="007F3CA7">
      <w:pPr>
        <w:spacing w:before="100" w:beforeAutospacing="1" w:line="212" w:lineRule="exact"/>
        <w:textAlignment w:val="baseline"/>
        <w:rPr>
          <w:del w:id="295" w:author="NAZ, Mamoona (OLDHAM MEDICAL SERVICES)" w:date="2026-09-22T12:18:00Z" w16du:dateUtc="2026-09-22T16:18:00Z"/>
          <w:rFonts w:ascii="MS Mincho" w:hAnsi="MS Mincho"/>
        </w:rPr>
      </w:pPr>
      <w:del w:id="296" w:author="NAZ, Mamoona (OLDHAM MEDICAL SERVICES)" w:date="2026-09-22T12:18:00Z" w16du:dateUtc="2026-09-22T16:18:00Z">
        <w:r w:rsidRPr="0068335B">
          <w:rPr>
            <w:rFonts w:ascii="MS Mincho" w:hAnsi="MS Mincho" w:hint="eastAsia"/>
          </w:rPr>
          <w:delText xml:space="preserve">　・　領収書は先生方との信頼関係の上から添付不要としております。</w:delText>
        </w:r>
      </w:del>
    </w:p>
    <w:p w14:paraId="1EBB4288" w14:textId="1C11BAE7" w:rsidR="0068335B" w:rsidRPr="0068335B" w:rsidRDefault="0068335B" w:rsidP="007F3CA7">
      <w:pPr>
        <w:spacing w:before="100" w:beforeAutospacing="1" w:line="212" w:lineRule="exact"/>
        <w:textAlignment w:val="baseline"/>
        <w:rPr>
          <w:del w:id="297" w:author="NAZ, Mamoona (OLDHAM MEDICAL SERVICES)" w:date="2026-09-22T12:18:00Z" w16du:dateUtc="2026-09-22T16:18:00Z"/>
          <w:rFonts w:ascii="MS Mincho" w:hAnsi="MS Mincho"/>
        </w:rPr>
      </w:pPr>
      <w:del w:id="298" w:author="NAZ, Mamoona (OLDHAM MEDICAL SERVICES)" w:date="2026-09-22T12:18:00Z" w16du:dateUtc="2026-09-22T16:18:00Z">
        <w:r w:rsidRPr="0068335B">
          <w:rPr>
            <w:rFonts w:ascii="MS Mincho" w:hAnsi="MS Mincho" w:hint="eastAsia"/>
          </w:rPr>
          <w:delText xml:space="preserve">　・　「研究費」の合計金額が、「贈呈金」を下回ってしまう場合には、できるだけ早く下記の研究担当までご連絡下さい。</w:delText>
        </w:r>
      </w:del>
    </w:p>
    <w:p w14:paraId="10F41B66" w14:textId="77777777" w:rsidR="0068335B" w:rsidRPr="0068335B" w:rsidRDefault="0068335B" w:rsidP="007F3CA7">
      <w:pPr>
        <w:spacing w:before="100" w:beforeAutospacing="1" w:line="212" w:lineRule="exact"/>
        <w:textAlignment w:val="baseline"/>
        <w:rPr>
          <w:del w:id="299" w:author="NAZ, Mamoona (OLDHAM MEDICAL SERVICES)" w:date="2026-09-22T12:18:00Z" w16du:dateUtc="2026-09-22T16:18:00Z"/>
          <w:rFonts w:ascii="MS Mincho" w:hAnsi="MS Mincho"/>
        </w:rPr>
      </w:pPr>
      <w:del w:id="300" w:author="NAZ, Mamoona (OLDHAM MEDICAL SERVICES)" w:date="2026-09-22T12:18:00Z" w16du:dateUtc="2026-09-22T16:18:00Z">
        <w:r w:rsidRPr="0068335B">
          <w:rPr>
            <w:rFonts w:ascii="MS Mincho" w:hAnsi="MS Mincho" w:hint="eastAsia"/>
          </w:rPr>
          <w:delText xml:space="preserve">　・　様式は指定いたしますが、紙幅の制限はいたしません。</w:delText>
        </w:r>
      </w:del>
    </w:p>
    <w:p w14:paraId="7FCBD02C" w14:textId="77777777" w:rsidR="0068335B" w:rsidRPr="0068335B" w:rsidRDefault="0068335B" w:rsidP="007F3CA7">
      <w:pPr>
        <w:spacing w:before="100" w:beforeAutospacing="1" w:line="212" w:lineRule="exact"/>
        <w:textAlignment w:val="baseline"/>
        <w:rPr>
          <w:del w:id="301" w:author="NAZ, Mamoona (OLDHAM MEDICAL SERVICES)" w:date="2026-09-22T12:18:00Z" w16du:dateUtc="2026-09-22T16:18:00Z"/>
          <w:rFonts w:ascii="MS Mincho" w:hAnsi="MS Mincho"/>
        </w:rPr>
      </w:pPr>
    </w:p>
    <w:p w14:paraId="48FE2A0F" w14:textId="77777777" w:rsidR="0068335B" w:rsidRPr="0068335B" w:rsidRDefault="0068335B" w:rsidP="007F3CA7">
      <w:pPr>
        <w:spacing w:before="100" w:beforeAutospacing="1" w:line="212" w:lineRule="exact"/>
        <w:textAlignment w:val="baseline"/>
        <w:rPr>
          <w:del w:id="302" w:author="NAZ, Mamoona (OLDHAM MEDICAL SERVICES)" w:date="2026-09-22T12:18:00Z" w16du:dateUtc="2026-09-22T16:18:00Z"/>
          <w:rFonts w:ascii="MS Mincho" w:hAnsi="MS Mincho"/>
        </w:rPr>
      </w:pPr>
      <w:del w:id="303" w:author="NAZ, Mamoona (OLDHAM MEDICAL SERVICES)" w:date="2026-09-22T12:18:00Z" w16du:dateUtc="2026-09-22T16:18:00Z">
        <w:r w:rsidRPr="0068335B">
          <w:rPr>
            <w:rFonts w:ascii="MS Mincho" w:hAnsi="MS Mincho" w:hint="eastAsia"/>
          </w:rPr>
          <w:delText xml:space="preserve">　　　　　　※　「研究完了報告書」問合せ、電子メール送付先</w:delText>
        </w:r>
      </w:del>
    </w:p>
    <w:p w14:paraId="59A067E0" w14:textId="77777777" w:rsidR="0068335B" w:rsidRPr="0068335B" w:rsidRDefault="0068335B" w:rsidP="007F3CA7">
      <w:pPr>
        <w:spacing w:before="100" w:beforeAutospacing="1" w:line="212" w:lineRule="exact"/>
        <w:textAlignment w:val="baseline"/>
        <w:rPr>
          <w:del w:id="304" w:author="NAZ, Mamoona (OLDHAM MEDICAL SERVICES)" w:date="2026-09-22T12:18:00Z" w16du:dateUtc="2026-09-22T16:18:00Z"/>
          <w:rFonts w:ascii="MS Mincho" w:hAnsi="MS Mincho"/>
        </w:rPr>
      </w:pPr>
      <w:del w:id="305" w:author="NAZ, Mamoona (OLDHAM MEDICAL SERVICES)" w:date="2026-09-22T12:18:00Z" w16du:dateUtc="2026-09-22T16:18:00Z">
        <w:r w:rsidRPr="0068335B">
          <w:rPr>
            <w:rFonts w:ascii="MS Mincho" w:hAnsi="MS Mincho" w:hint="eastAsia"/>
          </w:rPr>
          <w:delText xml:space="preserve">　　　　　　　　　　　　栃木県連合教育会研究部　　川口　　滋</w:delText>
        </w:r>
      </w:del>
    </w:p>
    <w:p w14:paraId="79BDE1D3" w14:textId="77777777" w:rsidR="0068335B" w:rsidRPr="0068335B" w:rsidRDefault="0068335B" w:rsidP="007F3CA7">
      <w:pPr>
        <w:spacing w:before="100" w:beforeAutospacing="1" w:line="212" w:lineRule="exact"/>
        <w:textAlignment w:val="baseline"/>
        <w:rPr>
          <w:del w:id="306" w:author="NAZ, Mamoona (OLDHAM MEDICAL SERVICES)" w:date="2026-09-22T12:18:00Z" w16du:dateUtc="2026-09-22T16:18:00Z"/>
          <w:rFonts w:ascii="MS Mincho" w:hAnsi="MS Mincho"/>
        </w:rPr>
      </w:pPr>
      <w:del w:id="307" w:author="NAZ, Mamoona (OLDHAM MEDICAL SERVICES)" w:date="2026-09-22T12:18:00Z" w16du:dateUtc="2026-09-22T16:18:00Z">
        <w:r w:rsidRPr="0068335B">
          <w:rPr>
            <w:rFonts w:ascii="MS Mincho" w:hAnsi="MS Mincho" w:hint="eastAsia"/>
          </w:rPr>
          <w:delText xml:space="preserve">　　　　　　　　　　　　　　ＴＥＬ　</w:delText>
        </w:r>
        <w:r w:rsidRPr="0068335B">
          <w:rPr>
            <w:rFonts w:ascii="MS Mincho" w:hAnsi="MS Mincho" w:hint="eastAsia"/>
          </w:rPr>
          <w:delText>028</w:delText>
        </w:r>
        <w:r w:rsidRPr="0068335B">
          <w:rPr>
            <w:rFonts w:ascii="MS Mincho" w:hAnsi="MS Mincho" w:hint="eastAsia"/>
          </w:rPr>
          <w:delText>－</w:delText>
        </w:r>
        <w:r w:rsidRPr="0068335B">
          <w:rPr>
            <w:rFonts w:ascii="MS Mincho" w:hAnsi="MS Mincho" w:hint="eastAsia"/>
          </w:rPr>
          <w:delText>621</w:delText>
        </w:r>
        <w:r w:rsidRPr="0068335B">
          <w:rPr>
            <w:rFonts w:ascii="MS Mincho" w:hAnsi="MS Mincho" w:hint="eastAsia"/>
          </w:rPr>
          <w:delText>－</w:delText>
        </w:r>
        <w:r w:rsidRPr="0068335B">
          <w:rPr>
            <w:rFonts w:ascii="MS Mincho" w:hAnsi="MS Mincho" w:hint="eastAsia"/>
          </w:rPr>
          <w:delText>7216</w:delText>
        </w:r>
      </w:del>
    </w:p>
    <w:p w14:paraId="048D599C" w14:textId="77777777" w:rsidR="0068335B" w:rsidRPr="0068335B" w:rsidRDefault="0068335B" w:rsidP="007F3CA7">
      <w:pPr>
        <w:spacing w:before="100" w:beforeAutospacing="1" w:line="212" w:lineRule="exact"/>
        <w:textAlignment w:val="baseline"/>
        <w:rPr>
          <w:del w:id="308" w:author="NAZ, Mamoona (OLDHAM MEDICAL SERVICES)" w:date="2026-09-22T12:18:00Z" w16du:dateUtc="2026-09-22T16:18:00Z"/>
          <w:rFonts w:ascii="MS Mincho" w:hAnsi="MS Mincho"/>
        </w:rPr>
      </w:pPr>
      <w:del w:id="309" w:author="NAZ, Mamoona (OLDHAM MEDICAL SERVICES)" w:date="2026-09-22T12:18:00Z" w16du:dateUtc="2026-09-22T16:18:00Z">
        <w:r w:rsidRPr="0068335B">
          <w:rPr>
            <w:rFonts w:ascii="MS Mincho" w:hAnsi="MS Mincho" w:hint="eastAsia"/>
          </w:rPr>
          <w:delText xml:space="preserve">　　　　　　　　　　　　　　ＦＡＸ　</w:delText>
        </w:r>
        <w:r w:rsidRPr="0068335B">
          <w:rPr>
            <w:rFonts w:ascii="MS Mincho" w:hAnsi="MS Mincho" w:hint="eastAsia"/>
          </w:rPr>
          <w:delText>028</w:delText>
        </w:r>
        <w:r w:rsidRPr="0068335B">
          <w:rPr>
            <w:rFonts w:ascii="MS Mincho" w:hAnsi="MS Mincho" w:hint="eastAsia"/>
          </w:rPr>
          <w:delText>－</w:delText>
        </w:r>
        <w:r w:rsidRPr="0068335B">
          <w:rPr>
            <w:rFonts w:ascii="MS Mincho" w:hAnsi="MS Mincho" w:hint="eastAsia"/>
          </w:rPr>
          <w:delText>625</w:delText>
        </w:r>
        <w:r w:rsidRPr="0068335B">
          <w:rPr>
            <w:rFonts w:ascii="MS Mincho" w:hAnsi="MS Mincho" w:hint="eastAsia"/>
          </w:rPr>
          <w:delText>－</w:delText>
        </w:r>
        <w:r w:rsidRPr="0068335B">
          <w:rPr>
            <w:rFonts w:ascii="MS Mincho" w:hAnsi="MS Mincho" w:hint="eastAsia"/>
          </w:rPr>
          <w:delText>5224</w:delText>
        </w:r>
      </w:del>
    </w:p>
    <w:p w14:paraId="5E5543BB" w14:textId="3DB37630" w:rsidR="0068335B" w:rsidRPr="0068335B" w:rsidRDefault="0068335B" w:rsidP="007F3CA7">
      <w:pPr>
        <w:spacing w:before="100" w:beforeAutospacing="1" w:line="212" w:lineRule="exact"/>
        <w:textAlignment w:val="baseline"/>
        <w:rPr>
          <w:del w:id="310" w:author="NAZ, Mamoona (OLDHAM MEDICAL SERVICES)" w:date="2026-09-22T12:18:00Z" w16du:dateUtc="2026-09-22T16:18:00Z"/>
          <w:rFonts w:ascii="MS Mincho" w:hAnsi="MS Mincho"/>
        </w:rPr>
      </w:pPr>
      <w:del w:id="311" w:author="NAZ, Mamoona (OLDHAM MEDICAL SERVICES)" w:date="2026-09-22T12:18:00Z" w16du:dateUtc="2026-09-22T16:18:00Z">
        <w:r w:rsidRPr="0068335B">
          <w:rPr>
            <w:rFonts w:ascii="MS Mincho" w:hAnsi="MS Mincho" w:hint="eastAsia"/>
          </w:rPr>
          <w:delText xml:space="preserve">　　　　　　　　　　　　　　</w:delText>
        </w:r>
        <w:r w:rsidRPr="0068335B">
          <w:rPr>
            <w:rFonts w:ascii="MS Mincho" w:hAnsi="MS Mincho" w:hint="eastAsia"/>
          </w:rPr>
          <w:delText>E-mail</w:delText>
        </w:r>
        <w:r w:rsidRPr="0068335B">
          <w:rPr>
            <w:rFonts w:ascii="MS Mincho" w:hAnsi="MS Mincho" w:hint="eastAsia"/>
          </w:rPr>
          <w:delText xml:space="preserve">　</w:delText>
        </w:r>
        <w:r w:rsidRPr="0068335B">
          <w:rPr>
            <w:rFonts w:ascii="MS Mincho" w:hAnsi="MS Mincho" w:hint="eastAsia"/>
          </w:rPr>
          <w:delText>kenkyu@tochigi-rk.jp</w:delText>
        </w:r>
      </w:del>
    </w:p>
    <w:p w14:paraId="0D493BCA" w14:textId="4D877D70" w:rsidR="0068335B" w:rsidRPr="0068335B" w:rsidRDefault="0068335B" w:rsidP="007F3CA7">
      <w:pPr>
        <w:spacing w:before="100" w:beforeAutospacing="1" w:line="212" w:lineRule="exact"/>
        <w:textAlignment w:val="baseline"/>
        <w:rPr>
          <w:del w:id="312" w:author="NAZ, Mamoona (OLDHAM MEDICAL SERVICES)" w:date="2026-09-22T12:18:00Z" w16du:dateUtc="2026-09-22T16:18:00Z"/>
          <w:rFonts w:ascii="MS Mincho" w:hAnsi="MS Mincho"/>
        </w:rPr>
      </w:pPr>
    </w:p>
    <w:p w14:paraId="61E40F59" w14:textId="052DA520" w:rsidR="0068335B" w:rsidRDefault="0068335B" w:rsidP="007F3CA7">
      <w:pPr>
        <w:spacing w:before="100" w:beforeAutospacing="1" w:line="212" w:lineRule="exact"/>
        <w:textAlignment w:val="baseline"/>
        <w:rPr>
          <w:del w:id="313" w:author="NAZ, Mamoona (OLDHAM MEDICAL SERVICES)" w:date="2026-09-22T12:18:00Z" w16du:dateUtc="2026-09-22T16:18:00Z"/>
          <w:rFonts w:ascii="MS Mincho" w:hAnsi="MS Mincho"/>
          <w:b/>
          <w:bCs/>
        </w:rPr>
      </w:pPr>
    </w:p>
    <w:p w14:paraId="43245D4B" w14:textId="651BE793" w:rsidR="0068335B" w:rsidRDefault="0068335B">
      <w:pPr>
        <w:spacing w:line="212" w:lineRule="exact"/>
        <w:textAlignment w:val="baseline"/>
        <w:rPr>
          <w:del w:id="314" w:author="NAZ, Mamoona (OLDHAM MEDICAL SERVICES)" w:date="2026-09-22T12:18:00Z" w16du:dateUtc="2026-09-22T16:18:00Z"/>
          <w:rFonts w:ascii="MS Mincho" w:hAnsi="MS Mincho"/>
          <w:b/>
          <w:bCs/>
        </w:rPr>
      </w:pPr>
    </w:p>
    <w:p w14:paraId="7A8FF0BA" w14:textId="7F131936" w:rsidR="0068335B" w:rsidRDefault="0068335B">
      <w:pPr>
        <w:spacing w:line="212" w:lineRule="exact"/>
        <w:textAlignment w:val="baseline"/>
        <w:rPr>
          <w:del w:id="315" w:author="NAZ, Mamoona (OLDHAM MEDICAL SERVICES)" w:date="2026-09-22T12:18:00Z" w16du:dateUtc="2026-09-22T16:18:00Z"/>
          <w:rFonts w:ascii="MS Mincho" w:hAnsi="MS Mincho"/>
          <w:b/>
          <w:bCs/>
        </w:rPr>
      </w:pPr>
    </w:p>
    <w:p w14:paraId="1ABB2062" w14:textId="17D61B82" w:rsidR="0068335B" w:rsidRDefault="0068335B">
      <w:pPr>
        <w:spacing w:line="212" w:lineRule="exact"/>
        <w:textAlignment w:val="baseline"/>
        <w:rPr>
          <w:del w:id="316" w:author="NAZ, Mamoona (OLDHAM MEDICAL SERVICES)" w:date="2026-09-22T12:18:00Z" w16du:dateUtc="2026-09-22T16:18:00Z"/>
          <w:rFonts w:ascii="MS Mincho" w:hAnsi="MS Mincho"/>
          <w:b/>
          <w:bCs/>
        </w:rPr>
      </w:pPr>
    </w:p>
    <w:p w14:paraId="0BE9FDC8" w14:textId="2AB993EF" w:rsidR="0068335B" w:rsidRDefault="0068335B">
      <w:pPr>
        <w:spacing w:line="212" w:lineRule="exact"/>
        <w:textAlignment w:val="baseline"/>
        <w:rPr>
          <w:del w:id="317" w:author="NAZ, Mamoona (OLDHAM MEDICAL SERVICES)" w:date="2026-09-22T12:18:00Z" w16du:dateUtc="2026-09-22T16:18:00Z"/>
          <w:rFonts w:ascii="MS Mincho" w:hAnsi="MS Mincho"/>
          <w:b/>
          <w:bCs/>
        </w:rPr>
      </w:pPr>
    </w:p>
    <w:p w14:paraId="2C6D0D18" w14:textId="6E9C2051" w:rsidR="0068335B" w:rsidRDefault="0068335B">
      <w:pPr>
        <w:spacing w:line="212" w:lineRule="exact"/>
        <w:textAlignment w:val="baseline"/>
        <w:rPr>
          <w:del w:id="318" w:author="NAZ, Mamoona (OLDHAM MEDICAL SERVICES)" w:date="2026-09-22T12:18:00Z" w16du:dateUtc="2026-09-22T16:18:00Z"/>
          <w:rFonts w:ascii="MS Mincho" w:hAnsi="MS Mincho"/>
          <w:b/>
          <w:bCs/>
        </w:rPr>
      </w:pPr>
    </w:p>
    <w:p w14:paraId="7690B204" w14:textId="280A478E" w:rsidR="0068335B" w:rsidRDefault="0068335B">
      <w:pPr>
        <w:spacing w:line="212" w:lineRule="exact"/>
        <w:textAlignment w:val="baseline"/>
        <w:rPr>
          <w:del w:id="319" w:author="NAZ, Mamoona (OLDHAM MEDICAL SERVICES)" w:date="2026-09-22T12:18:00Z" w16du:dateUtc="2026-09-22T16:18:00Z"/>
          <w:rFonts w:ascii="MS Mincho" w:hAnsi="MS Mincho"/>
          <w:b/>
          <w:bCs/>
        </w:rPr>
      </w:pPr>
    </w:p>
    <w:p w14:paraId="2D67CF0E" w14:textId="027F15F8" w:rsidR="0068335B" w:rsidRDefault="0068335B">
      <w:pPr>
        <w:spacing w:line="212" w:lineRule="exact"/>
        <w:textAlignment w:val="baseline"/>
        <w:rPr>
          <w:del w:id="320" w:author="NAZ, Mamoona (OLDHAM MEDICAL SERVICES)" w:date="2026-09-22T12:18:00Z" w16du:dateUtc="2026-09-22T16:18:00Z"/>
          <w:rFonts w:ascii="MS Mincho" w:hAnsi="MS Mincho"/>
          <w:b/>
          <w:bCs/>
        </w:rPr>
      </w:pPr>
    </w:p>
    <w:p w14:paraId="607A8250" w14:textId="56E6323F" w:rsidR="0068335B" w:rsidRDefault="0068335B">
      <w:pPr>
        <w:spacing w:line="212" w:lineRule="exact"/>
        <w:textAlignment w:val="baseline"/>
        <w:rPr>
          <w:del w:id="321" w:author="NAZ, Mamoona (OLDHAM MEDICAL SERVICES)" w:date="2026-09-22T12:18:00Z" w16du:dateUtc="2026-09-22T16:18:00Z"/>
          <w:rFonts w:ascii="MS Mincho" w:hAnsi="MS Mincho"/>
          <w:b/>
          <w:bCs/>
        </w:rPr>
      </w:pPr>
    </w:p>
    <w:p w14:paraId="58227D0B" w14:textId="3E23E6E3" w:rsidR="0068335B" w:rsidRDefault="0068335B">
      <w:pPr>
        <w:spacing w:line="212" w:lineRule="exact"/>
        <w:textAlignment w:val="baseline"/>
        <w:rPr>
          <w:del w:id="322" w:author="NAZ, Mamoona (OLDHAM MEDICAL SERVICES)" w:date="2026-09-22T12:18:00Z" w16du:dateUtc="2026-09-22T16:18:00Z"/>
          <w:rFonts w:ascii="MS Mincho" w:hAnsi="MS Mincho"/>
          <w:b/>
          <w:bCs/>
        </w:rPr>
      </w:pPr>
    </w:p>
    <w:p w14:paraId="025D6EC8" w14:textId="556F99BD" w:rsidR="0068335B" w:rsidRDefault="0068335B">
      <w:pPr>
        <w:spacing w:line="212" w:lineRule="exact"/>
        <w:textAlignment w:val="baseline"/>
        <w:rPr>
          <w:del w:id="323" w:author="NAZ, Mamoona (OLDHAM MEDICAL SERVICES)" w:date="2026-09-22T12:18:00Z" w16du:dateUtc="2026-09-22T16:18:00Z"/>
          <w:rFonts w:ascii="MS Mincho" w:hAnsi="MS Mincho"/>
          <w:b/>
          <w:bCs/>
        </w:rPr>
      </w:pPr>
    </w:p>
    <w:p w14:paraId="3569D283" w14:textId="77777777" w:rsidR="0068335B" w:rsidRPr="006F1C2D" w:rsidRDefault="0068335B" w:rsidP="006F1C2D">
      <w:pPr>
        <w:rPr>
          <w:b/>
          <w:rPrChange w:id="324" w:author="NAZ, Mamoona (OLDHAM MEDICAL SERVICES)" w:date="2026-09-22T12:18:00Z" w16du:dateUtc="2026-09-22T16:18:00Z">
            <w:rPr>
              <w:rFonts w:ascii="MS Mincho" w:hAnsi="MS Mincho" w:cs="Times New Roman"/>
            </w:rPr>
          </w:rPrChange>
        </w:rPr>
        <w:pPrChange w:id="325" w:author="NAZ, Mamoona (OLDHAM MEDICAL SERVICES)" w:date="2026-09-22T12:18:00Z" w16du:dateUtc="2026-09-22T16:18:00Z">
          <w:pPr>
            <w:kinsoku/>
            <w:wordWrap/>
            <w:autoSpaceDE/>
            <w:autoSpaceDN/>
            <w:adjustRightInd/>
            <w:spacing w:line="212" w:lineRule="exact"/>
            <w:textAlignment w:val="baseline"/>
          </w:pPr>
        </w:pPrChange>
      </w:pPr>
    </w:p>
    <w:sectPr w:rsidR="0068335B" w:rsidRPr="006F1C2D">
      <w:headerReference w:type="default" r:id="rId8"/>
      <w:footerReference w:type="default" r:id="rId9"/>
      <w:type w:val="nextPage"/>
      <w:pgSz w:w="11906" w:h="16838" w:code="0"/>
      <w:pgMar w:top="1440" w:right="1440" w:bottom="1440" w:left="1440" w:header="708" w:footer="708" w:gutter="0"/>
      <w:pgNumType w:start="1"/>
      <w:cols w:space="708"/>
      <w:noEndnote w:val="0"/>
      <w:docGrid w:type="default" w:linePitch="360" w:charSpace="0"/>
      <w:sectPrChange w:id="330" w:author="NAZ, Mamoona (OLDHAM MEDICAL SERVICES)" w:date="2026-09-22T12:18:00Z" w16du:dateUtc="2026-09-22T16:18:00Z">
        <w:sectPr w:rsidR="0068335B" w:rsidRPr="006F1C2D">
          <w:type w:val="continuous"/>
          <w:pgSz w:code="9"/>
          <w:pgMar w:top="720" w:right="720" w:bottom="720" w:left="720" w:header="720" w:footer="658" w:gutter="0"/>
          <w:pgNumType w:start="1"/>
          <w:cols w:space="720"/>
          <w:noEndnote/>
          <w:docGrid w:type="linesAndChars" w:linePitch="286" w:charSpace="-4301"/>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F68AF0F" w14:textId="77777777" w:rsidR="005F7AE5" w:rsidRDefault="005F7AE5">
      <w:r>
        <w:separator/>
      </w:r>
    </w:p>
  </w:endnote>
  <w:endnote w:type="continuationSeparator" w:id="0">
    <w:p w14:paraId="17E0F1A9" w14:textId="77777777" w:rsidR="005F7AE5" w:rsidRDefault="005F7A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fornian FB">
    <w:panose1 w:val="0207040306080B030204"/>
    <w:charset w:val="4D"/>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CCF282" w14:textId="77777777" w:rsidR="00A81C24" w:rsidRDefault="00A81C24">
    <w:pPr>
      <w:pStyle w:val="Header"/>
      <w:rPr>
        <w:rPrChange w:id="328" w:author="NAZ, Mamoona (OLDHAM MEDICAL SERVICES)" w:date="2026-09-22T12:18:00Z" w16du:dateUtc="2026-09-22T16:18:00Z">
          <w:rPr>
            <w:sz w:val="21"/>
            <w:szCs w:val="21"/>
          </w:rPr>
        </w:rPrChange>
      </w:rPr>
      <w:pPrChange w:id="329" w:author="NAZ, Mamoona (OLDHAM MEDICAL SERVICES)" w:date="2026-09-22T12:18:00Z" w16du:dateUtc="2026-09-22T16:18:00Z">
        <w:pPr>
          <w:pStyle w:val="Footer"/>
          <w:spacing w:line="272" w:lineRule="exact"/>
          <w:textAlignment w:val="baseline"/>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2DA21D0" w14:textId="77777777" w:rsidR="005F7AE5" w:rsidRDefault="005F7AE5">
      <w:ins w:id="2" w:author="NAZ, Mamoona (OLDHAM MEDICAL SERVICES)" w:date="2026-09-22T12:18:00Z" w16du:dateUtc="2026-09-22T16:18:00Z">
        <w:r>
          <w:separator/>
        </w:r>
      </w:ins>
      <w:del w:id="3" w:author="NAZ, Mamoona (OLDHAM MEDICAL SERVICES)" w:date="2026-09-22T12:18:00Z" w16du:dateUtc="2026-09-22T16:18:00Z">
        <w:r>
          <w:rPr>
            <w:rFonts w:ascii="MS Mincho"/>
            <w:sz w:val="2"/>
            <w:szCs w:val="2"/>
          </w:rPr>
          <w:continuationSeparator/>
        </w:r>
      </w:del>
    </w:p>
  </w:footnote>
  <w:footnote w:type="continuationSeparator" w:id="0">
    <w:p w14:paraId="64713507" w14:textId="77777777" w:rsidR="005F7AE5" w:rsidRDefault="005F7A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B8D740" w14:textId="77777777" w:rsidR="0096269E" w:rsidRDefault="0096269E">
    <w:pPr>
      <w:pStyle w:val="Footer"/>
      <w:pPrChange w:id="326" w:author="NAZ, Mamoona (OLDHAM MEDICAL SERVICES)" w:date="2026-09-22T12:18:00Z" w16du:dateUtc="2026-09-22T16:18:00Z">
        <w:pPr>
          <w:pStyle w:val="Header"/>
          <w:jc w:val="right"/>
        </w:pPr>
      </w:pPrChange>
    </w:pPr>
    <w:del w:id="327" w:author="NAZ, Mamoona (OLDHAM MEDICAL SERVICES)" w:date="2026-09-22T12:18:00Z" w16du:dateUtc="2026-09-22T16:18:00Z">
      <w:r>
        <w:rPr>
          <w:rFonts w:hint="eastAsia"/>
          <w:sz w:val="26"/>
          <w:szCs w:val="26"/>
        </w:rPr>
        <w:delText>様式２</w:delText>
      </w:r>
    </w:del>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916569"/>
    <w:multiLevelType w:val="hybridMultilevel"/>
    <w:tmpl w:val="7018D1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6952678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embedSystemFonts/>
  <w:bordersDoNotSurroundHeader/>
  <w:bordersDoNotSurroundFooter/>
  <w:defaultTabStop w:val="840"/>
  <w:drawingGridHorizontalSpacing w:val="189"/>
  <w:drawingGridVerticalSpacing w:val="143"/>
  <w:displayHorizontalDrawingGridEvery w:val="0"/>
  <w:displayVerticalDrawingGridEvery w:val="2"/>
  <w:doNotShadeFormData/>
  <w:characterSpacingControl w:val="compressPunctuation"/>
  <w:noLineBreaksAfter w:lang="ja-JP" w:val="([{〈《「『【〔（［｛｢"/>
  <w:noLineBreaksBefore w:lang="ja-JP" w:val="!),.?]}、。〉》」』】〕！），．？］｝｡｣､ﾞﾟ"/>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083"/>
    <w:rsid w:val="00032A11"/>
    <w:rsid w:val="00040B21"/>
    <w:rsid w:val="0005723C"/>
    <w:rsid w:val="00077EEE"/>
    <w:rsid w:val="0008331C"/>
    <w:rsid w:val="001521A2"/>
    <w:rsid w:val="001B045E"/>
    <w:rsid w:val="002305E6"/>
    <w:rsid w:val="00254AB7"/>
    <w:rsid w:val="002638C6"/>
    <w:rsid w:val="002A4A3B"/>
    <w:rsid w:val="002C2498"/>
    <w:rsid w:val="002F20E3"/>
    <w:rsid w:val="002F55B6"/>
    <w:rsid w:val="003260CC"/>
    <w:rsid w:val="003A2FD6"/>
    <w:rsid w:val="003A316D"/>
    <w:rsid w:val="003D271F"/>
    <w:rsid w:val="004E7141"/>
    <w:rsid w:val="005920E7"/>
    <w:rsid w:val="005F7AE5"/>
    <w:rsid w:val="006468DC"/>
    <w:rsid w:val="00677B90"/>
    <w:rsid w:val="0068335B"/>
    <w:rsid w:val="00695BE6"/>
    <w:rsid w:val="006F1C2D"/>
    <w:rsid w:val="00755783"/>
    <w:rsid w:val="00796251"/>
    <w:rsid w:val="007F3CA7"/>
    <w:rsid w:val="007F6715"/>
    <w:rsid w:val="00835628"/>
    <w:rsid w:val="008559DA"/>
    <w:rsid w:val="00875E83"/>
    <w:rsid w:val="008A7295"/>
    <w:rsid w:val="0091227C"/>
    <w:rsid w:val="009337CB"/>
    <w:rsid w:val="00950B2F"/>
    <w:rsid w:val="0096269E"/>
    <w:rsid w:val="009F0E59"/>
    <w:rsid w:val="00A81C24"/>
    <w:rsid w:val="00A8494F"/>
    <w:rsid w:val="00C47478"/>
    <w:rsid w:val="00C54349"/>
    <w:rsid w:val="00C56C11"/>
    <w:rsid w:val="00C627A0"/>
    <w:rsid w:val="00C66083"/>
    <w:rsid w:val="00C72AAA"/>
    <w:rsid w:val="00C73ECC"/>
    <w:rsid w:val="00CF0649"/>
    <w:rsid w:val="00DC11F3"/>
    <w:rsid w:val="00E72895"/>
    <w:rsid w:val="00EB76BC"/>
    <w:rsid w:val="00F02838"/>
    <w:rsid w:val="00F26689"/>
    <w:rsid w:val="00F41C3B"/>
    <w:rsid w:val="00F977F1"/>
    <w:rsid w:val="00FB1948"/>
    <w:rsid w:val="00FD25EC"/>
    <w:rsid w:val="00FD7208"/>
    <w:rsid w:val="00FF17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v:textbox inset="5.85pt,.7pt,5.85pt,.7pt"/>
    </o:shapedefaults>
    <o:shapelayout v:ext="edit">
      <o:idmap v:ext="edit" data="1"/>
    </o:shapelayout>
  </w:shapeDefaults>
  <w:decimalSymbol w:val="."/>
  <w:listSeparator w:val=","/>
  <w14:docId w14:val="012A8972"/>
  <w14:defaultImageDpi w14:val="0"/>
  <w15:docId w15:val="{954A2D22-1E61-4D41-8C1C-FEBA6A188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MS Mincho" w:hAnsi="Times New Roman" w:cs="Times New Roman"/>
        <w:kern w:val="2"/>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C2D"/>
    <w:pPr>
      <w:pPrChange w:id="0" w:author="NAZ, Mamoona (OLDHAM MEDICAL SERVICES)" w:date="2026-09-22T12:18:00Z">
        <w:pPr>
          <w:widowControl w:val="0"/>
          <w:suppressAutoHyphens/>
          <w:kinsoku w:val="0"/>
          <w:wordWrap w:val="0"/>
          <w:overflowPunct w:val="0"/>
          <w:autoSpaceDE w:val="0"/>
          <w:autoSpaceDN w:val="0"/>
          <w:adjustRightInd w:val="0"/>
          <w:jc w:val="both"/>
          <w:textAlignment w:val="center"/>
        </w:pPr>
      </w:pPrChange>
    </w:pPr>
    <w:rPr>
      <w:rFonts w:asciiTheme="minorHAnsi" w:eastAsiaTheme="minorHAnsi" w:hAnsiTheme="minorHAnsi"/>
      <w:kern w:val="0"/>
      <w:sz w:val="24"/>
      <w:szCs w:val="24"/>
      <w:lang w:val="en-GB" w:eastAsia="en-US"/>
      <w:rPrChange w:id="0" w:author="NAZ, Mamoona (OLDHAM MEDICAL SERVICES)" w:date="2026-09-22T12:18:00Z">
        <w:rPr>
          <w:rFonts w:eastAsia="MS Mincho" w:cs="MS Mincho"/>
          <w:color w:val="000000"/>
          <w:sz w:val="21"/>
          <w:szCs w:val="21"/>
          <w:lang w:val="en-US" w:eastAsia="ja-JP"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標準(太郎文書スタイル)"/>
    <w:uiPriority w:val="99"/>
    <w:pPr>
      <w:widowControl w:val="0"/>
      <w:suppressAutoHyphens/>
      <w:overflowPunct w:val="0"/>
      <w:adjustRightInd w:val="0"/>
      <w:jc w:val="both"/>
      <w:textAlignment w:val="baseline"/>
    </w:pPr>
    <w:rPr>
      <w:rFonts w:cs="MS Mincho"/>
      <w:color w:val="000000"/>
      <w:kern w:val="0"/>
    </w:rPr>
  </w:style>
  <w:style w:type="paragraph" w:styleId="Footer">
    <w:name w:val="footer"/>
    <w:basedOn w:val="Normal"/>
    <w:link w:val="FooterChar"/>
    <w:uiPriority w:val="99"/>
    <w:pPr>
      <w:tabs>
        <w:tab w:val="center" w:pos="4252"/>
        <w:tab w:val="right" w:pos="8502"/>
      </w:tabs>
      <w:snapToGrid w:val="0"/>
    </w:pPr>
    <w:rPr>
      <w:rFonts w:ascii="MS Mincho"/>
    </w:rPr>
  </w:style>
  <w:style w:type="character" w:customStyle="1" w:styleId="FooterChar">
    <w:name w:val="Footer Char"/>
    <w:basedOn w:val="DefaultParagraphFont"/>
    <w:link w:val="Footer"/>
    <w:uiPriority w:val="99"/>
    <w:locked/>
    <w:rPr>
      <w:rFonts w:ascii="Times New Roman" w:eastAsia="MS Mincho" w:hAnsi="Times New Roman" w:cs="MS Mincho"/>
      <w:color w:val="000000"/>
      <w:sz w:val="21"/>
      <w:szCs w:val="21"/>
    </w:rPr>
  </w:style>
  <w:style w:type="paragraph" w:styleId="Header">
    <w:name w:val="header"/>
    <w:basedOn w:val="Normal"/>
    <w:link w:val="HeaderChar"/>
    <w:uiPriority w:val="99"/>
    <w:pPr>
      <w:tabs>
        <w:tab w:val="center" w:pos="4252"/>
        <w:tab w:val="right" w:pos="8502"/>
      </w:tabs>
      <w:snapToGrid w:val="0"/>
    </w:pPr>
    <w:rPr>
      <w:rFonts w:ascii="MS Mincho"/>
    </w:rPr>
  </w:style>
  <w:style w:type="character" w:customStyle="1" w:styleId="HeaderChar">
    <w:name w:val="Header Char"/>
    <w:basedOn w:val="DefaultParagraphFont"/>
    <w:link w:val="Header"/>
    <w:uiPriority w:val="99"/>
    <w:locked/>
    <w:rPr>
      <w:rFonts w:ascii="Times New Roman" w:eastAsia="MS Mincho" w:hAnsi="Times New Roman" w:cs="MS Mincho"/>
      <w:color w:val="000000"/>
      <w:sz w:val="21"/>
      <w:szCs w:val="21"/>
    </w:rPr>
  </w:style>
  <w:style w:type="character" w:customStyle="1" w:styleId="a0">
    <w:name w:val="脚注(標準)"/>
    <w:uiPriority w:val="99"/>
    <w:rPr>
      <w:rFonts w:ascii="Times New Roman" w:eastAsia="MS Mincho" w:hAnsi="Times New Roman"/>
      <w:sz w:val="21"/>
      <w:vertAlign w:val="superscript"/>
    </w:rPr>
  </w:style>
  <w:style w:type="character" w:customStyle="1" w:styleId="a1">
    <w:name w:val="脚注ｴﾘｱ(標準)"/>
    <w:uiPriority w:val="99"/>
    <w:rPr>
      <w:rFonts w:ascii="Times New Roman" w:eastAsia="MS Mincho" w:hAnsi="Times New Roman"/>
      <w:sz w:val="21"/>
    </w:rPr>
  </w:style>
  <w:style w:type="paragraph" w:styleId="BalloonText">
    <w:name w:val="Balloon Text"/>
    <w:basedOn w:val="Normal"/>
    <w:link w:val="BalloonTextChar"/>
    <w:uiPriority w:val="99"/>
    <w:semiHidden/>
    <w:unhideWhenUsed/>
    <w:rsid w:val="0096269E"/>
    <w:rPr>
      <w:rFonts w:asciiTheme="majorHAnsi" w:eastAsiaTheme="majorEastAsia" w:hAnsiTheme="majorHAnsi"/>
      <w:sz w:val="18"/>
      <w:szCs w:val="18"/>
    </w:rPr>
  </w:style>
  <w:style w:type="character" w:customStyle="1" w:styleId="BalloonTextChar">
    <w:name w:val="Balloon Text Char"/>
    <w:basedOn w:val="DefaultParagraphFont"/>
    <w:link w:val="BalloonText"/>
    <w:uiPriority w:val="99"/>
    <w:semiHidden/>
    <w:locked/>
    <w:rsid w:val="0096269E"/>
    <w:rPr>
      <w:rFonts w:asciiTheme="majorHAnsi" w:eastAsiaTheme="majorEastAsia" w:hAnsiTheme="majorHAnsi" w:cs="Times New Roman"/>
      <w:color w:val="000000"/>
      <w:kern w:val="0"/>
      <w:sz w:val="18"/>
      <w:szCs w:val="18"/>
    </w:rPr>
  </w:style>
  <w:style w:type="paragraph" w:styleId="ListParagraph">
    <w:name w:val="List Paragraph"/>
    <w:basedOn w:val="Normal"/>
    <w:uiPriority w:val="34"/>
    <w:qFormat/>
    <w:rsid w:val="006F1C2D"/>
    <w:pPr>
      <w:ind w:left="720"/>
      <w:contextualSpacing/>
      <w:pPrChange w:id="1" w:author="NAZ, Mamoona (OLDHAM MEDICAL SERVICES)" w:date="2026-09-22T12:18:00Z">
        <w:pPr>
          <w:ind w:left="720"/>
          <w:contextualSpacing/>
        </w:pPr>
      </w:pPrChange>
    </w:pPr>
    <w:rPr>
      <w:rPrChange w:id="1" w:author="NAZ, Mamoona (OLDHAM MEDICAL SERVICES)" w:date="2026-09-22T12:18:00Z">
        <w:rPr>
          <w:rFonts w:asciiTheme="minorHAnsi" w:eastAsiaTheme="minorHAnsi" w:hAnsiTheme="minorHAnsi"/>
          <w:sz w:val="24"/>
          <w:szCs w:val="24"/>
          <w:lang w:val="en-GB" w:eastAsia="en-US" w:bidi="ar-SA"/>
        </w:rPr>
      </w:rPrChang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710</Words>
  <Characters>4052</Characters>
  <Application>Microsoft Office Word</Application>
  <DocSecurity>0</DocSecurity>
  <Lines>33</Lines>
  <Paragraphs>9</Paragraphs>
  <ScaleCrop>false</ScaleCrop>
  <HeadingPairs>
    <vt:vector size="2" baseType="variant">
      <vt:variant>
        <vt:lpstr>タイトル</vt:lpstr>
      </vt:variant>
      <vt:variant>
        <vt:i4>1</vt:i4>
      </vt:variant>
    </vt:vector>
  </HeadingPairs>
  <TitlesOfParts>
    <vt:vector size="1" baseType="lpstr">
      <vt:lpstr/>
    </vt:vector>
  </TitlesOfParts>
  <Company>栃木県教育研究所</Company>
  <LinksUpToDate>false</LinksUpToDate>
  <CharactersWithSpaces>4753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栃木県教育研究所</dc:creator>
  <cp:keywords/>
  <dc:description/>
  <cp:lastModifiedBy>Arthur Souza Rodrigues</cp:lastModifiedBy>
  <cp:revision>1</cp:revision>
  <cp:lastPrinted>2023-03-07T04:54:00Z</cp:lastPrinted>
  <dcterms:created xsi:type="dcterms:W3CDTF">2023-04-06T00:10:00Z</dcterms:created>
  <dcterms:modified xsi:type="dcterms:W3CDTF">2026-09-22T16:18:00Z</dcterms:modified>
</cp:coreProperties>
</file>