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D15FED" w14:textId="77777777" w:rsidR="008E367C" w:rsidRDefault="008E367C">
      <w:pPr>
        <w:rPr>
          <w:rPrChange w:id="0" w:author="Arthur Souza Rodrigues" w:date="2026-07-10T21:49:00Z" w16du:dateUtc="2026-07-11T01:49:00Z">
            <w:rPr>
              <w:b/>
              <w:bCs/>
              <w:highlight w:val="yellow"/>
              <w:u w:val="single"/>
            </w:rPr>
          </w:rPrChange>
        </w:rPr>
      </w:pPr>
      <w:r>
        <w:rPr>
          <w:rPrChange w:id="1" w:author="Arthur Souza Rodrigues" w:date="2026-07-10T21:49:00Z" w16du:dateUtc="2026-07-11T01:49:00Z">
            <w:rPr>
              <w:b/>
              <w:bCs/>
              <w:highlight w:val="yellow"/>
              <w:u w:val="single"/>
            </w:rPr>
          </w:rPrChange>
        </w:rPr>
        <w:t>file_</w:t>
      </w:r>
      <w:ins w:id="2" w:author="Arthur Souza Rodrigues" w:date="2026-07-10T21:49:00Z" w16du:dateUtc="2026-07-11T01:49:00Z">
        <w:r w:rsidR="00C37C62">
          <w:t>148</w:t>
        </w:r>
      </w:ins>
      <w:del w:id="3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delText>147</w:delText>
        </w:r>
      </w:del>
      <w:r>
        <w:rPr>
          <w:rPrChange w:id="4" w:author="Arthur Souza Rodrigues" w:date="2026-07-10T21:49:00Z" w16du:dateUtc="2026-07-11T01:49:00Z">
            <w:rPr>
              <w:b/>
              <w:bCs/>
              <w:highlight w:val="yellow"/>
              <w:u w:val="single"/>
            </w:rPr>
          </w:rPrChange>
        </w:rPr>
        <w:t>.docx</w:t>
      </w:r>
    </w:p>
    <w:p w14:paraId="1B0F951A" w14:textId="6C4E8F03" w:rsidR="00DA464A" w:rsidRDefault="00524F5B">
      <w:ins w:id="5" w:author="Arthur Souza Rodrigues" w:date="2026-07-10T21:49:00Z" w16du:dateUtc="2026-07-11T01:49:00Z">
        <w:r>
          <w:t>Line Spacing</w:t>
        </w:r>
      </w:ins>
      <w:del w:id="6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delText>Bold Underline Highlight</w:delText>
        </w:r>
      </w:del>
      <w:r>
        <w:rPr>
          <w:rPrChange w:id="7" w:author="Arthur Souza Rodrigues" w:date="2026-07-10T21:49:00Z" w16du:dateUtc="2026-07-11T01:49:00Z">
            <w:rPr>
              <w:b/>
              <w:bCs/>
              <w:highlight w:val="yellow"/>
              <w:u w:val="single"/>
            </w:rPr>
          </w:rPrChange>
        </w:rPr>
        <w:t xml:space="preserve"> Demo</w:t>
      </w:r>
    </w:p>
    <w:p w14:paraId="3FD7C95B" w14:textId="77777777" w:rsidR="00DA464A" w:rsidRDefault="00524F5B">
      <w:pPr>
        <w:spacing w:line="480" w:lineRule="auto"/>
        <w:pPrChange w:id="8" w:author="Arthur Souza Rodrigues" w:date="2026-07-10T21:49:00Z" w16du:dateUtc="2026-07-11T01:49:00Z">
          <w:pPr/>
        </w:pPrChange>
      </w:pPr>
      <w:r>
        <w:rPr>
          <w:rPrChange w:id="9" w:author="Arthur Souza Rodrigues" w:date="2026-07-10T21:49:00Z" w16du:dateUtc="2026-07-11T01:49:00Z">
            <w:rPr>
              <w:b/>
              <w:bCs/>
              <w:highlight w:val="yellow"/>
              <w:u w:val="single"/>
            </w:rPr>
          </w:rPrChange>
        </w:rPr>
        <w:t xml:space="preserve">This document </w:t>
      </w:r>
      <w:ins w:id="10" w:author="Arthur Souza Rodrigues" w:date="2026-07-10T21:49:00Z" w16du:dateUtc="2026-07-11T01:49:00Z">
        <w:r>
          <w:t>demonstrates double line spacing</w:t>
        </w:r>
      </w:ins>
      <w:del w:id="11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delText>shows bold, underline, and yellow highlight combined</w:delText>
        </w:r>
      </w:del>
      <w:r>
        <w:rPr>
          <w:rPrChange w:id="12" w:author="Arthur Souza Rodrigues" w:date="2026-07-10T21:49:00Z" w16du:dateUtc="2026-07-11T01:49:00Z">
            <w:rPr>
              <w:b/>
              <w:bCs/>
              <w:highlight w:val="yellow"/>
              <w:u w:val="single"/>
            </w:rPr>
          </w:rPrChange>
        </w:rPr>
        <w:t>.</w:t>
      </w:r>
    </w:p>
    <w:p w14:paraId="72B17B28" w14:textId="77777777" w:rsidR="002E480F" w:rsidRDefault="00524F5B">
      <w:pPr>
        <w:spacing w:line="480" w:lineRule="auto"/>
        <w:rPr>
          <w:ins w:id="13" w:author="Arthur Souza Rodrigues" w:date="2026-07-10T21:49:00Z" w16du:dateUtc="2026-07-11T01:49:00Z"/>
        </w:rPr>
      </w:pPr>
      <w:ins w:id="14" w:author="Arthur Souza Rodrigues" w:date="2026-07-10T21:49:00Z" w16du:dateUtc="2026-07-11T01:49:00Z">
        <w:r>
          <w:t>Line spacing affects readability of long documents.</w:t>
        </w:r>
      </w:ins>
    </w:p>
    <w:p w14:paraId="545489C4" w14:textId="77777777" w:rsidR="00DA464A" w:rsidRDefault="00524F5B">
      <w:pPr>
        <w:spacing w:line="480" w:lineRule="auto"/>
        <w:pPrChange w:id="15" w:author="Arthur Souza Rodrigues" w:date="2026-07-10T21:49:00Z" w16du:dateUtc="2026-07-11T01:49:00Z">
          <w:pPr/>
        </w:pPrChange>
      </w:pPr>
      <w:ins w:id="16" w:author="Arthur Souza Rodrigues" w:date="2026-07-10T21:49:00Z" w16du:dateUtc="2026-07-11T01:49:00Z">
        <w:r>
          <w:t>This paragraph has increased line spacing applied.</w:t>
        </w:r>
      </w:ins>
      <w:del w:id="17" w:author="Arthur Souza Rodrigues" w:date="2026-07-10T21:49:00Z" w16du:dateUtc="2026-07-11T01:49:00Z">
        <w:r>
          <w:rPr>
            <w:b/>
            <w:bCs/>
            <w:highlight w:val="yellow"/>
            <w:u w:val="single"/>
          </w:rPr>
          <w:delText>This triple combination is used for critical review annotations.</w:delText>
        </w:r>
      </w:del>
    </w:p>
    <w:sectPr w:rsidR="00DA46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64A"/>
    <w:rsid w:val="002D62F5"/>
    <w:rsid w:val="002E480F"/>
    <w:rsid w:val="00483081"/>
    <w:rsid w:val="008E367C"/>
    <w:rsid w:val="00C37C62"/>
    <w:rsid w:val="00D53FE7"/>
    <w:rsid w:val="00DA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E3B3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2026-07-11T01:49:00Z</dcterms:modified>
</cp:coreProperties>
</file>