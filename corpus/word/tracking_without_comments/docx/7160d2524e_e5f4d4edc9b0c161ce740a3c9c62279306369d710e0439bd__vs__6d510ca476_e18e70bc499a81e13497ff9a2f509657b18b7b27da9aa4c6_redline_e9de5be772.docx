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16B85" w14:textId="77777777" w:rsidR="0067115C" w:rsidRDefault="0067115C">
      <w:pPr>
        <w:rPr>
          <w:ins w:id="12" w:author="Comparison" w:date="2026-09-25T20:08:00Z" w16du:dateUtc="2026-09-26T00:08:00Z"/>
          <w:rFonts w:ascii="Cambria" w:eastAsia="Cambria" w:hAnsi="Cambria" w:cs="Cambria"/>
          <w:b/>
          <w:sz w:val="28"/>
          <w:szCs w:val="28"/>
        </w:rPr>
      </w:pPr>
      <w:bookmarkStart w:id="13" w:name="_Hlk180573817"/>
      <w:bookmarkEnd w:id="13"/>
    </w:p>
    <w:p w14:paraId="7D1676F9" w14:textId="77777777" w:rsidR="0067115C" w:rsidRDefault="00826F2D">
      <w:pPr>
        <w:spacing w:after="120"/>
        <w:rPr>
          <w:ins w:id="14" w:author="Comparison" w:date="2026-09-25T20:08:00Z" w16du:dateUtc="2026-09-26T00:08:00Z"/>
          <w:rFonts w:ascii="Cambria" w:eastAsia="Cambria" w:hAnsi="Cambria" w:cs="Cambria"/>
          <w:b/>
          <w:sz w:val="18"/>
          <w:szCs w:val="18"/>
        </w:rPr>
      </w:pPr>
      <w:ins w:id="15" w:author="Comparison" w:date="2026-09-25T20:08:00Z" w16du:dateUtc="2026-09-26T00:08:00Z">
        <w:r>
          <w:rPr>
            <w:rFonts w:ascii="Cambria" w:eastAsia="Cambria" w:hAnsi="Cambria" w:cs="Cambria"/>
            <w:b/>
            <w:sz w:val="56"/>
            <w:szCs w:val="56"/>
          </w:rPr>
          <w:t xml:space="preserve">Unveiling the influence of transmembrane domains in plants against drought stress </w:t>
        </w:r>
      </w:ins>
    </w:p>
    <w:p w14:paraId="61DF2E5C" w14:textId="77777777" w:rsidR="0067115C" w:rsidRDefault="00826F2D">
      <w:pPr>
        <w:rPr>
          <w:ins w:id="16" w:author="Comparison" w:date="2026-09-25T20:08:00Z" w16du:dateUtc="2026-09-26T00:08:00Z"/>
          <w:sz w:val="18"/>
          <w:szCs w:val="18"/>
        </w:rPr>
      </w:pPr>
      <w:ins w:id="17" w:author="Comparison" w:date="2026-09-25T20:08:00Z" w16du:dateUtc="2026-09-26T00:08:00Z">
        <w:r>
          <w:rPr>
            <w:sz w:val="18"/>
            <w:szCs w:val="18"/>
          </w:rPr>
          <w:t>Author: [Put your name here]</w:t>
        </w:r>
      </w:ins>
    </w:p>
    <w:p w14:paraId="4A02670C" w14:textId="77777777" w:rsidR="0067115C" w:rsidRDefault="00826F2D">
      <w:pPr>
        <w:rPr>
          <w:ins w:id="18" w:author="Comparison" w:date="2026-09-25T20:08:00Z" w16du:dateUtc="2026-09-26T00:08:00Z"/>
          <w:sz w:val="18"/>
          <w:szCs w:val="18"/>
        </w:rPr>
      </w:pPr>
      <w:ins w:id="19" w:author="Comparison" w:date="2026-09-25T20:08:00Z" w16du:dateUtc="2026-09-26T00:08:00Z">
        <w:r>
          <w:rPr>
            <w:sz w:val="18"/>
            <w:szCs w:val="18"/>
          </w:rPr>
          <w:br/>
        </w:r>
        <w:r>
          <w:rPr>
            <w:b/>
            <w:sz w:val="18"/>
            <w:szCs w:val="18"/>
            <w:u w:val="single"/>
          </w:rPr>
          <w:t>Important note</w:t>
        </w:r>
        <w:r>
          <w:rPr>
            <w:sz w:val="18"/>
            <w:szCs w:val="18"/>
          </w:rPr>
          <w:t xml:space="preserve">: The papers published in the journal </w:t>
        </w:r>
        <w:r>
          <w:rPr>
            <w:i/>
            <w:sz w:val="18"/>
            <w:szCs w:val="18"/>
          </w:rPr>
          <w:t xml:space="preserve">Microreviews in Cell and Molecular Biology </w:t>
        </w:r>
        <w:r>
          <w:rPr>
            <w:sz w:val="18"/>
            <w:szCs w:val="18"/>
          </w:rPr>
          <w:t xml:space="preserve">are both written and peer-reviewed by undergraduate students at Oklahoma State University as part of their assignments for the course Molecular Life Science Writing. For concerns or questions about publications in this journal, contact Wouter Hoff (wouter.hoff@okstate.edu), the instructor of the course Molecular Life Science Writing. The statements made in the papers published in the journal </w:t>
        </w:r>
        <w:r>
          <w:rPr>
            <w:i/>
            <w:sz w:val="18"/>
            <w:szCs w:val="18"/>
          </w:rPr>
          <w:t xml:space="preserve">Microreviews in Cell and Molecular Biology </w:t>
        </w:r>
        <w:r>
          <w:rPr>
            <w:sz w:val="18"/>
            <w:szCs w:val="18"/>
          </w:rPr>
          <w:t>do not reflect official positions of Oklahoma State University.</w:t>
        </w:r>
      </w:ins>
    </w:p>
    <w:p w14:paraId="59381937" w14:textId="77777777" w:rsidR="0067115C" w:rsidRDefault="0067115C">
      <w:pPr>
        <w:rPr>
          <w:ins w:id="20" w:author="Comparison" w:date="2026-09-25T20:08:00Z" w16du:dateUtc="2026-09-26T00:08:00Z"/>
          <w:sz w:val="18"/>
          <w:szCs w:val="18"/>
        </w:rPr>
      </w:pPr>
    </w:p>
    <w:p w14:paraId="582C355C" w14:textId="77777777" w:rsidR="0067115C" w:rsidRDefault="00826F2D">
      <w:pPr>
        <w:rPr>
          <w:ins w:id="21" w:author="Comparison" w:date="2026-09-25T20:08:00Z" w16du:dateUtc="2026-09-26T00:08:00Z"/>
          <w:sz w:val="18"/>
          <w:szCs w:val="18"/>
        </w:rPr>
      </w:pPr>
      <w:ins w:id="22" w:author="Comparison" w:date="2026-09-25T20:08:00Z" w16du:dateUtc="2026-09-26T00:08:00Z">
        <w:r>
          <w:rPr>
            <w:noProof/>
          </w:rPr>
          <mc:AlternateContent>
            <mc:Choice Requires="wps">
              <w:drawing>
                <wp:anchor distT="0" distB="0" distL="114300" distR="114300" simplePos="0" relativeHeight="251659264" behindDoc="0" locked="0" layoutInCell="1" hidden="0" allowOverlap="1">
                  <wp:simplePos x="0" y="0"/>
                  <wp:positionH relativeFrom="column">
                    <wp:posOffset>12701</wp:posOffset>
                  </wp:positionH>
                  <wp:positionV relativeFrom="paragraph">
                    <wp:posOffset>114300</wp:posOffset>
                  </wp:positionV>
                  <wp:extent cx="5977890" cy="300990"/>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366580" y="3639030"/>
                            <a:ext cx="5958840" cy="281940"/>
                          </a:xfrm>
                          <a:prstGeom prst="rect">
                            <a:avLst/>
                          </a:prstGeom>
                          <a:noFill/>
                          <a:ln>
                            <a:noFill/>
                          </a:ln>
                        </wps:spPr>
                        <wps:txbx>
                          <w:txbxContent>
                            <w:p w14:paraId="2698D8CB" w14:textId="77777777" w:rsidR="0067115C" w:rsidRDefault="00826F2D">
                              <w:pPr>
                                <w:textDirection w:val="btLr"/>
                                <w:rPr>
                                  <w:ins w:id="23" w:author="Comparison" w:date="2026-09-25T20:08:00Z" w16du:dateUtc="2026-09-26T00:08:00Z"/>
                                </w:rPr>
                              </w:pPr>
                              <w:ins w:id="24" w:author="Comparison" w:date="2026-09-25T20:08:00Z" w16du:dateUtc="2026-09-26T00:08:00Z">
                                <w:r>
                                  <w:rPr>
                                    <w:rFonts w:ascii="Times New Roman" w:eastAsia="Times New Roman" w:hAnsi="Times New Roman" w:cs="Times New Roman"/>
                                    <w:b/>
                                    <w:color w:val="000000"/>
                                    <w:sz w:val="14"/>
                                  </w:rPr>
                                  <w:t>Key Words: Transmembrane domains, Proteins, Plants, Stress</w:t>
                                </w:r>
                              </w:ins>
                            </w:p>
                            <w:p w14:paraId="50C1AE99" w14:textId="77777777" w:rsidR="0067115C" w:rsidRDefault="0067115C">
                              <w:pPr>
                                <w:textDirection w:val="btLr"/>
                                <w:rPr>
                                  <w:ins w:id="25" w:author="Comparison" w:date="2026-09-25T20:08:00Z" w16du:dateUtc="2026-09-26T00:08:00Z"/>
                                </w:rPr>
                              </w:pPr>
                            </w:p>
                          </w:txbxContent>
                        </wps:txbx>
                        <wps:bodyPr spcFirstLastPara="1" wrap="square" lIns="91425" tIns="45700" rIns="91425" bIns="45700" anchor="t" anchorCtr="0">
                          <a:noAutofit/>
                        </wps:bodyPr>
                      </wps:wsp>
                    </a:graphicData>
                  </a:graphic>
                </wp:anchor>
              </w:drawing>
            </mc:Choice>
            <mc:Fallback>
              <w:pict>
                <v:rect id="Rectangle 2" o:spid="_x0000_s1026" style="position:absolute;margin-left:1pt;margin-top:9pt;width:470.7pt;height:23.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" filled="f" stroked="f">
                  <v:textbox inset="2.53958mm,1.2694mm,2.53958mm,1.2694mm">
                    <w:txbxContent>
                      <w:p w14:paraId="2698D8CB" w14:textId="77777777" w:rsidR="0067115C" w:rsidRDefault="00826F2D">
                        <w:pPr>
                          <w:textDirection w:val="btLr"/>
                          <w:rPr>
                            <w:ins w:id="26" w:author="Comparison" w:date="2026-09-25T20:08:00Z" w16du:dateUtc="2026-09-26T00:08:00Z"/>
                          </w:rPr>
                        </w:pPr>
                        <w:ins w:id="27" w:author="Comparison" w:date="2026-09-25T20:08:00Z" w16du:dateUtc="2026-09-26T00:08:00Z">
                          <w:r>
                            <w:rPr>
                              <w:rFonts w:ascii="Times New Roman" w:eastAsia="Times New Roman" w:hAnsi="Times New Roman" w:cs="Times New Roman"/>
                              <w:b/>
                              <w:color w:val="000000"/>
                              <w:sz w:val="14"/>
                            </w:rPr>
                            <w:t>Key Words: Transmembrane domains, Proteins, Plants, Stress</w:t>
                          </w:r>
                        </w:ins>
                      </w:p>
                      <w:p w14:paraId="50C1AE99" w14:textId="77777777" w:rsidR="0067115C" w:rsidRDefault="0067115C">
                        <w:pPr>
                          <w:textDirection w:val="btLr"/>
                          <w:rPr>
                            <w:ins w:id="28" w:author="Comparison" w:date="2026-09-25T20:08:00Z" w16du:dateUtc="2026-09-26T00:08:00Z"/>
                          </w:rPr>
                        </w:pPr>
                      </w:p>
                    </w:txbxContent>
                  </v:textbox>
                  <w10:wrap type="square"/>
                </v:rect>
              </w:pict>
            </mc:Fallback>
          </mc:AlternateContent>
        </w:r>
      </w:ins>
    </w:p>
    <w:p w14:paraId="3307F738" w14:textId="77777777" w:rsidR="0067115C" w:rsidRDefault="0067115C">
      <w:pPr>
        <w:rPr>
          <w:ins w:id="29" w:author="Comparison" w:date="2026-09-25T20:08:00Z" w16du:dateUtc="2026-09-26T00:08:00Z"/>
          <w:sz w:val="18"/>
          <w:szCs w:val="18"/>
        </w:rPr>
      </w:pPr>
    </w:p>
    <w:p w14:paraId="53A3EF4B" w14:textId="77777777" w:rsidR="0067115C" w:rsidRDefault="0067115C">
      <w:pPr>
        <w:rPr>
          <w:ins w:id="30" w:author="Comparison" w:date="2026-09-25T20:08:00Z" w16du:dateUtc="2026-09-26T00:08:00Z"/>
          <w:sz w:val="18"/>
          <w:szCs w:val="18"/>
        </w:rPr>
      </w:pPr>
    </w:p>
    <w:p w14:paraId="531FE2D1" w14:textId="77777777" w:rsidR="0067115C" w:rsidRDefault="00826F2D">
      <w:pPr>
        <w:pBdr>
          <w:top w:val="single" w:sz="12" w:space="1" w:color="000000"/>
          <w:bottom w:val="single" w:sz="12" w:space="1" w:color="000000"/>
        </w:pBdr>
        <w:jc w:val="both"/>
        <w:rPr>
          <w:ins w:id="31" w:author="Comparison" w:date="2026-09-25T20:08:00Z" w16du:dateUtc="2026-09-26T00:08:00Z"/>
          <w:b/>
          <w:sz w:val="20"/>
          <w:szCs w:val="20"/>
        </w:rPr>
      </w:pPr>
      <w:ins w:id="32" w:author="Comparison" w:date="2026-09-25T20:08:00Z" w16du:dateUtc="2026-09-26T00:08:00Z">
        <w:r>
          <w:rPr>
            <w:b/>
            <w:sz w:val="20"/>
            <w:szCs w:val="20"/>
          </w:rPr>
          <w:t>Identification of transmembrane proteins is necessary not only for furthering knowledge, but also in highlighting the means of how plants may have survived against stressors up until now.</w:t>
        </w:r>
      </w:ins>
    </w:p>
    <w:p w14:paraId="094D4C36" w14:textId="77777777" w:rsidR="0067115C" w:rsidRDefault="0067115C">
      <w:pPr>
        <w:rPr>
          <w:ins w:id="33" w:author="Comparison" w:date="2026-09-25T20:08:00Z" w16du:dateUtc="2026-09-26T00:08:00Z"/>
          <w:b/>
          <w:sz w:val="18"/>
          <w:szCs w:val="18"/>
        </w:rPr>
        <w:sectPr w:rsidR="0067115C">
          <w:headerReference w:type="default" r:id="rId8"/>
          <w:footerReference w:type="default" r:id="rId9"/>
          <w:pgSz w:w="12240" w:h="15840"/>
          <w:pgMar w:top="1440" w:right="1440" w:bottom="1440" w:left="1440" w:header="2016" w:footer="432" w:gutter="0"/>
          <w:pgNumType w:start="1"/>
          <w:cols w:space="720"/>
        </w:sectPr>
      </w:pPr>
    </w:p>
    <w:p w14:paraId="757176C0" w14:textId="77777777" w:rsidR="0067115C" w:rsidRDefault="00826F2D">
      <w:pPr>
        <w:rPr>
          <w:ins w:id="72" w:author="Comparison" w:date="2026-09-25T20:08:00Z" w16du:dateUtc="2026-09-26T00:08:00Z"/>
          <w:b/>
          <w:sz w:val="20"/>
          <w:szCs w:val="20"/>
        </w:rPr>
      </w:pPr>
      <w:ins w:id="73" w:author="Comparison" w:date="2026-09-25T20:08:00Z" w16du:dateUtc="2026-09-26T00:08:00Z">
        <w:r>
          <w:rPr>
            <w:b/>
            <w:sz w:val="20"/>
            <w:szCs w:val="20"/>
          </w:rPr>
          <w:t>Introduction</w:t>
        </w:r>
      </w:ins>
    </w:p>
    <w:p w14:paraId="1CE59A5D" w14:textId="77777777" w:rsidR="0067115C" w:rsidRDefault="00826F2D">
      <w:pPr>
        <w:ind w:firstLine="720"/>
        <w:jc w:val="both"/>
        <w:rPr>
          <w:ins w:id="74" w:author="Comparison" w:date="2026-09-25T20:08:00Z" w16du:dateUtc="2026-09-26T00:08:00Z"/>
          <w:sz w:val="20"/>
          <w:szCs w:val="20"/>
        </w:rPr>
      </w:pPr>
      <w:ins w:id="75" w:author="Comparison" w:date="2026-09-25T20:08:00Z" w16du:dateUtc="2026-09-26T00:08:00Z">
        <w:r>
          <w:rPr>
            <w:sz w:val="20"/>
            <w:szCs w:val="20"/>
          </w:rPr>
          <w:t>Stress, although a fundamental and necessary stimulus for living organisms, can ultimately result in the demise of plants. An array of innate mechanisms within the plant are activated during stressful events, regardless of whether it is a short or long time. With the ever-growing concern of climate change resulting in an onslaught of high temperatures and periods of drought, further identifying and characterizing mechanisms mentioned above may help increase plant survivability. Much of what drives the respo</w:t>
        </w:r>
        <w:r>
          <w:rPr>
            <w:sz w:val="20"/>
            <w:szCs w:val="20"/>
          </w:rPr>
          <w:t>nse to stress is made up of transmembrane proteins, which are proteins located within the cell membrane and have many functions. Most of what is known of transmembrane proteins and the domains that they inhabit derive from animals and humans. Those of plant origin and their function are still unknown, as only 1 percent of transmembrane proteins have been sequenced (Fleishman et al., 2006). Highlighting the ever growing need in sequencing and identifying protein classes to provide further insight to the make</w:t>
        </w:r>
        <w:r>
          <w:rPr>
            <w:sz w:val="20"/>
            <w:szCs w:val="20"/>
          </w:rPr>
          <w:t>-up of plants at a cellular level.</w:t>
        </w:r>
      </w:ins>
    </w:p>
    <w:p w14:paraId="2F5FA9F1" w14:textId="77777777" w:rsidR="0067115C" w:rsidRDefault="00826F2D">
      <w:pPr>
        <w:ind w:firstLine="720"/>
        <w:jc w:val="both"/>
        <w:rPr>
          <w:ins w:id="76" w:author="Comparison" w:date="2026-09-25T20:08:00Z" w16du:dateUtc="2026-09-26T00:08:00Z"/>
          <w:sz w:val="20"/>
          <w:szCs w:val="20"/>
        </w:rPr>
      </w:pPr>
      <w:ins w:id="77" w:author="Comparison" w:date="2026-09-25T20:08:00Z" w16du:dateUtc="2026-09-26T00:08:00Z">
        <w:r>
          <w:rPr>
            <w:sz w:val="20"/>
            <w:szCs w:val="20"/>
          </w:rPr>
          <w:t xml:space="preserve">Transmembrane proteins are characterized by one of two protein domains, which is dependent on the structure that said protein possesses. Even if they are classified by their structure, alpha-helices, or beta </w:t>
        </w:r>
        <w:r>
          <w:rPr>
            <w:sz w:val="20"/>
            <w:szCs w:val="20"/>
          </w:rPr>
          <w:t xml:space="preserve">barrels, the number of proteins classified as transmembrane due to their location in the cell membrane is vast and continuously increasing. Their use in animal and human research is extensive, with some used for drug research and even as a biomarker for malignant tumors (Zhou et al., 2022). Studies utilizing these proteins for health-related research demonstrate the potential of utilizing transmembrane proteins to improve the health and productivity of plants. Improving plant productivity is even more true </w:t>
        </w:r>
        <w:r>
          <w:rPr>
            <w:sz w:val="20"/>
            <w:szCs w:val="20"/>
          </w:rPr>
          <w:t xml:space="preserve">for the plants classified as crops used for both human and animal consumption, as the ever-increasing population has elevated the need to produce enough to feed each mouth. However, for this to occur, the identification of said proteins must continue. </w:t>
        </w:r>
      </w:ins>
    </w:p>
    <w:p w14:paraId="04075952" w14:textId="77777777" w:rsidR="0067115C" w:rsidRDefault="0067115C">
      <w:pPr>
        <w:jc w:val="both"/>
        <w:rPr>
          <w:ins w:id="78" w:author="Comparison" w:date="2026-09-25T20:08:00Z" w16du:dateUtc="2026-09-26T00:08:00Z"/>
          <w:sz w:val="20"/>
          <w:szCs w:val="20"/>
        </w:rPr>
      </w:pPr>
    </w:p>
    <w:p w14:paraId="28FA5F4E" w14:textId="77777777" w:rsidR="0067115C" w:rsidRDefault="00826F2D">
      <w:pPr>
        <w:rPr>
          <w:ins w:id="79" w:author="Comparison" w:date="2026-09-25T20:08:00Z" w16du:dateUtc="2026-09-26T00:08:00Z"/>
          <w:b/>
          <w:sz w:val="20"/>
          <w:szCs w:val="20"/>
        </w:rPr>
      </w:pPr>
      <w:ins w:id="80" w:author="Comparison" w:date="2026-09-25T20:08:00Z" w16du:dateUtc="2026-09-26T00:08:00Z">
        <w:r>
          <w:rPr>
            <w:b/>
            <w:sz w:val="20"/>
            <w:szCs w:val="20"/>
          </w:rPr>
          <w:t>Recent Progress</w:t>
        </w:r>
      </w:ins>
    </w:p>
    <w:p w14:paraId="2826F5E0" w14:textId="77777777" w:rsidR="0067115C" w:rsidRDefault="00826F2D">
      <w:pPr>
        <w:ind w:firstLine="720"/>
        <w:jc w:val="both"/>
        <w:rPr>
          <w:ins w:id="81" w:author="Comparison" w:date="2026-09-25T20:08:00Z" w16du:dateUtc="2026-09-26T00:08:00Z"/>
          <w:sz w:val="20"/>
          <w:szCs w:val="20"/>
        </w:rPr>
      </w:pPr>
      <w:ins w:id="82" w:author="Comparison" w:date="2026-09-25T20:08:00Z" w16du:dateUtc="2026-09-26T00:08:00Z">
        <w:r>
          <w:rPr>
            <w:sz w:val="20"/>
            <w:szCs w:val="20"/>
          </w:rPr>
          <w:t xml:space="preserve">Although there has been extensive research identifying and illustrating the specific proteins and their functionality within the membrane of mammals, much has yet been discovered within the Kingdom Plantae. Even more so when focusing on the transmembrane proteins that assist in the responses against various stressors that a plant may experience in their lifetime. Plant productivity drives the continuing </w:t>
        </w:r>
        <w:r>
          <w:rPr>
            <w:sz w:val="20"/>
            <w:szCs w:val="20"/>
          </w:rPr>
          <w:lastRenderedPageBreak/>
          <w:t>existence of all living creatures on earth, thus locating proteins that assist in this productivity and ultimately survivability is necessary. Although there may be differences across species, identifying transmembrane proteins and their domains may open a means of alteration of the genetic code to increase their ability to thrive. A group of researchers were able to identify a certain protein family in the faba bean that allows seedlings to withstand periods of drought (Zhao et al., 2024). With the emergen</w:t>
        </w:r>
        <w:r>
          <w:rPr>
            <w:sz w:val="20"/>
            <w:szCs w:val="20"/>
          </w:rPr>
          <w:t xml:space="preserve">ce of more advanced sequencing technology, researchers have also begun to identify different proteins in the cereal family, Arabidopsis, and many more plants and crops.   </w:t>
        </w:r>
      </w:ins>
    </w:p>
    <w:p w14:paraId="79B3513D" w14:textId="77777777" w:rsidR="0067115C" w:rsidRDefault="0067115C">
      <w:pPr>
        <w:jc w:val="both"/>
        <w:rPr>
          <w:ins w:id="83" w:author="Comparison" w:date="2026-09-25T20:08:00Z" w16du:dateUtc="2026-09-26T00:08:00Z"/>
          <w:b/>
          <w:i/>
          <w:sz w:val="20"/>
          <w:szCs w:val="20"/>
        </w:rPr>
      </w:pPr>
    </w:p>
    <w:p w14:paraId="6F407A35" w14:textId="77777777" w:rsidR="0067115C" w:rsidRDefault="00826F2D">
      <w:pPr>
        <w:jc w:val="both"/>
        <w:rPr>
          <w:ins w:id="84" w:author="Comparison" w:date="2026-09-25T20:08:00Z" w16du:dateUtc="2026-09-26T00:08:00Z"/>
          <w:b/>
          <w:i/>
          <w:sz w:val="20"/>
          <w:szCs w:val="20"/>
        </w:rPr>
      </w:pPr>
      <w:ins w:id="85" w:author="Comparison" w:date="2026-09-25T20:08:00Z" w16du:dateUtc="2026-09-26T00:08:00Z">
        <w:r>
          <w:rPr>
            <w:b/>
            <w:i/>
            <w:sz w:val="20"/>
            <w:szCs w:val="20"/>
          </w:rPr>
          <w:t>Identification of transmembrane proteins resistant against abiotic stressors</w:t>
        </w:r>
      </w:ins>
    </w:p>
    <w:p w14:paraId="179D366C" w14:textId="77777777" w:rsidR="0067115C" w:rsidRDefault="00826F2D">
      <w:pPr>
        <w:ind w:firstLine="720"/>
        <w:jc w:val="both"/>
        <w:rPr>
          <w:ins w:id="86" w:author="Comparison" w:date="2026-09-25T20:08:00Z" w16du:dateUtc="2026-09-26T00:08:00Z"/>
          <w:sz w:val="20"/>
          <w:szCs w:val="20"/>
        </w:rPr>
      </w:pPr>
      <w:ins w:id="87" w:author="Comparison" w:date="2026-09-25T20:08:00Z" w16du:dateUtc="2026-09-26T00:08:00Z">
        <w:r>
          <w:rPr>
            <w:sz w:val="20"/>
            <w:szCs w:val="20"/>
          </w:rPr>
          <w:t>Faba beans, considered legumes, are renowned for their high-quality protein, dietary fiber, and essential nutrients (Zhao et al., 2024). Although it is considered to be one of the top legumes produced in the world, limitations on improving yield have arisen. Limitations have arisen to the exposure of abiotic stressors, in this case, drought, which arises from the environment and not from another living being. Abiotic stress can occur for many reasons, such as strong winds and drought (Al-Saharin et al., 202</w:t>
        </w:r>
        <w:r>
          <w:rPr>
            <w:sz w:val="20"/>
            <w:szCs w:val="20"/>
          </w:rPr>
          <w:t>2). Although they have thrived until now, allowing them to be considered one of the four top legume crops produced, identifying internal mechanisms could be enhanced to improve their adaptability against abiotic stress. Thaumatin-like proteins (TLPs) have been identified in plants and other organisms. These proteins have been found to hold different roles within plants (Zhao et al., 2024), with their function also allowing plants to respond against both biotic and abiotic stress. Although this family of pro</w:t>
        </w:r>
        <w:r>
          <w:rPr>
            <w:sz w:val="20"/>
            <w:szCs w:val="20"/>
          </w:rPr>
          <w:t xml:space="preserve">teins is known to be in many plant species, it does not automatically indicate that they would be present in the faba bean. Even if they are found within this plant, it is still being determined how vigorously this protein family is combating drought. </w:t>
        </w:r>
      </w:ins>
    </w:p>
    <w:p w14:paraId="053D87C2" w14:textId="77777777" w:rsidR="0067115C" w:rsidRDefault="00826F2D">
      <w:pPr>
        <w:ind w:firstLine="720"/>
        <w:jc w:val="both"/>
        <w:rPr>
          <w:ins w:id="88" w:author="Comparison" w:date="2026-09-25T20:08:00Z" w16du:dateUtc="2026-09-26T00:08:00Z"/>
          <w:sz w:val="20"/>
          <w:szCs w:val="20"/>
        </w:rPr>
      </w:pPr>
      <w:ins w:id="89" w:author="Comparison" w:date="2026-09-25T20:08:00Z" w16du:dateUtc="2026-09-26T00:08:00Z">
        <w:r>
          <w:rPr>
            <w:sz w:val="20"/>
            <w:szCs w:val="20"/>
          </w:rPr>
          <w:t xml:space="preserve">With this in mind, researchers out of Zhang et al. lab conducted a study aiming to identify and quantify the functionality of TLPs within two varieties of beans. First, with the use of sequences already generated by the lab. </w:t>
        </w:r>
      </w:ins>
    </w:p>
    <w:p w14:paraId="248DCBA2" w14:textId="77777777" w:rsidR="0067115C" w:rsidRDefault="00826F2D">
      <w:pPr>
        <w:ind w:firstLine="720"/>
        <w:jc w:val="both"/>
        <w:rPr>
          <w:ins w:id="90" w:author="Comparison" w:date="2026-09-25T20:08:00Z" w16du:dateUtc="2026-09-26T00:08:00Z"/>
          <w:sz w:val="20"/>
          <w:szCs w:val="20"/>
        </w:rPr>
      </w:pPr>
      <w:ins w:id="91" w:author="Comparison" w:date="2026-09-25T20:08:00Z" w16du:dateUtc="2026-09-26T00:08:00Z">
        <w:r>
          <w:rPr>
            <w:sz w:val="20"/>
            <w:szCs w:val="20"/>
          </w:rPr>
          <w:t xml:space="preserve">Researchers were able to identify within the faba bean genome regions of conserved cysteine residues and Thaumatin signature. This confirms the presence of the Thaumatin-like proteins within the faba bean, which is necessary for the purpose of this study.     </w:t>
        </w:r>
      </w:ins>
    </w:p>
    <w:p w14:paraId="6EC9DB7E" w14:textId="77777777" w:rsidR="0067115C" w:rsidRDefault="0067115C">
      <w:pPr>
        <w:jc w:val="both"/>
        <w:rPr>
          <w:ins w:id="92" w:author="Comparison" w:date="2026-09-25T20:08:00Z" w16du:dateUtc="2026-09-26T00:08:00Z"/>
          <w:b/>
          <w:sz w:val="20"/>
          <w:szCs w:val="20"/>
        </w:rPr>
      </w:pPr>
    </w:p>
    <w:p w14:paraId="50F66237" w14:textId="77777777" w:rsidR="0067115C" w:rsidRDefault="00826F2D">
      <w:pPr>
        <w:jc w:val="both"/>
        <w:rPr>
          <w:ins w:id="93" w:author="Comparison" w:date="2026-09-25T20:08:00Z" w16du:dateUtc="2026-09-26T00:08:00Z"/>
          <w:b/>
          <w:sz w:val="20"/>
          <w:szCs w:val="20"/>
        </w:rPr>
      </w:pPr>
      <w:ins w:id="94" w:author="Comparison" w:date="2026-09-25T20:08:00Z" w16du:dateUtc="2026-09-26T00:08:00Z">
        <w:r>
          <w:rPr>
            <w:b/>
            <w:sz w:val="20"/>
            <w:szCs w:val="20"/>
          </w:rPr>
          <w:t>Discussion</w:t>
        </w:r>
      </w:ins>
    </w:p>
    <w:p w14:paraId="1722B1F9" w14:textId="77777777" w:rsidR="0067115C" w:rsidRDefault="00826F2D">
      <w:pPr>
        <w:ind w:firstLine="720"/>
        <w:jc w:val="both"/>
        <w:rPr>
          <w:ins w:id="95" w:author="Comparison" w:date="2026-09-25T20:08:00Z" w16du:dateUtc="2026-09-26T00:08:00Z"/>
          <w:sz w:val="20"/>
          <w:szCs w:val="20"/>
        </w:rPr>
      </w:pPr>
      <w:ins w:id="96" w:author="Comparison" w:date="2026-09-25T20:08:00Z" w16du:dateUtc="2026-09-26T00:08:00Z">
        <w:r>
          <w:rPr>
            <w:sz w:val="20"/>
            <w:szCs w:val="20"/>
          </w:rPr>
          <w:t>Results from the study are promising as they elucidate that the presence of these protein families allows for drought resistance in the faba bean. More importantly, the number and degree of TLPs found within the faba bean allows for further knowledge to be obtained. This may open a new avenue in research to occur with the intent of modified proteins to improve drought resistance in other species of faba beans. which hold a potential to occur as Zhao et al., did find that overexpression of the TLPs in tobacc</w:t>
        </w:r>
        <w:r>
          <w:rPr>
            <w:sz w:val="20"/>
            <w:szCs w:val="20"/>
          </w:rPr>
          <w:t>o plants resulted in an enhanced drought resistance. As the two species utilized were known for their drought-resistance, it does indicate that not all faba beans in production are the same.</w:t>
        </w:r>
      </w:ins>
    </w:p>
    <w:p w14:paraId="291256B4" w14:textId="77777777" w:rsidR="0067115C" w:rsidRDefault="00826F2D">
      <w:pPr>
        <w:ind w:firstLine="720"/>
        <w:jc w:val="both"/>
        <w:rPr>
          <w:ins w:id="97" w:author="Comparison" w:date="2026-09-25T20:08:00Z" w16du:dateUtc="2026-09-26T00:08:00Z"/>
          <w:sz w:val="20"/>
          <w:szCs w:val="20"/>
        </w:rPr>
      </w:pPr>
      <w:ins w:id="98" w:author="Comparison" w:date="2026-09-25T20:08:00Z" w16du:dateUtc="2026-09-26T00:08:00Z">
        <w:r>
          <w:rPr>
            <w:sz w:val="20"/>
            <w:szCs w:val="20"/>
          </w:rPr>
          <w:t xml:space="preserve">A concern that is raised is if this translatability to the plants from lab to practice. In this study, the plant samples that were used were raised outside of their normal environment.   </w:t>
        </w:r>
      </w:ins>
    </w:p>
    <w:p w14:paraId="3F95088A" w14:textId="77777777" w:rsidR="0067115C" w:rsidRDefault="0067115C">
      <w:pPr>
        <w:jc w:val="both"/>
        <w:rPr>
          <w:ins w:id="99" w:author="Comparison" w:date="2026-09-25T20:08:00Z" w16du:dateUtc="2026-09-26T00:08:00Z"/>
          <w:b/>
          <w:sz w:val="20"/>
          <w:szCs w:val="20"/>
        </w:rPr>
      </w:pPr>
    </w:p>
    <w:p w14:paraId="5375651B" w14:textId="77777777" w:rsidR="0067115C" w:rsidRDefault="0067115C">
      <w:pPr>
        <w:jc w:val="both"/>
        <w:rPr>
          <w:ins w:id="100" w:author="Comparison" w:date="2026-09-25T20:08:00Z" w16du:dateUtc="2026-09-26T00:08:00Z"/>
          <w:b/>
          <w:sz w:val="20"/>
          <w:szCs w:val="20"/>
        </w:rPr>
      </w:pPr>
    </w:p>
    <w:p w14:paraId="59B4A7E1" w14:textId="77777777" w:rsidR="0067115C" w:rsidRDefault="0067115C">
      <w:pPr>
        <w:jc w:val="both"/>
        <w:rPr>
          <w:ins w:id="101" w:author="Comparison" w:date="2026-09-25T20:08:00Z" w16du:dateUtc="2026-09-26T00:08:00Z"/>
          <w:b/>
          <w:sz w:val="20"/>
          <w:szCs w:val="20"/>
        </w:rPr>
      </w:pPr>
    </w:p>
    <w:p w14:paraId="0299523C" w14:textId="77777777" w:rsidR="0067115C" w:rsidRDefault="0067115C">
      <w:pPr>
        <w:jc w:val="both"/>
        <w:rPr>
          <w:ins w:id="102" w:author="Comparison" w:date="2026-09-25T20:08:00Z" w16du:dateUtc="2026-09-26T00:08:00Z"/>
          <w:b/>
          <w:sz w:val="20"/>
          <w:szCs w:val="20"/>
        </w:rPr>
      </w:pPr>
    </w:p>
    <w:p w14:paraId="4EF48610" w14:textId="77777777" w:rsidR="0067115C" w:rsidRDefault="00826F2D">
      <w:pPr>
        <w:jc w:val="both"/>
        <w:rPr>
          <w:ins w:id="103" w:author="Comparison" w:date="2026-09-25T20:08:00Z" w16du:dateUtc="2026-09-26T00:08:00Z"/>
          <w:b/>
          <w:sz w:val="20"/>
          <w:szCs w:val="20"/>
        </w:rPr>
      </w:pPr>
      <w:ins w:id="104" w:author="Comparison" w:date="2026-09-25T20:08:00Z" w16du:dateUtc="2026-09-26T00:08:00Z">
        <w:r>
          <w:rPr>
            <w:b/>
            <w:sz w:val="20"/>
            <w:szCs w:val="20"/>
          </w:rPr>
          <w:t>References</w:t>
        </w:r>
      </w:ins>
    </w:p>
    <w:p w14:paraId="15C7EB7C" w14:textId="77777777" w:rsidR="0067115C" w:rsidRDefault="0067115C">
      <w:pPr>
        <w:jc w:val="both"/>
        <w:rPr>
          <w:ins w:id="105" w:author="Comparison" w:date="2026-09-25T20:08:00Z" w16du:dateUtc="2026-09-26T00:08:00Z"/>
          <w:sz w:val="20"/>
          <w:szCs w:val="20"/>
        </w:rPr>
      </w:pPr>
    </w:p>
    <w:p w14:paraId="31A1AC18" w14:textId="77777777" w:rsidR="0067115C" w:rsidRDefault="00826F2D">
      <w:pPr>
        <w:numPr>
          <w:ilvl w:val="0"/>
          <w:numId w:val="1"/>
        </w:numPr>
        <w:pBdr>
          <w:top w:val="nil"/>
          <w:left w:val="nil"/>
          <w:bottom w:val="nil"/>
          <w:right w:val="nil"/>
          <w:between w:val="nil"/>
        </w:pBdr>
        <w:rPr>
          <w:ins w:id="106" w:author="Comparison" w:date="2026-09-25T20:08:00Z" w16du:dateUtc="2026-09-26T00:08:00Z"/>
          <w:color w:val="000000"/>
          <w:sz w:val="20"/>
          <w:szCs w:val="20"/>
        </w:rPr>
      </w:pPr>
      <w:ins w:id="107" w:author="Comparison" w:date="2026-09-25T20:08:00Z" w16du:dateUtc="2026-09-26T00:08:00Z">
        <w:r>
          <w:rPr>
            <w:rFonts w:ascii="Times New Roman" w:eastAsia="Times New Roman" w:hAnsi="Times New Roman" w:cs="Times New Roman"/>
            <w:color w:val="000000"/>
            <w:sz w:val="20"/>
            <w:szCs w:val="20"/>
          </w:rPr>
          <w:t>Al-Saharin, R., Hellmann, H., and Mooney, S. 2022. Plant E3 Ligases and Their Role in Abiotic Stress Response. Cells, 11(5): 890. doi:10.3390/cells11050890</w:t>
        </w:r>
      </w:ins>
    </w:p>
    <w:p w14:paraId="2253E977" w14:textId="77777777" w:rsidR="0067115C" w:rsidRDefault="00826F2D">
      <w:pPr>
        <w:numPr>
          <w:ilvl w:val="0"/>
          <w:numId w:val="1"/>
        </w:numPr>
        <w:pBdr>
          <w:top w:val="nil"/>
          <w:left w:val="nil"/>
          <w:bottom w:val="nil"/>
          <w:right w:val="nil"/>
          <w:between w:val="nil"/>
        </w:pBdr>
        <w:rPr>
          <w:ins w:id="108" w:author="Comparison" w:date="2026-09-25T20:08:00Z" w16du:dateUtc="2026-09-26T00:08:00Z"/>
          <w:sz w:val="20"/>
          <w:szCs w:val="20"/>
        </w:rPr>
      </w:pPr>
      <w:ins w:id="109" w:author="Comparison" w:date="2026-09-25T20:08:00Z" w16du:dateUtc="2026-09-26T00:08:00Z">
        <w:r>
          <w:rPr>
            <w:sz w:val="20"/>
            <w:szCs w:val="20"/>
          </w:rPr>
          <w:t>Fleishman, S.J., Unger, V.M., and Ben-Tal, N. 2006. Transmembrane protein structures without X-rays. Trends Biochem. Sci., 31:106–113. doi: 10.1016/j.tibs.2005.12.005.</w:t>
        </w:r>
      </w:ins>
    </w:p>
    <w:p w14:paraId="08303E6B" w14:textId="77777777" w:rsidR="0067115C" w:rsidRDefault="00826F2D">
      <w:pPr>
        <w:numPr>
          <w:ilvl w:val="0"/>
          <w:numId w:val="1"/>
        </w:numPr>
        <w:pBdr>
          <w:top w:val="nil"/>
          <w:left w:val="nil"/>
          <w:bottom w:val="nil"/>
          <w:right w:val="nil"/>
          <w:between w:val="nil"/>
        </w:pBdr>
        <w:rPr>
          <w:ins w:id="110" w:author="Comparison" w:date="2026-09-25T20:08:00Z" w16du:dateUtc="2026-09-26T00:08:00Z"/>
          <w:color w:val="000000"/>
          <w:sz w:val="20"/>
          <w:szCs w:val="20"/>
        </w:rPr>
      </w:pPr>
      <w:ins w:id="111" w:author="Comparison" w:date="2026-09-25T20:08:00Z" w16du:dateUtc="2026-09-26T00:08:00Z">
        <w:r>
          <w:rPr>
            <w:rFonts w:ascii="Times New Roman" w:eastAsia="Times New Roman" w:hAnsi="Times New Roman" w:cs="Times New Roman"/>
            <w:color w:val="000000"/>
            <w:sz w:val="20"/>
            <w:szCs w:val="20"/>
          </w:rPr>
          <w:t>Zhao, Y., Yang, X., Zhang, J., Huang, L., Shi, Z., Tian, Z., Sha, A., and Lu, G. 2024. Thaumatin-like protein family genes VfTLP4-3 and VfTLP5 are critical for faba bean's response to drought stress at the seedling stage. Plant Physiol. Biochem., 206: 108243.</w:t>
        </w:r>
      </w:ins>
    </w:p>
    <w:p w14:paraId="65B9FD93" w14:textId="129061E8" w:rsidR="0082492D" w:rsidRPr="00A902E9" w:rsidRDefault="00826F2D" w:rsidP="00DB1F9F">
      <w:pPr>
        <w:pStyle w:val="Heading1"/>
        <w:rPr>
          <w:del w:id="112" w:author="Comparison" w:date="2026-09-25T20:08:00Z" w16du:dateUtc="2026-09-26T00:08:00Z"/>
        </w:rPr>
      </w:pPr>
      <w:ins w:id="113" w:author="Comparison" w:date="2026-09-25T20:08:00Z" w16du:dateUtc="2026-09-26T00:08:00Z">
        <w:r>
          <w:rPr>
            <w:sz w:val="20"/>
            <w:szCs w:val="20"/>
          </w:rPr>
          <w:t xml:space="preserve">Zhou, Y., Wang, B., and Yuan, F. 2022. The Role of Transmembrane Proteins in Plant Growth, Development, and Stress Responses. Int J Mol Sci., 23(21):13627. doi: 10.3390/ijms232113627. </w:t>
        </w:r>
      </w:ins>
      <w:del w:id="114" w:author="Comparison" w:date="2026-09-25T20:08:00Z" w16du:dateUtc="2026-09-26T00:08:00Z">
        <w:r w:rsidR="00AE2B0E">
          <w:delText>Y</w:delText>
        </w:r>
        <w:r w:rsidR="002D0156">
          <w:delText>.</w:delText>
        </w:r>
        <w:r w:rsidR="00AE2B0E">
          <w:delText>M</w:delText>
        </w:r>
        <w:r w:rsidR="002D0156">
          <w:delText>.</w:delText>
        </w:r>
        <w:r w:rsidR="00AE2B0E">
          <w:delText>C</w:delText>
        </w:r>
        <w:r w:rsidR="002D0156">
          <w:delText>.</w:delText>
        </w:r>
        <w:r w:rsidR="00AE2B0E">
          <w:delText>A</w:delText>
        </w:r>
        <w:r w:rsidR="002D0156">
          <w:delText>.</w:delText>
        </w:r>
      </w:del>
    </w:p>
    <w:p w14:paraId="2B41DE19" w14:textId="0980EBD7" w:rsidR="00972E99" w:rsidRPr="00A902E9" w:rsidRDefault="00E56035">
      <w:pPr>
        <w:rPr>
          <w:del w:id="115" w:author="Comparison" w:date="2026-09-25T20:08:00Z" w16du:dateUtc="2026-09-26T00:08:00Z"/>
          <w:rFonts w:ascii="Verdana" w:hAnsi="Verdana"/>
        </w:rPr>
      </w:pPr>
      <w:del w:id="116" w:author="Comparison" w:date="2026-09-25T20:08:00Z" w16du:dateUtc="2026-09-26T00:08:00Z">
        <w:r>
          <w:rPr>
            <w:rFonts w:ascii="Verdana" w:hAnsi="Verdana"/>
          </w:rPr>
          <w:delText>Victor Willis</w:delText>
        </w:r>
        <w:r w:rsidR="00460516">
          <w:rPr>
            <w:rFonts w:ascii="Verdana" w:hAnsi="Verdana"/>
          </w:rPr>
          <w:delText xml:space="preserve">, Jacques Morali </w:delText>
        </w:r>
        <w:r w:rsidR="00AE2B0E">
          <w:rPr>
            <w:rFonts w:ascii="Verdana" w:hAnsi="Verdana"/>
          </w:rPr>
          <w:delText xml:space="preserve">1978 </w:delText>
        </w:r>
        <w:r>
          <w:rPr>
            <w:rFonts w:ascii="Verdana" w:hAnsi="Verdana"/>
          </w:rPr>
          <w:delText>(</w:delText>
        </w:r>
        <w:r w:rsidR="00117D63">
          <w:rPr>
            <w:rFonts w:ascii="Verdana" w:hAnsi="Verdana"/>
          </w:rPr>
          <w:delText xml:space="preserve">recorded </w:delText>
        </w:r>
        <w:r>
          <w:rPr>
            <w:rFonts w:ascii="Verdana" w:hAnsi="Verdana"/>
          </w:rPr>
          <w:delText xml:space="preserve">by </w:delText>
        </w:r>
        <w:r w:rsidR="0058586C">
          <w:rPr>
            <w:rFonts w:ascii="Verdana" w:hAnsi="Verdana"/>
          </w:rPr>
          <w:delText>t</w:delText>
        </w:r>
        <w:r>
          <w:rPr>
            <w:rFonts w:ascii="Verdana" w:hAnsi="Verdana"/>
          </w:rPr>
          <w:delText xml:space="preserve">he </w:delText>
        </w:r>
        <w:r w:rsidR="00AE2B0E">
          <w:rPr>
            <w:rFonts w:ascii="Verdana" w:hAnsi="Verdana"/>
          </w:rPr>
          <w:delText>Village People</w:delText>
        </w:r>
        <w:r>
          <w:rPr>
            <w:rFonts w:ascii="Verdana" w:hAnsi="Verdana"/>
          </w:rPr>
          <w:delText>)</w:delText>
        </w:r>
      </w:del>
    </w:p>
    <w:p w14:paraId="18F23BED" w14:textId="77777777" w:rsidR="00972E99" w:rsidRPr="00117D63" w:rsidRDefault="00972E99">
      <w:pPr>
        <w:rPr>
          <w:del w:id="117" w:author="Comparison" w:date="2026-09-25T20:08:00Z" w16du:dateUtc="2026-09-26T00:08:00Z"/>
          <w:rFonts w:ascii="Verdana" w:hAnsi="Verdana"/>
          <w:bCs/>
          <w:sz w:val="16"/>
          <w:szCs w:val="16"/>
        </w:rPr>
      </w:pPr>
    </w:p>
    <w:p w14:paraId="1FF1BA95" w14:textId="5E534C8F" w:rsidR="007320F1" w:rsidRDefault="008806DF">
      <w:pPr>
        <w:rPr>
          <w:del w:id="118" w:author="Comparison" w:date="2026-09-25T20:08:00Z" w16du:dateUtc="2026-09-26T00:08:00Z"/>
          <w:rFonts w:ascii="Verdana" w:hAnsi="Verdana"/>
          <w:b/>
        </w:rPr>
      </w:pPr>
      <w:del w:id="119" w:author="Comparison" w:date="2026-09-25T20:08:00Z" w16du:dateUtc="2026-09-26T00:08:00Z">
        <w:r>
          <w:rPr>
            <w:rFonts w:ascii="Verdana" w:hAnsi="Verdana"/>
            <w:b/>
            <w:noProof/>
          </w:rPr>
          <w:drawing>
            <wp:inline distT="0" distB="0" distL="0" distR="0" wp14:anchorId="78FF8E61" wp14:editId="7F06128D">
              <wp:extent cx="457200" cy="609600"/>
              <wp:effectExtent l="0" t="0" r="0" b="0"/>
              <wp:docPr id="1895535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6A244048" wp14:editId="3A20F7CD">
              <wp:extent cx="457200" cy="609600"/>
              <wp:effectExtent l="0" t="0" r="0" b="0"/>
              <wp:docPr id="585925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5F2D4409" wp14:editId="6697F50B">
              <wp:extent cx="457200" cy="609600"/>
              <wp:effectExtent l="0" t="0" r="0" b="0"/>
              <wp:docPr id="1581922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110521">
          <w:rPr>
            <w:rFonts w:ascii="Verdana" w:hAnsi="Verdana"/>
            <w:b/>
            <w:noProof/>
          </w:rPr>
          <w:drawing>
            <wp:inline distT="0" distB="0" distL="0" distR="0" wp14:anchorId="322D0BAD" wp14:editId="07D8F348">
              <wp:extent cx="457200" cy="609600"/>
              <wp:effectExtent l="0" t="0" r="0" b="0"/>
              <wp:docPr id="3" name="Picture 3" descr="C:\Ourfiles\Bytown Ukulele Group\Chord Boxes\Hans chord boxes\uke-chords\48x6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urfiles\Bytown Ukulele Group\Chord Boxes\Hans chord boxes\uke-chords\48x64\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5976FB">
          <w:rPr>
            <w:rFonts w:ascii="Verdana" w:hAnsi="Verdana"/>
            <w:b/>
            <w:noProof/>
          </w:rPr>
          <w:drawing>
            <wp:inline distT="0" distB="0" distL="0" distR="0" wp14:anchorId="63B3CA47" wp14:editId="3CAD01FD">
              <wp:extent cx="457200" cy="609600"/>
              <wp:effectExtent l="0" t="0" r="0" b="0"/>
              <wp:docPr id="142860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72291E82" wp14:editId="2E8456CA">
              <wp:extent cx="457200" cy="609600"/>
              <wp:effectExtent l="0" t="0" r="0" b="0"/>
              <wp:docPr id="1478403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110521">
          <w:rPr>
            <w:rFonts w:ascii="Verdana" w:hAnsi="Verdana"/>
            <w:b/>
            <w:noProof/>
          </w:rPr>
          <w:drawing>
            <wp:inline distT="0" distB="0" distL="0" distR="0" wp14:anchorId="05226E50" wp14:editId="5ADDC0CA">
              <wp:extent cx="457200" cy="609600"/>
              <wp:effectExtent l="0" t="0" r="0" b="0"/>
              <wp:docPr id="4" name="Picture 4" descr="C:\Ourfiles\Bytown Ukulele Group\Chord Boxes\Hans chord boxes\uke-chords\48x64\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rfiles\Bytown Ukulele Group\Chord Boxes\Hans chord boxes\uke-chords\48x64\D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110521">
          <w:rPr>
            <w:rFonts w:ascii="Verdana" w:hAnsi="Verdana"/>
            <w:b/>
            <w:noProof/>
          </w:rPr>
          <w:drawing>
            <wp:inline distT="0" distB="0" distL="0" distR="0" wp14:anchorId="1EF46FE9" wp14:editId="33C74ABF">
              <wp:extent cx="457200" cy="609600"/>
              <wp:effectExtent l="0" t="0" r="0" b="0"/>
              <wp:docPr id="6" name="Picture 6" descr="C:\Ourfiles\Bytown Ukulele Group\Chord Boxes\Hans chord boxes\uke-chords\48x64\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urfiles\Bytown Ukulele Group\Chord Boxes\Hans chord boxes\uke-chords\48x64\E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sidR="00110521">
          <w:rPr>
            <w:rFonts w:ascii="Verdana" w:hAnsi="Verdana"/>
            <w:b/>
            <w:noProof/>
          </w:rPr>
          <w:drawing>
            <wp:inline distT="0" distB="0" distL="0" distR="0" wp14:anchorId="46C1C380" wp14:editId="4732B791">
              <wp:extent cx="457200" cy="609600"/>
              <wp:effectExtent l="0" t="0" r="0" b="0"/>
              <wp:docPr id="8" name="Picture 8" descr="C:\Ourfiles\Bytown Ukulele Group\Chord Boxes\Hans chord boxes\uke-chords\48x64\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urfiles\Bytown Ukulele Group\Chord Boxes\Hans chord boxes\uke-chords\48x64\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del>
    </w:p>
    <w:p w14:paraId="5EA53489" w14:textId="6EC27421" w:rsidR="001F0B4A" w:rsidRDefault="00972E99">
      <w:pPr>
        <w:rPr>
          <w:del w:id="120" w:author="Comparison" w:date="2026-09-25T20:08:00Z" w16du:dateUtc="2026-09-26T00:08:00Z"/>
          <w:rFonts w:ascii="Verdana" w:hAnsi="Verdana"/>
          <w:b/>
        </w:rPr>
      </w:pPr>
      <w:del w:id="121" w:author="Comparison" w:date="2026-09-25T20:08:00Z" w16du:dateUtc="2026-09-26T00:08:00Z">
        <w:r w:rsidRPr="00A902E9">
          <w:rPr>
            <w:rFonts w:ascii="Verdana" w:hAnsi="Verdana"/>
            <w:b/>
          </w:rPr>
          <w:delText>INTRO:</w:delText>
        </w:r>
        <w:r w:rsidR="00252E97" w:rsidRPr="00A902E9">
          <w:rPr>
            <w:rFonts w:ascii="Verdana" w:hAnsi="Verdana"/>
            <w:b/>
          </w:rPr>
          <w:delText xml:space="preserve">  </w:delText>
        </w:r>
        <w:r w:rsidRPr="00A902E9">
          <w:rPr>
            <w:rFonts w:ascii="Verdana" w:hAnsi="Verdana"/>
            <w:b/>
          </w:rPr>
          <w:delText>/</w:delText>
        </w:r>
        <w:r w:rsidR="00252E97" w:rsidRPr="00A902E9">
          <w:rPr>
            <w:rFonts w:ascii="Verdana" w:hAnsi="Verdana"/>
            <w:b/>
          </w:rPr>
          <w:delText xml:space="preserve"> 1 2 </w:delText>
        </w:r>
        <w:r w:rsidR="00C65C34">
          <w:rPr>
            <w:rFonts w:ascii="Verdana" w:hAnsi="Verdana"/>
            <w:b/>
          </w:rPr>
          <w:delText>3 4</w:delText>
        </w:r>
        <w:r w:rsidR="00A902E9" w:rsidRPr="00A902E9">
          <w:rPr>
            <w:rFonts w:ascii="Verdana" w:hAnsi="Verdana"/>
            <w:b/>
          </w:rPr>
          <w:delText xml:space="preserve"> / </w:delText>
        </w:r>
      </w:del>
    </w:p>
    <w:p w14:paraId="7E1A7F76" w14:textId="77777777" w:rsidR="001F0B4A" w:rsidRPr="00AC6355" w:rsidRDefault="001F0B4A">
      <w:pPr>
        <w:rPr>
          <w:del w:id="122" w:author="Comparison" w:date="2026-09-25T20:08:00Z" w16du:dateUtc="2026-09-26T00:08:00Z"/>
          <w:rFonts w:ascii="Verdana" w:hAnsi="Verdana"/>
          <w:bCs/>
          <w:sz w:val="12"/>
          <w:szCs w:val="12"/>
        </w:rPr>
      </w:pPr>
    </w:p>
    <w:p w14:paraId="5566F4BB" w14:textId="4D8CCC15" w:rsidR="001F0B4A" w:rsidRDefault="001F0B4A">
      <w:pPr>
        <w:rPr>
          <w:del w:id="123" w:author="Comparison" w:date="2026-09-25T20:08:00Z" w16du:dateUtc="2026-09-26T00:08:00Z"/>
          <w:rFonts w:ascii="Verdana" w:hAnsi="Verdana"/>
          <w:b/>
        </w:rPr>
      </w:pPr>
      <w:del w:id="124" w:author="Comparison" w:date="2026-09-25T20:08:00Z" w16du:dateUtc="2026-09-26T00:08:00Z">
        <w:r>
          <w:rPr>
            <w:rFonts w:ascii="Verdana" w:hAnsi="Verdana"/>
            <w:b/>
          </w:rPr>
          <w:delText>[D] / [D] / [D] / [D] /</w:delText>
        </w:r>
      </w:del>
    </w:p>
    <w:p w14:paraId="02361460" w14:textId="77777777" w:rsidR="001F0B4A" w:rsidRDefault="001F0B4A" w:rsidP="001F0B4A">
      <w:pPr>
        <w:rPr>
          <w:del w:id="125" w:author="Comparison" w:date="2026-09-25T20:08:00Z" w16du:dateUtc="2026-09-26T00:08:00Z"/>
          <w:rFonts w:ascii="Verdana" w:hAnsi="Verdana"/>
          <w:b/>
        </w:rPr>
      </w:pPr>
      <w:del w:id="126" w:author="Comparison" w:date="2026-09-25T20:08:00Z" w16du:dateUtc="2026-09-26T00:08:00Z">
        <w:r>
          <w:rPr>
            <w:rFonts w:ascii="Verdana" w:hAnsi="Verdana"/>
            <w:b/>
          </w:rPr>
          <w:delText>[D] / [D] / [D] / [D] /</w:delText>
        </w:r>
      </w:del>
    </w:p>
    <w:p w14:paraId="5BAE2838" w14:textId="77777777" w:rsidR="001F0B4A" w:rsidRPr="00AC6355" w:rsidRDefault="001F0B4A">
      <w:pPr>
        <w:rPr>
          <w:del w:id="127" w:author="Comparison" w:date="2026-09-25T20:08:00Z" w16du:dateUtc="2026-09-26T00:08:00Z"/>
          <w:rFonts w:ascii="Verdana" w:hAnsi="Verdana"/>
          <w:bCs/>
          <w:sz w:val="12"/>
          <w:szCs w:val="12"/>
        </w:rPr>
      </w:pPr>
    </w:p>
    <w:p w14:paraId="7CA84E18" w14:textId="5998C914" w:rsidR="00972E99" w:rsidRDefault="00161445">
      <w:pPr>
        <w:rPr>
          <w:del w:id="128" w:author="Comparison" w:date="2026-09-25T20:08:00Z" w16du:dateUtc="2026-09-26T00:08:00Z"/>
          <w:rFonts w:ascii="Verdana" w:hAnsi="Verdana"/>
          <w:b/>
        </w:rPr>
      </w:pPr>
      <w:del w:id="129" w:author="Comparison" w:date="2026-09-25T20:08:00Z" w16du:dateUtc="2026-09-26T00:08:00Z">
        <w:r>
          <w:rPr>
            <w:rFonts w:ascii="Verdana" w:hAnsi="Verdana"/>
            <w:b/>
          </w:rPr>
          <w:delText>[</w:delText>
        </w:r>
        <w:r w:rsidR="005976FB">
          <w:rPr>
            <w:rFonts w:ascii="Verdana" w:hAnsi="Verdana"/>
            <w:b/>
          </w:rPr>
          <w:delText>Cmaj7</w:delText>
        </w:r>
        <w:r>
          <w:rPr>
            <w:rFonts w:ascii="Verdana" w:hAnsi="Verdana"/>
            <w:b/>
          </w:rPr>
          <w:delText>]</w:delText>
        </w:r>
        <w:r w:rsidR="00A902E9" w:rsidRPr="00A902E9">
          <w:rPr>
            <w:rFonts w:ascii="Verdana" w:hAnsi="Verdana"/>
            <w:b/>
          </w:rPr>
          <w:delText xml:space="preserve"> / </w:delText>
        </w:r>
        <w:r>
          <w:rPr>
            <w:rFonts w:ascii="Verdana" w:hAnsi="Verdana"/>
            <w:b/>
          </w:rPr>
          <w:delText>[</w:delText>
        </w:r>
        <w:r w:rsidR="005976FB">
          <w:rPr>
            <w:rFonts w:ascii="Verdana" w:hAnsi="Verdana"/>
            <w:b/>
          </w:rPr>
          <w:delText>Cmaj7</w:delText>
        </w:r>
        <w:r>
          <w:rPr>
            <w:rFonts w:ascii="Verdana" w:hAnsi="Verdana"/>
            <w:b/>
          </w:rPr>
          <w:delText>]</w:delText>
        </w:r>
        <w:r w:rsidR="00A902E9" w:rsidRPr="00A902E9">
          <w:rPr>
            <w:rFonts w:ascii="Verdana" w:hAnsi="Verdana"/>
            <w:b/>
          </w:rPr>
          <w:delText xml:space="preserve"> /</w:delText>
        </w:r>
        <w:r w:rsidR="00A83408">
          <w:rPr>
            <w:rFonts w:ascii="Verdana" w:hAnsi="Verdana"/>
            <w:b/>
          </w:rPr>
          <w:delText xml:space="preserve"> </w:delText>
        </w:r>
        <w:r w:rsidR="005976FB">
          <w:rPr>
            <w:rFonts w:ascii="Verdana" w:hAnsi="Verdana"/>
            <w:b/>
          </w:rPr>
          <w:delText>[Cmaj7]</w:delText>
        </w:r>
        <w:r w:rsidR="005976FB" w:rsidRPr="00A902E9">
          <w:rPr>
            <w:rFonts w:ascii="Verdana" w:hAnsi="Verdana"/>
            <w:b/>
          </w:rPr>
          <w:delText xml:space="preserve"> / </w:delText>
        </w:r>
        <w:r w:rsidR="005976FB">
          <w:rPr>
            <w:rFonts w:ascii="Verdana" w:hAnsi="Verdana"/>
            <w:b/>
          </w:rPr>
          <w:delText>[Cmaj7]</w:delText>
        </w:r>
        <w:r w:rsidR="005976FB" w:rsidRPr="00A902E9">
          <w:rPr>
            <w:rFonts w:ascii="Verdana" w:hAnsi="Verdana"/>
            <w:b/>
          </w:rPr>
          <w:delText xml:space="preserve"> /</w:delText>
        </w:r>
        <w:r w:rsidR="005976FB">
          <w:rPr>
            <w:rFonts w:ascii="Verdana" w:hAnsi="Verdana"/>
            <w:b/>
          </w:rPr>
          <w:delText xml:space="preserve"> [Am7] / [Am7] /</w:delText>
        </w:r>
      </w:del>
    </w:p>
    <w:p w14:paraId="5FC8FA9C" w14:textId="77777777" w:rsidR="00A9741C" w:rsidRPr="00117D63" w:rsidRDefault="00A9741C" w:rsidP="00A9741C">
      <w:pPr>
        <w:rPr>
          <w:del w:id="130" w:author="Comparison" w:date="2026-09-25T20:08:00Z" w16du:dateUtc="2026-09-26T00:08:00Z"/>
          <w:rFonts w:ascii="Verdana" w:hAnsi="Verdana"/>
          <w:bCs/>
          <w:sz w:val="16"/>
          <w:szCs w:val="16"/>
        </w:rPr>
      </w:pPr>
    </w:p>
    <w:p w14:paraId="611E8467" w14:textId="7DB95EF2" w:rsidR="00AE2B0E" w:rsidRPr="00AE2B0E" w:rsidRDefault="00AE2B0E" w:rsidP="00AE2B0E">
      <w:pPr>
        <w:rPr>
          <w:del w:id="131" w:author="Comparison" w:date="2026-09-25T20:08:00Z" w16du:dateUtc="2026-09-26T00:08:00Z"/>
          <w:rFonts w:ascii="Verdana" w:hAnsi="Verdana"/>
          <w:bCs/>
          <w:lang w:val="en-CA"/>
        </w:rPr>
      </w:pPr>
      <w:del w:id="132" w:author="Comparison" w:date="2026-09-25T20:08:00Z" w16du:dateUtc="2026-09-26T00:08:00Z">
        <w:r w:rsidRPr="00AE2B0E">
          <w:rPr>
            <w:rFonts w:ascii="Verdana" w:hAnsi="Verdana"/>
            <w:b/>
            <w:bCs/>
            <w:lang w:val="en-CA"/>
          </w:rPr>
          <w:delText>[G]</w:delText>
        </w:r>
        <w:r w:rsidRPr="00AE2B0E">
          <w:rPr>
            <w:rFonts w:ascii="Verdana" w:hAnsi="Verdana"/>
            <w:bCs/>
            <w:lang w:val="en-CA"/>
          </w:rPr>
          <w:delText xml:space="preserve"> Young man,</w:delText>
        </w:r>
        <w:r>
          <w:rPr>
            <w:rFonts w:ascii="Verdana" w:hAnsi="Verdana"/>
            <w:bCs/>
            <w:lang w:val="en-CA"/>
          </w:rPr>
          <w:delText xml:space="preserve"> </w:delText>
        </w:r>
        <w:r w:rsidRPr="00AE2B0E">
          <w:rPr>
            <w:rFonts w:ascii="Verdana" w:hAnsi="Verdana"/>
            <w:bCs/>
            <w:lang w:val="en-CA"/>
          </w:rPr>
          <w:delText>there’s no need to feel down, I said</w:delText>
        </w:r>
      </w:del>
    </w:p>
    <w:p w14:paraId="6ACA3D1B" w14:textId="7B8A7A79" w:rsidR="00AE2B0E" w:rsidRPr="00AE2B0E" w:rsidRDefault="00AE2B0E" w:rsidP="00AE2B0E">
      <w:pPr>
        <w:rPr>
          <w:del w:id="133" w:author="Comparison" w:date="2026-09-25T20:08:00Z" w16du:dateUtc="2026-09-26T00:08:00Z"/>
          <w:rFonts w:ascii="Verdana" w:hAnsi="Verdana"/>
          <w:bCs/>
          <w:lang w:val="en-CA"/>
        </w:rPr>
      </w:pPr>
      <w:del w:id="134" w:author="Comparison" w:date="2026-09-25T20:08:00Z" w16du:dateUtc="2026-09-26T00:08:00Z">
        <w:r w:rsidRPr="00AE2B0E">
          <w:rPr>
            <w:rFonts w:ascii="Verdana" w:hAnsi="Verdana"/>
            <w:b/>
            <w:bCs/>
            <w:lang w:val="en-CA"/>
          </w:rPr>
          <w:delText>[Em]</w:delText>
        </w:r>
        <w:r w:rsidRPr="00AE2B0E">
          <w:rPr>
            <w:rFonts w:ascii="Verdana" w:hAnsi="Verdana"/>
            <w:bCs/>
            <w:lang w:val="en-CA"/>
          </w:rPr>
          <w:delText xml:space="preserve"> Young man, pick yourself off the ground, I said</w:delText>
        </w:r>
      </w:del>
    </w:p>
    <w:p w14:paraId="6B971EE8" w14:textId="64CF78FD" w:rsidR="00AE2B0E" w:rsidRPr="00AE2B0E" w:rsidRDefault="00AE2B0E" w:rsidP="00AE2B0E">
      <w:pPr>
        <w:rPr>
          <w:del w:id="135" w:author="Comparison" w:date="2026-09-25T20:08:00Z" w16du:dateUtc="2026-09-26T00:08:00Z"/>
          <w:rFonts w:ascii="Verdana" w:hAnsi="Verdana"/>
          <w:bCs/>
          <w:lang w:val="en-CA"/>
        </w:rPr>
      </w:pPr>
      <w:del w:id="136" w:author="Comparison" w:date="2026-09-25T20:08:00Z" w16du:dateUtc="2026-09-26T00:08:00Z">
        <w:r w:rsidRPr="00AE2B0E">
          <w:rPr>
            <w:rFonts w:ascii="Verdana" w:hAnsi="Verdana"/>
            <w:b/>
            <w:bCs/>
            <w:lang w:val="en-CA"/>
          </w:rPr>
          <w:delText>[C]</w:delText>
        </w:r>
        <w:r w:rsidRPr="00AE2B0E">
          <w:rPr>
            <w:rFonts w:ascii="Verdana" w:hAnsi="Verdana"/>
            <w:bCs/>
            <w:lang w:val="en-CA"/>
          </w:rPr>
          <w:delText xml:space="preserve"> Young man, </w:delText>
        </w:r>
        <w:r>
          <w:rPr>
            <w:rFonts w:ascii="Verdana" w:hAnsi="Verdana"/>
            <w:bCs/>
            <w:lang w:val="en-CA"/>
          </w:rPr>
          <w:delText>‘</w:delText>
        </w:r>
        <w:r w:rsidRPr="00AE2B0E">
          <w:rPr>
            <w:rFonts w:ascii="Verdana" w:hAnsi="Verdana"/>
            <w:bCs/>
            <w:lang w:val="en-CA"/>
          </w:rPr>
          <w:delText>cause you’re in a new town</w:delText>
        </w:r>
      </w:del>
    </w:p>
    <w:p w14:paraId="1F898BEA" w14:textId="60852AD2" w:rsidR="00AE2B0E" w:rsidRDefault="00AE2B0E" w:rsidP="00AE2B0E">
      <w:pPr>
        <w:rPr>
          <w:del w:id="137" w:author="Comparison" w:date="2026-09-25T20:08:00Z" w16du:dateUtc="2026-09-26T00:08:00Z"/>
          <w:rFonts w:ascii="Verdana" w:hAnsi="Verdana"/>
          <w:bCs/>
        </w:rPr>
      </w:pPr>
      <w:del w:id="138" w:author="Comparison" w:date="2026-09-25T20:08:00Z" w16du:dateUtc="2026-09-26T00:08:00Z">
        <w:r w:rsidRPr="00AE2B0E">
          <w:rPr>
            <w:rFonts w:ascii="Verdana" w:hAnsi="Verdana"/>
            <w:bCs/>
          </w:rPr>
          <w:delText xml:space="preserve">There’s no </w:delText>
        </w:r>
        <w:r w:rsidR="00D11E95" w:rsidRPr="00D11E95">
          <w:rPr>
            <w:rFonts w:ascii="Verdana" w:hAnsi="Verdana"/>
            <w:b/>
          </w:rPr>
          <w:delText>/</w:delText>
        </w:r>
        <w:r w:rsidR="00D11E95">
          <w:rPr>
            <w:rFonts w:ascii="Verdana" w:hAnsi="Verdana"/>
            <w:bCs/>
          </w:rPr>
          <w:delText xml:space="preserve"> </w:delText>
        </w:r>
        <w:r w:rsidRPr="00AE2B0E">
          <w:rPr>
            <w:rFonts w:ascii="Verdana" w:hAnsi="Verdana"/>
            <w:b/>
            <w:bCs/>
          </w:rPr>
          <w:delText>[D7]</w:delText>
        </w:r>
        <w:r w:rsidRPr="00AE2B0E">
          <w:rPr>
            <w:rFonts w:ascii="Verdana" w:hAnsi="Verdana"/>
            <w:b/>
            <w:bCs/>
          </w:rPr>
          <w:sym w:font="Symbol" w:char="F0AF"/>
        </w:r>
        <w:r w:rsidRPr="00AE2B0E">
          <w:rPr>
            <w:rFonts w:ascii="Verdana" w:hAnsi="Verdana"/>
            <w:b/>
            <w:bCs/>
          </w:rPr>
          <w:delText xml:space="preserve"> </w:delText>
        </w:r>
        <w:r w:rsidRPr="00AE2B0E">
          <w:rPr>
            <w:rFonts w:ascii="Verdana" w:hAnsi="Verdana"/>
            <w:bCs/>
          </w:rPr>
          <w:delText xml:space="preserve">need </w:delText>
        </w:r>
        <w:r w:rsidRPr="00AE2B0E">
          <w:rPr>
            <w:rFonts w:ascii="Verdana" w:hAnsi="Verdana"/>
            <w:b/>
            <w:bCs/>
          </w:rPr>
          <w:delText>[C]</w:delText>
        </w:r>
        <w:r w:rsidRPr="00AE2B0E">
          <w:rPr>
            <w:rFonts w:ascii="Verdana" w:hAnsi="Verdana"/>
            <w:b/>
            <w:bCs/>
          </w:rPr>
          <w:sym w:font="Symbol" w:char="F0AF"/>
        </w:r>
        <w:r w:rsidRPr="00AE2B0E">
          <w:rPr>
            <w:rFonts w:ascii="Verdana" w:hAnsi="Verdana"/>
            <w:b/>
            <w:bCs/>
          </w:rPr>
          <w:delText xml:space="preserve"> </w:delText>
        </w:r>
        <w:r w:rsidRPr="00AE2B0E">
          <w:rPr>
            <w:rFonts w:ascii="Verdana" w:hAnsi="Verdana"/>
            <w:bCs/>
          </w:rPr>
          <w:delText xml:space="preserve">to </w:delText>
        </w:r>
        <w:r w:rsidRPr="00AE2B0E">
          <w:rPr>
            <w:rFonts w:ascii="Verdana" w:hAnsi="Verdana"/>
            <w:b/>
            <w:bCs/>
          </w:rPr>
          <w:delText>[D]</w:delText>
        </w:r>
        <w:r w:rsidRPr="00AE2B0E">
          <w:rPr>
            <w:rFonts w:ascii="Verdana" w:hAnsi="Verdana"/>
            <w:b/>
            <w:bCs/>
          </w:rPr>
          <w:sym w:font="Symbol" w:char="F0AF"/>
        </w:r>
        <w:r w:rsidRPr="00AE2B0E">
          <w:rPr>
            <w:rFonts w:ascii="Verdana" w:hAnsi="Verdana"/>
            <w:b/>
            <w:bCs/>
          </w:rPr>
          <w:delText xml:space="preserve"> </w:delText>
        </w:r>
        <w:r w:rsidRPr="00AE2B0E">
          <w:rPr>
            <w:rFonts w:ascii="Verdana" w:hAnsi="Verdana"/>
            <w:bCs/>
          </w:rPr>
          <w:delText xml:space="preserve">be </w:delText>
        </w:r>
        <w:r w:rsidR="00D11E95" w:rsidRPr="00D11E95">
          <w:rPr>
            <w:rFonts w:ascii="Verdana" w:hAnsi="Verdana"/>
            <w:b/>
          </w:rPr>
          <w:delText>/</w:delText>
        </w:r>
        <w:r w:rsidR="00D11E95" w:rsidRPr="00AE2B0E">
          <w:rPr>
            <w:rFonts w:ascii="Verdana" w:hAnsi="Verdana"/>
            <w:b/>
            <w:bCs/>
          </w:rPr>
          <w:delText xml:space="preserve"> </w:delText>
        </w:r>
        <w:r w:rsidRPr="00AE2B0E">
          <w:rPr>
            <w:rFonts w:ascii="Verdana" w:hAnsi="Verdana"/>
            <w:b/>
            <w:bCs/>
          </w:rPr>
          <w:delText>[C]</w:delText>
        </w:r>
        <w:r w:rsidRPr="00AE2B0E">
          <w:rPr>
            <w:rFonts w:ascii="Verdana" w:hAnsi="Verdana"/>
            <w:b/>
            <w:bCs/>
          </w:rPr>
          <w:sym w:font="Symbol" w:char="F0AF"/>
        </w:r>
        <w:r w:rsidRPr="00AE2B0E">
          <w:rPr>
            <w:rFonts w:ascii="Verdana" w:hAnsi="Verdana"/>
            <w:b/>
            <w:bCs/>
          </w:rPr>
          <w:delText xml:space="preserve"> </w:delText>
        </w:r>
        <w:r w:rsidRPr="00AE2B0E">
          <w:rPr>
            <w:rFonts w:ascii="Verdana" w:hAnsi="Verdana"/>
            <w:bCs/>
          </w:rPr>
          <w:delText>un-</w:delText>
        </w:r>
        <w:r w:rsidRPr="00AE2B0E">
          <w:rPr>
            <w:rFonts w:ascii="Verdana" w:hAnsi="Verdana"/>
            <w:b/>
            <w:bCs/>
          </w:rPr>
          <w:delText>[Bm7]</w:delText>
        </w:r>
        <w:r w:rsidRPr="00AE2B0E">
          <w:rPr>
            <w:rFonts w:ascii="Verdana" w:hAnsi="Verdana"/>
            <w:b/>
            <w:bCs/>
          </w:rPr>
          <w:sym w:font="Symbol" w:char="F0AF"/>
        </w:r>
        <w:r w:rsidRPr="00AE2B0E">
          <w:rPr>
            <w:rFonts w:ascii="Verdana" w:hAnsi="Verdana"/>
            <w:bCs/>
          </w:rPr>
          <w:delText>hap-</w:delText>
        </w:r>
        <w:r w:rsidRPr="00AE2B0E">
          <w:rPr>
            <w:rFonts w:ascii="Verdana" w:hAnsi="Verdana"/>
            <w:b/>
            <w:bCs/>
          </w:rPr>
          <w:delText>[Am7]</w:delText>
        </w:r>
        <w:r w:rsidRPr="00AE2B0E">
          <w:rPr>
            <w:rFonts w:ascii="Verdana" w:hAnsi="Verdana"/>
            <w:b/>
            <w:bCs/>
          </w:rPr>
          <w:sym w:font="Symbol" w:char="F0AF"/>
        </w:r>
        <w:r w:rsidRPr="00AE2B0E">
          <w:rPr>
            <w:rFonts w:ascii="Verdana" w:hAnsi="Verdana"/>
            <w:bCs/>
          </w:rPr>
          <w:delText>py</w:delText>
        </w:r>
        <w:r w:rsidR="00D11E95">
          <w:rPr>
            <w:rFonts w:ascii="Verdana" w:hAnsi="Verdana"/>
            <w:bCs/>
          </w:rPr>
          <w:delText xml:space="preserve"> </w:delText>
        </w:r>
        <w:r w:rsidR="00D11E95" w:rsidRPr="00D11E95">
          <w:rPr>
            <w:rFonts w:ascii="Verdana" w:hAnsi="Verdana"/>
            <w:b/>
          </w:rPr>
          <w:delText>/</w:delText>
        </w:r>
      </w:del>
    </w:p>
    <w:p w14:paraId="7AC95D8E" w14:textId="77777777" w:rsidR="00AE2B0E" w:rsidRPr="00AE2B0E" w:rsidRDefault="00AE2B0E" w:rsidP="00AE2B0E">
      <w:pPr>
        <w:rPr>
          <w:del w:id="139" w:author="Comparison" w:date="2026-09-25T20:08:00Z" w16du:dateUtc="2026-09-26T00:08:00Z"/>
          <w:rFonts w:ascii="Verdana" w:hAnsi="Verdana"/>
          <w:bCs/>
          <w:sz w:val="12"/>
          <w:szCs w:val="12"/>
          <w:lang w:val="en-CA"/>
        </w:rPr>
      </w:pPr>
    </w:p>
    <w:p w14:paraId="1A1710B7" w14:textId="0051157B" w:rsidR="00AE2B0E" w:rsidRPr="00AE2B0E" w:rsidRDefault="00AE2B0E" w:rsidP="00AE2B0E">
      <w:pPr>
        <w:rPr>
          <w:del w:id="140" w:author="Comparison" w:date="2026-09-25T20:08:00Z" w16du:dateUtc="2026-09-26T00:08:00Z"/>
          <w:rFonts w:ascii="Verdana" w:hAnsi="Verdana"/>
          <w:bCs/>
          <w:lang w:val="en-CA"/>
        </w:rPr>
      </w:pPr>
      <w:del w:id="141" w:author="Comparison" w:date="2026-09-25T20:08:00Z" w16du:dateUtc="2026-09-26T00:08:00Z">
        <w:r w:rsidRPr="00AE2B0E">
          <w:rPr>
            <w:rFonts w:ascii="Verdana" w:hAnsi="Verdana"/>
            <w:b/>
            <w:bCs/>
            <w:lang w:val="en-CA"/>
          </w:rPr>
          <w:delText>[G]</w:delText>
        </w:r>
        <w:r w:rsidRPr="00AE2B0E">
          <w:rPr>
            <w:rFonts w:ascii="Verdana" w:hAnsi="Verdana"/>
            <w:bCs/>
            <w:lang w:val="en-CA"/>
          </w:rPr>
          <w:delText xml:space="preserve"> Young man,</w:delText>
        </w:r>
        <w:r>
          <w:rPr>
            <w:rFonts w:ascii="Verdana" w:hAnsi="Verdana"/>
            <w:bCs/>
            <w:lang w:val="en-CA"/>
          </w:rPr>
          <w:delText xml:space="preserve"> </w:delText>
        </w:r>
        <w:r w:rsidRPr="00AE2B0E">
          <w:rPr>
            <w:rFonts w:ascii="Verdana" w:hAnsi="Verdana"/>
            <w:bCs/>
            <w:lang w:val="en-CA"/>
          </w:rPr>
          <w:delText>there’s a place you can go, I said</w:delText>
        </w:r>
      </w:del>
    </w:p>
    <w:p w14:paraId="01E90757" w14:textId="5B0ED3C6" w:rsidR="00AE2B0E" w:rsidRPr="00AE2B0E" w:rsidRDefault="00AE2B0E" w:rsidP="00AE2B0E">
      <w:pPr>
        <w:rPr>
          <w:del w:id="142" w:author="Comparison" w:date="2026-09-25T20:08:00Z" w16du:dateUtc="2026-09-26T00:08:00Z"/>
          <w:rFonts w:ascii="Verdana" w:hAnsi="Verdana"/>
          <w:bCs/>
          <w:lang w:val="en-CA"/>
        </w:rPr>
      </w:pPr>
      <w:del w:id="143" w:author="Comparison" w:date="2026-09-25T20:08:00Z" w16du:dateUtc="2026-09-26T00:08:00Z">
        <w:r w:rsidRPr="00AE2B0E">
          <w:rPr>
            <w:rFonts w:ascii="Verdana" w:hAnsi="Verdana"/>
            <w:b/>
            <w:bCs/>
            <w:lang w:val="en-CA"/>
          </w:rPr>
          <w:delText>[Em]</w:delText>
        </w:r>
        <w:r w:rsidRPr="00AE2B0E">
          <w:rPr>
            <w:rFonts w:ascii="Verdana" w:hAnsi="Verdana"/>
            <w:bCs/>
            <w:lang w:val="en-CA"/>
          </w:rPr>
          <w:delText xml:space="preserve"> Young man, when you’re short on your dough, you can</w:delText>
        </w:r>
      </w:del>
    </w:p>
    <w:p w14:paraId="63CB3353" w14:textId="29C1F0D7" w:rsidR="00AE2B0E" w:rsidRPr="00AE2B0E" w:rsidRDefault="00AE2B0E" w:rsidP="00AE2B0E">
      <w:pPr>
        <w:rPr>
          <w:del w:id="144" w:author="Comparison" w:date="2026-09-25T20:08:00Z" w16du:dateUtc="2026-09-26T00:08:00Z"/>
          <w:rFonts w:ascii="Verdana" w:hAnsi="Verdana"/>
          <w:bCs/>
          <w:lang w:val="en-CA"/>
        </w:rPr>
      </w:pPr>
      <w:del w:id="145" w:author="Comparison" w:date="2026-09-25T20:08:00Z" w16du:dateUtc="2026-09-26T00:08:00Z">
        <w:r w:rsidRPr="00AE2B0E">
          <w:rPr>
            <w:rFonts w:ascii="Verdana" w:hAnsi="Verdana"/>
            <w:b/>
            <w:bCs/>
            <w:lang w:val="en-CA"/>
          </w:rPr>
          <w:delText>[C]</w:delText>
        </w:r>
        <w:r w:rsidRPr="00AE2B0E">
          <w:rPr>
            <w:rFonts w:ascii="Verdana" w:hAnsi="Verdana"/>
            <w:bCs/>
            <w:lang w:val="en-CA"/>
          </w:rPr>
          <w:delText xml:space="preserve"> Stay there, and I’m sure you will find</w:delText>
        </w:r>
      </w:del>
    </w:p>
    <w:p w14:paraId="057CE321" w14:textId="2F9A93F8" w:rsidR="00AE2B0E" w:rsidRPr="00AE2B0E" w:rsidRDefault="00AE2B0E" w:rsidP="00AE2B0E">
      <w:pPr>
        <w:rPr>
          <w:del w:id="146" w:author="Comparison" w:date="2026-09-25T20:08:00Z" w16du:dateUtc="2026-09-26T00:08:00Z"/>
          <w:rFonts w:ascii="Verdana" w:hAnsi="Verdana"/>
          <w:bCs/>
          <w:lang w:val="en-CA"/>
        </w:rPr>
      </w:pPr>
      <w:del w:id="147" w:author="Comparison" w:date="2026-09-25T20:08:00Z" w16du:dateUtc="2026-09-26T00:08:00Z">
        <w:r w:rsidRPr="00AE2B0E">
          <w:rPr>
            <w:rFonts w:ascii="Verdana" w:hAnsi="Verdana"/>
            <w:bCs/>
            <w:lang w:val="en-CA"/>
          </w:rPr>
          <w:delText xml:space="preserve">Many </w:delText>
        </w:r>
        <w:r w:rsidR="00D11E95" w:rsidRPr="00D11E95">
          <w:rPr>
            <w:rFonts w:ascii="Verdana" w:hAnsi="Verdana"/>
            <w:b/>
            <w:lang w:val="en-CA"/>
          </w:rPr>
          <w:delText>/</w:delText>
        </w:r>
        <w:r w:rsidR="00D11E95">
          <w:rPr>
            <w:rFonts w:ascii="Verdana" w:hAnsi="Verdana"/>
            <w:bCs/>
            <w:lang w:val="en-CA"/>
          </w:rPr>
          <w:delText xml:space="preserve"> </w:delText>
        </w:r>
        <w:r w:rsidRPr="00AE2B0E">
          <w:rPr>
            <w:rFonts w:ascii="Verdana" w:hAnsi="Verdana"/>
            <w:b/>
            <w:bCs/>
            <w:lang w:val="en-CA"/>
          </w:rPr>
          <w:delText>[D7]</w:delText>
        </w:r>
        <w:r w:rsidRPr="00AE2B0E">
          <w:rPr>
            <w:rFonts w:ascii="Verdana" w:hAnsi="Verdana"/>
            <w:b/>
            <w:bCs/>
            <w:lang w:val="en-CA"/>
          </w:rPr>
          <w:sym w:font="Symbol" w:char="F0AF"/>
        </w:r>
        <w:r w:rsidRPr="00AE2B0E">
          <w:rPr>
            <w:rFonts w:ascii="Verdana" w:hAnsi="Verdana"/>
            <w:bCs/>
            <w:lang w:val="en-CA"/>
          </w:rPr>
          <w:delText xml:space="preserve"> ways </w:delText>
        </w:r>
        <w:r w:rsidRPr="00AE2B0E">
          <w:rPr>
            <w:rFonts w:ascii="Verdana" w:hAnsi="Verdana"/>
            <w:b/>
            <w:bCs/>
            <w:lang w:val="en-CA"/>
          </w:rPr>
          <w:delText>[C]</w:delText>
        </w:r>
        <w:r w:rsidRPr="00AE2B0E">
          <w:rPr>
            <w:rFonts w:ascii="Verdana" w:hAnsi="Verdana"/>
            <w:b/>
            <w:bCs/>
            <w:lang w:val="en-CA"/>
          </w:rPr>
          <w:sym w:font="Symbol" w:char="F0AF"/>
        </w:r>
        <w:r w:rsidRPr="00AE2B0E">
          <w:rPr>
            <w:rFonts w:ascii="Verdana" w:hAnsi="Verdana"/>
            <w:b/>
            <w:bCs/>
            <w:lang w:val="en-CA"/>
          </w:rPr>
          <w:delText xml:space="preserve"> </w:delText>
        </w:r>
        <w:r w:rsidRPr="00AE2B0E">
          <w:rPr>
            <w:rFonts w:ascii="Verdana" w:hAnsi="Verdana"/>
            <w:bCs/>
            <w:lang w:val="en-CA"/>
          </w:rPr>
          <w:delText xml:space="preserve">to </w:delText>
        </w:r>
        <w:r w:rsidRPr="00AE2B0E">
          <w:rPr>
            <w:rFonts w:ascii="Verdana" w:hAnsi="Verdana"/>
            <w:b/>
            <w:bCs/>
            <w:lang w:val="en-CA"/>
          </w:rPr>
          <w:delText>[D]</w:delText>
        </w:r>
        <w:r w:rsidRPr="00AE2B0E">
          <w:rPr>
            <w:rFonts w:ascii="Verdana" w:hAnsi="Verdana"/>
            <w:b/>
            <w:bCs/>
            <w:lang w:val="en-CA"/>
          </w:rPr>
          <w:sym w:font="Symbol" w:char="F0AF"/>
        </w:r>
        <w:r w:rsidRPr="00AE2B0E">
          <w:rPr>
            <w:rFonts w:ascii="Verdana" w:hAnsi="Verdana"/>
            <w:b/>
            <w:bCs/>
            <w:lang w:val="en-CA"/>
          </w:rPr>
          <w:delText xml:space="preserve"> </w:delText>
        </w:r>
        <w:r w:rsidRPr="00AE2B0E">
          <w:rPr>
            <w:rFonts w:ascii="Verdana" w:hAnsi="Verdana"/>
            <w:bCs/>
            <w:lang w:val="en-CA"/>
          </w:rPr>
          <w:delText xml:space="preserve">have </w:delText>
        </w:r>
        <w:r w:rsidR="00D11E95" w:rsidRPr="00D11E95">
          <w:rPr>
            <w:rFonts w:ascii="Verdana" w:hAnsi="Verdana"/>
            <w:b/>
            <w:lang w:val="en-CA"/>
          </w:rPr>
          <w:delText xml:space="preserve">/ </w:delText>
        </w:r>
        <w:r w:rsidRPr="00AE2B0E">
          <w:rPr>
            <w:rFonts w:ascii="Verdana" w:hAnsi="Verdana"/>
            <w:b/>
            <w:bCs/>
            <w:lang w:val="en-CA"/>
          </w:rPr>
          <w:delText>[C]</w:delText>
        </w:r>
        <w:r w:rsidRPr="00AE2B0E">
          <w:rPr>
            <w:rFonts w:ascii="Verdana" w:hAnsi="Verdana"/>
            <w:b/>
            <w:bCs/>
            <w:lang w:val="en-CA"/>
          </w:rPr>
          <w:sym w:font="Symbol" w:char="F0AF"/>
        </w:r>
        <w:r w:rsidRPr="00AE2B0E">
          <w:rPr>
            <w:rFonts w:ascii="Verdana" w:hAnsi="Verdana"/>
            <w:b/>
            <w:bCs/>
            <w:lang w:val="en-CA"/>
          </w:rPr>
          <w:delText xml:space="preserve"> </w:delText>
        </w:r>
        <w:r w:rsidRPr="00AE2B0E">
          <w:rPr>
            <w:rFonts w:ascii="Verdana" w:hAnsi="Verdana"/>
            <w:bCs/>
            <w:lang w:val="en-CA"/>
          </w:rPr>
          <w:delText xml:space="preserve">a </w:delText>
        </w:r>
        <w:r w:rsidRPr="00AE2B0E">
          <w:rPr>
            <w:rFonts w:ascii="Verdana" w:hAnsi="Verdana"/>
            <w:b/>
            <w:bCs/>
            <w:lang w:val="en-CA"/>
          </w:rPr>
          <w:delText>[Bm7]</w:delText>
        </w:r>
        <w:r w:rsidRPr="00AE2B0E">
          <w:rPr>
            <w:rFonts w:ascii="Verdana" w:hAnsi="Verdana"/>
            <w:b/>
            <w:bCs/>
            <w:lang w:val="en-CA"/>
          </w:rPr>
          <w:sym w:font="Symbol" w:char="F0AF"/>
        </w:r>
        <w:r w:rsidRPr="00AE2B0E">
          <w:rPr>
            <w:rFonts w:ascii="Verdana" w:hAnsi="Verdana"/>
            <w:b/>
            <w:bCs/>
            <w:lang w:val="en-CA"/>
          </w:rPr>
          <w:delText xml:space="preserve"> </w:delText>
        </w:r>
        <w:r w:rsidRPr="00AE2B0E">
          <w:rPr>
            <w:rFonts w:ascii="Verdana" w:hAnsi="Verdana"/>
            <w:bCs/>
            <w:lang w:val="en-CA"/>
          </w:rPr>
          <w:delText xml:space="preserve">good </w:delText>
        </w:r>
        <w:r w:rsidRPr="00AE2B0E">
          <w:rPr>
            <w:rFonts w:ascii="Verdana" w:hAnsi="Verdana"/>
            <w:b/>
            <w:bCs/>
            <w:lang w:val="en-CA"/>
          </w:rPr>
          <w:delText>[Am7]</w:delText>
        </w:r>
        <w:r w:rsidRPr="00AE2B0E">
          <w:rPr>
            <w:rFonts w:ascii="Verdana" w:hAnsi="Verdana"/>
            <w:b/>
            <w:bCs/>
            <w:lang w:val="en-CA"/>
          </w:rPr>
          <w:sym w:font="Symbol" w:char="F0AF"/>
        </w:r>
        <w:r w:rsidRPr="00AE2B0E">
          <w:rPr>
            <w:rFonts w:ascii="Verdana" w:hAnsi="Verdana"/>
            <w:b/>
            <w:bCs/>
            <w:lang w:val="en-CA"/>
          </w:rPr>
          <w:delText xml:space="preserve"> </w:delText>
        </w:r>
        <w:r w:rsidRPr="00AE2B0E">
          <w:rPr>
            <w:rFonts w:ascii="Verdana" w:hAnsi="Verdana"/>
            <w:bCs/>
            <w:lang w:val="en-CA"/>
          </w:rPr>
          <w:delText>time</w:delText>
        </w:r>
        <w:r w:rsidR="00D11E95">
          <w:rPr>
            <w:rFonts w:ascii="Verdana" w:hAnsi="Verdana"/>
            <w:bCs/>
            <w:lang w:val="en-CA"/>
          </w:rPr>
          <w:delText xml:space="preserve"> </w:delText>
        </w:r>
        <w:r w:rsidR="00D11E95" w:rsidRPr="00D11E95">
          <w:rPr>
            <w:rFonts w:ascii="Verdana" w:hAnsi="Verdana"/>
            <w:b/>
            <w:lang w:val="en-CA"/>
          </w:rPr>
          <w:delText>/</w:delText>
        </w:r>
        <w:r w:rsidRPr="00AE2B0E">
          <w:rPr>
            <w:rFonts w:ascii="Verdana" w:hAnsi="Verdana"/>
            <w:b/>
            <w:lang w:val="en-CA"/>
          </w:rPr>
          <w:delText xml:space="preserve"> </w:delText>
        </w:r>
        <w:r w:rsidRPr="00AE2B0E">
          <w:rPr>
            <w:rFonts w:ascii="Verdana" w:hAnsi="Verdana"/>
            <w:bCs/>
            <w:lang w:val="en-CA"/>
          </w:rPr>
          <w:delText xml:space="preserve">     </w:delText>
        </w:r>
      </w:del>
    </w:p>
    <w:p w14:paraId="232229A7" w14:textId="77777777" w:rsidR="00AE2B0E" w:rsidRPr="00AE2B0E" w:rsidRDefault="00AE2B0E" w:rsidP="00AE2B0E">
      <w:pPr>
        <w:rPr>
          <w:del w:id="148" w:author="Comparison" w:date="2026-09-25T20:08:00Z" w16du:dateUtc="2026-09-26T00:08:00Z"/>
          <w:rFonts w:ascii="Verdana" w:hAnsi="Verdana"/>
          <w:bCs/>
          <w:sz w:val="16"/>
          <w:szCs w:val="16"/>
          <w:lang w:val="en-CA"/>
        </w:rPr>
      </w:pPr>
    </w:p>
    <w:p w14:paraId="4B22C4AC" w14:textId="77777777" w:rsidR="00C65C34" w:rsidRPr="00AE2B0E" w:rsidRDefault="00C65C34" w:rsidP="00C65C34">
      <w:pPr>
        <w:rPr>
          <w:del w:id="149" w:author="Comparison" w:date="2026-09-25T20:08:00Z" w16du:dateUtc="2026-09-26T00:08:00Z"/>
          <w:rFonts w:ascii="Verdana" w:hAnsi="Verdana"/>
          <w:b/>
          <w:bCs/>
          <w:lang w:val="en-CA"/>
        </w:rPr>
      </w:pPr>
      <w:del w:id="150" w:author="Comparison" w:date="2026-09-25T20:08:00Z" w16du:dateUtc="2026-09-26T00:08:00Z">
        <w:r w:rsidRPr="00AE2B0E">
          <w:rPr>
            <w:rFonts w:ascii="Verdana" w:hAnsi="Verdana"/>
            <w:b/>
            <w:bCs/>
            <w:lang w:val="en-CA"/>
          </w:rPr>
          <w:delText>&lt;</w:delText>
        </w:r>
        <w:r>
          <w:rPr>
            <w:rFonts w:ascii="Verdana" w:hAnsi="Verdana"/>
            <w:b/>
            <w:bCs/>
            <w:lang w:val="en-CA"/>
          </w:rPr>
          <w:delText xml:space="preserve"> TAP – TAP – TAP – TAP - TAP </w:delText>
        </w:r>
        <w:r w:rsidRPr="00AE2B0E">
          <w:rPr>
            <w:rFonts w:ascii="Verdana" w:hAnsi="Verdana"/>
            <w:b/>
            <w:bCs/>
            <w:lang w:val="en-CA"/>
          </w:rPr>
          <w:delText>&gt;</w:delText>
        </w:r>
      </w:del>
    </w:p>
    <w:p w14:paraId="0FDFDFB7" w14:textId="77777777" w:rsidR="00C65C34" w:rsidRDefault="00C65C34" w:rsidP="00C65C34">
      <w:pPr>
        <w:rPr>
          <w:del w:id="151" w:author="Comparison" w:date="2026-09-25T20:08:00Z" w16du:dateUtc="2026-09-26T00:08:00Z"/>
          <w:rFonts w:ascii="Verdana" w:hAnsi="Verdana"/>
          <w:b/>
          <w:color w:val="BFBFBF" w:themeColor="background1" w:themeShade="BF"/>
          <w:lang w:val="en-CA"/>
        </w:rPr>
      </w:pPr>
      <w:del w:id="152" w:author="Comparison" w:date="2026-09-25T20:08:00Z" w16du:dateUtc="2026-09-26T00:08:00Z">
        <w:r w:rsidRPr="007B0408">
          <w:rPr>
            <w:rFonts w:ascii="Verdana" w:hAnsi="Verdana"/>
            <w:b/>
            <w:color w:val="BFBFBF" w:themeColor="background1" w:themeShade="BF"/>
            <w:lang w:val="en-CA"/>
          </w:rPr>
          <w:delText xml:space="preserve">  </w:delText>
        </w:r>
        <w:r>
          <w:rPr>
            <w:rFonts w:ascii="Verdana" w:hAnsi="Verdana"/>
            <w:b/>
            <w:color w:val="BFBFBF" w:themeColor="background1" w:themeShade="BF"/>
            <w:lang w:val="en-CA"/>
          </w:rPr>
          <w:delText>/</w:delText>
        </w:r>
        <w:r w:rsidRPr="007B0408">
          <w:rPr>
            <w:rFonts w:ascii="Verdana" w:hAnsi="Verdana"/>
            <w:b/>
            <w:color w:val="BFBFBF" w:themeColor="background1" w:themeShade="BF"/>
            <w:lang w:val="en-CA"/>
          </w:rPr>
          <w:delText xml:space="preserve">  1        2        3        4    </w:delText>
        </w:r>
        <w:r>
          <w:rPr>
            <w:rFonts w:ascii="Verdana" w:hAnsi="Verdana"/>
            <w:b/>
            <w:color w:val="BFBFBF" w:themeColor="background1" w:themeShade="BF"/>
            <w:lang w:val="en-CA"/>
          </w:rPr>
          <w:delText>/</w:delText>
        </w:r>
        <w:r w:rsidRPr="007B0408">
          <w:rPr>
            <w:rFonts w:ascii="Verdana" w:hAnsi="Verdana"/>
            <w:b/>
            <w:color w:val="BFBFBF" w:themeColor="background1" w:themeShade="BF"/>
            <w:lang w:val="en-CA"/>
          </w:rPr>
          <w:delText xml:space="preserve">  1</w:delText>
        </w:r>
      </w:del>
    </w:p>
    <w:p w14:paraId="7AD28E10" w14:textId="77777777" w:rsidR="00AE2B0E" w:rsidRPr="00AE2B0E" w:rsidRDefault="00AE2B0E" w:rsidP="00AE2B0E">
      <w:pPr>
        <w:rPr>
          <w:del w:id="153" w:author="Comparison" w:date="2026-09-25T20:08:00Z" w16du:dateUtc="2026-09-26T00:08:00Z"/>
          <w:rFonts w:ascii="Verdana" w:hAnsi="Verdana"/>
          <w:bCs/>
          <w:sz w:val="16"/>
          <w:szCs w:val="16"/>
          <w:lang w:val="en-CA"/>
        </w:rPr>
      </w:pPr>
    </w:p>
    <w:p w14:paraId="18E80966" w14:textId="77777777" w:rsidR="00E65815" w:rsidRPr="00E65815" w:rsidRDefault="00E65815" w:rsidP="00E65815">
      <w:pPr>
        <w:rPr>
          <w:del w:id="154" w:author="Comparison" w:date="2026-09-25T20:08:00Z" w16du:dateUtc="2026-09-26T00:08:00Z"/>
          <w:rFonts w:ascii="Verdana" w:hAnsi="Verdana"/>
          <w:b/>
          <w:lang w:val="en-CA"/>
        </w:rPr>
      </w:pPr>
      <w:del w:id="155" w:author="Comparison" w:date="2026-09-25T20:08:00Z" w16du:dateUtc="2026-09-26T00:08:00Z">
        <w:r w:rsidRPr="00E65815">
          <w:rPr>
            <w:rFonts w:ascii="Verdana" w:hAnsi="Verdana"/>
            <w:b/>
            <w:lang w:val="en-CA"/>
          </w:rPr>
          <w:delText>CHORUS:</w:delText>
        </w:r>
      </w:del>
    </w:p>
    <w:p w14:paraId="18BD55C4" w14:textId="3D37EDF3" w:rsidR="00E65815" w:rsidRDefault="00E65815" w:rsidP="00E65815">
      <w:pPr>
        <w:rPr>
          <w:del w:id="156" w:author="Comparison" w:date="2026-09-25T20:08:00Z" w16du:dateUtc="2026-09-26T00:08:00Z"/>
          <w:rFonts w:ascii="Verdana" w:hAnsi="Verdana"/>
          <w:bCs/>
          <w:lang w:val="en-CA"/>
        </w:rPr>
      </w:pPr>
      <w:del w:id="157"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[G]</w:delText>
        </w:r>
        <w:r w:rsidRPr="00AE2B0E">
          <w:rPr>
            <w:rFonts w:ascii="Verdana" w:hAnsi="Verdana"/>
            <w:bCs/>
            <w:lang w:val="en-CA"/>
          </w:rPr>
          <w:delText xml:space="preserve"> Y</w:delText>
        </w:r>
        <w:r w:rsidR="007B1F7D">
          <w:rPr>
            <w:rFonts w:ascii="Verdana" w:hAnsi="Verdana"/>
            <w:bCs/>
            <w:lang w:val="en-CA"/>
          </w:rPr>
          <w:delText xml:space="preserve"> – </w:delText>
        </w:r>
        <w:r w:rsidRPr="00AE2B0E">
          <w:rPr>
            <w:rFonts w:ascii="Verdana" w:hAnsi="Verdana"/>
            <w:bCs/>
            <w:lang w:val="en-CA"/>
          </w:rPr>
          <w:delText>M</w:delText>
        </w:r>
        <w:r w:rsidR="007B1F7D">
          <w:rPr>
            <w:rFonts w:ascii="Verdana" w:hAnsi="Verdana"/>
            <w:bCs/>
            <w:lang w:val="en-CA"/>
          </w:rPr>
          <w:delText xml:space="preserve"> – </w:delText>
        </w:r>
        <w:r w:rsidRPr="00AE2B0E">
          <w:rPr>
            <w:rFonts w:ascii="Verdana" w:hAnsi="Verdana"/>
            <w:bCs/>
            <w:lang w:val="en-CA"/>
          </w:rPr>
          <w:delText>C</w:delText>
        </w:r>
        <w:r w:rsidR="007B1F7D">
          <w:rPr>
            <w:rFonts w:ascii="Verdana" w:hAnsi="Verdana"/>
            <w:bCs/>
            <w:lang w:val="en-CA"/>
          </w:rPr>
          <w:delText xml:space="preserve"> –</w:delText>
        </w:r>
        <w:r w:rsidR="00675D7D">
          <w:rPr>
            <w:rFonts w:ascii="Verdana" w:hAnsi="Verdana"/>
            <w:bCs/>
            <w:lang w:val="en-CA"/>
          </w:rPr>
          <w:delText xml:space="preserve"> </w:delText>
        </w:r>
        <w:r w:rsidRPr="00AE2B0E">
          <w:rPr>
            <w:rFonts w:ascii="Verdana" w:hAnsi="Verdana"/>
            <w:bCs/>
            <w:lang w:val="en-CA"/>
          </w:rPr>
          <w:delText>A</w:delText>
        </w:r>
        <w:r w:rsidR="00675D7D">
          <w:rPr>
            <w:rFonts w:ascii="Verdana" w:hAnsi="Verdana"/>
            <w:bCs/>
            <w:lang w:val="en-CA"/>
          </w:rPr>
          <w:delText xml:space="preserve"> </w:delText>
        </w:r>
        <w:r w:rsidR="00675D7D" w:rsidRPr="00AE2B0E">
          <w:rPr>
            <w:rFonts w:ascii="Verdana" w:hAnsi="Verdana"/>
            <w:b/>
            <w:bCs/>
            <w:lang w:val="en-CA"/>
          </w:rPr>
          <w:delText>[G]</w:delText>
        </w:r>
      </w:del>
    </w:p>
    <w:p w14:paraId="328FED29" w14:textId="0FDDEB8D" w:rsidR="00E65815" w:rsidRPr="00AE2B0E" w:rsidRDefault="00E65815" w:rsidP="00E65815">
      <w:pPr>
        <w:rPr>
          <w:del w:id="158" w:author="Comparison" w:date="2026-09-25T20:08:00Z" w16du:dateUtc="2026-09-26T00:08:00Z"/>
          <w:rFonts w:ascii="Verdana" w:hAnsi="Verdana"/>
          <w:bCs/>
          <w:lang w:val="en-CA"/>
        </w:rPr>
      </w:pPr>
      <w:del w:id="159"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[Em]</w:delText>
        </w:r>
        <w:r w:rsidR="007B1F7D" w:rsidRPr="00AE2B0E">
          <w:rPr>
            <w:rFonts w:ascii="Verdana" w:hAnsi="Verdana"/>
            <w:bCs/>
            <w:lang w:val="en-CA"/>
          </w:rPr>
          <w:delText xml:space="preserve"> Y</w:delText>
        </w:r>
        <w:r w:rsidR="007B1F7D" w:rsidRPr="00C65C34">
          <w:rPr>
            <w:rFonts w:ascii="Verdana" w:hAnsi="Verdana"/>
            <w:bCs/>
            <w:lang w:val="en-CA"/>
          </w:rPr>
          <w:delText xml:space="preserve"> – </w:delText>
        </w:r>
        <w:r w:rsidR="007B1F7D" w:rsidRPr="00AE2B0E">
          <w:rPr>
            <w:rFonts w:ascii="Verdana" w:hAnsi="Verdana"/>
            <w:bCs/>
            <w:lang w:val="en-CA"/>
          </w:rPr>
          <w:delText>M</w:delText>
        </w:r>
        <w:r w:rsidR="007B1F7D" w:rsidRPr="00C65C34">
          <w:rPr>
            <w:rFonts w:ascii="Verdana" w:hAnsi="Verdana"/>
            <w:bCs/>
            <w:lang w:val="en-CA"/>
          </w:rPr>
          <w:delText xml:space="preserve"> – </w:delText>
        </w:r>
        <w:r w:rsidR="007B1F7D" w:rsidRPr="00AE2B0E">
          <w:rPr>
            <w:rFonts w:ascii="Verdana" w:hAnsi="Verdana"/>
            <w:bCs/>
            <w:lang w:val="en-CA"/>
          </w:rPr>
          <w:delText>C</w:delText>
        </w:r>
        <w:r w:rsidR="007B1F7D" w:rsidRPr="00C65C34">
          <w:rPr>
            <w:rFonts w:ascii="Verdana" w:hAnsi="Verdana"/>
            <w:bCs/>
            <w:lang w:val="en-CA"/>
          </w:rPr>
          <w:delText xml:space="preserve"> –</w:delText>
        </w:r>
        <w:r w:rsidR="00675D7D" w:rsidRPr="00C65C34">
          <w:rPr>
            <w:rFonts w:ascii="Verdana" w:hAnsi="Verdana"/>
            <w:bCs/>
            <w:lang w:val="en-CA"/>
          </w:rPr>
          <w:delText xml:space="preserve"> </w:delText>
        </w:r>
        <w:r w:rsidR="007B1F7D" w:rsidRPr="00C65C34">
          <w:rPr>
            <w:rFonts w:ascii="Verdana" w:hAnsi="Verdana"/>
            <w:lang w:val="en-CA"/>
          </w:rPr>
          <w:delText>A</w:delText>
        </w:r>
        <w:r w:rsidR="00675D7D" w:rsidRPr="00C65C34">
          <w:rPr>
            <w:rFonts w:ascii="Verdana" w:hAnsi="Verdana"/>
            <w:lang w:val="en-CA"/>
          </w:rPr>
          <w:delText xml:space="preserve"> </w:delText>
        </w:r>
        <w:r w:rsidR="00C65C34" w:rsidRPr="00C65C34">
          <w:rPr>
            <w:rFonts w:ascii="Verdana" w:hAnsi="Verdana"/>
            <w:lang w:val="en-CA"/>
          </w:rPr>
          <w:delText xml:space="preserve">- </w:delText>
        </w:r>
        <w:r w:rsidR="00675D7D" w:rsidRPr="00AE2B0E">
          <w:rPr>
            <w:rFonts w:ascii="Verdana" w:hAnsi="Verdana"/>
            <w:b/>
            <w:bCs/>
            <w:lang w:val="en-CA"/>
          </w:rPr>
          <w:delText>[Em]</w:delText>
        </w:r>
        <w:r w:rsidR="00C65C34" w:rsidRPr="00C65C34">
          <w:rPr>
            <w:rFonts w:ascii="Verdana" w:hAnsi="Verdana"/>
            <w:b/>
            <w:bCs/>
            <w:lang w:val="en-CA"/>
          </w:rPr>
          <w:delText xml:space="preserve"> </w:delText>
        </w:r>
        <w:r w:rsidR="00C65C34" w:rsidRPr="00C65C34">
          <w:rPr>
            <w:rFonts w:ascii="Verdana" w:hAnsi="Verdana"/>
            <w:lang w:val="en-CA"/>
          </w:rPr>
          <w:delText>A</w:delText>
        </w:r>
      </w:del>
    </w:p>
    <w:p w14:paraId="568A1722" w14:textId="543210F0" w:rsidR="00E65815" w:rsidRPr="00AE2B0E" w:rsidRDefault="00E65815" w:rsidP="00E65815">
      <w:pPr>
        <w:rPr>
          <w:del w:id="160" w:author="Comparison" w:date="2026-09-25T20:08:00Z" w16du:dateUtc="2026-09-26T00:08:00Z"/>
          <w:rFonts w:ascii="Verdana" w:hAnsi="Verdana"/>
          <w:bCs/>
          <w:lang w:val="en-CA"/>
        </w:rPr>
      </w:pPr>
      <w:del w:id="161" w:author="Comparison" w:date="2026-09-25T20:08:00Z" w16du:dateUtc="2026-09-26T00:08:00Z">
        <w:r w:rsidRPr="00AE2B0E">
          <w:rPr>
            <w:rFonts w:ascii="Verdana" w:hAnsi="Verdana"/>
            <w:bCs/>
            <w:lang w:val="en-CA"/>
          </w:rPr>
          <w:delText xml:space="preserve">They have </w:delText>
        </w:r>
        <w:r w:rsidRPr="00AE2B0E">
          <w:rPr>
            <w:rFonts w:ascii="Verdana" w:hAnsi="Verdana"/>
            <w:b/>
            <w:bCs/>
            <w:lang w:val="en-CA"/>
          </w:rPr>
          <w:delText>[</w:delText>
        </w:r>
        <w:r w:rsidRPr="00C65C34">
          <w:rPr>
            <w:rFonts w:ascii="Verdana" w:hAnsi="Verdana"/>
            <w:b/>
            <w:bCs/>
            <w:lang w:val="en-CA"/>
          </w:rPr>
          <w:delText>Am</w:delText>
        </w:r>
        <w:r w:rsidRPr="00AE2B0E">
          <w:rPr>
            <w:rFonts w:ascii="Verdana" w:hAnsi="Verdana"/>
            <w:b/>
            <w:bCs/>
            <w:lang w:val="en-CA"/>
          </w:rPr>
          <w:delText>]</w:delText>
        </w:r>
        <w:r w:rsidRPr="00AE2B0E">
          <w:rPr>
            <w:rFonts w:ascii="Verdana" w:hAnsi="Verdana"/>
            <w:bCs/>
            <w:lang w:val="en-CA"/>
          </w:rPr>
          <w:delText xml:space="preserve"> everything</w:delText>
        </w:r>
        <w:r w:rsidR="00C91DFD" w:rsidRPr="00C65C34">
          <w:rPr>
            <w:rFonts w:ascii="Verdana" w:hAnsi="Verdana"/>
            <w:bCs/>
            <w:lang w:val="en-CA"/>
          </w:rPr>
          <w:delText>,</w:delText>
        </w:r>
        <w:r w:rsidRPr="00AE2B0E">
          <w:rPr>
            <w:rFonts w:ascii="Verdana" w:hAnsi="Verdana"/>
            <w:bCs/>
            <w:lang w:val="en-CA"/>
          </w:rPr>
          <w:delText xml:space="preserve"> for you</w:delText>
        </w:r>
        <w:r w:rsidR="00C91DFD" w:rsidRPr="00C65C34">
          <w:rPr>
            <w:rFonts w:ascii="Verdana" w:hAnsi="Verdana"/>
            <w:bCs/>
            <w:lang w:val="en-CA"/>
          </w:rPr>
          <w:delText>ng</w:delText>
        </w:r>
        <w:r w:rsidRPr="00AE2B0E">
          <w:rPr>
            <w:rFonts w:ascii="Verdana" w:hAnsi="Verdana"/>
            <w:bCs/>
            <w:lang w:val="en-CA"/>
          </w:rPr>
          <w:delText xml:space="preserve"> </w:delText>
        </w:r>
        <w:r w:rsidR="0095000E" w:rsidRPr="00C65C34">
          <w:rPr>
            <w:rFonts w:ascii="Verdana" w:hAnsi="Verdana"/>
            <w:b/>
            <w:lang w:val="en-CA"/>
          </w:rPr>
          <w:delText xml:space="preserve">[C] </w:delText>
        </w:r>
        <w:r w:rsidRPr="00AE2B0E">
          <w:rPr>
            <w:rFonts w:ascii="Verdana" w:hAnsi="Verdana"/>
            <w:bCs/>
            <w:lang w:val="en-CA"/>
          </w:rPr>
          <w:delText>men to enjoy</w:delText>
        </w:r>
      </w:del>
    </w:p>
    <w:p w14:paraId="0AA65A02" w14:textId="479A2268" w:rsidR="00E65815" w:rsidRPr="00C65C34" w:rsidRDefault="00E65815" w:rsidP="00E65815">
      <w:pPr>
        <w:rPr>
          <w:del w:id="162" w:author="Comparison" w:date="2026-09-25T20:08:00Z" w16du:dateUtc="2026-09-26T00:08:00Z"/>
          <w:rFonts w:ascii="Verdana" w:hAnsi="Verdana"/>
          <w:bCs/>
          <w:lang w:val="en-CA"/>
        </w:rPr>
      </w:pPr>
      <w:del w:id="163" w:author="Comparison" w:date="2026-09-25T20:08:00Z" w16du:dateUtc="2026-09-26T00:08:00Z">
        <w:r w:rsidRPr="00AE2B0E">
          <w:rPr>
            <w:rFonts w:ascii="Verdana" w:hAnsi="Verdana"/>
            <w:bCs/>
            <w:lang w:val="en-CA"/>
          </w:rPr>
          <w:delText xml:space="preserve">You can </w:delText>
        </w:r>
        <w:r w:rsidRPr="00AE2B0E">
          <w:rPr>
            <w:rFonts w:ascii="Verdana" w:hAnsi="Verdana"/>
            <w:b/>
            <w:bCs/>
            <w:lang w:val="en-CA"/>
          </w:rPr>
          <w:delText>[D7]</w:delText>
        </w:r>
        <w:r w:rsidRPr="00AE2B0E">
          <w:rPr>
            <w:rFonts w:ascii="Verdana" w:hAnsi="Verdana"/>
            <w:bCs/>
            <w:lang w:val="en-CA"/>
          </w:rPr>
          <w:delText xml:space="preserve"> hang out with all the boys</w:delText>
        </w:r>
        <w:r w:rsidR="00F64B8E" w:rsidRPr="00C65C34">
          <w:rPr>
            <w:rFonts w:ascii="Verdana" w:hAnsi="Verdana"/>
            <w:bCs/>
            <w:lang w:val="en-CA"/>
          </w:rPr>
          <w:delText xml:space="preserve"> </w:delText>
        </w:r>
        <w:r w:rsidR="00F64B8E" w:rsidRPr="00AE2B0E">
          <w:rPr>
            <w:rFonts w:ascii="Verdana" w:hAnsi="Verdana"/>
            <w:b/>
            <w:bCs/>
            <w:lang w:val="en-CA"/>
          </w:rPr>
          <w:delText>[D7]</w:delText>
        </w:r>
      </w:del>
    </w:p>
    <w:p w14:paraId="2AD7AC5C" w14:textId="77777777" w:rsidR="00E65815" w:rsidRPr="00C65C34" w:rsidRDefault="00E65815" w:rsidP="00E65815">
      <w:pPr>
        <w:rPr>
          <w:del w:id="164" w:author="Comparison" w:date="2026-09-25T20:08:00Z" w16du:dateUtc="2026-09-26T00:08:00Z"/>
          <w:rFonts w:ascii="Verdana" w:hAnsi="Verdana"/>
          <w:bCs/>
          <w:sz w:val="12"/>
          <w:szCs w:val="12"/>
          <w:lang w:val="en-CA"/>
        </w:rPr>
      </w:pPr>
    </w:p>
    <w:p w14:paraId="77CCB176" w14:textId="77777777" w:rsidR="00C65C34" w:rsidRPr="00C65C34" w:rsidRDefault="00C65C34" w:rsidP="00C65C34">
      <w:pPr>
        <w:rPr>
          <w:del w:id="165" w:author="Comparison" w:date="2026-09-25T20:08:00Z" w16du:dateUtc="2026-09-26T00:08:00Z"/>
          <w:rFonts w:ascii="Verdana" w:hAnsi="Verdana"/>
          <w:bCs/>
          <w:lang w:val="en-CA"/>
        </w:rPr>
      </w:pPr>
      <w:del w:id="166"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[G]</w:delText>
        </w:r>
        <w:r w:rsidRPr="00AE2B0E">
          <w:rPr>
            <w:rFonts w:ascii="Verdana" w:hAnsi="Verdana"/>
            <w:bCs/>
            <w:lang w:val="en-CA"/>
          </w:rPr>
          <w:delText xml:space="preserve"> Y</w:delText>
        </w:r>
        <w:r w:rsidRPr="00C65C34">
          <w:rPr>
            <w:rFonts w:ascii="Verdana" w:hAnsi="Verdana"/>
            <w:bCs/>
            <w:lang w:val="en-CA"/>
          </w:rPr>
          <w:delText xml:space="preserve"> – </w:delText>
        </w:r>
        <w:r w:rsidRPr="00AE2B0E">
          <w:rPr>
            <w:rFonts w:ascii="Verdana" w:hAnsi="Verdana"/>
            <w:bCs/>
            <w:lang w:val="en-CA"/>
          </w:rPr>
          <w:delText>M</w:delText>
        </w:r>
        <w:r w:rsidRPr="00C65C34">
          <w:rPr>
            <w:rFonts w:ascii="Verdana" w:hAnsi="Verdana"/>
            <w:bCs/>
            <w:lang w:val="en-CA"/>
          </w:rPr>
          <w:delText xml:space="preserve"> – </w:delText>
        </w:r>
        <w:r w:rsidRPr="00AE2B0E">
          <w:rPr>
            <w:rFonts w:ascii="Verdana" w:hAnsi="Verdana"/>
            <w:bCs/>
            <w:lang w:val="en-CA"/>
          </w:rPr>
          <w:delText>C</w:delText>
        </w:r>
        <w:r w:rsidRPr="00C65C34">
          <w:rPr>
            <w:rFonts w:ascii="Verdana" w:hAnsi="Verdana"/>
            <w:bCs/>
            <w:lang w:val="en-CA"/>
          </w:rPr>
          <w:delText xml:space="preserve"> – </w:delText>
        </w:r>
        <w:r w:rsidRPr="00AE2B0E">
          <w:rPr>
            <w:rFonts w:ascii="Verdana" w:hAnsi="Verdana"/>
            <w:bCs/>
            <w:lang w:val="en-CA"/>
          </w:rPr>
          <w:delText>A</w:delText>
        </w:r>
        <w:r w:rsidRPr="00C65C34">
          <w:rPr>
            <w:rFonts w:ascii="Verdana" w:hAnsi="Verdana"/>
            <w:bCs/>
            <w:lang w:val="en-CA"/>
          </w:rPr>
          <w:delText xml:space="preserve"> </w:delText>
        </w:r>
        <w:r w:rsidRPr="00AE2B0E">
          <w:rPr>
            <w:rFonts w:ascii="Verdana" w:hAnsi="Verdana"/>
            <w:b/>
            <w:bCs/>
            <w:lang w:val="en-CA"/>
          </w:rPr>
          <w:delText>[G]</w:delText>
        </w:r>
      </w:del>
    </w:p>
    <w:p w14:paraId="02C102D1" w14:textId="77777777" w:rsidR="00C65C34" w:rsidRPr="00AE2B0E" w:rsidRDefault="00C65C34" w:rsidP="00C65C34">
      <w:pPr>
        <w:rPr>
          <w:del w:id="167" w:author="Comparison" w:date="2026-09-25T20:08:00Z" w16du:dateUtc="2026-09-26T00:08:00Z"/>
          <w:rFonts w:ascii="Verdana" w:hAnsi="Verdana"/>
          <w:bCs/>
          <w:lang w:val="en-CA"/>
        </w:rPr>
      </w:pPr>
      <w:del w:id="168"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[Em]</w:delText>
        </w:r>
        <w:r w:rsidRPr="00AE2B0E">
          <w:rPr>
            <w:rFonts w:ascii="Verdana" w:hAnsi="Verdana"/>
            <w:bCs/>
            <w:lang w:val="en-CA"/>
          </w:rPr>
          <w:delText xml:space="preserve"> Y</w:delText>
        </w:r>
        <w:r w:rsidRPr="00C65C34">
          <w:rPr>
            <w:rFonts w:ascii="Verdana" w:hAnsi="Verdana"/>
            <w:bCs/>
            <w:lang w:val="en-CA"/>
          </w:rPr>
          <w:delText xml:space="preserve"> – </w:delText>
        </w:r>
        <w:r w:rsidRPr="00AE2B0E">
          <w:rPr>
            <w:rFonts w:ascii="Verdana" w:hAnsi="Verdana"/>
            <w:bCs/>
            <w:lang w:val="en-CA"/>
          </w:rPr>
          <w:delText>M</w:delText>
        </w:r>
        <w:r w:rsidRPr="00C65C34">
          <w:rPr>
            <w:rFonts w:ascii="Verdana" w:hAnsi="Verdana"/>
            <w:bCs/>
            <w:lang w:val="en-CA"/>
          </w:rPr>
          <w:delText xml:space="preserve"> – </w:delText>
        </w:r>
        <w:r w:rsidRPr="00AE2B0E">
          <w:rPr>
            <w:rFonts w:ascii="Verdana" w:hAnsi="Verdana"/>
            <w:bCs/>
            <w:lang w:val="en-CA"/>
          </w:rPr>
          <w:delText>C</w:delText>
        </w:r>
        <w:r w:rsidRPr="00C65C34">
          <w:rPr>
            <w:rFonts w:ascii="Verdana" w:hAnsi="Verdana"/>
            <w:bCs/>
            <w:lang w:val="en-CA"/>
          </w:rPr>
          <w:delText xml:space="preserve"> – </w:delText>
        </w:r>
        <w:r w:rsidRPr="00C65C34">
          <w:rPr>
            <w:rFonts w:ascii="Verdana" w:hAnsi="Verdana"/>
            <w:lang w:val="en-CA"/>
          </w:rPr>
          <w:delText xml:space="preserve">A - </w:delText>
        </w:r>
        <w:r w:rsidRPr="00AE2B0E">
          <w:rPr>
            <w:rFonts w:ascii="Verdana" w:hAnsi="Verdana"/>
            <w:b/>
            <w:bCs/>
            <w:lang w:val="en-CA"/>
          </w:rPr>
          <w:delText>[Em]</w:delText>
        </w:r>
        <w:r w:rsidRPr="00C65C34">
          <w:rPr>
            <w:rFonts w:ascii="Verdana" w:hAnsi="Verdana"/>
            <w:b/>
            <w:bCs/>
            <w:lang w:val="en-CA"/>
          </w:rPr>
          <w:delText xml:space="preserve"> </w:delText>
        </w:r>
        <w:r w:rsidRPr="00C65C34">
          <w:rPr>
            <w:rFonts w:ascii="Verdana" w:hAnsi="Verdana"/>
            <w:lang w:val="en-CA"/>
          </w:rPr>
          <w:delText>A</w:delText>
        </w:r>
      </w:del>
    </w:p>
    <w:p w14:paraId="7F37E6CC" w14:textId="1FC0B2B6" w:rsidR="00E65815" w:rsidRPr="00AE2B0E" w:rsidRDefault="00E65815" w:rsidP="00E65815">
      <w:pPr>
        <w:rPr>
          <w:del w:id="169" w:author="Comparison" w:date="2026-09-25T20:08:00Z" w16du:dateUtc="2026-09-26T00:08:00Z"/>
          <w:rFonts w:ascii="Verdana" w:hAnsi="Verdana"/>
          <w:bCs/>
          <w:lang w:val="en-CA"/>
        </w:rPr>
      </w:pPr>
      <w:del w:id="170" w:author="Comparison" w:date="2026-09-25T20:08:00Z" w16du:dateUtc="2026-09-26T00:08:00Z">
        <w:r w:rsidRPr="00AE2B0E">
          <w:rPr>
            <w:rFonts w:ascii="Verdana" w:hAnsi="Verdana"/>
            <w:bCs/>
            <w:lang w:val="en-CA"/>
          </w:rPr>
          <w:delText xml:space="preserve">You can </w:delText>
        </w:r>
        <w:r w:rsidRPr="00AE2B0E">
          <w:rPr>
            <w:rFonts w:ascii="Verdana" w:hAnsi="Verdana"/>
            <w:b/>
            <w:bCs/>
            <w:lang w:val="en-CA"/>
          </w:rPr>
          <w:delText>[</w:delText>
        </w:r>
        <w:r w:rsidRPr="00C65C34">
          <w:rPr>
            <w:rFonts w:ascii="Verdana" w:hAnsi="Verdana"/>
            <w:b/>
            <w:bCs/>
            <w:lang w:val="en-CA"/>
          </w:rPr>
          <w:delText>Am</w:delText>
        </w:r>
        <w:r w:rsidRPr="00AE2B0E">
          <w:rPr>
            <w:rFonts w:ascii="Verdana" w:hAnsi="Verdana"/>
            <w:b/>
            <w:bCs/>
            <w:lang w:val="en-CA"/>
          </w:rPr>
          <w:delText>]</w:delText>
        </w:r>
        <w:r w:rsidRPr="00AE2B0E">
          <w:rPr>
            <w:rFonts w:ascii="Verdana" w:hAnsi="Verdana"/>
            <w:bCs/>
            <w:lang w:val="en-CA"/>
          </w:rPr>
          <w:delText xml:space="preserve"> get yourself clean, you can </w:delText>
        </w:r>
        <w:r w:rsidR="007B1F7D" w:rsidRPr="00C65C34">
          <w:rPr>
            <w:rFonts w:ascii="Verdana" w:hAnsi="Verdana"/>
            <w:b/>
            <w:lang w:val="en-CA"/>
          </w:rPr>
          <w:delText>[C]</w:delText>
        </w:r>
        <w:r w:rsidR="007B1F7D" w:rsidRPr="00C65C34">
          <w:rPr>
            <w:rFonts w:ascii="Verdana" w:hAnsi="Verdana"/>
            <w:bCs/>
            <w:lang w:val="en-CA"/>
          </w:rPr>
          <w:delText xml:space="preserve"> </w:delText>
        </w:r>
        <w:r w:rsidRPr="00AE2B0E">
          <w:rPr>
            <w:rFonts w:ascii="Verdana" w:hAnsi="Verdana"/>
            <w:bCs/>
            <w:lang w:val="en-CA"/>
          </w:rPr>
          <w:delText>have a good meal</w:delText>
        </w:r>
      </w:del>
    </w:p>
    <w:p w14:paraId="1E9E185F" w14:textId="654ED85E" w:rsidR="00E65815" w:rsidRPr="00AE2B0E" w:rsidRDefault="00E65815" w:rsidP="00E65815">
      <w:pPr>
        <w:rPr>
          <w:del w:id="171" w:author="Comparison" w:date="2026-09-25T20:08:00Z" w16du:dateUtc="2026-09-26T00:08:00Z"/>
          <w:rFonts w:ascii="Verdana" w:hAnsi="Verdana"/>
          <w:bCs/>
          <w:lang w:val="en-CA"/>
        </w:rPr>
      </w:pPr>
      <w:del w:id="172" w:author="Comparison" w:date="2026-09-25T20:08:00Z" w16du:dateUtc="2026-09-26T00:08:00Z">
        <w:r w:rsidRPr="00AE2B0E">
          <w:rPr>
            <w:rFonts w:ascii="Verdana" w:hAnsi="Verdana"/>
            <w:bCs/>
            <w:lang w:val="en-CA"/>
          </w:rPr>
          <w:delText xml:space="preserve">You can </w:delText>
        </w:r>
        <w:r w:rsidRPr="00AE2B0E">
          <w:rPr>
            <w:rFonts w:ascii="Verdana" w:hAnsi="Verdana"/>
            <w:b/>
            <w:bCs/>
            <w:lang w:val="en-CA"/>
          </w:rPr>
          <w:delText>[D7]</w:delText>
        </w:r>
        <w:r w:rsidRPr="00AE2B0E">
          <w:rPr>
            <w:rFonts w:ascii="Verdana" w:hAnsi="Verdana"/>
            <w:bCs/>
            <w:lang w:val="en-CA"/>
          </w:rPr>
          <w:delText xml:space="preserve"> do whatever you fe</w:delText>
        </w:r>
        <w:r w:rsidR="00E56035" w:rsidRPr="00C65C34">
          <w:rPr>
            <w:rFonts w:ascii="Verdana" w:hAnsi="Verdana"/>
            <w:bCs/>
            <w:lang w:val="en-CA"/>
          </w:rPr>
          <w:delText>-</w:delText>
        </w:r>
        <w:r w:rsidR="00E56035" w:rsidRPr="00AE2B0E">
          <w:rPr>
            <w:rFonts w:ascii="Verdana" w:hAnsi="Verdana"/>
            <w:b/>
            <w:bCs/>
            <w:lang w:val="en-CA"/>
          </w:rPr>
          <w:delText>[D7]</w:delText>
        </w:r>
        <w:r w:rsidR="00E56035" w:rsidRPr="00C65C34">
          <w:rPr>
            <w:rFonts w:ascii="Verdana" w:hAnsi="Verdana"/>
            <w:lang w:val="en-CA"/>
          </w:rPr>
          <w:delText>e-e-eel</w:delText>
        </w:r>
      </w:del>
    </w:p>
    <w:p w14:paraId="194530C2" w14:textId="77777777" w:rsidR="00AE2B0E" w:rsidRPr="00AE2B0E" w:rsidRDefault="00AE2B0E" w:rsidP="00AE2B0E">
      <w:pPr>
        <w:rPr>
          <w:del w:id="173" w:author="Comparison" w:date="2026-09-25T20:08:00Z" w16du:dateUtc="2026-09-26T00:08:00Z"/>
          <w:rFonts w:ascii="Verdana" w:hAnsi="Verdana"/>
          <w:bCs/>
          <w:lang w:val="en-CA"/>
        </w:rPr>
      </w:pPr>
    </w:p>
    <w:p w14:paraId="0E6C379B" w14:textId="734C17A9" w:rsidR="00AE2B0E" w:rsidRPr="00AE2B0E" w:rsidRDefault="00AE2B0E" w:rsidP="00AE2B0E">
      <w:pPr>
        <w:rPr>
          <w:del w:id="174" w:author="Comparison" w:date="2026-09-25T20:08:00Z" w16du:dateUtc="2026-09-26T00:08:00Z"/>
          <w:rFonts w:ascii="Verdana" w:hAnsi="Verdana"/>
          <w:bCs/>
          <w:lang w:val="en-CA"/>
        </w:rPr>
      </w:pPr>
      <w:del w:id="175" w:author="Comparison" w:date="2026-09-25T20:08:00Z" w16du:dateUtc="2026-09-26T00:08:00Z">
        <w:r w:rsidRPr="00AE2B0E">
          <w:rPr>
            <w:rFonts w:ascii="Verdana" w:hAnsi="Verdana"/>
            <w:b/>
            <w:bCs/>
            <w:lang w:val="en-CA"/>
          </w:rPr>
          <w:delText>[G]</w:delText>
        </w:r>
        <w:r w:rsidRPr="00AE2B0E">
          <w:rPr>
            <w:rFonts w:ascii="Verdana" w:hAnsi="Verdana"/>
            <w:bCs/>
            <w:lang w:val="en-CA"/>
          </w:rPr>
          <w:delText xml:space="preserve"> Young man, are you listening to me, I said</w:delText>
        </w:r>
      </w:del>
    </w:p>
    <w:p w14:paraId="689DE077" w14:textId="03B9652A" w:rsidR="00AE2B0E" w:rsidRPr="00AE2B0E" w:rsidRDefault="00AE2B0E" w:rsidP="00AE2B0E">
      <w:pPr>
        <w:rPr>
          <w:del w:id="176" w:author="Comparison" w:date="2026-09-25T20:08:00Z" w16du:dateUtc="2026-09-26T00:08:00Z"/>
          <w:rFonts w:ascii="Verdana" w:hAnsi="Verdana"/>
          <w:bCs/>
          <w:lang w:val="en-CA"/>
        </w:rPr>
      </w:pPr>
      <w:del w:id="177" w:author="Comparison" w:date="2026-09-25T20:08:00Z" w16du:dateUtc="2026-09-26T00:08:00Z">
        <w:r w:rsidRPr="00AE2B0E">
          <w:rPr>
            <w:rFonts w:ascii="Verdana" w:hAnsi="Verdana"/>
            <w:b/>
            <w:bCs/>
            <w:lang w:val="en-CA"/>
          </w:rPr>
          <w:delText>[Em]</w:delText>
        </w:r>
        <w:r w:rsidRPr="00AE2B0E">
          <w:rPr>
            <w:rFonts w:ascii="Verdana" w:hAnsi="Verdana"/>
            <w:bCs/>
            <w:lang w:val="en-CA"/>
          </w:rPr>
          <w:delText xml:space="preserve"> Young man, what do you want to be, I said</w:delText>
        </w:r>
      </w:del>
    </w:p>
    <w:p w14:paraId="0BB9270D" w14:textId="4D40FF78" w:rsidR="00AE2B0E" w:rsidRPr="00AE2B0E" w:rsidRDefault="00AE2B0E" w:rsidP="00AE2B0E">
      <w:pPr>
        <w:rPr>
          <w:del w:id="178" w:author="Comparison" w:date="2026-09-25T20:08:00Z" w16du:dateUtc="2026-09-26T00:08:00Z"/>
          <w:rFonts w:ascii="Verdana" w:hAnsi="Verdana"/>
          <w:bCs/>
          <w:lang w:val="en-CA"/>
        </w:rPr>
      </w:pPr>
      <w:del w:id="179" w:author="Comparison" w:date="2026-09-25T20:08:00Z" w16du:dateUtc="2026-09-26T00:08:00Z">
        <w:r w:rsidRPr="00AE2B0E">
          <w:rPr>
            <w:rFonts w:ascii="Verdana" w:hAnsi="Verdana"/>
            <w:b/>
            <w:bCs/>
            <w:lang w:val="en-CA"/>
          </w:rPr>
          <w:delText>[C]</w:delText>
        </w:r>
        <w:r w:rsidRPr="00AE2B0E">
          <w:rPr>
            <w:rFonts w:ascii="Verdana" w:hAnsi="Verdana"/>
            <w:bCs/>
            <w:lang w:val="en-CA"/>
          </w:rPr>
          <w:delText xml:space="preserve"> Young man, you can make real your dreams</w:delText>
        </w:r>
      </w:del>
    </w:p>
    <w:p w14:paraId="591BCDD3" w14:textId="7B608A73" w:rsidR="00AE2B0E" w:rsidRPr="00AE2B0E" w:rsidRDefault="00AE2B0E" w:rsidP="00AE2B0E">
      <w:pPr>
        <w:rPr>
          <w:del w:id="180" w:author="Comparison" w:date="2026-09-25T20:08:00Z" w16du:dateUtc="2026-09-26T00:08:00Z"/>
          <w:rFonts w:ascii="Verdana" w:hAnsi="Verdana"/>
          <w:bCs/>
          <w:lang w:val="en-CA"/>
        </w:rPr>
      </w:pPr>
      <w:del w:id="181" w:author="Comparison" w:date="2026-09-25T20:08:00Z" w16du:dateUtc="2026-09-26T00:08:00Z">
        <w:r w:rsidRPr="00AE2B0E">
          <w:rPr>
            <w:rFonts w:ascii="Verdana" w:hAnsi="Verdana"/>
            <w:bCs/>
            <w:lang w:val="en-CA"/>
          </w:rPr>
          <w:delText xml:space="preserve">But you’ve </w:delText>
        </w:r>
        <w:r w:rsidR="00D11E95" w:rsidRPr="00D11E95">
          <w:rPr>
            <w:rFonts w:ascii="Verdana" w:hAnsi="Verdana"/>
            <w:b/>
          </w:rPr>
          <w:delText>/</w:delText>
        </w:r>
        <w:r w:rsidR="00D11E95" w:rsidRPr="00AE2B0E">
          <w:rPr>
            <w:rFonts w:ascii="Verdana" w:hAnsi="Verdana"/>
            <w:b/>
            <w:bCs/>
            <w:lang w:val="en-CA"/>
          </w:rPr>
          <w:delText xml:space="preserve"> </w:delText>
        </w:r>
        <w:r w:rsidRPr="00AE2B0E">
          <w:rPr>
            <w:rFonts w:ascii="Verdana" w:hAnsi="Verdana"/>
            <w:b/>
            <w:bCs/>
            <w:lang w:val="en-CA"/>
          </w:rPr>
          <w:delText>[D7]</w:delText>
        </w:r>
        <w:r w:rsidRPr="00AE2B0E">
          <w:rPr>
            <w:rFonts w:ascii="Verdana" w:hAnsi="Verdana"/>
            <w:b/>
            <w:bCs/>
            <w:lang w:val="en-CA"/>
          </w:rPr>
          <w:sym w:font="Symbol" w:char="F0AF"/>
        </w:r>
        <w:r w:rsidRPr="00AE2B0E">
          <w:rPr>
            <w:rFonts w:ascii="Verdana" w:hAnsi="Verdana"/>
            <w:bCs/>
            <w:lang w:val="en-CA"/>
          </w:rPr>
          <w:delText xml:space="preserve">  got </w:delText>
        </w:r>
        <w:r w:rsidRPr="00AE2B0E">
          <w:rPr>
            <w:rFonts w:ascii="Verdana" w:hAnsi="Verdana"/>
            <w:b/>
            <w:bCs/>
            <w:lang w:val="en-CA"/>
          </w:rPr>
          <w:delText>[</w:delText>
        </w:r>
        <w:r w:rsidR="00CC0415" w:rsidRPr="00C65C34">
          <w:rPr>
            <w:rFonts w:ascii="Verdana" w:hAnsi="Verdana"/>
            <w:b/>
            <w:bCs/>
            <w:lang w:val="en-CA"/>
          </w:rPr>
          <w:delText>C</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to </w:delText>
        </w:r>
        <w:r w:rsidRPr="00AE2B0E">
          <w:rPr>
            <w:rFonts w:ascii="Verdana" w:hAnsi="Verdana"/>
            <w:b/>
            <w:bCs/>
            <w:lang w:val="en-CA"/>
          </w:rPr>
          <w:delText>[</w:delText>
        </w:r>
        <w:r w:rsidR="00CC0415" w:rsidRPr="00C65C34">
          <w:rPr>
            <w:rFonts w:ascii="Verdana" w:hAnsi="Verdana"/>
            <w:b/>
            <w:bCs/>
            <w:lang w:val="en-CA"/>
          </w:rPr>
          <w:delText>D</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know </w:delText>
        </w:r>
        <w:r w:rsidR="00D11E95" w:rsidRPr="00D11E95">
          <w:rPr>
            <w:rFonts w:ascii="Verdana" w:hAnsi="Verdana"/>
            <w:b/>
          </w:rPr>
          <w:delText>/</w:delText>
        </w:r>
        <w:r w:rsidR="00D11E95" w:rsidRPr="00AE2B0E">
          <w:rPr>
            <w:rFonts w:ascii="Verdana" w:hAnsi="Verdana"/>
            <w:b/>
            <w:bCs/>
            <w:lang w:val="en-CA"/>
          </w:rPr>
          <w:delText xml:space="preserve"> </w:delText>
        </w:r>
        <w:r w:rsidRPr="00AE2B0E">
          <w:rPr>
            <w:rFonts w:ascii="Verdana" w:hAnsi="Verdana"/>
            <w:b/>
            <w:bCs/>
            <w:lang w:val="en-CA"/>
          </w:rPr>
          <w:delText>[</w:delText>
        </w:r>
        <w:r w:rsidR="00CC0415" w:rsidRPr="00C65C34">
          <w:rPr>
            <w:rFonts w:ascii="Verdana" w:hAnsi="Verdana"/>
            <w:b/>
            <w:bCs/>
            <w:lang w:val="en-CA"/>
          </w:rPr>
          <w:delText>C</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this </w:delText>
        </w:r>
        <w:r w:rsidRPr="00AE2B0E">
          <w:rPr>
            <w:rFonts w:ascii="Verdana" w:hAnsi="Verdana"/>
            <w:b/>
            <w:bCs/>
            <w:lang w:val="en-CA"/>
          </w:rPr>
          <w:delText>[</w:delText>
        </w:r>
        <w:r w:rsidR="00CC0415" w:rsidRPr="00C65C34">
          <w:rPr>
            <w:rFonts w:ascii="Verdana" w:hAnsi="Verdana"/>
            <w:b/>
            <w:bCs/>
            <w:lang w:val="en-CA"/>
          </w:rPr>
          <w:delText>Bm</w:delText>
        </w:r>
        <w:r w:rsidRPr="00AE2B0E">
          <w:rPr>
            <w:rFonts w:ascii="Verdana" w:hAnsi="Verdana"/>
            <w:b/>
            <w:bCs/>
            <w:lang w:val="en-CA"/>
          </w:rPr>
          <w:delText>7]</w:delText>
        </w:r>
        <w:r w:rsidRPr="00AE2B0E">
          <w:rPr>
            <w:rFonts w:ascii="Verdana" w:hAnsi="Verdana"/>
            <w:b/>
            <w:bCs/>
            <w:lang w:val="en-CA"/>
          </w:rPr>
          <w:sym w:font="Symbol" w:char="F0AF"/>
        </w:r>
        <w:r w:rsidRPr="00AE2B0E">
          <w:rPr>
            <w:rFonts w:ascii="Verdana" w:hAnsi="Verdana"/>
            <w:bCs/>
            <w:lang w:val="en-CA"/>
          </w:rPr>
          <w:delText xml:space="preserve"> one </w:delText>
        </w:r>
        <w:r w:rsidRPr="00AE2B0E">
          <w:rPr>
            <w:rFonts w:ascii="Verdana" w:hAnsi="Verdana"/>
            <w:b/>
            <w:bCs/>
            <w:lang w:val="en-CA"/>
          </w:rPr>
          <w:delText>[</w:delText>
        </w:r>
        <w:r w:rsidR="00CC0415" w:rsidRPr="00C65C34">
          <w:rPr>
            <w:rFonts w:ascii="Verdana" w:hAnsi="Verdana"/>
            <w:b/>
            <w:bCs/>
            <w:lang w:val="en-CA"/>
          </w:rPr>
          <w:delText>Am</w:delText>
        </w:r>
        <w:r w:rsidRPr="00AE2B0E">
          <w:rPr>
            <w:rFonts w:ascii="Verdana" w:hAnsi="Verdana"/>
            <w:b/>
            <w:bCs/>
            <w:lang w:val="en-CA"/>
          </w:rPr>
          <w:delText>7]</w:delText>
        </w:r>
        <w:r w:rsidRPr="00AE2B0E">
          <w:rPr>
            <w:rFonts w:ascii="Verdana" w:hAnsi="Verdana"/>
            <w:b/>
            <w:bCs/>
            <w:lang w:val="en-CA"/>
          </w:rPr>
          <w:sym w:font="Symbol" w:char="F0AF"/>
        </w:r>
        <w:r w:rsidRPr="00AE2B0E">
          <w:rPr>
            <w:rFonts w:ascii="Verdana" w:hAnsi="Verdana"/>
            <w:bCs/>
            <w:lang w:val="en-CA"/>
          </w:rPr>
          <w:delText xml:space="preserve"> thing</w:delText>
        </w:r>
        <w:r w:rsidR="00D11E95">
          <w:rPr>
            <w:rFonts w:ascii="Verdana" w:hAnsi="Verdana"/>
            <w:bCs/>
            <w:lang w:val="en-CA"/>
          </w:rPr>
          <w:delText xml:space="preserve"> </w:delText>
        </w:r>
        <w:r w:rsidR="00D11E95" w:rsidRPr="00D11E95">
          <w:rPr>
            <w:rFonts w:ascii="Verdana" w:hAnsi="Verdana"/>
            <w:b/>
          </w:rPr>
          <w:delText>/</w:delText>
        </w:r>
      </w:del>
    </w:p>
    <w:p w14:paraId="3C2630F8" w14:textId="77777777" w:rsidR="00E65815" w:rsidRPr="00AC6355" w:rsidRDefault="00E65815" w:rsidP="00AE2B0E">
      <w:pPr>
        <w:rPr>
          <w:del w:id="182" w:author="Comparison" w:date="2026-09-25T20:08:00Z" w16du:dateUtc="2026-09-26T00:08:00Z"/>
          <w:rFonts w:ascii="Verdana" w:hAnsi="Verdana"/>
          <w:sz w:val="12"/>
          <w:szCs w:val="12"/>
          <w:lang w:val="en-CA"/>
        </w:rPr>
      </w:pPr>
    </w:p>
    <w:p w14:paraId="1AB40905" w14:textId="685C689D" w:rsidR="00AE2B0E" w:rsidRPr="00AE2B0E" w:rsidRDefault="00AE2B0E" w:rsidP="00AE2B0E">
      <w:pPr>
        <w:rPr>
          <w:del w:id="183" w:author="Comparison" w:date="2026-09-25T20:08:00Z" w16du:dateUtc="2026-09-26T00:08:00Z"/>
          <w:rFonts w:ascii="Verdana" w:hAnsi="Verdana"/>
          <w:bCs/>
          <w:lang w:val="en-CA"/>
        </w:rPr>
      </w:pPr>
      <w:del w:id="184" w:author="Comparison" w:date="2026-09-25T20:08:00Z" w16du:dateUtc="2026-09-26T00:08:00Z">
        <w:r w:rsidRPr="00AE2B0E">
          <w:rPr>
            <w:rFonts w:ascii="Verdana" w:hAnsi="Verdana"/>
            <w:b/>
            <w:bCs/>
            <w:lang w:val="en-CA"/>
          </w:rPr>
          <w:delText>[G]</w:delText>
        </w:r>
        <w:r w:rsidRPr="00AE2B0E">
          <w:rPr>
            <w:rFonts w:ascii="Verdana" w:hAnsi="Verdana"/>
            <w:bCs/>
            <w:lang w:val="en-CA"/>
          </w:rPr>
          <w:delText xml:space="preserve"> No man</w:delText>
        </w:r>
        <w:r w:rsidR="00E65815" w:rsidRPr="00C65C34">
          <w:rPr>
            <w:rFonts w:ascii="Verdana" w:hAnsi="Verdana"/>
            <w:bCs/>
            <w:lang w:val="en-CA"/>
          </w:rPr>
          <w:delText xml:space="preserve">, </w:delText>
        </w:r>
        <w:r w:rsidRPr="00AE2B0E">
          <w:rPr>
            <w:rFonts w:ascii="Verdana" w:hAnsi="Verdana"/>
            <w:bCs/>
            <w:lang w:val="en-CA"/>
          </w:rPr>
          <w:delText>does it all by himself, I said</w:delText>
        </w:r>
      </w:del>
    </w:p>
    <w:p w14:paraId="07CAD7D7" w14:textId="41C1BD92" w:rsidR="00AE2B0E" w:rsidRPr="00AE2B0E" w:rsidRDefault="00AE2B0E" w:rsidP="00AE2B0E">
      <w:pPr>
        <w:rPr>
          <w:del w:id="185" w:author="Comparison" w:date="2026-09-25T20:08:00Z" w16du:dateUtc="2026-09-26T00:08:00Z"/>
          <w:rFonts w:ascii="Verdana" w:hAnsi="Verdana"/>
          <w:bCs/>
          <w:lang w:val="en-CA"/>
        </w:rPr>
      </w:pPr>
      <w:del w:id="186" w:author="Comparison" w:date="2026-09-25T20:08:00Z" w16du:dateUtc="2026-09-26T00:08:00Z">
        <w:r w:rsidRPr="00AE2B0E">
          <w:rPr>
            <w:rFonts w:ascii="Verdana" w:hAnsi="Verdana"/>
            <w:b/>
            <w:bCs/>
            <w:lang w:val="en-CA"/>
          </w:rPr>
          <w:delText>[Em]</w:delText>
        </w:r>
        <w:r w:rsidRPr="00AE2B0E">
          <w:rPr>
            <w:rFonts w:ascii="Verdana" w:hAnsi="Verdana"/>
            <w:bCs/>
            <w:lang w:val="en-CA"/>
          </w:rPr>
          <w:delText xml:space="preserve"> Young man, put your pride on the shelf and just</w:delText>
        </w:r>
      </w:del>
    </w:p>
    <w:p w14:paraId="0BC7107A" w14:textId="4B565D2D" w:rsidR="00AE2B0E" w:rsidRPr="00AE2B0E" w:rsidRDefault="00AE2B0E" w:rsidP="00AE2B0E">
      <w:pPr>
        <w:rPr>
          <w:del w:id="187" w:author="Comparison" w:date="2026-09-25T20:08:00Z" w16du:dateUtc="2026-09-26T00:08:00Z"/>
          <w:rFonts w:ascii="Verdana" w:hAnsi="Verdana"/>
          <w:bCs/>
          <w:lang w:val="en-CA"/>
        </w:rPr>
      </w:pPr>
      <w:del w:id="188" w:author="Comparison" w:date="2026-09-25T20:08:00Z" w16du:dateUtc="2026-09-26T00:08:00Z">
        <w:r w:rsidRPr="00AE2B0E">
          <w:rPr>
            <w:rFonts w:ascii="Verdana" w:hAnsi="Verdana"/>
            <w:b/>
            <w:bCs/>
            <w:lang w:val="en-CA"/>
          </w:rPr>
          <w:delText>[C]</w:delText>
        </w:r>
        <w:r w:rsidRPr="00AE2B0E">
          <w:rPr>
            <w:rFonts w:ascii="Verdana" w:hAnsi="Verdana"/>
            <w:bCs/>
            <w:lang w:val="en-CA"/>
          </w:rPr>
          <w:delText xml:space="preserve"> Go there, to the YMCA</w:delText>
        </w:r>
      </w:del>
    </w:p>
    <w:p w14:paraId="6ECFC2BA" w14:textId="2066B5B6" w:rsidR="00AE2B0E" w:rsidRPr="00AE2B0E" w:rsidRDefault="00AE2B0E" w:rsidP="00AE2B0E">
      <w:pPr>
        <w:rPr>
          <w:del w:id="189" w:author="Comparison" w:date="2026-09-25T20:08:00Z" w16du:dateUtc="2026-09-26T00:08:00Z"/>
          <w:rFonts w:ascii="Verdana" w:hAnsi="Verdana"/>
          <w:bCs/>
          <w:lang w:val="en-CA"/>
        </w:rPr>
      </w:pPr>
      <w:del w:id="190" w:author="Comparison" w:date="2026-09-25T20:08:00Z" w16du:dateUtc="2026-09-26T00:08:00Z">
        <w:r w:rsidRPr="00AE2B0E">
          <w:rPr>
            <w:rFonts w:ascii="Verdana" w:hAnsi="Verdana"/>
            <w:bCs/>
            <w:lang w:val="en-CA"/>
          </w:rPr>
          <w:delText xml:space="preserve">I’m sure </w:delText>
        </w:r>
        <w:r w:rsidR="00D11E95" w:rsidRPr="00D11E95">
          <w:rPr>
            <w:rFonts w:ascii="Verdana" w:hAnsi="Verdana"/>
            <w:b/>
            <w:lang w:val="en-CA"/>
          </w:rPr>
          <w:delText>/</w:delText>
        </w:r>
        <w:r w:rsidR="00D11E95">
          <w:rPr>
            <w:rFonts w:ascii="Verdana" w:hAnsi="Verdana"/>
            <w:bCs/>
            <w:lang w:val="en-CA"/>
          </w:rPr>
          <w:delText xml:space="preserve"> </w:delText>
        </w:r>
        <w:r w:rsidRPr="00AE2B0E">
          <w:rPr>
            <w:rFonts w:ascii="Verdana" w:hAnsi="Verdana"/>
            <w:b/>
            <w:bCs/>
            <w:lang w:val="en-CA"/>
          </w:rPr>
          <w:delText>[D7]</w:delText>
        </w:r>
        <w:r w:rsidRPr="00AE2B0E">
          <w:rPr>
            <w:rFonts w:ascii="Verdana" w:hAnsi="Verdana"/>
            <w:b/>
            <w:bCs/>
            <w:lang w:val="en-CA"/>
          </w:rPr>
          <w:sym w:font="Symbol" w:char="F0AF"/>
        </w:r>
        <w:r w:rsidRPr="00AE2B0E">
          <w:rPr>
            <w:rFonts w:ascii="Verdana" w:hAnsi="Verdana"/>
            <w:bCs/>
            <w:lang w:val="en-CA"/>
          </w:rPr>
          <w:delText xml:space="preserve"> they </w:delText>
        </w:r>
        <w:r w:rsidRPr="00AE2B0E">
          <w:rPr>
            <w:rFonts w:ascii="Verdana" w:hAnsi="Verdana"/>
            <w:b/>
            <w:bCs/>
            <w:lang w:val="en-CA"/>
          </w:rPr>
          <w:delText>[</w:delText>
        </w:r>
        <w:r w:rsidR="00E65815" w:rsidRPr="00C65C34">
          <w:rPr>
            <w:rFonts w:ascii="Verdana" w:hAnsi="Verdana"/>
            <w:b/>
            <w:bCs/>
            <w:lang w:val="en-CA"/>
          </w:rPr>
          <w:delText>C</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can </w:delText>
        </w:r>
        <w:r w:rsidRPr="00AE2B0E">
          <w:rPr>
            <w:rFonts w:ascii="Verdana" w:hAnsi="Verdana"/>
            <w:b/>
            <w:bCs/>
            <w:lang w:val="en-CA"/>
          </w:rPr>
          <w:delText>[D]</w:delText>
        </w:r>
        <w:r w:rsidRPr="00AE2B0E">
          <w:rPr>
            <w:rFonts w:ascii="Verdana" w:hAnsi="Verdana"/>
            <w:b/>
            <w:bCs/>
            <w:lang w:val="en-CA"/>
          </w:rPr>
          <w:sym w:font="Symbol" w:char="F0AF"/>
        </w:r>
        <w:r w:rsidRPr="00AE2B0E">
          <w:rPr>
            <w:rFonts w:ascii="Verdana" w:hAnsi="Verdana"/>
            <w:bCs/>
            <w:lang w:val="en-CA"/>
          </w:rPr>
          <w:delText xml:space="preserve">  help </w:delText>
        </w:r>
        <w:r w:rsidR="00D11E95" w:rsidRPr="00D11E95">
          <w:rPr>
            <w:rFonts w:ascii="Verdana" w:hAnsi="Verdana"/>
            <w:b/>
            <w:lang w:val="en-CA"/>
          </w:rPr>
          <w:delText>/</w:delText>
        </w:r>
        <w:r w:rsidR="00D11E95">
          <w:rPr>
            <w:rFonts w:ascii="Verdana" w:hAnsi="Verdana"/>
            <w:bCs/>
            <w:lang w:val="en-CA"/>
          </w:rPr>
          <w:delText xml:space="preserve"> </w:delText>
        </w:r>
        <w:r w:rsidRPr="00AE2B0E">
          <w:rPr>
            <w:rFonts w:ascii="Verdana" w:hAnsi="Verdana"/>
            <w:b/>
            <w:bCs/>
            <w:lang w:val="en-CA"/>
          </w:rPr>
          <w:delText>[</w:delText>
        </w:r>
        <w:r w:rsidR="00E65815" w:rsidRPr="00C65C34">
          <w:rPr>
            <w:rFonts w:ascii="Verdana" w:hAnsi="Verdana"/>
            <w:b/>
            <w:bCs/>
            <w:lang w:val="en-CA"/>
          </w:rPr>
          <w:delText>C</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you </w:delText>
        </w:r>
        <w:r w:rsidRPr="00AE2B0E">
          <w:rPr>
            <w:rFonts w:ascii="Verdana" w:hAnsi="Verdana"/>
            <w:b/>
            <w:bCs/>
            <w:lang w:val="en-CA"/>
          </w:rPr>
          <w:delText>[</w:delText>
        </w:r>
        <w:r w:rsidR="00E65815" w:rsidRPr="00C65C34">
          <w:rPr>
            <w:rFonts w:ascii="Verdana" w:hAnsi="Verdana"/>
            <w:b/>
            <w:bCs/>
            <w:lang w:val="en-CA"/>
          </w:rPr>
          <w:delText>Bm</w:delText>
        </w:r>
        <w:r w:rsidRPr="00AE2B0E">
          <w:rPr>
            <w:rFonts w:ascii="Verdana" w:hAnsi="Verdana"/>
            <w:b/>
            <w:bCs/>
            <w:lang w:val="en-CA"/>
          </w:rPr>
          <w:delText>7]</w:delText>
        </w:r>
        <w:r w:rsidRPr="00AE2B0E">
          <w:rPr>
            <w:rFonts w:ascii="Verdana" w:hAnsi="Verdana"/>
            <w:b/>
            <w:bCs/>
            <w:lang w:val="en-CA"/>
          </w:rPr>
          <w:sym w:font="Symbol" w:char="F0AF"/>
        </w:r>
        <w:r w:rsidRPr="00AE2B0E">
          <w:rPr>
            <w:rFonts w:ascii="Verdana" w:hAnsi="Verdana"/>
            <w:bCs/>
            <w:lang w:val="en-CA"/>
          </w:rPr>
          <w:delText xml:space="preserve"> to-</w:delText>
        </w:r>
        <w:r w:rsidRPr="00AE2B0E">
          <w:rPr>
            <w:rFonts w:ascii="Verdana" w:hAnsi="Verdana"/>
            <w:b/>
            <w:bCs/>
            <w:lang w:val="en-CA"/>
          </w:rPr>
          <w:delText>[</w:delText>
        </w:r>
        <w:r w:rsidR="00E65815" w:rsidRPr="00C65C34">
          <w:rPr>
            <w:rFonts w:ascii="Verdana" w:hAnsi="Verdana"/>
            <w:b/>
            <w:bCs/>
            <w:lang w:val="en-CA"/>
          </w:rPr>
          <w:delText>Am</w:delText>
        </w:r>
        <w:r w:rsidRPr="00AE2B0E">
          <w:rPr>
            <w:rFonts w:ascii="Verdana" w:hAnsi="Verdana"/>
            <w:b/>
            <w:bCs/>
            <w:lang w:val="en-CA"/>
          </w:rPr>
          <w:delText>7]</w:delText>
        </w:r>
        <w:r w:rsidRPr="00AE2B0E">
          <w:rPr>
            <w:rFonts w:ascii="Verdana" w:hAnsi="Verdana"/>
            <w:b/>
            <w:bCs/>
            <w:lang w:val="en-CA"/>
          </w:rPr>
          <w:sym w:font="Symbol" w:char="F0AF"/>
        </w:r>
        <w:r w:rsidRPr="00AE2B0E">
          <w:rPr>
            <w:rFonts w:ascii="Verdana" w:hAnsi="Verdana"/>
            <w:bCs/>
            <w:lang w:val="en-CA"/>
          </w:rPr>
          <w:delText xml:space="preserve"> day</w:delText>
        </w:r>
        <w:r w:rsidR="00D11E95">
          <w:rPr>
            <w:rFonts w:ascii="Verdana" w:hAnsi="Verdana"/>
            <w:bCs/>
            <w:lang w:val="en-CA"/>
          </w:rPr>
          <w:delText xml:space="preserve"> </w:delText>
        </w:r>
        <w:r w:rsidR="00D11E95" w:rsidRPr="00D11E95">
          <w:rPr>
            <w:rFonts w:ascii="Verdana" w:hAnsi="Verdana"/>
            <w:b/>
            <w:lang w:val="en-CA"/>
          </w:rPr>
          <w:delText>/</w:delText>
        </w:r>
      </w:del>
    </w:p>
    <w:p w14:paraId="336E526E" w14:textId="77777777" w:rsidR="00AE2B0E" w:rsidRPr="00AE2B0E" w:rsidRDefault="00AE2B0E" w:rsidP="00AE2B0E">
      <w:pPr>
        <w:rPr>
          <w:del w:id="191" w:author="Comparison" w:date="2026-09-25T20:08:00Z" w16du:dateUtc="2026-09-26T00:08:00Z"/>
          <w:rFonts w:ascii="Verdana" w:hAnsi="Verdana"/>
          <w:bCs/>
          <w:sz w:val="16"/>
          <w:szCs w:val="16"/>
          <w:lang w:val="en-CA"/>
        </w:rPr>
      </w:pPr>
    </w:p>
    <w:p w14:paraId="05FBA070" w14:textId="77777777" w:rsidR="00E65815" w:rsidRPr="00AE2B0E" w:rsidRDefault="00E65815" w:rsidP="00E65815">
      <w:pPr>
        <w:rPr>
          <w:del w:id="192" w:author="Comparison" w:date="2026-09-25T20:08:00Z" w16du:dateUtc="2026-09-26T00:08:00Z"/>
          <w:rFonts w:ascii="Verdana" w:hAnsi="Verdana"/>
          <w:b/>
          <w:bCs/>
          <w:lang w:val="en-CA"/>
        </w:rPr>
      </w:pPr>
      <w:del w:id="193" w:author="Comparison" w:date="2026-09-25T20:08:00Z" w16du:dateUtc="2026-09-26T00:08:00Z">
        <w:r w:rsidRPr="00AE2B0E">
          <w:rPr>
            <w:rFonts w:ascii="Verdana" w:hAnsi="Verdana"/>
            <w:b/>
            <w:bCs/>
            <w:lang w:val="en-CA"/>
          </w:rPr>
          <w:delText>&lt;</w:delText>
        </w:r>
        <w:r w:rsidRPr="00C65C34">
          <w:rPr>
            <w:rFonts w:ascii="Verdana" w:hAnsi="Verdana"/>
            <w:b/>
            <w:bCs/>
            <w:lang w:val="en-CA"/>
          </w:rPr>
          <w:delText xml:space="preserve"> TAP – TAP – TAP – TAP - TAP </w:delText>
        </w:r>
        <w:r w:rsidRPr="00AE2B0E">
          <w:rPr>
            <w:rFonts w:ascii="Verdana" w:hAnsi="Verdana"/>
            <w:b/>
            <w:bCs/>
            <w:lang w:val="en-CA"/>
          </w:rPr>
          <w:delText>&gt;</w:delText>
        </w:r>
      </w:del>
    </w:p>
    <w:p w14:paraId="0268CCEA" w14:textId="77777777" w:rsidR="007B0408" w:rsidRPr="00C65C34" w:rsidRDefault="007B0408" w:rsidP="007B0408">
      <w:pPr>
        <w:rPr>
          <w:del w:id="194" w:author="Comparison" w:date="2026-09-25T20:08:00Z" w16du:dateUtc="2026-09-26T00:08:00Z"/>
          <w:rFonts w:ascii="Verdana" w:hAnsi="Verdana"/>
          <w:b/>
          <w:color w:val="BFBFBF" w:themeColor="background1" w:themeShade="BF"/>
          <w:lang w:val="en-CA"/>
        </w:rPr>
      </w:pPr>
      <w:del w:id="195" w:author="Comparison" w:date="2026-09-25T20:08:00Z" w16du:dateUtc="2026-09-26T00:08:00Z">
        <w:r w:rsidRPr="00C65C34">
          <w:rPr>
            <w:rFonts w:ascii="Verdana" w:hAnsi="Verdana"/>
            <w:b/>
            <w:color w:val="BFBFBF" w:themeColor="background1" w:themeShade="BF"/>
            <w:lang w:val="en-CA"/>
          </w:rPr>
          <w:delText xml:space="preserve">  /  1        2        3        4    /  1</w:delText>
        </w:r>
      </w:del>
    </w:p>
    <w:p w14:paraId="0A6839F0" w14:textId="77777777" w:rsidR="007B0408" w:rsidRPr="00AE2B0E" w:rsidRDefault="007B0408" w:rsidP="00AE2B0E">
      <w:pPr>
        <w:rPr>
          <w:del w:id="196" w:author="Comparison" w:date="2026-09-25T20:08:00Z" w16du:dateUtc="2026-09-26T00:08:00Z"/>
          <w:rFonts w:ascii="Verdana" w:hAnsi="Verdana"/>
          <w:bCs/>
          <w:color w:val="BFBFBF" w:themeColor="background1" w:themeShade="BF"/>
          <w:sz w:val="16"/>
          <w:szCs w:val="16"/>
          <w:lang w:val="en-CA"/>
        </w:rPr>
      </w:pPr>
    </w:p>
    <w:p w14:paraId="04C95BAD" w14:textId="77777777" w:rsidR="00D15C81" w:rsidRPr="00C65C34" w:rsidRDefault="00D15C81" w:rsidP="00D15C81">
      <w:pPr>
        <w:rPr>
          <w:del w:id="197" w:author="Comparison" w:date="2026-09-25T20:08:00Z" w16du:dateUtc="2026-09-26T00:08:00Z"/>
          <w:rFonts w:ascii="Verdana" w:hAnsi="Verdana"/>
          <w:b/>
          <w:lang w:val="en-CA"/>
        </w:rPr>
      </w:pPr>
      <w:del w:id="198" w:author="Comparison" w:date="2026-09-25T20:08:00Z" w16du:dateUtc="2026-09-26T00:08:00Z">
        <w:r w:rsidRPr="00C65C34">
          <w:rPr>
            <w:rFonts w:ascii="Verdana" w:hAnsi="Verdana"/>
            <w:b/>
            <w:lang w:val="en-CA"/>
          </w:rPr>
          <w:delText>CHORUS:</w:delText>
        </w:r>
      </w:del>
    </w:p>
    <w:p w14:paraId="4263E30D" w14:textId="77777777" w:rsidR="00C65C34" w:rsidRPr="00C65C34" w:rsidRDefault="00C65C34" w:rsidP="00C65C34">
      <w:pPr>
        <w:rPr>
          <w:del w:id="199" w:author="Comparison" w:date="2026-09-25T20:08:00Z" w16du:dateUtc="2026-09-26T00:08:00Z"/>
          <w:rFonts w:ascii="Verdana" w:hAnsi="Verdana"/>
          <w:bCs/>
          <w:lang w:val="en-CA"/>
        </w:rPr>
      </w:pPr>
      <w:del w:id="200"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[G]</w:delText>
        </w:r>
        <w:r w:rsidRPr="00AE2B0E">
          <w:rPr>
            <w:rFonts w:ascii="Verdana" w:hAnsi="Verdana"/>
            <w:bCs/>
            <w:lang w:val="en-CA"/>
          </w:rPr>
          <w:delText xml:space="preserve"> Y</w:delText>
        </w:r>
        <w:r w:rsidRPr="00C65C34">
          <w:rPr>
            <w:rFonts w:ascii="Verdana" w:hAnsi="Verdana"/>
            <w:bCs/>
            <w:lang w:val="en-CA"/>
          </w:rPr>
          <w:delText xml:space="preserve"> – </w:delText>
        </w:r>
        <w:r w:rsidRPr="00AE2B0E">
          <w:rPr>
            <w:rFonts w:ascii="Verdana" w:hAnsi="Verdana"/>
            <w:bCs/>
            <w:lang w:val="en-CA"/>
          </w:rPr>
          <w:delText>M</w:delText>
        </w:r>
        <w:r w:rsidRPr="00C65C34">
          <w:rPr>
            <w:rFonts w:ascii="Verdana" w:hAnsi="Verdana"/>
            <w:bCs/>
            <w:lang w:val="en-CA"/>
          </w:rPr>
          <w:delText xml:space="preserve"> – </w:delText>
        </w:r>
        <w:r w:rsidRPr="00AE2B0E">
          <w:rPr>
            <w:rFonts w:ascii="Verdana" w:hAnsi="Verdana"/>
            <w:bCs/>
            <w:lang w:val="en-CA"/>
          </w:rPr>
          <w:delText>C</w:delText>
        </w:r>
        <w:r w:rsidRPr="00C65C34">
          <w:rPr>
            <w:rFonts w:ascii="Verdana" w:hAnsi="Verdana"/>
            <w:bCs/>
            <w:lang w:val="en-CA"/>
          </w:rPr>
          <w:delText xml:space="preserve"> – </w:delText>
        </w:r>
        <w:r w:rsidRPr="00AE2B0E">
          <w:rPr>
            <w:rFonts w:ascii="Verdana" w:hAnsi="Verdana"/>
            <w:bCs/>
            <w:lang w:val="en-CA"/>
          </w:rPr>
          <w:delText>A</w:delText>
        </w:r>
        <w:r w:rsidRPr="00C65C34">
          <w:rPr>
            <w:rFonts w:ascii="Verdana" w:hAnsi="Verdana"/>
            <w:bCs/>
            <w:lang w:val="en-CA"/>
          </w:rPr>
          <w:delText xml:space="preserve"> </w:delText>
        </w:r>
        <w:r w:rsidRPr="00AE2B0E">
          <w:rPr>
            <w:rFonts w:ascii="Verdana" w:hAnsi="Verdana"/>
            <w:b/>
            <w:bCs/>
            <w:lang w:val="en-CA"/>
          </w:rPr>
          <w:delText>[G]</w:delText>
        </w:r>
      </w:del>
    </w:p>
    <w:p w14:paraId="0D0A4510" w14:textId="77777777" w:rsidR="00C65C34" w:rsidRPr="00AE2B0E" w:rsidRDefault="00C65C34" w:rsidP="00C65C34">
      <w:pPr>
        <w:rPr>
          <w:del w:id="201" w:author="Comparison" w:date="2026-09-25T20:08:00Z" w16du:dateUtc="2026-09-26T00:08:00Z"/>
          <w:rFonts w:ascii="Verdana" w:hAnsi="Verdana"/>
          <w:bCs/>
          <w:lang w:val="en-CA"/>
        </w:rPr>
      </w:pPr>
      <w:del w:id="202"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[Em]</w:delText>
        </w:r>
        <w:r w:rsidRPr="00AE2B0E">
          <w:rPr>
            <w:rFonts w:ascii="Verdana" w:hAnsi="Verdana"/>
            <w:bCs/>
            <w:lang w:val="en-CA"/>
          </w:rPr>
          <w:delText xml:space="preserve"> Y</w:delText>
        </w:r>
        <w:r w:rsidRPr="00C65C34">
          <w:rPr>
            <w:rFonts w:ascii="Verdana" w:hAnsi="Verdana"/>
            <w:bCs/>
            <w:lang w:val="en-CA"/>
          </w:rPr>
          <w:delText xml:space="preserve"> – </w:delText>
        </w:r>
        <w:r w:rsidRPr="00AE2B0E">
          <w:rPr>
            <w:rFonts w:ascii="Verdana" w:hAnsi="Verdana"/>
            <w:bCs/>
            <w:lang w:val="en-CA"/>
          </w:rPr>
          <w:delText>M</w:delText>
        </w:r>
        <w:r w:rsidRPr="00C65C34">
          <w:rPr>
            <w:rFonts w:ascii="Verdana" w:hAnsi="Verdana"/>
            <w:bCs/>
            <w:lang w:val="en-CA"/>
          </w:rPr>
          <w:delText xml:space="preserve"> – </w:delText>
        </w:r>
        <w:r w:rsidRPr="00AE2B0E">
          <w:rPr>
            <w:rFonts w:ascii="Verdana" w:hAnsi="Verdana"/>
            <w:bCs/>
            <w:lang w:val="en-CA"/>
          </w:rPr>
          <w:delText>C</w:delText>
        </w:r>
        <w:r w:rsidRPr="00C65C34">
          <w:rPr>
            <w:rFonts w:ascii="Verdana" w:hAnsi="Verdana"/>
            <w:bCs/>
            <w:lang w:val="en-CA"/>
          </w:rPr>
          <w:delText xml:space="preserve"> – </w:delText>
        </w:r>
        <w:r w:rsidRPr="00C65C34">
          <w:rPr>
            <w:rFonts w:ascii="Verdana" w:hAnsi="Verdana"/>
            <w:lang w:val="en-CA"/>
          </w:rPr>
          <w:delText xml:space="preserve">A - </w:delText>
        </w:r>
        <w:r w:rsidRPr="00AE2B0E">
          <w:rPr>
            <w:rFonts w:ascii="Verdana" w:hAnsi="Verdana"/>
            <w:b/>
            <w:bCs/>
            <w:lang w:val="en-CA"/>
          </w:rPr>
          <w:delText>[Em]</w:delText>
        </w:r>
        <w:r w:rsidRPr="00C65C34">
          <w:rPr>
            <w:rFonts w:ascii="Verdana" w:hAnsi="Verdana"/>
            <w:b/>
            <w:bCs/>
            <w:lang w:val="en-CA"/>
          </w:rPr>
          <w:delText xml:space="preserve"> </w:delText>
        </w:r>
        <w:r w:rsidRPr="00C65C34">
          <w:rPr>
            <w:rFonts w:ascii="Verdana" w:hAnsi="Verdana"/>
            <w:lang w:val="en-CA"/>
          </w:rPr>
          <w:delText>A</w:delText>
        </w:r>
      </w:del>
    </w:p>
    <w:p w14:paraId="7B883883" w14:textId="3E94BCB2" w:rsidR="00D15C81" w:rsidRPr="00AE2B0E" w:rsidRDefault="00D15C81" w:rsidP="00D15C81">
      <w:pPr>
        <w:rPr>
          <w:del w:id="203" w:author="Comparison" w:date="2026-09-25T20:08:00Z" w16du:dateUtc="2026-09-26T00:08:00Z"/>
          <w:rFonts w:ascii="Verdana" w:hAnsi="Verdana"/>
          <w:bCs/>
          <w:lang w:val="en-CA"/>
        </w:rPr>
      </w:pPr>
      <w:del w:id="204" w:author="Comparison" w:date="2026-09-25T20:08:00Z" w16du:dateUtc="2026-09-26T00:08:00Z">
        <w:r w:rsidRPr="00AE2B0E">
          <w:rPr>
            <w:rFonts w:ascii="Verdana" w:hAnsi="Verdana"/>
            <w:bCs/>
            <w:lang w:val="en-CA"/>
          </w:rPr>
          <w:delText xml:space="preserve">They have </w:delText>
        </w:r>
        <w:r w:rsidRPr="00AE2B0E">
          <w:rPr>
            <w:rFonts w:ascii="Verdana" w:hAnsi="Verdana"/>
            <w:b/>
            <w:bCs/>
            <w:lang w:val="en-CA"/>
          </w:rPr>
          <w:delText>[</w:delText>
        </w:r>
        <w:r w:rsidRPr="00C65C34">
          <w:rPr>
            <w:rFonts w:ascii="Verdana" w:hAnsi="Verdana"/>
            <w:b/>
            <w:bCs/>
            <w:lang w:val="en-CA"/>
          </w:rPr>
          <w:delText>Am</w:delText>
        </w:r>
        <w:r w:rsidRPr="00AE2B0E">
          <w:rPr>
            <w:rFonts w:ascii="Verdana" w:hAnsi="Verdana"/>
            <w:b/>
            <w:bCs/>
            <w:lang w:val="en-CA"/>
          </w:rPr>
          <w:delText>]</w:delText>
        </w:r>
        <w:r w:rsidRPr="00AE2B0E">
          <w:rPr>
            <w:rFonts w:ascii="Verdana" w:hAnsi="Verdana"/>
            <w:bCs/>
            <w:lang w:val="en-CA"/>
          </w:rPr>
          <w:delText xml:space="preserve"> everything for you</w:delText>
        </w:r>
        <w:r w:rsidR="00C91DFD" w:rsidRPr="00C65C34">
          <w:rPr>
            <w:rFonts w:ascii="Verdana" w:hAnsi="Verdana"/>
            <w:bCs/>
            <w:lang w:val="en-CA"/>
          </w:rPr>
          <w:delText>ng</w:delText>
        </w:r>
        <w:r w:rsidRPr="00AE2B0E">
          <w:rPr>
            <w:rFonts w:ascii="Verdana" w:hAnsi="Verdana"/>
            <w:bCs/>
            <w:lang w:val="en-CA"/>
          </w:rPr>
          <w:delText xml:space="preserve"> </w:delText>
        </w:r>
        <w:r w:rsidRPr="00C65C34">
          <w:rPr>
            <w:rFonts w:ascii="Verdana" w:hAnsi="Verdana"/>
            <w:b/>
            <w:lang w:val="en-CA"/>
          </w:rPr>
          <w:delText xml:space="preserve">[C] </w:delText>
        </w:r>
        <w:r w:rsidRPr="00AE2B0E">
          <w:rPr>
            <w:rFonts w:ascii="Verdana" w:hAnsi="Verdana"/>
            <w:bCs/>
            <w:lang w:val="en-CA"/>
          </w:rPr>
          <w:delText>men to enjoy</w:delText>
        </w:r>
      </w:del>
    </w:p>
    <w:p w14:paraId="33ECFD04" w14:textId="17E3A0C2" w:rsidR="00D15C81" w:rsidRPr="00C65C34" w:rsidRDefault="00D15C81" w:rsidP="00D15C81">
      <w:pPr>
        <w:rPr>
          <w:del w:id="205" w:author="Comparison" w:date="2026-09-25T20:08:00Z" w16du:dateUtc="2026-09-26T00:08:00Z"/>
          <w:rFonts w:ascii="Verdana" w:hAnsi="Verdana"/>
          <w:bCs/>
          <w:lang w:val="en-CA"/>
        </w:rPr>
      </w:pPr>
      <w:del w:id="206" w:author="Comparison" w:date="2026-09-25T20:08:00Z" w16du:dateUtc="2026-09-26T00:08:00Z">
        <w:r w:rsidRPr="00AE2B0E">
          <w:rPr>
            <w:rFonts w:ascii="Verdana" w:hAnsi="Verdana"/>
            <w:bCs/>
            <w:lang w:val="en-CA"/>
          </w:rPr>
          <w:delText xml:space="preserve">You can </w:delText>
        </w:r>
        <w:r w:rsidRPr="00AE2B0E">
          <w:rPr>
            <w:rFonts w:ascii="Verdana" w:hAnsi="Verdana"/>
            <w:b/>
            <w:bCs/>
            <w:lang w:val="en-CA"/>
          </w:rPr>
          <w:delText>[D7]</w:delText>
        </w:r>
        <w:r w:rsidRPr="00AE2B0E">
          <w:rPr>
            <w:rFonts w:ascii="Verdana" w:hAnsi="Verdana"/>
            <w:bCs/>
            <w:lang w:val="en-CA"/>
          </w:rPr>
          <w:delText xml:space="preserve"> hang out with all the boys</w:delText>
        </w:r>
        <w:r w:rsidR="00F64B8E" w:rsidRPr="00C65C34">
          <w:rPr>
            <w:rFonts w:ascii="Verdana" w:hAnsi="Verdana"/>
            <w:bCs/>
            <w:lang w:val="en-CA"/>
          </w:rPr>
          <w:delText xml:space="preserve"> </w:delText>
        </w:r>
        <w:r w:rsidR="00F64B8E" w:rsidRPr="00AE2B0E">
          <w:rPr>
            <w:rFonts w:ascii="Verdana" w:hAnsi="Verdana"/>
            <w:b/>
            <w:bCs/>
            <w:lang w:val="en-CA"/>
          </w:rPr>
          <w:delText>[D7]</w:delText>
        </w:r>
      </w:del>
    </w:p>
    <w:p w14:paraId="25B34D02" w14:textId="77777777" w:rsidR="00D15C81" w:rsidRPr="00C65C34" w:rsidRDefault="00D15C81" w:rsidP="00D15C81">
      <w:pPr>
        <w:rPr>
          <w:del w:id="207" w:author="Comparison" w:date="2026-09-25T20:08:00Z" w16du:dateUtc="2026-09-26T00:08:00Z"/>
          <w:rFonts w:ascii="Verdana" w:hAnsi="Verdana"/>
          <w:bCs/>
          <w:sz w:val="12"/>
          <w:szCs w:val="12"/>
          <w:lang w:val="en-CA"/>
        </w:rPr>
      </w:pPr>
    </w:p>
    <w:p w14:paraId="4DCF5178" w14:textId="77777777" w:rsidR="00C65C34" w:rsidRPr="00C65C34" w:rsidRDefault="00C65C34" w:rsidP="00C65C34">
      <w:pPr>
        <w:rPr>
          <w:del w:id="208" w:author="Comparison" w:date="2026-09-25T20:08:00Z" w16du:dateUtc="2026-09-26T00:08:00Z"/>
          <w:rFonts w:ascii="Verdana" w:hAnsi="Verdana"/>
          <w:bCs/>
          <w:lang w:val="en-CA"/>
        </w:rPr>
      </w:pPr>
      <w:del w:id="209"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[G]</w:delText>
        </w:r>
        <w:r w:rsidRPr="00AE2B0E">
          <w:rPr>
            <w:rFonts w:ascii="Verdana" w:hAnsi="Verdana"/>
            <w:bCs/>
            <w:lang w:val="en-CA"/>
          </w:rPr>
          <w:delText xml:space="preserve"> Y</w:delText>
        </w:r>
        <w:r w:rsidRPr="00C65C34">
          <w:rPr>
            <w:rFonts w:ascii="Verdana" w:hAnsi="Verdana"/>
            <w:bCs/>
            <w:lang w:val="en-CA"/>
          </w:rPr>
          <w:delText xml:space="preserve"> – </w:delText>
        </w:r>
        <w:r w:rsidRPr="00AE2B0E">
          <w:rPr>
            <w:rFonts w:ascii="Verdana" w:hAnsi="Verdana"/>
            <w:bCs/>
            <w:lang w:val="en-CA"/>
          </w:rPr>
          <w:delText>M</w:delText>
        </w:r>
        <w:r w:rsidRPr="00C65C34">
          <w:rPr>
            <w:rFonts w:ascii="Verdana" w:hAnsi="Verdana"/>
            <w:bCs/>
            <w:lang w:val="en-CA"/>
          </w:rPr>
          <w:delText xml:space="preserve"> – </w:delText>
        </w:r>
        <w:r w:rsidRPr="00AE2B0E">
          <w:rPr>
            <w:rFonts w:ascii="Verdana" w:hAnsi="Verdana"/>
            <w:bCs/>
            <w:lang w:val="en-CA"/>
          </w:rPr>
          <w:delText>C</w:delText>
        </w:r>
        <w:r w:rsidRPr="00C65C34">
          <w:rPr>
            <w:rFonts w:ascii="Verdana" w:hAnsi="Verdana"/>
            <w:bCs/>
            <w:lang w:val="en-CA"/>
          </w:rPr>
          <w:delText xml:space="preserve"> – </w:delText>
        </w:r>
        <w:r w:rsidRPr="00AE2B0E">
          <w:rPr>
            <w:rFonts w:ascii="Verdana" w:hAnsi="Verdana"/>
            <w:bCs/>
            <w:lang w:val="en-CA"/>
          </w:rPr>
          <w:delText>A</w:delText>
        </w:r>
        <w:r w:rsidRPr="00C65C34">
          <w:rPr>
            <w:rFonts w:ascii="Verdana" w:hAnsi="Verdana"/>
            <w:bCs/>
            <w:lang w:val="en-CA"/>
          </w:rPr>
          <w:delText xml:space="preserve"> </w:delText>
        </w:r>
        <w:r w:rsidRPr="00AE2B0E">
          <w:rPr>
            <w:rFonts w:ascii="Verdana" w:hAnsi="Verdana"/>
            <w:b/>
            <w:bCs/>
            <w:lang w:val="en-CA"/>
          </w:rPr>
          <w:delText>[G]</w:delText>
        </w:r>
      </w:del>
    </w:p>
    <w:p w14:paraId="25753AA4" w14:textId="77777777" w:rsidR="00C65C34" w:rsidRPr="00AE2B0E" w:rsidRDefault="00C65C34" w:rsidP="00C65C34">
      <w:pPr>
        <w:rPr>
          <w:del w:id="210" w:author="Comparison" w:date="2026-09-25T20:08:00Z" w16du:dateUtc="2026-09-26T00:08:00Z"/>
          <w:rFonts w:ascii="Verdana" w:hAnsi="Verdana"/>
          <w:bCs/>
          <w:lang w:val="en-CA"/>
        </w:rPr>
      </w:pPr>
      <w:del w:id="211"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[Em]</w:delText>
        </w:r>
        <w:r w:rsidRPr="00AE2B0E">
          <w:rPr>
            <w:rFonts w:ascii="Verdana" w:hAnsi="Verdana"/>
            <w:bCs/>
            <w:lang w:val="en-CA"/>
          </w:rPr>
          <w:delText xml:space="preserve"> Y</w:delText>
        </w:r>
        <w:r w:rsidRPr="00C65C34">
          <w:rPr>
            <w:rFonts w:ascii="Verdana" w:hAnsi="Verdana"/>
            <w:bCs/>
            <w:lang w:val="en-CA"/>
          </w:rPr>
          <w:delText xml:space="preserve"> – </w:delText>
        </w:r>
        <w:r w:rsidRPr="00AE2B0E">
          <w:rPr>
            <w:rFonts w:ascii="Verdana" w:hAnsi="Verdana"/>
            <w:bCs/>
            <w:lang w:val="en-CA"/>
          </w:rPr>
          <w:delText>M</w:delText>
        </w:r>
        <w:r w:rsidRPr="00C65C34">
          <w:rPr>
            <w:rFonts w:ascii="Verdana" w:hAnsi="Verdana"/>
            <w:bCs/>
            <w:lang w:val="en-CA"/>
          </w:rPr>
          <w:delText xml:space="preserve"> – </w:delText>
        </w:r>
        <w:r w:rsidRPr="00AE2B0E">
          <w:rPr>
            <w:rFonts w:ascii="Verdana" w:hAnsi="Verdana"/>
            <w:bCs/>
            <w:lang w:val="en-CA"/>
          </w:rPr>
          <w:delText>C</w:delText>
        </w:r>
        <w:r w:rsidRPr="00C65C34">
          <w:rPr>
            <w:rFonts w:ascii="Verdana" w:hAnsi="Verdana"/>
            <w:bCs/>
            <w:lang w:val="en-CA"/>
          </w:rPr>
          <w:delText xml:space="preserve"> – </w:delText>
        </w:r>
        <w:r w:rsidRPr="00C65C34">
          <w:rPr>
            <w:rFonts w:ascii="Verdana" w:hAnsi="Verdana"/>
            <w:lang w:val="en-CA"/>
          </w:rPr>
          <w:delText xml:space="preserve">A - </w:delText>
        </w:r>
        <w:r w:rsidRPr="00AE2B0E">
          <w:rPr>
            <w:rFonts w:ascii="Verdana" w:hAnsi="Verdana"/>
            <w:b/>
            <w:bCs/>
            <w:lang w:val="en-CA"/>
          </w:rPr>
          <w:delText>[Em]</w:delText>
        </w:r>
        <w:r w:rsidRPr="00C65C34">
          <w:rPr>
            <w:rFonts w:ascii="Verdana" w:hAnsi="Verdana"/>
            <w:b/>
            <w:bCs/>
            <w:lang w:val="en-CA"/>
          </w:rPr>
          <w:delText xml:space="preserve"> </w:delText>
        </w:r>
        <w:r w:rsidRPr="00C65C34">
          <w:rPr>
            <w:rFonts w:ascii="Verdana" w:hAnsi="Verdana"/>
            <w:lang w:val="en-CA"/>
          </w:rPr>
          <w:delText>A</w:delText>
        </w:r>
      </w:del>
    </w:p>
    <w:p w14:paraId="27C9B7B4" w14:textId="6B17C490" w:rsidR="00D15C81" w:rsidRPr="00AE2B0E" w:rsidRDefault="00D15C81" w:rsidP="00D15C81">
      <w:pPr>
        <w:rPr>
          <w:del w:id="212" w:author="Comparison" w:date="2026-09-25T20:08:00Z" w16du:dateUtc="2026-09-26T00:08:00Z"/>
          <w:rFonts w:ascii="Verdana" w:hAnsi="Verdana"/>
          <w:bCs/>
          <w:lang w:val="en-CA"/>
        </w:rPr>
      </w:pPr>
      <w:del w:id="213" w:author="Comparison" w:date="2026-09-25T20:08:00Z" w16du:dateUtc="2026-09-26T00:08:00Z">
        <w:r w:rsidRPr="00AE2B0E">
          <w:rPr>
            <w:rFonts w:ascii="Verdana" w:hAnsi="Verdana"/>
            <w:bCs/>
            <w:lang w:val="en-CA"/>
          </w:rPr>
          <w:delText xml:space="preserve">You can </w:delText>
        </w:r>
        <w:r w:rsidRPr="00AE2B0E">
          <w:rPr>
            <w:rFonts w:ascii="Verdana" w:hAnsi="Verdana"/>
            <w:b/>
            <w:bCs/>
            <w:lang w:val="en-CA"/>
          </w:rPr>
          <w:delText>[</w:delText>
        </w:r>
        <w:r w:rsidRPr="00C65C34">
          <w:rPr>
            <w:rFonts w:ascii="Verdana" w:hAnsi="Verdana"/>
            <w:b/>
            <w:bCs/>
            <w:lang w:val="en-CA"/>
          </w:rPr>
          <w:delText>Am</w:delText>
        </w:r>
        <w:r w:rsidRPr="00AE2B0E">
          <w:rPr>
            <w:rFonts w:ascii="Verdana" w:hAnsi="Verdana"/>
            <w:b/>
            <w:bCs/>
            <w:lang w:val="en-CA"/>
          </w:rPr>
          <w:delText>]</w:delText>
        </w:r>
        <w:r w:rsidRPr="00AE2B0E">
          <w:rPr>
            <w:rFonts w:ascii="Verdana" w:hAnsi="Verdana"/>
            <w:bCs/>
            <w:lang w:val="en-CA"/>
          </w:rPr>
          <w:delText xml:space="preserve"> get yourself clean, you can </w:delText>
        </w:r>
        <w:r w:rsidRPr="00C65C34">
          <w:rPr>
            <w:rFonts w:ascii="Verdana" w:hAnsi="Verdana"/>
            <w:b/>
            <w:lang w:val="en-CA"/>
          </w:rPr>
          <w:delText>[C]</w:delText>
        </w:r>
        <w:r w:rsidRPr="00C65C34">
          <w:rPr>
            <w:rFonts w:ascii="Verdana" w:hAnsi="Verdana"/>
            <w:bCs/>
            <w:lang w:val="en-CA"/>
          </w:rPr>
          <w:delText xml:space="preserve"> </w:delText>
        </w:r>
        <w:r w:rsidRPr="00AE2B0E">
          <w:rPr>
            <w:rFonts w:ascii="Verdana" w:hAnsi="Verdana"/>
            <w:bCs/>
            <w:lang w:val="en-CA"/>
          </w:rPr>
          <w:delText>have a good meal</w:delText>
        </w:r>
      </w:del>
    </w:p>
    <w:p w14:paraId="009935A8" w14:textId="77777777" w:rsidR="00D15C81" w:rsidRPr="00AE2B0E" w:rsidRDefault="00D15C81" w:rsidP="00D15C81">
      <w:pPr>
        <w:rPr>
          <w:del w:id="214" w:author="Comparison" w:date="2026-09-25T20:08:00Z" w16du:dateUtc="2026-09-26T00:08:00Z"/>
          <w:rFonts w:ascii="Verdana" w:hAnsi="Verdana"/>
          <w:bCs/>
          <w:lang w:val="en-CA"/>
        </w:rPr>
      </w:pPr>
      <w:del w:id="215" w:author="Comparison" w:date="2026-09-25T20:08:00Z" w16du:dateUtc="2026-09-26T00:08:00Z">
        <w:r w:rsidRPr="00AE2B0E">
          <w:rPr>
            <w:rFonts w:ascii="Verdana" w:hAnsi="Verdana"/>
            <w:bCs/>
            <w:lang w:val="en-CA"/>
          </w:rPr>
          <w:delText xml:space="preserve">You can </w:delText>
        </w:r>
        <w:r w:rsidRPr="00AE2B0E">
          <w:rPr>
            <w:rFonts w:ascii="Verdana" w:hAnsi="Verdana"/>
            <w:b/>
            <w:bCs/>
            <w:lang w:val="en-CA"/>
          </w:rPr>
          <w:delText>[D7]</w:delText>
        </w:r>
        <w:r w:rsidRPr="00AE2B0E">
          <w:rPr>
            <w:rFonts w:ascii="Verdana" w:hAnsi="Verdana"/>
            <w:bCs/>
            <w:lang w:val="en-CA"/>
          </w:rPr>
          <w:delText xml:space="preserve"> do whatever you fe</w:delText>
        </w:r>
        <w:r w:rsidRPr="00C65C34">
          <w:rPr>
            <w:rFonts w:ascii="Verdana" w:hAnsi="Verdana"/>
            <w:bCs/>
            <w:lang w:val="en-CA"/>
          </w:rPr>
          <w:delText>-</w:delText>
        </w:r>
        <w:r w:rsidRPr="00AE2B0E">
          <w:rPr>
            <w:rFonts w:ascii="Verdana" w:hAnsi="Verdana"/>
            <w:b/>
            <w:bCs/>
            <w:lang w:val="en-CA"/>
          </w:rPr>
          <w:delText>[D7]</w:delText>
        </w:r>
        <w:r w:rsidRPr="00C65C34">
          <w:rPr>
            <w:rFonts w:ascii="Verdana" w:hAnsi="Verdana"/>
            <w:lang w:val="en-CA"/>
          </w:rPr>
          <w:delText>e-e-eel</w:delText>
        </w:r>
      </w:del>
    </w:p>
    <w:p w14:paraId="2CF3B8A0" w14:textId="77777777" w:rsidR="00AE2B0E" w:rsidRPr="00AE2B0E" w:rsidRDefault="00AE2B0E" w:rsidP="00AE2B0E">
      <w:pPr>
        <w:rPr>
          <w:del w:id="216" w:author="Comparison" w:date="2026-09-25T20:08:00Z" w16du:dateUtc="2026-09-26T00:08:00Z"/>
          <w:rFonts w:ascii="Verdana" w:hAnsi="Verdana"/>
          <w:bCs/>
          <w:sz w:val="20"/>
          <w:szCs w:val="20"/>
          <w:lang w:val="en-CA"/>
        </w:rPr>
      </w:pPr>
    </w:p>
    <w:p w14:paraId="1CFEA766" w14:textId="3E452C29" w:rsidR="00AE2B0E" w:rsidRPr="00AE2B0E" w:rsidRDefault="00AE2B0E" w:rsidP="00AE2B0E">
      <w:pPr>
        <w:rPr>
          <w:del w:id="217" w:author="Comparison" w:date="2026-09-25T20:08:00Z" w16du:dateUtc="2026-09-26T00:08:00Z"/>
          <w:rFonts w:ascii="Verdana" w:hAnsi="Verdana"/>
          <w:bCs/>
          <w:lang w:val="en-CA"/>
        </w:rPr>
      </w:pPr>
      <w:del w:id="218" w:author="Comparison" w:date="2026-09-25T20:08:00Z" w16du:dateUtc="2026-09-26T00:08:00Z">
        <w:r w:rsidRPr="00AE2B0E">
          <w:rPr>
            <w:rFonts w:ascii="Verdana" w:hAnsi="Verdana"/>
            <w:b/>
            <w:bCs/>
            <w:lang w:val="en-CA"/>
          </w:rPr>
          <w:delText>[G]</w:delText>
        </w:r>
        <w:r w:rsidRPr="00AE2B0E">
          <w:rPr>
            <w:rFonts w:ascii="Verdana" w:hAnsi="Verdana"/>
            <w:bCs/>
            <w:lang w:val="en-CA"/>
          </w:rPr>
          <w:delText xml:space="preserve"> Young man,</w:delText>
        </w:r>
        <w:r w:rsidR="00E65815" w:rsidRPr="00C65C34">
          <w:rPr>
            <w:rFonts w:ascii="Verdana" w:hAnsi="Verdana"/>
            <w:bCs/>
            <w:lang w:val="en-CA"/>
          </w:rPr>
          <w:delText xml:space="preserve"> </w:delText>
        </w:r>
        <w:r w:rsidRPr="00AE2B0E">
          <w:rPr>
            <w:rFonts w:ascii="Verdana" w:hAnsi="Verdana"/>
            <w:bCs/>
            <w:lang w:val="en-CA"/>
          </w:rPr>
          <w:delText>I was once in your shoes, I said</w:delText>
        </w:r>
      </w:del>
    </w:p>
    <w:p w14:paraId="7068B34B" w14:textId="6E253F3E" w:rsidR="00AE2B0E" w:rsidRPr="00AE2B0E" w:rsidRDefault="00AE2B0E" w:rsidP="00AE2B0E">
      <w:pPr>
        <w:rPr>
          <w:del w:id="219" w:author="Comparison" w:date="2026-09-25T20:08:00Z" w16du:dateUtc="2026-09-26T00:08:00Z"/>
          <w:rFonts w:ascii="Verdana" w:hAnsi="Verdana"/>
          <w:bCs/>
          <w:lang w:val="en-CA"/>
        </w:rPr>
      </w:pPr>
      <w:del w:id="220" w:author="Comparison" w:date="2026-09-25T20:08:00Z" w16du:dateUtc="2026-09-26T00:08:00Z">
        <w:r w:rsidRPr="00AE2B0E">
          <w:rPr>
            <w:rFonts w:ascii="Verdana" w:hAnsi="Verdana"/>
            <w:b/>
            <w:bCs/>
            <w:lang w:val="en-CA"/>
          </w:rPr>
          <w:delText>[Em]</w:delText>
        </w:r>
        <w:r w:rsidRPr="00AE2B0E">
          <w:rPr>
            <w:rFonts w:ascii="Verdana" w:hAnsi="Verdana"/>
            <w:bCs/>
            <w:lang w:val="en-CA"/>
          </w:rPr>
          <w:delText xml:space="preserve"> I was</w:delText>
        </w:r>
        <w:r w:rsidR="00E65815" w:rsidRPr="00C65C34">
          <w:rPr>
            <w:rFonts w:ascii="Verdana" w:hAnsi="Verdana"/>
            <w:bCs/>
            <w:lang w:val="en-CA"/>
          </w:rPr>
          <w:delText xml:space="preserve">, </w:delText>
        </w:r>
        <w:r w:rsidRPr="00AE2B0E">
          <w:rPr>
            <w:rFonts w:ascii="Verdana" w:hAnsi="Verdana"/>
            <w:bCs/>
            <w:lang w:val="en-CA"/>
          </w:rPr>
          <w:delText>down and out with the blues, I felt</w:delText>
        </w:r>
      </w:del>
    </w:p>
    <w:p w14:paraId="7BB329C5" w14:textId="053850EC" w:rsidR="00AE2B0E" w:rsidRPr="00AE2B0E" w:rsidRDefault="00AE2B0E" w:rsidP="00AE2B0E">
      <w:pPr>
        <w:rPr>
          <w:del w:id="221" w:author="Comparison" w:date="2026-09-25T20:08:00Z" w16du:dateUtc="2026-09-26T00:08:00Z"/>
          <w:rFonts w:ascii="Verdana" w:hAnsi="Verdana"/>
          <w:bCs/>
          <w:lang w:val="en-CA"/>
        </w:rPr>
      </w:pPr>
      <w:del w:id="222" w:author="Comparison" w:date="2026-09-25T20:08:00Z" w16du:dateUtc="2026-09-26T00:08:00Z">
        <w:r w:rsidRPr="00AE2B0E">
          <w:rPr>
            <w:rFonts w:ascii="Verdana" w:hAnsi="Verdana"/>
            <w:b/>
            <w:bCs/>
            <w:lang w:val="en-CA"/>
          </w:rPr>
          <w:delText>[C]</w:delText>
        </w:r>
        <w:r w:rsidRPr="00AE2B0E">
          <w:rPr>
            <w:rFonts w:ascii="Verdana" w:hAnsi="Verdana"/>
            <w:bCs/>
            <w:lang w:val="en-CA"/>
          </w:rPr>
          <w:delText xml:space="preserve"> No man</w:delText>
        </w:r>
        <w:r w:rsidR="00E65815" w:rsidRPr="00C65C34">
          <w:rPr>
            <w:rFonts w:ascii="Verdana" w:hAnsi="Verdana"/>
            <w:bCs/>
            <w:lang w:val="en-CA"/>
          </w:rPr>
          <w:delText xml:space="preserve">, </w:delText>
        </w:r>
        <w:r w:rsidRPr="00AE2B0E">
          <w:rPr>
            <w:rFonts w:ascii="Verdana" w:hAnsi="Verdana"/>
            <w:bCs/>
            <w:lang w:val="en-CA"/>
          </w:rPr>
          <w:delText>cared if I were alive</w:delText>
        </w:r>
      </w:del>
    </w:p>
    <w:p w14:paraId="23566F91" w14:textId="6CB630F9" w:rsidR="00AE2B0E" w:rsidRPr="00AE2B0E" w:rsidRDefault="00AE2B0E" w:rsidP="00AE2B0E">
      <w:pPr>
        <w:rPr>
          <w:del w:id="223" w:author="Comparison" w:date="2026-09-25T20:08:00Z" w16du:dateUtc="2026-09-26T00:08:00Z"/>
          <w:rFonts w:ascii="Verdana" w:hAnsi="Verdana"/>
          <w:bCs/>
          <w:lang w:val="en-CA"/>
        </w:rPr>
      </w:pPr>
      <w:del w:id="224" w:author="Comparison" w:date="2026-09-25T20:08:00Z" w16du:dateUtc="2026-09-26T00:08:00Z">
        <w:r w:rsidRPr="00AE2B0E">
          <w:rPr>
            <w:rFonts w:ascii="Verdana" w:hAnsi="Verdana"/>
            <w:bCs/>
            <w:lang w:val="en-CA"/>
          </w:rPr>
          <w:delText xml:space="preserve">I felt </w:delText>
        </w:r>
        <w:r w:rsidR="00D11E95" w:rsidRPr="00D11E95">
          <w:rPr>
            <w:rFonts w:ascii="Verdana" w:hAnsi="Verdana"/>
            <w:b/>
          </w:rPr>
          <w:delText>/</w:delText>
        </w:r>
        <w:r w:rsidR="00D11E95" w:rsidRPr="00AE2B0E">
          <w:rPr>
            <w:rFonts w:ascii="Verdana" w:hAnsi="Verdana"/>
            <w:b/>
            <w:bCs/>
            <w:lang w:val="en-CA"/>
          </w:rPr>
          <w:delText xml:space="preserve"> </w:delText>
        </w:r>
        <w:r w:rsidRPr="00AE2B0E">
          <w:rPr>
            <w:rFonts w:ascii="Verdana" w:hAnsi="Verdana"/>
            <w:b/>
            <w:bCs/>
            <w:lang w:val="en-CA"/>
          </w:rPr>
          <w:delText>[D7]</w:delText>
        </w:r>
        <w:r w:rsidRPr="00AE2B0E">
          <w:rPr>
            <w:rFonts w:ascii="Verdana" w:hAnsi="Verdana"/>
            <w:b/>
            <w:bCs/>
            <w:lang w:val="en-CA"/>
          </w:rPr>
          <w:sym w:font="Symbol" w:char="F0AF"/>
        </w:r>
        <w:r w:rsidRPr="00AE2B0E">
          <w:rPr>
            <w:rFonts w:ascii="Verdana" w:hAnsi="Verdana"/>
            <w:bCs/>
            <w:lang w:val="en-CA"/>
          </w:rPr>
          <w:delText xml:space="preserve"> the </w:delText>
        </w:r>
        <w:r w:rsidRPr="00AE2B0E">
          <w:rPr>
            <w:rFonts w:ascii="Verdana" w:hAnsi="Verdana"/>
            <w:b/>
            <w:bCs/>
            <w:lang w:val="en-CA"/>
          </w:rPr>
          <w:delText>[</w:delText>
        </w:r>
        <w:r w:rsidR="00E65815" w:rsidRPr="00C65C34">
          <w:rPr>
            <w:rFonts w:ascii="Verdana" w:hAnsi="Verdana"/>
            <w:b/>
            <w:bCs/>
            <w:lang w:val="en-CA"/>
          </w:rPr>
          <w:delText>C</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whole </w:delText>
        </w:r>
        <w:r w:rsidRPr="00AE2B0E">
          <w:rPr>
            <w:rFonts w:ascii="Verdana" w:hAnsi="Verdana"/>
            <w:b/>
            <w:bCs/>
            <w:lang w:val="en-CA"/>
          </w:rPr>
          <w:delText>[D]</w:delText>
        </w:r>
        <w:r w:rsidRPr="00AE2B0E">
          <w:rPr>
            <w:rFonts w:ascii="Verdana" w:hAnsi="Verdana"/>
            <w:b/>
            <w:bCs/>
            <w:lang w:val="en-CA"/>
          </w:rPr>
          <w:sym w:font="Symbol" w:char="F0AF"/>
        </w:r>
        <w:r w:rsidRPr="00AE2B0E">
          <w:rPr>
            <w:rFonts w:ascii="Verdana" w:hAnsi="Verdana"/>
            <w:bCs/>
            <w:lang w:val="en-CA"/>
          </w:rPr>
          <w:delText xml:space="preserve"> world </w:delText>
        </w:r>
        <w:r w:rsidR="00D11E95" w:rsidRPr="00D11E95">
          <w:rPr>
            <w:rFonts w:ascii="Verdana" w:hAnsi="Verdana"/>
            <w:b/>
          </w:rPr>
          <w:delText>/</w:delText>
        </w:r>
        <w:r w:rsidR="00D11E95" w:rsidRPr="00AE2B0E">
          <w:rPr>
            <w:rFonts w:ascii="Verdana" w:hAnsi="Verdana"/>
            <w:b/>
            <w:bCs/>
            <w:lang w:val="en-CA"/>
          </w:rPr>
          <w:delText xml:space="preserve"> </w:delText>
        </w:r>
        <w:r w:rsidRPr="00AE2B0E">
          <w:rPr>
            <w:rFonts w:ascii="Verdana" w:hAnsi="Verdana"/>
            <w:b/>
            <w:bCs/>
            <w:lang w:val="en-CA"/>
          </w:rPr>
          <w:delText>[</w:delText>
        </w:r>
        <w:r w:rsidR="00E65815" w:rsidRPr="00C65C34">
          <w:rPr>
            <w:rFonts w:ascii="Verdana" w:hAnsi="Verdana"/>
            <w:b/>
            <w:bCs/>
            <w:lang w:val="en-CA"/>
          </w:rPr>
          <w:delText>C</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was </w:delText>
        </w:r>
        <w:r w:rsidRPr="00AE2B0E">
          <w:rPr>
            <w:rFonts w:ascii="Verdana" w:hAnsi="Verdana"/>
            <w:b/>
            <w:bCs/>
            <w:lang w:val="en-CA"/>
          </w:rPr>
          <w:delText>[</w:delText>
        </w:r>
        <w:r w:rsidR="00E65815" w:rsidRPr="00C65C34">
          <w:rPr>
            <w:rFonts w:ascii="Verdana" w:hAnsi="Verdana"/>
            <w:b/>
            <w:bCs/>
            <w:lang w:val="en-CA"/>
          </w:rPr>
          <w:delText>Bm</w:delText>
        </w:r>
        <w:r w:rsidRPr="00AE2B0E">
          <w:rPr>
            <w:rFonts w:ascii="Verdana" w:hAnsi="Verdana"/>
            <w:b/>
            <w:bCs/>
            <w:lang w:val="en-CA"/>
          </w:rPr>
          <w:delText>7]</w:delText>
        </w:r>
        <w:r w:rsidRPr="00AE2B0E">
          <w:rPr>
            <w:rFonts w:ascii="Verdana" w:hAnsi="Verdana"/>
            <w:b/>
            <w:bCs/>
            <w:lang w:val="en-CA"/>
          </w:rPr>
          <w:sym w:font="Symbol" w:char="F0AF"/>
        </w:r>
        <w:r w:rsidRPr="00AE2B0E">
          <w:rPr>
            <w:rFonts w:ascii="Verdana" w:hAnsi="Verdana"/>
            <w:bCs/>
            <w:lang w:val="en-CA"/>
          </w:rPr>
          <w:delText xml:space="preserve"> so </w:delText>
        </w:r>
        <w:r w:rsidRPr="00AE2B0E">
          <w:rPr>
            <w:rFonts w:ascii="Verdana" w:hAnsi="Verdana"/>
            <w:b/>
            <w:bCs/>
            <w:lang w:val="en-CA"/>
          </w:rPr>
          <w:delText>[</w:delText>
        </w:r>
        <w:r w:rsidR="00E65815" w:rsidRPr="00C65C34">
          <w:rPr>
            <w:rFonts w:ascii="Verdana" w:hAnsi="Verdana"/>
            <w:b/>
            <w:bCs/>
            <w:lang w:val="en-CA"/>
          </w:rPr>
          <w:delText>Am</w:delText>
        </w:r>
        <w:r w:rsidRPr="00AE2B0E">
          <w:rPr>
            <w:rFonts w:ascii="Verdana" w:hAnsi="Verdana"/>
            <w:b/>
            <w:bCs/>
            <w:lang w:val="en-CA"/>
          </w:rPr>
          <w:delText>7]</w:delText>
        </w:r>
        <w:r w:rsidRPr="00AE2B0E">
          <w:rPr>
            <w:rFonts w:ascii="Verdana" w:hAnsi="Verdana"/>
            <w:b/>
            <w:bCs/>
            <w:lang w:val="en-CA"/>
          </w:rPr>
          <w:sym w:font="Symbol" w:char="F0AF"/>
        </w:r>
        <w:r w:rsidRPr="00AE2B0E">
          <w:rPr>
            <w:rFonts w:ascii="Verdana" w:hAnsi="Verdana"/>
            <w:bCs/>
            <w:lang w:val="en-CA"/>
          </w:rPr>
          <w:delText xml:space="preserve"> </w:delText>
        </w:r>
        <w:r w:rsidR="00F64B8E" w:rsidRPr="00C65C34">
          <w:rPr>
            <w:rFonts w:ascii="Verdana" w:hAnsi="Verdana"/>
            <w:bCs/>
            <w:lang w:val="en-CA"/>
          </w:rPr>
          <w:delText>jive</w:delText>
        </w:r>
        <w:r w:rsidR="00D11E95">
          <w:rPr>
            <w:rFonts w:ascii="Verdana" w:hAnsi="Verdana"/>
            <w:bCs/>
            <w:lang w:val="en-CA"/>
          </w:rPr>
          <w:delText xml:space="preserve"> </w:delText>
        </w:r>
        <w:r w:rsidR="00D11E95" w:rsidRPr="00D11E95">
          <w:rPr>
            <w:rFonts w:ascii="Verdana" w:hAnsi="Verdana"/>
            <w:b/>
          </w:rPr>
          <w:delText>/</w:delText>
        </w:r>
      </w:del>
    </w:p>
    <w:p w14:paraId="4D8E67F4" w14:textId="77777777" w:rsidR="00E65815" w:rsidRPr="008107C5" w:rsidRDefault="00E65815" w:rsidP="00AE2B0E">
      <w:pPr>
        <w:rPr>
          <w:del w:id="225" w:author="Comparison" w:date="2026-09-25T20:08:00Z" w16du:dateUtc="2026-09-26T00:08:00Z"/>
          <w:rFonts w:ascii="Verdana" w:hAnsi="Verdana"/>
          <w:lang w:val="en-CA"/>
        </w:rPr>
      </w:pPr>
    </w:p>
    <w:p w14:paraId="4602D109" w14:textId="28BD0D24" w:rsidR="00AE2B0E" w:rsidRPr="00AE2B0E" w:rsidRDefault="00AE2B0E" w:rsidP="00AE2B0E">
      <w:pPr>
        <w:rPr>
          <w:del w:id="226" w:author="Comparison" w:date="2026-09-25T20:08:00Z" w16du:dateUtc="2026-09-26T00:08:00Z"/>
          <w:rFonts w:ascii="Verdana" w:hAnsi="Verdana"/>
          <w:bCs/>
          <w:lang w:val="en-CA"/>
        </w:rPr>
      </w:pPr>
      <w:del w:id="227" w:author="Comparison" w:date="2026-09-25T20:08:00Z" w16du:dateUtc="2026-09-26T00:08:00Z">
        <w:r w:rsidRPr="00AE2B0E">
          <w:rPr>
            <w:rFonts w:ascii="Verdana" w:hAnsi="Verdana"/>
            <w:b/>
            <w:bCs/>
            <w:lang w:val="en-CA"/>
          </w:rPr>
          <w:delText>[G]</w:delText>
        </w:r>
        <w:r w:rsidRPr="00AE2B0E">
          <w:rPr>
            <w:rFonts w:ascii="Verdana" w:hAnsi="Verdana"/>
            <w:bCs/>
            <w:lang w:val="en-CA"/>
          </w:rPr>
          <w:delText xml:space="preserve"> That’s when</w:delText>
        </w:r>
        <w:r w:rsidR="00E65815" w:rsidRPr="00C65C34">
          <w:rPr>
            <w:rFonts w:ascii="Verdana" w:hAnsi="Verdana"/>
            <w:bCs/>
            <w:lang w:val="en-CA"/>
          </w:rPr>
          <w:delText>,</w:delText>
        </w:r>
        <w:r w:rsidRPr="00AE2B0E">
          <w:rPr>
            <w:rFonts w:ascii="Verdana" w:hAnsi="Verdana"/>
            <w:bCs/>
            <w:lang w:val="en-CA"/>
          </w:rPr>
          <w:delText xml:space="preserve"> someone came up to me and said</w:delText>
        </w:r>
      </w:del>
    </w:p>
    <w:p w14:paraId="751A2B6B" w14:textId="146ABA78" w:rsidR="00AE2B0E" w:rsidRPr="00AE2B0E" w:rsidRDefault="00AE2B0E" w:rsidP="00AE2B0E">
      <w:pPr>
        <w:rPr>
          <w:del w:id="228" w:author="Comparison" w:date="2026-09-25T20:08:00Z" w16du:dateUtc="2026-09-26T00:08:00Z"/>
          <w:rFonts w:ascii="Verdana" w:hAnsi="Verdana"/>
          <w:bCs/>
          <w:lang w:val="en-CA"/>
        </w:rPr>
      </w:pPr>
      <w:del w:id="229" w:author="Comparison" w:date="2026-09-25T20:08:00Z" w16du:dateUtc="2026-09-26T00:08:00Z">
        <w:r w:rsidRPr="00AE2B0E">
          <w:rPr>
            <w:rFonts w:ascii="Verdana" w:hAnsi="Verdana"/>
            <w:b/>
            <w:bCs/>
            <w:lang w:val="en-CA"/>
          </w:rPr>
          <w:delText>[Em]</w:delText>
        </w:r>
        <w:r w:rsidRPr="00AE2B0E">
          <w:rPr>
            <w:rFonts w:ascii="Verdana" w:hAnsi="Verdana"/>
            <w:bCs/>
            <w:lang w:val="en-CA"/>
          </w:rPr>
          <w:delText xml:space="preserve"> Young man, take a walk up the street, there’s a</w:delText>
        </w:r>
      </w:del>
    </w:p>
    <w:p w14:paraId="0800B052" w14:textId="6D16E4FA" w:rsidR="00AE2B0E" w:rsidRPr="00AE2B0E" w:rsidRDefault="00AE2B0E" w:rsidP="00AE2B0E">
      <w:pPr>
        <w:rPr>
          <w:del w:id="230" w:author="Comparison" w:date="2026-09-25T20:08:00Z" w16du:dateUtc="2026-09-26T00:08:00Z"/>
          <w:rFonts w:ascii="Verdana" w:hAnsi="Verdana"/>
          <w:bCs/>
          <w:lang w:val="en-CA"/>
        </w:rPr>
      </w:pPr>
      <w:del w:id="231" w:author="Comparison" w:date="2026-09-25T20:08:00Z" w16du:dateUtc="2026-09-26T00:08:00Z">
        <w:r w:rsidRPr="00AE2B0E">
          <w:rPr>
            <w:rFonts w:ascii="Verdana" w:hAnsi="Verdana"/>
            <w:b/>
            <w:bCs/>
            <w:lang w:val="en-CA"/>
          </w:rPr>
          <w:delText>[C]</w:delText>
        </w:r>
        <w:r w:rsidRPr="00AE2B0E">
          <w:rPr>
            <w:rFonts w:ascii="Verdana" w:hAnsi="Verdana"/>
            <w:bCs/>
            <w:lang w:val="en-CA"/>
          </w:rPr>
          <w:delText xml:space="preserve"> Place there</w:delText>
        </w:r>
        <w:r w:rsidR="00E65815" w:rsidRPr="00C65C34">
          <w:rPr>
            <w:rFonts w:ascii="Verdana" w:hAnsi="Verdana"/>
            <w:bCs/>
            <w:lang w:val="en-CA"/>
          </w:rPr>
          <w:delText xml:space="preserve">, </w:delText>
        </w:r>
        <w:r w:rsidRPr="00AE2B0E">
          <w:rPr>
            <w:rFonts w:ascii="Verdana" w:hAnsi="Verdana"/>
            <w:bCs/>
            <w:lang w:val="en-CA"/>
          </w:rPr>
          <w:delText>called the YMCA</w:delText>
        </w:r>
      </w:del>
    </w:p>
    <w:p w14:paraId="41DFEAA3" w14:textId="15167592" w:rsidR="00AE2B0E" w:rsidRPr="00C65C34" w:rsidRDefault="00AE2B0E" w:rsidP="00AE2B0E">
      <w:pPr>
        <w:rPr>
          <w:del w:id="232" w:author="Comparison" w:date="2026-09-25T20:08:00Z" w16du:dateUtc="2026-09-26T00:08:00Z"/>
          <w:rFonts w:ascii="Verdana" w:hAnsi="Verdana"/>
          <w:bCs/>
          <w:lang w:val="en-CA"/>
        </w:rPr>
      </w:pPr>
      <w:del w:id="233" w:author="Comparison" w:date="2026-09-25T20:08:00Z" w16du:dateUtc="2026-09-26T00:08:00Z">
        <w:r w:rsidRPr="00AE2B0E">
          <w:rPr>
            <w:rFonts w:ascii="Verdana" w:hAnsi="Verdana"/>
            <w:bCs/>
            <w:lang w:val="en-CA"/>
          </w:rPr>
          <w:delText xml:space="preserve">They can </w:delText>
        </w:r>
        <w:r w:rsidR="00D11E95" w:rsidRPr="00D11E95">
          <w:rPr>
            <w:rFonts w:ascii="Verdana" w:hAnsi="Verdana"/>
            <w:b/>
            <w:lang w:val="en-CA"/>
          </w:rPr>
          <w:delText>/</w:delText>
        </w:r>
        <w:r w:rsidR="00D11E95">
          <w:rPr>
            <w:rFonts w:ascii="Verdana" w:hAnsi="Verdana"/>
            <w:bCs/>
            <w:lang w:val="en-CA"/>
          </w:rPr>
          <w:delText xml:space="preserve"> </w:delText>
        </w:r>
        <w:r w:rsidRPr="00AE2B0E">
          <w:rPr>
            <w:rFonts w:ascii="Verdana" w:hAnsi="Verdana"/>
            <w:b/>
            <w:bCs/>
            <w:lang w:val="en-CA"/>
          </w:rPr>
          <w:delText>[D7]</w:delText>
        </w:r>
        <w:r w:rsidRPr="00AE2B0E">
          <w:rPr>
            <w:rFonts w:ascii="Verdana" w:hAnsi="Verdana"/>
            <w:b/>
            <w:bCs/>
            <w:lang w:val="en-CA"/>
          </w:rPr>
          <w:sym w:font="Symbol" w:char="F0AF"/>
        </w:r>
        <w:r w:rsidRPr="00AE2B0E">
          <w:rPr>
            <w:rFonts w:ascii="Verdana" w:hAnsi="Verdana"/>
            <w:bCs/>
            <w:lang w:val="en-CA"/>
          </w:rPr>
          <w:delText xml:space="preserve"> start </w:delText>
        </w:r>
        <w:r w:rsidRPr="00AE2B0E">
          <w:rPr>
            <w:rFonts w:ascii="Verdana" w:hAnsi="Verdana"/>
            <w:b/>
            <w:bCs/>
            <w:lang w:val="en-CA"/>
          </w:rPr>
          <w:delText>[</w:delText>
        </w:r>
        <w:r w:rsidR="00E65815" w:rsidRPr="00C65C34">
          <w:rPr>
            <w:rFonts w:ascii="Verdana" w:hAnsi="Verdana"/>
            <w:b/>
            <w:bCs/>
            <w:lang w:val="en-CA"/>
          </w:rPr>
          <w:delText>C</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you </w:delText>
        </w:r>
        <w:r w:rsidR="00E65815" w:rsidRPr="00C65C34">
          <w:rPr>
            <w:rFonts w:ascii="Verdana" w:hAnsi="Verdana"/>
            <w:b/>
            <w:lang w:val="en-CA"/>
          </w:rPr>
          <w:delText>[</w:delText>
        </w:r>
        <w:r w:rsidR="007B0408" w:rsidRPr="00C65C34">
          <w:rPr>
            <w:rFonts w:ascii="Verdana" w:hAnsi="Verdana"/>
            <w:b/>
            <w:bCs/>
            <w:lang w:val="en-CA"/>
          </w:rPr>
          <w:delText>D</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back </w:delText>
        </w:r>
        <w:r w:rsidR="00D11E95" w:rsidRPr="00FB76FF">
          <w:rPr>
            <w:rFonts w:ascii="Verdana" w:hAnsi="Verdana"/>
            <w:b/>
            <w:lang w:val="en-CA"/>
          </w:rPr>
          <w:delText>/</w:delText>
        </w:r>
        <w:r w:rsidR="00D11E95">
          <w:rPr>
            <w:rFonts w:ascii="Verdana" w:hAnsi="Verdana"/>
            <w:bCs/>
            <w:lang w:val="en-CA"/>
          </w:rPr>
          <w:delText xml:space="preserve"> </w:delText>
        </w:r>
        <w:r w:rsidRPr="00AE2B0E">
          <w:rPr>
            <w:rFonts w:ascii="Verdana" w:hAnsi="Verdana"/>
            <w:b/>
            <w:bCs/>
            <w:lang w:val="en-CA"/>
          </w:rPr>
          <w:delText>[</w:delText>
        </w:r>
        <w:r w:rsidR="007B0408" w:rsidRPr="00C65C34">
          <w:rPr>
            <w:rFonts w:ascii="Verdana" w:hAnsi="Verdana"/>
            <w:b/>
            <w:bCs/>
            <w:lang w:val="en-CA"/>
          </w:rPr>
          <w:delText>C</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on </w:delText>
        </w:r>
        <w:r w:rsidRPr="00AE2B0E">
          <w:rPr>
            <w:rFonts w:ascii="Verdana" w:hAnsi="Verdana"/>
            <w:b/>
            <w:bCs/>
            <w:lang w:val="en-CA"/>
          </w:rPr>
          <w:delText>[</w:delText>
        </w:r>
        <w:r w:rsidR="007B0408" w:rsidRPr="00C65C34">
          <w:rPr>
            <w:rFonts w:ascii="Verdana" w:hAnsi="Verdana"/>
            <w:b/>
            <w:bCs/>
            <w:lang w:val="en-CA"/>
          </w:rPr>
          <w:delText>Bm</w:delText>
        </w:r>
        <w:r w:rsidR="007B0408" w:rsidRPr="00AE2B0E">
          <w:rPr>
            <w:rFonts w:ascii="Verdana" w:hAnsi="Verdana"/>
            <w:b/>
            <w:bCs/>
            <w:lang w:val="en-CA"/>
          </w:rPr>
          <w:delText>7</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your </w:delText>
        </w:r>
        <w:r w:rsidRPr="00AE2B0E">
          <w:rPr>
            <w:rFonts w:ascii="Verdana" w:hAnsi="Verdana"/>
            <w:b/>
            <w:bCs/>
            <w:lang w:val="en-CA"/>
          </w:rPr>
          <w:delText>[</w:delText>
        </w:r>
        <w:r w:rsidR="007B0408" w:rsidRPr="00C65C34">
          <w:rPr>
            <w:rFonts w:ascii="Verdana" w:hAnsi="Verdana"/>
            <w:b/>
            <w:bCs/>
            <w:lang w:val="en-CA"/>
          </w:rPr>
          <w:delText>Am</w:delText>
        </w:r>
        <w:r w:rsidR="007B0408" w:rsidRPr="00AE2B0E">
          <w:rPr>
            <w:rFonts w:ascii="Verdana" w:hAnsi="Verdana"/>
            <w:b/>
            <w:bCs/>
            <w:lang w:val="en-CA"/>
          </w:rPr>
          <w:delText>7</w:delText>
        </w:r>
        <w:r w:rsidRPr="00AE2B0E">
          <w:rPr>
            <w:rFonts w:ascii="Verdana" w:hAnsi="Verdana"/>
            <w:b/>
            <w:bCs/>
            <w:lang w:val="en-CA"/>
          </w:rPr>
          <w:delText>]</w:delText>
        </w:r>
        <w:r w:rsidRPr="00AE2B0E">
          <w:rPr>
            <w:rFonts w:ascii="Verdana" w:hAnsi="Verdana"/>
            <w:b/>
            <w:bCs/>
            <w:lang w:val="en-CA"/>
          </w:rPr>
          <w:sym w:font="Symbol" w:char="F0AF"/>
        </w:r>
        <w:r w:rsidRPr="00AE2B0E">
          <w:rPr>
            <w:rFonts w:ascii="Verdana" w:hAnsi="Verdana"/>
            <w:bCs/>
            <w:lang w:val="en-CA"/>
          </w:rPr>
          <w:delText xml:space="preserve"> way</w:delText>
        </w:r>
        <w:r w:rsidR="00D11E95">
          <w:rPr>
            <w:rFonts w:ascii="Verdana" w:hAnsi="Verdana"/>
            <w:bCs/>
            <w:lang w:val="en-CA"/>
          </w:rPr>
          <w:delText xml:space="preserve"> </w:delText>
        </w:r>
        <w:r w:rsidR="00D11E95" w:rsidRPr="00D11E95">
          <w:rPr>
            <w:rFonts w:ascii="Verdana" w:hAnsi="Verdana"/>
            <w:b/>
            <w:lang w:val="en-CA"/>
          </w:rPr>
          <w:delText>/</w:delText>
        </w:r>
      </w:del>
    </w:p>
    <w:p w14:paraId="0475C81C" w14:textId="77777777" w:rsidR="0095000E" w:rsidRPr="00AE2B0E" w:rsidRDefault="0095000E" w:rsidP="00AE2B0E">
      <w:pPr>
        <w:rPr>
          <w:del w:id="234" w:author="Comparison" w:date="2026-09-25T20:08:00Z" w16du:dateUtc="2026-09-26T00:08:00Z"/>
          <w:rFonts w:ascii="Verdana" w:hAnsi="Verdana"/>
          <w:bCs/>
          <w:sz w:val="16"/>
          <w:szCs w:val="16"/>
          <w:lang w:val="en-CA"/>
        </w:rPr>
      </w:pPr>
    </w:p>
    <w:p w14:paraId="66DC67F6" w14:textId="77777777" w:rsidR="007B0408" w:rsidRPr="00AE2B0E" w:rsidRDefault="007B0408" w:rsidP="007B0408">
      <w:pPr>
        <w:rPr>
          <w:del w:id="235" w:author="Comparison" w:date="2026-09-25T20:08:00Z" w16du:dateUtc="2026-09-26T00:08:00Z"/>
          <w:rFonts w:ascii="Verdana" w:hAnsi="Verdana"/>
          <w:b/>
          <w:bCs/>
          <w:lang w:val="en-CA"/>
        </w:rPr>
      </w:pPr>
      <w:del w:id="236" w:author="Comparison" w:date="2026-09-25T20:08:00Z" w16du:dateUtc="2026-09-26T00:08:00Z">
        <w:r w:rsidRPr="00AE2B0E">
          <w:rPr>
            <w:rFonts w:ascii="Verdana" w:hAnsi="Verdana"/>
            <w:b/>
            <w:bCs/>
            <w:lang w:val="en-CA"/>
          </w:rPr>
          <w:delText>&lt;</w:delText>
        </w:r>
        <w:r w:rsidRPr="00C65C34">
          <w:rPr>
            <w:rFonts w:ascii="Verdana" w:hAnsi="Verdana"/>
            <w:b/>
            <w:bCs/>
            <w:lang w:val="en-CA"/>
          </w:rPr>
          <w:delText xml:space="preserve"> TAP – TAP – TAP – TAP - TAP </w:delText>
        </w:r>
        <w:r w:rsidRPr="00AE2B0E">
          <w:rPr>
            <w:rFonts w:ascii="Verdana" w:hAnsi="Verdana"/>
            <w:b/>
            <w:bCs/>
            <w:lang w:val="en-CA"/>
          </w:rPr>
          <w:delText>&gt;</w:delText>
        </w:r>
      </w:del>
    </w:p>
    <w:p w14:paraId="308D2BCC" w14:textId="5D4B0018" w:rsidR="007B0408" w:rsidRPr="00C65C34" w:rsidRDefault="007B0408" w:rsidP="007B0408">
      <w:pPr>
        <w:rPr>
          <w:del w:id="237" w:author="Comparison" w:date="2026-09-25T20:08:00Z" w16du:dateUtc="2026-09-26T00:08:00Z"/>
          <w:rFonts w:ascii="Verdana" w:hAnsi="Verdana"/>
          <w:b/>
          <w:color w:val="BFBFBF" w:themeColor="background1" w:themeShade="BF"/>
          <w:lang w:val="en-CA"/>
        </w:rPr>
      </w:pPr>
      <w:del w:id="238" w:author="Comparison" w:date="2026-09-25T20:08:00Z" w16du:dateUtc="2026-09-26T00:08:00Z">
        <w:r w:rsidRPr="00C65C34">
          <w:rPr>
            <w:rFonts w:ascii="Verdana" w:hAnsi="Verdana"/>
            <w:b/>
            <w:color w:val="BFBFBF" w:themeColor="background1" w:themeShade="BF"/>
            <w:lang w:val="en-CA"/>
          </w:rPr>
          <w:delText xml:space="preserve">  /  1        2        3        4    /  1</w:delText>
        </w:r>
      </w:del>
    </w:p>
    <w:p w14:paraId="1CC60601" w14:textId="77777777" w:rsidR="00AE2B0E" w:rsidRPr="00AE2B0E" w:rsidRDefault="00AE2B0E" w:rsidP="00AE2B0E">
      <w:pPr>
        <w:rPr>
          <w:del w:id="239" w:author="Comparison" w:date="2026-09-25T20:08:00Z" w16du:dateUtc="2026-09-26T00:08:00Z"/>
          <w:rFonts w:ascii="Verdana" w:hAnsi="Verdana"/>
          <w:bCs/>
          <w:sz w:val="16"/>
          <w:szCs w:val="16"/>
          <w:lang w:val="en-CA"/>
        </w:rPr>
      </w:pPr>
    </w:p>
    <w:p w14:paraId="214D02CD" w14:textId="6E4A5916" w:rsidR="00F44992" w:rsidRPr="00F44992" w:rsidRDefault="00F44992" w:rsidP="00C65C34">
      <w:pPr>
        <w:rPr>
          <w:del w:id="240" w:author="Comparison" w:date="2026-09-25T20:08:00Z" w16du:dateUtc="2026-09-26T00:08:00Z"/>
          <w:rFonts w:ascii="Verdana" w:hAnsi="Verdana"/>
          <w:b/>
          <w:lang w:val="en-CA"/>
        </w:rPr>
      </w:pPr>
      <w:del w:id="241" w:author="Comparison" w:date="2026-09-25T20:08:00Z" w16du:dateUtc="2026-09-26T00:08:00Z">
        <w:r w:rsidRPr="00E65815">
          <w:rPr>
            <w:rFonts w:ascii="Verdana" w:hAnsi="Verdana"/>
            <w:b/>
            <w:lang w:val="en-CA"/>
          </w:rPr>
          <w:delText>CHORUS:</w:delText>
        </w:r>
      </w:del>
    </w:p>
    <w:p w14:paraId="117DA506" w14:textId="5AA5AF90" w:rsidR="00C65C34" w:rsidRPr="00C65C34" w:rsidRDefault="00C65C34" w:rsidP="00C65C34">
      <w:pPr>
        <w:rPr>
          <w:del w:id="242" w:author="Comparison" w:date="2026-09-25T20:08:00Z" w16du:dateUtc="2026-09-26T00:08:00Z"/>
          <w:rFonts w:ascii="Verdana" w:hAnsi="Verdana"/>
          <w:bCs/>
          <w:lang w:val="en-CA"/>
        </w:rPr>
      </w:pPr>
      <w:del w:id="243"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[G]</w:delText>
        </w:r>
        <w:r w:rsidRPr="00AE2B0E">
          <w:rPr>
            <w:rFonts w:ascii="Verdana" w:hAnsi="Verdana"/>
            <w:bCs/>
            <w:lang w:val="en-CA"/>
          </w:rPr>
          <w:delText xml:space="preserve"> Y</w:delText>
        </w:r>
        <w:r w:rsidRPr="00C65C34">
          <w:rPr>
            <w:rFonts w:ascii="Verdana" w:hAnsi="Verdana"/>
            <w:bCs/>
            <w:lang w:val="en-CA"/>
          </w:rPr>
          <w:delText xml:space="preserve"> – </w:delText>
        </w:r>
        <w:r w:rsidRPr="00AE2B0E">
          <w:rPr>
            <w:rFonts w:ascii="Verdana" w:hAnsi="Verdana"/>
            <w:bCs/>
            <w:lang w:val="en-CA"/>
          </w:rPr>
          <w:delText>M</w:delText>
        </w:r>
        <w:r w:rsidRPr="00C65C34">
          <w:rPr>
            <w:rFonts w:ascii="Verdana" w:hAnsi="Verdana"/>
            <w:bCs/>
            <w:lang w:val="en-CA"/>
          </w:rPr>
          <w:delText xml:space="preserve"> – </w:delText>
        </w:r>
        <w:r w:rsidRPr="00AE2B0E">
          <w:rPr>
            <w:rFonts w:ascii="Verdana" w:hAnsi="Verdana"/>
            <w:bCs/>
            <w:lang w:val="en-CA"/>
          </w:rPr>
          <w:delText>C</w:delText>
        </w:r>
        <w:r w:rsidRPr="00C65C34">
          <w:rPr>
            <w:rFonts w:ascii="Verdana" w:hAnsi="Verdana"/>
            <w:bCs/>
            <w:lang w:val="en-CA"/>
          </w:rPr>
          <w:delText xml:space="preserve"> – </w:delText>
        </w:r>
        <w:r w:rsidRPr="00AE2B0E">
          <w:rPr>
            <w:rFonts w:ascii="Verdana" w:hAnsi="Verdana"/>
            <w:bCs/>
            <w:lang w:val="en-CA"/>
          </w:rPr>
          <w:delText>A</w:delText>
        </w:r>
        <w:r w:rsidRPr="00C65C34">
          <w:rPr>
            <w:rFonts w:ascii="Verdana" w:hAnsi="Verdana"/>
            <w:bCs/>
            <w:lang w:val="en-CA"/>
          </w:rPr>
          <w:delText xml:space="preserve"> </w:delText>
        </w:r>
        <w:r w:rsidRPr="00AE2B0E">
          <w:rPr>
            <w:rFonts w:ascii="Verdana" w:hAnsi="Verdana"/>
            <w:b/>
            <w:bCs/>
            <w:lang w:val="en-CA"/>
          </w:rPr>
          <w:delText>[G]</w:delText>
        </w:r>
      </w:del>
    </w:p>
    <w:p w14:paraId="1C30A183" w14:textId="77777777" w:rsidR="00C65C34" w:rsidRPr="00AE2B0E" w:rsidRDefault="00C65C34" w:rsidP="00C65C34">
      <w:pPr>
        <w:rPr>
          <w:del w:id="244" w:author="Comparison" w:date="2026-09-25T20:08:00Z" w16du:dateUtc="2026-09-26T00:08:00Z"/>
          <w:rFonts w:ascii="Verdana" w:hAnsi="Verdana"/>
          <w:bCs/>
          <w:lang w:val="en-CA"/>
        </w:rPr>
      </w:pPr>
      <w:del w:id="245"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[Em]</w:delText>
        </w:r>
        <w:r w:rsidRPr="00AE2B0E">
          <w:rPr>
            <w:rFonts w:ascii="Verdana" w:hAnsi="Verdana"/>
            <w:bCs/>
            <w:lang w:val="en-CA"/>
          </w:rPr>
          <w:delText xml:space="preserve"> Y</w:delText>
        </w:r>
        <w:r w:rsidRPr="00C65C34">
          <w:rPr>
            <w:rFonts w:ascii="Verdana" w:hAnsi="Verdana"/>
            <w:bCs/>
            <w:lang w:val="en-CA"/>
          </w:rPr>
          <w:delText xml:space="preserve"> – </w:delText>
        </w:r>
        <w:r w:rsidRPr="00AE2B0E">
          <w:rPr>
            <w:rFonts w:ascii="Verdana" w:hAnsi="Verdana"/>
            <w:bCs/>
            <w:lang w:val="en-CA"/>
          </w:rPr>
          <w:delText>M</w:delText>
        </w:r>
        <w:r w:rsidRPr="00C65C34">
          <w:rPr>
            <w:rFonts w:ascii="Verdana" w:hAnsi="Verdana"/>
            <w:bCs/>
            <w:lang w:val="en-CA"/>
          </w:rPr>
          <w:delText xml:space="preserve"> – </w:delText>
        </w:r>
        <w:r w:rsidRPr="00AE2B0E">
          <w:rPr>
            <w:rFonts w:ascii="Verdana" w:hAnsi="Verdana"/>
            <w:bCs/>
            <w:lang w:val="en-CA"/>
          </w:rPr>
          <w:delText>C</w:delText>
        </w:r>
        <w:r w:rsidRPr="00C65C34">
          <w:rPr>
            <w:rFonts w:ascii="Verdana" w:hAnsi="Verdana"/>
            <w:bCs/>
            <w:lang w:val="en-CA"/>
          </w:rPr>
          <w:delText xml:space="preserve"> – </w:delText>
        </w:r>
        <w:r w:rsidRPr="00C65C34">
          <w:rPr>
            <w:rFonts w:ascii="Verdana" w:hAnsi="Verdana"/>
            <w:lang w:val="en-CA"/>
          </w:rPr>
          <w:delText xml:space="preserve">A - </w:delText>
        </w:r>
        <w:r w:rsidRPr="00AE2B0E">
          <w:rPr>
            <w:rFonts w:ascii="Verdana" w:hAnsi="Verdana"/>
            <w:b/>
            <w:bCs/>
            <w:lang w:val="en-CA"/>
          </w:rPr>
          <w:delText>[Em]</w:delText>
        </w:r>
        <w:r w:rsidRPr="00C65C34">
          <w:rPr>
            <w:rFonts w:ascii="Verdana" w:hAnsi="Verdana"/>
            <w:b/>
            <w:bCs/>
            <w:lang w:val="en-CA"/>
          </w:rPr>
          <w:delText xml:space="preserve"> </w:delText>
        </w:r>
        <w:r w:rsidRPr="00C65C34">
          <w:rPr>
            <w:rFonts w:ascii="Verdana" w:hAnsi="Verdana"/>
            <w:lang w:val="en-CA"/>
          </w:rPr>
          <w:delText>A</w:delText>
        </w:r>
      </w:del>
    </w:p>
    <w:p w14:paraId="0E5B030A" w14:textId="09DCC898" w:rsidR="00E65815" w:rsidRPr="00AE2B0E" w:rsidRDefault="00E65815" w:rsidP="00E65815">
      <w:pPr>
        <w:rPr>
          <w:del w:id="246" w:author="Comparison" w:date="2026-09-25T20:08:00Z" w16du:dateUtc="2026-09-26T00:08:00Z"/>
          <w:rFonts w:ascii="Verdana" w:hAnsi="Verdana"/>
          <w:bCs/>
          <w:lang w:val="en-CA"/>
        </w:rPr>
      </w:pPr>
      <w:del w:id="247" w:author="Comparison" w:date="2026-09-25T20:08:00Z" w16du:dateUtc="2026-09-26T00:08:00Z">
        <w:r w:rsidRPr="00AE2B0E">
          <w:rPr>
            <w:rFonts w:ascii="Verdana" w:hAnsi="Verdana"/>
            <w:bCs/>
            <w:lang w:val="en-CA"/>
          </w:rPr>
          <w:delText xml:space="preserve">They have </w:delText>
        </w:r>
        <w:r w:rsidRPr="00AE2B0E">
          <w:rPr>
            <w:rFonts w:ascii="Verdana" w:hAnsi="Verdana"/>
            <w:b/>
            <w:bCs/>
            <w:lang w:val="en-CA"/>
          </w:rPr>
          <w:delText>[</w:delText>
        </w:r>
        <w:r w:rsidRPr="00C65C34">
          <w:rPr>
            <w:rFonts w:ascii="Verdana" w:hAnsi="Verdana"/>
            <w:b/>
            <w:bCs/>
            <w:lang w:val="en-CA"/>
          </w:rPr>
          <w:delText>Am</w:delText>
        </w:r>
        <w:r w:rsidRPr="00AE2B0E">
          <w:rPr>
            <w:rFonts w:ascii="Verdana" w:hAnsi="Verdana"/>
            <w:b/>
            <w:bCs/>
            <w:lang w:val="en-CA"/>
          </w:rPr>
          <w:delText>]</w:delText>
        </w:r>
        <w:r w:rsidRPr="00AE2B0E">
          <w:rPr>
            <w:rFonts w:ascii="Verdana" w:hAnsi="Verdana"/>
            <w:bCs/>
            <w:lang w:val="en-CA"/>
          </w:rPr>
          <w:delText xml:space="preserve"> everything for you</w:delText>
        </w:r>
        <w:r w:rsidR="00A102AC" w:rsidRPr="00C65C34">
          <w:rPr>
            <w:rFonts w:ascii="Verdana" w:hAnsi="Verdana"/>
            <w:bCs/>
            <w:lang w:val="en-CA"/>
          </w:rPr>
          <w:delText>ng</w:delText>
        </w:r>
        <w:r w:rsidRPr="00AE2B0E">
          <w:rPr>
            <w:rFonts w:ascii="Verdana" w:hAnsi="Verdana"/>
            <w:bCs/>
            <w:lang w:val="en-CA"/>
          </w:rPr>
          <w:delText xml:space="preserve"> </w:delText>
        </w:r>
        <w:r w:rsidR="0095000E" w:rsidRPr="00C65C34">
          <w:rPr>
            <w:rFonts w:ascii="Verdana" w:hAnsi="Verdana"/>
            <w:b/>
            <w:lang w:val="en-CA"/>
          </w:rPr>
          <w:delText>[C]</w:delText>
        </w:r>
        <w:r w:rsidR="0095000E" w:rsidRPr="00C65C34">
          <w:rPr>
            <w:rFonts w:ascii="Verdana" w:hAnsi="Verdana"/>
            <w:bCs/>
            <w:lang w:val="en-CA"/>
          </w:rPr>
          <w:delText xml:space="preserve"> </w:delText>
        </w:r>
        <w:r w:rsidRPr="00AE2B0E">
          <w:rPr>
            <w:rFonts w:ascii="Verdana" w:hAnsi="Verdana"/>
            <w:bCs/>
            <w:lang w:val="en-CA"/>
          </w:rPr>
          <w:delText>men to enjoy</w:delText>
        </w:r>
      </w:del>
    </w:p>
    <w:p w14:paraId="54905E0A" w14:textId="2AD6023B" w:rsidR="00E65815" w:rsidRDefault="00E65815" w:rsidP="00E65815">
      <w:pPr>
        <w:rPr>
          <w:del w:id="248" w:author="Comparison" w:date="2026-09-25T20:08:00Z" w16du:dateUtc="2026-09-26T00:08:00Z"/>
          <w:rFonts w:ascii="Verdana" w:hAnsi="Verdana"/>
          <w:bCs/>
          <w:lang w:val="en-CA"/>
        </w:rPr>
      </w:pPr>
      <w:del w:id="249" w:author="Comparison" w:date="2026-09-25T20:08:00Z" w16du:dateUtc="2026-09-26T00:08:00Z">
        <w:r w:rsidRPr="00AE2B0E">
          <w:rPr>
            <w:rFonts w:ascii="Verdana" w:hAnsi="Verdana"/>
            <w:bCs/>
            <w:lang w:val="en-CA"/>
          </w:rPr>
          <w:delText xml:space="preserve">You can </w:delText>
        </w:r>
        <w:r w:rsidRPr="00AE2B0E">
          <w:rPr>
            <w:rFonts w:ascii="Verdana" w:hAnsi="Verdana"/>
            <w:b/>
            <w:bCs/>
            <w:lang w:val="en-CA"/>
          </w:rPr>
          <w:delText>[D7]</w:delText>
        </w:r>
        <w:r w:rsidRPr="00AE2B0E">
          <w:rPr>
            <w:rFonts w:ascii="Verdana" w:hAnsi="Verdana"/>
            <w:bCs/>
            <w:lang w:val="en-CA"/>
          </w:rPr>
          <w:delText xml:space="preserve"> hang out with all the boys</w:delText>
        </w:r>
        <w:r w:rsidR="007B0408">
          <w:rPr>
            <w:rFonts w:ascii="Verdana" w:hAnsi="Verdana"/>
            <w:bCs/>
            <w:lang w:val="en-CA"/>
          </w:rPr>
          <w:delText xml:space="preserve"> </w:delText>
        </w:r>
        <w:r w:rsidR="007B0408" w:rsidRPr="00AE2B0E">
          <w:rPr>
            <w:rFonts w:ascii="Verdana" w:hAnsi="Verdana"/>
            <w:b/>
            <w:bCs/>
            <w:lang w:val="en-CA"/>
          </w:rPr>
          <w:delText>[D7]</w:delText>
        </w:r>
      </w:del>
    </w:p>
    <w:p w14:paraId="2D05B9A0" w14:textId="07DB2A36" w:rsidR="00AC6355" w:rsidRPr="008107C5" w:rsidRDefault="00AC6355" w:rsidP="00AE2B0E">
      <w:pPr>
        <w:rPr>
          <w:del w:id="250" w:author="Comparison" w:date="2026-09-25T20:08:00Z" w16du:dateUtc="2026-09-26T00:08:00Z"/>
          <w:rFonts w:ascii="Verdana" w:hAnsi="Verdana"/>
          <w:bCs/>
          <w:lang w:val="en-CA"/>
        </w:rPr>
      </w:pPr>
    </w:p>
    <w:p w14:paraId="17B94D4F" w14:textId="5CCCCBFB" w:rsidR="007B0408" w:rsidRDefault="007B0408" w:rsidP="00AE2B0E">
      <w:pPr>
        <w:rPr>
          <w:del w:id="251" w:author="Comparison" w:date="2026-09-25T20:08:00Z" w16du:dateUtc="2026-09-26T00:08:00Z"/>
          <w:rFonts w:ascii="Verdana" w:hAnsi="Verdana"/>
          <w:bCs/>
          <w:lang w:val="en-CA"/>
        </w:rPr>
      </w:pPr>
      <w:del w:id="252" w:author="Comparison" w:date="2026-09-25T20:08:00Z" w16du:dateUtc="2026-09-26T00:08:00Z">
        <w:r w:rsidRPr="00AE2B0E">
          <w:rPr>
            <w:rFonts w:ascii="Verdana" w:hAnsi="Verdana"/>
            <w:b/>
            <w:bCs/>
            <w:lang w:val="en-CA"/>
          </w:rPr>
          <w:delText>[G]</w:delText>
        </w:r>
        <w:r w:rsidRPr="00AE2B0E">
          <w:rPr>
            <w:rFonts w:ascii="Verdana" w:hAnsi="Verdana"/>
            <w:bCs/>
            <w:lang w:val="en-CA"/>
          </w:rPr>
          <w:delText xml:space="preserve"> Y</w:delText>
        </w:r>
        <w:r>
          <w:rPr>
            <w:rFonts w:ascii="Verdana" w:hAnsi="Verdana"/>
            <w:bCs/>
            <w:lang w:val="en-CA"/>
          </w:rPr>
          <w:delText xml:space="preserve"> – </w:delText>
        </w:r>
        <w:r w:rsidRPr="00AE2B0E">
          <w:rPr>
            <w:rFonts w:ascii="Verdana" w:hAnsi="Verdana"/>
            <w:bCs/>
            <w:lang w:val="en-CA"/>
          </w:rPr>
          <w:delText>M</w:delText>
        </w:r>
        <w:r>
          <w:rPr>
            <w:rFonts w:ascii="Verdana" w:hAnsi="Verdana"/>
            <w:bCs/>
            <w:lang w:val="en-CA"/>
          </w:rPr>
          <w:delText xml:space="preserve"> – </w:delText>
        </w:r>
        <w:r w:rsidRPr="00AE2B0E">
          <w:rPr>
            <w:rFonts w:ascii="Verdana" w:hAnsi="Verdana"/>
            <w:bCs/>
            <w:lang w:val="en-CA"/>
          </w:rPr>
          <w:delText>C</w:delText>
        </w:r>
        <w:r>
          <w:rPr>
            <w:rFonts w:ascii="Verdana" w:hAnsi="Verdana"/>
            <w:bCs/>
            <w:lang w:val="en-CA"/>
          </w:rPr>
          <w:delText xml:space="preserve"> – </w:delText>
        </w:r>
        <w:r w:rsidRPr="00AE2B0E">
          <w:rPr>
            <w:rFonts w:ascii="Verdana" w:hAnsi="Verdana"/>
            <w:bCs/>
            <w:lang w:val="en-CA"/>
          </w:rPr>
          <w:delText>A</w:delText>
        </w:r>
        <w:r>
          <w:rPr>
            <w:rFonts w:ascii="Verdana" w:hAnsi="Verdana"/>
            <w:bCs/>
            <w:lang w:val="en-CA"/>
          </w:rPr>
          <w:delText xml:space="preserve"> </w:delText>
        </w:r>
        <w:r w:rsidRPr="00AE2B0E">
          <w:rPr>
            <w:rFonts w:ascii="Verdana" w:hAnsi="Verdana"/>
            <w:b/>
            <w:bCs/>
            <w:lang w:val="en-CA"/>
          </w:rPr>
          <w:delText>[G]</w:delText>
        </w:r>
      </w:del>
    </w:p>
    <w:p w14:paraId="51AEBAF0" w14:textId="77777777" w:rsidR="005E4427" w:rsidRPr="00AE2B0E" w:rsidRDefault="005E4427" w:rsidP="005E4427">
      <w:pPr>
        <w:rPr>
          <w:del w:id="253" w:author="Comparison" w:date="2026-09-25T20:08:00Z" w16du:dateUtc="2026-09-26T00:08:00Z"/>
          <w:rFonts w:ascii="Verdana" w:hAnsi="Verdana"/>
          <w:bCs/>
          <w:lang w:val="en-CA"/>
        </w:rPr>
      </w:pPr>
      <w:del w:id="254" w:author="Comparison" w:date="2026-09-25T20:08:00Z" w16du:dateUtc="2026-09-26T00:08:00Z">
        <w:r w:rsidRPr="00AE2B0E">
          <w:rPr>
            <w:rFonts w:ascii="Verdana" w:hAnsi="Verdana"/>
            <w:bCs/>
            <w:lang w:val="en-CA"/>
          </w:rPr>
          <w:delText xml:space="preserve">It’s fun to stay at the </w:delText>
        </w:r>
        <w:r w:rsidRPr="00AE2B0E">
          <w:rPr>
            <w:rFonts w:ascii="Verdana" w:hAnsi="Verdana"/>
            <w:b/>
            <w:bCs/>
            <w:lang w:val="en-CA"/>
          </w:rPr>
          <w:delText>[Em]</w:delText>
        </w:r>
        <w:r w:rsidRPr="00AE2B0E">
          <w:rPr>
            <w:rFonts w:ascii="Verdana" w:hAnsi="Verdana"/>
            <w:bCs/>
            <w:lang w:val="en-CA"/>
          </w:rPr>
          <w:delText xml:space="preserve"> Y</w:delText>
        </w:r>
        <w:r w:rsidRPr="00C65C34">
          <w:rPr>
            <w:rFonts w:ascii="Verdana" w:hAnsi="Verdana"/>
            <w:bCs/>
            <w:lang w:val="en-CA"/>
          </w:rPr>
          <w:delText xml:space="preserve"> – </w:delText>
        </w:r>
        <w:r w:rsidRPr="00AE2B0E">
          <w:rPr>
            <w:rFonts w:ascii="Verdana" w:hAnsi="Verdana"/>
            <w:bCs/>
            <w:lang w:val="en-CA"/>
          </w:rPr>
          <w:delText>M</w:delText>
        </w:r>
        <w:r w:rsidRPr="00C65C34">
          <w:rPr>
            <w:rFonts w:ascii="Verdana" w:hAnsi="Verdana"/>
            <w:bCs/>
            <w:lang w:val="en-CA"/>
          </w:rPr>
          <w:delText xml:space="preserve"> – </w:delText>
        </w:r>
        <w:r w:rsidRPr="00AE2B0E">
          <w:rPr>
            <w:rFonts w:ascii="Verdana" w:hAnsi="Verdana"/>
            <w:bCs/>
            <w:lang w:val="en-CA"/>
          </w:rPr>
          <w:delText>C</w:delText>
        </w:r>
        <w:r w:rsidRPr="00C65C34">
          <w:rPr>
            <w:rFonts w:ascii="Verdana" w:hAnsi="Verdana"/>
            <w:bCs/>
            <w:lang w:val="en-CA"/>
          </w:rPr>
          <w:delText xml:space="preserve"> – </w:delText>
        </w:r>
        <w:r w:rsidRPr="00C65C34">
          <w:rPr>
            <w:rFonts w:ascii="Verdana" w:hAnsi="Verdana"/>
            <w:lang w:val="en-CA"/>
          </w:rPr>
          <w:delText xml:space="preserve">A - </w:delText>
        </w:r>
        <w:r w:rsidRPr="00AE2B0E">
          <w:rPr>
            <w:rFonts w:ascii="Verdana" w:hAnsi="Verdana"/>
            <w:b/>
            <w:bCs/>
            <w:lang w:val="en-CA"/>
          </w:rPr>
          <w:delText>[Em]</w:delText>
        </w:r>
        <w:r w:rsidRPr="00C65C34">
          <w:rPr>
            <w:rFonts w:ascii="Verdana" w:hAnsi="Verdana"/>
            <w:b/>
            <w:bCs/>
            <w:lang w:val="en-CA"/>
          </w:rPr>
          <w:delText xml:space="preserve"> </w:delText>
        </w:r>
        <w:r w:rsidRPr="00C65C34">
          <w:rPr>
            <w:rFonts w:ascii="Verdana" w:hAnsi="Verdana"/>
            <w:lang w:val="en-CA"/>
          </w:rPr>
          <w:delText>A</w:delText>
        </w:r>
      </w:del>
    </w:p>
    <w:p w14:paraId="20A64EC9" w14:textId="77777777" w:rsidR="00AE2B0E" w:rsidRPr="00AE2B0E" w:rsidRDefault="00AE2B0E" w:rsidP="00AE2B0E">
      <w:pPr>
        <w:rPr>
          <w:del w:id="255" w:author="Comparison" w:date="2026-09-25T20:08:00Z" w16du:dateUtc="2026-09-26T00:08:00Z"/>
          <w:rFonts w:ascii="Verdana" w:hAnsi="Verdana"/>
          <w:bCs/>
          <w:lang w:val="en-CA"/>
        </w:rPr>
      </w:pPr>
      <w:del w:id="256" w:author="Comparison" w:date="2026-09-25T20:08:00Z" w16du:dateUtc="2026-09-26T00:08:00Z">
        <w:r w:rsidRPr="00AE2B0E">
          <w:rPr>
            <w:rFonts w:ascii="Verdana" w:hAnsi="Verdana"/>
            <w:b/>
            <w:bCs/>
            <w:lang w:val="en-CA"/>
          </w:rPr>
          <w:delText>[C]</w:delText>
        </w:r>
        <w:r w:rsidRPr="00AE2B0E">
          <w:rPr>
            <w:rFonts w:ascii="Verdana" w:hAnsi="Verdana"/>
            <w:bCs/>
            <w:lang w:val="en-CA"/>
          </w:rPr>
          <w:delText xml:space="preserve"> Young man, young man there’s no need to feel down</w:delText>
        </w:r>
      </w:del>
    </w:p>
    <w:p w14:paraId="27293815" w14:textId="77777777" w:rsidR="00AE2B0E" w:rsidRPr="00AE2B0E" w:rsidRDefault="00AE2B0E" w:rsidP="00AE2B0E">
      <w:pPr>
        <w:rPr>
          <w:del w:id="257" w:author="Comparison" w:date="2026-09-25T20:08:00Z" w16du:dateUtc="2026-09-26T00:08:00Z"/>
          <w:rFonts w:ascii="Verdana" w:hAnsi="Verdana"/>
          <w:bCs/>
          <w:lang w:val="en-CA"/>
        </w:rPr>
      </w:pPr>
      <w:del w:id="258" w:author="Comparison" w:date="2026-09-25T20:08:00Z" w16du:dateUtc="2026-09-26T00:08:00Z">
        <w:r w:rsidRPr="00AE2B0E">
          <w:rPr>
            <w:rFonts w:ascii="Verdana" w:hAnsi="Verdana"/>
            <w:b/>
            <w:bCs/>
            <w:lang w:val="en-CA"/>
          </w:rPr>
          <w:delText>[D7]</w:delText>
        </w:r>
        <w:r w:rsidRPr="00AE2B0E">
          <w:rPr>
            <w:rFonts w:ascii="Verdana" w:hAnsi="Verdana"/>
            <w:bCs/>
            <w:lang w:val="en-CA"/>
          </w:rPr>
          <w:delText xml:space="preserve"> Young man, young man get yourself off the ground </w:delText>
        </w:r>
      </w:del>
    </w:p>
    <w:p w14:paraId="56464369" w14:textId="77777777" w:rsidR="00F64B8E" w:rsidRPr="008107C5" w:rsidRDefault="00F64B8E" w:rsidP="001E1CF0">
      <w:pPr>
        <w:rPr>
          <w:del w:id="259" w:author="Comparison" w:date="2026-09-25T20:08:00Z" w16du:dateUtc="2026-09-26T00:08:00Z"/>
          <w:rFonts w:ascii="Verdana" w:hAnsi="Verdana"/>
          <w:lang w:val="en-CA"/>
        </w:rPr>
      </w:pPr>
    </w:p>
    <w:p w14:paraId="5F36C1A4" w14:textId="32EA0172" w:rsidR="001E1CF0" w:rsidRDefault="001E1CF0" w:rsidP="001E1CF0">
      <w:pPr>
        <w:rPr>
          <w:del w:id="260" w:author="Comparison" w:date="2026-09-25T20:08:00Z" w16du:dateUtc="2026-09-26T00:08:00Z"/>
          <w:rFonts w:ascii="Verdana" w:hAnsi="Verdana"/>
          <w:bCs/>
          <w:lang w:val="en-CA"/>
        </w:rPr>
      </w:pPr>
      <w:del w:id="261" w:author="Comparison" w:date="2026-09-25T20:08:00Z" w16du:dateUtc="2026-09-26T00:08:00Z">
        <w:r w:rsidRPr="00AE2B0E">
          <w:rPr>
            <w:rFonts w:ascii="Verdana" w:hAnsi="Verdana"/>
            <w:b/>
            <w:bCs/>
            <w:lang w:val="en-CA"/>
          </w:rPr>
          <w:delText>[G]</w:delText>
        </w:r>
        <w:r w:rsidRPr="00AE2B0E">
          <w:rPr>
            <w:rFonts w:ascii="Verdana" w:hAnsi="Verdana"/>
            <w:bCs/>
            <w:lang w:val="en-CA"/>
          </w:rPr>
          <w:delText xml:space="preserve"> Y</w:delText>
        </w:r>
        <w:r>
          <w:rPr>
            <w:rFonts w:ascii="Verdana" w:hAnsi="Verdana"/>
            <w:bCs/>
            <w:lang w:val="en-CA"/>
          </w:rPr>
          <w:delText xml:space="preserve"> – </w:delText>
        </w:r>
        <w:r w:rsidRPr="00AE2B0E">
          <w:rPr>
            <w:rFonts w:ascii="Verdana" w:hAnsi="Verdana"/>
            <w:bCs/>
            <w:lang w:val="en-CA"/>
          </w:rPr>
          <w:delText>M</w:delText>
        </w:r>
        <w:r>
          <w:rPr>
            <w:rFonts w:ascii="Verdana" w:hAnsi="Verdana"/>
            <w:bCs/>
            <w:lang w:val="en-CA"/>
          </w:rPr>
          <w:delText xml:space="preserve"> – </w:delText>
        </w:r>
        <w:r w:rsidRPr="00AE2B0E">
          <w:rPr>
            <w:rFonts w:ascii="Verdana" w:hAnsi="Verdana"/>
            <w:bCs/>
            <w:lang w:val="en-CA"/>
          </w:rPr>
          <w:delText>C</w:delText>
        </w:r>
        <w:r>
          <w:rPr>
            <w:rFonts w:ascii="Verdana" w:hAnsi="Verdana"/>
            <w:bCs/>
            <w:lang w:val="en-CA"/>
          </w:rPr>
          <w:delText xml:space="preserve"> – </w:delText>
        </w:r>
        <w:r w:rsidRPr="00AE2B0E">
          <w:rPr>
            <w:rFonts w:ascii="Verdana" w:hAnsi="Verdana"/>
            <w:bCs/>
            <w:lang w:val="en-CA"/>
          </w:rPr>
          <w:delText>A</w:delText>
        </w:r>
        <w:r>
          <w:rPr>
            <w:rFonts w:ascii="Verdana" w:hAnsi="Verdana"/>
            <w:bCs/>
            <w:lang w:val="en-CA"/>
          </w:rPr>
          <w:delText xml:space="preserve"> </w:delText>
        </w:r>
        <w:r w:rsidRPr="00AE2B0E">
          <w:rPr>
            <w:rFonts w:ascii="Verdana" w:hAnsi="Verdana"/>
            <w:b/>
            <w:bCs/>
            <w:lang w:val="en-CA"/>
          </w:rPr>
          <w:delText>[G]</w:delText>
        </w:r>
      </w:del>
    </w:p>
    <w:p w14:paraId="430224D9" w14:textId="6BF8A452" w:rsidR="00AE2B0E" w:rsidRPr="00AE2B0E" w:rsidRDefault="001E1CF0" w:rsidP="00AE2B0E">
      <w:pPr>
        <w:rPr>
          <w:del w:id="262" w:author="Comparison" w:date="2026-09-25T20:08:00Z" w16du:dateUtc="2026-09-26T00:08:00Z"/>
          <w:rFonts w:ascii="Verdana" w:hAnsi="Verdana"/>
          <w:bCs/>
          <w:lang w:val="en-CA"/>
        </w:rPr>
      </w:pPr>
      <w:del w:id="263" w:author="Comparison" w:date="2026-09-25T20:08:00Z" w16du:dateUtc="2026-09-26T00:08:00Z">
        <w:r w:rsidRPr="00421A04">
          <w:rPr>
            <w:rFonts w:ascii="Verdana" w:hAnsi="Verdana"/>
            <w:bCs/>
            <w:lang w:val="en-CA"/>
          </w:rPr>
          <w:delText>You</w:delText>
        </w:r>
        <w:r w:rsidR="00A102AC" w:rsidRPr="00421A04">
          <w:rPr>
            <w:rFonts w:ascii="Verdana" w:hAnsi="Verdana"/>
            <w:bCs/>
            <w:lang w:val="en-CA"/>
          </w:rPr>
          <w:delText>’ll</w:delText>
        </w:r>
        <w:r w:rsidR="00A102AC">
          <w:rPr>
            <w:rFonts w:ascii="Verdana" w:hAnsi="Verdana"/>
            <w:bCs/>
            <w:lang w:val="en-CA"/>
          </w:rPr>
          <w:delText xml:space="preserve"> find it at </w:delText>
        </w:r>
        <w:r>
          <w:rPr>
            <w:rFonts w:ascii="Verdana" w:hAnsi="Verdana"/>
            <w:bCs/>
            <w:lang w:val="en-CA"/>
          </w:rPr>
          <w:delText>the</w:delText>
        </w:r>
        <w:r w:rsidR="00AE2B0E" w:rsidRPr="00AE2B0E">
          <w:rPr>
            <w:rFonts w:ascii="Verdana" w:hAnsi="Verdana"/>
            <w:bCs/>
            <w:lang w:val="en-CA"/>
          </w:rPr>
          <w:delText xml:space="preserve"> </w:delText>
        </w:r>
        <w:r w:rsidR="005E4427" w:rsidRPr="00AE2B0E">
          <w:rPr>
            <w:rFonts w:ascii="Verdana" w:hAnsi="Verdana"/>
            <w:b/>
            <w:bCs/>
            <w:lang w:val="en-CA"/>
          </w:rPr>
          <w:delText>[Em]</w:delText>
        </w:r>
        <w:r w:rsidR="005E4427" w:rsidRPr="00AE2B0E">
          <w:rPr>
            <w:rFonts w:ascii="Verdana" w:hAnsi="Verdana"/>
            <w:bCs/>
            <w:lang w:val="en-CA"/>
          </w:rPr>
          <w:delText xml:space="preserve"> Y</w:delText>
        </w:r>
        <w:r w:rsidR="005E4427" w:rsidRPr="00C65C34">
          <w:rPr>
            <w:rFonts w:ascii="Verdana" w:hAnsi="Verdana"/>
            <w:bCs/>
            <w:lang w:val="en-CA"/>
          </w:rPr>
          <w:delText xml:space="preserve"> – </w:delText>
        </w:r>
        <w:r w:rsidR="005E4427" w:rsidRPr="00AE2B0E">
          <w:rPr>
            <w:rFonts w:ascii="Verdana" w:hAnsi="Verdana"/>
            <w:bCs/>
            <w:lang w:val="en-CA"/>
          </w:rPr>
          <w:delText>M</w:delText>
        </w:r>
        <w:r w:rsidR="005E4427" w:rsidRPr="00C65C34">
          <w:rPr>
            <w:rFonts w:ascii="Verdana" w:hAnsi="Verdana"/>
            <w:bCs/>
            <w:lang w:val="en-CA"/>
          </w:rPr>
          <w:delText xml:space="preserve"> – </w:delText>
        </w:r>
        <w:r w:rsidR="005E4427" w:rsidRPr="00AE2B0E">
          <w:rPr>
            <w:rFonts w:ascii="Verdana" w:hAnsi="Verdana"/>
            <w:bCs/>
            <w:lang w:val="en-CA"/>
          </w:rPr>
          <w:delText>C</w:delText>
        </w:r>
        <w:r w:rsidR="005E4427" w:rsidRPr="00C65C34">
          <w:rPr>
            <w:rFonts w:ascii="Verdana" w:hAnsi="Verdana"/>
            <w:bCs/>
            <w:lang w:val="en-CA"/>
          </w:rPr>
          <w:delText xml:space="preserve"> – </w:delText>
        </w:r>
        <w:r w:rsidR="005E4427" w:rsidRPr="00C65C34">
          <w:rPr>
            <w:rFonts w:ascii="Verdana" w:hAnsi="Verdana"/>
            <w:lang w:val="en-CA"/>
          </w:rPr>
          <w:delText xml:space="preserve">A - </w:delText>
        </w:r>
        <w:r w:rsidR="005E4427" w:rsidRPr="00AE2B0E">
          <w:rPr>
            <w:rFonts w:ascii="Verdana" w:hAnsi="Verdana"/>
            <w:b/>
            <w:bCs/>
            <w:lang w:val="en-CA"/>
          </w:rPr>
          <w:delText>[Em]</w:delText>
        </w:r>
        <w:r w:rsidR="005E4427" w:rsidRPr="00C65C34">
          <w:rPr>
            <w:rFonts w:ascii="Verdana" w:hAnsi="Verdana"/>
            <w:b/>
            <w:bCs/>
            <w:lang w:val="en-CA"/>
          </w:rPr>
          <w:delText xml:space="preserve"> </w:delText>
        </w:r>
        <w:r w:rsidR="005E4427" w:rsidRPr="00C65C34">
          <w:rPr>
            <w:rFonts w:ascii="Verdana" w:hAnsi="Verdana"/>
            <w:lang w:val="en-CA"/>
          </w:rPr>
          <w:delText>A</w:delText>
        </w:r>
      </w:del>
    </w:p>
    <w:p w14:paraId="75975F61" w14:textId="5434C02B" w:rsidR="0095000E" w:rsidRDefault="001E1CF0" w:rsidP="00AE2B0E">
      <w:pPr>
        <w:rPr>
          <w:del w:id="264" w:author="Comparison" w:date="2026-09-25T20:08:00Z" w16du:dateUtc="2026-09-26T00:08:00Z"/>
          <w:rFonts w:ascii="Verdana" w:hAnsi="Verdana"/>
          <w:bCs/>
          <w:lang w:val="en-CA"/>
        </w:rPr>
      </w:pPr>
      <w:del w:id="265" w:author="Comparison" w:date="2026-09-25T20:08:00Z" w16du:dateUtc="2026-09-26T00:08:00Z">
        <w:r w:rsidRPr="00AE2B0E">
          <w:rPr>
            <w:rFonts w:ascii="Verdana" w:hAnsi="Verdana"/>
            <w:b/>
            <w:bCs/>
            <w:lang w:val="en-CA"/>
          </w:rPr>
          <w:delText>[</w:delText>
        </w:r>
        <w:r>
          <w:rPr>
            <w:rFonts w:ascii="Verdana" w:hAnsi="Verdana"/>
            <w:b/>
            <w:bCs/>
            <w:lang w:val="en-CA"/>
          </w:rPr>
          <w:delText>C</w:delText>
        </w:r>
        <w:r w:rsidRPr="00AE2B0E">
          <w:rPr>
            <w:rFonts w:ascii="Verdana" w:hAnsi="Verdana"/>
            <w:b/>
            <w:bCs/>
            <w:lang w:val="en-CA"/>
          </w:rPr>
          <w:delText>]</w:delText>
        </w:r>
        <w:r w:rsidRPr="00AE2B0E">
          <w:rPr>
            <w:rFonts w:ascii="Verdana" w:hAnsi="Verdana"/>
            <w:bCs/>
            <w:lang w:val="en-CA"/>
          </w:rPr>
          <w:delText xml:space="preserve"> No man</w:delText>
        </w:r>
        <w:r>
          <w:rPr>
            <w:rFonts w:ascii="Verdana" w:hAnsi="Verdana"/>
            <w:bCs/>
            <w:lang w:val="en-CA"/>
          </w:rPr>
          <w:delText xml:space="preserve">, young man, </w:delText>
        </w:r>
        <w:r w:rsidRPr="00AE2B0E">
          <w:rPr>
            <w:rFonts w:ascii="Verdana" w:hAnsi="Verdana"/>
            <w:bCs/>
            <w:lang w:val="en-CA"/>
          </w:rPr>
          <w:delText>does it all by himself</w:delText>
        </w:r>
      </w:del>
    </w:p>
    <w:p w14:paraId="5E267563" w14:textId="7D88A249" w:rsidR="0095000E" w:rsidRDefault="001E1CF0" w:rsidP="00AE2B0E">
      <w:pPr>
        <w:rPr>
          <w:del w:id="266" w:author="Comparison" w:date="2026-09-25T20:08:00Z" w16du:dateUtc="2026-09-26T00:08:00Z"/>
          <w:rFonts w:ascii="Verdana" w:hAnsi="Verdana"/>
          <w:bCs/>
          <w:lang w:val="en-CA"/>
        </w:rPr>
      </w:pPr>
      <w:del w:id="267" w:author="Comparison" w:date="2026-09-25T20:08:00Z" w16du:dateUtc="2026-09-26T00:08:00Z">
        <w:r w:rsidRPr="00AE2B0E">
          <w:rPr>
            <w:rFonts w:ascii="Verdana" w:hAnsi="Verdana"/>
            <w:b/>
            <w:bCs/>
            <w:lang w:val="en-CA"/>
          </w:rPr>
          <w:delText>[</w:delText>
        </w:r>
        <w:r>
          <w:rPr>
            <w:rFonts w:ascii="Verdana" w:hAnsi="Verdana"/>
            <w:b/>
            <w:bCs/>
            <w:lang w:val="en-CA"/>
          </w:rPr>
          <w:delText>D7</w:delText>
        </w:r>
        <w:r w:rsidRPr="00AE2B0E">
          <w:rPr>
            <w:rFonts w:ascii="Verdana" w:hAnsi="Verdana"/>
            <w:b/>
            <w:bCs/>
            <w:lang w:val="en-CA"/>
          </w:rPr>
          <w:delText>]</w:delText>
        </w:r>
        <w:r w:rsidRPr="00AE2B0E">
          <w:rPr>
            <w:rFonts w:ascii="Verdana" w:hAnsi="Verdana"/>
            <w:bCs/>
            <w:lang w:val="en-CA"/>
          </w:rPr>
          <w:delText xml:space="preserve"> Young man, </w:delText>
        </w:r>
        <w:r>
          <w:rPr>
            <w:rFonts w:ascii="Verdana" w:hAnsi="Verdana"/>
            <w:bCs/>
            <w:lang w:val="en-CA"/>
          </w:rPr>
          <w:delText xml:space="preserve">young man, </w:delText>
        </w:r>
        <w:r w:rsidRPr="00AE2B0E">
          <w:rPr>
            <w:rFonts w:ascii="Verdana" w:hAnsi="Verdana"/>
            <w:bCs/>
            <w:lang w:val="en-CA"/>
          </w:rPr>
          <w:delText>put your pride on the shelf</w:delText>
        </w:r>
      </w:del>
    </w:p>
    <w:p w14:paraId="67F528A1" w14:textId="77777777" w:rsidR="00421A04" w:rsidRPr="008107C5" w:rsidRDefault="00421A04" w:rsidP="00AE2B0E">
      <w:pPr>
        <w:rPr>
          <w:del w:id="268" w:author="Comparison" w:date="2026-09-25T20:08:00Z" w16du:dateUtc="2026-09-26T00:08:00Z"/>
          <w:rFonts w:ascii="Verdana" w:hAnsi="Verdana"/>
          <w:bCs/>
          <w:lang w:val="en-CA"/>
        </w:rPr>
      </w:pPr>
    </w:p>
    <w:p w14:paraId="27433C18" w14:textId="77777777" w:rsidR="00421A04" w:rsidRPr="00B064AF" w:rsidRDefault="00421A04" w:rsidP="00421A04">
      <w:pPr>
        <w:rPr>
          <w:del w:id="269" w:author="Comparison" w:date="2026-09-25T20:08:00Z" w16du:dateUtc="2026-09-26T00:08:00Z"/>
          <w:rFonts w:ascii="Verdana" w:hAnsi="Verdana"/>
          <w:bCs/>
          <w:lang w:val="en-CA"/>
        </w:rPr>
      </w:pPr>
      <w:del w:id="270" w:author="Comparison" w:date="2026-09-25T20:08:00Z" w16du:dateUtc="2026-09-26T00:08:00Z">
        <w:r w:rsidRPr="00B064AF">
          <w:rPr>
            <w:rFonts w:ascii="Verdana" w:hAnsi="Verdana"/>
            <w:b/>
            <w:bCs/>
            <w:lang w:val="en-CA"/>
          </w:rPr>
          <w:delText>[G]</w:delText>
        </w:r>
        <w:r w:rsidRPr="00B064AF">
          <w:rPr>
            <w:rFonts w:ascii="Verdana" w:hAnsi="Verdana"/>
            <w:bCs/>
            <w:lang w:val="en-CA"/>
          </w:rPr>
          <w:delText xml:space="preserve"> Y – M – C – A </w:delText>
        </w:r>
        <w:r w:rsidRPr="00B064AF">
          <w:rPr>
            <w:rFonts w:ascii="Verdana" w:hAnsi="Verdana"/>
            <w:b/>
            <w:bCs/>
            <w:lang w:val="en-CA"/>
          </w:rPr>
          <w:delText>[G]</w:delText>
        </w:r>
      </w:del>
    </w:p>
    <w:p w14:paraId="59653C75" w14:textId="64159298" w:rsidR="00421A04" w:rsidRPr="00B064AF" w:rsidRDefault="00421A04" w:rsidP="00421A04">
      <w:pPr>
        <w:rPr>
          <w:del w:id="271" w:author="Comparison" w:date="2026-09-25T20:08:00Z" w16du:dateUtc="2026-09-26T00:08:00Z"/>
          <w:rFonts w:ascii="Verdana" w:hAnsi="Verdana"/>
          <w:bCs/>
          <w:lang w:val="en-CA"/>
        </w:rPr>
      </w:pPr>
      <w:del w:id="272" w:author="Comparison" w:date="2026-09-25T20:08:00Z" w16du:dateUtc="2026-09-26T00:08:00Z">
        <w:r w:rsidRPr="00B064AF">
          <w:rPr>
            <w:rFonts w:ascii="Verdana" w:hAnsi="Verdana"/>
            <w:bCs/>
            <w:lang w:val="en-CA"/>
          </w:rPr>
          <w:delText xml:space="preserve">And just go to the </w:delText>
        </w:r>
        <w:r w:rsidR="005E4427" w:rsidRPr="00B064AF">
          <w:rPr>
            <w:rFonts w:ascii="Verdana" w:hAnsi="Verdana"/>
            <w:b/>
            <w:bCs/>
            <w:lang w:val="en-CA"/>
          </w:rPr>
          <w:delText>[Em]</w:delText>
        </w:r>
        <w:r w:rsidR="005E4427" w:rsidRPr="00B064AF">
          <w:rPr>
            <w:rFonts w:ascii="Verdana" w:hAnsi="Verdana"/>
            <w:bCs/>
            <w:lang w:val="en-CA"/>
          </w:rPr>
          <w:delText xml:space="preserve"> Y – M – C – </w:delText>
        </w:r>
        <w:r w:rsidR="005E4427" w:rsidRPr="00B064AF">
          <w:rPr>
            <w:rFonts w:ascii="Verdana" w:hAnsi="Verdana"/>
            <w:lang w:val="en-CA"/>
          </w:rPr>
          <w:delText xml:space="preserve">A - </w:delText>
        </w:r>
        <w:r w:rsidR="005E4427" w:rsidRPr="00B064AF">
          <w:rPr>
            <w:rFonts w:ascii="Verdana" w:hAnsi="Verdana"/>
            <w:b/>
            <w:bCs/>
            <w:lang w:val="en-CA"/>
          </w:rPr>
          <w:delText xml:space="preserve">[Em] </w:delText>
        </w:r>
        <w:r w:rsidR="005E4427" w:rsidRPr="00B064AF">
          <w:rPr>
            <w:rFonts w:ascii="Verdana" w:hAnsi="Verdana"/>
            <w:lang w:val="en-CA"/>
          </w:rPr>
          <w:delText>A</w:delText>
        </w:r>
      </w:del>
    </w:p>
    <w:p w14:paraId="2624DC5D" w14:textId="79179F21" w:rsidR="00421A04" w:rsidRPr="00B064AF" w:rsidRDefault="00421A04" w:rsidP="00421A04">
      <w:pPr>
        <w:rPr>
          <w:del w:id="273" w:author="Comparison" w:date="2026-09-25T20:08:00Z" w16du:dateUtc="2026-09-26T00:08:00Z"/>
          <w:rFonts w:ascii="Verdana" w:hAnsi="Verdana"/>
          <w:bCs/>
          <w:lang w:val="en-CA"/>
        </w:rPr>
      </w:pPr>
      <w:del w:id="274" w:author="Comparison" w:date="2026-09-25T20:08:00Z" w16du:dateUtc="2026-09-26T00:08:00Z">
        <w:r w:rsidRPr="00B064AF">
          <w:rPr>
            <w:rFonts w:ascii="Verdana" w:hAnsi="Verdana"/>
            <w:b/>
            <w:bCs/>
            <w:lang w:val="en-CA"/>
          </w:rPr>
          <w:delText>[C]</w:delText>
        </w:r>
        <w:r w:rsidRPr="00B064AF">
          <w:rPr>
            <w:rFonts w:ascii="Verdana" w:hAnsi="Verdana"/>
            <w:bCs/>
            <w:lang w:val="en-CA"/>
          </w:rPr>
          <w:delText xml:space="preserve"> Young man, young man, I was once in your shoes</w:delText>
        </w:r>
      </w:del>
    </w:p>
    <w:p w14:paraId="31E29CFB" w14:textId="3B3F740B" w:rsidR="00AE2B0E" w:rsidRDefault="00421A04" w:rsidP="00AE2B0E">
      <w:pPr>
        <w:rPr>
          <w:del w:id="275" w:author="Comparison" w:date="2026-09-25T20:08:00Z" w16du:dateUtc="2026-09-26T00:08:00Z"/>
          <w:rFonts w:ascii="Verdana" w:hAnsi="Verdana"/>
          <w:bCs/>
          <w:lang w:val="en-CA"/>
        </w:rPr>
      </w:pPr>
      <w:del w:id="276" w:author="Comparison" w:date="2026-09-25T20:08:00Z" w16du:dateUtc="2026-09-26T00:08:00Z">
        <w:r w:rsidRPr="00B064AF">
          <w:rPr>
            <w:rFonts w:ascii="Verdana" w:hAnsi="Verdana"/>
            <w:b/>
            <w:bCs/>
            <w:lang w:val="en-CA"/>
          </w:rPr>
          <w:delText>[D7]</w:delText>
        </w:r>
        <w:r w:rsidRPr="00B064AF">
          <w:rPr>
            <w:rFonts w:ascii="Verdana" w:hAnsi="Verdana"/>
            <w:bCs/>
            <w:lang w:val="en-CA"/>
          </w:rPr>
          <w:delText xml:space="preserve"> Young man, young man, I was down with the blues</w:delText>
        </w:r>
        <w:r w:rsidR="00152337" w:rsidRPr="00B064AF">
          <w:rPr>
            <w:rFonts w:ascii="Verdana" w:hAnsi="Verdana"/>
            <w:bCs/>
            <w:lang w:val="en-CA"/>
          </w:rPr>
          <w:delText xml:space="preserve"> </w:delText>
        </w:r>
        <w:r w:rsidR="00152337" w:rsidRPr="00B064AF">
          <w:rPr>
            <w:rFonts w:ascii="Verdana" w:hAnsi="Verdana"/>
            <w:b/>
            <w:lang w:val="en-CA"/>
          </w:rPr>
          <w:delText>[G</w:delText>
        </w:r>
        <w:r w:rsidR="00152337" w:rsidRPr="00152337">
          <w:rPr>
            <w:rFonts w:ascii="Verdana" w:hAnsi="Verdana"/>
            <w:b/>
            <w:lang w:val="en-CA"/>
          </w:rPr>
          <w:delText>]</w:delText>
        </w:r>
        <w:r w:rsidR="00152337" w:rsidRPr="00AE2B0E">
          <w:rPr>
            <w:rFonts w:ascii="Verdana" w:hAnsi="Verdana"/>
            <w:b/>
            <w:bCs/>
            <w:lang w:val="en-CA"/>
          </w:rPr>
          <w:sym w:font="Symbol" w:char="F0AF"/>
        </w:r>
      </w:del>
    </w:p>
    <w:p w14:paraId="7CEEE0C6" w14:textId="77777777" w:rsidR="00A42E3F" w:rsidRPr="008107C5" w:rsidRDefault="00A42E3F">
      <w:pPr>
        <w:rPr>
          <w:del w:id="277" w:author="Comparison" w:date="2026-09-25T20:08:00Z" w16du:dateUtc="2026-09-26T00:08:00Z"/>
          <w:rFonts w:ascii="Verdana" w:hAnsi="Verdana"/>
        </w:rPr>
      </w:pPr>
    </w:p>
    <w:p w14:paraId="63B1B2F5" w14:textId="6B692121" w:rsidR="00B043CF" w:rsidRDefault="008806DF" w:rsidP="00110521">
      <w:pPr>
        <w:rPr>
          <w:del w:id="278" w:author="Comparison" w:date="2026-09-25T20:08:00Z" w16du:dateUtc="2026-09-26T00:08:00Z"/>
          <w:rFonts w:ascii="Verdana" w:hAnsi="Verdana"/>
          <w:b/>
        </w:rPr>
      </w:pPr>
      <w:del w:id="279" w:author="Comparison" w:date="2026-09-25T20:08:00Z" w16du:dateUtc="2026-09-26T00:08:00Z">
        <w:r>
          <w:rPr>
            <w:rFonts w:ascii="Verdana" w:hAnsi="Verdana"/>
            <w:b/>
            <w:noProof/>
          </w:rPr>
          <w:drawing>
            <wp:inline distT="0" distB="0" distL="0" distR="0" wp14:anchorId="678D0555" wp14:editId="28126D90">
              <wp:extent cx="457200" cy="609600"/>
              <wp:effectExtent l="0" t="0" r="0" b="0"/>
              <wp:docPr id="1762386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6602056D" wp14:editId="769717D0">
              <wp:extent cx="457200" cy="609600"/>
              <wp:effectExtent l="0" t="0" r="0" b="0"/>
              <wp:docPr id="547059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1D797203" wp14:editId="5717A2D9">
              <wp:extent cx="457200" cy="609600"/>
              <wp:effectExtent l="0" t="0" r="0" b="0"/>
              <wp:docPr id="26465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40CF3CCB" wp14:editId="695C090B">
              <wp:extent cx="457200" cy="609600"/>
              <wp:effectExtent l="0" t="0" r="0" b="0"/>
              <wp:docPr id="1365192996" name="Picture 1365192996" descr="C:\Ourfiles\Bytown Ukulele Group\Chord Boxes\Hans chord boxes\uke-chords\48x6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urfiles\Bytown Ukulele Group\Chord Boxes\Hans chord boxes\uke-chords\48x64\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0AD3C7E9" wp14:editId="79A8F21C">
              <wp:extent cx="457200" cy="609600"/>
              <wp:effectExtent l="0" t="0" r="0" b="0"/>
              <wp:docPr id="126936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615D0C6A" wp14:editId="49B21C3E">
              <wp:extent cx="457200" cy="609600"/>
              <wp:effectExtent l="0" t="0" r="0" b="0"/>
              <wp:docPr id="2089116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50F25947" wp14:editId="7C57E210">
              <wp:extent cx="457200" cy="609600"/>
              <wp:effectExtent l="0" t="0" r="0" b="0"/>
              <wp:docPr id="606836289" name="Picture 606836289" descr="C:\Ourfiles\Bytown Ukulele Group\Chord Boxes\Hans chord boxes\uke-chords\48x64\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rfiles\Bytown Ukulele Group\Chord Boxes\Hans chord boxes\uke-chords\48x64\D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528887E2" wp14:editId="5AD1BD8B">
              <wp:extent cx="457200" cy="609600"/>
              <wp:effectExtent l="0" t="0" r="0" b="0"/>
              <wp:docPr id="1235484282" name="Picture 1235484282" descr="C:\Ourfiles\Bytown Ukulele Group\Chord Boxes\Hans chord boxes\uke-chords\48x64\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urfiles\Bytown Ukulele Group\Chord Boxes\Hans chord boxes\uke-chords\48x64\E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r>
          <w:rPr>
            <w:rFonts w:ascii="Verdana" w:hAnsi="Verdana"/>
            <w:b/>
            <w:noProof/>
          </w:rPr>
          <w:drawing>
            <wp:inline distT="0" distB="0" distL="0" distR="0" wp14:anchorId="3B617289" wp14:editId="2473C0F9">
              <wp:extent cx="457200" cy="609600"/>
              <wp:effectExtent l="0" t="0" r="0" b="0"/>
              <wp:docPr id="1680032083" name="Picture 1680032083" descr="C:\Ourfiles\Bytown Ukulele Group\Chord Boxes\Hans chord boxes\uke-chords\48x64\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urfiles\Bytown Ukulele Group\Chord Boxes\Hans chord boxes\uke-chords\48x64\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 cy="609600"/>
                      </a:xfrm>
                      <a:prstGeom prst="rect">
                        <a:avLst/>
                      </a:prstGeom>
                      <a:noFill/>
                      <a:ln>
                        <a:noFill/>
                      </a:ln>
                    </pic:spPr>
                  </pic:pic>
                </a:graphicData>
              </a:graphic>
            </wp:inline>
          </w:drawing>
        </w:r>
      </w:del>
    </w:p>
    <w:p w14:paraId="4C52C13E" w14:textId="77777777" w:rsidR="00276A5B" w:rsidRPr="008107C5" w:rsidRDefault="00276A5B" w:rsidP="00A029D3">
      <w:pPr>
        <w:rPr>
          <w:del w:id="280" w:author="Comparison" w:date="2026-09-25T20:08:00Z" w16du:dateUtc="2026-09-26T00:08:00Z"/>
          <w:rFonts w:ascii="Verdana" w:hAnsi="Verdana"/>
        </w:rPr>
      </w:pPr>
    </w:p>
    <w:p w14:paraId="1E0FB00A" w14:textId="73B7695E" w:rsidR="00B043CF" w:rsidRDefault="00276A5B">
      <w:pPr>
        <w:numPr>
          <w:ilvl w:val="0"/>
          <w:numId w:val="1"/>
        </w:numPr>
        <w:pBdr>
          <w:top w:val="nil"/>
          <w:left w:val="nil"/>
          <w:bottom w:val="nil"/>
          <w:right w:val="nil"/>
          <w:between w:val="nil"/>
        </w:pBdr>
        <w:rPr>
          <w:sz w:val="20"/>
          <w:rPrChange w:id="281" w:author="Comparison" w:date="2026-09-25T20:08:00Z" w16du:dateUtc="2026-09-26T00:08:00Z">
            <w:rPr>
              <w:rFonts w:ascii="Verdana" w:eastAsia="Calibri" w:hAnsi="Verdana" w:cs="Lucida Console"/>
              <w:color w:val="0000FF"/>
              <w:sz w:val="28"/>
              <w:szCs w:val="28"/>
            </w:rPr>
          </w:rPrChange>
        </w:rPr>
        <w:pPrChange w:id="282" w:author="Comparison" w:date="2026-09-25T20:08:00Z" w16du:dateUtc="2026-09-26T00:08:00Z">
          <w:pPr/>
        </w:pPrChange>
      </w:pPr>
      <w:del w:id="283" w:author="Comparison" w:date="2026-09-25T20:08:00Z" w16du:dateUtc="2026-09-26T00:08:00Z">
        <w:r>
          <w:fldChar w:fldCharType="begin"/>
        </w:r>
        <w:r>
          <w:delInstrText>HYPERLINK "http://www.bytownukulele.ca"</w:delInstrText>
        </w:r>
        <w:r>
          <w:fldChar w:fldCharType="separate"/>
        </w:r>
        <w:r w:rsidRPr="004A587A">
          <w:rPr>
            <w:rStyle w:val="Hyperlink"/>
            <w:rFonts w:ascii="Verdana" w:eastAsia="Calibri" w:hAnsi="Verdana" w:cs="Lucida Console"/>
            <w:sz w:val="28"/>
            <w:szCs w:val="28"/>
          </w:rPr>
          <w:delText>www.bytownukulele.ca</w:delText>
        </w:r>
        <w:r>
          <w:fldChar w:fldCharType="end"/>
        </w:r>
      </w:del>
    </w:p>
    <w:sectPr w:rsidR="00B043CF">
      <w:headerReference w:type="default" r:id="rId19"/>
      <w:type w:val="continuous"/>
      <w:pgSz w:w="12240" w:h="15840"/>
      <w:pgMar w:top="1440" w:right="1080" w:bottom="1440" w:left="1080" w:header="720" w:footer="720" w:gutter="0"/>
      <w:cols w:num="2" w:space="720" w:equalWidth="0">
        <w:col w:w="4680" w:space="720"/>
        <w:col w:w="4680" w:space="0"/>
      </w:cols>
      <w:titlePg/>
      <w:docGrid w:linePitch="0"/>
      <w:sectPrChange w:id="306" w:author="Comparison" w:date="2026-09-25T20:08:00Z" w16du:dateUtc="2026-09-26T00:08:00Z">
        <w:sectPr w:rsidR="00B043CF">
          <w:type w:val="nextPage"/>
          <w:pgMar w:top="450" w:right="180" w:bottom="284" w:left="900" w:header="709" w:footer="709" w:gutter="0"/>
          <w:cols w:num="1" w:space="708" w:equalWidth="1"/>
          <w:titlePg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224488" w14:textId="77777777" w:rsidR="00826F2D" w:rsidRDefault="00826F2D">
      <w:pPr>
        <w:pPrChange w:id="10" w:author="Comparison" w:date="2026-09-25T20:08:00Z" w16du:dateUtc="2026-09-26T00:08:00Z">
          <w:pPr/>
        </w:pPrChange>
      </w:pPr>
      <w:r>
        <w:separator/>
      </w:r>
    </w:p>
  </w:endnote>
  <w:endnote w:type="continuationSeparator" w:id="0">
    <w:p w14:paraId="13D50C40" w14:textId="77777777" w:rsidR="00826F2D" w:rsidRDefault="00826F2D">
      <w:pPr>
        <w:pPrChange w:id="11" w:author="Comparison" w:date="2026-09-25T20:08:00Z" w16du:dateUtc="2026-09-26T00:08: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 w:name="AdvPSSym">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66F1FA" w14:textId="77777777" w:rsidR="0067115C" w:rsidRDefault="00826F2D">
    <w:pPr>
      <w:pBdr>
        <w:top w:val="nil"/>
        <w:left w:val="nil"/>
        <w:bottom w:val="nil"/>
        <w:right w:val="nil"/>
        <w:between w:val="nil"/>
      </w:pBdr>
      <w:tabs>
        <w:tab w:val="center" w:pos="4680"/>
        <w:tab w:val="right" w:pos="9360"/>
      </w:tabs>
      <w:jc w:val="both"/>
      <w:rPr>
        <w:b/>
        <w:color w:val="000000"/>
      </w:rPr>
    </w:pPr>
    <w:r>
      <w:rPr>
        <w:rFonts w:ascii="Times New Roman" w:eastAsia="Times New Roman" w:hAnsi="Times New Roman" w:cs="Times New Roman"/>
        <w:color w:val="000000"/>
      </w:rPr>
      <w:t>2</w:t>
    </w:r>
    <w:r>
      <w:rPr>
        <w:rFonts w:ascii="Times New Roman" w:eastAsia="Times New Roman" w:hAnsi="Times New Roman" w:cs="Times New Roman"/>
        <w:b/>
        <w:color w:val="000000"/>
      </w:rPr>
      <w:t xml:space="preserve"> | </w:t>
    </w:r>
    <w:r>
      <w:rPr>
        <w:rFonts w:ascii="Times New Roman" w:eastAsia="Times New Roman" w:hAnsi="Times New Roman" w:cs="Times New Roman"/>
        <w:color w:val="000000"/>
        <w:sz w:val="18"/>
        <w:szCs w:val="18"/>
      </w:rPr>
      <w:t>©MRCMB 2012. All Rights Reserved.</w:t>
    </w:r>
    <w:r>
      <w:rPr>
        <w:rFonts w:ascii="AdvPSSym" w:eastAsia="AdvPSSym" w:hAnsi="AdvPSSym" w:cs="AdvPSSym"/>
        <w:color w:val="000000"/>
        <w:sz w:val="14"/>
        <w:szCs w:val="14"/>
      </w:rPr>
      <w:t xml:space="preserve"> </w:t>
    </w:r>
  </w:p>
  <w:p w14:paraId="0F5DD0ED" w14:textId="77777777" w:rsidR="0067115C" w:rsidRDefault="0067115C">
    <w:pPr>
      <w:pBdr>
        <w:top w:val="single" w:sz="4" w:space="1" w:color="D9D9D9"/>
        <w:left w:val="nil"/>
        <w:bottom w:val="nil"/>
        <w:right w:val="nil"/>
        <w:between w:val="nil"/>
      </w:pBdr>
      <w:tabs>
        <w:tab w:val="center" w:pos="4680"/>
        <w:tab w:val="right" w:pos="9360"/>
      </w:tabs>
      <w:rPr>
        <w:b/>
        <w:color w:val="000000"/>
      </w:rPr>
    </w:pPr>
  </w:p>
  <w:p w14:paraId="1D24C40E" w14:textId="77777777" w:rsidR="0067115C" w:rsidRDefault="0067115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B59D05" w14:textId="77777777" w:rsidR="00826F2D" w:rsidRDefault="00826F2D">
      <w:pPr>
        <w:pPrChange w:id="8" w:author="Comparison" w:date="2026-09-25T20:08:00Z" w16du:dateUtc="2026-09-26T00:08:00Z">
          <w:pPr/>
        </w:pPrChange>
      </w:pPr>
      <w:r>
        <w:separator/>
      </w:r>
    </w:p>
  </w:footnote>
  <w:footnote w:type="continuationSeparator" w:id="0">
    <w:p w14:paraId="1E611E40" w14:textId="77777777" w:rsidR="00826F2D" w:rsidRDefault="00826F2D">
      <w:pPr>
        <w:pPrChange w:id="9" w:author="Comparison" w:date="2026-09-25T20:08:00Z" w16du:dateUtc="2026-09-26T00:08: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4775C" w14:textId="77777777" w:rsidR="0067115C" w:rsidRDefault="00826F2D">
    <w:pPr>
      <w:pBdr>
        <w:top w:val="nil"/>
        <w:left w:val="nil"/>
        <w:bottom w:val="nil"/>
        <w:right w:val="nil"/>
        <w:between w:val="nil"/>
      </w:pBdr>
      <w:tabs>
        <w:tab w:val="center" w:pos="4680"/>
        <w:tab w:val="right" w:pos="9360"/>
      </w:tabs>
      <w:jc w:val="both"/>
      <w:rPr>
        <w:color w:val="000000"/>
        <w:sz w:val="28"/>
        <w:szCs w:val="28"/>
      </w:rPr>
    </w:pPr>
    <w:ins w:id="34" w:author="Comparison" w:date="2026-09-25T20:08:00Z" w16du:dateUtc="2026-09-26T00:08:00Z">
      <w:r>
        <w:rPr>
          <w:noProof/>
          <w:color w:val="000000"/>
          <w:sz w:val="28"/>
          <w:szCs w:val="28"/>
        </w:rPr>
        <mc:AlternateContent>
          <mc:Choice Requires="wpg">
            <w:drawing>
              <wp:anchor distT="0" distB="0" distL="114300" distR="114300" simplePos="0" relativeHeight="251663360" behindDoc="0" locked="0" layoutInCell="1" hidden="0" allowOverlap="1">
                <wp:simplePos x="0" y="0"/>
                <wp:positionH relativeFrom="page">
                  <wp:posOffset>312420</wp:posOffset>
                </wp:positionH>
                <wp:positionV relativeFrom="topMargin">
                  <wp:posOffset>323215</wp:posOffset>
                </wp:positionV>
                <wp:extent cx="7156450" cy="1172210"/>
                <wp:effectExtent l="0" t="0" r="0" b="0"/>
                <wp:wrapNone/>
                <wp:docPr id="1522685733" name="Group 1522685733"/>
                <wp:cNvGraphicFramePr/>
                <a:graphic xmlns:a="http://schemas.openxmlformats.org/drawingml/2006/main">
                  <a:graphicData uri="http://schemas.microsoft.com/office/word/2010/wordprocessingGroup">
                    <wpg:wgp>
                      <wpg:cNvGrpSpPr/>
                      <wpg:grpSpPr>
                        <a:xfrm>
                          <a:off x="0" y="0"/>
                          <a:ext cx="7156450" cy="1172210"/>
                          <a:chOff x="1767775" y="3193875"/>
                          <a:chExt cx="7156450" cy="1172250"/>
                        </a:xfrm>
                      </wpg:grpSpPr>
                      <wpg:grpSp>
                        <wpg:cNvPr id="973859090" name="Group 973859090"/>
                        <wpg:cNvGrpSpPr/>
                        <wpg:grpSpPr>
                          <a:xfrm>
                            <a:off x="1767775" y="3193895"/>
                            <a:ext cx="7156450" cy="1172210"/>
                            <a:chOff x="1767775" y="3193875"/>
                            <a:chExt cx="7156450" cy="1172250"/>
                          </a:xfrm>
                        </wpg:grpSpPr>
                        <wps:wsp>
                          <wps:cNvPr id="571296747" name="Rectangle 571296747"/>
                          <wps:cNvSpPr/>
                          <wps:spPr>
                            <a:xfrm>
                              <a:off x="1767775" y="3193875"/>
                              <a:ext cx="7156450" cy="1172250"/>
                            </a:xfrm>
                            <a:prstGeom prst="rect">
                              <a:avLst/>
                            </a:prstGeom>
                            <a:noFill/>
                            <a:ln>
                              <a:noFill/>
                            </a:ln>
                          </wps:spPr>
                          <wps:txbx>
                            <w:txbxContent>
                              <w:p w14:paraId="3CD9991D" w14:textId="77777777" w:rsidR="0067115C" w:rsidRDefault="0067115C">
                                <w:pPr>
                                  <w:textDirection w:val="btLr"/>
                                  <w:rPr>
                                    <w:ins w:id="35" w:author="Comparison" w:date="2026-09-25T20:08:00Z" w16du:dateUtc="2026-09-26T00:08:00Z"/>
                                  </w:rPr>
                                </w:pPr>
                              </w:p>
                            </w:txbxContent>
                          </wps:txbx>
                          <wps:bodyPr spcFirstLastPara="1" wrap="square" lIns="91425" tIns="91425" rIns="91425" bIns="91425" anchor="ctr" anchorCtr="0">
                            <a:noAutofit/>
                          </wps:bodyPr>
                        </wps:wsp>
                        <wpg:grpSp>
                          <wpg:cNvPr id="1026779217" name="Group 1026779217"/>
                          <wpg:cNvGrpSpPr/>
                          <wpg:grpSpPr>
                            <a:xfrm>
                              <a:off x="1767775" y="3193895"/>
                              <a:ext cx="7156450" cy="1172210"/>
                              <a:chOff x="101" y="66"/>
                              <a:chExt cx="11663" cy="2069"/>
                            </a:xfrm>
                          </wpg:grpSpPr>
                          <wps:wsp>
                            <wps:cNvPr id="854953906" name="Rectangle 854953906"/>
                            <wps:cNvSpPr/>
                            <wps:spPr>
                              <a:xfrm>
                                <a:off x="101" y="66"/>
                                <a:ext cx="11650" cy="2050"/>
                              </a:xfrm>
                              <a:prstGeom prst="rect">
                                <a:avLst/>
                              </a:prstGeom>
                              <a:noFill/>
                              <a:ln>
                                <a:noFill/>
                              </a:ln>
                            </wps:spPr>
                            <wps:txbx>
                              <w:txbxContent>
                                <w:p w14:paraId="1382F4C5" w14:textId="77777777" w:rsidR="0067115C" w:rsidRDefault="0067115C">
                                  <w:pPr>
                                    <w:textDirection w:val="btLr"/>
                                    <w:rPr>
                                      <w:ins w:id="36" w:author="Comparison" w:date="2026-09-25T20:08:00Z" w16du:dateUtc="2026-09-26T00:08:00Z"/>
                                    </w:rPr>
                                  </w:pPr>
                                </w:p>
                              </w:txbxContent>
                            </wps:txbx>
                            <wps:bodyPr spcFirstLastPara="1" wrap="square" lIns="91425" tIns="91425" rIns="91425" bIns="91425" anchor="ctr" anchorCtr="0">
                              <a:noAutofit/>
                            </wps:bodyPr>
                          </wps:wsp>
                          <wps:wsp>
                            <wps:cNvPr id="1059422996" name="Rectangle 1059422996"/>
                            <wps:cNvSpPr/>
                            <wps:spPr>
                              <a:xfrm>
                                <a:off x="101" y="66"/>
                                <a:ext cx="9707" cy="2069"/>
                              </a:xfrm>
                              <a:prstGeom prst="rect">
                                <a:avLst/>
                              </a:prstGeom>
                              <a:solidFill>
                                <a:srgbClr val="E36B08"/>
                              </a:solidFill>
                              <a:ln>
                                <a:noFill/>
                              </a:ln>
                            </wps:spPr>
                            <wps:txbx>
                              <w:txbxContent>
                                <w:p w14:paraId="4B8E63A0" w14:textId="77777777" w:rsidR="0067115C" w:rsidRDefault="0067115C">
                                  <w:pPr>
                                    <w:textDirection w:val="btLr"/>
                                    <w:rPr>
                                      <w:ins w:id="37" w:author="Comparison" w:date="2026-09-25T20:08:00Z" w16du:dateUtc="2026-09-26T00:08:00Z"/>
                                    </w:rPr>
                                  </w:pPr>
                                </w:p>
                                <w:p w14:paraId="3090CEDD" w14:textId="77777777" w:rsidR="0067115C" w:rsidRDefault="00826F2D">
                                  <w:pPr>
                                    <w:textDirection w:val="btLr"/>
                                    <w:rPr>
                                      <w:ins w:id="38" w:author="Comparison" w:date="2026-09-25T20:08:00Z" w16du:dateUtc="2026-09-26T00:08:00Z"/>
                                    </w:rPr>
                                  </w:pPr>
                                  <w:ins w:id="39" w:author="Comparison" w:date="2026-09-25T20:08:00Z" w16du:dateUtc="2026-09-26T00:08:00Z">
                                    <w:r>
                                      <w:rPr>
                                        <w:rFonts w:ascii="Quattrocento Sans" w:eastAsia="Quattrocento Sans" w:hAnsi="Quattrocento Sans" w:cs="Quattrocento Sans"/>
                                        <w:b/>
                                        <w:color w:val="000000"/>
                                        <w:sz w:val="44"/>
                                      </w:rPr>
                                      <w:t>Microreviews in Cell and Molecular Biology</w:t>
                                    </w:r>
                                  </w:ins>
                                </w:p>
                                <w:p w14:paraId="3E5CB0AE" w14:textId="77777777" w:rsidR="0067115C" w:rsidRDefault="00826F2D">
                                  <w:pPr>
                                    <w:textDirection w:val="btLr"/>
                                    <w:rPr>
                                      <w:ins w:id="40" w:author="Comparison" w:date="2026-09-25T20:08:00Z" w16du:dateUtc="2026-09-26T00:08:00Z"/>
                                    </w:rPr>
                                  </w:pPr>
                                  <w:ins w:id="41" w:author="Comparison" w:date="2026-09-25T20:08:00Z" w16du:dateUtc="2026-09-26T00:08:00Z">
                                    <w:r>
                                      <w:rPr>
                                        <w:rFonts w:ascii="Quattrocento Sans" w:eastAsia="Quattrocento Sans" w:hAnsi="Quattrocento Sans" w:cs="Quattrocento Sans"/>
                                        <w:b/>
                                        <w:color w:val="000000"/>
                                        <w:sz w:val="28"/>
                                      </w:rPr>
                                      <w:t>An undergraduate science journal</w:t>
                                    </w:r>
                                  </w:ins>
                                </w:p>
                              </w:txbxContent>
                            </wps:txbx>
                            <wps:bodyPr spcFirstLastPara="1" wrap="square" lIns="91425" tIns="45700" rIns="91425" bIns="45700" anchor="t" anchorCtr="0">
                              <a:noAutofit/>
                            </wps:bodyPr>
                          </wps:wsp>
                          <wps:wsp>
                            <wps:cNvPr id="1303472393" name="Rectangle 1303472393"/>
                            <wps:cNvSpPr/>
                            <wps:spPr>
                              <a:xfrm>
                                <a:off x="9662" y="66"/>
                                <a:ext cx="2102" cy="2068"/>
                              </a:xfrm>
                              <a:prstGeom prst="rect">
                                <a:avLst/>
                              </a:prstGeom>
                              <a:solidFill>
                                <a:srgbClr val="7F7F7F"/>
                              </a:solidFill>
                              <a:ln>
                                <a:noFill/>
                              </a:ln>
                            </wps:spPr>
                            <wps:txbx>
                              <w:txbxContent>
                                <w:p w14:paraId="70A774F7" w14:textId="77777777" w:rsidR="0067115C" w:rsidRDefault="00826F2D">
                                  <w:pPr>
                                    <w:textDirection w:val="btLr"/>
                                    <w:rPr>
                                      <w:ins w:id="42" w:author="Comparison" w:date="2026-09-25T20:08:00Z" w16du:dateUtc="2026-09-26T00:08:00Z"/>
                                    </w:rPr>
                                  </w:pPr>
                                  <w:ins w:id="43" w:author="Comparison" w:date="2026-09-25T20:08:00Z" w16du:dateUtc="2026-09-26T00:08:00Z">
                                    <w:r>
                                      <w:rPr>
                                        <w:rFonts w:ascii="Arial" w:eastAsia="Arial" w:hAnsi="Arial" w:cs="Arial"/>
                                        <w:color w:val="FFFFFF"/>
                                        <w:sz w:val="36"/>
                                      </w:rPr>
                                      <w:t>2024</w:t>
                                    </w:r>
                                  </w:ins>
                                </w:p>
                              </w:txbxContent>
                            </wps:txbx>
                            <wps:bodyPr spcFirstLastPara="1" wrap="square" lIns="91425" tIns="45700" rIns="91425" bIns="45700" anchor="ctr" anchorCtr="0">
                              <a:noAutofit/>
                            </wps:bodyPr>
                          </wps:wsp>
                        </wpg:grpSp>
                      </wpg:grpSp>
                    </wpg:wgp>
                  </a:graphicData>
                </a:graphic>
              </wp:anchor>
            </w:drawing>
          </mc:Choice>
          <mc:Fallback>
            <w:pict>
              <v:group id="Group 1522685733" o:spid="_x0000_s1027" style="position:absolute;left:0;text-align:left;margin-left:24.6pt;margin-top:25.45pt;width:563.5pt;height:92.3pt;z-index:251663360;mso-position-horizontal-relative:page;mso-position-vertical-relative:top-margin-area" coordorigin="17677,31938" coordsize="71564,117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">
                <v:group id="Group 973859090" o:spid="_x0000_s1028" style="position:absolute;left:17677;top:31938;width:71565;height:11723" coordorigin="17677,31938" coordsize="71564,11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">
                  <v:rect id="Rectangle 571296747" o:spid="_x0000_s1029" style="position:absolute;left:17677;top:31938;width:71565;height:11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" filled="f" stroked="f">
                    <v:textbox inset="2.53958mm,2.53958mm,2.53958mm,2.53958mm">
                      <w:txbxContent>
                        <w:p w14:paraId="3CD9991D" w14:textId="77777777" w:rsidR="0067115C" w:rsidRDefault="0067115C">
                          <w:pPr>
                            <w:textDirection w:val="btLr"/>
                            <w:rPr>
                              <w:ins w:id="44" w:author="Comparison" w:date="2026-09-25T20:08:00Z" w16du:dateUtc="2026-09-26T00:08:00Z"/>
                            </w:rPr>
                          </w:pPr>
                        </w:p>
                      </w:txbxContent>
                    </v:textbox>
                  </v:rect>
                  <v:group id="Group 1026779217" o:spid="_x0000_s1030" style="position:absolute;left:17677;top:31938;width:71565;height:11723" coordorigin="101,66" coordsize="11663,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">
                    <v:rect id="Rectangle 854953906" o:spid="_x0000_s1031" style="position:absolute;left:101;top:66;width:11650;height:2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" filled="f" stroked="f">
                      <v:textbox inset="2.53958mm,2.53958mm,2.53958mm,2.53958mm">
                        <w:txbxContent>
                          <w:p w14:paraId="1382F4C5" w14:textId="77777777" w:rsidR="0067115C" w:rsidRDefault="0067115C">
                            <w:pPr>
                              <w:textDirection w:val="btLr"/>
                              <w:rPr>
                                <w:ins w:id="45" w:author="Comparison" w:date="2026-09-25T20:08:00Z" w16du:dateUtc="2026-09-26T00:08:00Z"/>
                              </w:rPr>
                            </w:pPr>
                          </w:p>
                        </w:txbxContent>
                      </v:textbox>
                    </v:rect>
                    <v:rect id="Rectangle 1059422996" o:spid="_x0000_s1032" style="position:absolute;left:101;top:66;width:9707;height:20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" fillcolor="#e36b08" stroked="f">
                      <v:textbox inset="2.53958mm,1.2694mm,2.53958mm,1.2694mm">
                        <w:txbxContent>
                          <w:p w14:paraId="4B8E63A0" w14:textId="77777777" w:rsidR="0067115C" w:rsidRDefault="0067115C">
                            <w:pPr>
                              <w:textDirection w:val="btLr"/>
                              <w:rPr>
                                <w:ins w:id="46" w:author="Comparison" w:date="2026-09-25T20:08:00Z" w16du:dateUtc="2026-09-26T00:08:00Z"/>
                              </w:rPr>
                            </w:pPr>
                          </w:p>
                          <w:p w14:paraId="3090CEDD" w14:textId="77777777" w:rsidR="0067115C" w:rsidRDefault="00826F2D">
                            <w:pPr>
                              <w:textDirection w:val="btLr"/>
                              <w:rPr>
                                <w:ins w:id="47" w:author="Comparison" w:date="2026-09-25T20:08:00Z" w16du:dateUtc="2026-09-26T00:08:00Z"/>
                              </w:rPr>
                            </w:pPr>
                            <w:ins w:id="48" w:author="Comparison" w:date="2026-09-25T20:08:00Z" w16du:dateUtc="2026-09-26T00:08:00Z">
                              <w:r>
                                <w:rPr>
                                  <w:rFonts w:ascii="Quattrocento Sans" w:eastAsia="Quattrocento Sans" w:hAnsi="Quattrocento Sans" w:cs="Quattrocento Sans"/>
                                  <w:b/>
                                  <w:color w:val="000000"/>
                                  <w:sz w:val="44"/>
                                </w:rPr>
                                <w:t>Microreviews in Cell and Molecular Biology</w:t>
                              </w:r>
                            </w:ins>
                          </w:p>
                          <w:p w14:paraId="3E5CB0AE" w14:textId="77777777" w:rsidR="0067115C" w:rsidRDefault="00826F2D">
                            <w:pPr>
                              <w:textDirection w:val="btLr"/>
                              <w:rPr>
                                <w:ins w:id="49" w:author="Comparison" w:date="2026-09-25T20:08:00Z" w16du:dateUtc="2026-09-26T00:08:00Z"/>
                              </w:rPr>
                            </w:pPr>
                            <w:ins w:id="50" w:author="Comparison" w:date="2026-09-25T20:08:00Z" w16du:dateUtc="2026-09-26T00:08:00Z">
                              <w:r>
                                <w:rPr>
                                  <w:rFonts w:ascii="Quattrocento Sans" w:eastAsia="Quattrocento Sans" w:hAnsi="Quattrocento Sans" w:cs="Quattrocento Sans"/>
                                  <w:b/>
                                  <w:color w:val="000000"/>
                                  <w:sz w:val="28"/>
                                </w:rPr>
                                <w:t>An undergraduate science journal</w:t>
                              </w:r>
                            </w:ins>
                          </w:p>
                        </w:txbxContent>
                      </v:textbox>
                    </v:rect>
                    <v:rect id="Rectangle 1303472393" o:spid="_x0000_s1033" style="position:absolute;left:9662;top:66;width:2102;height:20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" fillcolor="#7f7f7f" stroked="f">
                      <v:textbox inset="2.53958mm,1.2694mm,2.53958mm,1.2694mm">
                        <w:txbxContent>
                          <w:p w14:paraId="70A774F7" w14:textId="77777777" w:rsidR="0067115C" w:rsidRDefault="00826F2D">
                            <w:pPr>
                              <w:textDirection w:val="btLr"/>
                              <w:rPr>
                                <w:ins w:id="51" w:author="Comparison" w:date="2026-09-25T20:08:00Z" w16du:dateUtc="2026-09-26T00:08:00Z"/>
                              </w:rPr>
                            </w:pPr>
                            <w:ins w:id="52" w:author="Comparison" w:date="2026-09-25T20:08:00Z" w16du:dateUtc="2026-09-26T00:08:00Z">
                              <w:r>
                                <w:rPr>
                                  <w:rFonts w:ascii="Arial" w:eastAsia="Arial" w:hAnsi="Arial" w:cs="Arial"/>
                                  <w:color w:val="FFFFFF"/>
                                  <w:sz w:val="36"/>
                                </w:rPr>
                                <w:t>2024</w:t>
                              </w:r>
                            </w:ins>
                          </w:p>
                        </w:txbxContent>
                      </v:textbox>
                    </v:rect>
                  </v:group>
                </v:group>
                <w10:wrap anchorx="page" anchory="margin"/>
              </v:group>
            </w:pict>
          </mc:Fallback>
        </mc:AlternateContent>
      </w:r>
    </w:ins>
    <w:del w:id="53" w:author="Comparison" w:date="2026-09-25T20:08:00Z" w16du:dateUtc="2026-09-26T00:08:00Z">
      <w:r>
        <w:rPr>
          <w:noProof/>
          <w:color w:val="000000"/>
          <w:sz w:val="28"/>
          <w:szCs w:val="28"/>
        </w:rPr>
        <mc:AlternateContent>
          <mc:Choice Requires="wpg">
            <w:drawing>
              <wp:anchor distT="0" distB="0" distL="114300" distR="114300" simplePos="0" relativeHeight="251659264" behindDoc="0" locked="0" layoutInCell="1" hidden="0" allowOverlap="1">
                <wp:simplePos x="0" y="0"/>
                <wp:positionH relativeFrom="page">
                  <wp:posOffset>312420</wp:posOffset>
                </wp:positionH>
                <wp:positionV relativeFrom="topMargin">
                  <wp:posOffset>323215</wp:posOffset>
                </wp:positionV>
                <wp:extent cx="7156450" cy="1172210"/>
                <wp:effectExtent l="0" t="0" r="0" b="0"/>
                <wp:wrapNone/>
                <wp:docPr id="1" name="Group 1"/>
                <wp:cNvGraphicFramePr/>
                <a:graphic xmlns:a="http://schemas.openxmlformats.org/drawingml/2006/main">
                  <a:graphicData uri="http://schemas.microsoft.com/office/word/2010/wordprocessingGroup">
                    <wpg:wgp>
                      <wpg:cNvGrpSpPr/>
                      <wpg:grpSpPr>
                        <a:xfrm>
                          <a:off x="0" y="0"/>
                          <a:ext cx="7156450" cy="1172210"/>
                          <a:chOff x="1767775" y="3193875"/>
                          <a:chExt cx="7156450" cy="1172250"/>
                        </a:xfrm>
                      </wpg:grpSpPr>
                      <wpg:grpSp>
                        <wpg:cNvPr id="1392014246" name="Group 1392014246"/>
                        <wpg:cNvGrpSpPr/>
                        <wpg:grpSpPr>
                          <a:xfrm>
                            <a:off x="1767775" y="3193895"/>
                            <a:ext cx="7156450" cy="1172210"/>
                            <a:chOff x="1767775" y="3193875"/>
                            <a:chExt cx="7156450" cy="1172250"/>
                          </a:xfrm>
                        </wpg:grpSpPr>
                        <wps:wsp>
                          <wps:cNvPr id="1508014421" name="Rectangle 1508014421"/>
                          <wps:cNvSpPr/>
                          <wps:spPr>
                            <a:xfrm>
                              <a:off x="1767775" y="3193875"/>
                              <a:ext cx="7156450" cy="1172250"/>
                            </a:xfrm>
                            <a:prstGeom prst="rect">
                              <a:avLst/>
                            </a:prstGeom>
                            <a:noFill/>
                            <a:ln>
                              <a:noFill/>
                            </a:ln>
                          </wps:spPr>
                          <wps:txbx>
                            <w:txbxContent>
                              <w:p w14:paraId="07C84E9C" w14:textId="77777777" w:rsidR="0067115C" w:rsidRDefault="0067115C">
                                <w:pPr>
                                  <w:textDirection w:val="btLr"/>
                                  <w:rPr>
                                    <w:del w:id="54" w:author="Comparison" w:date="2026-09-25T20:08:00Z" w16du:dateUtc="2026-09-26T00:08:00Z"/>
                                  </w:rPr>
                                </w:pPr>
                              </w:p>
                            </w:txbxContent>
                          </wps:txbx>
                          <wps:bodyPr spcFirstLastPara="1" wrap="square" lIns="91425" tIns="91425" rIns="91425" bIns="91425" anchor="ctr" anchorCtr="0">
                            <a:noAutofit/>
                          </wps:bodyPr>
                        </wps:wsp>
                        <wpg:grpSp>
                          <wpg:cNvPr id="1244950676" name="Group 1244950676"/>
                          <wpg:cNvGrpSpPr/>
                          <wpg:grpSpPr>
                            <a:xfrm>
                              <a:off x="1767775" y="3193895"/>
                              <a:ext cx="7156450" cy="1172210"/>
                              <a:chOff x="101" y="66"/>
                              <a:chExt cx="11663" cy="2069"/>
                            </a:xfrm>
                          </wpg:grpSpPr>
                          <wps:wsp>
                            <wps:cNvPr id="1146730435" name="Rectangle 1146730435"/>
                            <wps:cNvSpPr/>
                            <wps:spPr>
                              <a:xfrm>
                                <a:off x="101" y="66"/>
                                <a:ext cx="11650" cy="2050"/>
                              </a:xfrm>
                              <a:prstGeom prst="rect">
                                <a:avLst/>
                              </a:prstGeom>
                              <a:noFill/>
                              <a:ln>
                                <a:noFill/>
                              </a:ln>
                            </wps:spPr>
                            <wps:txbx>
                              <w:txbxContent>
                                <w:p w14:paraId="01490DC2" w14:textId="77777777" w:rsidR="0067115C" w:rsidRDefault="0067115C">
                                  <w:pPr>
                                    <w:textDirection w:val="btLr"/>
                                    <w:rPr>
                                      <w:del w:id="55" w:author="Comparison" w:date="2026-09-25T20:08:00Z" w16du:dateUtc="2026-09-26T00:08:00Z"/>
                                    </w:rPr>
                                  </w:pPr>
                                </w:p>
                              </w:txbxContent>
                            </wps:txbx>
                            <wps:bodyPr spcFirstLastPara="1" wrap="square" lIns="91425" tIns="91425" rIns="91425" bIns="91425" anchor="ctr" anchorCtr="0">
                              <a:noAutofit/>
                            </wps:bodyPr>
                          </wps:wsp>
                          <wps:wsp>
                            <wps:cNvPr id="229456323" name="Rectangle 229456323"/>
                            <wps:cNvSpPr/>
                            <wps:spPr>
                              <a:xfrm>
                                <a:off x="101" y="66"/>
                                <a:ext cx="9707" cy="2069"/>
                              </a:xfrm>
                              <a:prstGeom prst="rect">
                                <a:avLst/>
                              </a:prstGeom>
                              <a:solidFill>
                                <a:srgbClr val="E36B08"/>
                              </a:solidFill>
                              <a:ln>
                                <a:noFill/>
                              </a:ln>
                            </wps:spPr>
                            <wps:txbx>
                              <w:txbxContent>
                                <w:p w14:paraId="4FC6F15E" w14:textId="77777777" w:rsidR="0067115C" w:rsidRDefault="0067115C">
                                  <w:pPr>
                                    <w:textDirection w:val="btLr"/>
                                    <w:rPr>
                                      <w:del w:id="56" w:author="Comparison" w:date="2026-09-25T20:08:00Z" w16du:dateUtc="2026-09-26T00:08:00Z"/>
                                    </w:rPr>
                                  </w:pPr>
                                </w:p>
                                <w:p w14:paraId="1E267592" w14:textId="77777777" w:rsidR="0067115C" w:rsidRDefault="00826F2D">
                                  <w:pPr>
                                    <w:textDirection w:val="btLr"/>
                                    <w:rPr>
                                      <w:del w:id="57" w:author="Comparison" w:date="2026-09-25T20:08:00Z" w16du:dateUtc="2026-09-26T00:08:00Z"/>
                                    </w:rPr>
                                  </w:pPr>
                                  <w:del w:id="58" w:author="Comparison" w:date="2026-09-25T20:08:00Z" w16du:dateUtc="2026-09-26T00:08:00Z">
                                    <w:r>
                                      <w:rPr>
                                        <w:rFonts w:ascii="Quattrocento Sans" w:eastAsia="Quattrocento Sans" w:hAnsi="Quattrocento Sans" w:cs="Quattrocento Sans"/>
                                        <w:b/>
                                        <w:color w:val="000000"/>
                                        <w:sz w:val="44"/>
                                      </w:rPr>
                                      <w:delText>Microreviews in Cell and Molecular Biology</w:delText>
                                    </w:r>
                                  </w:del>
                                </w:p>
                                <w:p w14:paraId="44793463" w14:textId="77777777" w:rsidR="0067115C" w:rsidRDefault="00826F2D">
                                  <w:pPr>
                                    <w:textDirection w:val="btLr"/>
                                    <w:rPr>
                                      <w:del w:id="59" w:author="Comparison" w:date="2026-09-25T20:08:00Z" w16du:dateUtc="2026-09-26T00:08:00Z"/>
                                    </w:rPr>
                                  </w:pPr>
                                  <w:del w:id="60" w:author="Comparison" w:date="2026-09-25T20:08:00Z" w16du:dateUtc="2026-09-26T00:08:00Z">
                                    <w:r>
                                      <w:rPr>
                                        <w:rFonts w:ascii="Quattrocento Sans" w:eastAsia="Quattrocento Sans" w:hAnsi="Quattrocento Sans" w:cs="Quattrocento Sans"/>
                                        <w:b/>
                                        <w:color w:val="000000"/>
                                        <w:sz w:val="28"/>
                                      </w:rPr>
                                      <w:delText>An undergraduate science journal</w:delText>
                                    </w:r>
                                  </w:del>
                                </w:p>
                              </w:txbxContent>
                            </wps:txbx>
                            <wps:bodyPr spcFirstLastPara="1" wrap="square" lIns="91425" tIns="45700" rIns="91425" bIns="45700" anchor="t" anchorCtr="0">
                              <a:noAutofit/>
                            </wps:bodyPr>
                          </wps:wsp>
                          <wps:wsp>
                            <wps:cNvPr id="1527491966" name="Rectangle 1527491966"/>
                            <wps:cNvSpPr/>
                            <wps:spPr>
                              <a:xfrm>
                                <a:off x="9662" y="66"/>
                                <a:ext cx="2102" cy="2068"/>
                              </a:xfrm>
                              <a:prstGeom prst="rect">
                                <a:avLst/>
                              </a:prstGeom>
                              <a:solidFill>
                                <a:srgbClr val="7F7F7F"/>
                              </a:solidFill>
                              <a:ln>
                                <a:noFill/>
                              </a:ln>
                            </wps:spPr>
                            <wps:txbx>
                              <w:txbxContent>
                                <w:p w14:paraId="18975078" w14:textId="77777777" w:rsidR="0067115C" w:rsidRDefault="00826F2D">
                                  <w:pPr>
                                    <w:textDirection w:val="btLr"/>
                                    <w:rPr>
                                      <w:del w:id="61" w:author="Comparison" w:date="2026-09-25T20:08:00Z" w16du:dateUtc="2026-09-26T00:08:00Z"/>
                                    </w:rPr>
                                  </w:pPr>
                                  <w:del w:id="62" w:author="Comparison" w:date="2026-09-25T20:08:00Z" w16du:dateUtc="2026-09-26T00:08:00Z">
                                    <w:r>
                                      <w:rPr>
                                        <w:rFonts w:ascii="Arial" w:eastAsia="Arial" w:hAnsi="Arial" w:cs="Arial"/>
                                        <w:color w:val="FFFFFF"/>
                                        <w:sz w:val="36"/>
                                      </w:rPr>
                                      <w:delText>2024</w:delText>
                                    </w:r>
                                  </w:del>
                                </w:p>
                              </w:txbxContent>
                            </wps:txbx>
                            <wps:bodyPr spcFirstLastPara="1" wrap="square" lIns="91425" tIns="45700" rIns="91425" bIns="45700" anchor="ctr" anchorCtr="0">
                              <a:noAutofit/>
                            </wps:bodyPr>
                          </wps:wsp>
                        </wpg:grpSp>
                      </wpg:grpSp>
                    </wpg:wgp>
                  </a:graphicData>
                </a:graphic>
              </wp:anchor>
            </w:drawing>
          </mc:Choice>
          <mc:Fallback>
            <w:pict>
              <v:group id="Group 1" o:spid="_x0000_s1034" style="position:absolute;left:0;text-align:left;margin-left:24.6pt;margin-top:25.45pt;width:563.5pt;height:92.3pt;z-index:251659264;mso-position-horizontal-relative:page;mso-position-vertical-relative:top-margin-area" coordorigin="17677,31938" coordsize="71564,117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">
                <v:group id="Group 1392014246" o:spid="_x0000_s1035" style="position:absolute;left:17677;top:31938;width:71565;height:11723" coordorigin="17677,31938" coordsize="71564,11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">
                  <v:rect id="Rectangle 1508014421" o:spid="_x0000_s1036" style="position:absolute;left:17677;top:31938;width:71565;height:11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" filled="f" stroked="f">
                    <v:textbox inset="2.53958mm,2.53958mm,2.53958mm,2.53958mm">
                      <w:txbxContent>
                        <w:p w14:paraId="07C84E9C" w14:textId="77777777" w:rsidR="0067115C" w:rsidRDefault="0067115C">
                          <w:pPr>
                            <w:textDirection w:val="btLr"/>
                            <w:rPr>
                              <w:del w:id="63" w:author="Comparison" w:date="2026-09-25T20:08:00Z" w16du:dateUtc="2026-09-26T00:08:00Z"/>
                            </w:rPr>
                          </w:pPr>
                        </w:p>
                      </w:txbxContent>
                    </v:textbox>
                  </v:rect>
                  <v:group id="Group 1244950676" o:spid="_x0000_s1037" style="position:absolute;left:17677;top:31938;width:71565;height:11723" coordorigin="101,66" coordsize="11663,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">
                    <v:rect id="Rectangle 1146730435" o:spid="_x0000_s1038" style="position:absolute;left:101;top:66;width:11650;height:2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" filled="f" stroked="f">
                      <v:textbox inset="2.53958mm,2.53958mm,2.53958mm,2.53958mm">
                        <w:txbxContent>
                          <w:p w14:paraId="01490DC2" w14:textId="77777777" w:rsidR="0067115C" w:rsidRDefault="0067115C">
                            <w:pPr>
                              <w:textDirection w:val="btLr"/>
                              <w:rPr>
                                <w:del w:id="64" w:author="Comparison" w:date="2026-09-25T20:08:00Z" w16du:dateUtc="2026-09-26T00:08:00Z"/>
                              </w:rPr>
                            </w:pPr>
                          </w:p>
                        </w:txbxContent>
                      </v:textbox>
                    </v:rect>
                    <v:rect id="Rectangle 229456323" o:spid="_x0000_s1039" style="position:absolute;left:101;top:66;width:9707;height:20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" fillcolor="#e36b08" stroked="f">
                      <v:textbox inset="2.53958mm,1.2694mm,2.53958mm,1.2694mm">
                        <w:txbxContent>
                          <w:p w14:paraId="4FC6F15E" w14:textId="77777777" w:rsidR="0067115C" w:rsidRDefault="0067115C">
                            <w:pPr>
                              <w:textDirection w:val="btLr"/>
                              <w:rPr>
                                <w:del w:id="65" w:author="Comparison" w:date="2026-09-25T20:08:00Z" w16du:dateUtc="2026-09-26T00:08:00Z"/>
                              </w:rPr>
                            </w:pPr>
                          </w:p>
                          <w:p w14:paraId="1E267592" w14:textId="77777777" w:rsidR="0067115C" w:rsidRDefault="00826F2D">
                            <w:pPr>
                              <w:textDirection w:val="btLr"/>
                              <w:rPr>
                                <w:del w:id="66" w:author="Comparison" w:date="2026-09-25T20:08:00Z" w16du:dateUtc="2026-09-26T00:08:00Z"/>
                              </w:rPr>
                            </w:pPr>
                            <w:del w:id="67" w:author="Comparison" w:date="2026-09-25T20:08:00Z" w16du:dateUtc="2026-09-26T00:08:00Z">
                              <w:r>
                                <w:rPr>
                                  <w:rFonts w:ascii="Quattrocento Sans" w:eastAsia="Quattrocento Sans" w:hAnsi="Quattrocento Sans" w:cs="Quattrocento Sans"/>
                                  <w:b/>
                                  <w:color w:val="000000"/>
                                  <w:sz w:val="44"/>
                                </w:rPr>
                                <w:delText>Microreviews in Cell and Molecular Biology</w:delText>
                              </w:r>
                            </w:del>
                          </w:p>
                          <w:p w14:paraId="44793463" w14:textId="77777777" w:rsidR="0067115C" w:rsidRDefault="00826F2D">
                            <w:pPr>
                              <w:textDirection w:val="btLr"/>
                              <w:rPr>
                                <w:del w:id="68" w:author="Comparison" w:date="2026-09-25T20:08:00Z" w16du:dateUtc="2026-09-26T00:08:00Z"/>
                              </w:rPr>
                            </w:pPr>
                            <w:del w:id="69" w:author="Comparison" w:date="2026-09-25T20:08:00Z" w16du:dateUtc="2026-09-26T00:08:00Z">
                              <w:r>
                                <w:rPr>
                                  <w:rFonts w:ascii="Quattrocento Sans" w:eastAsia="Quattrocento Sans" w:hAnsi="Quattrocento Sans" w:cs="Quattrocento Sans"/>
                                  <w:b/>
                                  <w:color w:val="000000"/>
                                  <w:sz w:val="28"/>
                                </w:rPr>
                                <w:delText>An undergraduate science journal</w:delText>
                              </w:r>
                            </w:del>
                          </w:p>
                        </w:txbxContent>
                      </v:textbox>
                    </v:rect>
                    <v:rect id="Rectangle 1527491966" o:spid="_x0000_s1040" style="position:absolute;left:9662;top:66;width:2102;height:20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" fillcolor="#7f7f7f" stroked="f">
                      <v:textbox inset="2.53958mm,1.2694mm,2.53958mm,1.2694mm">
                        <w:txbxContent>
                          <w:p w14:paraId="18975078" w14:textId="77777777" w:rsidR="0067115C" w:rsidRDefault="00826F2D">
                            <w:pPr>
                              <w:textDirection w:val="btLr"/>
                              <w:rPr>
                                <w:del w:id="70" w:author="Comparison" w:date="2026-09-25T20:08:00Z" w16du:dateUtc="2026-09-26T00:08:00Z"/>
                              </w:rPr>
                            </w:pPr>
                            <w:del w:id="71" w:author="Comparison" w:date="2026-09-25T20:08:00Z" w16du:dateUtc="2026-09-26T00:08:00Z">
                              <w:r>
                                <w:rPr>
                                  <w:rFonts w:ascii="Arial" w:eastAsia="Arial" w:hAnsi="Arial" w:cs="Arial"/>
                                  <w:color w:val="FFFFFF"/>
                                  <w:sz w:val="36"/>
                                </w:rPr>
                                <w:delText>2024</w:delText>
                              </w:r>
                            </w:del>
                          </w:p>
                        </w:txbxContent>
                      </v:textbox>
                    </v:rect>
                  </v:group>
                </v:group>
                <w10:wrap anchorx="page" anchory="margin"/>
              </v:group>
            </w:pict>
          </mc:Fallback>
        </mc:AlternateContent>
      </w:r>
    </w:del>
    <w:r>
      <w:rPr>
        <w:rFonts w:ascii="Times New Roman" w:eastAsia="Times New Roman" w:hAnsi="Times New Roman" w:cs="Times New Roman"/>
        <w:color w:val="000000"/>
        <w:sz w:val="28"/>
        <w:szCs w:val="28"/>
      </w:rPr>
      <w:t>kj</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C06C48" w14:textId="77777777" w:rsidR="00FF091C" w:rsidRDefault="00826F2D">
    <w:pPr>
      <w:pBdr>
        <w:top w:val="nil"/>
        <w:left w:val="nil"/>
        <w:bottom w:val="nil"/>
        <w:right w:val="nil"/>
        <w:between w:val="nil"/>
      </w:pBdr>
      <w:tabs>
        <w:tab w:val="center" w:pos="4680"/>
        <w:tab w:val="right" w:pos="9360"/>
      </w:tabs>
      <w:jc w:val="right"/>
      <w:rPr>
        <w:color w:val="000000"/>
        <w:rPrChange w:id="284" w:author="Comparison" w:date="2026-09-25T20:08:00Z" w16du:dateUtc="2026-09-26T00:08:00Z">
          <w:rPr>
            <w:color w:val="000000"/>
            <w:sz w:val="28"/>
            <w:szCs w:val="28"/>
          </w:rPr>
        </w:rPrChange>
      </w:rPr>
      <w:pPrChange w:id="285" w:author="Comparison" w:date="2026-09-25T20:08:00Z" w16du:dateUtc="2026-09-26T00:08:00Z">
        <w:pPr>
          <w:pBdr>
            <w:top w:val="nil"/>
            <w:left w:val="nil"/>
            <w:bottom w:val="nil"/>
            <w:right w:val="nil"/>
            <w:between w:val="nil"/>
          </w:pBdr>
          <w:tabs>
            <w:tab w:val="center" w:pos="4680"/>
            <w:tab w:val="right" w:pos="9360"/>
          </w:tabs>
          <w:jc w:val="both"/>
        </w:pPr>
      </w:pPrChange>
    </w:pPr>
    <w:ins w:id="286" w:author="Comparison" w:date="2026-09-25T20:08:00Z" w16du:dateUtc="2026-09-26T00:08:00Z">
      <w:r>
        <w:rPr>
          <w:rFonts w:ascii="Times New Roman" w:eastAsia="Times New Roman" w:hAnsi="Times New Roman" w:cs="Times New Roman"/>
          <w:color w:val="000000"/>
          <w:sz w:val="18"/>
          <w:szCs w:val="18"/>
        </w:rPr>
        <w:t>Microreviews in Cell and Molecular Biology</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szCs w:val="18"/>
        </w:rPr>
        <w:t>Volume: 1. Issue: 1 (2012) 1-3</w:t>
      </w:r>
      <w:r>
        <w:rPr>
          <w:rFonts w:ascii="Times New Roman" w:eastAsia="Times New Roman" w:hAnsi="Times New Roman" w:cs="Times New Roman"/>
          <w:color w:val="000000"/>
        </w:rPr>
        <w:t xml:space="preserve"> </w:t>
      </w:r>
    </w:ins>
    <w:del w:id="287" w:author="Comparison" w:date="2026-09-25T20:08:00Z" w16du:dateUtc="2026-09-26T00:08:00Z">
      <w:r w:rsidR="00FF091C">
        <w:rPr>
          <w:noProof/>
          <w:color w:val="000000"/>
          <w:sz w:val="28"/>
          <w:szCs w:val="28"/>
        </w:rPr>
        <mc:AlternateContent>
          <mc:Choice Requires="wpg">
            <w:drawing>
              <wp:anchor distT="0" distB="0" distL="114300" distR="114300" simplePos="0" relativeHeight="251661312" behindDoc="0" locked="0" layoutInCell="1" hidden="0" allowOverlap="1" wp14:anchorId="2906B6DD" wp14:editId="01A1F250">
                <wp:simplePos x="0" y="0"/>
                <wp:positionH relativeFrom="page">
                  <wp:posOffset>312420</wp:posOffset>
                </wp:positionH>
                <wp:positionV relativeFrom="topMargin">
                  <wp:posOffset>323215</wp:posOffset>
                </wp:positionV>
                <wp:extent cx="7156450" cy="1172210"/>
                <wp:effectExtent l="0" t="0" r="0" b="0"/>
                <wp:wrapNone/>
                <wp:docPr id="1661014937" name="Group 1661014937"/>
                <wp:cNvGraphicFramePr/>
                <a:graphic xmlns:a="http://schemas.openxmlformats.org/drawingml/2006/main">
                  <a:graphicData uri="http://schemas.microsoft.com/office/word/2010/wordprocessingGroup">
                    <wpg:wgp>
                      <wpg:cNvGrpSpPr/>
                      <wpg:grpSpPr>
                        <a:xfrm>
                          <a:off x="0" y="0"/>
                          <a:ext cx="7156450" cy="1172210"/>
                          <a:chOff x="1767775" y="3193875"/>
                          <a:chExt cx="7156450" cy="1172250"/>
                        </a:xfrm>
                      </wpg:grpSpPr>
                      <wpg:grpSp>
                        <wpg:cNvPr id="1988557170" name="Group 1988557170"/>
                        <wpg:cNvGrpSpPr/>
                        <wpg:grpSpPr>
                          <a:xfrm>
                            <a:off x="1767775" y="3193895"/>
                            <a:ext cx="7156450" cy="1172210"/>
                            <a:chOff x="1767775" y="3193875"/>
                            <a:chExt cx="7156450" cy="1172250"/>
                          </a:xfrm>
                        </wpg:grpSpPr>
                        <wps:wsp>
                          <wps:cNvPr id="643258537" name="Rectangle 643258537"/>
                          <wps:cNvSpPr/>
                          <wps:spPr>
                            <a:xfrm>
                              <a:off x="1767775" y="3193875"/>
                              <a:ext cx="7156450" cy="1172250"/>
                            </a:xfrm>
                            <a:prstGeom prst="rect">
                              <a:avLst/>
                            </a:prstGeom>
                            <a:noFill/>
                            <a:ln>
                              <a:noFill/>
                            </a:ln>
                          </wps:spPr>
                          <wps:txbx>
                            <w:txbxContent>
                              <w:p w14:paraId="40E5352D" w14:textId="77777777" w:rsidR="00FF091C" w:rsidRDefault="00FF091C">
                                <w:pPr>
                                  <w:textDirection w:val="btLr"/>
                                  <w:rPr>
                                    <w:del w:id="288" w:author="Comparison" w:date="2026-09-25T20:08:00Z" w16du:dateUtc="2026-09-26T00:08:00Z"/>
                                  </w:rPr>
                                </w:pPr>
                              </w:p>
                            </w:txbxContent>
                          </wps:txbx>
                          <wps:bodyPr spcFirstLastPara="1" wrap="square" lIns="91425" tIns="91425" rIns="91425" bIns="91425" anchor="ctr" anchorCtr="0">
                            <a:noAutofit/>
                          </wps:bodyPr>
                        </wps:wsp>
                        <wpg:grpSp>
                          <wpg:cNvPr id="770234957" name="Group 770234957"/>
                          <wpg:cNvGrpSpPr/>
                          <wpg:grpSpPr>
                            <a:xfrm>
                              <a:off x="1767775" y="3193895"/>
                              <a:ext cx="7156450" cy="1172210"/>
                              <a:chOff x="101" y="66"/>
                              <a:chExt cx="11663" cy="2069"/>
                            </a:xfrm>
                          </wpg:grpSpPr>
                          <wps:wsp>
                            <wps:cNvPr id="939695695" name="Rectangle 939695695"/>
                            <wps:cNvSpPr/>
                            <wps:spPr>
                              <a:xfrm>
                                <a:off x="101" y="66"/>
                                <a:ext cx="11650" cy="2050"/>
                              </a:xfrm>
                              <a:prstGeom prst="rect">
                                <a:avLst/>
                              </a:prstGeom>
                              <a:noFill/>
                              <a:ln>
                                <a:noFill/>
                              </a:ln>
                            </wps:spPr>
                            <wps:txbx>
                              <w:txbxContent>
                                <w:p w14:paraId="0DCEDB29" w14:textId="77777777" w:rsidR="00FF091C" w:rsidRDefault="00FF091C">
                                  <w:pPr>
                                    <w:textDirection w:val="btLr"/>
                                    <w:rPr>
                                      <w:del w:id="289" w:author="Comparison" w:date="2026-09-25T20:08:00Z" w16du:dateUtc="2026-09-26T00:08:00Z"/>
                                    </w:rPr>
                                  </w:pPr>
                                </w:p>
                              </w:txbxContent>
                            </wps:txbx>
                            <wps:bodyPr spcFirstLastPara="1" wrap="square" lIns="91425" tIns="91425" rIns="91425" bIns="91425" anchor="ctr" anchorCtr="0">
                              <a:noAutofit/>
                            </wps:bodyPr>
                          </wps:wsp>
                          <wps:wsp>
                            <wps:cNvPr id="523666668" name="Rectangle 523666668"/>
                            <wps:cNvSpPr/>
                            <wps:spPr>
                              <a:xfrm>
                                <a:off x="101" y="66"/>
                                <a:ext cx="9707" cy="2069"/>
                              </a:xfrm>
                              <a:prstGeom prst="rect">
                                <a:avLst/>
                              </a:prstGeom>
                              <a:solidFill>
                                <a:srgbClr val="E36B08"/>
                              </a:solidFill>
                              <a:ln>
                                <a:noFill/>
                              </a:ln>
                            </wps:spPr>
                            <wps:txbx>
                              <w:txbxContent>
                                <w:p w14:paraId="31AF1297" w14:textId="77777777" w:rsidR="00FF091C" w:rsidRDefault="00FF091C">
                                  <w:pPr>
                                    <w:textDirection w:val="btLr"/>
                                    <w:rPr>
                                      <w:del w:id="290" w:author="Comparison" w:date="2026-09-25T20:08:00Z" w16du:dateUtc="2026-09-26T00:08:00Z"/>
                                    </w:rPr>
                                  </w:pPr>
                                </w:p>
                                <w:p w14:paraId="2468F1E4" w14:textId="77777777" w:rsidR="00FF091C" w:rsidRDefault="00FF091C">
                                  <w:pPr>
                                    <w:textDirection w:val="btLr"/>
                                    <w:rPr>
                                      <w:del w:id="291" w:author="Comparison" w:date="2026-09-25T20:08:00Z" w16du:dateUtc="2026-09-26T00:08:00Z"/>
                                    </w:rPr>
                                  </w:pPr>
                                  <w:del w:id="292" w:author="Comparison" w:date="2026-09-25T20:08:00Z" w16du:dateUtc="2026-09-26T00:08:00Z">
                                    <w:r>
                                      <w:rPr>
                                        <w:rFonts w:ascii="Quattrocento Sans" w:eastAsia="Quattrocento Sans" w:hAnsi="Quattrocento Sans" w:cs="Quattrocento Sans"/>
                                        <w:b/>
                                        <w:color w:val="000000"/>
                                        <w:sz w:val="44"/>
                                      </w:rPr>
                                      <w:delText>Microreviews in Cell and Molecular Biology</w:delText>
                                    </w:r>
                                  </w:del>
                                </w:p>
                                <w:p w14:paraId="691472CB" w14:textId="77777777" w:rsidR="00FF091C" w:rsidRDefault="00FF091C">
                                  <w:pPr>
                                    <w:textDirection w:val="btLr"/>
                                    <w:rPr>
                                      <w:del w:id="293" w:author="Comparison" w:date="2026-09-25T20:08:00Z" w16du:dateUtc="2026-09-26T00:08:00Z"/>
                                    </w:rPr>
                                  </w:pPr>
                                  <w:del w:id="294" w:author="Comparison" w:date="2026-09-25T20:08:00Z" w16du:dateUtc="2026-09-26T00:08:00Z">
                                    <w:r>
                                      <w:rPr>
                                        <w:rFonts w:ascii="Quattrocento Sans" w:eastAsia="Quattrocento Sans" w:hAnsi="Quattrocento Sans" w:cs="Quattrocento Sans"/>
                                        <w:b/>
                                        <w:color w:val="000000"/>
                                        <w:sz w:val="28"/>
                                      </w:rPr>
                                      <w:delText>An undergraduate science journal</w:delText>
                                    </w:r>
                                  </w:del>
                                </w:p>
                              </w:txbxContent>
                            </wps:txbx>
                            <wps:bodyPr spcFirstLastPara="1" wrap="square" lIns="91425" tIns="45700" rIns="91425" bIns="45700" anchor="t" anchorCtr="0">
                              <a:noAutofit/>
                            </wps:bodyPr>
                          </wps:wsp>
                          <wps:wsp>
                            <wps:cNvPr id="64634572" name="Rectangle 64634572"/>
                            <wps:cNvSpPr/>
                            <wps:spPr>
                              <a:xfrm>
                                <a:off x="9662" y="66"/>
                                <a:ext cx="2102" cy="2068"/>
                              </a:xfrm>
                              <a:prstGeom prst="rect">
                                <a:avLst/>
                              </a:prstGeom>
                              <a:solidFill>
                                <a:srgbClr val="7F7F7F"/>
                              </a:solidFill>
                              <a:ln>
                                <a:noFill/>
                              </a:ln>
                            </wps:spPr>
                            <wps:txbx>
                              <w:txbxContent>
                                <w:p w14:paraId="12C8C02F" w14:textId="77777777" w:rsidR="00FF091C" w:rsidRDefault="00FF091C">
                                  <w:pPr>
                                    <w:textDirection w:val="btLr"/>
                                    <w:rPr>
                                      <w:del w:id="295" w:author="Comparison" w:date="2026-09-25T20:08:00Z" w16du:dateUtc="2026-09-26T00:08:00Z"/>
                                    </w:rPr>
                                  </w:pPr>
                                  <w:del w:id="296" w:author="Comparison" w:date="2026-09-25T20:08:00Z" w16du:dateUtc="2026-09-26T00:08:00Z">
                                    <w:r>
                                      <w:rPr>
                                        <w:rFonts w:ascii="Arial" w:eastAsia="Arial" w:hAnsi="Arial" w:cs="Arial"/>
                                        <w:color w:val="FFFFFF"/>
                                        <w:sz w:val="36"/>
                                      </w:rPr>
                                      <w:delText>2024</w:delText>
                                    </w:r>
                                  </w:del>
                                </w:p>
                              </w:txbxContent>
                            </wps:txbx>
                            <wps:bodyPr spcFirstLastPara="1" wrap="square" lIns="91425" tIns="45700" rIns="91425" bIns="45700" anchor="ctr" anchorCtr="0">
                              <a:noAutofit/>
                            </wps:bodyPr>
                          </wps:wsp>
                        </wpg:grpSp>
                      </wpg:grpSp>
                    </wpg:wgp>
                  </a:graphicData>
                </a:graphic>
              </wp:anchor>
            </w:drawing>
          </mc:Choice>
          <mc:Fallback>
            <w:pict>
              <v:group w14:anchorId="2906B6DD" id="Group 1661014937" o:spid="_x0000_s1041" style="position:absolute;left:0;text-align:left;margin-left:24.6pt;margin-top:25.45pt;width:563.5pt;height:92.3pt;z-index:251661312;mso-position-horizontal-relative:page;mso-position-vertical-relative:top-margin-area" coordorigin="17677,31938" coordsize="71564,117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">
                <v:group id="Group 1988557170" o:spid="_x0000_s1042" style="position:absolute;left:17677;top:31938;width:71565;height:11723" coordorigin="17677,31938" coordsize="71564,11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">
                  <v:rect id="Rectangle 643258537" o:spid="_x0000_s1043" style="position:absolute;left:17677;top:31938;width:71565;height:11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" filled="f" stroked="f">
                    <v:textbox inset="2.53958mm,2.53958mm,2.53958mm,2.53958mm">
                      <w:txbxContent>
                        <w:p w14:paraId="40E5352D" w14:textId="77777777" w:rsidR="00FF091C" w:rsidRDefault="00FF091C">
                          <w:pPr>
                            <w:textDirection w:val="btLr"/>
                            <w:rPr>
                              <w:del w:id="297" w:author="Comparison" w:date="2026-09-25T20:08:00Z" w16du:dateUtc="2026-09-26T00:08:00Z"/>
                            </w:rPr>
                          </w:pPr>
                        </w:p>
                      </w:txbxContent>
                    </v:textbox>
                  </v:rect>
                  <v:group id="Group 770234957" o:spid="_x0000_s1044" style="position:absolute;left:17677;top:31938;width:71565;height:11723" coordorigin="101,66" coordsize="11663,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">
                    <v:rect id="Rectangle 939695695" o:spid="_x0000_s1045" style="position:absolute;left:101;top:66;width:11650;height:2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" filled="f" stroked="f">
                      <v:textbox inset="2.53958mm,2.53958mm,2.53958mm,2.53958mm">
                        <w:txbxContent>
                          <w:p w14:paraId="0DCEDB29" w14:textId="77777777" w:rsidR="00FF091C" w:rsidRDefault="00FF091C">
                            <w:pPr>
                              <w:textDirection w:val="btLr"/>
                              <w:rPr>
                                <w:del w:id="298" w:author="Comparison" w:date="2026-09-25T20:08:00Z" w16du:dateUtc="2026-09-26T00:08:00Z"/>
                              </w:rPr>
                            </w:pPr>
                          </w:p>
                        </w:txbxContent>
                      </v:textbox>
                    </v:rect>
                    <v:rect id="Rectangle 523666668" o:spid="_x0000_s1046" style="position:absolute;left:101;top:66;width:9707;height:20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" fillcolor="#e36b08" stroked="f">
                      <v:textbox inset="2.53958mm,1.2694mm,2.53958mm,1.2694mm">
                        <w:txbxContent>
                          <w:p w14:paraId="31AF1297" w14:textId="77777777" w:rsidR="00FF091C" w:rsidRDefault="00FF091C">
                            <w:pPr>
                              <w:textDirection w:val="btLr"/>
                              <w:rPr>
                                <w:del w:id="299" w:author="Comparison" w:date="2026-09-25T20:08:00Z" w16du:dateUtc="2026-09-26T00:08:00Z"/>
                              </w:rPr>
                            </w:pPr>
                          </w:p>
                          <w:p w14:paraId="2468F1E4" w14:textId="77777777" w:rsidR="00FF091C" w:rsidRDefault="00FF091C">
                            <w:pPr>
                              <w:textDirection w:val="btLr"/>
                              <w:rPr>
                                <w:del w:id="300" w:author="Comparison" w:date="2026-09-25T20:08:00Z" w16du:dateUtc="2026-09-26T00:08:00Z"/>
                              </w:rPr>
                            </w:pPr>
                            <w:del w:id="301" w:author="Comparison" w:date="2026-09-25T20:08:00Z" w16du:dateUtc="2026-09-26T00:08:00Z">
                              <w:r>
                                <w:rPr>
                                  <w:rFonts w:ascii="Quattrocento Sans" w:eastAsia="Quattrocento Sans" w:hAnsi="Quattrocento Sans" w:cs="Quattrocento Sans"/>
                                  <w:b/>
                                  <w:color w:val="000000"/>
                                  <w:sz w:val="44"/>
                                </w:rPr>
                                <w:delText>Microreviews in Cell and Molecular Biology</w:delText>
                              </w:r>
                            </w:del>
                          </w:p>
                          <w:p w14:paraId="691472CB" w14:textId="77777777" w:rsidR="00FF091C" w:rsidRDefault="00FF091C">
                            <w:pPr>
                              <w:textDirection w:val="btLr"/>
                              <w:rPr>
                                <w:del w:id="302" w:author="Comparison" w:date="2026-09-25T20:08:00Z" w16du:dateUtc="2026-09-26T00:08:00Z"/>
                              </w:rPr>
                            </w:pPr>
                            <w:del w:id="303" w:author="Comparison" w:date="2026-09-25T20:08:00Z" w16du:dateUtc="2026-09-26T00:08:00Z">
                              <w:r>
                                <w:rPr>
                                  <w:rFonts w:ascii="Quattrocento Sans" w:eastAsia="Quattrocento Sans" w:hAnsi="Quattrocento Sans" w:cs="Quattrocento Sans"/>
                                  <w:b/>
                                  <w:color w:val="000000"/>
                                  <w:sz w:val="28"/>
                                </w:rPr>
                                <w:delText>An undergraduate science journal</w:delText>
                              </w:r>
                            </w:del>
                          </w:p>
                        </w:txbxContent>
                      </v:textbox>
                    </v:rect>
                    <v:rect id="Rectangle 64634572" o:spid="_x0000_s1047" style="position:absolute;left:9662;top:66;width:2102;height:20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" fillcolor="#7f7f7f" stroked="f">
                      <v:textbox inset="2.53958mm,1.2694mm,2.53958mm,1.2694mm">
                        <w:txbxContent>
                          <w:p w14:paraId="12C8C02F" w14:textId="77777777" w:rsidR="00FF091C" w:rsidRDefault="00FF091C">
                            <w:pPr>
                              <w:textDirection w:val="btLr"/>
                              <w:rPr>
                                <w:del w:id="304" w:author="Comparison" w:date="2026-09-25T20:08:00Z" w16du:dateUtc="2026-09-26T00:08:00Z"/>
                              </w:rPr>
                            </w:pPr>
                            <w:del w:id="305" w:author="Comparison" w:date="2026-09-25T20:08:00Z" w16du:dateUtc="2026-09-26T00:08:00Z">
                              <w:r>
                                <w:rPr>
                                  <w:rFonts w:ascii="Arial" w:eastAsia="Arial" w:hAnsi="Arial" w:cs="Arial"/>
                                  <w:color w:val="FFFFFF"/>
                                  <w:sz w:val="36"/>
                                </w:rPr>
                                <w:delText>2024</w:delText>
                              </w:r>
                            </w:del>
                          </w:p>
                        </w:txbxContent>
                      </v:textbox>
                    </v:rect>
                  </v:group>
                </v:group>
                <w10:wrap anchorx="page" anchory="margin"/>
              </v:group>
            </w:pict>
          </mc:Fallback>
        </mc:AlternateContent>
      </w:r>
      <w:r w:rsidR="00FF091C">
        <w:rPr>
          <w:rFonts w:ascii="Times New Roman" w:eastAsia="Times New Roman" w:hAnsi="Times New Roman" w:cs="Times New Roman"/>
          <w:color w:val="000000"/>
          <w:sz w:val="28"/>
          <w:szCs w:val="28"/>
        </w:rPr>
        <w:delText>kj</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33155"/>
    <w:multiLevelType w:val="multilevel"/>
    <w:tmpl w:val="A01E48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423804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0E"/>
    <w:rsid w:val="000076D2"/>
    <w:rsid w:val="00032815"/>
    <w:rsid w:val="000961DF"/>
    <w:rsid w:val="000A348C"/>
    <w:rsid w:val="000D00ED"/>
    <w:rsid w:val="000F7214"/>
    <w:rsid w:val="00110521"/>
    <w:rsid w:val="00117D63"/>
    <w:rsid w:val="00132109"/>
    <w:rsid w:val="00152337"/>
    <w:rsid w:val="00161445"/>
    <w:rsid w:val="00175F7F"/>
    <w:rsid w:val="0017786C"/>
    <w:rsid w:val="001A030B"/>
    <w:rsid w:val="001C26FA"/>
    <w:rsid w:val="001E1CF0"/>
    <w:rsid w:val="001E2271"/>
    <w:rsid w:val="001F0B4A"/>
    <w:rsid w:val="00252E97"/>
    <w:rsid w:val="00276A5B"/>
    <w:rsid w:val="002B56B4"/>
    <w:rsid w:val="002D0156"/>
    <w:rsid w:val="003442C9"/>
    <w:rsid w:val="003D6D49"/>
    <w:rsid w:val="00414418"/>
    <w:rsid w:val="00421A04"/>
    <w:rsid w:val="00460516"/>
    <w:rsid w:val="0047277F"/>
    <w:rsid w:val="00490D27"/>
    <w:rsid w:val="004B25E1"/>
    <w:rsid w:val="004E65B6"/>
    <w:rsid w:val="00531581"/>
    <w:rsid w:val="00550EFA"/>
    <w:rsid w:val="005543FD"/>
    <w:rsid w:val="0058586C"/>
    <w:rsid w:val="005976FB"/>
    <w:rsid w:val="005E33BB"/>
    <w:rsid w:val="005E4427"/>
    <w:rsid w:val="006230AD"/>
    <w:rsid w:val="00627DFF"/>
    <w:rsid w:val="006325CA"/>
    <w:rsid w:val="0067115C"/>
    <w:rsid w:val="00675D7D"/>
    <w:rsid w:val="007320F1"/>
    <w:rsid w:val="007A2E62"/>
    <w:rsid w:val="007B0408"/>
    <w:rsid w:val="007B1F7D"/>
    <w:rsid w:val="007E4748"/>
    <w:rsid w:val="008107C5"/>
    <w:rsid w:val="0082492D"/>
    <w:rsid w:val="00826F2D"/>
    <w:rsid w:val="00866CDE"/>
    <w:rsid w:val="008806DF"/>
    <w:rsid w:val="00924B54"/>
    <w:rsid w:val="0095000E"/>
    <w:rsid w:val="00972E99"/>
    <w:rsid w:val="009C663E"/>
    <w:rsid w:val="00A029D3"/>
    <w:rsid w:val="00A102AC"/>
    <w:rsid w:val="00A42E3F"/>
    <w:rsid w:val="00A569E6"/>
    <w:rsid w:val="00A83408"/>
    <w:rsid w:val="00A902E9"/>
    <w:rsid w:val="00A92235"/>
    <w:rsid w:val="00A9741C"/>
    <w:rsid w:val="00AB09B4"/>
    <w:rsid w:val="00AC6355"/>
    <w:rsid w:val="00AD3A18"/>
    <w:rsid w:val="00AE2B0E"/>
    <w:rsid w:val="00B043CF"/>
    <w:rsid w:val="00B064AF"/>
    <w:rsid w:val="00B16743"/>
    <w:rsid w:val="00BB114B"/>
    <w:rsid w:val="00C368C5"/>
    <w:rsid w:val="00C5218C"/>
    <w:rsid w:val="00C65C34"/>
    <w:rsid w:val="00C91DFD"/>
    <w:rsid w:val="00CA07D7"/>
    <w:rsid w:val="00CC0415"/>
    <w:rsid w:val="00D113AB"/>
    <w:rsid w:val="00D11E95"/>
    <w:rsid w:val="00D15C81"/>
    <w:rsid w:val="00D4034F"/>
    <w:rsid w:val="00D519B0"/>
    <w:rsid w:val="00D66B4B"/>
    <w:rsid w:val="00D84579"/>
    <w:rsid w:val="00DB1F9F"/>
    <w:rsid w:val="00E04FCE"/>
    <w:rsid w:val="00E56035"/>
    <w:rsid w:val="00E65815"/>
    <w:rsid w:val="00F44992"/>
    <w:rsid w:val="00F64B8E"/>
    <w:rsid w:val="00F81E40"/>
    <w:rsid w:val="00F96D25"/>
    <w:rsid w:val="00FB061D"/>
    <w:rsid w:val="00FB76FF"/>
    <w:rsid w:val="00FC6CD8"/>
    <w:rsid w:val="00FF09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4414B"/>
  <w14:defaultImageDpi w14:val="300"/>
  <w15:docId w15:val="{0B051D09-C7CB-4BD3-A3F0-A83A60A4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200"/>
      <w:outlineLvl w:val="0"/>
      <w:pPrChange w:id="0" w:author="Comparison" w:date="2026-09-25T20:08:00Z">
        <w:pPr>
          <w:keepNext/>
          <w:keepLines/>
          <w:outlineLvl w:val="0"/>
        </w:pPr>
      </w:pPrChange>
    </w:pPr>
    <w:rPr>
      <w:rFonts w:ascii="Times New Roman" w:eastAsia="Times New Roman" w:hAnsi="Times New Roman" w:cs="Times New Roman"/>
      <w:b/>
      <w:sz w:val="48"/>
      <w:szCs w:val="48"/>
      <w:rPrChange w:id="0" w:author="Comparison" w:date="2026-09-25T20:08:00Z">
        <w:rPr>
          <w:rFonts w:ascii="Verdana" w:eastAsiaTheme="majorEastAsia" w:hAnsi="Verdana" w:cstheme="majorBidi"/>
          <w:b/>
          <w:bCs/>
          <w:sz w:val="32"/>
          <w:szCs w:val="28"/>
          <w:lang w:val="en-US" w:eastAsia="en-US" w:bidi="ar-SA"/>
        </w:rPr>
      </w:rPrChange>
    </w:rPr>
  </w:style>
  <w:style w:type="paragraph" w:styleId="Heading2">
    <w:name w:val="heading 2"/>
    <w:basedOn w:val="Normal"/>
    <w:next w:val="Normal"/>
    <w:link w:val="Heading2Char"/>
    <w:uiPriority w:val="9"/>
    <w:semiHidden/>
    <w:unhideWhenUsed/>
    <w:qFormat/>
    <w:pPr>
      <w:keepNext/>
      <w:keepLines/>
      <w:spacing w:before="360" w:after="80" w:line="480" w:lineRule="auto"/>
      <w:jc w:val="center"/>
      <w:outlineLvl w:val="1"/>
      <w:pPrChange w:id="1" w:author="Comparison" w:date="2026-09-25T20:08:00Z">
        <w:pPr>
          <w:keepNext/>
          <w:keepLines/>
          <w:spacing w:before="360" w:after="80" w:line="480" w:lineRule="auto"/>
          <w:jc w:val="center"/>
          <w:outlineLvl w:val="1"/>
        </w:pPr>
      </w:pPrChange>
    </w:pPr>
    <w:rPr>
      <w:rFonts w:ascii="Times New Roman" w:eastAsia="Times New Roman" w:hAnsi="Times New Roman" w:cs="Times New Roman"/>
      <w:b/>
      <w:sz w:val="36"/>
      <w:szCs w:val="36"/>
      <w:rPrChange w:id="1" w:author="Comparison" w:date="2026-09-25T20:08:00Z">
        <w:rPr>
          <w:b/>
          <w:sz w:val="36"/>
          <w:szCs w:val="36"/>
          <w:lang w:val="en-US" w:eastAsia="en-US" w:bidi="ar-SA"/>
        </w:rPr>
      </w:rPrChange>
    </w:rPr>
  </w:style>
  <w:style w:type="paragraph" w:styleId="Heading3">
    <w:name w:val="heading 3"/>
    <w:basedOn w:val="Normal"/>
    <w:next w:val="Normal"/>
    <w:link w:val="Heading3Char"/>
    <w:uiPriority w:val="9"/>
    <w:semiHidden/>
    <w:unhideWhenUsed/>
    <w:qFormat/>
    <w:pPr>
      <w:keepNext/>
      <w:keepLines/>
      <w:spacing w:before="280" w:after="80" w:line="480" w:lineRule="auto"/>
      <w:jc w:val="center"/>
      <w:outlineLvl w:val="2"/>
      <w:pPrChange w:id="2" w:author="Comparison" w:date="2026-09-25T20:08:00Z">
        <w:pPr>
          <w:keepNext/>
          <w:keepLines/>
          <w:spacing w:before="280" w:after="80" w:line="480" w:lineRule="auto"/>
          <w:jc w:val="center"/>
          <w:outlineLvl w:val="2"/>
        </w:pPr>
      </w:pPrChange>
    </w:pPr>
    <w:rPr>
      <w:rFonts w:ascii="Times New Roman" w:eastAsia="Times New Roman" w:hAnsi="Times New Roman" w:cs="Times New Roman"/>
      <w:b/>
      <w:sz w:val="28"/>
      <w:szCs w:val="28"/>
      <w:rPrChange w:id="2" w:author="Comparison" w:date="2026-09-25T20:08:00Z">
        <w:rPr>
          <w:b/>
          <w:sz w:val="28"/>
          <w:szCs w:val="28"/>
          <w:lang w:val="en-US" w:eastAsia="en-US" w:bidi="ar-SA"/>
        </w:rPr>
      </w:rPrChange>
    </w:rPr>
  </w:style>
  <w:style w:type="paragraph" w:styleId="Heading4">
    <w:name w:val="heading 4"/>
    <w:basedOn w:val="Normal"/>
    <w:next w:val="Normal"/>
    <w:link w:val="Heading4Char"/>
    <w:uiPriority w:val="9"/>
    <w:semiHidden/>
    <w:unhideWhenUsed/>
    <w:qFormat/>
    <w:pPr>
      <w:keepNext/>
      <w:keepLines/>
      <w:spacing w:before="240" w:after="40" w:line="480" w:lineRule="auto"/>
      <w:jc w:val="center"/>
      <w:outlineLvl w:val="3"/>
      <w:pPrChange w:id="3" w:author="Comparison" w:date="2026-09-25T20:08:00Z">
        <w:pPr>
          <w:keepNext/>
          <w:keepLines/>
          <w:spacing w:before="240" w:after="40" w:line="480" w:lineRule="auto"/>
          <w:jc w:val="center"/>
          <w:outlineLvl w:val="3"/>
        </w:pPr>
      </w:pPrChange>
    </w:pPr>
    <w:rPr>
      <w:rFonts w:ascii="Times New Roman" w:eastAsia="Times New Roman" w:hAnsi="Times New Roman" w:cs="Times New Roman"/>
      <w:b/>
      <w:rPrChange w:id="3" w:author="Comparison" w:date="2026-09-25T20:08:00Z">
        <w:rPr>
          <w:b/>
          <w:sz w:val="24"/>
          <w:szCs w:val="24"/>
          <w:lang w:val="en-US" w:eastAsia="en-US" w:bidi="ar-SA"/>
        </w:rPr>
      </w:rPrChange>
    </w:rPr>
  </w:style>
  <w:style w:type="paragraph" w:styleId="Heading5">
    <w:name w:val="heading 5"/>
    <w:basedOn w:val="Normal"/>
    <w:next w:val="Normal"/>
    <w:link w:val="Heading5Char"/>
    <w:uiPriority w:val="9"/>
    <w:semiHidden/>
    <w:unhideWhenUsed/>
    <w:qFormat/>
    <w:pPr>
      <w:keepNext/>
      <w:keepLines/>
      <w:spacing w:before="220" w:after="40" w:line="480" w:lineRule="auto"/>
      <w:jc w:val="center"/>
      <w:outlineLvl w:val="4"/>
      <w:pPrChange w:id="4" w:author="Comparison" w:date="2026-09-25T20:08:00Z">
        <w:pPr>
          <w:keepNext/>
          <w:keepLines/>
          <w:spacing w:before="220" w:after="40" w:line="480" w:lineRule="auto"/>
          <w:jc w:val="center"/>
          <w:outlineLvl w:val="4"/>
        </w:pPr>
      </w:pPrChange>
    </w:pPr>
    <w:rPr>
      <w:rFonts w:ascii="Times New Roman" w:eastAsia="Times New Roman" w:hAnsi="Times New Roman" w:cs="Times New Roman"/>
      <w:b/>
      <w:sz w:val="22"/>
      <w:szCs w:val="22"/>
      <w:rPrChange w:id="4" w:author="Comparison" w:date="2026-09-25T20:08:00Z">
        <w:rPr>
          <w:b/>
          <w:sz w:val="22"/>
          <w:szCs w:val="22"/>
          <w:lang w:val="en-US" w:eastAsia="en-US" w:bidi="ar-SA"/>
        </w:rPr>
      </w:rPrChange>
    </w:rPr>
  </w:style>
  <w:style w:type="paragraph" w:styleId="Heading6">
    <w:name w:val="heading 6"/>
    <w:basedOn w:val="Normal"/>
    <w:next w:val="Normal"/>
    <w:link w:val="Heading6Char"/>
    <w:uiPriority w:val="9"/>
    <w:semiHidden/>
    <w:unhideWhenUsed/>
    <w:qFormat/>
    <w:pPr>
      <w:keepNext/>
      <w:keepLines/>
      <w:spacing w:before="200" w:after="40" w:line="480" w:lineRule="auto"/>
      <w:jc w:val="center"/>
      <w:outlineLvl w:val="5"/>
      <w:pPrChange w:id="5" w:author="Comparison" w:date="2026-09-25T20:08:00Z">
        <w:pPr>
          <w:keepNext/>
          <w:keepLines/>
          <w:spacing w:before="200" w:after="40" w:line="480" w:lineRule="auto"/>
          <w:jc w:val="center"/>
          <w:outlineLvl w:val="5"/>
        </w:pPr>
      </w:pPrChange>
    </w:pPr>
    <w:rPr>
      <w:rFonts w:ascii="Times New Roman" w:eastAsia="Times New Roman" w:hAnsi="Times New Roman" w:cs="Times New Roman"/>
      <w:b/>
      <w:sz w:val="20"/>
      <w:szCs w:val="20"/>
      <w:rPrChange w:id="5" w:author="Comparison" w:date="2026-09-25T20:08:00Z">
        <w:rPr>
          <w:b/>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F9F"/>
    <w:rPr>
      <w:rFonts w:ascii="Times New Roman" w:eastAsia="Times New Roman" w:hAnsi="Times New Roman" w:cs="Times New Roman"/>
      <w:b/>
      <w:sz w:val="48"/>
      <w:szCs w:val="48"/>
    </w:rPr>
  </w:style>
  <w:style w:type="paragraph" w:styleId="BalloonText">
    <w:name w:val="Balloon Text"/>
    <w:basedOn w:val="Normal"/>
    <w:link w:val="BalloonTextChar"/>
    <w:uiPriority w:val="99"/>
    <w:semiHidden/>
    <w:unhideWhenUsed/>
    <w:rsid w:val="007320F1"/>
    <w:rPr>
      <w:rFonts w:ascii="Tahoma" w:hAnsi="Tahoma" w:cs="Tahoma"/>
      <w:sz w:val="16"/>
      <w:szCs w:val="16"/>
    </w:rPr>
  </w:style>
  <w:style w:type="character" w:customStyle="1" w:styleId="BalloonTextChar">
    <w:name w:val="Balloon Text Char"/>
    <w:basedOn w:val="DefaultParagraphFont"/>
    <w:link w:val="BalloonText"/>
    <w:uiPriority w:val="99"/>
    <w:semiHidden/>
    <w:rsid w:val="007320F1"/>
    <w:rPr>
      <w:rFonts w:ascii="Tahoma" w:hAnsi="Tahoma" w:cs="Tahoma"/>
      <w:sz w:val="16"/>
      <w:szCs w:val="16"/>
    </w:rPr>
  </w:style>
  <w:style w:type="character" w:styleId="Hyperlink">
    <w:name w:val="Hyperlink"/>
    <w:basedOn w:val="DefaultParagraphFont"/>
    <w:uiPriority w:val="99"/>
    <w:unhideWhenUsed/>
    <w:rsid w:val="00A029D3"/>
    <w:rPr>
      <w:color w:val="0000FF" w:themeColor="hyperlink"/>
      <w:u w:val="single"/>
    </w:rPr>
  </w:style>
  <w:style w:type="character" w:styleId="UnresolvedMention">
    <w:name w:val="Unresolved Mention"/>
    <w:basedOn w:val="DefaultParagraphFont"/>
    <w:uiPriority w:val="99"/>
    <w:semiHidden/>
    <w:unhideWhenUsed/>
    <w:rsid w:val="00276A5B"/>
    <w:rPr>
      <w:color w:val="605E5C"/>
      <w:shd w:val="clear" w:color="auto" w:fill="E1DFDD"/>
    </w:rPr>
  </w:style>
  <w:style w:type="character" w:customStyle="1" w:styleId="Heading2Char">
    <w:name w:val="Heading 2 Char"/>
    <w:basedOn w:val="DefaultParagraphFont"/>
    <w:link w:val="Heading2"/>
    <w:uiPriority w:val="9"/>
    <w:semiHidden/>
    <w:rsid w:val="00FF091C"/>
    <w:rPr>
      <w:rFonts w:ascii="Times New Roman" w:eastAsia="Times New Roman" w:hAnsi="Times New Roman" w:cs="Times New Roman"/>
      <w:b/>
      <w:sz w:val="36"/>
      <w:szCs w:val="36"/>
    </w:rPr>
  </w:style>
  <w:style w:type="character" w:customStyle="1" w:styleId="Heading3Char">
    <w:name w:val="Heading 3 Char"/>
    <w:basedOn w:val="DefaultParagraphFont"/>
    <w:link w:val="Heading3"/>
    <w:uiPriority w:val="9"/>
    <w:semiHidden/>
    <w:rsid w:val="00FF091C"/>
    <w:rPr>
      <w:rFonts w:ascii="Times New Roman" w:eastAsia="Times New Roman" w:hAnsi="Times New Roman" w:cs="Times New Roman"/>
      <w:b/>
      <w:sz w:val="28"/>
      <w:szCs w:val="28"/>
    </w:rPr>
  </w:style>
  <w:style w:type="character" w:customStyle="1" w:styleId="Heading4Char">
    <w:name w:val="Heading 4 Char"/>
    <w:basedOn w:val="DefaultParagraphFont"/>
    <w:link w:val="Heading4"/>
    <w:uiPriority w:val="9"/>
    <w:semiHidden/>
    <w:rsid w:val="00FF091C"/>
    <w:rPr>
      <w:rFonts w:ascii="Times New Roman" w:eastAsia="Times New Roman" w:hAnsi="Times New Roman" w:cs="Times New Roman"/>
      <w:b/>
    </w:rPr>
  </w:style>
  <w:style w:type="character" w:customStyle="1" w:styleId="Heading5Char">
    <w:name w:val="Heading 5 Char"/>
    <w:basedOn w:val="DefaultParagraphFont"/>
    <w:link w:val="Heading5"/>
    <w:uiPriority w:val="9"/>
    <w:semiHidden/>
    <w:rsid w:val="00FF091C"/>
    <w:rPr>
      <w:rFonts w:ascii="Times New Roman" w:eastAsia="Times New Roman" w:hAnsi="Times New Roman" w:cs="Times New Roman"/>
      <w:b/>
      <w:sz w:val="22"/>
      <w:szCs w:val="22"/>
    </w:rPr>
  </w:style>
  <w:style w:type="character" w:customStyle="1" w:styleId="Heading6Char">
    <w:name w:val="Heading 6 Char"/>
    <w:basedOn w:val="DefaultParagraphFont"/>
    <w:link w:val="Heading6"/>
    <w:uiPriority w:val="9"/>
    <w:semiHidden/>
    <w:rsid w:val="00FF091C"/>
    <w:rPr>
      <w:rFonts w:ascii="Times New Roman" w:eastAsia="Times New Roman" w:hAnsi="Times New Roman" w:cs="Times New Roman"/>
      <w:b/>
      <w:sz w:val="20"/>
      <w:szCs w:val="20"/>
    </w:rPr>
  </w:style>
  <w:style w:type="paragraph" w:styleId="Title">
    <w:name w:val="Title"/>
    <w:basedOn w:val="Normal"/>
    <w:next w:val="Normal"/>
    <w:link w:val="TitleChar"/>
    <w:uiPriority w:val="10"/>
    <w:qFormat/>
    <w:pPr>
      <w:keepNext/>
      <w:keepLines/>
      <w:spacing w:before="480" w:after="120" w:line="480" w:lineRule="auto"/>
      <w:jc w:val="center"/>
      <w:pPrChange w:id="6" w:author="Comparison" w:date="2026-09-25T20:08:00Z">
        <w:pPr>
          <w:keepNext/>
          <w:keepLines/>
          <w:spacing w:before="480" w:after="120" w:line="480" w:lineRule="auto"/>
          <w:jc w:val="center"/>
        </w:pPr>
      </w:pPrChange>
    </w:pPr>
    <w:rPr>
      <w:rFonts w:ascii="Times New Roman" w:eastAsia="Times New Roman" w:hAnsi="Times New Roman" w:cs="Times New Roman"/>
      <w:b/>
      <w:sz w:val="72"/>
      <w:szCs w:val="72"/>
      <w:rPrChange w:id="6" w:author="Comparison" w:date="2026-09-25T20:08:00Z">
        <w:rPr>
          <w:b/>
          <w:sz w:val="72"/>
          <w:szCs w:val="72"/>
          <w:lang w:val="en-US" w:eastAsia="en-US" w:bidi="ar-SA"/>
        </w:rPr>
      </w:rPrChange>
    </w:rPr>
  </w:style>
  <w:style w:type="character" w:customStyle="1" w:styleId="TitleChar">
    <w:name w:val="Title Char"/>
    <w:basedOn w:val="DefaultParagraphFont"/>
    <w:link w:val="Title"/>
    <w:uiPriority w:val="10"/>
    <w:rsid w:val="00FF091C"/>
    <w:rPr>
      <w:rFonts w:ascii="Times New Roman" w:eastAsia="Times New Roman" w:hAnsi="Times New Roman" w:cs="Times New Roman"/>
      <w:b/>
      <w:sz w:val="72"/>
      <w:szCs w:val="72"/>
    </w:rPr>
  </w:style>
  <w:style w:type="paragraph" w:styleId="Subtitle">
    <w:name w:val="Subtitle"/>
    <w:basedOn w:val="Normal"/>
    <w:next w:val="Normal"/>
    <w:link w:val="SubtitleChar"/>
    <w:uiPriority w:val="11"/>
    <w:qFormat/>
    <w:pPr>
      <w:keepNext/>
      <w:keepLines/>
      <w:spacing w:before="360" w:after="80" w:line="480" w:lineRule="auto"/>
      <w:jc w:val="center"/>
      <w:pPrChange w:id="7" w:author="Comparison" w:date="2026-09-25T20:08:00Z">
        <w:pPr>
          <w:keepNext/>
          <w:keepLines/>
          <w:spacing w:before="360" w:after="80" w:line="480" w:lineRule="auto"/>
          <w:jc w:val="center"/>
        </w:pPr>
      </w:pPrChange>
    </w:pPr>
    <w:rPr>
      <w:rFonts w:ascii="Georgia" w:eastAsia="Georgia" w:hAnsi="Georgia" w:cs="Georgia"/>
      <w:i/>
      <w:color w:val="666666"/>
      <w:sz w:val="48"/>
      <w:szCs w:val="48"/>
      <w:rPrChange w:id="7" w:author="Comparison" w:date="2026-09-25T20:08:00Z">
        <w:rPr>
          <w:rFonts w:ascii="Georgia" w:eastAsia="Georgia" w:hAnsi="Georgia" w:cs="Georgia"/>
          <w:i/>
          <w:color w:val="666666"/>
          <w:sz w:val="48"/>
          <w:szCs w:val="48"/>
          <w:lang w:val="en-US" w:eastAsia="en-US" w:bidi="ar-SA"/>
        </w:rPr>
      </w:rPrChange>
    </w:rPr>
  </w:style>
  <w:style w:type="character" w:customStyle="1" w:styleId="SubtitleChar">
    <w:name w:val="Subtitle Char"/>
    <w:basedOn w:val="DefaultParagraphFont"/>
    <w:link w:val="Subtitle"/>
    <w:uiPriority w:val="11"/>
    <w:rsid w:val="00FF091C"/>
    <w:rPr>
      <w:rFonts w:ascii="Georgia" w:eastAsia="Georgia" w:hAnsi="Georgia" w:cs="Georgia"/>
      <w:i/>
      <w:color w:val="666666"/>
      <w:sz w:val="48"/>
      <w:szCs w:val="48"/>
    </w:rPr>
  </w:style>
  <w:style w:type="paragraph" w:styleId="Header">
    <w:name w:val="header"/>
    <w:basedOn w:val="Normal"/>
    <w:link w:val="HeaderChar"/>
    <w:uiPriority w:val="99"/>
    <w:unhideWhenUsed/>
    <w:rsid w:val="00FF091C"/>
    <w:pPr>
      <w:tabs>
        <w:tab w:val="center" w:pos="4680"/>
        <w:tab w:val="right" w:pos="9360"/>
      </w:tabs>
    </w:pPr>
  </w:style>
  <w:style w:type="character" w:customStyle="1" w:styleId="HeaderChar">
    <w:name w:val="Header Char"/>
    <w:basedOn w:val="DefaultParagraphFont"/>
    <w:link w:val="Header"/>
    <w:uiPriority w:val="99"/>
    <w:rsid w:val="00FF0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BUG%20Regular%20Jam%20Playlists\TEMPLATE%20FOR%20SONGSHE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A02CBF-9B6D-4C04-98ED-B5E96D8DF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D:\BUG Regular Jam Playlists\TEMPLATE FOR SONGSHEET.dotx</Template>
  <TotalTime>8</TotalTime>
  <Pages>2</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User</dc:creator>
  <cp:keywords/>
  <dc:description/>
  <cp:lastModifiedBy>Arthur Souza Rodrigues</cp:lastModifiedBy>
  <cp:revision>1</cp:revision>
  <cp:lastPrinted>2018-11-26T19:40:00Z</cp:lastPrinted>
  <dcterms:created xsi:type="dcterms:W3CDTF">2024-11-18T21:01:00Z</dcterms:created>
  <dcterms:modified xsi:type="dcterms:W3CDTF">2026-09-26T00:08:00Z</dcterms:modified>
</cp:coreProperties>
</file>