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A3AE3" w14:textId="77777777" w:rsidR="001E08FA" w:rsidRDefault="001E08FA" w:rsidP="001E08FA">
      <w:pPr>
        <w:rPr>
          <w:ins w:id="9" w:author="1" w:date="2026-09-22T12:56:00Z" w16du:dateUtc="2026-09-22T16:56:00Z"/>
          <w:szCs w:val="24"/>
        </w:rPr>
      </w:pPr>
    </w:p>
    <w:p w14:paraId="16B1D6C2" w14:textId="77777777" w:rsidR="001E08FA" w:rsidRDefault="00C40747" w:rsidP="001E08FA">
      <w:pPr>
        <w:rPr>
          <w:ins w:id="10" w:author="1" w:date="2026-09-22T12:56:00Z" w16du:dateUtc="2026-09-22T16:56:00Z"/>
          <w:b/>
          <w:szCs w:val="24"/>
        </w:rPr>
      </w:pPr>
      <w:ins w:id="11" w:author="1" w:date="2026-09-22T12:56:00Z" w16du:dateUtc="2026-09-22T16:56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3F887E1C" w14:textId="77777777" w:rsidR="001E08FA" w:rsidRDefault="001E08FA" w:rsidP="001E08FA">
      <w:pPr>
        <w:jc w:val="center"/>
        <w:rPr>
          <w:ins w:id="12" w:author="1" w:date="2026-09-22T12:56:00Z" w16du:dateUtc="2026-09-22T16:56:00Z"/>
          <w:b/>
          <w:szCs w:val="24"/>
        </w:rPr>
      </w:pPr>
    </w:p>
    <w:p w14:paraId="725AC366" w14:textId="77777777" w:rsidR="001E08FA" w:rsidRDefault="001E08FA" w:rsidP="001E08FA">
      <w:pPr>
        <w:jc w:val="center"/>
        <w:rPr>
          <w:ins w:id="13" w:author="1" w:date="2026-09-22T12:56:00Z" w16du:dateUtc="2026-09-22T16:56:00Z"/>
          <w:b/>
          <w:szCs w:val="24"/>
        </w:rPr>
      </w:pPr>
    </w:p>
    <w:p w14:paraId="1F0707FC" w14:textId="77777777" w:rsidR="001E08FA" w:rsidRPr="001E08FA" w:rsidRDefault="001E08FA" w:rsidP="001E08FA">
      <w:pPr>
        <w:rPr>
          <w:ins w:id="14" w:author="1" w:date="2026-09-22T12:56:00Z" w16du:dateUtc="2026-09-22T16:56:00Z"/>
          <w:rFonts w:ascii="Times New Roman" w:hAnsi="Times New Roman" w:cs="Times New Roman"/>
          <w:b/>
          <w:sz w:val="24"/>
          <w:szCs w:val="24"/>
        </w:rPr>
      </w:pPr>
    </w:p>
    <w:p w14:paraId="6BC9FF9F" w14:textId="77777777" w:rsidR="001E08FA" w:rsidRDefault="001E08FA" w:rsidP="001E08FA">
      <w:pPr>
        <w:jc w:val="center"/>
        <w:rPr>
          <w:ins w:id="15" w:author="1" w:date="2026-09-22T12:56:00Z" w16du:dateUtc="2026-09-22T16:56:00Z"/>
          <w:rFonts w:ascii="Times New Roman" w:hAnsi="Times New Roman" w:cs="Times New Roman"/>
          <w:b/>
          <w:sz w:val="24"/>
          <w:szCs w:val="24"/>
        </w:rPr>
      </w:pPr>
    </w:p>
    <w:p w14:paraId="3F6075FE" w14:textId="77777777" w:rsidR="00F37F73" w:rsidRDefault="001E08FA" w:rsidP="001E08FA">
      <w:pPr>
        <w:jc w:val="center"/>
        <w:rPr>
          <w:ins w:id="16" w:author="1" w:date="2026-09-22T12:56:00Z" w16du:dateUtc="2026-09-22T16:56:00Z"/>
          <w:rFonts w:ascii="Times New Roman" w:hAnsi="Times New Roman" w:cs="Times New Roman"/>
          <w:b/>
          <w:sz w:val="24"/>
          <w:szCs w:val="24"/>
        </w:rPr>
      </w:pPr>
      <w:ins w:id="17" w:author="1" w:date="2026-09-22T12:56:00Z" w16du:dateUtc="2026-09-22T16:56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729B5515" w14:textId="77777777" w:rsidR="001E08FA" w:rsidRPr="001E08FA" w:rsidRDefault="001E08FA" w:rsidP="001E08FA">
      <w:pPr>
        <w:jc w:val="center"/>
        <w:rPr>
          <w:ins w:id="18" w:author="1" w:date="2026-09-22T12:56:00Z" w16du:dateUtc="2026-09-22T16:56:00Z"/>
          <w:rFonts w:ascii="Times New Roman" w:hAnsi="Times New Roman" w:cs="Times New Roman"/>
          <w:b/>
          <w:sz w:val="24"/>
          <w:szCs w:val="24"/>
        </w:rPr>
      </w:pPr>
      <w:ins w:id="19" w:author="1" w:date="2026-09-22T12:56:00Z" w16du:dateUtc="2026-09-22T16:56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4C1BEF3A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56:00Z" w16du:dateUtc="2026-09-22T16:56:00Z"/>
          <w:rFonts w:ascii="Times New Roman" w:hAnsi="Times New Roman" w:cs="Times New Roman"/>
          <w:b/>
          <w:sz w:val="24"/>
          <w:szCs w:val="24"/>
        </w:rPr>
      </w:pPr>
      <w:ins w:id="21" w:author="1" w:date="2026-09-22T12:56:00Z" w16du:dateUtc="2026-09-22T16:56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6B573C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56:00Z" w16du:dateUtc="2026-09-22T16:56:00Z"/>
          <w:b/>
          <w:sz w:val="24"/>
          <w:szCs w:val="24"/>
        </w:rPr>
      </w:pPr>
    </w:p>
    <w:p w14:paraId="5A27DF8D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56:00Z" w16du:dateUtc="2026-09-22T16:56:00Z"/>
          <w:b/>
          <w:sz w:val="24"/>
          <w:szCs w:val="24"/>
        </w:rPr>
      </w:pPr>
      <w:ins w:id="24" w:author="1" w:date="2026-09-22T12:56:00Z" w16du:dateUtc="2026-09-22T16:56:00Z">
        <w:r w:rsidRPr="001E08FA">
          <w:rPr>
            <w:b/>
            <w:sz w:val="24"/>
            <w:szCs w:val="24"/>
          </w:rPr>
          <w:t>РЕШЕНИЕ (проект)</w:t>
        </w:r>
      </w:ins>
    </w:p>
    <w:p w14:paraId="46B815E4" w14:textId="77777777" w:rsidR="001E08FA" w:rsidRPr="001E08FA" w:rsidRDefault="001E08FA" w:rsidP="001E08FA">
      <w:pPr>
        <w:rPr>
          <w:ins w:id="25" w:author="1" w:date="2026-09-22T12:56:00Z" w16du:dateUtc="2026-09-22T16:56:00Z"/>
          <w:rFonts w:ascii="Times New Roman" w:hAnsi="Times New Roman" w:cs="Times New Roman"/>
          <w:sz w:val="24"/>
          <w:szCs w:val="24"/>
        </w:rPr>
      </w:pPr>
    </w:p>
    <w:p w14:paraId="1F2C945C" w14:textId="77777777" w:rsidR="001E08FA" w:rsidRPr="001E08FA" w:rsidRDefault="001E08FA" w:rsidP="001E08FA">
      <w:pPr>
        <w:rPr>
          <w:ins w:id="26" w:author="1" w:date="2026-09-22T12:56:00Z" w16du:dateUtc="2026-09-22T16:56:00Z"/>
          <w:rFonts w:ascii="Times New Roman" w:hAnsi="Times New Roman" w:cs="Times New Roman"/>
          <w:sz w:val="24"/>
          <w:szCs w:val="24"/>
        </w:rPr>
      </w:pPr>
      <w:ins w:id="27" w:author="1" w:date="2026-09-22T12:56:00Z" w16du:dateUtc="2026-09-22T16:56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0C4460AC" w14:textId="77777777" w:rsidR="001E08FA" w:rsidRPr="001E08FA" w:rsidRDefault="001E08FA" w:rsidP="001E08FA">
      <w:pPr>
        <w:rPr>
          <w:ins w:id="28" w:author="1" w:date="2026-09-22T12:56:00Z" w16du:dateUtc="2026-09-22T16:56:00Z"/>
          <w:rFonts w:ascii="Times New Roman" w:hAnsi="Times New Roman" w:cs="Times New Roman"/>
          <w:b/>
          <w:bCs/>
          <w:sz w:val="24"/>
          <w:szCs w:val="24"/>
        </w:rPr>
      </w:pPr>
    </w:p>
    <w:p w14:paraId="363D5265" w14:textId="77777777" w:rsidR="001E08FA" w:rsidRPr="001E08FA" w:rsidRDefault="001E08FA" w:rsidP="001E08FA">
      <w:pPr>
        <w:rPr>
          <w:ins w:id="29" w:author="1" w:date="2026-09-22T12:56:00Z" w16du:dateUtc="2026-09-22T16:56:00Z"/>
          <w:rFonts w:ascii="Times New Roman" w:hAnsi="Times New Roman" w:cs="Times New Roman"/>
          <w:sz w:val="24"/>
          <w:szCs w:val="24"/>
        </w:rPr>
      </w:pPr>
    </w:p>
    <w:p w14:paraId="698EB119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56:00Z" w16du:dateUtc="2026-09-22T16:56:00Z"/>
          <w:b/>
          <w:spacing w:val="-2"/>
        </w:rPr>
      </w:pPr>
    </w:p>
    <w:p w14:paraId="222D0611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56:00Z" w16du:dateUtc="2026-09-22T16:56:00Z"/>
          <w:b/>
          <w:spacing w:val="-2"/>
        </w:rPr>
      </w:pPr>
      <w:ins w:id="32" w:author="1" w:date="2026-09-22T12:56:00Z" w16du:dateUtc="2026-09-22T16:56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344E88ED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56:00Z" w16du:dateUtc="2026-09-22T16:56:00Z"/>
          <w:b/>
          <w:spacing w:val="-2"/>
        </w:rPr>
      </w:pPr>
    </w:p>
    <w:p w14:paraId="43E7C244" w14:textId="77777777" w:rsidR="001E08FA" w:rsidRDefault="001E08FA" w:rsidP="001E08FA">
      <w:pPr>
        <w:pStyle w:val="21"/>
        <w:jc w:val="center"/>
        <w:rPr>
          <w:ins w:id="34" w:author="1" w:date="2026-09-22T12:56:00Z" w16du:dateUtc="2026-09-22T16:56:00Z"/>
          <w:sz w:val="24"/>
          <w:szCs w:val="24"/>
        </w:rPr>
      </w:pPr>
    </w:p>
    <w:p w14:paraId="2D148033" w14:textId="77777777" w:rsidR="001E08FA" w:rsidRDefault="001E08FA" w:rsidP="009C61C2">
      <w:pPr>
        <w:pStyle w:val="21"/>
        <w:jc w:val="both"/>
        <w:rPr>
          <w:ins w:id="35" w:author="1" w:date="2026-09-22T12:56:00Z" w16du:dateUtc="2026-09-22T16:56:00Z"/>
          <w:sz w:val="24"/>
          <w:szCs w:val="24"/>
        </w:rPr>
      </w:pPr>
      <w:ins w:id="36" w:author="1" w:date="2026-09-22T12:56:00Z" w16du:dateUtc="2026-09-22T16:56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0686E1AC" w14:textId="77777777" w:rsidR="001E08FA" w:rsidRDefault="001E08FA" w:rsidP="001E08FA">
      <w:pPr>
        <w:pStyle w:val="21"/>
        <w:jc w:val="center"/>
        <w:rPr>
          <w:ins w:id="37" w:author="1" w:date="2026-09-22T12:56:00Z" w16du:dateUtc="2026-09-22T16:56:00Z"/>
          <w:sz w:val="24"/>
          <w:szCs w:val="24"/>
        </w:rPr>
      </w:pPr>
    </w:p>
    <w:p w14:paraId="7F8C3F59" w14:textId="77777777" w:rsidR="001E08FA" w:rsidRPr="001E08FA" w:rsidRDefault="001E08FA" w:rsidP="001E08FA">
      <w:pPr>
        <w:pStyle w:val="21"/>
        <w:jc w:val="center"/>
        <w:rPr>
          <w:ins w:id="38" w:author="1" w:date="2026-09-22T12:56:00Z" w16du:dateUtc="2026-09-22T16:56:00Z"/>
          <w:b/>
          <w:sz w:val="24"/>
          <w:szCs w:val="24"/>
        </w:rPr>
      </w:pPr>
      <w:ins w:id="39" w:author="1" w:date="2026-09-22T12:56:00Z" w16du:dateUtc="2026-09-22T16:56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2673E8E" w14:textId="77777777" w:rsidR="001E08FA" w:rsidRPr="001E08FA" w:rsidRDefault="001E08FA" w:rsidP="001E08FA">
      <w:pPr>
        <w:pStyle w:val="21"/>
        <w:jc w:val="center"/>
        <w:rPr>
          <w:ins w:id="40" w:author="1" w:date="2026-09-22T12:56:00Z" w16du:dateUtc="2026-09-22T16:56:00Z"/>
          <w:b/>
          <w:sz w:val="24"/>
          <w:szCs w:val="24"/>
        </w:rPr>
      </w:pPr>
      <w:ins w:id="41" w:author="1" w:date="2026-09-22T12:56:00Z" w16du:dateUtc="2026-09-22T16:56:00Z">
        <w:r w:rsidRPr="001E08FA">
          <w:rPr>
            <w:b/>
            <w:sz w:val="24"/>
            <w:szCs w:val="24"/>
          </w:rPr>
          <w:t>РЕШИЛ:</w:t>
        </w:r>
      </w:ins>
    </w:p>
    <w:p w14:paraId="0DD7A5C8" w14:textId="77777777" w:rsidR="001E08FA" w:rsidRPr="001E08FA" w:rsidRDefault="001E08FA" w:rsidP="001E08FA">
      <w:pPr>
        <w:pStyle w:val="21"/>
        <w:jc w:val="center"/>
        <w:rPr>
          <w:ins w:id="42" w:author="1" w:date="2026-09-22T12:56:00Z" w16du:dateUtc="2026-09-22T16:56:00Z"/>
          <w:b/>
          <w:sz w:val="24"/>
          <w:szCs w:val="24"/>
        </w:rPr>
      </w:pPr>
    </w:p>
    <w:p w14:paraId="24FF951E" w14:textId="77777777" w:rsidR="00F37F73" w:rsidRDefault="00F37F73" w:rsidP="00F37F73">
      <w:pPr>
        <w:numPr>
          <w:ilvl w:val="0"/>
          <w:numId w:val="28"/>
        </w:numPr>
        <w:ind w:left="0" w:firstLine="709"/>
        <w:jc w:val="both"/>
        <w:rPr>
          <w:ins w:id="43" w:author="1" w:date="2026-09-22T12:56:00Z" w16du:dateUtc="2026-09-22T16:56:00Z"/>
          <w:rFonts w:ascii="Times New Roman" w:hAnsi="Times New Roman" w:cs="Times New Roman"/>
          <w:sz w:val="24"/>
          <w:szCs w:val="24"/>
        </w:rPr>
      </w:pPr>
      <w:ins w:id="44" w:author="1" w:date="2026-09-22T12:56:00Z" w16du:dateUtc="2026-09-22T16:56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7C0860DC" w14:textId="77777777" w:rsidR="00F37F73" w:rsidRDefault="000B0709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5" w:author="1" w:date="2026-09-22T12:56:00Z" w16du:dateUtc="2026-09-22T16:56:00Z"/>
          <w:rFonts w:ascii="Times New Roman" w:hAnsi="Times New Roman"/>
          <w:sz w:val="24"/>
          <w:szCs w:val="24"/>
        </w:rPr>
      </w:pPr>
      <w:ins w:id="46" w:author="1" w:date="2026-09-22T12:56:00Z" w16du:dateUtc="2026-09-22T16:56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6878C444" w14:textId="77777777" w:rsidR="00F37F73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7" w:author="1" w:date="2026-09-22T12:56:00Z" w16du:dateUtc="2026-09-22T16:56:00Z"/>
          <w:rFonts w:ascii="Times New Roman" w:hAnsi="Times New Roman"/>
          <w:sz w:val="24"/>
          <w:szCs w:val="24"/>
        </w:rPr>
      </w:pPr>
      <w:ins w:id="48" w:author="1" w:date="2026-09-22T12:56:00Z" w16du:dateUtc="2026-09-22T16:56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C0E5791" w14:textId="77777777" w:rsidR="00FF542C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49" w:author="1" w:date="2026-09-22T12:56:00Z" w16du:dateUtc="2026-09-22T16:56:00Z"/>
          <w:rFonts w:ascii="Times New Roman" w:hAnsi="Times New Roman"/>
          <w:sz w:val="24"/>
          <w:szCs w:val="24"/>
        </w:rPr>
      </w:pPr>
      <w:ins w:id="50" w:author="1" w:date="2026-09-22T12:56:00Z" w16du:dateUtc="2026-09-22T16:56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4D4240F9" w14:textId="77777777" w:rsidR="00FF542C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51" w:author="1" w:date="2026-09-22T12:56:00Z" w16du:dateUtc="2026-09-22T16:56:00Z"/>
          <w:rFonts w:ascii="Times New Roman" w:hAnsi="Times New Roman"/>
          <w:sz w:val="24"/>
          <w:szCs w:val="24"/>
        </w:rPr>
      </w:pPr>
      <w:ins w:id="52" w:author="1" w:date="2026-09-22T12:56:00Z" w16du:dateUtc="2026-09-22T16:56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1C36E7F" w14:textId="77777777" w:rsidR="00F37F73" w:rsidRDefault="00FF542C" w:rsidP="00FF542C">
      <w:pPr>
        <w:pStyle w:val="ListParagraph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ins w:id="53" w:author="1" w:date="2026-09-22T12:56:00Z" w16du:dateUtc="2026-09-22T16:56:00Z"/>
          <w:rFonts w:ascii="Times New Roman" w:hAnsi="Times New Roman"/>
          <w:sz w:val="24"/>
          <w:szCs w:val="24"/>
        </w:rPr>
      </w:pPr>
      <w:ins w:id="54" w:author="1" w:date="2026-09-22T12:56:00Z" w16du:dateUtc="2026-09-22T16:56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4172B00A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56:00Z" w16du:dateUtc="2026-09-22T16:56:00Z"/>
          <w:rFonts w:ascii="Times New Roman" w:hAnsi="Times New Roman"/>
          <w:sz w:val="24"/>
          <w:szCs w:val="24"/>
        </w:rPr>
      </w:pPr>
    </w:p>
    <w:p w14:paraId="67D8486C" w14:textId="77777777" w:rsidR="009C61C2" w:rsidRPr="00637047" w:rsidRDefault="001E08FA" w:rsidP="009C61C2">
      <w:pPr>
        <w:numPr>
          <w:ilvl w:val="0"/>
          <w:numId w:val="28"/>
        </w:numPr>
        <w:spacing w:after="240"/>
        <w:ind w:left="0" w:firstLine="709"/>
        <w:jc w:val="both"/>
        <w:rPr>
          <w:ins w:id="56" w:author="1" w:date="2026-09-22T12:56:00Z" w16du:dateUtc="2026-09-22T16:56:00Z"/>
          <w:rFonts w:ascii="Times New Roman" w:hAnsi="Times New Roman" w:cs="Times New Roman"/>
          <w:sz w:val="24"/>
          <w:szCs w:val="24"/>
        </w:rPr>
      </w:pPr>
      <w:ins w:id="57" w:author="1" w:date="2026-09-22T12:56:00Z" w16du:dateUtc="2026-09-22T16:56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6F5F5171" w14:textId="77777777" w:rsidR="001E08FA" w:rsidRPr="009C61C2" w:rsidRDefault="001E08FA" w:rsidP="009C61C2">
      <w:pPr>
        <w:numPr>
          <w:ilvl w:val="0"/>
          <w:numId w:val="28"/>
        </w:numPr>
        <w:spacing w:after="240"/>
        <w:ind w:left="0" w:firstLine="709"/>
        <w:jc w:val="both"/>
        <w:rPr>
          <w:ins w:id="58" w:author="1" w:date="2026-09-22T12:56:00Z" w16du:dateUtc="2026-09-22T16:56:00Z"/>
          <w:rFonts w:ascii="Times New Roman" w:hAnsi="Times New Roman" w:cs="Times New Roman"/>
          <w:sz w:val="24"/>
          <w:szCs w:val="24"/>
        </w:rPr>
      </w:pPr>
      <w:ins w:id="59" w:author="1" w:date="2026-09-22T12:56:00Z" w16du:dateUtc="2026-09-22T16:56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36C43FB5" w14:textId="77777777" w:rsidR="001E08FA" w:rsidRPr="001E08FA" w:rsidRDefault="001E08FA" w:rsidP="001E08FA">
      <w:pPr>
        <w:rPr>
          <w:ins w:id="60" w:author="1" w:date="2026-09-22T12:56:00Z" w16du:dateUtc="2026-09-22T16:56:00Z"/>
          <w:rFonts w:ascii="Times New Roman" w:hAnsi="Times New Roman" w:cs="Times New Roman"/>
          <w:sz w:val="24"/>
          <w:szCs w:val="24"/>
        </w:rPr>
      </w:pPr>
    </w:p>
    <w:p w14:paraId="21CCCC8F" w14:textId="77777777" w:rsidR="001E08FA" w:rsidRPr="001E08FA" w:rsidRDefault="001E08FA" w:rsidP="001E08FA">
      <w:pPr>
        <w:rPr>
          <w:ins w:id="61" w:author="1" w:date="2026-09-22T12:56:00Z" w16du:dateUtc="2026-09-22T16:56:00Z"/>
          <w:rFonts w:ascii="Times New Roman" w:hAnsi="Times New Roman" w:cs="Times New Roman"/>
          <w:sz w:val="24"/>
          <w:szCs w:val="24"/>
        </w:rPr>
      </w:pPr>
    </w:p>
    <w:p w14:paraId="48D06091" w14:textId="77777777" w:rsidR="001E08FA" w:rsidRPr="001E08FA" w:rsidRDefault="001E08FA" w:rsidP="001E08FA">
      <w:pPr>
        <w:rPr>
          <w:ins w:id="62" w:author="1" w:date="2026-09-22T12:56:00Z" w16du:dateUtc="2026-09-22T16:56:00Z"/>
          <w:rFonts w:ascii="Times New Roman" w:hAnsi="Times New Roman" w:cs="Times New Roman"/>
          <w:sz w:val="24"/>
          <w:szCs w:val="24"/>
        </w:rPr>
      </w:pPr>
      <w:ins w:id="63" w:author="1" w:date="2026-09-22T12:56:00Z" w16du:dateUtc="2026-09-22T16:56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7D15739D" w14:textId="77777777" w:rsidR="001E08FA" w:rsidRPr="001E08FA" w:rsidRDefault="001E08FA" w:rsidP="001E08FA">
      <w:pPr>
        <w:rPr>
          <w:ins w:id="64" w:author="1" w:date="2026-09-22T12:56:00Z" w16du:dateUtc="2026-09-22T16:56:00Z"/>
          <w:rFonts w:ascii="Times New Roman" w:hAnsi="Times New Roman" w:cs="Times New Roman"/>
          <w:sz w:val="24"/>
          <w:szCs w:val="24"/>
        </w:rPr>
      </w:pPr>
      <w:ins w:id="65" w:author="1" w:date="2026-09-22T12:56:00Z" w16du:dateUtc="2026-09-22T16:56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B013F2D" w14:textId="77777777" w:rsidR="001E08FA" w:rsidRPr="001E08FA" w:rsidRDefault="001E08FA" w:rsidP="001E08FA">
      <w:pPr>
        <w:rPr>
          <w:ins w:id="66" w:author="1" w:date="2026-09-22T12:56:00Z" w16du:dateUtc="2026-09-22T16:56:00Z"/>
          <w:rFonts w:ascii="Times New Roman" w:hAnsi="Times New Roman" w:cs="Times New Roman"/>
          <w:sz w:val="24"/>
          <w:szCs w:val="24"/>
        </w:rPr>
      </w:pPr>
      <w:ins w:id="67" w:author="1" w:date="2026-09-22T12:56:00Z" w16du:dateUtc="2026-09-22T16:56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39E185D4" w14:textId="77777777" w:rsidR="001E08FA" w:rsidRPr="001E08FA" w:rsidRDefault="001E08FA" w:rsidP="001E08FA">
      <w:pPr>
        <w:rPr>
          <w:ins w:id="68" w:author="1" w:date="2026-09-22T12:56:00Z" w16du:dateUtc="2026-09-22T16:56:00Z"/>
          <w:rFonts w:ascii="Times New Roman" w:hAnsi="Times New Roman" w:cs="Times New Roman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76B82" w:rsidRPr="00D76B82" w14:paraId="76EF8434" w14:textId="77777777" w:rsidTr="00D76B82">
        <w:trPr>
          <w:trHeight w:val="270"/>
          <w:del w:id="69" w:author="1" w:date="2026-09-22T12:56:00Z" w16du:dateUtc="2026-09-22T16:5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D9971" w14:textId="77777777" w:rsidR="00D76B82" w:rsidRPr="00D76B82" w:rsidRDefault="00D76B82" w:rsidP="00D76B82">
            <w:pPr>
              <w:rPr>
                <w:del w:id="70" w:author="1" w:date="2026-09-22T12:56:00Z" w16du:dateUtc="2026-09-22T16:56:00Z"/>
                <w:b/>
                <w:bCs/>
                <w:szCs w:val="20"/>
                <w:u w:val="single"/>
                <w:lang w:val="en-ZA" w:eastAsia="en-ZA"/>
              </w:rPr>
            </w:pPr>
            <w:del w:id="71" w:author="1" w:date="2026-09-22T12:56:00Z" w16du:dateUtc="2026-09-22T16:56:00Z">
              <w:r w:rsidRPr="00D76B82">
                <w:rPr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45EA4" w14:textId="77777777" w:rsidR="00D76B82" w:rsidRPr="00D76B82" w:rsidRDefault="00D76B82" w:rsidP="00D76B82">
            <w:pPr>
              <w:rPr>
                <w:del w:id="72" w:author="1" w:date="2026-09-22T12:56:00Z" w16du:dateUtc="2026-09-22T16:56:00Z"/>
                <w:szCs w:val="20"/>
                <w:lang w:val="en-ZA" w:eastAsia="en-ZA"/>
              </w:rPr>
            </w:pPr>
          </w:p>
        </w:tc>
      </w:tr>
      <w:tr w:rsidR="00D76B82" w:rsidRPr="00D76B82" w14:paraId="39C45328" w14:textId="77777777" w:rsidTr="00D76B82">
        <w:trPr>
          <w:trHeight w:val="315"/>
          <w:del w:id="73" w:author="1" w:date="2026-09-22T12:56:00Z" w16du:dateUtc="2026-09-22T16:5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DAFBBCB" w14:textId="77777777" w:rsidR="00D76B82" w:rsidRPr="00D76B82" w:rsidRDefault="00D76B82" w:rsidP="00D76B82">
            <w:pPr>
              <w:jc w:val="center"/>
              <w:rPr>
                <w:del w:id="74" w:author="1" w:date="2026-09-22T12:56:00Z" w16du:dateUtc="2026-09-22T16:56:00Z"/>
                <w:b/>
                <w:bCs/>
                <w:sz w:val="24"/>
                <w:szCs w:val="24"/>
                <w:lang w:val="en-ZA" w:eastAsia="en-ZA"/>
              </w:rPr>
            </w:pPr>
            <w:del w:id="75" w:author="1" w:date="2026-09-22T12:56:00Z" w16du:dateUtc="2026-09-22T16:56:00Z">
              <w:r w:rsidRPr="00D76B82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D76B82" w:rsidRPr="00D76B82" w14:paraId="61594542" w14:textId="77777777" w:rsidTr="00D76B82">
        <w:trPr>
          <w:trHeight w:val="330"/>
          <w:del w:id="76" w:author="1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BB6FB66" w14:textId="77777777" w:rsidR="00D76B82" w:rsidRPr="00D76B82" w:rsidRDefault="00D76B82" w:rsidP="00D76B82">
            <w:pPr>
              <w:rPr>
                <w:del w:id="77" w:author="1" w:date="2026-09-22T12:56:00Z" w16du:dateUtc="2026-09-22T16:56:00Z"/>
                <w:b/>
                <w:bCs/>
                <w:sz w:val="24"/>
                <w:szCs w:val="24"/>
                <w:lang w:val="en-ZA" w:eastAsia="en-ZA"/>
              </w:rPr>
            </w:pPr>
            <w:del w:id="78" w:author="1" w:date="2026-09-22T12:56:00Z" w16du:dateUtc="2026-09-22T16:56:00Z">
              <w:r w:rsidRPr="00D76B82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5D75809" w14:textId="77777777" w:rsidR="00D76B82" w:rsidRPr="00D76B82" w:rsidRDefault="00D76B82" w:rsidP="00D76B82">
            <w:pPr>
              <w:jc w:val="center"/>
              <w:rPr>
                <w:del w:id="79" w:author="1" w:date="2026-09-22T12:56:00Z" w16du:dateUtc="2026-09-22T16:56:00Z"/>
                <w:b/>
                <w:bCs/>
                <w:sz w:val="24"/>
                <w:szCs w:val="24"/>
                <w:lang w:val="en-ZA" w:eastAsia="en-ZA"/>
              </w:rPr>
            </w:pPr>
            <w:del w:id="80" w:author="1" w:date="2026-09-22T12:56:00Z" w16du:dateUtc="2026-09-22T16:56:00Z">
              <w:r w:rsidRPr="00D76B82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76B82" w:rsidRPr="00D76B82" w14:paraId="3DB649EA" w14:textId="77777777" w:rsidTr="00D76B82">
        <w:trPr>
          <w:trHeight w:val="315"/>
          <w:del w:id="81" w:author="1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8C2D5B6" w14:textId="77777777" w:rsidR="00D76B82" w:rsidRPr="00D76B82" w:rsidRDefault="00D76B82" w:rsidP="00D76B82">
            <w:pPr>
              <w:rPr>
                <w:del w:id="82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83" w:author="1" w:date="2026-09-22T12:56:00Z" w16du:dateUtc="2026-09-22T16:56:00Z">
              <w:r w:rsidRPr="00D76B82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258D6DB4" w14:textId="77777777" w:rsidR="00D76B82" w:rsidRPr="00D76B82" w:rsidRDefault="00D76B82" w:rsidP="00D76B82">
            <w:pPr>
              <w:jc w:val="right"/>
              <w:rPr>
                <w:del w:id="84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85" w:author="1" w:date="2026-09-22T12:56:00Z" w16du:dateUtc="2026-09-22T16:56:00Z">
              <w:r w:rsidRPr="00D76B82">
                <w:rPr>
                  <w:sz w:val="24"/>
                  <w:szCs w:val="24"/>
                  <w:lang w:val="en-ZA" w:eastAsia="en-ZA"/>
                </w:rPr>
                <w:delText>13.2425</w:delText>
              </w:r>
            </w:del>
          </w:p>
        </w:tc>
      </w:tr>
      <w:tr w:rsidR="00D76B82" w:rsidRPr="00D76B82" w14:paraId="2164F3E3" w14:textId="77777777" w:rsidTr="00D76B82">
        <w:trPr>
          <w:trHeight w:val="315"/>
          <w:del w:id="86" w:author="1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53E6057" w14:textId="77777777" w:rsidR="00D76B82" w:rsidRPr="00D76B82" w:rsidRDefault="00D76B82" w:rsidP="00D76B82">
            <w:pPr>
              <w:rPr>
                <w:del w:id="87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88" w:author="1" w:date="2026-09-22T12:56:00Z" w16du:dateUtc="2026-09-22T16:56:00Z">
              <w:r w:rsidRPr="00D76B82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502A447" w14:textId="77777777" w:rsidR="00D76B82" w:rsidRPr="00D76B82" w:rsidRDefault="00D76B82" w:rsidP="00D76B82">
            <w:pPr>
              <w:jc w:val="right"/>
              <w:rPr>
                <w:del w:id="89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90" w:author="1" w:date="2026-09-22T12:56:00Z" w16du:dateUtc="2026-09-22T16:56:00Z">
              <w:r w:rsidRPr="00D76B82">
                <w:rPr>
                  <w:sz w:val="24"/>
                  <w:szCs w:val="24"/>
                  <w:lang w:val="en-ZA" w:eastAsia="en-ZA"/>
                </w:rPr>
                <w:delText>16.9489</w:delText>
              </w:r>
            </w:del>
          </w:p>
        </w:tc>
      </w:tr>
      <w:tr w:rsidR="00D76B82" w:rsidRPr="00D76B82" w14:paraId="761AC343" w14:textId="77777777" w:rsidTr="00D76B82">
        <w:trPr>
          <w:trHeight w:val="300"/>
          <w:del w:id="91" w:author="1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8ED18DE" w14:textId="77777777" w:rsidR="00D76B82" w:rsidRPr="00D76B82" w:rsidRDefault="00D76B82" w:rsidP="00D76B82">
            <w:pPr>
              <w:rPr>
                <w:del w:id="92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93" w:author="1" w:date="2026-09-22T12:56:00Z" w16du:dateUtc="2026-09-22T16:56:00Z">
              <w:r w:rsidRPr="00D76B82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ADFC879" w14:textId="77777777" w:rsidR="00D76B82" w:rsidRPr="00D76B82" w:rsidRDefault="00D76B82" w:rsidP="00D76B82">
            <w:pPr>
              <w:jc w:val="right"/>
              <w:rPr>
                <w:del w:id="94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95" w:author="1" w:date="2026-09-22T12:56:00Z" w16du:dateUtc="2026-09-22T16:56:00Z">
              <w:r w:rsidRPr="00D76B82">
                <w:rPr>
                  <w:sz w:val="24"/>
                  <w:szCs w:val="24"/>
                  <w:lang w:val="en-ZA" w:eastAsia="en-ZA"/>
                </w:rPr>
                <w:delText>15.6104</w:delText>
              </w:r>
            </w:del>
          </w:p>
        </w:tc>
      </w:tr>
    </w:tbl>
    <w:p w14:paraId="7BC1E489" w14:textId="77777777" w:rsidR="00BE7473" w:rsidRDefault="00BE7473" w:rsidP="00035935">
      <w:pPr>
        <w:rPr>
          <w:del w:id="96" w:author="1" w:date="2026-09-22T12:56:00Z" w16du:dateUtc="2026-09-22T16:56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CE216C" w:rsidRPr="00CE216C" w14:paraId="14F20D31" w14:textId="77777777" w:rsidTr="00CE216C">
        <w:trPr>
          <w:trHeight w:val="270"/>
          <w:del w:id="97" w:author="1" w:date="2026-09-22T12:56:00Z" w16du:dateUtc="2026-09-22T16:56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95E12" w14:textId="77777777" w:rsidR="00CE216C" w:rsidRPr="00CE216C" w:rsidRDefault="00CE216C" w:rsidP="00CE216C">
            <w:pPr>
              <w:rPr>
                <w:del w:id="98" w:author="1" w:date="2026-09-22T12:56:00Z" w16du:dateUtc="2026-09-22T16:56:00Z"/>
                <w:b/>
                <w:bCs/>
                <w:szCs w:val="20"/>
                <w:u w:val="single"/>
                <w:lang w:val="en-ZA" w:eastAsia="en-ZA"/>
              </w:rPr>
            </w:pPr>
            <w:del w:id="99" w:author="1" w:date="2026-09-22T12:56:00Z" w16du:dateUtc="2026-09-22T16:56:00Z">
              <w:r w:rsidRPr="00CE216C">
                <w:rPr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AAD95" w14:textId="77777777" w:rsidR="00CE216C" w:rsidRPr="00CE216C" w:rsidRDefault="00CE216C" w:rsidP="00CE216C">
            <w:pPr>
              <w:rPr>
                <w:del w:id="100" w:author="1" w:date="2026-09-22T12:56:00Z" w16du:dateUtc="2026-09-22T16:56:00Z"/>
                <w:szCs w:val="20"/>
                <w:lang w:val="en-ZA" w:eastAsia="en-ZA"/>
              </w:rPr>
            </w:pPr>
          </w:p>
        </w:tc>
      </w:tr>
      <w:tr w:rsidR="00CE216C" w:rsidRPr="00CE216C" w14:paraId="42DD7285" w14:textId="77777777" w:rsidTr="00CE216C">
        <w:trPr>
          <w:trHeight w:val="315"/>
          <w:del w:id="101" w:author="1" w:date="2026-09-22T12:56:00Z" w16du:dateUtc="2026-09-22T16:56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24F0BF09" w14:textId="77777777" w:rsidR="00CE216C" w:rsidRPr="00CE216C" w:rsidRDefault="00CE216C" w:rsidP="00CE216C">
            <w:pPr>
              <w:jc w:val="center"/>
              <w:rPr>
                <w:del w:id="102" w:author="1" w:date="2026-09-22T12:56:00Z" w16du:dateUtc="2026-09-22T16:56:00Z"/>
                <w:b/>
                <w:bCs/>
                <w:sz w:val="24"/>
                <w:szCs w:val="24"/>
                <w:lang w:val="en-ZA" w:eastAsia="en-ZA"/>
              </w:rPr>
            </w:pPr>
            <w:del w:id="103" w:author="1" w:date="2026-09-22T12:56:00Z" w16du:dateUtc="2026-09-22T16:56:00Z">
              <w:r w:rsidRPr="00CE216C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</w:tr>
      <w:tr w:rsidR="00CE216C" w:rsidRPr="00CE216C" w14:paraId="2C4239D6" w14:textId="77777777" w:rsidTr="00CE216C">
        <w:trPr>
          <w:trHeight w:val="330"/>
          <w:del w:id="104" w:author="1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47F1F46" w14:textId="77777777" w:rsidR="00CE216C" w:rsidRPr="00CE216C" w:rsidRDefault="00CE216C" w:rsidP="00CE216C">
            <w:pPr>
              <w:rPr>
                <w:del w:id="105" w:author="1" w:date="2026-09-22T12:56:00Z" w16du:dateUtc="2026-09-22T16:56:00Z"/>
                <w:b/>
                <w:bCs/>
                <w:sz w:val="24"/>
                <w:szCs w:val="24"/>
                <w:lang w:val="en-ZA" w:eastAsia="en-ZA"/>
              </w:rPr>
            </w:pPr>
            <w:del w:id="106" w:author="1" w:date="2026-09-22T12:56:00Z" w16du:dateUtc="2026-09-22T16:56:00Z">
              <w:r w:rsidRPr="00CE216C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BDF9ACB" w14:textId="77777777" w:rsidR="00CE216C" w:rsidRPr="00CE216C" w:rsidRDefault="00CE216C" w:rsidP="00CE216C">
            <w:pPr>
              <w:jc w:val="center"/>
              <w:rPr>
                <w:del w:id="107" w:author="1" w:date="2026-09-22T12:56:00Z" w16du:dateUtc="2026-09-22T16:56:00Z"/>
                <w:b/>
                <w:bCs/>
                <w:sz w:val="24"/>
                <w:szCs w:val="24"/>
                <w:lang w:val="en-ZA" w:eastAsia="en-ZA"/>
              </w:rPr>
            </w:pPr>
            <w:del w:id="108" w:author="1" w:date="2026-09-22T12:56:00Z" w16du:dateUtc="2026-09-22T16:56:00Z">
              <w:r w:rsidRPr="00CE216C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CE216C" w:rsidRPr="00CE216C" w14:paraId="2A78E79D" w14:textId="77777777" w:rsidTr="00CE216C">
        <w:trPr>
          <w:trHeight w:val="315"/>
          <w:del w:id="109" w:author="1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3B1834A" w14:textId="77777777" w:rsidR="00CE216C" w:rsidRPr="00CE216C" w:rsidRDefault="00CE216C" w:rsidP="00CE216C">
            <w:pPr>
              <w:rPr>
                <w:del w:id="110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111" w:author="1" w:date="2026-09-22T12:56:00Z" w16du:dateUtc="2026-09-22T16:56:00Z">
              <w:r w:rsidRPr="00CE216C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C06585E" w14:textId="77777777" w:rsidR="00CE216C" w:rsidRPr="00CE216C" w:rsidRDefault="00CE216C" w:rsidP="00CE216C">
            <w:pPr>
              <w:jc w:val="right"/>
              <w:rPr>
                <w:del w:id="112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113" w:author="1" w:date="2026-09-22T12:56:00Z" w16du:dateUtc="2026-09-22T16:56:00Z">
              <w:r w:rsidRPr="00CE216C">
                <w:rPr>
                  <w:sz w:val="24"/>
                  <w:szCs w:val="24"/>
                  <w:lang w:val="en-ZA" w:eastAsia="en-ZA"/>
                </w:rPr>
                <w:delText>13.2528</w:delText>
              </w:r>
            </w:del>
          </w:p>
        </w:tc>
      </w:tr>
      <w:tr w:rsidR="00CE216C" w:rsidRPr="00CE216C" w14:paraId="20D0DA88" w14:textId="77777777" w:rsidTr="00CE216C">
        <w:trPr>
          <w:trHeight w:val="315"/>
          <w:del w:id="114" w:author="1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B5A473A" w14:textId="77777777" w:rsidR="00CE216C" w:rsidRPr="00CE216C" w:rsidRDefault="00CE216C" w:rsidP="00CE216C">
            <w:pPr>
              <w:rPr>
                <w:del w:id="115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116" w:author="1" w:date="2026-09-22T12:56:00Z" w16du:dateUtc="2026-09-22T16:56:00Z">
              <w:r w:rsidRPr="00CE216C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16B6A10" w14:textId="77777777" w:rsidR="00CE216C" w:rsidRPr="00CE216C" w:rsidRDefault="00CE216C" w:rsidP="00CE216C">
            <w:pPr>
              <w:jc w:val="right"/>
              <w:rPr>
                <w:del w:id="117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118" w:author="1" w:date="2026-09-22T12:56:00Z" w16du:dateUtc="2026-09-22T16:56:00Z">
              <w:r w:rsidRPr="00CE216C">
                <w:rPr>
                  <w:sz w:val="24"/>
                  <w:szCs w:val="24"/>
                  <w:lang w:val="en-ZA" w:eastAsia="en-ZA"/>
                </w:rPr>
                <w:delText>16.9534</w:delText>
              </w:r>
            </w:del>
          </w:p>
        </w:tc>
      </w:tr>
      <w:tr w:rsidR="00CE216C" w:rsidRPr="00CE216C" w14:paraId="49287F2E" w14:textId="77777777" w:rsidTr="00CE216C">
        <w:trPr>
          <w:trHeight w:val="300"/>
          <w:del w:id="119" w:author="1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75C4A68" w14:textId="77777777" w:rsidR="00CE216C" w:rsidRPr="00CE216C" w:rsidRDefault="00CE216C" w:rsidP="00CE216C">
            <w:pPr>
              <w:rPr>
                <w:del w:id="120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121" w:author="1" w:date="2026-09-22T12:56:00Z" w16du:dateUtc="2026-09-22T16:56:00Z">
              <w:r w:rsidRPr="00CE216C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A9F37B1" w14:textId="77777777" w:rsidR="00CE216C" w:rsidRPr="00CE216C" w:rsidRDefault="00CE216C" w:rsidP="00CE216C">
            <w:pPr>
              <w:jc w:val="right"/>
              <w:rPr>
                <w:del w:id="122" w:author="1" w:date="2026-09-22T12:56:00Z" w16du:dateUtc="2026-09-22T16:56:00Z"/>
                <w:sz w:val="24"/>
                <w:szCs w:val="24"/>
                <w:lang w:val="en-ZA" w:eastAsia="en-ZA"/>
              </w:rPr>
            </w:pPr>
            <w:del w:id="123" w:author="1" w:date="2026-09-22T12:56:00Z" w16du:dateUtc="2026-09-22T16:56:00Z">
              <w:r w:rsidRPr="00CE216C">
                <w:rPr>
                  <w:sz w:val="24"/>
                  <w:szCs w:val="24"/>
                  <w:lang w:val="en-ZA" w:eastAsia="en-ZA"/>
                </w:rPr>
                <w:delText>15.6343</w:delText>
              </w:r>
            </w:del>
          </w:p>
        </w:tc>
      </w:tr>
    </w:tbl>
    <w:p w14:paraId="31A3E78C" w14:textId="77777777" w:rsidR="00CE216C" w:rsidRPr="001E08FA" w:rsidRDefault="00CE216C" w:rsidP="00FF542C">
      <w:pPr>
        <w:autoSpaceDE w:val="0"/>
        <w:rPr>
          <w:rFonts w:ascii="Times New Roman" w:hAnsi="Times New Roman"/>
          <w:sz w:val="24"/>
          <w:rPrChange w:id="124" w:author="1" w:date="2026-09-22T12:56:00Z" w16du:dateUtc="2026-09-22T16:56:00Z">
            <w:rPr/>
          </w:rPrChange>
        </w:rPr>
        <w:pPrChange w:id="125" w:author="1" w:date="2026-09-22T12:56:00Z" w16du:dateUtc="2026-09-22T16:56:00Z">
          <w:pPr/>
        </w:pPrChange>
      </w:pPr>
    </w:p>
    <w:sectPr w:rsidR="00CE216C" w:rsidRPr="001E08FA" w:rsidSect="006E54AE">
      <w:pgSz w:w="11906" w:h="16838" w:code="0"/>
      <w:pgMar w:top="1079" w:right="850" w:bottom="1134" w:left="1440" w:header="708" w:footer="708" w:gutter="0"/>
      <w:cols w:space="708"/>
      <w:titlePg w:val="0"/>
      <w:docGrid w:linePitch="360"/>
      <w:sectPrChange w:id="126" w:author="1" w:date="2026-09-22T12:56:00Z" w16du:dateUtc="2026-09-22T16:56:00Z">
        <w:sectPr w:rsidR="00CE216C" w:rsidRPr="001E08FA" w:rsidSect="006E54AE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5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9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11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2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3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7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20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2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328097552">
    <w:abstractNumId w:val="24"/>
  </w:num>
  <w:num w:numId="2" w16cid:durableId="12851192">
    <w:abstractNumId w:val="8"/>
  </w:num>
  <w:num w:numId="3" w16cid:durableId="1632127841">
    <w:abstractNumId w:val="25"/>
  </w:num>
  <w:num w:numId="4" w16cid:durableId="219293255">
    <w:abstractNumId w:val="9"/>
  </w:num>
  <w:num w:numId="5" w16cid:durableId="1339769059">
    <w:abstractNumId w:val="0"/>
  </w:num>
  <w:num w:numId="6" w16cid:durableId="487522391">
    <w:abstractNumId w:val="19"/>
  </w:num>
  <w:num w:numId="7" w16cid:durableId="738208690">
    <w:abstractNumId w:val="12"/>
  </w:num>
  <w:num w:numId="8" w16cid:durableId="198396921">
    <w:abstractNumId w:val="11"/>
  </w:num>
  <w:num w:numId="9" w16cid:durableId="1862280574">
    <w:abstractNumId w:val="16"/>
  </w:num>
  <w:num w:numId="10" w16cid:durableId="105464606">
    <w:abstractNumId w:val="10"/>
  </w:num>
  <w:num w:numId="11" w16cid:durableId="1692682863">
    <w:abstractNumId w:val="23"/>
  </w:num>
  <w:num w:numId="12" w16cid:durableId="67576350">
    <w:abstractNumId w:val="22"/>
  </w:num>
  <w:num w:numId="13" w16cid:durableId="1056856217">
    <w:abstractNumId w:val="26"/>
  </w:num>
  <w:num w:numId="14" w16cid:durableId="1000348337">
    <w:abstractNumId w:val="21"/>
  </w:num>
  <w:num w:numId="15" w16cid:durableId="357774360">
    <w:abstractNumId w:val="7"/>
  </w:num>
  <w:num w:numId="16" w16cid:durableId="497966277">
    <w:abstractNumId w:val="28"/>
  </w:num>
  <w:num w:numId="17" w16cid:durableId="1841627166">
    <w:abstractNumId w:val="13"/>
  </w:num>
  <w:num w:numId="18" w16cid:durableId="1824619222">
    <w:abstractNumId w:val="18"/>
  </w:num>
  <w:num w:numId="19" w16cid:durableId="500390896">
    <w:abstractNumId w:val="5"/>
  </w:num>
  <w:num w:numId="20" w16cid:durableId="792988132">
    <w:abstractNumId w:val="17"/>
  </w:num>
  <w:num w:numId="21" w16cid:durableId="1416168708">
    <w:abstractNumId w:val="4"/>
  </w:num>
  <w:num w:numId="22" w16cid:durableId="65567269">
    <w:abstractNumId w:val="2"/>
  </w:num>
  <w:num w:numId="23" w16cid:durableId="54161795">
    <w:abstractNumId w:val="3"/>
  </w:num>
  <w:num w:numId="24" w16cid:durableId="1956138391">
    <w:abstractNumId w:val="6"/>
  </w:num>
  <w:num w:numId="25" w16cid:durableId="417219238">
    <w:abstractNumId w:val="14"/>
  </w:num>
  <w:num w:numId="26" w16cid:durableId="1788115520">
    <w:abstractNumId w:val="27"/>
  </w:num>
  <w:num w:numId="27" w16cid:durableId="1736080630">
    <w:abstractNumId w:val="20"/>
  </w:num>
  <w:num w:numId="28" w16cid:durableId="2016415713">
    <w:abstractNumId w:val="1"/>
  </w:num>
  <w:num w:numId="29" w16cid:durableId="59436546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75590871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B82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128"/>
    <w:rsid w:val="00025421"/>
    <w:rsid w:val="00025975"/>
    <w:rsid w:val="000271AF"/>
    <w:rsid w:val="00027DEF"/>
    <w:rsid w:val="0003164B"/>
    <w:rsid w:val="00035935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2AE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0021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961E0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85853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5E6E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1A9E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1AC8"/>
    <w:rsid w:val="008A2B7B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92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E7473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8566A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E216C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4B08"/>
    <w:rsid w:val="00D57F92"/>
    <w:rsid w:val="00D601CF"/>
    <w:rsid w:val="00D6027E"/>
    <w:rsid w:val="00D60888"/>
    <w:rsid w:val="00D644D1"/>
    <w:rsid w:val="00D72347"/>
    <w:rsid w:val="00D7505A"/>
    <w:rsid w:val="00D76B82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FB93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56:00Z">
        <w:pPr>
          <w:jc w:val="both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56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56:00Z">
        <w:pPr>
          <w:spacing w:after="120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56:00Z">
        <w:rPr>
          <w:rFonts w:ascii="Arial" w:hAnsi="Arial" w:cs="Arial"/>
          <w:caps/>
          <w:kern w:val="32"/>
          <w:sz w:val="18"/>
          <w:szCs w:val="18"/>
          <w:lang w:val="ru-RU" w:eastAsia="ru-RU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CE216C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E216C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35935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styleId="TOC1">
    <w:name w:val="toc 1"/>
    <w:basedOn w:val="Normal"/>
    <w:next w:val="Normal"/>
    <w:autoRedefine/>
    <w:rsid w:val="00CE216C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D76B82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D76B82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CE216C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CE216C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CE216C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CE216C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D76B82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CE216C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D76B82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CE216C"/>
    <w:rPr>
      <w:color w:val="0000FF"/>
      <w:u w:val="single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56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56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56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56:00Z">
        <w:rPr>
          <w:rFonts w:cs="Arial"/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162AE1"/>
    <w:pPr>
      <w:keepNext/>
      <w:jc w:val="center"/>
    </w:pPr>
    <w:rPr>
      <w:rFonts w:ascii="Times New Roman" w:hAnsi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162AE1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162AE1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4" w:author="1" w:date="2026-09-22T12:56:00Z">
        <w:pPr>
          <w:ind w:left="708"/>
        </w:pPr>
      </w:pPrChange>
    </w:pPr>
    <w:rPr>
      <w:rFonts w:cs="Times New Roman"/>
      <w:rPrChange w:id="4" w:author="1" w:date="2026-09-22T12:5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162AE1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5" w:author="1" w:date="2026-09-22T12:56:00Z">
        <w:pPr/>
      </w:pPrChange>
    </w:pPr>
    <w:rPr>
      <w:rFonts w:ascii="Tahoma" w:hAnsi="Tahoma" w:cs="Tahoma"/>
      <w:sz w:val="16"/>
      <w:szCs w:val="16"/>
      <w:rPrChange w:id="5" w:author="1" w:date="2026-09-22T12:56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162AE1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56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56:00Z">
        <w:rPr>
          <w:rFonts w:cs="Arial"/>
          <w:bCs/>
          <w:sz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5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56:00Z">
        <w:rPr>
          <w:rFonts w:cs="Arial"/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62AE1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5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56:00Z">
        <w:rPr>
          <w:rFonts w:cs="Arial"/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F366E0-F46F-164E-B54C-F0B2852D0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2017-08-23T09:01:00Z</dcterms:created>
  <dcterms:modified xsi:type="dcterms:W3CDTF">2026-09-22T16:56:00Z</dcterms:modified>
</cp:coreProperties>
</file>