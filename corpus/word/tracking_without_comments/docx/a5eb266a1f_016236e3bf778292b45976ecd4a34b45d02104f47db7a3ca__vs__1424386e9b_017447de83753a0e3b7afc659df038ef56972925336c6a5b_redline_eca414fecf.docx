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3EF728" w14:textId="77777777" w:rsidR="001A60DB" w:rsidRPr="001A60DB" w:rsidRDefault="001A2E40" w:rsidP="001A60DB">
      <w:pPr>
        <w:rPr>
          <w:ins w:id="5" w:author="Comparison" w:date="2026-09-22T13:04:00Z" w16du:dateUtc="2026-09-22T17:04:00Z"/>
          <w:b/>
          <w:bCs/>
          <w:u w:val="single"/>
          <w:lang w:val="en-ZA" w:eastAsia="en-ZA"/>
        </w:rPr>
      </w:pPr>
      <w:ins w:id="6" w:author="Comparison" w:date="2026-09-22T13:04:00Z" w16du:dateUtc="2026-09-22T17:04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1A60DB" w:rsidRPr="001A60DB" w14:paraId="4F5E47A8" w14:textId="77777777" w:rsidTr="001A60DB">
        <w:trPr>
          <w:trHeight w:val="270"/>
          <w:del w:id="7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3628C2" w14:textId="6C7525FB" w:rsidR="001A60DB" w:rsidRPr="001A60DB" w:rsidRDefault="001A60DB" w:rsidP="001A60DB">
            <w:pPr>
              <w:rPr>
                <w:del w:id="8" w:author="Comparison" w:date="2026-09-22T13:04:00Z" w16du:dateUtc="2026-09-22T17:04:00Z"/>
                <w:b/>
                <w:bCs/>
                <w:u w:val="single"/>
                <w:lang w:val="en-ZA" w:eastAsia="en-ZA"/>
              </w:rPr>
            </w:pPr>
            <w:del w:id="9" w:author="Comparison" w:date="2026-09-22T13:04:00Z" w16du:dateUtc="2026-09-22T17:04:00Z">
              <w:r w:rsidRPr="001A60DB">
                <w:rPr>
                  <w:b/>
                  <w:bCs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C65958" w14:textId="77777777" w:rsidR="001A60DB" w:rsidRPr="001A60DB" w:rsidRDefault="001A60DB" w:rsidP="001A60DB">
            <w:pPr>
              <w:rPr>
                <w:del w:id="10" w:author="Comparison" w:date="2026-09-22T13:04:00Z" w16du:dateUtc="2026-09-22T17:04:00Z"/>
                <w:lang w:val="en-ZA" w:eastAsia="en-ZA"/>
              </w:rPr>
            </w:pPr>
          </w:p>
        </w:tc>
      </w:tr>
      <w:tr w:rsidR="001A60DB" w:rsidRPr="001A60DB" w14:paraId="7F5F002F" w14:textId="77777777" w:rsidTr="001A60DB">
        <w:trPr>
          <w:trHeight w:val="315"/>
          <w:del w:id="11" w:author="Comparison" w:date="2026-09-22T13:04:00Z" w16du:dateUtc="2026-09-22T17:04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6EEFC4D5" w14:textId="77777777" w:rsidR="001A60DB" w:rsidRPr="001A60DB" w:rsidRDefault="001A60DB" w:rsidP="001A60DB">
            <w:pPr>
              <w:jc w:val="center"/>
              <w:rPr>
                <w:del w:id="12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13" w:author="Comparison" w:date="2026-09-22T13:04:00Z" w16du:dateUtc="2026-09-22T17:04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1A60DB" w:rsidRPr="001A60DB" w14:paraId="419FDC7F" w14:textId="77777777" w:rsidTr="001A60DB">
        <w:trPr>
          <w:trHeight w:val="330"/>
          <w:del w:id="14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A96FEFC" w14:textId="77777777" w:rsidR="001A60DB" w:rsidRPr="001A60DB" w:rsidRDefault="001A60DB" w:rsidP="001A60DB">
            <w:pPr>
              <w:rPr>
                <w:del w:id="15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16" w:author="Comparison" w:date="2026-09-22T13:04:00Z" w16du:dateUtc="2026-09-22T17:04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DC109C1" w14:textId="77777777" w:rsidR="001A60DB" w:rsidRPr="001A60DB" w:rsidRDefault="001A60DB" w:rsidP="001A60DB">
            <w:pPr>
              <w:jc w:val="center"/>
              <w:rPr>
                <w:del w:id="17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18" w:author="Comparison" w:date="2026-09-22T13:04:00Z" w16du:dateUtc="2026-09-22T17:04:00Z">
              <w:r w:rsidRPr="001A60DB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1A60DB" w:rsidRPr="001A60DB" w14:paraId="2125D4A7" w14:textId="77777777" w:rsidTr="001A60DB">
        <w:trPr>
          <w:trHeight w:val="315"/>
          <w:del w:id="19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CDAD47F" w14:textId="77777777" w:rsidR="001A60DB" w:rsidRPr="001A60DB" w:rsidRDefault="001A60DB" w:rsidP="001A60DB">
            <w:pPr>
              <w:rPr>
                <w:del w:id="20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21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216D63D" w14:textId="77777777" w:rsidR="001A60DB" w:rsidRPr="001A60DB" w:rsidRDefault="001A60DB" w:rsidP="001A60DB">
            <w:pPr>
              <w:jc w:val="right"/>
              <w:rPr>
                <w:del w:id="22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23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13.9905</w:delText>
              </w:r>
            </w:del>
          </w:p>
        </w:tc>
      </w:tr>
      <w:tr w:rsidR="001A60DB" w:rsidRPr="001A60DB" w14:paraId="27DCFA50" w14:textId="77777777" w:rsidTr="001A60DB">
        <w:trPr>
          <w:trHeight w:val="315"/>
          <w:del w:id="24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435BD320" w14:textId="77777777" w:rsidR="001A60DB" w:rsidRPr="001A60DB" w:rsidRDefault="001A60DB" w:rsidP="001A60DB">
            <w:pPr>
              <w:rPr>
                <w:del w:id="25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26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4BF3EE7" w14:textId="77777777" w:rsidR="001A60DB" w:rsidRPr="001A60DB" w:rsidRDefault="001A60DB" w:rsidP="001A60DB">
            <w:pPr>
              <w:jc w:val="right"/>
              <w:rPr>
                <w:del w:id="27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28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17.2594</w:delText>
              </w:r>
            </w:del>
          </w:p>
        </w:tc>
      </w:tr>
      <w:tr w:rsidR="001A60DB" w:rsidRPr="001A60DB" w14:paraId="6AED570F" w14:textId="77777777" w:rsidTr="001A60DB">
        <w:trPr>
          <w:trHeight w:val="300"/>
          <w:del w:id="29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37B9318" w14:textId="77777777" w:rsidR="001A60DB" w:rsidRPr="001A60DB" w:rsidRDefault="001A60DB" w:rsidP="001A60DB">
            <w:pPr>
              <w:rPr>
                <w:del w:id="30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31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6C6FD3A" w14:textId="77777777" w:rsidR="001A60DB" w:rsidRPr="001A60DB" w:rsidRDefault="001A60DB" w:rsidP="001A60DB">
            <w:pPr>
              <w:jc w:val="right"/>
              <w:rPr>
                <w:del w:id="32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33" w:author="Comparison" w:date="2026-09-22T13:04:00Z" w16du:dateUtc="2026-09-22T17:04:00Z">
              <w:r w:rsidRPr="001A60DB">
                <w:rPr>
                  <w:sz w:val="24"/>
                  <w:szCs w:val="24"/>
                  <w:lang w:val="en-ZA" w:eastAsia="en-ZA"/>
                </w:rPr>
                <w:delText>14.5518</w:delText>
              </w:r>
            </w:del>
          </w:p>
        </w:tc>
      </w:tr>
    </w:tbl>
    <w:p w14:paraId="2E31D51C" w14:textId="77777777" w:rsidR="00BE7473" w:rsidRDefault="00BE7473" w:rsidP="00035935">
      <w:pPr>
        <w:rPr>
          <w:del w:id="34" w:author="Comparison" w:date="2026-09-22T13:04:00Z" w16du:dateUtc="2026-09-22T17:04:00Z"/>
        </w:rPr>
      </w:pPr>
    </w:p>
    <w:p w14:paraId="48C953FC" w14:textId="77777777" w:rsidR="001A60DB" w:rsidRDefault="001A60DB" w:rsidP="00035935">
      <w:pPr>
        <w:rPr>
          <w:del w:id="35" w:author="Comparison" w:date="2026-09-22T13:04:00Z" w16du:dateUtc="2026-09-22T17:04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F6672B" w:rsidRPr="00F6672B" w14:paraId="4F2F1102" w14:textId="77777777" w:rsidTr="00F6672B">
        <w:trPr>
          <w:trHeight w:val="270"/>
          <w:del w:id="36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A7C8F4" w14:textId="77777777" w:rsidR="00F6672B" w:rsidRPr="00F6672B" w:rsidRDefault="00F6672B" w:rsidP="00F6672B">
            <w:pPr>
              <w:rPr>
                <w:del w:id="37" w:author="Comparison" w:date="2026-09-22T13:04:00Z" w16du:dateUtc="2026-09-22T17:04:00Z"/>
                <w:b/>
                <w:bCs/>
                <w:u w:val="single"/>
                <w:lang w:val="en-ZA" w:eastAsia="en-ZA"/>
              </w:rPr>
            </w:pPr>
            <w:del w:id="38" w:author="Comparison" w:date="2026-09-22T13:04:00Z" w16du:dateUtc="2026-09-22T17:04:00Z">
              <w:r w:rsidRPr="00F6672B">
                <w:rPr>
                  <w:b/>
                  <w:bCs/>
                  <w:u w:val="single"/>
                  <w:lang w:val="en-ZA" w:eastAsia="en-ZA"/>
                </w:rPr>
                <w:delText>NY 10AM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533C0" w14:textId="77777777" w:rsidR="00F6672B" w:rsidRPr="00F6672B" w:rsidRDefault="00F6672B" w:rsidP="00F6672B">
            <w:pPr>
              <w:rPr>
                <w:del w:id="39" w:author="Comparison" w:date="2026-09-22T13:04:00Z" w16du:dateUtc="2026-09-22T17:04:00Z"/>
                <w:lang w:val="en-ZA" w:eastAsia="en-ZA"/>
              </w:rPr>
            </w:pPr>
          </w:p>
        </w:tc>
      </w:tr>
      <w:tr w:rsidR="00F6672B" w:rsidRPr="00F6672B" w14:paraId="7FC933EB" w14:textId="77777777" w:rsidTr="00F6672B">
        <w:trPr>
          <w:trHeight w:val="315"/>
          <w:del w:id="40" w:author="Comparison" w:date="2026-09-22T13:04:00Z" w16du:dateUtc="2026-09-22T17:04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5BAC65C6" w14:textId="77777777" w:rsidR="00F6672B" w:rsidRPr="00F6672B" w:rsidRDefault="00F6672B" w:rsidP="00F6672B">
            <w:pPr>
              <w:jc w:val="center"/>
              <w:rPr>
                <w:del w:id="41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42" w:author="Comparison" w:date="2026-09-22T13:04:00Z" w16du:dateUtc="2026-09-22T17:04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Close out Rates UnCrossed</w:delText>
              </w:r>
            </w:del>
          </w:p>
        </w:tc>
      </w:tr>
      <w:tr w:rsidR="00F6672B" w:rsidRPr="00F6672B" w14:paraId="6AF04DBE" w14:textId="77777777" w:rsidTr="00F6672B">
        <w:trPr>
          <w:trHeight w:val="330"/>
          <w:del w:id="43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4D9BA27" w14:textId="77777777" w:rsidR="00F6672B" w:rsidRPr="00F6672B" w:rsidRDefault="00F6672B" w:rsidP="00F6672B">
            <w:pPr>
              <w:rPr>
                <w:del w:id="44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45" w:author="Comparison" w:date="2026-09-22T13:04:00Z" w16du:dateUtc="2026-09-22T17:04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FC746B5" w14:textId="77777777" w:rsidR="00F6672B" w:rsidRPr="00F6672B" w:rsidRDefault="00F6672B" w:rsidP="00F6672B">
            <w:pPr>
              <w:jc w:val="center"/>
              <w:rPr>
                <w:del w:id="46" w:author="Comparison" w:date="2026-09-22T13:04:00Z" w16du:dateUtc="2026-09-22T17:04:00Z"/>
                <w:b/>
                <w:bCs/>
                <w:sz w:val="24"/>
                <w:szCs w:val="24"/>
                <w:lang w:val="en-ZA" w:eastAsia="en-ZA"/>
              </w:rPr>
            </w:pPr>
            <w:del w:id="47" w:author="Comparison" w:date="2026-09-22T13:04:00Z" w16du:dateUtc="2026-09-22T17:04:00Z">
              <w:r w:rsidRPr="00F6672B">
                <w:rPr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F6672B" w:rsidRPr="00F6672B" w14:paraId="4E40CB7C" w14:textId="77777777" w:rsidTr="00F6672B">
        <w:trPr>
          <w:trHeight w:val="315"/>
          <w:del w:id="48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FE35083" w14:textId="77777777" w:rsidR="00F6672B" w:rsidRPr="00F6672B" w:rsidRDefault="00F6672B" w:rsidP="00F6672B">
            <w:pPr>
              <w:rPr>
                <w:del w:id="49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50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6E946703" w14:textId="77777777" w:rsidR="00F6672B" w:rsidRPr="00F6672B" w:rsidRDefault="00F6672B" w:rsidP="00F6672B">
            <w:pPr>
              <w:jc w:val="right"/>
              <w:rPr>
                <w:del w:id="51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52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13.9505</w:delText>
              </w:r>
            </w:del>
          </w:p>
        </w:tc>
      </w:tr>
      <w:tr w:rsidR="00F6672B" w:rsidRPr="00F6672B" w14:paraId="0B1A882D" w14:textId="77777777" w:rsidTr="00F6672B">
        <w:trPr>
          <w:trHeight w:val="315"/>
          <w:del w:id="53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6CB3561" w14:textId="77777777" w:rsidR="00F6672B" w:rsidRPr="00F6672B" w:rsidRDefault="00F6672B" w:rsidP="00F6672B">
            <w:pPr>
              <w:rPr>
                <w:del w:id="54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55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5CCBA234" w14:textId="77777777" w:rsidR="00F6672B" w:rsidRPr="00F6672B" w:rsidRDefault="00F6672B" w:rsidP="00F6672B">
            <w:pPr>
              <w:jc w:val="right"/>
              <w:rPr>
                <w:del w:id="56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57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17.2783</w:delText>
              </w:r>
            </w:del>
          </w:p>
        </w:tc>
      </w:tr>
      <w:tr w:rsidR="00F6672B" w:rsidRPr="00F6672B" w14:paraId="186446CE" w14:textId="77777777" w:rsidTr="00F6672B">
        <w:trPr>
          <w:trHeight w:val="300"/>
          <w:del w:id="58" w:author="Comparison" w:date="2026-09-22T13:04:00Z" w16du:dateUtc="2026-09-22T17:04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3E6CD50" w14:textId="77777777" w:rsidR="00F6672B" w:rsidRPr="00F6672B" w:rsidRDefault="00F6672B" w:rsidP="00F6672B">
            <w:pPr>
              <w:rPr>
                <w:del w:id="59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60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85F3AED" w14:textId="77777777" w:rsidR="00F6672B" w:rsidRPr="00F6672B" w:rsidRDefault="00F6672B" w:rsidP="00F6672B">
            <w:pPr>
              <w:jc w:val="right"/>
              <w:rPr>
                <w:del w:id="61" w:author="Comparison" w:date="2026-09-22T13:04:00Z" w16du:dateUtc="2026-09-22T17:04:00Z"/>
                <w:sz w:val="24"/>
                <w:szCs w:val="24"/>
                <w:lang w:val="en-ZA" w:eastAsia="en-ZA"/>
              </w:rPr>
            </w:pPr>
            <w:del w:id="62" w:author="Comparison" w:date="2026-09-22T13:04:00Z" w16du:dateUtc="2026-09-22T17:04:00Z">
              <w:r w:rsidRPr="00F6672B">
                <w:rPr>
                  <w:sz w:val="24"/>
                  <w:szCs w:val="24"/>
                  <w:lang w:val="en-ZA" w:eastAsia="en-ZA"/>
                </w:rPr>
                <w:delText>14.5675</w:delText>
              </w:r>
            </w:del>
          </w:p>
        </w:tc>
      </w:tr>
    </w:tbl>
    <w:p w14:paraId="59FD02DC" w14:textId="77777777" w:rsidR="00F6672B" w:rsidRPr="00035935" w:rsidRDefault="00F6672B" w:rsidP="00035935"/>
    <w:sectPr w:rsidR="00F6672B" w:rsidRPr="00035935">
      <w:headerReference w:type="default" r:id="rId7"/>
      <w:footerReference w:type="default" r:id="rId8"/>
      <w:pgSz w:w="11905" w:h="16837" w:code="0"/>
      <w:pgMar w:top="1440" w:right="1440" w:bottom="1440" w:left="1440" w:header="720" w:footer="720" w:gutter="0"/>
      <w:cols w:space="720"/>
      <w:titlePg w:val="0"/>
      <w:docGrid w:linePitch="0"/>
      <w:sectPrChange w:id="73" w:author="Comparison" w:date="2026-09-22T13:04:00Z" w16du:dateUtc="2026-09-22T17:04:00Z">
        <w:sectPr w:rsidR="00F6672B" w:rsidRPr="00035935">
          <w:pgSz w:w="12240" w:h="15840" w:code="1"/>
          <w:pgMar w:top="1418" w:right="1134" w:bottom="1418" w:left="1134" w:header="0" w:footer="170" w:gutter="0"/>
          <w:titlePg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B6E0740" w14:textId="77777777" w:rsidR="001A2E40" w:rsidRDefault="001A2E40">
      <w:pPr>
        <w:spacing w:after="0" w:line="240" w:lineRule="auto"/>
        <w:pPrChange w:id="3" w:author="Comparison" w:date="2026-09-22T13:04:00Z" w16du:dateUtc="2026-09-22T17:04:00Z">
          <w:pPr/>
        </w:pPrChange>
      </w:pPr>
      <w:r>
        <w:separator/>
      </w:r>
    </w:p>
  </w:endnote>
  <w:endnote w:type="continuationSeparator" w:id="0">
    <w:p w14:paraId="6460B1F7" w14:textId="77777777" w:rsidR="001A2E40" w:rsidRDefault="001A2E40">
      <w:pPr>
        <w:spacing w:after="0" w:line="240" w:lineRule="auto"/>
        <w:pPrChange w:id="4" w:author="Comparison" w:date="2026-09-22T13:04:00Z" w16du:dateUtc="2026-09-22T17:04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7E3410" w14:textId="77777777" w:rsidR="009E4223" w:rsidRDefault="009E4223">
    <w:pPr>
      <w:pStyle w:val="AutoEndingChar"/>
      <w:pPrChange w:id="72" w:author="Comparison" w:date="2026-09-22T13:04:00Z" w16du:dateUtc="2026-09-22T17:04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4E09F3" w14:textId="77777777" w:rsidR="001A2E40" w:rsidRDefault="001A2E40">
      <w:pPr>
        <w:spacing w:after="0" w:line="240" w:lineRule="auto"/>
        <w:pPrChange w:id="1" w:author="Comparison" w:date="2026-09-22T13:04:00Z" w16du:dateUtc="2026-09-22T17:04:00Z">
          <w:pPr/>
        </w:pPrChange>
      </w:pPr>
      <w:r>
        <w:separator/>
      </w:r>
    </w:p>
  </w:footnote>
  <w:footnote w:type="continuationSeparator" w:id="0">
    <w:p w14:paraId="668CB408" w14:textId="77777777" w:rsidR="001A2E40" w:rsidRDefault="001A2E40">
      <w:pPr>
        <w:spacing w:after="0" w:line="240" w:lineRule="auto"/>
        <w:pPrChange w:id="2" w:author="Comparison" w:date="2026-09-22T13:04:00Z" w16du:dateUtc="2026-09-22T17:04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65"/>
      <w:gridCol w:w="905"/>
      <w:gridCol w:w="4065"/>
    </w:tblGrid>
    <w:tr w:rsidR="00F4186C" w14:paraId="4F93D612" w14:textId="77777777">
      <w:tblPrEx>
        <w:tblCellMar>
          <w:top w:w="0" w:type="dxa"/>
          <w:bottom w:w="0" w:type="dxa"/>
        </w:tblCellMar>
      </w:tblPrEx>
      <w:trPr>
        <w:ins w:id="63" w:author="Comparison" w:date="2026-09-22T13:04:00Z" w16du:dateUtc="2026-09-22T17:04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5CBF7200" w14:textId="77777777" w:rsidR="00F4186C" w:rsidRDefault="001A2E40">
          <w:pPr>
            <w:rPr>
              <w:ins w:id="64" w:author="Comparison" w:date="2026-09-22T13:04:00Z" w16du:dateUtc="2026-09-22T17:04:00Z"/>
            </w:rPr>
          </w:pPr>
          <w:ins w:id="65" w:author="Comparison" w:date="2026-09-22T13:04:00Z" w16du:dateUtc="2026-09-22T17:04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7855D9D" w14:textId="03289327" w:rsidR="00F4186C" w:rsidRDefault="001A2E40">
          <w:pPr>
            <w:jc w:val="center"/>
            <w:rPr>
              <w:ins w:id="66" w:author="Comparison" w:date="2026-09-22T13:04:00Z" w16du:dateUtc="2026-09-22T17:04:00Z"/>
            </w:rPr>
          </w:pPr>
          <w:ins w:id="67" w:author="Comparison" w:date="2026-09-22T13:04:00Z" w16du:dateUtc="2026-09-22T17:04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9E4223">
            <w:rPr>
              <w:noProof/>
              <w:color w:val="000000"/>
            </w:rPr>
            <w:t>1</w:t>
          </w:r>
          <w:ins w:id="68" w:author="Comparison" w:date="2026-09-22T13:04:00Z" w16du:dateUtc="2026-09-22T17:04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1265344B" w14:textId="77777777" w:rsidR="00F4186C" w:rsidRDefault="001A2E40">
          <w:pPr>
            <w:jc w:val="right"/>
            <w:rPr>
              <w:ins w:id="69" w:author="Comparison" w:date="2026-09-22T13:04:00Z" w16du:dateUtc="2026-09-22T17:04:00Z"/>
            </w:rPr>
          </w:pPr>
          <w:ins w:id="70" w:author="Comparison" w:date="2026-09-22T13:04:00Z" w16du:dateUtc="2026-09-22T17:04:00Z">
            <w:r>
              <w:rPr>
                <w:color w:val="000000"/>
              </w:rPr>
              <w:t>07.12.2025</w:t>
            </w:r>
          </w:ins>
        </w:p>
      </w:tc>
    </w:tr>
  </w:tbl>
  <w:p w14:paraId="46212E03" w14:textId="77777777" w:rsidR="009E4223" w:rsidRDefault="009E4223">
    <w:pPr>
      <w:pStyle w:val="Header"/>
      <w:rPr>
        <w:del w:id="71" w:author="Comparison" w:date="2026-09-22T13:04:00Z" w16du:dateUtc="2026-09-22T17:04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2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3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4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5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7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45903671">
    <w:abstractNumId w:val="8"/>
  </w:num>
  <w:num w:numId="2" w16cid:durableId="73406223">
    <w:abstractNumId w:val="1"/>
  </w:num>
  <w:num w:numId="3" w16cid:durableId="1846824272">
    <w:abstractNumId w:val="9"/>
  </w:num>
  <w:num w:numId="4" w16cid:durableId="1721976319">
    <w:abstractNumId w:val="2"/>
  </w:num>
  <w:num w:numId="5" w16cid:durableId="1530290824">
    <w:abstractNumId w:val="0"/>
  </w:num>
  <w:num w:numId="6" w16cid:durableId="1801074987">
    <w:abstractNumId w:val="7"/>
  </w:num>
  <w:num w:numId="7" w16cid:durableId="1616787414">
    <w:abstractNumId w:val="5"/>
  </w:num>
  <w:num w:numId="8" w16cid:durableId="40129590">
    <w:abstractNumId w:val="4"/>
  </w:num>
  <w:num w:numId="9" w16cid:durableId="1844280281">
    <w:abstractNumId w:val="6"/>
  </w:num>
  <w:num w:numId="10" w16cid:durableId="606231906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C14EC"/>
    <w:rsid w:val="00025128"/>
    <w:rsid w:val="00035935"/>
    <w:rsid w:val="001A2E40"/>
    <w:rsid w:val="001A60DB"/>
    <w:rsid w:val="00220021"/>
    <w:rsid w:val="002961E0"/>
    <w:rsid w:val="00685853"/>
    <w:rsid w:val="00770106"/>
    <w:rsid w:val="00775E6E"/>
    <w:rsid w:val="007E1A9E"/>
    <w:rsid w:val="00875E83"/>
    <w:rsid w:val="008A1AC8"/>
    <w:rsid w:val="009E4223"/>
    <w:rsid w:val="00AB3092"/>
    <w:rsid w:val="00BE7473"/>
    <w:rsid w:val="00C8566A"/>
    <w:rsid w:val="00CB2AD0"/>
    <w:rsid w:val="00D54B08"/>
    <w:rsid w:val="00EC14EC"/>
    <w:rsid w:val="00F4186C"/>
    <w:rsid w:val="00F6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pPrChange w:id="0" w:author="Comparison" w:date="2026-09-22T13:04:00Z">
        <w:pPr>
          <w:jc w:val="both"/>
        </w:pPr>
      </w:pPrChange>
    </w:pPr>
    <w:rPr>
      <w:rFonts w:ascii="Arial" w:eastAsia="Arial" w:hAnsi="Arial" w:cs="Arial"/>
      <w:sz w:val="20"/>
      <w:szCs w:val="20"/>
      <w:rPrChange w:id="0" w:author="Comparison" w:date="2026-09-22T13:04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1A60DB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1A60DB"/>
    <w:pPr>
      <w:keepNext/>
      <w:spacing w:before="240" w:after="60"/>
      <w:outlineLvl w:val="1"/>
    </w:pPr>
    <w:rPr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1A60DB"/>
    <w:pPr>
      <w:keepNext/>
      <w:spacing w:before="240" w:after="60"/>
      <w:outlineLvl w:val="2"/>
    </w:pPr>
    <w:rPr>
      <w:b/>
      <w:bCs/>
      <w:i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1A60DB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EC14EC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EC14EC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1A60DB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1A60DB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1A60DB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1A60DB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EC14EC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1A60DB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EC14EC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rsid w:val="001A60DB"/>
    <w:rPr>
      <w:color w:val="0000FF"/>
      <w:u w:val="single"/>
    </w:rPr>
  </w:style>
  <w:style w:type="character" w:styleId="FootnoteReference">
    <w:name w:val="footnote reference"/>
    <w:semiHidden/>
    <w:unhideWhenUsed/>
    <w:rsid w:val="009E422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14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785</Words>
  <Characters>4481</Characters>
  <Application>Microsoft Office Word</Application>
  <DocSecurity>0</DocSecurity>
  <Lines>37</Lines>
  <Paragraphs>10</Paragraphs>
  <ScaleCrop>false</ScaleCrop>
  <Company>Hewlett-Packard Company</Company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2016-12-21T09:01:00Z</dcterms:created>
  <dcterms:modified xsi:type="dcterms:W3CDTF">2026-09-22T17:04:00Z</dcterms:modified>
</cp:coreProperties>
</file>