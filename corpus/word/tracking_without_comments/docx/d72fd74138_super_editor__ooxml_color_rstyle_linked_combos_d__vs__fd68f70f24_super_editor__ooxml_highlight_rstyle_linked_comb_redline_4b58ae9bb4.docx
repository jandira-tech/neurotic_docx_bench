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BE74" w14:textId="77777777" w:rsidR="0009729F" w:rsidRDefault="004D2767">
      <w:r>
        <w:t>OOXML w:</w:t>
      </w:r>
      <w:ins w:id="0" w:author="Comparison" w:date="2026-08-03T22:21:00Z" w16du:dateUtc="2026-08-04T02:21:00Z">
        <w:r>
          <w:t>highlight</w:t>
        </w:r>
      </w:ins>
      <w:del w:id="1" w:author="Comparison" w:date="2026-08-03T22:21:00Z" w16du:dateUtc="2026-08-04T02:21:00Z">
        <w:r>
          <w:delText>color</w:delText>
        </w:r>
      </w:del>
      <w:r>
        <w:t xml:space="preserve"> tester – </w:t>
      </w:r>
      <w:ins w:id="2" w:author="Comparison" w:date="2026-08-03T22:21:00Z" w16du:dateUtc="2026-08-04T02:21:00Z">
        <w:r>
          <w:t>enumerates ST_HighlightColor</w:t>
        </w:r>
      </w:ins>
      <w:del w:id="3" w:author="Comparison" w:date="2026-08-03T22:21:00Z" w16du:dateUtc="2026-08-04T02:21:00Z">
        <w:r>
          <w:delText>direct</w:delText>
        </w:r>
      </w:del>
      <w:r>
        <w:t xml:space="preserve"> values</w:t>
      </w:r>
      <w:ins w:id="4" w:author="Comparison" w:date="2026-08-03T22:21:00Z" w16du:dateUtc="2026-08-04T02:21:00Z">
        <w:r>
          <w:t>,</w:t>
        </w:r>
      </w:ins>
      <w:del w:id="5" w:author="Comparison" w:date="2026-08-03T22:21:00Z" w16du:dateUtc="2026-08-04T02:21:00Z">
        <w:r>
          <w:delText xml:space="preserve"> (hex/auto/theme),</w:delText>
        </w:r>
      </w:del>
      <w:r>
        <w:t xml:space="preserve"> rStyle-only</w:t>
      </w:r>
      <w:ins w:id="6" w:author="Comparison" w:date="2026-08-03T22:21:00Z" w16du:dateUtc="2026-08-04T02:21:00Z">
        <w:r>
          <w:t xml:space="preserve"> highlights</w:t>
        </w:r>
      </w:ins>
      <w:r>
        <w:t>, inline overrides, and linked styles</w:t>
      </w:r>
      <w:del w:id="7" w:author="Comparison" w:date="2026-08-03T22:21:00Z" w16du:dateUtc="2026-08-04T02:21:00Z">
        <w:r>
          <w:delText xml:space="preserve"> with theme tint/shade examples</w:delText>
        </w:r>
      </w:del>
      <w:r>
        <w:t>.</w:t>
      </w:r>
    </w:p>
    <w:p w14:paraId="4F8E35C4" w14:textId="77777777" w:rsidR="0009729F" w:rsidRDefault="004D2767">
      <w:r>
        <w:t xml:space="preserve">A) </w:t>
      </w:r>
      <w:del w:id="8" w:author="Comparison" w:date="2026-08-03T22:21:00Z" w16du:dateUtc="2026-08-04T02:21:00Z">
        <w:r>
          <w:delText xml:space="preserve">Direct </w:delText>
        </w:r>
      </w:del>
      <w:r>
        <w:t>&lt;w:</w:t>
      </w:r>
      <w:ins w:id="9" w:author="Comparison" w:date="2026-08-03T22:21:00Z" w16du:dateUtc="2026-08-04T02:21:00Z">
        <w:r>
          <w:t>highlight&gt; values</w:t>
        </w:r>
      </w:ins>
      <w:del w:id="10" w:author="Comparison" w:date="2026-08-03T22:21:00Z" w16du:dateUtc="2026-08-04T02:21:00Z">
        <w:r>
          <w:delText>color&gt; variants on runs</w:delText>
        </w:r>
      </w:del>
      <w:r>
        <w:t>:</w:t>
      </w:r>
    </w:p>
    <w:p w14:paraId="1DB180F0" w14:textId="77777777" w:rsidR="0009729F" w:rsidRDefault="004D2767">
      <w:r>
        <w:t xml:space="preserve">  - w:</w:t>
      </w:r>
      <w:ins w:id="11" w:author="Comparison" w:date="2026-08-03T22:21:00Z" w16du:dateUtc="2026-08-04T02:21:00Z">
        <w:r>
          <w:t xml:space="preserve">highlight w:val='yellow': </w:t>
        </w:r>
        <w:r>
          <w:rPr>
            <w:highlight w:val="yellow"/>
          </w:rPr>
          <w:t>Highlight</w:t>
        </w:r>
      </w:ins>
      <w:del w:id="12" w:author="Comparison" w:date="2026-08-03T22:21:00Z" w16du:dateUtc="2026-08-04T02:21:00Z">
        <w:r>
          <w:delText xml:space="preserve">color hex FF0000 (red): </w:delText>
        </w:r>
        <w:r>
          <w:rPr>
            <w:color w:val="FF0000"/>
          </w:rPr>
          <w:delText>Color</w:delText>
        </w:r>
      </w:del>
      <w:r>
        <w:rPr>
          <w:highlight w:val="yellow"/>
          <w:rPrChange w:id="13" w:author="Comparison" w:date="2026-08-03T22:21:00Z" w16du:dateUtc="2026-08-04T02:21:00Z">
            <w:rPr>
              <w:color w:val="FF0000"/>
            </w:rPr>
          </w:rPrChange>
        </w:rPr>
        <w:t xml:space="preserve"> sample</w:t>
      </w:r>
      <w:del w:id="14" w:author="Comparison" w:date="2026-08-03T22:21:00Z" w16du:dateUtc="2026-08-04T02:21:00Z">
        <w:r>
          <w:rPr>
            <w:color w:val="FF0000"/>
          </w:rPr>
          <w:delText xml:space="preserve"> text</w:delText>
        </w:r>
      </w:del>
    </w:p>
    <w:p w14:paraId="3DAC3DC5" w14:textId="77777777" w:rsidR="0009729F" w:rsidRDefault="004D2767">
      <w:r>
        <w:t xml:space="preserve">  - w:</w:t>
      </w:r>
      <w:ins w:id="15" w:author="Comparison" w:date="2026-08-03T22:21:00Z" w16du:dateUtc="2026-08-04T02:21:00Z">
        <w:r>
          <w:t xml:space="preserve">highlight w:val='green': </w:t>
        </w:r>
        <w:r>
          <w:rPr>
            <w:highlight w:val="green"/>
          </w:rPr>
          <w:t>Highlight</w:t>
        </w:r>
      </w:ins>
      <w:del w:id="16" w:author="Comparison" w:date="2026-08-03T22:21:00Z" w16du:dateUtc="2026-08-04T02:21:00Z">
        <w:r>
          <w:delText xml:space="preserve">color hex 00AA00 (green): </w:delText>
        </w:r>
        <w:r>
          <w:rPr>
            <w:color w:val="00AA00"/>
          </w:rPr>
          <w:delText>Color</w:delText>
        </w:r>
      </w:del>
      <w:r>
        <w:rPr>
          <w:highlight w:val="green"/>
          <w:rPrChange w:id="17" w:author="Comparison" w:date="2026-08-03T22:21:00Z" w16du:dateUtc="2026-08-04T02:21:00Z">
            <w:rPr>
              <w:color w:val="00AA00"/>
            </w:rPr>
          </w:rPrChange>
        </w:rPr>
        <w:t xml:space="preserve"> sample</w:t>
      </w:r>
      <w:del w:id="18" w:author="Comparison" w:date="2026-08-03T22:21:00Z" w16du:dateUtc="2026-08-04T02:21:00Z">
        <w:r>
          <w:rPr>
            <w:color w:val="00AA00"/>
          </w:rPr>
          <w:delText xml:space="preserve"> text</w:delText>
        </w:r>
      </w:del>
    </w:p>
    <w:p w14:paraId="13CA8C74" w14:textId="77777777" w:rsidR="0009729F" w:rsidRDefault="004D2767">
      <w:r>
        <w:t xml:space="preserve">  - w:</w:t>
      </w:r>
      <w:ins w:id="19" w:author="Comparison" w:date="2026-08-03T22:21:00Z" w16du:dateUtc="2026-08-04T02:21:00Z">
        <w:r>
          <w:t xml:space="preserve">highlight w:val='cyan': </w:t>
        </w:r>
        <w:r>
          <w:rPr>
            <w:highlight w:val="cyan"/>
          </w:rPr>
          <w:t>Highlight</w:t>
        </w:r>
      </w:ins>
      <w:del w:id="20" w:author="Comparison" w:date="2026-08-03T22:21:00Z" w16du:dateUtc="2026-08-04T02:21:00Z">
        <w:r>
          <w:delText xml:space="preserve">color hex 0000FF (blue): </w:delText>
        </w:r>
        <w:r>
          <w:rPr>
            <w:color w:val="0000FF"/>
          </w:rPr>
          <w:delText>Color</w:delText>
        </w:r>
      </w:del>
      <w:r>
        <w:rPr>
          <w:highlight w:val="cyan"/>
          <w:rPrChange w:id="21" w:author="Comparison" w:date="2026-08-03T22:21:00Z" w16du:dateUtc="2026-08-04T02:21:00Z">
            <w:rPr>
              <w:color w:val="0000FF"/>
            </w:rPr>
          </w:rPrChange>
        </w:rPr>
        <w:t xml:space="preserve"> sample</w:t>
      </w:r>
      <w:del w:id="22" w:author="Comparison" w:date="2026-08-03T22:21:00Z" w16du:dateUtc="2026-08-04T02:21:00Z">
        <w:r>
          <w:rPr>
            <w:color w:val="0000FF"/>
          </w:rPr>
          <w:delText xml:space="preserve"> text</w:delText>
        </w:r>
      </w:del>
    </w:p>
    <w:p w14:paraId="5C7B0878" w14:textId="77777777" w:rsidR="0009729F" w:rsidRDefault="004D2767">
      <w:r>
        <w:t xml:space="preserve">  - w:</w:t>
      </w:r>
      <w:ins w:id="23" w:author="Comparison" w:date="2026-08-03T22:21:00Z" w16du:dateUtc="2026-08-04T02:21:00Z">
        <w:r>
          <w:t xml:space="preserve">highlight w:val='magenta': </w:t>
        </w:r>
        <w:r>
          <w:rPr>
            <w:highlight w:val="magenta"/>
          </w:rPr>
          <w:t>Highlight</w:t>
        </w:r>
      </w:ins>
      <w:del w:id="24" w:author="Comparison" w:date="2026-08-03T22:21:00Z" w16du:dateUtc="2026-08-04T02:21:00Z">
        <w:r>
          <w:delText xml:space="preserve">color auto: </w:delText>
        </w:r>
        <w:r>
          <w:delText>Color</w:delText>
        </w:r>
      </w:del>
      <w:r>
        <w:rPr>
          <w:highlight w:val="magenta"/>
          <w:rPrChange w:id="25" w:author="Comparison" w:date="2026-08-03T22:21:00Z" w16du:dateUtc="2026-08-04T02:21:00Z">
            <w:rPr/>
          </w:rPrChange>
        </w:rPr>
        <w:t xml:space="preserve"> sample</w:t>
      </w:r>
      <w:del w:id="26" w:author="Comparison" w:date="2026-08-03T22:21:00Z" w16du:dateUtc="2026-08-04T02:21:00Z">
        <w:r>
          <w:delText xml:space="preserve"> text</w:delText>
        </w:r>
      </w:del>
    </w:p>
    <w:p w14:paraId="7700C49F" w14:textId="77777777" w:rsidR="0009729F" w:rsidRDefault="004D2767">
      <w:r>
        <w:t xml:space="preserve">  - w:</w:t>
      </w:r>
      <w:ins w:id="27" w:author="Comparison" w:date="2026-08-03T22:21:00Z" w16du:dateUtc="2026-08-04T02:21:00Z">
        <w:r>
          <w:t xml:space="preserve">highlight w:val='blue': </w:t>
        </w:r>
        <w:r>
          <w:rPr>
            <w:highlight w:val="blue"/>
          </w:rPr>
          <w:t>Highlight</w:t>
        </w:r>
      </w:ins>
      <w:del w:id="28" w:author="Comparison" w:date="2026-08-03T22:21:00Z" w16du:dateUtc="2026-08-04T02:21:00Z">
        <w:r>
          <w:delText xml:space="preserve">color theme accent1: </w:delText>
        </w:r>
        <w:r>
          <w:rPr>
            <w:color w:val="4F81BD" w:themeColor="accent1"/>
          </w:rPr>
          <w:delText>Color</w:delText>
        </w:r>
      </w:del>
      <w:r>
        <w:rPr>
          <w:highlight w:val="blue"/>
          <w:rPrChange w:id="29" w:author="Comparison" w:date="2026-08-03T22:21:00Z" w16du:dateUtc="2026-08-04T02:21:00Z">
            <w:rPr>
              <w:color w:val="4F81BD" w:themeColor="accent1"/>
            </w:rPr>
          </w:rPrChange>
        </w:rPr>
        <w:t xml:space="preserve"> sample</w:t>
      </w:r>
      <w:del w:id="30" w:author="Comparison" w:date="2026-08-03T22:21:00Z" w16du:dateUtc="2026-08-04T02:21:00Z">
        <w:r>
          <w:rPr>
            <w:color w:val="4F81BD" w:themeColor="accent1"/>
          </w:rPr>
          <w:delText xml:space="preserve"> text</w:delText>
        </w:r>
      </w:del>
    </w:p>
    <w:p w14:paraId="73841094" w14:textId="77777777" w:rsidR="0009729F" w:rsidRDefault="004D2767">
      <w:r>
        <w:t xml:space="preserve">  - w:</w:t>
      </w:r>
      <w:ins w:id="31" w:author="Comparison" w:date="2026-08-03T22:21:00Z" w16du:dateUtc="2026-08-04T02:21:00Z">
        <w:r>
          <w:t xml:space="preserve">highlight w:val='red': </w:t>
        </w:r>
        <w:r>
          <w:rPr>
            <w:highlight w:val="red"/>
          </w:rPr>
          <w:t>Highlight</w:t>
        </w:r>
      </w:ins>
      <w:del w:id="32" w:author="Comparison" w:date="2026-08-03T22:21:00Z" w16du:dateUtc="2026-08-04T02:21:00Z">
        <w:r>
          <w:delText xml:space="preserve">color theme accent2: </w:delText>
        </w:r>
        <w:r>
          <w:rPr>
            <w:color w:val="C0504D" w:themeColor="accent2"/>
          </w:rPr>
          <w:delText>Color</w:delText>
        </w:r>
      </w:del>
      <w:r>
        <w:rPr>
          <w:highlight w:val="red"/>
          <w:rPrChange w:id="33" w:author="Comparison" w:date="2026-08-03T22:21:00Z" w16du:dateUtc="2026-08-04T02:21:00Z">
            <w:rPr>
              <w:color w:val="C0504D" w:themeColor="accent2"/>
            </w:rPr>
          </w:rPrChange>
        </w:rPr>
        <w:t xml:space="preserve"> sample</w:t>
      </w:r>
      <w:del w:id="34" w:author="Comparison" w:date="2026-08-03T22:21:00Z" w16du:dateUtc="2026-08-04T02:21:00Z">
        <w:r>
          <w:rPr>
            <w:color w:val="C0504D" w:themeColor="accent2"/>
          </w:rPr>
          <w:delText xml:space="preserve"> text</w:delText>
        </w:r>
      </w:del>
    </w:p>
    <w:p w14:paraId="2C7CF188" w14:textId="77777777" w:rsidR="0009729F" w:rsidRDefault="004D2767">
      <w:r>
        <w:t xml:space="preserve">  - w:</w:t>
      </w:r>
      <w:ins w:id="35" w:author="Comparison" w:date="2026-08-03T22:21:00Z" w16du:dateUtc="2026-08-04T02:21:00Z">
        <w:r>
          <w:t xml:space="preserve">highlight w:val='darkYellow': </w:t>
        </w:r>
        <w:r>
          <w:rPr>
            <w:highlight w:val="darkYellow"/>
          </w:rPr>
          <w:t>Highlight</w:t>
        </w:r>
      </w:ins>
      <w:del w:id="36" w:author="Comparison" w:date="2026-08-03T22:21:00Z" w16du:dateUtc="2026-08-04T02:21:00Z">
        <w:r>
          <w:delText xml:space="preserve">color theme accent3: </w:delText>
        </w:r>
        <w:r>
          <w:rPr>
            <w:color w:val="9BBB59" w:themeColor="accent3"/>
          </w:rPr>
          <w:delText>Color</w:delText>
        </w:r>
      </w:del>
      <w:r>
        <w:rPr>
          <w:highlight w:val="darkYellow"/>
          <w:rPrChange w:id="37" w:author="Comparison" w:date="2026-08-03T22:21:00Z" w16du:dateUtc="2026-08-04T02:21:00Z">
            <w:rPr>
              <w:color w:val="9BBB59" w:themeColor="accent3"/>
            </w:rPr>
          </w:rPrChange>
        </w:rPr>
        <w:t xml:space="preserve"> sample</w:t>
      </w:r>
      <w:del w:id="38" w:author="Comparison" w:date="2026-08-03T22:21:00Z" w16du:dateUtc="2026-08-04T02:21:00Z">
        <w:r>
          <w:rPr>
            <w:color w:val="9BBB59" w:themeColor="accent3"/>
          </w:rPr>
          <w:delText xml:space="preserve"> text</w:delText>
        </w:r>
      </w:del>
    </w:p>
    <w:p w14:paraId="504ABA4F" w14:textId="77777777" w:rsidR="0009729F" w:rsidRDefault="004D2767">
      <w:r>
        <w:t xml:space="preserve">  - w:</w:t>
      </w:r>
      <w:ins w:id="39" w:author="Comparison" w:date="2026-08-03T22:21:00Z" w16du:dateUtc="2026-08-04T02:21:00Z">
        <w:r>
          <w:t xml:space="preserve">highlight w:val='darkGreen': </w:t>
        </w:r>
        <w:r>
          <w:rPr>
            <w:highlight w:val="darkGreen"/>
          </w:rPr>
          <w:t>Highlight</w:t>
        </w:r>
      </w:ins>
      <w:del w:id="40" w:author="Comparison" w:date="2026-08-03T22:21:00Z" w16du:dateUtc="2026-08-04T02:21:00Z">
        <w:r>
          <w:delText xml:space="preserve">color theme accent4: </w:delText>
        </w:r>
        <w:r>
          <w:rPr>
            <w:color w:val="8064A2" w:themeColor="accent4"/>
          </w:rPr>
          <w:delText>Color</w:delText>
        </w:r>
      </w:del>
      <w:r>
        <w:rPr>
          <w:highlight w:val="darkGreen"/>
          <w:rPrChange w:id="41" w:author="Comparison" w:date="2026-08-03T22:21:00Z" w16du:dateUtc="2026-08-04T02:21:00Z">
            <w:rPr>
              <w:color w:val="8064A2" w:themeColor="accent4"/>
            </w:rPr>
          </w:rPrChange>
        </w:rPr>
        <w:t xml:space="preserve"> sample</w:t>
      </w:r>
      <w:del w:id="42" w:author="Comparison" w:date="2026-08-03T22:21:00Z" w16du:dateUtc="2026-08-04T02:21:00Z">
        <w:r>
          <w:rPr>
            <w:color w:val="8064A2" w:themeColor="accent4"/>
          </w:rPr>
          <w:delText xml:space="preserve"> text</w:delText>
        </w:r>
      </w:del>
    </w:p>
    <w:p w14:paraId="5DDA429D" w14:textId="77777777" w:rsidR="0009729F" w:rsidRDefault="004D2767">
      <w:r>
        <w:t xml:space="preserve">  - w:</w:t>
      </w:r>
      <w:ins w:id="43" w:author="Comparison" w:date="2026-08-03T22:21:00Z" w16du:dateUtc="2026-08-04T02:21:00Z">
        <w:r>
          <w:t xml:space="preserve">highlight w:val='darkCyan': </w:t>
        </w:r>
        <w:r>
          <w:rPr>
            <w:highlight w:val="darkCyan"/>
          </w:rPr>
          <w:t>Highlight</w:t>
        </w:r>
      </w:ins>
      <w:del w:id="44" w:author="Comparison" w:date="2026-08-03T22:21:00Z" w16du:dateUtc="2026-08-04T02:21:00Z">
        <w:r>
          <w:delText xml:space="preserve">color theme accent5: </w:delText>
        </w:r>
        <w:r>
          <w:rPr>
            <w:color w:val="4BACC6" w:themeColor="accent5"/>
          </w:rPr>
          <w:delText>Color</w:delText>
        </w:r>
      </w:del>
      <w:r>
        <w:rPr>
          <w:highlight w:val="darkCyan"/>
          <w:rPrChange w:id="45" w:author="Comparison" w:date="2026-08-03T22:21:00Z" w16du:dateUtc="2026-08-04T02:21:00Z">
            <w:rPr>
              <w:color w:val="4BACC6" w:themeColor="accent5"/>
            </w:rPr>
          </w:rPrChange>
        </w:rPr>
        <w:t xml:space="preserve"> sample</w:t>
      </w:r>
      <w:del w:id="46" w:author="Comparison" w:date="2026-08-03T22:21:00Z" w16du:dateUtc="2026-08-04T02:21:00Z">
        <w:r>
          <w:rPr>
            <w:color w:val="4BACC6" w:themeColor="accent5"/>
          </w:rPr>
          <w:delText xml:space="preserve"> text</w:delText>
        </w:r>
      </w:del>
    </w:p>
    <w:p w14:paraId="193A59AE" w14:textId="77777777" w:rsidR="0009729F" w:rsidRDefault="004D2767">
      <w:r>
        <w:t xml:space="preserve">  - w:</w:t>
      </w:r>
      <w:ins w:id="47" w:author="Comparison" w:date="2026-08-03T22:21:00Z" w16du:dateUtc="2026-08-04T02:21:00Z">
        <w:r>
          <w:t xml:space="preserve">highlight w:val='darkMagenta': </w:t>
        </w:r>
        <w:r>
          <w:rPr>
            <w:highlight w:val="darkMagenta"/>
          </w:rPr>
          <w:t>Highlight</w:t>
        </w:r>
      </w:ins>
      <w:del w:id="48" w:author="Comparison" w:date="2026-08-03T22:21:00Z" w16du:dateUtc="2026-08-04T02:21:00Z">
        <w:r>
          <w:delText xml:space="preserve">color theme accent6: </w:delText>
        </w:r>
        <w:r>
          <w:rPr>
            <w:color w:val="F79646" w:themeColor="accent6"/>
          </w:rPr>
          <w:delText>Color</w:delText>
        </w:r>
      </w:del>
      <w:r>
        <w:rPr>
          <w:highlight w:val="darkMagenta"/>
          <w:rPrChange w:id="49" w:author="Comparison" w:date="2026-08-03T22:21:00Z" w16du:dateUtc="2026-08-04T02:21:00Z">
            <w:rPr>
              <w:color w:val="F79646" w:themeColor="accent6"/>
            </w:rPr>
          </w:rPrChange>
        </w:rPr>
        <w:t xml:space="preserve"> sample</w:t>
      </w:r>
      <w:del w:id="50" w:author="Comparison" w:date="2026-08-03T22:21:00Z" w16du:dateUtc="2026-08-04T02:21:00Z">
        <w:r>
          <w:rPr>
            <w:color w:val="F79646" w:themeColor="accent6"/>
          </w:rPr>
          <w:delText xml:space="preserve"> text</w:delText>
        </w:r>
      </w:del>
    </w:p>
    <w:p w14:paraId="6E8F171D" w14:textId="77777777" w:rsidR="0009729F" w:rsidRDefault="004D2767">
      <w:r>
        <w:t xml:space="preserve">  - w:</w:t>
      </w:r>
      <w:ins w:id="51" w:author="Comparison" w:date="2026-08-03T22:21:00Z" w16du:dateUtc="2026-08-04T02:21:00Z">
        <w:r>
          <w:t xml:space="preserve">highlight w:val='darkBlue': </w:t>
        </w:r>
        <w:r>
          <w:rPr>
            <w:highlight w:val="darkBlue"/>
          </w:rPr>
          <w:t>Highlight</w:t>
        </w:r>
      </w:ins>
      <w:del w:id="52" w:author="Comparison" w:date="2026-08-03T22:21:00Z" w16du:dateUtc="2026-08-04T02:21:00Z">
        <w:r>
          <w:delText xml:space="preserve">color theme hyperlink: </w:delText>
        </w:r>
        <w:r>
          <w:rPr>
            <w:color w:val="0000FF" w:themeColor="hyperlink"/>
          </w:rPr>
          <w:delText>Color</w:delText>
        </w:r>
      </w:del>
      <w:r>
        <w:rPr>
          <w:highlight w:val="darkBlue"/>
          <w:rPrChange w:id="53" w:author="Comparison" w:date="2026-08-03T22:21:00Z" w16du:dateUtc="2026-08-04T02:21:00Z">
            <w:rPr>
              <w:color w:val="0000FF" w:themeColor="hyperlink"/>
            </w:rPr>
          </w:rPrChange>
        </w:rPr>
        <w:t xml:space="preserve"> sample</w:t>
      </w:r>
      <w:del w:id="54" w:author="Comparison" w:date="2026-08-03T22:21:00Z" w16du:dateUtc="2026-08-04T02:21:00Z">
        <w:r>
          <w:rPr>
            <w:color w:val="0000FF" w:themeColor="hyperlink"/>
          </w:rPr>
          <w:delText xml:space="preserve"> text</w:delText>
        </w:r>
      </w:del>
    </w:p>
    <w:p w14:paraId="0276A881" w14:textId="77777777" w:rsidR="0009729F" w:rsidRDefault="004D2767">
      <w:r>
        <w:t xml:space="preserve">  - w:</w:t>
      </w:r>
      <w:ins w:id="55" w:author="Comparison" w:date="2026-08-03T22:21:00Z" w16du:dateUtc="2026-08-04T02:21:00Z">
        <w:r>
          <w:t xml:space="preserve">highlight w:val='darkRed': </w:t>
        </w:r>
        <w:r>
          <w:rPr>
            <w:highlight w:val="darkRed"/>
          </w:rPr>
          <w:t>Highlight</w:t>
        </w:r>
      </w:ins>
      <w:del w:id="56" w:author="Comparison" w:date="2026-08-03T22:21:00Z" w16du:dateUtc="2026-08-04T02:21:00Z">
        <w:r>
          <w:delText xml:space="preserve">color theme followedHyperlink: </w:delText>
        </w:r>
        <w:r>
          <w:rPr>
            <w:color w:val="800080" w:themeColor="followedHyperlink"/>
          </w:rPr>
          <w:delText>Color</w:delText>
        </w:r>
      </w:del>
      <w:r>
        <w:rPr>
          <w:highlight w:val="darkRed"/>
          <w:rPrChange w:id="57" w:author="Comparison" w:date="2026-08-03T22:21:00Z" w16du:dateUtc="2026-08-04T02:21:00Z">
            <w:rPr>
              <w:color w:val="800080" w:themeColor="followedHyperlink"/>
            </w:rPr>
          </w:rPrChange>
        </w:rPr>
        <w:t xml:space="preserve"> sample</w:t>
      </w:r>
      <w:del w:id="58" w:author="Comparison" w:date="2026-08-03T22:21:00Z" w16du:dateUtc="2026-08-04T02:21:00Z">
        <w:r>
          <w:rPr>
            <w:color w:val="800080" w:themeColor="followedHyperlink"/>
          </w:rPr>
          <w:delText xml:space="preserve"> text</w:delText>
        </w:r>
      </w:del>
    </w:p>
    <w:p w14:paraId="1D2AFECF" w14:textId="77777777" w:rsidR="0009729F" w:rsidRDefault="004D2767">
      <w:r>
        <w:t xml:space="preserve">  - w:</w:t>
      </w:r>
      <w:ins w:id="59" w:author="Comparison" w:date="2026-08-03T22:21:00Z" w16du:dateUtc="2026-08-04T02:21:00Z">
        <w:r>
          <w:t xml:space="preserve">highlight w:val='darkGray': </w:t>
        </w:r>
        <w:r>
          <w:rPr>
            <w:highlight w:val="darkGray"/>
          </w:rPr>
          <w:t>Highlight</w:t>
        </w:r>
      </w:ins>
      <w:del w:id="60" w:author="Comparison" w:date="2026-08-03T22:21:00Z" w16du:dateUtc="2026-08-04T02:21:00Z">
        <w:r>
          <w:delText xml:space="preserve">color theme accent1 + tint 99: </w:delText>
        </w:r>
        <w:r>
          <w:rPr>
            <w:color w:val="95B3D7" w:themeColor="accent1" w:themeTint="99"/>
          </w:rPr>
          <w:delText>Color</w:delText>
        </w:r>
      </w:del>
      <w:r>
        <w:rPr>
          <w:highlight w:val="darkGray"/>
          <w:rPrChange w:id="61" w:author="Comparison" w:date="2026-08-03T22:21:00Z" w16du:dateUtc="2026-08-04T02:21:00Z">
            <w:rPr>
              <w:color w:val="95B3D7" w:themeColor="accent1" w:themeTint="99"/>
            </w:rPr>
          </w:rPrChange>
        </w:rPr>
        <w:t xml:space="preserve"> sample</w:t>
      </w:r>
      <w:del w:id="62" w:author="Comparison" w:date="2026-08-03T22:21:00Z" w16du:dateUtc="2026-08-04T02:21:00Z">
        <w:r>
          <w:rPr>
            <w:color w:val="95B3D7" w:themeColor="accent1" w:themeTint="99"/>
          </w:rPr>
          <w:delText xml:space="preserve"> text</w:delText>
        </w:r>
      </w:del>
    </w:p>
    <w:p w14:paraId="157E098B" w14:textId="77777777" w:rsidR="0009729F" w:rsidRDefault="004D2767">
      <w:r>
        <w:t xml:space="preserve">  - w:</w:t>
      </w:r>
      <w:ins w:id="63" w:author="Comparison" w:date="2026-08-03T22:21:00Z" w16du:dateUtc="2026-08-04T02:21:00Z">
        <w:r>
          <w:t xml:space="preserve">highlight w:val='lightGray': </w:t>
        </w:r>
        <w:r>
          <w:rPr>
            <w:highlight w:val="lightGray"/>
          </w:rPr>
          <w:t>Highlight</w:t>
        </w:r>
      </w:ins>
      <w:del w:id="64" w:author="Comparison" w:date="2026-08-03T22:21:00Z" w16du:dateUtc="2026-08-04T02:21:00Z">
        <w:r>
          <w:delText xml:space="preserve">color theme accent1 + shade 33: </w:delText>
        </w:r>
        <w:r>
          <w:rPr>
            <w:color w:val="0E1926" w:themeColor="accent1" w:themeShade="33"/>
          </w:rPr>
          <w:delText>Color</w:delText>
        </w:r>
      </w:del>
      <w:r>
        <w:rPr>
          <w:highlight w:val="lightGray"/>
          <w:rPrChange w:id="65" w:author="Comparison" w:date="2026-08-03T22:21:00Z" w16du:dateUtc="2026-08-04T02:21:00Z">
            <w:rPr>
              <w:color w:val="0E1926" w:themeColor="accent1" w:themeShade="33"/>
            </w:rPr>
          </w:rPrChange>
        </w:rPr>
        <w:t xml:space="preserve"> sample</w:t>
      </w:r>
      <w:del w:id="66" w:author="Comparison" w:date="2026-08-03T22:21:00Z" w16du:dateUtc="2026-08-04T02:21:00Z">
        <w:r>
          <w:rPr>
            <w:color w:val="0E1926" w:themeColor="accent1" w:themeShade="33"/>
          </w:rPr>
          <w:delText xml:space="preserve"> text</w:delText>
        </w:r>
      </w:del>
    </w:p>
    <w:p w14:paraId="69F99E98" w14:textId="77777777" w:rsidR="00C0193D" w:rsidRDefault="004D2767">
      <w:pPr>
        <w:rPr>
          <w:ins w:id="67" w:author="Comparison" w:date="2026-08-03T22:21:00Z" w16du:dateUtc="2026-08-04T02:21:00Z"/>
        </w:rPr>
      </w:pPr>
      <w:ins w:id="68" w:author="Comparison" w:date="2026-08-03T22:21:00Z" w16du:dateUtc="2026-08-04T02:21:00Z">
        <w:r>
          <w:t xml:space="preserve">  - w:highlight w:val='black': </w:t>
        </w:r>
        <w:r>
          <w:rPr>
            <w:highlight w:val="black"/>
          </w:rPr>
          <w:t>Highlight sample</w:t>
        </w:r>
      </w:ins>
    </w:p>
    <w:p w14:paraId="28460FE7" w14:textId="77777777" w:rsidR="00C0193D" w:rsidRDefault="004D2767">
      <w:pPr>
        <w:rPr>
          <w:ins w:id="69" w:author="Comparison" w:date="2026-08-03T22:21:00Z" w16du:dateUtc="2026-08-04T02:21:00Z"/>
        </w:rPr>
      </w:pPr>
      <w:ins w:id="70" w:author="Comparison" w:date="2026-08-03T22:21:00Z" w16du:dateUtc="2026-08-04T02:21:00Z">
        <w:r>
          <w:t xml:space="preserve">  - w:highlight w:val='white': </w:t>
        </w:r>
        <w:r>
          <w:rPr>
            <w:highlight w:val="white"/>
          </w:rPr>
          <w:t>Highlight sample</w:t>
        </w:r>
      </w:ins>
    </w:p>
    <w:p w14:paraId="22DCCCDD" w14:textId="77777777" w:rsidR="00C0193D" w:rsidRDefault="004D2767">
      <w:pPr>
        <w:rPr>
          <w:ins w:id="71" w:author="Comparison" w:date="2026-08-03T22:21:00Z" w16du:dateUtc="2026-08-04T02:21:00Z"/>
        </w:rPr>
      </w:pPr>
      <w:ins w:id="72" w:author="Comparison" w:date="2026-08-03T22:21:00Z" w16du:dateUtc="2026-08-04T02:21:00Z">
        <w:r>
          <w:t xml:space="preserve">  - w:highlight w:val='none': </w:t>
        </w:r>
        <w:r>
          <w:t>Highlight sample</w:t>
        </w:r>
      </w:ins>
    </w:p>
    <w:p w14:paraId="1F40E8C6" w14:textId="77777777" w:rsidR="0009729F" w:rsidRDefault="0009729F"/>
    <w:p w14:paraId="182EAE27" w14:textId="77777777" w:rsidR="0009729F" w:rsidRDefault="004D2767">
      <w:r>
        <w:t xml:space="preserve">B) rStyle-only </w:t>
      </w:r>
      <w:ins w:id="73" w:author="Comparison" w:date="2026-08-03T22:21:00Z" w16du:dateUtc="2026-08-04T02:21:00Z">
        <w:r>
          <w:t>(character style sets highlight):</w:t>
        </w:r>
      </w:ins>
      <w:del w:id="74" w:author="Comparison" w:date="2026-08-03T22:21:00Z" w16du:dateUtc="2026-08-04T02:21:00Z">
        <w:r>
          <w:delText>color (no inline &lt;w:color&gt;):</w:delText>
        </w:r>
      </w:del>
    </w:p>
    <w:p w14:paraId="51DBC6D0" w14:textId="77777777" w:rsidR="0009729F" w:rsidRDefault="004D2767">
      <w:r>
        <w:t xml:space="preserve">  - rStyle='SD_</w:t>
      </w:r>
      <w:ins w:id="75" w:author="Comparison" w:date="2026-08-03T22:21:00Z" w16du:dateUtc="2026-08-04T02:21:00Z">
        <w:r>
          <w:t>HighlightYellowChar':</w:t>
        </w:r>
      </w:ins>
      <w:del w:id="76" w:author="Comparison" w:date="2026-08-03T22:21:00Z" w16du:dateUtc="2026-08-04T02:21:00Z">
        <w:r>
          <w:delText>ColorRedChar' (red):</w:delText>
        </w:r>
      </w:del>
      <w:r>
        <w:t xml:space="preserve"> </w:t>
      </w:r>
      <w:r>
        <w:rPr>
          <w:rStyle w:val="SDHighlightYellowChar"/>
          <w:highlight w:val="none"/>
          <w:rPrChange w:id="77" w:author="Comparison" w:date="2026-08-03T22:21:00Z" w16du:dateUtc="2026-08-04T02:21:00Z">
            <w:rPr>
              <w:rStyle w:val="SDColorRedChar"/>
            </w:rPr>
          </w:rPrChange>
        </w:rPr>
        <w:t xml:space="preserve">Styled </w:t>
      </w:r>
      <w:ins w:id="78" w:author="Comparison" w:date="2026-08-03T22:21:00Z" w16du:dateUtc="2026-08-04T02:21:00Z">
        <w:r>
          <w:rPr>
            <w:rStyle w:val="SDHighlightYellowChar"/>
            <w:highlight w:val="none"/>
          </w:rPr>
          <w:t>yellow highlight</w:t>
        </w:r>
      </w:ins>
      <w:del w:id="79" w:author="Comparison" w:date="2026-08-03T22:21:00Z" w16du:dateUtc="2026-08-04T02:21:00Z">
        <w:r>
          <w:rPr>
            <w:rStyle w:val="SDColorRedChar"/>
          </w:rPr>
          <w:delText>red text</w:delText>
        </w:r>
      </w:del>
    </w:p>
    <w:p w14:paraId="7766FFB0" w14:textId="77777777" w:rsidR="0009729F" w:rsidRDefault="004D2767">
      <w:r>
        <w:t xml:space="preserve">  - rStyle='SD_</w:t>
      </w:r>
      <w:ins w:id="80" w:author="Comparison" w:date="2026-08-03T22:21:00Z" w16du:dateUtc="2026-08-04T02:21:00Z">
        <w:r>
          <w:t>HighlightLightGrayChar':</w:t>
        </w:r>
      </w:ins>
      <w:del w:id="81" w:author="Comparison" w:date="2026-08-03T22:21:00Z" w16du:dateUtc="2026-08-04T02:21:00Z">
        <w:r>
          <w:delText>ColorAccent2Char' (theme accent2):</w:delText>
        </w:r>
      </w:del>
      <w:r>
        <w:t xml:space="preserve"> </w:t>
      </w:r>
      <w:r>
        <w:rPr>
          <w:rStyle w:val="SDHighlightLightGrayChar"/>
          <w:highlight w:val="none"/>
          <w:rPrChange w:id="82" w:author="Comparison" w:date="2026-08-03T22:21:00Z" w16du:dateUtc="2026-08-04T02:21:00Z">
            <w:rPr>
              <w:rStyle w:val="SDColorAccent2Char"/>
            </w:rPr>
          </w:rPrChange>
        </w:rPr>
        <w:t xml:space="preserve">Styled </w:t>
      </w:r>
      <w:ins w:id="83" w:author="Comparison" w:date="2026-08-03T22:21:00Z" w16du:dateUtc="2026-08-04T02:21:00Z">
        <w:r>
          <w:rPr>
            <w:rStyle w:val="SDHighlightLightGrayChar"/>
            <w:highlight w:val="none"/>
          </w:rPr>
          <w:t>lightGray highlight</w:t>
        </w:r>
      </w:ins>
      <w:del w:id="84" w:author="Comparison" w:date="2026-08-03T22:21:00Z" w16du:dateUtc="2026-08-04T02:21:00Z">
        <w:r>
          <w:rPr>
            <w:rStyle w:val="SDColorAccent2Char"/>
          </w:rPr>
          <w:delText>theme accent2 text</w:delText>
        </w:r>
      </w:del>
    </w:p>
    <w:p w14:paraId="456BF2E1" w14:textId="77777777" w:rsidR="0009729F" w:rsidRDefault="004D2767">
      <w:r>
        <w:t xml:space="preserve">  - rStyle='SD_</w:t>
      </w:r>
      <w:ins w:id="85" w:author="Comparison" w:date="2026-08-03T22:21:00Z" w16du:dateUtc="2026-08-04T02:21:00Z">
        <w:r>
          <w:t>HighlightNoneChar':</w:t>
        </w:r>
      </w:ins>
      <w:del w:id="86" w:author="Comparison" w:date="2026-08-03T22:21:00Z" w16du:dateUtc="2026-08-04T02:21:00Z">
        <w:r>
          <w:delText>ColorAutoChar' (auto):</w:delText>
        </w:r>
      </w:del>
      <w:r>
        <w:t xml:space="preserve"> </w:t>
      </w:r>
      <w:r>
        <w:rPr>
          <w:rStyle w:val="SDHighlightNoneChar"/>
          <w:rPrChange w:id="87" w:author="Comparison" w:date="2026-08-03T22:21:00Z" w16du:dateUtc="2026-08-04T02:21:00Z">
            <w:rPr>
              <w:rStyle w:val="SDColorAutoChar"/>
            </w:rPr>
          </w:rPrChange>
        </w:rPr>
        <w:t xml:space="preserve">Styled </w:t>
      </w:r>
      <w:ins w:id="88" w:author="Comparison" w:date="2026-08-03T22:21:00Z" w16du:dateUtc="2026-08-04T02:21:00Z">
        <w:r>
          <w:rPr>
            <w:rStyle w:val="SDHighlightNoneChar"/>
          </w:rPr>
          <w:t>none (no highlight)</w:t>
        </w:r>
      </w:ins>
      <w:del w:id="89" w:author="Comparison" w:date="2026-08-03T22:21:00Z" w16du:dateUtc="2026-08-04T02:21:00Z">
        <w:r>
          <w:rPr>
            <w:rStyle w:val="SDColorAutoChar"/>
          </w:rPr>
          <w:delText>auto color text</w:delText>
        </w:r>
      </w:del>
    </w:p>
    <w:p w14:paraId="595189D0" w14:textId="77777777" w:rsidR="0009729F" w:rsidRDefault="0009729F"/>
    <w:p w14:paraId="2820D5DE" w14:textId="77777777" w:rsidR="0009729F" w:rsidRDefault="004D2767">
      <w:r>
        <w:lastRenderedPageBreak/>
        <w:t>C) rStyle + inline &lt;w:</w:t>
      </w:r>
      <w:ins w:id="90" w:author="Comparison" w:date="2026-08-03T22:21:00Z" w16du:dateUtc="2026-08-04T02:21:00Z">
        <w:r>
          <w:t>highlight</w:t>
        </w:r>
      </w:ins>
      <w:del w:id="91" w:author="Comparison" w:date="2026-08-03T22:21:00Z" w16du:dateUtc="2026-08-04T02:21:00Z">
        <w:r>
          <w:delText>color</w:delText>
        </w:r>
      </w:del>
      <w:r>
        <w:t>&gt; (inline overrides style):</w:t>
      </w:r>
    </w:p>
    <w:p w14:paraId="0EB96F4E" w14:textId="77777777" w:rsidR="0009729F" w:rsidRDefault="004D2767">
      <w:r>
        <w:t xml:space="preserve">  - rStyle='SD_</w:t>
      </w:r>
      <w:ins w:id="92" w:author="Comparison" w:date="2026-08-03T22:21:00Z" w16du:dateUtc="2026-08-04T02:21:00Z">
        <w:r>
          <w:t>HighlightYellowChar'</w:t>
        </w:r>
      </w:ins>
      <w:del w:id="93" w:author="Comparison" w:date="2026-08-03T22:21:00Z" w16du:dateUtc="2026-08-04T02:21:00Z">
        <w:r>
          <w:delText>ColorAccent2Char'</w:delText>
        </w:r>
      </w:del>
      <w:r>
        <w:t xml:space="preserve"> + inline </w:t>
      </w:r>
      <w:ins w:id="94" w:author="Comparison" w:date="2026-08-03T22:21:00Z" w16du:dateUtc="2026-08-04T02:21:00Z">
        <w:r>
          <w:t>'none'</w:t>
        </w:r>
      </w:ins>
      <w:del w:id="95" w:author="Comparison" w:date="2026-08-03T22:21:00Z" w16du:dateUtc="2026-08-04T02:21:00Z">
        <w:r>
          <w:delText>hex FF0000</w:delText>
        </w:r>
      </w:del>
      <w:r>
        <w:t xml:space="preserve"> =&gt; expect </w:t>
      </w:r>
      <w:ins w:id="96" w:author="Comparison" w:date="2026-08-03T22:21:00Z" w16du:dateUtc="2026-08-04T02:21:00Z">
        <w:r>
          <w:t xml:space="preserve">no highlight: </w:t>
        </w:r>
        <w:r>
          <w:rPr>
            <w:rStyle w:val="SDHighlightYellowChar"/>
            <w:highlight w:val="none"/>
          </w:rPr>
          <w:t>Yellow</w:t>
        </w:r>
      </w:ins>
      <w:del w:id="97" w:author="Comparison" w:date="2026-08-03T22:21:00Z" w16du:dateUtc="2026-08-04T02:21:00Z">
        <w:r>
          <w:delText xml:space="preserve">red: </w:delText>
        </w:r>
        <w:r>
          <w:rPr>
            <w:rStyle w:val="SDColorAccent2Char"/>
            <w:color w:val="FF0000"/>
          </w:rPr>
          <w:delText>Accent2</w:delText>
        </w:r>
      </w:del>
      <w:r>
        <w:rPr>
          <w:rStyle w:val="SDHighlightYellowChar"/>
          <w:highlight w:val="none"/>
          <w:rPrChange w:id="98" w:author="Comparison" w:date="2026-08-03T22:21:00Z" w16du:dateUtc="2026-08-04T02:21:00Z">
            <w:rPr>
              <w:rStyle w:val="SDColorAccent2Char"/>
              <w:color w:val="FF0000"/>
            </w:rPr>
          </w:rPrChange>
        </w:rPr>
        <w:t xml:space="preserve"> style overridden </w:t>
      </w:r>
      <w:ins w:id="99" w:author="Comparison" w:date="2026-08-03T22:21:00Z" w16du:dateUtc="2026-08-04T02:21:00Z">
        <w:r>
          <w:rPr>
            <w:rStyle w:val="SDHighlightYellowChar"/>
            <w:highlight w:val="none"/>
          </w:rPr>
          <w:t>to none</w:t>
        </w:r>
      </w:ins>
      <w:del w:id="100" w:author="Comparison" w:date="2026-08-03T22:21:00Z" w16du:dateUtc="2026-08-04T02:21:00Z">
        <w:r>
          <w:rPr>
            <w:rStyle w:val="SDColorAccent2Char"/>
            <w:color w:val="FF0000"/>
          </w:rPr>
          <w:delText>by inline red</w:delText>
        </w:r>
      </w:del>
    </w:p>
    <w:p w14:paraId="7AEFCC03" w14:textId="77777777" w:rsidR="0009729F" w:rsidRDefault="004D2767">
      <w:r>
        <w:t xml:space="preserve">  - rStyle='SD_</w:t>
      </w:r>
      <w:ins w:id="101" w:author="Comparison" w:date="2026-08-03T22:21:00Z" w16du:dateUtc="2026-08-04T02:21:00Z">
        <w:r>
          <w:t>HighlightNoneChar'</w:t>
        </w:r>
      </w:ins>
      <w:del w:id="102" w:author="Comparison" w:date="2026-08-03T22:21:00Z" w16du:dateUtc="2026-08-04T02:21:00Z">
        <w:r>
          <w:delText>ColorRedChar'</w:delText>
        </w:r>
      </w:del>
      <w:r>
        <w:t xml:space="preserve"> + inline </w:t>
      </w:r>
      <w:ins w:id="103" w:author="Comparison" w:date="2026-08-03T22:21:00Z" w16du:dateUtc="2026-08-04T02:21:00Z">
        <w:r>
          <w:t>'darkBlue'</w:t>
        </w:r>
      </w:ins>
      <w:del w:id="104" w:author="Comparison" w:date="2026-08-03T22:21:00Z" w16du:dateUtc="2026-08-04T02:21:00Z">
        <w:r>
          <w:delText>auto</w:delText>
        </w:r>
      </w:del>
      <w:r>
        <w:t xml:space="preserve"> =&gt; expect </w:t>
      </w:r>
      <w:ins w:id="105" w:author="Comparison" w:date="2026-08-03T22:21:00Z" w16du:dateUtc="2026-08-04T02:21:00Z">
        <w:r>
          <w:t xml:space="preserve">darkBlue: </w:t>
        </w:r>
        <w:r>
          <w:rPr>
            <w:rStyle w:val="SDHighlightNoneChar"/>
            <w:highlight w:val="darkBlue"/>
          </w:rPr>
          <w:t>None</w:t>
        </w:r>
      </w:ins>
      <w:del w:id="106" w:author="Comparison" w:date="2026-08-03T22:21:00Z" w16du:dateUtc="2026-08-04T02:21:00Z">
        <w:r>
          <w:delText xml:space="preserve">auto color: </w:delText>
        </w:r>
        <w:r>
          <w:rPr>
            <w:rStyle w:val="SDColorRedChar"/>
            <w:color w:val="auto"/>
          </w:rPr>
          <w:delText>Red</w:delText>
        </w:r>
      </w:del>
      <w:r>
        <w:rPr>
          <w:rStyle w:val="SDHighlightNoneChar"/>
          <w:highlight w:val="darkBlue"/>
          <w:rPrChange w:id="107" w:author="Comparison" w:date="2026-08-03T22:21:00Z" w16du:dateUtc="2026-08-04T02:21:00Z">
            <w:rPr>
              <w:rStyle w:val="SDColorRedChar"/>
              <w:color w:val="auto"/>
            </w:rPr>
          </w:rPrChange>
        </w:rPr>
        <w:t xml:space="preserve"> style overridden </w:t>
      </w:r>
      <w:ins w:id="108" w:author="Comparison" w:date="2026-08-03T22:21:00Z" w16du:dateUtc="2026-08-04T02:21:00Z">
        <w:r>
          <w:rPr>
            <w:rStyle w:val="SDHighlightNoneChar"/>
            <w:highlight w:val="darkBlue"/>
          </w:rPr>
          <w:t>to darkBlue</w:t>
        </w:r>
      </w:ins>
      <w:del w:id="109" w:author="Comparison" w:date="2026-08-03T22:21:00Z" w16du:dateUtc="2026-08-04T02:21:00Z">
        <w:r>
          <w:rPr>
            <w:rStyle w:val="SDColorRedChar"/>
            <w:color w:val="auto"/>
          </w:rPr>
          <w:delText>by inline auto</w:delText>
        </w:r>
      </w:del>
    </w:p>
    <w:p w14:paraId="5C7296A2" w14:textId="77777777" w:rsidR="0009729F" w:rsidRDefault="0009729F"/>
    <w:p w14:paraId="3309B552" w14:textId="77777777" w:rsidR="0009729F" w:rsidRDefault="004D2767">
      <w:r>
        <w:t xml:space="preserve">D) Linked style pair (paragraph+character) with </w:t>
      </w:r>
      <w:ins w:id="110" w:author="Comparison" w:date="2026-08-03T22:21:00Z" w16du:dateUtc="2026-08-04T02:21:00Z">
        <w:r>
          <w:t>highlight</w:t>
        </w:r>
      </w:ins>
      <w:del w:id="111" w:author="Comparison" w:date="2026-08-03T22:21:00Z" w16du:dateUtc="2026-08-04T02:21:00Z">
        <w:r>
          <w:delText>theme colors</w:delText>
        </w:r>
      </w:del>
      <w:r>
        <w:t>:</w:t>
      </w:r>
    </w:p>
    <w:p w14:paraId="167DD6EB" w14:textId="77777777" w:rsidR="0009729F" w:rsidRDefault="004D2767">
      <w:r>
        <w:t xml:space="preserve">  - rStyle='SD_</w:t>
      </w:r>
      <w:ins w:id="112" w:author="Comparison" w:date="2026-08-03T22:21:00Z" w16du:dateUtc="2026-08-04T02:21:00Z">
        <w:r>
          <w:t>LinkedHighlightHeadingChar' =&gt; yellow</w:t>
        </w:r>
      </w:ins>
      <w:del w:id="113" w:author="Comparison" w:date="2026-08-03T22:21:00Z" w16du:dateUtc="2026-08-04T02:21:00Z">
        <w:r>
          <w:delText>LinkedColorHeadingChar' =&gt; magenta</w:delText>
        </w:r>
      </w:del>
      <w:r>
        <w:t xml:space="preserve">: </w:t>
      </w:r>
      <w:r>
        <w:rPr>
          <w:rStyle w:val="SDLinkedHighlightHeadingChar"/>
          <w:highlight w:val="none"/>
          <w:rPrChange w:id="114" w:author="Comparison" w:date="2026-08-03T22:21:00Z" w16du:dateUtc="2026-08-04T02:21:00Z">
            <w:rPr>
              <w:rStyle w:val="SDLinkedColorHeadingChar"/>
            </w:rPr>
          </w:rPrChange>
        </w:rPr>
        <w:t>Linked Char style applied</w:t>
      </w:r>
    </w:p>
    <w:p w14:paraId="74AABDD3" w14:textId="77777777" w:rsidR="0009729F" w:rsidRDefault="004D2767">
      <w:pPr>
        <w:rPr>
          <w:del w:id="115" w:author="Comparison" w:date="2026-08-03T22:21:00Z" w16du:dateUtc="2026-08-04T02:21:00Z"/>
        </w:rPr>
      </w:pPr>
      <w:del w:id="116" w:author="Comparison" w:date="2026-08-03T22:21:00Z" w16du:dateUtc="2026-08-04T02:21:00Z">
        <w:r>
          <w:delText xml:space="preserve">  - rStyle='SD_LinkedColorHeadingChar' + inline theme accent1 =&gt; expect accent1: </w:delText>
        </w:r>
        <w:r>
          <w:rPr>
            <w:rStyle w:val="SDLinkedColorHeadingChar"/>
            <w:color w:val="4F81BD" w:themeColor="accent1"/>
          </w:rPr>
          <w:delText>Inline theme overrides char style color</w:delText>
        </w:r>
      </w:del>
    </w:p>
    <w:p w14:paraId="55413A4B" w14:textId="77777777" w:rsidR="0009729F" w:rsidRDefault="004D2767">
      <w:pPr>
        <w:pStyle w:val="SDLinkedHighlightHeading"/>
        <w:pPrChange w:id="117" w:author="Comparison" w:date="2026-08-03T22:21:00Z" w16du:dateUtc="2026-08-04T02:21:00Z">
          <w:pPr>
            <w:pStyle w:val="SDLinkedColorHeading"/>
          </w:pPr>
        </w:pPrChange>
      </w:pPr>
      <w:r>
        <w:t xml:space="preserve">  - pStyle='SD_</w:t>
      </w:r>
      <w:ins w:id="118" w:author="Comparison" w:date="2026-08-03T22:21:00Z" w16du:dateUtc="2026-08-04T02:21:00Z">
        <w:r>
          <w:t>LinkedHighlightHeading' (lightGray</w:t>
        </w:r>
      </w:ins>
      <w:del w:id="119" w:author="Comparison" w:date="2026-08-03T22:21:00Z" w16du:dateUtc="2026-08-04T02:21:00Z">
        <w:r>
          <w:delText>LinkedColorHeading' (accent1</w:delText>
        </w:r>
      </w:del>
      <w:r>
        <w:t xml:space="preserve">) + inline </w:t>
      </w:r>
      <w:ins w:id="120" w:author="Comparison" w:date="2026-08-03T22:21:00Z" w16du:dateUtc="2026-08-04T02:21:00Z">
        <w:r>
          <w:t>'red'</w:t>
        </w:r>
      </w:ins>
      <w:del w:id="121" w:author="Comparison" w:date="2026-08-03T22:21:00Z" w16du:dateUtc="2026-08-04T02:21:00Z">
        <w:r>
          <w:delText>hex 0000FF</w:delText>
        </w:r>
      </w:del>
      <w:r>
        <w:t xml:space="preserve"> on a run: </w:t>
      </w:r>
      <w:r>
        <w:rPr>
          <w:rPrChange w:id="122" w:author="Comparison" w:date="2026-08-03T22:21:00Z" w16du:dateUtc="2026-08-04T02:21:00Z">
            <w:rPr>
              <w:color w:val="0000FF"/>
            </w:rPr>
          </w:rPrChange>
        </w:rPr>
        <w:t xml:space="preserve">This part should be </w:t>
      </w:r>
      <w:ins w:id="123" w:author="Comparison" w:date="2026-08-03T22:21:00Z" w16du:dateUtc="2026-08-04T02:21:00Z">
        <w:r>
          <w:t>red highlight</w:t>
        </w:r>
      </w:ins>
      <w:del w:id="124" w:author="Comparison" w:date="2026-08-03T22:21:00Z" w16du:dateUtc="2026-08-04T02:21:00Z">
        <w:r>
          <w:rPr>
            <w:color w:val="0000FF"/>
          </w:rPr>
          <w:delText>blue (0000FF)</w:delText>
        </w:r>
      </w:del>
      <w:r>
        <w:rPr>
          <w:rPrChange w:id="125" w:author="Comparison" w:date="2026-08-03T22:21:00Z" w16du:dateUtc="2026-08-04T02:21:00Z">
            <w:rPr>
              <w:color w:val="0000FF"/>
            </w:rPr>
          </w:rPrChange>
        </w:rPr>
        <w:t xml:space="preserve"> overriding paragraph</w:t>
      </w:r>
      <w:del w:id="126" w:author="Comparison" w:date="2026-08-03T22:21:00Z" w16du:dateUtc="2026-08-04T02:21:00Z">
        <w:r>
          <w:rPr>
            <w:color w:val="0000FF"/>
          </w:rPr>
          <w:delText xml:space="preserve"> theme</w:delText>
        </w:r>
      </w:del>
    </w:p>
    <w:p w14:paraId="426625A3" w14:textId="77777777" w:rsidR="0009729F" w:rsidRDefault="0009729F"/>
    <w:p w14:paraId="63BEC89C" w14:textId="77777777" w:rsidR="0009729F" w:rsidRDefault="004D2767">
      <w:r>
        <w:t xml:space="preserve">Table examples (mixed </w:t>
      </w:r>
      <w:ins w:id="127" w:author="Comparison" w:date="2026-08-03T22:21:00Z" w16du:dateUtc="2026-08-04T02:21:00Z">
        <w:r>
          <w:t>highlight</w:t>
        </w:r>
      </w:ins>
      <w:del w:id="128" w:author="Comparison" w:date="2026-08-03T22:21:00Z" w16du:dateUtc="2026-08-04T02:21:00Z">
        <w:r>
          <w:delText>color sources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9729F" w14:paraId="7D1D00AE" w14:textId="77777777">
        <w:tc>
          <w:tcPr>
            <w:tcW w:w="4680" w:type="dxa"/>
          </w:tcPr>
          <w:p w14:paraId="2923062E" w14:textId="77777777" w:rsidR="0009729F" w:rsidRDefault="004D2767">
            <w:r>
              <w:t>rStyle=</w:t>
            </w:r>
            <w:ins w:id="129" w:author="Comparison" w:date="2026-08-03T22:21:00Z" w16du:dateUtc="2026-08-04T02:21:00Z">
              <w:r>
                <w:t>Yellow</w:t>
              </w:r>
            </w:ins>
            <w:del w:id="130" w:author="Comparison" w:date="2026-08-03T22:21:00Z" w16du:dateUtc="2026-08-04T02:21:00Z">
              <w:r>
                <w:delText>Accent2</w:delText>
              </w:r>
            </w:del>
          </w:p>
        </w:tc>
        <w:tc>
          <w:tcPr>
            <w:tcW w:w="4680" w:type="dxa"/>
          </w:tcPr>
          <w:p w14:paraId="3FB0CFB4" w14:textId="77777777" w:rsidR="0009729F" w:rsidRDefault="004D2767">
            <w:ins w:id="131" w:author="Comparison" w:date="2026-08-03T22:21:00Z" w16du:dateUtc="2026-08-04T02:21:00Z">
              <w:r>
                <w:rPr>
                  <w:rStyle w:val="SDHighlightYellowChar"/>
                  <w:highlight w:val="none"/>
                </w:rPr>
                <w:t>Yellow cell</w:t>
              </w:r>
            </w:ins>
            <w:del w:id="132" w:author="Comparison" w:date="2026-08-03T22:21:00Z" w16du:dateUtc="2026-08-04T02:21:00Z">
              <w:r>
                <w:rPr>
                  <w:rStyle w:val="SDColorAccent2Char"/>
                </w:rPr>
                <w:delText>Theme accent2</w:delText>
              </w:r>
            </w:del>
          </w:p>
        </w:tc>
      </w:tr>
      <w:tr w:rsidR="0009729F" w14:paraId="672E43BF" w14:textId="77777777">
        <w:tc>
          <w:tcPr>
            <w:tcW w:w="4680" w:type="dxa"/>
          </w:tcPr>
          <w:p w14:paraId="5CB020AD" w14:textId="77777777" w:rsidR="0009729F" w:rsidRDefault="004D2767">
            <w:r>
              <w:t>rStyle=</w:t>
            </w:r>
            <w:ins w:id="133" w:author="Comparison" w:date="2026-08-03T22:21:00Z" w16du:dateUtc="2026-08-04T02:21:00Z">
              <w:r>
                <w:t>None</w:t>
              </w:r>
            </w:ins>
            <w:del w:id="134" w:author="Comparison" w:date="2026-08-03T22:21:00Z" w16du:dateUtc="2026-08-04T02:21:00Z">
              <w:r>
                <w:delText>Red</w:delText>
              </w:r>
            </w:del>
            <w:r>
              <w:t xml:space="preserve"> + inline </w:t>
            </w:r>
            <w:ins w:id="135" w:author="Comparison" w:date="2026-08-03T22:21:00Z" w16du:dateUtc="2026-08-04T02:21:00Z">
              <w:r>
                <w:t>darkMagenta</w:t>
              </w:r>
            </w:ins>
            <w:del w:id="136" w:author="Comparison" w:date="2026-08-03T22:21:00Z" w16du:dateUtc="2026-08-04T02:21:00Z">
              <w:r>
                <w:delText>auto</w:delText>
              </w:r>
            </w:del>
          </w:p>
        </w:tc>
        <w:tc>
          <w:tcPr>
            <w:tcW w:w="4680" w:type="dxa"/>
          </w:tcPr>
          <w:p w14:paraId="6BE26449" w14:textId="77777777" w:rsidR="0009729F" w:rsidRDefault="004D2767">
            <w:ins w:id="137" w:author="Comparison" w:date="2026-08-03T22:21:00Z" w16du:dateUtc="2026-08-04T02:21:00Z">
              <w:r>
                <w:rPr>
                  <w:rStyle w:val="SDHighlightNoneChar"/>
                  <w:highlight w:val="darkMagenta"/>
                </w:rPr>
                <w:t>DarkMagenta cell</w:t>
              </w:r>
            </w:ins>
            <w:del w:id="138" w:author="Comparison" w:date="2026-08-03T22:21:00Z" w16du:dateUtc="2026-08-04T02:21:00Z">
              <w:r>
                <w:rPr>
                  <w:rStyle w:val="SDColorRedChar"/>
                  <w:color w:val="auto"/>
                </w:rPr>
                <w:delText>Should be auto color</w:delText>
              </w:r>
            </w:del>
          </w:p>
        </w:tc>
      </w:tr>
    </w:tbl>
    <w:p w14:paraId="74E9E08F" w14:textId="77777777" w:rsidR="0058255F" w:rsidRDefault="0058255F"/>
    <w:sectPr w:rsidR="0058255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15356">
    <w:abstractNumId w:val="8"/>
  </w:num>
  <w:num w:numId="2" w16cid:durableId="633485855">
    <w:abstractNumId w:val="6"/>
  </w:num>
  <w:num w:numId="3" w16cid:durableId="185867838">
    <w:abstractNumId w:val="5"/>
  </w:num>
  <w:num w:numId="4" w16cid:durableId="226957335">
    <w:abstractNumId w:val="4"/>
  </w:num>
  <w:num w:numId="5" w16cid:durableId="209076139">
    <w:abstractNumId w:val="7"/>
  </w:num>
  <w:num w:numId="6" w16cid:durableId="183369761">
    <w:abstractNumId w:val="3"/>
  </w:num>
  <w:num w:numId="7" w16cid:durableId="812336171">
    <w:abstractNumId w:val="2"/>
  </w:num>
  <w:num w:numId="8" w16cid:durableId="1470241962">
    <w:abstractNumId w:val="1"/>
  </w:num>
  <w:num w:numId="9" w16cid:durableId="7745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29F"/>
    <w:rsid w:val="00112874"/>
    <w:rsid w:val="0015074B"/>
    <w:rsid w:val="0029639D"/>
    <w:rsid w:val="00326F90"/>
    <w:rsid w:val="004D2767"/>
    <w:rsid w:val="0058255F"/>
    <w:rsid w:val="00985E45"/>
    <w:rsid w:val="00AA1D8D"/>
    <w:rsid w:val="00AA726F"/>
    <w:rsid w:val="00B47730"/>
    <w:rsid w:val="00C019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ColorRedChar">
    <w:name w:val="SD_ColorRedChar"/>
    <w:rPr>
      <w:color w:val="FF0000"/>
    </w:rPr>
  </w:style>
  <w:style w:type="character" w:customStyle="1" w:styleId="SDColorAccent2Char">
    <w:name w:val="SD_ColorAccent2Char"/>
    <w:rPr>
      <w:color w:val="C0504D" w:themeColor="accent2"/>
    </w:rPr>
  </w:style>
  <w:style w:type="character" w:customStyle="1" w:styleId="SDColorAutoChar">
    <w:name w:val="SD_ColorAutoChar"/>
    <w:rPr>
      <w:color w:val="auto"/>
    </w:rPr>
  </w:style>
  <w:style w:type="paragraph" w:customStyle="1" w:styleId="SDLinkedColorHeading">
    <w:name w:val="SD_LinkedColorHeading"/>
    <w:link w:val="SDLinkedColorHeadingChar"/>
    <w:rPr>
      <w:color w:val="4F81BD" w:themeColor="accent1"/>
    </w:rPr>
  </w:style>
  <w:style w:type="character" w:customStyle="1" w:styleId="SDLinkedColorHeadingChar">
    <w:name w:val="SD_LinkedColorHeadingChar"/>
    <w:link w:val="SDLinkedColorHeading"/>
    <w:rPr>
      <w:color w:val="FF00FF"/>
    </w:rPr>
  </w:style>
  <w:style w:type="character" w:customStyle="1" w:styleId="SDHighlightYellowChar">
    <w:name w:val="SD_HighlightYellowChar"/>
    <w:rsid w:val="0058255F"/>
    <w:rPr>
      <w:highlight w:val="yellow"/>
    </w:rPr>
  </w:style>
  <w:style w:type="character" w:customStyle="1" w:styleId="SDHighlightLightGrayChar">
    <w:name w:val="SD_HighlightLightGrayChar"/>
    <w:rsid w:val="0058255F"/>
    <w:rPr>
      <w:highlight w:val="lightGray"/>
    </w:rPr>
  </w:style>
  <w:style w:type="character" w:customStyle="1" w:styleId="SDHighlightNoneChar">
    <w:name w:val="SD_HighlightNoneChar"/>
    <w:rsid w:val="0058255F"/>
    <w:rPr>
      <w:highlight w:val="none"/>
    </w:rPr>
  </w:style>
  <w:style w:type="paragraph" w:customStyle="1" w:styleId="SDLinkedHighlightHeading">
    <w:name w:val="SD_LinkedHighlightHeading"/>
    <w:link w:val="SDLinkedHighlightHeadingChar"/>
    <w:rsid w:val="0058255F"/>
    <w:rPr>
      <w:highlight w:val="lightGray"/>
    </w:rPr>
  </w:style>
  <w:style w:type="character" w:customStyle="1" w:styleId="SDLinkedHighlightHeadingChar">
    <w:name w:val="SD_LinkedHighlightHeadingChar"/>
    <w:link w:val="SDLinkedHighlightHeading"/>
    <w:rsid w:val="0058255F"/>
    <w:rPr>
      <w:highlight w:val="lightGra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2026-08-04T02:21:00Z</dcterms:modified>
  <cp:category/>
</cp:coreProperties>
</file>