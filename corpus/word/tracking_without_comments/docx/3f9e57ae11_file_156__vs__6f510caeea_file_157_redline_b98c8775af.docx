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4A5A0" w14:textId="77777777" w:rsidR="0042200E" w:rsidRDefault="0042200E">
      <w:pPr>
        <w:rPr>
          <w:rPrChange w:id="0" w:author="Arthur Souza Rodrigues" w:date="2026-07-10T21:50:00Z" w16du:dateUtc="2026-07-11T01:50:00Z">
            <w:rPr>
              <w:b/>
              <w:bCs/>
            </w:rPr>
          </w:rPrChange>
        </w:rPr>
      </w:pPr>
      <w:r>
        <w:rPr>
          <w:rPrChange w:id="1" w:author="Arthur Souza Rodrigues" w:date="2026-07-10T21:50:00Z" w16du:dateUtc="2026-07-11T01:50:00Z">
            <w:rPr>
              <w:b/>
              <w:bCs/>
            </w:rPr>
          </w:rPrChange>
        </w:rPr>
        <w:t>file_</w:t>
      </w:r>
      <w:ins w:id="2" w:author="Arthur Souza Rodrigues" w:date="2026-07-10T21:50:00Z" w16du:dateUtc="2026-07-11T01:50:00Z">
        <w:r w:rsidR="00BB7FD6">
          <w:t>157</w:t>
        </w:r>
      </w:ins>
      <w:del w:id="3" w:author="Arthur Souza Rodrigues" w:date="2026-07-10T21:50:00Z" w16du:dateUtc="2026-07-11T01:50:00Z">
        <w:r>
          <w:rPr>
            <w:b/>
            <w:bCs/>
          </w:rPr>
          <w:delText>156</w:delText>
        </w:r>
      </w:del>
      <w:r>
        <w:rPr>
          <w:rPrChange w:id="4" w:author="Arthur Souza Rodrigues" w:date="2026-07-10T21:50:00Z" w16du:dateUtc="2026-07-11T01:50:00Z">
            <w:rPr>
              <w:b/>
              <w:bCs/>
            </w:rPr>
          </w:rPrChange>
        </w:rPr>
        <w:t>.docx</w:t>
      </w:r>
    </w:p>
    <w:p w14:paraId="32B77DA2" w14:textId="6F489FA0" w:rsidR="00CA6B09" w:rsidRDefault="00526CCE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t>Marketing Strategy 2026</w:t>
        </w:r>
      </w:ins>
    </w:p>
    <w:p w14:paraId="445B75FC" w14:textId="77777777" w:rsidR="00CA6B09" w:rsidRDefault="00526CCE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Target Market: Small and Medium Businesses</w:t>
        </w:r>
      </w:ins>
    </w:p>
    <w:p w14:paraId="03CA1EFD" w14:textId="77777777" w:rsidR="00CA6B09" w:rsidRDefault="00526CCE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t xml:space="preserve">Channels: </w:t>
        </w:r>
        <w:proofErr w:type="spellStart"/>
        <w:r>
          <w:t>Soci</w:t>
        </w:r>
        <w:proofErr w:type="spellEnd"/>
        <w:r>
          <w:t xml:space="preserve"> and </w:t>
        </w:r>
        <w:proofErr w:type="spellStart"/>
        <w:r>
          <w:t>Podcasts</w:t>
        </w:r>
        <w:r>
          <w:t>al</w:t>
        </w:r>
        <w:proofErr w:type="spellEnd"/>
        <w:r>
          <w:t xml:space="preserve"> Media, Email, SEO</w:t>
        </w:r>
      </w:ins>
    </w:p>
    <w:p w14:paraId="7C138C99" w14:textId="77777777" w:rsidR="00CA6B09" w:rsidRDefault="00526CCE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t>Budget Allocation: $200,000</w:t>
        </w:r>
      </w:ins>
    </w:p>
    <w:p w14:paraId="1505CEBC" w14:textId="77777777" w:rsidR="00CA6B09" w:rsidRDefault="00526CCE">
      <w:pPr>
        <w:rPr>
          <w:ins w:id="13" w:author="Arthur Souza Rodrigues" w:date="2026-07-10T21:50:00Z" w16du:dateUtc="2026-07-11T01:50:00Z"/>
        </w:rPr>
      </w:pPr>
      <w:ins w:id="14" w:author="Arthur Souza Rodrigues" w:date="2026-07-10T21:50:00Z" w16du:dateUtc="2026-07-11T01:50:00Z">
        <w:r>
          <w:t>Campaign Timeline: Q1-Q4</w:t>
        </w:r>
      </w:ins>
    </w:p>
    <w:p w14:paraId="1AD8AD3C" w14:textId="77777777" w:rsidR="00CA6B09" w:rsidRDefault="00526CCE">
      <w:pPr>
        <w:rPr>
          <w:ins w:id="15" w:author="Arthur Souza Rodrigues" w:date="2026-07-10T21:50:00Z" w16du:dateUtc="2026-07-11T01:50:00Z"/>
        </w:rPr>
      </w:pPr>
      <w:ins w:id="16" w:author="Arthur Souza Rodrigues" w:date="2026-07-10T21:50:00Z" w16du:dateUtc="2026-07-11T01:50:00Z">
        <w:r>
          <w:t>Expected ROI: 250%</w:t>
        </w:r>
      </w:ins>
    </w:p>
    <w:p w14:paraId="02A578C9" w14:textId="36A5AEEE" w:rsidR="003A1D78" w:rsidRDefault="00526CCE">
      <w:pPr>
        <w:rPr>
          <w:del w:id="17" w:author="Arthur Souza Rodrigues" w:date="2026-07-10T21:50:00Z" w16du:dateUtc="2026-07-11T01:50:00Z"/>
        </w:rPr>
      </w:pPr>
      <w:ins w:id="18" w:author="Arthur Souza Rodrigues" w:date="2026-07-10T21:50:00Z" w16du:dateUtc="2026-07-11T01:50:00Z">
        <w:r>
          <w:t>KPI: Customer Acquisition Cost under $500</w:t>
        </w:r>
      </w:ins>
      <w:del w:id="19" w:author="Arthur Souza Rodrigues" w:date="2026-07-10T21:50:00Z" w16du:dateUtc="2026-07-11T01:50:00Z">
        <w:r>
          <w:rPr>
            <w:b/>
            <w:bCs/>
          </w:rPr>
          <w:delText>Bullet List Bold Demo</w:delText>
        </w:r>
      </w:del>
    </w:p>
    <w:p w14:paraId="2117676D" w14:textId="77777777" w:rsidR="003A1D78" w:rsidRDefault="00526CCE">
      <w:pPr>
        <w:rPr>
          <w:del w:id="20" w:author="Arthur Souza Rodrigues" w:date="2026-07-10T21:50:00Z" w16du:dateUtc="2026-07-11T01:50:00Z"/>
        </w:rPr>
      </w:pPr>
      <w:del w:id="21" w:author="Arthur Souza Rodrigues" w:date="2026-07-10T21:50:00Z" w16du:dateUtc="2026-07-11T01:50:00Z">
        <w:r>
          <w:rPr>
            <w:b/>
            <w:bCs/>
          </w:rPr>
          <w:delText>This document demonstrates bullet lists with bold text:</w:delText>
        </w:r>
      </w:del>
    </w:p>
    <w:p w14:paraId="19E7811E" w14:textId="77777777" w:rsidR="003A1D78" w:rsidRDefault="00526CCE">
      <w:pPr>
        <w:rPr>
          <w:del w:id="22" w:author="Arthur Souza Rodrigues" w:date="2026-07-10T21:50:00Z" w16du:dateUtc="2026-07-11T01:50:00Z"/>
        </w:rPr>
      </w:pPr>
      <w:del w:id="23" w:author="Arthur Souza Rodrigues" w:date="2026-07-10T21:50:00Z" w16du:dateUtc="2026-07-11T01:50:00Z">
        <w:r>
          <w:rPr>
            <w:b/>
            <w:bCs/>
          </w:rPr>
          <w:delText>First bold bullet item</w:delText>
        </w:r>
      </w:del>
    </w:p>
    <w:p w14:paraId="61510F13" w14:textId="77777777" w:rsidR="003A1D78" w:rsidRDefault="00526CCE">
      <w:pPr>
        <w:rPr>
          <w:del w:id="24" w:author="Arthur Souza Rodrigues" w:date="2026-07-10T21:50:00Z" w16du:dateUtc="2026-07-11T01:50:00Z"/>
        </w:rPr>
      </w:pPr>
      <w:del w:id="25" w:author="Arthur Souza Rodrigues" w:date="2026-07-10T21:50:00Z" w16du:dateUtc="2026-07-11T01:50:00Z">
        <w:r>
          <w:rPr>
            <w:b/>
            <w:bCs/>
          </w:rPr>
          <w:delText>Second bold bullet item</w:delText>
        </w:r>
      </w:del>
    </w:p>
    <w:p w14:paraId="7DBC2810" w14:textId="77777777" w:rsidR="003A1D78" w:rsidRDefault="00526CCE">
      <w:del w:id="26" w:author="Arthur Souza Rodrigues" w:date="2026-07-10T21:50:00Z" w16du:dateUtc="2026-07-11T01:50:00Z">
        <w:r>
          <w:rPr>
            <w:b/>
            <w:bCs/>
          </w:rPr>
          <w:delText>Third bold bullet item</w:delText>
        </w:r>
      </w:del>
    </w:p>
    <w:sectPr w:rsidR="003A1D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D78"/>
    <w:rsid w:val="003A1D78"/>
    <w:rsid w:val="0042200E"/>
    <w:rsid w:val="00AF2A37"/>
    <w:rsid w:val="00BB7FD6"/>
    <w:rsid w:val="00CA6B09"/>
    <w:rsid w:val="00D53FE7"/>
    <w:rsid w:val="00F1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F0F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2026-07-11T01:50:00Z</dcterms:modified>
</cp:coreProperties>
</file>