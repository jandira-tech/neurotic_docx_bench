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7EC17" w14:textId="476909FD" w:rsidR="00880EC4" w:rsidRDefault="00425C3F" w:rsidP="00144BC1">
      <w:pPr>
        <w:spacing w:after="0"/>
        <w:jc w:val="center"/>
        <w:rPr>
          <w:del w:id="3" w:author="sch8752328" w:date="2026-09-25T21:07:00Z" w16du:dateUtc="2026-09-26T01:07:00Z"/>
          <w:rFonts w:ascii="Kristen ITC" w:hAnsi="Kristen ITC"/>
          <w:b/>
          <w:sz w:val="44"/>
          <w:szCs w:val="44"/>
        </w:rPr>
      </w:pPr>
      <w:del w:id="4" w:author="sch8752328" w:date="2026-09-25T21:07:00Z" w16du:dateUtc="2026-09-26T01:07:00Z">
        <w:r>
          <w:rPr>
            <w:rFonts w:ascii="Kristen ITC" w:hAnsi="Kristen ITC"/>
            <w:b/>
            <w:sz w:val="44"/>
            <w:szCs w:val="44"/>
          </w:rPr>
          <w:delText>20</w:delText>
        </w:r>
        <w:r w:rsidR="00D1314C">
          <w:rPr>
            <w:rFonts w:ascii="Kristen ITC" w:hAnsi="Kristen ITC"/>
            <w:b/>
            <w:sz w:val="44"/>
            <w:szCs w:val="44"/>
          </w:rPr>
          <w:delText>2</w:delText>
        </w:r>
        <w:r w:rsidR="00C003E0">
          <w:rPr>
            <w:rFonts w:ascii="Kristen ITC" w:hAnsi="Kristen ITC"/>
            <w:b/>
            <w:sz w:val="44"/>
            <w:szCs w:val="44"/>
          </w:rPr>
          <w:delText>4</w:delText>
        </w:r>
      </w:del>
    </w:p>
    <w:p w14:paraId="75390498" w14:textId="77777777" w:rsidR="00144BC1" w:rsidRDefault="00144BC1" w:rsidP="00144BC1">
      <w:pPr>
        <w:spacing w:after="0"/>
        <w:jc w:val="center"/>
        <w:rPr>
          <w:del w:id="5" w:author="sch8752328" w:date="2026-09-25T21:07:00Z" w16du:dateUtc="2026-09-26T01:07:00Z"/>
          <w:rFonts w:ascii="Kristen ITC" w:hAnsi="Kristen ITC"/>
          <w:b/>
          <w:sz w:val="44"/>
          <w:szCs w:val="44"/>
        </w:rPr>
      </w:pPr>
      <w:del w:id="6" w:author="sch8752328" w:date="2026-09-25T21:07:00Z" w16du:dateUtc="2026-09-26T01:07:00Z">
        <w:r>
          <w:rPr>
            <w:rFonts w:ascii="Kristen ITC" w:hAnsi="Kristen ITC"/>
            <w:b/>
            <w:sz w:val="44"/>
            <w:szCs w:val="44"/>
          </w:rPr>
          <w:delText>CES Summer Reading Fun</w:delText>
        </w:r>
      </w:del>
    </w:p>
    <w:p w14:paraId="04E82AE4" w14:textId="72259892" w:rsidR="002050DF" w:rsidRDefault="001F6DF0" w:rsidP="00144BC1">
      <w:pPr>
        <w:spacing w:after="0"/>
        <w:jc w:val="center"/>
        <w:rPr>
          <w:del w:id="7" w:author="sch8752328" w:date="2026-09-25T21:07:00Z" w16du:dateUtc="2026-09-26T01:07:00Z"/>
          <w:rFonts w:ascii="Kristen ITC" w:hAnsi="Kristen ITC"/>
          <w:b/>
          <w:bCs/>
          <w:sz w:val="24"/>
          <w:szCs w:val="24"/>
        </w:rPr>
      </w:pPr>
      <w:del w:id="8" w:author="sch8752328" w:date="2026-09-25T21:07:00Z" w16du:dateUtc="2026-09-26T01:07:00Z">
        <w:r>
          <w:rPr>
            <w:rFonts w:ascii="Kristen ITC" w:hAnsi="Kristen ITC"/>
            <w:b/>
            <w:bCs/>
            <w:sz w:val="24"/>
            <w:szCs w:val="24"/>
          </w:rPr>
          <w:delText>*</w:delText>
        </w:r>
        <w:r w:rsidR="0019597D">
          <w:rPr>
            <w:rFonts w:ascii="Kristen ITC" w:hAnsi="Kristen ITC"/>
            <w:b/>
            <w:bCs/>
            <w:sz w:val="24"/>
            <w:szCs w:val="24"/>
          </w:rPr>
          <w:delText xml:space="preserve">This is a </w:delText>
        </w:r>
        <w:r>
          <w:rPr>
            <w:rFonts w:ascii="Kristen ITC" w:hAnsi="Kristen ITC"/>
            <w:b/>
            <w:bCs/>
            <w:sz w:val="24"/>
            <w:szCs w:val="24"/>
          </w:rPr>
          <w:delText>grade,</w:delText>
        </w:r>
        <w:r w:rsidR="0019597D">
          <w:rPr>
            <w:rFonts w:ascii="Kristen ITC" w:hAnsi="Kristen ITC"/>
            <w:b/>
            <w:bCs/>
            <w:sz w:val="24"/>
            <w:szCs w:val="24"/>
          </w:rPr>
          <w:delText xml:space="preserve"> and all students are expected to complete the reading projects. </w:delText>
        </w:r>
        <w:r>
          <w:rPr>
            <w:rFonts w:ascii="Kristen ITC" w:hAnsi="Kristen ITC"/>
            <w:b/>
            <w:bCs/>
            <w:sz w:val="24"/>
            <w:szCs w:val="24"/>
          </w:rPr>
          <w:delText>*</w:delText>
        </w:r>
      </w:del>
    </w:p>
    <w:p w14:paraId="193367D3" w14:textId="77777777" w:rsidR="001F6DF0" w:rsidRPr="00144BC1" w:rsidRDefault="001F6DF0" w:rsidP="00144BC1">
      <w:pPr>
        <w:spacing w:after="0"/>
        <w:jc w:val="center"/>
        <w:rPr>
          <w:del w:id="9" w:author="sch8752328" w:date="2026-09-25T21:07:00Z" w16du:dateUtc="2026-09-26T01:07:00Z"/>
          <w:rFonts w:ascii="Kristen ITC" w:hAnsi="Kristen ITC"/>
          <w:b/>
          <w:sz w:val="44"/>
          <w:szCs w:val="44"/>
        </w:rPr>
      </w:pPr>
    </w:p>
    <w:p w14:paraId="27723E0C" w14:textId="77777777" w:rsidR="002B200B" w:rsidRDefault="00F06FF2" w:rsidP="00F06FF2">
      <w:pPr>
        <w:pStyle w:val="ListParagraph"/>
        <w:numPr>
          <w:ilvl w:val="0"/>
          <w:numId w:val="4"/>
        </w:numPr>
        <w:spacing w:after="120"/>
        <w:jc w:val="both"/>
        <w:rPr>
          <w:del w:id="10" w:author="sch8752328" w:date="2026-09-25T21:07:00Z" w16du:dateUtc="2026-09-26T01:07:00Z"/>
          <w:rFonts w:ascii="Kristen ITC" w:hAnsi="Kristen ITC"/>
          <w:sz w:val="24"/>
          <w:szCs w:val="24"/>
        </w:rPr>
      </w:pPr>
      <w:del w:id="11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>L</w:delText>
        </w:r>
        <w:r w:rsidR="00320251" w:rsidRPr="006E791C">
          <w:rPr>
            <w:rFonts w:ascii="Kristen ITC" w:hAnsi="Kristen ITC"/>
            <w:sz w:val="24"/>
            <w:szCs w:val="24"/>
          </w:rPr>
          <w:delText>ook at the list of books for your new grade</w:delText>
        </w:r>
        <w:r w:rsidR="00BC1608" w:rsidRPr="006E791C">
          <w:rPr>
            <w:rFonts w:ascii="Kristen ITC" w:hAnsi="Kristen ITC"/>
            <w:sz w:val="24"/>
            <w:szCs w:val="24"/>
          </w:rPr>
          <w:delText xml:space="preserve"> level</w:delText>
        </w:r>
        <w:r w:rsidR="002B200B">
          <w:rPr>
            <w:rFonts w:ascii="Kristen ITC" w:hAnsi="Kristen ITC"/>
            <w:sz w:val="24"/>
            <w:szCs w:val="24"/>
          </w:rPr>
          <w:delText xml:space="preserve"> on the back of this sheet</w:delText>
        </w:r>
        <w:r w:rsidR="00BC1608" w:rsidRPr="006E791C">
          <w:rPr>
            <w:rFonts w:ascii="Kristen ITC" w:hAnsi="Kristen ITC"/>
            <w:sz w:val="24"/>
            <w:szCs w:val="24"/>
          </w:rPr>
          <w:delText xml:space="preserve">.  </w:delText>
        </w:r>
      </w:del>
    </w:p>
    <w:p w14:paraId="64C30B87" w14:textId="77777777" w:rsidR="00C76C1D" w:rsidRPr="006E791C" w:rsidRDefault="00BC1608" w:rsidP="00F06FF2">
      <w:pPr>
        <w:pStyle w:val="ListParagraph"/>
        <w:numPr>
          <w:ilvl w:val="0"/>
          <w:numId w:val="4"/>
        </w:numPr>
        <w:spacing w:after="120"/>
        <w:jc w:val="both"/>
        <w:rPr>
          <w:del w:id="12" w:author="sch8752328" w:date="2026-09-25T21:07:00Z" w16du:dateUtc="2026-09-26T01:07:00Z"/>
          <w:rFonts w:ascii="Kristen ITC" w:hAnsi="Kristen ITC"/>
          <w:sz w:val="24"/>
          <w:szCs w:val="24"/>
        </w:rPr>
      </w:pPr>
      <w:del w:id="13" w:author="sch8752328" w:date="2026-09-25T21:07:00Z" w16du:dateUtc="2026-09-26T01:07:00Z">
        <w:r w:rsidRPr="006E791C">
          <w:rPr>
            <w:rFonts w:ascii="Kristen ITC" w:hAnsi="Kristen ITC"/>
            <w:sz w:val="24"/>
            <w:szCs w:val="24"/>
          </w:rPr>
          <w:delText xml:space="preserve">Choose </w:delText>
        </w:r>
        <w:r w:rsidRPr="006E183D">
          <w:rPr>
            <w:rFonts w:ascii="Kristen ITC" w:hAnsi="Kristen ITC"/>
            <w:sz w:val="40"/>
            <w:szCs w:val="40"/>
          </w:rPr>
          <w:delText>2</w:delText>
        </w:r>
        <w:r w:rsidR="006E183D">
          <w:rPr>
            <w:rFonts w:ascii="Kristen ITC" w:hAnsi="Kristen ITC"/>
            <w:sz w:val="24"/>
            <w:szCs w:val="24"/>
          </w:rPr>
          <w:delText xml:space="preserve"> books to read </w:delText>
        </w:r>
        <w:r w:rsidRPr="006E791C">
          <w:rPr>
            <w:rFonts w:ascii="Kristen ITC" w:hAnsi="Kristen ITC"/>
            <w:sz w:val="24"/>
            <w:szCs w:val="24"/>
          </w:rPr>
          <w:delText>over the summer.</w:delText>
        </w:r>
      </w:del>
    </w:p>
    <w:p w14:paraId="299E2A96" w14:textId="77777777" w:rsidR="006E183D" w:rsidRPr="006E183D" w:rsidRDefault="00DD432A" w:rsidP="00320251">
      <w:pPr>
        <w:pStyle w:val="ListParagraph"/>
        <w:numPr>
          <w:ilvl w:val="0"/>
          <w:numId w:val="4"/>
        </w:numPr>
        <w:jc w:val="both"/>
        <w:rPr>
          <w:del w:id="14" w:author="sch8752328" w:date="2026-09-25T21:07:00Z" w16du:dateUtc="2026-09-26T01:07:00Z"/>
          <w:rFonts w:ascii="Kristen ITC" w:hAnsi="Kristen ITC"/>
          <w:b/>
          <w:sz w:val="24"/>
          <w:szCs w:val="24"/>
        </w:rPr>
      </w:pPr>
      <w:del w:id="15" w:author="sch8752328" w:date="2026-09-25T21:07:00Z" w16du:dateUtc="2026-09-26T01:07:00Z">
        <w:r w:rsidRPr="006E791C">
          <w:rPr>
            <w:rFonts w:ascii="Kristen ITC" w:hAnsi="Kristen ITC"/>
            <w:sz w:val="24"/>
            <w:szCs w:val="24"/>
          </w:rPr>
          <w:delText>Look at the project list</w:delText>
        </w:r>
        <w:r w:rsidR="002B200B">
          <w:rPr>
            <w:rFonts w:ascii="Kristen ITC" w:hAnsi="Kristen ITC"/>
            <w:sz w:val="24"/>
            <w:szCs w:val="24"/>
          </w:rPr>
          <w:delText xml:space="preserve"> on the back of this sheet</w:delText>
        </w:r>
        <w:r w:rsidRPr="006E791C">
          <w:rPr>
            <w:rFonts w:ascii="Kristen ITC" w:hAnsi="Kristen ITC"/>
            <w:sz w:val="24"/>
            <w:szCs w:val="24"/>
          </w:rPr>
          <w:delText xml:space="preserve">. </w:delText>
        </w:r>
        <w:r w:rsidR="006E183D">
          <w:rPr>
            <w:rFonts w:ascii="Kristen ITC" w:hAnsi="Kristen ITC"/>
            <w:sz w:val="24"/>
            <w:szCs w:val="24"/>
          </w:rPr>
          <w:delText xml:space="preserve">You will be doing something fun for </w:delText>
        </w:r>
        <w:r w:rsidR="006E183D" w:rsidRPr="00F06FF2">
          <w:rPr>
            <w:rFonts w:ascii="Kristen ITC" w:hAnsi="Kristen ITC"/>
            <w:b/>
            <w:sz w:val="24"/>
            <w:szCs w:val="24"/>
          </w:rPr>
          <w:delText>each book</w:delText>
        </w:r>
        <w:r w:rsidR="00F06FF2">
          <w:rPr>
            <w:rFonts w:ascii="Kristen ITC" w:hAnsi="Kristen ITC"/>
            <w:b/>
            <w:sz w:val="24"/>
            <w:szCs w:val="24"/>
          </w:rPr>
          <w:delText xml:space="preserve"> you choose to read…..</w:delText>
        </w:r>
        <w:r w:rsidR="00F06FF2" w:rsidRPr="00F06FF2">
          <w:rPr>
            <w:rFonts w:ascii="Kristen ITC" w:hAnsi="Kristen ITC"/>
            <w:sz w:val="24"/>
            <w:szCs w:val="24"/>
          </w:rPr>
          <w:delText>here are your choices</w:delText>
        </w:r>
        <w:r w:rsidR="00D503E5">
          <w:rPr>
            <w:rFonts w:ascii="Kristen ITC" w:hAnsi="Kristen ITC"/>
            <w:sz w:val="24"/>
            <w:szCs w:val="24"/>
          </w:rPr>
          <w:delText xml:space="preserve"> for all the fun:</w:delText>
        </w:r>
      </w:del>
    </w:p>
    <w:p w14:paraId="33D48F97" w14:textId="77777777" w:rsidR="006E183D" w:rsidRDefault="0036694B" w:rsidP="0036694B">
      <w:pPr>
        <w:jc w:val="both"/>
        <w:rPr>
          <w:del w:id="16" w:author="sch8752328" w:date="2026-09-25T21:07:00Z" w16du:dateUtc="2026-09-26T01:07:00Z"/>
        </w:rPr>
      </w:pPr>
      <w:del w:id="17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 xml:space="preserve">                   *</w:delText>
        </w:r>
        <w:r w:rsidR="00F06FF2" w:rsidRPr="0036694B">
          <w:rPr>
            <w:rFonts w:ascii="Kristen ITC" w:hAnsi="Kristen ITC"/>
            <w:sz w:val="24"/>
            <w:szCs w:val="24"/>
          </w:rPr>
          <w:delText xml:space="preserve">With each book do one of the projects </w:delText>
        </w:r>
        <w:r w:rsidR="002B200B">
          <w:rPr>
            <w:rFonts w:ascii="Kristen ITC" w:hAnsi="Kristen ITC"/>
            <w:sz w:val="24"/>
            <w:szCs w:val="24"/>
          </w:rPr>
          <w:delText xml:space="preserve">...2 </w:delText>
        </w:r>
        <w:r w:rsidR="00F06FF2" w:rsidRPr="0036694B">
          <w:rPr>
            <w:rFonts w:ascii="Kristen ITC" w:hAnsi="Kristen ITC"/>
            <w:sz w:val="24"/>
            <w:szCs w:val="24"/>
          </w:rPr>
          <w:delText>books=2 different projects</w:delText>
        </w:r>
        <w:r w:rsidR="00F06FF2" w:rsidRPr="00F06FF2">
          <w:sym w:font="Wingdings" w:char="F04A"/>
        </w:r>
      </w:del>
    </w:p>
    <w:p w14:paraId="7C955830" w14:textId="77777777" w:rsidR="0036694B" w:rsidRPr="00D503E5" w:rsidRDefault="0036694B" w:rsidP="0036694B">
      <w:pPr>
        <w:jc w:val="center"/>
        <w:rPr>
          <w:del w:id="18" w:author="sch8752328" w:date="2026-09-25T21:07:00Z" w16du:dateUtc="2026-09-26T01:07:00Z"/>
          <w:rFonts w:ascii="Kristen ITC" w:hAnsi="Kristen ITC"/>
          <w:sz w:val="32"/>
          <w:szCs w:val="32"/>
        </w:rPr>
      </w:pPr>
      <w:del w:id="19" w:author="sch8752328" w:date="2026-09-25T21:07:00Z" w16du:dateUtc="2026-09-26T01:07:00Z">
        <w:r w:rsidRPr="00D503E5">
          <w:rPr>
            <w:rFonts w:ascii="Kristen ITC" w:hAnsi="Kristen ITC"/>
            <w:sz w:val="32"/>
            <w:szCs w:val="32"/>
          </w:rPr>
          <w:delText>Or</w:delText>
        </w:r>
      </w:del>
    </w:p>
    <w:p w14:paraId="08651C75" w14:textId="0A17FA65" w:rsidR="00CB7480" w:rsidRPr="00CB7480" w:rsidRDefault="0036694B" w:rsidP="0036694B">
      <w:pPr>
        <w:jc w:val="center"/>
        <w:rPr>
          <w:del w:id="20" w:author="sch8752328" w:date="2026-09-25T21:07:00Z" w16du:dateUtc="2026-09-26T01:07:00Z"/>
          <w:rFonts w:ascii="Kristen ITC" w:hAnsi="Kristen ITC"/>
          <w:b/>
          <w:sz w:val="24"/>
          <w:szCs w:val="24"/>
        </w:rPr>
      </w:pPr>
      <w:del w:id="21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 xml:space="preserve">*Choose a project for </w:delText>
        </w:r>
        <w:r>
          <w:rPr>
            <w:rFonts w:ascii="Kristen ITC" w:hAnsi="Kristen ITC"/>
            <w:sz w:val="40"/>
            <w:szCs w:val="40"/>
          </w:rPr>
          <w:delText xml:space="preserve">1 </w:delText>
        </w:r>
        <w:r>
          <w:rPr>
            <w:rFonts w:ascii="Kristen ITC" w:hAnsi="Kristen ITC"/>
            <w:sz w:val="24"/>
            <w:szCs w:val="24"/>
          </w:rPr>
          <w:delText xml:space="preserve">of your books and for the </w:delText>
        </w:r>
        <w:r w:rsidRPr="0036694B">
          <w:rPr>
            <w:rFonts w:ascii="Kristen ITC" w:hAnsi="Kristen ITC"/>
            <w:sz w:val="40"/>
            <w:szCs w:val="40"/>
          </w:rPr>
          <w:delText>2</w:delText>
        </w:r>
        <w:r w:rsidRPr="00D503E5">
          <w:rPr>
            <w:rFonts w:ascii="Kristen ITC" w:hAnsi="Kristen ITC"/>
            <w:sz w:val="40"/>
            <w:szCs w:val="40"/>
            <w:vertAlign w:val="superscript"/>
          </w:rPr>
          <w:delText>nd</w:delText>
        </w:r>
        <w:r w:rsidR="00D503E5">
          <w:rPr>
            <w:rFonts w:ascii="Kristen ITC" w:hAnsi="Kristen ITC"/>
            <w:sz w:val="40"/>
            <w:szCs w:val="40"/>
          </w:rPr>
          <w:delText xml:space="preserve">, </w:delText>
        </w:r>
        <w:r>
          <w:rPr>
            <w:rFonts w:ascii="Kristen ITC" w:hAnsi="Kristen ITC"/>
            <w:sz w:val="24"/>
            <w:szCs w:val="24"/>
          </w:rPr>
          <w:delText>plan to dress up as a character or a scene from the book….be a “Walking Book R</w:delText>
        </w:r>
        <w:r w:rsidR="006C7731">
          <w:rPr>
            <w:rFonts w:ascii="Kristen ITC" w:hAnsi="Kristen ITC"/>
            <w:sz w:val="24"/>
            <w:szCs w:val="24"/>
          </w:rPr>
          <w:delText xml:space="preserve">eport!”  The date of the dress-up presentation/walking book report is the same date that all book projects are due, which is </w:delText>
        </w:r>
        <w:r w:rsidR="00425C3F">
          <w:rPr>
            <w:rFonts w:ascii="Kristen ITC" w:hAnsi="Kristen ITC"/>
            <w:b/>
            <w:sz w:val="24"/>
            <w:szCs w:val="24"/>
            <w:u w:val="single"/>
          </w:rPr>
          <w:delText xml:space="preserve">August </w:delText>
        </w:r>
        <w:r w:rsidR="001F6DF0">
          <w:rPr>
            <w:rFonts w:ascii="Kristen ITC" w:hAnsi="Kristen ITC"/>
            <w:b/>
            <w:sz w:val="24"/>
            <w:szCs w:val="24"/>
            <w:u w:val="single"/>
          </w:rPr>
          <w:delText>9</w:delText>
        </w:r>
        <w:r w:rsidR="0070784E" w:rsidRPr="0070784E">
          <w:rPr>
            <w:rFonts w:ascii="Kristen ITC" w:hAnsi="Kristen ITC"/>
            <w:b/>
            <w:sz w:val="24"/>
            <w:szCs w:val="24"/>
            <w:u w:val="single"/>
            <w:vertAlign w:val="superscript"/>
          </w:rPr>
          <w:delText>th</w:delText>
        </w:r>
        <w:r w:rsidR="0070784E">
          <w:rPr>
            <w:rFonts w:ascii="Kristen ITC" w:hAnsi="Kristen ITC"/>
            <w:b/>
            <w:sz w:val="24"/>
            <w:szCs w:val="24"/>
            <w:u w:val="single"/>
          </w:rPr>
          <w:delText>, 202</w:delText>
        </w:r>
        <w:r w:rsidR="001F6DF0">
          <w:rPr>
            <w:rFonts w:ascii="Kristen ITC" w:hAnsi="Kristen ITC"/>
            <w:b/>
            <w:sz w:val="24"/>
            <w:szCs w:val="24"/>
            <w:u w:val="single"/>
          </w:rPr>
          <w:delText>4</w:delText>
        </w:r>
        <w:r w:rsidR="006C7731">
          <w:rPr>
            <w:rFonts w:ascii="Kristen ITC" w:hAnsi="Kristen ITC"/>
            <w:sz w:val="24"/>
            <w:szCs w:val="24"/>
          </w:rPr>
          <w:delText>.</w:delText>
        </w:r>
        <w:r w:rsidR="00C003E0">
          <w:rPr>
            <w:rFonts w:ascii="Kristen ITC" w:hAnsi="Kristen ITC"/>
            <w:b/>
            <w:bCs/>
            <w:sz w:val="24"/>
            <w:szCs w:val="24"/>
          </w:rPr>
          <w:delText xml:space="preserve">. </w:delText>
        </w:r>
        <w:r>
          <w:rPr>
            <w:rFonts w:ascii="Kristen ITC" w:hAnsi="Kristen ITC"/>
            <w:sz w:val="24"/>
            <w:szCs w:val="24"/>
          </w:rPr>
          <w:delText xml:space="preserve"> On that day</w:delText>
        </w:r>
        <w:r w:rsidR="00D503E5">
          <w:rPr>
            <w:rFonts w:ascii="Kristen ITC" w:hAnsi="Kristen ITC"/>
            <w:sz w:val="24"/>
            <w:szCs w:val="24"/>
          </w:rPr>
          <w:delText xml:space="preserve">, </w:delText>
        </w:r>
        <w:r>
          <w:rPr>
            <w:rFonts w:ascii="Kristen ITC" w:hAnsi="Kristen ITC"/>
            <w:sz w:val="24"/>
            <w:szCs w:val="24"/>
          </w:rPr>
          <w:delText>we will have a school wide parade and the best dressed student from each grade will receive a</w:delText>
        </w:r>
        <w:r w:rsidR="00F06FF2">
          <w:rPr>
            <w:rFonts w:ascii="Kristen ITC" w:hAnsi="Kristen ITC"/>
            <w:sz w:val="24"/>
            <w:szCs w:val="24"/>
          </w:rPr>
          <w:delText xml:space="preserve">     </w:delText>
        </w:r>
      </w:del>
    </w:p>
    <w:p w14:paraId="2A016117" w14:textId="516A6813" w:rsidR="00D503E5" w:rsidRDefault="00AC741A" w:rsidP="00CB7480">
      <w:pPr>
        <w:pStyle w:val="ListParagraph"/>
        <w:ind w:left="435"/>
        <w:jc w:val="center"/>
        <w:rPr>
          <w:del w:id="22" w:author="sch8752328" w:date="2026-09-25T21:07:00Z" w16du:dateUtc="2026-09-26T01:07:00Z"/>
          <w:rFonts w:ascii="Kristen ITC" w:hAnsi="Kristen ITC"/>
          <w:b/>
          <w:sz w:val="28"/>
          <w:szCs w:val="28"/>
        </w:rPr>
      </w:pPr>
      <w:del w:id="23" w:author="sch8752328" w:date="2026-09-25T21:07:00Z" w16du:dateUtc="2026-09-26T01:07:00Z">
        <w:r>
          <w:rPr>
            <w:rFonts w:ascii="Kristen ITC" w:hAnsi="Kristen ITC"/>
            <w:b/>
            <w:sz w:val="28"/>
            <w:szCs w:val="28"/>
          </w:rPr>
          <w:delText>Amazon Gift Card</w:delText>
        </w:r>
        <w:r w:rsidR="00DD432A" w:rsidRPr="00CB7480">
          <w:rPr>
            <w:rFonts w:ascii="Kristen ITC" w:hAnsi="Kristen ITC"/>
            <w:b/>
            <w:sz w:val="28"/>
            <w:szCs w:val="28"/>
          </w:rPr>
          <w:delText>!!!!</w:delText>
        </w:r>
      </w:del>
    </w:p>
    <w:p w14:paraId="11F665C2" w14:textId="77777777" w:rsidR="006C7731" w:rsidRPr="00CB7480" w:rsidRDefault="006C7731" w:rsidP="00CB7480">
      <w:pPr>
        <w:pStyle w:val="ListParagraph"/>
        <w:ind w:left="435"/>
        <w:jc w:val="center"/>
        <w:rPr>
          <w:del w:id="24" w:author="sch8752328" w:date="2026-09-25T21:07:00Z" w16du:dateUtc="2026-09-26T01:07:00Z"/>
          <w:rFonts w:ascii="Kristen ITC" w:hAnsi="Kristen ITC"/>
          <w:b/>
          <w:sz w:val="28"/>
          <w:szCs w:val="28"/>
        </w:rPr>
      </w:pPr>
    </w:p>
    <w:p w14:paraId="34AA7202" w14:textId="77777777" w:rsidR="001000F4" w:rsidRPr="00880EC4" w:rsidRDefault="00880EC4" w:rsidP="00880EC4">
      <w:pPr>
        <w:pStyle w:val="ListParagraph"/>
        <w:ind w:left="705"/>
        <w:rPr>
          <w:del w:id="25" w:author="sch8752328" w:date="2026-09-25T21:07:00Z" w16du:dateUtc="2026-09-26T01:07:00Z"/>
          <w:rFonts w:ascii="Kristen ITC" w:hAnsi="Kristen ITC"/>
          <w:b/>
          <w:sz w:val="32"/>
          <w:szCs w:val="32"/>
        </w:rPr>
      </w:pPr>
      <w:del w:id="26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 xml:space="preserve">                                                                  </w:delText>
        </w:r>
        <w:r w:rsidR="001000F4" w:rsidRPr="00880EC4">
          <w:rPr>
            <w:rFonts w:ascii="Kristen ITC" w:hAnsi="Kristen ITC"/>
            <w:b/>
            <w:sz w:val="32"/>
            <w:szCs w:val="32"/>
          </w:rPr>
          <w:delText>So……</w:delText>
        </w:r>
      </w:del>
    </w:p>
    <w:p w14:paraId="09E488DA" w14:textId="587D985E" w:rsidR="001000F4" w:rsidRDefault="001000F4" w:rsidP="006E791C">
      <w:pPr>
        <w:pStyle w:val="ListParagraph"/>
        <w:numPr>
          <w:ilvl w:val="0"/>
          <w:numId w:val="2"/>
        </w:numPr>
        <w:spacing w:line="240" w:lineRule="auto"/>
        <w:rPr>
          <w:del w:id="27" w:author="sch8752328" w:date="2026-09-25T21:07:00Z" w16du:dateUtc="2026-09-26T01:07:00Z"/>
          <w:rFonts w:ascii="Kristen ITC" w:hAnsi="Kristen ITC"/>
          <w:sz w:val="24"/>
          <w:szCs w:val="24"/>
        </w:rPr>
      </w:pPr>
      <w:del w:id="28" w:author="sch8752328" w:date="2026-09-25T21:07:00Z" w16du:dateUtc="2026-09-26T01:07:00Z">
        <w:r w:rsidRPr="00CB7480">
          <w:rPr>
            <w:rFonts w:ascii="Kristen ITC" w:hAnsi="Kristen ITC"/>
            <w:sz w:val="24"/>
            <w:szCs w:val="24"/>
          </w:rPr>
          <w:delText>Choose 2 books from your new grade level for the 20</w:delText>
        </w:r>
        <w:r w:rsidR="0007756F">
          <w:rPr>
            <w:rFonts w:ascii="Kristen ITC" w:hAnsi="Kristen ITC"/>
            <w:sz w:val="24"/>
            <w:szCs w:val="24"/>
          </w:rPr>
          <w:delText>2</w:delText>
        </w:r>
        <w:r w:rsidR="0061650B">
          <w:rPr>
            <w:rFonts w:ascii="Kristen ITC" w:hAnsi="Kristen ITC"/>
            <w:sz w:val="24"/>
            <w:szCs w:val="24"/>
          </w:rPr>
          <w:delText>3</w:delText>
        </w:r>
        <w:r w:rsidR="0007756F">
          <w:rPr>
            <w:rFonts w:ascii="Kristen ITC" w:hAnsi="Kristen ITC"/>
            <w:sz w:val="24"/>
            <w:szCs w:val="24"/>
          </w:rPr>
          <w:delText>-202</w:delText>
        </w:r>
        <w:r w:rsidR="0061650B">
          <w:rPr>
            <w:rFonts w:ascii="Kristen ITC" w:hAnsi="Kristen ITC"/>
            <w:sz w:val="24"/>
            <w:szCs w:val="24"/>
          </w:rPr>
          <w:delText>4</w:delText>
        </w:r>
        <w:r w:rsidRPr="00CB7480">
          <w:rPr>
            <w:rFonts w:ascii="Kristen ITC" w:hAnsi="Kristen ITC"/>
            <w:sz w:val="24"/>
            <w:szCs w:val="24"/>
          </w:rPr>
          <w:delText xml:space="preserve"> school year.</w:delText>
        </w:r>
      </w:del>
    </w:p>
    <w:p w14:paraId="1F62C9AC" w14:textId="282168AD" w:rsidR="00144BC1" w:rsidRPr="00521B34" w:rsidRDefault="00144BC1" w:rsidP="006E791C">
      <w:pPr>
        <w:pStyle w:val="ListParagraph"/>
        <w:numPr>
          <w:ilvl w:val="0"/>
          <w:numId w:val="2"/>
        </w:numPr>
        <w:spacing w:line="240" w:lineRule="auto"/>
        <w:rPr>
          <w:del w:id="29" w:author="sch8752328" w:date="2026-09-25T21:07:00Z" w16du:dateUtc="2026-09-26T01:07:00Z"/>
          <w:rFonts w:ascii="Kristen ITC" w:hAnsi="Kristen ITC"/>
          <w:b/>
          <w:sz w:val="24"/>
          <w:szCs w:val="24"/>
          <w:u w:val="single"/>
        </w:rPr>
      </w:pPr>
      <w:del w:id="30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 xml:space="preserve">All projects are due </w:delText>
        </w:r>
        <w:r w:rsidR="00425C3F">
          <w:rPr>
            <w:rFonts w:ascii="Kristen ITC" w:hAnsi="Kristen ITC"/>
            <w:b/>
            <w:sz w:val="24"/>
            <w:szCs w:val="24"/>
            <w:u w:val="single"/>
          </w:rPr>
          <w:delText xml:space="preserve">August </w:delText>
        </w:r>
        <w:r w:rsidR="001F6DF0">
          <w:rPr>
            <w:rFonts w:ascii="Kristen ITC" w:hAnsi="Kristen ITC"/>
            <w:b/>
            <w:sz w:val="24"/>
            <w:szCs w:val="24"/>
            <w:u w:val="single"/>
          </w:rPr>
          <w:delText>9</w:delText>
        </w:r>
        <w:r w:rsidR="0070784E">
          <w:rPr>
            <w:rFonts w:ascii="Kristen ITC" w:hAnsi="Kristen ITC"/>
            <w:b/>
            <w:sz w:val="24"/>
            <w:szCs w:val="24"/>
            <w:u w:val="single"/>
          </w:rPr>
          <w:delText>th</w:delText>
        </w:r>
        <w:r w:rsidRPr="00521B34">
          <w:rPr>
            <w:rFonts w:ascii="Kristen ITC" w:hAnsi="Kristen ITC"/>
            <w:b/>
            <w:sz w:val="24"/>
            <w:szCs w:val="24"/>
            <w:u w:val="single"/>
          </w:rPr>
          <w:delText>,</w:delText>
        </w:r>
        <w:r w:rsidR="00425C3F">
          <w:rPr>
            <w:rFonts w:ascii="Kristen ITC" w:hAnsi="Kristen ITC"/>
            <w:b/>
            <w:sz w:val="24"/>
            <w:szCs w:val="24"/>
            <w:u w:val="single"/>
          </w:rPr>
          <w:delText xml:space="preserve"> 20</w:delText>
        </w:r>
        <w:r w:rsidR="0070784E">
          <w:rPr>
            <w:rFonts w:ascii="Kristen ITC" w:hAnsi="Kristen ITC"/>
            <w:b/>
            <w:sz w:val="24"/>
            <w:szCs w:val="24"/>
            <w:u w:val="single"/>
          </w:rPr>
          <w:delText>2</w:delText>
        </w:r>
        <w:r w:rsidR="001F6DF0">
          <w:rPr>
            <w:rFonts w:ascii="Kristen ITC" w:hAnsi="Kristen ITC"/>
            <w:b/>
            <w:sz w:val="24"/>
            <w:szCs w:val="24"/>
            <w:u w:val="single"/>
          </w:rPr>
          <w:delText>4</w:delText>
        </w:r>
        <w:r w:rsidRPr="00521B34">
          <w:rPr>
            <w:rFonts w:ascii="Kristen ITC" w:hAnsi="Kristen ITC"/>
            <w:b/>
            <w:sz w:val="24"/>
            <w:szCs w:val="24"/>
            <w:u w:val="single"/>
          </w:rPr>
          <w:delText>!!</w:delText>
        </w:r>
      </w:del>
    </w:p>
    <w:p w14:paraId="2BDF80FC" w14:textId="77777777" w:rsidR="001000F4" w:rsidRPr="00CB7480" w:rsidRDefault="001000F4" w:rsidP="006E791C">
      <w:pPr>
        <w:pStyle w:val="ListParagraph"/>
        <w:numPr>
          <w:ilvl w:val="0"/>
          <w:numId w:val="2"/>
        </w:numPr>
        <w:spacing w:line="240" w:lineRule="auto"/>
        <w:rPr>
          <w:del w:id="31" w:author="sch8752328" w:date="2026-09-25T21:07:00Z" w16du:dateUtc="2026-09-26T01:07:00Z"/>
          <w:rFonts w:ascii="Kristen ITC" w:hAnsi="Kristen ITC"/>
          <w:sz w:val="24"/>
          <w:szCs w:val="24"/>
        </w:rPr>
      </w:pPr>
      <w:del w:id="32" w:author="sch8752328" w:date="2026-09-25T21:07:00Z" w16du:dateUtc="2026-09-26T01:07:00Z">
        <w:r w:rsidRPr="00CB7480">
          <w:rPr>
            <w:rFonts w:ascii="Kristen ITC" w:hAnsi="Kristen ITC"/>
            <w:sz w:val="24"/>
            <w:szCs w:val="24"/>
          </w:rPr>
          <w:delText xml:space="preserve">You can visit </w:delText>
        </w:r>
        <w:r w:rsidR="006E791C" w:rsidRPr="00CB7480">
          <w:rPr>
            <w:rFonts w:ascii="Kristen ITC" w:hAnsi="Kristen ITC"/>
            <w:sz w:val="24"/>
            <w:szCs w:val="24"/>
          </w:rPr>
          <w:delText xml:space="preserve">our </w:delText>
        </w:r>
        <w:r w:rsidRPr="00CB7480">
          <w:rPr>
            <w:rFonts w:ascii="Kristen ITC" w:hAnsi="Kristen ITC"/>
            <w:sz w:val="24"/>
            <w:szCs w:val="24"/>
          </w:rPr>
          <w:delText>school library….someone will be there throughout the summer to help with checking out books.</w:delText>
        </w:r>
      </w:del>
    </w:p>
    <w:p w14:paraId="3864118C" w14:textId="77777777" w:rsidR="001000F4" w:rsidRPr="00CB7480" w:rsidRDefault="00D503E5" w:rsidP="00D503E5">
      <w:pPr>
        <w:pStyle w:val="ListParagraph"/>
        <w:spacing w:line="240" w:lineRule="auto"/>
        <w:ind w:left="3600"/>
        <w:rPr>
          <w:del w:id="33" w:author="sch8752328" w:date="2026-09-25T21:07:00Z" w16du:dateUtc="2026-09-26T01:07:00Z"/>
          <w:rFonts w:ascii="Kristen ITC" w:hAnsi="Kristen ITC"/>
          <w:sz w:val="24"/>
          <w:szCs w:val="24"/>
        </w:rPr>
      </w:pPr>
      <w:del w:id="34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lastRenderedPageBreak/>
          <w:delText xml:space="preserve">                   </w:delText>
        </w:r>
        <w:r w:rsidR="001000F4" w:rsidRPr="00CB7480">
          <w:rPr>
            <w:rFonts w:ascii="Kristen ITC" w:hAnsi="Kristen ITC"/>
            <w:sz w:val="24"/>
            <w:szCs w:val="24"/>
          </w:rPr>
          <w:delText>or</w:delText>
        </w:r>
      </w:del>
    </w:p>
    <w:p w14:paraId="72020511" w14:textId="77777777" w:rsidR="001000F4" w:rsidRPr="00CB7480" w:rsidRDefault="001000F4" w:rsidP="006E791C">
      <w:pPr>
        <w:spacing w:line="240" w:lineRule="auto"/>
        <w:ind w:left="375"/>
        <w:rPr>
          <w:del w:id="35" w:author="sch8752328" w:date="2026-09-25T21:07:00Z" w16du:dateUtc="2026-09-26T01:07:00Z"/>
          <w:rFonts w:ascii="Kristen ITC" w:hAnsi="Kristen ITC"/>
          <w:sz w:val="24"/>
          <w:szCs w:val="24"/>
        </w:rPr>
      </w:pPr>
      <w:del w:id="36" w:author="sch8752328" w:date="2026-09-25T21:07:00Z" w16du:dateUtc="2026-09-26T01:07:00Z">
        <w:r w:rsidRPr="00CB7480">
          <w:rPr>
            <w:rFonts w:ascii="Kristen ITC" w:hAnsi="Kristen ITC"/>
            <w:sz w:val="24"/>
            <w:szCs w:val="24"/>
          </w:rPr>
          <w:delText xml:space="preserve">You can visit </w:delText>
        </w:r>
        <w:r w:rsidR="006E791C" w:rsidRPr="00CB7480">
          <w:rPr>
            <w:rFonts w:ascii="Kristen ITC" w:hAnsi="Kristen ITC"/>
            <w:sz w:val="24"/>
            <w:szCs w:val="24"/>
            <w:u w:val="single"/>
          </w:rPr>
          <w:delText>The Chickamauga P</w:delText>
        </w:r>
        <w:r w:rsidRPr="00CB7480">
          <w:rPr>
            <w:rFonts w:ascii="Kristen ITC" w:hAnsi="Kristen ITC"/>
            <w:sz w:val="24"/>
            <w:szCs w:val="24"/>
            <w:u w:val="single"/>
          </w:rPr>
          <w:delText xml:space="preserve">ublic </w:delText>
        </w:r>
        <w:r w:rsidR="00CB7480">
          <w:rPr>
            <w:rFonts w:ascii="Kristen ITC" w:hAnsi="Kristen ITC"/>
            <w:sz w:val="24"/>
            <w:szCs w:val="24"/>
            <w:u w:val="single"/>
          </w:rPr>
          <w:delText>L</w:delText>
        </w:r>
        <w:r w:rsidRPr="00CB7480">
          <w:rPr>
            <w:rFonts w:ascii="Kristen ITC" w:hAnsi="Kristen ITC"/>
            <w:sz w:val="24"/>
            <w:szCs w:val="24"/>
            <w:u w:val="single"/>
          </w:rPr>
          <w:delText>ibrary</w:delText>
        </w:r>
        <w:r w:rsidRPr="00CB7480">
          <w:rPr>
            <w:rFonts w:ascii="Kristen ITC" w:hAnsi="Kristen ITC"/>
            <w:sz w:val="24"/>
            <w:szCs w:val="24"/>
          </w:rPr>
          <w:delText>.  They will have all our books</w:delText>
        </w:r>
        <w:r w:rsidR="00880EC4">
          <w:rPr>
            <w:rFonts w:ascii="Kristen ITC" w:hAnsi="Kristen ITC"/>
            <w:sz w:val="24"/>
            <w:szCs w:val="24"/>
          </w:rPr>
          <w:delText xml:space="preserve"> </w:delText>
        </w:r>
        <w:r w:rsidRPr="00CB7480">
          <w:rPr>
            <w:rFonts w:ascii="Kristen ITC" w:hAnsi="Kristen ITC"/>
            <w:sz w:val="24"/>
            <w:szCs w:val="24"/>
          </w:rPr>
          <w:delText>available.</w:delText>
        </w:r>
      </w:del>
    </w:p>
    <w:p w14:paraId="52895BE1" w14:textId="77777777" w:rsidR="001000F4" w:rsidRPr="00CB7480" w:rsidRDefault="001000F4" w:rsidP="00D503E5">
      <w:pPr>
        <w:spacing w:after="0" w:line="240" w:lineRule="auto"/>
        <w:rPr>
          <w:del w:id="37" w:author="sch8752328" w:date="2026-09-25T21:07:00Z" w16du:dateUtc="2026-09-26T01:07:00Z"/>
          <w:rFonts w:ascii="Kristen ITC" w:hAnsi="Kristen ITC"/>
          <w:sz w:val="24"/>
          <w:szCs w:val="24"/>
        </w:rPr>
      </w:pPr>
      <w:del w:id="38" w:author="sch8752328" w:date="2026-09-25T21:07:00Z" w16du:dateUtc="2026-09-26T01:07:00Z">
        <w:r w:rsidRPr="00CB7480">
          <w:rPr>
            <w:rFonts w:ascii="Kristen ITC" w:hAnsi="Kristen ITC"/>
            <w:sz w:val="24"/>
            <w:szCs w:val="24"/>
          </w:rPr>
          <w:tab/>
        </w:r>
        <w:r w:rsidRPr="00CB7480">
          <w:rPr>
            <w:rFonts w:ascii="Kristen ITC" w:hAnsi="Kristen ITC"/>
            <w:sz w:val="24"/>
            <w:szCs w:val="24"/>
          </w:rPr>
          <w:tab/>
        </w:r>
        <w:r w:rsidRPr="00CB7480">
          <w:rPr>
            <w:rFonts w:ascii="Kristen ITC" w:hAnsi="Kristen ITC"/>
            <w:sz w:val="24"/>
            <w:szCs w:val="24"/>
          </w:rPr>
          <w:tab/>
        </w:r>
        <w:r w:rsidRPr="00CB7480">
          <w:rPr>
            <w:rFonts w:ascii="Kristen ITC" w:hAnsi="Kristen ITC"/>
            <w:sz w:val="24"/>
            <w:szCs w:val="24"/>
          </w:rPr>
          <w:tab/>
        </w:r>
        <w:r w:rsidRPr="00CB7480">
          <w:rPr>
            <w:rFonts w:ascii="Kristen ITC" w:hAnsi="Kristen ITC"/>
            <w:sz w:val="24"/>
            <w:szCs w:val="24"/>
          </w:rPr>
          <w:tab/>
        </w:r>
        <w:r w:rsidR="00D503E5">
          <w:rPr>
            <w:rFonts w:ascii="Kristen ITC" w:hAnsi="Kristen ITC"/>
            <w:sz w:val="24"/>
            <w:szCs w:val="24"/>
          </w:rPr>
          <w:delText xml:space="preserve">                    </w:delText>
        </w:r>
        <w:r w:rsidRPr="00CB7480">
          <w:rPr>
            <w:rFonts w:ascii="Kristen ITC" w:hAnsi="Kristen ITC"/>
            <w:sz w:val="24"/>
            <w:szCs w:val="24"/>
          </w:rPr>
          <w:delText>or</w:delText>
        </w:r>
      </w:del>
    </w:p>
    <w:p w14:paraId="7A96A691" w14:textId="77777777" w:rsidR="001000F4" w:rsidRDefault="00880EC4" w:rsidP="006E791C">
      <w:pPr>
        <w:spacing w:line="240" w:lineRule="auto"/>
        <w:jc w:val="center"/>
        <w:rPr>
          <w:del w:id="39" w:author="sch8752328" w:date="2026-09-25T21:07:00Z" w16du:dateUtc="2026-09-26T01:07:00Z"/>
          <w:rFonts w:ascii="Kristen ITC" w:hAnsi="Kristen ITC"/>
          <w:b/>
          <w:sz w:val="24"/>
          <w:szCs w:val="24"/>
        </w:rPr>
      </w:pPr>
      <w:del w:id="40" w:author="sch8752328" w:date="2026-09-25T21:07:00Z" w16du:dateUtc="2026-09-26T01:07:00Z">
        <w:r>
          <w:rPr>
            <w:rFonts w:ascii="Kristen ITC" w:hAnsi="Kristen ITC"/>
            <w:sz w:val="24"/>
            <w:szCs w:val="24"/>
          </w:rPr>
          <w:delText xml:space="preserve"> </w:delText>
        </w:r>
        <w:r w:rsidR="001000F4" w:rsidRPr="00CB7480">
          <w:rPr>
            <w:rFonts w:ascii="Kristen ITC" w:hAnsi="Kristen ITC"/>
            <w:sz w:val="24"/>
            <w:szCs w:val="24"/>
          </w:rPr>
          <w:delText xml:space="preserve">You can go to the </w:delText>
        </w:r>
        <w:r w:rsidR="001000F4" w:rsidRPr="00CB7480">
          <w:rPr>
            <w:rFonts w:ascii="Kristen ITC" w:hAnsi="Kristen ITC"/>
            <w:sz w:val="24"/>
            <w:szCs w:val="24"/>
            <w:u w:val="single"/>
          </w:rPr>
          <w:delText>CES Library Website</w:delText>
        </w:r>
        <w:r w:rsidR="001000F4" w:rsidRPr="00CB7480">
          <w:rPr>
            <w:rFonts w:ascii="Kristen ITC" w:hAnsi="Kristen ITC"/>
            <w:sz w:val="24"/>
            <w:szCs w:val="24"/>
          </w:rPr>
          <w:delText xml:space="preserve"> and check out books on “E-Books”</w:delText>
        </w:r>
        <w:r w:rsidR="00DA0B14" w:rsidRPr="00CB7480">
          <w:rPr>
            <w:rFonts w:ascii="Kristen ITC" w:hAnsi="Kristen ITC"/>
            <w:sz w:val="24"/>
            <w:szCs w:val="24"/>
          </w:rPr>
          <w:delText xml:space="preserve">. </w:delText>
        </w:r>
        <w:r>
          <w:rPr>
            <w:rFonts w:ascii="Kristen ITC" w:hAnsi="Kristen ITC"/>
            <w:sz w:val="24"/>
            <w:szCs w:val="24"/>
          </w:rPr>
          <w:delText xml:space="preserve"> </w:delText>
        </w:r>
        <w:r w:rsidR="00C76C1D" w:rsidRPr="00CB7480">
          <w:rPr>
            <w:rFonts w:ascii="Kristen ITC" w:hAnsi="Kristen ITC"/>
            <w:sz w:val="24"/>
            <w:szCs w:val="24"/>
          </w:rPr>
          <w:delText>At least 2</w:delText>
        </w:r>
        <w:r>
          <w:rPr>
            <w:rFonts w:ascii="Kristen ITC" w:hAnsi="Kristen ITC"/>
            <w:sz w:val="24"/>
            <w:szCs w:val="24"/>
          </w:rPr>
          <w:delText xml:space="preserve"> books at each grade level are E-</w:delText>
        </w:r>
        <w:r w:rsidR="00C76C1D" w:rsidRPr="00CB7480">
          <w:rPr>
            <w:rFonts w:ascii="Kristen ITC" w:hAnsi="Kristen ITC"/>
            <w:sz w:val="24"/>
            <w:szCs w:val="24"/>
          </w:rPr>
          <w:delText>Books</w:delText>
        </w:r>
        <w:r w:rsidR="00DA0B14" w:rsidRPr="00CB7480">
          <w:rPr>
            <w:rFonts w:ascii="Kristen ITC" w:hAnsi="Kristen ITC"/>
            <w:sz w:val="24"/>
            <w:szCs w:val="24"/>
          </w:rPr>
          <w:delText xml:space="preserve">… </w:delText>
        </w:r>
        <w:r w:rsidR="00C76C1D" w:rsidRPr="00CB7480">
          <w:rPr>
            <w:rFonts w:ascii="Kristen ITC" w:hAnsi="Kristen ITC"/>
            <w:sz w:val="24"/>
            <w:szCs w:val="24"/>
          </w:rPr>
          <w:delText>some have</w:delText>
        </w:r>
        <w:r w:rsidR="00DA0B14" w:rsidRPr="00CB7480">
          <w:rPr>
            <w:rFonts w:ascii="Kristen ITC" w:hAnsi="Kristen ITC"/>
            <w:sz w:val="24"/>
            <w:szCs w:val="24"/>
          </w:rPr>
          <w:delText xml:space="preserve"> unlimited availability</w:delText>
        </w:r>
        <w:r w:rsidR="00DA0B14" w:rsidRPr="0073563B">
          <w:rPr>
            <w:rFonts w:ascii="Kristen ITC" w:hAnsi="Kristen ITC"/>
            <w:b/>
            <w:sz w:val="24"/>
            <w:szCs w:val="24"/>
          </w:rPr>
          <w:delText>.</w:delText>
        </w:r>
      </w:del>
    </w:p>
    <w:p w14:paraId="00811518" w14:textId="77777777" w:rsidR="00880EC4" w:rsidRPr="00880EC4" w:rsidRDefault="00880EC4" w:rsidP="00880EC4">
      <w:pPr>
        <w:pStyle w:val="ListParagraph"/>
        <w:spacing w:line="240" w:lineRule="auto"/>
        <w:ind w:left="360"/>
        <w:rPr>
          <w:del w:id="41" w:author="sch8752328" w:date="2026-09-25T21:07:00Z" w16du:dateUtc="2026-09-26T01:07:00Z"/>
          <w:rFonts w:ascii="Kristen ITC" w:hAnsi="Kristen ITC"/>
          <w:sz w:val="28"/>
          <w:szCs w:val="28"/>
        </w:rPr>
      </w:pPr>
    </w:p>
    <w:p w14:paraId="7312FC7A" w14:textId="77777777" w:rsidR="00144BC1" w:rsidRDefault="00CB7480" w:rsidP="00144BC1">
      <w:pPr>
        <w:pStyle w:val="ListParagraph"/>
        <w:numPr>
          <w:ilvl w:val="0"/>
          <w:numId w:val="2"/>
        </w:numPr>
        <w:spacing w:line="240" w:lineRule="auto"/>
        <w:rPr>
          <w:del w:id="42" w:author="sch8752328" w:date="2026-09-25T21:07:00Z" w16du:dateUtc="2026-09-26T01:07:00Z"/>
          <w:rFonts w:ascii="Kristen ITC" w:hAnsi="Kristen ITC"/>
          <w:sz w:val="28"/>
          <w:szCs w:val="28"/>
        </w:rPr>
      </w:pPr>
      <w:del w:id="43" w:author="sch8752328" w:date="2026-09-25T21:07:00Z" w16du:dateUtc="2026-09-26T01:07:00Z">
        <w:r w:rsidRPr="00144BC1">
          <w:rPr>
            <w:rFonts w:ascii="Kristen ITC" w:hAnsi="Kristen ITC"/>
            <w:sz w:val="36"/>
            <w:szCs w:val="36"/>
          </w:rPr>
          <w:delText>Have a great summer reading some great books!!</w:delText>
        </w:r>
      </w:del>
    </w:p>
    <w:p w14:paraId="3A6CCE75" w14:textId="77777777" w:rsidR="00144BC1" w:rsidRDefault="00144BC1" w:rsidP="00144BC1">
      <w:pPr>
        <w:spacing w:line="240" w:lineRule="auto"/>
        <w:jc w:val="center"/>
        <w:rPr>
          <w:del w:id="44" w:author="sch8752328" w:date="2026-09-25T21:07:00Z" w16du:dateUtc="2026-09-26T01:07:00Z"/>
          <w:rFonts w:ascii="Kristen ITC" w:hAnsi="Kristen ITC"/>
          <w:sz w:val="28"/>
          <w:szCs w:val="28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  <w:tblPrChange w:id="45" w:author="sch8752328" w:date="2026-09-25T21:07:00Z" w16du:dateUtc="2026-09-26T01:07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33"/>
        <w:gridCol w:w="58"/>
        <w:gridCol w:w="1293"/>
        <w:gridCol w:w="220"/>
        <w:gridCol w:w="220"/>
        <w:gridCol w:w="1130"/>
        <w:gridCol w:w="848"/>
        <w:gridCol w:w="1411"/>
        <w:gridCol w:w="58"/>
        <w:gridCol w:w="58"/>
        <w:gridCol w:w="1052"/>
        <w:gridCol w:w="110"/>
        <w:gridCol w:w="58"/>
        <w:gridCol w:w="58"/>
        <w:gridCol w:w="1236"/>
        <w:gridCol w:w="87"/>
        <w:gridCol w:w="88"/>
        <w:gridCol w:w="58"/>
        <w:gridCol w:w="1176"/>
        <w:gridCol w:w="58"/>
        <w:gridCol w:w="1295"/>
        <w:gridCol w:w="58"/>
        <w:gridCol w:w="58"/>
        <w:gridCol w:w="1208"/>
        <w:gridCol w:w="58"/>
        <w:gridCol w:w="1309"/>
        <w:gridCol w:w="58"/>
        <w:gridCol w:w="1034"/>
        <w:tblGridChange w:id="46">
          <w:tblGrid>
            <w:gridCol w:w="119"/>
            <w:gridCol w:w="746"/>
            <w:gridCol w:w="168"/>
            <w:gridCol w:w="265"/>
            <w:gridCol w:w="216"/>
            <w:gridCol w:w="108"/>
            <w:gridCol w:w="54"/>
            <w:gridCol w:w="55"/>
            <w:gridCol w:w="243"/>
            <w:gridCol w:w="205"/>
            <w:gridCol w:w="166"/>
            <w:gridCol w:w="1780"/>
            <w:gridCol w:w="360"/>
            <w:gridCol w:w="11"/>
            <w:gridCol w:w="1833"/>
            <w:gridCol w:w="102"/>
            <w:gridCol w:w="272"/>
            <w:gridCol w:w="99"/>
            <w:gridCol w:w="747"/>
            <w:gridCol w:w="58"/>
            <w:gridCol w:w="1042"/>
            <w:gridCol w:w="280"/>
            <w:gridCol w:w="89"/>
            <w:gridCol w:w="2"/>
            <w:gridCol w:w="56"/>
            <w:gridCol w:w="59"/>
            <w:gridCol w:w="124"/>
            <w:gridCol w:w="119"/>
            <w:gridCol w:w="874"/>
            <w:gridCol w:w="1353"/>
            <w:gridCol w:w="116"/>
            <w:gridCol w:w="1208"/>
            <w:gridCol w:w="1367"/>
            <w:gridCol w:w="58"/>
            <w:gridCol w:w="1034"/>
          </w:tblGrid>
        </w:tblGridChange>
      </w:tblGrid>
      <w:tr w:rsidR="006312E6" w:rsidRPr="00881F2C" w14:paraId="6379942C" w14:textId="36202533" w:rsidTr="00C10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  <w:trPrChange w:id="47" w:author="sch8752328" w:date="2026-09-25T21:07:00Z" w16du:dateUtc="2026-09-26T01:07:00Z">
            <w:trPr>
              <w:gridAfter w:val="7"/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tcPrChange w:id="48" w:author="sch8752328" w:date="2026-09-25T21:07:00Z" w16du:dateUtc="2026-09-26T01:07:00Z">
              <w:tcPr>
                <w:tcW w:w="9378" w:type="dxa"/>
              </w:tcPr>
            </w:tcPrChange>
          </w:tcPr>
          <w:p w14:paraId="3DFE651B" w14:textId="77777777" w:rsidR="006312E6" w:rsidRPr="00C10E06" w:rsidRDefault="006312E6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rPrChange w:id="49" w:author="sch8752328" w:date="2026-09-25T21:07:00Z" w16du:dateUtc="2026-09-26T01:07:00Z">
                  <w:rPr>
                    <w:rFonts w:ascii="Comic Sans MS" w:hAnsi="Comic Sans MS" w:cs="Tahoma"/>
                    <w:sz w:val="18"/>
                    <w:szCs w:val="18"/>
                  </w:rPr>
                </w:rPrChange>
              </w:rPr>
              <w:pPrChange w:id="50" w:author="sch8752328" w:date="2026-09-25T21:07:00Z" w16du:dateUtc="2026-09-26T01:07:00Z">
                <w:pPr>
                  <w:pStyle w:val="ListParagraph"/>
                  <w:ind w:left="360"/>
                  <w:jc w:val="center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51" w:author="sch8752328" w:date="2026-09-25T21:07:00Z" w16du:dateUtc="2026-09-26T01:07:00Z">
              <w:r w:rsidRPr="006312E6">
                <w:rPr>
                  <w:rFonts w:ascii="Kristen ITC" w:hAnsi="Kristen ITC" w:cs="Tahoma"/>
                  <w:sz w:val="18"/>
                  <w:szCs w:val="18"/>
                </w:rPr>
                <w:delText>Book List</w:delText>
              </w:r>
            </w:del>
          </w:p>
        </w:tc>
        <w:tc>
          <w:tcPr>
            <w:tcW w:w="2226" w:type="dxa"/>
            <w:gridSpan w:val="9"/>
            <w:tcPrChange w:id="52" w:author="sch8752328" w:date="2026-09-25T21:07:00Z" w16du:dateUtc="2026-09-26T01:07:00Z">
              <w:tcPr>
                <w:tcW w:w="2226" w:type="dxa"/>
                <w:gridSpan w:val="10"/>
              </w:tcPr>
            </w:tcPrChange>
          </w:tcPr>
          <w:p w14:paraId="41C39A09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5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AUTUMN 1</w:t>
              </w:r>
            </w:ins>
          </w:p>
        </w:tc>
        <w:tc>
          <w:tcPr>
            <w:tcW w:w="2151" w:type="dxa"/>
            <w:gridSpan w:val="3"/>
            <w:tcPrChange w:id="54" w:author="sch8752328" w:date="2026-09-25T21:07:00Z" w16du:dateUtc="2026-09-26T01:07:00Z">
              <w:tcPr>
                <w:tcW w:w="2151" w:type="dxa"/>
                <w:gridSpan w:val="3"/>
              </w:tcPr>
            </w:tcPrChange>
          </w:tcPr>
          <w:p w14:paraId="07F9324D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5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AUTUMN 2</w:t>
              </w:r>
            </w:ins>
          </w:p>
        </w:tc>
        <w:tc>
          <w:tcPr>
            <w:tcW w:w="2306" w:type="dxa"/>
            <w:gridSpan w:val="4"/>
            <w:tcPrChange w:id="56" w:author="sch8752328" w:date="2026-09-25T21:07:00Z" w16du:dateUtc="2026-09-26T01:07:00Z">
              <w:tcPr>
                <w:tcW w:w="2306" w:type="dxa"/>
                <w:gridSpan w:val="4"/>
              </w:tcPr>
            </w:tcPrChange>
          </w:tcPr>
          <w:p w14:paraId="7E0B5E14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5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SPRING 1</w:t>
              </w:r>
            </w:ins>
          </w:p>
        </w:tc>
        <w:tc>
          <w:tcPr>
            <w:tcW w:w="2218" w:type="dxa"/>
            <w:gridSpan w:val="6"/>
            <w:tcPrChange w:id="58" w:author="sch8752328" w:date="2026-09-25T21:07:00Z" w16du:dateUtc="2026-09-26T01:07:00Z">
              <w:tcPr>
                <w:tcW w:w="2218" w:type="dxa"/>
                <w:gridSpan w:val="6"/>
              </w:tcPr>
            </w:tcPrChange>
          </w:tcPr>
          <w:p w14:paraId="1525289E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5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SPRING 2</w:t>
              </w:r>
            </w:ins>
          </w:p>
        </w:tc>
        <w:tc>
          <w:tcPr>
            <w:tcW w:w="2226" w:type="dxa"/>
            <w:gridSpan w:val="4"/>
            <w:tcPrChange w:id="60" w:author="sch8752328" w:date="2026-09-25T21:07:00Z" w16du:dateUtc="2026-09-26T01:07:00Z">
              <w:tcPr>
                <w:tcW w:w="2226" w:type="dxa"/>
                <w:gridSpan w:val="3"/>
              </w:tcPr>
            </w:tcPrChange>
          </w:tcPr>
          <w:p w14:paraId="4D93F8E9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6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SUMMER 1</w:t>
              </w:r>
            </w:ins>
          </w:p>
        </w:tc>
        <w:tc>
          <w:tcPr>
            <w:tcW w:w="2530" w:type="dxa"/>
            <w:tcPrChange w:id="62" w:author="sch8752328" w:date="2026-09-25T21:07:00Z" w16du:dateUtc="2026-09-26T01:07:00Z">
              <w:tcPr>
                <w:tcW w:w="2530" w:type="dxa"/>
              </w:tcPr>
            </w:tcPrChange>
          </w:tcPr>
          <w:p w14:paraId="40C0CF5F" w14:textId="77777777" w:rsidR="004D2313" w:rsidRPr="00C10E06" w:rsidRDefault="004D23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6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SUMMER 2</w:t>
              </w:r>
            </w:ins>
          </w:p>
        </w:tc>
      </w:tr>
      <w:tr w:rsidR="006312E6" w:rsidRPr="00881F2C" w14:paraId="6A5AF37E" w14:textId="77777777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  <w:trPrChange w:id="64" w:author="sch8752328" w:date="2026-09-25T21:07:00Z" w16du:dateUtc="2026-09-26T01:07:00Z">
            <w:trPr>
              <w:gridAfter w:val="7"/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2"/>
            <w:tcPrChange w:id="65" w:author="sch8752328" w:date="2026-09-25T21:07:00Z" w16du:dateUtc="2026-09-26T01:07:00Z">
              <w:tcPr>
                <w:tcW w:w="1731" w:type="dxa"/>
                <w:gridSpan w:val="2"/>
              </w:tcPr>
            </w:tcPrChange>
          </w:tcPr>
          <w:p w14:paraId="1A6AD35F" w14:textId="77777777" w:rsidR="00CB24E8" w:rsidRPr="00C10E06" w:rsidRDefault="00CB24E8">
            <w:pPr>
              <w:spacing w:after="160" w:line="259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6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English text and curriculum link</w:t>
              </w:r>
            </w:ins>
          </w:p>
        </w:tc>
        <w:tc>
          <w:tcPr>
            <w:tcW w:w="2226" w:type="dxa"/>
            <w:tcPrChange w:id="67" w:author="sch8752328" w:date="2026-09-25T21:07:00Z" w16du:dateUtc="2026-09-26T01:07:00Z">
              <w:tcPr>
                <w:tcW w:w="2226" w:type="dxa"/>
                <w:gridSpan w:val="2"/>
              </w:tcPr>
            </w:tcPrChange>
          </w:tcPr>
          <w:p w14:paraId="0F3B968B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sch8752328" w:date="2026-09-25T21:07:00Z" w16du:dateUtc="2026-09-26T01:07:00Z"/>
                <w:rFonts w:ascii="Comic Sans MS" w:hAnsi="Comic Sans MS"/>
              </w:rPr>
            </w:pPr>
            <w:ins w:id="6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Girl of Ink and Stars</w:t>
              </w:r>
            </w:ins>
          </w:p>
          <w:p w14:paraId="7C0AFA5B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" w:author="sch8752328" w:date="2026-09-25T21:07:00Z" w16du:dateUtc="2026-09-26T01:07:00Z"/>
                <w:rFonts w:ascii="Comic Sans MS" w:hAnsi="Comic Sans MS"/>
              </w:rPr>
            </w:pPr>
            <w:ins w:id="7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Kiran Millwood Hargrave </w:t>
              </w:r>
            </w:ins>
          </w:p>
          <w:p w14:paraId="4C33672D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2" w:author="sch8752328" w:date="2026-09-25T21:07:00Z" w16du:dateUtc="2026-09-26T01:07:00Z"/>
                <w:rFonts w:ascii="Comic Sans MS" w:hAnsi="Comic Sans MS"/>
              </w:rPr>
            </w:pPr>
          </w:p>
          <w:p w14:paraId="6B09F566" w14:textId="77777777" w:rsidR="00CB24E8" w:rsidRPr="00C10E06" w:rsidRDefault="007430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7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Geography: </w:t>
              </w:r>
              <w:r w:rsidR="00CB24E8" w:rsidRPr="00C10E06">
                <w:rPr>
                  <w:rFonts w:ascii="Comic Sans MS" w:hAnsi="Comic Sans MS"/>
                </w:rPr>
                <w:t xml:space="preserve">Can I become a cartographer? </w:t>
              </w:r>
            </w:ins>
          </w:p>
        </w:tc>
        <w:tc>
          <w:tcPr>
            <w:tcW w:w="2151" w:type="dxa"/>
            <w:tcPrChange w:id="74" w:author="sch8752328" w:date="2026-09-25T21:07:00Z" w16du:dateUtc="2026-09-26T01:07:00Z">
              <w:tcPr>
                <w:tcW w:w="2151" w:type="dxa"/>
              </w:tcPr>
            </w:tcPrChange>
          </w:tcPr>
          <w:p w14:paraId="781831E7" w14:textId="77777777" w:rsidR="00CB24E8" w:rsidRPr="00C10E06" w:rsidRDefault="00CB24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  <w:tc>
          <w:tcPr>
            <w:tcW w:w="2306" w:type="dxa"/>
            <w:tcPrChange w:id="75" w:author="sch8752328" w:date="2026-09-25T21:07:00Z" w16du:dateUtc="2026-09-26T01:07:00Z">
              <w:tcPr>
                <w:tcW w:w="2306" w:type="dxa"/>
              </w:tcPr>
            </w:tcPrChange>
          </w:tcPr>
          <w:p w14:paraId="533F61AE" w14:textId="77777777" w:rsidR="009721AE" w:rsidRPr="00C10E06" w:rsidRDefault="009721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7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 </w:t>
              </w:r>
            </w:ins>
          </w:p>
        </w:tc>
        <w:tc>
          <w:tcPr>
            <w:tcW w:w="2218" w:type="dxa"/>
            <w:tcPrChange w:id="77" w:author="sch8752328" w:date="2026-09-25T21:07:00Z" w16du:dateUtc="2026-09-26T01:07:00Z">
              <w:tcPr>
                <w:tcW w:w="2218" w:type="dxa"/>
              </w:tcPr>
            </w:tcPrChange>
          </w:tcPr>
          <w:p w14:paraId="4193264E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8" w:author="sch8752328" w:date="2026-09-25T21:07:00Z" w16du:dateUtc="2026-09-26T01:07:00Z"/>
                <w:rFonts w:ascii="Comic Sans MS" w:hAnsi="Comic Sans MS"/>
              </w:rPr>
            </w:pPr>
            <w:ins w:id="7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How to Train your Dragon</w:t>
              </w:r>
            </w:ins>
          </w:p>
          <w:p w14:paraId="45314CDC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" w:author="sch8752328" w:date="2026-09-25T21:07:00Z" w16du:dateUtc="2026-09-26T01:07:00Z"/>
                <w:rFonts w:ascii="Comic Sans MS" w:hAnsi="Comic Sans MS"/>
              </w:rPr>
            </w:pPr>
            <w:ins w:id="8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Cressida Cowell</w:t>
              </w:r>
            </w:ins>
          </w:p>
          <w:p w14:paraId="0F5E7B8D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2" w:author="sch8752328" w:date="2026-09-25T21:07:00Z" w16du:dateUtc="2026-09-26T01:07:00Z"/>
                <w:rFonts w:ascii="Comic Sans MS" w:hAnsi="Comic Sans MS"/>
              </w:rPr>
            </w:pPr>
          </w:p>
          <w:p w14:paraId="36B68BB7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" w:author="sch8752328" w:date="2026-09-25T21:07:00Z" w16du:dateUtc="2026-09-26T01:07:00Z"/>
                <w:rFonts w:ascii="Comic Sans MS" w:hAnsi="Comic Sans MS"/>
              </w:rPr>
            </w:pPr>
            <w:ins w:id="8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Dragonology</w:t>
              </w:r>
            </w:ins>
          </w:p>
          <w:p w14:paraId="141ACDDD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5" w:author="sch8752328" w:date="2026-09-25T21:07:00Z" w16du:dateUtc="2026-09-26T01:07:00Z"/>
                <w:rFonts w:ascii="Comic Sans MS" w:hAnsi="Comic Sans MS"/>
              </w:rPr>
            </w:pPr>
            <w:ins w:id="8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Earnest Drake </w:t>
              </w:r>
            </w:ins>
          </w:p>
          <w:p w14:paraId="63585DB7" w14:textId="77777777" w:rsidR="005E3AC6" w:rsidRPr="00C10E06" w:rsidRDefault="005E3AC6" w:rsidP="005E3A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" w:author="sch8752328" w:date="2026-09-25T21:07:00Z" w16du:dateUtc="2026-09-26T01:07:00Z"/>
                <w:rFonts w:ascii="Comic Sans MS" w:hAnsi="Comic Sans MS"/>
              </w:rPr>
            </w:pPr>
          </w:p>
          <w:p w14:paraId="50102BCB" w14:textId="77777777" w:rsidR="005E3AC6" w:rsidRPr="00C10E06" w:rsidRDefault="005E3AC6" w:rsidP="005E3A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8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History: Were the Vikings vicious or victorious?</w:t>
              </w:r>
            </w:ins>
          </w:p>
        </w:tc>
        <w:tc>
          <w:tcPr>
            <w:tcW w:w="2226" w:type="dxa"/>
            <w:tcPrChange w:id="89" w:author="sch8752328" w:date="2026-09-25T21:07:00Z" w16du:dateUtc="2026-09-26T01:07:00Z">
              <w:tcPr>
                <w:tcW w:w="2226" w:type="dxa"/>
              </w:tcPr>
            </w:tcPrChange>
          </w:tcPr>
          <w:p w14:paraId="176CDD52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0" w:author="sch8752328" w:date="2026-09-25T21:07:00Z" w16du:dateUtc="2026-09-26T01:07:00Z"/>
                <w:rFonts w:ascii="Comic Sans MS" w:hAnsi="Comic Sans MS"/>
              </w:rPr>
            </w:pPr>
            <w:ins w:id="9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Cosmic</w:t>
              </w:r>
            </w:ins>
          </w:p>
          <w:p w14:paraId="46734CB5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2" w:author="sch8752328" w:date="2026-09-25T21:07:00Z" w16du:dateUtc="2026-09-26T01:07:00Z"/>
                <w:rFonts w:ascii="Comic Sans MS" w:hAnsi="Comic Sans MS"/>
              </w:rPr>
            </w:pPr>
            <w:ins w:id="9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Frank Cotrell Boyce </w:t>
              </w:r>
            </w:ins>
          </w:p>
          <w:p w14:paraId="5052A541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" w:author="sch8752328" w:date="2026-09-25T21:07:00Z" w16du:dateUtc="2026-09-26T01:07:00Z"/>
                <w:rFonts w:ascii="Comic Sans MS" w:hAnsi="Comic Sans MS"/>
              </w:rPr>
            </w:pPr>
          </w:p>
          <w:p w14:paraId="0D9A7EDD" w14:textId="77777777" w:rsidR="00CB24E8" w:rsidRPr="00C10E06" w:rsidRDefault="007430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9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Science: </w:t>
              </w:r>
              <w:r w:rsidR="00CB24E8" w:rsidRPr="00C10E06">
                <w:rPr>
                  <w:rFonts w:ascii="Comic Sans MS" w:hAnsi="Comic Sans MS"/>
                </w:rPr>
                <w:t xml:space="preserve">Is there anybody out there? </w:t>
              </w:r>
            </w:ins>
          </w:p>
        </w:tc>
        <w:tc>
          <w:tcPr>
            <w:tcW w:w="2530" w:type="dxa"/>
            <w:gridSpan w:val="21"/>
            <w:tcPrChange w:id="96" w:author="sch8752328" w:date="2026-09-25T21:07:00Z" w16du:dateUtc="2026-09-26T01:07:00Z">
              <w:tcPr>
                <w:tcW w:w="9378" w:type="dxa"/>
                <w:gridSpan w:val="20"/>
              </w:tcPr>
            </w:tcPrChange>
          </w:tcPr>
          <w:p w14:paraId="7B01AC5D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" w:author="sch8752328" w:date="2026-09-25T21:07:00Z" w16du:dateUtc="2026-09-26T01:07:00Z"/>
                <w:rFonts w:ascii="Comic Sans MS" w:hAnsi="Comic Sans MS"/>
              </w:rPr>
            </w:pPr>
            <w:ins w:id="9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The Explore</w:t>
              </w:r>
              <w:r w:rsidR="00DD360D" w:rsidRPr="00C10E06">
                <w:rPr>
                  <w:rFonts w:ascii="Comic Sans MS" w:hAnsi="Comic Sans MS"/>
                </w:rPr>
                <w:t>r</w:t>
              </w:r>
            </w:ins>
          </w:p>
          <w:p w14:paraId="0A3E61F3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9" w:author="sch8752328" w:date="2026-09-25T21:07:00Z" w16du:dateUtc="2026-09-26T01:07:00Z"/>
                <w:rFonts w:ascii="Comic Sans MS" w:hAnsi="Comic Sans MS"/>
              </w:rPr>
            </w:pPr>
            <w:ins w:id="10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Katherine Rundell</w:t>
              </w:r>
            </w:ins>
          </w:p>
          <w:p w14:paraId="16406BFD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" w:author="sch8752328" w:date="2026-09-25T21:07:00Z" w16du:dateUtc="2026-09-26T01:07:00Z"/>
                <w:rFonts w:ascii="Comic Sans MS" w:hAnsi="Comic Sans MS"/>
              </w:rPr>
            </w:pPr>
          </w:p>
          <w:p w14:paraId="407B920A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2" w:author="sch8752328" w:date="2026-09-25T21:07:00Z" w16du:dateUtc="2026-09-26T01:07:00Z"/>
                <w:rFonts w:ascii="Comic Sans MS" w:hAnsi="Comic Sans MS"/>
              </w:rPr>
            </w:pPr>
            <w:ins w:id="10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The Wonder Garden</w:t>
              </w:r>
            </w:ins>
          </w:p>
          <w:p w14:paraId="5F9E6E43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" w:author="sch8752328" w:date="2026-09-25T21:07:00Z" w16du:dateUtc="2026-09-26T01:07:00Z"/>
                <w:rFonts w:ascii="Comic Sans MS" w:hAnsi="Comic Sans MS"/>
              </w:rPr>
            </w:pPr>
            <w:ins w:id="10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Jenny Broom</w:t>
              </w:r>
            </w:ins>
          </w:p>
          <w:p w14:paraId="5BF8D801" w14:textId="77777777" w:rsidR="00CB24E8" w:rsidRPr="00C10E06" w:rsidRDefault="00CB2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6" w:author="sch8752328" w:date="2026-09-25T21:07:00Z" w16du:dateUtc="2026-09-26T01:07:00Z"/>
                <w:rFonts w:ascii="Comic Sans MS" w:hAnsi="Comic Sans MS"/>
              </w:rPr>
            </w:pPr>
          </w:p>
          <w:p w14:paraId="4A36543E" w14:textId="641D623E" w:rsidR="006312E6" w:rsidRPr="0085234F" w:rsidRDefault="00743039" w:rsidP="003E53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7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ins w:id="10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Geography: </w:t>
              </w:r>
              <w:r w:rsidR="00CB24E8" w:rsidRPr="00C10E06">
                <w:rPr>
                  <w:rFonts w:ascii="Comic Sans MS" w:hAnsi="Comic Sans MS"/>
                </w:rPr>
                <w:t xml:space="preserve">Can I survive in the Amazon? </w:t>
              </w:r>
            </w:ins>
            <w:del w:id="109" w:author="sch8752328" w:date="2026-09-25T21:07:00Z" w16du:dateUtc="2026-09-26T01:07:00Z">
              <w:r w:rsidR="006312E6" w:rsidRPr="0085234F">
                <w:rPr>
                  <w:rFonts w:ascii="Comic Sans MS" w:hAnsi="Comic Sans MS"/>
                  <w:sz w:val="18"/>
                  <w:szCs w:val="18"/>
                </w:rPr>
                <w:delText>First Grade</w:delText>
              </w:r>
            </w:del>
          </w:p>
          <w:p w14:paraId="214ABCD2" w14:textId="77777777" w:rsidR="00BA6F1A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1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Henry and Mudge: The First Book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Cynthia Rylant  </w:delText>
              </w:r>
            </w:del>
          </w:p>
          <w:p w14:paraId="4B3A8627" w14:textId="77777777" w:rsidR="006312E6" w:rsidRPr="0085234F" w:rsidRDefault="00BA6F1A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2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13" w:author="sch8752328" w:date="2026-09-25T21:07:00Z" w16du:dateUtc="2026-09-26T01:07:00Z">
              <w:r w:rsidRPr="00BA6F1A">
                <w:rPr>
                  <w:rFonts w:ascii="Comic Sans MS" w:hAnsi="Comic Sans MS"/>
                  <w:sz w:val="18"/>
                  <w:szCs w:val="18"/>
                  <w:u w:val="single"/>
                </w:rPr>
                <w:delText>Junie B. Jones</w:delText>
              </w:r>
              <w:r w:rsidR="006312E6" w:rsidRPr="00BA6F1A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 </w:delText>
              </w:r>
              <w:r w:rsidRPr="00BA6F1A">
                <w:rPr>
                  <w:rFonts w:ascii="Comic Sans MS" w:hAnsi="Comic Sans MS"/>
                  <w:sz w:val="18"/>
                  <w:szCs w:val="18"/>
                  <w:u w:val="single"/>
                </w:rPr>
                <w:delText>First Grader</w:delText>
              </w:r>
              <w:r w:rsidR="006312E6" w:rsidRPr="0085234F">
                <w:rPr>
                  <w:rFonts w:ascii="Comic Sans MS" w:hAnsi="Comic Sans MS"/>
                  <w:sz w:val="18"/>
                  <w:szCs w:val="18"/>
                </w:rPr>
                <w:delText xml:space="preserve"> 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>by Barbara Park</w:delText>
              </w:r>
              <w:r w:rsidR="006312E6" w:rsidRPr="0085234F">
                <w:rPr>
                  <w:rFonts w:ascii="Comic Sans MS" w:hAnsi="Comic Sans MS"/>
                  <w:sz w:val="18"/>
                  <w:szCs w:val="18"/>
                </w:rPr>
                <w:delText xml:space="preserve">                      </w:delText>
              </w:r>
            </w:del>
          </w:p>
          <w:p w14:paraId="7533B4C5" w14:textId="0081BF0C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4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15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Basic Needs(</w:delText>
              </w:r>
              <w:r w:rsidR="004428B5">
                <w:rPr>
                  <w:rFonts w:ascii="Comic Sans MS" w:hAnsi="Comic Sans MS"/>
                  <w:sz w:val="18"/>
                  <w:szCs w:val="18"/>
                </w:rPr>
                <w:delText xml:space="preserve">eBook)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by Jean Feldman                                              </w:delText>
              </w:r>
            </w:del>
          </w:p>
          <w:p w14:paraId="5BAAD95C" w14:textId="77777777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6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17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Ben Franklin’s Big Shock(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eBook) by Judith Jango-Cohen</w:delText>
              </w:r>
            </w:del>
          </w:p>
          <w:p w14:paraId="44617890" w14:textId="77777777" w:rsidR="006312E6" w:rsidRPr="00C10E06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rPrChange w:id="118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</w:rPr>
                </w:rPrChange>
              </w:rPr>
            </w:pPr>
            <w:del w:id="11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The Berenstain Bears and the Messy Room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(eBook) by Stan and Jan Berenstain</w:delText>
              </w:r>
            </w:del>
          </w:p>
        </w:tc>
      </w:tr>
      <w:tr w:rsidR="006312E6" w:rsidRPr="00881F2C" w14:paraId="7A8E85C0" w14:textId="02A2EDF4" w:rsidTr="00C10E06">
        <w:trPr>
          <w:trHeight w:val="649"/>
          <w:trPrChange w:id="120" w:author="sch8752328" w:date="2026-09-25T21:07:00Z" w16du:dateUtc="2026-09-26T01:07:00Z">
            <w:trPr>
              <w:gridAfter w:val="7"/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2"/>
            <w:tcPrChange w:id="121" w:author="sch8752328" w:date="2026-09-25T21:07:00Z" w16du:dateUtc="2026-09-26T01:07:00Z">
              <w:tcPr>
                <w:tcW w:w="1731" w:type="dxa"/>
                <w:gridSpan w:val="2"/>
              </w:tcPr>
            </w:tcPrChange>
          </w:tcPr>
          <w:p w14:paraId="28C2589F" w14:textId="77777777" w:rsidR="004D2313" w:rsidRPr="00C10E06" w:rsidRDefault="004D2313">
            <w:pPr>
              <w:spacing w:after="160" w:line="259" w:lineRule="auto"/>
              <w:rPr>
                <w:rFonts w:ascii="Comic Sans MS" w:hAnsi="Comic Sans MS"/>
              </w:rPr>
            </w:pPr>
            <w:ins w:id="12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SCIENCE</w:t>
              </w:r>
            </w:ins>
          </w:p>
        </w:tc>
        <w:tc>
          <w:tcPr>
            <w:tcW w:w="2226" w:type="dxa"/>
            <w:gridSpan w:val="5"/>
            <w:tcPrChange w:id="123" w:author="sch8752328" w:date="2026-09-25T21:07:00Z" w16du:dateUtc="2026-09-26T01:07:00Z">
              <w:tcPr>
                <w:tcW w:w="2226" w:type="dxa"/>
                <w:gridSpan w:val="6"/>
                <w:shd w:val="clear" w:color="auto" w:fill="DAEEF3" w:themeFill="accent5" w:themeFillTint="33"/>
              </w:tcPr>
            </w:tcPrChange>
          </w:tcPr>
          <w:p w14:paraId="42CE8AA0" w14:textId="77777777" w:rsidR="00B347D9" w:rsidRPr="00C10E06" w:rsidRDefault="00B34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2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Am</w:t>
              </w:r>
              <w:r w:rsidR="00D27704" w:rsidRPr="00C10E06">
                <w:rPr>
                  <w:rFonts w:ascii="Comic Sans MS" w:hAnsi="Comic Sans MS"/>
                </w:rPr>
                <w:t xml:space="preserve">azing changes </w:t>
              </w:r>
            </w:ins>
          </w:p>
        </w:tc>
        <w:tc>
          <w:tcPr>
            <w:tcW w:w="2151" w:type="dxa"/>
            <w:gridSpan w:val="2"/>
            <w:tcPrChange w:id="125" w:author="sch8752328" w:date="2026-09-25T21:07:00Z" w16du:dateUtc="2026-09-26T01:07:00Z">
              <w:tcPr>
                <w:tcW w:w="9378" w:type="dxa"/>
                <w:gridSpan w:val="2"/>
              </w:tcPr>
            </w:tcPrChange>
          </w:tcPr>
          <w:p w14:paraId="3E3C180B" w14:textId="6423551E" w:rsidR="006312E6" w:rsidRPr="0085234F" w:rsidRDefault="006312E6" w:rsidP="003E5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6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27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Second Grade</w:delText>
              </w:r>
            </w:del>
          </w:p>
          <w:p w14:paraId="22732DB9" w14:textId="77777777" w:rsidR="006312E6" w:rsidRPr="0085234F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2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High Tide in Hawaii: Magic Treehouse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by Mary Pope Osborne</w:delText>
              </w:r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             </w:delText>
              </w:r>
            </w:del>
          </w:p>
          <w:p w14:paraId="37ADCFE0" w14:textId="77777777" w:rsidR="006312E6" w:rsidRPr="0085234F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3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Miss Daisy is Crazy: My Weird School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Dan Gutman</w:delText>
              </w:r>
            </w:del>
          </w:p>
          <w:p w14:paraId="220C8AA9" w14:textId="77777777" w:rsidR="006312E6" w:rsidRPr="0085234F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2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33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Matter Comes in all Shapes(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eBook) by Amy Hansen                  </w:delText>
              </w:r>
            </w:del>
          </w:p>
          <w:p w14:paraId="56303768" w14:textId="77777777" w:rsidR="006312E6" w:rsidRPr="0085234F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4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r w:rsidRPr="00C10E06">
              <w:rPr>
                <w:rFonts w:ascii="Comic Sans MS" w:hAnsi="Comic Sans MS"/>
                <w:rPrChange w:id="135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  <w:u w:val="single"/>
                  </w:rPr>
                </w:rPrChange>
              </w:rPr>
              <w:t xml:space="preserve">Let’s </w:t>
            </w:r>
            <w:ins w:id="136" w:author="sch8752328" w:date="2026-09-25T21:07:00Z" w16du:dateUtc="2026-09-26T01:07:00Z">
              <w:r w:rsidR="00D27704" w:rsidRPr="00C10E06">
                <w:rPr>
                  <w:rFonts w:ascii="Comic Sans MS" w:hAnsi="Comic Sans MS"/>
                </w:rPr>
                <w:t>get moving</w:t>
              </w:r>
            </w:ins>
            <w:del w:id="137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Add Money(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eBook) by Kelly Doudna </w:delText>
              </w:r>
            </w:del>
          </w:p>
          <w:p w14:paraId="7B0ECA58" w14:textId="77777777" w:rsidR="006312E6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3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From Seed to Plant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(eBook) by Gail Gibbons</w:delText>
              </w:r>
            </w:del>
          </w:p>
          <w:p w14:paraId="12CA6B99" w14:textId="01CC2080" w:rsidR="00F53D11" w:rsidRPr="00C10E06" w:rsidRDefault="00F53D11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rPrChange w:id="140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</w:rPr>
                </w:rPrChange>
              </w:rPr>
            </w:pPr>
            <w:del w:id="141" w:author="sch8752328" w:date="2026-09-25T21:07:00Z" w16du:dateUtc="2026-09-26T01:07:00Z">
              <w:r w:rsidRPr="00F53D11">
                <w:rPr>
                  <w:rFonts w:ascii="Comic Sans MS" w:hAnsi="Comic Sans MS"/>
                  <w:sz w:val="18"/>
                  <w:szCs w:val="18"/>
                  <w:u w:val="single"/>
                </w:rPr>
                <w:delText>Jackie Robinson Baseball Legend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 xml:space="preserve"> (eBook) by Grace Hansen </w:delText>
              </w:r>
            </w:del>
          </w:p>
        </w:tc>
        <w:tc>
          <w:tcPr>
            <w:tcW w:w="2306" w:type="dxa"/>
            <w:gridSpan w:val="3"/>
            <w:tcPrChange w:id="142" w:author="sch8752328" w:date="2026-09-25T21:07:00Z" w16du:dateUtc="2026-09-26T01:07:00Z">
              <w:tcPr>
                <w:tcW w:w="2306" w:type="dxa"/>
                <w:gridSpan w:val="3"/>
                <w:shd w:val="clear" w:color="auto" w:fill="DAEEF3" w:themeFill="accent5" w:themeFillTint="33"/>
              </w:tcPr>
            </w:tcPrChange>
          </w:tcPr>
          <w:p w14:paraId="57385C26" w14:textId="77777777" w:rsidR="00D27704" w:rsidRPr="00C10E06" w:rsidRDefault="00D277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4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Material world</w:t>
              </w:r>
            </w:ins>
          </w:p>
        </w:tc>
        <w:tc>
          <w:tcPr>
            <w:tcW w:w="2218" w:type="dxa"/>
            <w:gridSpan w:val="4"/>
            <w:tcPrChange w:id="144" w:author="sch8752328" w:date="2026-09-25T21:07:00Z" w16du:dateUtc="2026-09-26T01:07:00Z">
              <w:tcPr>
                <w:tcW w:w="2218" w:type="dxa"/>
                <w:gridSpan w:val="4"/>
                <w:shd w:val="clear" w:color="auto" w:fill="DAEEF3" w:themeFill="accent5" w:themeFillTint="33"/>
              </w:tcPr>
            </w:tcPrChange>
          </w:tcPr>
          <w:p w14:paraId="2833FE9D" w14:textId="77777777" w:rsidR="00D27704" w:rsidRPr="00C10E06" w:rsidRDefault="00D277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4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Growing up, growing old </w:t>
              </w:r>
            </w:ins>
          </w:p>
        </w:tc>
        <w:tc>
          <w:tcPr>
            <w:tcW w:w="2226" w:type="dxa"/>
            <w:gridSpan w:val="6"/>
            <w:tcPrChange w:id="146" w:author="sch8752328" w:date="2026-09-25T21:07:00Z" w16du:dateUtc="2026-09-26T01:07:00Z">
              <w:tcPr>
                <w:tcW w:w="2226" w:type="dxa"/>
                <w:gridSpan w:val="5"/>
                <w:shd w:val="clear" w:color="auto" w:fill="DAEEF3" w:themeFill="accent5" w:themeFillTint="33"/>
              </w:tcPr>
            </w:tcPrChange>
          </w:tcPr>
          <w:p w14:paraId="6DBB9A95" w14:textId="77777777" w:rsidR="00D27704" w:rsidRPr="00C10E06" w:rsidRDefault="00D277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4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Out of this world</w:t>
              </w:r>
            </w:ins>
          </w:p>
        </w:tc>
        <w:tc>
          <w:tcPr>
            <w:tcW w:w="2530" w:type="dxa"/>
            <w:gridSpan w:val="6"/>
            <w:tcPrChange w:id="148" w:author="sch8752328" w:date="2026-09-25T21:07:00Z" w16du:dateUtc="2026-09-26T01:07:00Z">
              <w:tcPr>
                <w:tcW w:w="2530" w:type="dxa"/>
                <w:gridSpan w:val="6"/>
                <w:shd w:val="clear" w:color="auto" w:fill="DAEEF3" w:themeFill="accent5" w:themeFillTint="33"/>
              </w:tcPr>
            </w:tcPrChange>
          </w:tcPr>
          <w:p w14:paraId="51264641" w14:textId="77777777" w:rsidR="00D27704" w:rsidRPr="00C10E06" w:rsidRDefault="00D277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4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Circle of life</w:t>
              </w:r>
            </w:ins>
          </w:p>
        </w:tc>
      </w:tr>
      <w:tr w:rsidR="006312E6" w:rsidRPr="00881F2C" w14:paraId="45AAAEF4" w14:textId="35319F90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trPrChange w:id="150" w:author="sch8752328" w:date="2026-09-25T21:07:00Z" w16du:dateUtc="2026-09-26T01:07:00Z">
            <w:trPr>
              <w:gridAfter w:val="7"/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7"/>
            <w:tcPrChange w:id="151" w:author="sch8752328" w:date="2026-09-25T21:07:00Z" w16du:dateUtc="2026-09-26T01:07:00Z">
              <w:tcPr>
                <w:tcW w:w="1731" w:type="dxa"/>
                <w:gridSpan w:val="8"/>
              </w:tcPr>
            </w:tcPrChange>
          </w:tcPr>
          <w:p w14:paraId="02F31CBA" w14:textId="77777777" w:rsidR="004D2313" w:rsidRPr="00C10E06" w:rsidRDefault="004D2313">
            <w:pPr>
              <w:spacing w:after="160" w:line="259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5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GEOGRAPHY</w:t>
              </w:r>
            </w:ins>
          </w:p>
        </w:tc>
        <w:tc>
          <w:tcPr>
            <w:tcW w:w="2226" w:type="dxa"/>
            <w:tcPrChange w:id="153" w:author="sch8752328" w:date="2026-09-25T21:07:00Z" w16du:dateUtc="2026-09-26T01:07:00Z">
              <w:tcPr>
                <w:tcW w:w="9378" w:type="dxa"/>
              </w:tcPr>
            </w:tcPrChange>
          </w:tcPr>
          <w:p w14:paraId="48AE074B" w14:textId="750D8E5A" w:rsidR="006312E6" w:rsidRPr="0085234F" w:rsidRDefault="00D27704" w:rsidP="003E53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4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ins w:id="15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Europe: a study</w:t>
              </w:r>
            </w:ins>
            <w:del w:id="156" w:author="sch8752328" w:date="2026-09-25T21:07:00Z" w16du:dateUtc="2026-09-26T01:07:00Z">
              <w:r w:rsidR="006312E6" w:rsidRPr="0085234F">
                <w:rPr>
                  <w:rFonts w:ascii="Comic Sans MS" w:hAnsi="Comic Sans MS"/>
                  <w:sz w:val="18"/>
                  <w:szCs w:val="18"/>
                </w:rPr>
                <w:delText>Third Grade</w:delText>
              </w:r>
            </w:del>
          </w:p>
          <w:p w14:paraId="575A9B7E" w14:textId="2A3E3E4F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7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58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Ju</w:delText>
              </w:r>
              <w:r w:rsidR="00803442">
                <w:rPr>
                  <w:rFonts w:ascii="Comic Sans MS" w:hAnsi="Comic Sans MS"/>
                  <w:sz w:val="18"/>
                  <w:szCs w:val="18"/>
                  <w:u w:val="single"/>
                </w:rPr>
                <w:delText>dy Moody Declares Independence</w:delText>
              </w:r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 </w:delText>
              </w:r>
              <w:r w:rsidR="00803442">
                <w:rPr>
                  <w:rFonts w:ascii="Comic Sans MS" w:hAnsi="Comic Sans MS"/>
                  <w:sz w:val="18"/>
                  <w:szCs w:val="18"/>
                  <w:u w:val="single"/>
                </w:rPr>
                <w:delText>(eBook</w:delText>
              </w:r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)</w:delText>
              </w:r>
              <w:r w:rsidR="004428B5">
                <w:rPr>
                  <w:rFonts w:ascii="Comic Sans MS" w:hAnsi="Comic Sans MS"/>
                  <w:sz w:val="18"/>
                  <w:szCs w:val="18"/>
                </w:rPr>
                <w:delText xml:space="preserve">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by Megan McDonald</w:delText>
              </w:r>
            </w:del>
          </w:p>
          <w:p w14:paraId="4A0C030B" w14:textId="77777777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9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60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The ABC’s</w:delText>
              </w:r>
            </w:del>
            <w:r w:rsidRPr="00C10E06">
              <w:rPr>
                <w:rFonts w:ascii="Comic Sans MS" w:hAnsi="Comic Sans MS"/>
                <w:rPrChange w:id="161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  <w:u w:val="single"/>
                  </w:rPr>
                </w:rPrChange>
              </w:rPr>
              <w:t xml:space="preserve"> of </w:t>
            </w:r>
            <w:del w:id="162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Habitats(eBook)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Bobbie Kalman</w:delText>
              </w:r>
            </w:del>
          </w:p>
          <w:p w14:paraId="49DDA7C5" w14:textId="77777777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3" w:author="sch8752328" w:date="2026-09-25T21:07:00Z" w16du:dateUtc="2026-09-26T01:07:00Z"/>
                <w:rFonts w:ascii="Comic Sans MS" w:hAnsi="Comic Sans MS"/>
                <w:sz w:val="18"/>
                <w:szCs w:val="18"/>
                <w:u w:val="single"/>
              </w:rPr>
            </w:pPr>
            <w:del w:id="164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Geronimo St</w:delText>
              </w:r>
              <w:r w:rsidR="00803442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ilton &amp; </w:delText>
              </w:r>
            </w:del>
            <w:r w:rsidR="00803442" w:rsidRPr="00C10E06">
              <w:rPr>
                <w:rFonts w:ascii="Comic Sans MS" w:hAnsi="Comic Sans MS"/>
                <w:rPrChange w:id="165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  <w:u w:val="single"/>
                  </w:rPr>
                </w:rPrChange>
              </w:rPr>
              <w:t xml:space="preserve">the </w:t>
            </w:r>
            <w:ins w:id="166" w:author="sch8752328" w:date="2026-09-25T21:07:00Z" w16du:dateUtc="2026-09-26T01:07:00Z">
              <w:r w:rsidR="00D27704" w:rsidRPr="00C10E06">
                <w:rPr>
                  <w:rFonts w:ascii="Comic Sans MS" w:hAnsi="Comic Sans MS"/>
                </w:rPr>
                <w:t>Alpine region</w:t>
              </w:r>
            </w:ins>
            <w:del w:id="167" w:author="sch8752328" w:date="2026-09-25T21:07:00Z" w16du:dateUtc="2026-09-26T01:07:00Z">
              <w:r w:rsidR="00803442">
                <w:rPr>
                  <w:rFonts w:ascii="Comic Sans MS" w:hAnsi="Comic Sans MS"/>
                  <w:sz w:val="18"/>
                  <w:szCs w:val="18"/>
                  <w:u w:val="single"/>
                </w:rPr>
                <w:delText>Gold Medal Mystery (eBook</w:delText>
              </w:r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) </w:delText>
              </w:r>
            </w:del>
          </w:p>
          <w:p w14:paraId="577A042F" w14:textId="77777777" w:rsidR="006312E6" w:rsidRPr="0085234F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16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Branches of Government(eBook)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John Hamilton</w:delText>
              </w:r>
            </w:del>
          </w:p>
          <w:p w14:paraId="29192B9B" w14:textId="300EEE9B" w:rsidR="006312E6" w:rsidRPr="00C10E06" w:rsidRDefault="006312E6" w:rsidP="003E5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rPrChange w:id="170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</w:rPr>
                </w:rPrChange>
              </w:rPr>
            </w:pPr>
            <w:del w:id="17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Gooney Bird on the Map (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eBook) by Lois Lowry</w:delText>
              </w:r>
            </w:del>
          </w:p>
        </w:tc>
        <w:tc>
          <w:tcPr>
            <w:tcW w:w="2151" w:type="dxa"/>
            <w:gridSpan w:val="3"/>
            <w:tcPrChange w:id="172" w:author="sch8752328" w:date="2026-09-25T21:07:00Z" w16du:dateUtc="2026-09-26T01:07:00Z">
              <w:tcPr>
                <w:tcW w:w="2151" w:type="dxa"/>
                <w:gridSpan w:val="3"/>
              </w:tcPr>
            </w:tcPrChange>
          </w:tcPr>
          <w:p w14:paraId="2D5F15BA" w14:textId="77777777" w:rsidR="005E3AC6" w:rsidRPr="00C10E06" w:rsidRDefault="005E3AC6" w:rsidP="00EE60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7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How is our country changing?</w:t>
              </w:r>
            </w:ins>
          </w:p>
        </w:tc>
        <w:tc>
          <w:tcPr>
            <w:tcW w:w="2306" w:type="dxa"/>
            <w:gridSpan w:val="4"/>
            <w:tcPrChange w:id="174" w:author="sch8752328" w:date="2026-09-25T21:07:00Z" w16du:dateUtc="2026-09-26T01:07:00Z">
              <w:tcPr>
                <w:tcW w:w="2306" w:type="dxa"/>
                <w:gridSpan w:val="4"/>
              </w:tcPr>
            </w:tcPrChange>
          </w:tcPr>
          <w:p w14:paraId="33D151CB" w14:textId="77777777" w:rsidR="004D2313" w:rsidRPr="00C10E06" w:rsidRDefault="004D23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  <w:tc>
          <w:tcPr>
            <w:tcW w:w="2218" w:type="dxa"/>
            <w:gridSpan w:val="5"/>
            <w:tcPrChange w:id="175" w:author="sch8752328" w:date="2026-09-25T21:07:00Z" w16du:dateUtc="2026-09-26T01:07:00Z">
              <w:tcPr>
                <w:tcW w:w="2218" w:type="dxa"/>
                <w:gridSpan w:val="5"/>
              </w:tcPr>
            </w:tcPrChange>
          </w:tcPr>
          <w:p w14:paraId="003BAEB1" w14:textId="77777777" w:rsidR="004D2313" w:rsidRPr="00C10E06" w:rsidRDefault="004D2313" w:rsidP="004D23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  <w:tc>
          <w:tcPr>
            <w:tcW w:w="2226" w:type="dxa"/>
            <w:gridSpan w:val="5"/>
            <w:tcPrChange w:id="176" w:author="sch8752328" w:date="2026-09-25T21:07:00Z" w16du:dateUtc="2026-09-26T01:07:00Z">
              <w:tcPr>
                <w:tcW w:w="2226" w:type="dxa"/>
                <w:gridSpan w:val="5"/>
              </w:tcPr>
            </w:tcPrChange>
          </w:tcPr>
          <w:p w14:paraId="0CA97CE4" w14:textId="77777777" w:rsidR="004D2313" w:rsidRPr="00C10E06" w:rsidRDefault="004D23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  <w:tc>
          <w:tcPr>
            <w:tcW w:w="2530" w:type="dxa"/>
            <w:gridSpan w:val="3"/>
            <w:tcPrChange w:id="177" w:author="sch8752328" w:date="2026-09-25T21:07:00Z" w16du:dateUtc="2026-09-26T01:07:00Z">
              <w:tcPr>
                <w:tcW w:w="2530" w:type="dxa"/>
                <w:gridSpan w:val="2"/>
              </w:tcPr>
            </w:tcPrChange>
          </w:tcPr>
          <w:p w14:paraId="5D290055" w14:textId="77777777" w:rsidR="00D27704" w:rsidRPr="00C10E06" w:rsidRDefault="00D27704" w:rsidP="004D23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  <w:ins w:id="17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South America – the Amazon </w:t>
              </w:r>
            </w:ins>
          </w:p>
        </w:tc>
      </w:tr>
      <w:tr w:rsidR="005E3AC6" w:rsidRPr="00C10E06" w14:paraId="1B8BDADA" w14:textId="77777777" w:rsidTr="00C10E06">
        <w:trPr>
          <w:trHeight w:val="304"/>
          <w:ins w:id="179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16FFDC59" w14:textId="77777777" w:rsidR="005E3AC6" w:rsidRPr="00C10E06" w:rsidRDefault="005E3AC6" w:rsidP="005E3AC6">
            <w:pPr>
              <w:rPr>
                <w:ins w:id="180" w:author="sch8752328" w:date="2026-09-25T21:07:00Z" w16du:dateUtc="2026-09-26T01:07:00Z"/>
                <w:rFonts w:ascii="Comic Sans MS" w:hAnsi="Comic Sans MS"/>
              </w:rPr>
            </w:pPr>
            <w:ins w:id="18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HISTORY</w:t>
              </w:r>
            </w:ins>
          </w:p>
        </w:tc>
        <w:tc>
          <w:tcPr>
            <w:tcW w:w="2226" w:type="dxa"/>
            <w:gridSpan w:val="4"/>
          </w:tcPr>
          <w:p w14:paraId="70B4FB33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2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151" w:type="dxa"/>
          </w:tcPr>
          <w:p w14:paraId="6A15CE8F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3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306" w:type="dxa"/>
            <w:gridSpan w:val="2"/>
          </w:tcPr>
          <w:p w14:paraId="61A22787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4" w:author="sch8752328" w:date="2026-09-25T21:07:00Z" w16du:dateUtc="2026-09-26T01:07:00Z"/>
                <w:rFonts w:ascii="Comic Sans MS" w:hAnsi="Comic Sans MS"/>
              </w:rPr>
            </w:pPr>
            <w:ins w:id="18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Anglo-Saxons </w:t>
              </w:r>
            </w:ins>
          </w:p>
        </w:tc>
        <w:tc>
          <w:tcPr>
            <w:tcW w:w="2218" w:type="dxa"/>
            <w:gridSpan w:val="3"/>
          </w:tcPr>
          <w:p w14:paraId="24D34F3F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sch8752328" w:date="2026-09-25T21:07:00Z" w16du:dateUtc="2026-09-26T01:07:00Z"/>
                <w:rFonts w:ascii="Comic Sans MS" w:hAnsi="Comic Sans MS"/>
              </w:rPr>
            </w:pPr>
            <w:ins w:id="18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The Vikings</w:t>
              </w:r>
            </w:ins>
          </w:p>
          <w:p w14:paraId="5993D843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226" w:type="dxa"/>
            <w:gridSpan w:val="2"/>
          </w:tcPr>
          <w:p w14:paraId="17DC5AE8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9" w:author="sch8752328" w:date="2026-09-25T21:07:00Z" w16du:dateUtc="2026-09-26T01:07:00Z"/>
                <w:rFonts w:ascii="Comic Sans MS" w:hAnsi="Comic Sans MS"/>
              </w:rPr>
            </w:pPr>
            <w:ins w:id="19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Why do people go on journeys?</w:t>
              </w:r>
            </w:ins>
          </w:p>
        </w:tc>
        <w:tc>
          <w:tcPr>
            <w:tcW w:w="2530" w:type="dxa"/>
            <w:gridSpan w:val="2"/>
          </w:tcPr>
          <w:p w14:paraId="7B984494" w14:textId="77777777" w:rsidR="005E3AC6" w:rsidRPr="00C10E06" w:rsidRDefault="005E3AC6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1" w:author="sch8752328" w:date="2026-09-25T21:07:00Z" w16du:dateUtc="2026-09-26T01:07:00Z"/>
                <w:rFonts w:ascii="Comic Sans MS" w:hAnsi="Comic Sans MS"/>
              </w:rPr>
            </w:pPr>
          </w:p>
        </w:tc>
      </w:tr>
      <w:tr w:rsidR="00D27704" w:rsidRPr="00C10E06" w14:paraId="4F6E6C97" w14:textId="77777777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4"/>
          <w:ins w:id="192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1E164528" w14:textId="77777777" w:rsidR="00D27704" w:rsidRPr="00C10E06" w:rsidRDefault="00D27704" w:rsidP="00D27704">
            <w:pPr>
              <w:rPr>
                <w:ins w:id="193" w:author="sch8752328" w:date="2026-09-25T21:07:00Z" w16du:dateUtc="2026-09-26T01:07:00Z"/>
                <w:rFonts w:ascii="Comic Sans MS" w:hAnsi="Comic Sans MS"/>
              </w:rPr>
            </w:pPr>
            <w:ins w:id="19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MUSIC</w:t>
              </w:r>
            </w:ins>
          </w:p>
        </w:tc>
        <w:tc>
          <w:tcPr>
            <w:tcW w:w="2226" w:type="dxa"/>
            <w:gridSpan w:val="4"/>
          </w:tcPr>
          <w:p w14:paraId="5767DEBB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5" w:author="sch8752328" w:date="2026-09-25T21:07:00Z" w16du:dateUtc="2026-09-26T01:07:00Z"/>
                <w:rFonts w:ascii="Comic Sans MS" w:hAnsi="Comic Sans MS"/>
              </w:rPr>
            </w:pPr>
            <w:ins w:id="19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  <w:tc>
          <w:tcPr>
            <w:tcW w:w="2151" w:type="dxa"/>
          </w:tcPr>
          <w:p w14:paraId="46D8858C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7" w:author="sch8752328" w:date="2026-09-25T21:07:00Z" w16du:dateUtc="2026-09-26T01:07:00Z"/>
                <w:rFonts w:ascii="Comic Sans MS" w:hAnsi="Comic Sans MS"/>
              </w:rPr>
            </w:pPr>
            <w:ins w:id="19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  <w:tc>
          <w:tcPr>
            <w:tcW w:w="2306" w:type="dxa"/>
            <w:gridSpan w:val="2"/>
          </w:tcPr>
          <w:p w14:paraId="7B882EFC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9" w:author="sch8752328" w:date="2026-09-25T21:07:00Z" w16du:dateUtc="2026-09-26T01:07:00Z"/>
                <w:rFonts w:ascii="Comic Sans MS" w:hAnsi="Comic Sans MS"/>
              </w:rPr>
            </w:pPr>
            <w:ins w:id="20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  <w:tc>
          <w:tcPr>
            <w:tcW w:w="2218" w:type="dxa"/>
            <w:gridSpan w:val="3"/>
          </w:tcPr>
          <w:p w14:paraId="327F85AA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1" w:author="sch8752328" w:date="2026-09-25T21:07:00Z" w16du:dateUtc="2026-09-26T01:07:00Z"/>
                <w:rFonts w:ascii="Comic Sans MS" w:hAnsi="Comic Sans MS"/>
              </w:rPr>
            </w:pPr>
            <w:ins w:id="20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  <w:tc>
          <w:tcPr>
            <w:tcW w:w="2226" w:type="dxa"/>
            <w:gridSpan w:val="2"/>
          </w:tcPr>
          <w:p w14:paraId="613797DB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3" w:author="sch8752328" w:date="2026-09-25T21:07:00Z" w16du:dateUtc="2026-09-26T01:07:00Z"/>
                <w:rFonts w:ascii="Comic Sans MS" w:hAnsi="Comic Sans MS"/>
              </w:rPr>
            </w:pPr>
            <w:ins w:id="20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  <w:tc>
          <w:tcPr>
            <w:tcW w:w="2530" w:type="dxa"/>
            <w:gridSpan w:val="2"/>
          </w:tcPr>
          <w:p w14:paraId="2CC9A93E" w14:textId="77777777" w:rsidR="00D27704" w:rsidRPr="00C10E06" w:rsidRDefault="00D27704" w:rsidP="00D27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5" w:author="sch8752328" w:date="2026-09-25T21:07:00Z" w16du:dateUtc="2026-09-26T01:07:00Z"/>
                <w:rFonts w:ascii="Comic Sans MS" w:hAnsi="Comic Sans MS"/>
              </w:rPr>
            </w:pPr>
            <w:ins w:id="20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Love Music Trust – playing a brass instrument </w:t>
              </w:r>
            </w:ins>
          </w:p>
        </w:tc>
      </w:tr>
      <w:tr w:rsidR="004D2313" w:rsidRPr="00C10E06" w14:paraId="7CCA4BC7" w14:textId="77777777" w:rsidTr="00C10E06">
        <w:trPr>
          <w:trHeight w:val="430"/>
          <w:ins w:id="207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1C31C9DE" w14:textId="77777777" w:rsidR="004D2313" w:rsidRPr="00C10E06" w:rsidRDefault="004D2313">
            <w:pPr>
              <w:rPr>
                <w:ins w:id="208" w:author="sch8752328" w:date="2026-09-25T21:07:00Z" w16du:dateUtc="2026-09-26T01:07:00Z"/>
                <w:rFonts w:ascii="Comic Sans MS" w:hAnsi="Comic Sans MS"/>
              </w:rPr>
            </w:pPr>
            <w:ins w:id="20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ART</w:t>
              </w:r>
            </w:ins>
          </w:p>
        </w:tc>
        <w:tc>
          <w:tcPr>
            <w:tcW w:w="2226" w:type="dxa"/>
            <w:gridSpan w:val="4"/>
          </w:tcPr>
          <w:p w14:paraId="3D1A1ADF" w14:textId="77777777" w:rsidR="004D2313" w:rsidRPr="00C10E06" w:rsidRDefault="00E76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" w:author="sch8752328" w:date="2026-09-25T21:07:00Z" w16du:dateUtc="2026-09-26T01:07:00Z"/>
                <w:rFonts w:ascii="Comic Sans MS" w:hAnsi="Comic Sans MS"/>
              </w:rPr>
            </w:pPr>
            <w:ins w:id="21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Portraits: Girl of Ink and Stars </w:t>
              </w:r>
            </w:ins>
          </w:p>
          <w:p w14:paraId="2D85B2F5" w14:textId="77777777" w:rsidR="00754840" w:rsidRPr="00C10E06" w:rsidRDefault="00754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151" w:type="dxa"/>
          </w:tcPr>
          <w:p w14:paraId="7D2F2197" w14:textId="77777777" w:rsidR="004D2313" w:rsidRPr="00C10E06" w:rsidRDefault="00E76115" w:rsidP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" w:author="sch8752328" w:date="2026-09-25T21:07:00Z" w16du:dateUtc="2026-09-26T01:07:00Z"/>
                <w:rFonts w:ascii="Comic Sans MS" w:hAnsi="Comic Sans MS"/>
              </w:rPr>
            </w:pPr>
            <w:ins w:id="21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Mixed Media</w:t>
              </w:r>
              <w:r w:rsidR="0061376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>/</w:t>
              </w:r>
              <w:r w:rsidR="0061376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>painting</w:t>
              </w:r>
            </w:ins>
          </w:p>
        </w:tc>
        <w:tc>
          <w:tcPr>
            <w:tcW w:w="2306" w:type="dxa"/>
            <w:gridSpan w:val="2"/>
          </w:tcPr>
          <w:p w14:paraId="14288DBA" w14:textId="77777777" w:rsidR="004D2313" w:rsidRPr="00C10E06" w:rsidRDefault="00E76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" w:author="sch8752328" w:date="2026-09-25T21:07:00Z" w16du:dateUtc="2026-09-26T01:07:00Z"/>
                <w:rFonts w:ascii="Comic Sans MS" w:hAnsi="Comic Sans MS"/>
              </w:rPr>
            </w:pPr>
            <w:ins w:id="21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Sculpture/3D: active installation</w:t>
              </w:r>
            </w:ins>
          </w:p>
        </w:tc>
        <w:tc>
          <w:tcPr>
            <w:tcW w:w="2218" w:type="dxa"/>
            <w:gridSpan w:val="3"/>
          </w:tcPr>
          <w:p w14:paraId="72D1D363" w14:textId="77777777" w:rsidR="004D2313" w:rsidRPr="00C10E06" w:rsidRDefault="004D2313" w:rsidP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226" w:type="dxa"/>
            <w:gridSpan w:val="2"/>
          </w:tcPr>
          <w:p w14:paraId="76A76D5B" w14:textId="77777777" w:rsidR="004D2313" w:rsidRPr="00C10E06" w:rsidRDefault="00595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" w:author="sch8752328" w:date="2026-09-25T21:07:00Z" w16du:dateUtc="2026-09-26T01:07:00Z"/>
                <w:rFonts w:ascii="Comic Sans MS" w:hAnsi="Comic Sans MS"/>
              </w:rPr>
            </w:pPr>
            <w:ins w:id="21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Drawing: </w:t>
              </w:r>
              <w:r w:rsidR="00D27704" w:rsidRPr="00C10E06">
                <w:rPr>
                  <w:rFonts w:ascii="Comic Sans MS" w:hAnsi="Comic Sans MS"/>
                </w:rPr>
                <w:t>I need space</w:t>
              </w:r>
            </w:ins>
          </w:p>
        </w:tc>
        <w:tc>
          <w:tcPr>
            <w:tcW w:w="2530" w:type="dxa"/>
            <w:gridSpan w:val="2"/>
          </w:tcPr>
          <w:p w14:paraId="101B2795" w14:textId="77777777" w:rsidR="004D2313" w:rsidRPr="00C10E06" w:rsidRDefault="004D2313" w:rsidP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sch8752328" w:date="2026-09-25T21:07:00Z" w16du:dateUtc="2026-09-26T01:07:00Z"/>
                <w:rFonts w:ascii="Comic Sans MS" w:hAnsi="Comic Sans MS"/>
              </w:rPr>
            </w:pPr>
          </w:p>
        </w:tc>
      </w:tr>
      <w:tr w:rsidR="004D2313" w:rsidRPr="00C10E06" w14:paraId="2D5E8B52" w14:textId="77777777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ins w:id="221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34E63C2E" w14:textId="77777777" w:rsidR="004D2313" w:rsidRPr="00C10E06" w:rsidRDefault="004D2313">
            <w:pPr>
              <w:rPr>
                <w:ins w:id="222" w:author="sch8752328" w:date="2026-09-25T21:07:00Z" w16du:dateUtc="2026-09-26T01:07:00Z"/>
                <w:rFonts w:ascii="Comic Sans MS" w:hAnsi="Comic Sans MS"/>
              </w:rPr>
            </w:pPr>
            <w:ins w:id="22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D&amp;T</w:t>
              </w:r>
            </w:ins>
          </w:p>
        </w:tc>
        <w:tc>
          <w:tcPr>
            <w:tcW w:w="2226" w:type="dxa"/>
            <w:gridSpan w:val="4"/>
          </w:tcPr>
          <w:p w14:paraId="7F9F8082" w14:textId="77777777" w:rsidR="00754840" w:rsidRPr="00C10E06" w:rsidRDefault="00E7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4" w:author="sch8752328" w:date="2026-09-25T21:07:00Z" w16du:dateUtc="2026-09-26T01:07:00Z"/>
                <w:rFonts w:ascii="Comic Sans MS" w:hAnsi="Comic Sans MS"/>
              </w:rPr>
            </w:pPr>
            <w:ins w:id="22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Structures:  Bridges (to escape the Fire</w:t>
              </w:r>
              <w:r w:rsidR="0061376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>Demon</w:t>
              </w:r>
              <w:r w:rsidR="0061376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>/</w:t>
              </w:r>
              <w:r w:rsidR="0061376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 xml:space="preserve">Isle of Joya) </w:t>
              </w:r>
            </w:ins>
          </w:p>
        </w:tc>
        <w:tc>
          <w:tcPr>
            <w:tcW w:w="2151" w:type="dxa"/>
          </w:tcPr>
          <w:p w14:paraId="2511E63A" w14:textId="77777777" w:rsidR="004D2313" w:rsidRPr="00C10E06" w:rsidRDefault="00E7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6" w:author="sch8752328" w:date="2026-09-25T21:07:00Z" w16du:dateUtc="2026-09-26T01:07:00Z"/>
                <w:rFonts w:ascii="Comic Sans MS" w:hAnsi="Comic Sans MS"/>
              </w:rPr>
            </w:pPr>
            <w:ins w:id="22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Mechanisms: </w:t>
              </w:r>
              <w:r w:rsidR="00C10E06" w:rsidRPr="00C10E06">
                <w:rPr>
                  <w:rFonts w:ascii="Comic Sans MS" w:hAnsi="Comic Sans MS"/>
                </w:rPr>
                <w:t>Pop-up</w:t>
              </w:r>
              <w:r w:rsidRPr="00C10E06">
                <w:rPr>
                  <w:rFonts w:ascii="Comic Sans MS" w:hAnsi="Comic Sans MS"/>
                </w:rPr>
                <w:t xml:space="preserve"> book</w:t>
              </w:r>
            </w:ins>
          </w:p>
        </w:tc>
        <w:tc>
          <w:tcPr>
            <w:tcW w:w="2306" w:type="dxa"/>
            <w:gridSpan w:val="2"/>
          </w:tcPr>
          <w:p w14:paraId="3ABA013C" w14:textId="77777777" w:rsidR="004D2313" w:rsidRPr="00C10E06" w:rsidRDefault="004D2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8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218" w:type="dxa"/>
            <w:gridSpan w:val="3"/>
          </w:tcPr>
          <w:p w14:paraId="0CCE1D30" w14:textId="77777777" w:rsidR="004D2313" w:rsidRPr="00C10E06" w:rsidRDefault="00E7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9" w:author="sch8752328" w:date="2026-09-25T21:07:00Z" w16du:dateUtc="2026-09-26T01:07:00Z"/>
                <w:rFonts w:ascii="Comic Sans MS" w:hAnsi="Comic Sans MS"/>
              </w:rPr>
            </w:pPr>
            <w:ins w:id="23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What could be healthier? </w:t>
              </w:r>
            </w:ins>
          </w:p>
        </w:tc>
        <w:tc>
          <w:tcPr>
            <w:tcW w:w="2226" w:type="dxa"/>
            <w:gridSpan w:val="2"/>
          </w:tcPr>
          <w:p w14:paraId="5A426B5D" w14:textId="77777777" w:rsidR="004D2313" w:rsidRPr="00C10E06" w:rsidRDefault="00E7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1" w:author="sch8752328" w:date="2026-09-25T21:07:00Z" w16du:dateUtc="2026-09-26T01:07:00Z"/>
                <w:rFonts w:ascii="Comic Sans MS" w:hAnsi="Comic Sans MS"/>
              </w:rPr>
            </w:pPr>
            <w:ins w:id="23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Electric systems: light up card </w:t>
              </w:r>
            </w:ins>
          </w:p>
        </w:tc>
        <w:tc>
          <w:tcPr>
            <w:tcW w:w="2530" w:type="dxa"/>
            <w:gridSpan w:val="2"/>
          </w:tcPr>
          <w:p w14:paraId="411DC014" w14:textId="77777777" w:rsidR="004D2313" w:rsidRPr="00C10E06" w:rsidRDefault="00E7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3" w:author="sch8752328" w:date="2026-09-25T21:07:00Z" w16du:dateUtc="2026-09-26T01:07:00Z"/>
                <w:rFonts w:ascii="Comic Sans MS" w:hAnsi="Comic Sans MS"/>
              </w:rPr>
            </w:pPr>
            <w:ins w:id="23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Digital World: monitoring devices </w:t>
              </w:r>
            </w:ins>
          </w:p>
        </w:tc>
      </w:tr>
      <w:tr w:rsidR="004D2313" w:rsidRPr="00C10E06" w14:paraId="42C06BDD" w14:textId="77777777" w:rsidTr="00C10E06">
        <w:trPr>
          <w:trHeight w:val="456"/>
          <w:ins w:id="235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71880EB4" w14:textId="77777777" w:rsidR="004D2313" w:rsidRPr="00C10E06" w:rsidRDefault="004D2313">
            <w:pPr>
              <w:rPr>
                <w:ins w:id="236" w:author="sch8752328" w:date="2026-09-25T21:07:00Z" w16du:dateUtc="2026-09-26T01:07:00Z"/>
                <w:rFonts w:ascii="Comic Sans MS" w:hAnsi="Comic Sans MS"/>
              </w:rPr>
            </w:pPr>
            <w:ins w:id="23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COMPUTING</w:t>
              </w:r>
            </w:ins>
          </w:p>
        </w:tc>
        <w:tc>
          <w:tcPr>
            <w:tcW w:w="2226" w:type="dxa"/>
            <w:gridSpan w:val="4"/>
          </w:tcPr>
          <w:p w14:paraId="0BA90C99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" w:author="sch8752328" w:date="2026-09-25T21:07:00Z" w16du:dateUtc="2026-09-26T01:07:00Z"/>
                <w:rFonts w:ascii="Comic Sans MS" w:hAnsi="Comic Sans MS"/>
              </w:rPr>
            </w:pPr>
            <w:ins w:id="239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>Computing systems and networks –</w:t>
              </w:r>
              <w:r w:rsidRPr="00C10E06">
                <w:rPr>
                  <w:rFonts w:ascii="Comic Sans MS" w:hAnsi="Comic Sans MS"/>
                </w:rPr>
                <w:t xml:space="preserve"> </w:t>
              </w:r>
            </w:ins>
          </w:p>
          <w:p w14:paraId="6F551123" w14:textId="77777777" w:rsidR="00754840" w:rsidRPr="00C10E06" w:rsidRDefault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0" w:author="sch8752328" w:date="2026-09-25T21:07:00Z" w16du:dateUtc="2026-09-26T01:07:00Z"/>
                <w:rFonts w:ascii="Comic Sans MS" w:hAnsi="Comic Sans MS"/>
              </w:rPr>
            </w:pPr>
            <w:ins w:id="24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Sharing information.</w:t>
              </w:r>
            </w:ins>
          </w:p>
        </w:tc>
        <w:tc>
          <w:tcPr>
            <w:tcW w:w="2151" w:type="dxa"/>
          </w:tcPr>
          <w:p w14:paraId="2D7F5777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2" w:author="sch8752328" w:date="2026-09-25T21:07:00Z" w16du:dateUtc="2026-09-26T01:07:00Z"/>
                <w:rFonts w:ascii="Comic Sans MS" w:hAnsi="Comic Sans MS"/>
              </w:rPr>
            </w:pPr>
            <w:ins w:id="243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>Creating media –</w:t>
              </w:r>
              <w:r w:rsidRPr="00C10E06">
                <w:rPr>
                  <w:rFonts w:ascii="Comic Sans MS" w:hAnsi="Comic Sans MS"/>
                </w:rPr>
                <w:t xml:space="preserve"> </w:t>
              </w:r>
            </w:ins>
          </w:p>
          <w:p w14:paraId="094B2B5A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4" w:author="sch8752328" w:date="2026-09-25T21:07:00Z" w16du:dateUtc="2026-09-26T01:07:00Z"/>
                <w:rFonts w:ascii="Comic Sans MS" w:hAnsi="Comic Sans MS"/>
              </w:rPr>
            </w:pPr>
            <w:ins w:id="24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Video editing </w:t>
              </w:r>
            </w:ins>
          </w:p>
          <w:p w14:paraId="23CADB3D" w14:textId="77777777" w:rsidR="004D2313" w:rsidRPr="00C10E06" w:rsidRDefault="004D2313" w:rsidP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306" w:type="dxa"/>
            <w:gridSpan w:val="2"/>
          </w:tcPr>
          <w:p w14:paraId="384967D6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7" w:author="sch8752328" w:date="2026-09-25T21:07:00Z" w16du:dateUtc="2026-09-26T01:07:00Z"/>
                <w:rFonts w:ascii="Comic Sans MS" w:hAnsi="Comic Sans MS"/>
              </w:rPr>
            </w:pPr>
            <w:ins w:id="248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>Programming B –</w:t>
              </w:r>
              <w:r w:rsidRPr="00C10E06">
                <w:rPr>
                  <w:rFonts w:ascii="Comic Sans MS" w:hAnsi="Comic Sans MS"/>
                </w:rPr>
                <w:t xml:space="preserve"> Selection in quizzes </w:t>
              </w:r>
            </w:ins>
          </w:p>
          <w:p w14:paraId="73214AD1" w14:textId="77777777" w:rsidR="004D2313" w:rsidRPr="00C10E06" w:rsidRDefault="004D2313" w:rsidP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9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218" w:type="dxa"/>
            <w:gridSpan w:val="3"/>
          </w:tcPr>
          <w:p w14:paraId="5F40181A" w14:textId="77777777" w:rsidR="004D2313" w:rsidRPr="00C10E06" w:rsidRDefault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" w:author="sch8752328" w:date="2026-09-25T21:07:00Z" w16du:dateUtc="2026-09-26T01:07:00Z"/>
                <w:rFonts w:ascii="Comic Sans MS" w:hAnsi="Comic Sans MS"/>
                <w:b/>
              </w:rPr>
            </w:pPr>
            <w:ins w:id="251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 xml:space="preserve">Programming A – </w:t>
              </w:r>
              <w:r w:rsidRPr="00C10E06">
                <w:rPr>
                  <w:rFonts w:ascii="Comic Sans MS" w:hAnsi="Comic Sans MS"/>
                </w:rPr>
                <w:t>Selection in Physical Computing</w:t>
              </w:r>
            </w:ins>
          </w:p>
        </w:tc>
        <w:tc>
          <w:tcPr>
            <w:tcW w:w="2226" w:type="dxa"/>
            <w:gridSpan w:val="2"/>
          </w:tcPr>
          <w:p w14:paraId="38E9981B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" w:author="sch8752328" w:date="2026-09-25T21:07:00Z" w16du:dateUtc="2026-09-26T01:07:00Z"/>
                <w:rFonts w:ascii="Comic Sans MS" w:hAnsi="Comic Sans MS"/>
              </w:rPr>
            </w:pPr>
            <w:ins w:id="253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>Key concept/Skill:</w:t>
              </w:r>
              <w:r w:rsidRPr="00C10E06">
                <w:rPr>
                  <w:rFonts w:ascii="Comic Sans MS" w:hAnsi="Comic Sans MS"/>
                </w:rPr>
                <w:t xml:space="preserve"> Flat File Databases</w:t>
              </w:r>
            </w:ins>
          </w:p>
          <w:p w14:paraId="747D048B" w14:textId="77777777" w:rsidR="004D2313" w:rsidRPr="00C10E06" w:rsidRDefault="004D2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530" w:type="dxa"/>
            <w:gridSpan w:val="2"/>
          </w:tcPr>
          <w:p w14:paraId="7B24464C" w14:textId="77777777" w:rsidR="00B347D9" w:rsidRPr="00C10E06" w:rsidRDefault="00B347D9" w:rsidP="00B34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5" w:author="sch8752328" w:date="2026-09-25T21:07:00Z" w16du:dateUtc="2026-09-26T01:07:00Z"/>
                <w:rFonts w:ascii="Comic Sans MS" w:hAnsi="Comic Sans MS"/>
              </w:rPr>
            </w:pPr>
            <w:ins w:id="256" w:author="sch8752328" w:date="2026-09-25T21:07:00Z" w16du:dateUtc="2026-09-26T01:07:00Z">
              <w:r w:rsidRPr="00C10E06">
                <w:rPr>
                  <w:rFonts w:ascii="Comic Sans MS" w:hAnsi="Comic Sans MS"/>
                  <w:b/>
                </w:rPr>
                <w:t>Creating media –</w:t>
              </w:r>
              <w:r w:rsidRPr="00C10E06">
                <w:rPr>
                  <w:rFonts w:ascii="Comic Sans MS" w:hAnsi="Comic Sans MS"/>
                </w:rPr>
                <w:t xml:space="preserve"> Vector drawing </w:t>
              </w:r>
            </w:ins>
          </w:p>
          <w:p w14:paraId="39A9D0EA" w14:textId="77777777" w:rsidR="004D2313" w:rsidRPr="00C10E06" w:rsidRDefault="004D2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7" w:author="sch8752328" w:date="2026-09-25T21:07:00Z" w16du:dateUtc="2026-09-26T01:07:00Z"/>
                <w:rFonts w:ascii="Comic Sans MS" w:hAnsi="Comic Sans MS"/>
              </w:rPr>
            </w:pPr>
          </w:p>
        </w:tc>
      </w:tr>
      <w:tr w:rsidR="004D2313" w:rsidRPr="00C10E06" w14:paraId="39EE8CE0" w14:textId="77777777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ins w:id="258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54165968" w14:textId="77777777" w:rsidR="004D2313" w:rsidRPr="00C10E06" w:rsidRDefault="004D2313">
            <w:pPr>
              <w:rPr>
                <w:ins w:id="259" w:author="sch8752328" w:date="2026-09-25T21:07:00Z" w16du:dateUtc="2026-09-26T01:07:00Z"/>
                <w:rFonts w:ascii="Comic Sans MS" w:hAnsi="Comic Sans MS"/>
              </w:rPr>
            </w:pPr>
            <w:ins w:id="26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PE</w:t>
              </w:r>
            </w:ins>
          </w:p>
        </w:tc>
        <w:tc>
          <w:tcPr>
            <w:tcW w:w="2226" w:type="dxa"/>
            <w:gridSpan w:val="4"/>
          </w:tcPr>
          <w:p w14:paraId="7870C956" w14:textId="77777777" w:rsidR="00754840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1" w:author="sch8752328" w:date="2026-09-25T21:07:00Z" w16du:dateUtc="2026-09-26T01:07:00Z"/>
                <w:rFonts w:ascii="Comic Sans MS" w:hAnsi="Comic Sans MS"/>
              </w:rPr>
            </w:pPr>
            <w:ins w:id="26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Tag Rugby</w:t>
              </w:r>
            </w:ins>
          </w:p>
        </w:tc>
        <w:tc>
          <w:tcPr>
            <w:tcW w:w="2151" w:type="dxa"/>
          </w:tcPr>
          <w:p w14:paraId="19E8F14A" w14:textId="77777777" w:rsidR="004D2313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3" w:author="sch8752328" w:date="2026-09-25T21:07:00Z" w16du:dateUtc="2026-09-26T01:07:00Z"/>
                <w:rFonts w:ascii="Comic Sans MS" w:hAnsi="Comic Sans MS"/>
              </w:rPr>
            </w:pPr>
            <w:ins w:id="26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Gymnastics</w:t>
              </w:r>
            </w:ins>
          </w:p>
        </w:tc>
        <w:tc>
          <w:tcPr>
            <w:tcW w:w="2306" w:type="dxa"/>
            <w:gridSpan w:val="2"/>
          </w:tcPr>
          <w:p w14:paraId="187D5FE7" w14:textId="77777777" w:rsidR="004D2313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5" w:author="sch8752328" w:date="2026-09-25T21:07:00Z" w16du:dateUtc="2026-09-26T01:07:00Z"/>
                <w:rFonts w:ascii="Comic Sans MS" w:hAnsi="Comic Sans MS"/>
              </w:rPr>
            </w:pPr>
            <w:ins w:id="26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Dance </w:t>
              </w:r>
            </w:ins>
          </w:p>
        </w:tc>
        <w:tc>
          <w:tcPr>
            <w:tcW w:w="2218" w:type="dxa"/>
            <w:gridSpan w:val="3"/>
          </w:tcPr>
          <w:p w14:paraId="1CD4E75A" w14:textId="77777777" w:rsidR="004D2313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7" w:author="sch8752328" w:date="2026-09-25T21:07:00Z" w16du:dateUtc="2026-09-26T01:07:00Z"/>
                <w:rFonts w:ascii="Comic Sans MS" w:hAnsi="Comic Sans MS"/>
              </w:rPr>
            </w:pPr>
            <w:ins w:id="26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Yoga </w:t>
              </w:r>
            </w:ins>
          </w:p>
        </w:tc>
        <w:tc>
          <w:tcPr>
            <w:tcW w:w="2226" w:type="dxa"/>
            <w:gridSpan w:val="2"/>
          </w:tcPr>
          <w:p w14:paraId="2EBC37A5" w14:textId="77777777" w:rsidR="004D2313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69" w:author="sch8752328" w:date="2026-09-25T21:07:00Z" w16du:dateUtc="2026-09-26T01:07:00Z"/>
                <w:rFonts w:ascii="Comic Sans MS" w:hAnsi="Comic Sans MS"/>
              </w:rPr>
            </w:pPr>
            <w:ins w:id="27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Athletics </w:t>
              </w:r>
            </w:ins>
          </w:p>
        </w:tc>
        <w:tc>
          <w:tcPr>
            <w:tcW w:w="2530" w:type="dxa"/>
            <w:gridSpan w:val="2"/>
          </w:tcPr>
          <w:p w14:paraId="05AF8784" w14:textId="77777777" w:rsidR="004D2313" w:rsidRPr="00C10E06" w:rsidRDefault="00B3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1" w:author="sch8752328" w:date="2026-09-25T21:07:00Z" w16du:dateUtc="2026-09-26T01:07:00Z"/>
                <w:rFonts w:ascii="Comic Sans MS" w:hAnsi="Comic Sans MS"/>
              </w:rPr>
            </w:pPr>
            <w:ins w:id="27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Rounders </w:t>
              </w:r>
            </w:ins>
          </w:p>
        </w:tc>
      </w:tr>
      <w:tr w:rsidR="00E427B6" w:rsidRPr="00C10E06" w14:paraId="75F7FF52" w14:textId="77777777" w:rsidTr="00C10E06">
        <w:trPr>
          <w:trHeight w:val="666"/>
          <w:ins w:id="273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6F7BA619" w14:textId="77777777" w:rsidR="00E427B6" w:rsidRPr="00C10E06" w:rsidRDefault="00E427B6">
            <w:pPr>
              <w:rPr>
                <w:ins w:id="274" w:author="sch8752328" w:date="2026-09-25T21:07:00Z" w16du:dateUtc="2026-09-26T01:07:00Z"/>
                <w:rFonts w:ascii="Comic Sans MS" w:hAnsi="Comic Sans MS"/>
              </w:rPr>
            </w:pPr>
            <w:ins w:id="27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RE</w:t>
              </w:r>
            </w:ins>
          </w:p>
        </w:tc>
        <w:tc>
          <w:tcPr>
            <w:tcW w:w="2226" w:type="dxa"/>
            <w:gridSpan w:val="4"/>
          </w:tcPr>
          <w:p w14:paraId="759FEE90" w14:textId="77777777" w:rsidR="00754840" w:rsidRPr="00C10E06" w:rsidRDefault="00B52BB0" w:rsidP="005E3A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6" w:author="sch8752328" w:date="2026-09-25T21:07:00Z" w16du:dateUtc="2026-09-26T01:07:00Z"/>
                <w:rFonts w:ascii="Comic Sans MS" w:hAnsi="Comic Sans MS"/>
              </w:rPr>
            </w:pPr>
            <w:ins w:id="277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Worship</w:t>
              </w:r>
            </w:ins>
          </w:p>
        </w:tc>
        <w:tc>
          <w:tcPr>
            <w:tcW w:w="2151" w:type="dxa"/>
          </w:tcPr>
          <w:p w14:paraId="138FF04B" w14:textId="77777777" w:rsidR="00E427B6" w:rsidRPr="00C10E06" w:rsidRDefault="00B52B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8" w:author="sch8752328" w:date="2026-09-25T21:07:00Z" w16du:dateUtc="2026-09-26T01:07:00Z"/>
                <w:rFonts w:ascii="Comic Sans MS" w:hAnsi="Comic Sans MS"/>
              </w:rPr>
            </w:pPr>
            <w:ins w:id="27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The true meaning of Christmas </w:t>
              </w:r>
            </w:ins>
          </w:p>
        </w:tc>
        <w:tc>
          <w:tcPr>
            <w:tcW w:w="2306" w:type="dxa"/>
            <w:gridSpan w:val="2"/>
          </w:tcPr>
          <w:p w14:paraId="140228F8" w14:textId="77777777" w:rsidR="00E427B6" w:rsidRPr="00C10E06" w:rsidRDefault="00B52B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0" w:author="sch8752328" w:date="2026-09-25T21:07:00Z" w16du:dateUtc="2026-09-26T01:07:00Z"/>
                <w:rFonts w:ascii="Comic Sans MS" w:hAnsi="Comic Sans MS"/>
              </w:rPr>
            </w:pPr>
            <w:ins w:id="28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Peace</w:t>
              </w:r>
            </w:ins>
          </w:p>
        </w:tc>
        <w:tc>
          <w:tcPr>
            <w:tcW w:w="2218" w:type="dxa"/>
            <w:gridSpan w:val="3"/>
          </w:tcPr>
          <w:p w14:paraId="31EA5CA7" w14:textId="77777777" w:rsidR="00E427B6" w:rsidRPr="00C10E06" w:rsidRDefault="00B52B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" w:author="sch8752328" w:date="2026-09-25T21:07:00Z" w16du:dateUtc="2026-09-26T01:07:00Z"/>
                <w:rFonts w:ascii="Comic Sans MS" w:hAnsi="Comic Sans MS"/>
              </w:rPr>
            </w:pPr>
            <w:ins w:id="283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Forgiveness</w:t>
              </w:r>
            </w:ins>
          </w:p>
        </w:tc>
        <w:tc>
          <w:tcPr>
            <w:tcW w:w="2226" w:type="dxa"/>
            <w:gridSpan w:val="2"/>
          </w:tcPr>
          <w:p w14:paraId="06F1531B" w14:textId="77777777" w:rsidR="00E427B6" w:rsidRPr="00C10E06" w:rsidRDefault="00B52B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" w:author="sch8752328" w:date="2026-09-25T21:07:00Z" w16du:dateUtc="2026-09-26T01:07:00Z"/>
                <w:rFonts w:ascii="Comic Sans MS" w:hAnsi="Comic Sans MS"/>
              </w:rPr>
            </w:pPr>
            <w:ins w:id="28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Commitment </w:t>
              </w:r>
            </w:ins>
          </w:p>
        </w:tc>
        <w:tc>
          <w:tcPr>
            <w:tcW w:w="2530" w:type="dxa"/>
            <w:gridSpan w:val="2"/>
          </w:tcPr>
          <w:p w14:paraId="730DDD84" w14:textId="77777777" w:rsidR="00E427B6" w:rsidRPr="00C10E06" w:rsidRDefault="00E4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" w:author="sch8752328" w:date="2026-09-25T21:07:00Z" w16du:dateUtc="2026-09-26T01:07:00Z"/>
                <w:rFonts w:ascii="Comic Sans MS" w:hAnsi="Comic Sans MS"/>
              </w:rPr>
            </w:pPr>
          </w:p>
        </w:tc>
      </w:tr>
      <w:tr w:rsidR="00AD10AD" w:rsidRPr="00C10E06" w14:paraId="7385FE4C" w14:textId="77777777" w:rsidTr="00C10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ins w:id="287" w:author="sch8752328" w:date="2026-09-25T21:07:00Z" w16du:dateUtc="2026-09-26T01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14"/>
          </w:tcPr>
          <w:p w14:paraId="04B4685F" w14:textId="77777777" w:rsidR="00AD10AD" w:rsidRPr="00C10E06" w:rsidRDefault="00AD10AD">
            <w:pPr>
              <w:rPr>
                <w:ins w:id="288" w:author="sch8752328" w:date="2026-09-25T21:07:00Z" w16du:dateUtc="2026-09-26T01:07:00Z"/>
                <w:rFonts w:ascii="Comic Sans MS" w:hAnsi="Comic Sans MS"/>
              </w:rPr>
            </w:pPr>
            <w:ins w:id="289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PSHE</w:t>
              </w:r>
            </w:ins>
          </w:p>
        </w:tc>
        <w:tc>
          <w:tcPr>
            <w:tcW w:w="2226" w:type="dxa"/>
            <w:gridSpan w:val="4"/>
          </w:tcPr>
          <w:p w14:paraId="1814B930" w14:textId="77777777" w:rsidR="00AD10AD" w:rsidRPr="00C10E06" w:rsidRDefault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0" w:author="sch8752328" w:date="2026-09-25T21:07:00Z" w16du:dateUtc="2026-09-26T01:07:00Z"/>
                <w:rFonts w:ascii="Comic Sans MS" w:hAnsi="Comic Sans MS"/>
              </w:rPr>
            </w:pPr>
            <w:ins w:id="291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What makes up</w:t>
              </w:r>
              <w:r w:rsidR="00C10E06" w:rsidRPr="00C10E06">
                <w:rPr>
                  <w:rFonts w:ascii="Comic Sans MS" w:hAnsi="Comic Sans MS"/>
                </w:rPr>
                <w:t xml:space="preserve"> </w:t>
              </w:r>
              <w:r w:rsidRPr="00C10E06">
                <w:rPr>
                  <w:rFonts w:ascii="Comic Sans MS" w:hAnsi="Comic Sans MS"/>
                </w:rPr>
                <w:t>my identify?</w:t>
              </w:r>
            </w:ins>
          </w:p>
          <w:p w14:paraId="6E113483" w14:textId="77777777" w:rsidR="00AD10AD" w:rsidRPr="00C10E06" w:rsidRDefault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2" w:author="sch8752328" w:date="2026-09-25T21:07:00Z" w16du:dateUtc="2026-09-26T01:07:00Z"/>
                <w:rFonts w:ascii="Comic Sans MS" w:hAnsi="Comic Sans MS"/>
              </w:rPr>
            </w:pPr>
          </w:p>
        </w:tc>
        <w:tc>
          <w:tcPr>
            <w:tcW w:w="2151" w:type="dxa"/>
          </w:tcPr>
          <w:p w14:paraId="251869C5" w14:textId="77777777" w:rsidR="00AD10AD" w:rsidRPr="00C10E06" w:rsidRDefault="00972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3" w:author="sch8752328" w:date="2026-09-25T21:07:00Z" w16du:dateUtc="2026-09-26T01:07:00Z"/>
                <w:rFonts w:ascii="Comic Sans MS" w:hAnsi="Comic Sans MS"/>
              </w:rPr>
            </w:pPr>
            <w:ins w:id="294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How can friends communicate safely? </w:t>
              </w:r>
            </w:ins>
          </w:p>
        </w:tc>
        <w:tc>
          <w:tcPr>
            <w:tcW w:w="2265" w:type="dxa"/>
            <w:gridSpan w:val="2"/>
          </w:tcPr>
          <w:p w14:paraId="349E7EDD" w14:textId="77777777" w:rsidR="00AD10AD" w:rsidRPr="00C10E06" w:rsidRDefault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5" w:author="sch8752328" w:date="2026-09-25T21:07:00Z" w16du:dateUtc="2026-09-26T01:07:00Z"/>
                <w:rFonts w:ascii="Comic Sans MS" w:hAnsi="Comic Sans MS"/>
              </w:rPr>
            </w:pPr>
            <w:ins w:id="296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 xml:space="preserve">How can drugs affect health? </w:t>
              </w:r>
            </w:ins>
          </w:p>
        </w:tc>
        <w:tc>
          <w:tcPr>
            <w:tcW w:w="2259" w:type="dxa"/>
            <w:gridSpan w:val="3"/>
          </w:tcPr>
          <w:p w14:paraId="3F75A506" w14:textId="77777777" w:rsidR="00AD10AD" w:rsidRPr="00C10E06" w:rsidRDefault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7" w:author="sch8752328" w:date="2026-09-25T21:07:00Z" w16du:dateUtc="2026-09-26T01:07:00Z"/>
                <w:rFonts w:ascii="Comic Sans MS" w:hAnsi="Comic Sans MS"/>
              </w:rPr>
            </w:pPr>
            <w:ins w:id="298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What decisions can people make with money?</w:t>
              </w:r>
            </w:ins>
          </w:p>
        </w:tc>
        <w:tc>
          <w:tcPr>
            <w:tcW w:w="2226" w:type="dxa"/>
            <w:gridSpan w:val="2"/>
          </w:tcPr>
          <w:p w14:paraId="1F48AEA0" w14:textId="77777777" w:rsidR="00AD10AD" w:rsidRPr="00C10E06" w:rsidRDefault="009721AE" w:rsidP="0038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9" w:author="sch8752328" w:date="2026-09-25T21:07:00Z" w16du:dateUtc="2026-09-26T01:07:00Z"/>
                <w:rFonts w:ascii="Comic Sans MS" w:hAnsi="Comic Sans MS"/>
              </w:rPr>
            </w:pPr>
            <w:ins w:id="300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How can we help in an emergency?</w:t>
              </w:r>
            </w:ins>
          </w:p>
        </w:tc>
        <w:tc>
          <w:tcPr>
            <w:tcW w:w="2530" w:type="dxa"/>
            <w:gridSpan w:val="2"/>
          </w:tcPr>
          <w:p w14:paraId="425FE2A0" w14:textId="77777777" w:rsidR="00AD10AD" w:rsidRPr="00C10E06" w:rsidRDefault="00AD10AD" w:rsidP="0038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1" w:author="sch8752328" w:date="2026-09-25T21:07:00Z" w16du:dateUtc="2026-09-26T01:07:00Z"/>
                <w:rFonts w:ascii="Comic Sans MS" w:hAnsi="Comic Sans MS"/>
              </w:rPr>
            </w:pPr>
            <w:ins w:id="302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What jobs would we like?</w:t>
              </w:r>
            </w:ins>
          </w:p>
        </w:tc>
      </w:tr>
      <w:tr w:rsidR="006312E6" w:rsidRPr="00881F2C" w14:paraId="53713AA5" w14:textId="322FA53E" w:rsidTr="00C10E06">
        <w:trPr>
          <w:trHeight w:val="430"/>
          <w:trPrChange w:id="303" w:author="sch8752328" w:date="2026-09-25T21:07:00Z" w16du:dateUtc="2026-09-26T01:07:00Z">
            <w:trPr>
              <w:gridAfter w:val="7"/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dxa"/>
            <w:gridSpan w:val="7"/>
            <w:tcPrChange w:id="304" w:author="sch8752328" w:date="2026-09-25T21:07:00Z" w16du:dateUtc="2026-09-26T01:07:00Z">
              <w:tcPr>
                <w:tcW w:w="1731" w:type="dxa"/>
                <w:gridSpan w:val="8"/>
              </w:tcPr>
            </w:tcPrChange>
          </w:tcPr>
          <w:p w14:paraId="0EC3FCDA" w14:textId="77777777" w:rsidR="00382D2E" w:rsidRPr="00C10E06" w:rsidRDefault="00382D2E">
            <w:pPr>
              <w:spacing w:after="160" w:line="259" w:lineRule="auto"/>
              <w:rPr>
                <w:rFonts w:ascii="Comic Sans MS" w:hAnsi="Comic Sans MS"/>
              </w:rPr>
            </w:pPr>
            <w:ins w:id="305" w:author="sch8752328" w:date="2026-09-25T21:07:00Z" w16du:dateUtc="2026-09-26T01:07:00Z">
              <w:r w:rsidRPr="00C10E06">
                <w:rPr>
                  <w:rFonts w:ascii="Comic Sans MS" w:hAnsi="Comic Sans MS"/>
                </w:rPr>
                <w:t>French</w:t>
              </w:r>
            </w:ins>
          </w:p>
        </w:tc>
        <w:tc>
          <w:tcPr>
            <w:tcW w:w="2226" w:type="dxa"/>
            <w:tcPrChange w:id="306" w:author="sch8752328" w:date="2026-09-25T21:07:00Z" w16du:dateUtc="2026-09-26T01:07:00Z">
              <w:tcPr>
                <w:tcW w:w="9378" w:type="dxa"/>
              </w:tcPr>
            </w:tcPrChange>
          </w:tcPr>
          <w:p w14:paraId="0FC7DE16" w14:textId="77777777" w:rsidR="00CB24E8" w:rsidRPr="00C10E06" w:rsidRDefault="00CB24E8" w:rsidP="00C10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08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count to 50?</w:t>
              </w:r>
            </w:ins>
          </w:p>
          <w:p w14:paraId="019FAFE3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10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Where is French spoken in the world?</w:t>
              </w:r>
            </w:ins>
          </w:p>
          <w:p w14:paraId="662B4C4A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12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give and follow directions in French? </w:t>
              </w:r>
            </w:ins>
          </w:p>
          <w:p w14:paraId="261A8EE6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63E8CE97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15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explore the climate and culture of the French speaking world? </w:t>
              </w:r>
            </w:ins>
          </w:p>
          <w:p w14:paraId="754A6A2B" w14:textId="77777777" w:rsidR="00754840" w:rsidRPr="00C10E06" w:rsidRDefault="00754840" w:rsidP="0011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6" w:author="sch8752328" w:date="2026-09-25T21:07:00Z" w16du:dateUtc="2026-09-26T01:07:00Z"/>
                <w:rFonts w:ascii="Comic Sans MS" w:hAnsi="Comic Sans MS"/>
              </w:rPr>
            </w:pPr>
          </w:p>
          <w:p w14:paraId="42D7E25E" w14:textId="77777777" w:rsidR="00754840" w:rsidRPr="00C10E06" w:rsidRDefault="00754840" w:rsidP="0011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7" w:author="sch8752328" w:date="2026-09-25T21:07:00Z" w16du:dateUtc="2026-09-26T01:07:00Z"/>
                <w:rFonts w:ascii="Comic Sans MS" w:hAnsi="Comic Sans MS"/>
              </w:rPr>
            </w:pPr>
          </w:p>
          <w:p w14:paraId="6F13F574" w14:textId="77777777" w:rsidR="00754840" w:rsidRPr="00C10E06" w:rsidRDefault="00754840" w:rsidP="0011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8" w:author="sch8752328" w:date="2026-09-25T21:07:00Z" w16du:dateUtc="2026-09-26T01:07:00Z"/>
                <w:rFonts w:ascii="Comic Sans MS" w:hAnsi="Comic Sans MS"/>
              </w:rPr>
            </w:pPr>
          </w:p>
          <w:p w14:paraId="400691B8" w14:textId="71BC5A5E" w:rsidR="006312E6" w:rsidRPr="0085234F" w:rsidRDefault="006312E6" w:rsidP="003E5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9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320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Fourth Grade</w:delText>
              </w:r>
            </w:del>
          </w:p>
          <w:p w14:paraId="571119D5" w14:textId="77777777" w:rsidR="00826C04" w:rsidRPr="00826C04" w:rsidRDefault="00826C04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1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bookmarkStart w:id="322" w:name="_Hlk69392135"/>
            <w:del w:id="323" w:author="sch8752328" w:date="2026-09-25T21:07:00Z" w16du:dateUtc="2026-09-26T01:07:00Z"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>Diary of a Wimpy Kid</w:delText>
              </w:r>
              <w:r w:rsidR="00BA6F1A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 (Book 1)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 xml:space="preserve"> by Jeff Kinney</w:delText>
              </w:r>
            </w:del>
          </w:p>
          <w:p w14:paraId="4355BE0F" w14:textId="739C8D7D" w:rsidR="006312E6" w:rsidRDefault="00E361CF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325" w:author="sch8752328" w:date="2026-09-25T21:07:00Z" w16du:dateUtc="2026-09-26T01:07:00Z"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Flora and Ulysses by </w:delText>
              </w:r>
              <w:r w:rsidR="008427DE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Kate </w:delText>
              </w:r>
              <w:r w:rsidR="00C13A82">
                <w:rPr>
                  <w:rFonts w:ascii="Comic Sans MS" w:hAnsi="Comic Sans MS"/>
                  <w:sz w:val="18"/>
                  <w:szCs w:val="18"/>
                  <w:u w:val="single"/>
                </w:rPr>
                <w:delText>DiCamillo</w:delText>
              </w:r>
            </w:del>
          </w:p>
          <w:p w14:paraId="52E92766" w14:textId="25407397" w:rsidR="00122AEA" w:rsidRPr="003017EA" w:rsidRDefault="00122AEA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327" w:author="sch8752328" w:date="2026-09-25T21:07:00Z" w16du:dateUtc="2026-09-26T01:07:00Z">
              <w:r w:rsidRPr="00122AEA">
                <w:rPr>
                  <w:rFonts w:ascii="Comic Sans MS" w:hAnsi="Comic Sans MS"/>
                  <w:sz w:val="18"/>
                  <w:szCs w:val="18"/>
                  <w:u w:val="single"/>
                </w:rPr>
                <w:delText>The Top-Secret Adventure of John Darragh, Revolutionary War Spy</w:delText>
              </w:r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 </w:delText>
              </w:r>
              <w:r w:rsidR="003017EA">
                <w:rPr>
                  <w:rFonts w:ascii="Comic Sans MS" w:hAnsi="Comic Sans MS"/>
                  <w:sz w:val="18"/>
                  <w:szCs w:val="18"/>
                </w:rPr>
                <w:delText>by Peter and Connie</w:delText>
              </w:r>
              <w:r w:rsidR="001A13B7">
                <w:rPr>
                  <w:rFonts w:ascii="Comic Sans MS" w:hAnsi="Comic Sans MS"/>
                  <w:sz w:val="18"/>
                  <w:szCs w:val="18"/>
                </w:rPr>
                <w:delText xml:space="preserve"> Roop</w:delText>
              </w:r>
            </w:del>
          </w:p>
          <w:p w14:paraId="71D5BB43" w14:textId="67DE4493" w:rsidR="00B51B85" w:rsidRPr="0085234F" w:rsidRDefault="00B51B85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329" w:author="sch8752328" w:date="2026-09-25T21:07:00Z" w16du:dateUtc="2026-09-26T01:07:00Z">
              <w:r w:rsidRPr="00B51B85">
                <w:rPr>
                  <w:rFonts w:ascii="Comic Sans MS" w:hAnsi="Comic Sans MS"/>
                  <w:sz w:val="18"/>
                  <w:szCs w:val="18"/>
                  <w:u w:val="single"/>
                </w:rPr>
                <w:delText>Fourth Grade Rats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 xml:space="preserve"> by Jerry Spinelli</w:delText>
              </w:r>
            </w:del>
          </w:p>
          <w:p w14:paraId="19415E4F" w14:textId="1A4F6080" w:rsidR="006312E6" w:rsidRPr="00E31FB4" w:rsidRDefault="00E31FB4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331" w:author="sch8752328" w:date="2026-09-25T21:07:00Z" w16du:dateUtc="2026-09-26T01:07:00Z"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>What’s the Problem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 xml:space="preserve"> by Kylie Burns (eBook)</w:delText>
              </w:r>
            </w:del>
          </w:p>
          <w:p w14:paraId="7BCBC5D3" w14:textId="77777777" w:rsidR="006312E6" w:rsidRPr="00C10E06" w:rsidRDefault="006312E6" w:rsidP="003E5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rPrChange w:id="332" w:author="sch8752328" w:date="2026-09-25T21:07:00Z" w16du:dateUtc="2026-09-26T01:07:00Z">
                  <w:rPr>
                    <w:rFonts w:ascii="Comic Sans MS" w:hAnsi="Comic Sans MS"/>
                    <w:sz w:val="18"/>
                    <w:szCs w:val="18"/>
                  </w:rPr>
                </w:rPrChange>
              </w:rPr>
            </w:pPr>
            <w:del w:id="333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The Lightning Thief:Percy Jackson &amp; the Olympian Book 1(eBook)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by Rick Riordan</w:delText>
              </w:r>
            </w:del>
            <w:bookmarkEnd w:id="322"/>
          </w:p>
        </w:tc>
        <w:tc>
          <w:tcPr>
            <w:tcW w:w="2151" w:type="dxa"/>
            <w:gridSpan w:val="3"/>
            <w:tcPrChange w:id="334" w:author="sch8752328" w:date="2026-09-25T21:07:00Z" w16du:dateUtc="2026-09-26T01:07:00Z">
              <w:tcPr>
                <w:tcW w:w="2151" w:type="dxa"/>
                <w:gridSpan w:val="3"/>
                <w:shd w:val="clear" w:color="auto" w:fill="DAEEF3" w:themeFill="accent5" w:themeFillTint="33"/>
              </w:tcPr>
            </w:tcPrChange>
          </w:tcPr>
          <w:p w14:paraId="3555D77A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5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36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introduce my family and friends?</w:t>
              </w:r>
            </w:ins>
          </w:p>
          <w:p w14:paraId="39383E0F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38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describe my family’s likes and dislikes?</w:t>
              </w:r>
            </w:ins>
          </w:p>
          <w:p w14:paraId="3DB19E04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9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6207CDC0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41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listen to and take part in performing a rhyme?</w:t>
              </w:r>
            </w:ins>
          </w:p>
          <w:p w14:paraId="606D37D5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2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5903D499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44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Noel en France</w:t>
              </w:r>
            </w:ins>
          </w:p>
          <w:p w14:paraId="02FFD2D8" w14:textId="77777777" w:rsidR="00BE3DBD" w:rsidRPr="00C10E06" w:rsidRDefault="00BE3DBD" w:rsidP="00CB24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Times New Roman"/>
                <w:lang w:eastAsia="en-GB"/>
              </w:rPr>
            </w:pPr>
          </w:p>
        </w:tc>
        <w:tc>
          <w:tcPr>
            <w:tcW w:w="2306" w:type="dxa"/>
            <w:gridSpan w:val="4"/>
            <w:tcPrChange w:id="345" w:author="sch8752328" w:date="2026-09-25T21:07:00Z" w16du:dateUtc="2026-09-26T01:07:00Z">
              <w:tcPr>
                <w:tcW w:w="2306" w:type="dxa"/>
                <w:gridSpan w:val="4"/>
                <w:shd w:val="clear" w:color="auto" w:fill="DAEEF3" w:themeFill="accent5" w:themeFillTint="33"/>
              </w:tcPr>
            </w:tcPrChange>
          </w:tcPr>
          <w:p w14:paraId="2B48531B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6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47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recall the days of the week?</w:t>
              </w:r>
            </w:ins>
          </w:p>
          <w:p w14:paraId="10A8F3DA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8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49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Who is doing what in French? Verb forms</w:t>
              </w:r>
            </w:ins>
          </w:p>
          <w:p w14:paraId="3C9FAFC9" w14:textId="77777777" w:rsidR="00AD10AD" w:rsidRPr="00C10E06" w:rsidRDefault="00AD10AD" w:rsidP="00AD1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552797B2" w14:textId="77777777" w:rsidR="00AD10AD" w:rsidRPr="00C10E06" w:rsidRDefault="00AD10AD" w:rsidP="00613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1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52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Action verbs – can I talk about my likes/dislikes?</w:t>
              </w:r>
            </w:ins>
          </w:p>
          <w:p w14:paraId="6AF37428" w14:textId="77777777" w:rsidR="00AD10AD" w:rsidRPr="00C10E06" w:rsidRDefault="00AD10AD" w:rsidP="00AD1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18BC2356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55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talk about my daily routine (revision of time and days)? </w:t>
              </w:r>
            </w:ins>
          </w:p>
          <w:p w14:paraId="04A45703" w14:textId="77777777" w:rsidR="00AD10AD" w:rsidRPr="00C10E06" w:rsidRDefault="00AD10AD" w:rsidP="00AD1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6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2FAACD7B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58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use conjunctions? </w:t>
              </w:r>
            </w:ins>
          </w:p>
          <w:p w14:paraId="4699B4C9" w14:textId="77777777" w:rsidR="00AD10AD" w:rsidRPr="00C10E06" w:rsidRDefault="00AD10AD" w:rsidP="00CB24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Times New Roman"/>
                <w:lang w:eastAsia="en-GB"/>
              </w:rPr>
            </w:pPr>
          </w:p>
        </w:tc>
        <w:tc>
          <w:tcPr>
            <w:tcW w:w="2218" w:type="dxa"/>
            <w:gridSpan w:val="5"/>
            <w:tcPrChange w:id="359" w:author="sch8752328" w:date="2026-09-25T21:07:00Z" w16du:dateUtc="2026-09-26T01:07:00Z">
              <w:tcPr>
                <w:tcW w:w="2218" w:type="dxa"/>
                <w:gridSpan w:val="5"/>
                <w:shd w:val="clear" w:color="auto" w:fill="DAEEF3" w:themeFill="accent5" w:themeFillTint="33"/>
              </w:tcPr>
            </w:tcPrChange>
          </w:tcPr>
          <w:p w14:paraId="11B95957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61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explore shops in town? </w:t>
              </w:r>
            </w:ins>
          </w:p>
          <w:p w14:paraId="0EA51BAD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2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63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go shopping at the market?</w:t>
              </w:r>
            </w:ins>
          </w:p>
          <w:p w14:paraId="6F2370BF" w14:textId="77777777" w:rsidR="00CB24E8" w:rsidRPr="00C10E06" w:rsidRDefault="00CB24E8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3DA9325E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5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66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pay with euros?</w:t>
              </w:r>
            </w:ins>
          </w:p>
          <w:p w14:paraId="1EFE180B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14ED13F3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8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69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ask/answer questions about opening times? </w:t>
              </w:r>
            </w:ins>
          </w:p>
          <w:p w14:paraId="6622FC5C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67384044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1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72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explore and follow a recipe? </w:t>
              </w:r>
            </w:ins>
          </w:p>
          <w:p w14:paraId="740671A7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364304A9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75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listen to </w:t>
              </w:r>
              <w:r w:rsidR="00CB24E8" w:rsidRPr="00C10E06">
                <w:rPr>
                  <w:rFonts w:ascii="Comic Sans MS" w:eastAsia="Times New Roman" w:hAnsi="Comic Sans MS" w:cs="Times New Roman"/>
                  <w:lang w:eastAsia="en-GB"/>
                </w:rPr>
                <w:t>and</w:t>
              </w:r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 take part in a story? Monsieur Mangetout</w:t>
              </w:r>
            </w:ins>
          </w:p>
          <w:p w14:paraId="44169DF0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6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32B5D229" w14:textId="77777777" w:rsidR="00BE3DBD" w:rsidRPr="00C10E06" w:rsidRDefault="00BE3DBD" w:rsidP="00CB24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Times New Roman"/>
                <w:lang w:eastAsia="en-GB"/>
              </w:rPr>
            </w:pPr>
            <w:ins w:id="377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have a Can I have a conversation about food/healthy eating?</w:t>
              </w:r>
            </w:ins>
          </w:p>
        </w:tc>
        <w:tc>
          <w:tcPr>
            <w:tcW w:w="2226" w:type="dxa"/>
            <w:gridSpan w:val="5"/>
            <w:tcPrChange w:id="378" w:author="sch8752328" w:date="2026-09-25T21:07:00Z" w16du:dateUtc="2026-09-26T01:07:00Z">
              <w:tcPr>
                <w:tcW w:w="2226" w:type="dxa"/>
                <w:gridSpan w:val="5"/>
                <w:shd w:val="clear" w:color="auto" w:fill="DAEEF3" w:themeFill="accent5" w:themeFillTint="33"/>
              </w:tcPr>
            </w:tcPrChange>
          </w:tcPr>
          <w:p w14:paraId="044C3DCC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9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80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name the solar system in French? </w:t>
              </w:r>
            </w:ins>
          </w:p>
          <w:p w14:paraId="7BEB78D9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1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82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create sun and moon metaphors?</w:t>
              </w:r>
            </w:ins>
          </w:p>
          <w:p w14:paraId="13881073" w14:textId="77777777" w:rsidR="00AD10AD" w:rsidRPr="00C10E06" w:rsidRDefault="00AD10AD" w:rsidP="00AD1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65EBC9BE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85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compare the planets?</w:t>
              </w:r>
            </w:ins>
          </w:p>
          <w:p w14:paraId="21A7602F" w14:textId="77777777" w:rsidR="00AD10AD" w:rsidRPr="00C10E06" w:rsidRDefault="00AD10AD" w:rsidP="00AD1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6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2D219C9A" w14:textId="77777777" w:rsidR="00AD10AD" w:rsidRPr="00C10E06" w:rsidRDefault="00AD10A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88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use conjunctions?</w:t>
              </w:r>
            </w:ins>
          </w:p>
          <w:p w14:paraId="7D819C41" w14:textId="77777777" w:rsidR="00AD10AD" w:rsidRPr="00C10E06" w:rsidRDefault="00AD10AD" w:rsidP="00CB24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Times New Roman"/>
                <w:lang w:eastAsia="en-GB"/>
              </w:rPr>
            </w:pPr>
          </w:p>
        </w:tc>
        <w:tc>
          <w:tcPr>
            <w:tcW w:w="2530" w:type="dxa"/>
            <w:gridSpan w:val="3"/>
            <w:tcPrChange w:id="389" w:author="sch8752328" w:date="2026-09-25T21:07:00Z" w16du:dateUtc="2026-09-26T01:07:00Z">
              <w:tcPr>
                <w:tcW w:w="2530" w:type="dxa"/>
                <w:gridSpan w:val="2"/>
                <w:shd w:val="clear" w:color="auto" w:fill="DAEEF3" w:themeFill="accent5" w:themeFillTint="33"/>
              </w:tcPr>
            </w:tcPrChange>
          </w:tcPr>
          <w:p w14:paraId="7054616C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91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create a monster?</w:t>
              </w:r>
            </w:ins>
          </w:p>
          <w:p w14:paraId="702A5728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2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93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recognise and describe body parts?</w:t>
              </w:r>
            </w:ins>
          </w:p>
          <w:p w14:paraId="235E7B2A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4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7AA7C7CE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5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96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 xml:space="preserve">Can I recognise and name animals? </w:t>
              </w:r>
            </w:ins>
          </w:p>
          <w:p w14:paraId="11A929F7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7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21BBB370" w14:textId="77777777" w:rsidR="00BE3DBD" w:rsidRPr="00C10E06" w:rsidRDefault="00BE3DBD" w:rsidP="00CB2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98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399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use adjectives to describe my monster?</w:t>
              </w:r>
            </w:ins>
          </w:p>
          <w:p w14:paraId="38DF86D6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0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72448D97" w14:textId="77777777" w:rsidR="00BE3DBD" w:rsidRPr="00C10E06" w:rsidRDefault="00BE3DBD" w:rsidP="00613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1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  <w:ins w:id="402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Can I learn a rhyme?</w:t>
              </w:r>
            </w:ins>
          </w:p>
          <w:p w14:paraId="4AF8CF7E" w14:textId="77777777" w:rsidR="00BE3DBD" w:rsidRPr="00C10E06" w:rsidRDefault="00BE3DBD" w:rsidP="00BE3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03" w:author="sch8752328" w:date="2026-09-25T21:07:00Z" w16du:dateUtc="2026-09-26T01:07:00Z"/>
                <w:rFonts w:ascii="Comic Sans MS" w:eastAsia="Times New Roman" w:hAnsi="Comic Sans MS" w:cs="Times New Roman"/>
                <w:lang w:eastAsia="en-GB"/>
              </w:rPr>
            </w:pPr>
          </w:p>
          <w:p w14:paraId="463CF55B" w14:textId="77777777" w:rsidR="00BE3DBD" w:rsidRPr="00C10E06" w:rsidRDefault="00BE3DBD" w:rsidP="00CB24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Times New Roman"/>
                <w:lang w:eastAsia="en-GB"/>
              </w:rPr>
            </w:pPr>
            <w:ins w:id="404" w:author="sch8752328" w:date="2026-09-25T21:07:00Z" w16du:dateUtc="2026-09-26T01:07:00Z">
              <w:r w:rsidRPr="00C10E06">
                <w:rPr>
                  <w:rFonts w:ascii="Comic Sans MS" w:eastAsia="Times New Roman" w:hAnsi="Comic Sans MS" w:cs="Times New Roman"/>
                  <w:lang w:eastAsia="en-GB"/>
                </w:rPr>
                <w:t>What is Bastille day and how do they celebrate?</w:t>
              </w:r>
            </w:ins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8"/>
      </w:tblGrid>
      <w:tr w:rsidR="006312E6" w:rsidRPr="00881F2C" w14:paraId="57B004A7" w14:textId="77777777" w:rsidTr="00BE4BB1">
        <w:trPr>
          <w:trHeight w:val="1700"/>
          <w:jc w:val="center"/>
          <w:del w:id="405" w:author="sch8752328" w:date="2026-09-25T21:07:00Z" w16du:dateUtc="2026-09-26T01:07:00Z"/>
        </w:trPr>
        <w:tc>
          <w:tcPr>
            <w:tcW w:w="9378" w:type="dxa"/>
          </w:tcPr>
          <w:p w14:paraId="39E3A3AF" w14:textId="77777777" w:rsidR="006312E6" w:rsidRPr="0085234F" w:rsidRDefault="006312E6" w:rsidP="003E531B">
            <w:pPr>
              <w:jc w:val="center"/>
              <w:rPr>
                <w:del w:id="406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07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Fifth Grade</w:delText>
              </w:r>
            </w:del>
          </w:p>
          <w:p w14:paraId="6D0B3EF2" w14:textId="77777777" w:rsidR="006312E6" w:rsidRPr="0085234F" w:rsidRDefault="006312E6" w:rsidP="003E531B">
            <w:pPr>
              <w:rPr>
                <w:del w:id="40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0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Lunch Money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Andrew Clements</w:delText>
              </w:r>
            </w:del>
          </w:p>
          <w:p w14:paraId="637AC9F7" w14:textId="77777777" w:rsidR="006312E6" w:rsidRPr="0085234F" w:rsidRDefault="006312E6" w:rsidP="003E531B">
            <w:pPr>
              <w:rPr>
                <w:del w:id="41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1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From the Mixed Up Files of Mrs. Basil E. Frankweiler 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>by E. L. Konigsburg</w:delText>
              </w:r>
            </w:del>
          </w:p>
          <w:p w14:paraId="1619E612" w14:textId="6FE1AD67" w:rsidR="00E31FB4" w:rsidRPr="00E31FB4" w:rsidRDefault="00E31FB4" w:rsidP="003E531B">
            <w:pPr>
              <w:rPr>
                <w:del w:id="412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13" w:author="sch8752328" w:date="2026-09-25T21:07:00Z" w16du:dateUtc="2026-09-26T01:07:00Z"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>A Boy at War</w:delText>
              </w:r>
              <w:r>
                <w:rPr>
                  <w:rFonts w:ascii="Comic Sans MS" w:hAnsi="Comic Sans MS"/>
                  <w:sz w:val="18"/>
                  <w:szCs w:val="18"/>
                </w:rPr>
                <w:delText xml:space="preserve"> by Harry Mazer</w:delText>
              </w:r>
            </w:del>
          </w:p>
          <w:p w14:paraId="1E4D7085" w14:textId="7235D42E" w:rsidR="006312E6" w:rsidRPr="0085234F" w:rsidRDefault="006312E6" w:rsidP="003E531B">
            <w:pPr>
              <w:rPr>
                <w:del w:id="414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15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  <w:u w:val="single"/>
                </w:rPr>
                <w:delText>A Changing Earth(eBook)</w:delText>
              </w:r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 by Heather Miller</w:delText>
              </w:r>
            </w:del>
          </w:p>
          <w:p w14:paraId="16573C8D" w14:textId="77777777" w:rsidR="006312E6" w:rsidRDefault="000422B1" w:rsidP="00BA6F1A">
            <w:pPr>
              <w:rPr>
                <w:del w:id="416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17" w:author="sch8752328" w:date="2026-09-25T21:07:00Z" w16du:dateUtc="2026-09-26T01:07:00Z"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Stranded </w:delText>
              </w:r>
              <w:r w:rsidR="006312E6" w:rsidRPr="0085234F">
                <w:rPr>
                  <w:rFonts w:ascii="Comic Sans MS" w:hAnsi="Comic Sans MS"/>
                  <w:sz w:val="18"/>
                  <w:szCs w:val="18"/>
                </w:rPr>
                <w:delText>by Jeff Probst &amp; Chris Tebetts</w:delText>
              </w:r>
            </w:del>
          </w:p>
          <w:p w14:paraId="1BE267AC" w14:textId="551B01AD" w:rsidR="000E0CBE" w:rsidRPr="000E0CBE" w:rsidRDefault="000E0CBE" w:rsidP="00BA6F1A">
            <w:pPr>
              <w:rPr>
                <w:del w:id="418" w:author="sch8752328" w:date="2026-09-25T21:07:00Z" w16du:dateUtc="2026-09-26T01:07:00Z"/>
                <w:rFonts w:ascii="Comic Sans MS" w:hAnsi="Comic Sans MS"/>
                <w:sz w:val="18"/>
                <w:szCs w:val="18"/>
                <w:u w:val="single"/>
              </w:rPr>
            </w:pPr>
            <w:del w:id="419" w:author="sch8752328" w:date="2026-09-25T21:07:00Z" w16du:dateUtc="2026-09-26T01:07:00Z">
              <w:r w:rsidRPr="000E0CBE"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The Electric Bandit </w:delText>
              </w:r>
              <w:r>
                <w:rPr>
                  <w:rFonts w:ascii="Comic Sans MS" w:hAnsi="Comic Sans MS"/>
                  <w:sz w:val="18"/>
                  <w:szCs w:val="18"/>
                  <w:u w:val="single"/>
                </w:rPr>
                <w:delText xml:space="preserve">by Robert Jacob </w:delText>
              </w:r>
            </w:del>
          </w:p>
        </w:tc>
      </w:tr>
    </w:tbl>
    <w:p w14:paraId="16AF6C56" w14:textId="1487FF69" w:rsidR="006312E6" w:rsidRPr="0085234F" w:rsidRDefault="006312E6" w:rsidP="00BE4BB1">
      <w:pPr>
        <w:spacing w:after="0"/>
        <w:jc w:val="center"/>
        <w:rPr>
          <w:del w:id="420" w:author="sch8752328" w:date="2026-09-25T21:07:00Z" w16du:dateUtc="2026-09-26T01:07:00Z"/>
          <w:rFonts w:ascii="Kristen ITC" w:hAnsi="Kristen ITC"/>
          <w:b/>
          <w:sz w:val="18"/>
          <w:szCs w:val="18"/>
        </w:rPr>
      </w:pPr>
      <w:del w:id="421" w:author="sch8752328" w:date="2026-09-25T21:07:00Z" w16du:dateUtc="2026-09-26T01:07:00Z">
        <w:r w:rsidRPr="0085234F">
          <w:rPr>
            <w:rFonts w:ascii="Kristen ITC" w:hAnsi="Kristen ITC"/>
            <w:b/>
            <w:sz w:val="18"/>
            <w:szCs w:val="18"/>
          </w:rPr>
          <w:delText>Project List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3"/>
        <w:gridCol w:w="4583"/>
      </w:tblGrid>
      <w:tr w:rsidR="006312E6" w:rsidRPr="0085234F" w14:paraId="1991129F" w14:textId="77777777" w:rsidTr="00BE4BB1">
        <w:trPr>
          <w:jc w:val="center"/>
          <w:del w:id="422" w:author="sch8752328" w:date="2026-09-25T21:07:00Z" w16du:dateUtc="2026-09-26T01:07:00Z"/>
        </w:trPr>
        <w:tc>
          <w:tcPr>
            <w:tcW w:w="4993" w:type="dxa"/>
          </w:tcPr>
          <w:p w14:paraId="62DBE7C5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23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24" w:author="sch8752328" w:date="2026-09-25T21:07:00Z" w16du:dateUtc="2026-09-26T01:07:00Z"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1. Write a different ending for your book.</w:delText>
              </w:r>
            </w:del>
          </w:p>
        </w:tc>
        <w:tc>
          <w:tcPr>
            <w:tcW w:w="4583" w:type="dxa"/>
          </w:tcPr>
          <w:p w14:paraId="29576A2D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25" w:author="sch8752328" w:date="2026-09-25T21:07:00Z" w16du:dateUtc="2026-09-26T01:07:00Z"/>
                <w:rFonts w:ascii="Rockwell" w:hAnsi="Rockwell" w:cs="ComicSansMS"/>
                <w:sz w:val="18"/>
                <w:szCs w:val="18"/>
              </w:rPr>
            </w:pPr>
            <w:del w:id="426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9.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Pretend to be a salesman and “sell” the book.</w:delText>
              </w:r>
            </w:del>
          </w:p>
        </w:tc>
      </w:tr>
      <w:tr w:rsidR="006312E6" w:rsidRPr="0085234F" w14:paraId="3AEC9A0F" w14:textId="77777777" w:rsidTr="00BE4BB1">
        <w:trPr>
          <w:jc w:val="center"/>
          <w:del w:id="427" w:author="sch8752328" w:date="2026-09-25T21:07:00Z" w16du:dateUtc="2026-09-26T01:07:00Z"/>
        </w:trPr>
        <w:tc>
          <w:tcPr>
            <w:tcW w:w="4993" w:type="dxa"/>
          </w:tcPr>
          <w:p w14:paraId="6D84222B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2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29" w:author="sch8752328" w:date="2026-09-25T21:07:00Z" w16du:dateUtc="2026-09-26T01:07:00Z"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2. Give a book talk on your book. </w:delText>
              </w:r>
            </w:del>
          </w:p>
        </w:tc>
        <w:tc>
          <w:tcPr>
            <w:tcW w:w="4583" w:type="dxa"/>
          </w:tcPr>
          <w:p w14:paraId="011FC59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30" w:author="sch8752328" w:date="2026-09-25T21:07:00Z" w16du:dateUtc="2026-09-26T01:07:00Z"/>
                <w:rFonts w:ascii="Rockwell" w:hAnsi="Rockwell" w:cs="ComicSansMS"/>
                <w:sz w:val="18"/>
                <w:szCs w:val="18"/>
              </w:rPr>
            </w:pPr>
            <w:del w:id="43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10.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Draw a picture illustrating your favorite part of the book. Write me a description of your illustration below it. </w:delText>
              </w:r>
            </w:del>
          </w:p>
        </w:tc>
      </w:tr>
      <w:tr w:rsidR="006312E6" w:rsidRPr="0085234F" w14:paraId="5DBD938B" w14:textId="77777777" w:rsidTr="00BE4BB1">
        <w:trPr>
          <w:jc w:val="center"/>
          <w:del w:id="432" w:author="sch8752328" w:date="2026-09-25T21:07:00Z" w16du:dateUtc="2026-09-26T01:07:00Z"/>
        </w:trPr>
        <w:tc>
          <w:tcPr>
            <w:tcW w:w="4993" w:type="dxa"/>
          </w:tcPr>
          <w:p w14:paraId="21DF079F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33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34" w:author="sch8752328" w:date="2026-09-25T21:07:00Z" w16du:dateUtc="2026-09-26T01:07:00Z"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3. Make a diorama that includes a setting and characters from the book. If it is a nonfiction book, include the topic you learned about with facts written around the box. </w:delText>
              </w:r>
            </w:del>
          </w:p>
        </w:tc>
        <w:tc>
          <w:tcPr>
            <w:tcW w:w="4583" w:type="dxa"/>
          </w:tcPr>
          <w:p w14:paraId="0434195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35" w:author="sch8752328" w:date="2026-09-25T21:07:00Z" w16du:dateUtc="2026-09-26T01:07:00Z"/>
                <w:rFonts w:ascii="Rockwell" w:hAnsi="Rockwell" w:cs="ComicSansMS"/>
                <w:sz w:val="18"/>
                <w:szCs w:val="18"/>
              </w:rPr>
            </w:pPr>
            <w:del w:id="436" w:author="sch8752328" w:date="2026-09-25T21:07:00Z" w16du:dateUtc="2026-09-26T01:07:00Z"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11. Create a new book jacket for your book with characters. There must be a summary on the back of the book jacket.</w:delText>
              </w:r>
            </w:del>
          </w:p>
        </w:tc>
      </w:tr>
      <w:tr w:rsidR="006312E6" w:rsidRPr="0085234F" w14:paraId="15FDA98E" w14:textId="77777777" w:rsidTr="00BE4BB1">
        <w:trPr>
          <w:jc w:val="center"/>
          <w:del w:id="437" w:author="sch8752328" w:date="2026-09-25T21:07:00Z" w16du:dateUtc="2026-09-26T01:07:00Z"/>
        </w:trPr>
        <w:tc>
          <w:tcPr>
            <w:tcW w:w="4993" w:type="dxa"/>
          </w:tcPr>
          <w:p w14:paraId="4CD23362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3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3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4.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Write a letter to the author, telling the author what you thought about the book.</w:delText>
              </w:r>
            </w:del>
          </w:p>
        </w:tc>
        <w:tc>
          <w:tcPr>
            <w:tcW w:w="4583" w:type="dxa"/>
          </w:tcPr>
          <w:p w14:paraId="370A020E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4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4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12.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Write a letter to a friend recommending the book.</w:delText>
              </w:r>
            </w:del>
          </w:p>
        </w:tc>
      </w:tr>
      <w:tr w:rsidR="006312E6" w:rsidRPr="0085234F" w14:paraId="0227AB1C" w14:textId="77777777" w:rsidTr="00BE4BB1">
        <w:trPr>
          <w:jc w:val="center"/>
          <w:del w:id="442" w:author="sch8752328" w:date="2026-09-25T21:07:00Z" w16du:dateUtc="2026-09-26T01:07:00Z"/>
        </w:trPr>
        <w:tc>
          <w:tcPr>
            <w:tcW w:w="4993" w:type="dxa"/>
          </w:tcPr>
          <w:p w14:paraId="3F5E7797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43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44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5.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Compare two books that you have read. How are they alike, how are they different?</w:delText>
              </w:r>
            </w:del>
          </w:p>
        </w:tc>
        <w:tc>
          <w:tcPr>
            <w:tcW w:w="4583" w:type="dxa"/>
          </w:tcPr>
          <w:p w14:paraId="261EAEE1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45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46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13. 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Complete a timeline of events that occurred in your book </w:delText>
              </w:r>
            </w:del>
          </w:p>
        </w:tc>
      </w:tr>
      <w:tr w:rsidR="006312E6" w:rsidRPr="0085234F" w14:paraId="7E94CB70" w14:textId="77777777" w:rsidTr="00BE4BB1">
        <w:trPr>
          <w:jc w:val="center"/>
          <w:del w:id="447" w:author="sch8752328" w:date="2026-09-25T21:07:00Z" w16du:dateUtc="2026-09-26T01:07:00Z"/>
        </w:trPr>
        <w:tc>
          <w:tcPr>
            <w:tcW w:w="4993" w:type="dxa"/>
          </w:tcPr>
          <w:p w14:paraId="46DBFB95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4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4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6.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Fact or Fiction- Give a list of interesting facts from a nonfiction book. Number your facts then on the back of the paper list if the fact is Fact or Fiction</w:delText>
              </w:r>
            </w:del>
          </w:p>
        </w:tc>
        <w:tc>
          <w:tcPr>
            <w:tcW w:w="4583" w:type="dxa"/>
          </w:tcPr>
          <w:p w14:paraId="004F55A2" w14:textId="77777777" w:rsidR="006312E6" w:rsidRPr="0085234F" w:rsidRDefault="006312E6" w:rsidP="003E531B">
            <w:pPr>
              <w:rPr>
                <w:del w:id="45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5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14. 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>Fill out a Venn diagram comparing yourself to one of the main characters in the book.</w:delText>
              </w:r>
            </w:del>
          </w:p>
        </w:tc>
      </w:tr>
      <w:tr w:rsidR="006312E6" w:rsidRPr="0085234F" w14:paraId="17A0A06D" w14:textId="77777777" w:rsidTr="00BE4BB1">
        <w:trPr>
          <w:jc w:val="center"/>
          <w:del w:id="452" w:author="sch8752328" w:date="2026-09-25T21:07:00Z" w16du:dateUtc="2026-09-26T01:07:00Z"/>
        </w:trPr>
        <w:tc>
          <w:tcPr>
            <w:tcW w:w="4993" w:type="dxa"/>
          </w:tcPr>
          <w:p w14:paraId="2D4D929C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53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54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7.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Present an oral reading, with expression, of some of your favorite selections from the book.</w:delText>
              </w:r>
            </w:del>
          </w:p>
        </w:tc>
        <w:tc>
          <w:tcPr>
            <w:tcW w:w="4583" w:type="dxa"/>
          </w:tcPr>
          <w:p w14:paraId="13FE2365" w14:textId="77777777" w:rsidR="006312E6" w:rsidRPr="0085234F" w:rsidRDefault="006312E6" w:rsidP="003E531B">
            <w:pPr>
              <w:rPr>
                <w:del w:id="455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56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 xml:space="preserve">15. 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Keep a diary as one of the characters in your book.</w:delText>
              </w:r>
            </w:del>
          </w:p>
        </w:tc>
      </w:tr>
      <w:tr w:rsidR="006312E6" w:rsidRPr="0085234F" w14:paraId="68A7198C" w14:textId="77777777" w:rsidTr="00BE4BB1">
        <w:trPr>
          <w:jc w:val="center"/>
          <w:del w:id="457" w:author="sch8752328" w:date="2026-09-25T21:07:00Z" w16du:dateUtc="2026-09-26T01:07:00Z"/>
        </w:trPr>
        <w:tc>
          <w:tcPr>
            <w:tcW w:w="4993" w:type="dxa"/>
          </w:tcPr>
          <w:p w14:paraId="08373B0F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58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59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8.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Make a poster to tell all about your book.</w:delText>
              </w:r>
            </w:del>
          </w:p>
        </w:tc>
        <w:tc>
          <w:tcPr>
            <w:tcW w:w="4583" w:type="dxa"/>
          </w:tcPr>
          <w:p w14:paraId="49E17089" w14:textId="77777777" w:rsidR="006312E6" w:rsidRPr="0085234F" w:rsidRDefault="006312E6" w:rsidP="003E531B">
            <w:pPr>
              <w:autoSpaceDE w:val="0"/>
              <w:autoSpaceDN w:val="0"/>
              <w:adjustRightInd w:val="0"/>
              <w:rPr>
                <w:del w:id="460" w:author="sch8752328" w:date="2026-09-25T21:07:00Z" w16du:dateUtc="2026-09-26T01:07:00Z"/>
                <w:rFonts w:ascii="Comic Sans MS" w:hAnsi="Comic Sans MS"/>
                <w:sz w:val="18"/>
                <w:szCs w:val="18"/>
              </w:rPr>
            </w:pPr>
            <w:del w:id="461" w:author="sch8752328" w:date="2026-09-25T21:07:00Z" w16du:dateUtc="2026-09-26T01:07:00Z">
              <w:r w:rsidRPr="0085234F">
                <w:rPr>
                  <w:rFonts w:ascii="Comic Sans MS" w:hAnsi="Comic Sans MS"/>
                  <w:sz w:val="18"/>
                  <w:szCs w:val="18"/>
                </w:rPr>
                <w:delText>16.</w:delText>
              </w:r>
              <w:r w:rsidRPr="0085234F">
                <w:rPr>
                  <w:rFonts w:ascii="Rockwell" w:hAnsi="Rockwell" w:cs="ComicSansMS"/>
                  <w:sz w:val="18"/>
                  <w:szCs w:val="18"/>
                </w:rPr>
                <w:delText xml:space="preserve">  Make a comic strip retelling the story.</w:delText>
              </w:r>
            </w:del>
          </w:p>
        </w:tc>
      </w:tr>
    </w:tbl>
    <w:p w14:paraId="6D8C11A2" w14:textId="77777777" w:rsidR="006312E6" w:rsidRPr="0085234F" w:rsidRDefault="006312E6" w:rsidP="006312E6">
      <w:pPr>
        <w:rPr>
          <w:del w:id="462" w:author="sch8752328" w:date="2026-09-25T21:07:00Z" w16du:dateUtc="2026-09-26T01:07:00Z"/>
          <w:rFonts w:ascii="Kristen ITC" w:hAnsi="Kristen ITC"/>
          <w:sz w:val="18"/>
          <w:szCs w:val="18"/>
        </w:rPr>
      </w:pPr>
    </w:p>
    <w:p w14:paraId="318D64C5" w14:textId="77777777" w:rsidR="006312E6" w:rsidRDefault="006312E6" w:rsidP="00754840">
      <w:pPr>
        <w:rPr>
          <w:rPrChange w:id="463" w:author="sch8752328" w:date="2026-09-25T21:07:00Z" w16du:dateUtc="2026-09-26T01:07:00Z">
            <w:rPr>
              <w:rFonts w:ascii="Kristen ITC" w:hAnsi="Kristen ITC"/>
              <w:sz w:val="28"/>
              <w:szCs w:val="28"/>
            </w:rPr>
          </w:rPrChange>
        </w:rPr>
        <w:pPrChange w:id="464" w:author="sch8752328" w:date="2026-09-25T21:07:00Z" w16du:dateUtc="2026-09-26T01:07:00Z">
          <w:pPr>
            <w:pStyle w:val="ListParagraph"/>
            <w:spacing w:line="240" w:lineRule="auto"/>
            <w:ind w:left="360"/>
          </w:pPr>
        </w:pPrChange>
      </w:pPr>
    </w:p>
    <w:sectPr w:rsidR="006312E6" w:rsidSect="00754840">
      <w:headerReference w:type="default" r:id="rId8"/>
      <w:footerReference w:type="default" r:id="rId9"/>
      <w:pgSz w:w="16838" w:h="11906" w:orient="landscape"/>
      <w:pgMar w:top="720" w:right="720" w:bottom="142" w:left="720" w:header="708" w:footer="708" w:gutter="0"/>
      <w:cols w:space="708"/>
      <w:docGrid w:linePitch="360"/>
      <w:sectPrChange w:id="468" w:author="sch8752328" w:date="2026-09-25T21:07:00Z" w16du:dateUtc="2026-09-26T01:07:00Z">
        <w:sectPr w:rsidR="006312E6" w:rsidSect="00754840">
          <w:pgSz w:w="12240" w:h="15840" w:orient="portrait"/>
          <w:pgMar w:top="720" w:right="720" w:bottom="720" w:left="720" w:header="720" w:footer="720" w:gutter="0"/>
          <w:pgBorders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09113A" w14:textId="77777777" w:rsidR="00484EB4" w:rsidRDefault="00484EB4" w:rsidP="006C7731">
      <w:pPr>
        <w:spacing w:after="0" w:line="240" w:lineRule="auto"/>
      </w:pPr>
      <w:r>
        <w:separator/>
      </w:r>
    </w:p>
  </w:endnote>
  <w:endnote w:type="continuationSeparator" w:id="0">
    <w:p w14:paraId="6F83AA53" w14:textId="77777777" w:rsidR="00484EB4" w:rsidRDefault="00484EB4" w:rsidP="006C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isten ITC">
    <w:panose1 w:val="03050502040202030202"/>
    <w:charset w:val="4D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omicSansMS">
    <w:panose1 w:val="030F0702030302020204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14E9A" w14:textId="77777777" w:rsidR="009413DB" w:rsidRDefault="00941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CE31DE" w14:textId="77777777" w:rsidR="00484EB4" w:rsidRDefault="00484EB4" w:rsidP="006C7731">
      <w:pPr>
        <w:spacing w:after="0" w:line="240" w:lineRule="auto"/>
      </w:pPr>
      <w:r>
        <w:separator/>
      </w:r>
    </w:p>
  </w:footnote>
  <w:footnote w:type="continuationSeparator" w:id="0">
    <w:p w14:paraId="5C15F23B" w14:textId="77777777" w:rsidR="00484EB4" w:rsidRDefault="00484EB4" w:rsidP="006C7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404096" w14:textId="77777777" w:rsidR="009413DB" w:rsidRPr="005E1DA3" w:rsidRDefault="00D27704" w:rsidP="005E1DA3">
    <w:pPr>
      <w:pStyle w:val="Header"/>
      <w:jc w:val="center"/>
      <w:rPr>
        <w:b/>
        <w:sz w:val="40"/>
        <w:rPrChange w:id="465" w:author="sch8752328" w:date="2026-09-25T21:07:00Z" w16du:dateUtc="2026-09-26T01:07:00Z">
          <w:rPr/>
        </w:rPrChange>
      </w:rPr>
      <w:pPrChange w:id="466" w:author="sch8752328" w:date="2026-09-25T21:07:00Z" w16du:dateUtc="2026-09-26T01:07:00Z">
        <w:pPr>
          <w:pStyle w:val="Header"/>
        </w:pPr>
      </w:pPrChange>
    </w:pPr>
    <w:ins w:id="467" w:author="sch8752328" w:date="2026-09-25T21:07:00Z" w16du:dateUtc="2026-09-26T01:07:00Z">
      <w:r w:rsidRPr="005E1DA3">
        <w:rPr>
          <w:b/>
          <w:sz w:val="40"/>
          <w:szCs w:val="40"/>
        </w:rPr>
        <w:t xml:space="preserve">YEAR </w:t>
      </w:r>
      <w:r w:rsidR="00B52BB0">
        <w:rPr>
          <w:b/>
          <w:sz w:val="40"/>
          <w:szCs w:val="40"/>
        </w:rPr>
        <w:t xml:space="preserve">5 </w:t>
      </w:r>
      <w:r w:rsidRPr="005E1DA3">
        <w:rPr>
          <w:b/>
          <w:sz w:val="40"/>
          <w:szCs w:val="40"/>
        </w:rPr>
        <w:t>CURRICULUM 2022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F4883"/>
    <w:multiLevelType w:val="hybridMultilevel"/>
    <w:tmpl w:val="C5248F90"/>
    <w:lvl w:ilvl="0" w:tplc="A6186ADA">
      <w:start w:val="1"/>
      <w:numFmt w:val="upperLetter"/>
      <w:lvlText w:val="%1)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92B3F"/>
    <w:multiLevelType w:val="hybridMultilevel"/>
    <w:tmpl w:val="C7D0EC70"/>
    <w:lvl w:ilvl="0" w:tplc="2F4AAF2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237E6F"/>
    <w:multiLevelType w:val="hybridMultilevel"/>
    <w:tmpl w:val="C1D6C138"/>
    <w:lvl w:ilvl="0" w:tplc="19704A7A">
      <w:start w:val="3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 w15:restartNumberingAfterBreak="0">
    <w:nsid w:val="39B3503B"/>
    <w:multiLevelType w:val="hybridMultilevel"/>
    <w:tmpl w:val="E1F89312"/>
    <w:lvl w:ilvl="0" w:tplc="956CF5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E4407"/>
    <w:multiLevelType w:val="hybridMultilevel"/>
    <w:tmpl w:val="BE7E5CEE"/>
    <w:lvl w:ilvl="0" w:tplc="796814F4">
      <w:start w:val="1"/>
      <w:numFmt w:val="upperLetter"/>
      <w:lvlText w:val="%1)"/>
      <w:lvlJc w:val="left"/>
      <w:pPr>
        <w:ind w:left="705" w:hanging="435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577E61"/>
    <w:multiLevelType w:val="hybridMultilevel"/>
    <w:tmpl w:val="8E666BEC"/>
    <w:lvl w:ilvl="0" w:tplc="42EEF090">
      <w:start w:val="3"/>
      <w:numFmt w:val="bullet"/>
      <w:lvlText w:val=""/>
      <w:lvlJc w:val="left"/>
      <w:pPr>
        <w:ind w:left="1755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" w15:restartNumberingAfterBreak="0">
    <w:nsid w:val="68AE2362"/>
    <w:multiLevelType w:val="hybridMultilevel"/>
    <w:tmpl w:val="DA5ED2BE"/>
    <w:lvl w:ilvl="0" w:tplc="0A301048">
      <w:start w:val="3"/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755735933">
    <w:abstractNumId w:val="3"/>
  </w:num>
  <w:num w:numId="2" w16cid:durableId="252472846">
    <w:abstractNumId w:val="1"/>
  </w:num>
  <w:num w:numId="3" w16cid:durableId="621307940">
    <w:abstractNumId w:val="0"/>
  </w:num>
  <w:num w:numId="4" w16cid:durableId="130221942">
    <w:abstractNumId w:val="4"/>
  </w:num>
  <w:num w:numId="5" w16cid:durableId="1438134158">
    <w:abstractNumId w:val="5"/>
  </w:num>
  <w:num w:numId="6" w16cid:durableId="744647327">
    <w:abstractNumId w:val="2"/>
  </w:num>
  <w:num w:numId="7" w16cid:durableId="120606071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A5"/>
    <w:rsid w:val="000422B1"/>
    <w:rsid w:val="0007756F"/>
    <w:rsid w:val="000838A5"/>
    <w:rsid w:val="00084A11"/>
    <w:rsid w:val="00095DD1"/>
    <w:rsid w:val="000E0CBE"/>
    <w:rsid w:val="001000F4"/>
    <w:rsid w:val="00112845"/>
    <w:rsid w:val="00122AEA"/>
    <w:rsid w:val="001357BF"/>
    <w:rsid w:val="00144BC1"/>
    <w:rsid w:val="00186310"/>
    <w:rsid w:val="0019597D"/>
    <w:rsid w:val="001A13B7"/>
    <w:rsid w:val="001C6B9A"/>
    <w:rsid w:val="001D03A7"/>
    <w:rsid w:val="001D315B"/>
    <w:rsid w:val="001D76C9"/>
    <w:rsid w:val="001F6DF0"/>
    <w:rsid w:val="002050DF"/>
    <w:rsid w:val="00277191"/>
    <w:rsid w:val="00286C67"/>
    <w:rsid w:val="002A10CF"/>
    <w:rsid w:val="002B200B"/>
    <w:rsid w:val="003017EA"/>
    <w:rsid w:val="00305B31"/>
    <w:rsid w:val="00320251"/>
    <w:rsid w:val="00324831"/>
    <w:rsid w:val="00327A42"/>
    <w:rsid w:val="0036694B"/>
    <w:rsid w:val="00382D2E"/>
    <w:rsid w:val="0039753F"/>
    <w:rsid w:val="003F037E"/>
    <w:rsid w:val="00425C3F"/>
    <w:rsid w:val="004343BF"/>
    <w:rsid w:val="004428B5"/>
    <w:rsid w:val="00454B29"/>
    <w:rsid w:val="00484EB4"/>
    <w:rsid w:val="004D2313"/>
    <w:rsid w:val="00521B34"/>
    <w:rsid w:val="00564CB6"/>
    <w:rsid w:val="005954AA"/>
    <w:rsid w:val="005A0760"/>
    <w:rsid w:val="005B6B61"/>
    <w:rsid w:val="005E1DA3"/>
    <w:rsid w:val="005E3AC6"/>
    <w:rsid w:val="005E3EBF"/>
    <w:rsid w:val="00613766"/>
    <w:rsid w:val="0061650B"/>
    <w:rsid w:val="006312E6"/>
    <w:rsid w:val="00690D2E"/>
    <w:rsid w:val="006C7731"/>
    <w:rsid w:val="006E183D"/>
    <w:rsid w:val="006E791C"/>
    <w:rsid w:val="006F2FA7"/>
    <w:rsid w:val="0070784E"/>
    <w:rsid w:val="007337BC"/>
    <w:rsid w:val="0073563B"/>
    <w:rsid w:val="00743039"/>
    <w:rsid w:val="00754840"/>
    <w:rsid w:val="007E172F"/>
    <w:rsid w:val="007E7231"/>
    <w:rsid w:val="00803442"/>
    <w:rsid w:val="00826C04"/>
    <w:rsid w:val="008427DE"/>
    <w:rsid w:val="0088006B"/>
    <w:rsid w:val="00880EC4"/>
    <w:rsid w:val="00925332"/>
    <w:rsid w:val="009371AE"/>
    <w:rsid w:val="009413DB"/>
    <w:rsid w:val="009628CA"/>
    <w:rsid w:val="009721AE"/>
    <w:rsid w:val="00972C31"/>
    <w:rsid w:val="009C4023"/>
    <w:rsid w:val="009E0726"/>
    <w:rsid w:val="009F1D49"/>
    <w:rsid w:val="00A2328A"/>
    <w:rsid w:val="00A935E1"/>
    <w:rsid w:val="00AA7D00"/>
    <w:rsid w:val="00AC741A"/>
    <w:rsid w:val="00AD10AD"/>
    <w:rsid w:val="00B347D9"/>
    <w:rsid w:val="00B51B85"/>
    <w:rsid w:val="00B52BB0"/>
    <w:rsid w:val="00B62016"/>
    <w:rsid w:val="00B81732"/>
    <w:rsid w:val="00BA6F1A"/>
    <w:rsid w:val="00BB46CA"/>
    <w:rsid w:val="00BC1608"/>
    <w:rsid w:val="00BD711D"/>
    <w:rsid w:val="00BE3DBD"/>
    <w:rsid w:val="00BE4BB1"/>
    <w:rsid w:val="00BF68BB"/>
    <w:rsid w:val="00C003E0"/>
    <w:rsid w:val="00C058C5"/>
    <w:rsid w:val="00C05E63"/>
    <w:rsid w:val="00C10E06"/>
    <w:rsid w:val="00C13A82"/>
    <w:rsid w:val="00C23088"/>
    <w:rsid w:val="00C310D4"/>
    <w:rsid w:val="00C76C1D"/>
    <w:rsid w:val="00C80AEE"/>
    <w:rsid w:val="00CA56B7"/>
    <w:rsid w:val="00CB24E8"/>
    <w:rsid w:val="00CB2AAF"/>
    <w:rsid w:val="00CB7480"/>
    <w:rsid w:val="00CC0C01"/>
    <w:rsid w:val="00CD6B4D"/>
    <w:rsid w:val="00D03C5F"/>
    <w:rsid w:val="00D1314C"/>
    <w:rsid w:val="00D14D9B"/>
    <w:rsid w:val="00D27704"/>
    <w:rsid w:val="00D46AC3"/>
    <w:rsid w:val="00D503E5"/>
    <w:rsid w:val="00D6275E"/>
    <w:rsid w:val="00D73A58"/>
    <w:rsid w:val="00D77301"/>
    <w:rsid w:val="00DA0B14"/>
    <w:rsid w:val="00DA6C16"/>
    <w:rsid w:val="00DC2C54"/>
    <w:rsid w:val="00DD360D"/>
    <w:rsid w:val="00DD432A"/>
    <w:rsid w:val="00DF73DC"/>
    <w:rsid w:val="00E31FB4"/>
    <w:rsid w:val="00E361CF"/>
    <w:rsid w:val="00E427B6"/>
    <w:rsid w:val="00E575E7"/>
    <w:rsid w:val="00E76115"/>
    <w:rsid w:val="00E83CBB"/>
    <w:rsid w:val="00EA69DC"/>
    <w:rsid w:val="00EE1086"/>
    <w:rsid w:val="00EE60D3"/>
    <w:rsid w:val="00F06FF2"/>
    <w:rsid w:val="00F5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E18"/>
  <w15:docId w15:val="{E93B6972-1DE8-4903-BC6A-8DA7B732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840"/>
    <w:pPr>
      <w:spacing w:after="0" w:line="240" w:lineRule="auto"/>
      <w:pPrChange w:id="0" w:author="sch8752328" w:date="2026-09-25T21:07:00Z">
        <w:pPr/>
      </w:pPrChange>
    </w:pPr>
    <w:rPr>
      <w:rFonts w:ascii="Segoe UI" w:hAnsi="Segoe UI" w:cs="Segoe UI"/>
      <w:sz w:val="18"/>
      <w:szCs w:val="18"/>
      <w:lang w:val="en-GB"/>
      <w:rPrChange w:id="0" w:author="sch8752328" w:date="2026-09-25T21:07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8A5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1000F4"/>
    <w:pPr>
      <w:ind w:left="720"/>
      <w:contextualSpacing/>
    </w:pPr>
  </w:style>
  <w:style w:type="table" w:styleId="TableGrid">
    <w:name w:val="Table Grid"/>
    <w:basedOn w:val="TableNormal"/>
    <w:uiPriority w:val="39"/>
    <w:rsid w:val="00631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DA3"/>
    <w:pPr>
      <w:tabs>
        <w:tab w:val="center" w:pos="4513"/>
        <w:tab w:val="right" w:pos="9026"/>
      </w:tabs>
      <w:spacing w:after="0" w:line="240" w:lineRule="auto"/>
      <w:pPrChange w:id="1" w:author="sch8752328" w:date="2026-09-25T21:07:00Z">
        <w:pPr>
          <w:tabs>
            <w:tab w:val="center" w:pos="4680"/>
            <w:tab w:val="right" w:pos="9360"/>
          </w:tabs>
        </w:pPr>
      </w:pPrChange>
    </w:pPr>
    <w:rPr>
      <w:lang w:val="en-GB"/>
      <w:rPrChange w:id="1" w:author="sch8752328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C773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E1DA3"/>
    <w:pPr>
      <w:tabs>
        <w:tab w:val="center" w:pos="4513"/>
        <w:tab w:val="right" w:pos="9026"/>
      </w:tabs>
      <w:spacing w:after="0" w:line="240" w:lineRule="auto"/>
      <w:pPrChange w:id="2" w:author="sch8752328" w:date="2026-09-25T21:07:00Z">
        <w:pPr>
          <w:tabs>
            <w:tab w:val="center" w:pos="4680"/>
            <w:tab w:val="right" w:pos="9360"/>
          </w:tabs>
        </w:pPr>
      </w:pPrChange>
    </w:pPr>
    <w:rPr>
      <w:lang w:val="en-GB"/>
      <w:rPrChange w:id="2" w:author="sch8752328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C7731"/>
    <w:rPr>
      <w:lang w:val="en-GB"/>
    </w:rPr>
  </w:style>
  <w:style w:type="table" w:styleId="GridTable1Light-Accent6">
    <w:name w:val="Grid Table 1 Light Accent 6"/>
    <w:basedOn w:val="TableNormal"/>
    <w:uiPriority w:val="46"/>
    <w:rsid w:val="009413DB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413DB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9413DB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4B63-336E-4A40-953C-12D1975F6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Arthur Souza Rodrigues</cp:lastModifiedBy>
  <cp:revision>1</cp:revision>
  <cp:lastPrinted>2021-05-03T14:07:00Z</cp:lastPrinted>
  <dcterms:created xsi:type="dcterms:W3CDTF">2024-05-20T12:27:00Z</dcterms:created>
  <dcterms:modified xsi:type="dcterms:W3CDTF">2026-09-26T01:07:00Z</dcterms:modified>
</cp:coreProperties>
</file>