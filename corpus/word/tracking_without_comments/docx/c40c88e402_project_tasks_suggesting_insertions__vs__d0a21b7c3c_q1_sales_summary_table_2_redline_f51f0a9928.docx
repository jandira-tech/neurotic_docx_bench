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C980C" w14:textId="77777777" w:rsidR="00357905" w:rsidRDefault="009C53CD">
      <w:pPr>
        <w:rPr>
          <w:del w:id="0" w:author="Comparison" w:date="2026-09-26T14:43:00Z" w16du:dateUtc="2026-09-26T18:43:00Z"/>
        </w:rPr>
      </w:pPr>
      <w:ins w:id="1" w:author="Comparison" w:date="2026-09-26T14:43:00Z" w16du:dateUtc="2026-09-26T18:43:00Z">
        <w:r>
          <w:t>Q1 Sales Summary</w:t>
        </w:r>
      </w:ins>
      <w:del w:id="2" w:author="Comparison" w:date="2026-09-26T14:43:00Z" w16du:dateUtc="2026-09-26T18:43:00Z">
        <w:r>
          <w:delText>Project Tasks</w:delText>
        </w:r>
      </w:del>
    </w:p>
    <w:p w14:paraId="22D1DAC1" w14:textId="77777777" w:rsidR="00357905" w:rsidRDefault="00357905"/>
    <w:p w14:paraId="67C1E225" w14:textId="77777777" w:rsidR="00357905" w:rsidRDefault="00357905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7905" w14:paraId="301E188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A2F3" w14:textId="77777777" w:rsidR="00357905" w:rsidRDefault="009C53CD">
            <w:ins w:id="3" w:author="Comparison" w:date="2026-09-26T14:43:00Z" w16du:dateUtc="2026-09-26T18:43:00Z">
              <w:r>
                <w:rPr>
                  <w:b/>
                  <w:bCs/>
                </w:rPr>
                <w:t>Region</w:t>
              </w:r>
            </w:ins>
            <w:del w:id="4" w:author="Comparison" w:date="2026-09-26T14:43:00Z" w16du:dateUtc="2026-09-26T18:43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0144" w14:textId="77777777" w:rsidR="00357905" w:rsidRDefault="009C53CD">
            <w:ins w:id="5" w:author="Comparison" w:date="2026-09-26T14:43:00Z" w16du:dateUtc="2026-09-26T18:43:00Z">
              <w:r>
                <w:rPr>
                  <w:b/>
                  <w:bCs/>
                </w:rPr>
                <w:t>Revenue</w:t>
              </w:r>
            </w:ins>
            <w:del w:id="6" w:author="Comparison" w:date="2026-09-26T14:43:00Z" w16du:dateUtc="2026-09-26T18:43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885C" w14:textId="77777777" w:rsidR="00357905" w:rsidRDefault="009C53CD">
            <w:ins w:id="7" w:author="Comparison" w:date="2026-09-26T14:43:00Z" w16du:dateUtc="2026-09-26T18:43:00Z">
              <w:r>
                <w:rPr>
                  <w:b/>
                  <w:bCs/>
                </w:rPr>
                <w:t>Target</w:t>
              </w:r>
            </w:ins>
            <w:del w:id="8" w:author="Comparison" w:date="2026-09-26T14:43:00Z" w16du:dateUtc="2026-09-26T18:43:00Z">
              <w:r>
                <w:delText>Status</w:delText>
              </w:r>
            </w:del>
          </w:p>
        </w:tc>
      </w:tr>
      <w:tr w:rsidR="00357905" w14:paraId="66785DB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A420" w14:textId="77777777" w:rsidR="00357905" w:rsidRDefault="009C53CD">
            <w:ins w:id="9" w:author="Comparison" w:date="2026-09-26T14:43:00Z" w16du:dateUtc="2026-09-26T18:43:00Z">
              <w:r>
                <w:t>North</w:t>
              </w:r>
            </w:ins>
            <w:del w:id="10" w:author="Comparison" w:date="2026-09-26T14:43:00Z" w16du:dateUtc="2026-09-26T18:43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1221" w14:textId="77777777" w:rsidR="00357905" w:rsidRDefault="009C53CD">
            <w:ins w:id="11" w:author="Comparison" w:date="2026-09-26T14:43:00Z" w16du:dateUtc="2026-09-26T18:43:00Z">
              <w:r>
                <w:t>$450,000</w:t>
              </w:r>
            </w:ins>
            <w:del w:id="12" w:author="Comparison" w:date="2026-09-26T14:43:00Z" w16du:dateUtc="2026-09-26T18:43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3FCC" w14:textId="77777777" w:rsidR="00357905" w:rsidRDefault="009C53CD">
            <w:ins w:id="13" w:author="Comparison" w:date="2026-09-26T14:43:00Z" w16du:dateUtc="2026-09-26T18:43:00Z">
              <w:r>
                <w:t>$400,000</w:t>
              </w:r>
            </w:ins>
            <w:del w:id="14" w:author="Comparison" w:date="2026-09-26T14:43:00Z" w16du:dateUtc="2026-09-26T18:43:00Z">
              <w:r>
                <w:delText>In Progress</w:delText>
              </w:r>
              <w:r>
                <w:delText xml:space="preserve"> (Week 1)</w:delText>
              </w:r>
            </w:del>
          </w:p>
        </w:tc>
      </w:tr>
      <w:tr w:rsidR="00357905" w14:paraId="69F643C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D879" w14:textId="77777777" w:rsidR="00357905" w:rsidRDefault="009C53CD">
            <w:ins w:id="15" w:author="Comparison" w:date="2026-09-26T14:43:00Z" w16du:dateUtc="2026-09-26T18:43:00Z">
              <w:r>
                <w:t>South</w:t>
              </w:r>
            </w:ins>
            <w:del w:id="16" w:author="Comparison" w:date="2026-09-26T14:43:00Z" w16du:dateUtc="2026-09-26T18:43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6D21" w14:textId="77777777" w:rsidR="00357905" w:rsidRDefault="009C53CD">
            <w:ins w:id="17" w:author="Comparison" w:date="2026-09-26T14:43:00Z" w16du:dateUtc="2026-09-26T18:43:00Z">
              <w:r>
                <w:t>$380,000</w:t>
              </w:r>
            </w:ins>
            <w:del w:id="18" w:author="Comparison" w:date="2026-09-26T14:43:00Z" w16du:dateUtc="2026-09-26T18:43:00Z">
              <w:r>
                <w:delText>Bob</w:delText>
              </w:r>
              <w:r>
                <w:delText xml:space="preserve"> - High Priority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564A" w14:textId="77777777" w:rsidR="00357905" w:rsidRDefault="009C53CD">
            <w:ins w:id="19" w:author="Comparison" w:date="2026-09-26T14:43:00Z" w16du:dateUtc="2026-09-26T18:43:00Z">
              <w:r>
                <w:t>$350,000</w:t>
              </w:r>
            </w:ins>
            <w:del w:id="20" w:author="Comparison" w:date="2026-09-26T14:43:00Z" w16du:dateUtc="2026-09-26T18:43:00Z">
              <w:r>
                <w:delText>Pending</w:delText>
              </w:r>
            </w:del>
          </w:p>
        </w:tc>
      </w:tr>
      <w:tr w:rsidR="00951A7B" w14:paraId="7A403F3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1" w:author="Comparison" w:date="2026-09-26T14:43:00Z" w16du:dateUtc="2026-09-26T18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50ED" w14:textId="77777777" w:rsidR="00951A7B" w:rsidRDefault="009C53CD">
            <w:pPr>
              <w:rPr>
                <w:ins w:id="22" w:author="Comparison" w:date="2026-09-26T14:43:00Z" w16du:dateUtc="2026-09-26T18:43:00Z"/>
              </w:rPr>
            </w:pPr>
            <w:ins w:id="23" w:author="Comparison" w:date="2026-09-26T14:43:00Z" w16du:dateUtc="2026-09-26T18:43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518" w14:textId="77777777" w:rsidR="00951A7B" w:rsidRDefault="009C53CD">
            <w:pPr>
              <w:rPr>
                <w:ins w:id="24" w:author="Comparison" w:date="2026-09-26T14:43:00Z" w16du:dateUtc="2026-09-26T18:43:00Z"/>
              </w:rPr>
            </w:pPr>
            <w:ins w:id="25" w:author="Comparison" w:date="2026-09-26T14:43:00Z" w16du:dateUtc="2026-09-26T18:43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311F" w14:textId="77777777" w:rsidR="00951A7B" w:rsidRDefault="009C53CD">
            <w:pPr>
              <w:rPr>
                <w:ins w:id="26" w:author="Comparison" w:date="2026-09-26T14:43:00Z" w16du:dateUtc="2026-09-26T18:43:00Z"/>
              </w:rPr>
            </w:pPr>
            <w:ins w:id="27" w:author="Comparison" w:date="2026-09-26T14:43:00Z" w16du:dateUtc="2026-09-26T18:43:00Z">
              <w:r>
                <w:t>$500,000</w:t>
              </w:r>
            </w:ins>
          </w:p>
        </w:tc>
      </w:tr>
    </w:tbl>
    <w:p w14:paraId="2792FC8A" w14:textId="77777777" w:rsidR="00357905" w:rsidRDefault="00357905"/>
    <w:sectPr w:rsidR="003579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905"/>
    <w:rsid w:val="00357905"/>
    <w:rsid w:val="005017B3"/>
    <w:rsid w:val="00511977"/>
    <w:rsid w:val="006D21B4"/>
    <w:rsid w:val="00951A7B"/>
    <w:rsid w:val="009C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1F48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2026-09-26T18:43:00Z</dcterms:modified>
</cp:coreProperties>
</file>