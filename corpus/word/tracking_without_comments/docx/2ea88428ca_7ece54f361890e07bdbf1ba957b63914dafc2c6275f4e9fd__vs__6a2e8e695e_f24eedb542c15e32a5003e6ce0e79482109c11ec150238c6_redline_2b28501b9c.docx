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5A6B18" w14:textId="4320200D" w:rsidR="00284238" w:rsidRPr="00C45A45" w:rsidRDefault="00284238" w:rsidP="005246D9">
      <w:pPr>
        <w:pStyle w:val="Heading1"/>
        <w:spacing w:before="360"/>
        <w:rPr>
          <w:ins w:id="7" w:author="Eisan, Jenna (EHS)" w:date="2026-09-25T19:59:00Z" w16du:dateUtc="2026-09-25T23:59:00Z"/>
        </w:rPr>
      </w:pPr>
      <w:ins w:id="8" w:author="Eisan, Jenna (EHS)" w:date="2026-09-25T19:59:00Z" w16du:dateUtc="2026-09-25T23:59:00Z">
        <w:r w:rsidRPr="00C45A45">
          <w:t xml:space="preserve">Administrative Bulletin </w:t>
        </w:r>
        <w:r w:rsidR="00691C83">
          <w:t>23</w:t>
        </w:r>
        <w:r w:rsidRPr="00C45A45">
          <w:t>-</w:t>
        </w:r>
        <w:r w:rsidR="00F4050A">
          <w:t>1</w:t>
        </w:r>
        <w:r w:rsidR="001353A9">
          <w:t>7</w:t>
        </w:r>
      </w:ins>
    </w:p>
    <w:p w14:paraId="54CB3682" w14:textId="77777777" w:rsidR="00284238" w:rsidRDefault="00284238" w:rsidP="00284238">
      <w:pPr>
        <w:tabs>
          <w:tab w:val="center" w:pos="4950"/>
        </w:tabs>
        <w:jc w:val="center"/>
        <w:rPr>
          <w:ins w:id="9" w:author="Eisan, Jenna (EHS)" w:date="2026-09-25T19:59:00Z" w16du:dateUtc="2026-09-25T23:59:00Z"/>
          <w:rFonts w:ascii="Times New Roman" w:eastAsia="Calibri" w:hAnsi="Times New Roman" w:cs="Times New Roman"/>
          <w:b/>
        </w:rPr>
      </w:pPr>
    </w:p>
    <w:p w14:paraId="113D9E04" w14:textId="77777777" w:rsidR="00691C83" w:rsidRPr="00C4675A" w:rsidRDefault="00691C83" w:rsidP="00691C83">
      <w:pPr>
        <w:jc w:val="center"/>
        <w:rPr>
          <w:ins w:id="10" w:author="Eisan, Jenna (EHS)" w:date="2026-09-25T19:59:00Z" w16du:dateUtc="2026-09-25T23:59:00Z"/>
          <w:rFonts w:ascii="Times New Roman" w:eastAsia="Calibri" w:hAnsi="Times New Roman" w:cs="Times New Roman"/>
          <w:b/>
        </w:rPr>
      </w:pPr>
      <w:ins w:id="11" w:author="Eisan, Jenna (EHS)" w:date="2026-09-25T19:59:00Z" w16du:dateUtc="2026-09-25T23:59:00Z">
        <w:r w:rsidRPr="00C4675A">
          <w:rPr>
            <w:rFonts w:ascii="Times New Roman" w:eastAsia="Calibri" w:hAnsi="Times New Roman" w:cs="Times New Roman"/>
            <w:b/>
          </w:rPr>
          <w:t>114.1 CMR 41.00: Rates of Payment for Services Provided to</w:t>
        </w:r>
      </w:ins>
    </w:p>
    <w:p w14:paraId="2813D6A0" w14:textId="03E3A868" w:rsidR="00284238" w:rsidRDefault="00691C83" w:rsidP="00691C83">
      <w:pPr>
        <w:jc w:val="center"/>
        <w:rPr>
          <w:ins w:id="12" w:author="Eisan, Jenna (EHS)" w:date="2026-09-25T19:59:00Z" w16du:dateUtc="2026-09-25T23:59:00Z"/>
          <w:rFonts w:ascii="Times New Roman" w:eastAsia="Calibri" w:hAnsi="Times New Roman" w:cs="Times New Roman"/>
          <w:b/>
        </w:rPr>
      </w:pPr>
      <w:ins w:id="13" w:author="Eisan, Jenna (EHS)" w:date="2026-09-25T19:59:00Z" w16du:dateUtc="2026-09-25T23:59:00Z">
        <w:r w:rsidRPr="00C4675A">
          <w:rPr>
            <w:rFonts w:ascii="Times New Roman" w:eastAsia="Calibri" w:hAnsi="Times New Roman" w:cs="Times New Roman"/>
            <w:b/>
          </w:rPr>
          <w:t>Industrial Accident Patients by Hospitals</w:t>
        </w:r>
      </w:ins>
    </w:p>
    <w:p w14:paraId="398765F0" w14:textId="77777777" w:rsidR="00691C83" w:rsidRDefault="00691C83" w:rsidP="00691C83">
      <w:pPr>
        <w:jc w:val="center"/>
        <w:rPr>
          <w:ins w:id="14" w:author="Eisan, Jenna (EHS)" w:date="2026-09-25T19:59:00Z" w16du:dateUtc="2026-09-25T23:59:00Z"/>
          <w:b/>
        </w:rPr>
      </w:pPr>
    </w:p>
    <w:p w14:paraId="5B62DC3D" w14:textId="77777777" w:rsidR="00691C83" w:rsidRPr="00C4675A" w:rsidRDefault="00691C83" w:rsidP="00691C83">
      <w:pPr>
        <w:spacing w:after="240"/>
        <w:jc w:val="center"/>
        <w:rPr>
          <w:ins w:id="15" w:author="Eisan, Jenna (EHS)" w:date="2026-09-25T19:59:00Z" w16du:dateUtc="2026-09-25T23:59:00Z"/>
          <w:rFonts w:ascii="Times New Roman" w:eastAsia="Calibri" w:hAnsi="Times New Roman" w:cs="Times New Roman"/>
        </w:rPr>
      </w:pPr>
      <w:ins w:id="16" w:author="Eisan, Jenna (EHS)" w:date="2026-09-25T19:59:00Z" w16du:dateUtc="2026-09-25T23:59:00Z">
        <w:r w:rsidRPr="00C4675A">
          <w:rPr>
            <w:rFonts w:ascii="Times New Roman" w:eastAsia="Calibri" w:hAnsi="Times New Roman" w:cs="Times New Roman"/>
          </w:rPr>
          <w:t>Effective July 1, 2023</w:t>
        </w:r>
      </w:ins>
    </w:p>
    <w:p w14:paraId="7F753C2E" w14:textId="77777777" w:rsidR="00691C83" w:rsidRDefault="00691C83" w:rsidP="00691C83">
      <w:pPr>
        <w:jc w:val="center"/>
        <w:rPr>
          <w:ins w:id="17" w:author="Eisan, Jenna (EHS)" w:date="2026-09-25T19:59:00Z" w16du:dateUtc="2026-09-25T23:59:00Z"/>
          <w:rFonts w:ascii="Times New Roman" w:eastAsia="Times New Roman" w:hAnsi="Times New Roman" w:cs="Times New Roman"/>
          <w:b/>
          <w:bCs/>
          <w:color w:val="000000" w:themeColor="text1"/>
          <w:sz w:val="24"/>
          <w:szCs w:val="24"/>
        </w:rPr>
      </w:pPr>
      <w:ins w:id="18" w:author="Eisan, Jenna (EHS)" w:date="2026-09-25T19:59:00Z" w16du:dateUtc="2026-09-25T23:59:00Z">
        <w:r w:rsidRPr="544FE021">
          <w:rPr>
            <w:rFonts w:ascii="Times New Roman" w:eastAsia="Times New Roman" w:hAnsi="Times New Roman" w:cs="Times New Roman"/>
            <w:b/>
            <w:bCs/>
            <w:color w:val="000000" w:themeColor="text1"/>
            <w:sz w:val="24"/>
            <w:szCs w:val="24"/>
          </w:rPr>
          <w:t xml:space="preserve">Publication of Payment on Account Factors (PAFs) for Hospital Services </w:t>
        </w:r>
      </w:ins>
    </w:p>
    <w:p w14:paraId="752CFA53" w14:textId="77777777" w:rsidR="00691C83" w:rsidRDefault="00691C83" w:rsidP="00691C83">
      <w:pPr>
        <w:jc w:val="center"/>
        <w:rPr>
          <w:ins w:id="19" w:author="Eisan, Jenna (EHS)" w:date="2026-09-25T19:59:00Z" w16du:dateUtc="2026-09-25T23:59:00Z"/>
          <w:rFonts w:ascii="Times New Roman" w:eastAsia="Times New Roman" w:hAnsi="Times New Roman" w:cs="Times New Roman"/>
          <w:b/>
          <w:bCs/>
          <w:color w:val="000000" w:themeColor="text1"/>
          <w:sz w:val="24"/>
          <w:szCs w:val="24"/>
        </w:rPr>
      </w:pPr>
    </w:p>
    <w:p w14:paraId="2627849F" w14:textId="4A4207E8" w:rsidR="00691C83" w:rsidRDefault="00691C83" w:rsidP="00691C83">
      <w:pPr>
        <w:tabs>
          <w:tab w:val="left" w:pos="1440"/>
          <w:tab w:val="center" w:pos="4925"/>
        </w:tabs>
        <w:rPr>
          <w:ins w:id="20" w:author="Eisan, Jenna (EHS)" w:date="2026-09-25T19:59:00Z" w16du:dateUtc="2026-09-25T23:59:00Z"/>
          <w:rFonts w:ascii="Times New Roman" w:eastAsia="Times New Roman" w:hAnsi="Times New Roman" w:cs="Times New Roman"/>
          <w:sz w:val="24"/>
          <w:szCs w:val="24"/>
        </w:rPr>
      </w:pPr>
      <w:ins w:id="21" w:author="Eisan, Jenna (EHS)" w:date="2026-09-25T19:59:00Z" w16du:dateUtc="2026-09-25T23:59:00Z">
        <w:r w:rsidRPr="544FE021">
          <w:rPr>
            <w:rFonts w:ascii="Times New Roman" w:eastAsia="Times New Roman" w:hAnsi="Times New Roman" w:cs="Times New Roman"/>
            <w:color w:val="000000" w:themeColor="text1"/>
            <w:sz w:val="24"/>
            <w:szCs w:val="24"/>
          </w:rPr>
          <w:t>The Executive Office of Health and Human Services (EOHHS) is publishing the Payment on Account Factors (PAFs) for acute and nonacute hospital services provided to industrial accident patients effective July 1, 2023</w:t>
        </w:r>
        <w:r>
          <w:rPr>
            <w:rFonts w:ascii="Times New Roman" w:eastAsia="Times New Roman" w:hAnsi="Times New Roman" w:cs="Times New Roman"/>
            <w:color w:val="000000" w:themeColor="text1"/>
            <w:sz w:val="24"/>
            <w:szCs w:val="24"/>
          </w:rPr>
          <w:t>,</w:t>
        </w:r>
        <w:r w:rsidRPr="00767D47">
          <w:rPr>
            <w:rFonts w:ascii="Times New Roman" w:eastAsia="Times New Roman" w:hAnsi="Times New Roman" w:cs="Times New Roman"/>
            <w:color w:val="000000" w:themeColor="text1"/>
            <w:sz w:val="24"/>
            <w:szCs w:val="24"/>
          </w:rPr>
          <w:t xml:space="preserve"> </w:t>
        </w:r>
        <w:r w:rsidRPr="544FE021">
          <w:rPr>
            <w:rFonts w:ascii="Times New Roman" w:eastAsia="Times New Roman" w:hAnsi="Times New Roman" w:cs="Times New Roman"/>
            <w:color w:val="000000" w:themeColor="text1"/>
            <w:sz w:val="24"/>
            <w:szCs w:val="24"/>
          </w:rPr>
          <w:t xml:space="preserve">pursuant to 114.1 CMR 41.05(1) and (3) and in accordance with Section 123 of Chapter 224 of the Acts of 2012. </w:t>
        </w:r>
        <w:r w:rsidRPr="544FE021">
          <w:rPr>
            <w:rFonts w:ascii="Times New Roman" w:eastAsia="Times New Roman" w:hAnsi="Times New Roman" w:cs="Times New Roman"/>
            <w:sz w:val="24"/>
            <w:szCs w:val="24"/>
          </w:rPr>
          <w:t>The</w:t>
        </w:r>
        <w:r>
          <w:rPr>
            <w:rFonts w:ascii="Times New Roman" w:eastAsia="Times New Roman" w:hAnsi="Times New Roman" w:cs="Times New Roman"/>
            <w:sz w:val="24"/>
            <w:szCs w:val="24"/>
          </w:rPr>
          <w:t>se</w:t>
        </w:r>
        <w:r w:rsidRPr="544FE021">
          <w:rPr>
            <w:rFonts w:ascii="Times New Roman" w:eastAsia="Times New Roman" w:hAnsi="Times New Roman" w:cs="Times New Roman"/>
            <w:sz w:val="24"/>
            <w:szCs w:val="24"/>
          </w:rPr>
          <w:t xml:space="preserve"> PAFs for acute and nonacute hospital services will continue through December 31, 2023, when it is anticipated that updated PAFs for acute and nonacute hospital services will be published effective January 1, 2024, based on updated hospital cost reporting required pursuant to 957 CMR 9.04: </w:t>
        </w:r>
        <w:r w:rsidRPr="544FE021">
          <w:rPr>
            <w:rFonts w:ascii="Times New Roman" w:eastAsia="Times New Roman" w:hAnsi="Times New Roman" w:cs="Times New Roman"/>
            <w:i/>
            <w:iCs/>
            <w:sz w:val="24"/>
            <w:szCs w:val="24"/>
          </w:rPr>
          <w:t>Hospital Cost Reporting</w:t>
        </w:r>
        <w:r w:rsidRPr="544FE021">
          <w:rPr>
            <w:rFonts w:ascii="Times New Roman" w:eastAsia="Times New Roman" w:hAnsi="Times New Roman" w:cs="Times New Roman"/>
            <w:sz w:val="24"/>
            <w:szCs w:val="24"/>
          </w:rPr>
          <w:t>.</w:t>
        </w:r>
      </w:ins>
    </w:p>
    <w:p w14:paraId="55179862" w14:textId="77777777" w:rsidR="00691C83" w:rsidRDefault="00691C83" w:rsidP="00691C83">
      <w:pPr>
        <w:tabs>
          <w:tab w:val="left" w:pos="1440"/>
          <w:tab w:val="center" w:pos="4925"/>
        </w:tabs>
        <w:rPr>
          <w:ins w:id="22" w:author="Eisan, Jenna (EHS)" w:date="2026-09-25T19:59:00Z" w16du:dateUtc="2026-09-25T23:59:00Z"/>
          <w:rFonts w:ascii="Times New Roman" w:eastAsia="Times New Roman" w:hAnsi="Times New Roman" w:cs="Times New Roman"/>
          <w:color w:val="000000" w:themeColor="text1"/>
          <w:sz w:val="24"/>
          <w:szCs w:val="24"/>
        </w:rPr>
      </w:pPr>
    </w:p>
    <w:p w14:paraId="053DD287" w14:textId="77777777" w:rsidR="00691C83" w:rsidRDefault="00691C83" w:rsidP="00691C83">
      <w:pPr>
        <w:tabs>
          <w:tab w:val="left" w:pos="1440"/>
          <w:tab w:val="center" w:pos="4925"/>
        </w:tabs>
        <w:rPr>
          <w:ins w:id="23" w:author="Eisan, Jenna (EHS)" w:date="2026-09-25T19:59:00Z" w16du:dateUtc="2026-09-25T23:59:00Z"/>
          <w:rFonts w:ascii="Times New Roman" w:eastAsia="Times New Roman" w:hAnsi="Times New Roman" w:cs="Times New Roman"/>
          <w:color w:val="000000" w:themeColor="text1"/>
          <w:sz w:val="24"/>
          <w:szCs w:val="24"/>
        </w:rPr>
      </w:pPr>
      <w:ins w:id="24" w:author="Eisan, Jenna (EHS)" w:date="2026-09-25T19:59:00Z" w16du:dateUtc="2026-09-25T23:59:00Z">
        <w:r w:rsidRPr="544FE021">
          <w:rPr>
            <w:rFonts w:ascii="Times New Roman" w:eastAsia="Times New Roman" w:hAnsi="Times New Roman" w:cs="Times New Roman"/>
            <w:color w:val="000000" w:themeColor="text1"/>
            <w:sz w:val="24"/>
            <w:szCs w:val="24"/>
          </w:rPr>
          <w:t xml:space="preserve">The application of the PAF to all billed charges payable pursuant to 114.1 CMR 41.00 results in the payment of the average percentage of charges paid by the private sector to each hospital for its services. This payment calculation </w:t>
        </w:r>
        <w:r>
          <w:rPr>
            <w:rFonts w:ascii="Times New Roman" w:eastAsia="Times New Roman" w:hAnsi="Times New Roman" w:cs="Times New Roman"/>
            <w:color w:val="000000" w:themeColor="text1"/>
            <w:sz w:val="24"/>
            <w:szCs w:val="24"/>
          </w:rPr>
          <w:t>will</w:t>
        </w:r>
        <w:r w:rsidRPr="544FE021">
          <w:rPr>
            <w:rFonts w:ascii="Times New Roman" w:eastAsia="Times New Roman" w:hAnsi="Times New Roman" w:cs="Times New Roman"/>
            <w:color w:val="000000" w:themeColor="text1"/>
            <w:sz w:val="24"/>
            <w:szCs w:val="24"/>
          </w:rPr>
          <w:t xml:space="preserve"> be deemed to meet the test of </w:t>
        </w:r>
        <w:bookmarkStart w:id="25" w:name="_Int_l6vIqyos"/>
        <w:r w:rsidRPr="544FE021">
          <w:rPr>
            <w:rFonts w:ascii="Times New Roman" w:eastAsia="Times New Roman" w:hAnsi="Times New Roman" w:cs="Times New Roman"/>
            <w:color w:val="000000" w:themeColor="text1"/>
            <w:sz w:val="24"/>
            <w:szCs w:val="24"/>
          </w:rPr>
          <w:t>reasonable</w:t>
        </w:r>
        <w:bookmarkEnd w:id="25"/>
        <w:r w:rsidRPr="544FE021">
          <w:rPr>
            <w:rFonts w:ascii="Times New Roman" w:eastAsia="Times New Roman" w:hAnsi="Times New Roman" w:cs="Times New Roman"/>
            <w:color w:val="000000" w:themeColor="text1"/>
            <w:sz w:val="24"/>
            <w:szCs w:val="24"/>
          </w:rPr>
          <w:t xml:space="preserve"> cost of medical services prescribed by M.G.L. c. 152, the Workers’ Compensation Act. No lesser amount will be paid unless agreed to by the provider, insurer, and employer.</w:t>
        </w:r>
      </w:ins>
    </w:p>
    <w:p w14:paraId="2FC2403D" w14:textId="77777777" w:rsidR="00691C83" w:rsidRDefault="00691C83" w:rsidP="00691C83">
      <w:pPr>
        <w:tabs>
          <w:tab w:val="left" w:pos="1440"/>
          <w:tab w:val="center" w:pos="4925"/>
        </w:tabs>
        <w:rPr>
          <w:ins w:id="26" w:author="Eisan, Jenna (EHS)" w:date="2026-09-25T19:59:00Z" w16du:dateUtc="2026-09-25T23:59:00Z"/>
          <w:rFonts w:ascii="Times New Roman" w:eastAsia="Times New Roman" w:hAnsi="Times New Roman" w:cs="Times New Roman"/>
          <w:color w:val="000000" w:themeColor="text1"/>
          <w:sz w:val="24"/>
          <w:szCs w:val="24"/>
        </w:rPr>
      </w:pPr>
    </w:p>
    <w:p w14:paraId="4A272AAB" w14:textId="623621C7" w:rsidR="00691C83" w:rsidRDefault="00691C83" w:rsidP="00691C83">
      <w:pPr>
        <w:tabs>
          <w:tab w:val="left" w:pos="1440"/>
          <w:tab w:val="center" w:pos="4925"/>
        </w:tabs>
        <w:rPr>
          <w:ins w:id="27" w:author="Eisan, Jenna (EHS)" w:date="2026-09-25T19:59:00Z" w16du:dateUtc="2026-09-25T23:59:00Z"/>
          <w:rFonts w:ascii="Times New Roman" w:eastAsia="Times New Roman" w:hAnsi="Times New Roman" w:cs="Times New Roman"/>
          <w:color w:val="000000" w:themeColor="text1"/>
          <w:sz w:val="24"/>
          <w:szCs w:val="24"/>
        </w:rPr>
      </w:pPr>
      <w:ins w:id="28" w:author="Eisan, Jenna (EHS)" w:date="2026-09-25T19:59:00Z" w16du:dateUtc="2026-09-25T23:59:00Z">
        <w:r w:rsidRPr="544FE021">
          <w:rPr>
            <w:rFonts w:ascii="Times New Roman" w:eastAsia="Times New Roman" w:hAnsi="Times New Roman" w:cs="Times New Roman"/>
            <w:color w:val="000000" w:themeColor="text1"/>
            <w:sz w:val="24"/>
            <w:szCs w:val="24"/>
          </w:rPr>
          <w:t>Listed below are the PAFs for acute and nonacute hospital services provided on or after July 1, 2023.</w:t>
        </w:r>
      </w:ins>
    </w:p>
    <w:p w14:paraId="5B9CB909" w14:textId="77777777" w:rsidR="00691C83" w:rsidRDefault="00691C83" w:rsidP="00691C83">
      <w:pPr>
        <w:tabs>
          <w:tab w:val="left" w:pos="1440"/>
          <w:tab w:val="center" w:pos="4925"/>
        </w:tabs>
        <w:rPr>
          <w:ins w:id="29" w:author="Eisan, Jenna (EHS)" w:date="2026-09-25T19:59:00Z" w16du:dateUtc="2026-09-25T23:59:00Z"/>
          <w:rFonts w:ascii="Times New Roman" w:eastAsia="Times New Roman" w:hAnsi="Times New Roman" w:cs="Times New Roman"/>
          <w:color w:val="000000" w:themeColor="text1"/>
          <w:sz w:val="24"/>
          <w:szCs w:val="24"/>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005"/>
        <w:gridCol w:w="1665"/>
      </w:tblGrid>
      <w:tr w:rsidR="00691C83" w14:paraId="0636DF80" w14:textId="77777777" w:rsidTr="00BA00E3">
        <w:trPr>
          <w:trHeight w:val="285"/>
          <w:tblHeader/>
          <w:ins w:id="30"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vAlign w:val="bottom"/>
          </w:tcPr>
          <w:p w14:paraId="26738316" w14:textId="77777777" w:rsidR="00691C83" w:rsidRDefault="00691C83" w:rsidP="006D28B9">
            <w:pPr>
              <w:rPr>
                <w:ins w:id="31" w:author="Eisan, Jenna (EHS)" w:date="2026-09-25T19:59:00Z" w16du:dateUtc="2026-09-25T23:59:00Z"/>
                <w:rFonts w:ascii="Times New Roman" w:eastAsia="Times New Roman" w:hAnsi="Times New Roman" w:cs="Times New Roman"/>
                <w:sz w:val="24"/>
                <w:szCs w:val="24"/>
              </w:rPr>
            </w:pPr>
            <w:ins w:id="32" w:author="Eisan, Jenna (EHS)" w:date="2026-09-25T19:59:00Z" w16du:dateUtc="2026-09-25T23:59:00Z">
              <w:r w:rsidRPr="6E06A1FD">
                <w:rPr>
                  <w:rFonts w:ascii="Times New Roman" w:eastAsia="Times New Roman" w:hAnsi="Times New Roman" w:cs="Times New Roman"/>
                  <w:b/>
                  <w:bCs/>
                  <w:sz w:val="24"/>
                  <w:szCs w:val="24"/>
                </w:rPr>
                <w:t>Acute Hospitals</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8789D4A" w14:textId="77777777" w:rsidR="00691C83" w:rsidRDefault="00691C83" w:rsidP="006D28B9">
            <w:pPr>
              <w:jc w:val="center"/>
              <w:rPr>
                <w:ins w:id="33" w:author="Eisan, Jenna (EHS)" w:date="2026-09-25T19:59:00Z" w16du:dateUtc="2026-09-25T23:59:00Z"/>
                <w:rFonts w:ascii="Times New Roman" w:eastAsia="Times New Roman" w:hAnsi="Times New Roman" w:cs="Times New Roman"/>
                <w:sz w:val="24"/>
                <w:szCs w:val="24"/>
              </w:rPr>
            </w:pPr>
            <w:ins w:id="34" w:author="Eisan, Jenna (EHS)" w:date="2026-09-25T19:59:00Z" w16du:dateUtc="2026-09-25T23:59:00Z">
              <w:r w:rsidRPr="6E06A1FD">
                <w:rPr>
                  <w:rFonts w:ascii="Times New Roman" w:eastAsia="Times New Roman" w:hAnsi="Times New Roman" w:cs="Times New Roman"/>
                  <w:b/>
                  <w:bCs/>
                  <w:sz w:val="24"/>
                  <w:szCs w:val="24"/>
                </w:rPr>
                <w:t>PAF</w:t>
              </w:r>
            </w:ins>
          </w:p>
        </w:tc>
      </w:tr>
      <w:tr w:rsidR="00691C83" w14:paraId="657DFD3F" w14:textId="77777777" w:rsidTr="00BA00E3">
        <w:trPr>
          <w:trHeight w:val="285"/>
          <w:ins w:id="35" w:author="Eisan, Jenna (EHS)" w:date="2026-09-25T19:59:00Z" w16du:dateUtc="2026-09-25T23:59:00Z"/>
        </w:trPr>
        <w:tc>
          <w:tcPr>
            <w:tcW w:w="7005" w:type="dxa"/>
            <w:tcBorders>
              <w:top w:val="single" w:sz="4" w:space="0" w:color="auto"/>
              <w:left w:val="single" w:sz="4" w:space="0" w:color="auto"/>
              <w:bottom w:val="single" w:sz="4" w:space="0" w:color="auto"/>
              <w:right w:val="single" w:sz="4" w:space="0" w:color="auto"/>
            </w:tcBorders>
            <w:tcMar>
              <w:left w:w="105" w:type="dxa"/>
              <w:right w:w="105" w:type="dxa"/>
            </w:tcMar>
          </w:tcPr>
          <w:p w14:paraId="0228ED26" w14:textId="77777777" w:rsidR="00691C83" w:rsidRDefault="00691C83" w:rsidP="006D28B9">
            <w:pPr>
              <w:rPr>
                <w:ins w:id="36" w:author="Eisan, Jenna (EHS)" w:date="2026-09-25T19:59:00Z" w16du:dateUtc="2026-09-25T23:59:00Z"/>
                <w:rFonts w:ascii="Times New Roman" w:eastAsia="Times New Roman" w:hAnsi="Times New Roman" w:cs="Times New Roman"/>
                <w:color w:val="000000" w:themeColor="text1"/>
                <w:sz w:val="24"/>
                <w:szCs w:val="24"/>
              </w:rPr>
            </w:pPr>
            <w:ins w:id="37" w:author="Eisan, Jenna (EHS)" w:date="2026-09-25T19:59:00Z" w16du:dateUtc="2026-09-25T23:59:00Z">
              <w:r w:rsidRPr="6E06A1FD">
                <w:rPr>
                  <w:rFonts w:ascii="Times New Roman" w:eastAsia="Times New Roman" w:hAnsi="Times New Roman" w:cs="Times New Roman"/>
                  <w:color w:val="000000" w:themeColor="text1"/>
                  <w:sz w:val="24"/>
                  <w:szCs w:val="24"/>
                </w:rPr>
                <w:t>Anna Jaques Hospital</w:t>
              </w:r>
            </w:ins>
          </w:p>
        </w:tc>
        <w:tc>
          <w:tcPr>
            <w:tcW w:w="1665" w:type="dxa"/>
            <w:tcBorders>
              <w:top w:val="single" w:sz="6" w:space="0" w:color="auto"/>
              <w:left w:val="single" w:sz="4" w:space="0" w:color="auto"/>
              <w:bottom w:val="single" w:sz="6" w:space="0" w:color="auto"/>
              <w:right w:val="single" w:sz="6" w:space="0" w:color="auto"/>
            </w:tcBorders>
            <w:tcMar>
              <w:left w:w="105" w:type="dxa"/>
              <w:right w:w="105" w:type="dxa"/>
            </w:tcMar>
            <w:vAlign w:val="bottom"/>
          </w:tcPr>
          <w:p w14:paraId="771E6E65" w14:textId="77777777" w:rsidR="00691C83" w:rsidRDefault="00691C83" w:rsidP="006D28B9">
            <w:pPr>
              <w:jc w:val="center"/>
              <w:rPr>
                <w:ins w:id="38" w:author="Eisan, Jenna (EHS)" w:date="2026-09-25T19:59:00Z" w16du:dateUtc="2026-09-25T23:59:00Z"/>
                <w:rFonts w:ascii="Times New Roman" w:eastAsia="Times New Roman" w:hAnsi="Times New Roman" w:cs="Times New Roman"/>
                <w:color w:val="000000" w:themeColor="text1"/>
                <w:sz w:val="24"/>
                <w:szCs w:val="24"/>
              </w:rPr>
            </w:pPr>
            <w:ins w:id="39" w:author="Eisan, Jenna (EHS)" w:date="2026-09-25T19:59:00Z" w16du:dateUtc="2026-09-25T23:59:00Z">
              <w:r w:rsidRPr="6E06A1FD">
                <w:rPr>
                  <w:rFonts w:ascii="Times New Roman" w:eastAsia="Times New Roman" w:hAnsi="Times New Roman" w:cs="Times New Roman"/>
                  <w:color w:val="000000" w:themeColor="text1"/>
                  <w:sz w:val="24"/>
                  <w:szCs w:val="24"/>
                </w:rPr>
                <w:t>53.73%</w:t>
              </w:r>
            </w:ins>
          </w:p>
        </w:tc>
      </w:tr>
      <w:tr w:rsidR="00691C83" w14:paraId="018D6B95" w14:textId="77777777" w:rsidTr="00BA00E3">
        <w:trPr>
          <w:trHeight w:val="285"/>
          <w:ins w:id="40"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2D6941AA" w14:textId="77777777" w:rsidR="00691C83" w:rsidRDefault="00691C83" w:rsidP="006D28B9">
            <w:pPr>
              <w:rPr>
                <w:ins w:id="41" w:author="Eisan, Jenna (EHS)" w:date="2026-09-25T19:59:00Z" w16du:dateUtc="2026-09-25T23:59:00Z"/>
                <w:rFonts w:ascii="Times New Roman" w:eastAsia="Times New Roman" w:hAnsi="Times New Roman" w:cs="Times New Roman"/>
                <w:color w:val="000000" w:themeColor="text1"/>
                <w:sz w:val="24"/>
                <w:szCs w:val="24"/>
              </w:rPr>
            </w:pPr>
            <w:ins w:id="42" w:author="Eisan, Jenna (EHS)" w:date="2026-09-25T19:59:00Z" w16du:dateUtc="2026-09-25T23:59:00Z">
              <w:r w:rsidRPr="6E06A1FD">
                <w:rPr>
                  <w:rFonts w:ascii="Times New Roman" w:eastAsia="Times New Roman" w:hAnsi="Times New Roman" w:cs="Times New Roman"/>
                  <w:color w:val="000000" w:themeColor="text1"/>
                  <w:sz w:val="24"/>
                  <w:szCs w:val="24"/>
                </w:rPr>
                <w:t>Athol Memorial Hospital</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A08E030" w14:textId="77777777" w:rsidR="00691C83" w:rsidRDefault="00691C83" w:rsidP="006D28B9">
            <w:pPr>
              <w:jc w:val="center"/>
              <w:rPr>
                <w:ins w:id="43" w:author="Eisan, Jenna (EHS)" w:date="2026-09-25T19:59:00Z" w16du:dateUtc="2026-09-25T23:59:00Z"/>
                <w:rFonts w:ascii="Times New Roman" w:eastAsia="Times New Roman" w:hAnsi="Times New Roman" w:cs="Times New Roman"/>
                <w:color w:val="000000" w:themeColor="text1"/>
                <w:sz w:val="24"/>
                <w:szCs w:val="24"/>
              </w:rPr>
            </w:pPr>
            <w:ins w:id="44" w:author="Eisan, Jenna (EHS)" w:date="2026-09-25T19:59:00Z" w16du:dateUtc="2026-09-25T23:59:00Z">
              <w:r w:rsidRPr="6E06A1FD">
                <w:rPr>
                  <w:rFonts w:ascii="Times New Roman" w:eastAsia="Times New Roman" w:hAnsi="Times New Roman" w:cs="Times New Roman"/>
                  <w:color w:val="000000" w:themeColor="text1"/>
                  <w:sz w:val="24"/>
                  <w:szCs w:val="24"/>
                </w:rPr>
                <w:t>40.56%</w:t>
              </w:r>
            </w:ins>
          </w:p>
        </w:tc>
      </w:tr>
      <w:tr w:rsidR="00691C83" w14:paraId="2676184D" w14:textId="77777777" w:rsidTr="00BA00E3">
        <w:trPr>
          <w:trHeight w:val="285"/>
          <w:ins w:id="45" w:author="Eisan, Jenna (EHS)" w:date="2026-09-25T19:59:00Z" w16du:dateUtc="2026-09-25T23:59:00Z"/>
        </w:trPr>
        <w:tc>
          <w:tcPr>
            <w:tcW w:w="7005" w:type="dxa"/>
            <w:tcBorders>
              <w:top w:val="single" w:sz="4" w:space="0" w:color="auto"/>
              <w:left w:val="single" w:sz="4" w:space="0" w:color="auto"/>
              <w:bottom w:val="single" w:sz="4" w:space="0" w:color="auto"/>
              <w:right w:val="single" w:sz="4" w:space="0" w:color="auto"/>
            </w:tcBorders>
            <w:tcMar>
              <w:left w:w="105" w:type="dxa"/>
              <w:right w:w="105" w:type="dxa"/>
            </w:tcMar>
          </w:tcPr>
          <w:p w14:paraId="2964D3F3" w14:textId="77777777" w:rsidR="00691C83" w:rsidRDefault="00691C83" w:rsidP="006D28B9">
            <w:pPr>
              <w:rPr>
                <w:ins w:id="46" w:author="Eisan, Jenna (EHS)" w:date="2026-09-25T19:59:00Z" w16du:dateUtc="2026-09-25T23:59:00Z"/>
                <w:rFonts w:ascii="Times New Roman" w:eastAsia="Times New Roman" w:hAnsi="Times New Roman" w:cs="Times New Roman"/>
                <w:color w:val="000000" w:themeColor="text1"/>
                <w:sz w:val="24"/>
                <w:szCs w:val="24"/>
              </w:rPr>
            </w:pPr>
            <w:ins w:id="47" w:author="Eisan, Jenna (EHS)" w:date="2026-09-25T19:59:00Z" w16du:dateUtc="2026-09-25T23:59:00Z">
              <w:r w:rsidRPr="6E06A1FD">
                <w:rPr>
                  <w:rFonts w:ascii="Times New Roman" w:eastAsia="Times New Roman" w:hAnsi="Times New Roman" w:cs="Times New Roman"/>
                  <w:color w:val="000000" w:themeColor="text1"/>
                  <w:sz w:val="24"/>
                  <w:szCs w:val="24"/>
                </w:rPr>
                <w:t>Baystate Franklin Medical Center</w:t>
              </w:r>
            </w:ins>
          </w:p>
        </w:tc>
        <w:tc>
          <w:tcPr>
            <w:tcW w:w="1665" w:type="dxa"/>
            <w:tcBorders>
              <w:top w:val="single" w:sz="6" w:space="0" w:color="auto"/>
              <w:left w:val="single" w:sz="4" w:space="0" w:color="auto"/>
              <w:bottom w:val="single" w:sz="6" w:space="0" w:color="auto"/>
              <w:right w:val="single" w:sz="6" w:space="0" w:color="auto"/>
            </w:tcBorders>
            <w:tcMar>
              <w:left w:w="105" w:type="dxa"/>
              <w:right w:w="105" w:type="dxa"/>
            </w:tcMar>
            <w:vAlign w:val="bottom"/>
          </w:tcPr>
          <w:p w14:paraId="1C23DA30" w14:textId="77777777" w:rsidR="00691C83" w:rsidRDefault="00691C83" w:rsidP="006D28B9">
            <w:pPr>
              <w:jc w:val="center"/>
              <w:rPr>
                <w:ins w:id="48" w:author="Eisan, Jenna (EHS)" w:date="2026-09-25T19:59:00Z" w16du:dateUtc="2026-09-25T23:59:00Z"/>
                <w:rFonts w:ascii="Times New Roman" w:eastAsia="Times New Roman" w:hAnsi="Times New Roman" w:cs="Times New Roman"/>
                <w:color w:val="000000" w:themeColor="text1"/>
                <w:sz w:val="24"/>
                <w:szCs w:val="24"/>
              </w:rPr>
            </w:pPr>
            <w:ins w:id="49" w:author="Eisan, Jenna (EHS)" w:date="2026-09-25T19:59:00Z" w16du:dateUtc="2026-09-25T23:59:00Z">
              <w:r w:rsidRPr="6E06A1FD">
                <w:rPr>
                  <w:rFonts w:ascii="Times New Roman" w:eastAsia="Times New Roman" w:hAnsi="Times New Roman" w:cs="Times New Roman"/>
                  <w:color w:val="000000" w:themeColor="text1"/>
                  <w:sz w:val="24"/>
                  <w:szCs w:val="24"/>
                </w:rPr>
                <w:t>49.06%</w:t>
              </w:r>
            </w:ins>
          </w:p>
        </w:tc>
      </w:tr>
      <w:tr w:rsidR="00691C83" w14:paraId="304449EC" w14:textId="77777777" w:rsidTr="00BA00E3">
        <w:trPr>
          <w:trHeight w:val="285"/>
          <w:ins w:id="50"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1B8F0E4A" w14:textId="77777777" w:rsidR="00691C83" w:rsidRDefault="00691C83" w:rsidP="006D28B9">
            <w:pPr>
              <w:rPr>
                <w:ins w:id="51" w:author="Eisan, Jenna (EHS)" w:date="2026-09-25T19:59:00Z" w16du:dateUtc="2026-09-25T23:59:00Z"/>
                <w:rFonts w:ascii="Times New Roman" w:eastAsia="Times New Roman" w:hAnsi="Times New Roman" w:cs="Times New Roman"/>
                <w:color w:val="000000" w:themeColor="text1"/>
                <w:sz w:val="24"/>
                <w:szCs w:val="24"/>
              </w:rPr>
            </w:pPr>
            <w:ins w:id="52" w:author="Eisan, Jenna (EHS)" w:date="2026-09-25T19:59:00Z" w16du:dateUtc="2026-09-25T23:59:00Z">
              <w:r w:rsidRPr="6E06A1FD">
                <w:rPr>
                  <w:rFonts w:ascii="Times New Roman" w:eastAsia="Times New Roman" w:hAnsi="Times New Roman" w:cs="Times New Roman"/>
                  <w:color w:val="000000" w:themeColor="text1"/>
                  <w:sz w:val="24"/>
                  <w:szCs w:val="24"/>
                </w:rPr>
                <w:t>Baystate Medical Center</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A23F394" w14:textId="77777777" w:rsidR="00691C83" w:rsidRDefault="00691C83" w:rsidP="006D28B9">
            <w:pPr>
              <w:jc w:val="center"/>
              <w:rPr>
                <w:ins w:id="53" w:author="Eisan, Jenna (EHS)" w:date="2026-09-25T19:59:00Z" w16du:dateUtc="2026-09-25T23:59:00Z"/>
                <w:rFonts w:ascii="Times New Roman" w:eastAsia="Times New Roman" w:hAnsi="Times New Roman" w:cs="Times New Roman"/>
                <w:color w:val="000000" w:themeColor="text1"/>
                <w:sz w:val="24"/>
                <w:szCs w:val="24"/>
              </w:rPr>
            </w:pPr>
            <w:ins w:id="54" w:author="Eisan, Jenna (EHS)" w:date="2026-09-25T19:59:00Z" w16du:dateUtc="2026-09-25T23:59:00Z">
              <w:r w:rsidRPr="6E06A1FD">
                <w:rPr>
                  <w:rFonts w:ascii="Times New Roman" w:eastAsia="Times New Roman" w:hAnsi="Times New Roman" w:cs="Times New Roman"/>
                  <w:color w:val="000000" w:themeColor="text1"/>
                  <w:sz w:val="24"/>
                  <w:szCs w:val="24"/>
                </w:rPr>
                <w:t>52.75%</w:t>
              </w:r>
            </w:ins>
          </w:p>
        </w:tc>
      </w:tr>
      <w:tr w:rsidR="00691C83" w14:paraId="5BAE7CE6" w14:textId="77777777" w:rsidTr="00BA00E3">
        <w:trPr>
          <w:trHeight w:val="285"/>
          <w:ins w:id="55"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46D4BA1A" w14:textId="77777777" w:rsidR="00691C83" w:rsidRDefault="00691C83" w:rsidP="006D28B9">
            <w:pPr>
              <w:rPr>
                <w:ins w:id="56" w:author="Eisan, Jenna (EHS)" w:date="2026-09-25T19:59:00Z" w16du:dateUtc="2026-09-25T23:59:00Z"/>
                <w:rFonts w:ascii="Times New Roman" w:eastAsia="Times New Roman" w:hAnsi="Times New Roman" w:cs="Times New Roman"/>
                <w:color w:val="000000" w:themeColor="text1"/>
                <w:sz w:val="24"/>
                <w:szCs w:val="24"/>
              </w:rPr>
            </w:pPr>
            <w:ins w:id="57" w:author="Eisan, Jenna (EHS)" w:date="2026-09-25T19:59:00Z" w16du:dateUtc="2026-09-25T23:59:00Z">
              <w:r w:rsidRPr="6E06A1FD">
                <w:rPr>
                  <w:rFonts w:ascii="Times New Roman" w:eastAsia="Times New Roman" w:hAnsi="Times New Roman" w:cs="Times New Roman"/>
                  <w:color w:val="000000" w:themeColor="text1"/>
                  <w:sz w:val="24"/>
                  <w:szCs w:val="24"/>
                </w:rPr>
                <w:t>Baystate Noble Hospital</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9F44957" w14:textId="77777777" w:rsidR="00691C83" w:rsidRDefault="00691C83" w:rsidP="006D28B9">
            <w:pPr>
              <w:jc w:val="center"/>
              <w:rPr>
                <w:ins w:id="58" w:author="Eisan, Jenna (EHS)" w:date="2026-09-25T19:59:00Z" w16du:dateUtc="2026-09-25T23:59:00Z"/>
                <w:rFonts w:ascii="Times New Roman" w:eastAsia="Times New Roman" w:hAnsi="Times New Roman" w:cs="Times New Roman"/>
                <w:color w:val="000000" w:themeColor="text1"/>
                <w:sz w:val="24"/>
                <w:szCs w:val="24"/>
              </w:rPr>
            </w:pPr>
            <w:ins w:id="59" w:author="Eisan, Jenna (EHS)" w:date="2026-09-25T19:59:00Z" w16du:dateUtc="2026-09-25T23:59:00Z">
              <w:r w:rsidRPr="6E06A1FD">
                <w:rPr>
                  <w:rFonts w:ascii="Times New Roman" w:eastAsia="Times New Roman" w:hAnsi="Times New Roman" w:cs="Times New Roman"/>
                  <w:color w:val="000000" w:themeColor="text1"/>
                  <w:sz w:val="24"/>
                  <w:szCs w:val="24"/>
                </w:rPr>
                <w:t>40.90%</w:t>
              </w:r>
            </w:ins>
          </w:p>
        </w:tc>
      </w:tr>
      <w:tr w:rsidR="00691C83" w14:paraId="5485DD2E" w14:textId="77777777" w:rsidTr="00BA00E3">
        <w:trPr>
          <w:trHeight w:val="285"/>
          <w:ins w:id="60" w:author="Eisan, Jenna (EHS)" w:date="2026-09-25T19:59:00Z" w16du:dateUtc="2026-09-25T23:59:00Z"/>
        </w:trPr>
        <w:tc>
          <w:tcPr>
            <w:tcW w:w="7005" w:type="dxa"/>
            <w:tcBorders>
              <w:top w:val="single" w:sz="4" w:space="0" w:color="auto"/>
              <w:left w:val="single" w:sz="6" w:space="0" w:color="auto"/>
              <w:bottom w:val="single" w:sz="6" w:space="0" w:color="auto"/>
              <w:right w:val="single" w:sz="6" w:space="0" w:color="auto"/>
            </w:tcBorders>
            <w:tcMar>
              <w:left w:w="105" w:type="dxa"/>
              <w:right w:w="105" w:type="dxa"/>
            </w:tcMar>
          </w:tcPr>
          <w:p w14:paraId="4FFA6BC7" w14:textId="77777777" w:rsidR="00691C83" w:rsidRDefault="00691C83" w:rsidP="006D28B9">
            <w:pPr>
              <w:rPr>
                <w:ins w:id="61" w:author="Eisan, Jenna (EHS)" w:date="2026-09-25T19:59:00Z" w16du:dateUtc="2026-09-25T23:59:00Z"/>
                <w:rFonts w:ascii="Times New Roman" w:eastAsia="Times New Roman" w:hAnsi="Times New Roman" w:cs="Times New Roman"/>
                <w:color w:val="000000" w:themeColor="text1"/>
                <w:sz w:val="24"/>
                <w:szCs w:val="24"/>
              </w:rPr>
            </w:pPr>
            <w:ins w:id="62" w:author="Eisan, Jenna (EHS)" w:date="2026-09-25T19:59:00Z" w16du:dateUtc="2026-09-25T23:59:00Z">
              <w:r w:rsidRPr="6E06A1FD">
                <w:rPr>
                  <w:rFonts w:ascii="Times New Roman" w:eastAsia="Times New Roman" w:hAnsi="Times New Roman" w:cs="Times New Roman"/>
                  <w:color w:val="000000" w:themeColor="text1"/>
                  <w:sz w:val="24"/>
                  <w:szCs w:val="24"/>
                </w:rPr>
                <w:t>Baystate Wing Hospital</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505A488" w14:textId="77777777" w:rsidR="00691C83" w:rsidRDefault="00691C83" w:rsidP="006D28B9">
            <w:pPr>
              <w:jc w:val="center"/>
              <w:rPr>
                <w:ins w:id="63" w:author="Eisan, Jenna (EHS)" w:date="2026-09-25T19:59:00Z" w16du:dateUtc="2026-09-25T23:59:00Z"/>
                <w:rFonts w:ascii="Times New Roman" w:eastAsia="Times New Roman" w:hAnsi="Times New Roman" w:cs="Times New Roman"/>
                <w:color w:val="000000" w:themeColor="text1"/>
                <w:sz w:val="24"/>
                <w:szCs w:val="24"/>
              </w:rPr>
            </w:pPr>
            <w:ins w:id="64" w:author="Eisan, Jenna (EHS)" w:date="2026-09-25T19:59:00Z" w16du:dateUtc="2026-09-25T23:59:00Z">
              <w:r w:rsidRPr="6E06A1FD">
                <w:rPr>
                  <w:rFonts w:ascii="Times New Roman" w:eastAsia="Times New Roman" w:hAnsi="Times New Roman" w:cs="Times New Roman"/>
                  <w:color w:val="000000" w:themeColor="text1"/>
                  <w:sz w:val="24"/>
                  <w:szCs w:val="24"/>
                </w:rPr>
                <w:t>44.16%</w:t>
              </w:r>
            </w:ins>
          </w:p>
        </w:tc>
      </w:tr>
      <w:tr w:rsidR="00691C83" w14:paraId="3112C58C" w14:textId="77777777" w:rsidTr="00BA00E3">
        <w:trPr>
          <w:trHeight w:val="285"/>
          <w:ins w:id="65" w:author="Eisan, Jenna (EHS)" w:date="2026-09-25T19:59:00Z" w16du:dateUtc="2026-09-25T23:59:00Z"/>
        </w:trPr>
        <w:tc>
          <w:tcPr>
            <w:tcW w:w="7005" w:type="dxa"/>
            <w:tcBorders>
              <w:top w:val="single" w:sz="6" w:space="0" w:color="auto"/>
              <w:left w:val="single" w:sz="6" w:space="0" w:color="auto"/>
              <w:bottom w:val="single" w:sz="4" w:space="0" w:color="auto"/>
              <w:right w:val="single" w:sz="6" w:space="0" w:color="auto"/>
            </w:tcBorders>
            <w:tcMar>
              <w:left w:w="105" w:type="dxa"/>
              <w:right w:w="105" w:type="dxa"/>
            </w:tcMar>
          </w:tcPr>
          <w:p w14:paraId="2E831D81" w14:textId="77777777" w:rsidR="00691C83" w:rsidRDefault="00691C83" w:rsidP="006D28B9">
            <w:pPr>
              <w:rPr>
                <w:ins w:id="66" w:author="Eisan, Jenna (EHS)" w:date="2026-09-25T19:59:00Z" w16du:dateUtc="2026-09-25T23:59:00Z"/>
                <w:rFonts w:ascii="Times New Roman" w:eastAsia="Times New Roman" w:hAnsi="Times New Roman" w:cs="Times New Roman"/>
                <w:color w:val="000000" w:themeColor="text1"/>
                <w:sz w:val="24"/>
                <w:szCs w:val="24"/>
              </w:rPr>
            </w:pPr>
            <w:ins w:id="67" w:author="Eisan, Jenna (EHS)" w:date="2026-09-25T19:59:00Z" w16du:dateUtc="2026-09-25T23:59:00Z">
              <w:r w:rsidRPr="6E06A1FD">
                <w:rPr>
                  <w:rFonts w:ascii="Times New Roman" w:eastAsia="Times New Roman" w:hAnsi="Times New Roman" w:cs="Times New Roman"/>
                  <w:color w:val="000000" w:themeColor="text1"/>
                  <w:sz w:val="24"/>
                  <w:szCs w:val="24"/>
                </w:rPr>
                <w:lastRenderedPageBreak/>
                <w:t>Berkshire Medical Center</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70FB800" w14:textId="77777777" w:rsidR="00691C83" w:rsidRDefault="00691C83" w:rsidP="006D28B9">
            <w:pPr>
              <w:jc w:val="center"/>
              <w:rPr>
                <w:ins w:id="68" w:author="Eisan, Jenna (EHS)" w:date="2026-09-25T19:59:00Z" w16du:dateUtc="2026-09-25T23:59:00Z"/>
                <w:rFonts w:ascii="Times New Roman" w:eastAsia="Times New Roman" w:hAnsi="Times New Roman" w:cs="Times New Roman"/>
                <w:color w:val="000000" w:themeColor="text1"/>
                <w:sz w:val="24"/>
                <w:szCs w:val="24"/>
              </w:rPr>
            </w:pPr>
            <w:ins w:id="69" w:author="Eisan, Jenna (EHS)" w:date="2026-09-25T19:59:00Z" w16du:dateUtc="2026-09-25T23:59:00Z">
              <w:r w:rsidRPr="6E06A1FD">
                <w:rPr>
                  <w:rFonts w:ascii="Times New Roman" w:eastAsia="Times New Roman" w:hAnsi="Times New Roman" w:cs="Times New Roman"/>
                  <w:color w:val="000000" w:themeColor="text1"/>
                  <w:sz w:val="24"/>
                  <w:szCs w:val="24"/>
                </w:rPr>
                <w:t>62.68%</w:t>
              </w:r>
            </w:ins>
          </w:p>
        </w:tc>
      </w:tr>
      <w:tr w:rsidR="00691C83" w14:paraId="4EA2E5E8" w14:textId="77777777" w:rsidTr="00BA00E3">
        <w:trPr>
          <w:trHeight w:val="285"/>
          <w:ins w:id="70"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383154EA" w14:textId="77777777" w:rsidR="00691C83" w:rsidRDefault="00691C83" w:rsidP="006D28B9">
            <w:pPr>
              <w:rPr>
                <w:ins w:id="71" w:author="Eisan, Jenna (EHS)" w:date="2026-09-25T19:59:00Z" w16du:dateUtc="2026-09-25T23:59:00Z"/>
                <w:rFonts w:ascii="Times New Roman" w:eastAsia="Times New Roman" w:hAnsi="Times New Roman" w:cs="Times New Roman"/>
                <w:color w:val="000000" w:themeColor="text1"/>
                <w:sz w:val="24"/>
                <w:szCs w:val="24"/>
              </w:rPr>
            </w:pPr>
            <w:ins w:id="72" w:author="Eisan, Jenna (EHS)" w:date="2026-09-25T19:59:00Z" w16du:dateUtc="2026-09-25T23:59:00Z">
              <w:r w:rsidRPr="6E06A1FD">
                <w:rPr>
                  <w:rFonts w:ascii="Times New Roman" w:eastAsia="Times New Roman" w:hAnsi="Times New Roman" w:cs="Times New Roman"/>
                  <w:color w:val="000000" w:themeColor="text1"/>
                  <w:sz w:val="24"/>
                  <w:szCs w:val="24"/>
                </w:rPr>
                <w:t>Beth Israel Deaconess Hospital - Milton</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79372AB" w14:textId="77777777" w:rsidR="00691C83" w:rsidRDefault="00691C83" w:rsidP="006D28B9">
            <w:pPr>
              <w:jc w:val="center"/>
              <w:rPr>
                <w:ins w:id="73" w:author="Eisan, Jenna (EHS)" w:date="2026-09-25T19:59:00Z" w16du:dateUtc="2026-09-25T23:59:00Z"/>
                <w:rFonts w:ascii="Times New Roman" w:eastAsia="Times New Roman" w:hAnsi="Times New Roman" w:cs="Times New Roman"/>
                <w:color w:val="000000" w:themeColor="text1"/>
                <w:sz w:val="24"/>
                <w:szCs w:val="24"/>
              </w:rPr>
            </w:pPr>
            <w:ins w:id="74" w:author="Eisan, Jenna (EHS)" w:date="2026-09-25T19:59:00Z" w16du:dateUtc="2026-09-25T23:59:00Z">
              <w:r w:rsidRPr="6E06A1FD">
                <w:rPr>
                  <w:rFonts w:ascii="Times New Roman" w:eastAsia="Times New Roman" w:hAnsi="Times New Roman" w:cs="Times New Roman"/>
                  <w:color w:val="000000" w:themeColor="text1"/>
                  <w:sz w:val="24"/>
                  <w:szCs w:val="24"/>
                </w:rPr>
                <w:t>53.19%</w:t>
              </w:r>
            </w:ins>
          </w:p>
        </w:tc>
      </w:tr>
      <w:tr w:rsidR="00691C83" w14:paraId="62F604AD" w14:textId="77777777" w:rsidTr="00BA00E3">
        <w:trPr>
          <w:trHeight w:val="285"/>
          <w:ins w:id="75"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5A5AE2AD" w14:textId="77777777" w:rsidR="00691C83" w:rsidRDefault="00691C83" w:rsidP="006D28B9">
            <w:pPr>
              <w:rPr>
                <w:ins w:id="76" w:author="Eisan, Jenna (EHS)" w:date="2026-09-25T19:59:00Z" w16du:dateUtc="2026-09-25T23:59:00Z"/>
                <w:rFonts w:ascii="Times New Roman" w:eastAsia="Times New Roman" w:hAnsi="Times New Roman" w:cs="Times New Roman"/>
                <w:color w:val="000000" w:themeColor="text1"/>
                <w:sz w:val="24"/>
                <w:szCs w:val="24"/>
              </w:rPr>
            </w:pPr>
            <w:ins w:id="77" w:author="Eisan, Jenna (EHS)" w:date="2026-09-25T19:59:00Z" w16du:dateUtc="2026-09-25T23:59:00Z">
              <w:r w:rsidRPr="6E06A1FD">
                <w:rPr>
                  <w:rFonts w:ascii="Times New Roman" w:eastAsia="Times New Roman" w:hAnsi="Times New Roman" w:cs="Times New Roman"/>
                  <w:color w:val="000000" w:themeColor="text1"/>
                  <w:sz w:val="24"/>
                  <w:szCs w:val="24"/>
                </w:rPr>
                <w:t>Beth Israel Deaconess Hospital - Needham</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BB6E82D" w14:textId="77777777" w:rsidR="00691C83" w:rsidRDefault="00691C83" w:rsidP="006D28B9">
            <w:pPr>
              <w:jc w:val="center"/>
              <w:rPr>
                <w:ins w:id="78" w:author="Eisan, Jenna (EHS)" w:date="2026-09-25T19:59:00Z" w16du:dateUtc="2026-09-25T23:59:00Z"/>
                <w:rFonts w:ascii="Times New Roman" w:eastAsia="Times New Roman" w:hAnsi="Times New Roman" w:cs="Times New Roman"/>
                <w:color w:val="000000" w:themeColor="text1"/>
                <w:sz w:val="24"/>
                <w:szCs w:val="24"/>
              </w:rPr>
            </w:pPr>
            <w:ins w:id="79" w:author="Eisan, Jenna (EHS)" w:date="2026-09-25T19:59:00Z" w16du:dateUtc="2026-09-25T23:59:00Z">
              <w:r w:rsidRPr="6E06A1FD">
                <w:rPr>
                  <w:rFonts w:ascii="Times New Roman" w:eastAsia="Times New Roman" w:hAnsi="Times New Roman" w:cs="Times New Roman"/>
                  <w:color w:val="000000" w:themeColor="text1"/>
                  <w:sz w:val="24"/>
                  <w:szCs w:val="24"/>
                </w:rPr>
                <w:t>43.00%</w:t>
              </w:r>
            </w:ins>
          </w:p>
        </w:tc>
      </w:tr>
      <w:tr w:rsidR="00691C83" w14:paraId="06698312" w14:textId="77777777" w:rsidTr="00BA00E3">
        <w:trPr>
          <w:trHeight w:val="285"/>
          <w:ins w:id="80"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131E4448" w14:textId="77777777" w:rsidR="00691C83" w:rsidRDefault="00691C83" w:rsidP="006D28B9">
            <w:pPr>
              <w:rPr>
                <w:ins w:id="81" w:author="Eisan, Jenna (EHS)" w:date="2026-09-25T19:59:00Z" w16du:dateUtc="2026-09-25T23:59:00Z"/>
                <w:rFonts w:ascii="Times New Roman" w:eastAsia="Times New Roman" w:hAnsi="Times New Roman" w:cs="Times New Roman"/>
                <w:color w:val="000000" w:themeColor="text1"/>
                <w:sz w:val="24"/>
                <w:szCs w:val="24"/>
              </w:rPr>
            </w:pPr>
            <w:ins w:id="82" w:author="Eisan, Jenna (EHS)" w:date="2026-09-25T19:59:00Z" w16du:dateUtc="2026-09-25T23:59:00Z">
              <w:r w:rsidRPr="6E06A1FD">
                <w:rPr>
                  <w:rFonts w:ascii="Times New Roman" w:eastAsia="Times New Roman" w:hAnsi="Times New Roman" w:cs="Times New Roman"/>
                  <w:color w:val="000000" w:themeColor="text1"/>
                  <w:sz w:val="24"/>
                  <w:szCs w:val="24"/>
                </w:rPr>
                <w:t>Beth Israel Deaconess Hospital - Plymouth</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B2E330F" w14:textId="77777777" w:rsidR="00691C83" w:rsidRDefault="00691C83" w:rsidP="006D28B9">
            <w:pPr>
              <w:jc w:val="center"/>
              <w:rPr>
                <w:ins w:id="83" w:author="Eisan, Jenna (EHS)" w:date="2026-09-25T19:59:00Z" w16du:dateUtc="2026-09-25T23:59:00Z"/>
                <w:rFonts w:ascii="Times New Roman" w:eastAsia="Times New Roman" w:hAnsi="Times New Roman" w:cs="Times New Roman"/>
                <w:color w:val="000000" w:themeColor="text1"/>
                <w:sz w:val="24"/>
                <w:szCs w:val="24"/>
              </w:rPr>
            </w:pPr>
            <w:ins w:id="84" w:author="Eisan, Jenna (EHS)" w:date="2026-09-25T19:59:00Z" w16du:dateUtc="2026-09-25T23:59:00Z">
              <w:r w:rsidRPr="6E06A1FD">
                <w:rPr>
                  <w:rFonts w:ascii="Times New Roman" w:eastAsia="Times New Roman" w:hAnsi="Times New Roman" w:cs="Times New Roman"/>
                  <w:color w:val="000000" w:themeColor="text1"/>
                  <w:sz w:val="24"/>
                  <w:szCs w:val="24"/>
                </w:rPr>
                <w:t>48.38%</w:t>
              </w:r>
            </w:ins>
          </w:p>
        </w:tc>
      </w:tr>
      <w:tr w:rsidR="00691C83" w14:paraId="0A32FDF8" w14:textId="77777777" w:rsidTr="00BA00E3">
        <w:trPr>
          <w:trHeight w:val="285"/>
          <w:ins w:id="85"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18D5FAFF" w14:textId="77777777" w:rsidR="00691C83" w:rsidRDefault="00691C83" w:rsidP="006D28B9">
            <w:pPr>
              <w:rPr>
                <w:ins w:id="86" w:author="Eisan, Jenna (EHS)" w:date="2026-09-25T19:59:00Z" w16du:dateUtc="2026-09-25T23:59:00Z"/>
                <w:rFonts w:ascii="Times New Roman" w:eastAsia="Times New Roman" w:hAnsi="Times New Roman" w:cs="Times New Roman"/>
                <w:color w:val="000000" w:themeColor="text1"/>
                <w:sz w:val="24"/>
                <w:szCs w:val="24"/>
              </w:rPr>
            </w:pPr>
            <w:ins w:id="87" w:author="Eisan, Jenna (EHS)" w:date="2026-09-25T19:59:00Z" w16du:dateUtc="2026-09-25T23:59:00Z">
              <w:r w:rsidRPr="6E06A1FD">
                <w:rPr>
                  <w:rFonts w:ascii="Times New Roman" w:eastAsia="Times New Roman" w:hAnsi="Times New Roman" w:cs="Times New Roman"/>
                  <w:color w:val="000000" w:themeColor="text1"/>
                  <w:sz w:val="24"/>
                  <w:szCs w:val="24"/>
                </w:rPr>
                <w:t>Beth Israel Deaconess Medical Center</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40AB79D" w14:textId="77777777" w:rsidR="00691C83" w:rsidRDefault="00691C83" w:rsidP="006D28B9">
            <w:pPr>
              <w:jc w:val="center"/>
              <w:rPr>
                <w:ins w:id="88" w:author="Eisan, Jenna (EHS)" w:date="2026-09-25T19:59:00Z" w16du:dateUtc="2026-09-25T23:59:00Z"/>
                <w:rFonts w:ascii="Times New Roman" w:eastAsia="Times New Roman" w:hAnsi="Times New Roman" w:cs="Times New Roman"/>
                <w:color w:val="000000" w:themeColor="text1"/>
                <w:sz w:val="24"/>
                <w:szCs w:val="24"/>
              </w:rPr>
            </w:pPr>
            <w:ins w:id="89" w:author="Eisan, Jenna (EHS)" w:date="2026-09-25T19:59:00Z" w16du:dateUtc="2026-09-25T23:59:00Z">
              <w:r w:rsidRPr="6E06A1FD">
                <w:rPr>
                  <w:rFonts w:ascii="Times New Roman" w:eastAsia="Times New Roman" w:hAnsi="Times New Roman" w:cs="Times New Roman"/>
                  <w:color w:val="000000" w:themeColor="text1"/>
                  <w:sz w:val="24"/>
                  <w:szCs w:val="24"/>
                </w:rPr>
                <w:t>56.80%</w:t>
              </w:r>
            </w:ins>
          </w:p>
        </w:tc>
      </w:tr>
      <w:tr w:rsidR="00691C83" w14:paraId="5B35133C" w14:textId="77777777" w:rsidTr="00BA00E3">
        <w:trPr>
          <w:trHeight w:val="285"/>
          <w:ins w:id="90"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6145D734" w14:textId="77777777" w:rsidR="00691C83" w:rsidRDefault="00691C83" w:rsidP="006D28B9">
            <w:pPr>
              <w:rPr>
                <w:ins w:id="91" w:author="Eisan, Jenna (EHS)" w:date="2026-09-25T19:59:00Z" w16du:dateUtc="2026-09-25T23:59:00Z"/>
                <w:rFonts w:ascii="Times New Roman" w:eastAsia="Times New Roman" w:hAnsi="Times New Roman" w:cs="Times New Roman"/>
                <w:color w:val="000000" w:themeColor="text1"/>
                <w:sz w:val="24"/>
                <w:szCs w:val="24"/>
              </w:rPr>
            </w:pPr>
            <w:ins w:id="92" w:author="Eisan, Jenna (EHS)" w:date="2026-09-25T19:59:00Z" w16du:dateUtc="2026-09-25T23:59:00Z">
              <w:r w:rsidRPr="6E06A1FD">
                <w:rPr>
                  <w:rFonts w:ascii="Times New Roman" w:eastAsia="Times New Roman" w:hAnsi="Times New Roman" w:cs="Times New Roman"/>
                  <w:color w:val="000000" w:themeColor="text1"/>
                  <w:sz w:val="24"/>
                  <w:szCs w:val="24"/>
                </w:rPr>
                <w:t>Boston Medical Center</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F5DC400" w14:textId="77777777" w:rsidR="00691C83" w:rsidRDefault="00691C83" w:rsidP="006D28B9">
            <w:pPr>
              <w:jc w:val="center"/>
              <w:rPr>
                <w:ins w:id="93" w:author="Eisan, Jenna (EHS)" w:date="2026-09-25T19:59:00Z" w16du:dateUtc="2026-09-25T23:59:00Z"/>
                <w:rFonts w:ascii="Times New Roman" w:eastAsia="Times New Roman" w:hAnsi="Times New Roman" w:cs="Times New Roman"/>
                <w:color w:val="000000" w:themeColor="text1"/>
                <w:sz w:val="24"/>
                <w:szCs w:val="24"/>
              </w:rPr>
            </w:pPr>
            <w:ins w:id="94" w:author="Eisan, Jenna (EHS)" w:date="2026-09-25T19:59:00Z" w16du:dateUtc="2026-09-25T23:59:00Z">
              <w:r w:rsidRPr="6E06A1FD">
                <w:rPr>
                  <w:rFonts w:ascii="Times New Roman" w:eastAsia="Times New Roman" w:hAnsi="Times New Roman" w:cs="Times New Roman"/>
                  <w:color w:val="000000" w:themeColor="text1"/>
                  <w:sz w:val="24"/>
                  <w:szCs w:val="24"/>
                </w:rPr>
                <w:t>42.74%</w:t>
              </w:r>
            </w:ins>
          </w:p>
        </w:tc>
      </w:tr>
      <w:tr w:rsidR="00691C83" w14:paraId="7AB20765" w14:textId="77777777" w:rsidTr="00BA00E3">
        <w:trPr>
          <w:trHeight w:val="285"/>
          <w:ins w:id="95"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1E2FB978" w14:textId="77777777" w:rsidR="00691C83" w:rsidRDefault="00691C83" w:rsidP="006D28B9">
            <w:pPr>
              <w:rPr>
                <w:ins w:id="96" w:author="Eisan, Jenna (EHS)" w:date="2026-09-25T19:59:00Z" w16du:dateUtc="2026-09-25T23:59:00Z"/>
                <w:rFonts w:ascii="Times New Roman" w:eastAsia="Times New Roman" w:hAnsi="Times New Roman" w:cs="Times New Roman"/>
                <w:color w:val="000000" w:themeColor="text1"/>
                <w:sz w:val="24"/>
                <w:szCs w:val="24"/>
              </w:rPr>
            </w:pPr>
            <w:ins w:id="97" w:author="Eisan, Jenna (EHS)" w:date="2026-09-25T19:59:00Z" w16du:dateUtc="2026-09-25T23:59:00Z">
              <w:r w:rsidRPr="6E06A1FD">
                <w:rPr>
                  <w:rFonts w:ascii="Times New Roman" w:eastAsia="Times New Roman" w:hAnsi="Times New Roman" w:cs="Times New Roman"/>
                  <w:color w:val="000000" w:themeColor="text1"/>
                  <w:sz w:val="24"/>
                  <w:szCs w:val="24"/>
                </w:rPr>
                <w:t>Brigham and Women's Faulkner Hospital</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7EAEDD0" w14:textId="77777777" w:rsidR="00691C83" w:rsidRDefault="00691C83" w:rsidP="006D28B9">
            <w:pPr>
              <w:jc w:val="center"/>
              <w:rPr>
                <w:ins w:id="98" w:author="Eisan, Jenna (EHS)" w:date="2026-09-25T19:59:00Z" w16du:dateUtc="2026-09-25T23:59:00Z"/>
                <w:rFonts w:ascii="Times New Roman" w:eastAsia="Times New Roman" w:hAnsi="Times New Roman" w:cs="Times New Roman"/>
                <w:color w:val="000000" w:themeColor="text1"/>
                <w:sz w:val="24"/>
                <w:szCs w:val="24"/>
              </w:rPr>
            </w:pPr>
            <w:ins w:id="99" w:author="Eisan, Jenna (EHS)" w:date="2026-09-25T19:59:00Z" w16du:dateUtc="2026-09-25T23:59:00Z">
              <w:r w:rsidRPr="6E06A1FD">
                <w:rPr>
                  <w:rFonts w:ascii="Times New Roman" w:eastAsia="Times New Roman" w:hAnsi="Times New Roman" w:cs="Times New Roman"/>
                  <w:color w:val="000000" w:themeColor="text1"/>
                  <w:sz w:val="24"/>
                  <w:szCs w:val="24"/>
                </w:rPr>
                <w:t>41.50%</w:t>
              </w:r>
            </w:ins>
          </w:p>
        </w:tc>
      </w:tr>
      <w:tr w:rsidR="00691C83" w14:paraId="51CBFD3C" w14:textId="77777777" w:rsidTr="00BA00E3">
        <w:trPr>
          <w:trHeight w:val="285"/>
          <w:ins w:id="100"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1AD2AECC" w14:textId="77777777" w:rsidR="00691C83" w:rsidRDefault="00691C83" w:rsidP="006D28B9">
            <w:pPr>
              <w:rPr>
                <w:ins w:id="101" w:author="Eisan, Jenna (EHS)" w:date="2026-09-25T19:59:00Z" w16du:dateUtc="2026-09-25T23:59:00Z"/>
                <w:rFonts w:ascii="Times New Roman" w:eastAsia="Times New Roman" w:hAnsi="Times New Roman" w:cs="Times New Roman"/>
                <w:color w:val="000000" w:themeColor="text1"/>
                <w:sz w:val="24"/>
                <w:szCs w:val="24"/>
              </w:rPr>
            </w:pPr>
            <w:ins w:id="102" w:author="Eisan, Jenna (EHS)" w:date="2026-09-25T19:59:00Z" w16du:dateUtc="2026-09-25T23:59:00Z">
              <w:r w:rsidRPr="6E06A1FD">
                <w:rPr>
                  <w:rFonts w:ascii="Times New Roman" w:eastAsia="Times New Roman" w:hAnsi="Times New Roman" w:cs="Times New Roman"/>
                  <w:color w:val="000000" w:themeColor="text1"/>
                  <w:sz w:val="24"/>
                  <w:szCs w:val="24"/>
                </w:rPr>
                <w:t>Brigham and Women's Hospital</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F887A63" w14:textId="77777777" w:rsidR="00691C83" w:rsidRDefault="00691C83" w:rsidP="006D28B9">
            <w:pPr>
              <w:jc w:val="center"/>
              <w:rPr>
                <w:ins w:id="103" w:author="Eisan, Jenna (EHS)" w:date="2026-09-25T19:59:00Z" w16du:dateUtc="2026-09-25T23:59:00Z"/>
                <w:rFonts w:ascii="Times New Roman" w:eastAsia="Times New Roman" w:hAnsi="Times New Roman" w:cs="Times New Roman"/>
                <w:color w:val="000000" w:themeColor="text1"/>
                <w:sz w:val="24"/>
                <w:szCs w:val="24"/>
              </w:rPr>
            </w:pPr>
            <w:ins w:id="104" w:author="Eisan, Jenna (EHS)" w:date="2026-09-25T19:59:00Z" w16du:dateUtc="2026-09-25T23:59:00Z">
              <w:r w:rsidRPr="6E06A1FD">
                <w:rPr>
                  <w:rFonts w:ascii="Times New Roman" w:eastAsia="Times New Roman" w:hAnsi="Times New Roman" w:cs="Times New Roman"/>
                  <w:color w:val="000000" w:themeColor="text1"/>
                  <w:sz w:val="24"/>
                  <w:szCs w:val="24"/>
                </w:rPr>
                <w:t>42.46%</w:t>
              </w:r>
            </w:ins>
          </w:p>
        </w:tc>
      </w:tr>
      <w:tr w:rsidR="00691C83" w14:paraId="2C2D1842" w14:textId="77777777" w:rsidTr="00BA00E3">
        <w:trPr>
          <w:trHeight w:val="285"/>
          <w:ins w:id="105"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19BEB566" w14:textId="77777777" w:rsidR="00691C83" w:rsidRDefault="00691C83" w:rsidP="006D28B9">
            <w:pPr>
              <w:rPr>
                <w:ins w:id="106" w:author="Eisan, Jenna (EHS)" w:date="2026-09-25T19:59:00Z" w16du:dateUtc="2026-09-25T23:59:00Z"/>
                <w:rFonts w:ascii="Times New Roman" w:eastAsia="Times New Roman" w:hAnsi="Times New Roman" w:cs="Times New Roman"/>
                <w:color w:val="000000" w:themeColor="text1"/>
                <w:sz w:val="24"/>
                <w:szCs w:val="24"/>
              </w:rPr>
            </w:pPr>
            <w:ins w:id="107" w:author="Eisan, Jenna (EHS)" w:date="2026-09-25T19:59:00Z" w16du:dateUtc="2026-09-25T23:59:00Z">
              <w:r w:rsidRPr="6E06A1FD">
                <w:rPr>
                  <w:rFonts w:ascii="Times New Roman" w:eastAsia="Times New Roman" w:hAnsi="Times New Roman" w:cs="Times New Roman"/>
                  <w:color w:val="000000" w:themeColor="text1"/>
                  <w:sz w:val="24"/>
                  <w:szCs w:val="24"/>
                </w:rPr>
                <w:t>Cambridge Health Alliance</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441D249" w14:textId="77777777" w:rsidR="00691C83" w:rsidRDefault="00691C83" w:rsidP="006D28B9">
            <w:pPr>
              <w:jc w:val="center"/>
              <w:rPr>
                <w:ins w:id="108" w:author="Eisan, Jenna (EHS)" w:date="2026-09-25T19:59:00Z" w16du:dateUtc="2026-09-25T23:59:00Z"/>
                <w:rFonts w:ascii="Times New Roman" w:eastAsia="Times New Roman" w:hAnsi="Times New Roman" w:cs="Times New Roman"/>
                <w:color w:val="000000" w:themeColor="text1"/>
                <w:sz w:val="24"/>
                <w:szCs w:val="24"/>
              </w:rPr>
            </w:pPr>
            <w:ins w:id="109" w:author="Eisan, Jenna (EHS)" w:date="2026-09-25T19:59:00Z" w16du:dateUtc="2026-09-25T23:59:00Z">
              <w:r w:rsidRPr="6E06A1FD">
                <w:rPr>
                  <w:rFonts w:ascii="Times New Roman" w:eastAsia="Times New Roman" w:hAnsi="Times New Roman" w:cs="Times New Roman"/>
                  <w:color w:val="000000" w:themeColor="text1"/>
                  <w:sz w:val="24"/>
                  <w:szCs w:val="24"/>
                </w:rPr>
                <w:t>48.63%</w:t>
              </w:r>
            </w:ins>
          </w:p>
        </w:tc>
      </w:tr>
      <w:tr w:rsidR="00691C83" w14:paraId="2E4ACBF1" w14:textId="77777777" w:rsidTr="00BA00E3">
        <w:trPr>
          <w:trHeight w:val="285"/>
          <w:ins w:id="110"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5908585E" w14:textId="77777777" w:rsidR="00691C83" w:rsidRDefault="00691C83" w:rsidP="006D28B9">
            <w:pPr>
              <w:rPr>
                <w:ins w:id="111" w:author="Eisan, Jenna (EHS)" w:date="2026-09-25T19:59:00Z" w16du:dateUtc="2026-09-25T23:59:00Z"/>
                <w:rFonts w:ascii="Times New Roman" w:eastAsia="Times New Roman" w:hAnsi="Times New Roman" w:cs="Times New Roman"/>
                <w:color w:val="000000" w:themeColor="text1"/>
                <w:sz w:val="24"/>
                <w:szCs w:val="24"/>
              </w:rPr>
            </w:pPr>
            <w:ins w:id="112" w:author="Eisan, Jenna (EHS)" w:date="2026-09-25T19:59:00Z" w16du:dateUtc="2026-09-25T23:59:00Z">
              <w:r w:rsidRPr="6E06A1FD">
                <w:rPr>
                  <w:rFonts w:ascii="Times New Roman" w:eastAsia="Times New Roman" w:hAnsi="Times New Roman" w:cs="Times New Roman"/>
                  <w:color w:val="000000" w:themeColor="text1"/>
                  <w:sz w:val="24"/>
                  <w:szCs w:val="24"/>
                </w:rPr>
                <w:t>Cape Cod Hospital</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032F76D" w14:textId="77777777" w:rsidR="00691C83" w:rsidRDefault="00691C83" w:rsidP="006D28B9">
            <w:pPr>
              <w:jc w:val="center"/>
              <w:rPr>
                <w:ins w:id="113" w:author="Eisan, Jenna (EHS)" w:date="2026-09-25T19:59:00Z" w16du:dateUtc="2026-09-25T23:59:00Z"/>
                <w:rFonts w:ascii="Times New Roman" w:eastAsia="Times New Roman" w:hAnsi="Times New Roman" w:cs="Times New Roman"/>
                <w:color w:val="000000" w:themeColor="text1"/>
                <w:sz w:val="24"/>
                <w:szCs w:val="24"/>
              </w:rPr>
            </w:pPr>
            <w:ins w:id="114" w:author="Eisan, Jenna (EHS)" w:date="2026-09-25T19:59:00Z" w16du:dateUtc="2026-09-25T23:59:00Z">
              <w:r w:rsidRPr="6E06A1FD">
                <w:rPr>
                  <w:rFonts w:ascii="Times New Roman" w:eastAsia="Times New Roman" w:hAnsi="Times New Roman" w:cs="Times New Roman"/>
                  <w:color w:val="000000" w:themeColor="text1"/>
                  <w:sz w:val="24"/>
                  <w:szCs w:val="24"/>
                </w:rPr>
                <w:t>68.02%</w:t>
              </w:r>
            </w:ins>
          </w:p>
        </w:tc>
      </w:tr>
      <w:tr w:rsidR="00691C83" w14:paraId="00C7CD44" w14:textId="77777777" w:rsidTr="00BA00E3">
        <w:trPr>
          <w:trHeight w:val="285"/>
          <w:ins w:id="115"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067EB100" w14:textId="77777777" w:rsidR="00691C83" w:rsidRDefault="00691C83" w:rsidP="006D28B9">
            <w:pPr>
              <w:rPr>
                <w:ins w:id="116" w:author="Eisan, Jenna (EHS)" w:date="2026-09-25T19:59:00Z" w16du:dateUtc="2026-09-25T23:59:00Z"/>
                <w:rFonts w:ascii="Times New Roman" w:eastAsia="Times New Roman" w:hAnsi="Times New Roman" w:cs="Times New Roman"/>
                <w:color w:val="000000" w:themeColor="text1"/>
                <w:sz w:val="24"/>
                <w:szCs w:val="24"/>
              </w:rPr>
            </w:pPr>
            <w:ins w:id="117" w:author="Eisan, Jenna (EHS)" w:date="2026-09-25T19:59:00Z" w16du:dateUtc="2026-09-25T23:59:00Z">
              <w:r w:rsidRPr="6E06A1FD">
                <w:rPr>
                  <w:rFonts w:ascii="Times New Roman" w:eastAsia="Times New Roman" w:hAnsi="Times New Roman" w:cs="Times New Roman"/>
                  <w:color w:val="000000" w:themeColor="text1"/>
                  <w:sz w:val="24"/>
                  <w:szCs w:val="24"/>
                </w:rPr>
                <w:t>Cooley Dickinson Hospital</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558F550" w14:textId="77777777" w:rsidR="00691C83" w:rsidRDefault="00691C83" w:rsidP="006D28B9">
            <w:pPr>
              <w:jc w:val="center"/>
              <w:rPr>
                <w:ins w:id="118" w:author="Eisan, Jenna (EHS)" w:date="2026-09-25T19:59:00Z" w16du:dateUtc="2026-09-25T23:59:00Z"/>
                <w:rFonts w:ascii="Times New Roman" w:eastAsia="Times New Roman" w:hAnsi="Times New Roman" w:cs="Times New Roman"/>
                <w:color w:val="000000" w:themeColor="text1"/>
                <w:sz w:val="24"/>
                <w:szCs w:val="24"/>
              </w:rPr>
            </w:pPr>
            <w:ins w:id="119" w:author="Eisan, Jenna (EHS)" w:date="2026-09-25T19:59:00Z" w16du:dateUtc="2026-09-25T23:59:00Z">
              <w:r w:rsidRPr="6E06A1FD">
                <w:rPr>
                  <w:rFonts w:ascii="Times New Roman" w:eastAsia="Times New Roman" w:hAnsi="Times New Roman" w:cs="Times New Roman"/>
                  <w:color w:val="000000" w:themeColor="text1"/>
                  <w:sz w:val="24"/>
                  <w:szCs w:val="24"/>
                </w:rPr>
                <w:t>62.02%</w:t>
              </w:r>
            </w:ins>
          </w:p>
        </w:tc>
      </w:tr>
      <w:tr w:rsidR="00691C83" w14:paraId="6DD179D1" w14:textId="77777777" w:rsidTr="00BA00E3">
        <w:trPr>
          <w:trHeight w:val="285"/>
          <w:ins w:id="120"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0C1A5CF5" w14:textId="77777777" w:rsidR="00691C83" w:rsidRDefault="00691C83" w:rsidP="006D28B9">
            <w:pPr>
              <w:rPr>
                <w:ins w:id="121" w:author="Eisan, Jenna (EHS)" w:date="2026-09-25T19:59:00Z" w16du:dateUtc="2026-09-25T23:59:00Z"/>
                <w:rFonts w:ascii="Times New Roman" w:eastAsia="Times New Roman" w:hAnsi="Times New Roman" w:cs="Times New Roman"/>
                <w:color w:val="000000" w:themeColor="text1"/>
                <w:sz w:val="24"/>
                <w:szCs w:val="24"/>
              </w:rPr>
            </w:pPr>
            <w:ins w:id="122" w:author="Eisan, Jenna (EHS)" w:date="2026-09-25T19:59:00Z" w16du:dateUtc="2026-09-25T23:59:00Z">
              <w:r w:rsidRPr="6E06A1FD">
                <w:rPr>
                  <w:rFonts w:ascii="Times New Roman" w:eastAsia="Times New Roman" w:hAnsi="Times New Roman" w:cs="Times New Roman"/>
                  <w:color w:val="000000" w:themeColor="text1"/>
                  <w:sz w:val="24"/>
                  <w:szCs w:val="24"/>
                </w:rPr>
                <w:t>Dana-Farber Cancer Institute</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A6CDFC5" w14:textId="77777777" w:rsidR="00691C83" w:rsidRDefault="00691C83" w:rsidP="006D28B9">
            <w:pPr>
              <w:jc w:val="center"/>
              <w:rPr>
                <w:ins w:id="123" w:author="Eisan, Jenna (EHS)" w:date="2026-09-25T19:59:00Z" w16du:dateUtc="2026-09-25T23:59:00Z"/>
                <w:rFonts w:ascii="Times New Roman" w:eastAsia="Times New Roman" w:hAnsi="Times New Roman" w:cs="Times New Roman"/>
                <w:color w:val="000000" w:themeColor="text1"/>
                <w:sz w:val="24"/>
                <w:szCs w:val="24"/>
              </w:rPr>
            </w:pPr>
            <w:ins w:id="124" w:author="Eisan, Jenna (EHS)" w:date="2026-09-25T19:59:00Z" w16du:dateUtc="2026-09-25T23:59:00Z">
              <w:r w:rsidRPr="6E06A1FD">
                <w:rPr>
                  <w:rFonts w:ascii="Times New Roman" w:eastAsia="Times New Roman" w:hAnsi="Times New Roman" w:cs="Times New Roman"/>
                  <w:color w:val="000000" w:themeColor="text1"/>
                  <w:sz w:val="24"/>
                  <w:szCs w:val="24"/>
                </w:rPr>
                <w:t>42.26%</w:t>
              </w:r>
            </w:ins>
          </w:p>
        </w:tc>
      </w:tr>
      <w:tr w:rsidR="00691C83" w14:paraId="1B621A0E" w14:textId="77777777" w:rsidTr="00BA00E3">
        <w:trPr>
          <w:trHeight w:val="285"/>
          <w:ins w:id="125"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183B4901" w14:textId="77777777" w:rsidR="00691C83" w:rsidRDefault="00691C83" w:rsidP="006D28B9">
            <w:pPr>
              <w:rPr>
                <w:ins w:id="126" w:author="Eisan, Jenna (EHS)" w:date="2026-09-25T19:59:00Z" w16du:dateUtc="2026-09-25T23:59:00Z"/>
                <w:rFonts w:ascii="Times New Roman" w:eastAsia="Times New Roman" w:hAnsi="Times New Roman" w:cs="Times New Roman"/>
                <w:color w:val="000000" w:themeColor="text1"/>
                <w:sz w:val="24"/>
                <w:szCs w:val="24"/>
              </w:rPr>
            </w:pPr>
            <w:ins w:id="127" w:author="Eisan, Jenna (EHS)" w:date="2026-09-25T19:59:00Z" w16du:dateUtc="2026-09-25T23:59:00Z">
              <w:r w:rsidRPr="6E06A1FD">
                <w:rPr>
                  <w:rFonts w:ascii="Times New Roman" w:eastAsia="Times New Roman" w:hAnsi="Times New Roman" w:cs="Times New Roman"/>
                  <w:color w:val="000000" w:themeColor="text1"/>
                  <w:sz w:val="24"/>
                  <w:szCs w:val="24"/>
                </w:rPr>
                <w:t>Emerson Hospital</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56C6B6E" w14:textId="77777777" w:rsidR="00691C83" w:rsidRDefault="00691C83" w:rsidP="006D28B9">
            <w:pPr>
              <w:jc w:val="center"/>
              <w:rPr>
                <w:ins w:id="128" w:author="Eisan, Jenna (EHS)" w:date="2026-09-25T19:59:00Z" w16du:dateUtc="2026-09-25T23:59:00Z"/>
                <w:rFonts w:ascii="Times New Roman" w:eastAsia="Times New Roman" w:hAnsi="Times New Roman" w:cs="Times New Roman"/>
                <w:color w:val="000000" w:themeColor="text1"/>
                <w:sz w:val="24"/>
                <w:szCs w:val="24"/>
              </w:rPr>
            </w:pPr>
            <w:ins w:id="129" w:author="Eisan, Jenna (EHS)" w:date="2026-09-25T19:59:00Z" w16du:dateUtc="2026-09-25T23:59:00Z">
              <w:r w:rsidRPr="6E06A1FD">
                <w:rPr>
                  <w:rFonts w:ascii="Times New Roman" w:eastAsia="Times New Roman" w:hAnsi="Times New Roman" w:cs="Times New Roman"/>
                  <w:color w:val="000000" w:themeColor="text1"/>
                  <w:sz w:val="24"/>
                  <w:szCs w:val="24"/>
                </w:rPr>
                <w:t>49.49%</w:t>
              </w:r>
            </w:ins>
          </w:p>
        </w:tc>
      </w:tr>
      <w:tr w:rsidR="00691C83" w14:paraId="1FE39338" w14:textId="77777777" w:rsidTr="00BA00E3">
        <w:trPr>
          <w:trHeight w:val="285"/>
          <w:ins w:id="130"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1D8E3C51" w14:textId="77777777" w:rsidR="00691C83" w:rsidRDefault="00691C83" w:rsidP="006D28B9">
            <w:pPr>
              <w:rPr>
                <w:ins w:id="131" w:author="Eisan, Jenna (EHS)" w:date="2026-09-25T19:59:00Z" w16du:dateUtc="2026-09-25T23:59:00Z"/>
                <w:rFonts w:ascii="Times New Roman" w:eastAsia="Times New Roman" w:hAnsi="Times New Roman" w:cs="Times New Roman"/>
                <w:color w:val="000000" w:themeColor="text1"/>
                <w:sz w:val="24"/>
                <w:szCs w:val="24"/>
              </w:rPr>
            </w:pPr>
            <w:ins w:id="132" w:author="Eisan, Jenna (EHS)" w:date="2026-09-25T19:59:00Z" w16du:dateUtc="2026-09-25T23:59:00Z">
              <w:r w:rsidRPr="6E06A1FD">
                <w:rPr>
                  <w:rFonts w:ascii="Times New Roman" w:eastAsia="Times New Roman" w:hAnsi="Times New Roman" w:cs="Times New Roman"/>
                  <w:color w:val="000000" w:themeColor="text1"/>
                  <w:sz w:val="24"/>
                  <w:szCs w:val="24"/>
                </w:rPr>
                <w:t>Fairview Hospital</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4ACAFDC" w14:textId="77777777" w:rsidR="00691C83" w:rsidRDefault="00691C83" w:rsidP="006D28B9">
            <w:pPr>
              <w:jc w:val="center"/>
              <w:rPr>
                <w:ins w:id="133" w:author="Eisan, Jenna (EHS)" w:date="2026-09-25T19:59:00Z" w16du:dateUtc="2026-09-25T23:59:00Z"/>
                <w:rFonts w:ascii="Times New Roman" w:eastAsia="Times New Roman" w:hAnsi="Times New Roman" w:cs="Times New Roman"/>
                <w:color w:val="000000" w:themeColor="text1"/>
                <w:sz w:val="24"/>
                <w:szCs w:val="24"/>
              </w:rPr>
            </w:pPr>
            <w:ins w:id="134" w:author="Eisan, Jenna (EHS)" w:date="2026-09-25T19:59:00Z" w16du:dateUtc="2026-09-25T23:59:00Z">
              <w:r w:rsidRPr="6E06A1FD">
                <w:rPr>
                  <w:rFonts w:ascii="Times New Roman" w:eastAsia="Times New Roman" w:hAnsi="Times New Roman" w:cs="Times New Roman"/>
                  <w:color w:val="000000" w:themeColor="text1"/>
                  <w:sz w:val="24"/>
                  <w:szCs w:val="24"/>
                </w:rPr>
                <w:t>65.92%</w:t>
              </w:r>
            </w:ins>
          </w:p>
        </w:tc>
      </w:tr>
      <w:tr w:rsidR="00691C83" w14:paraId="3828332A" w14:textId="77777777" w:rsidTr="00BA00E3">
        <w:trPr>
          <w:trHeight w:val="285"/>
          <w:ins w:id="135"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78938E67" w14:textId="77777777" w:rsidR="00691C83" w:rsidRDefault="00691C83" w:rsidP="006D28B9">
            <w:pPr>
              <w:rPr>
                <w:ins w:id="136" w:author="Eisan, Jenna (EHS)" w:date="2026-09-25T19:59:00Z" w16du:dateUtc="2026-09-25T23:59:00Z"/>
                <w:rFonts w:ascii="Times New Roman" w:eastAsia="Times New Roman" w:hAnsi="Times New Roman" w:cs="Times New Roman"/>
                <w:color w:val="000000" w:themeColor="text1"/>
                <w:sz w:val="24"/>
                <w:szCs w:val="24"/>
              </w:rPr>
            </w:pPr>
            <w:ins w:id="137" w:author="Eisan, Jenna (EHS)" w:date="2026-09-25T19:59:00Z" w16du:dateUtc="2026-09-25T23:59:00Z">
              <w:r w:rsidRPr="6E06A1FD">
                <w:rPr>
                  <w:rFonts w:ascii="Times New Roman" w:eastAsia="Times New Roman" w:hAnsi="Times New Roman" w:cs="Times New Roman"/>
                  <w:color w:val="000000" w:themeColor="text1"/>
                  <w:sz w:val="24"/>
                  <w:szCs w:val="24"/>
                </w:rPr>
                <w:t>Falmouth Hospital</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FCAF50F" w14:textId="77777777" w:rsidR="00691C83" w:rsidRDefault="00691C83" w:rsidP="006D28B9">
            <w:pPr>
              <w:jc w:val="center"/>
              <w:rPr>
                <w:ins w:id="138" w:author="Eisan, Jenna (EHS)" w:date="2026-09-25T19:59:00Z" w16du:dateUtc="2026-09-25T23:59:00Z"/>
                <w:rFonts w:ascii="Times New Roman" w:eastAsia="Times New Roman" w:hAnsi="Times New Roman" w:cs="Times New Roman"/>
                <w:color w:val="000000" w:themeColor="text1"/>
                <w:sz w:val="24"/>
                <w:szCs w:val="24"/>
              </w:rPr>
            </w:pPr>
            <w:ins w:id="139" w:author="Eisan, Jenna (EHS)" w:date="2026-09-25T19:59:00Z" w16du:dateUtc="2026-09-25T23:59:00Z">
              <w:r w:rsidRPr="6E06A1FD">
                <w:rPr>
                  <w:rFonts w:ascii="Times New Roman" w:eastAsia="Times New Roman" w:hAnsi="Times New Roman" w:cs="Times New Roman"/>
                  <w:color w:val="000000" w:themeColor="text1"/>
                  <w:sz w:val="24"/>
                  <w:szCs w:val="24"/>
                </w:rPr>
                <w:t>65.73%</w:t>
              </w:r>
            </w:ins>
          </w:p>
        </w:tc>
      </w:tr>
      <w:tr w:rsidR="00691C83" w14:paraId="2D759271" w14:textId="77777777" w:rsidTr="00BA00E3">
        <w:trPr>
          <w:trHeight w:val="285"/>
          <w:ins w:id="140"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793FAF9E" w14:textId="77777777" w:rsidR="00691C83" w:rsidRDefault="00691C83" w:rsidP="006D28B9">
            <w:pPr>
              <w:rPr>
                <w:ins w:id="141" w:author="Eisan, Jenna (EHS)" w:date="2026-09-25T19:59:00Z" w16du:dateUtc="2026-09-25T23:59:00Z"/>
                <w:rFonts w:ascii="Times New Roman" w:eastAsia="Times New Roman" w:hAnsi="Times New Roman" w:cs="Times New Roman"/>
                <w:color w:val="000000" w:themeColor="text1"/>
                <w:sz w:val="24"/>
                <w:szCs w:val="24"/>
              </w:rPr>
            </w:pPr>
            <w:ins w:id="142" w:author="Eisan, Jenna (EHS)" w:date="2026-09-25T19:59:00Z" w16du:dateUtc="2026-09-25T23:59:00Z">
              <w:r w:rsidRPr="6E06A1FD">
                <w:rPr>
                  <w:rFonts w:ascii="Times New Roman" w:eastAsia="Times New Roman" w:hAnsi="Times New Roman" w:cs="Times New Roman"/>
                  <w:color w:val="000000" w:themeColor="text1"/>
                  <w:sz w:val="24"/>
                  <w:szCs w:val="24"/>
                </w:rPr>
                <w:t>Harrington Memorial Hospital</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B4126AE" w14:textId="77777777" w:rsidR="00691C83" w:rsidRDefault="00691C83" w:rsidP="006D28B9">
            <w:pPr>
              <w:jc w:val="center"/>
              <w:rPr>
                <w:ins w:id="143" w:author="Eisan, Jenna (EHS)" w:date="2026-09-25T19:59:00Z" w16du:dateUtc="2026-09-25T23:59:00Z"/>
                <w:rFonts w:ascii="Times New Roman" w:eastAsia="Times New Roman" w:hAnsi="Times New Roman" w:cs="Times New Roman"/>
                <w:color w:val="000000" w:themeColor="text1"/>
                <w:sz w:val="24"/>
                <w:szCs w:val="24"/>
              </w:rPr>
            </w:pPr>
            <w:ins w:id="144" w:author="Eisan, Jenna (EHS)" w:date="2026-09-25T19:59:00Z" w16du:dateUtc="2026-09-25T23:59:00Z">
              <w:r w:rsidRPr="6E06A1FD">
                <w:rPr>
                  <w:rFonts w:ascii="Times New Roman" w:eastAsia="Times New Roman" w:hAnsi="Times New Roman" w:cs="Times New Roman"/>
                  <w:color w:val="000000" w:themeColor="text1"/>
                  <w:sz w:val="24"/>
                  <w:szCs w:val="24"/>
                </w:rPr>
                <w:t>48.78%</w:t>
              </w:r>
            </w:ins>
          </w:p>
        </w:tc>
      </w:tr>
      <w:tr w:rsidR="00691C83" w14:paraId="7FC13CF3" w14:textId="77777777" w:rsidTr="00BA00E3">
        <w:trPr>
          <w:trHeight w:val="285"/>
          <w:ins w:id="145"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127FB97E" w14:textId="77777777" w:rsidR="00691C83" w:rsidRDefault="00691C83" w:rsidP="006D28B9">
            <w:pPr>
              <w:rPr>
                <w:ins w:id="146" w:author="Eisan, Jenna (EHS)" w:date="2026-09-25T19:59:00Z" w16du:dateUtc="2026-09-25T23:59:00Z"/>
                <w:rFonts w:ascii="Times New Roman" w:eastAsia="Times New Roman" w:hAnsi="Times New Roman" w:cs="Times New Roman"/>
                <w:color w:val="000000" w:themeColor="text1"/>
                <w:sz w:val="24"/>
                <w:szCs w:val="24"/>
              </w:rPr>
            </w:pPr>
            <w:ins w:id="147" w:author="Eisan, Jenna (EHS)" w:date="2026-09-25T19:59:00Z" w16du:dateUtc="2026-09-25T23:59:00Z">
              <w:r w:rsidRPr="6E06A1FD">
                <w:rPr>
                  <w:rFonts w:ascii="Times New Roman" w:eastAsia="Times New Roman" w:hAnsi="Times New Roman" w:cs="Times New Roman"/>
                  <w:color w:val="000000" w:themeColor="text1"/>
                  <w:sz w:val="24"/>
                  <w:szCs w:val="24"/>
                </w:rPr>
                <w:t>HealthAlliance Clinton</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8FBD257" w14:textId="77777777" w:rsidR="00691C83" w:rsidRDefault="00691C83" w:rsidP="006D28B9">
            <w:pPr>
              <w:jc w:val="center"/>
              <w:rPr>
                <w:ins w:id="148" w:author="Eisan, Jenna (EHS)" w:date="2026-09-25T19:59:00Z" w16du:dateUtc="2026-09-25T23:59:00Z"/>
                <w:rFonts w:ascii="Times New Roman" w:eastAsia="Times New Roman" w:hAnsi="Times New Roman" w:cs="Times New Roman"/>
                <w:color w:val="000000" w:themeColor="text1"/>
                <w:sz w:val="24"/>
                <w:szCs w:val="24"/>
              </w:rPr>
            </w:pPr>
            <w:ins w:id="149" w:author="Eisan, Jenna (EHS)" w:date="2026-09-25T19:59:00Z" w16du:dateUtc="2026-09-25T23:59:00Z">
              <w:r w:rsidRPr="6E06A1FD">
                <w:rPr>
                  <w:rFonts w:ascii="Times New Roman" w:eastAsia="Times New Roman" w:hAnsi="Times New Roman" w:cs="Times New Roman"/>
                  <w:color w:val="000000" w:themeColor="text1"/>
                  <w:sz w:val="24"/>
                  <w:szCs w:val="24"/>
                </w:rPr>
                <w:t>32.87%</w:t>
              </w:r>
            </w:ins>
          </w:p>
        </w:tc>
      </w:tr>
      <w:tr w:rsidR="00691C83" w14:paraId="3821E8AC" w14:textId="77777777" w:rsidTr="00BA00E3">
        <w:trPr>
          <w:trHeight w:val="285"/>
          <w:ins w:id="150"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334C4551" w14:textId="77777777" w:rsidR="00691C83" w:rsidRDefault="00691C83" w:rsidP="006D28B9">
            <w:pPr>
              <w:rPr>
                <w:ins w:id="151" w:author="Eisan, Jenna (EHS)" w:date="2026-09-25T19:59:00Z" w16du:dateUtc="2026-09-25T23:59:00Z"/>
                <w:rFonts w:ascii="Times New Roman" w:eastAsia="Times New Roman" w:hAnsi="Times New Roman" w:cs="Times New Roman"/>
                <w:color w:val="000000" w:themeColor="text1"/>
                <w:sz w:val="24"/>
                <w:szCs w:val="24"/>
              </w:rPr>
            </w:pPr>
            <w:ins w:id="152" w:author="Eisan, Jenna (EHS)" w:date="2026-09-25T19:59:00Z" w16du:dateUtc="2026-09-25T23:59:00Z">
              <w:r w:rsidRPr="6E06A1FD">
                <w:rPr>
                  <w:rFonts w:ascii="Times New Roman" w:eastAsia="Times New Roman" w:hAnsi="Times New Roman" w:cs="Times New Roman"/>
                  <w:color w:val="000000" w:themeColor="text1"/>
                  <w:sz w:val="24"/>
                  <w:szCs w:val="24"/>
                </w:rPr>
                <w:t>Heywood Hospital</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00C04D4" w14:textId="77777777" w:rsidR="00691C83" w:rsidRDefault="00691C83" w:rsidP="006D28B9">
            <w:pPr>
              <w:jc w:val="center"/>
              <w:rPr>
                <w:ins w:id="153" w:author="Eisan, Jenna (EHS)" w:date="2026-09-25T19:59:00Z" w16du:dateUtc="2026-09-25T23:59:00Z"/>
                <w:rFonts w:ascii="Times New Roman" w:eastAsia="Times New Roman" w:hAnsi="Times New Roman" w:cs="Times New Roman"/>
                <w:color w:val="000000" w:themeColor="text1"/>
                <w:sz w:val="24"/>
                <w:szCs w:val="24"/>
              </w:rPr>
            </w:pPr>
            <w:ins w:id="154" w:author="Eisan, Jenna (EHS)" w:date="2026-09-25T19:59:00Z" w16du:dateUtc="2026-09-25T23:59:00Z">
              <w:r w:rsidRPr="6E06A1FD">
                <w:rPr>
                  <w:rFonts w:ascii="Times New Roman" w:eastAsia="Times New Roman" w:hAnsi="Times New Roman" w:cs="Times New Roman"/>
                  <w:color w:val="000000" w:themeColor="text1"/>
                  <w:sz w:val="24"/>
                  <w:szCs w:val="24"/>
                </w:rPr>
                <w:t>59.97%</w:t>
              </w:r>
            </w:ins>
          </w:p>
        </w:tc>
      </w:tr>
      <w:tr w:rsidR="00691C83" w14:paraId="1B3F4FB9" w14:textId="77777777" w:rsidTr="00BA00E3">
        <w:trPr>
          <w:trHeight w:val="285"/>
          <w:ins w:id="155"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07E7D60B" w14:textId="77777777" w:rsidR="00691C83" w:rsidRDefault="00691C83" w:rsidP="006D28B9">
            <w:pPr>
              <w:rPr>
                <w:ins w:id="156" w:author="Eisan, Jenna (EHS)" w:date="2026-09-25T19:59:00Z" w16du:dateUtc="2026-09-25T23:59:00Z"/>
                <w:rFonts w:ascii="Times New Roman" w:eastAsia="Times New Roman" w:hAnsi="Times New Roman" w:cs="Times New Roman"/>
                <w:color w:val="000000" w:themeColor="text1"/>
                <w:sz w:val="24"/>
                <w:szCs w:val="24"/>
              </w:rPr>
            </w:pPr>
            <w:ins w:id="157" w:author="Eisan, Jenna (EHS)" w:date="2026-09-25T19:59:00Z" w16du:dateUtc="2026-09-25T23:59:00Z">
              <w:r w:rsidRPr="6E06A1FD">
                <w:rPr>
                  <w:rFonts w:ascii="Times New Roman" w:eastAsia="Times New Roman" w:hAnsi="Times New Roman" w:cs="Times New Roman"/>
                  <w:color w:val="000000" w:themeColor="text1"/>
                  <w:sz w:val="24"/>
                  <w:szCs w:val="24"/>
                </w:rPr>
                <w:t>Holyoke Medical Center</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40B2961" w14:textId="77777777" w:rsidR="00691C83" w:rsidRDefault="00691C83" w:rsidP="006D28B9">
            <w:pPr>
              <w:jc w:val="center"/>
              <w:rPr>
                <w:ins w:id="158" w:author="Eisan, Jenna (EHS)" w:date="2026-09-25T19:59:00Z" w16du:dateUtc="2026-09-25T23:59:00Z"/>
                <w:rFonts w:ascii="Times New Roman" w:eastAsia="Times New Roman" w:hAnsi="Times New Roman" w:cs="Times New Roman"/>
                <w:color w:val="000000" w:themeColor="text1"/>
                <w:sz w:val="24"/>
                <w:szCs w:val="24"/>
              </w:rPr>
            </w:pPr>
            <w:ins w:id="159" w:author="Eisan, Jenna (EHS)" w:date="2026-09-25T19:59:00Z" w16du:dateUtc="2026-09-25T23:59:00Z">
              <w:r w:rsidRPr="6E06A1FD">
                <w:rPr>
                  <w:rFonts w:ascii="Times New Roman" w:eastAsia="Times New Roman" w:hAnsi="Times New Roman" w:cs="Times New Roman"/>
                  <w:color w:val="000000" w:themeColor="text1"/>
                  <w:sz w:val="24"/>
                  <w:szCs w:val="24"/>
                </w:rPr>
                <w:t>43.94%</w:t>
              </w:r>
            </w:ins>
          </w:p>
        </w:tc>
      </w:tr>
      <w:tr w:rsidR="00691C83" w14:paraId="779D38AB" w14:textId="77777777" w:rsidTr="00BA00E3">
        <w:trPr>
          <w:trHeight w:val="285"/>
          <w:ins w:id="160"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66E22BBF" w14:textId="77777777" w:rsidR="00691C83" w:rsidRDefault="00691C83" w:rsidP="006D28B9">
            <w:pPr>
              <w:rPr>
                <w:ins w:id="161" w:author="Eisan, Jenna (EHS)" w:date="2026-09-25T19:59:00Z" w16du:dateUtc="2026-09-25T23:59:00Z"/>
                <w:rFonts w:ascii="Times New Roman" w:eastAsia="Times New Roman" w:hAnsi="Times New Roman" w:cs="Times New Roman"/>
                <w:color w:val="000000" w:themeColor="text1"/>
                <w:sz w:val="24"/>
                <w:szCs w:val="24"/>
              </w:rPr>
            </w:pPr>
            <w:ins w:id="162" w:author="Eisan, Jenna (EHS)" w:date="2026-09-25T19:59:00Z" w16du:dateUtc="2026-09-25T23:59:00Z">
              <w:r w:rsidRPr="6E06A1FD">
                <w:rPr>
                  <w:rFonts w:ascii="Times New Roman" w:eastAsia="Times New Roman" w:hAnsi="Times New Roman" w:cs="Times New Roman"/>
                  <w:color w:val="000000" w:themeColor="text1"/>
                  <w:sz w:val="24"/>
                  <w:szCs w:val="24"/>
                </w:rPr>
                <w:t>Lahey Health - Winchester Hospital</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DB5196E" w14:textId="77777777" w:rsidR="00691C83" w:rsidRDefault="00691C83" w:rsidP="006D28B9">
            <w:pPr>
              <w:jc w:val="center"/>
              <w:rPr>
                <w:ins w:id="163" w:author="Eisan, Jenna (EHS)" w:date="2026-09-25T19:59:00Z" w16du:dateUtc="2026-09-25T23:59:00Z"/>
                <w:rFonts w:ascii="Times New Roman" w:eastAsia="Times New Roman" w:hAnsi="Times New Roman" w:cs="Times New Roman"/>
                <w:color w:val="000000" w:themeColor="text1"/>
                <w:sz w:val="24"/>
                <w:szCs w:val="24"/>
              </w:rPr>
            </w:pPr>
            <w:ins w:id="164" w:author="Eisan, Jenna (EHS)" w:date="2026-09-25T19:59:00Z" w16du:dateUtc="2026-09-25T23:59:00Z">
              <w:r w:rsidRPr="6E06A1FD">
                <w:rPr>
                  <w:rFonts w:ascii="Times New Roman" w:eastAsia="Times New Roman" w:hAnsi="Times New Roman" w:cs="Times New Roman"/>
                  <w:color w:val="000000" w:themeColor="text1"/>
                  <w:sz w:val="24"/>
                  <w:szCs w:val="24"/>
                </w:rPr>
                <w:t>54.79%</w:t>
              </w:r>
            </w:ins>
          </w:p>
        </w:tc>
      </w:tr>
      <w:tr w:rsidR="00691C83" w14:paraId="2C3CC1D3" w14:textId="77777777" w:rsidTr="00BA00E3">
        <w:trPr>
          <w:trHeight w:val="285"/>
          <w:ins w:id="165"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659402A9" w14:textId="77777777" w:rsidR="00691C83" w:rsidRDefault="00691C83" w:rsidP="006D28B9">
            <w:pPr>
              <w:rPr>
                <w:ins w:id="166" w:author="Eisan, Jenna (EHS)" w:date="2026-09-25T19:59:00Z" w16du:dateUtc="2026-09-25T23:59:00Z"/>
                <w:rFonts w:ascii="Times New Roman" w:eastAsia="Times New Roman" w:hAnsi="Times New Roman" w:cs="Times New Roman"/>
                <w:color w:val="000000" w:themeColor="text1"/>
                <w:sz w:val="24"/>
                <w:szCs w:val="24"/>
              </w:rPr>
            </w:pPr>
            <w:ins w:id="167" w:author="Eisan, Jenna (EHS)" w:date="2026-09-25T19:59:00Z" w16du:dateUtc="2026-09-25T23:59:00Z">
              <w:r w:rsidRPr="6E06A1FD">
                <w:rPr>
                  <w:rFonts w:ascii="Times New Roman" w:eastAsia="Times New Roman" w:hAnsi="Times New Roman" w:cs="Times New Roman"/>
                  <w:color w:val="000000" w:themeColor="text1"/>
                  <w:sz w:val="24"/>
                  <w:szCs w:val="24"/>
                </w:rPr>
                <w:t>Lahey Hospital and Medical Center</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A37080D" w14:textId="77777777" w:rsidR="00691C83" w:rsidRDefault="00691C83" w:rsidP="006D28B9">
            <w:pPr>
              <w:jc w:val="center"/>
              <w:rPr>
                <w:ins w:id="168" w:author="Eisan, Jenna (EHS)" w:date="2026-09-25T19:59:00Z" w16du:dateUtc="2026-09-25T23:59:00Z"/>
                <w:rFonts w:ascii="Times New Roman" w:eastAsia="Times New Roman" w:hAnsi="Times New Roman" w:cs="Times New Roman"/>
                <w:color w:val="000000" w:themeColor="text1"/>
                <w:sz w:val="24"/>
                <w:szCs w:val="24"/>
              </w:rPr>
            </w:pPr>
            <w:ins w:id="169" w:author="Eisan, Jenna (EHS)" w:date="2026-09-25T19:59:00Z" w16du:dateUtc="2026-09-25T23:59:00Z">
              <w:r w:rsidRPr="6E06A1FD">
                <w:rPr>
                  <w:rFonts w:ascii="Times New Roman" w:eastAsia="Times New Roman" w:hAnsi="Times New Roman" w:cs="Times New Roman"/>
                  <w:color w:val="000000" w:themeColor="text1"/>
                  <w:sz w:val="24"/>
                  <w:szCs w:val="24"/>
                </w:rPr>
                <w:t>52.26%</w:t>
              </w:r>
            </w:ins>
          </w:p>
        </w:tc>
      </w:tr>
      <w:tr w:rsidR="00691C83" w14:paraId="7AE0B64D" w14:textId="77777777" w:rsidTr="00BA00E3">
        <w:trPr>
          <w:trHeight w:val="285"/>
          <w:ins w:id="170"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31E49318" w14:textId="77777777" w:rsidR="00691C83" w:rsidRDefault="00691C83" w:rsidP="006D28B9">
            <w:pPr>
              <w:rPr>
                <w:ins w:id="171" w:author="Eisan, Jenna (EHS)" w:date="2026-09-25T19:59:00Z" w16du:dateUtc="2026-09-25T23:59:00Z"/>
                <w:rFonts w:ascii="Times New Roman" w:eastAsia="Times New Roman" w:hAnsi="Times New Roman" w:cs="Times New Roman"/>
                <w:color w:val="000000" w:themeColor="text1"/>
                <w:sz w:val="24"/>
                <w:szCs w:val="24"/>
              </w:rPr>
            </w:pPr>
            <w:ins w:id="172" w:author="Eisan, Jenna (EHS)" w:date="2026-09-25T19:59:00Z" w16du:dateUtc="2026-09-25T23:59:00Z">
              <w:r w:rsidRPr="6E06A1FD">
                <w:rPr>
                  <w:rFonts w:ascii="Times New Roman" w:eastAsia="Times New Roman" w:hAnsi="Times New Roman" w:cs="Times New Roman"/>
                  <w:color w:val="000000" w:themeColor="text1"/>
                  <w:sz w:val="24"/>
                  <w:szCs w:val="24"/>
                </w:rPr>
                <w:t>Lawrence General Hospital</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8EBD896" w14:textId="77777777" w:rsidR="00691C83" w:rsidRDefault="00691C83" w:rsidP="006D28B9">
            <w:pPr>
              <w:jc w:val="center"/>
              <w:rPr>
                <w:ins w:id="173" w:author="Eisan, Jenna (EHS)" w:date="2026-09-25T19:59:00Z" w16du:dateUtc="2026-09-25T23:59:00Z"/>
                <w:rFonts w:ascii="Times New Roman" w:eastAsia="Times New Roman" w:hAnsi="Times New Roman" w:cs="Times New Roman"/>
                <w:color w:val="000000" w:themeColor="text1"/>
                <w:sz w:val="24"/>
                <w:szCs w:val="24"/>
              </w:rPr>
            </w:pPr>
            <w:ins w:id="174" w:author="Eisan, Jenna (EHS)" w:date="2026-09-25T19:59:00Z" w16du:dateUtc="2026-09-25T23:59:00Z">
              <w:r w:rsidRPr="6E06A1FD">
                <w:rPr>
                  <w:rFonts w:ascii="Times New Roman" w:eastAsia="Times New Roman" w:hAnsi="Times New Roman" w:cs="Times New Roman"/>
                  <w:color w:val="000000" w:themeColor="text1"/>
                  <w:sz w:val="24"/>
                  <w:szCs w:val="24"/>
                </w:rPr>
                <w:t>47.93%</w:t>
              </w:r>
            </w:ins>
          </w:p>
        </w:tc>
      </w:tr>
      <w:tr w:rsidR="00691C83" w14:paraId="789E85A5" w14:textId="77777777" w:rsidTr="00BA00E3">
        <w:trPr>
          <w:trHeight w:val="285"/>
          <w:ins w:id="175"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19BE9093" w14:textId="77777777" w:rsidR="00691C83" w:rsidRDefault="00691C83" w:rsidP="006D28B9">
            <w:pPr>
              <w:rPr>
                <w:ins w:id="176" w:author="Eisan, Jenna (EHS)" w:date="2026-09-25T19:59:00Z" w16du:dateUtc="2026-09-25T23:59:00Z"/>
                <w:rFonts w:ascii="Times New Roman" w:eastAsia="Times New Roman" w:hAnsi="Times New Roman" w:cs="Times New Roman"/>
                <w:color w:val="000000" w:themeColor="text1"/>
                <w:sz w:val="24"/>
                <w:szCs w:val="24"/>
              </w:rPr>
            </w:pPr>
            <w:ins w:id="177" w:author="Eisan, Jenna (EHS)" w:date="2026-09-25T19:59:00Z" w16du:dateUtc="2026-09-25T23:59:00Z">
              <w:r w:rsidRPr="6E06A1FD">
                <w:rPr>
                  <w:rFonts w:ascii="Times New Roman" w:eastAsia="Times New Roman" w:hAnsi="Times New Roman" w:cs="Times New Roman"/>
                  <w:color w:val="000000" w:themeColor="text1"/>
                  <w:sz w:val="24"/>
                  <w:szCs w:val="24"/>
                </w:rPr>
                <w:t>Lowell General Hospital</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EBD20C2" w14:textId="77777777" w:rsidR="00691C83" w:rsidRDefault="00691C83" w:rsidP="006D28B9">
            <w:pPr>
              <w:jc w:val="center"/>
              <w:rPr>
                <w:ins w:id="178" w:author="Eisan, Jenna (EHS)" w:date="2026-09-25T19:59:00Z" w16du:dateUtc="2026-09-25T23:59:00Z"/>
                <w:rFonts w:ascii="Times New Roman" w:eastAsia="Times New Roman" w:hAnsi="Times New Roman" w:cs="Times New Roman"/>
                <w:color w:val="000000" w:themeColor="text1"/>
                <w:sz w:val="24"/>
                <w:szCs w:val="24"/>
              </w:rPr>
            </w:pPr>
            <w:ins w:id="179" w:author="Eisan, Jenna (EHS)" w:date="2026-09-25T19:59:00Z" w16du:dateUtc="2026-09-25T23:59:00Z">
              <w:r w:rsidRPr="6E06A1FD">
                <w:rPr>
                  <w:rFonts w:ascii="Times New Roman" w:eastAsia="Times New Roman" w:hAnsi="Times New Roman" w:cs="Times New Roman"/>
                  <w:color w:val="000000" w:themeColor="text1"/>
                  <w:sz w:val="24"/>
                  <w:szCs w:val="24"/>
                </w:rPr>
                <w:t>46.52%</w:t>
              </w:r>
            </w:ins>
          </w:p>
        </w:tc>
      </w:tr>
      <w:tr w:rsidR="00691C83" w14:paraId="5C233F15" w14:textId="77777777" w:rsidTr="00BA00E3">
        <w:trPr>
          <w:trHeight w:val="285"/>
          <w:ins w:id="180"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7479FC9B" w14:textId="77777777" w:rsidR="00691C83" w:rsidRDefault="00691C83" w:rsidP="006D28B9">
            <w:pPr>
              <w:rPr>
                <w:ins w:id="181" w:author="Eisan, Jenna (EHS)" w:date="2026-09-25T19:59:00Z" w16du:dateUtc="2026-09-25T23:59:00Z"/>
                <w:rFonts w:ascii="Times New Roman" w:eastAsia="Times New Roman" w:hAnsi="Times New Roman" w:cs="Times New Roman"/>
                <w:color w:val="000000" w:themeColor="text1"/>
                <w:sz w:val="24"/>
                <w:szCs w:val="24"/>
              </w:rPr>
            </w:pPr>
            <w:ins w:id="182" w:author="Eisan, Jenna (EHS)" w:date="2026-09-25T19:59:00Z" w16du:dateUtc="2026-09-25T23:59:00Z">
              <w:r w:rsidRPr="6E06A1FD">
                <w:rPr>
                  <w:rFonts w:ascii="Times New Roman" w:eastAsia="Times New Roman" w:hAnsi="Times New Roman" w:cs="Times New Roman"/>
                  <w:color w:val="000000" w:themeColor="text1"/>
                  <w:sz w:val="24"/>
                  <w:szCs w:val="24"/>
                </w:rPr>
                <w:t>Marlborough Hospital</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6DCB548" w14:textId="77777777" w:rsidR="00691C83" w:rsidRDefault="00691C83" w:rsidP="006D28B9">
            <w:pPr>
              <w:jc w:val="center"/>
              <w:rPr>
                <w:ins w:id="183" w:author="Eisan, Jenna (EHS)" w:date="2026-09-25T19:59:00Z" w16du:dateUtc="2026-09-25T23:59:00Z"/>
                <w:rFonts w:ascii="Times New Roman" w:eastAsia="Times New Roman" w:hAnsi="Times New Roman" w:cs="Times New Roman"/>
                <w:color w:val="000000" w:themeColor="text1"/>
                <w:sz w:val="24"/>
                <w:szCs w:val="24"/>
              </w:rPr>
            </w:pPr>
            <w:ins w:id="184" w:author="Eisan, Jenna (EHS)" w:date="2026-09-25T19:59:00Z" w16du:dateUtc="2026-09-25T23:59:00Z">
              <w:r w:rsidRPr="6E06A1FD">
                <w:rPr>
                  <w:rFonts w:ascii="Times New Roman" w:eastAsia="Times New Roman" w:hAnsi="Times New Roman" w:cs="Times New Roman"/>
                  <w:color w:val="000000" w:themeColor="text1"/>
                  <w:sz w:val="24"/>
                  <w:szCs w:val="24"/>
                </w:rPr>
                <w:t>34.69%</w:t>
              </w:r>
            </w:ins>
          </w:p>
        </w:tc>
      </w:tr>
      <w:tr w:rsidR="00691C83" w14:paraId="771BE5FA" w14:textId="77777777" w:rsidTr="00BA00E3">
        <w:trPr>
          <w:trHeight w:val="285"/>
          <w:ins w:id="185"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4F37DDBF" w14:textId="77777777" w:rsidR="00691C83" w:rsidRDefault="00691C83" w:rsidP="006D28B9">
            <w:pPr>
              <w:rPr>
                <w:ins w:id="186" w:author="Eisan, Jenna (EHS)" w:date="2026-09-25T19:59:00Z" w16du:dateUtc="2026-09-25T23:59:00Z"/>
                <w:rFonts w:ascii="Times New Roman" w:eastAsia="Times New Roman" w:hAnsi="Times New Roman" w:cs="Times New Roman"/>
                <w:color w:val="000000" w:themeColor="text1"/>
                <w:sz w:val="24"/>
                <w:szCs w:val="24"/>
              </w:rPr>
            </w:pPr>
            <w:ins w:id="187" w:author="Eisan, Jenna (EHS)" w:date="2026-09-25T19:59:00Z" w16du:dateUtc="2026-09-25T23:59:00Z">
              <w:r w:rsidRPr="6E06A1FD">
                <w:rPr>
                  <w:rFonts w:ascii="Times New Roman" w:eastAsia="Times New Roman" w:hAnsi="Times New Roman" w:cs="Times New Roman"/>
                  <w:color w:val="000000" w:themeColor="text1"/>
                  <w:sz w:val="24"/>
                  <w:szCs w:val="24"/>
                </w:rPr>
                <w:t>Martha's Vineyard Hospital</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D42CF6A" w14:textId="77777777" w:rsidR="00691C83" w:rsidRDefault="00691C83" w:rsidP="006D28B9">
            <w:pPr>
              <w:jc w:val="center"/>
              <w:rPr>
                <w:ins w:id="188" w:author="Eisan, Jenna (EHS)" w:date="2026-09-25T19:59:00Z" w16du:dateUtc="2026-09-25T23:59:00Z"/>
                <w:rFonts w:ascii="Times New Roman" w:eastAsia="Times New Roman" w:hAnsi="Times New Roman" w:cs="Times New Roman"/>
                <w:color w:val="000000" w:themeColor="text1"/>
                <w:sz w:val="24"/>
                <w:szCs w:val="24"/>
              </w:rPr>
            </w:pPr>
            <w:ins w:id="189" w:author="Eisan, Jenna (EHS)" w:date="2026-09-25T19:59:00Z" w16du:dateUtc="2026-09-25T23:59:00Z">
              <w:r w:rsidRPr="6E06A1FD">
                <w:rPr>
                  <w:rFonts w:ascii="Times New Roman" w:eastAsia="Times New Roman" w:hAnsi="Times New Roman" w:cs="Times New Roman"/>
                  <w:color w:val="000000" w:themeColor="text1"/>
                  <w:sz w:val="24"/>
                  <w:szCs w:val="24"/>
                </w:rPr>
                <w:t>64.30%</w:t>
              </w:r>
            </w:ins>
          </w:p>
        </w:tc>
      </w:tr>
      <w:tr w:rsidR="00691C83" w14:paraId="52D126DD" w14:textId="77777777" w:rsidTr="00BA00E3">
        <w:trPr>
          <w:trHeight w:val="285"/>
          <w:ins w:id="190"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0452AB2C" w14:textId="77777777" w:rsidR="00691C83" w:rsidRDefault="00691C83" w:rsidP="006D28B9">
            <w:pPr>
              <w:rPr>
                <w:ins w:id="191" w:author="Eisan, Jenna (EHS)" w:date="2026-09-25T19:59:00Z" w16du:dateUtc="2026-09-25T23:59:00Z"/>
                <w:rFonts w:ascii="Times New Roman" w:eastAsia="Times New Roman" w:hAnsi="Times New Roman" w:cs="Times New Roman"/>
                <w:color w:val="000000" w:themeColor="text1"/>
                <w:sz w:val="24"/>
                <w:szCs w:val="24"/>
              </w:rPr>
            </w:pPr>
            <w:ins w:id="192" w:author="Eisan, Jenna (EHS)" w:date="2026-09-25T19:59:00Z" w16du:dateUtc="2026-09-25T23:59:00Z">
              <w:r w:rsidRPr="6E06A1FD">
                <w:rPr>
                  <w:rFonts w:ascii="Times New Roman" w:eastAsia="Times New Roman" w:hAnsi="Times New Roman" w:cs="Times New Roman"/>
                  <w:color w:val="000000" w:themeColor="text1"/>
                  <w:sz w:val="24"/>
                  <w:szCs w:val="24"/>
                </w:rPr>
                <w:t>Massachusetts Eye and Ear Infirmary</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27D7A7E" w14:textId="77777777" w:rsidR="00691C83" w:rsidRDefault="00691C83" w:rsidP="006D28B9">
            <w:pPr>
              <w:jc w:val="center"/>
              <w:rPr>
                <w:ins w:id="193" w:author="Eisan, Jenna (EHS)" w:date="2026-09-25T19:59:00Z" w16du:dateUtc="2026-09-25T23:59:00Z"/>
                <w:rFonts w:ascii="Times New Roman" w:eastAsia="Times New Roman" w:hAnsi="Times New Roman" w:cs="Times New Roman"/>
                <w:color w:val="000000" w:themeColor="text1"/>
                <w:sz w:val="24"/>
                <w:szCs w:val="24"/>
              </w:rPr>
            </w:pPr>
            <w:ins w:id="194" w:author="Eisan, Jenna (EHS)" w:date="2026-09-25T19:59:00Z" w16du:dateUtc="2026-09-25T23:59:00Z">
              <w:r w:rsidRPr="6E06A1FD">
                <w:rPr>
                  <w:rFonts w:ascii="Times New Roman" w:eastAsia="Times New Roman" w:hAnsi="Times New Roman" w:cs="Times New Roman"/>
                  <w:color w:val="000000" w:themeColor="text1"/>
                  <w:sz w:val="24"/>
                  <w:szCs w:val="24"/>
                </w:rPr>
                <w:t>47.27%</w:t>
              </w:r>
            </w:ins>
          </w:p>
        </w:tc>
      </w:tr>
      <w:tr w:rsidR="00691C83" w14:paraId="32C1BC00" w14:textId="77777777" w:rsidTr="00BA00E3">
        <w:trPr>
          <w:trHeight w:val="285"/>
          <w:ins w:id="195"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3CCCC620" w14:textId="77777777" w:rsidR="00691C83" w:rsidRDefault="00691C83" w:rsidP="006D28B9">
            <w:pPr>
              <w:rPr>
                <w:ins w:id="196" w:author="Eisan, Jenna (EHS)" w:date="2026-09-25T19:59:00Z" w16du:dateUtc="2026-09-25T23:59:00Z"/>
                <w:rFonts w:ascii="Times New Roman" w:eastAsia="Times New Roman" w:hAnsi="Times New Roman" w:cs="Times New Roman"/>
                <w:color w:val="000000" w:themeColor="text1"/>
                <w:sz w:val="24"/>
                <w:szCs w:val="24"/>
              </w:rPr>
            </w:pPr>
            <w:ins w:id="197" w:author="Eisan, Jenna (EHS)" w:date="2026-09-25T19:59:00Z" w16du:dateUtc="2026-09-25T23:59:00Z">
              <w:r w:rsidRPr="6E06A1FD">
                <w:rPr>
                  <w:rFonts w:ascii="Times New Roman" w:eastAsia="Times New Roman" w:hAnsi="Times New Roman" w:cs="Times New Roman"/>
                  <w:color w:val="000000" w:themeColor="text1"/>
                  <w:sz w:val="24"/>
                  <w:szCs w:val="24"/>
                </w:rPr>
                <w:t>Massachusetts General Hospital</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6D98B4D" w14:textId="77777777" w:rsidR="00691C83" w:rsidRDefault="00691C83" w:rsidP="006D28B9">
            <w:pPr>
              <w:jc w:val="center"/>
              <w:rPr>
                <w:ins w:id="198" w:author="Eisan, Jenna (EHS)" w:date="2026-09-25T19:59:00Z" w16du:dateUtc="2026-09-25T23:59:00Z"/>
                <w:rFonts w:ascii="Times New Roman" w:eastAsia="Times New Roman" w:hAnsi="Times New Roman" w:cs="Times New Roman"/>
                <w:color w:val="000000" w:themeColor="text1"/>
                <w:sz w:val="24"/>
                <w:szCs w:val="24"/>
              </w:rPr>
            </w:pPr>
            <w:ins w:id="199" w:author="Eisan, Jenna (EHS)" w:date="2026-09-25T19:59:00Z" w16du:dateUtc="2026-09-25T23:59:00Z">
              <w:r w:rsidRPr="6E06A1FD">
                <w:rPr>
                  <w:rFonts w:ascii="Times New Roman" w:eastAsia="Times New Roman" w:hAnsi="Times New Roman" w:cs="Times New Roman"/>
                  <w:color w:val="000000" w:themeColor="text1"/>
                  <w:sz w:val="24"/>
                  <w:szCs w:val="24"/>
                </w:rPr>
                <w:t>43.73%</w:t>
              </w:r>
            </w:ins>
          </w:p>
        </w:tc>
      </w:tr>
      <w:tr w:rsidR="00691C83" w14:paraId="522EE0A1" w14:textId="77777777" w:rsidTr="00BA00E3">
        <w:trPr>
          <w:trHeight w:val="285"/>
          <w:ins w:id="200"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4D561A3A" w14:textId="77777777" w:rsidR="00691C83" w:rsidRDefault="00691C83" w:rsidP="006D28B9">
            <w:pPr>
              <w:rPr>
                <w:ins w:id="201" w:author="Eisan, Jenna (EHS)" w:date="2026-09-25T19:59:00Z" w16du:dateUtc="2026-09-25T23:59:00Z"/>
                <w:rFonts w:ascii="Times New Roman" w:eastAsia="Times New Roman" w:hAnsi="Times New Roman" w:cs="Times New Roman"/>
                <w:color w:val="000000" w:themeColor="text1"/>
                <w:sz w:val="24"/>
                <w:szCs w:val="24"/>
              </w:rPr>
            </w:pPr>
            <w:ins w:id="202" w:author="Eisan, Jenna (EHS)" w:date="2026-09-25T19:59:00Z" w16du:dateUtc="2026-09-25T23:59:00Z">
              <w:r w:rsidRPr="6E06A1FD">
                <w:rPr>
                  <w:rFonts w:ascii="Times New Roman" w:eastAsia="Times New Roman" w:hAnsi="Times New Roman" w:cs="Times New Roman"/>
                  <w:color w:val="000000" w:themeColor="text1"/>
                  <w:sz w:val="24"/>
                  <w:szCs w:val="24"/>
                </w:rPr>
                <w:t>Melrose Wakefield Hospital</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B38EED2" w14:textId="77777777" w:rsidR="00691C83" w:rsidRDefault="00691C83" w:rsidP="006D28B9">
            <w:pPr>
              <w:jc w:val="center"/>
              <w:rPr>
                <w:ins w:id="203" w:author="Eisan, Jenna (EHS)" w:date="2026-09-25T19:59:00Z" w16du:dateUtc="2026-09-25T23:59:00Z"/>
                <w:rFonts w:ascii="Times New Roman" w:eastAsia="Times New Roman" w:hAnsi="Times New Roman" w:cs="Times New Roman"/>
                <w:color w:val="000000" w:themeColor="text1"/>
                <w:sz w:val="24"/>
                <w:szCs w:val="24"/>
              </w:rPr>
            </w:pPr>
            <w:ins w:id="204" w:author="Eisan, Jenna (EHS)" w:date="2026-09-25T19:59:00Z" w16du:dateUtc="2026-09-25T23:59:00Z">
              <w:r w:rsidRPr="6E06A1FD">
                <w:rPr>
                  <w:rFonts w:ascii="Times New Roman" w:eastAsia="Times New Roman" w:hAnsi="Times New Roman" w:cs="Times New Roman"/>
                  <w:color w:val="000000" w:themeColor="text1"/>
                  <w:sz w:val="24"/>
                  <w:szCs w:val="24"/>
                </w:rPr>
                <w:t>54.92%</w:t>
              </w:r>
            </w:ins>
          </w:p>
        </w:tc>
      </w:tr>
      <w:tr w:rsidR="00691C83" w14:paraId="0FAB327C" w14:textId="77777777" w:rsidTr="00BA00E3">
        <w:trPr>
          <w:trHeight w:val="285"/>
          <w:ins w:id="205"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6B6C6185" w14:textId="77777777" w:rsidR="00691C83" w:rsidRDefault="00691C83" w:rsidP="006D28B9">
            <w:pPr>
              <w:rPr>
                <w:ins w:id="206" w:author="Eisan, Jenna (EHS)" w:date="2026-09-25T19:59:00Z" w16du:dateUtc="2026-09-25T23:59:00Z"/>
                <w:rFonts w:ascii="Times New Roman" w:eastAsia="Times New Roman" w:hAnsi="Times New Roman" w:cs="Times New Roman"/>
                <w:color w:val="000000" w:themeColor="text1"/>
                <w:sz w:val="24"/>
                <w:szCs w:val="24"/>
              </w:rPr>
            </w:pPr>
            <w:ins w:id="207" w:author="Eisan, Jenna (EHS)" w:date="2026-09-25T19:59:00Z" w16du:dateUtc="2026-09-25T23:59:00Z">
              <w:r w:rsidRPr="6E06A1FD">
                <w:rPr>
                  <w:rFonts w:ascii="Times New Roman" w:eastAsia="Times New Roman" w:hAnsi="Times New Roman" w:cs="Times New Roman"/>
                  <w:color w:val="000000" w:themeColor="text1"/>
                  <w:sz w:val="24"/>
                  <w:szCs w:val="24"/>
                </w:rPr>
                <w:t>Mercy Medical Center</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7E60DC6" w14:textId="77777777" w:rsidR="00691C83" w:rsidRDefault="00691C83" w:rsidP="006D28B9">
            <w:pPr>
              <w:jc w:val="center"/>
              <w:rPr>
                <w:ins w:id="208" w:author="Eisan, Jenna (EHS)" w:date="2026-09-25T19:59:00Z" w16du:dateUtc="2026-09-25T23:59:00Z"/>
                <w:rFonts w:ascii="Times New Roman" w:eastAsia="Times New Roman" w:hAnsi="Times New Roman" w:cs="Times New Roman"/>
                <w:color w:val="000000" w:themeColor="text1"/>
                <w:sz w:val="24"/>
                <w:szCs w:val="24"/>
              </w:rPr>
            </w:pPr>
            <w:ins w:id="209" w:author="Eisan, Jenna (EHS)" w:date="2026-09-25T19:59:00Z" w16du:dateUtc="2026-09-25T23:59:00Z">
              <w:r w:rsidRPr="6E06A1FD">
                <w:rPr>
                  <w:rFonts w:ascii="Times New Roman" w:eastAsia="Times New Roman" w:hAnsi="Times New Roman" w:cs="Times New Roman"/>
                  <w:color w:val="000000" w:themeColor="text1"/>
                  <w:sz w:val="24"/>
                  <w:szCs w:val="24"/>
                </w:rPr>
                <w:t>51.25%</w:t>
              </w:r>
            </w:ins>
          </w:p>
        </w:tc>
      </w:tr>
      <w:tr w:rsidR="00691C83" w14:paraId="490AFC32" w14:textId="77777777" w:rsidTr="00BA00E3">
        <w:trPr>
          <w:trHeight w:val="285"/>
          <w:ins w:id="210"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35BC7273" w14:textId="77777777" w:rsidR="00691C83" w:rsidRDefault="00691C83" w:rsidP="006D28B9">
            <w:pPr>
              <w:rPr>
                <w:ins w:id="211" w:author="Eisan, Jenna (EHS)" w:date="2026-09-25T19:59:00Z" w16du:dateUtc="2026-09-25T23:59:00Z"/>
                <w:rFonts w:ascii="Times New Roman" w:eastAsia="Times New Roman" w:hAnsi="Times New Roman" w:cs="Times New Roman"/>
                <w:color w:val="000000" w:themeColor="text1"/>
                <w:sz w:val="24"/>
                <w:szCs w:val="24"/>
              </w:rPr>
            </w:pPr>
            <w:ins w:id="212" w:author="Eisan, Jenna (EHS)" w:date="2026-09-25T19:59:00Z" w16du:dateUtc="2026-09-25T23:59:00Z">
              <w:r w:rsidRPr="6E06A1FD">
                <w:rPr>
                  <w:rFonts w:ascii="Times New Roman" w:eastAsia="Times New Roman" w:hAnsi="Times New Roman" w:cs="Times New Roman"/>
                  <w:color w:val="000000" w:themeColor="text1"/>
                  <w:sz w:val="24"/>
                  <w:szCs w:val="24"/>
                </w:rPr>
                <w:t>MetroWest Medical Center</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97F707C" w14:textId="77777777" w:rsidR="00691C83" w:rsidRDefault="00691C83" w:rsidP="006D28B9">
            <w:pPr>
              <w:jc w:val="center"/>
              <w:rPr>
                <w:ins w:id="213" w:author="Eisan, Jenna (EHS)" w:date="2026-09-25T19:59:00Z" w16du:dateUtc="2026-09-25T23:59:00Z"/>
                <w:rFonts w:ascii="Times New Roman" w:eastAsia="Times New Roman" w:hAnsi="Times New Roman" w:cs="Times New Roman"/>
                <w:color w:val="000000" w:themeColor="text1"/>
                <w:sz w:val="24"/>
                <w:szCs w:val="24"/>
              </w:rPr>
            </w:pPr>
            <w:ins w:id="214" w:author="Eisan, Jenna (EHS)" w:date="2026-09-25T19:59:00Z" w16du:dateUtc="2026-09-25T23:59:00Z">
              <w:r w:rsidRPr="6E06A1FD">
                <w:rPr>
                  <w:rFonts w:ascii="Times New Roman" w:eastAsia="Times New Roman" w:hAnsi="Times New Roman" w:cs="Times New Roman"/>
                  <w:color w:val="000000" w:themeColor="text1"/>
                  <w:sz w:val="24"/>
                  <w:szCs w:val="24"/>
                </w:rPr>
                <w:t>26.03%</w:t>
              </w:r>
            </w:ins>
          </w:p>
        </w:tc>
      </w:tr>
      <w:tr w:rsidR="00691C83" w14:paraId="159A2028" w14:textId="77777777" w:rsidTr="00BA00E3">
        <w:trPr>
          <w:trHeight w:val="285"/>
          <w:ins w:id="215"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4579D804" w14:textId="77777777" w:rsidR="00691C83" w:rsidRDefault="00691C83" w:rsidP="006D28B9">
            <w:pPr>
              <w:rPr>
                <w:ins w:id="216" w:author="Eisan, Jenna (EHS)" w:date="2026-09-25T19:59:00Z" w16du:dateUtc="2026-09-25T23:59:00Z"/>
                <w:rFonts w:ascii="Times New Roman" w:eastAsia="Times New Roman" w:hAnsi="Times New Roman" w:cs="Times New Roman"/>
                <w:color w:val="000000" w:themeColor="text1"/>
                <w:sz w:val="24"/>
                <w:szCs w:val="24"/>
              </w:rPr>
            </w:pPr>
            <w:ins w:id="217" w:author="Eisan, Jenna (EHS)" w:date="2026-09-25T19:59:00Z" w16du:dateUtc="2026-09-25T23:59:00Z">
              <w:r w:rsidRPr="6E06A1FD">
                <w:rPr>
                  <w:rFonts w:ascii="Times New Roman" w:eastAsia="Times New Roman" w:hAnsi="Times New Roman" w:cs="Times New Roman"/>
                  <w:color w:val="000000" w:themeColor="text1"/>
                  <w:sz w:val="24"/>
                  <w:szCs w:val="24"/>
                </w:rPr>
                <w:t>Milford Regional Medical Center</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E60E0BA" w14:textId="77777777" w:rsidR="00691C83" w:rsidRDefault="00691C83" w:rsidP="006D28B9">
            <w:pPr>
              <w:jc w:val="center"/>
              <w:rPr>
                <w:ins w:id="218" w:author="Eisan, Jenna (EHS)" w:date="2026-09-25T19:59:00Z" w16du:dateUtc="2026-09-25T23:59:00Z"/>
                <w:rFonts w:ascii="Times New Roman" w:eastAsia="Times New Roman" w:hAnsi="Times New Roman" w:cs="Times New Roman"/>
                <w:color w:val="000000" w:themeColor="text1"/>
                <w:sz w:val="24"/>
                <w:szCs w:val="24"/>
              </w:rPr>
            </w:pPr>
            <w:ins w:id="219" w:author="Eisan, Jenna (EHS)" w:date="2026-09-25T19:59:00Z" w16du:dateUtc="2026-09-25T23:59:00Z">
              <w:r w:rsidRPr="6E06A1FD">
                <w:rPr>
                  <w:rFonts w:ascii="Times New Roman" w:eastAsia="Times New Roman" w:hAnsi="Times New Roman" w:cs="Times New Roman"/>
                  <w:color w:val="000000" w:themeColor="text1"/>
                  <w:sz w:val="24"/>
                  <w:szCs w:val="24"/>
                </w:rPr>
                <w:t>44.84%</w:t>
              </w:r>
            </w:ins>
          </w:p>
        </w:tc>
      </w:tr>
      <w:tr w:rsidR="00691C83" w14:paraId="1AAF5ECB" w14:textId="77777777" w:rsidTr="00BA00E3">
        <w:trPr>
          <w:trHeight w:val="285"/>
          <w:ins w:id="220"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54D05740" w14:textId="26B28D56" w:rsidR="00691C83" w:rsidRDefault="00691C83" w:rsidP="006D28B9">
            <w:pPr>
              <w:rPr>
                <w:ins w:id="221" w:author="Eisan, Jenna (EHS)" w:date="2026-09-25T19:59:00Z" w16du:dateUtc="2026-09-25T23:59:00Z"/>
                <w:rFonts w:ascii="Times New Roman" w:eastAsia="Times New Roman" w:hAnsi="Times New Roman" w:cs="Times New Roman"/>
                <w:color w:val="000000" w:themeColor="text1"/>
                <w:sz w:val="24"/>
                <w:szCs w:val="24"/>
              </w:rPr>
            </w:pPr>
            <w:ins w:id="222" w:author="Eisan, Jenna (EHS)" w:date="2026-09-25T19:59:00Z" w16du:dateUtc="2026-09-25T23:59:00Z">
              <w:r w:rsidRPr="2227131C">
                <w:rPr>
                  <w:rFonts w:ascii="Times New Roman" w:eastAsia="Times New Roman" w:hAnsi="Times New Roman" w:cs="Times New Roman"/>
                  <w:color w:val="000000" w:themeColor="text1"/>
                  <w:sz w:val="24"/>
                  <w:szCs w:val="24"/>
                </w:rPr>
                <w:t>Morton Hospital</w:t>
              </w:r>
              <w:r w:rsidR="0049591A">
                <w:rPr>
                  <w:rFonts w:ascii="Times New Roman" w:eastAsia="Times New Roman" w:hAnsi="Times New Roman" w:cs="Times New Roman"/>
                  <w:sz w:val="24"/>
                  <w:szCs w:val="24"/>
                </w:rPr>
                <w:t xml:space="preserve"> - </w:t>
              </w:r>
              <w:r w:rsidRPr="2227131C">
                <w:rPr>
                  <w:rFonts w:ascii="Times New Roman" w:eastAsia="Times New Roman" w:hAnsi="Times New Roman" w:cs="Times New Roman"/>
                  <w:color w:val="000000" w:themeColor="text1"/>
                  <w:sz w:val="24"/>
                  <w:szCs w:val="24"/>
                </w:rPr>
                <w:t>A Steward Family Hospital Inc.</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7B01F58" w14:textId="77777777" w:rsidR="00691C83" w:rsidRDefault="00691C83" w:rsidP="006D28B9">
            <w:pPr>
              <w:jc w:val="center"/>
              <w:rPr>
                <w:ins w:id="223" w:author="Eisan, Jenna (EHS)" w:date="2026-09-25T19:59:00Z" w16du:dateUtc="2026-09-25T23:59:00Z"/>
                <w:rFonts w:ascii="Times New Roman" w:eastAsia="Times New Roman" w:hAnsi="Times New Roman" w:cs="Times New Roman"/>
                <w:color w:val="000000" w:themeColor="text1"/>
                <w:sz w:val="24"/>
                <w:szCs w:val="24"/>
              </w:rPr>
            </w:pPr>
            <w:ins w:id="224" w:author="Eisan, Jenna (EHS)" w:date="2026-09-25T19:59:00Z" w16du:dateUtc="2026-09-25T23:59:00Z">
              <w:r w:rsidRPr="6E06A1FD">
                <w:rPr>
                  <w:rFonts w:ascii="Times New Roman" w:eastAsia="Times New Roman" w:hAnsi="Times New Roman" w:cs="Times New Roman"/>
                  <w:color w:val="000000" w:themeColor="text1"/>
                  <w:sz w:val="24"/>
                  <w:szCs w:val="24"/>
                </w:rPr>
                <w:t>65.56%</w:t>
              </w:r>
            </w:ins>
          </w:p>
        </w:tc>
      </w:tr>
      <w:tr w:rsidR="00691C83" w14:paraId="69C3A44E" w14:textId="77777777" w:rsidTr="00BA00E3">
        <w:trPr>
          <w:trHeight w:val="285"/>
          <w:ins w:id="225"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54D453D5" w14:textId="77777777" w:rsidR="00691C83" w:rsidRDefault="00691C83" w:rsidP="006D28B9">
            <w:pPr>
              <w:rPr>
                <w:ins w:id="226" w:author="Eisan, Jenna (EHS)" w:date="2026-09-25T19:59:00Z" w16du:dateUtc="2026-09-25T23:59:00Z"/>
                <w:rFonts w:ascii="Times New Roman" w:eastAsia="Times New Roman" w:hAnsi="Times New Roman" w:cs="Times New Roman"/>
                <w:color w:val="000000" w:themeColor="text1"/>
                <w:sz w:val="24"/>
                <w:szCs w:val="24"/>
              </w:rPr>
            </w:pPr>
            <w:ins w:id="227" w:author="Eisan, Jenna (EHS)" w:date="2026-09-25T19:59:00Z" w16du:dateUtc="2026-09-25T23:59:00Z">
              <w:r w:rsidRPr="6E06A1FD">
                <w:rPr>
                  <w:rFonts w:ascii="Times New Roman" w:eastAsia="Times New Roman" w:hAnsi="Times New Roman" w:cs="Times New Roman"/>
                  <w:color w:val="000000" w:themeColor="text1"/>
                  <w:sz w:val="24"/>
                  <w:szCs w:val="24"/>
                </w:rPr>
                <w:t>Mount Auburn Hospital</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0A0F428" w14:textId="77777777" w:rsidR="00691C83" w:rsidRDefault="00691C83" w:rsidP="006D28B9">
            <w:pPr>
              <w:jc w:val="center"/>
              <w:rPr>
                <w:ins w:id="228" w:author="Eisan, Jenna (EHS)" w:date="2026-09-25T19:59:00Z" w16du:dateUtc="2026-09-25T23:59:00Z"/>
                <w:rFonts w:ascii="Times New Roman" w:eastAsia="Times New Roman" w:hAnsi="Times New Roman" w:cs="Times New Roman"/>
                <w:color w:val="000000" w:themeColor="text1"/>
                <w:sz w:val="24"/>
                <w:szCs w:val="24"/>
              </w:rPr>
            </w:pPr>
            <w:ins w:id="229" w:author="Eisan, Jenna (EHS)" w:date="2026-09-25T19:59:00Z" w16du:dateUtc="2026-09-25T23:59:00Z">
              <w:r w:rsidRPr="6E06A1FD">
                <w:rPr>
                  <w:rFonts w:ascii="Times New Roman" w:eastAsia="Times New Roman" w:hAnsi="Times New Roman" w:cs="Times New Roman"/>
                  <w:color w:val="000000" w:themeColor="text1"/>
                  <w:sz w:val="24"/>
                  <w:szCs w:val="24"/>
                </w:rPr>
                <w:t>67.16%</w:t>
              </w:r>
            </w:ins>
          </w:p>
        </w:tc>
      </w:tr>
      <w:tr w:rsidR="00691C83" w14:paraId="7458DD87" w14:textId="77777777" w:rsidTr="00BA00E3">
        <w:trPr>
          <w:trHeight w:val="285"/>
          <w:ins w:id="230"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11833542" w14:textId="77777777" w:rsidR="00691C83" w:rsidRDefault="00691C83" w:rsidP="006D28B9">
            <w:pPr>
              <w:rPr>
                <w:ins w:id="231" w:author="Eisan, Jenna (EHS)" w:date="2026-09-25T19:59:00Z" w16du:dateUtc="2026-09-25T23:59:00Z"/>
                <w:rFonts w:ascii="Times New Roman" w:eastAsia="Times New Roman" w:hAnsi="Times New Roman" w:cs="Times New Roman"/>
                <w:color w:val="000000" w:themeColor="text1"/>
                <w:sz w:val="24"/>
                <w:szCs w:val="24"/>
              </w:rPr>
            </w:pPr>
            <w:ins w:id="232" w:author="Eisan, Jenna (EHS)" w:date="2026-09-25T19:59:00Z" w16du:dateUtc="2026-09-25T23:59:00Z">
              <w:r w:rsidRPr="6E06A1FD">
                <w:rPr>
                  <w:rFonts w:ascii="Times New Roman" w:eastAsia="Times New Roman" w:hAnsi="Times New Roman" w:cs="Times New Roman"/>
                  <w:color w:val="000000" w:themeColor="text1"/>
                  <w:sz w:val="24"/>
                  <w:szCs w:val="24"/>
                </w:rPr>
                <w:t>Nantucket Cottage Hospital</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19ECE2F" w14:textId="77777777" w:rsidR="00691C83" w:rsidRDefault="00691C83" w:rsidP="006D28B9">
            <w:pPr>
              <w:jc w:val="center"/>
              <w:rPr>
                <w:ins w:id="233" w:author="Eisan, Jenna (EHS)" w:date="2026-09-25T19:59:00Z" w16du:dateUtc="2026-09-25T23:59:00Z"/>
                <w:rFonts w:ascii="Times New Roman" w:eastAsia="Times New Roman" w:hAnsi="Times New Roman" w:cs="Times New Roman"/>
                <w:color w:val="000000" w:themeColor="text1"/>
                <w:sz w:val="24"/>
                <w:szCs w:val="24"/>
              </w:rPr>
            </w:pPr>
            <w:ins w:id="234" w:author="Eisan, Jenna (EHS)" w:date="2026-09-25T19:59:00Z" w16du:dateUtc="2026-09-25T23:59:00Z">
              <w:r w:rsidRPr="6E06A1FD">
                <w:rPr>
                  <w:rFonts w:ascii="Times New Roman" w:eastAsia="Times New Roman" w:hAnsi="Times New Roman" w:cs="Times New Roman"/>
                  <w:color w:val="000000" w:themeColor="text1"/>
                  <w:sz w:val="24"/>
                  <w:szCs w:val="24"/>
                </w:rPr>
                <w:t>67.97%</w:t>
              </w:r>
            </w:ins>
          </w:p>
        </w:tc>
      </w:tr>
      <w:tr w:rsidR="00691C83" w14:paraId="56CFB99C" w14:textId="77777777" w:rsidTr="00BA00E3">
        <w:trPr>
          <w:trHeight w:val="285"/>
          <w:ins w:id="235"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10377902" w14:textId="2AE4E7D9" w:rsidR="00691C83" w:rsidRDefault="00691C83" w:rsidP="006D28B9">
            <w:pPr>
              <w:rPr>
                <w:ins w:id="236" w:author="Eisan, Jenna (EHS)" w:date="2026-09-25T19:59:00Z" w16du:dateUtc="2026-09-25T23:59:00Z"/>
                <w:rFonts w:ascii="Times New Roman" w:eastAsia="Times New Roman" w:hAnsi="Times New Roman" w:cs="Times New Roman"/>
                <w:color w:val="000000" w:themeColor="text1"/>
                <w:sz w:val="24"/>
                <w:szCs w:val="24"/>
              </w:rPr>
            </w:pPr>
            <w:ins w:id="237" w:author="Eisan, Jenna (EHS)" w:date="2026-09-25T19:59:00Z" w16du:dateUtc="2026-09-25T23:59:00Z">
              <w:r w:rsidRPr="2227131C">
                <w:rPr>
                  <w:rFonts w:ascii="Times New Roman" w:eastAsia="Times New Roman" w:hAnsi="Times New Roman" w:cs="Times New Roman"/>
                  <w:color w:val="000000" w:themeColor="text1"/>
                  <w:sz w:val="24"/>
                  <w:szCs w:val="24"/>
                </w:rPr>
                <w:t>Nashoba Valley Medical Center</w:t>
              </w:r>
              <w:r w:rsidR="0049591A">
                <w:rPr>
                  <w:rFonts w:ascii="Times New Roman" w:eastAsia="Times New Roman" w:hAnsi="Times New Roman" w:cs="Times New Roman"/>
                  <w:color w:val="000000" w:themeColor="text1"/>
                  <w:sz w:val="24"/>
                  <w:szCs w:val="24"/>
                </w:rPr>
                <w:t xml:space="preserve"> - </w:t>
              </w:r>
              <w:r w:rsidRPr="2227131C">
                <w:rPr>
                  <w:rFonts w:ascii="Times New Roman" w:eastAsia="Times New Roman" w:hAnsi="Times New Roman" w:cs="Times New Roman"/>
                  <w:color w:val="000000" w:themeColor="text1"/>
                  <w:sz w:val="24"/>
                  <w:szCs w:val="24"/>
                </w:rPr>
                <w:t>A Steward Family Hospital Inc.</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B2A0A08" w14:textId="77777777" w:rsidR="00691C83" w:rsidRDefault="00691C83" w:rsidP="006D28B9">
            <w:pPr>
              <w:jc w:val="center"/>
              <w:rPr>
                <w:ins w:id="238" w:author="Eisan, Jenna (EHS)" w:date="2026-09-25T19:59:00Z" w16du:dateUtc="2026-09-25T23:59:00Z"/>
                <w:rFonts w:ascii="Times New Roman" w:eastAsia="Times New Roman" w:hAnsi="Times New Roman" w:cs="Times New Roman"/>
                <w:color w:val="000000" w:themeColor="text1"/>
                <w:sz w:val="24"/>
                <w:szCs w:val="24"/>
              </w:rPr>
            </w:pPr>
            <w:ins w:id="239" w:author="Eisan, Jenna (EHS)" w:date="2026-09-25T19:59:00Z" w16du:dateUtc="2026-09-25T23:59:00Z">
              <w:r w:rsidRPr="6E06A1FD">
                <w:rPr>
                  <w:rFonts w:ascii="Times New Roman" w:eastAsia="Times New Roman" w:hAnsi="Times New Roman" w:cs="Times New Roman"/>
                  <w:color w:val="000000" w:themeColor="text1"/>
                  <w:sz w:val="24"/>
                  <w:szCs w:val="24"/>
                </w:rPr>
                <w:t>43.39%</w:t>
              </w:r>
            </w:ins>
          </w:p>
        </w:tc>
      </w:tr>
      <w:tr w:rsidR="00691C83" w14:paraId="22674AE2" w14:textId="77777777" w:rsidTr="00BA00E3">
        <w:trPr>
          <w:trHeight w:val="285"/>
          <w:ins w:id="240"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7A10744E" w14:textId="77777777" w:rsidR="00691C83" w:rsidRDefault="00691C83" w:rsidP="006D28B9">
            <w:pPr>
              <w:rPr>
                <w:ins w:id="241" w:author="Eisan, Jenna (EHS)" w:date="2026-09-25T19:59:00Z" w16du:dateUtc="2026-09-25T23:59:00Z"/>
                <w:rFonts w:ascii="Times New Roman" w:eastAsia="Times New Roman" w:hAnsi="Times New Roman" w:cs="Times New Roman"/>
                <w:color w:val="000000" w:themeColor="text1"/>
                <w:sz w:val="24"/>
                <w:szCs w:val="24"/>
              </w:rPr>
            </w:pPr>
            <w:ins w:id="242" w:author="Eisan, Jenna (EHS)" w:date="2026-09-25T19:59:00Z" w16du:dateUtc="2026-09-25T23:59:00Z">
              <w:r w:rsidRPr="6E06A1FD">
                <w:rPr>
                  <w:rFonts w:ascii="Times New Roman" w:eastAsia="Times New Roman" w:hAnsi="Times New Roman" w:cs="Times New Roman"/>
                  <w:color w:val="000000" w:themeColor="text1"/>
                  <w:sz w:val="24"/>
                  <w:szCs w:val="24"/>
                </w:rPr>
                <w:t>New England Baptist Hospital</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44ABDFC" w14:textId="77777777" w:rsidR="00691C83" w:rsidRDefault="00691C83" w:rsidP="006D28B9">
            <w:pPr>
              <w:jc w:val="center"/>
              <w:rPr>
                <w:ins w:id="243" w:author="Eisan, Jenna (EHS)" w:date="2026-09-25T19:59:00Z" w16du:dateUtc="2026-09-25T23:59:00Z"/>
                <w:rFonts w:ascii="Times New Roman" w:eastAsia="Times New Roman" w:hAnsi="Times New Roman" w:cs="Times New Roman"/>
                <w:color w:val="000000" w:themeColor="text1"/>
                <w:sz w:val="24"/>
                <w:szCs w:val="24"/>
              </w:rPr>
            </w:pPr>
            <w:ins w:id="244" w:author="Eisan, Jenna (EHS)" w:date="2026-09-25T19:59:00Z" w16du:dateUtc="2026-09-25T23:59:00Z">
              <w:r w:rsidRPr="6E06A1FD">
                <w:rPr>
                  <w:rFonts w:ascii="Times New Roman" w:eastAsia="Times New Roman" w:hAnsi="Times New Roman" w:cs="Times New Roman"/>
                  <w:color w:val="000000" w:themeColor="text1"/>
                  <w:sz w:val="24"/>
                  <w:szCs w:val="24"/>
                </w:rPr>
                <w:t>68.96%</w:t>
              </w:r>
            </w:ins>
          </w:p>
        </w:tc>
      </w:tr>
      <w:tr w:rsidR="00691C83" w14:paraId="1EAABFC7" w14:textId="77777777" w:rsidTr="00BA00E3">
        <w:trPr>
          <w:trHeight w:val="285"/>
          <w:ins w:id="245"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6FB08DE0" w14:textId="77777777" w:rsidR="00691C83" w:rsidRDefault="00691C83" w:rsidP="006D28B9">
            <w:pPr>
              <w:rPr>
                <w:ins w:id="246" w:author="Eisan, Jenna (EHS)" w:date="2026-09-25T19:59:00Z" w16du:dateUtc="2026-09-25T23:59:00Z"/>
                <w:rFonts w:ascii="Times New Roman" w:eastAsia="Times New Roman" w:hAnsi="Times New Roman" w:cs="Times New Roman"/>
                <w:color w:val="000000" w:themeColor="text1"/>
                <w:sz w:val="24"/>
                <w:szCs w:val="24"/>
              </w:rPr>
            </w:pPr>
            <w:ins w:id="247" w:author="Eisan, Jenna (EHS)" w:date="2026-09-25T19:59:00Z" w16du:dateUtc="2026-09-25T23:59:00Z">
              <w:r w:rsidRPr="6E06A1FD">
                <w:rPr>
                  <w:rFonts w:ascii="Times New Roman" w:eastAsia="Times New Roman" w:hAnsi="Times New Roman" w:cs="Times New Roman"/>
                  <w:color w:val="000000" w:themeColor="text1"/>
                  <w:sz w:val="24"/>
                  <w:szCs w:val="24"/>
                </w:rPr>
                <w:t>Newton-Wellesley Hospital</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33FB90B" w14:textId="77777777" w:rsidR="00691C83" w:rsidRDefault="00691C83" w:rsidP="006D28B9">
            <w:pPr>
              <w:jc w:val="center"/>
              <w:rPr>
                <w:ins w:id="248" w:author="Eisan, Jenna (EHS)" w:date="2026-09-25T19:59:00Z" w16du:dateUtc="2026-09-25T23:59:00Z"/>
                <w:rFonts w:ascii="Times New Roman" w:eastAsia="Times New Roman" w:hAnsi="Times New Roman" w:cs="Times New Roman"/>
                <w:color w:val="000000" w:themeColor="text1"/>
                <w:sz w:val="24"/>
                <w:szCs w:val="24"/>
              </w:rPr>
            </w:pPr>
            <w:ins w:id="249" w:author="Eisan, Jenna (EHS)" w:date="2026-09-25T19:59:00Z" w16du:dateUtc="2026-09-25T23:59:00Z">
              <w:r w:rsidRPr="6E06A1FD">
                <w:rPr>
                  <w:rFonts w:ascii="Times New Roman" w:eastAsia="Times New Roman" w:hAnsi="Times New Roman" w:cs="Times New Roman"/>
                  <w:color w:val="000000" w:themeColor="text1"/>
                  <w:sz w:val="24"/>
                  <w:szCs w:val="24"/>
                </w:rPr>
                <w:t>42.69%</w:t>
              </w:r>
            </w:ins>
          </w:p>
        </w:tc>
      </w:tr>
      <w:tr w:rsidR="00691C83" w14:paraId="42B1B162" w14:textId="77777777" w:rsidTr="00BA00E3">
        <w:trPr>
          <w:trHeight w:val="285"/>
          <w:ins w:id="250"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178BF489" w14:textId="77777777" w:rsidR="00691C83" w:rsidRDefault="00691C83" w:rsidP="006D28B9">
            <w:pPr>
              <w:rPr>
                <w:ins w:id="251" w:author="Eisan, Jenna (EHS)" w:date="2026-09-25T19:59:00Z" w16du:dateUtc="2026-09-25T23:59:00Z"/>
                <w:rFonts w:ascii="Times New Roman" w:eastAsia="Times New Roman" w:hAnsi="Times New Roman" w:cs="Times New Roman"/>
                <w:color w:val="000000" w:themeColor="text1"/>
                <w:sz w:val="24"/>
                <w:szCs w:val="24"/>
              </w:rPr>
            </w:pPr>
            <w:ins w:id="252" w:author="Eisan, Jenna (EHS)" w:date="2026-09-25T19:59:00Z" w16du:dateUtc="2026-09-25T23:59:00Z">
              <w:r w:rsidRPr="6E06A1FD">
                <w:rPr>
                  <w:rFonts w:ascii="Times New Roman" w:eastAsia="Times New Roman" w:hAnsi="Times New Roman" w:cs="Times New Roman"/>
                  <w:color w:val="000000" w:themeColor="text1"/>
                  <w:sz w:val="24"/>
                  <w:szCs w:val="24"/>
                </w:rPr>
                <w:t>North Shore Medical Center</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F30EAEE" w14:textId="77777777" w:rsidR="00691C83" w:rsidRDefault="00691C83" w:rsidP="006D28B9">
            <w:pPr>
              <w:jc w:val="center"/>
              <w:rPr>
                <w:ins w:id="253" w:author="Eisan, Jenna (EHS)" w:date="2026-09-25T19:59:00Z" w16du:dateUtc="2026-09-25T23:59:00Z"/>
                <w:rFonts w:ascii="Times New Roman" w:eastAsia="Times New Roman" w:hAnsi="Times New Roman" w:cs="Times New Roman"/>
                <w:color w:val="000000" w:themeColor="text1"/>
                <w:sz w:val="24"/>
                <w:szCs w:val="24"/>
              </w:rPr>
            </w:pPr>
            <w:ins w:id="254" w:author="Eisan, Jenna (EHS)" w:date="2026-09-25T19:59:00Z" w16du:dateUtc="2026-09-25T23:59:00Z">
              <w:r w:rsidRPr="6E06A1FD">
                <w:rPr>
                  <w:rFonts w:ascii="Times New Roman" w:eastAsia="Times New Roman" w:hAnsi="Times New Roman" w:cs="Times New Roman"/>
                  <w:color w:val="000000" w:themeColor="text1"/>
                  <w:sz w:val="24"/>
                  <w:szCs w:val="24"/>
                </w:rPr>
                <w:t>43.53%</w:t>
              </w:r>
            </w:ins>
          </w:p>
        </w:tc>
      </w:tr>
      <w:tr w:rsidR="00691C83" w14:paraId="66FCFB79" w14:textId="77777777" w:rsidTr="00BA00E3">
        <w:trPr>
          <w:trHeight w:val="285"/>
          <w:ins w:id="255"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35EEDF6F" w14:textId="77777777" w:rsidR="00691C83" w:rsidRDefault="00691C83" w:rsidP="006D28B9">
            <w:pPr>
              <w:rPr>
                <w:ins w:id="256" w:author="Eisan, Jenna (EHS)" w:date="2026-09-25T19:59:00Z" w16du:dateUtc="2026-09-25T23:59:00Z"/>
                <w:rFonts w:ascii="Times New Roman" w:eastAsia="Times New Roman" w:hAnsi="Times New Roman" w:cs="Times New Roman"/>
                <w:color w:val="000000" w:themeColor="text1"/>
                <w:sz w:val="24"/>
                <w:szCs w:val="24"/>
              </w:rPr>
            </w:pPr>
            <w:ins w:id="257" w:author="Eisan, Jenna (EHS)" w:date="2026-09-25T19:59:00Z" w16du:dateUtc="2026-09-25T23:59:00Z">
              <w:r w:rsidRPr="6E06A1FD">
                <w:rPr>
                  <w:rFonts w:ascii="Times New Roman" w:eastAsia="Times New Roman" w:hAnsi="Times New Roman" w:cs="Times New Roman"/>
                  <w:color w:val="000000" w:themeColor="text1"/>
                  <w:sz w:val="24"/>
                  <w:szCs w:val="24"/>
                </w:rPr>
                <w:t>Northeast Hospital</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7FE6F35" w14:textId="77777777" w:rsidR="00691C83" w:rsidRDefault="00691C83" w:rsidP="006D28B9">
            <w:pPr>
              <w:jc w:val="center"/>
              <w:rPr>
                <w:ins w:id="258" w:author="Eisan, Jenna (EHS)" w:date="2026-09-25T19:59:00Z" w16du:dateUtc="2026-09-25T23:59:00Z"/>
                <w:rFonts w:ascii="Times New Roman" w:eastAsia="Times New Roman" w:hAnsi="Times New Roman" w:cs="Times New Roman"/>
                <w:color w:val="000000" w:themeColor="text1"/>
                <w:sz w:val="24"/>
                <w:szCs w:val="24"/>
              </w:rPr>
            </w:pPr>
            <w:ins w:id="259" w:author="Eisan, Jenna (EHS)" w:date="2026-09-25T19:59:00Z" w16du:dateUtc="2026-09-25T23:59:00Z">
              <w:r w:rsidRPr="6E06A1FD">
                <w:rPr>
                  <w:rFonts w:ascii="Times New Roman" w:eastAsia="Times New Roman" w:hAnsi="Times New Roman" w:cs="Times New Roman"/>
                  <w:color w:val="000000" w:themeColor="text1"/>
                  <w:sz w:val="24"/>
                  <w:szCs w:val="24"/>
                </w:rPr>
                <w:t>50.35%</w:t>
              </w:r>
            </w:ins>
          </w:p>
        </w:tc>
      </w:tr>
      <w:tr w:rsidR="00691C83" w14:paraId="12B0D465" w14:textId="77777777" w:rsidTr="00BA00E3">
        <w:trPr>
          <w:trHeight w:val="285"/>
          <w:ins w:id="260"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12484C24" w14:textId="77777777" w:rsidR="00691C83" w:rsidRDefault="00691C83" w:rsidP="006D28B9">
            <w:pPr>
              <w:rPr>
                <w:ins w:id="261" w:author="Eisan, Jenna (EHS)" w:date="2026-09-25T19:59:00Z" w16du:dateUtc="2026-09-25T23:59:00Z"/>
                <w:rFonts w:ascii="Times New Roman" w:eastAsia="Times New Roman" w:hAnsi="Times New Roman" w:cs="Times New Roman"/>
                <w:color w:val="000000" w:themeColor="text1"/>
                <w:sz w:val="24"/>
                <w:szCs w:val="24"/>
              </w:rPr>
            </w:pPr>
            <w:ins w:id="262" w:author="Eisan, Jenna (EHS)" w:date="2026-09-25T19:59:00Z" w16du:dateUtc="2026-09-25T23:59:00Z">
              <w:r w:rsidRPr="6E06A1FD">
                <w:rPr>
                  <w:rFonts w:ascii="Times New Roman" w:eastAsia="Times New Roman" w:hAnsi="Times New Roman" w:cs="Times New Roman"/>
                  <w:color w:val="000000" w:themeColor="text1"/>
                  <w:sz w:val="24"/>
                  <w:szCs w:val="24"/>
                </w:rPr>
                <w:t>Saint Vincent Hospital</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A9DCC3A" w14:textId="77777777" w:rsidR="00691C83" w:rsidRDefault="00691C83" w:rsidP="006D28B9">
            <w:pPr>
              <w:jc w:val="center"/>
              <w:rPr>
                <w:ins w:id="263" w:author="Eisan, Jenna (EHS)" w:date="2026-09-25T19:59:00Z" w16du:dateUtc="2026-09-25T23:59:00Z"/>
                <w:rFonts w:ascii="Times New Roman" w:eastAsia="Times New Roman" w:hAnsi="Times New Roman" w:cs="Times New Roman"/>
                <w:color w:val="000000" w:themeColor="text1"/>
                <w:sz w:val="24"/>
                <w:szCs w:val="24"/>
              </w:rPr>
            </w:pPr>
            <w:ins w:id="264" w:author="Eisan, Jenna (EHS)" w:date="2026-09-25T19:59:00Z" w16du:dateUtc="2026-09-25T23:59:00Z">
              <w:r w:rsidRPr="6E06A1FD">
                <w:rPr>
                  <w:rFonts w:ascii="Times New Roman" w:eastAsia="Times New Roman" w:hAnsi="Times New Roman" w:cs="Times New Roman"/>
                  <w:color w:val="000000" w:themeColor="text1"/>
                  <w:sz w:val="24"/>
                  <w:szCs w:val="24"/>
                </w:rPr>
                <w:t>28.68%</w:t>
              </w:r>
            </w:ins>
          </w:p>
        </w:tc>
      </w:tr>
      <w:tr w:rsidR="00691C83" w14:paraId="62908502" w14:textId="77777777" w:rsidTr="00BA00E3">
        <w:trPr>
          <w:trHeight w:val="285"/>
          <w:ins w:id="265" w:author="Eisan, Jenna (EHS)" w:date="2026-09-25T19:59:00Z" w16du:dateUtc="2026-09-25T23:59:00Z"/>
        </w:trPr>
        <w:tc>
          <w:tcPr>
            <w:tcW w:w="7005" w:type="dxa"/>
            <w:tcBorders>
              <w:top w:val="single" w:sz="4" w:space="0" w:color="auto"/>
              <w:left w:val="single" w:sz="6" w:space="0" w:color="auto"/>
              <w:bottom w:val="single" w:sz="4" w:space="0" w:color="auto"/>
              <w:right w:val="single" w:sz="6" w:space="0" w:color="auto"/>
            </w:tcBorders>
            <w:tcMar>
              <w:left w:w="105" w:type="dxa"/>
              <w:right w:w="105" w:type="dxa"/>
            </w:tcMar>
          </w:tcPr>
          <w:p w14:paraId="24D0DBF8" w14:textId="77777777" w:rsidR="00691C83" w:rsidRDefault="00691C83" w:rsidP="006D28B9">
            <w:pPr>
              <w:rPr>
                <w:ins w:id="266" w:author="Eisan, Jenna (EHS)" w:date="2026-09-25T19:59:00Z" w16du:dateUtc="2026-09-25T23:59:00Z"/>
                <w:rFonts w:ascii="Times New Roman" w:eastAsia="Times New Roman" w:hAnsi="Times New Roman" w:cs="Times New Roman"/>
                <w:color w:val="000000" w:themeColor="text1"/>
                <w:sz w:val="24"/>
                <w:szCs w:val="24"/>
              </w:rPr>
            </w:pPr>
            <w:ins w:id="267" w:author="Eisan, Jenna (EHS)" w:date="2026-09-25T19:59:00Z" w16du:dateUtc="2026-09-25T23:59:00Z">
              <w:r w:rsidRPr="6E06A1FD">
                <w:rPr>
                  <w:rFonts w:ascii="Times New Roman" w:eastAsia="Times New Roman" w:hAnsi="Times New Roman" w:cs="Times New Roman"/>
                  <w:color w:val="000000" w:themeColor="text1"/>
                  <w:sz w:val="24"/>
                  <w:szCs w:val="24"/>
                </w:rPr>
                <w:t>Signature Healthcare Brockton Hospital</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B937230" w14:textId="77777777" w:rsidR="00691C83" w:rsidRDefault="00691C83" w:rsidP="006D28B9">
            <w:pPr>
              <w:jc w:val="center"/>
              <w:rPr>
                <w:ins w:id="268" w:author="Eisan, Jenna (EHS)" w:date="2026-09-25T19:59:00Z" w16du:dateUtc="2026-09-25T23:59:00Z"/>
                <w:rFonts w:ascii="Times New Roman" w:eastAsia="Times New Roman" w:hAnsi="Times New Roman" w:cs="Times New Roman"/>
                <w:color w:val="000000" w:themeColor="text1"/>
                <w:sz w:val="24"/>
                <w:szCs w:val="24"/>
              </w:rPr>
            </w:pPr>
            <w:ins w:id="269" w:author="Eisan, Jenna (EHS)" w:date="2026-09-25T19:59:00Z" w16du:dateUtc="2026-09-25T23:59:00Z">
              <w:r w:rsidRPr="6E06A1FD">
                <w:rPr>
                  <w:rFonts w:ascii="Times New Roman" w:eastAsia="Times New Roman" w:hAnsi="Times New Roman" w:cs="Times New Roman"/>
                  <w:color w:val="000000" w:themeColor="text1"/>
                  <w:sz w:val="24"/>
                  <w:szCs w:val="24"/>
                </w:rPr>
                <w:t>35.98%</w:t>
              </w:r>
            </w:ins>
          </w:p>
        </w:tc>
      </w:tr>
      <w:tr w:rsidR="00691C83" w14:paraId="3F043275" w14:textId="77777777" w:rsidTr="00BA00E3">
        <w:trPr>
          <w:trHeight w:val="285"/>
          <w:ins w:id="270" w:author="Eisan, Jenna (EHS)" w:date="2026-09-25T19:59:00Z" w16du:dateUtc="2026-09-25T23:59:00Z"/>
        </w:trPr>
        <w:tc>
          <w:tcPr>
            <w:tcW w:w="7005" w:type="dxa"/>
            <w:tcBorders>
              <w:top w:val="single" w:sz="4" w:space="0" w:color="auto"/>
              <w:left w:val="single" w:sz="6" w:space="0" w:color="auto"/>
              <w:bottom w:val="single" w:sz="6" w:space="0" w:color="auto"/>
              <w:right w:val="single" w:sz="6" w:space="0" w:color="auto"/>
            </w:tcBorders>
            <w:tcMar>
              <w:left w:w="105" w:type="dxa"/>
              <w:right w:w="105" w:type="dxa"/>
            </w:tcMar>
          </w:tcPr>
          <w:p w14:paraId="5D4B9B61" w14:textId="77777777" w:rsidR="00691C83" w:rsidRDefault="00691C83" w:rsidP="006D28B9">
            <w:pPr>
              <w:rPr>
                <w:ins w:id="271" w:author="Eisan, Jenna (EHS)" w:date="2026-09-25T19:59:00Z" w16du:dateUtc="2026-09-25T23:59:00Z"/>
                <w:rFonts w:ascii="Times New Roman" w:eastAsia="Times New Roman" w:hAnsi="Times New Roman" w:cs="Times New Roman"/>
                <w:color w:val="000000" w:themeColor="text1"/>
                <w:sz w:val="24"/>
                <w:szCs w:val="24"/>
              </w:rPr>
            </w:pPr>
            <w:ins w:id="272" w:author="Eisan, Jenna (EHS)" w:date="2026-09-25T19:59:00Z" w16du:dateUtc="2026-09-25T23:59:00Z">
              <w:r w:rsidRPr="6E06A1FD">
                <w:rPr>
                  <w:rFonts w:ascii="Times New Roman" w:eastAsia="Times New Roman" w:hAnsi="Times New Roman" w:cs="Times New Roman"/>
                  <w:color w:val="000000" w:themeColor="text1"/>
                  <w:sz w:val="24"/>
                  <w:szCs w:val="24"/>
                </w:rPr>
                <w:t>South Shore Hospital</w:t>
              </w:r>
            </w:ins>
          </w:p>
        </w:tc>
        <w:tc>
          <w:tcPr>
            <w:tcW w:w="166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894C988" w14:textId="77777777" w:rsidR="00691C83" w:rsidRDefault="00691C83" w:rsidP="006D28B9">
            <w:pPr>
              <w:jc w:val="center"/>
              <w:rPr>
                <w:ins w:id="273" w:author="Eisan, Jenna (EHS)" w:date="2026-09-25T19:59:00Z" w16du:dateUtc="2026-09-25T23:59:00Z"/>
                <w:rFonts w:ascii="Times New Roman" w:eastAsia="Times New Roman" w:hAnsi="Times New Roman" w:cs="Times New Roman"/>
                <w:color w:val="000000" w:themeColor="text1"/>
                <w:sz w:val="24"/>
                <w:szCs w:val="24"/>
              </w:rPr>
            </w:pPr>
            <w:ins w:id="274" w:author="Eisan, Jenna (EHS)" w:date="2026-09-25T19:59:00Z" w16du:dateUtc="2026-09-25T23:59:00Z">
              <w:r w:rsidRPr="6E06A1FD">
                <w:rPr>
                  <w:rFonts w:ascii="Times New Roman" w:eastAsia="Times New Roman" w:hAnsi="Times New Roman" w:cs="Times New Roman"/>
                  <w:color w:val="000000" w:themeColor="text1"/>
                  <w:sz w:val="24"/>
                  <w:szCs w:val="24"/>
                </w:rPr>
                <w:t>59.13%</w:t>
              </w:r>
            </w:ins>
          </w:p>
        </w:tc>
      </w:tr>
      <w:tr w:rsidR="00691C83" w14:paraId="6C870F85" w14:textId="77777777" w:rsidTr="00BA00E3">
        <w:trPr>
          <w:trHeight w:val="285"/>
          <w:ins w:id="275" w:author="Eisan, Jenna (EHS)" w:date="2026-09-25T19:59:00Z" w16du:dateUtc="2026-09-25T23:59:00Z"/>
        </w:trPr>
        <w:tc>
          <w:tcPr>
            <w:tcW w:w="7005" w:type="dxa"/>
            <w:tcBorders>
              <w:top w:val="single" w:sz="6" w:space="0" w:color="auto"/>
              <w:left w:val="single" w:sz="6" w:space="0" w:color="auto"/>
              <w:bottom w:val="single" w:sz="4" w:space="0" w:color="auto"/>
              <w:right w:val="single" w:sz="4" w:space="0" w:color="auto"/>
            </w:tcBorders>
            <w:tcMar>
              <w:left w:w="105" w:type="dxa"/>
              <w:right w:w="105" w:type="dxa"/>
            </w:tcMar>
          </w:tcPr>
          <w:p w14:paraId="1F109A5B" w14:textId="77777777" w:rsidR="00691C83" w:rsidRDefault="00691C83" w:rsidP="006D28B9">
            <w:pPr>
              <w:rPr>
                <w:ins w:id="276" w:author="Eisan, Jenna (EHS)" w:date="2026-09-25T19:59:00Z" w16du:dateUtc="2026-09-25T23:59:00Z"/>
                <w:rFonts w:ascii="Times New Roman" w:eastAsia="Times New Roman" w:hAnsi="Times New Roman" w:cs="Times New Roman"/>
                <w:color w:val="000000" w:themeColor="text1"/>
                <w:sz w:val="24"/>
                <w:szCs w:val="24"/>
              </w:rPr>
            </w:pPr>
            <w:ins w:id="277" w:author="Eisan, Jenna (EHS)" w:date="2026-09-25T19:59:00Z" w16du:dateUtc="2026-09-25T23:59:00Z">
              <w:r w:rsidRPr="6E06A1FD">
                <w:rPr>
                  <w:rFonts w:ascii="Times New Roman" w:eastAsia="Times New Roman" w:hAnsi="Times New Roman" w:cs="Times New Roman"/>
                  <w:color w:val="000000" w:themeColor="text1"/>
                  <w:sz w:val="24"/>
                  <w:szCs w:val="24"/>
                </w:rPr>
                <w:t>Southcoast Hospitals Group</w:t>
              </w:r>
            </w:ins>
          </w:p>
        </w:tc>
        <w:tc>
          <w:tcPr>
            <w:tcW w:w="1665" w:type="dxa"/>
            <w:tcBorders>
              <w:top w:val="single" w:sz="6" w:space="0" w:color="auto"/>
              <w:left w:val="single" w:sz="4" w:space="0" w:color="auto"/>
              <w:bottom w:val="single" w:sz="4" w:space="0" w:color="auto"/>
              <w:right w:val="single" w:sz="6" w:space="0" w:color="auto"/>
            </w:tcBorders>
            <w:tcMar>
              <w:left w:w="105" w:type="dxa"/>
              <w:right w:w="105" w:type="dxa"/>
            </w:tcMar>
            <w:vAlign w:val="bottom"/>
          </w:tcPr>
          <w:p w14:paraId="5AFE6575" w14:textId="77777777" w:rsidR="00691C83" w:rsidRDefault="00691C83" w:rsidP="006D28B9">
            <w:pPr>
              <w:jc w:val="center"/>
              <w:rPr>
                <w:ins w:id="278" w:author="Eisan, Jenna (EHS)" w:date="2026-09-25T19:59:00Z" w16du:dateUtc="2026-09-25T23:59:00Z"/>
                <w:rFonts w:ascii="Times New Roman" w:eastAsia="Times New Roman" w:hAnsi="Times New Roman" w:cs="Times New Roman"/>
                <w:color w:val="000000" w:themeColor="text1"/>
                <w:sz w:val="24"/>
                <w:szCs w:val="24"/>
              </w:rPr>
            </w:pPr>
            <w:ins w:id="279" w:author="Eisan, Jenna (EHS)" w:date="2026-09-25T19:59:00Z" w16du:dateUtc="2026-09-25T23:59:00Z">
              <w:r w:rsidRPr="6E06A1FD">
                <w:rPr>
                  <w:rFonts w:ascii="Times New Roman" w:eastAsia="Times New Roman" w:hAnsi="Times New Roman" w:cs="Times New Roman"/>
                  <w:color w:val="000000" w:themeColor="text1"/>
                  <w:sz w:val="24"/>
                  <w:szCs w:val="24"/>
                </w:rPr>
                <w:t>46.26%</w:t>
              </w:r>
            </w:ins>
          </w:p>
        </w:tc>
      </w:tr>
      <w:tr w:rsidR="00691C83" w14:paraId="654441D9" w14:textId="77777777" w:rsidTr="00BA00E3">
        <w:trPr>
          <w:trHeight w:val="285"/>
          <w:ins w:id="280" w:author="Eisan, Jenna (EHS)" w:date="2026-09-25T19:59:00Z" w16du:dateUtc="2026-09-25T23:59:00Z"/>
        </w:trPr>
        <w:tc>
          <w:tcPr>
            <w:tcW w:w="7005" w:type="dxa"/>
            <w:tcBorders>
              <w:top w:val="single" w:sz="4" w:space="0" w:color="auto"/>
              <w:left w:val="single" w:sz="6" w:space="0" w:color="auto"/>
              <w:bottom w:val="single" w:sz="4" w:space="0" w:color="auto"/>
              <w:right w:val="single" w:sz="4" w:space="0" w:color="auto"/>
            </w:tcBorders>
            <w:tcMar>
              <w:left w:w="105" w:type="dxa"/>
              <w:right w:w="105" w:type="dxa"/>
            </w:tcMar>
          </w:tcPr>
          <w:p w14:paraId="146B4F3D" w14:textId="77777777" w:rsidR="00691C83" w:rsidRDefault="00691C83" w:rsidP="006D28B9">
            <w:pPr>
              <w:rPr>
                <w:ins w:id="281" w:author="Eisan, Jenna (EHS)" w:date="2026-09-25T19:59:00Z" w16du:dateUtc="2026-09-25T23:59:00Z"/>
                <w:rFonts w:ascii="Times New Roman" w:eastAsia="Times New Roman" w:hAnsi="Times New Roman" w:cs="Times New Roman"/>
                <w:color w:val="000000" w:themeColor="text1"/>
                <w:sz w:val="24"/>
                <w:szCs w:val="24"/>
              </w:rPr>
            </w:pPr>
            <w:ins w:id="282" w:author="Eisan, Jenna (EHS)" w:date="2026-09-25T19:59:00Z" w16du:dateUtc="2026-09-25T23:59:00Z">
              <w:r w:rsidRPr="6E06A1FD">
                <w:rPr>
                  <w:rFonts w:ascii="Times New Roman" w:eastAsia="Times New Roman" w:hAnsi="Times New Roman" w:cs="Times New Roman"/>
                  <w:color w:val="000000" w:themeColor="text1"/>
                  <w:sz w:val="24"/>
                  <w:szCs w:val="24"/>
                </w:rPr>
                <w:t>Steward Carney Hospital Inc.</w:t>
              </w:r>
            </w:ins>
          </w:p>
        </w:tc>
        <w:tc>
          <w:tcPr>
            <w:tcW w:w="1665" w:type="dxa"/>
            <w:tcBorders>
              <w:top w:val="single" w:sz="4" w:space="0" w:color="auto"/>
              <w:left w:val="single" w:sz="4" w:space="0" w:color="auto"/>
              <w:bottom w:val="single" w:sz="4" w:space="0" w:color="auto"/>
              <w:right w:val="single" w:sz="6" w:space="0" w:color="auto"/>
            </w:tcBorders>
            <w:tcMar>
              <w:left w:w="105" w:type="dxa"/>
              <w:right w:w="105" w:type="dxa"/>
            </w:tcMar>
            <w:vAlign w:val="bottom"/>
          </w:tcPr>
          <w:p w14:paraId="73CB9C9E" w14:textId="77777777" w:rsidR="00691C83" w:rsidRDefault="00691C83" w:rsidP="006D28B9">
            <w:pPr>
              <w:jc w:val="center"/>
              <w:rPr>
                <w:ins w:id="283" w:author="Eisan, Jenna (EHS)" w:date="2026-09-25T19:59:00Z" w16du:dateUtc="2026-09-25T23:59:00Z"/>
                <w:rFonts w:ascii="Times New Roman" w:eastAsia="Times New Roman" w:hAnsi="Times New Roman" w:cs="Times New Roman"/>
                <w:color w:val="000000" w:themeColor="text1"/>
                <w:sz w:val="24"/>
                <w:szCs w:val="24"/>
              </w:rPr>
            </w:pPr>
            <w:ins w:id="284" w:author="Eisan, Jenna (EHS)" w:date="2026-09-25T19:59:00Z" w16du:dateUtc="2026-09-25T23:59:00Z">
              <w:r w:rsidRPr="6E06A1FD">
                <w:rPr>
                  <w:rFonts w:ascii="Times New Roman" w:eastAsia="Times New Roman" w:hAnsi="Times New Roman" w:cs="Times New Roman"/>
                  <w:color w:val="000000" w:themeColor="text1"/>
                  <w:sz w:val="24"/>
                  <w:szCs w:val="24"/>
                </w:rPr>
                <w:t>65.35%</w:t>
              </w:r>
            </w:ins>
          </w:p>
        </w:tc>
      </w:tr>
      <w:tr w:rsidR="00691C83" w14:paraId="0F7ECF1E" w14:textId="77777777" w:rsidTr="00BA00E3">
        <w:trPr>
          <w:trHeight w:val="285"/>
          <w:ins w:id="285" w:author="Eisan, Jenna (EHS)" w:date="2026-09-25T19:59:00Z" w16du:dateUtc="2026-09-25T23:59:00Z"/>
        </w:trPr>
        <w:tc>
          <w:tcPr>
            <w:tcW w:w="7005" w:type="dxa"/>
            <w:tcBorders>
              <w:top w:val="single" w:sz="4" w:space="0" w:color="auto"/>
              <w:left w:val="single" w:sz="6" w:space="0" w:color="auto"/>
              <w:bottom w:val="single" w:sz="4" w:space="0" w:color="auto"/>
              <w:right w:val="single" w:sz="4" w:space="0" w:color="auto"/>
            </w:tcBorders>
            <w:tcMar>
              <w:left w:w="105" w:type="dxa"/>
              <w:right w:w="105" w:type="dxa"/>
            </w:tcMar>
          </w:tcPr>
          <w:p w14:paraId="069F03C4" w14:textId="77777777" w:rsidR="00691C83" w:rsidRDefault="00691C83" w:rsidP="006D28B9">
            <w:pPr>
              <w:rPr>
                <w:ins w:id="286" w:author="Eisan, Jenna (EHS)" w:date="2026-09-25T19:59:00Z" w16du:dateUtc="2026-09-25T23:59:00Z"/>
                <w:rFonts w:ascii="Times New Roman" w:eastAsia="Times New Roman" w:hAnsi="Times New Roman" w:cs="Times New Roman"/>
                <w:color w:val="000000" w:themeColor="text1"/>
                <w:sz w:val="24"/>
                <w:szCs w:val="24"/>
              </w:rPr>
            </w:pPr>
            <w:ins w:id="287" w:author="Eisan, Jenna (EHS)" w:date="2026-09-25T19:59:00Z" w16du:dateUtc="2026-09-25T23:59:00Z">
              <w:r w:rsidRPr="6E06A1FD">
                <w:rPr>
                  <w:rFonts w:ascii="Times New Roman" w:eastAsia="Times New Roman" w:hAnsi="Times New Roman" w:cs="Times New Roman"/>
                  <w:color w:val="000000" w:themeColor="text1"/>
                  <w:sz w:val="24"/>
                  <w:szCs w:val="24"/>
                </w:rPr>
                <w:t>Steward Good Samaritan Medical Center</w:t>
              </w:r>
            </w:ins>
          </w:p>
        </w:tc>
        <w:tc>
          <w:tcPr>
            <w:tcW w:w="1665" w:type="dxa"/>
            <w:tcBorders>
              <w:top w:val="single" w:sz="4" w:space="0" w:color="auto"/>
              <w:left w:val="single" w:sz="4" w:space="0" w:color="auto"/>
              <w:bottom w:val="single" w:sz="4" w:space="0" w:color="auto"/>
              <w:right w:val="single" w:sz="6" w:space="0" w:color="auto"/>
            </w:tcBorders>
            <w:tcMar>
              <w:left w:w="105" w:type="dxa"/>
              <w:right w:w="105" w:type="dxa"/>
            </w:tcMar>
            <w:vAlign w:val="bottom"/>
          </w:tcPr>
          <w:p w14:paraId="1D603931" w14:textId="77777777" w:rsidR="00691C83" w:rsidRDefault="00691C83" w:rsidP="006D28B9">
            <w:pPr>
              <w:jc w:val="center"/>
              <w:rPr>
                <w:ins w:id="288" w:author="Eisan, Jenna (EHS)" w:date="2026-09-25T19:59:00Z" w16du:dateUtc="2026-09-25T23:59:00Z"/>
                <w:rFonts w:ascii="Times New Roman" w:eastAsia="Times New Roman" w:hAnsi="Times New Roman" w:cs="Times New Roman"/>
                <w:color w:val="000000" w:themeColor="text1"/>
                <w:sz w:val="24"/>
                <w:szCs w:val="24"/>
              </w:rPr>
            </w:pPr>
            <w:ins w:id="289" w:author="Eisan, Jenna (EHS)" w:date="2026-09-25T19:59:00Z" w16du:dateUtc="2026-09-25T23:59:00Z">
              <w:r w:rsidRPr="6E06A1FD">
                <w:rPr>
                  <w:rFonts w:ascii="Times New Roman" w:eastAsia="Times New Roman" w:hAnsi="Times New Roman" w:cs="Times New Roman"/>
                  <w:color w:val="000000" w:themeColor="text1"/>
                  <w:sz w:val="24"/>
                  <w:szCs w:val="24"/>
                </w:rPr>
                <w:t>65.77%</w:t>
              </w:r>
            </w:ins>
          </w:p>
        </w:tc>
      </w:tr>
      <w:tr w:rsidR="00691C83" w14:paraId="05697D23" w14:textId="77777777" w:rsidTr="00BA00E3">
        <w:trPr>
          <w:trHeight w:val="285"/>
          <w:ins w:id="290" w:author="Eisan, Jenna (EHS)" w:date="2026-09-25T19:59:00Z" w16du:dateUtc="2026-09-25T23:59:00Z"/>
        </w:trPr>
        <w:tc>
          <w:tcPr>
            <w:tcW w:w="7005" w:type="dxa"/>
            <w:tcBorders>
              <w:top w:val="single" w:sz="4" w:space="0" w:color="auto"/>
              <w:left w:val="single" w:sz="6" w:space="0" w:color="auto"/>
              <w:bottom w:val="single" w:sz="4" w:space="0" w:color="auto"/>
              <w:right w:val="single" w:sz="4" w:space="0" w:color="auto"/>
            </w:tcBorders>
            <w:tcMar>
              <w:left w:w="105" w:type="dxa"/>
              <w:right w:w="105" w:type="dxa"/>
            </w:tcMar>
          </w:tcPr>
          <w:p w14:paraId="0EDC5BDD" w14:textId="77777777" w:rsidR="00691C83" w:rsidRDefault="00691C83" w:rsidP="006D28B9">
            <w:pPr>
              <w:rPr>
                <w:ins w:id="291" w:author="Eisan, Jenna (EHS)" w:date="2026-09-25T19:59:00Z" w16du:dateUtc="2026-09-25T23:59:00Z"/>
                <w:rFonts w:ascii="Times New Roman" w:eastAsia="Times New Roman" w:hAnsi="Times New Roman" w:cs="Times New Roman"/>
                <w:color w:val="000000" w:themeColor="text1"/>
                <w:sz w:val="24"/>
                <w:szCs w:val="24"/>
              </w:rPr>
            </w:pPr>
            <w:ins w:id="292" w:author="Eisan, Jenna (EHS)" w:date="2026-09-25T19:59:00Z" w16du:dateUtc="2026-09-25T23:59:00Z">
              <w:r w:rsidRPr="6E06A1FD">
                <w:rPr>
                  <w:rFonts w:ascii="Times New Roman" w:eastAsia="Times New Roman" w:hAnsi="Times New Roman" w:cs="Times New Roman"/>
                  <w:color w:val="000000" w:themeColor="text1"/>
                  <w:sz w:val="24"/>
                  <w:szCs w:val="24"/>
                </w:rPr>
                <w:t>Steward Holy Family Hospital Inc.</w:t>
              </w:r>
            </w:ins>
          </w:p>
        </w:tc>
        <w:tc>
          <w:tcPr>
            <w:tcW w:w="1665" w:type="dxa"/>
            <w:tcBorders>
              <w:top w:val="single" w:sz="4" w:space="0" w:color="auto"/>
              <w:left w:val="single" w:sz="4" w:space="0" w:color="auto"/>
              <w:bottom w:val="single" w:sz="4" w:space="0" w:color="auto"/>
              <w:right w:val="single" w:sz="6" w:space="0" w:color="auto"/>
            </w:tcBorders>
            <w:tcMar>
              <w:left w:w="105" w:type="dxa"/>
              <w:right w:w="105" w:type="dxa"/>
            </w:tcMar>
            <w:vAlign w:val="bottom"/>
          </w:tcPr>
          <w:p w14:paraId="36BCD5F9" w14:textId="77777777" w:rsidR="00691C83" w:rsidRDefault="00691C83" w:rsidP="006D28B9">
            <w:pPr>
              <w:jc w:val="center"/>
              <w:rPr>
                <w:ins w:id="293" w:author="Eisan, Jenna (EHS)" w:date="2026-09-25T19:59:00Z" w16du:dateUtc="2026-09-25T23:59:00Z"/>
                <w:rFonts w:ascii="Times New Roman" w:eastAsia="Times New Roman" w:hAnsi="Times New Roman" w:cs="Times New Roman"/>
                <w:color w:val="000000" w:themeColor="text1"/>
                <w:sz w:val="24"/>
                <w:szCs w:val="24"/>
              </w:rPr>
            </w:pPr>
            <w:ins w:id="294" w:author="Eisan, Jenna (EHS)" w:date="2026-09-25T19:59:00Z" w16du:dateUtc="2026-09-25T23:59:00Z">
              <w:r w:rsidRPr="6E06A1FD">
                <w:rPr>
                  <w:rFonts w:ascii="Times New Roman" w:eastAsia="Times New Roman" w:hAnsi="Times New Roman" w:cs="Times New Roman"/>
                  <w:color w:val="000000" w:themeColor="text1"/>
                  <w:sz w:val="24"/>
                  <w:szCs w:val="24"/>
                </w:rPr>
                <w:t>66.88%</w:t>
              </w:r>
            </w:ins>
          </w:p>
        </w:tc>
      </w:tr>
      <w:tr w:rsidR="00691C83" w14:paraId="565D1DC3" w14:textId="77777777" w:rsidTr="00BA00E3">
        <w:trPr>
          <w:trHeight w:val="285"/>
          <w:ins w:id="295" w:author="Eisan, Jenna (EHS)" w:date="2026-09-25T19:59:00Z" w16du:dateUtc="2026-09-25T23:59:00Z"/>
        </w:trPr>
        <w:tc>
          <w:tcPr>
            <w:tcW w:w="7005" w:type="dxa"/>
            <w:tcBorders>
              <w:top w:val="single" w:sz="4" w:space="0" w:color="auto"/>
              <w:left w:val="single" w:sz="6" w:space="0" w:color="auto"/>
              <w:bottom w:val="single" w:sz="4" w:space="0" w:color="auto"/>
              <w:right w:val="single" w:sz="4" w:space="0" w:color="auto"/>
            </w:tcBorders>
            <w:tcMar>
              <w:left w:w="105" w:type="dxa"/>
              <w:right w:w="105" w:type="dxa"/>
            </w:tcMar>
          </w:tcPr>
          <w:p w14:paraId="3AF26CB9" w14:textId="77777777" w:rsidR="00691C83" w:rsidRDefault="00691C83" w:rsidP="006D28B9">
            <w:pPr>
              <w:rPr>
                <w:ins w:id="296" w:author="Eisan, Jenna (EHS)" w:date="2026-09-25T19:59:00Z" w16du:dateUtc="2026-09-25T23:59:00Z"/>
                <w:rFonts w:ascii="Times New Roman" w:eastAsia="Times New Roman" w:hAnsi="Times New Roman" w:cs="Times New Roman"/>
                <w:color w:val="000000" w:themeColor="text1"/>
                <w:sz w:val="24"/>
                <w:szCs w:val="24"/>
              </w:rPr>
            </w:pPr>
            <w:ins w:id="297" w:author="Eisan, Jenna (EHS)" w:date="2026-09-25T19:59:00Z" w16du:dateUtc="2026-09-25T23:59:00Z">
              <w:r w:rsidRPr="6E06A1FD">
                <w:rPr>
                  <w:rFonts w:ascii="Times New Roman" w:eastAsia="Times New Roman" w:hAnsi="Times New Roman" w:cs="Times New Roman"/>
                  <w:color w:val="000000" w:themeColor="text1"/>
                  <w:sz w:val="24"/>
                  <w:szCs w:val="24"/>
                </w:rPr>
                <w:t>Steward Norwood Hospital Inc.</w:t>
              </w:r>
            </w:ins>
          </w:p>
        </w:tc>
        <w:tc>
          <w:tcPr>
            <w:tcW w:w="1665" w:type="dxa"/>
            <w:tcBorders>
              <w:top w:val="single" w:sz="4" w:space="0" w:color="auto"/>
              <w:left w:val="single" w:sz="4" w:space="0" w:color="auto"/>
              <w:bottom w:val="single" w:sz="4" w:space="0" w:color="auto"/>
              <w:right w:val="single" w:sz="6" w:space="0" w:color="auto"/>
            </w:tcBorders>
            <w:tcMar>
              <w:left w:w="105" w:type="dxa"/>
              <w:right w:w="105" w:type="dxa"/>
            </w:tcMar>
            <w:vAlign w:val="bottom"/>
          </w:tcPr>
          <w:p w14:paraId="0141DA37" w14:textId="77777777" w:rsidR="00691C83" w:rsidRDefault="00691C83" w:rsidP="006D28B9">
            <w:pPr>
              <w:jc w:val="center"/>
              <w:rPr>
                <w:ins w:id="298" w:author="Eisan, Jenna (EHS)" w:date="2026-09-25T19:59:00Z" w16du:dateUtc="2026-09-25T23:59:00Z"/>
                <w:rFonts w:ascii="Times New Roman" w:eastAsia="Times New Roman" w:hAnsi="Times New Roman" w:cs="Times New Roman"/>
                <w:color w:val="000000" w:themeColor="text1"/>
                <w:sz w:val="24"/>
                <w:szCs w:val="24"/>
              </w:rPr>
            </w:pPr>
            <w:ins w:id="299" w:author="Eisan, Jenna (EHS)" w:date="2026-09-25T19:59:00Z" w16du:dateUtc="2026-09-25T23:59:00Z">
              <w:r w:rsidRPr="6E06A1FD">
                <w:rPr>
                  <w:rFonts w:ascii="Times New Roman" w:eastAsia="Times New Roman" w:hAnsi="Times New Roman" w:cs="Times New Roman"/>
                  <w:color w:val="000000" w:themeColor="text1"/>
                  <w:sz w:val="24"/>
                  <w:szCs w:val="24"/>
                </w:rPr>
                <w:t>49.42%</w:t>
              </w:r>
            </w:ins>
          </w:p>
        </w:tc>
      </w:tr>
      <w:tr w:rsidR="00691C83" w14:paraId="063151B1" w14:textId="77777777" w:rsidTr="00BA00E3">
        <w:trPr>
          <w:trHeight w:val="285"/>
          <w:ins w:id="300" w:author="Eisan, Jenna (EHS)" w:date="2026-09-25T19:59:00Z" w16du:dateUtc="2026-09-25T23:59:00Z"/>
        </w:trPr>
        <w:tc>
          <w:tcPr>
            <w:tcW w:w="7005" w:type="dxa"/>
            <w:tcBorders>
              <w:top w:val="single" w:sz="4" w:space="0" w:color="auto"/>
              <w:left w:val="single" w:sz="6" w:space="0" w:color="auto"/>
              <w:bottom w:val="single" w:sz="4" w:space="0" w:color="auto"/>
              <w:right w:val="single" w:sz="4" w:space="0" w:color="auto"/>
            </w:tcBorders>
            <w:tcMar>
              <w:left w:w="105" w:type="dxa"/>
              <w:right w:w="105" w:type="dxa"/>
            </w:tcMar>
          </w:tcPr>
          <w:p w14:paraId="4D4B9B01" w14:textId="77777777" w:rsidR="00691C83" w:rsidRDefault="00691C83" w:rsidP="006D28B9">
            <w:pPr>
              <w:rPr>
                <w:ins w:id="301" w:author="Eisan, Jenna (EHS)" w:date="2026-09-25T19:59:00Z" w16du:dateUtc="2026-09-25T23:59:00Z"/>
                <w:rFonts w:ascii="Times New Roman" w:eastAsia="Times New Roman" w:hAnsi="Times New Roman" w:cs="Times New Roman"/>
                <w:color w:val="000000" w:themeColor="text1"/>
                <w:sz w:val="24"/>
                <w:szCs w:val="24"/>
              </w:rPr>
            </w:pPr>
            <w:ins w:id="302" w:author="Eisan, Jenna (EHS)" w:date="2026-09-25T19:59:00Z" w16du:dateUtc="2026-09-25T23:59:00Z">
              <w:r w:rsidRPr="6E06A1FD">
                <w:rPr>
                  <w:rFonts w:ascii="Times New Roman" w:eastAsia="Times New Roman" w:hAnsi="Times New Roman" w:cs="Times New Roman"/>
                  <w:color w:val="000000" w:themeColor="text1"/>
                  <w:sz w:val="24"/>
                  <w:szCs w:val="24"/>
                </w:rPr>
                <w:t>Steward Saint Anne's Hospital Inc.</w:t>
              </w:r>
            </w:ins>
          </w:p>
        </w:tc>
        <w:tc>
          <w:tcPr>
            <w:tcW w:w="1665" w:type="dxa"/>
            <w:tcBorders>
              <w:top w:val="single" w:sz="4" w:space="0" w:color="auto"/>
              <w:left w:val="single" w:sz="4" w:space="0" w:color="auto"/>
              <w:bottom w:val="single" w:sz="4" w:space="0" w:color="auto"/>
              <w:right w:val="single" w:sz="6" w:space="0" w:color="auto"/>
            </w:tcBorders>
            <w:tcMar>
              <w:left w:w="105" w:type="dxa"/>
              <w:right w:w="105" w:type="dxa"/>
            </w:tcMar>
            <w:vAlign w:val="bottom"/>
          </w:tcPr>
          <w:p w14:paraId="68866082" w14:textId="77777777" w:rsidR="00691C83" w:rsidRDefault="00691C83" w:rsidP="006D28B9">
            <w:pPr>
              <w:jc w:val="center"/>
              <w:rPr>
                <w:ins w:id="303" w:author="Eisan, Jenna (EHS)" w:date="2026-09-25T19:59:00Z" w16du:dateUtc="2026-09-25T23:59:00Z"/>
                <w:rFonts w:ascii="Times New Roman" w:eastAsia="Times New Roman" w:hAnsi="Times New Roman" w:cs="Times New Roman"/>
                <w:color w:val="000000" w:themeColor="text1"/>
                <w:sz w:val="24"/>
                <w:szCs w:val="24"/>
              </w:rPr>
            </w:pPr>
            <w:ins w:id="304" w:author="Eisan, Jenna (EHS)" w:date="2026-09-25T19:59:00Z" w16du:dateUtc="2026-09-25T23:59:00Z">
              <w:r w:rsidRPr="6E06A1FD">
                <w:rPr>
                  <w:rFonts w:ascii="Times New Roman" w:eastAsia="Times New Roman" w:hAnsi="Times New Roman" w:cs="Times New Roman"/>
                  <w:color w:val="000000" w:themeColor="text1"/>
                  <w:sz w:val="24"/>
                  <w:szCs w:val="24"/>
                </w:rPr>
                <w:t>57.34%</w:t>
              </w:r>
            </w:ins>
          </w:p>
        </w:tc>
      </w:tr>
      <w:tr w:rsidR="00691C83" w14:paraId="5B7B3A63" w14:textId="77777777" w:rsidTr="00BA00E3">
        <w:trPr>
          <w:trHeight w:val="285"/>
          <w:ins w:id="305" w:author="Eisan, Jenna (EHS)" w:date="2026-09-25T19:59:00Z" w16du:dateUtc="2026-09-25T23:59:00Z"/>
        </w:trPr>
        <w:tc>
          <w:tcPr>
            <w:tcW w:w="7005" w:type="dxa"/>
            <w:tcBorders>
              <w:top w:val="single" w:sz="4" w:space="0" w:color="auto"/>
              <w:left w:val="single" w:sz="6" w:space="0" w:color="auto"/>
              <w:bottom w:val="single" w:sz="4" w:space="0" w:color="auto"/>
              <w:right w:val="single" w:sz="4" w:space="0" w:color="auto"/>
            </w:tcBorders>
            <w:tcMar>
              <w:left w:w="105" w:type="dxa"/>
              <w:right w:w="105" w:type="dxa"/>
            </w:tcMar>
          </w:tcPr>
          <w:p w14:paraId="2D17AD72" w14:textId="77777777" w:rsidR="00691C83" w:rsidRDefault="00691C83" w:rsidP="006D28B9">
            <w:pPr>
              <w:rPr>
                <w:ins w:id="306" w:author="Eisan, Jenna (EHS)" w:date="2026-09-25T19:59:00Z" w16du:dateUtc="2026-09-25T23:59:00Z"/>
                <w:rFonts w:ascii="Times New Roman" w:eastAsia="Times New Roman" w:hAnsi="Times New Roman" w:cs="Times New Roman"/>
                <w:color w:val="000000" w:themeColor="text1"/>
                <w:sz w:val="24"/>
                <w:szCs w:val="24"/>
              </w:rPr>
            </w:pPr>
            <w:ins w:id="307" w:author="Eisan, Jenna (EHS)" w:date="2026-09-25T19:59:00Z" w16du:dateUtc="2026-09-25T23:59:00Z">
              <w:r w:rsidRPr="6E06A1FD">
                <w:rPr>
                  <w:rFonts w:ascii="Times New Roman" w:eastAsia="Times New Roman" w:hAnsi="Times New Roman" w:cs="Times New Roman"/>
                  <w:color w:val="000000" w:themeColor="text1"/>
                  <w:sz w:val="24"/>
                  <w:szCs w:val="24"/>
                </w:rPr>
                <w:t>Steward St. Elizabeth’s Medical Center</w:t>
              </w:r>
            </w:ins>
          </w:p>
        </w:tc>
        <w:tc>
          <w:tcPr>
            <w:tcW w:w="1665" w:type="dxa"/>
            <w:tcBorders>
              <w:top w:val="single" w:sz="4" w:space="0" w:color="auto"/>
              <w:left w:val="single" w:sz="4" w:space="0" w:color="auto"/>
              <w:bottom w:val="single" w:sz="4" w:space="0" w:color="auto"/>
              <w:right w:val="single" w:sz="6" w:space="0" w:color="auto"/>
            </w:tcBorders>
            <w:tcMar>
              <w:left w:w="105" w:type="dxa"/>
              <w:right w:w="105" w:type="dxa"/>
            </w:tcMar>
            <w:vAlign w:val="bottom"/>
          </w:tcPr>
          <w:p w14:paraId="0065C676" w14:textId="77777777" w:rsidR="00691C83" w:rsidRDefault="00691C83" w:rsidP="006D28B9">
            <w:pPr>
              <w:jc w:val="center"/>
              <w:rPr>
                <w:ins w:id="308" w:author="Eisan, Jenna (EHS)" w:date="2026-09-25T19:59:00Z" w16du:dateUtc="2026-09-25T23:59:00Z"/>
                <w:rFonts w:ascii="Times New Roman" w:eastAsia="Times New Roman" w:hAnsi="Times New Roman" w:cs="Times New Roman"/>
                <w:color w:val="000000" w:themeColor="text1"/>
                <w:sz w:val="24"/>
                <w:szCs w:val="24"/>
              </w:rPr>
            </w:pPr>
            <w:ins w:id="309" w:author="Eisan, Jenna (EHS)" w:date="2026-09-25T19:59:00Z" w16du:dateUtc="2026-09-25T23:59:00Z">
              <w:r w:rsidRPr="6E06A1FD">
                <w:rPr>
                  <w:rFonts w:ascii="Times New Roman" w:eastAsia="Times New Roman" w:hAnsi="Times New Roman" w:cs="Times New Roman"/>
                  <w:color w:val="000000" w:themeColor="text1"/>
                  <w:sz w:val="24"/>
                  <w:szCs w:val="24"/>
                </w:rPr>
                <w:t>66.56%</w:t>
              </w:r>
            </w:ins>
          </w:p>
        </w:tc>
      </w:tr>
      <w:tr w:rsidR="00691C83" w14:paraId="0AB2A915" w14:textId="77777777" w:rsidTr="00BA00E3">
        <w:trPr>
          <w:trHeight w:val="285"/>
          <w:ins w:id="310" w:author="Eisan, Jenna (EHS)" w:date="2026-09-25T19:59:00Z" w16du:dateUtc="2026-09-25T23:59:00Z"/>
        </w:trPr>
        <w:tc>
          <w:tcPr>
            <w:tcW w:w="7005" w:type="dxa"/>
            <w:tcBorders>
              <w:top w:val="single" w:sz="4" w:space="0" w:color="auto"/>
              <w:left w:val="single" w:sz="6" w:space="0" w:color="auto"/>
              <w:bottom w:val="single" w:sz="4" w:space="0" w:color="auto"/>
              <w:right w:val="single" w:sz="4" w:space="0" w:color="auto"/>
            </w:tcBorders>
            <w:tcMar>
              <w:left w:w="105" w:type="dxa"/>
              <w:right w:w="105" w:type="dxa"/>
            </w:tcMar>
          </w:tcPr>
          <w:p w14:paraId="217BD789" w14:textId="77777777" w:rsidR="00691C83" w:rsidRDefault="00691C83" w:rsidP="006D28B9">
            <w:pPr>
              <w:rPr>
                <w:ins w:id="311" w:author="Eisan, Jenna (EHS)" w:date="2026-09-25T19:59:00Z" w16du:dateUtc="2026-09-25T23:59:00Z"/>
                <w:rFonts w:ascii="Times New Roman" w:eastAsia="Times New Roman" w:hAnsi="Times New Roman" w:cs="Times New Roman"/>
                <w:color w:val="000000" w:themeColor="text1"/>
                <w:sz w:val="24"/>
                <w:szCs w:val="24"/>
              </w:rPr>
            </w:pPr>
            <w:ins w:id="312" w:author="Eisan, Jenna (EHS)" w:date="2026-09-25T19:59:00Z" w16du:dateUtc="2026-09-25T23:59:00Z">
              <w:r w:rsidRPr="6E06A1FD">
                <w:rPr>
                  <w:rFonts w:ascii="Times New Roman" w:eastAsia="Times New Roman" w:hAnsi="Times New Roman" w:cs="Times New Roman"/>
                  <w:color w:val="000000" w:themeColor="text1"/>
                  <w:sz w:val="24"/>
                  <w:szCs w:val="24"/>
                </w:rPr>
                <w:t>Sturdy Memorial Hospital</w:t>
              </w:r>
            </w:ins>
          </w:p>
        </w:tc>
        <w:tc>
          <w:tcPr>
            <w:tcW w:w="1665" w:type="dxa"/>
            <w:tcBorders>
              <w:top w:val="single" w:sz="4" w:space="0" w:color="auto"/>
              <w:left w:val="single" w:sz="4" w:space="0" w:color="auto"/>
              <w:bottom w:val="single" w:sz="4" w:space="0" w:color="auto"/>
              <w:right w:val="single" w:sz="6" w:space="0" w:color="auto"/>
            </w:tcBorders>
            <w:tcMar>
              <w:left w:w="105" w:type="dxa"/>
              <w:right w:w="105" w:type="dxa"/>
            </w:tcMar>
            <w:vAlign w:val="bottom"/>
          </w:tcPr>
          <w:p w14:paraId="27087664" w14:textId="77777777" w:rsidR="00691C83" w:rsidRDefault="00691C83" w:rsidP="006D28B9">
            <w:pPr>
              <w:jc w:val="center"/>
              <w:rPr>
                <w:ins w:id="313" w:author="Eisan, Jenna (EHS)" w:date="2026-09-25T19:59:00Z" w16du:dateUtc="2026-09-25T23:59:00Z"/>
                <w:rFonts w:ascii="Times New Roman" w:eastAsia="Times New Roman" w:hAnsi="Times New Roman" w:cs="Times New Roman"/>
                <w:color w:val="000000" w:themeColor="text1"/>
                <w:sz w:val="24"/>
                <w:szCs w:val="24"/>
              </w:rPr>
            </w:pPr>
            <w:ins w:id="314" w:author="Eisan, Jenna (EHS)" w:date="2026-09-25T19:59:00Z" w16du:dateUtc="2026-09-25T23:59:00Z">
              <w:r w:rsidRPr="6E06A1FD">
                <w:rPr>
                  <w:rFonts w:ascii="Times New Roman" w:eastAsia="Times New Roman" w:hAnsi="Times New Roman" w:cs="Times New Roman"/>
                  <w:color w:val="000000" w:themeColor="text1"/>
                  <w:sz w:val="24"/>
                  <w:szCs w:val="24"/>
                </w:rPr>
                <w:t>70.78%</w:t>
              </w:r>
            </w:ins>
          </w:p>
        </w:tc>
      </w:tr>
      <w:tr w:rsidR="00691C83" w14:paraId="43BEFA6F" w14:textId="77777777" w:rsidTr="00BA00E3">
        <w:trPr>
          <w:trHeight w:val="285"/>
          <w:ins w:id="315" w:author="Eisan, Jenna (EHS)" w:date="2026-09-25T19:59:00Z" w16du:dateUtc="2026-09-25T23:59:00Z"/>
        </w:trPr>
        <w:tc>
          <w:tcPr>
            <w:tcW w:w="7005" w:type="dxa"/>
            <w:tcBorders>
              <w:top w:val="single" w:sz="4" w:space="0" w:color="auto"/>
              <w:left w:val="single" w:sz="6" w:space="0" w:color="auto"/>
              <w:bottom w:val="single" w:sz="4" w:space="0" w:color="auto"/>
              <w:right w:val="single" w:sz="4" w:space="0" w:color="auto"/>
            </w:tcBorders>
            <w:tcMar>
              <w:left w:w="105" w:type="dxa"/>
              <w:right w:w="105" w:type="dxa"/>
            </w:tcMar>
          </w:tcPr>
          <w:p w14:paraId="030D3A70" w14:textId="77777777" w:rsidR="00691C83" w:rsidRDefault="00691C83" w:rsidP="006D28B9">
            <w:pPr>
              <w:rPr>
                <w:ins w:id="316" w:author="Eisan, Jenna (EHS)" w:date="2026-09-25T19:59:00Z" w16du:dateUtc="2026-09-25T23:59:00Z"/>
                <w:rFonts w:ascii="Times New Roman" w:eastAsia="Times New Roman" w:hAnsi="Times New Roman" w:cs="Times New Roman"/>
                <w:color w:val="000000" w:themeColor="text1"/>
                <w:sz w:val="24"/>
                <w:szCs w:val="24"/>
              </w:rPr>
            </w:pPr>
            <w:ins w:id="317" w:author="Eisan, Jenna (EHS)" w:date="2026-09-25T19:59:00Z" w16du:dateUtc="2026-09-25T23:59:00Z">
              <w:r w:rsidRPr="6E06A1FD">
                <w:rPr>
                  <w:rFonts w:ascii="Times New Roman" w:eastAsia="Times New Roman" w:hAnsi="Times New Roman" w:cs="Times New Roman"/>
                  <w:color w:val="000000" w:themeColor="text1"/>
                  <w:sz w:val="24"/>
                  <w:szCs w:val="24"/>
                </w:rPr>
                <w:t>Tufts Medical Center</w:t>
              </w:r>
            </w:ins>
          </w:p>
        </w:tc>
        <w:tc>
          <w:tcPr>
            <w:tcW w:w="1665" w:type="dxa"/>
            <w:tcBorders>
              <w:top w:val="single" w:sz="4" w:space="0" w:color="auto"/>
              <w:left w:val="single" w:sz="4" w:space="0" w:color="auto"/>
              <w:bottom w:val="single" w:sz="4" w:space="0" w:color="auto"/>
              <w:right w:val="single" w:sz="6" w:space="0" w:color="auto"/>
            </w:tcBorders>
            <w:tcMar>
              <w:left w:w="105" w:type="dxa"/>
              <w:right w:w="105" w:type="dxa"/>
            </w:tcMar>
            <w:vAlign w:val="bottom"/>
          </w:tcPr>
          <w:p w14:paraId="2D8789D2" w14:textId="77777777" w:rsidR="00691C83" w:rsidRDefault="00691C83" w:rsidP="006D28B9">
            <w:pPr>
              <w:jc w:val="center"/>
              <w:rPr>
                <w:ins w:id="318" w:author="Eisan, Jenna (EHS)" w:date="2026-09-25T19:59:00Z" w16du:dateUtc="2026-09-25T23:59:00Z"/>
                <w:rFonts w:ascii="Times New Roman" w:eastAsia="Times New Roman" w:hAnsi="Times New Roman" w:cs="Times New Roman"/>
                <w:color w:val="000000" w:themeColor="text1"/>
                <w:sz w:val="24"/>
                <w:szCs w:val="24"/>
              </w:rPr>
            </w:pPr>
            <w:ins w:id="319" w:author="Eisan, Jenna (EHS)" w:date="2026-09-25T19:59:00Z" w16du:dateUtc="2026-09-25T23:59:00Z">
              <w:r w:rsidRPr="6E06A1FD">
                <w:rPr>
                  <w:rFonts w:ascii="Times New Roman" w:eastAsia="Times New Roman" w:hAnsi="Times New Roman" w:cs="Times New Roman"/>
                  <w:color w:val="000000" w:themeColor="text1"/>
                  <w:sz w:val="24"/>
                  <w:szCs w:val="24"/>
                </w:rPr>
                <w:t>50.90%</w:t>
              </w:r>
            </w:ins>
          </w:p>
        </w:tc>
      </w:tr>
      <w:tr w:rsidR="00691C83" w14:paraId="5E727604" w14:textId="77777777" w:rsidTr="00BA00E3">
        <w:trPr>
          <w:trHeight w:val="285"/>
          <w:ins w:id="320" w:author="Eisan, Jenna (EHS)" w:date="2026-09-25T19:59:00Z" w16du:dateUtc="2026-09-25T23:59:00Z"/>
        </w:trPr>
        <w:tc>
          <w:tcPr>
            <w:tcW w:w="7005" w:type="dxa"/>
            <w:tcBorders>
              <w:top w:val="single" w:sz="4" w:space="0" w:color="auto"/>
              <w:left w:val="single" w:sz="6" w:space="0" w:color="auto"/>
              <w:bottom w:val="single" w:sz="6" w:space="0" w:color="auto"/>
              <w:right w:val="single" w:sz="4" w:space="0" w:color="auto"/>
            </w:tcBorders>
            <w:tcMar>
              <w:left w:w="105" w:type="dxa"/>
              <w:right w:w="105" w:type="dxa"/>
            </w:tcMar>
          </w:tcPr>
          <w:p w14:paraId="109A4733" w14:textId="77777777" w:rsidR="00691C83" w:rsidRDefault="00691C83" w:rsidP="006D28B9">
            <w:pPr>
              <w:rPr>
                <w:ins w:id="321" w:author="Eisan, Jenna (EHS)" w:date="2026-09-25T19:59:00Z" w16du:dateUtc="2026-09-25T23:59:00Z"/>
                <w:rFonts w:ascii="Times New Roman" w:eastAsia="Times New Roman" w:hAnsi="Times New Roman" w:cs="Times New Roman"/>
                <w:color w:val="000000" w:themeColor="text1"/>
                <w:sz w:val="24"/>
                <w:szCs w:val="24"/>
              </w:rPr>
            </w:pPr>
            <w:ins w:id="322" w:author="Eisan, Jenna (EHS)" w:date="2026-09-25T19:59:00Z" w16du:dateUtc="2026-09-25T23:59:00Z">
              <w:r w:rsidRPr="6E06A1FD">
                <w:rPr>
                  <w:rFonts w:ascii="Times New Roman" w:eastAsia="Times New Roman" w:hAnsi="Times New Roman" w:cs="Times New Roman"/>
                  <w:color w:val="000000" w:themeColor="text1"/>
                  <w:sz w:val="24"/>
                  <w:szCs w:val="24"/>
                </w:rPr>
                <w:t>UMass Memorial Medical Center</w:t>
              </w:r>
            </w:ins>
          </w:p>
        </w:tc>
        <w:tc>
          <w:tcPr>
            <w:tcW w:w="1665" w:type="dxa"/>
            <w:tcBorders>
              <w:top w:val="single" w:sz="4" w:space="0" w:color="auto"/>
              <w:left w:val="single" w:sz="4" w:space="0" w:color="auto"/>
              <w:bottom w:val="single" w:sz="6" w:space="0" w:color="auto"/>
              <w:right w:val="single" w:sz="6" w:space="0" w:color="auto"/>
            </w:tcBorders>
            <w:tcMar>
              <w:left w:w="105" w:type="dxa"/>
              <w:right w:w="105" w:type="dxa"/>
            </w:tcMar>
            <w:vAlign w:val="bottom"/>
          </w:tcPr>
          <w:p w14:paraId="09AA1EF6" w14:textId="77777777" w:rsidR="00691C83" w:rsidRDefault="00691C83" w:rsidP="006D28B9">
            <w:pPr>
              <w:jc w:val="center"/>
              <w:rPr>
                <w:ins w:id="323" w:author="Eisan, Jenna (EHS)" w:date="2026-09-25T19:59:00Z" w16du:dateUtc="2026-09-25T23:59:00Z"/>
                <w:rFonts w:ascii="Times New Roman" w:eastAsia="Times New Roman" w:hAnsi="Times New Roman" w:cs="Times New Roman"/>
                <w:color w:val="000000" w:themeColor="text1"/>
                <w:sz w:val="24"/>
                <w:szCs w:val="24"/>
              </w:rPr>
            </w:pPr>
            <w:ins w:id="324" w:author="Eisan, Jenna (EHS)" w:date="2026-09-25T19:59:00Z" w16du:dateUtc="2026-09-25T23:59:00Z">
              <w:r w:rsidRPr="6E06A1FD">
                <w:rPr>
                  <w:rFonts w:ascii="Times New Roman" w:eastAsia="Times New Roman" w:hAnsi="Times New Roman" w:cs="Times New Roman"/>
                  <w:color w:val="000000" w:themeColor="text1"/>
                  <w:sz w:val="24"/>
                  <w:szCs w:val="24"/>
                </w:rPr>
                <w:t>40.00%</w:t>
              </w:r>
            </w:ins>
          </w:p>
        </w:tc>
      </w:tr>
    </w:tbl>
    <w:p w14:paraId="68266F90" w14:textId="77777777" w:rsidR="00691C83" w:rsidRDefault="00691C83" w:rsidP="00691C83">
      <w:pPr>
        <w:rPr>
          <w:ins w:id="325" w:author="Eisan, Jenna (EHS)" w:date="2026-09-25T19:59:00Z" w16du:dateUtc="2026-09-25T23:59:00Z"/>
          <w:rFonts w:ascii="Times New Roman" w:eastAsia="Times New Roman" w:hAnsi="Times New Roman" w:cs="Times New Roman"/>
          <w:color w:val="000000" w:themeColor="text1"/>
          <w:sz w:val="24"/>
          <w:szCs w:val="24"/>
        </w:rPr>
      </w:pPr>
      <w:ins w:id="326" w:author="Eisan, Jenna (EHS)" w:date="2026-09-25T19:59:00Z" w16du:dateUtc="2026-09-25T23:59:00Z">
        <w:r w:rsidRPr="544FE021">
          <w:rPr>
            <w:rFonts w:ascii="Times New Roman" w:eastAsia="Times New Roman" w:hAnsi="Times New Roman" w:cs="Times New Roman"/>
            <w:b/>
            <w:bCs/>
            <w:color w:val="000000" w:themeColor="text1"/>
            <w:sz w:val="24"/>
            <w:szCs w:val="24"/>
          </w:rPr>
          <w:t>Acute Hospital Median PAF for Out-of-State and New Hospitals</w:t>
        </w:r>
        <w:bookmarkStart w:id="327" w:name="_Int_lOn6Tu9B"/>
        <w:r>
          <w:tab/>
        </w:r>
        <w:r w:rsidRPr="544FE021">
          <w:rPr>
            <w:rFonts w:ascii="Times New Roman" w:eastAsia="Times New Roman" w:hAnsi="Times New Roman" w:cs="Times New Roman"/>
            <w:b/>
            <w:bCs/>
            <w:color w:val="000000" w:themeColor="text1"/>
            <w:sz w:val="24"/>
            <w:szCs w:val="24"/>
          </w:rPr>
          <w:t xml:space="preserve">  </w:t>
        </w:r>
        <w:r>
          <w:rPr>
            <w:rFonts w:ascii="Times New Roman" w:eastAsia="Times New Roman" w:hAnsi="Times New Roman" w:cs="Times New Roman"/>
            <w:b/>
            <w:bCs/>
            <w:color w:val="000000" w:themeColor="text1"/>
            <w:sz w:val="24"/>
            <w:szCs w:val="24"/>
          </w:rPr>
          <w:t xml:space="preserve">   </w:t>
        </w:r>
        <w:r w:rsidRPr="544FE021">
          <w:rPr>
            <w:rFonts w:ascii="Times New Roman" w:eastAsia="Times New Roman" w:hAnsi="Times New Roman" w:cs="Times New Roman"/>
            <w:b/>
            <w:bCs/>
            <w:color w:val="000000" w:themeColor="text1"/>
            <w:sz w:val="24"/>
            <w:szCs w:val="24"/>
          </w:rPr>
          <w:t>49.46</w:t>
        </w:r>
        <w:bookmarkEnd w:id="327"/>
        <w:r w:rsidRPr="544FE021">
          <w:rPr>
            <w:rFonts w:ascii="Times New Roman" w:eastAsia="Times New Roman" w:hAnsi="Times New Roman" w:cs="Times New Roman"/>
            <w:b/>
            <w:bCs/>
            <w:color w:val="000000" w:themeColor="text1"/>
            <w:sz w:val="24"/>
            <w:szCs w:val="24"/>
          </w:rPr>
          <w:t>%</w:t>
        </w:r>
      </w:ins>
    </w:p>
    <w:p w14:paraId="2592C7AC" w14:textId="77777777" w:rsidR="00691C83" w:rsidRDefault="00691C83" w:rsidP="00691C83">
      <w:pPr>
        <w:rPr>
          <w:ins w:id="328" w:author="Eisan, Jenna (EHS)" w:date="2026-09-25T19:59:00Z" w16du:dateUtc="2026-09-25T23:59:00Z"/>
          <w:rFonts w:ascii="Times New Roman" w:eastAsia="Times New Roman" w:hAnsi="Times New Roman" w:cs="Times New Roman"/>
          <w:color w:val="000000" w:themeColor="text1"/>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5"/>
        <w:gridCol w:w="1665"/>
      </w:tblGrid>
      <w:tr w:rsidR="00691C83" w14:paraId="5F05BB00" w14:textId="77777777" w:rsidTr="00BA00E3">
        <w:trPr>
          <w:trHeight w:val="315"/>
          <w:ins w:id="329" w:author="Eisan, Jenna (EHS)" w:date="2026-09-25T19:59:00Z" w16du:dateUtc="2026-09-25T23:59:00Z"/>
        </w:trPr>
        <w:tc>
          <w:tcPr>
            <w:tcW w:w="7005" w:type="dxa"/>
            <w:tcMar>
              <w:left w:w="105" w:type="dxa"/>
              <w:right w:w="105" w:type="dxa"/>
            </w:tcMar>
            <w:vAlign w:val="bottom"/>
          </w:tcPr>
          <w:p w14:paraId="0B02DB98" w14:textId="2A9F3960" w:rsidR="00691C83" w:rsidRDefault="00691C83" w:rsidP="006D28B9">
            <w:pPr>
              <w:rPr>
                <w:ins w:id="330" w:author="Eisan, Jenna (EHS)" w:date="2026-09-25T19:59:00Z" w16du:dateUtc="2026-09-25T23:59:00Z"/>
                <w:rFonts w:ascii="Times New Roman" w:eastAsia="Times New Roman" w:hAnsi="Times New Roman" w:cs="Times New Roman"/>
                <w:sz w:val="24"/>
                <w:szCs w:val="24"/>
              </w:rPr>
            </w:pPr>
            <w:ins w:id="331" w:author="Eisan, Jenna (EHS)" w:date="2026-09-25T19:59:00Z" w16du:dateUtc="2026-09-25T23:59:00Z">
              <w:r w:rsidRPr="544FE021">
                <w:rPr>
                  <w:rFonts w:ascii="Times New Roman" w:eastAsia="Times New Roman" w:hAnsi="Times New Roman" w:cs="Times New Roman"/>
                  <w:b/>
                  <w:bCs/>
                  <w:sz w:val="24"/>
                  <w:szCs w:val="24"/>
                </w:rPr>
                <w:t>Nonacute Hospitals</w:t>
              </w:r>
            </w:ins>
          </w:p>
        </w:tc>
        <w:tc>
          <w:tcPr>
            <w:tcW w:w="1665" w:type="dxa"/>
            <w:tcMar>
              <w:left w:w="105" w:type="dxa"/>
              <w:right w:w="105" w:type="dxa"/>
            </w:tcMar>
            <w:vAlign w:val="bottom"/>
          </w:tcPr>
          <w:p w14:paraId="07AEFBFD" w14:textId="77777777" w:rsidR="00691C83" w:rsidRDefault="00691C83" w:rsidP="006D28B9">
            <w:pPr>
              <w:jc w:val="center"/>
              <w:rPr>
                <w:ins w:id="332" w:author="Eisan, Jenna (EHS)" w:date="2026-09-25T19:59:00Z" w16du:dateUtc="2026-09-25T23:59:00Z"/>
                <w:rFonts w:ascii="Times New Roman" w:eastAsia="Times New Roman" w:hAnsi="Times New Roman" w:cs="Times New Roman"/>
                <w:sz w:val="24"/>
                <w:szCs w:val="24"/>
              </w:rPr>
            </w:pPr>
            <w:ins w:id="333" w:author="Eisan, Jenna (EHS)" w:date="2026-09-25T19:59:00Z" w16du:dateUtc="2026-09-25T23:59:00Z">
              <w:r w:rsidRPr="6E06A1FD">
                <w:rPr>
                  <w:rFonts w:ascii="Times New Roman" w:eastAsia="Times New Roman" w:hAnsi="Times New Roman" w:cs="Times New Roman"/>
                  <w:b/>
                  <w:bCs/>
                  <w:sz w:val="24"/>
                  <w:szCs w:val="24"/>
                </w:rPr>
                <w:t>PAF</w:t>
              </w:r>
            </w:ins>
          </w:p>
        </w:tc>
      </w:tr>
      <w:tr w:rsidR="00691C83" w14:paraId="5567E291" w14:textId="77777777" w:rsidTr="00BA00E3">
        <w:trPr>
          <w:trHeight w:val="315"/>
          <w:ins w:id="334" w:author="Eisan, Jenna (EHS)" w:date="2026-09-25T19:59:00Z" w16du:dateUtc="2026-09-25T23:59:00Z"/>
        </w:trPr>
        <w:tc>
          <w:tcPr>
            <w:tcW w:w="7005" w:type="dxa"/>
            <w:tcMar>
              <w:left w:w="105" w:type="dxa"/>
              <w:right w:w="105" w:type="dxa"/>
            </w:tcMar>
          </w:tcPr>
          <w:p w14:paraId="79E3E1A3" w14:textId="77777777" w:rsidR="00691C83" w:rsidRDefault="00691C83" w:rsidP="006D28B9">
            <w:pPr>
              <w:rPr>
                <w:ins w:id="335" w:author="Eisan, Jenna (EHS)" w:date="2026-09-25T19:59:00Z" w16du:dateUtc="2026-09-25T23:59:00Z"/>
                <w:rFonts w:ascii="Times New Roman" w:eastAsia="Times New Roman" w:hAnsi="Times New Roman" w:cs="Times New Roman"/>
                <w:color w:val="000000" w:themeColor="text1"/>
                <w:sz w:val="24"/>
                <w:szCs w:val="24"/>
              </w:rPr>
            </w:pPr>
            <w:ins w:id="336" w:author="Eisan, Jenna (EHS)" w:date="2026-09-25T19:59:00Z" w16du:dateUtc="2026-09-25T23:59:00Z">
              <w:r w:rsidRPr="544FE021">
                <w:rPr>
                  <w:rFonts w:ascii="Times New Roman" w:eastAsia="Times New Roman" w:hAnsi="Times New Roman" w:cs="Times New Roman"/>
                  <w:sz w:val="24"/>
                  <w:szCs w:val="24"/>
                </w:rPr>
                <w:t>Encompass Health Rehabilitation Hospital of Braintree</w:t>
              </w:r>
            </w:ins>
          </w:p>
        </w:tc>
        <w:tc>
          <w:tcPr>
            <w:tcW w:w="1665" w:type="dxa"/>
            <w:tcMar>
              <w:left w:w="105" w:type="dxa"/>
              <w:right w:w="105" w:type="dxa"/>
            </w:tcMar>
            <w:vAlign w:val="bottom"/>
          </w:tcPr>
          <w:p w14:paraId="365426F9" w14:textId="77777777" w:rsidR="00691C83" w:rsidRDefault="00691C83" w:rsidP="006D28B9">
            <w:pPr>
              <w:jc w:val="center"/>
              <w:rPr>
                <w:ins w:id="337" w:author="Eisan, Jenna (EHS)" w:date="2026-09-25T19:59:00Z" w16du:dateUtc="2026-09-25T23:59:00Z"/>
                <w:rFonts w:ascii="Times New Roman" w:eastAsia="Times New Roman" w:hAnsi="Times New Roman" w:cs="Times New Roman"/>
                <w:color w:val="000000" w:themeColor="text1"/>
                <w:sz w:val="24"/>
                <w:szCs w:val="24"/>
              </w:rPr>
            </w:pPr>
            <w:ins w:id="338" w:author="Eisan, Jenna (EHS)" w:date="2026-09-25T19:59:00Z" w16du:dateUtc="2026-09-25T23:59:00Z">
              <w:r w:rsidRPr="6E06A1FD">
                <w:rPr>
                  <w:rFonts w:ascii="Times New Roman" w:eastAsia="Times New Roman" w:hAnsi="Times New Roman" w:cs="Times New Roman"/>
                  <w:color w:val="000000" w:themeColor="text1"/>
                  <w:sz w:val="24"/>
                  <w:szCs w:val="24"/>
                </w:rPr>
                <w:t>47.98%</w:t>
              </w:r>
            </w:ins>
          </w:p>
        </w:tc>
      </w:tr>
      <w:tr w:rsidR="00691C83" w14:paraId="35619A49" w14:textId="77777777" w:rsidTr="00BA00E3">
        <w:trPr>
          <w:trHeight w:val="315"/>
          <w:ins w:id="339" w:author="Eisan, Jenna (EHS)" w:date="2026-09-25T19:59:00Z" w16du:dateUtc="2026-09-25T23:59:00Z"/>
        </w:trPr>
        <w:tc>
          <w:tcPr>
            <w:tcW w:w="7005" w:type="dxa"/>
            <w:tcMar>
              <w:left w:w="105" w:type="dxa"/>
              <w:right w:w="105" w:type="dxa"/>
            </w:tcMar>
          </w:tcPr>
          <w:p w14:paraId="0D6BB2CA" w14:textId="77777777" w:rsidR="00691C83" w:rsidRDefault="00691C83" w:rsidP="006D28B9">
            <w:pPr>
              <w:rPr>
                <w:ins w:id="340" w:author="Eisan, Jenna (EHS)" w:date="2026-09-25T19:59:00Z" w16du:dateUtc="2026-09-25T23:59:00Z"/>
                <w:rFonts w:ascii="Times New Roman" w:eastAsia="Times New Roman" w:hAnsi="Times New Roman" w:cs="Times New Roman"/>
                <w:color w:val="000000" w:themeColor="text1"/>
                <w:sz w:val="24"/>
                <w:szCs w:val="24"/>
              </w:rPr>
            </w:pPr>
            <w:ins w:id="341" w:author="Eisan, Jenna (EHS)" w:date="2026-09-25T19:59:00Z" w16du:dateUtc="2026-09-25T23:59:00Z">
              <w:r w:rsidRPr="544FE021">
                <w:rPr>
                  <w:rFonts w:ascii="Times New Roman" w:eastAsia="Times New Roman" w:hAnsi="Times New Roman" w:cs="Times New Roman"/>
                  <w:sz w:val="24"/>
                  <w:szCs w:val="24"/>
                </w:rPr>
                <w:t>Encompass Health Rehabilitation Hospital of New England</w:t>
              </w:r>
            </w:ins>
          </w:p>
        </w:tc>
        <w:tc>
          <w:tcPr>
            <w:tcW w:w="1665" w:type="dxa"/>
            <w:tcMar>
              <w:left w:w="105" w:type="dxa"/>
              <w:right w:w="105" w:type="dxa"/>
            </w:tcMar>
            <w:vAlign w:val="bottom"/>
          </w:tcPr>
          <w:p w14:paraId="77B6A840" w14:textId="77777777" w:rsidR="00691C83" w:rsidRDefault="00691C83" w:rsidP="006D28B9">
            <w:pPr>
              <w:jc w:val="center"/>
              <w:rPr>
                <w:ins w:id="342" w:author="Eisan, Jenna (EHS)" w:date="2026-09-25T19:59:00Z" w16du:dateUtc="2026-09-25T23:59:00Z"/>
                <w:rFonts w:ascii="Times New Roman" w:eastAsia="Times New Roman" w:hAnsi="Times New Roman" w:cs="Times New Roman"/>
                <w:color w:val="000000" w:themeColor="text1"/>
                <w:sz w:val="24"/>
                <w:szCs w:val="24"/>
              </w:rPr>
            </w:pPr>
            <w:ins w:id="343" w:author="Eisan, Jenna (EHS)" w:date="2026-09-25T19:59:00Z" w16du:dateUtc="2026-09-25T23:59:00Z">
              <w:r w:rsidRPr="6E06A1FD">
                <w:rPr>
                  <w:rFonts w:ascii="Times New Roman" w:eastAsia="Times New Roman" w:hAnsi="Times New Roman" w:cs="Times New Roman"/>
                  <w:color w:val="000000" w:themeColor="text1"/>
                  <w:sz w:val="24"/>
                  <w:szCs w:val="24"/>
                </w:rPr>
                <w:t>61.44%</w:t>
              </w:r>
            </w:ins>
          </w:p>
        </w:tc>
      </w:tr>
      <w:tr w:rsidR="00691C83" w14:paraId="7B3F2ECE" w14:textId="77777777" w:rsidTr="00BA00E3">
        <w:trPr>
          <w:trHeight w:val="315"/>
          <w:ins w:id="344" w:author="Eisan, Jenna (EHS)" w:date="2026-09-25T19:59:00Z" w16du:dateUtc="2026-09-25T23:59:00Z"/>
        </w:trPr>
        <w:tc>
          <w:tcPr>
            <w:tcW w:w="7005" w:type="dxa"/>
            <w:tcMar>
              <w:left w:w="105" w:type="dxa"/>
              <w:right w:w="105" w:type="dxa"/>
            </w:tcMar>
          </w:tcPr>
          <w:p w14:paraId="7C689FE2" w14:textId="77777777" w:rsidR="00691C83" w:rsidRDefault="00691C83" w:rsidP="006D28B9">
            <w:pPr>
              <w:rPr>
                <w:ins w:id="345" w:author="Eisan, Jenna (EHS)" w:date="2026-09-25T19:59:00Z" w16du:dateUtc="2026-09-25T23:59:00Z"/>
                <w:rFonts w:ascii="Times New Roman" w:eastAsia="Times New Roman" w:hAnsi="Times New Roman" w:cs="Times New Roman"/>
                <w:color w:val="000000" w:themeColor="text1"/>
                <w:sz w:val="24"/>
                <w:szCs w:val="24"/>
              </w:rPr>
            </w:pPr>
            <w:ins w:id="346" w:author="Eisan, Jenna (EHS)" w:date="2026-09-25T19:59:00Z" w16du:dateUtc="2026-09-25T23:59:00Z">
              <w:r w:rsidRPr="544FE021">
                <w:rPr>
                  <w:rFonts w:ascii="Times New Roman" w:eastAsia="Times New Roman" w:hAnsi="Times New Roman" w:cs="Times New Roman"/>
                  <w:sz w:val="24"/>
                  <w:szCs w:val="24"/>
                </w:rPr>
                <w:t>Encompass Health Rehabilitation Hospital of Western Massachusetts</w:t>
              </w:r>
            </w:ins>
          </w:p>
        </w:tc>
        <w:tc>
          <w:tcPr>
            <w:tcW w:w="1665" w:type="dxa"/>
            <w:tcMar>
              <w:left w:w="105" w:type="dxa"/>
              <w:right w:w="105" w:type="dxa"/>
            </w:tcMar>
            <w:vAlign w:val="bottom"/>
          </w:tcPr>
          <w:p w14:paraId="54CA983D" w14:textId="77777777" w:rsidR="00691C83" w:rsidRDefault="00691C83" w:rsidP="006D28B9">
            <w:pPr>
              <w:jc w:val="center"/>
              <w:rPr>
                <w:ins w:id="347" w:author="Eisan, Jenna (EHS)" w:date="2026-09-25T19:59:00Z" w16du:dateUtc="2026-09-25T23:59:00Z"/>
                <w:rFonts w:ascii="Times New Roman" w:eastAsia="Times New Roman" w:hAnsi="Times New Roman" w:cs="Times New Roman"/>
                <w:color w:val="000000" w:themeColor="text1"/>
                <w:sz w:val="24"/>
                <w:szCs w:val="24"/>
              </w:rPr>
            </w:pPr>
            <w:ins w:id="348" w:author="Eisan, Jenna (EHS)" w:date="2026-09-25T19:59:00Z" w16du:dateUtc="2026-09-25T23:59:00Z">
              <w:r w:rsidRPr="6E06A1FD">
                <w:rPr>
                  <w:rFonts w:ascii="Times New Roman" w:eastAsia="Times New Roman" w:hAnsi="Times New Roman" w:cs="Times New Roman"/>
                  <w:color w:val="000000" w:themeColor="text1"/>
                  <w:sz w:val="24"/>
                  <w:szCs w:val="24"/>
                </w:rPr>
                <w:t>54.32%</w:t>
              </w:r>
            </w:ins>
          </w:p>
        </w:tc>
      </w:tr>
      <w:tr w:rsidR="00691C83" w14:paraId="6600F5E0" w14:textId="77777777" w:rsidTr="00BA00E3">
        <w:trPr>
          <w:trHeight w:val="315"/>
          <w:ins w:id="349" w:author="Eisan, Jenna (EHS)" w:date="2026-09-25T19:59:00Z" w16du:dateUtc="2026-09-25T23:59:00Z"/>
        </w:trPr>
        <w:tc>
          <w:tcPr>
            <w:tcW w:w="7005" w:type="dxa"/>
            <w:tcMar>
              <w:left w:w="105" w:type="dxa"/>
              <w:right w:w="105" w:type="dxa"/>
            </w:tcMar>
          </w:tcPr>
          <w:p w14:paraId="41F37C16" w14:textId="77777777" w:rsidR="00691C83" w:rsidRDefault="00691C83" w:rsidP="006D28B9">
            <w:pPr>
              <w:rPr>
                <w:ins w:id="350" w:author="Eisan, Jenna (EHS)" w:date="2026-09-25T19:59:00Z" w16du:dateUtc="2026-09-25T23:59:00Z"/>
                <w:rFonts w:ascii="Times New Roman" w:eastAsia="Times New Roman" w:hAnsi="Times New Roman" w:cs="Times New Roman"/>
                <w:color w:val="000000" w:themeColor="text1"/>
                <w:sz w:val="24"/>
                <w:szCs w:val="24"/>
              </w:rPr>
            </w:pPr>
            <w:ins w:id="351" w:author="Eisan, Jenna (EHS)" w:date="2026-09-25T19:59:00Z" w16du:dateUtc="2026-09-25T23:59:00Z">
              <w:r w:rsidRPr="6E06A1FD">
                <w:rPr>
                  <w:rFonts w:ascii="Times New Roman" w:eastAsia="Times New Roman" w:hAnsi="Times New Roman" w:cs="Times New Roman"/>
                  <w:color w:val="000000" w:themeColor="text1"/>
                  <w:sz w:val="24"/>
                  <w:szCs w:val="24"/>
                </w:rPr>
                <w:t>Fairlawn Rehabilitation Hospital</w:t>
              </w:r>
            </w:ins>
          </w:p>
        </w:tc>
        <w:tc>
          <w:tcPr>
            <w:tcW w:w="1665" w:type="dxa"/>
            <w:tcMar>
              <w:left w:w="105" w:type="dxa"/>
              <w:right w:w="105" w:type="dxa"/>
            </w:tcMar>
            <w:vAlign w:val="bottom"/>
          </w:tcPr>
          <w:p w14:paraId="34EC3D85" w14:textId="77777777" w:rsidR="00691C83" w:rsidRDefault="00691C83" w:rsidP="006D28B9">
            <w:pPr>
              <w:jc w:val="center"/>
              <w:rPr>
                <w:ins w:id="352" w:author="Eisan, Jenna (EHS)" w:date="2026-09-25T19:59:00Z" w16du:dateUtc="2026-09-25T23:59:00Z"/>
                <w:rFonts w:ascii="Times New Roman" w:eastAsia="Times New Roman" w:hAnsi="Times New Roman" w:cs="Times New Roman"/>
                <w:color w:val="000000" w:themeColor="text1"/>
                <w:sz w:val="24"/>
                <w:szCs w:val="24"/>
              </w:rPr>
            </w:pPr>
            <w:ins w:id="353" w:author="Eisan, Jenna (EHS)" w:date="2026-09-25T19:59:00Z" w16du:dateUtc="2026-09-25T23:59:00Z">
              <w:r w:rsidRPr="6E06A1FD">
                <w:rPr>
                  <w:rFonts w:ascii="Times New Roman" w:eastAsia="Times New Roman" w:hAnsi="Times New Roman" w:cs="Times New Roman"/>
                  <w:color w:val="000000" w:themeColor="text1"/>
                  <w:sz w:val="24"/>
                  <w:szCs w:val="24"/>
                </w:rPr>
                <w:t>63.13%</w:t>
              </w:r>
            </w:ins>
          </w:p>
        </w:tc>
      </w:tr>
      <w:tr w:rsidR="00691C83" w14:paraId="0458EE29" w14:textId="77777777" w:rsidTr="00BA00E3">
        <w:trPr>
          <w:trHeight w:val="315"/>
          <w:ins w:id="354" w:author="Eisan, Jenna (EHS)" w:date="2026-09-25T19:59:00Z" w16du:dateUtc="2026-09-25T23:59:00Z"/>
        </w:trPr>
        <w:tc>
          <w:tcPr>
            <w:tcW w:w="7005" w:type="dxa"/>
            <w:tcMar>
              <w:left w:w="105" w:type="dxa"/>
              <w:right w:w="105" w:type="dxa"/>
            </w:tcMar>
          </w:tcPr>
          <w:p w14:paraId="4DE5750E" w14:textId="77777777" w:rsidR="00691C83" w:rsidRDefault="00691C83" w:rsidP="006D28B9">
            <w:pPr>
              <w:rPr>
                <w:ins w:id="355" w:author="Eisan, Jenna (EHS)" w:date="2026-09-25T19:59:00Z" w16du:dateUtc="2026-09-25T23:59:00Z"/>
                <w:rFonts w:ascii="Times New Roman" w:eastAsia="Times New Roman" w:hAnsi="Times New Roman" w:cs="Times New Roman"/>
                <w:color w:val="000000" w:themeColor="text1"/>
                <w:sz w:val="24"/>
                <w:szCs w:val="24"/>
              </w:rPr>
            </w:pPr>
            <w:ins w:id="356" w:author="Eisan, Jenna (EHS)" w:date="2026-09-25T19:59:00Z" w16du:dateUtc="2026-09-25T23:59:00Z">
              <w:r w:rsidRPr="6E06A1FD">
                <w:rPr>
                  <w:rFonts w:ascii="Times New Roman" w:eastAsia="Times New Roman" w:hAnsi="Times New Roman" w:cs="Times New Roman"/>
                  <w:color w:val="000000" w:themeColor="text1"/>
                  <w:sz w:val="24"/>
                  <w:szCs w:val="24"/>
                </w:rPr>
                <w:t>New England Sinai Hospital</w:t>
              </w:r>
            </w:ins>
          </w:p>
        </w:tc>
        <w:tc>
          <w:tcPr>
            <w:tcW w:w="1665" w:type="dxa"/>
            <w:tcMar>
              <w:left w:w="105" w:type="dxa"/>
              <w:right w:w="105" w:type="dxa"/>
            </w:tcMar>
            <w:vAlign w:val="bottom"/>
          </w:tcPr>
          <w:p w14:paraId="76C87C64" w14:textId="77777777" w:rsidR="00691C83" w:rsidRDefault="00691C83" w:rsidP="006D28B9">
            <w:pPr>
              <w:jc w:val="center"/>
              <w:rPr>
                <w:ins w:id="357" w:author="Eisan, Jenna (EHS)" w:date="2026-09-25T19:59:00Z" w16du:dateUtc="2026-09-25T23:59:00Z"/>
                <w:rFonts w:ascii="Times New Roman" w:eastAsia="Times New Roman" w:hAnsi="Times New Roman" w:cs="Times New Roman"/>
                <w:color w:val="000000" w:themeColor="text1"/>
                <w:sz w:val="24"/>
                <w:szCs w:val="24"/>
              </w:rPr>
            </w:pPr>
            <w:ins w:id="358" w:author="Eisan, Jenna (EHS)" w:date="2026-09-25T19:59:00Z" w16du:dateUtc="2026-09-25T23:59:00Z">
              <w:r w:rsidRPr="6E06A1FD">
                <w:rPr>
                  <w:rFonts w:ascii="Times New Roman" w:eastAsia="Times New Roman" w:hAnsi="Times New Roman" w:cs="Times New Roman"/>
                  <w:color w:val="000000" w:themeColor="text1"/>
                  <w:sz w:val="24"/>
                  <w:szCs w:val="24"/>
                </w:rPr>
                <w:t>31.91%</w:t>
              </w:r>
            </w:ins>
          </w:p>
        </w:tc>
      </w:tr>
      <w:tr w:rsidR="00691C83" w14:paraId="4804C8C6" w14:textId="77777777" w:rsidTr="00BA00E3">
        <w:trPr>
          <w:trHeight w:val="315"/>
          <w:ins w:id="359" w:author="Eisan, Jenna (EHS)" w:date="2026-09-25T19:59:00Z" w16du:dateUtc="2026-09-25T23:59:00Z"/>
        </w:trPr>
        <w:tc>
          <w:tcPr>
            <w:tcW w:w="7005" w:type="dxa"/>
            <w:tcMar>
              <w:left w:w="105" w:type="dxa"/>
              <w:right w:w="105" w:type="dxa"/>
            </w:tcMar>
          </w:tcPr>
          <w:p w14:paraId="62B548AD" w14:textId="3968E949" w:rsidR="00691C83" w:rsidRDefault="00691C83" w:rsidP="006D28B9">
            <w:pPr>
              <w:rPr>
                <w:ins w:id="360" w:author="Eisan, Jenna (EHS)" w:date="2026-09-25T19:59:00Z" w16du:dateUtc="2026-09-25T23:59:00Z"/>
                <w:rFonts w:ascii="Times New Roman" w:eastAsia="Times New Roman" w:hAnsi="Times New Roman" w:cs="Times New Roman"/>
                <w:color w:val="000000" w:themeColor="text1"/>
                <w:sz w:val="24"/>
                <w:szCs w:val="24"/>
              </w:rPr>
            </w:pPr>
            <w:ins w:id="361" w:author="Eisan, Jenna (EHS)" w:date="2026-09-25T19:59:00Z" w16du:dateUtc="2026-09-25T23:59:00Z">
              <w:r w:rsidRPr="2227131C">
                <w:rPr>
                  <w:rFonts w:ascii="Times New Roman" w:eastAsia="Times New Roman" w:hAnsi="Times New Roman" w:cs="Times New Roman"/>
                  <w:color w:val="000000" w:themeColor="text1"/>
                  <w:sz w:val="24"/>
                  <w:szCs w:val="24"/>
                </w:rPr>
                <w:t>Spaulding Hospital</w:t>
              </w:r>
              <w:r w:rsidR="0049591A">
                <w:rPr>
                  <w:rFonts w:ascii="Times New Roman" w:eastAsia="Times New Roman" w:hAnsi="Times New Roman" w:cs="Times New Roman"/>
                  <w:sz w:val="24"/>
                  <w:szCs w:val="24"/>
                </w:rPr>
                <w:t xml:space="preserve"> - </w:t>
              </w:r>
              <w:r w:rsidRPr="2227131C">
                <w:rPr>
                  <w:rFonts w:ascii="Times New Roman" w:eastAsia="Times New Roman" w:hAnsi="Times New Roman" w:cs="Times New Roman"/>
                  <w:color w:val="000000" w:themeColor="text1"/>
                  <w:sz w:val="24"/>
                  <w:szCs w:val="24"/>
                </w:rPr>
                <w:t>Cambridge</w:t>
              </w:r>
            </w:ins>
          </w:p>
        </w:tc>
        <w:tc>
          <w:tcPr>
            <w:tcW w:w="1665" w:type="dxa"/>
            <w:tcMar>
              <w:left w:w="105" w:type="dxa"/>
              <w:right w:w="105" w:type="dxa"/>
            </w:tcMar>
            <w:vAlign w:val="bottom"/>
          </w:tcPr>
          <w:p w14:paraId="5FB1EE03" w14:textId="77777777" w:rsidR="00691C83" w:rsidRDefault="00691C83" w:rsidP="006D28B9">
            <w:pPr>
              <w:jc w:val="center"/>
              <w:rPr>
                <w:ins w:id="362" w:author="Eisan, Jenna (EHS)" w:date="2026-09-25T19:59:00Z" w16du:dateUtc="2026-09-25T23:59:00Z"/>
                <w:rFonts w:ascii="Times New Roman" w:eastAsia="Times New Roman" w:hAnsi="Times New Roman" w:cs="Times New Roman"/>
                <w:color w:val="000000" w:themeColor="text1"/>
                <w:sz w:val="24"/>
                <w:szCs w:val="24"/>
              </w:rPr>
            </w:pPr>
            <w:ins w:id="363" w:author="Eisan, Jenna (EHS)" w:date="2026-09-25T19:59:00Z" w16du:dateUtc="2026-09-25T23:59:00Z">
              <w:r w:rsidRPr="6E06A1FD">
                <w:rPr>
                  <w:rFonts w:ascii="Times New Roman" w:eastAsia="Times New Roman" w:hAnsi="Times New Roman" w:cs="Times New Roman"/>
                  <w:color w:val="000000" w:themeColor="text1"/>
                  <w:sz w:val="24"/>
                  <w:szCs w:val="24"/>
                </w:rPr>
                <w:t>52.14%</w:t>
              </w:r>
            </w:ins>
          </w:p>
        </w:tc>
      </w:tr>
      <w:tr w:rsidR="00691C83" w14:paraId="49F96A24" w14:textId="77777777" w:rsidTr="00BA00E3">
        <w:trPr>
          <w:trHeight w:val="315"/>
          <w:ins w:id="364" w:author="Eisan, Jenna (EHS)" w:date="2026-09-25T19:59:00Z" w16du:dateUtc="2026-09-25T23:59:00Z"/>
        </w:trPr>
        <w:tc>
          <w:tcPr>
            <w:tcW w:w="7005" w:type="dxa"/>
            <w:tcMar>
              <w:left w:w="105" w:type="dxa"/>
              <w:right w:w="105" w:type="dxa"/>
            </w:tcMar>
          </w:tcPr>
          <w:p w14:paraId="7A972C0B" w14:textId="08CA69B5" w:rsidR="00691C83" w:rsidRDefault="00691C83" w:rsidP="006D28B9">
            <w:pPr>
              <w:rPr>
                <w:ins w:id="365" w:author="Eisan, Jenna (EHS)" w:date="2026-09-25T19:59:00Z" w16du:dateUtc="2026-09-25T23:59:00Z"/>
                <w:rFonts w:ascii="Times New Roman" w:eastAsia="Times New Roman" w:hAnsi="Times New Roman" w:cs="Times New Roman"/>
                <w:color w:val="000000" w:themeColor="text1"/>
                <w:sz w:val="24"/>
                <w:szCs w:val="24"/>
              </w:rPr>
            </w:pPr>
            <w:ins w:id="366" w:author="Eisan, Jenna (EHS)" w:date="2026-09-25T19:59:00Z" w16du:dateUtc="2026-09-25T23:59:00Z">
              <w:r w:rsidRPr="2227131C">
                <w:rPr>
                  <w:rFonts w:ascii="Times New Roman" w:eastAsia="Times New Roman" w:hAnsi="Times New Roman" w:cs="Times New Roman"/>
                  <w:color w:val="000000" w:themeColor="text1"/>
                  <w:sz w:val="24"/>
                  <w:szCs w:val="24"/>
                </w:rPr>
                <w:t>Spaulding Rehabilitation Hospital</w:t>
              </w:r>
              <w:r w:rsidR="0049591A">
                <w:rPr>
                  <w:rFonts w:ascii="Times New Roman" w:eastAsia="Times New Roman" w:hAnsi="Times New Roman" w:cs="Times New Roman"/>
                  <w:sz w:val="24"/>
                  <w:szCs w:val="24"/>
                </w:rPr>
                <w:t xml:space="preserve"> - </w:t>
              </w:r>
              <w:r w:rsidRPr="2227131C">
                <w:rPr>
                  <w:rFonts w:ascii="Times New Roman" w:eastAsia="Times New Roman" w:hAnsi="Times New Roman" w:cs="Times New Roman"/>
                  <w:color w:val="000000" w:themeColor="text1"/>
                  <w:sz w:val="24"/>
                  <w:szCs w:val="24"/>
                </w:rPr>
                <w:t>Boston</w:t>
              </w:r>
            </w:ins>
          </w:p>
        </w:tc>
        <w:tc>
          <w:tcPr>
            <w:tcW w:w="1665" w:type="dxa"/>
            <w:tcMar>
              <w:left w:w="105" w:type="dxa"/>
              <w:right w:w="105" w:type="dxa"/>
            </w:tcMar>
            <w:vAlign w:val="bottom"/>
          </w:tcPr>
          <w:p w14:paraId="14819337" w14:textId="77777777" w:rsidR="00691C83" w:rsidRDefault="00691C83" w:rsidP="006D28B9">
            <w:pPr>
              <w:jc w:val="center"/>
              <w:rPr>
                <w:ins w:id="367" w:author="Eisan, Jenna (EHS)" w:date="2026-09-25T19:59:00Z" w16du:dateUtc="2026-09-25T23:59:00Z"/>
                <w:rFonts w:ascii="Times New Roman" w:eastAsia="Times New Roman" w:hAnsi="Times New Roman" w:cs="Times New Roman"/>
                <w:color w:val="000000" w:themeColor="text1"/>
                <w:sz w:val="24"/>
                <w:szCs w:val="24"/>
              </w:rPr>
            </w:pPr>
            <w:ins w:id="368" w:author="Eisan, Jenna (EHS)" w:date="2026-09-25T19:59:00Z" w16du:dateUtc="2026-09-25T23:59:00Z">
              <w:r w:rsidRPr="6E06A1FD">
                <w:rPr>
                  <w:rFonts w:ascii="Times New Roman" w:eastAsia="Times New Roman" w:hAnsi="Times New Roman" w:cs="Times New Roman"/>
                  <w:color w:val="000000" w:themeColor="text1"/>
                  <w:sz w:val="24"/>
                  <w:szCs w:val="24"/>
                </w:rPr>
                <w:t>46.26%</w:t>
              </w:r>
            </w:ins>
          </w:p>
        </w:tc>
      </w:tr>
      <w:tr w:rsidR="00691C83" w14:paraId="03F04DBE" w14:textId="77777777" w:rsidTr="00BA00E3">
        <w:trPr>
          <w:trHeight w:val="315"/>
          <w:ins w:id="369" w:author="Eisan, Jenna (EHS)" w:date="2026-09-25T19:59:00Z" w16du:dateUtc="2026-09-25T23:59:00Z"/>
        </w:trPr>
        <w:tc>
          <w:tcPr>
            <w:tcW w:w="7005" w:type="dxa"/>
            <w:tcMar>
              <w:left w:w="105" w:type="dxa"/>
              <w:right w:w="105" w:type="dxa"/>
            </w:tcMar>
          </w:tcPr>
          <w:p w14:paraId="0069B3A9" w14:textId="5845E7D2" w:rsidR="00691C83" w:rsidRDefault="00691C83" w:rsidP="006D28B9">
            <w:pPr>
              <w:rPr>
                <w:ins w:id="370" w:author="Eisan, Jenna (EHS)" w:date="2026-09-25T19:59:00Z" w16du:dateUtc="2026-09-25T23:59:00Z"/>
                <w:rFonts w:ascii="Times New Roman" w:eastAsia="Times New Roman" w:hAnsi="Times New Roman" w:cs="Times New Roman"/>
                <w:color w:val="000000" w:themeColor="text1"/>
                <w:sz w:val="24"/>
                <w:szCs w:val="24"/>
              </w:rPr>
            </w:pPr>
            <w:ins w:id="371" w:author="Eisan, Jenna (EHS)" w:date="2026-09-25T19:59:00Z" w16du:dateUtc="2026-09-25T23:59:00Z">
              <w:r w:rsidRPr="2227131C">
                <w:rPr>
                  <w:rFonts w:ascii="Times New Roman" w:eastAsia="Times New Roman" w:hAnsi="Times New Roman" w:cs="Times New Roman"/>
                  <w:color w:val="000000" w:themeColor="text1"/>
                  <w:sz w:val="24"/>
                  <w:szCs w:val="24"/>
                </w:rPr>
                <w:t>Spaulding Rehabilitation Hospital</w:t>
              </w:r>
              <w:r w:rsidR="0049591A">
                <w:rPr>
                  <w:rFonts w:ascii="Times New Roman" w:eastAsia="Times New Roman" w:hAnsi="Times New Roman" w:cs="Times New Roman"/>
                  <w:sz w:val="24"/>
                  <w:szCs w:val="24"/>
                </w:rPr>
                <w:t xml:space="preserve"> - </w:t>
              </w:r>
              <w:r w:rsidRPr="2227131C">
                <w:rPr>
                  <w:rFonts w:ascii="Times New Roman" w:eastAsia="Times New Roman" w:hAnsi="Times New Roman" w:cs="Times New Roman"/>
                  <w:color w:val="000000" w:themeColor="text1"/>
                  <w:sz w:val="24"/>
                  <w:szCs w:val="24"/>
                </w:rPr>
                <w:t>Cape Cod</w:t>
              </w:r>
            </w:ins>
          </w:p>
        </w:tc>
        <w:tc>
          <w:tcPr>
            <w:tcW w:w="1665" w:type="dxa"/>
            <w:tcMar>
              <w:left w:w="105" w:type="dxa"/>
              <w:right w:w="105" w:type="dxa"/>
            </w:tcMar>
            <w:vAlign w:val="bottom"/>
          </w:tcPr>
          <w:p w14:paraId="721DFFEE" w14:textId="77777777" w:rsidR="00691C83" w:rsidRDefault="00691C83" w:rsidP="006D28B9">
            <w:pPr>
              <w:jc w:val="center"/>
              <w:rPr>
                <w:ins w:id="372" w:author="Eisan, Jenna (EHS)" w:date="2026-09-25T19:59:00Z" w16du:dateUtc="2026-09-25T23:59:00Z"/>
                <w:rFonts w:ascii="Times New Roman" w:eastAsia="Times New Roman" w:hAnsi="Times New Roman" w:cs="Times New Roman"/>
                <w:color w:val="000000" w:themeColor="text1"/>
                <w:sz w:val="24"/>
                <w:szCs w:val="24"/>
              </w:rPr>
            </w:pPr>
            <w:ins w:id="373" w:author="Eisan, Jenna (EHS)" w:date="2026-09-25T19:59:00Z" w16du:dateUtc="2026-09-25T23:59:00Z">
              <w:r w:rsidRPr="6E06A1FD">
                <w:rPr>
                  <w:rFonts w:ascii="Times New Roman" w:eastAsia="Times New Roman" w:hAnsi="Times New Roman" w:cs="Times New Roman"/>
                  <w:color w:val="000000" w:themeColor="text1"/>
                  <w:sz w:val="24"/>
                  <w:szCs w:val="24"/>
                </w:rPr>
                <w:t>49.33%</w:t>
              </w:r>
            </w:ins>
          </w:p>
        </w:tc>
      </w:tr>
      <w:tr w:rsidR="00691C83" w14:paraId="59C54B21" w14:textId="77777777" w:rsidTr="00BA00E3">
        <w:trPr>
          <w:trHeight w:val="315"/>
          <w:ins w:id="374" w:author="Eisan, Jenna (EHS)" w:date="2026-09-25T19:59:00Z" w16du:dateUtc="2026-09-25T23:59:00Z"/>
        </w:trPr>
        <w:tc>
          <w:tcPr>
            <w:tcW w:w="7005" w:type="dxa"/>
            <w:tcMar>
              <w:left w:w="105" w:type="dxa"/>
              <w:right w:w="105" w:type="dxa"/>
            </w:tcMar>
          </w:tcPr>
          <w:p w14:paraId="34E332B0" w14:textId="0CDB3D6E" w:rsidR="00691C83" w:rsidRDefault="00691C83" w:rsidP="006D28B9">
            <w:pPr>
              <w:rPr>
                <w:ins w:id="375" w:author="Eisan, Jenna (EHS)" w:date="2026-09-25T19:59:00Z" w16du:dateUtc="2026-09-25T23:59:00Z"/>
                <w:rFonts w:ascii="Times New Roman" w:eastAsia="Times New Roman" w:hAnsi="Times New Roman" w:cs="Times New Roman"/>
                <w:color w:val="000000" w:themeColor="text1"/>
                <w:sz w:val="24"/>
                <w:szCs w:val="24"/>
              </w:rPr>
            </w:pPr>
            <w:ins w:id="376" w:author="Eisan, Jenna (EHS)" w:date="2026-09-25T19:59:00Z" w16du:dateUtc="2026-09-25T23:59:00Z">
              <w:r w:rsidRPr="2227131C">
                <w:rPr>
                  <w:rFonts w:ascii="Times New Roman" w:eastAsia="Times New Roman" w:hAnsi="Times New Roman" w:cs="Times New Roman"/>
                  <w:color w:val="000000" w:themeColor="text1"/>
                  <w:sz w:val="24"/>
                  <w:szCs w:val="24"/>
                </w:rPr>
                <w:t>Whittier Rehabilitation Hospital</w:t>
              </w:r>
              <w:r w:rsidR="0049591A">
                <w:rPr>
                  <w:rFonts w:ascii="Times New Roman" w:eastAsia="Times New Roman" w:hAnsi="Times New Roman" w:cs="Times New Roman"/>
                  <w:sz w:val="24"/>
                  <w:szCs w:val="24"/>
                </w:rPr>
                <w:t xml:space="preserve"> - </w:t>
              </w:r>
              <w:r w:rsidRPr="2227131C">
                <w:rPr>
                  <w:rFonts w:ascii="Times New Roman" w:eastAsia="Times New Roman" w:hAnsi="Times New Roman" w:cs="Times New Roman"/>
                  <w:color w:val="000000" w:themeColor="text1"/>
                  <w:sz w:val="24"/>
                  <w:szCs w:val="24"/>
                </w:rPr>
                <w:t>Bradford</w:t>
              </w:r>
            </w:ins>
          </w:p>
        </w:tc>
        <w:tc>
          <w:tcPr>
            <w:tcW w:w="1665" w:type="dxa"/>
            <w:tcMar>
              <w:left w:w="105" w:type="dxa"/>
              <w:right w:w="105" w:type="dxa"/>
            </w:tcMar>
            <w:vAlign w:val="bottom"/>
          </w:tcPr>
          <w:p w14:paraId="0B1C5A6A" w14:textId="77777777" w:rsidR="00691C83" w:rsidRDefault="00691C83" w:rsidP="006D28B9">
            <w:pPr>
              <w:jc w:val="center"/>
              <w:rPr>
                <w:ins w:id="377" w:author="Eisan, Jenna (EHS)" w:date="2026-09-25T19:59:00Z" w16du:dateUtc="2026-09-25T23:59:00Z"/>
                <w:rFonts w:ascii="Times New Roman" w:eastAsia="Times New Roman" w:hAnsi="Times New Roman" w:cs="Times New Roman"/>
                <w:color w:val="000000" w:themeColor="text1"/>
                <w:sz w:val="24"/>
                <w:szCs w:val="24"/>
              </w:rPr>
            </w:pPr>
            <w:ins w:id="378" w:author="Eisan, Jenna (EHS)" w:date="2026-09-25T19:59:00Z" w16du:dateUtc="2026-09-25T23:59:00Z">
              <w:r w:rsidRPr="6E06A1FD">
                <w:rPr>
                  <w:rFonts w:ascii="Times New Roman" w:eastAsia="Times New Roman" w:hAnsi="Times New Roman" w:cs="Times New Roman"/>
                  <w:color w:val="000000" w:themeColor="text1"/>
                  <w:sz w:val="24"/>
                  <w:szCs w:val="24"/>
                </w:rPr>
                <w:t>34.47%</w:t>
              </w:r>
            </w:ins>
          </w:p>
        </w:tc>
      </w:tr>
      <w:tr w:rsidR="00691C83" w14:paraId="667DAC0A" w14:textId="77777777" w:rsidTr="00BA00E3">
        <w:trPr>
          <w:trHeight w:val="315"/>
          <w:ins w:id="379" w:author="Eisan, Jenna (EHS)" w:date="2026-09-25T19:59:00Z" w16du:dateUtc="2026-09-25T23:59:00Z"/>
        </w:trPr>
        <w:tc>
          <w:tcPr>
            <w:tcW w:w="7005" w:type="dxa"/>
            <w:tcMar>
              <w:left w:w="105" w:type="dxa"/>
              <w:right w:w="105" w:type="dxa"/>
            </w:tcMar>
          </w:tcPr>
          <w:p w14:paraId="00E01ACB" w14:textId="51D06C24" w:rsidR="00691C83" w:rsidRDefault="00691C83" w:rsidP="006D28B9">
            <w:pPr>
              <w:rPr>
                <w:ins w:id="380" w:author="Eisan, Jenna (EHS)" w:date="2026-09-25T19:59:00Z" w16du:dateUtc="2026-09-25T23:59:00Z"/>
                <w:rFonts w:ascii="Times New Roman" w:eastAsia="Times New Roman" w:hAnsi="Times New Roman" w:cs="Times New Roman"/>
                <w:color w:val="000000" w:themeColor="text1"/>
                <w:sz w:val="24"/>
                <w:szCs w:val="24"/>
              </w:rPr>
            </w:pPr>
            <w:ins w:id="381" w:author="Eisan, Jenna (EHS)" w:date="2026-09-25T19:59:00Z" w16du:dateUtc="2026-09-25T23:59:00Z">
              <w:r w:rsidRPr="2227131C">
                <w:rPr>
                  <w:rFonts w:ascii="Times New Roman" w:eastAsia="Times New Roman" w:hAnsi="Times New Roman" w:cs="Times New Roman"/>
                  <w:color w:val="000000" w:themeColor="text1"/>
                  <w:sz w:val="24"/>
                  <w:szCs w:val="24"/>
                </w:rPr>
                <w:t>Whittier Rehabilitation Hospital</w:t>
              </w:r>
              <w:r w:rsidR="0049591A">
                <w:rPr>
                  <w:rFonts w:ascii="Times New Roman" w:eastAsia="Times New Roman" w:hAnsi="Times New Roman" w:cs="Times New Roman"/>
                  <w:sz w:val="24"/>
                  <w:szCs w:val="24"/>
                </w:rPr>
                <w:t xml:space="preserve"> - </w:t>
              </w:r>
              <w:r w:rsidRPr="2227131C">
                <w:rPr>
                  <w:rFonts w:ascii="Times New Roman" w:eastAsia="Times New Roman" w:hAnsi="Times New Roman" w:cs="Times New Roman"/>
                  <w:color w:val="000000" w:themeColor="text1"/>
                  <w:sz w:val="24"/>
                  <w:szCs w:val="24"/>
                </w:rPr>
                <w:t>Westborough</w:t>
              </w:r>
            </w:ins>
          </w:p>
        </w:tc>
        <w:tc>
          <w:tcPr>
            <w:tcW w:w="1665" w:type="dxa"/>
            <w:tcMar>
              <w:left w:w="105" w:type="dxa"/>
              <w:right w:w="105" w:type="dxa"/>
            </w:tcMar>
            <w:vAlign w:val="bottom"/>
          </w:tcPr>
          <w:p w14:paraId="30707D24" w14:textId="77777777" w:rsidR="00691C83" w:rsidRDefault="00691C83" w:rsidP="006D28B9">
            <w:pPr>
              <w:jc w:val="center"/>
              <w:rPr>
                <w:ins w:id="382" w:author="Eisan, Jenna (EHS)" w:date="2026-09-25T19:59:00Z" w16du:dateUtc="2026-09-25T23:59:00Z"/>
                <w:rFonts w:ascii="Times New Roman" w:eastAsia="Times New Roman" w:hAnsi="Times New Roman" w:cs="Times New Roman"/>
                <w:color w:val="000000" w:themeColor="text1"/>
                <w:sz w:val="24"/>
                <w:szCs w:val="24"/>
              </w:rPr>
            </w:pPr>
            <w:ins w:id="383" w:author="Eisan, Jenna (EHS)" w:date="2026-09-25T19:59:00Z" w16du:dateUtc="2026-09-25T23:59:00Z">
              <w:r w:rsidRPr="6E06A1FD">
                <w:rPr>
                  <w:rFonts w:ascii="Times New Roman" w:eastAsia="Times New Roman" w:hAnsi="Times New Roman" w:cs="Times New Roman"/>
                  <w:color w:val="000000" w:themeColor="text1"/>
                  <w:sz w:val="24"/>
                  <w:szCs w:val="24"/>
                </w:rPr>
                <w:t>35.00%</w:t>
              </w:r>
            </w:ins>
          </w:p>
        </w:tc>
      </w:tr>
    </w:tbl>
    <w:p w14:paraId="3A881F9B" w14:textId="7E3DD86E" w:rsidR="00EE4CAE" w:rsidRDefault="00691C83">
      <w:pPr>
        <w:rPr>
          <w:ins w:id="384" w:author="Eisan, Jenna (EHS)" w:date="2026-09-25T19:59:00Z" w16du:dateUtc="2026-09-25T23:59:00Z"/>
        </w:rPr>
      </w:pPr>
      <w:ins w:id="385" w:author="Eisan, Jenna (EHS)" w:date="2026-09-25T19:59:00Z" w16du:dateUtc="2026-09-25T23:59:00Z">
        <w:r w:rsidRPr="544FE021">
          <w:rPr>
            <w:rFonts w:ascii="Times New Roman" w:eastAsia="Times New Roman" w:hAnsi="Times New Roman" w:cs="Times New Roman"/>
            <w:b/>
            <w:bCs/>
            <w:color w:val="000000" w:themeColor="text1"/>
            <w:sz w:val="24"/>
            <w:szCs w:val="24"/>
          </w:rPr>
          <w:t xml:space="preserve">Nonacute Hospital Median PAF for Out-of-State and New </w:t>
        </w:r>
        <w:bookmarkStart w:id="386" w:name="_Int_fJ2PnO0i"/>
        <w:r w:rsidRPr="544FE021">
          <w:rPr>
            <w:rFonts w:ascii="Times New Roman" w:eastAsia="Times New Roman" w:hAnsi="Times New Roman" w:cs="Times New Roman"/>
            <w:b/>
            <w:bCs/>
            <w:color w:val="000000" w:themeColor="text1"/>
            <w:sz w:val="24"/>
            <w:szCs w:val="24"/>
          </w:rPr>
          <w:t xml:space="preserve">Hospitals  </w:t>
        </w:r>
        <w:r>
          <w:tab/>
        </w:r>
        <w:bookmarkEnd w:id="386"/>
        <w:r w:rsidRPr="544FE021">
          <w:rPr>
            <w:rFonts w:ascii="Times New Roman" w:eastAsia="Times New Roman" w:hAnsi="Times New Roman" w:cs="Times New Roman"/>
            <w:b/>
            <w:bCs/>
            <w:color w:val="000000" w:themeColor="text1"/>
            <w:sz w:val="24"/>
            <w:szCs w:val="24"/>
          </w:rPr>
          <w:t xml:space="preserve">  </w:t>
        </w:r>
        <w:r>
          <w:rPr>
            <w:rFonts w:ascii="Times New Roman" w:eastAsia="Times New Roman" w:hAnsi="Times New Roman" w:cs="Times New Roman"/>
            <w:b/>
            <w:bCs/>
            <w:color w:val="000000" w:themeColor="text1"/>
            <w:sz w:val="24"/>
            <w:szCs w:val="24"/>
          </w:rPr>
          <w:t xml:space="preserve">  </w:t>
        </w:r>
        <w:r w:rsidRPr="544FE021">
          <w:rPr>
            <w:rFonts w:ascii="Times New Roman" w:eastAsia="Times New Roman" w:hAnsi="Times New Roman" w:cs="Times New Roman"/>
            <w:b/>
            <w:bCs/>
            <w:color w:val="000000" w:themeColor="text1"/>
            <w:sz w:val="24"/>
            <w:szCs w:val="24"/>
          </w:rPr>
          <w:t>48.66%</w:t>
        </w:r>
      </w:ins>
    </w:p>
    <w:p w14:paraId="3561C7A3" w14:textId="0334914F" w:rsidR="0041466F" w:rsidRDefault="0041466F" w:rsidP="0041466F">
      <w:pPr>
        <w:rPr>
          <w:ins w:id="387" w:author="Eisan, Jenna (EHS)" w:date="2026-09-25T19:59:00Z" w16du:dateUtc="2026-09-25T23:59:00Z"/>
        </w:rPr>
      </w:pPr>
    </w:p>
    <w:p w14:paraId="5A536571" w14:textId="77777777" w:rsidR="00F24599" w:rsidRPr="00F24599" w:rsidRDefault="0041466F" w:rsidP="00F24599">
      <w:pPr>
        <w:ind w:left="720" w:hanging="360"/>
        <w:jc w:val="center"/>
        <w:rPr>
          <w:del w:id="388" w:author="Eisan, Jenna (EHS)" w:date="2026-09-25T19:59:00Z" w16du:dateUtc="2026-09-25T23:59:00Z"/>
          <w:rFonts w:ascii="Arial" w:hAnsi="Arial" w:cs="Arial"/>
          <w:b/>
          <w:bCs/>
        </w:rPr>
      </w:pPr>
      <w:ins w:id="389" w:author="Eisan, Jenna (EHS)" w:date="2026-09-25T19:59:00Z" w16du:dateUtc="2026-09-25T23:59:00Z">
        <w:r>
          <w:tab/>
        </w:r>
      </w:ins>
      <w:del w:id="390" w:author="Eisan, Jenna (EHS)" w:date="2026-09-25T19:59:00Z" w16du:dateUtc="2026-09-25T23:59:00Z">
        <w:r w:rsidR="00F24599" w:rsidRPr="00F24599">
          <w:rPr>
            <w:rFonts w:ascii="Arial" w:hAnsi="Arial" w:cs="Arial"/>
            <w:b/>
            <w:bCs/>
          </w:rPr>
          <w:delText>Text Summary Annagh</w:delText>
        </w:r>
      </w:del>
    </w:p>
    <w:p w14:paraId="4C678940" w14:textId="77777777" w:rsidR="00F24599" w:rsidRDefault="00F24599" w:rsidP="00F24599">
      <w:pPr>
        <w:ind w:left="720" w:hanging="360"/>
        <w:rPr>
          <w:del w:id="391" w:author="Eisan, Jenna (EHS)" w:date="2026-09-25T19:59:00Z" w16du:dateUtc="2026-09-25T23:59:00Z"/>
        </w:rPr>
      </w:pPr>
    </w:p>
    <w:p w14:paraId="3B0936FD" w14:textId="77777777" w:rsidR="009B7974" w:rsidRPr="00F24599" w:rsidRDefault="00E71472" w:rsidP="00F24599">
      <w:pPr>
        <w:numPr>
          <w:ilvl w:val="0"/>
          <w:numId w:val="1"/>
        </w:numPr>
        <w:rPr>
          <w:del w:id="392" w:author="Eisan, Jenna (EHS)" w:date="2026-09-25T19:59:00Z" w16du:dateUtc="2026-09-25T23:59:00Z"/>
          <w:rFonts w:ascii="Arial" w:hAnsi="Arial" w:cs="Arial"/>
          <w:b/>
          <w:sz w:val="20"/>
          <w:szCs w:val="20"/>
          <w:lang w:val="en-IE"/>
        </w:rPr>
      </w:pPr>
      <w:del w:id="393" w:author="Eisan, Jenna (EHS)" w:date="2026-09-25T19:59:00Z" w16du:dateUtc="2026-09-25T23:59:00Z">
        <w:r w:rsidRPr="00F24599">
          <w:rPr>
            <w:rFonts w:ascii="Arial" w:hAnsi="Arial" w:cs="Arial"/>
            <w:b/>
            <w:sz w:val="20"/>
            <w:szCs w:val="20"/>
            <w:lang w:val="en-IE"/>
          </w:rPr>
          <w:delText>Accommodation</w:delText>
        </w:r>
      </w:del>
    </w:p>
    <w:p w14:paraId="6B8F6079" w14:textId="77777777" w:rsidR="00E71472" w:rsidRPr="00F24599" w:rsidRDefault="00E71472">
      <w:pPr>
        <w:rPr>
          <w:del w:id="394" w:author="Eisan, Jenna (EHS)" w:date="2026-09-25T19:59:00Z" w16du:dateUtc="2026-09-25T23:59:00Z"/>
          <w:rFonts w:ascii="Arial" w:hAnsi="Arial" w:cs="Arial"/>
          <w:sz w:val="20"/>
          <w:szCs w:val="20"/>
          <w:lang w:val="en-IE"/>
        </w:rPr>
      </w:pPr>
    </w:p>
    <w:p w14:paraId="7674F69E" w14:textId="77777777" w:rsidR="00E71472" w:rsidRPr="00F24599" w:rsidRDefault="00E71472">
      <w:pPr>
        <w:rPr>
          <w:del w:id="395" w:author="Eisan, Jenna (EHS)" w:date="2026-09-25T19:59:00Z" w16du:dateUtc="2026-09-25T23:59:00Z"/>
          <w:rFonts w:ascii="Arial" w:hAnsi="Arial" w:cs="Arial"/>
          <w:sz w:val="20"/>
          <w:szCs w:val="20"/>
          <w:lang w:val="en-IE"/>
        </w:rPr>
      </w:pPr>
      <w:del w:id="396" w:author="Eisan, Jenna (EHS)" w:date="2026-09-25T19:59:00Z" w16du:dateUtc="2026-09-25T23:59:00Z">
        <w:r w:rsidRPr="00F24599">
          <w:rPr>
            <w:rFonts w:ascii="Arial" w:hAnsi="Arial" w:cs="Arial"/>
            <w:sz w:val="20"/>
            <w:szCs w:val="20"/>
            <w:lang w:val="en-IE"/>
          </w:rPr>
          <w:delText xml:space="preserve">Accommodation and catering facilities listed for the parish of Annagh include the Central Hotel Ballyhaunis and a few boarding houses and restaurants. </w:delText>
        </w:r>
      </w:del>
    </w:p>
    <w:p w14:paraId="00260490" w14:textId="77777777" w:rsidR="00E71472" w:rsidRPr="00F24599" w:rsidRDefault="00E71472">
      <w:pPr>
        <w:rPr>
          <w:del w:id="397" w:author="Eisan, Jenna (EHS)" w:date="2026-09-25T19:59:00Z" w16du:dateUtc="2026-09-25T23:59:00Z"/>
          <w:rFonts w:ascii="Arial" w:hAnsi="Arial" w:cs="Arial"/>
          <w:sz w:val="20"/>
          <w:szCs w:val="20"/>
          <w:lang w:val="en-IE"/>
        </w:rPr>
      </w:pPr>
    </w:p>
    <w:p w14:paraId="4D89B0D9" w14:textId="77777777" w:rsidR="00E71472" w:rsidRPr="00F24599" w:rsidRDefault="00E71472" w:rsidP="00F24599">
      <w:pPr>
        <w:numPr>
          <w:ilvl w:val="0"/>
          <w:numId w:val="1"/>
        </w:numPr>
        <w:rPr>
          <w:del w:id="398" w:author="Eisan, Jenna (EHS)" w:date="2026-09-25T19:59:00Z" w16du:dateUtc="2026-09-25T23:59:00Z"/>
          <w:rFonts w:ascii="Arial" w:hAnsi="Arial" w:cs="Arial"/>
          <w:b/>
          <w:sz w:val="20"/>
          <w:szCs w:val="20"/>
          <w:lang w:val="en-IE"/>
        </w:rPr>
      </w:pPr>
      <w:del w:id="399" w:author="Eisan, Jenna (EHS)" w:date="2026-09-25T19:59:00Z" w16du:dateUtc="2026-09-25T23:59:00Z">
        <w:r w:rsidRPr="00F24599">
          <w:rPr>
            <w:rFonts w:ascii="Arial" w:hAnsi="Arial" w:cs="Arial"/>
            <w:b/>
            <w:sz w:val="20"/>
            <w:szCs w:val="20"/>
            <w:lang w:val="en-IE"/>
          </w:rPr>
          <w:delText>Amenities and general information.</w:delText>
        </w:r>
      </w:del>
    </w:p>
    <w:p w14:paraId="365258F0" w14:textId="77777777" w:rsidR="00E71472" w:rsidRPr="00F24599" w:rsidRDefault="00E71472">
      <w:pPr>
        <w:rPr>
          <w:del w:id="400" w:author="Eisan, Jenna (EHS)" w:date="2026-09-25T19:59:00Z" w16du:dateUtc="2026-09-25T23:59:00Z"/>
          <w:rFonts w:ascii="Arial" w:hAnsi="Arial" w:cs="Arial"/>
          <w:sz w:val="20"/>
          <w:szCs w:val="20"/>
          <w:lang w:val="en-IE"/>
        </w:rPr>
      </w:pPr>
    </w:p>
    <w:p w14:paraId="102ACAD4" w14:textId="77777777" w:rsidR="00E71472" w:rsidRPr="00F24599" w:rsidRDefault="00E71472">
      <w:pPr>
        <w:rPr>
          <w:del w:id="401" w:author="Eisan, Jenna (EHS)" w:date="2026-09-25T19:59:00Z" w16du:dateUtc="2026-09-25T23:59:00Z"/>
          <w:rFonts w:ascii="Arial" w:hAnsi="Arial" w:cs="Arial"/>
          <w:sz w:val="20"/>
          <w:szCs w:val="20"/>
          <w:lang w:val="en-IE"/>
        </w:rPr>
      </w:pPr>
      <w:del w:id="402" w:author="Eisan, Jenna (EHS)" w:date="2026-09-25T19:59:00Z" w16du:dateUtc="2026-09-25T23:59:00Z">
        <w:r w:rsidRPr="00F24599">
          <w:rPr>
            <w:rFonts w:ascii="Arial" w:hAnsi="Arial" w:cs="Arial"/>
            <w:sz w:val="20"/>
            <w:szCs w:val="20"/>
            <w:lang w:val="en-IE"/>
          </w:rPr>
          <w:delText xml:space="preserve">This section of the survey for Annagh parish lists the various amenities in Ballyhaunis town, population at the time, 1123. Under the heading of “Important public buildings” there are detailed descriptions of St. Patrick’s church and the church of the Augustinian Abbey. Included in the list of amenities are 3 dance halls, cinema and branch </w:delText>
        </w:r>
        <w:r w:rsidR="00F24599" w:rsidRPr="00F24599">
          <w:rPr>
            <w:rFonts w:ascii="Arial" w:hAnsi="Arial" w:cs="Arial"/>
            <w:sz w:val="20"/>
            <w:szCs w:val="20"/>
            <w:lang w:val="en-IE"/>
          </w:rPr>
          <w:delText>of Mayo</w:delText>
        </w:r>
        <w:r w:rsidRPr="00F24599">
          <w:rPr>
            <w:rFonts w:ascii="Arial" w:hAnsi="Arial" w:cs="Arial"/>
            <w:sz w:val="20"/>
            <w:szCs w:val="20"/>
            <w:lang w:val="en-IE"/>
          </w:rPr>
          <w:delText xml:space="preserve"> library service in the parochial hall, national school, Convent of Mercy and Vocational School. </w:delText>
        </w:r>
        <w:r w:rsidR="00F24599" w:rsidRPr="00F24599">
          <w:rPr>
            <w:rFonts w:ascii="Arial" w:hAnsi="Arial" w:cs="Arial"/>
            <w:sz w:val="20"/>
            <w:szCs w:val="20"/>
            <w:lang w:val="en-IE"/>
          </w:rPr>
          <w:delText>Also,</w:delText>
        </w:r>
        <w:r w:rsidRPr="00F24599">
          <w:rPr>
            <w:rFonts w:ascii="Arial" w:hAnsi="Arial" w:cs="Arial"/>
            <w:sz w:val="20"/>
            <w:szCs w:val="20"/>
            <w:lang w:val="en-IE"/>
          </w:rPr>
          <w:delText xml:space="preserve"> there are brief notes on the water supply and sewage system.</w:delText>
        </w:r>
      </w:del>
    </w:p>
    <w:p w14:paraId="54B3E01C" w14:textId="77777777" w:rsidR="00D9202D" w:rsidRPr="00F24599" w:rsidRDefault="00D9202D">
      <w:pPr>
        <w:rPr>
          <w:del w:id="403" w:author="Eisan, Jenna (EHS)" w:date="2026-09-25T19:59:00Z" w16du:dateUtc="2026-09-25T23:59:00Z"/>
          <w:rFonts w:ascii="Arial" w:hAnsi="Arial" w:cs="Arial"/>
          <w:sz w:val="20"/>
          <w:szCs w:val="20"/>
          <w:lang w:val="en-IE"/>
        </w:rPr>
      </w:pPr>
    </w:p>
    <w:p w14:paraId="13A97BC0" w14:textId="77777777" w:rsidR="00D9202D" w:rsidRPr="00F24599" w:rsidRDefault="00D9202D" w:rsidP="00F24599">
      <w:pPr>
        <w:numPr>
          <w:ilvl w:val="0"/>
          <w:numId w:val="1"/>
        </w:numPr>
        <w:rPr>
          <w:del w:id="404" w:author="Eisan, Jenna (EHS)" w:date="2026-09-25T19:59:00Z" w16du:dateUtc="2026-09-25T23:59:00Z"/>
          <w:rFonts w:ascii="Arial" w:hAnsi="Arial" w:cs="Arial"/>
          <w:b/>
          <w:sz w:val="20"/>
          <w:szCs w:val="20"/>
          <w:lang w:val="en-IE"/>
        </w:rPr>
      </w:pPr>
      <w:del w:id="405" w:author="Eisan, Jenna (EHS)" w:date="2026-09-25T19:59:00Z" w16du:dateUtc="2026-09-25T23:59:00Z">
        <w:r w:rsidRPr="00F24599">
          <w:rPr>
            <w:rFonts w:ascii="Arial" w:hAnsi="Arial" w:cs="Arial"/>
            <w:b/>
            <w:sz w:val="20"/>
            <w:szCs w:val="20"/>
            <w:lang w:val="en-IE"/>
          </w:rPr>
          <w:delText>Antiquities</w:delText>
        </w:r>
      </w:del>
    </w:p>
    <w:p w14:paraId="67FD259A" w14:textId="77777777" w:rsidR="00D9202D" w:rsidRPr="00F24599" w:rsidRDefault="00D9202D">
      <w:pPr>
        <w:rPr>
          <w:del w:id="406" w:author="Eisan, Jenna (EHS)" w:date="2026-09-25T19:59:00Z" w16du:dateUtc="2026-09-25T23:59:00Z"/>
          <w:rFonts w:ascii="Arial" w:hAnsi="Arial" w:cs="Arial"/>
          <w:sz w:val="20"/>
          <w:szCs w:val="20"/>
          <w:lang w:val="en-IE"/>
        </w:rPr>
      </w:pPr>
    </w:p>
    <w:p w14:paraId="75986F44" w14:textId="77777777" w:rsidR="00D9202D" w:rsidRPr="00F24599" w:rsidRDefault="00D9202D">
      <w:pPr>
        <w:rPr>
          <w:del w:id="407" w:author="Eisan, Jenna (EHS)" w:date="2026-09-25T19:59:00Z" w16du:dateUtc="2026-09-25T23:59:00Z"/>
          <w:rFonts w:ascii="Arial" w:hAnsi="Arial" w:cs="Arial"/>
          <w:sz w:val="20"/>
          <w:szCs w:val="20"/>
          <w:lang w:val="en-IE"/>
        </w:rPr>
      </w:pPr>
      <w:del w:id="408" w:author="Eisan, Jenna (EHS)" w:date="2026-09-25T19:59:00Z" w16du:dateUtc="2026-09-25T23:59:00Z">
        <w:r w:rsidRPr="00F24599">
          <w:rPr>
            <w:rFonts w:ascii="Arial" w:hAnsi="Arial" w:cs="Arial"/>
            <w:sz w:val="20"/>
            <w:szCs w:val="20"/>
            <w:lang w:val="en-IE"/>
          </w:rPr>
          <w:delText>There are numerous antiquities described in this section of the survey for Annagh parish:</w:delText>
        </w:r>
      </w:del>
    </w:p>
    <w:p w14:paraId="73F17A3D" w14:textId="77777777" w:rsidR="00D9202D" w:rsidRPr="00F24599" w:rsidRDefault="00D9202D">
      <w:pPr>
        <w:rPr>
          <w:del w:id="409" w:author="Eisan, Jenna (EHS)" w:date="2026-09-25T19:59:00Z" w16du:dateUtc="2026-09-25T23:59:00Z"/>
          <w:rFonts w:ascii="Arial" w:hAnsi="Arial" w:cs="Arial"/>
          <w:sz w:val="20"/>
          <w:szCs w:val="20"/>
          <w:lang w:val="en-IE"/>
        </w:rPr>
      </w:pPr>
    </w:p>
    <w:p w14:paraId="11EB5DCA" w14:textId="77777777" w:rsidR="00D9202D" w:rsidRPr="00F24599" w:rsidRDefault="00D9202D" w:rsidP="00F24599">
      <w:pPr>
        <w:numPr>
          <w:ilvl w:val="0"/>
          <w:numId w:val="1"/>
        </w:numPr>
        <w:ind w:left="1080"/>
        <w:rPr>
          <w:del w:id="410" w:author="Eisan, Jenna (EHS)" w:date="2026-09-25T19:59:00Z" w16du:dateUtc="2026-09-25T23:59:00Z"/>
          <w:rFonts w:ascii="Arial" w:hAnsi="Arial" w:cs="Arial"/>
          <w:sz w:val="20"/>
          <w:szCs w:val="20"/>
          <w:lang w:val="en-IE"/>
        </w:rPr>
      </w:pPr>
      <w:del w:id="411" w:author="Eisan, Jenna (EHS)" w:date="2026-09-25T19:59:00Z" w16du:dateUtc="2026-09-25T23:59:00Z">
        <w:r w:rsidRPr="00F24599">
          <w:rPr>
            <w:rFonts w:ascii="Arial" w:hAnsi="Arial" w:cs="Arial"/>
            <w:sz w:val="20"/>
            <w:szCs w:val="20"/>
            <w:lang w:val="en-IE"/>
          </w:rPr>
          <w:delText>Remnants of a church in townland of Holywell. May have been a Franciscan church built on site where St. Patrick reputedly built a church. Close by is a holy well, Tobar Mucna, also associated with St. Patrick</w:delText>
        </w:r>
      </w:del>
    </w:p>
    <w:p w14:paraId="0D79C9F4" w14:textId="77777777" w:rsidR="00D9202D" w:rsidRPr="00F24599" w:rsidRDefault="00D9202D" w:rsidP="00F24599">
      <w:pPr>
        <w:ind w:left="360"/>
        <w:rPr>
          <w:del w:id="412" w:author="Eisan, Jenna (EHS)" w:date="2026-09-25T19:59:00Z" w16du:dateUtc="2026-09-25T23:59:00Z"/>
          <w:rFonts w:ascii="Arial" w:hAnsi="Arial" w:cs="Arial"/>
          <w:sz w:val="20"/>
          <w:szCs w:val="20"/>
          <w:lang w:val="en-IE"/>
        </w:rPr>
      </w:pPr>
    </w:p>
    <w:p w14:paraId="144558A1" w14:textId="77777777" w:rsidR="00D9202D" w:rsidRPr="00F24599" w:rsidRDefault="00D9202D" w:rsidP="00F24599">
      <w:pPr>
        <w:numPr>
          <w:ilvl w:val="0"/>
          <w:numId w:val="1"/>
        </w:numPr>
        <w:ind w:left="1080"/>
        <w:rPr>
          <w:del w:id="413" w:author="Eisan, Jenna (EHS)" w:date="2026-09-25T19:59:00Z" w16du:dateUtc="2026-09-25T23:59:00Z"/>
          <w:rFonts w:ascii="Arial" w:hAnsi="Arial" w:cs="Arial"/>
          <w:sz w:val="20"/>
          <w:szCs w:val="20"/>
          <w:lang w:val="en-IE"/>
        </w:rPr>
      </w:pPr>
      <w:del w:id="414" w:author="Eisan, Jenna (EHS)" w:date="2026-09-25T19:59:00Z" w16du:dateUtc="2026-09-25T23:59:00Z">
        <w:r w:rsidRPr="00F24599">
          <w:rPr>
            <w:rFonts w:ascii="Arial" w:hAnsi="Arial" w:cs="Arial"/>
            <w:sz w:val="20"/>
            <w:szCs w:val="20"/>
            <w:lang w:val="en-IE"/>
          </w:rPr>
          <w:delText>Ogham Stone at Bracklaghboy. The surveyor also included a photograph of this.</w:delText>
        </w:r>
      </w:del>
    </w:p>
    <w:p w14:paraId="4365DACD" w14:textId="77777777" w:rsidR="00D9202D" w:rsidRPr="00F24599" w:rsidRDefault="00D9202D" w:rsidP="00F24599">
      <w:pPr>
        <w:ind w:left="360"/>
        <w:rPr>
          <w:del w:id="415" w:author="Eisan, Jenna (EHS)" w:date="2026-09-25T19:59:00Z" w16du:dateUtc="2026-09-25T23:59:00Z"/>
          <w:rFonts w:ascii="Arial" w:hAnsi="Arial" w:cs="Arial"/>
          <w:sz w:val="20"/>
          <w:szCs w:val="20"/>
          <w:lang w:val="en-IE"/>
        </w:rPr>
      </w:pPr>
    </w:p>
    <w:p w14:paraId="3587BACC" w14:textId="77777777" w:rsidR="00D9202D" w:rsidRPr="00F24599" w:rsidRDefault="00D9202D" w:rsidP="00F24599">
      <w:pPr>
        <w:numPr>
          <w:ilvl w:val="0"/>
          <w:numId w:val="1"/>
        </w:numPr>
        <w:ind w:left="1080"/>
        <w:rPr>
          <w:del w:id="416" w:author="Eisan, Jenna (EHS)" w:date="2026-09-25T19:59:00Z" w16du:dateUtc="2026-09-25T23:59:00Z"/>
          <w:rFonts w:ascii="Arial" w:hAnsi="Arial" w:cs="Arial"/>
          <w:sz w:val="20"/>
          <w:szCs w:val="20"/>
          <w:lang w:val="en-IE"/>
        </w:rPr>
      </w:pPr>
      <w:del w:id="417" w:author="Eisan, Jenna (EHS)" w:date="2026-09-25T19:59:00Z" w16du:dateUtc="2026-09-25T23:59:00Z">
        <w:r w:rsidRPr="00F24599">
          <w:rPr>
            <w:rFonts w:ascii="Arial" w:hAnsi="Arial" w:cs="Arial"/>
            <w:sz w:val="20"/>
            <w:szCs w:val="20"/>
            <w:lang w:val="en-IE"/>
          </w:rPr>
          <w:delText>Megalithic structure at Grallagh, apparently a burial chamber.</w:delText>
        </w:r>
      </w:del>
    </w:p>
    <w:p w14:paraId="3315F329" w14:textId="77777777" w:rsidR="00D9202D" w:rsidRPr="00F24599" w:rsidRDefault="00D9202D" w:rsidP="00F24599">
      <w:pPr>
        <w:ind w:left="360"/>
        <w:rPr>
          <w:del w:id="418" w:author="Eisan, Jenna (EHS)" w:date="2026-09-25T19:59:00Z" w16du:dateUtc="2026-09-25T23:59:00Z"/>
          <w:rFonts w:ascii="Arial" w:hAnsi="Arial" w:cs="Arial"/>
          <w:sz w:val="20"/>
          <w:szCs w:val="20"/>
          <w:lang w:val="en-IE"/>
        </w:rPr>
      </w:pPr>
    </w:p>
    <w:p w14:paraId="6C1E3792" w14:textId="77777777" w:rsidR="00D9202D" w:rsidRPr="00F24599" w:rsidRDefault="00D9202D" w:rsidP="00F24599">
      <w:pPr>
        <w:numPr>
          <w:ilvl w:val="0"/>
          <w:numId w:val="1"/>
        </w:numPr>
        <w:ind w:left="1080"/>
        <w:rPr>
          <w:del w:id="419" w:author="Eisan, Jenna (EHS)" w:date="2026-09-25T19:59:00Z" w16du:dateUtc="2026-09-25T23:59:00Z"/>
          <w:rFonts w:ascii="Arial" w:hAnsi="Arial" w:cs="Arial"/>
          <w:sz w:val="20"/>
          <w:szCs w:val="20"/>
          <w:lang w:val="en-IE"/>
        </w:rPr>
      </w:pPr>
      <w:del w:id="420" w:author="Eisan, Jenna (EHS)" w:date="2026-09-25T19:59:00Z" w16du:dateUtc="2026-09-25T23:59:00Z">
        <w:r w:rsidRPr="00F24599">
          <w:rPr>
            <w:rFonts w:ascii="Arial" w:hAnsi="Arial" w:cs="Arial"/>
            <w:sz w:val="20"/>
            <w:szCs w:val="20"/>
            <w:lang w:val="en-IE"/>
          </w:rPr>
          <w:delText>Lios in Bargarriff</w:delText>
        </w:r>
      </w:del>
    </w:p>
    <w:p w14:paraId="5E46C769" w14:textId="77777777" w:rsidR="00D9202D" w:rsidRPr="00F24599" w:rsidRDefault="00D9202D" w:rsidP="00F24599">
      <w:pPr>
        <w:ind w:left="360"/>
        <w:rPr>
          <w:del w:id="421" w:author="Eisan, Jenna (EHS)" w:date="2026-09-25T19:59:00Z" w16du:dateUtc="2026-09-25T23:59:00Z"/>
          <w:rFonts w:ascii="Arial" w:hAnsi="Arial" w:cs="Arial"/>
          <w:sz w:val="20"/>
          <w:szCs w:val="20"/>
          <w:lang w:val="en-IE"/>
        </w:rPr>
      </w:pPr>
    </w:p>
    <w:p w14:paraId="5C5CEC39" w14:textId="77777777" w:rsidR="00D9202D" w:rsidRPr="00F24599" w:rsidRDefault="00D9202D" w:rsidP="00F24599">
      <w:pPr>
        <w:numPr>
          <w:ilvl w:val="0"/>
          <w:numId w:val="1"/>
        </w:numPr>
        <w:ind w:left="1080"/>
        <w:rPr>
          <w:del w:id="422" w:author="Eisan, Jenna (EHS)" w:date="2026-09-25T19:59:00Z" w16du:dateUtc="2026-09-25T23:59:00Z"/>
          <w:rFonts w:ascii="Arial" w:hAnsi="Arial" w:cs="Arial"/>
          <w:sz w:val="20"/>
          <w:szCs w:val="20"/>
          <w:lang w:val="en-IE"/>
        </w:rPr>
      </w:pPr>
      <w:del w:id="423" w:author="Eisan, Jenna (EHS)" w:date="2026-09-25T19:59:00Z" w16du:dateUtc="2026-09-25T23:59:00Z">
        <w:r w:rsidRPr="00F24599">
          <w:rPr>
            <w:rFonts w:ascii="Arial" w:hAnsi="Arial" w:cs="Arial"/>
            <w:sz w:val="20"/>
            <w:szCs w:val="20"/>
            <w:lang w:val="en-IE"/>
          </w:rPr>
          <w:delText>Souterrains in Brackloon and Carrowkeel</w:delText>
        </w:r>
      </w:del>
    </w:p>
    <w:p w14:paraId="73DF21D1" w14:textId="77777777" w:rsidR="00D9202D" w:rsidRPr="00F24599" w:rsidRDefault="00D9202D" w:rsidP="00F24599">
      <w:pPr>
        <w:ind w:left="360"/>
        <w:rPr>
          <w:del w:id="424" w:author="Eisan, Jenna (EHS)" w:date="2026-09-25T19:59:00Z" w16du:dateUtc="2026-09-25T23:59:00Z"/>
          <w:rFonts w:ascii="Arial" w:hAnsi="Arial" w:cs="Arial"/>
          <w:sz w:val="20"/>
          <w:szCs w:val="20"/>
          <w:lang w:val="en-IE"/>
        </w:rPr>
      </w:pPr>
    </w:p>
    <w:p w14:paraId="52214A55" w14:textId="77777777" w:rsidR="00D9202D" w:rsidRPr="00F24599" w:rsidRDefault="00D9202D" w:rsidP="00F24599">
      <w:pPr>
        <w:numPr>
          <w:ilvl w:val="0"/>
          <w:numId w:val="1"/>
        </w:numPr>
        <w:ind w:left="1080"/>
        <w:rPr>
          <w:del w:id="425" w:author="Eisan, Jenna (EHS)" w:date="2026-09-25T19:59:00Z" w16du:dateUtc="2026-09-25T23:59:00Z"/>
          <w:rFonts w:ascii="Arial" w:hAnsi="Arial" w:cs="Arial"/>
          <w:sz w:val="20"/>
          <w:szCs w:val="20"/>
          <w:lang w:val="en-IE"/>
        </w:rPr>
      </w:pPr>
      <w:del w:id="426" w:author="Eisan, Jenna (EHS)" w:date="2026-09-25T19:59:00Z" w16du:dateUtc="2026-09-25T23:59:00Z">
        <w:r w:rsidRPr="00F24599">
          <w:rPr>
            <w:rFonts w:ascii="Arial" w:hAnsi="Arial" w:cs="Arial"/>
            <w:sz w:val="20"/>
            <w:szCs w:val="20"/>
            <w:lang w:val="en-IE"/>
          </w:rPr>
          <w:delText xml:space="preserve">Island Castle: situated in Island townland. Scacely deserving of the name “Castle”. Believed to have been built by </w:delText>
        </w:r>
        <w:r w:rsidR="00BC6ABE" w:rsidRPr="00F24599">
          <w:rPr>
            <w:rFonts w:ascii="Arial" w:hAnsi="Arial" w:cs="Arial"/>
            <w:sz w:val="20"/>
            <w:szCs w:val="20"/>
            <w:lang w:val="en-IE"/>
          </w:rPr>
          <w:delText>a branch of the MacCostello clan in the 17</w:delText>
        </w:r>
        <w:r w:rsidR="00BC6ABE" w:rsidRPr="00F24599">
          <w:rPr>
            <w:rFonts w:ascii="Arial" w:hAnsi="Arial" w:cs="Arial"/>
            <w:sz w:val="20"/>
            <w:szCs w:val="20"/>
            <w:vertAlign w:val="superscript"/>
            <w:lang w:val="en-IE"/>
          </w:rPr>
          <w:delText>th</w:delText>
        </w:r>
        <w:r w:rsidR="00BC6ABE" w:rsidRPr="00F24599">
          <w:rPr>
            <w:rFonts w:ascii="Arial" w:hAnsi="Arial" w:cs="Arial"/>
            <w:sz w:val="20"/>
            <w:szCs w:val="20"/>
            <w:lang w:val="en-IE"/>
          </w:rPr>
          <w:delText xml:space="preserve"> century. </w:delText>
        </w:r>
      </w:del>
    </w:p>
    <w:p w14:paraId="622D7F03" w14:textId="77777777" w:rsidR="00BC6ABE" w:rsidRPr="00F24599" w:rsidRDefault="00BC6ABE" w:rsidP="00F24599">
      <w:pPr>
        <w:ind w:left="360"/>
        <w:rPr>
          <w:del w:id="427" w:author="Eisan, Jenna (EHS)" w:date="2026-09-25T19:59:00Z" w16du:dateUtc="2026-09-25T23:59:00Z"/>
          <w:rFonts w:ascii="Arial" w:hAnsi="Arial" w:cs="Arial"/>
          <w:sz w:val="20"/>
          <w:szCs w:val="20"/>
          <w:lang w:val="en-IE"/>
        </w:rPr>
      </w:pPr>
    </w:p>
    <w:p w14:paraId="066E71A8" w14:textId="77777777" w:rsidR="00BC6ABE" w:rsidRPr="00F24599" w:rsidRDefault="00BC6ABE" w:rsidP="00F24599">
      <w:pPr>
        <w:numPr>
          <w:ilvl w:val="0"/>
          <w:numId w:val="1"/>
        </w:numPr>
        <w:ind w:left="1080"/>
        <w:rPr>
          <w:del w:id="428" w:author="Eisan, Jenna (EHS)" w:date="2026-09-25T19:59:00Z" w16du:dateUtc="2026-09-25T23:59:00Z"/>
          <w:rFonts w:ascii="Arial" w:hAnsi="Arial" w:cs="Arial"/>
          <w:sz w:val="20"/>
          <w:szCs w:val="20"/>
          <w:lang w:val="en-IE"/>
        </w:rPr>
      </w:pPr>
      <w:del w:id="429" w:author="Eisan, Jenna (EHS)" w:date="2026-09-25T19:59:00Z" w16du:dateUtc="2026-09-25T23:59:00Z">
        <w:r w:rsidRPr="00F24599">
          <w:rPr>
            <w:rFonts w:ascii="Arial" w:hAnsi="Arial" w:cs="Arial"/>
            <w:sz w:val="20"/>
            <w:szCs w:val="20"/>
            <w:lang w:val="en-IE"/>
          </w:rPr>
          <w:delText>Cave townland: a mound which is supposed to be the burial place of a cholera victim during the Famine.</w:delText>
        </w:r>
      </w:del>
    </w:p>
    <w:p w14:paraId="560AEC28" w14:textId="77777777" w:rsidR="00BC6ABE" w:rsidRPr="00F24599" w:rsidRDefault="00BC6ABE" w:rsidP="00F24599">
      <w:pPr>
        <w:ind w:left="360"/>
        <w:rPr>
          <w:del w:id="430" w:author="Eisan, Jenna (EHS)" w:date="2026-09-25T19:59:00Z" w16du:dateUtc="2026-09-25T23:59:00Z"/>
          <w:rFonts w:ascii="Arial" w:hAnsi="Arial" w:cs="Arial"/>
          <w:sz w:val="20"/>
          <w:szCs w:val="20"/>
          <w:lang w:val="en-IE"/>
        </w:rPr>
      </w:pPr>
    </w:p>
    <w:p w14:paraId="7C12A839" w14:textId="77777777" w:rsidR="00BC6ABE" w:rsidRPr="00F24599" w:rsidRDefault="00BC6ABE" w:rsidP="00F24599">
      <w:pPr>
        <w:numPr>
          <w:ilvl w:val="0"/>
          <w:numId w:val="1"/>
        </w:numPr>
        <w:ind w:left="1080"/>
        <w:rPr>
          <w:del w:id="431" w:author="Eisan, Jenna (EHS)" w:date="2026-09-25T19:59:00Z" w16du:dateUtc="2026-09-25T23:59:00Z"/>
          <w:rFonts w:ascii="Arial" w:hAnsi="Arial" w:cs="Arial"/>
          <w:sz w:val="20"/>
          <w:szCs w:val="20"/>
          <w:lang w:val="en-IE"/>
        </w:rPr>
      </w:pPr>
      <w:del w:id="432" w:author="Eisan, Jenna (EHS)" w:date="2026-09-25T19:59:00Z" w16du:dateUtc="2026-09-25T23:59:00Z">
        <w:r w:rsidRPr="00F24599">
          <w:rPr>
            <w:rFonts w:ascii="Arial" w:hAnsi="Arial" w:cs="Arial"/>
            <w:sz w:val="20"/>
            <w:szCs w:val="20"/>
            <w:lang w:val="en-IE"/>
          </w:rPr>
          <w:delText>Gurteen:  remnants of a burial chamber discovered by Ballyhaunis Historical and Archaelogical Society in 1933.</w:delText>
        </w:r>
      </w:del>
    </w:p>
    <w:p w14:paraId="72CC8FE9" w14:textId="77777777" w:rsidR="00BC6ABE" w:rsidRPr="00F24599" w:rsidRDefault="00BC6ABE" w:rsidP="00F24599">
      <w:pPr>
        <w:ind w:left="360"/>
        <w:rPr>
          <w:del w:id="433" w:author="Eisan, Jenna (EHS)" w:date="2026-09-25T19:59:00Z" w16du:dateUtc="2026-09-25T23:59:00Z"/>
          <w:rFonts w:ascii="Arial" w:hAnsi="Arial" w:cs="Arial"/>
          <w:sz w:val="20"/>
          <w:szCs w:val="20"/>
          <w:lang w:val="en-IE"/>
        </w:rPr>
      </w:pPr>
    </w:p>
    <w:p w14:paraId="2CB9CB91" w14:textId="77777777" w:rsidR="00BC6ABE" w:rsidRPr="00F24599" w:rsidRDefault="00BC6ABE" w:rsidP="00F24599">
      <w:pPr>
        <w:numPr>
          <w:ilvl w:val="0"/>
          <w:numId w:val="1"/>
        </w:numPr>
        <w:ind w:left="1080"/>
        <w:rPr>
          <w:del w:id="434" w:author="Eisan, Jenna (EHS)" w:date="2026-09-25T19:59:00Z" w16du:dateUtc="2026-09-25T23:59:00Z"/>
          <w:rFonts w:ascii="Arial" w:hAnsi="Arial" w:cs="Arial"/>
          <w:sz w:val="20"/>
          <w:szCs w:val="20"/>
          <w:lang w:val="en-IE"/>
        </w:rPr>
      </w:pPr>
      <w:del w:id="435" w:author="Eisan, Jenna (EHS)" w:date="2026-09-25T19:59:00Z" w16du:dateUtc="2026-09-25T23:59:00Z">
        <w:r w:rsidRPr="00F24599">
          <w:rPr>
            <w:rFonts w:ascii="Arial" w:hAnsi="Arial" w:cs="Arial"/>
            <w:sz w:val="20"/>
            <w:szCs w:val="20"/>
            <w:lang w:val="en-IE"/>
          </w:rPr>
          <w:delText>Kilmannin townland: there was supposed to have been a church erected by St. Patrick and subsequently replaced by a Franciscan church. However, no traces remain. There is a children’s burial ground nearby.</w:delText>
        </w:r>
      </w:del>
    </w:p>
    <w:p w14:paraId="6EC33F22" w14:textId="77777777" w:rsidR="00BC6ABE" w:rsidRPr="00F24599" w:rsidRDefault="00BC6ABE" w:rsidP="00F24599">
      <w:pPr>
        <w:ind w:left="360"/>
        <w:rPr>
          <w:del w:id="436" w:author="Eisan, Jenna (EHS)" w:date="2026-09-25T19:59:00Z" w16du:dateUtc="2026-09-25T23:59:00Z"/>
          <w:rFonts w:ascii="Arial" w:hAnsi="Arial" w:cs="Arial"/>
          <w:sz w:val="20"/>
          <w:szCs w:val="20"/>
          <w:lang w:val="en-IE"/>
        </w:rPr>
      </w:pPr>
    </w:p>
    <w:p w14:paraId="5359E3CD" w14:textId="77777777" w:rsidR="00BC6ABE" w:rsidRPr="00F24599" w:rsidRDefault="00BC6ABE" w:rsidP="00F24599">
      <w:pPr>
        <w:numPr>
          <w:ilvl w:val="0"/>
          <w:numId w:val="1"/>
        </w:numPr>
        <w:ind w:left="1080"/>
        <w:rPr>
          <w:del w:id="437" w:author="Eisan, Jenna (EHS)" w:date="2026-09-25T19:59:00Z" w16du:dateUtc="2026-09-25T23:59:00Z"/>
          <w:rFonts w:ascii="Arial" w:hAnsi="Arial" w:cs="Arial"/>
          <w:sz w:val="20"/>
          <w:szCs w:val="20"/>
          <w:lang w:val="en-IE"/>
        </w:rPr>
      </w:pPr>
      <w:del w:id="438" w:author="Eisan, Jenna (EHS)" w:date="2026-09-25T19:59:00Z" w16du:dateUtc="2026-09-25T23:59:00Z">
        <w:r w:rsidRPr="00F24599">
          <w:rPr>
            <w:rFonts w:ascii="Arial" w:hAnsi="Arial" w:cs="Arial"/>
            <w:sz w:val="20"/>
            <w:szCs w:val="20"/>
            <w:lang w:val="en-IE"/>
          </w:rPr>
          <w:delText>Augustinian Abbey:  surveyor outlines the history of the abbey from its foundation by Jordan Duff MacCostello in 1348. It was burned by Cromwellian soldiers in 1649. The church was restored in 1937/38 by Rev. Fr. Mansfield. The establishment of the monastery marked</w:delText>
        </w:r>
        <w:r w:rsidR="004F1B9F" w:rsidRPr="00F24599">
          <w:rPr>
            <w:rFonts w:ascii="Arial" w:hAnsi="Arial" w:cs="Arial"/>
            <w:sz w:val="20"/>
            <w:szCs w:val="20"/>
            <w:lang w:val="en-IE"/>
          </w:rPr>
          <w:delText xml:space="preserve"> the beginnings of the town of Ballyhaunis. Included here are mentions of two carved stones and the Dunmore or Queally chalice. </w:delText>
        </w:r>
      </w:del>
    </w:p>
    <w:p w14:paraId="3A851168" w14:textId="77777777" w:rsidR="004F1B9F" w:rsidRPr="00F24599" w:rsidRDefault="004F1B9F">
      <w:pPr>
        <w:rPr>
          <w:del w:id="439" w:author="Eisan, Jenna (EHS)" w:date="2026-09-25T19:59:00Z" w16du:dateUtc="2026-09-25T23:59:00Z"/>
          <w:rFonts w:ascii="Arial" w:hAnsi="Arial" w:cs="Arial"/>
          <w:sz w:val="20"/>
          <w:szCs w:val="20"/>
          <w:lang w:val="en-IE"/>
        </w:rPr>
      </w:pPr>
    </w:p>
    <w:p w14:paraId="1DF985C5" w14:textId="77777777" w:rsidR="00585C88" w:rsidRDefault="004F1B9F" w:rsidP="00F24599">
      <w:pPr>
        <w:numPr>
          <w:ilvl w:val="0"/>
          <w:numId w:val="1"/>
        </w:numPr>
        <w:rPr>
          <w:del w:id="440" w:author="Eisan, Jenna (EHS)" w:date="2026-09-25T19:59:00Z" w16du:dateUtc="2026-09-25T23:59:00Z"/>
          <w:rFonts w:ascii="Arial" w:hAnsi="Arial" w:cs="Arial"/>
          <w:sz w:val="20"/>
          <w:szCs w:val="20"/>
          <w:lang w:val="en-IE"/>
        </w:rPr>
      </w:pPr>
      <w:del w:id="441" w:author="Eisan, Jenna (EHS)" w:date="2026-09-25T19:59:00Z" w16du:dateUtc="2026-09-25T23:59:00Z">
        <w:r w:rsidRPr="00F24599">
          <w:rPr>
            <w:rFonts w:ascii="Arial" w:hAnsi="Arial" w:cs="Arial"/>
            <w:b/>
            <w:sz w:val="20"/>
            <w:szCs w:val="20"/>
            <w:lang w:val="en-IE"/>
          </w:rPr>
          <w:delText>Historic sites</w:delText>
        </w:r>
      </w:del>
    </w:p>
    <w:p w14:paraId="088D98E2" w14:textId="77777777" w:rsidR="00F24599" w:rsidRPr="00F24599" w:rsidRDefault="00F24599">
      <w:pPr>
        <w:rPr>
          <w:del w:id="442" w:author="Eisan, Jenna (EHS)" w:date="2026-09-25T19:59:00Z" w16du:dateUtc="2026-09-25T23:59:00Z"/>
          <w:rFonts w:ascii="Arial" w:hAnsi="Arial" w:cs="Arial"/>
          <w:sz w:val="20"/>
          <w:szCs w:val="20"/>
          <w:lang w:val="en-IE"/>
        </w:rPr>
      </w:pPr>
    </w:p>
    <w:p w14:paraId="3B2EC010" w14:textId="77777777" w:rsidR="004F1B9F" w:rsidRPr="00F24599" w:rsidRDefault="004F1B9F">
      <w:pPr>
        <w:rPr>
          <w:del w:id="443" w:author="Eisan, Jenna (EHS)" w:date="2026-09-25T19:59:00Z" w16du:dateUtc="2026-09-25T23:59:00Z"/>
          <w:rFonts w:ascii="Arial" w:hAnsi="Arial" w:cs="Arial"/>
          <w:sz w:val="20"/>
          <w:szCs w:val="20"/>
          <w:lang w:val="en-IE"/>
        </w:rPr>
      </w:pPr>
      <w:del w:id="444" w:author="Eisan, Jenna (EHS)" w:date="2026-09-25T19:59:00Z" w16du:dateUtc="2026-09-25T23:59:00Z">
        <w:r w:rsidRPr="00F24599">
          <w:rPr>
            <w:rFonts w:ascii="Arial" w:hAnsi="Arial" w:cs="Arial"/>
            <w:sz w:val="20"/>
            <w:szCs w:val="20"/>
            <w:lang w:val="en-IE"/>
          </w:rPr>
          <w:delText>Listed here are some notable figures associated with Ballyhaunis. These include:</w:delText>
        </w:r>
      </w:del>
    </w:p>
    <w:p w14:paraId="0B8AF4DE" w14:textId="77777777" w:rsidR="004F1B9F" w:rsidRPr="00F24599" w:rsidRDefault="004F1B9F">
      <w:pPr>
        <w:rPr>
          <w:del w:id="445" w:author="Eisan, Jenna (EHS)" w:date="2026-09-25T19:59:00Z" w16du:dateUtc="2026-09-25T23:59:00Z"/>
          <w:rFonts w:ascii="Arial" w:hAnsi="Arial" w:cs="Arial"/>
          <w:sz w:val="20"/>
          <w:szCs w:val="20"/>
          <w:lang w:val="en-IE"/>
        </w:rPr>
      </w:pPr>
    </w:p>
    <w:p w14:paraId="6CE08DF6" w14:textId="77777777" w:rsidR="004F1B9F" w:rsidRPr="00F24599" w:rsidRDefault="004F1B9F" w:rsidP="00F24599">
      <w:pPr>
        <w:numPr>
          <w:ilvl w:val="0"/>
          <w:numId w:val="2"/>
        </w:numPr>
        <w:ind w:left="1080"/>
        <w:rPr>
          <w:del w:id="446" w:author="Eisan, Jenna (EHS)" w:date="2026-09-25T19:59:00Z" w16du:dateUtc="2026-09-25T23:59:00Z"/>
          <w:rFonts w:ascii="Arial" w:hAnsi="Arial" w:cs="Arial"/>
          <w:sz w:val="20"/>
          <w:szCs w:val="20"/>
          <w:lang w:val="en-IE"/>
        </w:rPr>
      </w:pPr>
      <w:del w:id="447" w:author="Eisan, Jenna (EHS)" w:date="2026-09-25T19:59:00Z" w16du:dateUtc="2026-09-25T23:59:00Z">
        <w:r w:rsidRPr="00F24599">
          <w:rPr>
            <w:rFonts w:ascii="Arial" w:hAnsi="Arial" w:cs="Arial"/>
            <w:sz w:val="20"/>
            <w:szCs w:val="20"/>
            <w:lang w:val="en-IE"/>
          </w:rPr>
          <w:delText>Rev. Fulgentius Jordan, prior of the Augustinian Abbey, martyred in 1642, and buried in the Abbey.</w:delText>
        </w:r>
      </w:del>
    </w:p>
    <w:p w14:paraId="7DB301BC" w14:textId="77777777" w:rsidR="004F1B9F" w:rsidRPr="00F24599" w:rsidRDefault="004F1B9F" w:rsidP="00F24599">
      <w:pPr>
        <w:ind w:left="360"/>
        <w:rPr>
          <w:del w:id="448" w:author="Eisan, Jenna (EHS)" w:date="2026-09-25T19:59:00Z" w16du:dateUtc="2026-09-25T23:59:00Z"/>
          <w:rFonts w:ascii="Arial" w:hAnsi="Arial" w:cs="Arial"/>
          <w:sz w:val="20"/>
          <w:szCs w:val="20"/>
          <w:lang w:val="en-IE"/>
        </w:rPr>
      </w:pPr>
    </w:p>
    <w:p w14:paraId="575694BD" w14:textId="77777777" w:rsidR="004F1B9F" w:rsidRPr="00F24599" w:rsidRDefault="004F1B9F" w:rsidP="00F24599">
      <w:pPr>
        <w:numPr>
          <w:ilvl w:val="0"/>
          <w:numId w:val="2"/>
        </w:numPr>
        <w:ind w:left="1080"/>
        <w:rPr>
          <w:del w:id="449" w:author="Eisan, Jenna (EHS)" w:date="2026-09-25T19:59:00Z" w16du:dateUtc="2026-09-25T23:59:00Z"/>
          <w:rFonts w:ascii="Arial" w:hAnsi="Arial" w:cs="Arial"/>
          <w:sz w:val="20"/>
          <w:szCs w:val="20"/>
          <w:lang w:val="en-IE"/>
        </w:rPr>
      </w:pPr>
      <w:del w:id="450" w:author="Eisan, Jenna (EHS)" w:date="2026-09-25T19:59:00Z" w16du:dateUtc="2026-09-25T23:59:00Z">
        <w:r w:rsidRPr="00F24599">
          <w:rPr>
            <w:rFonts w:ascii="Arial" w:hAnsi="Arial" w:cs="Arial"/>
            <w:sz w:val="20"/>
            <w:szCs w:val="20"/>
            <w:lang w:val="en-IE"/>
          </w:rPr>
          <w:delText>Bernard O’Gara, Archbishop of Tuam, resided in the abbey and erected a memorial to his father in 1739. There are brief notes on the history of the O’Gara family.</w:delText>
        </w:r>
      </w:del>
    </w:p>
    <w:p w14:paraId="2F94F1D9" w14:textId="77777777" w:rsidR="004F1B9F" w:rsidRPr="00F24599" w:rsidRDefault="004F1B9F" w:rsidP="00F24599">
      <w:pPr>
        <w:ind w:left="360"/>
        <w:rPr>
          <w:del w:id="451" w:author="Eisan, Jenna (EHS)" w:date="2026-09-25T19:59:00Z" w16du:dateUtc="2026-09-25T23:59:00Z"/>
          <w:rFonts w:ascii="Arial" w:hAnsi="Arial" w:cs="Arial"/>
          <w:sz w:val="20"/>
          <w:szCs w:val="20"/>
          <w:lang w:val="en-IE"/>
        </w:rPr>
      </w:pPr>
    </w:p>
    <w:p w14:paraId="000EEDD9" w14:textId="77777777" w:rsidR="004F1B9F" w:rsidRPr="00F24599" w:rsidRDefault="004F1B9F" w:rsidP="00F24599">
      <w:pPr>
        <w:numPr>
          <w:ilvl w:val="0"/>
          <w:numId w:val="2"/>
        </w:numPr>
        <w:ind w:left="1080"/>
        <w:rPr>
          <w:del w:id="452" w:author="Eisan, Jenna (EHS)" w:date="2026-09-25T19:59:00Z" w16du:dateUtc="2026-09-25T23:59:00Z"/>
          <w:rFonts w:ascii="Arial" w:hAnsi="Arial" w:cs="Arial"/>
          <w:sz w:val="20"/>
          <w:szCs w:val="20"/>
          <w:lang w:val="en-IE"/>
        </w:rPr>
      </w:pPr>
      <w:del w:id="453" w:author="Eisan, Jenna (EHS)" w:date="2026-09-25T19:59:00Z" w16du:dateUtc="2026-09-25T23:59:00Z">
        <w:r w:rsidRPr="00F24599">
          <w:rPr>
            <w:rFonts w:ascii="Arial" w:hAnsi="Arial" w:cs="Arial"/>
            <w:sz w:val="20"/>
            <w:szCs w:val="20"/>
            <w:lang w:val="en-IE"/>
          </w:rPr>
          <w:delText>Lord Dillon, who converted to Protestantism in 1769 in order to hold onto hislands, is buried in the abbey.</w:delText>
        </w:r>
      </w:del>
    </w:p>
    <w:p w14:paraId="57C75368" w14:textId="77777777" w:rsidR="004F1B9F" w:rsidRPr="00F24599" w:rsidRDefault="004F1B9F" w:rsidP="00F24599">
      <w:pPr>
        <w:ind w:left="360"/>
        <w:rPr>
          <w:del w:id="454" w:author="Eisan, Jenna (EHS)" w:date="2026-09-25T19:59:00Z" w16du:dateUtc="2026-09-25T23:59:00Z"/>
          <w:rFonts w:ascii="Arial" w:hAnsi="Arial" w:cs="Arial"/>
          <w:sz w:val="20"/>
          <w:szCs w:val="20"/>
          <w:lang w:val="en-IE"/>
        </w:rPr>
      </w:pPr>
    </w:p>
    <w:p w14:paraId="14D791C1" w14:textId="77777777" w:rsidR="004F1B9F" w:rsidRPr="00F24599" w:rsidRDefault="004F1B9F" w:rsidP="00F24599">
      <w:pPr>
        <w:numPr>
          <w:ilvl w:val="0"/>
          <w:numId w:val="2"/>
        </w:numPr>
        <w:ind w:left="1080"/>
        <w:rPr>
          <w:del w:id="455" w:author="Eisan, Jenna (EHS)" w:date="2026-09-25T19:59:00Z" w16du:dateUtc="2026-09-25T23:59:00Z"/>
          <w:rFonts w:ascii="Arial" w:hAnsi="Arial" w:cs="Arial"/>
          <w:sz w:val="20"/>
          <w:szCs w:val="20"/>
          <w:lang w:val="en-IE"/>
        </w:rPr>
      </w:pPr>
      <w:del w:id="456" w:author="Eisan, Jenna (EHS)" w:date="2026-09-25T19:59:00Z" w16du:dateUtc="2026-09-25T23:59:00Z">
        <w:r w:rsidRPr="00F24599">
          <w:rPr>
            <w:rFonts w:ascii="Arial" w:hAnsi="Arial" w:cs="Arial"/>
            <w:sz w:val="20"/>
            <w:szCs w:val="20"/>
            <w:lang w:val="en-IE"/>
          </w:rPr>
          <w:delText>William Burke of Murrisk Abbey resided in the Augustinian Abbey in 1770. He was author of “The Lament for Murrisk”</w:delText>
        </w:r>
      </w:del>
    </w:p>
    <w:p w14:paraId="2CFF597A" w14:textId="77777777" w:rsidR="004F1B9F" w:rsidRPr="00F24599" w:rsidRDefault="004F1B9F" w:rsidP="00F24599">
      <w:pPr>
        <w:ind w:left="360"/>
        <w:rPr>
          <w:del w:id="457" w:author="Eisan, Jenna (EHS)" w:date="2026-09-25T19:59:00Z" w16du:dateUtc="2026-09-25T23:59:00Z"/>
          <w:rFonts w:ascii="Arial" w:hAnsi="Arial" w:cs="Arial"/>
          <w:sz w:val="20"/>
          <w:szCs w:val="20"/>
          <w:lang w:val="en-IE"/>
        </w:rPr>
      </w:pPr>
    </w:p>
    <w:p w14:paraId="5B187848" w14:textId="77777777" w:rsidR="004F1B9F" w:rsidRPr="00F24599" w:rsidRDefault="004F1B9F" w:rsidP="00F24599">
      <w:pPr>
        <w:numPr>
          <w:ilvl w:val="0"/>
          <w:numId w:val="2"/>
        </w:numPr>
        <w:ind w:left="1080"/>
        <w:rPr>
          <w:del w:id="458" w:author="Eisan, Jenna (EHS)" w:date="2026-09-25T19:59:00Z" w16du:dateUtc="2026-09-25T23:59:00Z"/>
          <w:rFonts w:ascii="Arial" w:hAnsi="Arial" w:cs="Arial"/>
          <w:sz w:val="20"/>
          <w:szCs w:val="20"/>
          <w:lang w:val="en-IE"/>
        </w:rPr>
      </w:pPr>
      <w:del w:id="459" w:author="Eisan, Jenna (EHS)" w:date="2026-09-25T19:59:00Z" w16du:dateUtc="2026-09-25T23:59:00Z">
        <w:r w:rsidRPr="00F24599">
          <w:rPr>
            <w:rFonts w:ascii="Arial" w:hAnsi="Arial" w:cs="Arial"/>
            <w:sz w:val="20"/>
            <w:szCs w:val="20"/>
            <w:lang w:val="en-IE"/>
          </w:rPr>
          <w:delText>Rev. J. O’Neill was prior of the abbey in 1811</w:delText>
        </w:r>
      </w:del>
    </w:p>
    <w:p w14:paraId="54CB4FA0" w14:textId="77777777" w:rsidR="004F1B9F" w:rsidRPr="00F24599" w:rsidRDefault="004F1B9F" w:rsidP="00F24599">
      <w:pPr>
        <w:ind w:left="360"/>
        <w:rPr>
          <w:del w:id="460" w:author="Eisan, Jenna (EHS)" w:date="2026-09-25T19:59:00Z" w16du:dateUtc="2026-09-25T23:59:00Z"/>
          <w:rFonts w:ascii="Arial" w:hAnsi="Arial" w:cs="Arial"/>
          <w:sz w:val="20"/>
          <w:szCs w:val="20"/>
          <w:lang w:val="en-IE"/>
        </w:rPr>
      </w:pPr>
    </w:p>
    <w:p w14:paraId="16BA956E" w14:textId="77777777" w:rsidR="004F1B9F" w:rsidRPr="00F24599" w:rsidRDefault="00435A86" w:rsidP="00F24599">
      <w:pPr>
        <w:numPr>
          <w:ilvl w:val="0"/>
          <w:numId w:val="2"/>
        </w:numPr>
        <w:ind w:left="1080"/>
        <w:rPr>
          <w:del w:id="461" w:author="Eisan, Jenna (EHS)" w:date="2026-09-25T19:59:00Z" w16du:dateUtc="2026-09-25T23:59:00Z"/>
          <w:rFonts w:ascii="Arial" w:hAnsi="Arial" w:cs="Arial"/>
          <w:sz w:val="20"/>
          <w:szCs w:val="20"/>
          <w:lang w:val="en-IE"/>
        </w:rPr>
      </w:pPr>
      <w:del w:id="462" w:author="Eisan, Jenna (EHS)" w:date="2026-09-25T19:59:00Z" w16du:dateUtc="2026-09-25T23:59:00Z">
        <w:r w:rsidRPr="00F24599">
          <w:rPr>
            <w:rFonts w:ascii="Arial" w:hAnsi="Arial" w:cs="Arial"/>
            <w:sz w:val="20"/>
            <w:szCs w:val="20"/>
            <w:lang w:val="en-IE"/>
          </w:rPr>
          <w:delText>Bishop Heavey of Cairins, Queensland, Australia was born in Ballyhaunis.</w:delText>
        </w:r>
      </w:del>
    </w:p>
    <w:p w14:paraId="0F034A72" w14:textId="77777777" w:rsidR="00435A86" w:rsidRPr="00F24599" w:rsidRDefault="00435A86">
      <w:pPr>
        <w:rPr>
          <w:del w:id="463" w:author="Eisan, Jenna (EHS)" w:date="2026-09-25T19:59:00Z" w16du:dateUtc="2026-09-25T23:59:00Z"/>
          <w:rFonts w:ascii="Arial" w:hAnsi="Arial" w:cs="Arial"/>
          <w:sz w:val="20"/>
          <w:szCs w:val="20"/>
          <w:lang w:val="en-IE"/>
        </w:rPr>
      </w:pPr>
    </w:p>
    <w:p w14:paraId="0C4BB4B5" w14:textId="77777777" w:rsidR="00435A86" w:rsidRPr="00F24599" w:rsidRDefault="0033695B" w:rsidP="00F24599">
      <w:pPr>
        <w:numPr>
          <w:ilvl w:val="0"/>
          <w:numId w:val="2"/>
        </w:numPr>
        <w:rPr>
          <w:del w:id="464" w:author="Eisan, Jenna (EHS)" w:date="2026-09-25T19:59:00Z" w16du:dateUtc="2026-09-25T23:59:00Z"/>
          <w:rFonts w:ascii="Arial" w:hAnsi="Arial" w:cs="Arial"/>
          <w:b/>
          <w:sz w:val="20"/>
          <w:szCs w:val="20"/>
          <w:lang w:val="en-IE"/>
        </w:rPr>
      </w:pPr>
      <w:del w:id="465" w:author="Eisan, Jenna (EHS)" w:date="2026-09-25T19:59:00Z" w16du:dateUtc="2026-09-25T23:59:00Z">
        <w:r w:rsidRPr="00F24599">
          <w:rPr>
            <w:rFonts w:ascii="Arial" w:hAnsi="Arial" w:cs="Arial"/>
            <w:b/>
            <w:sz w:val="20"/>
            <w:szCs w:val="20"/>
            <w:lang w:val="en-IE"/>
          </w:rPr>
          <w:delText>Curiosities, customs, patterns</w:delText>
        </w:r>
      </w:del>
    </w:p>
    <w:p w14:paraId="4F604D8F" w14:textId="77777777" w:rsidR="00585C88" w:rsidRPr="00F24599" w:rsidRDefault="0033695B">
      <w:pPr>
        <w:rPr>
          <w:del w:id="466" w:author="Eisan, Jenna (EHS)" w:date="2026-09-25T19:59:00Z" w16du:dateUtc="2026-09-25T23:59:00Z"/>
          <w:rFonts w:ascii="Arial" w:hAnsi="Arial" w:cs="Arial"/>
          <w:sz w:val="20"/>
          <w:szCs w:val="20"/>
          <w:lang w:val="en-IE"/>
        </w:rPr>
      </w:pPr>
      <w:del w:id="467" w:author="Eisan, Jenna (EHS)" w:date="2026-09-25T19:59:00Z" w16du:dateUtc="2026-09-25T23:59:00Z">
        <w:r w:rsidRPr="00F24599">
          <w:rPr>
            <w:rFonts w:ascii="Arial" w:hAnsi="Arial" w:cs="Arial"/>
            <w:sz w:val="20"/>
            <w:szCs w:val="20"/>
            <w:lang w:val="en-IE"/>
          </w:rPr>
          <w:tab/>
        </w:r>
      </w:del>
    </w:p>
    <w:p w14:paraId="3C8C3D91" w14:textId="77777777" w:rsidR="0033695B" w:rsidRPr="00F24599" w:rsidRDefault="0033695B">
      <w:pPr>
        <w:rPr>
          <w:del w:id="468" w:author="Eisan, Jenna (EHS)" w:date="2026-09-25T19:59:00Z" w16du:dateUtc="2026-09-25T23:59:00Z"/>
          <w:rFonts w:ascii="Arial" w:hAnsi="Arial" w:cs="Arial"/>
          <w:sz w:val="20"/>
          <w:szCs w:val="20"/>
          <w:lang w:val="en-IE"/>
        </w:rPr>
      </w:pPr>
      <w:del w:id="469" w:author="Eisan, Jenna (EHS)" w:date="2026-09-25T19:59:00Z" w16du:dateUtc="2026-09-25T23:59:00Z">
        <w:r w:rsidRPr="00F24599">
          <w:rPr>
            <w:rFonts w:ascii="Arial" w:hAnsi="Arial" w:cs="Arial"/>
            <w:sz w:val="20"/>
            <w:szCs w:val="20"/>
            <w:lang w:val="en-IE"/>
          </w:rPr>
          <w:delText>Included in this section of the survey for Annagh parish are the following:</w:delText>
        </w:r>
      </w:del>
    </w:p>
    <w:p w14:paraId="6B22BC9D" w14:textId="77777777" w:rsidR="0033695B" w:rsidRPr="00F24599" w:rsidRDefault="0033695B">
      <w:pPr>
        <w:rPr>
          <w:del w:id="470" w:author="Eisan, Jenna (EHS)" w:date="2026-09-25T19:59:00Z" w16du:dateUtc="2026-09-25T23:59:00Z"/>
          <w:rFonts w:ascii="Arial" w:hAnsi="Arial" w:cs="Arial"/>
          <w:sz w:val="20"/>
          <w:szCs w:val="20"/>
          <w:lang w:val="en-IE"/>
        </w:rPr>
      </w:pPr>
    </w:p>
    <w:p w14:paraId="2EAAC42E" w14:textId="77777777" w:rsidR="0033695B" w:rsidRPr="00F24599" w:rsidRDefault="0033695B" w:rsidP="00F24599">
      <w:pPr>
        <w:numPr>
          <w:ilvl w:val="0"/>
          <w:numId w:val="3"/>
        </w:numPr>
        <w:spacing w:line="480" w:lineRule="auto"/>
        <w:rPr>
          <w:del w:id="471" w:author="Eisan, Jenna (EHS)" w:date="2026-09-25T19:59:00Z" w16du:dateUtc="2026-09-25T23:59:00Z"/>
          <w:rFonts w:ascii="Arial" w:hAnsi="Arial" w:cs="Arial"/>
          <w:sz w:val="20"/>
          <w:szCs w:val="20"/>
          <w:lang w:val="en-IE"/>
        </w:rPr>
      </w:pPr>
      <w:del w:id="472" w:author="Eisan, Jenna (EHS)" w:date="2026-09-25T19:59:00Z" w16du:dateUtc="2026-09-25T23:59:00Z">
        <w:r w:rsidRPr="00F24599">
          <w:rPr>
            <w:rFonts w:ascii="Arial" w:hAnsi="Arial" w:cs="Arial"/>
            <w:sz w:val="20"/>
            <w:szCs w:val="20"/>
            <w:lang w:val="en-IE"/>
          </w:rPr>
          <w:delText>Holy stone of Carrowkeel and the beliefs associated with it.</w:delText>
        </w:r>
      </w:del>
    </w:p>
    <w:p w14:paraId="6834D6F9" w14:textId="77777777" w:rsidR="0033695B" w:rsidRPr="00F24599" w:rsidRDefault="0033695B" w:rsidP="00F24599">
      <w:pPr>
        <w:numPr>
          <w:ilvl w:val="0"/>
          <w:numId w:val="3"/>
        </w:numPr>
        <w:spacing w:line="480" w:lineRule="auto"/>
        <w:rPr>
          <w:del w:id="473" w:author="Eisan, Jenna (EHS)" w:date="2026-09-25T19:59:00Z" w16du:dateUtc="2026-09-25T23:59:00Z"/>
          <w:rFonts w:ascii="Arial" w:hAnsi="Arial" w:cs="Arial"/>
          <w:sz w:val="20"/>
          <w:szCs w:val="20"/>
          <w:lang w:val="en-IE"/>
        </w:rPr>
      </w:pPr>
      <w:del w:id="474" w:author="Eisan, Jenna (EHS)" w:date="2026-09-25T19:59:00Z" w16du:dateUtc="2026-09-25T23:59:00Z">
        <w:r w:rsidRPr="00F24599">
          <w:rPr>
            <w:rFonts w:ascii="Arial" w:hAnsi="Arial" w:cs="Arial"/>
            <w:sz w:val="20"/>
            <w:szCs w:val="20"/>
            <w:lang w:val="en-IE"/>
          </w:rPr>
          <w:delText xml:space="preserve">Grave stone with inscription in the Augustinian Abbey cemetery </w:delText>
        </w:r>
      </w:del>
    </w:p>
    <w:p w14:paraId="4E280C7C" w14:textId="77777777" w:rsidR="0033695B" w:rsidRPr="00F24599" w:rsidRDefault="0033695B" w:rsidP="00F24599">
      <w:pPr>
        <w:numPr>
          <w:ilvl w:val="0"/>
          <w:numId w:val="3"/>
        </w:numPr>
        <w:spacing w:line="480" w:lineRule="auto"/>
        <w:rPr>
          <w:del w:id="475" w:author="Eisan, Jenna (EHS)" w:date="2026-09-25T19:59:00Z" w16du:dateUtc="2026-09-25T23:59:00Z"/>
          <w:rFonts w:ascii="Arial" w:hAnsi="Arial" w:cs="Arial"/>
          <w:sz w:val="20"/>
          <w:szCs w:val="20"/>
          <w:lang w:val="en-IE"/>
        </w:rPr>
      </w:pPr>
      <w:del w:id="476" w:author="Eisan, Jenna (EHS)" w:date="2026-09-25T19:59:00Z" w16du:dateUtc="2026-09-25T23:59:00Z">
        <w:r w:rsidRPr="00F24599">
          <w:rPr>
            <w:rFonts w:ascii="Arial" w:hAnsi="Arial" w:cs="Arial"/>
            <w:sz w:val="20"/>
            <w:szCs w:val="20"/>
            <w:lang w:val="en-IE"/>
          </w:rPr>
          <w:delText>Patterns at Tobar Mucna and in Ballyhaunis. The latter to commemorate the founding of the Augustinian Abbey.</w:delText>
        </w:r>
      </w:del>
    </w:p>
    <w:p w14:paraId="7173DED0" w14:textId="77777777" w:rsidR="0033695B" w:rsidRDefault="0033695B" w:rsidP="00F24599">
      <w:pPr>
        <w:numPr>
          <w:ilvl w:val="0"/>
          <w:numId w:val="3"/>
        </w:numPr>
        <w:spacing w:line="480" w:lineRule="auto"/>
        <w:rPr>
          <w:del w:id="477" w:author="Eisan, Jenna (EHS)" w:date="2026-09-25T19:59:00Z" w16du:dateUtc="2026-09-25T23:59:00Z"/>
          <w:rFonts w:ascii="Arial" w:hAnsi="Arial" w:cs="Arial"/>
          <w:sz w:val="20"/>
          <w:szCs w:val="20"/>
          <w:lang w:val="en-IE"/>
        </w:rPr>
      </w:pPr>
      <w:del w:id="478" w:author="Eisan, Jenna (EHS)" w:date="2026-09-25T19:59:00Z" w16du:dateUtc="2026-09-25T23:59:00Z">
        <w:r w:rsidRPr="00F24599">
          <w:rPr>
            <w:rFonts w:ascii="Arial" w:hAnsi="Arial" w:cs="Arial"/>
            <w:sz w:val="20"/>
            <w:szCs w:val="20"/>
            <w:lang w:val="en-IE"/>
          </w:rPr>
          <w:delText>Various customs and superstitions relating to births, marriages and deaths.</w:delText>
        </w:r>
      </w:del>
    </w:p>
    <w:p w14:paraId="0537D5BD" w14:textId="77777777" w:rsidR="0033695B" w:rsidRPr="00F24599" w:rsidRDefault="0033695B">
      <w:pPr>
        <w:rPr>
          <w:del w:id="479" w:author="Eisan, Jenna (EHS)" w:date="2026-09-25T19:59:00Z" w16du:dateUtc="2026-09-25T23:59:00Z"/>
          <w:rFonts w:ascii="Arial" w:hAnsi="Arial" w:cs="Arial"/>
          <w:sz w:val="20"/>
          <w:szCs w:val="20"/>
          <w:lang w:val="en-IE"/>
        </w:rPr>
      </w:pPr>
    </w:p>
    <w:p w14:paraId="4A0F7705" w14:textId="77777777" w:rsidR="0033695B" w:rsidRPr="00F24599" w:rsidRDefault="0033695B" w:rsidP="00F24599">
      <w:pPr>
        <w:numPr>
          <w:ilvl w:val="0"/>
          <w:numId w:val="4"/>
        </w:numPr>
        <w:rPr>
          <w:del w:id="480" w:author="Eisan, Jenna (EHS)" w:date="2026-09-25T19:59:00Z" w16du:dateUtc="2026-09-25T23:59:00Z"/>
          <w:rFonts w:ascii="Arial" w:hAnsi="Arial" w:cs="Arial"/>
          <w:b/>
          <w:sz w:val="20"/>
          <w:szCs w:val="20"/>
          <w:lang w:val="en-IE"/>
        </w:rPr>
      </w:pPr>
      <w:del w:id="481" w:author="Eisan, Jenna (EHS)" w:date="2026-09-25T19:59:00Z" w16du:dateUtc="2026-09-25T23:59:00Z">
        <w:r w:rsidRPr="00F24599">
          <w:rPr>
            <w:rFonts w:ascii="Arial" w:hAnsi="Arial" w:cs="Arial"/>
            <w:b/>
            <w:sz w:val="20"/>
            <w:szCs w:val="20"/>
            <w:lang w:val="en-IE"/>
          </w:rPr>
          <w:delText>Natural features</w:delText>
        </w:r>
      </w:del>
    </w:p>
    <w:p w14:paraId="4E55DFF8" w14:textId="77777777" w:rsidR="0033695B" w:rsidRPr="00F24599" w:rsidRDefault="0033695B">
      <w:pPr>
        <w:rPr>
          <w:del w:id="482" w:author="Eisan, Jenna (EHS)" w:date="2026-09-25T19:59:00Z" w16du:dateUtc="2026-09-25T23:59:00Z"/>
          <w:rFonts w:ascii="Arial" w:hAnsi="Arial" w:cs="Arial"/>
          <w:sz w:val="20"/>
          <w:szCs w:val="20"/>
          <w:lang w:val="en-IE"/>
        </w:rPr>
      </w:pPr>
      <w:del w:id="483" w:author="Eisan, Jenna (EHS)" w:date="2026-09-25T19:59:00Z" w16du:dateUtc="2026-09-25T23:59:00Z">
        <w:r w:rsidRPr="00F24599">
          <w:rPr>
            <w:rFonts w:ascii="Arial" w:hAnsi="Arial" w:cs="Arial"/>
            <w:sz w:val="20"/>
            <w:szCs w:val="20"/>
            <w:lang w:val="en-IE"/>
          </w:rPr>
          <w:tab/>
        </w:r>
      </w:del>
    </w:p>
    <w:p w14:paraId="4F7E0F2D" w14:textId="77777777" w:rsidR="0033695B" w:rsidRPr="00F24599" w:rsidRDefault="0033695B">
      <w:pPr>
        <w:rPr>
          <w:del w:id="484" w:author="Eisan, Jenna (EHS)" w:date="2026-09-25T19:59:00Z" w16du:dateUtc="2026-09-25T23:59:00Z"/>
          <w:rFonts w:ascii="Arial" w:hAnsi="Arial" w:cs="Arial"/>
          <w:sz w:val="20"/>
          <w:szCs w:val="20"/>
          <w:lang w:val="en-IE"/>
        </w:rPr>
      </w:pPr>
      <w:del w:id="485" w:author="Eisan, Jenna (EHS)" w:date="2026-09-25T19:59:00Z" w16du:dateUtc="2026-09-25T23:59:00Z">
        <w:r w:rsidRPr="00F24599">
          <w:rPr>
            <w:rFonts w:ascii="Arial" w:hAnsi="Arial" w:cs="Arial"/>
            <w:sz w:val="20"/>
            <w:szCs w:val="20"/>
            <w:lang w:val="en-IE"/>
          </w:rPr>
          <w:delText xml:space="preserve">This section contains a brief description of the landscape of Annagh parish, which is described as “scenically, not very interesting”. The main geological features are </w:delText>
        </w:r>
        <w:r w:rsidR="00F24599" w:rsidRPr="00F24599">
          <w:rPr>
            <w:rFonts w:ascii="Arial" w:hAnsi="Arial" w:cs="Arial"/>
            <w:sz w:val="20"/>
            <w:szCs w:val="20"/>
            <w:lang w:val="en-IE"/>
          </w:rPr>
          <w:delText>several</w:delText>
        </w:r>
        <w:r w:rsidRPr="00F24599">
          <w:rPr>
            <w:rFonts w:ascii="Arial" w:hAnsi="Arial" w:cs="Arial"/>
            <w:sz w:val="20"/>
            <w:szCs w:val="20"/>
            <w:lang w:val="en-IE"/>
          </w:rPr>
          <w:delText xml:space="preserve"> small lakes and eskers. </w:delText>
        </w:r>
      </w:del>
    </w:p>
    <w:p w14:paraId="32190245" w14:textId="77777777" w:rsidR="0033695B" w:rsidRPr="00F24599" w:rsidRDefault="0033695B">
      <w:pPr>
        <w:rPr>
          <w:del w:id="486" w:author="Eisan, Jenna (EHS)" w:date="2026-09-25T19:59:00Z" w16du:dateUtc="2026-09-25T23:59:00Z"/>
          <w:rFonts w:ascii="Arial" w:hAnsi="Arial" w:cs="Arial"/>
          <w:sz w:val="20"/>
          <w:szCs w:val="20"/>
          <w:lang w:val="en-IE"/>
        </w:rPr>
      </w:pPr>
    </w:p>
    <w:p w14:paraId="0478F181" w14:textId="77777777" w:rsidR="0033695B" w:rsidRPr="00F24599" w:rsidRDefault="0033695B" w:rsidP="00F24599">
      <w:pPr>
        <w:numPr>
          <w:ilvl w:val="0"/>
          <w:numId w:val="4"/>
        </w:numPr>
        <w:rPr>
          <w:del w:id="487" w:author="Eisan, Jenna (EHS)" w:date="2026-09-25T19:59:00Z" w16du:dateUtc="2026-09-25T23:59:00Z"/>
          <w:rFonts w:ascii="Arial" w:hAnsi="Arial" w:cs="Arial"/>
          <w:b/>
          <w:sz w:val="20"/>
          <w:szCs w:val="20"/>
          <w:lang w:val="en-IE"/>
        </w:rPr>
      </w:pPr>
      <w:del w:id="488" w:author="Eisan, Jenna (EHS)" w:date="2026-09-25T19:59:00Z" w16du:dateUtc="2026-09-25T23:59:00Z">
        <w:r w:rsidRPr="00F24599">
          <w:rPr>
            <w:rFonts w:ascii="Arial" w:hAnsi="Arial" w:cs="Arial"/>
            <w:b/>
            <w:sz w:val="20"/>
            <w:szCs w:val="20"/>
            <w:lang w:val="en-IE"/>
          </w:rPr>
          <w:delText>Sports and games</w:delText>
        </w:r>
      </w:del>
    </w:p>
    <w:p w14:paraId="2ED58C93" w14:textId="77777777" w:rsidR="0033695B" w:rsidRPr="00F24599" w:rsidRDefault="0033695B">
      <w:pPr>
        <w:rPr>
          <w:del w:id="489" w:author="Eisan, Jenna (EHS)" w:date="2026-09-25T19:59:00Z" w16du:dateUtc="2026-09-25T23:59:00Z"/>
          <w:rFonts w:ascii="Arial" w:hAnsi="Arial" w:cs="Arial"/>
          <w:sz w:val="20"/>
          <w:szCs w:val="20"/>
          <w:lang w:val="en-IE"/>
        </w:rPr>
      </w:pPr>
    </w:p>
    <w:p w14:paraId="517EAB68" w14:textId="77777777" w:rsidR="0033695B" w:rsidRPr="00F24599" w:rsidRDefault="0033695B">
      <w:pPr>
        <w:rPr>
          <w:del w:id="490" w:author="Eisan, Jenna (EHS)" w:date="2026-09-25T19:59:00Z" w16du:dateUtc="2026-09-25T23:59:00Z"/>
          <w:rFonts w:ascii="Arial" w:hAnsi="Arial" w:cs="Arial"/>
          <w:sz w:val="20"/>
          <w:szCs w:val="20"/>
          <w:lang w:val="en-IE"/>
        </w:rPr>
      </w:pPr>
      <w:del w:id="491" w:author="Eisan, Jenna (EHS)" w:date="2026-09-25T19:59:00Z" w16du:dateUtc="2026-09-25T23:59:00Z">
        <w:r w:rsidRPr="00F24599">
          <w:rPr>
            <w:rFonts w:ascii="Arial" w:hAnsi="Arial" w:cs="Arial"/>
            <w:sz w:val="20"/>
            <w:szCs w:val="20"/>
            <w:lang w:val="en-IE"/>
          </w:rPr>
          <w:delText>Sporting attractions in Annagh parish include angling on the Aglora river and on Baheer and Island lakes a</w:delText>
        </w:r>
        <w:r w:rsidR="0065623F" w:rsidRPr="00F24599">
          <w:rPr>
            <w:rFonts w:ascii="Arial" w:hAnsi="Arial" w:cs="Arial"/>
            <w:sz w:val="20"/>
            <w:szCs w:val="20"/>
            <w:lang w:val="en-IE"/>
          </w:rPr>
          <w:delText xml:space="preserve">nd shooting in various areas. </w:delText>
        </w:r>
        <w:r w:rsidRPr="00F24599">
          <w:rPr>
            <w:rFonts w:ascii="Arial" w:hAnsi="Arial" w:cs="Arial"/>
            <w:sz w:val="20"/>
            <w:szCs w:val="20"/>
            <w:lang w:val="en-IE"/>
          </w:rPr>
          <w:delText xml:space="preserve">There is mention of a race meeting which used to be held at </w:delText>
        </w:r>
        <w:r w:rsidR="00F24599">
          <w:rPr>
            <w:rFonts w:ascii="Arial" w:hAnsi="Arial" w:cs="Arial"/>
            <w:sz w:val="20"/>
            <w:szCs w:val="20"/>
            <w:lang w:val="en-IE"/>
          </w:rPr>
          <w:delText>T</w:delText>
        </w:r>
        <w:r w:rsidRPr="00F24599">
          <w:rPr>
            <w:rFonts w:ascii="Arial" w:hAnsi="Arial" w:cs="Arial"/>
            <w:sz w:val="20"/>
            <w:szCs w:val="20"/>
            <w:lang w:val="en-IE"/>
          </w:rPr>
          <w:delText>ooraree, but discontinued by the time of the survey. Sports clubs mentioned are Ballyhaunis Boxing Club</w:delText>
        </w:r>
        <w:r w:rsidR="00314497" w:rsidRPr="00F24599">
          <w:rPr>
            <w:rFonts w:ascii="Arial" w:hAnsi="Arial" w:cs="Arial"/>
            <w:sz w:val="20"/>
            <w:szCs w:val="20"/>
            <w:lang w:val="en-IE"/>
          </w:rPr>
          <w:delText xml:space="preserve"> and Ballyhaunis G.A.A. Club.</w:delText>
        </w:r>
      </w:del>
    </w:p>
    <w:p w14:paraId="0382A3FB" w14:textId="77777777" w:rsidR="004F1B9F" w:rsidRPr="0041466F" w:rsidRDefault="004F1B9F" w:rsidP="0041466F">
      <w:pPr>
        <w:tabs>
          <w:tab w:val="left" w:pos="5250"/>
        </w:tabs>
        <w:rPr>
          <w:rPrChange w:id="492" w:author="Eisan, Jenna (EHS)" w:date="2026-09-25T19:59:00Z" w16du:dateUtc="2026-09-25T23:59:00Z">
            <w:rPr>
              <w:rFonts w:ascii="Arial" w:hAnsi="Arial" w:cs="Arial"/>
              <w:sz w:val="20"/>
              <w:szCs w:val="20"/>
              <w:lang w:val="en-IE"/>
            </w:rPr>
          </w:rPrChange>
        </w:rPr>
        <w:pPrChange w:id="493" w:author="Eisan, Jenna (EHS)" w:date="2026-09-25T19:59:00Z" w16du:dateUtc="2026-09-25T23:59:00Z">
          <w:pPr/>
        </w:pPrChange>
      </w:pPr>
    </w:p>
    <w:sectPr w:rsidR="004F1B9F" w:rsidRPr="0041466F" w:rsidSect="00EE4CAE">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titlePg/>
      <w:docGrid w:linePitch="360"/>
      <w:sectPrChange w:id="525" w:author="Eisan, Jenna (EHS)" w:date="2026-09-25T19:59:00Z" w16du:dateUtc="2026-09-25T23:59:00Z">
        <w:sectPr w:rsidR="004F1B9F" w:rsidRPr="0041466F" w:rsidSect="00EE4CAE">
          <w:pgMar w:top="1440" w:right="1800" w:bottom="1440" w:left="1800" w:header="708" w:footer="708" w:gutter="0"/>
          <w:cols w:space="708"/>
          <w:titlePg w:val="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230C6D" w14:textId="77777777" w:rsidR="00755B3A" w:rsidRDefault="00755B3A" w:rsidP="00BC317A">
      <w:r>
        <w:separator/>
      </w:r>
    </w:p>
  </w:endnote>
  <w:endnote w:type="continuationSeparator" w:id="0">
    <w:p w14:paraId="6705C053" w14:textId="77777777" w:rsidR="00755B3A" w:rsidRDefault="00755B3A" w:rsidP="00BC3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A9B56E" w14:textId="77777777" w:rsidR="00BC317A" w:rsidRDefault="00BC31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1A2A2C" w14:textId="77777777" w:rsidR="00BC317A" w:rsidRDefault="00BC31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55897B" w14:textId="77777777" w:rsidR="00BC317A" w:rsidRDefault="00BC31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0538DF" w14:textId="77777777" w:rsidR="00755B3A" w:rsidRDefault="00755B3A" w:rsidP="00BC317A">
      <w:r>
        <w:separator/>
      </w:r>
    </w:p>
  </w:footnote>
  <w:footnote w:type="continuationSeparator" w:id="0">
    <w:p w14:paraId="0CC79CEB" w14:textId="77777777" w:rsidR="00755B3A" w:rsidRDefault="00755B3A" w:rsidP="00BC31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F1E0F7" w14:textId="77777777" w:rsidR="00BC317A" w:rsidRDefault="00BC31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B020CA" w14:textId="77777777" w:rsidR="00BC317A" w:rsidRDefault="00BC31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881FA4" w14:textId="0620322B" w:rsidR="00EE4CAE" w:rsidRPr="006E5DED" w:rsidRDefault="00585302" w:rsidP="00EE4CAE">
    <w:pPr>
      <w:pStyle w:val="Header"/>
      <w:rPr>
        <w:ins w:id="494" w:author="Eisan, Jenna (EHS)" w:date="2026-09-25T19:59:00Z" w16du:dateUtc="2026-09-25T23:59:00Z"/>
        <w:noProof/>
        <w:color w:val="44546A" w:themeColor="text2"/>
      </w:rPr>
    </w:pPr>
    <w:ins w:id="495" w:author="Eisan, Jenna (EHS)" w:date="2026-09-25T19:59:00Z" w16du:dateUtc="2026-09-25T23:59:00Z">
      <w:r w:rsidRPr="006E5DED">
        <w:rPr>
          <w:noProof/>
          <w:color w:val="44546A" w:themeColor="text2"/>
        </w:rPr>
        <mc:AlternateContent>
          <mc:Choice Requires="wps">
            <w:drawing>
              <wp:anchor distT="0" distB="0" distL="114300" distR="114300" simplePos="0" relativeHeight="251659264" behindDoc="0" locked="0" layoutInCell="1" allowOverlap="1" wp14:anchorId="3A881FAB" wp14:editId="1C315E76">
                <wp:simplePos x="0" y="0"/>
                <wp:positionH relativeFrom="column">
                  <wp:posOffset>1228090</wp:posOffset>
                </wp:positionH>
                <wp:positionV relativeFrom="paragraph">
                  <wp:posOffset>95250</wp:posOffset>
                </wp:positionV>
                <wp:extent cx="3589020" cy="1403985"/>
                <wp:effectExtent l="0" t="0" r="0" b="127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1403985"/>
                        </a:xfrm>
                        <a:prstGeom prst="rect">
                          <a:avLst/>
                        </a:prstGeom>
                        <a:noFill/>
                        <a:ln w="9525">
                          <a:noFill/>
                          <a:miter lim="800000"/>
                          <a:headEnd/>
                          <a:tailEnd/>
                        </a:ln>
                      </wps:spPr>
                      <wps:txbx>
                        <w:txbxContent>
                          <w:p w14:paraId="3A881FAF" w14:textId="0680045B" w:rsidR="00EE4CAE" w:rsidRDefault="00B623EB" w:rsidP="00EE4CAE">
                            <w:pPr>
                              <w:pStyle w:val="Header"/>
                              <w:jc w:val="center"/>
                              <w:rPr>
                                <w:ins w:id="496" w:author="Eisan, Jenna (EHS)" w:date="2026-09-25T19:59:00Z" w16du:dateUtc="2026-09-25T23:59:00Z"/>
                                <w:color w:val="44546A" w:themeColor="text2"/>
                                <w:sz w:val="20"/>
                              </w:rPr>
                            </w:pPr>
                            <w:ins w:id="497" w:author="Eisan, Jenna (EHS)" w:date="2026-09-25T19:59:00Z" w16du:dateUtc="2026-09-25T23:59:00Z">
                              <w:r>
                                <w:rPr>
                                  <w:color w:val="44546A" w:themeColor="text2"/>
                                </w:rPr>
                                <w:t xml:space="preserve">EXECUTIVE </w:t>
                              </w:r>
                              <w:r w:rsidR="00EE4CAE" w:rsidRPr="00153DCE">
                                <w:rPr>
                                  <w:color w:val="44546A" w:themeColor="text2"/>
                                </w:rPr>
                                <w:t>O</w:t>
                              </w:r>
                              <w:r w:rsidR="00EE4CAE" w:rsidRPr="00B623EB">
                                <w:rPr>
                                  <w:color w:val="44546A" w:themeColor="text2"/>
                                </w:rPr>
                                <w:t>F</w:t>
                              </w:r>
                              <w:r w:rsidR="00EE4CAE" w:rsidRPr="005B5D35">
                                <w:rPr>
                                  <w:color w:val="44546A" w:themeColor="text2"/>
                                </w:rPr>
                                <w:t xml:space="preserve">FICE OF </w:t>
                              </w:r>
                              <w:r w:rsidRPr="005B5D35">
                                <w:rPr>
                                  <w:color w:val="44546A" w:themeColor="text2"/>
                                </w:rPr>
                                <w:t>HEALTH AND HUMAN SERVICES</w:t>
                              </w:r>
                            </w:ins>
                          </w:p>
                          <w:p w14:paraId="3A881FB0" w14:textId="551538E6" w:rsidR="00EE4CAE" w:rsidRDefault="00EE4CAE" w:rsidP="00EE4CAE">
                            <w:pPr>
                              <w:pStyle w:val="Header"/>
                              <w:jc w:val="center"/>
                              <w:rPr>
                                <w:ins w:id="498" w:author="Eisan, Jenna (EHS)" w:date="2026-09-25T19:59:00Z" w16du:dateUtc="2026-09-25T23:59:00Z"/>
                                <w:b/>
                                <w:color w:val="44546A" w:themeColor="text2"/>
                              </w:rPr>
                            </w:pPr>
                            <w:ins w:id="499" w:author="Eisan, Jenna (EHS)" w:date="2026-09-25T19:59:00Z" w16du:dateUtc="2026-09-25T23:59:00Z">
                              <w:r w:rsidRPr="00153DCE">
                                <w:rPr>
                                  <w:b/>
                                  <w:color w:val="44546A" w:themeColor="text2"/>
                                </w:rPr>
                                <w:t>COMMONWEALTH OF MASSACHUSETTS</w:t>
                              </w:r>
                            </w:ins>
                          </w:p>
                          <w:p w14:paraId="7BDA099A" w14:textId="77777777" w:rsidR="00E10A6E" w:rsidRPr="00153DCE" w:rsidRDefault="00E10A6E" w:rsidP="00E10A6E">
                            <w:pPr>
                              <w:pStyle w:val="Header"/>
                              <w:tabs>
                                <w:tab w:val="left" w:pos="795"/>
                              </w:tabs>
                              <w:jc w:val="center"/>
                              <w:rPr>
                                <w:ins w:id="500" w:author="Eisan, Jenna (EHS)" w:date="2026-09-25T19:59:00Z" w16du:dateUtc="2026-09-25T23:59:00Z"/>
                                <w:color w:val="44546A" w:themeColor="text2"/>
                              </w:rPr>
                            </w:pPr>
                            <w:ins w:id="501" w:author="Eisan, Jenna (EHS)" w:date="2026-09-25T19:59:00Z" w16du:dateUtc="2026-09-25T23:59:00Z">
                              <w:r>
                                <w:rPr>
                                  <w:color w:val="44546A" w:themeColor="text2"/>
                                </w:rPr>
                                <w:t>ONE ASHBURTON PLACE</w:t>
                              </w:r>
                              <w:r w:rsidRPr="00153DCE">
                                <w:rPr>
                                  <w:color w:val="44546A" w:themeColor="text2"/>
                                </w:rPr>
                                <w:t>,</w:t>
                              </w:r>
                              <w:r>
                                <w:rPr>
                                  <w:color w:val="44546A" w:themeColor="text2"/>
                                </w:rPr>
                                <w:t xml:space="preserve"> BOSTON,</w:t>
                              </w:r>
                              <w:r w:rsidRPr="00153DCE">
                                <w:rPr>
                                  <w:color w:val="44546A" w:themeColor="text2"/>
                                </w:rPr>
                                <w:t xml:space="preserve"> MA 021</w:t>
                              </w:r>
                              <w:r>
                                <w:rPr>
                                  <w:color w:val="44546A" w:themeColor="text2"/>
                                </w:rPr>
                                <w:t>08</w:t>
                              </w:r>
                            </w:ins>
                          </w:p>
                          <w:p w14:paraId="3A881FB3" w14:textId="012AD99A" w:rsidR="00EE4CAE" w:rsidRPr="00153DCE" w:rsidRDefault="00EE4CAE" w:rsidP="003113E4">
                            <w:pPr>
                              <w:pStyle w:val="Header"/>
                              <w:rPr>
                                <w:ins w:id="502" w:author="Eisan, Jenna (EHS)" w:date="2026-09-25T19:59:00Z" w16du:dateUtc="2026-09-25T23:59:00Z"/>
                                <w:color w:val="44546A" w:themeColor="text2"/>
                              </w:rPr>
                            </w:pPr>
                          </w:p>
                          <w:p w14:paraId="3A881FB4" w14:textId="196D1C7F" w:rsidR="00EE4CAE" w:rsidRDefault="00EE4CAE" w:rsidP="006718AB">
                            <w:pPr>
                              <w:ind w:left="720"/>
                              <w:jc w:val="right"/>
                              <w:rPr>
                                <w:ins w:id="503" w:author="Eisan, Jenna (EHS)" w:date="2026-09-25T19:59:00Z" w16du:dateUtc="2026-09-25T23:59:00Z"/>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A881FAB" id="_x0000_t202" coordsize="21600,21600" o:spt="202" path="m,l,21600r21600,l21600,xe">
                <v:stroke joinstyle="miter"/>
                <v:path gradientshapeok="t" o:connecttype="rect"/>
              </v:shapetype>
              <v:shape id="Text Box 2" o:spid="_x0000_s1026" type="#_x0000_t202" style="position:absolute;margin-left:96.7pt;margin-top:7.5pt;width:282.6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" filled="f" stroked="f">
                <v:textbox style="mso-fit-shape-to-text:t">
                  <w:txbxContent>
                    <w:p w14:paraId="3A881FAF" w14:textId="0680045B" w:rsidR="00EE4CAE" w:rsidRDefault="00B623EB" w:rsidP="00EE4CAE">
                      <w:pPr>
                        <w:pStyle w:val="Header"/>
                        <w:jc w:val="center"/>
                        <w:rPr>
                          <w:ins w:id="504" w:author="Eisan, Jenna (EHS)" w:date="2026-09-25T19:59:00Z" w16du:dateUtc="2026-09-25T23:59:00Z"/>
                          <w:color w:val="44546A" w:themeColor="text2"/>
                          <w:sz w:val="20"/>
                        </w:rPr>
                      </w:pPr>
                      <w:ins w:id="505" w:author="Eisan, Jenna (EHS)" w:date="2026-09-25T19:59:00Z" w16du:dateUtc="2026-09-25T23:59:00Z">
                        <w:r>
                          <w:rPr>
                            <w:color w:val="44546A" w:themeColor="text2"/>
                          </w:rPr>
                          <w:t xml:space="preserve">EXECUTIVE </w:t>
                        </w:r>
                        <w:r w:rsidR="00EE4CAE" w:rsidRPr="00153DCE">
                          <w:rPr>
                            <w:color w:val="44546A" w:themeColor="text2"/>
                          </w:rPr>
                          <w:t>O</w:t>
                        </w:r>
                        <w:r w:rsidR="00EE4CAE" w:rsidRPr="00B623EB">
                          <w:rPr>
                            <w:color w:val="44546A" w:themeColor="text2"/>
                          </w:rPr>
                          <w:t>F</w:t>
                        </w:r>
                        <w:r w:rsidR="00EE4CAE" w:rsidRPr="005B5D35">
                          <w:rPr>
                            <w:color w:val="44546A" w:themeColor="text2"/>
                          </w:rPr>
                          <w:t xml:space="preserve">FICE OF </w:t>
                        </w:r>
                        <w:r w:rsidRPr="005B5D35">
                          <w:rPr>
                            <w:color w:val="44546A" w:themeColor="text2"/>
                          </w:rPr>
                          <w:t>HEALTH AND HUMAN SERVICES</w:t>
                        </w:r>
                      </w:ins>
                    </w:p>
                    <w:p w14:paraId="3A881FB0" w14:textId="551538E6" w:rsidR="00EE4CAE" w:rsidRDefault="00EE4CAE" w:rsidP="00EE4CAE">
                      <w:pPr>
                        <w:pStyle w:val="Header"/>
                        <w:jc w:val="center"/>
                        <w:rPr>
                          <w:ins w:id="506" w:author="Eisan, Jenna (EHS)" w:date="2026-09-25T19:59:00Z" w16du:dateUtc="2026-09-25T23:59:00Z"/>
                          <w:b/>
                          <w:color w:val="44546A" w:themeColor="text2"/>
                        </w:rPr>
                      </w:pPr>
                      <w:ins w:id="507" w:author="Eisan, Jenna (EHS)" w:date="2026-09-25T19:59:00Z" w16du:dateUtc="2026-09-25T23:59:00Z">
                        <w:r w:rsidRPr="00153DCE">
                          <w:rPr>
                            <w:b/>
                            <w:color w:val="44546A" w:themeColor="text2"/>
                          </w:rPr>
                          <w:t>COMMONWEALTH OF MASSACHUSETTS</w:t>
                        </w:r>
                      </w:ins>
                    </w:p>
                    <w:p w14:paraId="7BDA099A" w14:textId="77777777" w:rsidR="00E10A6E" w:rsidRPr="00153DCE" w:rsidRDefault="00E10A6E" w:rsidP="00E10A6E">
                      <w:pPr>
                        <w:pStyle w:val="Header"/>
                        <w:tabs>
                          <w:tab w:val="left" w:pos="795"/>
                        </w:tabs>
                        <w:jc w:val="center"/>
                        <w:rPr>
                          <w:ins w:id="508" w:author="Eisan, Jenna (EHS)" w:date="2026-09-25T19:59:00Z" w16du:dateUtc="2026-09-25T23:59:00Z"/>
                          <w:color w:val="44546A" w:themeColor="text2"/>
                        </w:rPr>
                      </w:pPr>
                      <w:ins w:id="509" w:author="Eisan, Jenna (EHS)" w:date="2026-09-25T19:59:00Z" w16du:dateUtc="2026-09-25T23:59:00Z">
                        <w:r>
                          <w:rPr>
                            <w:color w:val="44546A" w:themeColor="text2"/>
                          </w:rPr>
                          <w:t>ONE ASHBURTON PLACE</w:t>
                        </w:r>
                        <w:r w:rsidRPr="00153DCE">
                          <w:rPr>
                            <w:color w:val="44546A" w:themeColor="text2"/>
                          </w:rPr>
                          <w:t>,</w:t>
                        </w:r>
                        <w:r>
                          <w:rPr>
                            <w:color w:val="44546A" w:themeColor="text2"/>
                          </w:rPr>
                          <w:t xml:space="preserve"> BOSTON,</w:t>
                        </w:r>
                        <w:r w:rsidRPr="00153DCE">
                          <w:rPr>
                            <w:color w:val="44546A" w:themeColor="text2"/>
                          </w:rPr>
                          <w:t xml:space="preserve"> MA 021</w:t>
                        </w:r>
                        <w:r>
                          <w:rPr>
                            <w:color w:val="44546A" w:themeColor="text2"/>
                          </w:rPr>
                          <w:t>08</w:t>
                        </w:r>
                      </w:ins>
                    </w:p>
                    <w:p w14:paraId="3A881FB3" w14:textId="012AD99A" w:rsidR="00EE4CAE" w:rsidRPr="00153DCE" w:rsidRDefault="00EE4CAE" w:rsidP="003113E4">
                      <w:pPr>
                        <w:pStyle w:val="Header"/>
                        <w:rPr>
                          <w:ins w:id="510" w:author="Eisan, Jenna (EHS)" w:date="2026-09-25T19:59:00Z" w16du:dateUtc="2026-09-25T23:59:00Z"/>
                          <w:color w:val="44546A" w:themeColor="text2"/>
                        </w:rPr>
                      </w:pPr>
                    </w:p>
                    <w:p w14:paraId="3A881FB4" w14:textId="196D1C7F" w:rsidR="00EE4CAE" w:rsidRDefault="00EE4CAE" w:rsidP="006718AB">
                      <w:pPr>
                        <w:ind w:left="720"/>
                        <w:jc w:val="right"/>
                        <w:rPr>
                          <w:ins w:id="511" w:author="Eisan, Jenna (EHS)" w:date="2026-09-25T19:59:00Z" w16du:dateUtc="2026-09-25T23:59:00Z"/>
                        </w:rPr>
                      </w:pPr>
                    </w:p>
                  </w:txbxContent>
                </v:textbox>
              </v:shape>
            </w:pict>
          </mc:Fallback>
        </mc:AlternateContent>
      </w:r>
      <w:r w:rsidR="00EE4CAE">
        <w:rPr>
          <w:noProof/>
          <w:color w:val="44546A" w:themeColor="text2"/>
        </w:rPr>
        <w:drawing>
          <wp:inline distT="0" distB="0" distL="0" distR="0" wp14:anchorId="3A881FAD" wp14:editId="73EAFB5C">
            <wp:extent cx="1164590" cy="1377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164590" cy="1377950"/>
                    </a:xfrm>
                    <a:prstGeom prst="rect">
                      <a:avLst/>
                    </a:prstGeom>
                    <a:noFill/>
                  </pic:spPr>
                </pic:pic>
              </a:graphicData>
            </a:graphic>
          </wp:inline>
        </w:drawing>
      </w:r>
    </w:ins>
  </w:p>
  <w:p w14:paraId="3A881FA5" w14:textId="0E7FB65E" w:rsidR="00EE4CAE" w:rsidRDefault="00EE4CAE" w:rsidP="00EE4CAE">
    <w:pPr>
      <w:pStyle w:val="Header"/>
      <w:rPr>
        <w:ins w:id="512" w:author="Eisan, Jenna (EHS)" w:date="2026-09-25T19:59:00Z" w16du:dateUtc="2026-09-25T23:59:00Z"/>
      </w:rPr>
    </w:pPr>
    <w:ins w:id="513" w:author="Eisan, Jenna (EHS)" w:date="2026-09-25T19:59:00Z" w16du:dateUtc="2026-09-25T23:59:00Z">
      <w:r>
        <w:ptab w:relativeTo="margin" w:alignment="right" w:leader="none"/>
      </w:r>
    </w:ins>
  </w:p>
  <w:p w14:paraId="2BC6C619" w14:textId="13088075" w:rsidR="00D160CC" w:rsidRDefault="00964EDE" w:rsidP="00EE4CAE">
    <w:pPr>
      <w:pStyle w:val="Header"/>
      <w:rPr>
        <w:ins w:id="514" w:author="Eisan, Jenna (EHS)" w:date="2026-09-25T19:59:00Z" w16du:dateUtc="2026-09-25T23:59:00Z"/>
        <w:b/>
        <w:color w:val="44546A" w:themeColor="text2"/>
      </w:rPr>
    </w:pPr>
    <w:ins w:id="515" w:author="Eisan, Jenna (EHS)" w:date="2026-09-25T19:59:00Z" w16du:dateUtc="2026-09-25T23:59:00Z">
      <w:r>
        <w:rPr>
          <w:b/>
          <w:color w:val="44546A" w:themeColor="text2"/>
        </w:rPr>
        <w:t xml:space="preserve">MAURA </w:t>
      </w:r>
      <w:r w:rsidR="00E56BD5">
        <w:rPr>
          <w:b/>
          <w:color w:val="44546A" w:themeColor="text2"/>
        </w:rPr>
        <w:t xml:space="preserve">T. </w:t>
      </w:r>
      <w:r>
        <w:rPr>
          <w:b/>
          <w:color w:val="44546A" w:themeColor="text2"/>
        </w:rPr>
        <w:t>HEALEY</w:t>
      </w:r>
      <w:r w:rsidR="00EE4CAE" w:rsidRPr="00153DCE">
        <w:rPr>
          <w:b/>
          <w:color w:val="44546A" w:themeColor="text2"/>
        </w:rPr>
        <w:tab/>
      </w:r>
      <w:r w:rsidR="00D160CC">
        <w:rPr>
          <w:b/>
          <w:color w:val="44546A" w:themeColor="text2"/>
        </w:rPr>
        <w:tab/>
      </w:r>
      <w:r w:rsidR="00E320F9">
        <w:rPr>
          <w:b/>
          <w:color w:val="44546A" w:themeColor="text2"/>
        </w:rPr>
        <w:t>KATHLEEN E. WALSH</w:t>
      </w:r>
    </w:ins>
  </w:p>
  <w:p w14:paraId="49954343" w14:textId="5737383C" w:rsidR="00734039" w:rsidRDefault="00465E5A" w:rsidP="00EE4CAE">
    <w:pPr>
      <w:pStyle w:val="Header"/>
      <w:rPr>
        <w:ins w:id="516" w:author="Eisan, Jenna (EHS)" w:date="2026-09-25T19:59:00Z" w16du:dateUtc="2026-09-25T23:59:00Z"/>
        <w:b/>
        <w:color w:val="44546A" w:themeColor="text2"/>
      </w:rPr>
    </w:pPr>
    <w:ins w:id="517" w:author="Eisan, Jenna (EHS)" w:date="2026-09-25T19:59:00Z" w16du:dateUtc="2026-09-25T23:59:00Z">
      <w:r w:rsidRPr="00153DCE">
        <w:rPr>
          <w:color w:val="44546A" w:themeColor="text2"/>
          <w:sz w:val="20"/>
          <w:szCs w:val="20"/>
        </w:rPr>
        <w:t>GOVERNOR</w:t>
      </w:r>
      <w:r>
        <w:rPr>
          <w:b/>
          <w:color w:val="44546A" w:themeColor="text2"/>
        </w:rPr>
        <w:t xml:space="preserve"> </w:t>
      </w:r>
      <w:r w:rsidR="00EE4CAE" w:rsidRPr="00153DCE">
        <w:rPr>
          <w:b/>
          <w:color w:val="44546A" w:themeColor="text2"/>
        </w:rPr>
        <w:t xml:space="preserve">                                                             </w:t>
      </w:r>
      <w:r w:rsidR="00964EDE">
        <w:rPr>
          <w:b/>
          <w:color w:val="44546A" w:themeColor="text2"/>
        </w:rPr>
        <w:t xml:space="preserve">                                              </w:t>
      </w:r>
      <w:r w:rsidR="00D160CC">
        <w:rPr>
          <w:b/>
          <w:color w:val="44546A" w:themeColor="text2"/>
        </w:rPr>
        <w:tab/>
      </w:r>
      <w:r w:rsidR="00964EDE">
        <w:rPr>
          <w:b/>
          <w:color w:val="44546A" w:themeColor="text2"/>
        </w:rPr>
        <w:t xml:space="preserve">     </w:t>
      </w:r>
      <w:r>
        <w:rPr>
          <w:color w:val="44546A" w:themeColor="text2"/>
          <w:sz w:val="20"/>
          <w:szCs w:val="20"/>
        </w:rPr>
        <w:t>SECRETARY</w:t>
      </w:r>
    </w:ins>
  </w:p>
  <w:p w14:paraId="50A285D4" w14:textId="77777777" w:rsidR="00734039" w:rsidRDefault="00734039" w:rsidP="00EE4CAE">
    <w:pPr>
      <w:pStyle w:val="Header"/>
      <w:rPr>
        <w:ins w:id="518" w:author="Eisan, Jenna (EHS)" w:date="2026-09-25T19:59:00Z" w16du:dateUtc="2026-09-25T23:59:00Z"/>
        <w:b/>
        <w:color w:val="44546A" w:themeColor="text2"/>
      </w:rPr>
    </w:pPr>
  </w:p>
  <w:p w14:paraId="63AE781D" w14:textId="17762CE0" w:rsidR="00734039" w:rsidRPr="00734039" w:rsidRDefault="00964EDE" w:rsidP="00EE4CAE">
    <w:pPr>
      <w:pStyle w:val="Header"/>
      <w:rPr>
        <w:ins w:id="519" w:author="Eisan, Jenna (EHS)" w:date="2026-09-25T19:59:00Z" w16du:dateUtc="2026-09-25T23:59:00Z"/>
        <w:b/>
        <w:color w:val="44546A" w:themeColor="text2"/>
      </w:rPr>
    </w:pPr>
    <w:ins w:id="520" w:author="Eisan, Jenna (EHS)" w:date="2026-09-25T19:59:00Z" w16du:dateUtc="2026-09-25T23:59:00Z">
      <w:r>
        <w:rPr>
          <w:b/>
          <w:color w:val="44546A" w:themeColor="text2"/>
        </w:rPr>
        <w:t>KIMBERLEY DRISCOLL</w:t>
      </w:r>
      <w:r w:rsidR="00EE4CAE" w:rsidRPr="00153DCE">
        <w:rPr>
          <w:b/>
          <w:color w:val="44546A" w:themeColor="text2"/>
        </w:rPr>
        <w:t xml:space="preserve">                                   </w:t>
      </w:r>
      <w:r w:rsidR="00EE4CAE" w:rsidRPr="00153DCE">
        <w:rPr>
          <w:color w:val="44546A" w:themeColor="text2"/>
        </w:rPr>
        <w:t xml:space="preserve">     </w:t>
      </w:r>
      <w:r w:rsidR="00EE4CAE">
        <w:tab/>
      </w:r>
      <w:r w:rsidR="00EE4CAE">
        <w:tab/>
      </w:r>
      <w:r w:rsidR="0064272D">
        <w:t xml:space="preserve">  </w:t>
      </w:r>
      <w:r w:rsidR="00E27559">
        <w:t xml:space="preserve">     </w:t>
      </w:r>
      <w:r w:rsidR="0064272D">
        <w:t xml:space="preserve"> </w:t>
      </w:r>
    </w:ins>
  </w:p>
  <w:p w14:paraId="3A881FA9" w14:textId="2BA4463F" w:rsidR="00EE4CAE" w:rsidRDefault="00EE4CAE">
    <w:pPr>
      <w:pStyle w:val="Header"/>
      <w:rPr>
        <w:ins w:id="521" w:author="Eisan, Jenna (EHS)" w:date="2026-09-25T19:59:00Z" w16du:dateUtc="2026-09-25T23:59:00Z"/>
        <w:color w:val="44546A" w:themeColor="text2"/>
        <w:sz w:val="20"/>
        <w:szCs w:val="20"/>
      </w:rPr>
    </w:pPr>
    <w:ins w:id="522" w:author="Eisan, Jenna (EHS)" w:date="2026-09-25T19:59:00Z" w16du:dateUtc="2026-09-25T23:59:00Z">
      <w:r w:rsidRPr="00153DCE">
        <w:rPr>
          <w:color w:val="44546A" w:themeColor="text2"/>
          <w:sz w:val="20"/>
          <w:szCs w:val="20"/>
        </w:rPr>
        <w:t>LIEUTENANT GOVERNOR</w:t>
      </w:r>
      <w:r w:rsidR="00E27559">
        <w:rPr>
          <w:color w:val="44546A" w:themeColor="text2"/>
          <w:sz w:val="20"/>
          <w:szCs w:val="20"/>
        </w:rPr>
        <w:t xml:space="preserve"> </w:t>
      </w:r>
      <w:r w:rsidR="00607406">
        <w:rPr>
          <w:color w:val="44546A" w:themeColor="text2"/>
          <w:sz w:val="20"/>
          <w:szCs w:val="20"/>
        </w:rPr>
        <w:tab/>
      </w:r>
      <w:r w:rsidR="00607406">
        <w:rPr>
          <w:color w:val="44546A" w:themeColor="text2"/>
          <w:sz w:val="20"/>
          <w:szCs w:val="20"/>
        </w:rPr>
        <w:tab/>
      </w:r>
    </w:ins>
  </w:p>
  <w:p w14:paraId="236B3B79" w14:textId="77777777" w:rsidR="00BC317A" w:rsidRPr="00607406" w:rsidRDefault="005F66F1">
    <w:pPr>
      <w:pStyle w:val="Header"/>
      <w:rPr>
        <w:color w:val="44546A" w:themeColor="text2"/>
        <w:rPrChange w:id="523" w:author="Eisan, Jenna (EHS)" w:date="2026-09-25T19:59:00Z" w16du:dateUtc="2026-09-25T23:59:00Z">
          <w:rPr/>
        </w:rPrChange>
      </w:rPr>
    </w:pPr>
    <w:ins w:id="524" w:author="Eisan, Jenna (EHS)" w:date="2026-09-25T19:59:00Z" w16du:dateUtc="2026-09-25T23:59:00Z">
      <w:r>
        <w:rPr>
          <w:color w:val="44546A" w:themeColor="text2"/>
          <w:sz w:val="20"/>
          <w:szCs w:val="20"/>
        </w:rPr>
        <w:tab/>
      </w:r>
      <w:r>
        <w:rPr>
          <w:color w:val="44546A" w:themeColor="text2"/>
          <w:sz w:val="20"/>
          <w:szCs w:val="20"/>
        </w:rPr>
        <w:tab/>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4A4997"/>
    <w:multiLevelType w:val="hybridMultilevel"/>
    <w:tmpl w:val="BEE4E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307696"/>
    <w:multiLevelType w:val="hybridMultilevel"/>
    <w:tmpl w:val="DCF427B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476D6B54"/>
    <w:multiLevelType w:val="hybridMultilevel"/>
    <w:tmpl w:val="EDD22C4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4A6B2147"/>
    <w:multiLevelType w:val="hybridMultilevel"/>
    <w:tmpl w:val="A6267F0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68DA49C1"/>
    <w:multiLevelType w:val="hybridMultilevel"/>
    <w:tmpl w:val="69762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013E43"/>
    <w:multiLevelType w:val="hybridMultilevel"/>
    <w:tmpl w:val="D3FE4024"/>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num w:numId="1" w16cid:durableId="681979967">
    <w:abstractNumId w:val="1"/>
  </w:num>
  <w:num w:numId="2" w16cid:durableId="2038921568">
    <w:abstractNumId w:val="3"/>
  </w:num>
  <w:num w:numId="3" w16cid:durableId="1237788797">
    <w:abstractNumId w:val="5"/>
  </w:num>
  <w:num w:numId="4" w16cid:durableId="194998862">
    <w:abstractNumId w:val="2"/>
  </w:num>
  <w:num w:numId="5" w16cid:durableId="694622663">
    <w:abstractNumId w:val="0"/>
  </w:num>
  <w:num w:numId="6" w16cid:durableId="89732107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71472"/>
    <w:rsid w:val="00007C23"/>
    <w:rsid w:val="00024809"/>
    <w:rsid w:val="00033A7E"/>
    <w:rsid w:val="000722C4"/>
    <w:rsid w:val="000B3478"/>
    <w:rsid w:val="00134791"/>
    <w:rsid w:val="001353A9"/>
    <w:rsid w:val="00153DCE"/>
    <w:rsid w:val="00154CA9"/>
    <w:rsid w:val="00166967"/>
    <w:rsid w:val="00193348"/>
    <w:rsid w:val="001A7742"/>
    <w:rsid w:val="001D628B"/>
    <w:rsid w:val="002448DD"/>
    <w:rsid w:val="00266B97"/>
    <w:rsid w:val="00271D28"/>
    <w:rsid w:val="00284238"/>
    <w:rsid w:val="003113E4"/>
    <w:rsid w:val="00314497"/>
    <w:rsid w:val="0033130A"/>
    <w:rsid w:val="0033695B"/>
    <w:rsid w:val="00351564"/>
    <w:rsid w:val="003A3882"/>
    <w:rsid w:val="003F37B3"/>
    <w:rsid w:val="003F6AAE"/>
    <w:rsid w:val="0041466F"/>
    <w:rsid w:val="00435A86"/>
    <w:rsid w:val="00443CDB"/>
    <w:rsid w:val="00465E5A"/>
    <w:rsid w:val="0049384D"/>
    <w:rsid w:val="0049591A"/>
    <w:rsid w:val="004D48D7"/>
    <w:rsid w:val="004F1B9F"/>
    <w:rsid w:val="005246D9"/>
    <w:rsid w:val="0053555D"/>
    <w:rsid w:val="0056474D"/>
    <w:rsid w:val="0057224E"/>
    <w:rsid w:val="00585302"/>
    <w:rsid w:val="00585C88"/>
    <w:rsid w:val="00597C39"/>
    <w:rsid w:val="005B5D35"/>
    <w:rsid w:val="005E33BB"/>
    <w:rsid w:val="005F20AC"/>
    <w:rsid w:val="005F66F1"/>
    <w:rsid w:val="00607406"/>
    <w:rsid w:val="0064272D"/>
    <w:rsid w:val="0065623F"/>
    <w:rsid w:val="006718AB"/>
    <w:rsid w:val="00691C83"/>
    <w:rsid w:val="006B1D87"/>
    <w:rsid w:val="006B6EE0"/>
    <w:rsid w:val="006E5DED"/>
    <w:rsid w:val="0070235D"/>
    <w:rsid w:val="00720C4F"/>
    <w:rsid w:val="00734039"/>
    <w:rsid w:val="00755B3A"/>
    <w:rsid w:val="00782360"/>
    <w:rsid w:val="007B48C3"/>
    <w:rsid w:val="007F04B8"/>
    <w:rsid w:val="00800711"/>
    <w:rsid w:val="008A50C9"/>
    <w:rsid w:val="0091381D"/>
    <w:rsid w:val="00964EDE"/>
    <w:rsid w:val="009B7974"/>
    <w:rsid w:val="00A06F80"/>
    <w:rsid w:val="00A27C9B"/>
    <w:rsid w:val="00A34C8D"/>
    <w:rsid w:val="00AB33D8"/>
    <w:rsid w:val="00AF421F"/>
    <w:rsid w:val="00B623EB"/>
    <w:rsid w:val="00BA00E3"/>
    <w:rsid w:val="00BA6D03"/>
    <w:rsid w:val="00BC317A"/>
    <w:rsid w:val="00BC6ABE"/>
    <w:rsid w:val="00C400D6"/>
    <w:rsid w:val="00C52319"/>
    <w:rsid w:val="00C87BF7"/>
    <w:rsid w:val="00D160CC"/>
    <w:rsid w:val="00D5182F"/>
    <w:rsid w:val="00D63172"/>
    <w:rsid w:val="00D761F6"/>
    <w:rsid w:val="00D9202D"/>
    <w:rsid w:val="00E10A6E"/>
    <w:rsid w:val="00E27559"/>
    <w:rsid w:val="00E320F9"/>
    <w:rsid w:val="00E46D8A"/>
    <w:rsid w:val="00E56BD5"/>
    <w:rsid w:val="00E620A3"/>
    <w:rsid w:val="00E71472"/>
    <w:rsid w:val="00E74BC2"/>
    <w:rsid w:val="00E87243"/>
    <w:rsid w:val="00E92AC9"/>
    <w:rsid w:val="00EE4CAE"/>
    <w:rsid w:val="00F12C5F"/>
    <w:rsid w:val="00F24599"/>
    <w:rsid w:val="00F4050A"/>
    <w:rsid w:val="00F44C98"/>
    <w:rsid w:val="00F65E52"/>
    <w:rsid w:val="00F8728D"/>
    <w:rsid w:val="00FB216E"/>
    <w:rsid w:val="00FE4AA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A6CD8E"/>
  <w15:chartTrackingRefBased/>
  <w15:docId w15:val="{22682A8A-77BE-48D4-9087-2386479DE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4CAE"/>
    <w:pPr>
      <w:pPrChange w:id="0" w:author="Eisan, Jenna (EHS)" w:date="2026-09-25T19:59:00Z">
        <w:pPr/>
      </w:pPrChange>
    </w:pPr>
    <w:rPr>
      <w:rFonts w:asciiTheme="minorHAnsi" w:eastAsiaTheme="minorHAnsi" w:hAnsiTheme="minorHAnsi" w:cstheme="minorBidi"/>
      <w:sz w:val="22"/>
      <w:szCs w:val="22"/>
      <w:lang w:val="en-US" w:eastAsia="en-US"/>
      <w:rPrChange w:id="0" w:author="Eisan, Jenna (EHS)" w:date="2026-09-25T19:59:00Z">
        <w:rPr>
          <w:sz w:val="24"/>
          <w:szCs w:val="24"/>
          <w:lang w:val="en-US" w:eastAsia="en-US" w:bidi="ar-SA"/>
        </w:rPr>
      </w:rPrChange>
    </w:rPr>
  </w:style>
  <w:style w:type="paragraph" w:styleId="Heading1">
    <w:name w:val="heading 1"/>
    <w:basedOn w:val="Normal"/>
    <w:next w:val="Normal"/>
    <w:link w:val="Heading1Char"/>
    <w:qFormat/>
    <w:rsid w:val="00284238"/>
    <w:pPr>
      <w:tabs>
        <w:tab w:val="left" w:pos="3165"/>
      </w:tabs>
      <w:jc w:val="center"/>
      <w:outlineLvl w:val="0"/>
      <w:pPrChange w:id="1" w:author="Eisan, Jenna (EHS)" w:date="2026-09-25T19:59:00Z">
        <w:pPr>
          <w:tabs>
            <w:tab w:val="left" w:pos="3165"/>
          </w:tabs>
          <w:jc w:val="center"/>
          <w:outlineLvl w:val="0"/>
        </w:pPr>
      </w:pPrChange>
    </w:pPr>
    <w:rPr>
      <w:rFonts w:ascii="Times New Roman" w:eastAsia="Calibri" w:hAnsi="Times New Roman" w:cs="Times New Roman"/>
      <w:b/>
      <w:rPrChange w:id="1" w:author="Eisan, Jenna (EHS)" w:date="2026-09-25T19:59:00Z">
        <w:rPr>
          <w:rFonts w:asciiTheme="minorHAnsi" w:eastAsia="Calibri" w:hAnsiTheme="minorHAnsi" w:cstheme="minorBidi"/>
          <w:b/>
          <w:sz w:val="22"/>
          <w:szCs w:val="22"/>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C317A"/>
    <w:rPr>
      <w:rFonts w:eastAsia="Calibri"/>
      <w:b/>
      <w:sz w:val="22"/>
      <w:szCs w:val="22"/>
      <w:lang w:val="en-US" w:eastAsia="en-US"/>
    </w:rPr>
  </w:style>
  <w:style w:type="paragraph" w:styleId="Header">
    <w:name w:val="header"/>
    <w:basedOn w:val="Normal"/>
    <w:link w:val="HeaderChar"/>
    <w:uiPriority w:val="99"/>
    <w:unhideWhenUsed/>
    <w:rsid w:val="00153DCE"/>
    <w:pPr>
      <w:tabs>
        <w:tab w:val="center" w:pos="4680"/>
        <w:tab w:val="right" w:pos="9360"/>
      </w:tabs>
      <w:pPrChange w:id="2" w:author="Eisan, Jenna (EHS)" w:date="2026-09-25T19:59:00Z">
        <w:pPr>
          <w:tabs>
            <w:tab w:val="center" w:pos="4680"/>
            <w:tab w:val="right" w:pos="9360"/>
          </w:tabs>
        </w:pPr>
      </w:pPrChange>
    </w:pPr>
    <w:rPr>
      <w:rPrChange w:id="2" w:author="Eisan, Jenna (EHS)" w:date="2026-09-25T19:59:00Z">
        <w:rPr>
          <w:rFonts w:asciiTheme="minorHAnsi" w:eastAsiaTheme="minorHAnsi"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BC317A"/>
    <w:rPr>
      <w:rFonts w:asciiTheme="minorHAnsi" w:eastAsiaTheme="minorHAnsi" w:hAnsiTheme="minorHAnsi" w:cstheme="minorBidi"/>
      <w:sz w:val="22"/>
      <w:szCs w:val="22"/>
      <w:lang w:val="en-US" w:eastAsia="en-US"/>
    </w:rPr>
  </w:style>
  <w:style w:type="paragraph" w:styleId="Footer">
    <w:name w:val="footer"/>
    <w:basedOn w:val="Normal"/>
    <w:link w:val="FooterChar"/>
    <w:uiPriority w:val="99"/>
    <w:unhideWhenUsed/>
    <w:rsid w:val="00153DCE"/>
    <w:pPr>
      <w:tabs>
        <w:tab w:val="center" w:pos="4680"/>
        <w:tab w:val="right" w:pos="9360"/>
      </w:tabs>
      <w:pPrChange w:id="3" w:author="Eisan, Jenna (EHS)" w:date="2026-09-25T19:59:00Z">
        <w:pPr>
          <w:tabs>
            <w:tab w:val="center" w:pos="4680"/>
            <w:tab w:val="right" w:pos="9360"/>
          </w:tabs>
        </w:pPr>
      </w:pPrChange>
    </w:pPr>
    <w:rPr>
      <w:rPrChange w:id="3" w:author="Eisan, Jenna (EHS)" w:date="2026-09-25T19:59:00Z">
        <w:rPr>
          <w:rFonts w:asciiTheme="minorHAnsi" w:eastAsiaTheme="minorHAnsi"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BC317A"/>
    <w:rPr>
      <w:rFonts w:asciiTheme="minorHAnsi" w:eastAsiaTheme="minorHAnsi" w:hAnsiTheme="minorHAnsi" w:cstheme="minorBidi"/>
      <w:sz w:val="22"/>
      <w:szCs w:val="22"/>
      <w:lang w:val="en-US" w:eastAsia="en-US"/>
    </w:rPr>
  </w:style>
  <w:style w:type="paragraph" w:styleId="BalloonText">
    <w:name w:val="Balloon Text"/>
    <w:basedOn w:val="Normal"/>
    <w:link w:val="BalloonTextChar"/>
    <w:uiPriority w:val="99"/>
    <w:semiHidden/>
    <w:unhideWhenUsed/>
    <w:rsid w:val="00153DCE"/>
    <w:pPr>
      <w:pPrChange w:id="4" w:author="Eisan, Jenna (EHS)" w:date="2026-09-25T19:59:00Z">
        <w:pPr/>
      </w:pPrChange>
    </w:pPr>
    <w:rPr>
      <w:rFonts w:ascii="Tahoma" w:hAnsi="Tahoma" w:cs="Tahoma"/>
      <w:sz w:val="16"/>
      <w:szCs w:val="16"/>
      <w:rPrChange w:id="4" w:author="Eisan, Jenna (EHS)" w:date="2026-09-25T19:59:00Z">
        <w:rPr>
          <w:rFonts w:ascii="Tahoma" w:eastAsiaTheme="minorHAnsi" w:hAnsi="Tahoma" w:cs="Tahoma"/>
          <w:sz w:val="16"/>
          <w:szCs w:val="16"/>
          <w:lang w:val="en-US" w:eastAsia="en-US" w:bidi="ar-SA"/>
        </w:rPr>
      </w:rPrChange>
    </w:rPr>
  </w:style>
  <w:style w:type="character" w:customStyle="1" w:styleId="BalloonTextChar">
    <w:name w:val="Balloon Text Char"/>
    <w:basedOn w:val="DefaultParagraphFont"/>
    <w:link w:val="BalloonText"/>
    <w:uiPriority w:val="99"/>
    <w:rsid w:val="00BC317A"/>
    <w:rPr>
      <w:rFonts w:ascii="Tahoma" w:eastAsiaTheme="minorHAnsi" w:hAnsi="Tahoma" w:cs="Tahoma"/>
      <w:sz w:val="16"/>
      <w:szCs w:val="16"/>
      <w:lang w:val="en-US" w:eastAsia="en-US"/>
    </w:rPr>
  </w:style>
  <w:style w:type="character" w:styleId="Hyperlink">
    <w:name w:val="Hyperlink"/>
    <w:rsid w:val="00BC317A"/>
    <w:rPr>
      <w:color w:val="0000FF"/>
      <w:u w:val="single"/>
    </w:rPr>
  </w:style>
  <w:style w:type="paragraph" w:styleId="ListParagraph">
    <w:name w:val="List Paragraph"/>
    <w:basedOn w:val="Normal"/>
    <w:uiPriority w:val="34"/>
    <w:qFormat/>
    <w:rsid w:val="0070235D"/>
    <w:pPr>
      <w:spacing w:after="200" w:line="276" w:lineRule="auto"/>
      <w:ind w:left="720"/>
      <w:contextualSpacing/>
      <w:pPrChange w:id="5" w:author="Eisan, Jenna (EHS)" w:date="2026-09-25T19:59:00Z">
        <w:pPr>
          <w:spacing w:after="200" w:line="276" w:lineRule="auto"/>
          <w:ind w:left="720"/>
          <w:contextualSpacing/>
        </w:pPr>
      </w:pPrChange>
    </w:pPr>
    <w:rPr>
      <w:rPrChange w:id="5" w:author="Eisan, Jenna (EHS)" w:date="2026-09-25T19:59:00Z">
        <w:rPr>
          <w:rFonts w:asciiTheme="minorHAnsi" w:eastAsiaTheme="minorHAnsi" w:hAnsiTheme="minorHAnsi" w:cstheme="minorBidi"/>
          <w:sz w:val="22"/>
          <w:szCs w:val="22"/>
          <w:lang w:val="en-US" w:eastAsia="en-US" w:bidi="ar-SA"/>
        </w:rPr>
      </w:rPrChange>
    </w:rPr>
  </w:style>
  <w:style w:type="paragraph" w:styleId="Revision">
    <w:name w:val="Revision"/>
    <w:hidden/>
    <w:uiPriority w:val="99"/>
    <w:semiHidden/>
    <w:rsid w:val="0049591A"/>
    <w:pPr>
      <w:pPrChange w:id="6" w:author="Eisan, Jenna (EHS)" w:date="2026-09-25T19:59:00Z">
        <w:pPr/>
      </w:pPrChange>
    </w:pPr>
    <w:rPr>
      <w:rFonts w:asciiTheme="minorHAnsi" w:eastAsiaTheme="minorHAnsi" w:hAnsiTheme="minorHAnsi" w:cstheme="minorBidi"/>
      <w:sz w:val="22"/>
      <w:szCs w:val="22"/>
      <w:lang w:val="en-US" w:eastAsia="en-US"/>
      <w:rPrChange w:id="6" w:author="Eisan, Jenna (EHS)" w:date="2026-09-25T19:59:00Z">
        <w:rPr>
          <w:rFonts w:asciiTheme="minorHAnsi" w:eastAsiaTheme="minorHAnsi" w:hAnsiTheme="minorHAnsi" w:cstheme="minorBidi"/>
          <w:sz w:val="22"/>
          <w:szCs w:val="22"/>
          <w:lang w:val="en-US"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FE772BD5B5B74C94EFFE3DE6602178" ma:contentTypeVersion="11" ma:contentTypeDescription="Create a new document." ma:contentTypeScope="" ma:versionID="33831e21d057e0f1fff8f6c6a4c915a3">
  <xsd:schema xmlns:xsd="http://www.w3.org/2001/XMLSchema" xmlns:xs="http://www.w3.org/2001/XMLSchema" xmlns:p="http://schemas.microsoft.com/office/2006/metadata/properties" xmlns:ns2="92d6340a-28f9-40f2-b67e-9117d40e80df" xmlns:ns3="b99dd02c-9c1e-437e-afaf-826568b6bf7d" targetNamespace="http://schemas.microsoft.com/office/2006/metadata/properties" ma:root="true" ma:fieldsID="d7dad606df8685053281a4a003996675" ns2:_="" ns3:_="">
    <xsd:import namespace="92d6340a-28f9-40f2-b67e-9117d40e80df"/>
    <xsd:import namespace="b99dd02c-9c1e-437e-afaf-826568b6bf7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d6340a-28f9-40f2-b67e-9117d40e80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f123c60-6d59-4beb-a46f-4c7d903a1f29"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9dd02c-9c1e-437e-afaf-826568b6bf7d"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efaeb1c1-ee3c-4101-b714-e749ed0841fd}" ma:internalName="TaxCatchAll" ma:showField="CatchAllData" ma:web="b99dd02c-9c1e-437e-afaf-826568b6bf7d">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99dd02c-9c1e-437e-afaf-826568b6bf7d" xsi:nil="true"/>
    <lcf76f155ced4ddcb4097134ff3c332f xmlns="92d6340a-28f9-40f2-b67e-9117d40e80d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67892-B434-4B21-B44A-AA9E27893A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d6340a-28f9-40f2-b67e-9117d40e80df"/>
    <ds:schemaRef ds:uri="b99dd02c-9c1e-437e-afaf-826568b6bf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2BB599-8839-4967-BFFB-C4F243E4CE35}">
  <ds:schemaRefs>
    <ds:schemaRef ds:uri="http://schemas.microsoft.com/sharepoint/v3/contenttype/forms"/>
  </ds:schemaRefs>
</ds:datastoreItem>
</file>

<file path=customXml/itemProps3.xml><?xml version="1.0" encoding="utf-8"?>
<ds:datastoreItem xmlns:ds="http://schemas.openxmlformats.org/officeDocument/2006/customXml" ds:itemID="{DDF5ACEA-0E3A-42F0-8A33-5640CCF1BBD7}">
  <ds:schemaRefs>
    <ds:schemaRef ds:uri="http://schemas.microsoft.com/office/2006/metadata/properties"/>
    <ds:schemaRef ds:uri="http://schemas.microsoft.com/office/infopath/2007/PartnerControls"/>
    <ds:schemaRef ds:uri="b99dd02c-9c1e-437e-afaf-826568b6bf7d"/>
    <ds:schemaRef ds:uri="92d6340a-28f9-40f2-b67e-9117d40e80df"/>
  </ds:schemaRefs>
</ds:datastoreItem>
</file>

<file path=customXml/itemProps4.xml><?xml version="1.0" encoding="utf-8"?>
<ds:datastoreItem xmlns:ds="http://schemas.openxmlformats.org/officeDocument/2006/customXml" ds:itemID="{1DC21A5C-F735-834E-B453-87E83B109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1227</Words>
  <Characters>6995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Accommodation</vt:lpstr>
    </vt:vector>
  </TitlesOfParts>
  <Company/>
  <LinksUpToDate>false</LinksUpToDate>
  <CharactersWithSpaces>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Accommodation</dc:title>
  <dc:subject/>
  <dc:creator>rhickey</dc:creator>
  <cp:keywords/>
  <dc:description/>
  <cp:lastModifiedBy>Arthur Souza Rodrigues</cp:lastModifiedBy>
  <cp:revision>1</cp:revision>
  <dcterms:created xsi:type="dcterms:W3CDTF">2020-12-14T16:28:00Z</dcterms:created>
  <dcterms:modified xsi:type="dcterms:W3CDTF">2026-09-25T23:59:00Z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0x010100DDFE772BD5B5B74C94EFFE3DE6602178</vt:lpwstr>
  </property>
  <property fmtid="{D5CDD505-2E9C-101B-9397-08002B2CF9AE}" pid="3" name="Order">
    <vt:r8>9600</vt:r8>
  </property>
</Properties>
</file>