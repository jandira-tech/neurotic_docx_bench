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E11C5" w14:textId="77777777" w:rsidR="00BC32DD" w:rsidRPr="001A2552" w:rsidRDefault="00BC32DD" w:rsidP="00BC32DD">
      <w:pPr>
        <w:jc w:val="center"/>
        <w:rPr>
          <w:ins w:id="7" w:author="msi" w:date="2026-09-22T12:18:00Z" w16du:dateUtc="2026-09-22T16:18:00Z"/>
          <w:sz w:val="16"/>
          <w:szCs w:val="16"/>
        </w:rPr>
      </w:pPr>
      <w:ins w:id="8" w:author="msi" w:date="2026-09-22T12:18:00Z" w16du:dateUtc="2026-09-22T16:18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C6C746F" w14:textId="77777777" w:rsidR="00BC32DD" w:rsidRPr="001A2552" w:rsidRDefault="00BC32DD" w:rsidP="00BC32DD">
      <w:pPr>
        <w:jc w:val="center"/>
        <w:rPr>
          <w:ins w:id="9" w:author="msi" w:date="2026-09-22T12:18:00Z" w16du:dateUtc="2026-09-22T16:18:00Z"/>
          <w:b/>
          <w:sz w:val="16"/>
          <w:szCs w:val="16"/>
        </w:rPr>
      </w:pPr>
      <w:ins w:id="10" w:author="msi" w:date="2026-09-22T12:18:00Z" w16du:dateUtc="2026-09-22T16:18:00Z">
        <w:r w:rsidRPr="001A2552">
          <w:rPr>
            <w:b/>
            <w:sz w:val="16"/>
            <w:szCs w:val="16"/>
          </w:rPr>
          <w:t>Açık Ders Malzemeleri</w:t>
        </w:r>
      </w:ins>
    </w:p>
    <w:p w14:paraId="37BB6CD7" w14:textId="77777777" w:rsidR="00BC32DD" w:rsidRDefault="00BC32DD" w:rsidP="00BC32DD">
      <w:pPr>
        <w:pStyle w:val="Basliklar"/>
        <w:jc w:val="center"/>
        <w:rPr>
          <w:ins w:id="11" w:author="msi" w:date="2026-09-22T12:18:00Z" w16du:dateUtc="2026-09-22T16:18:00Z"/>
          <w:sz w:val="16"/>
          <w:szCs w:val="16"/>
        </w:rPr>
      </w:pPr>
    </w:p>
    <w:p w14:paraId="2C4B3585" w14:textId="77777777" w:rsidR="00BC32DD" w:rsidRPr="001A2552" w:rsidRDefault="00BC32DD" w:rsidP="00BC32DD">
      <w:pPr>
        <w:pStyle w:val="Basliklar"/>
        <w:jc w:val="center"/>
        <w:rPr>
          <w:ins w:id="12" w:author="msi" w:date="2026-09-22T12:18:00Z" w16du:dateUtc="2026-09-22T16:18:00Z"/>
          <w:sz w:val="16"/>
          <w:szCs w:val="16"/>
        </w:rPr>
      </w:pPr>
      <w:ins w:id="13" w:author="msi" w:date="2026-09-22T12:18:00Z" w16du:dateUtc="2026-09-22T16:18:00Z">
        <w:r>
          <w:rPr>
            <w:sz w:val="16"/>
            <w:szCs w:val="16"/>
          </w:rPr>
          <w:t>Ders izlence Formu</w:t>
        </w:r>
      </w:ins>
    </w:p>
    <w:p w14:paraId="5C50F8BF" w14:textId="77777777" w:rsidR="00BC32DD" w:rsidRPr="001A2552" w:rsidRDefault="00BC32DD" w:rsidP="00BC32DD">
      <w:pPr>
        <w:rPr>
          <w:ins w:id="14" w:author="msi" w:date="2026-09-22T12:18:00Z" w16du:dateUtc="2026-09-22T16:18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0C990CFB" w14:textId="77777777" w:rsidTr="00832AEF">
        <w:trPr>
          <w:jc w:val="center"/>
          <w:ins w:id="15" w:author="msi" w:date="2026-09-22T12:18:00Z" w16du:dateUtc="2026-09-22T16:18:00Z"/>
        </w:trPr>
        <w:tc>
          <w:tcPr>
            <w:tcW w:w="2745" w:type="dxa"/>
            <w:vAlign w:val="center"/>
          </w:tcPr>
          <w:p w14:paraId="29639187" w14:textId="77777777" w:rsidR="00BC32DD" w:rsidRPr="001A2552" w:rsidRDefault="00BC32DD" w:rsidP="00832AEF">
            <w:pPr>
              <w:pStyle w:val="DersBasliklar"/>
              <w:rPr>
                <w:ins w:id="16" w:author="msi" w:date="2026-09-22T12:18:00Z" w16du:dateUtc="2026-09-22T16:18:00Z"/>
                <w:szCs w:val="16"/>
              </w:rPr>
            </w:pPr>
            <w:ins w:id="17" w:author="msi" w:date="2026-09-22T12:18:00Z" w16du:dateUtc="2026-09-22T16:18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6BD2AF39" w14:textId="77777777" w:rsidR="00BC32DD" w:rsidRPr="00B00DF3" w:rsidRDefault="00CC0B85" w:rsidP="00F95BE5">
            <w:pPr>
              <w:pStyle w:val="DersBilgileri"/>
              <w:rPr>
                <w:ins w:id="18" w:author="msi" w:date="2026-09-22T12:18:00Z" w16du:dateUtc="2026-09-22T16:18:00Z"/>
                <w:bCs/>
                <w:szCs w:val="16"/>
              </w:rPr>
            </w:pPr>
            <w:ins w:id="19" w:author="msi" w:date="2026-09-22T12:18:00Z" w16du:dateUtc="2026-09-22T16:1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C7B7537" w14:textId="77777777" w:rsidTr="00832AEF">
        <w:trPr>
          <w:jc w:val="center"/>
          <w:ins w:id="20" w:author="msi" w:date="2026-09-22T12:18:00Z" w16du:dateUtc="2026-09-22T16:18:00Z"/>
        </w:trPr>
        <w:tc>
          <w:tcPr>
            <w:tcW w:w="2745" w:type="dxa"/>
            <w:vAlign w:val="center"/>
          </w:tcPr>
          <w:p w14:paraId="6693A29E" w14:textId="77777777" w:rsidR="00BC32DD" w:rsidRPr="001A2552" w:rsidRDefault="00BC32DD" w:rsidP="00832AEF">
            <w:pPr>
              <w:pStyle w:val="DersBasliklar"/>
              <w:rPr>
                <w:ins w:id="21" w:author="msi" w:date="2026-09-22T12:18:00Z" w16du:dateUtc="2026-09-22T16:18:00Z"/>
                <w:szCs w:val="16"/>
              </w:rPr>
            </w:pPr>
            <w:ins w:id="22" w:author="msi" w:date="2026-09-22T12:18:00Z" w16du:dateUtc="2026-09-22T16:18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48D27265" w14:textId="77777777" w:rsidR="00BC32DD" w:rsidRPr="00B00DF3" w:rsidRDefault="00F911A6" w:rsidP="00832AEF">
            <w:pPr>
              <w:pStyle w:val="DersBilgileri"/>
              <w:rPr>
                <w:ins w:id="23" w:author="msi" w:date="2026-09-22T12:18:00Z" w16du:dateUtc="2026-09-22T16:18:00Z"/>
                <w:szCs w:val="16"/>
              </w:rPr>
            </w:pPr>
            <w:ins w:id="24" w:author="msi" w:date="2026-09-22T12:18:00Z" w16du:dateUtc="2026-09-22T16:18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2535E400" w14:textId="77777777" w:rsidTr="00832AEF">
        <w:trPr>
          <w:jc w:val="center"/>
          <w:ins w:id="25" w:author="msi" w:date="2026-09-22T12:18:00Z" w16du:dateUtc="2026-09-22T16:18:00Z"/>
        </w:trPr>
        <w:tc>
          <w:tcPr>
            <w:tcW w:w="2745" w:type="dxa"/>
            <w:vAlign w:val="center"/>
          </w:tcPr>
          <w:p w14:paraId="374CA7BB" w14:textId="77777777" w:rsidR="00BC32DD" w:rsidRPr="001A2552" w:rsidRDefault="00BC32DD" w:rsidP="00832AEF">
            <w:pPr>
              <w:pStyle w:val="DersBasliklar"/>
              <w:rPr>
                <w:ins w:id="26" w:author="msi" w:date="2026-09-22T12:18:00Z" w16du:dateUtc="2026-09-22T16:18:00Z"/>
                <w:szCs w:val="16"/>
              </w:rPr>
            </w:pPr>
            <w:ins w:id="27" w:author="msi" w:date="2026-09-22T12:18:00Z" w16du:dateUtc="2026-09-22T16:18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12CB883A" w14:textId="77777777" w:rsidR="00BC32DD" w:rsidRPr="00B00DF3" w:rsidRDefault="00F911A6" w:rsidP="00832AEF">
            <w:pPr>
              <w:pStyle w:val="DersBilgileri"/>
              <w:rPr>
                <w:ins w:id="28" w:author="msi" w:date="2026-09-22T12:18:00Z" w16du:dateUtc="2026-09-22T16:18:00Z"/>
                <w:szCs w:val="16"/>
              </w:rPr>
            </w:pPr>
            <w:ins w:id="29" w:author="msi" w:date="2026-09-22T12:18:00Z" w16du:dateUtc="2026-09-22T16:18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47B9A9CD" w14:textId="77777777" w:rsidTr="00832AEF">
        <w:trPr>
          <w:jc w:val="center"/>
          <w:ins w:id="30" w:author="msi" w:date="2026-09-22T12:18:00Z" w16du:dateUtc="2026-09-22T16:18:00Z"/>
        </w:trPr>
        <w:tc>
          <w:tcPr>
            <w:tcW w:w="2745" w:type="dxa"/>
            <w:vAlign w:val="center"/>
          </w:tcPr>
          <w:p w14:paraId="1F78A00E" w14:textId="77777777" w:rsidR="00BC32DD" w:rsidRPr="001A2552" w:rsidRDefault="00BC32DD" w:rsidP="00832AEF">
            <w:pPr>
              <w:pStyle w:val="DersBasliklar"/>
              <w:rPr>
                <w:ins w:id="31" w:author="msi" w:date="2026-09-22T12:18:00Z" w16du:dateUtc="2026-09-22T16:18:00Z"/>
                <w:szCs w:val="16"/>
              </w:rPr>
            </w:pPr>
            <w:ins w:id="32" w:author="msi" w:date="2026-09-22T12:18:00Z" w16du:dateUtc="2026-09-22T16:1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71A0FA92" w14:textId="77777777" w:rsidR="00BC32DD" w:rsidRPr="00B00DF3" w:rsidRDefault="00F911A6" w:rsidP="00832AEF">
            <w:pPr>
              <w:pStyle w:val="DersBilgileri"/>
              <w:rPr>
                <w:ins w:id="33" w:author="msi" w:date="2026-09-22T12:18:00Z" w16du:dateUtc="2026-09-22T16:18:00Z"/>
                <w:szCs w:val="16"/>
              </w:rPr>
            </w:pPr>
            <w:ins w:id="34" w:author="msi" w:date="2026-09-22T12:18:00Z" w16du:dateUtc="2026-09-22T16:18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43A71C27" w14:textId="77777777" w:rsidTr="00832AEF">
        <w:trPr>
          <w:jc w:val="center"/>
          <w:ins w:id="35" w:author="msi" w:date="2026-09-22T12:18:00Z" w16du:dateUtc="2026-09-22T16:18:00Z"/>
        </w:trPr>
        <w:tc>
          <w:tcPr>
            <w:tcW w:w="2745" w:type="dxa"/>
            <w:vAlign w:val="center"/>
          </w:tcPr>
          <w:p w14:paraId="38B3F391" w14:textId="77777777" w:rsidR="00BC32DD" w:rsidRPr="001A2552" w:rsidRDefault="00BC32DD" w:rsidP="00832AEF">
            <w:pPr>
              <w:pStyle w:val="DersBasliklar"/>
              <w:rPr>
                <w:ins w:id="36" w:author="msi" w:date="2026-09-22T12:18:00Z" w16du:dateUtc="2026-09-22T16:18:00Z"/>
                <w:szCs w:val="16"/>
              </w:rPr>
            </w:pPr>
            <w:ins w:id="37" w:author="msi" w:date="2026-09-22T12:18:00Z" w16du:dateUtc="2026-09-22T16:18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6A93D033" w14:textId="77777777" w:rsidR="00BC32DD" w:rsidRPr="00B00DF3" w:rsidRDefault="00F8234C" w:rsidP="00832AEF">
            <w:pPr>
              <w:pStyle w:val="DersBilgileri"/>
              <w:rPr>
                <w:ins w:id="38" w:author="msi" w:date="2026-09-22T12:18:00Z" w16du:dateUtc="2026-09-22T16:18:00Z"/>
                <w:szCs w:val="16"/>
              </w:rPr>
            </w:pPr>
            <w:ins w:id="39" w:author="msi" w:date="2026-09-22T12:18:00Z" w16du:dateUtc="2026-09-22T16:18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4C4591E" w14:textId="77777777" w:rsidTr="00832AEF">
        <w:trPr>
          <w:jc w:val="center"/>
          <w:ins w:id="40" w:author="msi" w:date="2026-09-22T12:18:00Z" w16du:dateUtc="2026-09-22T16:18:00Z"/>
        </w:trPr>
        <w:tc>
          <w:tcPr>
            <w:tcW w:w="2745" w:type="dxa"/>
            <w:vAlign w:val="center"/>
          </w:tcPr>
          <w:p w14:paraId="7CEFE605" w14:textId="77777777" w:rsidR="00BC32DD" w:rsidRPr="001A2552" w:rsidRDefault="00BC32DD" w:rsidP="00832AEF">
            <w:pPr>
              <w:pStyle w:val="DersBasliklar"/>
              <w:rPr>
                <w:ins w:id="41" w:author="msi" w:date="2026-09-22T12:18:00Z" w16du:dateUtc="2026-09-22T16:18:00Z"/>
                <w:szCs w:val="16"/>
              </w:rPr>
            </w:pPr>
            <w:ins w:id="42" w:author="msi" w:date="2026-09-22T12:18:00Z" w16du:dateUtc="2026-09-22T16:18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1A585690" w14:textId="77777777" w:rsidR="00F911A6" w:rsidRPr="00B00DF3" w:rsidRDefault="00F911A6" w:rsidP="00F911A6">
            <w:pPr>
              <w:rPr>
                <w:ins w:id="43" w:author="msi" w:date="2026-09-22T12:18:00Z" w16du:dateUtc="2026-09-22T16:18:00Z"/>
                <w:sz w:val="16"/>
                <w:szCs w:val="16"/>
              </w:rPr>
            </w:pPr>
          </w:p>
          <w:p w14:paraId="49FD98D2" w14:textId="77777777" w:rsidR="00F95BE5" w:rsidRPr="00F8234C" w:rsidRDefault="00F95BE5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2:18:00Z" w16du:dateUtc="2026-09-22T16:18:00Z"/>
                <w:sz w:val="16"/>
                <w:szCs w:val="16"/>
              </w:rPr>
            </w:pPr>
            <w:ins w:id="45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0DC8735" w14:textId="77777777" w:rsidR="00F95BE5" w:rsidRPr="00F8234C" w:rsidRDefault="00F95BE5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2:18:00Z" w16du:dateUtc="2026-09-22T16:18:00Z"/>
                <w:sz w:val="16"/>
                <w:szCs w:val="16"/>
              </w:rPr>
            </w:pPr>
            <w:ins w:id="47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473BCAB4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18:00Z" w16du:dateUtc="2026-09-22T16:18:00Z"/>
                <w:sz w:val="16"/>
                <w:szCs w:val="16"/>
              </w:rPr>
            </w:pPr>
            <w:ins w:id="49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5BDC3C0C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18:00Z" w16du:dateUtc="2026-09-22T16:18:00Z"/>
                <w:sz w:val="16"/>
                <w:szCs w:val="16"/>
              </w:rPr>
            </w:pPr>
            <w:ins w:id="51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AF87E57" w14:textId="77777777" w:rsidR="00F95BE5" w:rsidRPr="00F8234C" w:rsidRDefault="00B90493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18:00Z" w16du:dateUtc="2026-09-22T16:18:00Z"/>
                <w:sz w:val="16"/>
                <w:szCs w:val="16"/>
              </w:rPr>
            </w:pPr>
            <w:ins w:id="53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A138B40" w14:textId="77777777" w:rsidR="00F911A6" w:rsidRPr="00F8234C" w:rsidRDefault="00F911A6" w:rsidP="00F95B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ins w:id="54" w:author="msi" w:date="2026-09-22T12:18:00Z" w16du:dateUtc="2026-09-22T16:18:00Z"/>
                <w:sz w:val="16"/>
                <w:szCs w:val="16"/>
              </w:rPr>
            </w:pPr>
            <w:ins w:id="55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7AD1E033" w14:textId="77777777" w:rsidR="00B00DF3" w:rsidRPr="00F8234C" w:rsidRDefault="00B90493" w:rsidP="00F95BE5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56" w:author="msi" w:date="2026-09-22T12:18:00Z" w16du:dateUtc="2026-09-22T16:18:00Z"/>
                <w:sz w:val="16"/>
                <w:szCs w:val="16"/>
              </w:rPr>
            </w:pPr>
            <w:ins w:id="57" w:author="msi" w:date="2026-09-22T12:18:00Z" w16du:dateUtc="2026-09-22T16:1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0930F71" w14:textId="77777777" w:rsidR="00BC32DD" w:rsidRPr="00B00DF3" w:rsidRDefault="00F911A6" w:rsidP="009D5F97">
            <w:pPr>
              <w:numPr>
                <w:ilvl w:val="0"/>
                <w:numId w:val="3"/>
              </w:numPr>
              <w:tabs>
                <w:tab w:val="left" w:pos="9640"/>
              </w:tabs>
              <w:jc w:val="left"/>
              <w:rPr>
                <w:ins w:id="58" w:author="msi" w:date="2026-09-22T12:18:00Z" w16du:dateUtc="2026-09-22T16:18:00Z"/>
                <w:szCs w:val="16"/>
              </w:rPr>
            </w:pPr>
            <w:ins w:id="59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AFB6ED7" w14:textId="77777777" w:rsidTr="00832AEF">
        <w:trPr>
          <w:jc w:val="center"/>
          <w:ins w:id="60" w:author="msi" w:date="2026-09-22T12:18:00Z" w16du:dateUtc="2026-09-22T16:18:00Z"/>
        </w:trPr>
        <w:tc>
          <w:tcPr>
            <w:tcW w:w="2745" w:type="dxa"/>
            <w:vAlign w:val="center"/>
          </w:tcPr>
          <w:p w14:paraId="7B9B790F" w14:textId="77777777" w:rsidR="00BC32DD" w:rsidRPr="001A2552" w:rsidRDefault="00BC32DD" w:rsidP="00832AEF">
            <w:pPr>
              <w:pStyle w:val="DersBasliklar"/>
              <w:rPr>
                <w:ins w:id="61" w:author="msi" w:date="2026-09-22T12:18:00Z" w16du:dateUtc="2026-09-22T16:18:00Z"/>
                <w:szCs w:val="16"/>
              </w:rPr>
            </w:pPr>
            <w:ins w:id="62" w:author="msi" w:date="2026-09-22T12:18:00Z" w16du:dateUtc="2026-09-22T16:1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16803840" w14:textId="77777777" w:rsidR="009D5F97" w:rsidRPr="009D5F97" w:rsidRDefault="009D5F97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2:18:00Z" w16du:dateUtc="2026-09-22T16:18:00Z"/>
                <w:sz w:val="16"/>
                <w:szCs w:val="16"/>
              </w:rPr>
            </w:pPr>
            <w:ins w:id="64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4FFAB635" w14:textId="77777777" w:rsidR="00CC0B85" w:rsidRDefault="00CC0B85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2:18:00Z" w16du:dateUtc="2026-09-22T16:18:00Z"/>
                <w:sz w:val="16"/>
                <w:szCs w:val="16"/>
              </w:rPr>
            </w:pPr>
            <w:ins w:id="66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02CE99E" w14:textId="77777777" w:rsidR="00CC0B85" w:rsidRDefault="00B90493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18:00Z" w16du:dateUtc="2026-09-22T16:18:00Z"/>
                <w:sz w:val="16"/>
                <w:szCs w:val="16"/>
              </w:rPr>
            </w:pPr>
            <w:ins w:id="68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360B2E7C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18:00Z" w16du:dateUtc="2026-09-22T16:18:00Z"/>
                <w:sz w:val="16"/>
                <w:szCs w:val="16"/>
              </w:rPr>
            </w:pPr>
            <w:ins w:id="70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66032DF3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18:00Z" w16du:dateUtc="2026-09-22T16:18:00Z"/>
                <w:sz w:val="16"/>
                <w:szCs w:val="16"/>
              </w:rPr>
            </w:pPr>
            <w:ins w:id="72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2306BA7E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18:00Z" w16du:dateUtc="2026-09-22T16:18:00Z"/>
                <w:sz w:val="16"/>
                <w:szCs w:val="16"/>
              </w:rPr>
            </w:pPr>
            <w:ins w:id="74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42D26E0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18:00Z" w16du:dateUtc="2026-09-22T16:18:00Z"/>
                <w:sz w:val="16"/>
                <w:szCs w:val="16"/>
              </w:rPr>
            </w:pPr>
            <w:ins w:id="76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3393491" w14:textId="77777777" w:rsidR="00F911A6" w:rsidRPr="009D5F97" w:rsidRDefault="00F911A6" w:rsidP="009D5F9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18:00Z" w16du:dateUtc="2026-09-22T16:18:00Z"/>
                <w:sz w:val="16"/>
                <w:szCs w:val="16"/>
              </w:rPr>
            </w:pPr>
            <w:ins w:id="78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4A28CAC" w14:textId="77777777" w:rsidR="00BC32DD" w:rsidRPr="00B00DF3" w:rsidRDefault="00BC32DD" w:rsidP="00832AEF">
            <w:pPr>
              <w:pStyle w:val="DersBilgileri"/>
              <w:rPr>
                <w:ins w:id="79" w:author="msi" w:date="2026-09-22T12:18:00Z" w16du:dateUtc="2026-09-22T16:18:00Z"/>
                <w:szCs w:val="16"/>
              </w:rPr>
            </w:pPr>
          </w:p>
        </w:tc>
      </w:tr>
      <w:tr w:rsidR="00BC32DD" w:rsidRPr="001A2552" w14:paraId="10F81CCD" w14:textId="77777777" w:rsidTr="00832AEF">
        <w:trPr>
          <w:jc w:val="center"/>
          <w:ins w:id="80" w:author="msi" w:date="2026-09-22T12:18:00Z" w16du:dateUtc="2026-09-22T16:18:00Z"/>
        </w:trPr>
        <w:tc>
          <w:tcPr>
            <w:tcW w:w="2745" w:type="dxa"/>
            <w:vAlign w:val="center"/>
          </w:tcPr>
          <w:p w14:paraId="6AD7E51A" w14:textId="77777777" w:rsidR="00BC32DD" w:rsidRPr="001A2552" w:rsidRDefault="00BC32DD" w:rsidP="00832AEF">
            <w:pPr>
              <w:pStyle w:val="DersBasliklar"/>
              <w:rPr>
                <w:ins w:id="81" w:author="msi" w:date="2026-09-22T12:18:00Z" w16du:dateUtc="2026-09-22T16:18:00Z"/>
                <w:szCs w:val="16"/>
              </w:rPr>
            </w:pPr>
            <w:ins w:id="82" w:author="msi" w:date="2026-09-22T12:18:00Z" w16du:dateUtc="2026-09-22T16:1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777CFCB8" w14:textId="77777777" w:rsidR="00BC32DD" w:rsidRPr="00B00DF3" w:rsidRDefault="00F8234C" w:rsidP="00832AEF">
            <w:pPr>
              <w:pStyle w:val="DersBilgileri"/>
              <w:rPr>
                <w:ins w:id="83" w:author="msi" w:date="2026-09-22T12:18:00Z" w16du:dateUtc="2026-09-22T16:18:00Z"/>
                <w:szCs w:val="16"/>
              </w:rPr>
            </w:pPr>
            <w:ins w:id="84" w:author="msi" w:date="2026-09-22T12:18:00Z" w16du:dateUtc="2026-09-22T16:1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5803AA5" w14:textId="77777777" w:rsidTr="00832AEF">
        <w:trPr>
          <w:jc w:val="center"/>
          <w:ins w:id="85" w:author="msi" w:date="2026-09-22T12:18:00Z" w16du:dateUtc="2026-09-22T16:18:00Z"/>
        </w:trPr>
        <w:tc>
          <w:tcPr>
            <w:tcW w:w="2745" w:type="dxa"/>
            <w:vAlign w:val="center"/>
          </w:tcPr>
          <w:p w14:paraId="1975A4FD" w14:textId="77777777" w:rsidR="00BC32DD" w:rsidRPr="001A2552" w:rsidRDefault="00BC32DD" w:rsidP="00832AEF">
            <w:pPr>
              <w:pStyle w:val="DersBasliklar"/>
              <w:rPr>
                <w:ins w:id="86" w:author="msi" w:date="2026-09-22T12:18:00Z" w16du:dateUtc="2026-09-22T16:18:00Z"/>
                <w:szCs w:val="16"/>
              </w:rPr>
            </w:pPr>
            <w:ins w:id="87" w:author="msi" w:date="2026-09-22T12:18:00Z" w16du:dateUtc="2026-09-22T16:1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51474072" w14:textId="77777777" w:rsidR="00BC32DD" w:rsidRPr="00B00DF3" w:rsidRDefault="00B00DF3" w:rsidP="00832AEF">
            <w:pPr>
              <w:pStyle w:val="DersBilgileri"/>
              <w:rPr>
                <w:ins w:id="88" w:author="msi" w:date="2026-09-22T12:18:00Z" w16du:dateUtc="2026-09-22T16:18:00Z"/>
                <w:szCs w:val="16"/>
              </w:rPr>
            </w:pPr>
            <w:ins w:id="89" w:author="msi" w:date="2026-09-22T12:18:00Z" w16du:dateUtc="2026-09-22T16:1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A7B8EB0" w14:textId="77777777" w:rsidTr="00832AEF">
        <w:trPr>
          <w:jc w:val="center"/>
          <w:ins w:id="90" w:author="msi" w:date="2026-09-22T12:18:00Z" w16du:dateUtc="2026-09-22T16:18:00Z"/>
        </w:trPr>
        <w:tc>
          <w:tcPr>
            <w:tcW w:w="2745" w:type="dxa"/>
            <w:vAlign w:val="center"/>
          </w:tcPr>
          <w:p w14:paraId="13568EA1" w14:textId="77777777" w:rsidR="00BC32DD" w:rsidRPr="001A2552" w:rsidRDefault="00BC32DD" w:rsidP="00832AEF">
            <w:pPr>
              <w:pStyle w:val="DersBasliklar"/>
              <w:rPr>
                <w:ins w:id="91" w:author="msi" w:date="2026-09-22T12:18:00Z" w16du:dateUtc="2026-09-22T16:18:00Z"/>
                <w:szCs w:val="16"/>
              </w:rPr>
            </w:pPr>
            <w:ins w:id="92" w:author="msi" w:date="2026-09-22T12:18:00Z" w16du:dateUtc="2026-09-22T16:1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7AAA8349" w14:textId="77777777" w:rsidR="00BC32DD" w:rsidRPr="00B00DF3" w:rsidRDefault="00BC32DD" w:rsidP="00832AEF">
            <w:pPr>
              <w:pStyle w:val="DersBilgileri"/>
              <w:rPr>
                <w:ins w:id="93" w:author="msi" w:date="2026-09-22T12:18:00Z" w16du:dateUtc="2026-09-22T16:18:00Z"/>
                <w:szCs w:val="16"/>
              </w:rPr>
            </w:pPr>
          </w:p>
        </w:tc>
      </w:tr>
      <w:tr w:rsidR="00BC32DD" w:rsidRPr="001A2552" w14:paraId="7CD7E000" w14:textId="77777777" w:rsidTr="00832AEF">
        <w:trPr>
          <w:jc w:val="center"/>
          <w:ins w:id="94" w:author="msi" w:date="2026-09-22T12:18:00Z" w16du:dateUtc="2026-09-22T16:18:00Z"/>
        </w:trPr>
        <w:tc>
          <w:tcPr>
            <w:tcW w:w="2745" w:type="dxa"/>
            <w:vAlign w:val="center"/>
          </w:tcPr>
          <w:p w14:paraId="711DE9D9" w14:textId="77777777" w:rsidR="00BC32DD" w:rsidRPr="001A2552" w:rsidRDefault="00BC32DD" w:rsidP="00832AEF">
            <w:pPr>
              <w:pStyle w:val="DersBasliklar"/>
              <w:rPr>
                <w:ins w:id="95" w:author="msi" w:date="2026-09-22T12:18:00Z" w16du:dateUtc="2026-09-22T16:18:00Z"/>
                <w:szCs w:val="16"/>
              </w:rPr>
            </w:pPr>
            <w:ins w:id="96" w:author="msi" w:date="2026-09-22T12:18:00Z" w16du:dateUtc="2026-09-22T16:1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23A12A09" w14:textId="77777777" w:rsidR="00B00DF3" w:rsidRPr="00B00DF3" w:rsidRDefault="00B00DF3" w:rsidP="00B00DF3">
            <w:pPr>
              <w:rPr>
                <w:ins w:id="97" w:author="msi" w:date="2026-09-22T12:18:00Z" w16du:dateUtc="2026-09-22T16:18:00Z"/>
                <w:sz w:val="16"/>
                <w:szCs w:val="16"/>
              </w:rPr>
            </w:pPr>
            <w:ins w:id="98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8D66D03" w14:textId="77777777" w:rsidR="00B00DF3" w:rsidRPr="00B00DF3" w:rsidRDefault="00B00DF3" w:rsidP="00B00DF3">
            <w:pPr>
              <w:rPr>
                <w:ins w:id="99" w:author="msi" w:date="2026-09-22T12:18:00Z" w16du:dateUtc="2026-09-22T16:18:00Z"/>
                <w:sz w:val="16"/>
                <w:szCs w:val="16"/>
              </w:rPr>
            </w:pPr>
            <w:ins w:id="100" w:author="msi" w:date="2026-09-22T12:18:00Z" w16du:dateUtc="2026-09-22T16:1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52112CF" w14:textId="77777777" w:rsidR="00B00DF3" w:rsidRPr="00B00DF3" w:rsidRDefault="00B00DF3" w:rsidP="00B00DF3">
            <w:pPr>
              <w:rPr>
                <w:ins w:id="101" w:author="msi" w:date="2026-09-22T12:18:00Z" w16du:dateUtc="2026-09-22T16:18:00Z"/>
                <w:sz w:val="16"/>
                <w:szCs w:val="16"/>
              </w:rPr>
            </w:pPr>
            <w:ins w:id="102" w:author="msi" w:date="2026-09-22T12:18:00Z" w16du:dateUtc="2026-09-22T16:1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0DB7FAA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2:18:00Z" w16du:dateUtc="2026-09-22T16:18:00Z"/>
                <w:rFonts w:ascii="Verdana" w:hAnsi="Verdana"/>
                <w:sz w:val="16"/>
                <w:szCs w:val="16"/>
              </w:rPr>
            </w:pPr>
            <w:ins w:id="104" w:author="msi" w:date="2026-09-22T12:18:00Z" w16du:dateUtc="2026-09-22T16:1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2FBD8F40" w14:textId="77777777" w:rsidR="00B00DF3" w:rsidRPr="00B00DF3" w:rsidRDefault="00B00DF3" w:rsidP="00B00DF3">
            <w:pPr>
              <w:rPr>
                <w:ins w:id="105" w:author="msi" w:date="2026-09-22T12:18:00Z" w16du:dateUtc="2026-09-22T16:18:00Z"/>
                <w:sz w:val="16"/>
                <w:szCs w:val="16"/>
              </w:rPr>
            </w:pPr>
            <w:ins w:id="106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62D52B5" w14:textId="77777777" w:rsidR="00B00DF3" w:rsidRPr="00B00DF3" w:rsidRDefault="00B00DF3" w:rsidP="00B00DF3">
            <w:pPr>
              <w:rPr>
                <w:ins w:id="107" w:author="msi" w:date="2026-09-22T12:18:00Z" w16du:dateUtc="2026-09-22T16:18:00Z"/>
                <w:sz w:val="16"/>
                <w:szCs w:val="16"/>
              </w:rPr>
            </w:pPr>
            <w:ins w:id="108" w:author="msi" w:date="2026-09-22T12:18:00Z" w16du:dateUtc="2026-09-22T16:1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3CAB607" w14:textId="77777777" w:rsidR="00B00DF3" w:rsidRPr="00B00DF3" w:rsidRDefault="00B00DF3" w:rsidP="00B00DF3">
            <w:pPr>
              <w:rPr>
                <w:ins w:id="109" w:author="msi" w:date="2026-09-22T12:18:00Z" w16du:dateUtc="2026-09-22T16:18:00Z"/>
                <w:sz w:val="16"/>
                <w:szCs w:val="16"/>
              </w:rPr>
            </w:pPr>
            <w:ins w:id="110" w:author="msi" w:date="2026-09-22T12:18:00Z" w16du:dateUtc="2026-09-22T16:1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2B6274C" w14:textId="77777777" w:rsidR="00B00DF3" w:rsidRPr="00B00DF3" w:rsidRDefault="00B00DF3" w:rsidP="00B00DF3">
            <w:pPr>
              <w:rPr>
                <w:ins w:id="111" w:author="msi" w:date="2026-09-22T12:18:00Z" w16du:dateUtc="2026-09-22T16:18:00Z"/>
                <w:sz w:val="16"/>
                <w:szCs w:val="16"/>
              </w:rPr>
            </w:pPr>
            <w:ins w:id="112" w:author="msi" w:date="2026-09-22T12:18:00Z" w16du:dateUtc="2026-09-22T16:18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510E7902" w14:textId="77777777" w:rsidR="00B00DF3" w:rsidRPr="00B00DF3" w:rsidRDefault="00B00DF3" w:rsidP="00B00DF3">
            <w:pPr>
              <w:rPr>
                <w:ins w:id="113" w:author="msi" w:date="2026-09-22T12:18:00Z" w16du:dateUtc="2026-09-22T16:18:00Z"/>
                <w:sz w:val="16"/>
                <w:szCs w:val="16"/>
              </w:rPr>
            </w:pPr>
            <w:ins w:id="114" w:author="msi" w:date="2026-09-22T12:18:00Z" w16du:dateUtc="2026-09-22T16:1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334518DF" w14:textId="77777777" w:rsidR="00BC32DD" w:rsidRPr="00B00DF3" w:rsidRDefault="00BC32DD" w:rsidP="00832AEF">
            <w:pPr>
              <w:pStyle w:val="Kaynakca"/>
              <w:rPr>
                <w:ins w:id="115" w:author="msi" w:date="2026-09-22T12:18:00Z" w16du:dateUtc="2026-09-22T16:18:00Z"/>
                <w:szCs w:val="16"/>
                <w:lang w:val="tr-TR"/>
              </w:rPr>
            </w:pPr>
          </w:p>
        </w:tc>
      </w:tr>
      <w:tr w:rsidR="00BC32DD" w:rsidRPr="001A2552" w14:paraId="2DDBBDAB" w14:textId="77777777" w:rsidTr="00832AEF">
        <w:trPr>
          <w:jc w:val="center"/>
          <w:ins w:id="116" w:author="msi" w:date="2026-09-22T12:18:00Z" w16du:dateUtc="2026-09-22T16:18:00Z"/>
        </w:trPr>
        <w:tc>
          <w:tcPr>
            <w:tcW w:w="2745" w:type="dxa"/>
            <w:vAlign w:val="center"/>
          </w:tcPr>
          <w:p w14:paraId="00B95AA9" w14:textId="77777777" w:rsidR="00BC32DD" w:rsidRPr="001A2552" w:rsidRDefault="00BC32DD" w:rsidP="00832AEF">
            <w:pPr>
              <w:pStyle w:val="DersBasliklar"/>
              <w:rPr>
                <w:ins w:id="117" w:author="msi" w:date="2026-09-22T12:18:00Z" w16du:dateUtc="2026-09-22T16:18:00Z"/>
                <w:szCs w:val="16"/>
              </w:rPr>
            </w:pPr>
            <w:ins w:id="118" w:author="msi" w:date="2026-09-22T12:18:00Z" w16du:dateUtc="2026-09-22T16:18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61D7C635" w14:textId="77777777" w:rsidR="00BC32DD" w:rsidRPr="001A2552" w:rsidRDefault="00B00DF3" w:rsidP="00832AEF">
            <w:pPr>
              <w:pStyle w:val="DersBilgileri"/>
              <w:rPr>
                <w:ins w:id="119" w:author="msi" w:date="2026-09-22T12:18:00Z" w16du:dateUtc="2026-09-22T16:18:00Z"/>
                <w:szCs w:val="16"/>
              </w:rPr>
            </w:pPr>
            <w:ins w:id="120" w:author="msi" w:date="2026-09-22T12:18:00Z" w16du:dateUtc="2026-09-22T16:1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41EFEB6" w14:textId="77777777" w:rsidTr="00832AEF">
        <w:trPr>
          <w:jc w:val="center"/>
          <w:ins w:id="121" w:author="msi" w:date="2026-09-22T12:18:00Z" w16du:dateUtc="2026-09-22T16:18:00Z"/>
        </w:trPr>
        <w:tc>
          <w:tcPr>
            <w:tcW w:w="2745" w:type="dxa"/>
            <w:vAlign w:val="center"/>
          </w:tcPr>
          <w:p w14:paraId="620802F7" w14:textId="77777777" w:rsidR="00BC32DD" w:rsidRPr="001A2552" w:rsidRDefault="00BC32DD" w:rsidP="00832AEF">
            <w:pPr>
              <w:pStyle w:val="DersBasliklar"/>
              <w:rPr>
                <w:ins w:id="122" w:author="msi" w:date="2026-09-22T12:18:00Z" w16du:dateUtc="2026-09-22T16:18:00Z"/>
                <w:szCs w:val="16"/>
              </w:rPr>
            </w:pPr>
            <w:ins w:id="123" w:author="msi" w:date="2026-09-22T12:18:00Z" w16du:dateUtc="2026-09-22T16:18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866A042" w14:textId="77777777" w:rsidR="00BC32DD" w:rsidRPr="001A2552" w:rsidRDefault="00BC32DD" w:rsidP="00832AEF">
            <w:pPr>
              <w:pStyle w:val="DersBilgileri"/>
              <w:rPr>
                <w:ins w:id="124" w:author="msi" w:date="2026-09-22T12:18:00Z" w16du:dateUtc="2026-09-22T16:18:00Z"/>
                <w:szCs w:val="16"/>
              </w:rPr>
            </w:pPr>
          </w:p>
        </w:tc>
      </w:tr>
      <w:tr w:rsidR="00BC32DD" w:rsidRPr="001A2552" w14:paraId="0F3361B3" w14:textId="77777777" w:rsidTr="00832AEF">
        <w:trPr>
          <w:jc w:val="center"/>
          <w:ins w:id="125" w:author="msi" w:date="2026-09-22T12:18:00Z" w16du:dateUtc="2026-09-22T16:18:00Z"/>
        </w:trPr>
        <w:tc>
          <w:tcPr>
            <w:tcW w:w="2745" w:type="dxa"/>
            <w:vAlign w:val="center"/>
          </w:tcPr>
          <w:p w14:paraId="741E53D2" w14:textId="77777777" w:rsidR="00BC32DD" w:rsidRPr="001A2552" w:rsidRDefault="00BC32DD" w:rsidP="00832AEF">
            <w:pPr>
              <w:pStyle w:val="DersBasliklar"/>
              <w:rPr>
                <w:ins w:id="126" w:author="msi" w:date="2026-09-22T12:18:00Z" w16du:dateUtc="2026-09-22T16:18:00Z"/>
                <w:szCs w:val="16"/>
              </w:rPr>
            </w:pPr>
            <w:ins w:id="127" w:author="msi" w:date="2026-09-22T12:18:00Z" w16du:dateUtc="2026-09-22T16:1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4A8298F9" w14:textId="77777777" w:rsidR="00BC32DD" w:rsidRPr="001A2552" w:rsidRDefault="00BC32DD" w:rsidP="00832AEF">
            <w:pPr>
              <w:pStyle w:val="DersBilgileri"/>
              <w:rPr>
                <w:ins w:id="128" w:author="msi" w:date="2026-09-22T12:18:00Z" w16du:dateUtc="2026-09-22T16:18:00Z"/>
                <w:szCs w:val="16"/>
              </w:rPr>
            </w:pPr>
          </w:p>
        </w:tc>
      </w:tr>
    </w:tbl>
    <w:p w14:paraId="4137D051" w14:textId="77777777" w:rsidR="00BC32DD" w:rsidRPr="001A2552" w:rsidRDefault="00BC32DD" w:rsidP="00BC32DD">
      <w:pPr>
        <w:rPr>
          <w:ins w:id="129" w:author="msi" w:date="2026-09-22T12:18:00Z" w16du:dateUtc="2026-09-22T16:18:00Z"/>
          <w:sz w:val="16"/>
          <w:szCs w:val="16"/>
        </w:rPr>
      </w:pPr>
    </w:p>
    <w:p w14:paraId="153F876C" w14:textId="77777777" w:rsidR="00BC32DD" w:rsidRPr="001A2552" w:rsidRDefault="00BC32DD" w:rsidP="00BC32DD">
      <w:pPr>
        <w:rPr>
          <w:ins w:id="130" w:author="msi" w:date="2026-09-22T12:18:00Z" w16du:dateUtc="2026-09-22T16:18:00Z"/>
          <w:sz w:val="16"/>
          <w:szCs w:val="16"/>
        </w:rPr>
      </w:pPr>
    </w:p>
    <w:p w14:paraId="413B0576" w14:textId="77777777" w:rsidR="00BC32DD" w:rsidRPr="001A2552" w:rsidRDefault="00BC32DD" w:rsidP="00BC32DD">
      <w:pPr>
        <w:rPr>
          <w:ins w:id="131" w:author="msi" w:date="2026-09-22T12:18:00Z" w16du:dateUtc="2026-09-22T16:18:00Z"/>
          <w:sz w:val="16"/>
          <w:szCs w:val="16"/>
        </w:rPr>
      </w:pPr>
    </w:p>
    <w:p w14:paraId="104D67CC" w14:textId="77777777" w:rsidR="00BC32DD" w:rsidRDefault="00BC32DD" w:rsidP="00BC32DD">
      <w:pPr>
        <w:rPr>
          <w:ins w:id="132" w:author="msi" w:date="2026-09-22T12:18:00Z" w16du:dateUtc="2026-09-22T16:18:00Z"/>
        </w:rPr>
      </w:pPr>
    </w:p>
    <w:p w14:paraId="1A96A217" w14:textId="77777777" w:rsidR="00576E26" w:rsidRDefault="00576E26" w:rsidP="00576E26">
      <w:pPr>
        <w:rPr>
          <w:del w:id="133" w:author="msi" w:date="2026-09-22T12:18:00Z" w16du:dateUtc="2026-09-22T16:18:00Z"/>
          <w:b/>
        </w:rPr>
      </w:pPr>
      <w:del w:id="134" w:author="msi" w:date="2026-09-22T12:18:00Z" w16du:dateUtc="2026-09-22T16:18:00Z">
        <w:r w:rsidRPr="00845D5E">
          <w:rPr>
            <w:b/>
          </w:rPr>
          <w:delText xml:space="preserve">Okresnímu </w:delText>
        </w:r>
        <w:r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135" w:author="msi" w:date="2026-09-22T12:18:00Z" w16du:dateUtc="2026-09-22T16:18:00Z"/>
          <w:b/>
          <w:i/>
        </w:rPr>
      </w:pPr>
      <w:del w:id="136" w:author="msi" w:date="2026-09-22T12:18:00Z" w16du:dateUtc="2026-09-22T16:18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137" w:author="msi" w:date="2026-09-22T12:18:00Z" w16du:dateUtc="2026-09-22T16:18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rPr>
          <w:del w:id="138" w:author="msi" w:date="2026-09-22T12:18:00Z" w16du:dateUtc="2026-09-22T16:18:00Z"/>
          <w:b/>
          <w:i/>
        </w:rPr>
      </w:pPr>
      <w:del w:id="139" w:author="msi" w:date="2026-09-22T12:18:00Z" w16du:dateUtc="2026-09-22T16:18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jc w:val="center"/>
        <w:rPr>
          <w:del w:id="140" w:author="msi" w:date="2026-09-22T12:18:00Z" w16du:dateUtc="2026-09-22T16:18:00Z"/>
          <w:szCs w:val="20"/>
        </w:rPr>
      </w:pPr>
      <w:del w:id="141" w:author="msi" w:date="2026-09-22T12:18:00Z" w16du:dateUtc="2026-09-22T16:18:00Z">
        <w:r w:rsidRPr="00562993">
          <w:rPr>
            <w:szCs w:val="20"/>
          </w:rPr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/>
        <w:rPr>
          <w:del w:id="142" w:author="msi" w:date="2026-09-22T12:18:00Z" w16du:dateUtc="2026-09-22T16:18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jc w:val="center"/>
        <w:rPr>
          <w:del w:id="143" w:author="msi" w:date="2026-09-22T12:18:00Z" w16du:dateUtc="2026-09-22T16:18:00Z"/>
          <w:szCs w:val="20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jc w:val="center"/>
        <w:rPr>
          <w:del w:id="144" w:author="msi" w:date="2026-09-22T12:18:00Z" w16du:dateUtc="2026-09-22T16:18:00Z"/>
          <w:szCs w:val="20"/>
        </w:rPr>
      </w:pPr>
    </w:p>
    <w:p w14:paraId="19F93910" w14:textId="77777777" w:rsidR="00482A46" w:rsidRDefault="00482A46" w:rsidP="00482A46">
      <w:pPr>
        <w:jc w:val="center"/>
        <w:rPr>
          <w:del w:id="145" w:author="msi" w:date="2026-09-22T12:18:00Z" w16du:dateUtc="2026-09-22T16:18:00Z"/>
          <w:szCs w:val="20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146" w:author="msi" w:date="2026-09-22T12:18:00Z" w16du:dateUtc="2026-09-22T16:18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147" w:author="msi" w:date="2026-09-22T12:18:00Z" w16du:dateUtc="2026-09-22T16:18:00Z"/>
          <w:b/>
          <w:i/>
        </w:rPr>
      </w:pPr>
      <w:del w:id="148" w:author="msi" w:date="2026-09-22T12:18:00Z" w16du:dateUtc="2026-09-22T16:18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149" w:author="msi" w:date="2026-09-22T12:18:00Z" w16du:dateUtc="2026-09-22T16:18:00Z"/>
          <w:szCs w:val="20"/>
        </w:rPr>
      </w:pPr>
      <w:del w:id="150" w:author="msi" w:date="2026-09-22T12:18:00Z" w16du:dateUtc="2026-09-22T16:18:00Z">
        <w:r w:rsidRPr="00562993">
          <w:rPr>
            <w:szCs w:val="20"/>
          </w:rPr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151" w:author="msi" w:date="2026-09-22T12:18:00Z" w16du:dateUtc="2026-09-22T16:18:00Z"/>
        </w:rPr>
      </w:pPr>
      <w:del w:id="152" w:author="msi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153" w:author="msi" w:date="2026-09-22T12:18:00Z" w16du:dateUtc="2026-09-22T16:18:00Z"/>
        </w:rPr>
      </w:pPr>
      <w:del w:id="154" w:author="msi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155" w:author="msi" w:date="2026-09-22T12:18:00Z" w16du:dateUtc="2026-09-22T16:18:00Z"/>
        </w:rPr>
      </w:pPr>
      <w:del w:id="156" w:author="msi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157" w:author="msi" w:date="2026-09-22T12:18:00Z" w16du:dateUtc="2026-09-22T16:18:00Z"/>
        </w:rPr>
      </w:pPr>
      <w:del w:id="158" w:author="msi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159" w:author="msi" w:date="2026-09-22T12:18:00Z" w16du:dateUtc="2026-09-22T16:18:00Z"/>
        </w:rPr>
      </w:pPr>
      <w:del w:id="160" w:author="msi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161" w:author="msi" w:date="2026-09-22T12:18:00Z" w16du:dateUtc="2026-09-22T16:18:00Z"/>
          <w:sz w:val="18"/>
          <w:szCs w:val="18"/>
        </w:rPr>
      </w:pPr>
      <w:del w:id="162" w:author="msi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163" w:author="msi" w:date="2026-09-22T12:18:00Z" w16du:dateUtc="2026-09-22T16:18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164" w:author="msi" w:date="2026-09-22T12:18:00Z" w16du:dateUtc="2026-09-22T16:18:00Z"/>
          <w:b/>
          <w:i/>
        </w:rPr>
      </w:pPr>
      <w:del w:id="165" w:author="msi" w:date="2026-09-22T12:18:00Z" w16du:dateUtc="2026-09-22T16:18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166" w:author="msi" w:date="2026-09-22T12:18:00Z" w16du:dateUtc="2026-09-22T16:18:00Z"/>
          <w:szCs w:val="20"/>
        </w:rPr>
      </w:pPr>
      <w:del w:id="167" w:author="msi" w:date="2026-09-22T12:18:00Z" w16du:dateUtc="2026-09-22T16:18:00Z">
        <w:r w:rsidRPr="00562993">
          <w:rPr>
            <w:szCs w:val="20"/>
          </w:rPr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168" w:author="msi" w:date="2026-09-22T12:18:00Z" w16du:dateUtc="2026-09-22T16:18:00Z"/>
        </w:rPr>
      </w:pPr>
      <w:del w:id="169" w:author="msi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170" w:author="msi" w:date="2026-09-22T12:18:00Z" w16du:dateUtc="2026-09-22T16:18:00Z"/>
        </w:rPr>
      </w:pPr>
      <w:del w:id="171" w:author="msi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172" w:author="msi" w:date="2026-09-22T12:18:00Z" w16du:dateUtc="2026-09-22T16:18:00Z"/>
        </w:rPr>
      </w:pPr>
      <w:del w:id="173" w:author="msi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174" w:author="msi" w:date="2026-09-22T12:18:00Z" w16du:dateUtc="2026-09-22T16:18:00Z"/>
        </w:rPr>
      </w:pPr>
      <w:del w:id="175" w:author="msi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rPr>
          <w:del w:id="176" w:author="msi" w:date="2026-09-22T12:18:00Z" w16du:dateUtc="2026-09-22T16:18:00Z"/>
        </w:rPr>
      </w:pPr>
      <w:del w:id="177" w:author="msi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178" w:author="msi" w:date="2026-09-22T12:18:00Z" w16du:dateUtc="2026-09-22T16:18:00Z"/>
          <w:sz w:val="18"/>
          <w:szCs w:val="18"/>
        </w:rPr>
      </w:pPr>
      <w:del w:id="179" w:author="msi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rPr>
          <w:del w:id="180" w:author="msi" w:date="2026-09-22T12:18:00Z" w16du:dateUtc="2026-09-22T16:18:00Z"/>
        </w:rPr>
      </w:pPr>
    </w:p>
    <w:p w14:paraId="0CFA1A75" w14:textId="77777777" w:rsidR="00576E26" w:rsidRDefault="000360D1" w:rsidP="00576E26">
      <w:pPr>
        <w:rPr>
          <w:del w:id="181" w:author="msi" w:date="2026-09-22T12:18:00Z" w16du:dateUtc="2026-09-22T16:18:00Z"/>
        </w:rPr>
      </w:pPr>
      <w:del w:id="182" w:author="msi" w:date="2026-09-22T12:18:00Z" w16du:dateUtc="2026-09-22T16:18:00Z">
        <w: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rPr>
          <w:del w:id="183" w:author="msi" w:date="2026-09-22T12:18:00Z" w16du:dateUtc="2026-09-22T16:18:00Z"/>
        </w:rPr>
      </w:pPr>
      <w:del w:id="184" w:author="msi" w:date="2026-09-22T12:18:00Z" w16du:dateUtc="2026-09-22T16:18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rPr>
          <w:del w:id="185" w:author="msi" w:date="2026-09-22T12:18:00Z" w16du:dateUtc="2026-09-22T16:18:00Z"/>
          <w:i/>
        </w:rPr>
      </w:pPr>
      <w:del w:id="186" w:author="msi" w:date="2026-09-22T12:18:00Z" w16du:dateUtc="2026-09-22T16:18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rPr>
          <w:del w:id="187" w:author="msi" w:date="2026-09-22T12:18:00Z" w16du:dateUtc="2026-09-22T16:18:00Z"/>
        </w:rPr>
      </w:pPr>
      <w:del w:id="188" w:author="msi" w:date="2026-09-22T12:18:00Z" w16du:dateUtc="2026-09-22T16:18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rPr>
          <w:del w:id="189" w:author="msi" w:date="2026-09-22T12:18:00Z" w16du:dateUtc="2026-09-22T16:18:00Z"/>
        </w:rPr>
      </w:pPr>
    </w:p>
    <w:p w14:paraId="32743981" w14:textId="77777777" w:rsidR="00576E26" w:rsidRDefault="00576E26" w:rsidP="00576E26">
      <w:pPr>
        <w:rPr>
          <w:del w:id="190" w:author="msi" w:date="2026-09-22T12:18:00Z" w16du:dateUtc="2026-09-22T16:18:00Z"/>
        </w:rPr>
      </w:pPr>
    </w:p>
    <w:p w14:paraId="2FCEDDA2" w14:textId="77777777" w:rsidR="00576E26" w:rsidRDefault="00576E26" w:rsidP="00576E26">
      <w:pPr>
        <w:rPr>
          <w:del w:id="191" w:author="msi" w:date="2026-09-22T12:18:00Z" w16du:dateUtc="2026-09-22T16:18:00Z"/>
        </w:rPr>
      </w:pPr>
    </w:p>
    <w:p w14:paraId="2E196C8A" w14:textId="77777777" w:rsidR="00576E26" w:rsidRDefault="00576E26" w:rsidP="00576E26">
      <w:pPr>
        <w:rPr>
          <w:del w:id="192" w:author="msi" w:date="2026-09-22T12:18:00Z" w16du:dateUtc="2026-09-22T16:18:00Z"/>
        </w:rPr>
      </w:pPr>
    </w:p>
    <w:p w14:paraId="2065B80F" w14:textId="77777777" w:rsidR="0098510F" w:rsidRDefault="0098510F" w:rsidP="00576E26">
      <w:pPr>
        <w:rPr>
          <w:del w:id="193" w:author="msi" w:date="2026-09-22T12:18:00Z" w16du:dateUtc="2026-09-22T16:18:00Z"/>
        </w:rPr>
      </w:pPr>
    </w:p>
    <w:p w14:paraId="7952EDB0" w14:textId="77777777" w:rsidR="0098510F" w:rsidRDefault="0098510F" w:rsidP="00576E26">
      <w:pPr>
        <w:rPr>
          <w:del w:id="194" w:author="msi" w:date="2026-09-22T12:18:00Z" w16du:dateUtc="2026-09-22T16:18:00Z"/>
        </w:rPr>
      </w:pPr>
    </w:p>
    <w:p w14:paraId="7D757BC2" w14:textId="77777777" w:rsidR="00576E26" w:rsidRDefault="00576E26" w:rsidP="00576E26">
      <w:pPr>
        <w:rPr>
          <w:del w:id="195" w:author="msi" w:date="2026-09-22T12:18:00Z" w16du:dateUtc="2026-09-22T16:18:00Z"/>
        </w:rPr>
      </w:pPr>
    </w:p>
    <w:p w14:paraId="1F19C760" w14:textId="77777777" w:rsidR="00576E26" w:rsidRDefault="00576E26" w:rsidP="00576E26">
      <w:pPr>
        <w:rPr>
          <w:del w:id="196" w:author="msi" w:date="2026-09-22T12:18:00Z" w16du:dateUtc="2026-09-22T16:18:00Z"/>
        </w:rPr>
      </w:pPr>
      <w:del w:id="197" w:author="msi" w:date="2026-09-22T12:18:00Z" w16du:dateUtc="2026-09-22T16:18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198" w:author="msi" w:date="2026-09-22T12:18:00Z" w16du:dateUtc="2026-09-22T16:18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199" w:author="msi" w:date="2026-09-22T12:18:00Z" w16du:dateUtc="2026-09-22T16:18:00Z"/>
        </w:rPr>
      </w:pPr>
      <w:del w:id="200" w:author="msi" w:date="2026-09-22T12:18:00Z" w16du:dateUtc="2026-09-22T16:18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201" w:author="msi" w:date="2026-09-22T12:18:00Z" w16du:dateUtc="2026-09-22T16:18:00Z"/>
        </w:rPr>
      </w:pPr>
    </w:p>
    <w:p w14:paraId="3914B000" w14:textId="77777777" w:rsidR="00576E26" w:rsidRDefault="00576E26" w:rsidP="00576E26">
      <w:pPr>
        <w:pStyle w:val="ListParagraph"/>
        <w:ind w:left="1080"/>
        <w:rPr>
          <w:del w:id="202" w:author="msi" w:date="2026-09-22T12:18:00Z" w16du:dateUtc="2026-09-22T16:18:00Z"/>
        </w:rPr>
      </w:pPr>
      <w:del w:id="203" w:author="msi" w:date="2026-09-22T12:18:00Z" w16du:dateUtc="2026-09-22T16:18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rPr>
          <w:del w:id="204" w:author="msi" w:date="2026-09-22T12:18:00Z" w16du:dateUtc="2026-09-22T16:18:00Z"/>
        </w:rPr>
      </w:pPr>
    </w:p>
    <w:p w14:paraId="3CA9A0E2" w14:textId="77777777" w:rsidR="00576E26" w:rsidRDefault="00576E26" w:rsidP="00576E26">
      <w:pPr>
        <w:pStyle w:val="ListParagraph"/>
        <w:ind w:left="1080"/>
        <w:rPr>
          <w:del w:id="205" w:author="msi" w:date="2026-09-22T12:18:00Z" w16du:dateUtc="2026-09-22T16:18:00Z"/>
        </w:rPr>
      </w:pPr>
    </w:p>
    <w:p w14:paraId="528DD8FD" w14:textId="77777777" w:rsidR="0098510F" w:rsidRDefault="0098510F" w:rsidP="00576E26">
      <w:pPr>
        <w:pStyle w:val="ListParagraph"/>
        <w:ind w:left="1080"/>
        <w:rPr>
          <w:del w:id="206" w:author="msi" w:date="2026-09-22T12:18:00Z" w16du:dateUtc="2026-09-22T16:18:00Z"/>
        </w:rPr>
      </w:pPr>
    </w:p>
    <w:p w14:paraId="26CA486A" w14:textId="77777777" w:rsidR="0098510F" w:rsidRDefault="0098510F" w:rsidP="00576E26">
      <w:pPr>
        <w:pStyle w:val="ListParagraph"/>
        <w:ind w:left="1080"/>
        <w:rPr>
          <w:del w:id="207" w:author="msi" w:date="2026-09-22T12:18:00Z" w16du:dateUtc="2026-09-22T16:18:00Z"/>
        </w:rPr>
      </w:pPr>
    </w:p>
    <w:p w14:paraId="3948D091" w14:textId="77777777" w:rsidR="00576E26" w:rsidRDefault="00576E26" w:rsidP="00576E26">
      <w:pPr>
        <w:pStyle w:val="ListParagraph"/>
        <w:ind w:left="1080"/>
        <w:rPr>
          <w:del w:id="208" w:author="msi" w:date="2026-09-22T12:18:00Z" w16du:dateUtc="2026-09-22T16:18:00Z"/>
        </w:rPr>
      </w:pPr>
    </w:p>
    <w:p w14:paraId="39761E26" w14:textId="77777777" w:rsidR="00576E26" w:rsidRDefault="00576E26" w:rsidP="00576E26">
      <w:pPr>
        <w:pStyle w:val="ListParagraph"/>
        <w:ind w:left="1080"/>
        <w:rPr>
          <w:del w:id="209" w:author="msi" w:date="2026-09-22T12:18:00Z" w16du:dateUtc="2026-09-22T16:18:00Z"/>
        </w:rPr>
      </w:pPr>
    </w:p>
    <w:p w14:paraId="036F589F" w14:textId="77777777" w:rsidR="00576E26" w:rsidRDefault="00576E26" w:rsidP="00576E26">
      <w:pPr>
        <w:pStyle w:val="ListParagraph"/>
        <w:ind w:left="1080"/>
        <w:rPr>
          <w:del w:id="210" w:author="msi" w:date="2026-09-22T12:18:00Z" w16du:dateUtc="2026-09-22T16:18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211" w:author="msi" w:date="2026-09-22T12:18:00Z" w16du:dateUtc="2026-09-22T16:18:00Z"/>
        </w:rPr>
      </w:pPr>
      <w:del w:id="212" w:author="msi" w:date="2026-09-22T12:18:00Z" w16du:dateUtc="2026-09-22T16:18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213" w:author="msi" w:date="2026-09-22T12:18:00Z" w16du:dateUtc="2026-09-22T16:18:00Z"/>
        </w:rPr>
      </w:pPr>
    </w:p>
    <w:p w14:paraId="1191B81A" w14:textId="77777777" w:rsidR="00576E26" w:rsidRDefault="00576E26" w:rsidP="00576E26">
      <w:pPr>
        <w:rPr>
          <w:del w:id="214" w:author="msi" w:date="2026-09-22T12:18:00Z" w16du:dateUtc="2026-09-22T16:18:00Z"/>
        </w:rPr>
      </w:pPr>
      <w:del w:id="215" w:author="msi" w:date="2026-09-22T12:18:00Z" w16du:dateUtc="2026-09-22T16:18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rPr>
          <w:del w:id="216" w:author="msi" w:date="2026-09-22T12:18:00Z" w16du:dateUtc="2026-09-22T16:18:00Z"/>
        </w:rPr>
      </w:pPr>
    </w:p>
    <w:p w14:paraId="10BDCBC0" w14:textId="77777777" w:rsidR="00576E26" w:rsidRDefault="00576E26" w:rsidP="00576E26">
      <w:pPr>
        <w:rPr>
          <w:del w:id="217" w:author="msi" w:date="2026-09-22T12:18:00Z" w16du:dateUtc="2026-09-22T16:18:00Z"/>
        </w:rPr>
      </w:pPr>
      <w:del w:id="218" w:author="msi" w:date="2026-09-22T12:18:00Z" w16du:dateUtc="2026-09-22T16:18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rPr>
          <w:del w:id="219" w:author="msi" w:date="2026-09-22T12:18:00Z" w16du:dateUtc="2026-09-22T16:18:00Z"/>
          <w:szCs w:val="20"/>
        </w:rPr>
      </w:pPr>
      <w:del w:id="220" w:author="msi" w:date="2026-09-22T12:18:00Z" w16du:dateUtc="2026-09-22T16:18:00Z">
        <w:r w:rsidRPr="0074637F">
          <w:rPr>
            <w:szCs w:val="20"/>
          </w:rPr>
          <w:delText xml:space="preserve">Jméno a příjmení </w:delText>
        </w:r>
        <w:r>
          <w:rPr>
            <w:szCs w:val="20"/>
          </w:rPr>
          <w:delText>toho, kdo návrh podává</w:delText>
        </w:r>
        <w:r w:rsidRPr="0074637F">
          <w:rPr>
            <w:szCs w:val="20"/>
          </w:rPr>
          <w:delText xml:space="preserve"> (tiskacím písmem) a </w:delText>
        </w:r>
        <w:r>
          <w:rPr>
            <w:szCs w:val="20"/>
          </w:rPr>
          <w:delText xml:space="preserve">jeho </w:delText>
        </w:r>
        <w:r w:rsidRPr="0074637F">
          <w:rPr>
            <w:szCs w:val="20"/>
          </w:rPr>
          <w:delText>vlastnoruční podpis</w:delText>
        </w:r>
      </w:del>
    </w:p>
    <w:p w14:paraId="5DCB6F07" w14:textId="77777777" w:rsidR="00576E26" w:rsidRDefault="00576E26" w:rsidP="00576E26">
      <w:pPr>
        <w:rPr>
          <w:del w:id="221" w:author="msi" w:date="2026-09-22T12:18:00Z" w16du:dateUtc="2026-09-22T16:18:00Z"/>
        </w:rPr>
      </w:pPr>
    </w:p>
    <w:p w14:paraId="606F5375" w14:textId="77777777" w:rsidR="00FB3F0E" w:rsidRDefault="00576E26">
      <w:del w:id="222" w:author="msi" w:date="2026-09-22T12:18:00Z" w16du:dateUtc="2026-09-22T16:18:00Z">
        <w:r>
          <w:delText>Adresa pro doručování________________________________________________________________</w:delText>
        </w:r>
      </w:del>
    </w:p>
    <w:sectPr w:rsidR="00FB3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5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7257336">
    <w:abstractNumId w:val="3"/>
  </w:num>
  <w:num w:numId="2" w16cid:durableId="276524685">
    <w:abstractNumId w:val="1"/>
  </w:num>
  <w:num w:numId="3" w16cid:durableId="874273540">
    <w:abstractNumId w:val="0"/>
  </w:num>
  <w:num w:numId="4" w16cid:durableId="579565097">
    <w:abstractNumId w:val="2"/>
  </w:num>
  <w:num w:numId="5" w16cid:durableId="273756699">
    <w:abstractNumId w:val="7"/>
  </w:num>
  <w:num w:numId="6" w16cid:durableId="1401245694">
    <w:abstractNumId w:val="5"/>
  </w:num>
  <w:num w:numId="7" w16cid:durableId="1965309733">
    <w:abstractNumId w:val="6"/>
  </w:num>
  <w:num w:numId="8" w16cid:durableId="174197837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360D1"/>
    <w:rsid w:val="000A48ED"/>
    <w:rsid w:val="001B3C21"/>
    <w:rsid w:val="002C5A84"/>
    <w:rsid w:val="00334276"/>
    <w:rsid w:val="003A2E8D"/>
    <w:rsid w:val="003A45CC"/>
    <w:rsid w:val="003D11C2"/>
    <w:rsid w:val="003E7874"/>
    <w:rsid w:val="00482A46"/>
    <w:rsid w:val="005168D4"/>
    <w:rsid w:val="00576E26"/>
    <w:rsid w:val="005B584C"/>
    <w:rsid w:val="005E64D7"/>
    <w:rsid w:val="005E6702"/>
    <w:rsid w:val="0060602A"/>
    <w:rsid w:val="0069464C"/>
    <w:rsid w:val="00832BE3"/>
    <w:rsid w:val="00875E83"/>
    <w:rsid w:val="008C7442"/>
    <w:rsid w:val="0098510F"/>
    <w:rsid w:val="009D1F69"/>
    <w:rsid w:val="009D5F97"/>
    <w:rsid w:val="00B00DF3"/>
    <w:rsid w:val="00B72360"/>
    <w:rsid w:val="00B90493"/>
    <w:rsid w:val="00BC32DD"/>
    <w:rsid w:val="00C57A7D"/>
    <w:rsid w:val="00C86D83"/>
    <w:rsid w:val="00CA7AAB"/>
    <w:rsid w:val="00CC0B85"/>
    <w:rsid w:val="00DC6CEE"/>
    <w:rsid w:val="00E314B3"/>
    <w:rsid w:val="00F8234C"/>
    <w:rsid w:val="00F911A6"/>
    <w:rsid w:val="00F95BE5"/>
    <w:rsid w:val="00F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18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18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8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8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8C7442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8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8:00Z">
        <w:pPr>
          <w:keepNext/>
          <w:spacing w:before="240" w:after="120"/>
          <w:jc w:val="both"/>
        </w:pPr>
      </w:pPrChange>
    </w:pPr>
    <w:rPr>
      <w:b/>
      <w:rPrChange w:id="4" w:author="msi" w:date="2026-09-22T12:1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8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8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8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8C7442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723</Words>
  <Characters>4122</Characters>
  <Application>Microsoft Office Word</Application>
  <DocSecurity>0</DocSecurity>
  <Lines>34</Lines>
  <Paragraphs>9</Paragraphs>
  <ScaleCrop>false</ScaleCrop>
  <Company>Hewlett-Packard Company</Company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2026-09-22T16:18:00Z</dcterms:modified>
</cp:coreProperties>
</file>