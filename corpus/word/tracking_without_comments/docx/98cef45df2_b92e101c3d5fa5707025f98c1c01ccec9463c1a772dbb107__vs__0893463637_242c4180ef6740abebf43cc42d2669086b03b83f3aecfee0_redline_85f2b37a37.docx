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AFC760" w14:textId="77777777" w:rsidR="00A37893" w:rsidRPr="003C6E8A" w:rsidRDefault="00860DDB" w:rsidP="003C6E8A">
      <w:pPr>
        <w:tabs>
          <w:tab w:val="right" w:pos="9360"/>
        </w:tabs>
        <w:spacing w:line="360" w:lineRule="auto"/>
        <w:jc w:val="both"/>
        <w:rPr>
          <w:ins w:id="3" w:author="JSC" w:date="2026-09-25T20:04:00Z" w16du:dateUtc="2026-09-26T00:04:00Z"/>
          <w:rFonts w:ascii="Times New Roman" w:hAnsi="Times New Roman" w:cs="Times New Roman"/>
          <w:sz w:val="24"/>
          <w:szCs w:val="24"/>
        </w:rPr>
      </w:pPr>
      <w:ins w:id="4" w:author="JSC" w:date="2026-09-25T20:04:00Z" w16du:dateUtc="2026-09-26T00:04:00Z">
        <w:r w:rsidRPr="00860DDB">
          <w:rPr>
            <w:sz w:val="24"/>
            <w:szCs w:val="24"/>
          </w:rPr>
          <w:t xml:space="preserve">                                                                                                                        </w:t>
        </w:r>
      </w:ins>
    </w:p>
    <w:p w14:paraId="2F80A7B6" w14:textId="77777777" w:rsidR="007153D4" w:rsidRPr="003C6E8A" w:rsidRDefault="007153D4" w:rsidP="003C6E8A">
      <w:pPr>
        <w:spacing w:after="0" w:line="240" w:lineRule="auto"/>
        <w:jc w:val="both"/>
        <w:rPr>
          <w:ins w:id="5" w:author="JSC" w:date="2026-09-25T20:04:00Z" w16du:dateUtc="2026-09-26T00:04:00Z"/>
          <w:rFonts w:ascii="Times New Roman" w:hAnsi="Times New Roman" w:cs="Times New Roman"/>
          <w:sz w:val="24"/>
          <w:szCs w:val="24"/>
        </w:rPr>
      </w:pPr>
      <w:ins w:id="6" w:author="JSC" w:date="2026-09-25T20:04:00Z" w16du:dateUtc="2026-09-26T00:04:00Z">
        <w:r w:rsidRPr="003C6E8A">
          <w:rPr>
            <w:rFonts w:ascii="Times New Roman" w:hAnsi="Times New Roman" w:cs="Times New Roman"/>
            <w:sz w:val="24"/>
            <w:szCs w:val="24"/>
          </w:rPr>
          <w:t>TENDAI MASHAMHANDA</w:t>
        </w:r>
      </w:ins>
    </w:p>
    <w:p w14:paraId="75AEB1ED" w14:textId="77777777" w:rsidR="007153D4" w:rsidRPr="003C6E8A" w:rsidRDefault="003C6E8A" w:rsidP="003C6E8A">
      <w:pPr>
        <w:spacing w:after="0" w:line="240" w:lineRule="auto"/>
        <w:jc w:val="both"/>
        <w:rPr>
          <w:ins w:id="7" w:author="JSC" w:date="2026-09-25T20:04:00Z" w16du:dateUtc="2026-09-26T00:04:00Z"/>
          <w:rFonts w:ascii="Times New Roman" w:hAnsi="Times New Roman" w:cs="Times New Roman"/>
          <w:sz w:val="24"/>
          <w:szCs w:val="24"/>
        </w:rPr>
      </w:pPr>
      <w:ins w:id="8" w:author="JSC" w:date="2026-09-25T20:04:00Z" w16du:dateUtc="2026-09-26T00:04:00Z">
        <w:r w:rsidRPr="003C6E8A">
          <w:rPr>
            <w:rFonts w:ascii="Times New Roman" w:hAnsi="Times New Roman" w:cs="Times New Roman"/>
            <w:sz w:val="24"/>
            <w:szCs w:val="24"/>
          </w:rPr>
          <w:t>versus</w:t>
        </w:r>
      </w:ins>
    </w:p>
    <w:p w14:paraId="49ECD5DF" w14:textId="77777777" w:rsidR="007153D4" w:rsidRPr="003C6E8A" w:rsidRDefault="00CA70E3" w:rsidP="003C6E8A">
      <w:pPr>
        <w:spacing w:after="0" w:line="240" w:lineRule="auto"/>
        <w:jc w:val="both"/>
        <w:rPr>
          <w:ins w:id="9" w:author="JSC" w:date="2026-09-25T20:04:00Z" w16du:dateUtc="2026-09-26T00:04:00Z"/>
          <w:rFonts w:ascii="Times New Roman" w:hAnsi="Times New Roman" w:cs="Times New Roman"/>
          <w:sz w:val="24"/>
          <w:szCs w:val="24"/>
        </w:rPr>
      </w:pPr>
      <w:ins w:id="10" w:author="JSC" w:date="2026-09-25T20:04:00Z" w16du:dateUtc="2026-09-26T00:04:00Z">
        <w:r w:rsidRPr="003C6E8A">
          <w:rPr>
            <w:rFonts w:ascii="Times New Roman" w:hAnsi="Times New Roman" w:cs="Times New Roman"/>
            <w:sz w:val="24"/>
            <w:szCs w:val="24"/>
          </w:rPr>
          <w:t>BARIADIE INVESTMENTS (</w:t>
        </w:r>
        <w:r w:rsidR="007153D4" w:rsidRPr="003C6E8A">
          <w:rPr>
            <w:rFonts w:ascii="Times New Roman" w:hAnsi="Times New Roman" w:cs="Times New Roman"/>
            <w:sz w:val="24"/>
            <w:szCs w:val="24"/>
          </w:rPr>
          <w:t>PRIVATE) LIMITED</w:t>
        </w:r>
      </w:ins>
    </w:p>
    <w:p w14:paraId="1DD5A0C2" w14:textId="77777777" w:rsidR="007153D4" w:rsidRPr="003C6E8A" w:rsidRDefault="003C6E8A" w:rsidP="003C6E8A">
      <w:pPr>
        <w:spacing w:after="0" w:line="240" w:lineRule="auto"/>
        <w:jc w:val="both"/>
        <w:rPr>
          <w:ins w:id="11" w:author="JSC" w:date="2026-09-25T20:04:00Z" w16du:dateUtc="2026-09-26T00:04:00Z"/>
          <w:rFonts w:ascii="Times New Roman" w:hAnsi="Times New Roman" w:cs="Times New Roman"/>
          <w:sz w:val="24"/>
          <w:szCs w:val="24"/>
        </w:rPr>
      </w:pPr>
      <w:ins w:id="12" w:author="JSC" w:date="2026-09-25T20:04:00Z" w16du:dateUtc="2026-09-26T00:04:00Z">
        <w:r w:rsidRPr="003C6E8A">
          <w:rPr>
            <w:rFonts w:ascii="Times New Roman" w:hAnsi="Times New Roman" w:cs="Times New Roman"/>
            <w:sz w:val="24"/>
            <w:szCs w:val="24"/>
          </w:rPr>
          <w:t>and</w:t>
        </w:r>
      </w:ins>
    </w:p>
    <w:p w14:paraId="2784F6AA" w14:textId="77777777" w:rsidR="007153D4" w:rsidRPr="003C6E8A" w:rsidRDefault="007153D4" w:rsidP="003C6E8A">
      <w:pPr>
        <w:spacing w:after="0" w:line="240" w:lineRule="auto"/>
        <w:jc w:val="both"/>
        <w:rPr>
          <w:ins w:id="13" w:author="JSC" w:date="2026-09-25T20:04:00Z" w16du:dateUtc="2026-09-26T00:04:00Z"/>
          <w:rFonts w:ascii="Times New Roman" w:hAnsi="Times New Roman" w:cs="Times New Roman"/>
          <w:sz w:val="24"/>
          <w:szCs w:val="24"/>
        </w:rPr>
      </w:pPr>
      <w:ins w:id="14" w:author="JSC" w:date="2026-09-25T20:04:00Z" w16du:dateUtc="2026-09-26T00:04:00Z">
        <w:r w:rsidRPr="003C6E8A">
          <w:rPr>
            <w:rFonts w:ascii="Times New Roman" w:hAnsi="Times New Roman" w:cs="Times New Roman"/>
            <w:sz w:val="24"/>
            <w:szCs w:val="24"/>
          </w:rPr>
          <w:t>LAXTON TENDAI BITI</w:t>
        </w:r>
      </w:ins>
    </w:p>
    <w:p w14:paraId="32F79679" w14:textId="77777777" w:rsidR="007153D4" w:rsidRPr="003C6E8A" w:rsidRDefault="003C6E8A" w:rsidP="003C6E8A">
      <w:pPr>
        <w:spacing w:after="0" w:line="240" w:lineRule="auto"/>
        <w:jc w:val="both"/>
        <w:rPr>
          <w:ins w:id="15" w:author="JSC" w:date="2026-09-25T20:04:00Z" w16du:dateUtc="2026-09-26T00:04:00Z"/>
          <w:rFonts w:ascii="Times New Roman" w:hAnsi="Times New Roman" w:cs="Times New Roman"/>
          <w:sz w:val="24"/>
          <w:szCs w:val="24"/>
        </w:rPr>
      </w:pPr>
      <w:ins w:id="16" w:author="JSC" w:date="2026-09-25T20:04:00Z" w16du:dateUtc="2026-09-26T00:04:00Z">
        <w:r w:rsidRPr="003C6E8A">
          <w:rPr>
            <w:rFonts w:ascii="Times New Roman" w:hAnsi="Times New Roman" w:cs="Times New Roman"/>
            <w:sz w:val="24"/>
            <w:szCs w:val="24"/>
          </w:rPr>
          <w:t>and</w:t>
        </w:r>
      </w:ins>
    </w:p>
    <w:p w14:paraId="5F547B11" w14:textId="77777777" w:rsidR="007153D4" w:rsidRPr="003C6E8A" w:rsidRDefault="007153D4" w:rsidP="003C6E8A">
      <w:pPr>
        <w:spacing w:after="0" w:line="240" w:lineRule="auto"/>
        <w:jc w:val="both"/>
        <w:rPr>
          <w:ins w:id="17" w:author="JSC" w:date="2026-09-25T20:04:00Z" w16du:dateUtc="2026-09-26T00:04:00Z"/>
          <w:rFonts w:ascii="Times New Roman" w:hAnsi="Times New Roman" w:cs="Times New Roman"/>
          <w:sz w:val="24"/>
          <w:szCs w:val="24"/>
        </w:rPr>
      </w:pPr>
      <w:ins w:id="18" w:author="JSC" w:date="2026-09-25T20:04:00Z" w16du:dateUtc="2026-09-26T00:04:00Z">
        <w:r w:rsidRPr="003C6E8A">
          <w:rPr>
            <w:rFonts w:ascii="Times New Roman" w:hAnsi="Times New Roman" w:cs="Times New Roman"/>
            <w:sz w:val="24"/>
            <w:szCs w:val="24"/>
          </w:rPr>
          <w:t>MACDUFF MADENGA N.O</w:t>
        </w:r>
      </w:ins>
    </w:p>
    <w:p w14:paraId="47023695" w14:textId="77777777" w:rsidR="007153D4" w:rsidRPr="003C6E8A" w:rsidRDefault="003C6E8A" w:rsidP="003C6E8A">
      <w:pPr>
        <w:spacing w:after="0" w:line="240" w:lineRule="auto"/>
        <w:jc w:val="both"/>
        <w:rPr>
          <w:ins w:id="19" w:author="JSC" w:date="2026-09-25T20:04:00Z" w16du:dateUtc="2026-09-26T00:04:00Z"/>
          <w:rFonts w:ascii="Times New Roman" w:hAnsi="Times New Roman" w:cs="Times New Roman"/>
          <w:sz w:val="24"/>
          <w:szCs w:val="24"/>
        </w:rPr>
      </w:pPr>
      <w:ins w:id="20" w:author="JSC" w:date="2026-09-25T20:04:00Z" w16du:dateUtc="2026-09-26T00:04:00Z">
        <w:r w:rsidRPr="003C6E8A">
          <w:rPr>
            <w:rFonts w:ascii="Times New Roman" w:hAnsi="Times New Roman" w:cs="Times New Roman"/>
            <w:sz w:val="24"/>
            <w:szCs w:val="24"/>
          </w:rPr>
          <w:t>and</w:t>
        </w:r>
      </w:ins>
    </w:p>
    <w:p w14:paraId="3AF4D230" w14:textId="77777777" w:rsidR="007153D4" w:rsidRPr="003C6E8A" w:rsidRDefault="007153D4" w:rsidP="003C6E8A">
      <w:pPr>
        <w:spacing w:after="0" w:line="240" w:lineRule="auto"/>
        <w:jc w:val="both"/>
        <w:rPr>
          <w:ins w:id="21" w:author="JSC" w:date="2026-09-25T20:04:00Z" w16du:dateUtc="2026-09-26T00:04:00Z"/>
          <w:rFonts w:ascii="Times New Roman" w:hAnsi="Times New Roman" w:cs="Times New Roman"/>
          <w:sz w:val="24"/>
          <w:szCs w:val="24"/>
        </w:rPr>
      </w:pPr>
      <w:ins w:id="22" w:author="JSC" w:date="2026-09-25T20:04:00Z" w16du:dateUtc="2026-09-26T00:04:00Z">
        <w:r w:rsidRPr="003C6E8A">
          <w:rPr>
            <w:rFonts w:ascii="Times New Roman" w:hAnsi="Times New Roman" w:cs="Times New Roman"/>
            <w:sz w:val="24"/>
            <w:szCs w:val="24"/>
          </w:rPr>
          <w:t>ELLIOT ROGERS</w:t>
        </w:r>
      </w:ins>
    </w:p>
    <w:p w14:paraId="5D305008" w14:textId="77777777" w:rsidR="007153D4" w:rsidRPr="003C6E8A" w:rsidRDefault="003C6E8A" w:rsidP="003C6E8A">
      <w:pPr>
        <w:spacing w:after="0" w:line="240" w:lineRule="auto"/>
        <w:jc w:val="both"/>
        <w:rPr>
          <w:ins w:id="23" w:author="JSC" w:date="2026-09-25T20:04:00Z" w16du:dateUtc="2026-09-26T00:04:00Z"/>
          <w:rFonts w:ascii="Times New Roman" w:hAnsi="Times New Roman" w:cs="Times New Roman"/>
          <w:sz w:val="24"/>
          <w:szCs w:val="24"/>
        </w:rPr>
      </w:pPr>
      <w:ins w:id="24" w:author="JSC" w:date="2026-09-25T20:04:00Z" w16du:dateUtc="2026-09-26T00:04:00Z">
        <w:r w:rsidRPr="003C6E8A">
          <w:rPr>
            <w:rFonts w:ascii="Times New Roman" w:hAnsi="Times New Roman" w:cs="Times New Roman"/>
            <w:sz w:val="24"/>
            <w:szCs w:val="24"/>
          </w:rPr>
          <w:t>and</w:t>
        </w:r>
      </w:ins>
    </w:p>
    <w:p w14:paraId="217B1F85" w14:textId="77777777" w:rsidR="007153D4" w:rsidRDefault="007153D4" w:rsidP="003C6E8A">
      <w:pPr>
        <w:spacing w:after="0" w:line="240" w:lineRule="auto"/>
        <w:jc w:val="both"/>
        <w:rPr>
          <w:ins w:id="25" w:author="JSC" w:date="2026-09-25T20:04:00Z" w16du:dateUtc="2026-09-26T00:04:00Z"/>
          <w:rFonts w:ascii="Times New Roman" w:hAnsi="Times New Roman" w:cs="Times New Roman"/>
          <w:sz w:val="24"/>
          <w:szCs w:val="24"/>
        </w:rPr>
      </w:pPr>
      <w:ins w:id="26" w:author="JSC" w:date="2026-09-25T20:04:00Z" w16du:dateUtc="2026-09-26T00:04:00Z">
        <w:r w:rsidRPr="003C6E8A">
          <w:rPr>
            <w:rFonts w:ascii="Times New Roman" w:hAnsi="Times New Roman" w:cs="Times New Roman"/>
            <w:sz w:val="24"/>
            <w:szCs w:val="24"/>
          </w:rPr>
          <w:t>THE REGISTRAR OF DEEDS N.O.</w:t>
        </w:r>
      </w:ins>
    </w:p>
    <w:p w14:paraId="0B74F847" w14:textId="77777777" w:rsidR="003C6E8A" w:rsidRDefault="003C6E8A" w:rsidP="003C6E8A">
      <w:pPr>
        <w:spacing w:after="0" w:line="240" w:lineRule="auto"/>
        <w:jc w:val="both"/>
        <w:rPr>
          <w:ins w:id="27" w:author="JSC" w:date="2026-09-25T20:04:00Z" w16du:dateUtc="2026-09-26T00:04:00Z"/>
          <w:rFonts w:ascii="Times New Roman" w:hAnsi="Times New Roman" w:cs="Times New Roman"/>
          <w:sz w:val="24"/>
          <w:szCs w:val="24"/>
        </w:rPr>
      </w:pPr>
    </w:p>
    <w:p w14:paraId="21656FCC" w14:textId="77777777" w:rsidR="003C6E8A" w:rsidRPr="003C6E8A" w:rsidRDefault="003C6E8A" w:rsidP="003C6E8A">
      <w:pPr>
        <w:spacing w:after="0" w:line="240" w:lineRule="auto"/>
        <w:jc w:val="both"/>
        <w:rPr>
          <w:ins w:id="28" w:author="JSC" w:date="2026-09-25T20:04:00Z" w16du:dateUtc="2026-09-26T00:04:00Z"/>
          <w:rFonts w:ascii="Times New Roman" w:hAnsi="Times New Roman" w:cs="Times New Roman"/>
          <w:sz w:val="24"/>
          <w:szCs w:val="24"/>
        </w:rPr>
      </w:pPr>
    </w:p>
    <w:p w14:paraId="4B7E9AD5" w14:textId="77777777" w:rsidR="007153D4" w:rsidRPr="003C6E8A" w:rsidRDefault="007153D4" w:rsidP="003C6E8A">
      <w:pPr>
        <w:pStyle w:val="NoSpacing"/>
        <w:jc w:val="both"/>
        <w:rPr>
          <w:ins w:id="29" w:author="JSC" w:date="2026-09-25T20:04:00Z" w16du:dateUtc="2026-09-26T00:04:00Z"/>
          <w:rFonts w:ascii="Times New Roman" w:hAnsi="Times New Roman" w:cs="Times New Roman"/>
          <w:sz w:val="24"/>
          <w:szCs w:val="24"/>
        </w:rPr>
      </w:pPr>
      <w:ins w:id="30" w:author="JSC" w:date="2026-09-25T20:04:00Z" w16du:dateUtc="2026-09-26T00:04:00Z">
        <w:r w:rsidRPr="003C6E8A">
          <w:rPr>
            <w:rFonts w:ascii="Times New Roman" w:hAnsi="Times New Roman" w:cs="Times New Roman"/>
            <w:sz w:val="24"/>
            <w:szCs w:val="24"/>
          </w:rPr>
          <w:t>HIGH COURT OF ZIMBABWE</w:t>
        </w:r>
      </w:ins>
    </w:p>
    <w:p w14:paraId="5306C049" w14:textId="77777777" w:rsidR="007153D4" w:rsidRPr="003C6E8A" w:rsidRDefault="007153D4" w:rsidP="003C6E8A">
      <w:pPr>
        <w:pStyle w:val="NoSpacing"/>
        <w:jc w:val="both"/>
        <w:rPr>
          <w:ins w:id="31" w:author="JSC" w:date="2026-09-25T20:04:00Z" w16du:dateUtc="2026-09-26T00:04:00Z"/>
          <w:rFonts w:ascii="Times New Roman" w:hAnsi="Times New Roman" w:cs="Times New Roman"/>
          <w:sz w:val="24"/>
          <w:szCs w:val="24"/>
        </w:rPr>
      </w:pPr>
      <w:ins w:id="32" w:author="JSC" w:date="2026-09-25T20:04:00Z" w16du:dateUtc="2026-09-26T00:04:00Z">
        <w:r w:rsidRPr="003C6E8A">
          <w:rPr>
            <w:rFonts w:ascii="Times New Roman" w:hAnsi="Times New Roman" w:cs="Times New Roman"/>
            <w:sz w:val="24"/>
            <w:szCs w:val="24"/>
          </w:rPr>
          <w:t>TAGU J</w:t>
        </w:r>
      </w:ins>
    </w:p>
    <w:p w14:paraId="450B815E" w14:textId="77777777" w:rsidR="007153D4" w:rsidRDefault="007153D4" w:rsidP="003C6E8A">
      <w:pPr>
        <w:pStyle w:val="NoSpacing"/>
        <w:jc w:val="both"/>
        <w:rPr>
          <w:ins w:id="33" w:author="JSC" w:date="2026-09-25T20:04:00Z" w16du:dateUtc="2026-09-26T00:04:00Z"/>
          <w:rFonts w:ascii="Times New Roman" w:hAnsi="Times New Roman" w:cs="Times New Roman"/>
          <w:sz w:val="24"/>
          <w:szCs w:val="24"/>
        </w:rPr>
      </w:pPr>
      <w:ins w:id="34" w:author="JSC" w:date="2026-09-25T20:04:00Z" w16du:dateUtc="2026-09-26T00:04:00Z">
        <w:r w:rsidRPr="003C6E8A">
          <w:rPr>
            <w:rFonts w:ascii="Times New Roman" w:hAnsi="Times New Roman" w:cs="Times New Roman"/>
            <w:sz w:val="24"/>
            <w:szCs w:val="24"/>
          </w:rPr>
          <w:t>HARARE</w:t>
        </w:r>
        <w:r w:rsidR="003C6E8A">
          <w:rPr>
            <w:rFonts w:ascii="Times New Roman" w:hAnsi="Times New Roman" w:cs="Times New Roman"/>
            <w:sz w:val="24"/>
            <w:szCs w:val="24"/>
          </w:rPr>
          <w:t>;</w:t>
        </w:r>
        <w:r w:rsidRPr="003C6E8A">
          <w:rPr>
            <w:rFonts w:ascii="Times New Roman" w:hAnsi="Times New Roman" w:cs="Times New Roman"/>
            <w:sz w:val="24"/>
            <w:szCs w:val="24"/>
          </w:rPr>
          <w:t xml:space="preserve"> </w:t>
        </w:r>
        <w:r w:rsidR="008E781C" w:rsidRPr="003C6E8A">
          <w:rPr>
            <w:rFonts w:ascii="Times New Roman" w:hAnsi="Times New Roman" w:cs="Times New Roman"/>
            <w:sz w:val="24"/>
            <w:szCs w:val="24"/>
          </w:rPr>
          <w:t>26 O</w:t>
        </w:r>
        <w:r w:rsidR="003C6E8A" w:rsidRPr="003C6E8A">
          <w:rPr>
            <w:rFonts w:ascii="Times New Roman" w:hAnsi="Times New Roman" w:cs="Times New Roman"/>
            <w:sz w:val="24"/>
            <w:szCs w:val="24"/>
          </w:rPr>
          <w:t>ctober</w:t>
        </w:r>
        <w:r w:rsidR="008E781C" w:rsidRPr="003C6E8A">
          <w:rPr>
            <w:rFonts w:ascii="Times New Roman" w:hAnsi="Times New Roman" w:cs="Times New Roman"/>
            <w:sz w:val="24"/>
            <w:szCs w:val="24"/>
          </w:rPr>
          <w:t xml:space="preserve"> 2022, </w:t>
        </w:r>
        <w:r w:rsidR="003C6E8A">
          <w:rPr>
            <w:rFonts w:ascii="Times New Roman" w:hAnsi="Times New Roman" w:cs="Times New Roman"/>
            <w:sz w:val="24"/>
            <w:szCs w:val="24"/>
          </w:rPr>
          <w:t>16 &amp;</w:t>
        </w:r>
        <w:r w:rsidR="00A61241" w:rsidRPr="003C6E8A">
          <w:rPr>
            <w:rFonts w:ascii="Times New Roman" w:hAnsi="Times New Roman" w:cs="Times New Roman"/>
            <w:sz w:val="24"/>
            <w:szCs w:val="24"/>
          </w:rPr>
          <w:t xml:space="preserve"> 31 </w:t>
        </w:r>
        <w:r w:rsidR="00A50490" w:rsidRPr="003C6E8A">
          <w:rPr>
            <w:rFonts w:ascii="Times New Roman" w:hAnsi="Times New Roman" w:cs="Times New Roman"/>
            <w:sz w:val="24"/>
            <w:szCs w:val="24"/>
          </w:rPr>
          <w:t>J</w:t>
        </w:r>
        <w:r w:rsidR="003C6E8A" w:rsidRPr="003C6E8A">
          <w:rPr>
            <w:rFonts w:ascii="Times New Roman" w:hAnsi="Times New Roman" w:cs="Times New Roman"/>
            <w:sz w:val="24"/>
            <w:szCs w:val="24"/>
          </w:rPr>
          <w:t>anuary</w:t>
        </w:r>
        <w:r w:rsidR="00A50490" w:rsidRPr="003C6E8A">
          <w:rPr>
            <w:rFonts w:ascii="Times New Roman" w:hAnsi="Times New Roman" w:cs="Times New Roman"/>
            <w:sz w:val="24"/>
            <w:szCs w:val="24"/>
          </w:rPr>
          <w:t xml:space="preserve"> </w:t>
        </w:r>
        <w:r w:rsidR="003C6E8A">
          <w:rPr>
            <w:rFonts w:ascii="Times New Roman" w:hAnsi="Times New Roman" w:cs="Times New Roman"/>
            <w:sz w:val="24"/>
            <w:szCs w:val="24"/>
          </w:rPr>
          <w:t>&amp;</w:t>
        </w:r>
        <w:r w:rsidR="00332422">
          <w:rPr>
            <w:rFonts w:ascii="Times New Roman" w:hAnsi="Times New Roman" w:cs="Times New Roman"/>
            <w:sz w:val="24"/>
            <w:szCs w:val="24"/>
          </w:rPr>
          <w:t xml:space="preserve"> 22</w:t>
        </w:r>
        <w:r w:rsidR="00860DDB" w:rsidRPr="003C6E8A">
          <w:rPr>
            <w:rFonts w:ascii="Times New Roman" w:hAnsi="Times New Roman" w:cs="Times New Roman"/>
            <w:sz w:val="24"/>
            <w:szCs w:val="24"/>
          </w:rPr>
          <w:t xml:space="preserve"> F</w:t>
        </w:r>
        <w:r w:rsidR="003C6E8A" w:rsidRPr="003C6E8A">
          <w:rPr>
            <w:rFonts w:ascii="Times New Roman" w:hAnsi="Times New Roman" w:cs="Times New Roman"/>
            <w:sz w:val="24"/>
            <w:szCs w:val="24"/>
          </w:rPr>
          <w:t>ebruary</w:t>
        </w:r>
        <w:r w:rsidR="00860DDB" w:rsidRPr="003C6E8A">
          <w:rPr>
            <w:rFonts w:ascii="Times New Roman" w:hAnsi="Times New Roman" w:cs="Times New Roman"/>
            <w:sz w:val="24"/>
            <w:szCs w:val="24"/>
          </w:rPr>
          <w:t xml:space="preserve"> 2023</w:t>
        </w:r>
      </w:ins>
    </w:p>
    <w:p w14:paraId="656ECC9C" w14:textId="77777777" w:rsidR="003C6E8A" w:rsidRDefault="003C6E8A" w:rsidP="003C6E8A">
      <w:pPr>
        <w:pStyle w:val="NoSpacing"/>
        <w:jc w:val="both"/>
        <w:rPr>
          <w:ins w:id="35" w:author="JSC" w:date="2026-09-25T20:04:00Z" w16du:dateUtc="2026-09-26T00:04:00Z"/>
          <w:rFonts w:ascii="Times New Roman" w:hAnsi="Times New Roman" w:cs="Times New Roman"/>
          <w:sz w:val="24"/>
          <w:szCs w:val="24"/>
        </w:rPr>
      </w:pPr>
    </w:p>
    <w:p w14:paraId="66AC783A" w14:textId="77777777" w:rsidR="003C6E8A" w:rsidRPr="003C6E8A" w:rsidRDefault="003C6E8A" w:rsidP="003C6E8A">
      <w:pPr>
        <w:pStyle w:val="NoSpacing"/>
        <w:jc w:val="both"/>
        <w:rPr>
          <w:ins w:id="36" w:author="JSC" w:date="2026-09-25T20:04:00Z" w16du:dateUtc="2026-09-26T00:04:00Z"/>
          <w:rFonts w:ascii="Times New Roman" w:hAnsi="Times New Roman" w:cs="Times New Roman"/>
          <w:sz w:val="24"/>
          <w:szCs w:val="24"/>
        </w:rPr>
      </w:pPr>
    </w:p>
    <w:p w14:paraId="018D3712" w14:textId="77777777" w:rsidR="00860DDB" w:rsidRPr="003C6E8A" w:rsidRDefault="00860DDB" w:rsidP="003C6E8A">
      <w:pPr>
        <w:pStyle w:val="NoSpacing"/>
        <w:jc w:val="both"/>
        <w:rPr>
          <w:ins w:id="37" w:author="JSC" w:date="2026-09-25T20:04:00Z" w16du:dateUtc="2026-09-26T00:04:00Z"/>
          <w:rFonts w:ascii="Times New Roman" w:hAnsi="Times New Roman" w:cs="Times New Roman"/>
          <w:sz w:val="24"/>
          <w:szCs w:val="24"/>
        </w:rPr>
      </w:pPr>
    </w:p>
    <w:p w14:paraId="21865388" w14:textId="77777777" w:rsidR="00860DDB" w:rsidRDefault="00860DDB" w:rsidP="003C6E8A">
      <w:pPr>
        <w:spacing w:after="0" w:line="240" w:lineRule="auto"/>
        <w:jc w:val="both"/>
        <w:rPr>
          <w:ins w:id="38" w:author="JSC" w:date="2026-09-25T20:04:00Z" w16du:dateUtc="2026-09-26T00:04:00Z"/>
          <w:rFonts w:ascii="Times New Roman" w:hAnsi="Times New Roman" w:cs="Times New Roman"/>
          <w:b/>
          <w:sz w:val="24"/>
          <w:szCs w:val="24"/>
        </w:rPr>
      </w:pPr>
      <w:ins w:id="39" w:author="JSC" w:date="2026-09-25T20:04:00Z" w16du:dateUtc="2026-09-26T00:04:00Z">
        <w:r w:rsidRPr="003C6E8A">
          <w:rPr>
            <w:rFonts w:ascii="Times New Roman" w:hAnsi="Times New Roman" w:cs="Times New Roman"/>
            <w:b/>
            <w:sz w:val="24"/>
            <w:szCs w:val="24"/>
          </w:rPr>
          <w:t>Opposed Application</w:t>
        </w:r>
        <w:r w:rsidR="00964E3B" w:rsidRPr="003C6E8A">
          <w:rPr>
            <w:rFonts w:ascii="Times New Roman" w:hAnsi="Times New Roman" w:cs="Times New Roman"/>
            <w:b/>
            <w:sz w:val="24"/>
            <w:szCs w:val="24"/>
          </w:rPr>
          <w:t>-Special Plea</w:t>
        </w:r>
      </w:ins>
    </w:p>
    <w:p w14:paraId="393F3F68" w14:textId="77777777" w:rsidR="003C6E8A" w:rsidRDefault="003C6E8A" w:rsidP="003C6E8A">
      <w:pPr>
        <w:spacing w:after="0" w:line="240" w:lineRule="auto"/>
        <w:jc w:val="both"/>
        <w:rPr>
          <w:ins w:id="40" w:author="JSC" w:date="2026-09-25T20:04:00Z" w16du:dateUtc="2026-09-26T00:04:00Z"/>
          <w:rFonts w:ascii="Times New Roman" w:hAnsi="Times New Roman" w:cs="Times New Roman"/>
          <w:b/>
          <w:sz w:val="24"/>
          <w:szCs w:val="24"/>
        </w:rPr>
      </w:pPr>
    </w:p>
    <w:p w14:paraId="4A704432" w14:textId="77777777" w:rsidR="003C6E8A" w:rsidRPr="003C6E8A" w:rsidRDefault="003C6E8A" w:rsidP="003C6E8A">
      <w:pPr>
        <w:spacing w:after="0" w:line="240" w:lineRule="auto"/>
        <w:jc w:val="both"/>
        <w:rPr>
          <w:ins w:id="41" w:author="JSC" w:date="2026-09-25T20:04:00Z" w16du:dateUtc="2026-09-26T00:04:00Z"/>
          <w:rFonts w:ascii="Times New Roman" w:hAnsi="Times New Roman" w:cs="Times New Roman"/>
          <w:b/>
          <w:sz w:val="24"/>
          <w:szCs w:val="24"/>
        </w:rPr>
      </w:pPr>
    </w:p>
    <w:p w14:paraId="4FF5185E" w14:textId="77777777" w:rsidR="00860DDB" w:rsidRPr="003C6E8A" w:rsidRDefault="00441486" w:rsidP="003C6E8A">
      <w:pPr>
        <w:pStyle w:val="NoSpacing"/>
        <w:jc w:val="both"/>
        <w:rPr>
          <w:ins w:id="42" w:author="JSC" w:date="2026-09-25T20:04:00Z" w16du:dateUtc="2026-09-26T00:04:00Z"/>
          <w:rFonts w:ascii="Times New Roman" w:hAnsi="Times New Roman" w:cs="Times New Roman"/>
          <w:sz w:val="24"/>
          <w:szCs w:val="24"/>
        </w:rPr>
      </w:pPr>
      <w:ins w:id="43" w:author="JSC" w:date="2026-09-25T20:04:00Z" w16du:dateUtc="2026-09-26T00:04:00Z">
        <w:r w:rsidRPr="00AD2594">
          <w:rPr>
            <w:rFonts w:ascii="Times New Roman" w:hAnsi="Times New Roman" w:cs="Times New Roman"/>
            <w:sz w:val="24"/>
            <w:szCs w:val="24"/>
          </w:rPr>
          <w:t>Advocate</w:t>
        </w:r>
        <w:r w:rsidRPr="00441486">
          <w:rPr>
            <w:rFonts w:ascii="Times New Roman" w:hAnsi="Times New Roman" w:cs="Times New Roman"/>
            <w:i/>
            <w:sz w:val="24"/>
            <w:szCs w:val="24"/>
          </w:rPr>
          <w:t xml:space="preserve"> J </w:t>
        </w:r>
        <w:r w:rsidR="00860DDB" w:rsidRPr="00441486">
          <w:rPr>
            <w:rFonts w:ascii="Times New Roman" w:hAnsi="Times New Roman" w:cs="Times New Roman"/>
            <w:i/>
            <w:sz w:val="24"/>
            <w:szCs w:val="24"/>
          </w:rPr>
          <w:t>J Chirambwe</w:t>
        </w:r>
        <w:r w:rsidR="00860DDB" w:rsidRPr="003C6E8A">
          <w:rPr>
            <w:rFonts w:ascii="Times New Roman" w:hAnsi="Times New Roman" w:cs="Times New Roman"/>
            <w:sz w:val="24"/>
            <w:szCs w:val="24"/>
          </w:rPr>
          <w:t xml:space="preserve">, for </w:t>
        </w:r>
        <w:r>
          <w:rPr>
            <w:rFonts w:ascii="Times New Roman" w:hAnsi="Times New Roman" w:cs="Times New Roman"/>
            <w:sz w:val="24"/>
            <w:szCs w:val="24"/>
          </w:rPr>
          <w:t xml:space="preserve">the </w:t>
        </w:r>
        <w:r w:rsidR="00860DDB" w:rsidRPr="003C6E8A">
          <w:rPr>
            <w:rFonts w:ascii="Times New Roman" w:hAnsi="Times New Roman" w:cs="Times New Roman"/>
            <w:sz w:val="24"/>
            <w:szCs w:val="24"/>
          </w:rPr>
          <w:t>plaintiff</w:t>
        </w:r>
      </w:ins>
    </w:p>
    <w:p w14:paraId="08B49EB3" w14:textId="77777777" w:rsidR="00860DDB" w:rsidRDefault="00441486" w:rsidP="00441486">
      <w:pPr>
        <w:pStyle w:val="NoSpacing"/>
        <w:jc w:val="both"/>
        <w:rPr>
          <w:ins w:id="44" w:author="JSC" w:date="2026-09-25T20:04:00Z" w16du:dateUtc="2026-09-26T00:04:00Z"/>
          <w:rFonts w:ascii="Times New Roman" w:hAnsi="Times New Roman" w:cs="Times New Roman"/>
          <w:sz w:val="24"/>
          <w:szCs w:val="24"/>
        </w:rPr>
      </w:pPr>
      <w:ins w:id="45" w:author="JSC" w:date="2026-09-25T20:04:00Z" w16du:dateUtc="2026-09-26T00:04:00Z">
        <w:r w:rsidRPr="00AD2594">
          <w:rPr>
            <w:rFonts w:ascii="Times New Roman" w:hAnsi="Times New Roman" w:cs="Times New Roman"/>
            <w:sz w:val="24"/>
            <w:szCs w:val="24"/>
          </w:rPr>
          <w:t xml:space="preserve">Advocate </w:t>
        </w:r>
        <w:r>
          <w:rPr>
            <w:rFonts w:ascii="Times New Roman" w:hAnsi="Times New Roman" w:cs="Times New Roman"/>
            <w:i/>
            <w:sz w:val="24"/>
            <w:szCs w:val="24"/>
          </w:rPr>
          <w:t>T</w:t>
        </w:r>
        <w:r w:rsidR="00860DDB" w:rsidRPr="00441486">
          <w:rPr>
            <w:rFonts w:ascii="Times New Roman" w:hAnsi="Times New Roman" w:cs="Times New Roman"/>
            <w:i/>
            <w:sz w:val="24"/>
            <w:szCs w:val="24"/>
          </w:rPr>
          <w:t xml:space="preserve"> Mpofu with Advocate T</w:t>
        </w:r>
        <w:r w:rsidR="00AD2594">
          <w:rPr>
            <w:rFonts w:ascii="Times New Roman" w:hAnsi="Times New Roman" w:cs="Times New Roman"/>
            <w:i/>
            <w:sz w:val="24"/>
            <w:szCs w:val="24"/>
          </w:rPr>
          <w:t xml:space="preserve"> </w:t>
        </w:r>
        <w:r w:rsidR="00860DDB" w:rsidRPr="00441486">
          <w:rPr>
            <w:rFonts w:ascii="Times New Roman" w:hAnsi="Times New Roman" w:cs="Times New Roman"/>
            <w:i/>
            <w:sz w:val="24"/>
            <w:szCs w:val="24"/>
          </w:rPr>
          <w:t>L</w:t>
        </w:r>
        <w:r w:rsidR="00AD2594">
          <w:rPr>
            <w:rFonts w:ascii="Times New Roman" w:hAnsi="Times New Roman" w:cs="Times New Roman"/>
            <w:i/>
            <w:sz w:val="24"/>
            <w:szCs w:val="24"/>
          </w:rPr>
          <w:t xml:space="preserve"> </w:t>
        </w:r>
        <w:r w:rsidR="00860DDB" w:rsidRPr="00441486">
          <w:rPr>
            <w:rFonts w:ascii="Times New Roman" w:hAnsi="Times New Roman" w:cs="Times New Roman"/>
            <w:i/>
            <w:sz w:val="24"/>
            <w:szCs w:val="24"/>
          </w:rPr>
          <w:t xml:space="preserve"> Mapuranga</w:t>
        </w:r>
        <w:r>
          <w:rPr>
            <w:rFonts w:ascii="Times New Roman" w:hAnsi="Times New Roman" w:cs="Times New Roman"/>
            <w:i/>
            <w:sz w:val="24"/>
            <w:szCs w:val="24"/>
          </w:rPr>
          <w:t>,</w:t>
        </w:r>
        <w:r w:rsidR="00A82CC6" w:rsidRPr="003C6E8A">
          <w:rPr>
            <w:rFonts w:ascii="Times New Roman" w:hAnsi="Times New Roman" w:cs="Times New Roman"/>
            <w:sz w:val="24"/>
            <w:szCs w:val="24"/>
          </w:rPr>
          <w:t xml:space="preserve"> for </w:t>
        </w:r>
        <w:r>
          <w:rPr>
            <w:rFonts w:ascii="Times New Roman" w:hAnsi="Times New Roman" w:cs="Times New Roman"/>
            <w:sz w:val="24"/>
            <w:szCs w:val="24"/>
          </w:rPr>
          <w:t xml:space="preserve">the </w:t>
        </w:r>
        <w:r w:rsidR="00A82CC6" w:rsidRPr="003C6E8A">
          <w:rPr>
            <w:rFonts w:ascii="Times New Roman" w:hAnsi="Times New Roman" w:cs="Times New Roman"/>
            <w:sz w:val="24"/>
            <w:szCs w:val="24"/>
          </w:rPr>
          <w:t>1</w:t>
        </w:r>
        <w:r w:rsidR="00A82CC6" w:rsidRPr="003C6E8A">
          <w:rPr>
            <w:rFonts w:ascii="Times New Roman" w:hAnsi="Times New Roman" w:cs="Times New Roman"/>
            <w:sz w:val="24"/>
            <w:szCs w:val="24"/>
            <w:vertAlign w:val="superscript"/>
          </w:rPr>
          <w:t>st</w:t>
        </w:r>
        <w:r w:rsidR="00A82CC6" w:rsidRPr="003C6E8A">
          <w:rPr>
            <w:rFonts w:ascii="Times New Roman" w:hAnsi="Times New Roman" w:cs="Times New Roman"/>
            <w:sz w:val="24"/>
            <w:szCs w:val="24"/>
          </w:rPr>
          <w:t xml:space="preserve"> defendant</w:t>
        </w:r>
      </w:ins>
    </w:p>
    <w:p w14:paraId="1438F69F" w14:textId="77777777" w:rsidR="00441486" w:rsidRDefault="00441486" w:rsidP="00441486">
      <w:pPr>
        <w:pStyle w:val="NoSpacing"/>
        <w:jc w:val="both"/>
        <w:rPr>
          <w:ins w:id="46" w:author="JSC" w:date="2026-09-25T20:04:00Z" w16du:dateUtc="2026-09-26T00:04:00Z"/>
          <w:rFonts w:ascii="Times New Roman" w:hAnsi="Times New Roman" w:cs="Times New Roman"/>
          <w:sz w:val="24"/>
          <w:szCs w:val="24"/>
        </w:rPr>
      </w:pPr>
    </w:p>
    <w:p w14:paraId="6859F113" w14:textId="77777777" w:rsidR="00441486" w:rsidRDefault="00441486" w:rsidP="00441486">
      <w:pPr>
        <w:pStyle w:val="NoSpacing"/>
        <w:jc w:val="both"/>
        <w:rPr>
          <w:ins w:id="47" w:author="JSC" w:date="2026-09-25T20:04:00Z" w16du:dateUtc="2026-09-26T00:04:00Z"/>
          <w:rFonts w:ascii="Times New Roman" w:hAnsi="Times New Roman" w:cs="Times New Roman"/>
          <w:sz w:val="24"/>
          <w:szCs w:val="24"/>
        </w:rPr>
      </w:pPr>
    </w:p>
    <w:p w14:paraId="5D825266" w14:textId="77777777" w:rsidR="00441486" w:rsidRPr="003C6E8A" w:rsidRDefault="00441486" w:rsidP="00441486">
      <w:pPr>
        <w:pStyle w:val="NoSpacing"/>
        <w:jc w:val="both"/>
        <w:rPr>
          <w:ins w:id="48" w:author="JSC" w:date="2026-09-25T20:04:00Z" w16du:dateUtc="2026-09-26T00:04:00Z"/>
          <w:rFonts w:ascii="Times New Roman" w:hAnsi="Times New Roman" w:cs="Times New Roman"/>
          <w:sz w:val="24"/>
          <w:szCs w:val="24"/>
        </w:rPr>
      </w:pPr>
    </w:p>
    <w:p w14:paraId="6B9FED7E" w14:textId="77777777" w:rsidR="008E781C" w:rsidRPr="003C6E8A" w:rsidRDefault="00860DDB" w:rsidP="003C6E8A">
      <w:pPr>
        <w:spacing w:line="360" w:lineRule="auto"/>
        <w:jc w:val="both"/>
        <w:rPr>
          <w:ins w:id="49" w:author="JSC" w:date="2026-09-25T20:04:00Z" w16du:dateUtc="2026-09-26T00:04:00Z"/>
          <w:rFonts w:ascii="Times New Roman" w:hAnsi="Times New Roman" w:cs="Times New Roman"/>
          <w:b/>
          <w:sz w:val="24"/>
          <w:szCs w:val="24"/>
        </w:rPr>
      </w:pPr>
      <w:ins w:id="50" w:author="JSC" w:date="2026-09-25T20:04:00Z" w16du:dateUtc="2026-09-26T00:04:00Z">
        <w:r w:rsidRPr="003C6E8A">
          <w:rPr>
            <w:rFonts w:ascii="Times New Roman" w:hAnsi="Times New Roman" w:cs="Times New Roman"/>
            <w:b/>
            <w:sz w:val="24"/>
            <w:szCs w:val="24"/>
          </w:rPr>
          <w:t xml:space="preserve">           TAGU J:</w:t>
        </w:r>
        <w:r w:rsidR="003F50E3" w:rsidRPr="003C6E8A">
          <w:rPr>
            <w:rFonts w:ascii="Times New Roman" w:hAnsi="Times New Roman" w:cs="Times New Roman"/>
            <w:b/>
            <w:sz w:val="24"/>
            <w:szCs w:val="24"/>
          </w:rPr>
          <w:t xml:space="preserve"> </w:t>
        </w:r>
      </w:ins>
    </w:p>
    <w:p w14:paraId="7166DDD3" w14:textId="77777777" w:rsidR="008E781C" w:rsidRPr="003C6E8A" w:rsidRDefault="008E781C" w:rsidP="00441486">
      <w:pPr>
        <w:spacing w:after="0" w:line="360" w:lineRule="auto"/>
        <w:jc w:val="both"/>
        <w:rPr>
          <w:ins w:id="51" w:author="JSC" w:date="2026-09-25T20:04:00Z" w16du:dateUtc="2026-09-26T00:04:00Z"/>
          <w:rFonts w:ascii="Times New Roman" w:hAnsi="Times New Roman" w:cs="Times New Roman"/>
          <w:b/>
          <w:sz w:val="24"/>
          <w:szCs w:val="24"/>
        </w:rPr>
      </w:pPr>
      <w:ins w:id="52" w:author="JSC" w:date="2026-09-25T20:04:00Z" w16du:dateUtc="2026-09-26T00:04:00Z">
        <w:r w:rsidRPr="003C6E8A">
          <w:rPr>
            <w:rFonts w:ascii="Times New Roman" w:hAnsi="Times New Roman" w:cs="Times New Roman"/>
            <w:b/>
            <w:sz w:val="24"/>
            <w:szCs w:val="24"/>
          </w:rPr>
          <w:t>INTRODUCTION</w:t>
        </w:r>
      </w:ins>
    </w:p>
    <w:p w14:paraId="1258ECCE" w14:textId="77777777" w:rsidR="004254AB" w:rsidRPr="003C6E8A" w:rsidRDefault="00441486" w:rsidP="00441486">
      <w:pPr>
        <w:spacing w:after="0" w:line="360" w:lineRule="auto"/>
        <w:jc w:val="both"/>
        <w:rPr>
          <w:ins w:id="53" w:author="JSC" w:date="2026-09-25T20:04:00Z" w16du:dateUtc="2026-09-26T00:04:00Z"/>
          <w:rFonts w:ascii="Times New Roman" w:hAnsi="Times New Roman" w:cs="Times New Roman"/>
          <w:sz w:val="24"/>
          <w:szCs w:val="24"/>
        </w:rPr>
      </w:pPr>
      <w:ins w:id="54" w:author="JSC" w:date="2026-09-25T20:04:00Z" w16du:dateUtc="2026-09-26T00:04:00Z">
        <w:r>
          <w:rPr>
            <w:rFonts w:ascii="Times New Roman" w:hAnsi="Times New Roman" w:cs="Times New Roman"/>
            <w:sz w:val="24"/>
            <w:szCs w:val="24"/>
          </w:rPr>
          <w:tab/>
        </w:r>
        <w:r w:rsidR="00837BBD" w:rsidRPr="003C6E8A">
          <w:rPr>
            <w:rFonts w:ascii="Times New Roman" w:hAnsi="Times New Roman" w:cs="Times New Roman"/>
            <w:sz w:val="24"/>
            <w:szCs w:val="24"/>
          </w:rPr>
          <w:t>When this matter resumed on 16</w:t>
        </w:r>
        <w:r w:rsidR="004905A9">
          <w:rPr>
            <w:rFonts w:ascii="Times New Roman" w:hAnsi="Times New Roman" w:cs="Times New Roman"/>
            <w:sz w:val="24"/>
            <w:szCs w:val="24"/>
            <w:vertAlign w:val="superscript"/>
          </w:rPr>
          <w:t xml:space="preserve"> </w:t>
        </w:r>
        <w:r w:rsidR="00782D00" w:rsidRPr="003C6E8A">
          <w:rPr>
            <w:rFonts w:ascii="Times New Roman" w:hAnsi="Times New Roman" w:cs="Times New Roman"/>
            <w:sz w:val="24"/>
            <w:szCs w:val="24"/>
          </w:rPr>
          <w:t xml:space="preserve">January 2023, the matter could not be heard. </w:t>
        </w:r>
        <w:r w:rsidR="004905A9">
          <w:rPr>
            <w:rFonts w:ascii="Times New Roman" w:hAnsi="Times New Roman" w:cs="Times New Roman"/>
            <w:sz w:val="24"/>
            <w:szCs w:val="24"/>
          </w:rPr>
          <w:t xml:space="preserve"> </w:t>
        </w:r>
        <w:r w:rsidR="00782D00" w:rsidRPr="003C6E8A">
          <w:rPr>
            <w:rFonts w:ascii="Times New Roman" w:hAnsi="Times New Roman" w:cs="Times New Roman"/>
            <w:sz w:val="24"/>
            <w:szCs w:val="24"/>
          </w:rPr>
          <w:t>The reason bein</w:t>
        </w:r>
        <w:r w:rsidR="00537BB1" w:rsidRPr="003C6E8A">
          <w:rPr>
            <w:rFonts w:ascii="Times New Roman" w:hAnsi="Times New Roman" w:cs="Times New Roman"/>
            <w:sz w:val="24"/>
            <w:szCs w:val="24"/>
          </w:rPr>
          <w:t>g that counsel for the Plaintiff</w:t>
        </w:r>
        <w:r w:rsidR="00782D00" w:rsidRPr="003C6E8A">
          <w:rPr>
            <w:rFonts w:ascii="Times New Roman" w:hAnsi="Times New Roman" w:cs="Times New Roman"/>
            <w:sz w:val="24"/>
            <w:szCs w:val="24"/>
          </w:rPr>
          <w:t xml:space="preserve"> made an oral application for the recusal of this court. </w:t>
        </w:r>
        <w:r w:rsidR="004905A9">
          <w:rPr>
            <w:rFonts w:ascii="Times New Roman" w:hAnsi="Times New Roman" w:cs="Times New Roman"/>
            <w:sz w:val="24"/>
            <w:szCs w:val="24"/>
          </w:rPr>
          <w:t xml:space="preserve"> </w:t>
        </w:r>
        <w:r w:rsidR="00782D00" w:rsidRPr="003C6E8A">
          <w:rPr>
            <w:rFonts w:ascii="Times New Roman" w:hAnsi="Times New Roman" w:cs="Times New Roman"/>
            <w:sz w:val="24"/>
            <w:szCs w:val="24"/>
          </w:rPr>
          <w:t xml:space="preserve">He emphasized then that the reason for the recusal had absolutely nothing to do with this Lordship’s </w:t>
        </w:r>
        <w:r w:rsidR="0024467F" w:rsidRPr="003C6E8A">
          <w:rPr>
            <w:rFonts w:ascii="Times New Roman" w:hAnsi="Times New Roman" w:cs="Times New Roman"/>
            <w:sz w:val="24"/>
            <w:szCs w:val="24"/>
          </w:rPr>
          <w:t>integrity</w:t>
        </w:r>
        <w:r w:rsidR="00782D00" w:rsidRPr="003C6E8A">
          <w:rPr>
            <w:rFonts w:ascii="Times New Roman" w:hAnsi="Times New Roman" w:cs="Times New Roman"/>
            <w:sz w:val="24"/>
            <w:szCs w:val="24"/>
          </w:rPr>
          <w:t xml:space="preserve"> or bias on the Lordship’s part but</w:t>
        </w:r>
        <w:r w:rsidR="00062111" w:rsidRPr="003C6E8A">
          <w:rPr>
            <w:rFonts w:ascii="Times New Roman" w:hAnsi="Times New Roman" w:cs="Times New Roman"/>
            <w:sz w:val="24"/>
            <w:szCs w:val="24"/>
          </w:rPr>
          <w:t xml:space="preserve"> premised</w:t>
        </w:r>
        <w:r w:rsidR="00782D00" w:rsidRPr="003C6E8A">
          <w:rPr>
            <w:rFonts w:ascii="Times New Roman" w:hAnsi="Times New Roman" w:cs="Times New Roman"/>
            <w:sz w:val="24"/>
            <w:szCs w:val="24"/>
          </w:rPr>
          <w:t xml:space="preserve"> upon </w:t>
        </w:r>
        <w:r w:rsidR="004905A9">
          <w:rPr>
            <w:rFonts w:ascii="Times New Roman" w:hAnsi="Times New Roman" w:cs="Times New Roman"/>
            <w:sz w:val="24"/>
            <w:szCs w:val="24"/>
          </w:rPr>
          <w:t xml:space="preserve">first </w:t>
        </w:r>
        <w:r w:rsidR="00782D00" w:rsidRPr="003C6E8A">
          <w:rPr>
            <w:rFonts w:ascii="Times New Roman" w:hAnsi="Times New Roman" w:cs="Times New Roman"/>
            <w:sz w:val="24"/>
            <w:szCs w:val="24"/>
          </w:rPr>
          <w:t>Defendant’s conduct</w:t>
        </w:r>
        <w:r w:rsidR="0024467F" w:rsidRPr="003C6E8A">
          <w:rPr>
            <w:rFonts w:ascii="Times New Roman" w:hAnsi="Times New Roman" w:cs="Times New Roman"/>
            <w:sz w:val="24"/>
            <w:szCs w:val="24"/>
          </w:rPr>
          <w:t xml:space="preserve"> in causing another Lordship to recuse himself</w:t>
        </w:r>
        <w:r w:rsidR="00782D00" w:rsidRPr="003C6E8A">
          <w:rPr>
            <w:rFonts w:ascii="Times New Roman" w:hAnsi="Times New Roman" w:cs="Times New Roman"/>
            <w:sz w:val="24"/>
            <w:szCs w:val="24"/>
          </w:rPr>
          <w:t>, and the Plaintiff had developed a discomfort</w:t>
        </w:r>
        <w:r w:rsidR="0024467F" w:rsidRPr="003C6E8A">
          <w:rPr>
            <w:rFonts w:ascii="Times New Roman" w:hAnsi="Times New Roman" w:cs="Times New Roman"/>
            <w:sz w:val="24"/>
            <w:szCs w:val="24"/>
          </w:rPr>
          <w:t xml:space="preserve"> to have this matter presided over by this Court</w:t>
        </w:r>
        <w:r w:rsidR="00782D00" w:rsidRPr="003C6E8A">
          <w:rPr>
            <w:rFonts w:ascii="Times New Roman" w:hAnsi="Times New Roman" w:cs="Times New Roman"/>
            <w:sz w:val="24"/>
            <w:szCs w:val="24"/>
          </w:rPr>
          <w:t xml:space="preserve">. </w:t>
        </w:r>
        <w:r w:rsidR="004905A9">
          <w:rPr>
            <w:rFonts w:ascii="Times New Roman" w:hAnsi="Times New Roman" w:cs="Times New Roman"/>
            <w:sz w:val="24"/>
            <w:szCs w:val="24"/>
          </w:rPr>
          <w:t xml:space="preserve"> </w:t>
        </w:r>
        <w:r w:rsidR="004254AB" w:rsidRPr="003C6E8A">
          <w:rPr>
            <w:rFonts w:ascii="Times New Roman" w:hAnsi="Times New Roman" w:cs="Times New Roman"/>
            <w:sz w:val="24"/>
            <w:szCs w:val="24"/>
          </w:rPr>
          <w:t xml:space="preserve">The counsels for the </w:t>
        </w:r>
        <w:r w:rsidR="004905A9">
          <w:rPr>
            <w:rFonts w:ascii="Times New Roman" w:hAnsi="Times New Roman" w:cs="Times New Roman"/>
            <w:sz w:val="24"/>
            <w:szCs w:val="24"/>
          </w:rPr>
          <w:t xml:space="preserve">first </w:t>
        </w:r>
        <w:r w:rsidR="004254AB" w:rsidRPr="003C6E8A">
          <w:rPr>
            <w:rFonts w:ascii="Times New Roman" w:hAnsi="Times New Roman" w:cs="Times New Roman"/>
            <w:sz w:val="24"/>
            <w:szCs w:val="24"/>
          </w:rPr>
          <w:t>Defendant challenged the application on the basis that they had been ambushed, that they had not been notified in advance hence were in a difficult position to respond to the application.</w:t>
        </w:r>
      </w:ins>
    </w:p>
    <w:p w14:paraId="788145C4" w14:textId="77777777" w:rsidR="004254AB" w:rsidRPr="003C6E8A" w:rsidRDefault="004905A9" w:rsidP="004905A9">
      <w:pPr>
        <w:spacing w:after="0" w:line="360" w:lineRule="auto"/>
        <w:jc w:val="both"/>
        <w:rPr>
          <w:ins w:id="55" w:author="JSC" w:date="2026-09-25T20:04:00Z" w16du:dateUtc="2026-09-26T00:04:00Z"/>
          <w:rFonts w:ascii="Times New Roman" w:hAnsi="Times New Roman" w:cs="Times New Roman"/>
          <w:sz w:val="24"/>
          <w:szCs w:val="24"/>
        </w:rPr>
      </w:pPr>
      <w:ins w:id="56" w:author="JSC" w:date="2026-09-25T20:04:00Z" w16du:dateUtc="2026-09-26T00:04:00Z">
        <w:r>
          <w:rPr>
            <w:rFonts w:ascii="Times New Roman" w:hAnsi="Times New Roman" w:cs="Times New Roman"/>
            <w:sz w:val="24"/>
            <w:szCs w:val="24"/>
          </w:rPr>
          <w:lastRenderedPageBreak/>
          <w:tab/>
        </w:r>
        <w:r w:rsidR="004254AB" w:rsidRPr="003C6E8A">
          <w:rPr>
            <w:rFonts w:ascii="Times New Roman" w:hAnsi="Times New Roman" w:cs="Times New Roman"/>
            <w:sz w:val="24"/>
            <w:szCs w:val="24"/>
          </w:rPr>
          <w:t>After hearing the brief submissions, th</w:t>
        </w:r>
        <w:r w:rsidR="00062111" w:rsidRPr="003C6E8A">
          <w:rPr>
            <w:rFonts w:ascii="Times New Roman" w:hAnsi="Times New Roman" w:cs="Times New Roman"/>
            <w:sz w:val="24"/>
            <w:szCs w:val="24"/>
          </w:rPr>
          <w:t>e court ruled that the Plaintiff</w:t>
        </w:r>
        <w:r w:rsidR="004254AB" w:rsidRPr="003C6E8A">
          <w:rPr>
            <w:rFonts w:ascii="Times New Roman" w:hAnsi="Times New Roman" w:cs="Times New Roman"/>
            <w:sz w:val="24"/>
            <w:szCs w:val="24"/>
          </w:rPr>
          <w:t xml:space="preserve"> should make a formal application</w:t>
        </w:r>
        <w:r w:rsidR="00757A47" w:rsidRPr="003C6E8A">
          <w:rPr>
            <w:rFonts w:ascii="Times New Roman" w:hAnsi="Times New Roman" w:cs="Times New Roman"/>
            <w:sz w:val="24"/>
            <w:szCs w:val="24"/>
          </w:rPr>
          <w:t>, serve it on other parties</w:t>
        </w:r>
        <w:r w:rsidR="004254AB" w:rsidRPr="003C6E8A">
          <w:rPr>
            <w:rFonts w:ascii="Times New Roman" w:hAnsi="Times New Roman" w:cs="Times New Roman"/>
            <w:sz w:val="24"/>
            <w:szCs w:val="24"/>
          </w:rPr>
          <w:t xml:space="preserve"> and that the other parties should respondent in terms of the </w:t>
        </w:r>
        <w:r>
          <w:rPr>
            <w:rFonts w:ascii="Times New Roman" w:hAnsi="Times New Roman" w:cs="Times New Roman"/>
            <w:sz w:val="24"/>
            <w:szCs w:val="24"/>
          </w:rPr>
          <w:tab/>
        </w:r>
        <w:r w:rsidR="004254AB" w:rsidRPr="003C6E8A">
          <w:rPr>
            <w:rFonts w:ascii="Times New Roman" w:hAnsi="Times New Roman" w:cs="Times New Roman"/>
            <w:sz w:val="24"/>
            <w:szCs w:val="24"/>
          </w:rPr>
          <w:t>Rules. Thereafter, the court to make a ruling.</w:t>
        </w:r>
        <w:r w:rsidR="00A2413B">
          <w:rPr>
            <w:rFonts w:ascii="Times New Roman" w:hAnsi="Times New Roman" w:cs="Times New Roman"/>
            <w:sz w:val="24"/>
            <w:szCs w:val="24"/>
          </w:rPr>
          <w:t xml:space="preserve"> The matter was postponed to</w:t>
        </w:r>
        <w:r w:rsidR="004254AB" w:rsidRPr="003C6E8A">
          <w:rPr>
            <w:rFonts w:ascii="Times New Roman" w:hAnsi="Times New Roman" w:cs="Times New Roman"/>
            <w:sz w:val="24"/>
            <w:szCs w:val="24"/>
          </w:rPr>
          <w:t xml:space="preserve"> 31 January 2023.</w:t>
        </w:r>
      </w:ins>
    </w:p>
    <w:p w14:paraId="125E737B" w14:textId="77777777" w:rsidR="00837BBD" w:rsidRPr="003C6E8A" w:rsidRDefault="00A2413B" w:rsidP="004905A9">
      <w:pPr>
        <w:spacing w:after="0" w:line="360" w:lineRule="auto"/>
        <w:jc w:val="both"/>
        <w:rPr>
          <w:ins w:id="57" w:author="JSC" w:date="2026-09-25T20:04:00Z" w16du:dateUtc="2026-09-26T00:04:00Z"/>
          <w:rFonts w:ascii="Times New Roman" w:hAnsi="Times New Roman" w:cs="Times New Roman"/>
          <w:sz w:val="24"/>
          <w:szCs w:val="24"/>
        </w:rPr>
      </w:pPr>
      <w:ins w:id="58" w:author="JSC" w:date="2026-09-25T20:04:00Z" w16du:dateUtc="2026-09-26T00:04:00Z">
        <w:r>
          <w:rPr>
            <w:rFonts w:ascii="Times New Roman" w:hAnsi="Times New Roman" w:cs="Times New Roman"/>
            <w:sz w:val="24"/>
            <w:szCs w:val="24"/>
          </w:rPr>
          <w:tab/>
          <w:t>On resumption of hearing on</w:t>
        </w:r>
        <w:r w:rsidR="004254AB" w:rsidRPr="003C6E8A">
          <w:rPr>
            <w:rFonts w:ascii="Times New Roman" w:hAnsi="Times New Roman" w:cs="Times New Roman"/>
            <w:sz w:val="24"/>
            <w:szCs w:val="24"/>
          </w:rPr>
          <w:t xml:space="preserve"> 31</w:t>
        </w:r>
        <w:r>
          <w:rPr>
            <w:rFonts w:ascii="Times New Roman" w:hAnsi="Times New Roman" w:cs="Times New Roman"/>
            <w:sz w:val="24"/>
            <w:szCs w:val="24"/>
          </w:rPr>
          <w:t xml:space="preserve"> </w:t>
        </w:r>
        <w:r w:rsidR="00062111" w:rsidRPr="003C6E8A">
          <w:rPr>
            <w:rFonts w:ascii="Times New Roman" w:hAnsi="Times New Roman" w:cs="Times New Roman"/>
            <w:sz w:val="24"/>
            <w:szCs w:val="24"/>
          </w:rPr>
          <w:t>January 2023, the Plaintiff</w:t>
        </w:r>
        <w:r w:rsidR="004254AB" w:rsidRPr="003C6E8A">
          <w:rPr>
            <w:rFonts w:ascii="Times New Roman" w:hAnsi="Times New Roman" w:cs="Times New Roman"/>
            <w:sz w:val="24"/>
            <w:szCs w:val="24"/>
          </w:rPr>
          <w:t xml:space="preserve"> had not filed a formal application for recusal. </w:t>
        </w:r>
        <w:r>
          <w:rPr>
            <w:rFonts w:ascii="Times New Roman" w:hAnsi="Times New Roman" w:cs="Times New Roman"/>
            <w:sz w:val="24"/>
            <w:szCs w:val="24"/>
          </w:rPr>
          <w:t xml:space="preserve"> </w:t>
        </w:r>
        <w:r w:rsidR="004254AB" w:rsidRPr="003C6E8A">
          <w:rPr>
            <w:rFonts w:ascii="Times New Roman" w:hAnsi="Times New Roman" w:cs="Times New Roman"/>
            <w:sz w:val="24"/>
            <w:szCs w:val="24"/>
          </w:rPr>
          <w:t>Consequently, the other parties h</w:t>
        </w:r>
        <w:r w:rsidR="003E2D88" w:rsidRPr="003C6E8A">
          <w:rPr>
            <w:rFonts w:ascii="Times New Roman" w:hAnsi="Times New Roman" w:cs="Times New Roman"/>
            <w:sz w:val="24"/>
            <w:szCs w:val="24"/>
          </w:rPr>
          <w:t>ad not filed their responses. Advocate</w:t>
        </w:r>
        <w:r>
          <w:rPr>
            <w:rFonts w:ascii="Times New Roman" w:hAnsi="Times New Roman" w:cs="Times New Roman"/>
            <w:sz w:val="24"/>
            <w:szCs w:val="24"/>
          </w:rPr>
          <w:t xml:space="preserve">. </w:t>
        </w:r>
        <w:r w:rsidRPr="00A2413B">
          <w:rPr>
            <w:rFonts w:ascii="Times New Roman" w:hAnsi="Times New Roman" w:cs="Times New Roman"/>
            <w:i/>
            <w:sz w:val="24"/>
            <w:szCs w:val="24"/>
          </w:rPr>
          <w:t>J J</w:t>
        </w:r>
        <w:r w:rsidR="004254AB" w:rsidRPr="00A2413B">
          <w:rPr>
            <w:rFonts w:ascii="Times New Roman" w:hAnsi="Times New Roman" w:cs="Times New Roman"/>
            <w:i/>
            <w:sz w:val="24"/>
            <w:szCs w:val="24"/>
          </w:rPr>
          <w:t xml:space="preserve"> Chirambwe</w:t>
        </w:r>
        <w:r w:rsidR="004254AB" w:rsidRPr="003C6E8A">
          <w:rPr>
            <w:rFonts w:ascii="Times New Roman" w:hAnsi="Times New Roman" w:cs="Times New Roman"/>
            <w:sz w:val="24"/>
            <w:szCs w:val="24"/>
          </w:rPr>
          <w:t xml:space="preserve"> indicated that he had made consultations, involving his instructing counsel on</w:t>
        </w:r>
        <w:r w:rsidR="00D94FA5" w:rsidRPr="003C6E8A">
          <w:rPr>
            <w:rFonts w:ascii="Times New Roman" w:hAnsi="Times New Roman" w:cs="Times New Roman"/>
            <w:sz w:val="24"/>
            <w:szCs w:val="24"/>
          </w:rPr>
          <w:t xml:space="preserve"> the merit of the application.</w:t>
        </w:r>
        <w:r>
          <w:rPr>
            <w:rFonts w:ascii="Times New Roman" w:hAnsi="Times New Roman" w:cs="Times New Roman"/>
            <w:sz w:val="24"/>
            <w:szCs w:val="24"/>
          </w:rPr>
          <w:t xml:space="preserve"> </w:t>
        </w:r>
        <w:r w:rsidR="00D94FA5" w:rsidRPr="003C6E8A">
          <w:rPr>
            <w:rFonts w:ascii="Times New Roman" w:hAnsi="Times New Roman" w:cs="Times New Roman"/>
            <w:sz w:val="24"/>
            <w:szCs w:val="24"/>
          </w:rPr>
          <w:t xml:space="preserve"> I</w:t>
        </w:r>
        <w:r w:rsidR="004254AB" w:rsidRPr="003C6E8A">
          <w:rPr>
            <w:rFonts w:ascii="Times New Roman" w:hAnsi="Times New Roman" w:cs="Times New Roman"/>
            <w:sz w:val="24"/>
            <w:szCs w:val="24"/>
          </w:rPr>
          <w:t>t was resolved that the application should not be made</w:t>
        </w:r>
        <w:r w:rsidR="00313855" w:rsidRPr="003C6E8A">
          <w:rPr>
            <w:rFonts w:ascii="Times New Roman" w:hAnsi="Times New Roman" w:cs="Times New Roman"/>
            <w:sz w:val="24"/>
            <w:szCs w:val="24"/>
          </w:rPr>
          <w:t xml:space="preserve"> and would not be made</w:t>
        </w:r>
        <w:r w:rsidR="004254AB" w:rsidRPr="003C6E8A">
          <w:rPr>
            <w:rFonts w:ascii="Times New Roman" w:hAnsi="Times New Roman" w:cs="Times New Roman"/>
            <w:sz w:val="24"/>
            <w:szCs w:val="24"/>
          </w:rPr>
          <w:t>. He was prepared to procced with the hearing.</w:t>
        </w:r>
        <w:r w:rsidR="00D94FA5" w:rsidRPr="003C6E8A">
          <w:rPr>
            <w:rFonts w:ascii="Times New Roman" w:hAnsi="Times New Roman" w:cs="Times New Roman"/>
            <w:sz w:val="24"/>
            <w:szCs w:val="24"/>
          </w:rPr>
          <w:t xml:space="preserve"> </w:t>
        </w:r>
        <w:r>
          <w:rPr>
            <w:rFonts w:ascii="Times New Roman" w:hAnsi="Times New Roman" w:cs="Times New Roman"/>
            <w:sz w:val="24"/>
            <w:szCs w:val="24"/>
          </w:rPr>
          <w:t xml:space="preserve"> Advocate </w:t>
        </w:r>
        <w:r w:rsidRPr="00A2413B">
          <w:rPr>
            <w:rFonts w:ascii="Times New Roman" w:hAnsi="Times New Roman" w:cs="Times New Roman"/>
            <w:i/>
            <w:sz w:val="24"/>
            <w:szCs w:val="24"/>
          </w:rPr>
          <w:t xml:space="preserve">T </w:t>
        </w:r>
        <w:r w:rsidR="00D94FA5" w:rsidRPr="00A2413B">
          <w:rPr>
            <w:rFonts w:ascii="Times New Roman" w:hAnsi="Times New Roman" w:cs="Times New Roman"/>
            <w:i/>
            <w:sz w:val="24"/>
            <w:szCs w:val="24"/>
          </w:rPr>
          <w:t>Mpofu</w:t>
        </w:r>
        <w:r w:rsidR="00D94FA5" w:rsidRPr="003C6E8A">
          <w:rPr>
            <w:rFonts w:ascii="Times New Roman" w:hAnsi="Times New Roman" w:cs="Times New Roman"/>
            <w:sz w:val="24"/>
            <w:szCs w:val="24"/>
          </w:rPr>
          <w:t xml:space="preserve"> the</w:t>
        </w:r>
        <w:r w:rsidR="004F518F" w:rsidRPr="003C6E8A">
          <w:rPr>
            <w:rFonts w:ascii="Times New Roman" w:hAnsi="Times New Roman" w:cs="Times New Roman"/>
            <w:sz w:val="24"/>
            <w:szCs w:val="24"/>
          </w:rPr>
          <w:t>n</w:t>
        </w:r>
        <w:r w:rsidR="00D94FA5" w:rsidRPr="003C6E8A">
          <w:rPr>
            <w:rFonts w:ascii="Times New Roman" w:hAnsi="Times New Roman" w:cs="Times New Roman"/>
            <w:sz w:val="24"/>
            <w:szCs w:val="24"/>
          </w:rPr>
          <w:t xml:space="preserve"> asked for wasted costs on a higher scale. </w:t>
        </w:r>
        <w:r>
          <w:rPr>
            <w:rFonts w:ascii="Times New Roman" w:hAnsi="Times New Roman" w:cs="Times New Roman"/>
            <w:sz w:val="24"/>
            <w:szCs w:val="24"/>
          </w:rPr>
          <w:t xml:space="preserve"> </w:t>
        </w:r>
        <w:r w:rsidR="005C45CA" w:rsidRPr="003C6E8A">
          <w:rPr>
            <w:rFonts w:ascii="Times New Roman" w:hAnsi="Times New Roman" w:cs="Times New Roman"/>
            <w:sz w:val="24"/>
            <w:szCs w:val="24"/>
          </w:rPr>
          <w:t>His reasons for costs on a higher scale at this stage being that a patently frivolous request was made for the court’s recusal with the effect of scandalizing the court.</w:t>
        </w:r>
        <w:r>
          <w:rPr>
            <w:rFonts w:ascii="Times New Roman" w:hAnsi="Times New Roman" w:cs="Times New Roman"/>
            <w:sz w:val="24"/>
            <w:szCs w:val="24"/>
          </w:rPr>
          <w:t xml:space="preserve"> </w:t>
        </w:r>
        <w:r w:rsidR="005C45CA" w:rsidRPr="003C6E8A">
          <w:rPr>
            <w:rFonts w:ascii="Times New Roman" w:hAnsi="Times New Roman" w:cs="Times New Roman"/>
            <w:sz w:val="24"/>
            <w:szCs w:val="24"/>
          </w:rPr>
          <w:t xml:space="preserve"> The allegations were made against his lordship without merit, hence the </w:t>
        </w:r>
        <w:r w:rsidR="00E9347E" w:rsidRPr="003C6E8A">
          <w:rPr>
            <w:rFonts w:ascii="Times New Roman" w:hAnsi="Times New Roman" w:cs="Times New Roman"/>
            <w:sz w:val="24"/>
            <w:szCs w:val="24"/>
          </w:rPr>
          <w:t xml:space="preserve">first </w:t>
        </w:r>
        <w:r w:rsidR="005C45CA" w:rsidRPr="003C6E8A">
          <w:rPr>
            <w:rFonts w:ascii="Times New Roman" w:hAnsi="Times New Roman" w:cs="Times New Roman"/>
            <w:sz w:val="24"/>
            <w:szCs w:val="24"/>
          </w:rPr>
          <w:t>hearing was aborted. It was a naked allegation that scandalize</w:t>
        </w:r>
        <w:r w:rsidR="00ED7186" w:rsidRPr="003C6E8A">
          <w:rPr>
            <w:rFonts w:ascii="Times New Roman" w:hAnsi="Times New Roman" w:cs="Times New Roman"/>
            <w:sz w:val="24"/>
            <w:szCs w:val="24"/>
          </w:rPr>
          <w:t>s</w:t>
        </w:r>
        <w:r w:rsidR="005C45CA" w:rsidRPr="003C6E8A">
          <w:rPr>
            <w:rFonts w:ascii="Times New Roman" w:hAnsi="Times New Roman" w:cs="Times New Roman"/>
            <w:sz w:val="24"/>
            <w:szCs w:val="24"/>
          </w:rPr>
          <w:t xml:space="preserve"> the court.</w:t>
        </w:r>
        <w:r>
          <w:rPr>
            <w:rFonts w:ascii="Times New Roman" w:hAnsi="Times New Roman" w:cs="Times New Roman"/>
            <w:sz w:val="24"/>
            <w:szCs w:val="24"/>
          </w:rPr>
          <w:t xml:space="preserve"> </w:t>
        </w:r>
        <w:r w:rsidR="005C45CA" w:rsidRPr="003C6E8A">
          <w:rPr>
            <w:rFonts w:ascii="Times New Roman" w:hAnsi="Times New Roman" w:cs="Times New Roman"/>
            <w:sz w:val="24"/>
            <w:szCs w:val="24"/>
          </w:rPr>
          <w:t xml:space="preserve"> When asked to put the application in writing he developed cold feet. </w:t>
        </w:r>
        <w:r>
          <w:rPr>
            <w:rFonts w:ascii="Times New Roman" w:hAnsi="Times New Roman" w:cs="Times New Roman"/>
            <w:sz w:val="24"/>
            <w:szCs w:val="24"/>
          </w:rPr>
          <w:t xml:space="preserve"> </w:t>
        </w:r>
        <w:r w:rsidR="005C45CA" w:rsidRPr="003C6E8A">
          <w:rPr>
            <w:rFonts w:ascii="Times New Roman" w:hAnsi="Times New Roman" w:cs="Times New Roman"/>
            <w:sz w:val="24"/>
            <w:szCs w:val="24"/>
          </w:rPr>
          <w:t xml:space="preserve">The counsel for the </w:t>
        </w:r>
        <w:r>
          <w:rPr>
            <w:rFonts w:ascii="Times New Roman" w:hAnsi="Times New Roman" w:cs="Times New Roman"/>
            <w:sz w:val="24"/>
            <w:szCs w:val="24"/>
          </w:rPr>
          <w:t xml:space="preserve">first </w:t>
        </w:r>
        <w:r w:rsidRPr="003C6E8A">
          <w:rPr>
            <w:rFonts w:ascii="Times New Roman" w:hAnsi="Times New Roman" w:cs="Times New Roman"/>
            <w:sz w:val="24"/>
            <w:szCs w:val="24"/>
          </w:rPr>
          <w:t>Defendant</w:t>
        </w:r>
        <w:r w:rsidR="005C45CA" w:rsidRPr="003C6E8A">
          <w:rPr>
            <w:rFonts w:ascii="Times New Roman" w:hAnsi="Times New Roman" w:cs="Times New Roman"/>
            <w:sz w:val="24"/>
            <w:szCs w:val="24"/>
          </w:rPr>
          <w:t xml:space="preserve"> was unnecessarily put out of pocket and the process of the court was abused. </w:t>
        </w:r>
        <w:r>
          <w:rPr>
            <w:rFonts w:ascii="Times New Roman" w:hAnsi="Times New Roman" w:cs="Times New Roman"/>
            <w:sz w:val="24"/>
            <w:szCs w:val="24"/>
          </w:rPr>
          <w:t xml:space="preserve"> </w:t>
        </w:r>
        <w:r w:rsidR="00062111" w:rsidRPr="003C6E8A">
          <w:rPr>
            <w:rFonts w:ascii="Times New Roman" w:hAnsi="Times New Roman" w:cs="Times New Roman"/>
            <w:sz w:val="24"/>
            <w:szCs w:val="24"/>
          </w:rPr>
          <w:t>The counsel for the Plaintiff</w:t>
        </w:r>
        <w:r w:rsidR="00D94FA5" w:rsidRPr="003C6E8A">
          <w:rPr>
            <w:rFonts w:ascii="Times New Roman" w:hAnsi="Times New Roman" w:cs="Times New Roman"/>
            <w:sz w:val="24"/>
            <w:szCs w:val="24"/>
          </w:rPr>
          <w:t xml:space="preserve"> did not say anything in respect of costs </w:t>
        </w:r>
        <w:r w:rsidR="00062111" w:rsidRPr="003C6E8A">
          <w:rPr>
            <w:rFonts w:ascii="Times New Roman" w:hAnsi="Times New Roman" w:cs="Times New Roman"/>
            <w:sz w:val="24"/>
            <w:szCs w:val="24"/>
          </w:rPr>
          <w:t xml:space="preserve">on a higher </w:t>
        </w:r>
        <w:r w:rsidR="00D94FA5" w:rsidRPr="003C6E8A">
          <w:rPr>
            <w:rFonts w:ascii="Times New Roman" w:hAnsi="Times New Roman" w:cs="Times New Roman"/>
            <w:sz w:val="24"/>
            <w:szCs w:val="24"/>
          </w:rPr>
          <w:t xml:space="preserve">for wasted time. I will at this stage award wasted costs on a higher scale. </w:t>
        </w:r>
        <w:r w:rsidR="004254AB" w:rsidRPr="003C6E8A">
          <w:rPr>
            <w:rFonts w:ascii="Times New Roman" w:hAnsi="Times New Roman" w:cs="Times New Roman"/>
            <w:sz w:val="24"/>
            <w:szCs w:val="24"/>
          </w:rPr>
          <w:t xml:space="preserve">  </w:t>
        </w:r>
        <w:r w:rsidR="00782D00" w:rsidRPr="003C6E8A">
          <w:rPr>
            <w:rFonts w:ascii="Times New Roman" w:hAnsi="Times New Roman" w:cs="Times New Roman"/>
            <w:sz w:val="24"/>
            <w:szCs w:val="24"/>
          </w:rPr>
          <w:t xml:space="preserve">    </w:t>
        </w:r>
      </w:ins>
    </w:p>
    <w:p w14:paraId="4C80F226" w14:textId="77777777" w:rsidR="00C05B86" w:rsidRPr="003C6E8A" w:rsidRDefault="00A14F80" w:rsidP="00A2413B">
      <w:pPr>
        <w:spacing w:after="0" w:line="360" w:lineRule="auto"/>
        <w:jc w:val="both"/>
        <w:rPr>
          <w:ins w:id="59" w:author="JSC" w:date="2026-09-25T20:04:00Z" w16du:dateUtc="2026-09-26T00:04:00Z"/>
          <w:rFonts w:ascii="Times New Roman" w:hAnsi="Times New Roman" w:cs="Times New Roman"/>
          <w:b/>
          <w:sz w:val="24"/>
          <w:szCs w:val="24"/>
        </w:rPr>
      </w:pPr>
      <w:ins w:id="60" w:author="JSC" w:date="2026-09-25T20:04:00Z" w16du:dateUtc="2026-09-26T00:04:00Z">
        <w:r w:rsidRPr="003C6E8A">
          <w:rPr>
            <w:rFonts w:ascii="Times New Roman" w:hAnsi="Times New Roman" w:cs="Times New Roman"/>
            <w:b/>
            <w:sz w:val="24"/>
            <w:szCs w:val="24"/>
          </w:rPr>
          <w:t>BACKGROUND FACTS</w:t>
        </w:r>
      </w:ins>
    </w:p>
    <w:p w14:paraId="09D68C0D" w14:textId="77777777" w:rsidR="00993748" w:rsidRPr="003C6E8A" w:rsidRDefault="00A2413B" w:rsidP="00A2413B">
      <w:pPr>
        <w:spacing w:after="0" w:line="360" w:lineRule="auto"/>
        <w:jc w:val="both"/>
        <w:rPr>
          <w:ins w:id="61" w:author="JSC" w:date="2026-09-25T20:04:00Z" w16du:dateUtc="2026-09-26T00:04:00Z"/>
          <w:rFonts w:ascii="Times New Roman" w:hAnsi="Times New Roman" w:cs="Times New Roman"/>
          <w:sz w:val="24"/>
          <w:szCs w:val="24"/>
        </w:rPr>
      </w:pPr>
      <w:ins w:id="62" w:author="JSC" w:date="2026-09-25T20:04:00Z" w16du:dateUtc="2026-09-26T00:04:00Z">
        <w:r>
          <w:rPr>
            <w:rFonts w:ascii="Times New Roman" w:hAnsi="Times New Roman" w:cs="Times New Roman"/>
            <w:sz w:val="24"/>
            <w:szCs w:val="24"/>
          </w:rPr>
          <w:tab/>
        </w:r>
        <w:r w:rsidR="0060183A" w:rsidRPr="003C6E8A">
          <w:rPr>
            <w:rFonts w:ascii="Times New Roman" w:hAnsi="Times New Roman" w:cs="Times New Roman"/>
            <w:sz w:val="24"/>
            <w:szCs w:val="24"/>
          </w:rPr>
          <w:t>The P</w:t>
        </w:r>
        <w:r>
          <w:rPr>
            <w:rFonts w:ascii="Times New Roman" w:hAnsi="Times New Roman" w:cs="Times New Roman"/>
            <w:sz w:val="24"/>
            <w:szCs w:val="24"/>
          </w:rPr>
          <w:t xml:space="preserve">laintiff issued summons on </w:t>
        </w:r>
        <w:r w:rsidR="00993748" w:rsidRPr="003C6E8A">
          <w:rPr>
            <w:rFonts w:ascii="Times New Roman" w:hAnsi="Times New Roman" w:cs="Times New Roman"/>
            <w:sz w:val="24"/>
            <w:szCs w:val="24"/>
          </w:rPr>
          <w:t>14 June 2022 against the defendants claiming an order that in terms of section 8 of the Deeds Registries Act [</w:t>
        </w:r>
        <w:r w:rsidR="00993748" w:rsidRPr="00A2413B">
          <w:rPr>
            <w:rFonts w:ascii="Times New Roman" w:hAnsi="Times New Roman" w:cs="Times New Roman"/>
            <w:i/>
            <w:sz w:val="24"/>
            <w:szCs w:val="24"/>
          </w:rPr>
          <w:t>Chapter 20.05</w:t>
        </w:r>
        <w:r w:rsidR="00993748" w:rsidRPr="003C6E8A">
          <w:rPr>
            <w:rFonts w:ascii="Times New Roman" w:hAnsi="Times New Roman" w:cs="Times New Roman"/>
            <w:sz w:val="24"/>
            <w:szCs w:val="24"/>
          </w:rPr>
          <w:t xml:space="preserve">] that the </w:t>
        </w:r>
        <w:r>
          <w:rPr>
            <w:rFonts w:ascii="Times New Roman" w:hAnsi="Times New Roman" w:cs="Times New Roman"/>
            <w:sz w:val="24"/>
            <w:szCs w:val="24"/>
          </w:rPr>
          <w:t xml:space="preserve">fifth </w:t>
        </w:r>
        <w:r w:rsidR="00E63B63" w:rsidRPr="003C6E8A">
          <w:rPr>
            <w:rFonts w:ascii="Times New Roman" w:hAnsi="Times New Roman" w:cs="Times New Roman"/>
            <w:sz w:val="24"/>
            <w:szCs w:val="24"/>
          </w:rPr>
          <w:t>Defendant cancel</w:t>
        </w:r>
        <w:r w:rsidR="00993748" w:rsidRPr="003C6E8A">
          <w:rPr>
            <w:rFonts w:ascii="Times New Roman" w:hAnsi="Times New Roman" w:cs="Times New Roman"/>
            <w:sz w:val="24"/>
            <w:szCs w:val="24"/>
          </w:rPr>
          <w:t xml:space="preserve"> and annuls:</w:t>
        </w:r>
      </w:ins>
    </w:p>
    <w:p w14:paraId="06C785F3" w14:textId="77777777" w:rsidR="00193877" w:rsidRPr="003C6E8A" w:rsidRDefault="00993748" w:rsidP="003C6E8A">
      <w:pPr>
        <w:pStyle w:val="ListParagraph"/>
        <w:numPr>
          <w:ilvl w:val="0"/>
          <w:numId w:val="1"/>
        </w:numPr>
        <w:spacing w:line="360" w:lineRule="auto"/>
        <w:jc w:val="both"/>
        <w:rPr>
          <w:ins w:id="63" w:author="JSC" w:date="2026-09-25T20:04:00Z" w16du:dateUtc="2026-09-26T00:04:00Z"/>
          <w:rFonts w:ascii="Times New Roman" w:hAnsi="Times New Roman" w:cs="Times New Roman"/>
          <w:sz w:val="24"/>
          <w:szCs w:val="24"/>
        </w:rPr>
      </w:pPr>
      <w:ins w:id="64" w:author="JSC" w:date="2026-09-25T20:04:00Z" w16du:dateUtc="2026-09-26T00:04:00Z">
        <w:r w:rsidRPr="003C6E8A">
          <w:rPr>
            <w:rFonts w:ascii="Times New Roman" w:hAnsi="Times New Roman" w:cs="Times New Roman"/>
            <w:sz w:val="24"/>
            <w:szCs w:val="24"/>
          </w:rPr>
          <w:t>Deed of transfer Number 2541/2022 dated 5 May 2022 in favour of Bariad</w:t>
        </w:r>
        <w:r w:rsidR="0060183A" w:rsidRPr="003C6E8A">
          <w:rPr>
            <w:rFonts w:ascii="Times New Roman" w:hAnsi="Times New Roman" w:cs="Times New Roman"/>
            <w:sz w:val="24"/>
            <w:szCs w:val="24"/>
          </w:rPr>
          <w:t>i</w:t>
        </w:r>
        <w:r w:rsidRPr="003C6E8A">
          <w:rPr>
            <w:rFonts w:ascii="Times New Roman" w:hAnsi="Times New Roman" w:cs="Times New Roman"/>
            <w:sz w:val="24"/>
            <w:szCs w:val="24"/>
          </w:rPr>
          <w:t>e Investments (Private) Limited in respect of the Remainder of Subdivision C of Lots 190, 191, 193, 194 and 195 Highlands Estate of Welmoed</w:t>
        </w:r>
        <w:r w:rsidR="00193877" w:rsidRPr="003C6E8A">
          <w:rPr>
            <w:rFonts w:ascii="Times New Roman" w:hAnsi="Times New Roman" w:cs="Times New Roman"/>
            <w:sz w:val="24"/>
            <w:szCs w:val="24"/>
          </w:rPr>
          <w:t xml:space="preserve"> measuring 4 377 square metres </w:t>
        </w:r>
        <w:r w:rsidRPr="003C6E8A">
          <w:rPr>
            <w:rFonts w:ascii="Times New Roman" w:hAnsi="Times New Roman" w:cs="Times New Roman"/>
            <w:sz w:val="24"/>
            <w:szCs w:val="24"/>
          </w:rPr>
          <w:t>on the basis that</w:t>
        </w:r>
        <w:r w:rsidR="00193877" w:rsidRPr="003C6E8A">
          <w:rPr>
            <w:rFonts w:ascii="Times New Roman" w:hAnsi="Times New Roman" w:cs="Times New Roman"/>
            <w:sz w:val="24"/>
            <w:szCs w:val="24"/>
          </w:rPr>
          <w:t xml:space="preserve"> such title was obtained fraudulently, and pursuant to legally invalid documents emanating from second, third and fourth Defendants.</w:t>
        </w:r>
      </w:ins>
    </w:p>
    <w:p w14:paraId="2F6A69BC" w14:textId="77777777" w:rsidR="00193877" w:rsidRPr="003C6E8A" w:rsidRDefault="00193877" w:rsidP="003C6E8A">
      <w:pPr>
        <w:pStyle w:val="ListParagraph"/>
        <w:numPr>
          <w:ilvl w:val="0"/>
          <w:numId w:val="1"/>
        </w:numPr>
        <w:spacing w:line="360" w:lineRule="auto"/>
        <w:jc w:val="both"/>
        <w:rPr>
          <w:ins w:id="65" w:author="JSC" w:date="2026-09-25T20:04:00Z" w16du:dateUtc="2026-09-26T00:04:00Z"/>
          <w:rFonts w:ascii="Times New Roman" w:hAnsi="Times New Roman" w:cs="Times New Roman"/>
          <w:sz w:val="24"/>
          <w:szCs w:val="24"/>
        </w:rPr>
      </w:pPr>
      <w:ins w:id="66" w:author="JSC" w:date="2026-09-25T20:04:00Z" w16du:dateUtc="2026-09-26T00:04:00Z">
        <w:r w:rsidRPr="003C6E8A">
          <w:rPr>
            <w:rFonts w:ascii="Times New Roman" w:hAnsi="Times New Roman" w:cs="Times New Roman"/>
            <w:sz w:val="24"/>
            <w:szCs w:val="24"/>
          </w:rPr>
          <w:t xml:space="preserve">Costs of suit against the </w:t>
        </w:r>
        <w:r w:rsidR="00A2413B">
          <w:rPr>
            <w:rFonts w:ascii="Times New Roman" w:hAnsi="Times New Roman" w:cs="Times New Roman"/>
            <w:sz w:val="24"/>
            <w:szCs w:val="24"/>
          </w:rPr>
          <w:t>first</w:t>
        </w:r>
        <w:r w:rsidRPr="003C6E8A">
          <w:rPr>
            <w:rFonts w:ascii="Times New Roman" w:hAnsi="Times New Roman" w:cs="Times New Roman"/>
            <w:sz w:val="24"/>
            <w:szCs w:val="24"/>
          </w:rPr>
          <w:t xml:space="preserve"> to </w:t>
        </w:r>
        <w:r w:rsidR="00A2413B">
          <w:rPr>
            <w:rFonts w:ascii="Times New Roman" w:hAnsi="Times New Roman" w:cs="Times New Roman"/>
            <w:sz w:val="24"/>
            <w:szCs w:val="24"/>
          </w:rPr>
          <w:t xml:space="preserve">fourth </w:t>
        </w:r>
        <w:r w:rsidRPr="003C6E8A">
          <w:rPr>
            <w:rFonts w:ascii="Times New Roman" w:hAnsi="Times New Roman" w:cs="Times New Roman"/>
            <w:sz w:val="24"/>
            <w:szCs w:val="24"/>
          </w:rPr>
          <w:t>Defendants jointly and severally, the one paying the others to be absolved.</w:t>
        </w:r>
      </w:ins>
    </w:p>
    <w:p w14:paraId="20671C74" w14:textId="77777777" w:rsidR="00234F9C" w:rsidRPr="003C6E8A" w:rsidRDefault="00A2413B" w:rsidP="00A2413B">
      <w:pPr>
        <w:spacing w:after="0" w:line="360" w:lineRule="auto"/>
        <w:jc w:val="both"/>
        <w:rPr>
          <w:ins w:id="67" w:author="JSC" w:date="2026-09-25T20:04:00Z" w16du:dateUtc="2026-09-26T00:04:00Z"/>
          <w:rFonts w:ascii="Times New Roman" w:hAnsi="Times New Roman" w:cs="Times New Roman"/>
          <w:sz w:val="24"/>
          <w:szCs w:val="24"/>
        </w:rPr>
      </w:pPr>
      <w:ins w:id="68" w:author="JSC" w:date="2026-09-25T20:04:00Z" w16du:dateUtc="2026-09-26T00:04:00Z">
        <w:r>
          <w:rPr>
            <w:rFonts w:ascii="Times New Roman" w:hAnsi="Times New Roman" w:cs="Times New Roman"/>
            <w:sz w:val="24"/>
            <w:szCs w:val="24"/>
          </w:rPr>
          <w:tab/>
        </w:r>
        <w:r w:rsidR="006D2A94" w:rsidRPr="003C6E8A">
          <w:rPr>
            <w:rFonts w:ascii="Times New Roman" w:hAnsi="Times New Roman" w:cs="Times New Roman"/>
            <w:sz w:val="24"/>
            <w:szCs w:val="24"/>
          </w:rPr>
          <w:t>The facts</w:t>
        </w:r>
        <w:r w:rsidR="00193877" w:rsidRPr="003C6E8A">
          <w:rPr>
            <w:rFonts w:ascii="Times New Roman" w:hAnsi="Times New Roman" w:cs="Times New Roman"/>
            <w:sz w:val="24"/>
            <w:szCs w:val="24"/>
          </w:rPr>
          <w:t xml:space="preserve"> as stated i</w:t>
        </w:r>
        <w:r w:rsidR="00C27EB3" w:rsidRPr="003C6E8A">
          <w:rPr>
            <w:rFonts w:ascii="Times New Roman" w:hAnsi="Times New Roman" w:cs="Times New Roman"/>
            <w:sz w:val="24"/>
            <w:szCs w:val="24"/>
          </w:rPr>
          <w:t>n the Plaintiff’s Declaration are</w:t>
        </w:r>
        <w:r w:rsidR="00193877" w:rsidRPr="003C6E8A">
          <w:rPr>
            <w:rFonts w:ascii="Times New Roman" w:hAnsi="Times New Roman" w:cs="Times New Roman"/>
            <w:sz w:val="24"/>
            <w:szCs w:val="24"/>
          </w:rPr>
          <w:t xml:space="preserve"> that in or around February 2019, the Plaintiff purchased a certain piece of land situate in the district of Salisbury called the Remainder of subdivision </w:t>
        </w:r>
        <w:r w:rsidR="00462FE4" w:rsidRPr="003C6E8A">
          <w:rPr>
            <w:rFonts w:ascii="Times New Roman" w:hAnsi="Times New Roman" w:cs="Times New Roman"/>
            <w:sz w:val="24"/>
            <w:szCs w:val="24"/>
          </w:rPr>
          <w:t>C of Lot 6 of Lots 190, 191, 193, 194</w:t>
        </w:r>
        <w:r w:rsidR="00193877" w:rsidRPr="003C6E8A">
          <w:rPr>
            <w:rFonts w:ascii="Times New Roman" w:hAnsi="Times New Roman" w:cs="Times New Roman"/>
            <w:sz w:val="24"/>
            <w:szCs w:val="24"/>
          </w:rPr>
          <w:t xml:space="preserve"> and 195 Highlands Estate of Welmoed measuring 4 377 square metres (the property” from one Puwa</w:t>
        </w:r>
        <w:r w:rsidR="00C45887" w:rsidRPr="003C6E8A">
          <w:rPr>
            <w:rFonts w:ascii="Times New Roman" w:hAnsi="Times New Roman" w:cs="Times New Roman"/>
            <w:sz w:val="24"/>
            <w:szCs w:val="24"/>
          </w:rPr>
          <w:t>y</w:t>
        </w:r>
        <w:r w:rsidR="00193877" w:rsidRPr="003C6E8A">
          <w:rPr>
            <w:rFonts w:ascii="Times New Roman" w:hAnsi="Times New Roman" w:cs="Times New Roman"/>
            <w:sz w:val="24"/>
            <w:szCs w:val="24"/>
          </w:rPr>
          <w:t>i Chiutsi which property was subsequently transferred to him.</w:t>
        </w:r>
        <w:r w:rsidR="00127E35" w:rsidRPr="003C6E8A">
          <w:rPr>
            <w:rFonts w:ascii="Times New Roman" w:hAnsi="Times New Roman" w:cs="Times New Roman"/>
            <w:sz w:val="24"/>
            <w:szCs w:val="24"/>
          </w:rPr>
          <w:t xml:space="preserve"> According to the Applicant it became apparent after title to the property had been registered in the Plaintiff’s name that the first Defendant was laying claim to the property on the alleged basis that it had bought the property at an auction.</w:t>
        </w:r>
        <w:r>
          <w:rPr>
            <w:rFonts w:ascii="Times New Roman" w:hAnsi="Times New Roman" w:cs="Times New Roman"/>
            <w:sz w:val="24"/>
            <w:szCs w:val="24"/>
          </w:rPr>
          <w:t xml:space="preserve"> </w:t>
        </w:r>
        <w:r w:rsidR="00127E35" w:rsidRPr="003C6E8A">
          <w:rPr>
            <w:rFonts w:ascii="Times New Roman" w:hAnsi="Times New Roman" w:cs="Times New Roman"/>
            <w:sz w:val="24"/>
            <w:szCs w:val="24"/>
          </w:rPr>
          <w:t xml:space="preserve"> The property had allegedly been judicially attached by third Defendant in order to satisfy a debt owed to the fourth Defendant by Puwayi Chiutsi. However, Plaintiff became aware in 2021 that the property was never auctioned and the purported auctioneer together with the </w:t>
        </w:r>
        <w:r>
          <w:rPr>
            <w:rFonts w:ascii="Times New Roman" w:hAnsi="Times New Roman" w:cs="Times New Roman"/>
            <w:sz w:val="24"/>
            <w:szCs w:val="24"/>
          </w:rPr>
          <w:t>second</w:t>
        </w:r>
        <w:r w:rsidR="00127E35" w:rsidRPr="003C6E8A">
          <w:rPr>
            <w:rFonts w:ascii="Times New Roman" w:hAnsi="Times New Roman" w:cs="Times New Roman"/>
            <w:sz w:val="24"/>
            <w:szCs w:val="24"/>
          </w:rPr>
          <w:t xml:space="preserve"> and </w:t>
        </w:r>
        <w:r>
          <w:rPr>
            <w:rFonts w:ascii="Times New Roman" w:hAnsi="Times New Roman" w:cs="Times New Roman"/>
            <w:sz w:val="24"/>
            <w:szCs w:val="24"/>
          </w:rPr>
          <w:t xml:space="preserve">third </w:t>
        </w:r>
        <w:r w:rsidR="00127E35" w:rsidRPr="003C6E8A">
          <w:rPr>
            <w:rFonts w:ascii="Times New Roman" w:hAnsi="Times New Roman" w:cs="Times New Roman"/>
            <w:sz w:val="24"/>
            <w:szCs w:val="24"/>
          </w:rPr>
          <w:t>Defendants have since been charged with fraud by the</w:t>
        </w:r>
        <w:r w:rsidR="003D312F" w:rsidRPr="003C6E8A">
          <w:rPr>
            <w:rFonts w:ascii="Times New Roman" w:hAnsi="Times New Roman" w:cs="Times New Roman"/>
            <w:sz w:val="24"/>
            <w:szCs w:val="24"/>
          </w:rPr>
          <w:t xml:space="preserve"> police under CR 1139/09/21. The</w:t>
        </w:r>
        <w:r w:rsidR="00127E35" w:rsidRPr="003C6E8A">
          <w:rPr>
            <w:rFonts w:ascii="Times New Roman" w:hAnsi="Times New Roman" w:cs="Times New Roman"/>
            <w:sz w:val="24"/>
            <w:szCs w:val="24"/>
          </w:rPr>
          <w:t xml:space="preserve"> documents which were used to effect registration of title to the property in the name of the </w:t>
        </w:r>
        <w:r>
          <w:rPr>
            <w:rFonts w:ascii="Times New Roman" w:hAnsi="Times New Roman" w:cs="Times New Roman"/>
            <w:sz w:val="24"/>
            <w:szCs w:val="24"/>
          </w:rPr>
          <w:t>first</w:t>
        </w:r>
        <w:r w:rsidR="00127E35" w:rsidRPr="003C6E8A">
          <w:rPr>
            <w:rFonts w:ascii="Times New Roman" w:hAnsi="Times New Roman" w:cs="Times New Roman"/>
            <w:sz w:val="24"/>
            <w:szCs w:val="24"/>
          </w:rPr>
          <w:t xml:space="preserve"> Defendant</w:t>
        </w:r>
        <w:r w:rsidR="00C03B4A" w:rsidRPr="003C6E8A">
          <w:rPr>
            <w:rFonts w:ascii="Times New Roman" w:hAnsi="Times New Roman" w:cs="Times New Roman"/>
            <w:sz w:val="24"/>
            <w:szCs w:val="24"/>
          </w:rPr>
          <w:t xml:space="preserve">, being an application/affidavit by the </w:t>
        </w:r>
        <w:r>
          <w:rPr>
            <w:rFonts w:ascii="Times New Roman" w:hAnsi="Times New Roman" w:cs="Times New Roman"/>
            <w:sz w:val="24"/>
            <w:szCs w:val="24"/>
          </w:rPr>
          <w:t>second Defendant dated 7</w:t>
        </w:r>
        <w:r w:rsidR="00C03B4A" w:rsidRPr="003C6E8A">
          <w:rPr>
            <w:rFonts w:ascii="Times New Roman" w:hAnsi="Times New Roman" w:cs="Times New Roman"/>
            <w:sz w:val="24"/>
            <w:szCs w:val="24"/>
          </w:rPr>
          <w:t xml:space="preserve"> April 2021 and a purported power of attorney by the third Defendant dated 18 January 2019 were legally invalid.</w:t>
        </w:r>
      </w:ins>
    </w:p>
    <w:p w14:paraId="2EBB48BC" w14:textId="77777777" w:rsidR="00564106" w:rsidRPr="003C6E8A" w:rsidRDefault="00A2413B" w:rsidP="00A2413B">
      <w:pPr>
        <w:spacing w:after="0" w:line="360" w:lineRule="auto"/>
        <w:jc w:val="both"/>
        <w:rPr>
          <w:ins w:id="69" w:author="JSC" w:date="2026-09-25T20:04:00Z" w16du:dateUtc="2026-09-26T00:04:00Z"/>
          <w:rFonts w:ascii="Times New Roman" w:hAnsi="Times New Roman" w:cs="Times New Roman"/>
          <w:sz w:val="24"/>
          <w:szCs w:val="24"/>
        </w:rPr>
      </w:pPr>
      <w:ins w:id="70" w:author="JSC" w:date="2026-09-25T20:04:00Z" w16du:dateUtc="2026-09-26T00:04:00Z">
        <w:r>
          <w:rPr>
            <w:rFonts w:ascii="Times New Roman" w:hAnsi="Times New Roman" w:cs="Times New Roman"/>
            <w:sz w:val="24"/>
            <w:szCs w:val="24"/>
          </w:rPr>
          <w:tab/>
          <w:t>The first</w:t>
        </w:r>
        <w:r w:rsidR="00234F9C" w:rsidRPr="003C6E8A">
          <w:rPr>
            <w:rFonts w:ascii="Times New Roman" w:hAnsi="Times New Roman" w:cs="Times New Roman"/>
            <w:sz w:val="24"/>
            <w:szCs w:val="24"/>
          </w:rPr>
          <w:t xml:space="preserve"> Defendant filed its plea and a special plea on 13</w:t>
        </w:r>
        <w:r>
          <w:rPr>
            <w:rFonts w:ascii="Times New Roman" w:hAnsi="Times New Roman" w:cs="Times New Roman"/>
            <w:sz w:val="24"/>
            <w:szCs w:val="24"/>
            <w:vertAlign w:val="superscript"/>
          </w:rPr>
          <w:t xml:space="preserve"> </w:t>
        </w:r>
        <w:r w:rsidR="00234F9C" w:rsidRPr="003C6E8A">
          <w:rPr>
            <w:rFonts w:ascii="Times New Roman" w:hAnsi="Times New Roman" w:cs="Times New Roman"/>
            <w:sz w:val="24"/>
            <w:szCs w:val="24"/>
          </w:rPr>
          <w:t>July 2022.</w:t>
        </w:r>
        <w:r w:rsidR="00564106" w:rsidRPr="003C6E8A">
          <w:rPr>
            <w:rFonts w:ascii="Times New Roman" w:hAnsi="Times New Roman" w:cs="Times New Roman"/>
            <w:sz w:val="24"/>
            <w:szCs w:val="24"/>
          </w:rPr>
          <w:t xml:space="preserve"> </w:t>
        </w:r>
        <w:r>
          <w:rPr>
            <w:rFonts w:ascii="Times New Roman" w:hAnsi="Times New Roman" w:cs="Times New Roman"/>
            <w:sz w:val="24"/>
            <w:szCs w:val="24"/>
          </w:rPr>
          <w:t xml:space="preserve"> </w:t>
        </w:r>
        <w:r w:rsidR="00564106" w:rsidRPr="003C6E8A">
          <w:rPr>
            <w:rFonts w:ascii="Times New Roman" w:hAnsi="Times New Roman" w:cs="Times New Roman"/>
            <w:sz w:val="24"/>
            <w:szCs w:val="24"/>
          </w:rPr>
          <w:t xml:space="preserve">The special plea is that of lack of </w:t>
        </w:r>
        <w:r w:rsidR="00564106" w:rsidRPr="003C6E8A">
          <w:rPr>
            <w:rFonts w:ascii="Times New Roman" w:hAnsi="Times New Roman" w:cs="Times New Roman"/>
            <w:i/>
            <w:sz w:val="24"/>
            <w:szCs w:val="24"/>
          </w:rPr>
          <w:t>locus stand</w:t>
        </w:r>
        <w:r w:rsidR="0080297C" w:rsidRPr="003C6E8A">
          <w:rPr>
            <w:rFonts w:ascii="Times New Roman" w:hAnsi="Times New Roman" w:cs="Times New Roman"/>
            <w:sz w:val="24"/>
            <w:szCs w:val="24"/>
          </w:rPr>
          <w:t xml:space="preserve">i </w:t>
        </w:r>
        <w:r w:rsidR="00564106" w:rsidRPr="003C6E8A">
          <w:rPr>
            <w:rFonts w:ascii="Times New Roman" w:hAnsi="Times New Roman" w:cs="Times New Roman"/>
            <w:sz w:val="24"/>
            <w:szCs w:val="24"/>
          </w:rPr>
          <w:t xml:space="preserve">on the part of the Plaintiff as well as </w:t>
        </w:r>
        <w:r w:rsidR="00CF3543" w:rsidRPr="003C6E8A">
          <w:rPr>
            <w:rFonts w:ascii="Times New Roman" w:hAnsi="Times New Roman" w:cs="Times New Roman"/>
            <w:sz w:val="24"/>
            <w:szCs w:val="24"/>
          </w:rPr>
          <w:t>non-</w:t>
        </w:r>
        <w:r w:rsidR="00564106" w:rsidRPr="003C6E8A">
          <w:rPr>
            <w:rFonts w:ascii="Times New Roman" w:hAnsi="Times New Roman" w:cs="Times New Roman"/>
            <w:sz w:val="24"/>
            <w:szCs w:val="24"/>
          </w:rPr>
          <w:t>joinder</w:t>
        </w:r>
        <w:r w:rsidR="00CF3543" w:rsidRPr="003C6E8A">
          <w:rPr>
            <w:rFonts w:ascii="Times New Roman" w:hAnsi="Times New Roman" w:cs="Times New Roman"/>
            <w:sz w:val="24"/>
            <w:szCs w:val="24"/>
          </w:rPr>
          <w:t xml:space="preserve"> and </w:t>
        </w:r>
        <w:r w:rsidR="00564106" w:rsidRPr="003C6E8A">
          <w:rPr>
            <w:rFonts w:ascii="Times New Roman" w:hAnsi="Times New Roman" w:cs="Times New Roman"/>
            <w:sz w:val="24"/>
            <w:szCs w:val="24"/>
          </w:rPr>
          <w:t xml:space="preserve">miscitation of the </w:t>
        </w:r>
        <w:r>
          <w:rPr>
            <w:rFonts w:ascii="Times New Roman" w:hAnsi="Times New Roman" w:cs="Times New Roman"/>
            <w:sz w:val="24"/>
            <w:szCs w:val="24"/>
          </w:rPr>
          <w:t>third</w:t>
        </w:r>
        <w:r w:rsidR="00564106" w:rsidRPr="003C6E8A">
          <w:rPr>
            <w:rFonts w:ascii="Times New Roman" w:hAnsi="Times New Roman" w:cs="Times New Roman"/>
            <w:sz w:val="24"/>
            <w:szCs w:val="24"/>
          </w:rPr>
          <w:t xml:space="preserve"> Defendant.</w:t>
        </w:r>
      </w:ins>
    </w:p>
    <w:p w14:paraId="61E22FC8" w14:textId="77777777" w:rsidR="009134EF" w:rsidRPr="003C6E8A" w:rsidRDefault="00A2413B" w:rsidP="00A2413B">
      <w:pPr>
        <w:spacing w:after="0" w:line="360" w:lineRule="auto"/>
        <w:jc w:val="both"/>
        <w:rPr>
          <w:ins w:id="71" w:author="JSC" w:date="2026-09-25T20:04:00Z" w16du:dateUtc="2026-09-26T00:04:00Z"/>
          <w:rFonts w:ascii="Times New Roman" w:hAnsi="Times New Roman" w:cs="Times New Roman"/>
          <w:sz w:val="24"/>
          <w:szCs w:val="24"/>
        </w:rPr>
      </w:pPr>
      <w:ins w:id="72" w:author="JSC" w:date="2026-09-25T20:04:00Z" w16du:dateUtc="2026-09-26T00:04:00Z">
        <w:r>
          <w:rPr>
            <w:rFonts w:ascii="Times New Roman" w:hAnsi="Times New Roman" w:cs="Times New Roman"/>
            <w:sz w:val="24"/>
            <w:szCs w:val="24"/>
          </w:rPr>
          <w:tab/>
        </w:r>
        <w:r w:rsidR="00564106" w:rsidRPr="003C6E8A">
          <w:rPr>
            <w:rFonts w:ascii="Times New Roman" w:hAnsi="Times New Roman" w:cs="Times New Roman"/>
            <w:sz w:val="24"/>
            <w:szCs w:val="24"/>
          </w:rPr>
          <w:t xml:space="preserve">On the issue of </w:t>
        </w:r>
        <w:r w:rsidR="00564106" w:rsidRPr="003C6E8A">
          <w:rPr>
            <w:rFonts w:ascii="Times New Roman" w:hAnsi="Times New Roman" w:cs="Times New Roman"/>
            <w:i/>
            <w:sz w:val="24"/>
            <w:szCs w:val="24"/>
          </w:rPr>
          <w:t>locus standi</w:t>
        </w:r>
        <w:r w:rsidR="00564106" w:rsidRPr="003C6E8A">
          <w:rPr>
            <w:rFonts w:ascii="Times New Roman" w:hAnsi="Times New Roman" w:cs="Times New Roman"/>
            <w:sz w:val="24"/>
            <w:szCs w:val="24"/>
          </w:rPr>
          <w:t xml:space="preserve"> the contention by the </w:t>
        </w:r>
        <w:r>
          <w:rPr>
            <w:rFonts w:ascii="Times New Roman" w:hAnsi="Times New Roman" w:cs="Times New Roman"/>
            <w:sz w:val="24"/>
            <w:szCs w:val="24"/>
          </w:rPr>
          <w:t>first</w:t>
        </w:r>
        <w:r w:rsidR="00564106" w:rsidRPr="003C6E8A">
          <w:rPr>
            <w:rFonts w:ascii="Times New Roman" w:hAnsi="Times New Roman" w:cs="Times New Roman"/>
            <w:sz w:val="24"/>
            <w:szCs w:val="24"/>
          </w:rPr>
          <w:t xml:space="preserve"> Defendant is that the Plaintiff once had his name on a Deed of Transfer for the stand in dispute called the Remainder of Subdivision C</w:t>
        </w:r>
        <w:r w:rsidR="000B3AB7" w:rsidRPr="003C6E8A">
          <w:rPr>
            <w:rFonts w:ascii="Times New Roman" w:hAnsi="Times New Roman" w:cs="Times New Roman"/>
            <w:sz w:val="24"/>
            <w:szCs w:val="24"/>
          </w:rPr>
          <w:t xml:space="preserve"> of Lots 190, 191, 193, 194 and 195</w:t>
        </w:r>
        <w:r w:rsidR="005954F8" w:rsidRPr="003C6E8A">
          <w:rPr>
            <w:rFonts w:ascii="Times New Roman" w:hAnsi="Times New Roman" w:cs="Times New Roman"/>
            <w:sz w:val="24"/>
            <w:szCs w:val="24"/>
          </w:rPr>
          <w:t xml:space="preserve"> of Highlands Estate of Welmoed measuring 4 377 square metres (the property). Plaintiff’s Deed of Transfer was then cancelled by order of the Supreme Court in the judgment of </w:t>
        </w:r>
        <w:r w:rsidR="005954F8" w:rsidRPr="003C6E8A">
          <w:rPr>
            <w:rFonts w:ascii="Times New Roman" w:hAnsi="Times New Roman" w:cs="Times New Roman"/>
            <w:i/>
            <w:sz w:val="24"/>
            <w:szCs w:val="24"/>
          </w:rPr>
          <w:t xml:space="preserve">Bariadie Investments (Private) Limited </w:t>
        </w:r>
        <w:r w:rsidR="005954F8" w:rsidRPr="00A2413B">
          <w:rPr>
            <w:rFonts w:ascii="Times New Roman" w:hAnsi="Times New Roman" w:cs="Times New Roman"/>
            <w:sz w:val="24"/>
            <w:szCs w:val="24"/>
          </w:rPr>
          <w:t>v</w:t>
        </w:r>
        <w:r w:rsidR="005954F8" w:rsidRPr="003C6E8A">
          <w:rPr>
            <w:rFonts w:ascii="Times New Roman" w:hAnsi="Times New Roman" w:cs="Times New Roman"/>
            <w:i/>
            <w:sz w:val="24"/>
            <w:szCs w:val="24"/>
          </w:rPr>
          <w:t xml:space="preserve"> Puwayi Chiutsi, Tendai Mashamanda, The Registrar of Deeds, The Sheriff of the High Court and Elliot Rogers SC 24/22</w:t>
        </w:r>
        <w:r w:rsidR="005954F8" w:rsidRPr="003C6E8A">
          <w:rPr>
            <w:rFonts w:ascii="Times New Roman" w:hAnsi="Times New Roman" w:cs="Times New Roman"/>
            <w:sz w:val="24"/>
            <w:szCs w:val="24"/>
          </w:rPr>
          <w:t xml:space="preserve">. </w:t>
        </w:r>
        <w:r w:rsidR="00413F92" w:rsidRPr="003C6E8A">
          <w:rPr>
            <w:rFonts w:ascii="Times New Roman" w:hAnsi="Times New Roman" w:cs="Times New Roman"/>
            <w:sz w:val="24"/>
            <w:szCs w:val="24"/>
          </w:rPr>
          <w:t xml:space="preserve">The Supreme Court then directed that title to the property be registered in the name of the </w:t>
        </w:r>
        <w:r>
          <w:rPr>
            <w:rFonts w:ascii="Times New Roman" w:hAnsi="Times New Roman" w:cs="Times New Roman"/>
            <w:sz w:val="24"/>
            <w:szCs w:val="24"/>
          </w:rPr>
          <w:t xml:space="preserve">first </w:t>
        </w:r>
        <w:r w:rsidR="00413F92" w:rsidRPr="003C6E8A">
          <w:rPr>
            <w:rFonts w:ascii="Times New Roman" w:hAnsi="Times New Roman" w:cs="Times New Roman"/>
            <w:sz w:val="24"/>
            <w:szCs w:val="24"/>
          </w:rPr>
          <w:t xml:space="preserve">Defendant. The Registrar of the Deeds then cancelled the Plaintiff’ Deed of Transfer. </w:t>
        </w:r>
        <w:r>
          <w:rPr>
            <w:rFonts w:ascii="Times New Roman" w:hAnsi="Times New Roman" w:cs="Times New Roman"/>
            <w:sz w:val="24"/>
            <w:szCs w:val="24"/>
          </w:rPr>
          <w:t xml:space="preserve"> </w:t>
        </w:r>
        <w:r w:rsidR="00413F92" w:rsidRPr="003C6E8A">
          <w:rPr>
            <w:rFonts w:ascii="Times New Roman" w:hAnsi="Times New Roman" w:cs="Times New Roman"/>
            <w:sz w:val="24"/>
            <w:szCs w:val="24"/>
          </w:rPr>
          <w:t xml:space="preserve">Title in the property has since been registered in the name of the </w:t>
        </w:r>
        <w:r>
          <w:rPr>
            <w:rFonts w:ascii="Times New Roman" w:hAnsi="Times New Roman" w:cs="Times New Roman"/>
            <w:sz w:val="24"/>
            <w:szCs w:val="24"/>
          </w:rPr>
          <w:t>first</w:t>
        </w:r>
        <w:r w:rsidR="00413F92" w:rsidRPr="003C6E8A">
          <w:rPr>
            <w:rFonts w:ascii="Times New Roman" w:hAnsi="Times New Roman" w:cs="Times New Roman"/>
            <w:sz w:val="24"/>
            <w:szCs w:val="24"/>
          </w:rPr>
          <w:t xml:space="preserve"> Defendant.</w:t>
        </w:r>
        <w:r w:rsidR="008E781C" w:rsidRPr="003C6E8A">
          <w:rPr>
            <w:rFonts w:ascii="Times New Roman" w:hAnsi="Times New Roman" w:cs="Times New Roman"/>
            <w:sz w:val="24"/>
            <w:szCs w:val="24"/>
          </w:rPr>
          <w:t xml:space="preserve"> </w:t>
        </w:r>
        <w:r w:rsidR="00A168BD" w:rsidRPr="003C6E8A">
          <w:rPr>
            <w:rFonts w:ascii="Times New Roman" w:hAnsi="Times New Roman" w:cs="Times New Roman"/>
            <w:sz w:val="24"/>
            <w:szCs w:val="24"/>
          </w:rPr>
          <w:t xml:space="preserve">Therefore, the Plaintiff, by virtue of the judgment of the Supreme Court, has ceased to hold any legal interest in the issue of ownership of the property or in issues related to registration of title in the property. </w:t>
        </w:r>
        <w:r>
          <w:rPr>
            <w:rFonts w:ascii="Times New Roman" w:hAnsi="Times New Roman" w:cs="Times New Roman"/>
            <w:sz w:val="24"/>
            <w:szCs w:val="24"/>
          </w:rPr>
          <w:t xml:space="preserve"> </w:t>
        </w:r>
        <w:r w:rsidR="00A168BD" w:rsidRPr="003C6E8A">
          <w:rPr>
            <w:rFonts w:ascii="Times New Roman" w:hAnsi="Times New Roman" w:cs="Times New Roman"/>
            <w:sz w:val="24"/>
            <w:szCs w:val="24"/>
          </w:rPr>
          <w:t xml:space="preserve">It said any claim by the Plaintiff which does not seek to set aside the judgment of the Supreme Court aforesaid is a claim in which the Plaintiff lacks legal interest in. </w:t>
        </w:r>
        <w:r>
          <w:rPr>
            <w:rFonts w:ascii="Times New Roman" w:hAnsi="Times New Roman" w:cs="Times New Roman"/>
            <w:sz w:val="24"/>
            <w:szCs w:val="24"/>
          </w:rPr>
          <w:t xml:space="preserve"> </w:t>
        </w:r>
        <w:r w:rsidR="00A168BD" w:rsidRPr="003C6E8A">
          <w:rPr>
            <w:rFonts w:ascii="Times New Roman" w:hAnsi="Times New Roman" w:cs="Times New Roman"/>
            <w:sz w:val="24"/>
            <w:szCs w:val="24"/>
          </w:rPr>
          <w:t xml:space="preserve">Even if the relief which the Plaintiff seeks is granted to him, he has no legal benefit from such relief as this only resuscitates Puwayi Chiutsi’s title deed to the property, but it does not resuscitate the Plaintiff’s deed. </w:t>
        </w:r>
        <w:r>
          <w:rPr>
            <w:rFonts w:ascii="Times New Roman" w:hAnsi="Times New Roman" w:cs="Times New Roman"/>
            <w:sz w:val="24"/>
            <w:szCs w:val="24"/>
          </w:rPr>
          <w:t xml:space="preserve"> </w:t>
        </w:r>
        <w:r w:rsidR="00A168BD" w:rsidRPr="003C6E8A">
          <w:rPr>
            <w:rFonts w:ascii="Times New Roman" w:hAnsi="Times New Roman" w:cs="Times New Roman"/>
            <w:sz w:val="24"/>
            <w:szCs w:val="24"/>
          </w:rPr>
          <w:t xml:space="preserve">The </w:t>
        </w:r>
        <w:r>
          <w:rPr>
            <w:rFonts w:ascii="Times New Roman" w:hAnsi="Times New Roman" w:cs="Times New Roman"/>
            <w:sz w:val="24"/>
            <w:szCs w:val="24"/>
          </w:rPr>
          <w:t>first</w:t>
        </w:r>
        <w:r w:rsidR="00A168BD" w:rsidRPr="003C6E8A">
          <w:rPr>
            <w:rFonts w:ascii="Times New Roman" w:hAnsi="Times New Roman" w:cs="Times New Roman"/>
            <w:sz w:val="24"/>
            <w:szCs w:val="24"/>
          </w:rPr>
          <w:t xml:space="preserve"> Defendant therefore submitted that the Plaintiff has no direct and substantial interest in either the subject matter of the </w:t>
        </w:r>
        <w:r w:rsidR="00A168BD" w:rsidRPr="003C6E8A">
          <w:rPr>
            <w:rFonts w:ascii="Times New Roman" w:hAnsi="Times New Roman" w:cs="Times New Roman"/>
            <w:i/>
            <w:sz w:val="24"/>
            <w:szCs w:val="24"/>
          </w:rPr>
          <w:t>lis</w:t>
        </w:r>
        <w:r w:rsidR="00A168BD" w:rsidRPr="003C6E8A">
          <w:rPr>
            <w:rFonts w:ascii="Times New Roman" w:hAnsi="Times New Roman" w:cs="Times New Roman"/>
            <w:sz w:val="24"/>
            <w:szCs w:val="24"/>
          </w:rPr>
          <w:t xml:space="preserve"> he has brought before the Court or in the relief he has sought from it, hence the Plaintiff’s claim be dismissed with costs. </w:t>
        </w:r>
      </w:ins>
    </w:p>
    <w:p w14:paraId="3D50038B" w14:textId="77777777" w:rsidR="00DB4C1E" w:rsidRPr="003C6E8A" w:rsidRDefault="00A2413B" w:rsidP="00A2413B">
      <w:pPr>
        <w:spacing w:after="0" w:line="360" w:lineRule="auto"/>
        <w:jc w:val="both"/>
        <w:rPr>
          <w:ins w:id="73" w:author="JSC" w:date="2026-09-25T20:04:00Z" w16du:dateUtc="2026-09-26T00:04:00Z"/>
          <w:rFonts w:ascii="Times New Roman" w:hAnsi="Times New Roman" w:cs="Times New Roman"/>
          <w:sz w:val="24"/>
          <w:szCs w:val="24"/>
        </w:rPr>
      </w:pPr>
      <w:ins w:id="74" w:author="JSC" w:date="2026-09-25T20:04:00Z" w16du:dateUtc="2026-09-26T00:04:00Z">
        <w:r>
          <w:rPr>
            <w:rFonts w:ascii="Times New Roman" w:hAnsi="Times New Roman" w:cs="Times New Roman"/>
            <w:sz w:val="24"/>
            <w:szCs w:val="24"/>
          </w:rPr>
          <w:tab/>
        </w:r>
        <w:r w:rsidR="00DB4C1E" w:rsidRPr="003C6E8A">
          <w:rPr>
            <w:rFonts w:ascii="Times New Roman" w:hAnsi="Times New Roman" w:cs="Times New Roman"/>
            <w:sz w:val="24"/>
            <w:szCs w:val="24"/>
          </w:rPr>
          <w:t xml:space="preserve">As to the special plea of non-joinder and miscitation, the </w:t>
        </w:r>
        <w:r w:rsidR="00CD24BB">
          <w:rPr>
            <w:rFonts w:ascii="Times New Roman" w:hAnsi="Times New Roman" w:cs="Times New Roman"/>
            <w:sz w:val="24"/>
            <w:szCs w:val="24"/>
          </w:rPr>
          <w:t>first</w:t>
        </w:r>
        <w:r w:rsidR="00DB4C1E" w:rsidRPr="003C6E8A">
          <w:rPr>
            <w:rFonts w:ascii="Times New Roman" w:hAnsi="Times New Roman" w:cs="Times New Roman"/>
            <w:sz w:val="24"/>
            <w:szCs w:val="24"/>
          </w:rPr>
          <w:t xml:space="preserve"> Defendant pleads in bar/abatement that the Plaintiff’s claim is a nullity because the Plaintiff cited the Third Defendant as </w:t>
        </w:r>
        <w:r w:rsidR="00CD24BB" w:rsidRPr="00CD24BB">
          <w:rPr>
            <w:rFonts w:ascii="Times New Roman" w:hAnsi="Times New Roman" w:cs="Times New Roman"/>
            <w:smallCaps/>
            <w:sz w:val="24"/>
            <w:szCs w:val="24"/>
          </w:rPr>
          <w:t>macduff</w:t>
        </w:r>
        <w:r w:rsidR="00CD24BB" w:rsidRPr="003C6E8A">
          <w:rPr>
            <w:rFonts w:ascii="Times New Roman" w:hAnsi="Times New Roman" w:cs="Times New Roman"/>
            <w:sz w:val="24"/>
            <w:szCs w:val="24"/>
          </w:rPr>
          <w:t xml:space="preserve"> </w:t>
        </w:r>
        <w:r w:rsidR="00CD24BB" w:rsidRPr="00CD24BB">
          <w:rPr>
            <w:rFonts w:ascii="Times New Roman" w:hAnsi="Times New Roman" w:cs="Times New Roman"/>
            <w:smallCaps/>
            <w:sz w:val="24"/>
            <w:szCs w:val="24"/>
          </w:rPr>
          <w:t>madega</w:t>
        </w:r>
        <w:r w:rsidR="00CD24BB" w:rsidRPr="003C6E8A">
          <w:rPr>
            <w:rFonts w:ascii="Times New Roman" w:hAnsi="Times New Roman" w:cs="Times New Roman"/>
            <w:sz w:val="24"/>
            <w:szCs w:val="24"/>
          </w:rPr>
          <w:t xml:space="preserve"> </w:t>
        </w:r>
        <w:r w:rsidR="00DB4C1E" w:rsidRPr="003C6E8A">
          <w:rPr>
            <w:rFonts w:ascii="Times New Roman" w:hAnsi="Times New Roman" w:cs="Times New Roman"/>
            <w:sz w:val="24"/>
            <w:szCs w:val="24"/>
          </w:rPr>
          <w:t>N.O. The Pla</w:t>
        </w:r>
        <w:r w:rsidR="00CD24BB">
          <w:rPr>
            <w:rFonts w:ascii="Times New Roman" w:hAnsi="Times New Roman" w:cs="Times New Roman"/>
            <w:sz w:val="24"/>
            <w:szCs w:val="24"/>
          </w:rPr>
          <w:t>intiff went on to describe the t</w:t>
        </w:r>
        <w:r w:rsidR="00DB4C1E" w:rsidRPr="003C6E8A">
          <w:rPr>
            <w:rFonts w:ascii="Times New Roman" w:hAnsi="Times New Roman" w:cs="Times New Roman"/>
            <w:sz w:val="24"/>
            <w:szCs w:val="24"/>
          </w:rPr>
          <w:t>hird Defendant in the Plaintiff’s Declaration as being cited “in his official capacity as the Sheriff of Zimbabwe who is responsible for carrying out executions of court judgments in Zimbabwe…” First Defendant averred that this form of citation</w:t>
        </w:r>
        <w:r w:rsidR="00666D58" w:rsidRPr="003C6E8A">
          <w:rPr>
            <w:rFonts w:ascii="Times New Roman" w:hAnsi="Times New Roman" w:cs="Times New Roman"/>
            <w:sz w:val="24"/>
            <w:szCs w:val="24"/>
          </w:rPr>
          <w:t xml:space="preserve"> </w:t>
        </w:r>
        <w:r w:rsidR="00CD24BB">
          <w:rPr>
            <w:rFonts w:ascii="Times New Roman" w:hAnsi="Times New Roman" w:cs="Times New Roman"/>
            <w:sz w:val="24"/>
            <w:szCs w:val="24"/>
          </w:rPr>
          <w:t>is in violation of s</w:t>
        </w:r>
        <w:r w:rsidR="00DB4C1E" w:rsidRPr="003C6E8A">
          <w:rPr>
            <w:rFonts w:ascii="Times New Roman" w:hAnsi="Times New Roman" w:cs="Times New Roman"/>
            <w:sz w:val="24"/>
            <w:szCs w:val="24"/>
          </w:rPr>
          <w:t xml:space="preserve"> </w:t>
        </w:r>
        <w:r w:rsidR="00CD24BB">
          <w:rPr>
            <w:rFonts w:ascii="Times New Roman" w:hAnsi="Times New Roman" w:cs="Times New Roman"/>
            <w:sz w:val="24"/>
            <w:szCs w:val="24"/>
          </w:rPr>
          <w:t>4 of the State Liabilities Act [</w:t>
        </w:r>
        <w:r w:rsidR="00DB4C1E" w:rsidRPr="00CD24BB">
          <w:rPr>
            <w:rFonts w:ascii="Times New Roman" w:hAnsi="Times New Roman" w:cs="Times New Roman"/>
            <w:i/>
            <w:sz w:val="24"/>
            <w:szCs w:val="24"/>
          </w:rPr>
          <w:t xml:space="preserve">Chapter </w:t>
        </w:r>
        <w:r w:rsidR="00CD24BB" w:rsidRPr="00CD24BB">
          <w:rPr>
            <w:rFonts w:ascii="Times New Roman" w:hAnsi="Times New Roman" w:cs="Times New Roman"/>
            <w:i/>
            <w:sz w:val="24"/>
            <w:szCs w:val="24"/>
          </w:rPr>
          <w:t>8.14</w:t>
        </w:r>
        <w:r w:rsidR="00CD24BB">
          <w:rPr>
            <w:rFonts w:ascii="Times New Roman" w:hAnsi="Times New Roman" w:cs="Times New Roman"/>
            <w:sz w:val="24"/>
            <w:szCs w:val="24"/>
          </w:rPr>
          <w:t>]</w:t>
        </w:r>
        <w:r w:rsidR="00666D58" w:rsidRPr="003C6E8A">
          <w:rPr>
            <w:rFonts w:ascii="Times New Roman" w:hAnsi="Times New Roman" w:cs="Times New Roman"/>
            <w:sz w:val="24"/>
            <w:szCs w:val="24"/>
          </w:rPr>
          <w:t>. This means that the Sheriff of Zimbabwe is not before the Court at all and yet it is his actions in giving transfer of the property to the First Defendant which are being challenged.</w:t>
        </w:r>
        <w:r w:rsidR="00CD24BB">
          <w:rPr>
            <w:rFonts w:ascii="Times New Roman" w:hAnsi="Times New Roman" w:cs="Times New Roman"/>
            <w:sz w:val="24"/>
            <w:szCs w:val="24"/>
          </w:rPr>
          <w:t xml:space="preserve"> </w:t>
        </w:r>
        <w:r w:rsidR="00666D58" w:rsidRPr="003C6E8A">
          <w:rPr>
            <w:rFonts w:ascii="Times New Roman" w:hAnsi="Times New Roman" w:cs="Times New Roman"/>
            <w:sz w:val="24"/>
            <w:szCs w:val="24"/>
          </w:rPr>
          <w:t xml:space="preserve"> </w:t>
        </w:r>
        <w:r w:rsidR="00CD24BB" w:rsidRPr="00CD24BB">
          <w:rPr>
            <w:rFonts w:ascii="Times New Roman" w:hAnsi="Times New Roman" w:cs="Times New Roman"/>
            <w:smallCaps/>
            <w:sz w:val="24"/>
            <w:szCs w:val="24"/>
          </w:rPr>
          <w:t>macduff</w:t>
        </w:r>
        <w:r w:rsidR="00CD24BB" w:rsidRPr="003C6E8A">
          <w:rPr>
            <w:rFonts w:ascii="Times New Roman" w:hAnsi="Times New Roman" w:cs="Times New Roman"/>
            <w:sz w:val="24"/>
            <w:szCs w:val="24"/>
          </w:rPr>
          <w:t xml:space="preserve"> </w:t>
        </w:r>
        <w:r w:rsidR="00CD24BB" w:rsidRPr="00CD24BB">
          <w:rPr>
            <w:rFonts w:ascii="Times New Roman" w:hAnsi="Times New Roman" w:cs="Times New Roman"/>
            <w:smallCaps/>
            <w:sz w:val="24"/>
            <w:szCs w:val="24"/>
          </w:rPr>
          <w:t>madega</w:t>
        </w:r>
        <w:r w:rsidR="00CD24BB" w:rsidRPr="003C6E8A">
          <w:rPr>
            <w:rFonts w:ascii="Times New Roman" w:hAnsi="Times New Roman" w:cs="Times New Roman"/>
            <w:sz w:val="24"/>
            <w:szCs w:val="24"/>
          </w:rPr>
          <w:t xml:space="preserve"> </w:t>
        </w:r>
        <w:r w:rsidR="00666D58" w:rsidRPr="003C6E8A">
          <w:rPr>
            <w:rFonts w:ascii="Times New Roman" w:hAnsi="Times New Roman" w:cs="Times New Roman"/>
            <w:sz w:val="24"/>
            <w:szCs w:val="24"/>
          </w:rPr>
          <w:t xml:space="preserve">is therefore improperly before the Court. </w:t>
        </w:r>
        <w:r w:rsidR="00CD24BB">
          <w:rPr>
            <w:rFonts w:ascii="Times New Roman" w:hAnsi="Times New Roman" w:cs="Times New Roman"/>
            <w:sz w:val="24"/>
            <w:szCs w:val="24"/>
          </w:rPr>
          <w:t xml:space="preserve"> </w:t>
        </w:r>
        <w:r w:rsidR="00666D58" w:rsidRPr="003C6E8A">
          <w:rPr>
            <w:rFonts w:ascii="Times New Roman" w:hAnsi="Times New Roman" w:cs="Times New Roman"/>
            <w:sz w:val="24"/>
            <w:szCs w:val="24"/>
          </w:rPr>
          <w:t xml:space="preserve">The entire action is therefore invalid because the </w:t>
        </w:r>
        <w:r w:rsidR="00CD24BB">
          <w:rPr>
            <w:rFonts w:ascii="Times New Roman" w:hAnsi="Times New Roman" w:cs="Times New Roman"/>
            <w:sz w:val="24"/>
            <w:szCs w:val="24"/>
          </w:rPr>
          <w:t>first</w:t>
        </w:r>
        <w:r w:rsidR="00666D58" w:rsidRPr="003C6E8A">
          <w:rPr>
            <w:rFonts w:ascii="Times New Roman" w:hAnsi="Times New Roman" w:cs="Times New Roman"/>
            <w:sz w:val="24"/>
            <w:szCs w:val="24"/>
          </w:rPr>
          <w:t xml:space="preserve"> Defendant is disabled from effectively defending its title in the property with the party which gave it transfer and whose actions are impugned </w:t>
        </w:r>
        <w:r w:rsidR="00BB2CAF" w:rsidRPr="003C6E8A">
          <w:rPr>
            <w:rFonts w:ascii="Times New Roman" w:hAnsi="Times New Roman" w:cs="Times New Roman"/>
            <w:sz w:val="24"/>
            <w:szCs w:val="24"/>
          </w:rPr>
          <w:t xml:space="preserve">not being before the Court </w:t>
        </w:r>
        <w:r w:rsidR="00F30C6D" w:rsidRPr="003C6E8A">
          <w:rPr>
            <w:rFonts w:ascii="Times New Roman" w:hAnsi="Times New Roman" w:cs="Times New Roman"/>
            <w:sz w:val="24"/>
            <w:szCs w:val="24"/>
          </w:rPr>
          <w:t xml:space="preserve">and </w:t>
        </w:r>
        <w:r w:rsidR="00BB2CAF" w:rsidRPr="003C6E8A">
          <w:rPr>
            <w:rFonts w:ascii="Times New Roman" w:hAnsi="Times New Roman" w:cs="Times New Roman"/>
            <w:sz w:val="24"/>
            <w:szCs w:val="24"/>
          </w:rPr>
          <w:t>an</w:t>
        </w:r>
        <w:r w:rsidR="00666D58" w:rsidRPr="003C6E8A">
          <w:rPr>
            <w:rFonts w:ascii="Times New Roman" w:hAnsi="Times New Roman" w:cs="Times New Roman"/>
            <w:sz w:val="24"/>
            <w:szCs w:val="24"/>
          </w:rPr>
          <w:t xml:space="preserve"> improper party being cited. </w:t>
        </w:r>
        <w:r w:rsidR="00CD24BB">
          <w:rPr>
            <w:rFonts w:ascii="Times New Roman" w:hAnsi="Times New Roman" w:cs="Times New Roman"/>
            <w:sz w:val="24"/>
            <w:szCs w:val="24"/>
          </w:rPr>
          <w:t xml:space="preserve"> </w:t>
        </w:r>
        <w:r w:rsidR="00666D58" w:rsidRPr="003C6E8A">
          <w:rPr>
            <w:rFonts w:ascii="Times New Roman" w:hAnsi="Times New Roman" w:cs="Times New Roman"/>
            <w:sz w:val="24"/>
            <w:szCs w:val="24"/>
          </w:rPr>
          <w:t xml:space="preserve">For these reasons the </w:t>
        </w:r>
        <w:r w:rsidR="00CD24BB">
          <w:rPr>
            <w:rFonts w:ascii="Times New Roman" w:hAnsi="Times New Roman" w:cs="Times New Roman"/>
            <w:sz w:val="24"/>
            <w:szCs w:val="24"/>
          </w:rPr>
          <w:t>first</w:t>
        </w:r>
        <w:r w:rsidR="00666D58" w:rsidRPr="003C6E8A">
          <w:rPr>
            <w:rFonts w:ascii="Times New Roman" w:hAnsi="Times New Roman" w:cs="Times New Roman"/>
            <w:sz w:val="24"/>
            <w:szCs w:val="24"/>
          </w:rPr>
          <w:t xml:space="preserve"> Defendant prayed that the Plaintiff’s claim be dismissed with costs.   </w:t>
        </w:r>
      </w:ins>
    </w:p>
    <w:p w14:paraId="41A4B6F3" w14:textId="77777777" w:rsidR="00A82201" w:rsidRPr="003C6E8A" w:rsidRDefault="00CD24BB" w:rsidP="00CD24BB">
      <w:pPr>
        <w:spacing w:after="0" w:line="360" w:lineRule="auto"/>
        <w:jc w:val="both"/>
        <w:rPr>
          <w:ins w:id="75" w:author="JSC" w:date="2026-09-25T20:04:00Z" w16du:dateUtc="2026-09-26T00:04:00Z"/>
          <w:rFonts w:ascii="Times New Roman" w:hAnsi="Times New Roman" w:cs="Times New Roman"/>
          <w:sz w:val="24"/>
          <w:szCs w:val="24"/>
        </w:rPr>
      </w:pPr>
      <w:ins w:id="76" w:author="JSC" w:date="2026-09-25T20:04:00Z" w16du:dateUtc="2026-09-26T00:04:00Z">
        <w:r>
          <w:rPr>
            <w:rFonts w:ascii="Times New Roman" w:hAnsi="Times New Roman" w:cs="Times New Roman"/>
            <w:sz w:val="24"/>
            <w:szCs w:val="24"/>
          </w:rPr>
          <w:tab/>
        </w:r>
        <w:r w:rsidR="009134EF" w:rsidRPr="003C6E8A">
          <w:rPr>
            <w:rFonts w:ascii="Times New Roman" w:hAnsi="Times New Roman" w:cs="Times New Roman"/>
            <w:sz w:val="24"/>
            <w:szCs w:val="24"/>
          </w:rPr>
          <w:t xml:space="preserve">As a preliminary point the </w:t>
        </w:r>
        <w:r w:rsidR="00260F24" w:rsidRPr="003C6E8A">
          <w:rPr>
            <w:rFonts w:ascii="Times New Roman" w:hAnsi="Times New Roman" w:cs="Times New Roman"/>
            <w:sz w:val="24"/>
            <w:szCs w:val="24"/>
          </w:rPr>
          <w:t xml:space="preserve">Plaintiff raised the issue that the points taken by the </w:t>
        </w:r>
        <w:r>
          <w:rPr>
            <w:rFonts w:ascii="Times New Roman" w:hAnsi="Times New Roman" w:cs="Times New Roman"/>
            <w:sz w:val="24"/>
            <w:szCs w:val="24"/>
          </w:rPr>
          <w:t xml:space="preserve">first </w:t>
        </w:r>
        <w:r w:rsidR="00260F24" w:rsidRPr="003C6E8A">
          <w:rPr>
            <w:rFonts w:ascii="Times New Roman" w:hAnsi="Times New Roman" w:cs="Times New Roman"/>
            <w:sz w:val="24"/>
            <w:szCs w:val="24"/>
          </w:rPr>
          <w:t xml:space="preserve">Defendant are based on facts or averments which appear </w:t>
        </w:r>
        <w:r w:rsidR="00260F24" w:rsidRPr="003C6E8A">
          <w:rPr>
            <w:rFonts w:ascii="Times New Roman" w:hAnsi="Times New Roman" w:cs="Times New Roman"/>
            <w:i/>
            <w:sz w:val="24"/>
            <w:szCs w:val="24"/>
          </w:rPr>
          <w:t>ex facie</w:t>
        </w:r>
        <w:r w:rsidR="00260F24" w:rsidRPr="003C6E8A">
          <w:rPr>
            <w:rFonts w:ascii="Times New Roman" w:hAnsi="Times New Roman" w:cs="Times New Roman"/>
            <w:sz w:val="24"/>
            <w:szCs w:val="24"/>
          </w:rPr>
          <w:t xml:space="preserve"> the pleadings. </w:t>
        </w:r>
        <w:r>
          <w:rPr>
            <w:rFonts w:ascii="Times New Roman" w:hAnsi="Times New Roman" w:cs="Times New Roman"/>
            <w:sz w:val="24"/>
            <w:szCs w:val="24"/>
          </w:rPr>
          <w:t xml:space="preserve"> </w:t>
        </w:r>
        <w:r w:rsidR="00260F24" w:rsidRPr="003C6E8A">
          <w:rPr>
            <w:rFonts w:ascii="Times New Roman" w:hAnsi="Times New Roman" w:cs="Times New Roman"/>
            <w:sz w:val="24"/>
            <w:szCs w:val="24"/>
          </w:rPr>
          <w:t xml:space="preserve">It said where the averments by a party are based on what appears in, or is alleged </w:t>
        </w:r>
        <w:r w:rsidR="00260F24" w:rsidRPr="003C6E8A">
          <w:rPr>
            <w:rFonts w:ascii="Times New Roman" w:hAnsi="Times New Roman" w:cs="Times New Roman"/>
            <w:i/>
            <w:sz w:val="24"/>
            <w:szCs w:val="24"/>
          </w:rPr>
          <w:t>ex facie</w:t>
        </w:r>
        <w:r w:rsidR="00260F24" w:rsidRPr="003C6E8A">
          <w:rPr>
            <w:rFonts w:ascii="Times New Roman" w:hAnsi="Times New Roman" w:cs="Times New Roman"/>
            <w:sz w:val="24"/>
            <w:szCs w:val="24"/>
          </w:rPr>
          <w:t xml:space="preserve"> the particulars of claim /declaration (in this case that the Plaintiff does not have </w:t>
        </w:r>
        <w:r w:rsidR="00260F24" w:rsidRPr="003C6E8A">
          <w:rPr>
            <w:rFonts w:ascii="Times New Roman" w:hAnsi="Times New Roman" w:cs="Times New Roman"/>
            <w:i/>
            <w:sz w:val="24"/>
            <w:szCs w:val="24"/>
          </w:rPr>
          <w:t>locus standi</w:t>
        </w:r>
        <w:r w:rsidR="00260F24" w:rsidRPr="003C6E8A">
          <w:rPr>
            <w:rFonts w:ascii="Times New Roman" w:hAnsi="Times New Roman" w:cs="Times New Roman"/>
            <w:sz w:val="24"/>
            <w:szCs w:val="24"/>
          </w:rPr>
          <w:t xml:space="preserve"> or that there is a miscitation and/non-joinder) the </w:t>
        </w:r>
        <w:r>
          <w:rPr>
            <w:rFonts w:ascii="Times New Roman" w:hAnsi="Times New Roman" w:cs="Times New Roman"/>
            <w:sz w:val="24"/>
            <w:szCs w:val="24"/>
          </w:rPr>
          <w:t>first</w:t>
        </w:r>
        <w:r w:rsidR="00260F24" w:rsidRPr="003C6E8A">
          <w:rPr>
            <w:rFonts w:ascii="Times New Roman" w:hAnsi="Times New Roman" w:cs="Times New Roman"/>
            <w:sz w:val="24"/>
            <w:szCs w:val="24"/>
          </w:rPr>
          <w:t xml:space="preserve"> Defendant may take exception rather than to file a special plea.</w:t>
        </w:r>
        <w:r>
          <w:rPr>
            <w:rFonts w:ascii="Times New Roman" w:hAnsi="Times New Roman" w:cs="Times New Roman"/>
            <w:sz w:val="24"/>
            <w:szCs w:val="24"/>
          </w:rPr>
          <w:t xml:space="preserve"> </w:t>
        </w:r>
        <w:r w:rsidR="00260F24" w:rsidRPr="003C6E8A">
          <w:rPr>
            <w:rFonts w:ascii="Times New Roman" w:hAnsi="Times New Roman" w:cs="Times New Roman"/>
            <w:sz w:val="24"/>
            <w:szCs w:val="24"/>
          </w:rPr>
          <w:t xml:space="preserve"> Special pl</w:t>
        </w:r>
        <w:r w:rsidR="003A72D4" w:rsidRPr="003C6E8A">
          <w:rPr>
            <w:rFonts w:ascii="Times New Roman" w:hAnsi="Times New Roman" w:cs="Times New Roman"/>
            <w:sz w:val="24"/>
            <w:szCs w:val="24"/>
          </w:rPr>
          <w:t>e</w:t>
        </w:r>
        <w:r w:rsidR="00260F24" w:rsidRPr="003C6E8A">
          <w:rPr>
            <w:rFonts w:ascii="Times New Roman" w:hAnsi="Times New Roman" w:cs="Times New Roman"/>
            <w:sz w:val="24"/>
            <w:szCs w:val="24"/>
          </w:rPr>
          <w:t xml:space="preserve">as have to be established by the introduction of fresh facts from outside the circumstances of the pleading and those facts have to be established by evidence in the usual way (in the same manner that evidence </w:t>
        </w:r>
        <w:r>
          <w:rPr>
            <w:rFonts w:ascii="Times New Roman" w:hAnsi="Times New Roman" w:cs="Times New Roman"/>
            <w:sz w:val="24"/>
            <w:szCs w:val="24"/>
          </w:rPr>
          <w:t>is adduced in trial proceedings</w:t>
        </w:r>
        <w:r w:rsidR="00260F24" w:rsidRPr="003C6E8A">
          <w:rPr>
            <w:rFonts w:ascii="Times New Roman" w:hAnsi="Times New Roman" w:cs="Times New Roman"/>
            <w:sz w:val="24"/>
            <w:szCs w:val="24"/>
          </w:rPr>
          <w:t>)</w:t>
        </w:r>
        <w:r>
          <w:rPr>
            <w:rFonts w:ascii="Times New Roman" w:hAnsi="Times New Roman" w:cs="Times New Roman"/>
            <w:sz w:val="24"/>
            <w:szCs w:val="24"/>
          </w:rPr>
          <w:t xml:space="preserve">. </w:t>
        </w:r>
        <w:r w:rsidR="00E833E6" w:rsidRPr="003C6E8A">
          <w:rPr>
            <w:rFonts w:ascii="Times New Roman" w:hAnsi="Times New Roman" w:cs="Times New Roman"/>
            <w:sz w:val="24"/>
            <w:szCs w:val="24"/>
          </w:rPr>
          <w:t xml:space="preserve"> For these reasons, the Plaintiff submitted that the matter should be struck of the roll with costs because the </w:t>
        </w:r>
        <w:r>
          <w:rPr>
            <w:rFonts w:ascii="Times New Roman" w:hAnsi="Times New Roman" w:cs="Times New Roman"/>
            <w:sz w:val="24"/>
            <w:szCs w:val="24"/>
          </w:rPr>
          <w:t>first</w:t>
        </w:r>
        <w:r w:rsidR="003A72D4" w:rsidRPr="003C6E8A">
          <w:rPr>
            <w:rFonts w:ascii="Times New Roman" w:hAnsi="Times New Roman" w:cs="Times New Roman"/>
            <w:sz w:val="24"/>
            <w:szCs w:val="24"/>
          </w:rPr>
          <w:t xml:space="preserve"> Defe</w:t>
        </w:r>
        <w:r w:rsidR="00E833E6" w:rsidRPr="003C6E8A">
          <w:rPr>
            <w:rFonts w:ascii="Times New Roman" w:hAnsi="Times New Roman" w:cs="Times New Roman"/>
            <w:sz w:val="24"/>
            <w:szCs w:val="24"/>
          </w:rPr>
          <w:t>ndant adopted inappropriate procedure and its special pleas are consequently not properly before the court.</w:t>
        </w:r>
      </w:ins>
    </w:p>
    <w:p w14:paraId="670B5EBE" w14:textId="77777777" w:rsidR="00293B98" w:rsidRPr="003C6E8A" w:rsidRDefault="00CD24BB" w:rsidP="00CD24BB">
      <w:pPr>
        <w:spacing w:after="0" w:line="360" w:lineRule="auto"/>
        <w:jc w:val="both"/>
        <w:rPr>
          <w:ins w:id="77" w:author="JSC" w:date="2026-09-25T20:04:00Z" w16du:dateUtc="2026-09-26T00:04:00Z"/>
          <w:rFonts w:ascii="Times New Roman" w:hAnsi="Times New Roman" w:cs="Times New Roman"/>
          <w:sz w:val="24"/>
          <w:szCs w:val="24"/>
        </w:rPr>
      </w:pPr>
      <w:ins w:id="78" w:author="JSC" w:date="2026-09-25T20:04:00Z" w16du:dateUtc="2026-09-26T00:04:00Z">
        <w:r>
          <w:rPr>
            <w:rFonts w:ascii="Times New Roman" w:hAnsi="Times New Roman" w:cs="Times New Roman"/>
            <w:sz w:val="24"/>
            <w:szCs w:val="24"/>
          </w:rPr>
          <w:tab/>
        </w:r>
        <w:r w:rsidR="00A82201" w:rsidRPr="003C6E8A">
          <w:rPr>
            <w:rFonts w:ascii="Times New Roman" w:hAnsi="Times New Roman" w:cs="Times New Roman"/>
            <w:sz w:val="24"/>
            <w:szCs w:val="24"/>
          </w:rPr>
          <w:t xml:space="preserve">In making the submissions as it did, the Plaintiff referred the court to </w:t>
        </w:r>
        <w:r w:rsidR="00293B98" w:rsidRPr="003C6E8A">
          <w:rPr>
            <w:rFonts w:ascii="Times New Roman" w:hAnsi="Times New Roman" w:cs="Times New Roman"/>
            <w:sz w:val="24"/>
            <w:szCs w:val="24"/>
          </w:rPr>
          <w:t>Herbstein &amp; Van Winsen “CIVIL PRACTICE OF THE HIGH COURTS OF SOU</w:t>
        </w:r>
        <w:r>
          <w:rPr>
            <w:rFonts w:ascii="Times New Roman" w:hAnsi="Times New Roman" w:cs="Times New Roman"/>
            <w:sz w:val="24"/>
            <w:szCs w:val="24"/>
          </w:rPr>
          <w:t>TH AFRICA, FIFTH EDITION at p</w:t>
        </w:r>
        <w:r w:rsidR="00293B98" w:rsidRPr="003C6E8A">
          <w:rPr>
            <w:rFonts w:ascii="Times New Roman" w:hAnsi="Times New Roman" w:cs="Times New Roman"/>
            <w:sz w:val="24"/>
            <w:szCs w:val="24"/>
          </w:rPr>
          <w:t xml:space="preserve"> 599 to 600 where it was said-</w:t>
        </w:r>
      </w:ins>
    </w:p>
    <w:p w14:paraId="3A3E9064" w14:textId="77777777" w:rsidR="0060716A" w:rsidRPr="003C6E8A" w:rsidRDefault="00293B98" w:rsidP="00CD24BB">
      <w:pPr>
        <w:spacing w:after="0" w:line="360" w:lineRule="auto"/>
        <w:jc w:val="both"/>
        <w:rPr>
          <w:ins w:id="79" w:author="JSC" w:date="2026-09-25T20:04:00Z" w16du:dateUtc="2026-09-26T00:04:00Z"/>
          <w:rFonts w:ascii="Times New Roman" w:hAnsi="Times New Roman" w:cs="Times New Roman"/>
          <w:sz w:val="24"/>
          <w:szCs w:val="24"/>
        </w:rPr>
      </w:pPr>
      <w:ins w:id="80" w:author="JSC" w:date="2026-09-25T20:04:00Z" w16du:dateUtc="2026-09-26T00:04:00Z">
        <w:r w:rsidRPr="003C6E8A">
          <w:rPr>
            <w:rFonts w:ascii="Times New Roman" w:hAnsi="Times New Roman" w:cs="Times New Roman"/>
            <w:sz w:val="24"/>
            <w:szCs w:val="24"/>
          </w:rPr>
          <w:t xml:space="preserve">           “The essential difference between a special plea and an exception is that in the case of the latter the excipient is confined to the four corners of the pleading. </w:t>
        </w:r>
        <w:r w:rsidR="00CD24BB">
          <w:rPr>
            <w:rFonts w:ascii="Times New Roman" w:hAnsi="Times New Roman" w:cs="Times New Roman"/>
            <w:sz w:val="24"/>
            <w:szCs w:val="24"/>
          </w:rPr>
          <w:t xml:space="preserve"> </w:t>
        </w:r>
        <w:r w:rsidRPr="003C6E8A">
          <w:rPr>
            <w:rFonts w:ascii="Times New Roman" w:hAnsi="Times New Roman" w:cs="Times New Roman"/>
            <w:sz w:val="24"/>
            <w:szCs w:val="24"/>
          </w:rPr>
          <w:t>The defence raised on exception must appear from the pleading itself the excipient must accept as correct the factual allegations contained in it and may not introduce any fresh matter.</w:t>
        </w:r>
        <w:r w:rsidR="00CD24BB">
          <w:rPr>
            <w:rFonts w:ascii="Times New Roman" w:hAnsi="Times New Roman" w:cs="Times New Roman"/>
            <w:sz w:val="24"/>
            <w:szCs w:val="24"/>
          </w:rPr>
          <w:t xml:space="preserve"> </w:t>
        </w:r>
        <w:r w:rsidRPr="003C6E8A">
          <w:rPr>
            <w:rFonts w:ascii="Times New Roman" w:hAnsi="Times New Roman" w:cs="Times New Roman"/>
            <w:sz w:val="24"/>
            <w:szCs w:val="24"/>
          </w:rPr>
          <w:t xml:space="preserve"> Special pleas have to be established by the introduction of fresh facts from outside the circumference of the pleading, and </w:t>
        </w:r>
        <w:r w:rsidR="0060716A" w:rsidRPr="003C6E8A">
          <w:rPr>
            <w:rFonts w:ascii="Times New Roman" w:hAnsi="Times New Roman" w:cs="Times New Roman"/>
            <w:sz w:val="24"/>
            <w:szCs w:val="24"/>
          </w:rPr>
          <w:t xml:space="preserve">those facts have to be established by evidence in the usual way.” See </w:t>
        </w:r>
        <w:r w:rsidR="0060716A" w:rsidRPr="00CD24BB">
          <w:rPr>
            <w:rFonts w:ascii="Times New Roman" w:hAnsi="Times New Roman" w:cs="Times New Roman"/>
            <w:i/>
            <w:sz w:val="24"/>
            <w:szCs w:val="24"/>
          </w:rPr>
          <w:t>Viljoen</w:t>
        </w:r>
        <w:r w:rsidR="0060716A" w:rsidRPr="003C6E8A">
          <w:rPr>
            <w:rFonts w:ascii="Times New Roman" w:hAnsi="Times New Roman" w:cs="Times New Roman"/>
            <w:sz w:val="24"/>
            <w:szCs w:val="24"/>
          </w:rPr>
          <w:t xml:space="preserve"> v </w:t>
        </w:r>
        <w:r w:rsidR="0060716A" w:rsidRPr="00CD24BB">
          <w:rPr>
            <w:rFonts w:ascii="Times New Roman" w:hAnsi="Times New Roman" w:cs="Times New Roman"/>
            <w:i/>
            <w:sz w:val="24"/>
            <w:szCs w:val="24"/>
          </w:rPr>
          <w:t>Federated Trust</w:t>
        </w:r>
        <w:r w:rsidR="0060716A" w:rsidRPr="003C6E8A">
          <w:rPr>
            <w:rFonts w:ascii="Times New Roman" w:hAnsi="Times New Roman" w:cs="Times New Roman"/>
            <w:sz w:val="24"/>
            <w:szCs w:val="24"/>
          </w:rPr>
          <w:t xml:space="preserve"> Ltd 1971 (1) </w:t>
        </w:r>
        <w:r w:rsidR="0060716A" w:rsidRPr="00CD24BB">
          <w:rPr>
            <w:rFonts w:ascii="Times New Roman" w:hAnsi="Times New Roman" w:cs="Times New Roman"/>
            <w:i/>
            <w:sz w:val="24"/>
            <w:szCs w:val="24"/>
          </w:rPr>
          <w:t>SA 750 (O), Sibeko</w:t>
        </w:r>
        <w:r w:rsidR="0060716A" w:rsidRPr="003C6E8A">
          <w:rPr>
            <w:rFonts w:ascii="Times New Roman" w:hAnsi="Times New Roman" w:cs="Times New Roman"/>
            <w:sz w:val="24"/>
            <w:szCs w:val="24"/>
          </w:rPr>
          <w:t xml:space="preserve"> v </w:t>
        </w:r>
        <w:r w:rsidR="0060716A" w:rsidRPr="00CD24BB">
          <w:rPr>
            <w:rFonts w:ascii="Times New Roman" w:hAnsi="Times New Roman" w:cs="Times New Roman"/>
            <w:i/>
            <w:sz w:val="24"/>
            <w:szCs w:val="24"/>
          </w:rPr>
          <w:t>Minister of Police</w:t>
        </w:r>
        <w:r w:rsidR="0060716A" w:rsidRPr="003C6E8A">
          <w:rPr>
            <w:rFonts w:ascii="Times New Roman" w:hAnsi="Times New Roman" w:cs="Times New Roman"/>
            <w:sz w:val="24"/>
            <w:szCs w:val="24"/>
          </w:rPr>
          <w:t xml:space="preserve"> 1985 (1) SA 151 (W).”</w:t>
        </w:r>
      </w:ins>
    </w:p>
    <w:p w14:paraId="0D361F5A" w14:textId="77777777" w:rsidR="00100401" w:rsidRPr="003C6E8A" w:rsidRDefault="00CD24BB" w:rsidP="00CD24BB">
      <w:pPr>
        <w:spacing w:after="0" w:line="360" w:lineRule="auto"/>
        <w:jc w:val="both"/>
        <w:rPr>
          <w:ins w:id="81" w:author="JSC" w:date="2026-09-25T20:04:00Z" w16du:dateUtc="2026-09-26T00:04:00Z"/>
          <w:rFonts w:ascii="Times New Roman" w:hAnsi="Times New Roman" w:cs="Times New Roman"/>
          <w:sz w:val="24"/>
          <w:szCs w:val="24"/>
        </w:rPr>
      </w:pPr>
      <w:ins w:id="82" w:author="JSC" w:date="2026-09-25T20:04:00Z" w16du:dateUtc="2026-09-26T00:04:00Z">
        <w:r>
          <w:rPr>
            <w:rFonts w:ascii="Times New Roman" w:hAnsi="Times New Roman" w:cs="Times New Roman"/>
            <w:sz w:val="24"/>
            <w:szCs w:val="24"/>
          </w:rPr>
          <w:tab/>
        </w:r>
        <w:r w:rsidR="0060716A" w:rsidRPr="003C6E8A">
          <w:rPr>
            <w:rFonts w:ascii="Times New Roman" w:hAnsi="Times New Roman" w:cs="Times New Roman"/>
            <w:sz w:val="24"/>
            <w:szCs w:val="24"/>
          </w:rPr>
          <w:t>The issue as to the proce</w:t>
        </w:r>
        <w:r w:rsidR="00CD056C" w:rsidRPr="003C6E8A">
          <w:rPr>
            <w:rFonts w:ascii="Times New Roman" w:hAnsi="Times New Roman" w:cs="Times New Roman"/>
            <w:sz w:val="24"/>
            <w:szCs w:val="24"/>
          </w:rPr>
          <w:t>dure</w:t>
        </w:r>
        <w:r w:rsidR="0060716A" w:rsidRPr="003C6E8A">
          <w:rPr>
            <w:rFonts w:ascii="Times New Roman" w:hAnsi="Times New Roman" w:cs="Times New Roman"/>
            <w:sz w:val="24"/>
            <w:szCs w:val="24"/>
          </w:rPr>
          <w:t xml:space="preserve"> to adopt in a case of this nature was deliberated on at lengthy </w:t>
        </w:r>
        <w:r w:rsidR="00CD056C" w:rsidRPr="003C6E8A">
          <w:rPr>
            <w:rFonts w:ascii="Times New Roman" w:hAnsi="Times New Roman" w:cs="Times New Roman"/>
            <w:sz w:val="24"/>
            <w:szCs w:val="24"/>
          </w:rPr>
          <w:t xml:space="preserve">in the case cited by the </w:t>
        </w:r>
        <w:r>
          <w:rPr>
            <w:rFonts w:ascii="Times New Roman" w:hAnsi="Times New Roman" w:cs="Times New Roman"/>
            <w:sz w:val="24"/>
            <w:szCs w:val="24"/>
          </w:rPr>
          <w:t xml:space="preserve">first </w:t>
        </w:r>
        <w:r w:rsidR="00CD056C" w:rsidRPr="003C6E8A">
          <w:rPr>
            <w:rFonts w:ascii="Times New Roman" w:hAnsi="Times New Roman" w:cs="Times New Roman"/>
            <w:sz w:val="24"/>
            <w:szCs w:val="24"/>
          </w:rPr>
          <w:t xml:space="preserve">Defendant, the case of </w:t>
        </w:r>
        <w:r w:rsidR="00CD056C" w:rsidRPr="00CD24BB">
          <w:rPr>
            <w:rFonts w:ascii="Times New Roman" w:hAnsi="Times New Roman" w:cs="Times New Roman"/>
            <w:i/>
            <w:sz w:val="24"/>
            <w:szCs w:val="24"/>
          </w:rPr>
          <w:t>National Employment Council for the Construction Industry</w:t>
        </w:r>
        <w:r w:rsidR="00CD056C" w:rsidRPr="003C6E8A">
          <w:rPr>
            <w:rFonts w:ascii="Times New Roman" w:hAnsi="Times New Roman" w:cs="Times New Roman"/>
            <w:b/>
            <w:sz w:val="24"/>
            <w:szCs w:val="24"/>
          </w:rPr>
          <w:t xml:space="preserve"> v </w:t>
        </w:r>
        <w:r w:rsidR="00CD056C" w:rsidRPr="00CD24BB">
          <w:rPr>
            <w:rFonts w:ascii="Times New Roman" w:hAnsi="Times New Roman" w:cs="Times New Roman"/>
            <w:i/>
            <w:sz w:val="24"/>
            <w:szCs w:val="24"/>
          </w:rPr>
          <w:t>Zimbabwe Nantong International (Pvt) Ltd SC</w:t>
        </w:r>
        <w:r w:rsidR="00CD056C" w:rsidRPr="003C6E8A">
          <w:rPr>
            <w:rFonts w:ascii="Times New Roman" w:hAnsi="Times New Roman" w:cs="Times New Roman"/>
            <w:b/>
            <w:sz w:val="24"/>
            <w:szCs w:val="24"/>
          </w:rPr>
          <w:t xml:space="preserve"> </w:t>
        </w:r>
        <w:r w:rsidR="00CD056C" w:rsidRPr="00CD24BB">
          <w:rPr>
            <w:rFonts w:ascii="Times New Roman" w:hAnsi="Times New Roman" w:cs="Times New Roman"/>
            <w:sz w:val="24"/>
            <w:szCs w:val="24"/>
          </w:rPr>
          <w:t>59/2015.</w:t>
        </w:r>
        <w:r w:rsidR="00100401" w:rsidRPr="003C6E8A">
          <w:rPr>
            <w:rFonts w:ascii="Times New Roman" w:hAnsi="Times New Roman" w:cs="Times New Roman"/>
            <w:sz w:val="24"/>
            <w:szCs w:val="24"/>
          </w:rPr>
          <w:t xml:space="preserve"> </w:t>
        </w:r>
        <w:r>
          <w:rPr>
            <w:rFonts w:ascii="Times New Roman" w:hAnsi="Times New Roman" w:cs="Times New Roman"/>
            <w:sz w:val="24"/>
            <w:szCs w:val="24"/>
          </w:rPr>
          <w:t xml:space="preserve"> </w:t>
        </w:r>
        <w:r w:rsidR="00100401" w:rsidRPr="003C6E8A">
          <w:rPr>
            <w:rFonts w:ascii="Times New Roman" w:hAnsi="Times New Roman" w:cs="Times New Roman"/>
            <w:sz w:val="24"/>
            <w:szCs w:val="24"/>
          </w:rPr>
          <w:t>In that case reliance was had to the case of</w:t>
        </w:r>
        <w:r w:rsidR="00100401" w:rsidRPr="00CD24BB">
          <w:rPr>
            <w:rFonts w:ascii="Times New Roman" w:hAnsi="Times New Roman" w:cs="Times New Roman"/>
            <w:i/>
            <w:sz w:val="24"/>
            <w:szCs w:val="24"/>
          </w:rPr>
          <w:t xml:space="preserve"> Brown</w:t>
        </w:r>
        <w:r w:rsidR="00100401" w:rsidRPr="003C6E8A">
          <w:rPr>
            <w:rFonts w:ascii="Times New Roman" w:hAnsi="Times New Roman" w:cs="Times New Roman"/>
            <w:sz w:val="24"/>
            <w:szCs w:val="24"/>
          </w:rPr>
          <w:t xml:space="preserve"> v </w:t>
        </w:r>
        <w:r w:rsidR="00100401" w:rsidRPr="00CD24BB">
          <w:rPr>
            <w:rFonts w:ascii="Times New Roman" w:hAnsi="Times New Roman" w:cs="Times New Roman"/>
            <w:i/>
            <w:sz w:val="24"/>
            <w:szCs w:val="24"/>
          </w:rPr>
          <w:t>Vlok 1925</w:t>
        </w:r>
        <w:r w:rsidR="00100401" w:rsidRPr="003C6E8A">
          <w:rPr>
            <w:rFonts w:ascii="Times New Roman" w:hAnsi="Times New Roman" w:cs="Times New Roman"/>
            <w:sz w:val="24"/>
            <w:szCs w:val="24"/>
          </w:rPr>
          <w:t xml:space="preserve"> AD 56 at </w:t>
        </w:r>
        <w:r w:rsidR="00BC185F" w:rsidRPr="003C6E8A">
          <w:rPr>
            <w:rFonts w:ascii="Times New Roman" w:hAnsi="Times New Roman" w:cs="Times New Roman"/>
            <w:sz w:val="24"/>
            <w:szCs w:val="24"/>
          </w:rPr>
          <w:t xml:space="preserve">p </w:t>
        </w:r>
        <w:r w:rsidR="00100401" w:rsidRPr="003C6E8A">
          <w:rPr>
            <w:rFonts w:ascii="Times New Roman" w:hAnsi="Times New Roman" w:cs="Times New Roman"/>
            <w:sz w:val="24"/>
            <w:szCs w:val="24"/>
          </w:rPr>
          <w:t xml:space="preserve">58 where </w:t>
        </w:r>
        <w:r w:rsidRPr="00CD24BB">
          <w:rPr>
            <w:rFonts w:ascii="Times New Roman" w:hAnsi="Times New Roman" w:cs="Times New Roman"/>
            <w:smallCaps/>
            <w:sz w:val="24"/>
            <w:szCs w:val="24"/>
          </w:rPr>
          <w:t>innes</w:t>
        </w:r>
        <w:r w:rsidRPr="003C6E8A">
          <w:rPr>
            <w:rFonts w:ascii="Times New Roman" w:hAnsi="Times New Roman" w:cs="Times New Roman"/>
            <w:sz w:val="24"/>
            <w:szCs w:val="24"/>
          </w:rPr>
          <w:t xml:space="preserve"> </w:t>
        </w:r>
        <w:r w:rsidR="00100401" w:rsidRPr="003C6E8A">
          <w:rPr>
            <w:rFonts w:ascii="Times New Roman" w:hAnsi="Times New Roman" w:cs="Times New Roman"/>
            <w:sz w:val="24"/>
            <w:szCs w:val="24"/>
          </w:rPr>
          <w:t>CJ had this to say-</w:t>
        </w:r>
      </w:ins>
    </w:p>
    <w:p w14:paraId="705D7D0F" w14:textId="77777777" w:rsidR="00CD24BB" w:rsidRPr="00CD24BB" w:rsidRDefault="00100401" w:rsidP="00CD24BB">
      <w:pPr>
        <w:spacing w:line="240" w:lineRule="auto"/>
        <w:jc w:val="both"/>
        <w:rPr>
          <w:ins w:id="83" w:author="JSC" w:date="2026-09-25T20:04:00Z" w16du:dateUtc="2026-09-26T00:04:00Z"/>
          <w:rFonts w:ascii="Times New Roman" w:hAnsi="Times New Roman" w:cs="Times New Roman"/>
        </w:rPr>
      </w:pPr>
      <w:ins w:id="84" w:author="JSC" w:date="2026-09-25T20:04:00Z" w16du:dateUtc="2026-09-26T00:04:00Z">
        <w:r w:rsidRPr="00CD24BB">
          <w:rPr>
            <w:rFonts w:ascii="Times New Roman" w:hAnsi="Times New Roman" w:cs="Times New Roman"/>
          </w:rPr>
          <w:t xml:space="preserve">    </w:t>
        </w:r>
        <w:r w:rsidR="00CD24BB">
          <w:rPr>
            <w:rFonts w:ascii="Times New Roman" w:hAnsi="Times New Roman" w:cs="Times New Roman"/>
          </w:rPr>
          <w:tab/>
        </w:r>
        <w:r w:rsidRPr="00CD24BB">
          <w:rPr>
            <w:rFonts w:ascii="Times New Roman" w:hAnsi="Times New Roman" w:cs="Times New Roman"/>
          </w:rPr>
          <w:t xml:space="preserve"> “….a plea in bar is one which, apart from the merits, raises some special defence, not apparent </w:t>
        </w:r>
        <w:r w:rsidRPr="00CD24BB">
          <w:rPr>
            <w:rFonts w:ascii="Times New Roman" w:hAnsi="Times New Roman" w:cs="Times New Roman"/>
            <w:i/>
          </w:rPr>
          <w:t xml:space="preserve">ex </w:t>
        </w:r>
        <w:r w:rsidR="00CD24BB">
          <w:rPr>
            <w:rFonts w:ascii="Times New Roman" w:hAnsi="Times New Roman" w:cs="Times New Roman"/>
            <w:i/>
          </w:rPr>
          <w:tab/>
        </w:r>
        <w:r w:rsidRPr="00CD24BB">
          <w:rPr>
            <w:rFonts w:ascii="Times New Roman" w:hAnsi="Times New Roman" w:cs="Times New Roman"/>
            <w:i/>
          </w:rPr>
          <w:t>facie</w:t>
        </w:r>
        <w:r w:rsidRPr="00CD24BB">
          <w:rPr>
            <w:rFonts w:ascii="Times New Roman" w:hAnsi="Times New Roman" w:cs="Times New Roman"/>
          </w:rPr>
          <w:t xml:space="preserve"> the declaration – for in that case it would be taken by way of exception – which either destroys </w:t>
        </w:r>
        <w:r w:rsidR="00CD24BB">
          <w:rPr>
            <w:rFonts w:ascii="Times New Roman" w:hAnsi="Times New Roman" w:cs="Times New Roman"/>
          </w:rPr>
          <w:tab/>
        </w:r>
        <w:r w:rsidRPr="00CD24BB">
          <w:rPr>
            <w:rFonts w:ascii="Times New Roman" w:hAnsi="Times New Roman" w:cs="Times New Roman"/>
          </w:rPr>
          <w:t>or postpones the operation of the cause of action.”</w:t>
        </w:r>
      </w:ins>
    </w:p>
    <w:p w14:paraId="4D939F96" w14:textId="77777777" w:rsidR="00100401" w:rsidRPr="003C6E8A" w:rsidRDefault="00CD24BB" w:rsidP="003C6E8A">
      <w:pPr>
        <w:spacing w:line="360" w:lineRule="auto"/>
        <w:jc w:val="both"/>
        <w:rPr>
          <w:ins w:id="85" w:author="JSC" w:date="2026-09-25T20:04:00Z" w16du:dateUtc="2026-09-26T00:04:00Z"/>
          <w:rFonts w:ascii="Times New Roman" w:hAnsi="Times New Roman" w:cs="Times New Roman"/>
          <w:sz w:val="24"/>
          <w:szCs w:val="24"/>
        </w:rPr>
      </w:pPr>
      <w:ins w:id="86" w:author="JSC" w:date="2026-09-25T20:04:00Z" w16du:dateUtc="2026-09-26T00:04:00Z">
        <w:r>
          <w:rPr>
            <w:rFonts w:ascii="Times New Roman" w:hAnsi="Times New Roman" w:cs="Times New Roman"/>
            <w:sz w:val="24"/>
            <w:szCs w:val="24"/>
          </w:rPr>
          <w:tab/>
        </w:r>
        <w:r w:rsidR="00100401" w:rsidRPr="003C6E8A">
          <w:rPr>
            <w:rFonts w:ascii="Times New Roman" w:hAnsi="Times New Roman" w:cs="Times New Roman"/>
            <w:sz w:val="24"/>
            <w:szCs w:val="24"/>
          </w:rPr>
          <w:t>The court further adopted the approach elaborated by Hebrbstein &amp; van Winsen supra at pp</w:t>
        </w:r>
        <w:r>
          <w:rPr>
            <w:rFonts w:ascii="Times New Roman" w:hAnsi="Times New Roman" w:cs="Times New Roman"/>
            <w:sz w:val="24"/>
            <w:szCs w:val="24"/>
          </w:rPr>
          <w:t xml:space="preserve"> </w:t>
        </w:r>
        <w:r w:rsidR="00100401" w:rsidRPr="003C6E8A">
          <w:rPr>
            <w:rFonts w:ascii="Times New Roman" w:hAnsi="Times New Roman" w:cs="Times New Roman"/>
            <w:sz w:val="24"/>
            <w:szCs w:val="24"/>
          </w:rPr>
          <w:t>471-472 and 473-479 as follows-</w:t>
        </w:r>
      </w:ins>
    </w:p>
    <w:p w14:paraId="335E0FFD" w14:textId="77777777" w:rsidR="00041ACC" w:rsidRDefault="00100401" w:rsidP="00CD24BB">
      <w:pPr>
        <w:spacing w:line="240" w:lineRule="auto"/>
        <w:jc w:val="both"/>
        <w:rPr>
          <w:ins w:id="87" w:author="JSC" w:date="2026-09-25T20:04:00Z" w16du:dateUtc="2026-09-26T00:04:00Z"/>
          <w:rFonts w:ascii="Times New Roman" w:hAnsi="Times New Roman" w:cs="Times New Roman"/>
        </w:rPr>
      </w:pPr>
      <w:ins w:id="88" w:author="JSC" w:date="2026-09-25T20:04:00Z" w16du:dateUtc="2026-09-26T00:04:00Z">
        <w:r w:rsidRPr="00CD24BB">
          <w:rPr>
            <w:rFonts w:ascii="Times New Roman" w:hAnsi="Times New Roman" w:cs="Times New Roman"/>
          </w:rPr>
          <w:t xml:space="preserve">          “The essential difference between a special plea and an exception is that in the case of </w:t>
        </w:r>
        <w:r w:rsidR="0058389A" w:rsidRPr="00CD24BB">
          <w:rPr>
            <w:rFonts w:ascii="Times New Roman" w:hAnsi="Times New Roman" w:cs="Times New Roman"/>
          </w:rPr>
          <w:t xml:space="preserve">the latter the </w:t>
        </w:r>
        <w:r w:rsidR="00CD24BB">
          <w:rPr>
            <w:rFonts w:ascii="Times New Roman" w:hAnsi="Times New Roman" w:cs="Times New Roman"/>
          </w:rPr>
          <w:tab/>
        </w:r>
        <w:r w:rsidR="0058389A" w:rsidRPr="00CD24BB">
          <w:rPr>
            <w:rFonts w:ascii="Times New Roman" w:hAnsi="Times New Roman" w:cs="Times New Roman"/>
          </w:rPr>
          <w:t>excipient is confined to the four corners of the declaration</w:t>
        </w:r>
        <w:r w:rsidR="00456837" w:rsidRPr="00CD24BB">
          <w:rPr>
            <w:rFonts w:ascii="Times New Roman" w:hAnsi="Times New Roman" w:cs="Times New Roman"/>
          </w:rPr>
          <w:t>.</w:t>
        </w:r>
        <w:r w:rsidR="0058389A" w:rsidRPr="00CD24BB">
          <w:rPr>
            <w:rFonts w:ascii="Times New Roman" w:hAnsi="Times New Roman" w:cs="Times New Roman"/>
          </w:rPr>
          <w:t xml:space="preserve"> </w:t>
        </w:r>
        <w:r w:rsidR="00456837" w:rsidRPr="00CD24BB">
          <w:rPr>
            <w:rFonts w:ascii="Times New Roman" w:hAnsi="Times New Roman" w:cs="Times New Roman"/>
          </w:rPr>
          <w:t xml:space="preserve">The defence he raises on exception must </w:t>
        </w:r>
        <w:r w:rsidR="00CD24BB">
          <w:rPr>
            <w:rFonts w:ascii="Times New Roman" w:hAnsi="Times New Roman" w:cs="Times New Roman"/>
          </w:rPr>
          <w:tab/>
        </w:r>
        <w:r w:rsidR="00456837" w:rsidRPr="00CD24BB">
          <w:rPr>
            <w:rFonts w:ascii="Times New Roman" w:hAnsi="Times New Roman" w:cs="Times New Roman"/>
          </w:rPr>
          <w:t xml:space="preserve">appear from the declaration itself; he must accept as true the allegations contained in it and he may </w:t>
        </w:r>
        <w:r w:rsidR="00CD24BB">
          <w:rPr>
            <w:rFonts w:ascii="Times New Roman" w:hAnsi="Times New Roman" w:cs="Times New Roman"/>
          </w:rPr>
          <w:tab/>
        </w:r>
        <w:r w:rsidR="00456837" w:rsidRPr="00CD24BB">
          <w:rPr>
            <w:rFonts w:ascii="Times New Roman" w:hAnsi="Times New Roman" w:cs="Times New Roman"/>
          </w:rPr>
          <w:t xml:space="preserve">not introduce any fresh matter. Special pleas, on the other hand, do not appear </w:t>
        </w:r>
        <w:r w:rsidR="00456837" w:rsidRPr="00CD24BB">
          <w:rPr>
            <w:rFonts w:ascii="Times New Roman" w:hAnsi="Times New Roman" w:cs="Times New Roman"/>
            <w:i/>
          </w:rPr>
          <w:t>ex facie</w:t>
        </w:r>
        <w:r w:rsidR="00456837" w:rsidRPr="00CD24BB">
          <w:rPr>
            <w:rFonts w:ascii="Times New Roman" w:hAnsi="Times New Roman" w:cs="Times New Roman"/>
          </w:rPr>
          <w:t xml:space="preserve"> the </w:t>
        </w:r>
        <w:r w:rsidR="00CD24BB">
          <w:rPr>
            <w:rFonts w:ascii="Times New Roman" w:hAnsi="Times New Roman" w:cs="Times New Roman"/>
          </w:rPr>
          <w:tab/>
        </w:r>
        <w:r w:rsidR="00456837" w:rsidRPr="00CD24BB">
          <w:rPr>
            <w:rFonts w:ascii="Times New Roman" w:hAnsi="Times New Roman" w:cs="Times New Roman"/>
          </w:rPr>
          <w:t xml:space="preserve">declaration. If they did, then the exception procedure would have to be followed. Special pleas have </w:t>
        </w:r>
        <w:r w:rsidR="00CD24BB">
          <w:rPr>
            <w:rFonts w:ascii="Times New Roman" w:hAnsi="Times New Roman" w:cs="Times New Roman"/>
          </w:rPr>
          <w:tab/>
        </w:r>
        <w:r w:rsidR="00456837" w:rsidRPr="00CD24BB">
          <w:rPr>
            <w:rFonts w:ascii="Times New Roman" w:hAnsi="Times New Roman" w:cs="Times New Roman"/>
          </w:rPr>
          <w:t xml:space="preserve">to be established by the introduction of fresh facts from outside the circumstances of the declaration, </w:t>
        </w:r>
        <w:r w:rsidR="00CD24BB">
          <w:rPr>
            <w:rFonts w:ascii="Times New Roman" w:hAnsi="Times New Roman" w:cs="Times New Roman"/>
          </w:rPr>
          <w:tab/>
        </w:r>
        <w:r w:rsidR="00456837" w:rsidRPr="00CD24BB">
          <w:rPr>
            <w:rFonts w:ascii="Times New Roman" w:hAnsi="Times New Roman" w:cs="Times New Roman"/>
          </w:rPr>
          <w:t xml:space="preserve">and those facts have to be established by evidence in the usual way. Thus, as a general rule, the </w:t>
        </w:r>
        <w:r w:rsidR="00CD24BB">
          <w:rPr>
            <w:rFonts w:ascii="Times New Roman" w:hAnsi="Times New Roman" w:cs="Times New Roman"/>
          </w:rPr>
          <w:tab/>
        </w:r>
        <w:r w:rsidR="00456837" w:rsidRPr="00CD24BB">
          <w:rPr>
            <w:rFonts w:ascii="Times New Roman" w:hAnsi="Times New Roman" w:cs="Times New Roman"/>
          </w:rPr>
          <w:t xml:space="preserve">exception procedure is appropriate when the defect appears </w:t>
        </w:r>
        <w:r w:rsidR="00456837" w:rsidRPr="00CD24BB">
          <w:rPr>
            <w:rFonts w:ascii="Times New Roman" w:hAnsi="Times New Roman" w:cs="Times New Roman"/>
            <w:i/>
          </w:rPr>
          <w:t>ex facie</w:t>
        </w:r>
        <w:r w:rsidR="00456837" w:rsidRPr="00CD24BB">
          <w:rPr>
            <w:rFonts w:ascii="Times New Roman" w:hAnsi="Times New Roman" w:cs="Times New Roman"/>
          </w:rPr>
          <w:t xml:space="preserve"> the pleading. Whereas a special </w:t>
        </w:r>
        <w:r w:rsidR="00CD24BB">
          <w:rPr>
            <w:rFonts w:ascii="Times New Roman" w:hAnsi="Times New Roman" w:cs="Times New Roman"/>
          </w:rPr>
          <w:tab/>
        </w:r>
        <w:r w:rsidR="00456837" w:rsidRPr="00CD24BB">
          <w:rPr>
            <w:rFonts w:ascii="Times New Roman" w:hAnsi="Times New Roman" w:cs="Times New Roman"/>
          </w:rPr>
          <w:t xml:space="preserve">plea is appropriate when it is necessary to place facts before the court to show that there is a defect. </w:t>
        </w:r>
        <w:r w:rsidR="00CD24BB">
          <w:rPr>
            <w:rFonts w:ascii="Times New Roman" w:hAnsi="Times New Roman" w:cs="Times New Roman"/>
          </w:rPr>
          <w:tab/>
        </w:r>
        <w:r w:rsidR="00456837" w:rsidRPr="00CD24BB">
          <w:rPr>
            <w:rFonts w:ascii="Times New Roman" w:hAnsi="Times New Roman" w:cs="Times New Roman"/>
          </w:rPr>
          <w:t xml:space="preserve">The defence of prescription appears to be an exception to this rule, for it has been held that that </w:t>
        </w:r>
        <w:r w:rsidR="00CD24BB">
          <w:rPr>
            <w:rFonts w:ascii="Times New Roman" w:hAnsi="Times New Roman" w:cs="Times New Roman"/>
          </w:rPr>
          <w:tab/>
        </w:r>
        <w:r w:rsidR="00456837" w:rsidRPr="00CD24BB">
          <w:rPr>
            <w:rFonts w:ascii="Times New Roman" w:hAnsi="Times New Roman" w:cs="Times New Roman"/>
          </w:rPr>
          <w:t>defence should be raised by way of special ple</w:t>
        </w:r>
        <w:r w:rsidR="00FD1663" w:rsidRPr="00CD24BB">
          <w:rPr>
            <w:rFonts w:ascii="Times New Roman" w:hAnsi="Times New Roman" w:cs="Times New Roman"/>
          </w:rPr>
          <w:t>a</w:t>
        </w:r>
        <w:r w:rsidR="00456837" w:rsidRPr="00CD24BB">
          <w:rPr>
            <w:rFonts w:ascii="Times New Roman" w:hAnsi="Times New Roman" w:cs="Times New Roman"/>
          </w:rPr>
          <w:t xml:space="preserve">, even when </w:t>
        </w:r>
        <w:r w:rsidR="00FD1663" w:rsidRPr="00CD24BB">
          <w:rPr>
            <w:rFonts w:ascii="Times New Roman" w:hAnsi="Times New Roman" w:cs="Times New Roman"/>
          </w:rPr>
          <w:t xml:space="preserve">it appears </w:t>
        </w:r>
        <w:r w:rsidR="00FD1663" w:rsidRPr="00CD24BB">
          <w:rPr>
            <w:rFonts w:ascii="Times New Roman" w:hAnsi="Times New Roman" w:cs="Times New Roman"/>
            <w:i/>
          </w:rPr>
          <w:t>ex facie</w:t>
        </w:r>
        <w:r w:rsidR="00FD1663" w:rsidRPr="00CD24BB">
          <w:rPr>
            <w:rFonts w:ascii="Times New Roman" w:hAnsi="Times New Roman" w:cs="Times New Roman"/>
          </w:rPr>
          <w:t xml:space="preserve"> the plaintiff’s </w:t>
        </w:r>
        <w:r w:rsidR="00CD24BB">
          <w:rPr>
            <w:rFonts w:ascii="Times New Roman" w:hAnsi="Times New Roman" w:cs="Times New Roman"/>
          </w:rPr>
          <w:tab/>
        </w:r>
        <w:r w:rsidR="00FD1663" w:rsidRPr="00CD24BB">
          <w:rPr>
            <w:rFonts w:ascii="Times New Roman" w:hAnsi="Times New Roman" w:cs="Times New Roman"/>
          </w:rPr>
          <w:t>particulars of claim that the claim has prescribed,</w:t>
        </w:r>
        <w:r w:rsidR="00BB2CAF" w:rsidRPr="00CD24BB">
          <w:rPr>
            <w:rFonts w:ascii="Times New Roman" w:hAnsi="Times New Roman" w:cs="Times New Roman"/>
          </w:rPr>
          <w:t xml:space="preserve"> apparently because the plainti</w:t>
        </w:r>
        <w:r w:rsidR="00FD1663" w:rsidRPr="00CD24BB">
          <w:rPr>
            <w:rFonts w:ascii="Times New Roman" w:hAnsi="Times New Roman" w:cs="Times New Roman"/>
          </w:rPr>
          <w:t xml:space="preserve">ff may wish to </w:t>
        </w:r>
        <w:r w:rsidR="00CD24BB">
          <w:rPr>
            <w:rFonts w:ascii="Times New Roman" w:hAnsi="Times New Roman" w:cs="Times New Roman"/>
          </w:rPr>
          <w:tab/>
        </w:r>
        <w:r w:rsidR="00FD1663" w:rsidRPr="00CD24BB">
          <w:rPr>
            <w:rFonts w:ascii="Times New Roman" w:hAnsi="Times New Roman" w:cs="Times New Roman"/>
          </w:rPr>
          <w:t>replicate a defence to the claim of prescription, for example an interruption.”</w:t>
        </w:r>
      </w:ins>
    </w:p>
    <w:p w14:paraId="3A98363A" w14:textId="77777777" w:rsidR="00CD24BB" w:rsidRPr="00CD24BB" w:rsidRDefault="00CD24BB" w:rsidP="00CD24BB">
      <w:pPr>
        <w:spacing w:line="240" w:lineRule="auto"/>
        <w:jc w:val="both"/>
        <w:rPr>
          <w:ins w:id="89" w:author="JSC" w:date="2026-09-25T20:04:00Z" w16du:dateUtc="2026-09-26T00:04:00Z"/>
          <w:rFonts w:ascii="Times New Roman" w:hAnsi="Times New Roman" w:cs="Times New Roman"/>
        </w:rPr>
      </w:pPr>
    </w:p>
    <w:p w14:paraId="7C651653" w14:textId="77777777" w:rsidR="0013686B" w:rsidRPr="003C6E8A" w:rsidRDefault="00CD24BB" w:rsidP="003C6E8A">
      <w:pPr>
        <w:spacing w:line="360" w:lineRule="auto"/>
        <w:jc w:val="both"/>
        <w:rPr>
          <w:ins w:id="90" w:author="JSC" w:date="2026-09-25T20:04:00Z" w16du:dateUtc="2026-09-26T00:04:00Z"/>
          <w:rFonts w:ascii="Times New Roman" w:hAnsi="Times New Roman" w:cs="Times New Roman"/>
          <w:sz w:val="24"/>
          <w:szCs w:val="24"/>
        </w:rPr>
      </w:pPr>
      <w:ins w:id="91" w:author="JSC" w:date="2026-09-25T20:04:00Z" w16du:dateUtc="2026-09-26T00:04:00Z">
        <w:r>
          <w:rPr>
            <w:rFonts w:ascii="Times New Roman" w:hAnsi="Times New Roman" w:cs="Times New Roman"/>
            <w:sz w:val="24"/>
            <w:szCs w:val="24"/>
          </w:rPr>
          <w:tab/>
        </w:r>
        <w:r w:rsidR="00041ACC" w:rsidRPr="003C6E8A">
          <w:rPr>
            <w:rFonts w:ascii="Times New Roman" w:hAnsi="Times New Roman" w:cs="Times New Roman"/>
            <w:sz w:val="24"/>
            <w:szCs w:val="24"/>
          </w:rPr>
          <w:t xml:space="preserve">At p 473-479, the leaned authors enumerated and explained those special defence that are typified by special pleas, viz, dialatory pleas, pleas in abatement, </w:t>
        </w:r>
        <w:r w:rsidR="00041ACC" w:rsidRPr="003C6E8A">
          <w:rPr>
            <w:rFonts w:ascii="Times New Roman" w:hAnsi="Times New Roman" w:cs="Times New Roman"/>
            <w:i/>
            <w:sz w:val="24"/>
            <w:szCs w:val="24"/>
          </w:rPr>
          <w:t>lis alibi pendens</w:t>
        </w:r>
        <w:r w:rsidR="00041ACC" w:rsidRPr="003C6E8A">
          <w:rPr>
            <w:rFonts w:ascii="Times New Roman" w:hAnsi="Times New Roman" w:cs="Times New Roman"/>
            <w:sz w:val="24"/>
            <w:szCs w:val="24"/>
          </w:rPr>
          <w:t xml:space="preserve">, arbitration as a condition precedent, prescription, no-joinder or misjoinder, </w:t>
        </w:r>
        <w:r w:rsidR="00041ACC" w:rsidRPr="003C6E8A">
          <w:rPr>
            <w:rFonts w:ascii="Times New Roman" w:hAnsi="Times New Roman" w:cs="Times New Roman"/>
            <w:i/>
            <w:sz w:val="24"/>
            <w:szCs w:val="24"/>
          </w:rPr>
          <w:t>res judicata</w:t>
        </w:r>
        <w:r w:rsidR="00041ACC" w:rsidRPr="003C6E8A">
          <w:rPr>
            <w:rFonts w:ascii="Times New Roman" w:hAnsi="Times New Roman" w:cs="Times New Roman"/>
            <w:sz w:val="24"/>
            <w:szCs w:val="24"/>
          </w:rPr>
          <w:t xml:space="preserve"> and absence of jurisdiction.</w:t>
        </w:r>
        <w:r w:rsidR="00F61534" w:rsidRPr="003C6E8A">
          <w:rPr>
            <w:rFonts w:ascii="Times New Roman" w:hAnsi="Times New Roman" w:cs="Times New Roman"/>
            <w:sz w:val="24"/>
            <w:szCs w:val="24"/>
          </w:rPr>
          <w:t xml:space="preserve"> In </w:t>
        </w:r>
        <w:r w:rsidR="00F61534" w:rsidRPr="00CD24BB">
          <w:rPr>
            <w:rFonts w:ascii="Times New Roman" w:hAnsi="Times New Roman" w:cs="Times New Roman"/>
            <w:i/>
            <w:sz w:val="24"/>
            <w:szCs w:val="24"/>
          </w:rPr>
          <w:t>Edwards</w:t>
        </w:r>
        <w:r w:rsidR="00F61534" w:rsidRPr="003C6E8A">
          <w:rPr>
            <w:rFonts w:ascii="Times New Roman" w:hAnsi="Times New Roman" w:cs="Times New Roman"/>
            <w:sz w:val="24"/>
            <w:szCs w:val="24"/>
          </w:rPr>
          <w:t xml:space="preserve"> v </w:t>
        </w:r>
        <w:r w:rsidR="00F61534" w:rsidRPr="00CD24BB">
          <w:rPr>
            <w:rFonts w:ascii="Times New Roman" w:hAnsi="Times New Roman" w:cs="Times New Roman"/>
            <w:i/>
            <w:sz w:val="24"/>
            <w:szCs w:val="24"/>
          </w:rPr>
          <w:t>Woodnutt N, O</w:t>
        </w:r>
        <w:r w:rsidR="00F61534" w:rsidRPr="003C6E8A">
          <w:rPr>
            <w:rFonts w:ascii="Times New Roman" w:hAnsi="Times New Roman" w:cs="Times New Roman"/>
            <w:sz w:val="24"/>
            <w:szCs w:val="24"/>
          </w:rPr>
          <w:t>. 1968</w:t>
        </w:r>
        <w:r w:rsidR="00041ACC" w:rsidRPr="003C6E8A">
          <w:rPr>
            <w:rFonts w:ascii="Times New Roman" w:hAnsi="Times New Roman" w:cs="Times New Roman"/>
            <w:sz w:val="24"/>
            <w:szCs w:val="24"/>
          </w:rPr>
          <w:t xml:space="preserve"> </w:t>
        </w:r>
        <w:r w:rsidR="00F61534" w:rsidRPr="003C6E8A">
          <w:rPr>
            <w:rFonts w:ascii="Times New Roman" w:hAnsi="Times New Roman" w:cs="Times New Roman"/>
            <w:sz w:val="24"/>
            <w:szCs w:val="24"/>
          </w:rPr>
          <w:t>(4) SA 184 (R)</w:t>
        </w:r>
        <w:r w:rsidR="0013686B" w:rsidRPr="003C6E8A">
          <w:rPr>
            <w:rFonts w:ascii="Times New Roman" w:hAnsi="Times New Roman" w:cs="Times New Roman"/>
            <w:sz w:val="24"/>
            <w:szCs w:val="24"/>
          </w:rPr>
          <w:t xml:space="preserve">, the distinction was rationalized as being founded on the need to adduce further evidence in the case of special pleas. </w:t>
        </w:r>
        <w:r>
          <w:rPr>
            <w:rFonts w:ascii="Times New Roman" w:hAnsi="Times New Roman" w:cs="Times New Roman"/>
            <w:sz w:val="24"/>
            <w:szCs w:val="24"/>
          </w:rPr>
          <w:t xml:space="preserve"> </w:t>
        </w:r>
        <w:r w:rsidR="0013686B" w:rsidRPr="003C6E8A">
          <w:rPr>
            <w:rFonts w:ascii="Times New Roman" w:hAnsi="Times New Roman" w:cs="Times New Roman"/>
            <w:sz w:val="24"/>
            <w:szCs w:val="24"/>
          </w:rPr>
          <w:t xml:space="preserve">As was explained by </w:t>
        </w:r>
        <w:r w:rsidRPr="00CD24BB">
          <w:rPr>
            <w:rFonts w:ascii="Times New Roman" w:hAnsi="Times New Roman" w:cs="Times New Roman"/>
            <w:smallCaps/>
            <w:sz w:val="24"/>
            <w:szCs w:val="24"/>
          </w:rPr>
          <w:t>beadle</w:t>
        </w:r>
        <w:r w:rsidRPr="003C6E8A">
          <w:rPr>
            <w:rFonts w:ascii="Times New Roman" w:hAnsi="Times New Roman" w:cs="Times New Roman"/>
            <w:sz w:val="24"/>
            <w:szCs w:val="24"/>
          </w:rPr>
          <w:t xml:space="preserve"> </w:t>
        </w:r>
        <w:r w:rsidR="0013686B" w:rsidRPr="003C6E8A">
          <w:rPr>
            <w:rFonts w:ascii="Times New Roman" w:hAnsi="Times New Roman" w:cs="Times New Roman"/>
            <w:sz w:val="24"/>
            <w:szCs w:val="24"/>
          </w:rPr>
          <w:t>CJ, at 186C-J,</w:t>
        </w:r>
      </w:ins>
    </w:p>
    <w:p w14:paraId="4D166464" w14:textId="77777777" w:rsidR="0074021F" w:rsidRDefault="0013686B" w:rsidP="00CD24BB">
      <w:pPr>
        <w:spacing w:line="240" w:lineRule="auto"/>
        <w:jc w:val="both"/>
        <w:rPr>
          <w:ins w:id="92" w:author="JSC" w:date="2026-09-25T20:04:00Z" w16du:dateUtc="2026-09-26T00:04:00Z"/>
          <w:rFonts w:ascii="Times New Roman" w:hAnsi="Times New Roman" w:cs="Times New Roman"/>
        </w:rPr>
      </w:pPr>
      <w:ins w:id="93" w:author="JSC" w:date="2026-09-25T20:04:00Z" w16du:dateUtc="2026-09-26T00:04:00Z">
        <w:r w:rsidRPr="003C6E8A">
          <w:rPr>
            <w:rFonts w:ascii="Times New Roman" w:hAnsi="Times New Roman" w:cs="Times New Roman"/>
            <w:sz w:val="24"/>
            <w:szCs w:val="24"/>
          </w:rPr>
          <w:t xml:space="preserve">         </w:t>
        </w:r>
        <w:r w:rsidRPr="00CD24BB">
          <w:rPr>
            <w:rFonts w:ascii="Times New Roman" w:hAnsi="Times New Roman" w:cs="Times New Roman"/>
          </w:rPr>
          <w:t xml:space="preserve">“It will be seen that the two major objectives of the defendant to the declaration relate to the </w:t>
        </w:r>
        <w:r w:rsidRPr="00CD24BB">
          <w:rPr>
            <w:rFonts w:ascii="Times New Roman" w:hAnsi="Times New Roman" w:cs="Times New Roman"/>
            <w:i/>
          </w:rPr>
          <w:t xml:space="preserve">locus </w:t>
        </w:r>
        <w:r w:rsidR="00CD24BB">
          <w:rPr>
            <w:rFonts w:ascii="Times New Roman" w:hAnsi="Times New Roman" w:cs="Times New Roman"/>
            <w:i/>
          </w:rPr>
          <w:tab/>
        </w:r>
        <w:r w:rsidRPr="00CD24BB">
          <w:rPr>
            <w:rFonts w:ascii="Times New Roman" w:hAnsi="Times New Roman" w:cs="Times New Roman"/>
            <w:i/>
          </w:rPr>
          <w:t>standi</w:t>
        </w:r>
        <w:r w:rsidRPr="00CD24BB">
          <w:rPr>
            <w:rFonts w:ascii="Times New Roman" w:hAnsi="Times New Roman" w:cs="Times New Roman"/>
          </w:rPr>
          <w:t xml:space="preserve"> of the plaintiff to pursue his action and do not suggest that if the plaintiff had the requisite </w:t>
        </w:r>
        <w:r w:rsidR="00CD24BB">
          <w:rPr>
            <w:rFonts w:ascii="Times New Roman" w:hAnsi="Times New Roman" w:cs="Times New Roman"/>
          </w:rPr>
          <w:tab/>
        </w:r>
        <w:r w:rsidRPr="00CD24BB">
          <w:rPr>
            <w:rFonts w:ascii="Times New Roman" w:hAnsi="Times New Roman" w:cs="Times New Roman"/>
            <w:i/>
          </w:rPr>
          <w:t>locus standi</w:t>
        </w:r>
        <w:r w:rsidRPr="00CD24BB">
          <w:rPr>
            <w:rFonts w:ascii="Times New Roman" w:hAnsi="Times New Roman" w:cs="Times New Roman"/>
          </w:rPr>
          <w:t xml:space="preserve"> the declaration did not disclose a cause of action. </w:t>
        </w:r>
        <w:r w:rsidRPr="00CD24BB">
          <w:rPr>
            <w:rFonts w:ascii="Times New Roman" w:hAnsi="Times New Roman" w:cs="Times New Roman"/>
            <w:u w:val="single"/>
          </w:rPr>
          <w:t xml:space="preserve">Objections to the </w:t>
        </w:r>
        <w:r w:rsidRPr="00CD24BB">
          <w:rPr>
            <w:rFonts w:ascii="Times New Roman" w:hAnsi="Times New Roman" w:cs="Times New Roman"/>
            <w:i/>
            <w:u w:val="single"/>
          </w:rPr>
          <w:t>locus standi</w:t>
        </w:r>
        <w:r w:rsidRPr="00CD24BB">
          <w:rPr>
            <w:rFonts w:ascii="Times New Roman" w:hAnsi="Times New Roman" w:cs="Times New Roman"/>
            <w:u w:val="single"/>
          </w:rPr>
          <w:t xml:space="preserve"> of a </w:t>
        </w:r>
        <w:r w:rsidR="00CD24BB" w:rsidRPr="00CD24BB">
          <w:rPr>
            <w:rFonts w:ascii="Times New Roman" w:hAnsi="Times New Roman" w:cs="Times New Roman"/>
          </w:rPr>
          <w:tab/>
        </w:r>
        <w:r w:rsidRPr="00CD24BB">
          <w:rPr>
            <w:rFonts w:ascii="Times New Roman" w:hAnsi="Times New Roman" w:cs="Times New Roman"/>
            <w:u w:val="single"/>
          </w:rPr>
          <w:t>litigant to sue are more properly taken by way of plea in bar or abatement</w:t>
        </w:r>
        <w:r w:rsidRPr="00CD24BB">
          <w:rPr>
            <w:rFonts w:ascii="Times New Roman" w:hAnsi="Times New Roman" w:cs="Times New Roman"/>
          </w:rPr>
          <w:t xml:space="preserve"> </w:t>
        </w:r>
        <w:r w:rsidRPr="00CD24BB">
          <w:rPr>
            <w:rFonts w:ascii="Times New Roman" w:hAnsi="Times New Roman" w:cs="Times New Roman"/>
            <w:u w:val="single"/>
          </w:rPr>
          <w:t>than by exception</w:t>
        </w:r>
        <w:r w:rsidRPr="00CD24BB">
          <w:rPr>
            <w:rFonts w:ascii="Times New Roman" w:hAnsi="Times New Roman" w:cs="Times New Roman"/>
          </w:rPr>
          <w:t xml:space="preserve">. The </w:t>
        </w:r>
        <w:r w:rsidR="00CD24BB">
          <w:rPr>
            <w:rFonts w:ascii="Times New Roman" w:hAnsi="Times New Roman" w:cs="Times New Roman"/>
          </w:rPr>
          <w:tab/>
        </w:r>
        <w:r w:rsidRPr="00CD24BB">
          <w:rPr>
            <w:rFonts w:ascii="Times New Roman" w:hAnsi="Times New Roman" w:cs="Times New Roman"/>
          </w:rPr>
          <w:t>practice of the Court is to employ the procedure of exception for those objections</w:t>
        </w:r>
        <w:r w:rsidR="00DB4896" w:rsidRPr="00CD24BB">
          <w:rPr>
            <w:rFonts w:ascii="Times New Roman" w:hAnsi="Times New Roman" w:cs="Times New Roman"/>
          </w:rPr>
          <w:t xml:space="preserve"> which go to the </w:t>
        </w:r>
        <w:r w:rsidR="00CD24BB">
          <w:rPr>
            <w:rFonts w:ascii="Times New Roman" w:hAnsi="Times New Roman" w:cs="Times New Roman"/>
          </w:rPr>
          <w:tab/>
        </w:r>
        <w:r w:rsidR="00DB4896" w:rsidRPr="00CD24BB">
          <w:rPr>
            <w:rFonts w:ascii="Times New Roman" w:hAnsi="Times New Roman" w:cs="Times New Roman"/>
          </w:rPr>
          <w:t xml:space="preserve">root of the declaration and allege that the declaration does not disclose a cause of action at all, and </w:t>
        </w:r>
        <w:r w:rsidR="00CD24BB">
          <w:rPr>
            <w:rFonts w:ascii="Times New Roman" w:hAnsi="Times New Roman" w:cs="Times New Roman"/>
          </w:rPr>
          <w:tab/>
        </w:r>
        <w:r w:rsidR="00DB4896" w:rsidRPr="00CD24BB">
          <w:rPr>
            <w:rFonts w:ascii="Times New Roman" w:hAnsi="Times New Roman" w:cs="Times New Roman"/>
          </w:rPr>
          <w:t xml:space="preserve">not for </w:t>
        </w:r>
        <w:r w:rsidR="00CD24BB">
          <w:rPr>
            <w:rFonts w:ascii="Times New Roman" w:hAnsi="Times New Roman" w:cs="Times New Roman"/>
          </w:rPr>
          <w:tab/>
        </w:r>
        <w:r w:rsidR="00DB4896" w:rsidRPr="00CD24BB">
          <w:rPr>
            <w:rFonts w:ascii="Times New Roman" w:hAnsi="Times New Roman" w:cs="Times New Roman"/>
          </w:rPr>
          <w:t xml:space="preserve">those cases where only the </w:t>
        </w:r>
        <w:r w:rsidR="00DB4896" w:rsidRPr="00CD24BB">
          <w:rPr>
            <w:rFonts w:ascii="Times New Roman" w:hAnsi="Times New Roman" w:cs="Times New Roman"/>
            <w:i/>
          </w:rPr>
          <w:t>locus standi</w:t>
        </w:r>
        <w:r w:rsidR="00DB4896" w:rsidRPr="00CD24BB">
          <w:rPr>
            <w:rFonts w:ascii="Times New Roman" w:hAnsi="Times New Roman" w:cs="Times New Roman"/>
          </w:rPr>
          <w:t xml:space="preserve"> of a particular plaintiff to sue is concerned. The </w:t>
        </w:r>
        <w:r w:rsidR="00CD24BB">
          <w:rPr>
            <w:rFonts w:ascii="Times New Roman" w:hAnsi="Times New Roman" w:cs="Times New Roman"/>
          </w:rPr>
          <w:tab/>
        </w:r>
        <w:r w:rsidR="00DB4896" w:rsidRPr="00CD24BB">
          <w:rPr>
            <w:rFonts w:ascii="Times New Roman" w:hAnsi="Times New Roman" w:cs="Times New Roman"/>
          </w:rPr>
          <w:t xml:space="preserve">basic difference, however, between an exception and a plea in abatement is that in the case of a </w:t>
        </w:r>
        <w:r w:rsidR="00CD24BB">
          <w:rPr>
            <w:rFonts w:ascii="Times New Roman" w:hAnsi="Times New Roman" w:cs="Times New Roman"/>
          </w:rPr>
          <w:tab/>
        </w:r>
        <w:r w:rsidR="00DB4896" w:rsidRPr="00CD24BB">
          <w:rPr>
            <w:rFonts w:ascii="Times New Roman" w:hAnsi="Times New Roman" w:cs="Times New Roman"/>
          </w:rPr>
          <w:t xml:space="preserve">plea in abatement evidence may be led, whereas in the case of an exception the </w:t>
        </w:r>
        <w:r w:rsidR="00585339" w:rsidRPr="00CD24BB">
          <w:rPr>
            <w:rFonts w:ascii="Times New Roman" w:hAnsi="Times New Roman" w:cs="Times New Roman"/>
          </w:rPr>
          <w:t xml:space="preserve">facts stated </w:t>
        </w:r>
        <w:r w:rsidR="00DB4896" w:rsidRPr="00CD24BB">
          <w:rPr>
            <w:rFonts w:ascii="Times New Roman" w:hAnsi="Times New Roman" w:cs="Times New Roman"/>
          </w:rPr>
          <w:t xml:space="preserve">in the </w:t>
        </w:r>
        <w:r w:rsidR="00CD24BB">
          <w:rPr>
            <w:rFonts w:ascii="Times New Roman" w:hAnsi="Times New Roman" w:cs="Times New Roman"/>
          </w:rPr>
          <w:tab/>
        </w:r>
        <w:r w:rsidR="00DB4896" w:rsidRPr="00CD24BB">
          <w:rPr>
            <w:rFonts w:ascii="Times New Roman" w:hAnsi="Times New Roman" w:cs="Times New Roman"/>
          </w:rPr>
          <w:t>pleadings must be accepted.”</w:t>
        </w:r>
        <w:r w:rsidR="00D37928" w:rsidRPr="00CD24BB">
          <w:rPr>
            <w:rFonts w:ascii="Times New Roman" w:hAnsi="Times New Roman" w:cs="Times New Roman"/>
          </w:rPr>
          <w:t xml:space="preserve"> (my emphasis)</w:t>
        </w:r>
      </w:ins>
    </w:p>
    <w:p w14:paraId="6F161BEE" w14:textId="77777777" w:rsidR="00CD24BB" w:rsidRPr="00CD24BB" w:rsidRDefault="00CD24BB" w:rsidP="00CD24BB">
      <w:pPr>
        <w:spacing w:line="240" w:lineRule="auto"/>
        <w:jc w:val="both"/>
        <w:rPr>
          <w:ins w:id="94" w:author="JSC" w:date="2026-09-25T20:04:00Z" w16du:dateUtc="2026-09-26T00:04:00Z"/>
          <w:rFonts w:ascii="Times New Roman" w:hAnsi="Times New Roman" w:cs="Times New Roman"/>
        </w:rPr>
      </w:pPr>
    </w:p>
    <w:p w14:paraId="3E3A5DDE" w14:textId="77777777" w:rsidR="0074021F" w:rsidRPr="003C6E8A" w:rsidRDefault="00CD24BB" w:rsidP="003C6E8A">
      <w:pPr>
        <w:spacing w:line="360" w:lineRule="auto"/>
        <w:jc w:val="both"/>
        <w:rPr>
          <w:ins w:id="95" w:author="JSC" w:date="2026-09-25T20:04:00Z" w16du:dateUtc="2026-09-26T00:04:00Z"/>
          <w:rFonts w:ascii="Times New Roman" w:hAnsi="Times New Roman" w:cs="Times New Roman"/>
          <w:sz w:val="24"/>
          <w:szCs w:val="24"/>
        </w:rPr>
      </w:pPr>
      <w:ins w:id="96" w:author="JSC" w:date="2026-09-25T20:04:00Z" w16du:dateUtc="2026-09-26T00:04:00Z">
        <w:r>
          <w:rPr>
            <w:rFonts w:ascii="Times New Roman" w:hAnsi="Times New Roman" w:cs="Times New Roman"/>
            <w:sz w:val="24"/>
            <w:szCs w:val="24"/>
          </w:rPr>
          <w:tab/>
        </w:r>
        <w:r w:rsidR="0074021F" w:rsidRPr="003C6E8A">
          <w:rPr>
            <w:rFonts w:ascii="Times New Roman" w:hAnsi="Times New Roman" w:cs="Times New Roman"/>
            <w:sz w:val="24"/>
            <w:szCs w:val="24"/>
          </w:rPr>
          <w:t xml:space="preserve">What is clear from the above authorities is that </w:t>
        </w:r>
        <w:r w:rsidR="0074021F" w:rsidRPr="003C6E8A">
          <w:rPr>
            <w:rFonts w:ascii="Times New Roman" w:hAnsi="Times New Roman" w:cs="Times New Roman"/>
            <w:i/>
            <w:sz w:val="24"/>
            <w:szCs w:val="24"/>
          </w:rPr>
          <w:t>locus standi</w:t>
        </w:r>
        <w:r w:rsidR="0074021F" w:rsidRPr="003C6E8A">
          <w:rPr>
            <w:rFonts w:ascii="Times New Roman" w:hAnsi="Times New Roman" w:cs="Times New Roman"/>
            <w:sz w:val="24"/>
            <w:szCs w:val="24"/>
          </w:rPr>
          <w:t xml:space="preserve"> can be raised as </w:t>
        </w:r>
        <w:r w:rsidR="002942E8" w:rsidRPr="003C6E8A">
          <w:rPr>
            <w:rFonts w:ascii="Times New Roman" w:hAnsi="Times New Roman" w:cs="Times New Roman"/>
            <w:sz w:val="24"/>
            <w:szCs w:val="24"/>
          </w:rPr>
          <w:t xml:space="preserve">a </w:t>
        </w:r>
        <w:r w:rsidR="0074021F" w:rsidRPr="003C6E8A">
          <w:rPr>
            <w:rFonts w:ascii="Times New Roman" w:hAnsi="Times New Roman" w:cs="Times New Roman"/>
            <w:sz w:val="24"/>
            <w:szCs w:val="24"/>
          </w:rPr>
          <w:t xml:space="preserve">special plea and not as an exception. In the case of </w:t>
        </w:r>
        <w:r w:rsidR="0074021F" w:rsidRPr="00CD24BB">
          <w:rPr>
            <w:rFonts w:ascii="Times New Roman" w:hAnsi="Times New Roman" w:cs="Times New Roman"/>
            <w:i/>
            <w:sz w:val="24"/>
            <w:szCs w:val="24"/>
          </w:rPr>
          <w:t>National Employment Council for the Construction Industry</w:t>
        </w:r>
        <w:r w:rsidR="0074021F" w:rsidRPr="003C6E8A">
          <w:rPr>
            <w:rFonts w:ascii="Times New Roman" w:hAnsi="Times New Roman" w:cs="Times New Roman"/>
            <w:b/>
            <w:sz w:val="24"/>
            <w:szCs w:val="24"/>
          </w:rPr>
          <w:t xml:space="preserve"> </w:t>
        </w:r>
        <w:r w:rsidR="0074021F" w:rsidRPr="00CD24BB">
          <w:rPr>
            <w:rFonts w:ascii="Times New Roman" w:hAnsi="Times New Roman" w:cs="Times New Roman"/>
            <w:sz w:val="24"/>
            <w:szCs w:val="24"/>
          </w:rPr>
          <w:t>v</w:t>
        </w:r>
        <w:r w:rsidR="0074021F" w:rsidRPr="00CD24BB">
          <w:rPr>
            <w:rFonts w:ascii="Times New Roman" w:hAnsi="Times New Roman" w:cs="Times New Roman"/>
            <w:i/>
            <w:sz w:val="24"/>
            <w:szCs w:val="24"/>
          </w:rPr>
          <w:t xml:space="preserve"> Zimbabwe Nantong International (Pvt) Ltd</w:t>
        </w:r>
        <w:r w:rsidR="0074021F" w:rsidRPr="003C6E8A">
          <w:rPr>
            <w:rFonts w:ascii="Times New Roman" w:hAnsi="Times New Roman" w:cs="Times New Roman"/>
            <w:sz w:val="24"/>
            <w:szCs w:val="24"/>
          </w:rPr>
          <w:t xml:space="preserve">, </w:t>
        </w:r>
        <w:r w:rsidR="0074021F" w:rsidRPr="00CD24BB">
          <w:rPr>
            <w:rFonts w:ascii="Times New Roman" w:hAnsi="Times New Roman" w:cs="Times New Roman"/>
            <w:i/>
            <w:sz w:val="24"/>
            <w:szCs w:val="24"/>
          </w:rPr>
          <w:t>supra</w:t>
        </w:r>
        <w:r w:rsidR="0074021F" w:rsidRPr="003C6E8A">
          <w:rPr>
            <w:rFonts w:ascii="Times New Roman" w:hAnsi="Times New Roman" w:cs="Times New Roman"/>
            <w:sz w:val="24"/>
            <w:szCs w:val="24"/>
          </w:rPr>
          <w:t xml:space="preserve">, the </w:t>
        </w:r>
        <w:r w:rsidR="006B02CE" w:rsidRPr="003C6E8A">
          <w:rPr>
            <w:rFonts w:ascii="Times New Roman" w:hAnsi="Times New Roman" w:cs="Times New Roman"/>
            <w:sz w:val="24"/>
            <w:szCs w:val="24"/>
          </w:rPr>
          <w:t>Supreme C</w:t>
        </w:r>
        <w:r w:rsidR="0074021F" w:rsidRPr="003C6E8A">
          <w:rPr>
            <w:rFonts w:ascii="Times New Roman" w:hAnsi="Times New Roman" w:cs="Times New Roman"/>
            <w:sz w:val="24"/>
            <w:szCs w:val="24"/>
          </w:rPr>
          <w:t>ourt said at p 6 of the cyclostyled judgment that-</w:t>
        </w:r>
      </w:ins>
    </w:p>
    <w:p w14:paraId="602FD068" w14:textId="77777777" w:rsidR="003A3B77" w:rsidRPr="00CD24BB" w:rsidRDefault="0074021F" w:rsidP="00CD24BB">
      <w:pPr>
        <w:spacing w:line="240" w:lineRule="auto"/>
        <w:jc w:val="both"/>
        <w:rPr>
          <w:ins w:id="97" w:author="JSC" w:date="2026-09-25T20:04:00Z" w16du:dateUtc="2026-09-26T00:04:00Z"/>
          <w:rFonts w:ascii="Times New Roman" w:hAnsi="Times New Roman" w:cs="Times New Roman"/>
        </w:rPr>
      </w:pPr>
      <w:ins w:id="98" w:author="JSC" w:date="2026-09-25T20:04:00Z" w16du:dateUtc="2026-09-26T00:04:00Z">
        <w:r w:rsidRPr="00CD24BB">
          <w:rPr>
            <w:rFonts w:ascii="Times New Roman" w:hAnsi="Times New Roman" w:cs="Times New Roman"/>
          </w:rPr>
          <w:t xml:space="preserve">             “On the particular facts of that case, although the defendant had followed the wrong procedure in </w:t>
        </w:r>
        <w:r w:rsidR="00CD24BB">
          <w:rPr>
            <w:rFonts w:ascii="Times New Roman" w:hAnsi="Times New Roman" w:cs="Times New Roman"/>
          </w:rPr>
          <w:tab/>
        </w:r>
        <w:r w:rsidRPr="00CD24BB">
          <w:rPr>
            <w:rFonts w:ascii="Times New Roman" w:hAnsi="Times New Roman" w:cs="Times New Roman"/>
          </w:rPr>
          <w:t xml:space="preserve">challenging the plaintiff’s </w:t>
        </w:r>
        <w:r w:rsidRPr="00CD24BB">
          <w:rPr>
            <w:rFonts w:ascii="Times New Roman" w:hAnsi="Times New Roman" w:cs="Times New Roman"/>
            <w:i/>
          </w:rPr>
          <w:t>locus standi</w:t>
        </w:r>
        <w:r w:rsidRPr="00CD24BB">
          <w:rPr>
            <w:rFonts w:ascii="Times New Roman" w:hAnsi="Times New Roman" w:cs="Times New Roman"/>
          </w:rPr>
          <w:t xml:space="preserve"> by way of exception</w:t>
        </w:r>
        <w:r w:rsidR="003A3B77" w:rsidRPr="00CD24BB">
          <w:rPr>
            <w:rFonts w:ascii="Times New Roman" w:hAnsi="Times New Roman" w:cs="Times New Roman"/>
          </w:rPr>
          <w:t xml:space="preserve">, the matter was allowed to proceed to </w:t>
        </w:r>
        <w:r w:rsidR="00CD24BB">
          <w:rPr>
            <w:rFonts w:ascii="Times New Roman" w:hAnsi="Times New Roman" w:cs="Times New Roman"/>
          </w:rPr>
          <w:tab/>
        </w:r>
        <w:r w:rsidR="003A3B77" w:rsidRPr="00CD24BB">
          <w:rPr>
            <w:rFonts w:ascii="Times New Roman" w:hAnsi="Times New Roman" w:cs="Times New Roman"/>
          </w:rPr>
          <w:t>a determination on its merits….”</w:t>
        </w:r>
      </w:ins>
    </w:p>
    <w:p w14:paraId="255B1FEB" w14:textId="77777777" w:rsidR="004706B0" w:rsidRPr="003C6E8A" w:rsidRDefault="00CD24BB" w:rsidP="00CD24BB">
      <w:pPr>
        <w:spacing w:after="0" w:line="360" w:lineRule="auto"/>
        <w:jc w:val="both"/>
        <w:rPr>
          <w:ins w:id="99" w:author="JSC" w:date="2026-09-25T20:04:00Z" w16du:dateUtc="2026-09-26T00:04:00Z"/>
          <w:rFonts w:ascii="Times New Roman" w:hAnsi="Times New Roman" w:cs="Times New Roman"/>
          <w:sz w:val="24"/>
          <w:szCs w:val="24"/>
        </w:rPr>
      </w:pPr>
      <w:ins w:id="100" w:author="JSC" w:date="2026-09-25T20:04:00Z" w16du:dateUtc="2026-09-26T00:04:00Z">
        <w:r>
          <w:rPr>
            <w:rFonts w:ascii="Times New Roman" w:hAnsi="Times New Roman" w:cs="Times New Roman"/>
            <w:sz w:val="24"/>
            <w:szCs w:val="24"/>
          </w:rPr>
          <w:tab/>
        </w:r>
        <w:r w:rsidR="003A3B77" w:rsidRPr="003C6E8A">
          <w:rPr>
            <w:rFonts w:ascii="Times New Roman" w:hAnsi="Times New Roman" w:cs="Times New Roman"/>
            <w:sz w:val="24"/>
            <w:szCs w:val="24"/>
          </w:rPr>
          <w:t xml:space="preserve">So to challenge </w:t>
        </w:r>
        <w:r w:rsidR="003A3B77" w:rsidRPr="00AD2594">
          <w:rPr>
            <w:rFonts w:ascii="Times New Roman" w:hAnsi="Times New Roman" w:cs="Times New Roman"/>
            <w:i/>
            <w:sz w:val="24"/>
            <w:szCs w:val="24"/>
          </w:rPr>
          <w:t>locus standi</w:t>
        </w:r>
        <w:r w:rsidR="003A3B77" w:rsidRPr="003C6E8A">
          <w:rPr>
            <w:rFonts w:ascii="Times New Roman" w:hAnsi="Times New Roman" w:cs="Times New Roman"/>
            <w:sz w:val="24"/>
            <w:szCs w:val="24"/>
          </w:rPr>
          <w:t xml:space="preserve"> of a plaintiff and or non-joinder or mis-citation the proper procedure is to raise a special plea and not exception. </w:t>
        </w:r>
        <w:r>
          <w:rPr>
            <w:rFonts w:ascii="Times New Roman" w:hAnsi="Times New Roman" w:cs="Times New Roman"/>
            <w:sz w:val="24"/>
            <w:szCs w:val="24"/>
          </w:rPr>
          <w:t xml:space="preserve"> </w:t>
        </w:r>
        <w:r w:rsidR="004706B0" w:rsidRPr="003C6E8A">
          <w:rPr>
            <w:rFonts w:ascii="Times New Roman" w:hAnsi="Times New Roman" w:cs="Times New Roman"/>
            <w:sz w:val="24"/>
            <w:szCs w:val="24"/>
          </w:rPr>
          <w:t>An exception</w:t>
        </w:r>
        <w:r w:rsidR="00EF6D40" w:rsidRPr="003C6E8A">
          <w:rPr>
            <w:rFonts w:ascii="Times New Roman" w:hAnsi="Times New Roman" w:cs="Times New Roman"/>
            <w:sz w:val="24"/>
            <w:szCs w:val="24"/>
          </w:rPr>
          <w:t xml:space="preserve"> </w:t>
        </w:r>
        <w:r w:rsidR="004706B0" w:rsidRPr="003C6E8A">
          <w:rPr>
            <w:rFonts w:ascii="Times New Roman" w:hAnsi="Times New Roman" w:cs="Times New Roman"/>
            <w:sz w:val="24"/>
            <w:szCs w:val="24"/>
          </w:rPr>
          <w:t>is</w:t>
        </w:r>
        <w:r w:rsidR="00EF6D40" w:rsidRPr="003C6E8A">
          <w:rPr>
            <w:rFonts w:ascii="Times New Roman" w:hAnsi="Times New Roman" w:cs="Times New Roman"/>
            <w:sz w:val="24"/>
            <w:szCs w:val="24"/>
          </w:rPr>
          <w:t xml:space="preserve"> generally </w:t>
        </w:r>
        <w:r w:rsidR="004706B0" w:rsidRPr="003C6E8A">
          <w:rPr>
            <w:rFonts w:ascii="Times New Roman" w:hAnsi="Times New Roman" w:cs="Times New Roman"/>
            <w:sz w:val="24"/>
            <w:szCs w:val="24"/>
          </w:rPr>
          <w:t>a “pleading in which a party states his objection to the contents of a pleading of the opposite party on the grounds that the contents are vague and embarrassing or lack averments which are necessary to sustain the specific cau</w:t>
        </w:r>
        <w:r w:rsidR="00EF6D40" w:rsidRPr="003C6E8A">
          <w:rPr>
            <w:rFonts w:ascii="Times New Roman" w:hAnsi="Times New Roman" w:cs="Times New Roman"/>
            <w:sz w:val="24"/>
            <w:szCs w:val="24"/>
          </w:rPr>
          <w:t>se</w:t>
        </w:r>
        <w:r w:rsidR="004706B0" w:rsidRPr="003C6E8A">
          <w:rPr>
            <w:rFonts w:ascii="Times New Roman" w:hAnsi="Times New Roman" w:cs="Times New Roman"/>
            <w:sz w:val="24"/>
            <w:szCs w:val="24"/>
          </w:rPr>
          <w:t xml:space="preserve"> of action or the specific defence relied upon.</w:t>
        </w:r>
      </w:ins>
    </w:p>
    <w:p w14:paraId="33E430B2" w14:textId="77777777" w:rsidR="00EF6D40" w:rsidRPr="003C6E8A" w:rsidRDefault="00CD24BB" w:rsidP="00CD24BB">
      <w:pPr>
        <w:spacing w:after="0" w:line="360" w:lineRule="auto"/>
        <w:jc w:val="both"/>
        <w:rPr>
          <w:ins w:id="101" w:author="JSC" w:date="2026-09-25T20:04:00Z" w16du:dateUtc="2026-09-26T00:04:00Z"/>
          <w:rFonts w:ascii="Times New Roman" w:hAnsi="Times New Roman" w:cs="Times New Roman"/>
          <w:sz w:val="24"/>
          <w:szCs w:val="24"/>
        </w:rPr>
      </w:pPr>
      <w:ins w:id="102" w:author="JSC" w:date="2026-09-25T20:04:00Z" w16du:dateUtc="2026-09-26T00:04:00Z">
        <w:r>
          <w:rPr>
            <w:rFonts w:ascii="Times New Roman" w:hAnsi="Times New Roman" w:cs="Times New Roman"/>
            <w:sz w:val="24"/>
            <w:szCs w:val="24"/>
          </w:rPr>
          <w:tab/>
        </w:r>
        <w:r w:rsidR="004706B0" w:rsidRPr="003C6E8A">
          <w:rPr>
            <w:rFonts w:ascii="Times New Roman" w:hAnsi="Times New Roman" w:cs="Times New Roman"/>
            <w:sz w:val="24"/>
            <w:szCs w:val="24"/>
          </w:rPr>
          <w:t>The taking of an exception is a procedure which is interpose</w:t>
        </w:r>
        <w:r w:rsidR="00EF6D40" w:rsidRPr="003C6E8A">
          <w:rPr>
            <w:rFonts w:ascii="Times New Roman" w:hAnsi="Times New Roman" w:cs="Times New Roman"/>
            <w:sz w:val="24"/>
            <w:szCs w:val="24"/>
          </w:rPr>
          <w:t>d</w:t>
        </w:r>
        <w:r w:rsidR="004706B0" w:rsidRPr="003C6E8A">
          <w:rPr>
            <w:rFonts w:ascii="Times New Roman" w:hAnsi="Times New Roman" w:cs="Times New Roman"/>
            <w:sz w:val="24"/>
            <w:szCs w:val="24"/>
          </w:rPr>
          <w:t xml:space="preserve"> before the </w:t>
        </w:r>
        <w:r w:rsidRPr="003C6E8A">
          <w:rPr>
            <w:rFonts w:ascii="Times New Roman" w:hAnsi="Times New Roman" w:cs="Times New Roman"/>
            <w:sz w:val="24"/>
            <w:szCs w:val="24"/>
          </w:rPr>
          <w:t>delivery</w:t>
        </w:r>
        <w:r w:rsidR="004706B0" w:rsidRPr="003C6E8A">
          <w:rPr>
            <w:rFonts w:ascii="Times New Roman" w:hAnsi="Times New Roman" w:cs="Times New Roman"/>
            <w:sz w:val="24"/>
            <w:szCs w:val="24"/>
          </w:rPr>
          <w:t xml:space="preserve"> of a plea on the merits by a defendant or before the delivery of a replication or the joinder of issue by a plaintiff. </w:t>
        </w:r>
        <w:r>
          <w:rPr>
            <w:rFonts w:ascii="Times New Roman" w:hAnsi="Times New Roman" w:cs="Times New Roman"/>
            <w:sz w:val="24"/>
            <w:szCs w:val="24"/>
          </w:rPr>
          <w:t xml:space="preserve"> </w:t>
        </w:r>
        <w:r w:rsidR="004706B0" w:rsidRPr="003C6E8A">
          <w:rPr>
            <w:rFonts w:ascii="Times New Roman" w:hAnsi="Times New Roman" w:cs="Times New Roman"/>
            <w:sz w:val="24"/>
            <w:szCs w:val="24"/>
          </w:rPr>
          <w:t>It is designed to dispose of pleadings which are so vague and embarrassing that an intelligible cause of action or defence cannot be ascertained or to determine such issues between the parties as can be adjudicated upon without the leading of evidence</w:t>
        </w:r>
        <w:r w:rsidR="0014383D" w:rsidRPr="003C6E8A">
          <w:rPr>
            <w:rFonts w:ascii="Times New Roman" w:hAnsi="Times New Roman" w:cs="Times New Roman"/>
            <w:sz w:val="24"/>
            <w:szCs w:val="24"/>
          </w:rPr>
          <w:t>.”</w:t>
        </w:r>
        <w:r w:rsidR="004706B0" w:rsidRPr="003C6E8A">
          <w:rPr>
            <w:rFonts w:ascii="Times New Roman" w:hAnsi="Times New Roman" w:cs="Times New Roman"/>
            <w:sz w:val="24"/>
            <w:szCs w:val="24"/>
          </w:rPr>
          <w:t xml:space="preserve"> </w:t>
        </w:r>
        <w:r w:rsidR="0014383D" w:rsidRPr="003C6E8A">
          <w:rPr>
            <w:rFonts w:ascii="Times New Roman" w:hAnsi="Times New Roman" w:cs="Times New Roman"/>
            <w:b/>
            <w:sz w:val="24"/>
            <w:szCs w:val="24"/>
          </w:rPr>
          <w:t>– Herbstein &amp; van Winsen,</w:t>
        </w:r>
        <w:r w:rsidR="0014383D" w:rsidRPr="00CD24BB">
          <w:rPr>
            <w:rFonts w:ascii="Times New Roman" w:hAnsi="Times New Roman" w:cs="Times New Roman"/>
            <w:i/>
            <w:sz w:val="24"/>
            <w:szCs w:val="24"/>
          </w:rPr>
          <w:t xml:space="preserve"> supra</w:t>
        </w:r>
        <w:r w:rsidR="0014383D" w:rsidRPr="003C6E8A">
          <w:rPr>
            <w:rFonts w:ascii="Times New Roman" w:hAnsi="Times New Roman" w:cs="Times New Roman"/>
            <w:b/>
            <w:sz w:val="24"/>
            <w:szCs w:val="24"/>
          </w:rPr>
          <w:t>, p 630.</w:t>
        </w:r>
      </w:ins>
    </w:p>
    <w:p w14:paraId="542CEA97" w14:textId="77777777" w:rsidR="00EF6D40" w:rsidRPr="003C6E8A" w:rsidRDefault="00CD24BB" w:rsidP="00CD24BB">
      <w:pPr>
        <w:spacing w:after="0" w:line="360" w:lineRule="auto"/>
        <w:jc w:val="both"/>
        <w:rPr>
          <w:ins w:id="103" w:author="JSC" w:date="2026-09-25T20:04:00Z" w16du:dateUtc="2026-09-26T00:04:00Z"/>
          <w:rFonts w:ascii="Times New Roman" w:hAnsi="Times New Roman" w:cs="Times New Roman"/>
          <w:sz w:val="24"/>
          <w:szCs w:val="24"/>
        </w:rPr>
      </w:pPr>
      <w:ins w:id="104" w:author="JSC" w:date="2026-09-25T20:04:00Z" w16du:dateUtc="2026-09-26T00:04:00Z">
        <w:r>
          <w:rPr>
            <w:rFonts w:ascii="Times New Roman" w:hAnsi="Times New Roman" w:cs="Times New Roman"/>
            <w:sz w:val="24"/>
            <w:szCs w:val="24"/>
          </w:rPr>
          <w:tab/>
        </w:r>
        <w:r w:rsidR="0014383D" w:rsidRPr="00CD24BB">
          <w:rPr>
            <w:rFonts w:ascii="Times New Roman" w:hAnsi="Times New Roman" w:cs="Times New Roman"/>
            <w:i/>
            <w:sz w:val="24"/>
            <w:szCs w:val="24"/>
          </w:rPr>
          <w:t>In casu</w:t>
        </w:r>
        <w:r w:rsidR="0014383D" w:rsidRPr="003C6E8A">
          <w:rPr>
            <w:rFonts w:ascii="Times New Roman" w:hAnsi="Times New Roman" w:cs="Times New Roman"/>
            <w:sz w:val="24"/>
            <w:szCs w:val="24"/>
          </w:rPr>
          <w:t xml:space="preserve">, the </w:t>
        </w:r>
        <w:r>
          <w:rPr>
            <w:rFonts w:ascii="Times New Roman" w:hAnsi="Times New Roman" w:cs="Times New Roman"/>
            <w:sz w:val="24"/>
            <w:szCs w:val="24"/>
          </w:rPr>
          <w:t>first</w:t>
        </w:r>
        <w:r w:rsidR="0014383D" w:rsidRPr="003C6E8A">
          <w:rPr>
            <w:rFonts w:ascii="Times New Roman" w:hAnsi="Times New Roman" w:cs="Times New Roman"/>
            <w:sz w:val="24"/>
            <w:szCs w:val="24"/>
          </w:rPr>
          <w:t xml:space="preserve"> Defendant is not saying the pleadings are vague and embarrassing, but is merely seeking to interpose some defence not apparent on the face of the pleadings up to the time when they are raised.</w:t>
        </w:r>
        <w:r>
          <w:rPr>
            <w:rFonts w:ascii="Times New Roman" w:hAnsi="Times New Roman" w:cs="Times New Roman"/>
            <w:sz w:val="24"/>
            <w:szCs w:val="24"/>
          </w:rPr>
          <w:t xml:space="preserve"> </w:t>
        </w:r>
        <w:r w:rsidR="0014383D" w:rsidRPr="003C6E8A">
          <w:rPr>
            <w:rFonts w:ascii="Times New Roman" w:hAnsi="Times New Roman" w:cs="Times New Roman"/>
            <w:sz w:val="24"/>
            <w:szCs w:val="24"/>
          </w:rPr>
          <w:t xml:space="preserve"> </w:t>
        </w:r>
        <w:r>
          <w:rPr>
            <w:rFonts w:ascii="Times New Roman" w:hAnsi="Times New Roman" w:cs="Times New Roman"/>
            <w:sz w:val="24"/>
            <w:szCs w:val="24"/>
          </w:rPr>
          <w:t xml:space="preserve">First </w:t>
        </w:r>
        <w:r w:rsidR="0014383D" w:rsidRPr="003C6E8A">
          <w:rPr>
            <w:rFonts w:ascii="Times New Roman" w:hAnsi="Times New Roman" w:cs="Times New Roman"/>
            <w:sz w:val="24"/>
            <w:szCs w:val="24"/>
          </w:rPr>
          <w:t xml:space="preserve">Defendant did so after pleading. </w:t>
        </w:r>
        <w:r>
          <w:rPr>
            <w:rFonts w:ascii="Times New Roman" w:hAnsi="Times New Roman" w:cs="Times New Roman"/>
            <w:sz w:val="24"/>
            <w:szCs w:val="24"/>
          </w:rPr>
          <w:t xml:space="preserve"> </w:t>
        </w:r>
        <w:r w:rsidR="00EF6D40" w:rsidRPr="003C6E8A">
          <w:rPr>
            <w:rFonts w:ascii="Times New Roman" w:hAnsi="Times New Roman" w:cs="Times New Roman"/>
            <w:sz w:val="24"/>
            <w:szCs w:val="24"/>
          </w:rPr>
          <w:t>The</w:t>
        </w:r>
        <w:r w:rsidR="0014383D" w:rsidRPr="003C6E8A">
          <w:rPr>
            <w:rFonts w:ascii="Times New Roman" w:hAnsi="Times New Roman" w:cs="Times New Roman"/>
            <w:sz w:val="24"/>
            <w:szCs w:val="24"/>
          </w:rPr>
          <w:t>refore, the</w:t>
        </w:r>
        <w:r w:rsidR="00EF6D40" w:rsidRPr="003C6E8A">
          <w:rPr>
            <w:rFonts w:ascii="Times New Roman" w:hAnsi="Times New Roman" w:cs="Times New Roman"/>
            <w:sz w:val="24"/>
            <w:szCs w:val="24"/>
          </w:rPr>
          <w:t xml:space="preserve"> preliminary point that the </w:t>
        </w:r>
        <w:r>
          <w:rPr>
            <w:rFonts w:ascii="Times New Roman" w:hAnsi="Times New Roman" w:cs="Times New Roman"/>
            <w:sz w:val="24"/>
            <w:szCs w:val="24"/>
          </w:rPr>
          <w:t>first</w:t>
        </w:r>
        <w:r w:rsidR="00EF6D40" w:rsidRPr="003C6E8A">
          <w:rPr>
            <w:rFonts w:ascii="Times New Roman" w:hAnsi="Times New Roman" w:cs="Times New Roman"/>
            <w:sz w:val="24"/>
            <w:szCs w:val="24"/>
          </w:rPr>
          <w:t xml:space="preserve"> Defendant adopted a wrong procedure is without merit and is dismissed.</w:t>
        </w:r>
      </w:ins>
    </w:p>
    <w:p w14:paraId="5A307919" w14:textId="77777777" w:rsidR="00CF4085" w:rsidRPr="003C6E8A" w:rsidRDefault="00CD24BB" w:rsidP="00CD24BB">
      <w:pPr>
        <w:spacing w:after="0" w:line="360" w:lineRule="auto"/>
        <w:jc w:val="both"/>
        <w:rPr>
          <w:ins w:id="105" w:author="JSC" w:date="2026-09-25T20:04:00Z" w16du:dateUtc="2026-09-26T00:04:00Z"/>
          <w:rFonts w:ascii="Times New Roman" w:hAnsi="Times New Roman" w:cs="Times New Roman"/>
          <w:sz w:val="24"/>
          <w:szCs w:val="24"/>
        </w:rPr>
      </w:pPr>
      <w:ins w:id="106" w:author="JSC" w:date="2026-09-25T20:04:00Z" w16du:dateUtc="2026-09-26T00:04:00Z">
        <w:r>
          <w:rPr>
            <w:rFonts w:ascii="Times New Roman" w:hAnsi="Times New Roman" w:cs="Times New Roman"/>
            <w:sz w:val="24"/>
            <w:szCs w:val="24"/>
          </w:rPr>
          <w:tab/>
        </w:r>
        <w:r w:rsidR="00EF6D40" w:rsidRPr="003C6E8A">
          <w:rPr>
            <w:rFonts w:ascii="Times New Roman" w:hAnsi="Times New Roman" w:cs="Times New Roman"/>
            <w:sz w:val="24"/>
            <w:szCs w:val="24"/>
          </w:rPr>
          <w:t xml:space="preserve">The </w:t>
        </w:r>
        <w:r>
          <w:rPr>
            <w:rFonts w:ascii="Times New Roman" w:hAnsi="Times New Roman" w:cs="Times New Roman"/>
            <w:sz w:val="24"/>
            <w:szCs w:val="24"/>
          </w:rPr>
          <w:t xml:space="preserve">first </w:t>
        </w:r>
        <w:r w:rsidR="00EF6D40" w:rsidRPr="003C6E8A">
          <w:rPr>
            <w:rFonts w:ascii="Times New Roman" w:hAnsi="Times New Roman" w:cs="Times New Roman"/>
            <w:sz w:val="24"/>
            <w:szCs w:val="24"/>
          </w:rPr>
          <w:t xml:space="preserve">Defendant’s special plea is that </w:t>
        </w:r>
        <w:r w:rsidR="00EB5E22" w:rsidRPr="003C6E8A">
          <w:rPr>
            <w:rFonts w:ascii="Times New Roman" w:hAnsi="Times New Roman" w:cs="Times New Roman"/>
            <w:sz w:val="24"/>
            <w:szCs w:val="24"/>
          </w:rPr>
          <w:t xml:space="preserve">the Plaintiff in his pleadings merely disclosed that he was once the holder of title in a property called the Remainder of </w:t>
        </w:r>
        <w:r w:rsidR="002B00FE" w:rsidRPr="003C6E8A">
          <w:rPr>
            <w:rFonts w:ascii="Times New Roman" w:hAnsi="Times New Roman" w:cs="Times New Roman"/>
            <w:sz w:val="24"/>
            <w:szCs w:val="24"/>
          </w:rPr>
          <w:t>Subdivision C of Lots 190, 191,</w:t>
        </w:r>
        <w:r w:rsidR="00EB5E22" w:rsidRPr="003C6E8A">
          <w:rPr>
            <w:rFonts w:ascii="Times New Roman" w:hAnsi="Times New Roman" w:cs="Times New Roman"/>
            <w:sz w:val="24"/>
            <w:szCs w:val="24"/>
          </w:rPr>
          <w:t xml:space="preserve"> 193, 194 and 195 of Highlands Estate of Welmoed measuring 4 377 square metres. </w:t>
        </w:r>
        <w:r>
          <w:rPr>
            <w:rFonts w:ascii="Times New Roman" w:hAnsi="Times New Roman" w:cs="Times New Roman"/>
            <w:sz w:val="24"/>
            <w:szCs w:val="24"/>
          </w:rPr>
          <w:t xml:space="preserve"> </w:t>
        </w:r>
        <w:r w:rsidR="00EB5E22" w:rsidRPr="003C6E8A">
          <w:rPr>
            <w:rFonts w:ascii="Times New Roman" w:hAnsi="Times New Roman" w:cs="Times New Roman"/>
            <w:sz w:val="24"/>
            <w:szCs w:val="24"/>
          </w:rPr>
          <w:t xml:space="preserve">The Plaintiff did not disclose that the registration of title in the property in his name was cancelled by the Supreme Court of Zimbabwe in the judgment of </w:t>
        </w:r>
        <w:r w:rsidR="00EB5E22" w:rsidRPr="00CD24BB">
          <w:rPr>
            <w:rFonts w:ascii="Times New Roman" w:hAnsi="Times New Roman" w:cs="Times New Roman"/>
            <w:i/>
            <w:sz w:val="24"/>
            <w:szCs w:val="24"/>
          </w:rPr>
          <w:t>Bariadie Investments (Private) Limited</w:t>
        </w:r>
        <w:r w:rsidR="00EB5E22" w:rsidRPr="003C6E8A">
          <w:rPr>
            <w:rFonts w:ascii="Times New Roman" w:hAnsi="Times New Roman" w:cs="Times New Roman"/>
            <w:sz w:val="24"/>
            <w:szCs w:val="24"/>
          </w:rPr>
          <w:t xml:space="preserve"> </w:t>
        </w:r>
        <w:r w:rsidR="00EB5E22" w:rsidRPr="00CD24BB">
          <w:rPr>
            <w:rFonts w:ascii="Times New Roman" w:hAnsi="Times New Roman" w:cs="Times New Roman"/>
            <w:sz w:val="24"/>
            <w:szCs w:val="24"/>
          </w:rPr>
          <w:t>v</w:t>
        </w:r>
        <w:r w:rsidR="00EB5E22" w:rsidRPr="003C6E8A">
          <w:rPr>
            <w:rFonts w:ascii="Times New Roman" w:hAnsi="Times New Roman" w:cs="Times New Roman"/>
            <w:sz w:val="24"/>
            <w:szCs w:val="24"/>
          </w:rPr>
          <w:t xml:space="preserve"> </w:t>
        </w:r>
        <w:r w:rsidR="00EB5E22" w:rsidRPr="00CD24BB">
          <w:rPr>
            <w:rFonts w:ascii="Times New Roman" w:hAnsi="Times New Roman" w:cs="Times New Roman"/>
            <w:i/>
            <w:sz w:val="24"/>
            <w:szCs w:val="24"/>
          </w:rPr>
          <w:t>Puwayi Chiutsi and others</w:t>
        </w:r>
        <w:r w:rsidR="00EB5E22" w:rsidRPr="003C6E8A">
          <w:rPr>
            <w:rFonts w:ascii="Times New Roman" w:hAnsi="Times New Roman" w:cs="Times New Roman"/>
            <w:sz w:val="24"/>
            <w:szCs w:val="24"/>
          </w:rPr>
          <w:t xml:space="preserve"> (</w:t>
        </w:r>
        <w:r w:rsidR="00EB5E22" w:rsidRPr="00CD24BB">
          <w:rPr>
            <w:rFonts w:ascii="Times New Roman" w:hAnsi="Times New Roman" w:cs="Times New Roman"/>
            <w:i/>
            <w:sz w:val="24"/>
            <w:szCs w:val="24"/>
          </w:rPr>
          <w:t>supra</w:t>
        </w:r>
        <w:r w:rsidR="00EB5E22" w:rsidRPr="003C6E8A">
          <w:rPr>
            <w:rFonts w:ascii="Times New Roman" w:hAnsi="Times New Roman" w:cs="Times New Roman"/>
            <w:sz w:val="24"/>
            <w:szCs w:val="24"/>
          </w:rPr>
          <w:t>).</w:t>
        </w:r>
        <w:r>
          <w:rPr>
            <w:rFonts w:ascii="Times New Roman" w:hAnsi="Times New Roman" w:cs="Times New Roman"/>
            <w:sz w:val="24"/>
            <w:szCs w:val="24"/>
          </w:rPr>
          <w:t xml:space="preserve"> </w:t>
        </w:r>
        <w:r w:rsidR="001213CE" w:rsidRPr="003C6E8A">
          <w:rPr>
            <w:rFonts w:ascii="Times New Roman" w:hAnsi="Times New Roman" w:cs="Times New Roman"/>
            <w:sz w:val="24"/>
            <w:szCs w:val="24"/>
          </w:rPr>
          <w:t xml:space="preserve"> T</w:t>
        </w:r>
        <w:r w:rsidR="00EB5E22" w:rsidRPr="003C6E8A">
          <w:rPr>
            <w:rFonts w:ascii="Times New Roman" w:hAnsi="Times New Roman" w:cs="Times New Roman"/>
            <w:sz w:val="24"/>
            <w:szCs w:val="24"/>
          </w:rPr>
          <w:t xml:space="preserve">hat judgment is extant. It also directed that title in the property be registered in the </w:t>
        </w:r>
        <w:r>
          <w:rPr>
            <w:rFonts w:ascii="Times New Roman" w:hAnsi="Times New Roman" w:cs="Times New Roman"/>
            <w:sz w:val="24"/>
            <w:szCs w:val="24"/>
          </w:rPr>
          <w:t xml:space="preserve">first </w:t>
        </w:r>
        <w:r w:rsidR="00EB5E22" w:rsidRPr="003C6E8A">
          <w:rPr>
            <w:rFonts w:ascii="Times New Roman" w:hAnsi="Times New Roman" w:cs="Times New Roman"/>
            <w:sz w:val="24"/>
            <w:szCs w:val="24"/>
          </w:rPr>
          <w:t>Defendant’s name.</w:t>
        </w:r>
        <w:r>
          <w:rPr>
            <w:rFonts w:ascii="Times New Roman" w:hAnsi="Times New Roman" w:cs="Times New Roman"/>
            <w:sz w:val="24"/>
            <w:szCs w:val="24"/>
          </w:rPr>
          <w:t xml:space="preserve"> </w:t>
        </w:r>
        <w:r w:rsidR="00CF4085" w:rsidRPr="003C6E8A">
          <w:rPr>
            <w:rFonts w:ascii="Times New Roman" w:hAnsi="Times New Roman" w:cs="Times New Roman"/>
            <w:sz w:val="24"/>
            <w:szCs w:val="24"/>
          </w:rPr>
          <w:t xml:space="preserve"> </w:t>
        </w:r>
        <w:r w:rsidR="00381BCB" w:rsidRPr="003C6E8A">
          <w:rPr>
            <w:rFonts w:ascii="Times New Roman" w:hAnsi="Times New Roman" w:cs="Times New Roman"/>
            <w:sz w:val="24"/>
            <w:szCs w:val="24"/>
          </w:rPr>
          <w:t>I</w:t>
        </w:r>
        <w:r w:rsidR="004333DA" w:rsidRPr="003C6E8A">
          <w:rPr>
            <w:rFonts w:ascii="Times New Roman" w:hAnsi="Times New Roman" w:cs="Times New Roman"/>
            <w:sz w:val="24"/>
            <w:szCs w:val="24"/>
          </w:rPr>
          <w:t>t is not in dispute that t</w:t>
        </w:r>
        <w:r w:rsidR="00CF4085" w:rsidRPr="003C6E8A">
          <w:rPr>
            <w:rFonts w:ascii="Times New Roman" w:hAnsi="Times New Roman" w:cs="Times New Roman"/>
            <w:sz w:val="24"/>
            <w:szCs w:val="24"/>
          </w:rPr>
          <w:t xml:space="preserve">itle over the property is now registered </w:t>
        </w:r>
        <w:r w:rsidR="004333DA" w:rsidRPr="003C6E8A">
          <w:rPr>
            <w:rFonts w:ascii="Times New Roman" w:hAnsi="Times New Roman" w:cs="Times New Roman"/>
            <w:sz w:val="24"/>
            <w:szCs w:val="24"/>
          </w:rPr>
          <w:t>in the</w:t>
        </w:r>
        <w:r>
          <w:rPr>
            <w:rFonts w:ascii="Times New Roman" w:hAnsi="Times New Roman" w:cs="Times New Roman"/>
            <w:sz w:val="24"/>
            <w:szCs w:val="24"/>
          </w:rPr>
          <w:t xml:space="preserve"> first </w:t>
        </w:r>
        <w:r w:rsidRPr="003C6E8A">
          <w:rPr>
            <w:rFonts w:ascii="Times New Roman" w:hAnsi="Times New Roman" w:cs="Times New Roman"/>
            <w:sz w:val="24"/>
            <w:szCs w:val="24"/>
          </w:rPr>
          <w:t>Defendant’s</w:t>
        </w:r>
        <w:r w:rsidR="00CF4085" w:rsidRPr="003C6E8A">
          <w:rPr>
            <w:rFonts w:ascii="Times New Roman" w:hAnsi="Times New Roman" w:cs="Times New Roman"/>
            <w:sz w:val="24"/>
            <w:szCs w:val="24"/>
          </w:rPr>
          <w:t xml:space="preserve"> names. </w:t>
        </w:r>
        <w:r>
          <w:rPr>
            <w:rFonts w:ascii="Times New Roman" w:hAnsi="Times New Roman" w:cs="Times New Roman"/>
            <w:sz w:val="24"/>
            <w:szCs w:val="24"/>
          </w:rPr>
          <w:t xml:space="preserve"> </w:t>
        </w:r>
        <w:r w:rsidR="00CF4085" w:rsidRPr="003C6E8A">
          <w:rPr>
            <w:rFonts w:ascii="Times New Roman" w:hAnsi="Times New Roman" w:cs="Times New Roman"/>
            <w:sz w:val="24"/>
            <w:szCs w:val="24"/>
          </w:rPr>
          <w:t xml:space="preserve">Therefore the Plaintiff did not disclose, nor indeed does he have, any standing to still be challenging the transfer into </w:t>
        </w:r>
        <w:r>
          <w:rPr>
            <w:rFonts w:ascii="Times New Roman" w:hAnsi="Times New Roman" w:cs="Times New Roman"/>
            <w:sz w:val="24"/>
            <w:szCs w:val="24"/>
          </w:rPr>
          <w:t xml:space="preserve">first </w:t>
        </w:r>
        <w:r w:rsidR="00CF4085" w:rsidRPr="003C6E8A">
          <w:rPr>
            <w:rFonts w:ascii="Times New Roman" w:hAnsi="Times New Roman" w:cs="Times New Roman"/>
            <w:sz w:val="24"/>
            <w:szCs w:val="24"/>
          </w:rPr>
          <w:t>Defendant’s name.</w:t>
        </w:r>
      </w:ins>
    </w:p>
    <w:p w14:paraId="10A2908C" w14:textId="77777777" w:rsidR="00CD24BB" w:rsidRDefault="00CD24BB" w:rsidP="00CD24BB">
      <w:pPr>
        <w:spacing w:after="0" w:line="360" w:lineRule="auto"/>
        <w:jc w:val="both"/>
        <w:rPr>
          <w:ins w:id="107" w:author="JSC" w:date="2026-09-25T20:04:00Z" w16du:dateUtc="2026-09-26T00:04:00Z"/>
          <w:rFonts w:ascii="Times New Roman" w:hAnsi="Times New Roman" w:cs="Times New Roman"/>
          <w:sz w:val="24"/>
          <w:szCs w:val="24"/>
        </w:rPr>
      </w:pPr>
      <w:ins w:id="108" w:author="JSC" w:date="2026-09-25T20:04:00Z" w16du:dateUtc="2026-09-26T00:04:00Z">
        <w:r>
          <w:rPr>
            <w:rFonts w:ascii="Times New Roman" w:hAnsi="Times New Roman" w:cs="Times New Roman"/>
            <w:sz w:val="24"/>
            <w:szCs w:val="24"/>
          </w:rPr>
          <w:tab/>
        </w:r>
        <w:r w:rsidR="00CF4085" w:rsidRPr="003C6E8A">
          <w:rPr>
            <w:rFonts w:ascii="Times New Roman" w:hAnsi="Times New Roman" w:cs="Times New Roman"/>
            <w:sz w:val="24"/>
            <w:szCs w:val="24"/>
          </w:rPr>
          <w:t xml:space="preserve">On the other hand the Plaintiff indicated that </w:t>
        </w:r>
        <w:r w:rsidR="000F1BA4" w:rsidRPr="003C6E8A">
          <w:rPr>
            <w:rFonts w:ascii="Times New Roman" w:hAnsi="Times New Roman" w:cs="Times New Roman"/>
            <w:sz w:val="24"/>
            <w:szCs w:val="24"/>
          </w:rPr>
          <w:t>he is still in occupation</w:t>
        </w:r>
        <w:r w:rsidR="00CF4085" w:rsidRPr="003C6E8A">
          <w:rPr>
            <w:rFonts w:ascii="Times New Roman" w:hAnsi="Times New Roman" w:cs="Times New Roman"/>
            <w:sz w:val="24"/>
            <w:szCs w:val="24"/>
          </w:rPr>
          <w:t xml:space="preserve"> of the property in question. He argued that he is approaching the court seeking the cancellation and annulment of the title deed in the </w:t>
        </w:r>
        <w:r>
          <w:rPr>
            <w:rFonts w:ascii="Times New Roman" w:hAnsi="Times New Roman" w:cs="Times New Roman"/>
            <w:sz w:val="24"/>
            <w:szCs w:val="24"/>
          </w:rPr>
          <w:t xml:space="preserve">first </w:t>
        </w:r>
        <w:r w:rsidRPr="003C6E8A">
          <w:rPr>
            <w:rFonts w:ascii="Times New Roman" w:hAnsi="Times New Roman" w:cs="Times New Roman"/>
            <w:sz w:val="24"/>
            <w:szCs w:val="24"/>
          </w:rPr>
          <w:t>Defendant’s</w:t>
        </w:r>
        <w:r w:rsidR="00CF4085" w:rsidRPr="003C6E8A">
          <w:rPr>
            <w:rFonts w:ascii="Times New Roman" w:hAnsi="Times New Roman" w:cs="Times New Roman"/>
            <w:sz w:val="24"/>
            <w:szCs w:val="24"/>
          </w:rPr>
          <w:t xml:space="preserve"> name on the basis that it was obtained fraudulently and pursuant to legally invalid documents. </w:t>
        </w:r>
        <w:r>
          <w:rPr>
            <w:rFonts w:ascii="Times New Roman" w:hAnsi="Times New Roman" w:cs="Times New Roman"/>
            <w:sz w:val="24"/>
            <w:szCs w:val="24"/>
          </w:rPr>
          <w:t xml:space="preserve"> </w:t>
        </w:r>
        <w:r w:rsidR="00CF4085" w:rsidRPr="003C6E8A">
          <w:rPr>
            <w:rFonts w:ascii="Times New Roman" w:hAnsi="Times New Roman" w:cs="Times New Roman"/>
            <w:sz w:val="24"/>
            <w:szCs w:val="24"/>
          </w:rPr>
          <w:t>He denied the suggestion that he has ceased to hold any legal intere</w:t>
        </w:r>
        <w:r w:rsidR="004C76FE" w:rsidRPr="003C6E8A">
          <w:rPr>
            <w:rFonts w:ascii="Times New Roman" w:hAnsi="Times New Roman" w:cs="Times New Roman"/>
            <w:sz w:val="24"/>
            <w:szCs w:val="24"/>
          </w:rPr>
          <w:t>st</w:t>
        </w:r>
        <w:r w:rsidR="00CF4085" w:rsidRPr="003C6E8A">
          <w:rPr>
            <w:rFonts w:ascii="Times New Roman" w:hAnsi="Times New Roman" w:cs="Times New Roman"/>
            <w:sz w:val="24"/>
            <w:szCs w:val="24"/>
          </w:rPr>
          <w:t xml:space="preserve"> in</w:t>
        </w:r>
        <w:r w:rsidR="004C76FE" w:rsidRPr="003C6E8A">
          <w:rPr>
            <w:rFonts w:ascii="Times New Roman" w:hAnsi="Times New Roman" w:cs="Times New Roman"/>
            <w:sz w:val="24"/>
            <w:szCs w:val="24"/>
          </w:rPr>
          <w:t xml:space="preserve"> the issue of ownership of the property or in issues related to registr</w:t>
        </w:r>
        <w:r>
          <w:rPr>
            <w:rFonts w:ascii="Times New Roman" w:hAnsi="Times New Roman" w:cs="Times New Roman"/>
            <w:sz w:val="24"/>
            <w:szCs w:val="24"/>
          </w:rPr>
          <w:t>ation of title in the property.</w:t>
        </w:r>
      </w:ins>
    </w:p>
    <w:p w14:paraId="479003E1" w14:textId="77777777" w:rsidR="004C76FE" w:rsidRPr="003C6E8A" w:rsidRDefault="004C76FE" w:rsidP="00CD24BB">
      <w:pPr>
        <w:spacing w:after="0" w:line="360" w:lineRule="auto"/>
        <w:jc w:val="both"/>
        <w:rPr>
          <w:ins w:id="109" w:author="JSC" w:date="2026-09-25T20:04:00Z" w16du:dateUtc="2026-09-26T00:04:00Z"/>
          <w:rFonts w:ascii="Times New Roman" w:hAnsi="Times New Roman" w:cs="Times New Roman"/>
          <w:sz w:val="24"/>
          <w:szCs w:val="24"/>
        </w:rPr>
      </w:pPr>
      <w:ins w:id="110" w:author="JSC" w:date="2026-09-25T20:04:00Z" w16du:dateUtc="2026-09-26T00:04:00Z">
        <w:r w:rsidRPr="003C6E8A">
          <w:rPr>
            <w:rFonts w:ascii="Times New Roman" w:hAnsi="Times New Roman" w:cs="Times New Roman"/>
            <w:sz w:val="24"/>
            <w:szCs w:val="24"/>
          </w:rPr>
          <w:t>He said in</w:t>
        </w:r>
        <w:r w:rsidR="00CF4085" w:rsidRPr="003C6E8A">
          <w:rPr>
            <w:rFonts w:ascii="Times New Roman" w:hAnsi="Times New Roman" w:cs="Times New Roman"/>
            <w:sz w:val="24"/>
            <w:szCs w:val="24"/>
          </w:rPr>
          <w:t xml:space="preserve"> terms of s</w:t>
        </w:r>
        <w:r w:rsidRPr="003C6E8A">
          <w:rPr>
            <w:rFonts w:ascii="Times New Roman" w:hAnsi="Times New Roman" w:cs="Times New Roman"/>
            <w:sz w:val="24"/>
            <w:szCs w:val="24"/>
          </w:rPr>
          <w:t xml:space="preserve"> 8 of the Deeds Registries Act [</w:t>
        </w:r>
        <w:r w:rsidRPr="00CD24BB">
          <w:rPr>
            <w:rFonts w:ascii="Times New Roman" w:hAnsi="Times New Roman" w:cs="Times New Roman"/>
            <w:i/>
            <w:sz w:val="24"/>
            <w:szCs w:val="24"/>
          </w:rPr>
          <w:t>Chapter 20.05]</w:t>
        </w:r>
        <w:r w:rsidRPr="003C6E8A">
          <w:rPr>
            <w:rFonts w:ascii="Times New Roman" w:hAnsi="Times New Roman" w:cs="Times New Roman"/>
            <w:sz w:val="24"/>
            <w:szCs w:val="24"/>
          </w:rPr>
          <w:t xml:space="preserve"> a registrar only cancels a registered deed of transfer on the strength </w:t>
        </w:r>
        <w:r w:rsidR="00F67F9B" w:rsidRPr="003C6E8A">
          <w:rPr>
            <w:rFonts w:ascii="Times New Roman" w:hAnsi="Times New Roman" w:cs="Times New Roman"/>
            <w:sz w:val="24"/>
            <w:szCs w:val="24"/>
          </w:rPr>
          <w:t>of an order of Court. S</w:t>
        </w:r>
        <w:r w:rsidRPr="003C6E8A">
          <w:rPr>
            <w:rFonts w:ascii="Times New Roman" w:hAnsi="Times New Roman" w:cs="Times New Roman"/>
            <w:sz w:val="24"/>
            <w:szCs w:val="24"/>
          </w:rPr>
          <w:t>o he argued that anyone can approach the registrar for the cancellation or annulment of a deed of transfer.</w:t>
        </w:r>
      </w:ins>
    </w:p>
    <w:p w14:paraId="7AF1B157" w14:textId="77777777" w:rsidR="009B5F5D" w:rsidRPr="003C6E8A" w:rsidRDefault="00CD24BB" w:rsidP="003C6E8A">
      <w:pPr>
        <w:spacing w:line="360" w:lineRule="auto"/>
        <w:jc w:val="both"/>
        <w:rPr>
          <w:ins w:id="111" w:author="JSC" w:date="2026-09-25T20:04:00Z" w16du:dateUtc="2026-09-26T00:04:00Z"/>
          <w:rFonts w:ascii="Times New Roman" w:hAnsi="Times New Roman" w:cs="Times New Roman"/>
          <w:sz w:val="24"/>
          <w:szCs w:val="24"/>
        </w:rPr>
      </w:pPr>
      <w:ins w:id="112" w:author="JSC" w:date="2026-09-25T20:04:00Z" w16du:dateUtc="2026-09-26T00:04:00Z">
        <w:r>
          <w:rPr>
            <w:rFonts w:ascii="Times New Roman" w:hAnsi="Times New Roman" w:cs="Times New Roman"/>
            <w:sz w:val="24"/>
            <w:szCs w:val="24"/>
          </w:rPr>
          <w:tab/>
        </w:r>
        <w:r w:rsidR="009B5F5D" w:rsidRPr="003C6E8A">
          <w:rPr>
            <w:rFonts w:ascii="Times New Roman" w:hAnsi="Times New Roman" w:cs="Times New Roman"/>
            <w:sz w:val="24"/>
            <w:szCs w:val="24"/>
          </w:rPr>
          <w:t xml:space="preserve">In order for a party to have standing to bring a claim, such a party must have a real and substantial interest in the subject matter of the litigation and in the relief sought. </w:t>
        </w:r>
        <w:r>
          <w:rPr>
            <w:rFonts w:ascii="Times New Roman" w:hAnsi="Times New Roman" w:cs="Times New Roman"/>
            <w:sz w:val="24"/>
            <w:szCs w:val="24"/>
          </w:rPr>
          <w:t xml:space="preserve"> </w:t>
        </w:r>
        <w:r w:rsidR="009B5F5D" w:rsidRPr="003C6E8A">
          <w:rPr>
            <w:rFonts w:ascii="Times New Roman" w:hAnsi="Times New Roman" w:cs="Times New Roman"/>
            <w:sz w:val="24"/>
            <w:szCs w:val="24"/>
          </w:rPr>
          <w:t xml:space="preserve">This has also been described as a direct and substantial interest. </w:t>
        </w:r>
        <w:r>
          <w:rPr>
            <w:rFonts w:ascii="Times New Roman" w:hAnsi="Times New Roman" w:cs="Times New Roman"/>
            <w:sz w:val="24"/>
            <w:szCs w:val="24"/>
          </w:rPr>
          <w:t xml:space="preserve"> </w:t>
        </w:r>
        <w:r w:rsidR="009B5F5D" w:rsidRPr="003C6E8A">
          <w:rPr>
            <w:rFonts w:ascii="Times New Roman" w:hAnsi="Times New Roman" w:cs="Times New Roman"/>
            <w:sz w:val="24"/>
            <w:szCs w:val="24"/>
          </w:rPr>
          <w:t xml:space="preserve">In the case of </w:t>
        </w:r>
        <w:r w:rsidR="009B5F5D" w:rsidRPr="00CD24BB">
          <w:rPr>
            <w:rFonts w:ascii="Times New Roman" w:hAnsi="Times New Roman" w:cs="Times New Roman"/>
            <w:i/>
            <w:sz w:val="24"/>
            <w:szCs w:val="24"/>
          </w:rPr>
          <w:t xml:space="preserve">Stevenson </w:t>
        </w:r>
        <w:r w:rsidR="009B5F5D" w:rsidRPr="003C6E8A">
          <w:rPr>
            <w:rFonts w:ascii="Times New Roman" w:hAnsi="Times New Roman" w:cs="Times New Roman"/>
            <w:sz w:val="24"/>
            <w:szCs w:val="24"/>
          </w:rPr>
          <w:t xml:space="preserve">v </w:t>
        </w:r>
        <w:r w:rsidR="009B5F5D" w:rsidRPr="00CD24BB">
          <w:rPr>
            <w:rFonts w:ascii="Times New Roman" w:hAnsi="Times New Roman" w:cs="Times New Roman"/>
            <w:i/>
            <w:sz w:val="24"/>
            <w:szCs w:val="24"/>
          </w:rPr>
          <w:t xml:space="preserve">The Minister of Local Government and National Housing and Ors </w:t>
        </w:r>
        <w:r w:rsidR="009B5F5D" w:rsidRPr="003C6E8A">
          <w:rPr>
            <w:rFonts w:ascii="Times New Roman" w:hAnsi="Times New Roman" w:cs="Times New Roman"/>
            <w:sz w:val="24"/>
            <w:szCs w:val="24"/>
          </w:rPr>
          <w:t>SC 38/02 it was held that-</w:t>
        </w:r>
      </w:ins>
    </w:p>
    <w:p w14:paraId="252D584F" w14:textId="77777777" w:rsidR="00F67F9B" w:rsidRDefault="009B5F5D" w:rsidP="00CD24BB">
      <w:pPr>
        <w:spacing w:line="240" w:lineRule="auto"/>
        <w:jc w:val="both"/>
        <w:rPr>
          <w:ins w:id="113" w:author="JSC" w:date="2026-09-25T20:04:00Z" w16du:dateUtc="2026-09-26T00:04:00Z"/>
          <w:rFonts w:ascii="Times New Roman" w:hAnsi="Times New Roman" w:cs="Times New Roman"/>
        </w:rPr>
      </w:pPr>
      <w:ins w:id="114" w:author="JSC" w:date="2026-09-25T20:04:00Z" w16du:dateUtc="2026-09-26T00:04:00Z">
        <w:r w:rsidRPr="003C6E8A">
          <w:rPr>
            <w:rFonts w:ascii="Times New Roman" w:hAnsi="Times New Roman" w:cs="Times New Roman"/>
            <w:sz w:val="24"/>
            <w:szCs w:val="24"/>
          </w:rPr>
          <w:t xml:space="preserve">      </w:t>
        </w:r>
        <w:r w:rsidRPr="00CD24BB">
          <w:rPr>
            <w:rFonts w:ascii="Times New Roman" w:hAnsi="Times New Roman" w:cs="Times New Roman"/>
          </w:rPr>
          <w:t xml:space="preserve">“Whilst it is well established that a party who initiates legal proceedings, whether by application or </w:t>
        </w:r>
        <w:r w:rsidR="00CD24BB">
          <w:rPr>
            <w:rFonts w:ascii="Times New Roman" w:hAnsi="Times New Roman" w:cs="Times New Roman"/>
          </w:rPr>
          <w:tab/>
        </w:r>
        <w:r w:rsidRPr="00CD24BB">
          <w:rPr>
            <w:rFonts w:ascii="Times New Roman" w:hAnsi="Times New Roman" w:cs="Times New Roman"/>
          </w:rPr>
          <w:t xml:space="preserve">summons, should indicate in the commencing papers that he has the locus standi to bring such </w:t>
        </w:r>
        <w:r w:rsidR="00CD24BB">
          <w:rPr>
            <w:rFonts w:ascii="Times New Roman" w:hAnsi="Times New Roman" w:cs="Times New Roman"/>
          </w:rPr>
          <w:tab/>
        </w:r>
        <w:r w:rsidRPr="00CD24BB">
          <w:rPr>
            <w:rFonts w:ascii="Times New Roman" w:hAnsi="Times New Roman" w:cs="Times New Roman"/>
          </w:rPr>
          <w:t xml:space="preserve">proceedings, what he has to show in order to satisfy that requirement is that he has an interest or </w:t>
        </w:r>
        <w:r w:rsidR="00CD24BB">
          <w:rPr>
            <w:rFonts w:ascii="Times New Roman" w:hAnsi="Times New Roman" w:cs="Times New Roman"/>
          </w:rPr>
          <w:tab/>
        </w:r>
        <w:r w:rsidRPr="00CD24BB">
          <w:rPr>
            <w:rFonts w:ascii="Times New Roman" w:hAnsi="Times New Roman" w:cs="Times New Roman"/>
          </w:rPr>
          <w:t>special reason which entitles him to bring such proceedings</w:t>
        </w:r>
        <w:r w:rsidR="006F56A9" w:rsidRPr="00CD24BB">
          <w:rPr>
            <w:rFonts w:ascii="Times New Roman" w:hAnsi="Times New Roman" w:cs="Times New Roman"/>
          </w:rPr>
          <w:t>.</w:t>
        </w:r>
        <w:r w:rsidR="00F36F62" w:rsidRPr="00CD24BB">
          <w:rPr>
            <w:rFonts w:ascii="Times New Roman" w:hAnsi="Times New Roman" w:cs="Times New Roman"/>
          </w:rPr>
          <w:t>”</w:t>
        </w:r>
      </w:ins>
    </w:p>
    <w:p w14:paraId="57A1925C" w14:textId="77777777" w:rsidR="00CD24BB" w:rsidRPr="00CD24BB" w:rsidRDefault="00CD24BB" w:rsidP="00CD24BB">
      <w:pPr>
        <w:spacing w:line="240" w:lineRule="auto"/>
        <w:jc w:val="both"/>
        <w:rPr>
          <w:ins w:id="115" w:author="JSC" w:date="2026-09-25T20:04:00Z" w16du:dateUtc="2026-09-26T00:04:00Z"/>
          <w:rFonts w:ascii="Times New Roman" w:hAnsi="Times New Roman" w:cs="Times New Roman"/>
        </w:rPr>
      </w:pPr>
    </w:p>
    <w:p w14:paraId="6C78AE15" w14:textId="77777777" w:rsidR="006F56A9" w:rsidRPr="003C6E8A" w:rsidRDefault="00CD24BB" w:rsidP="003C6E8A">
      <w:pPr>
        <w:spacing w:line="360" w:lineRule="auto"/>
        <w:jc w:val="both"/>
        <w:rPr>
          <w:ins w:id="116" w:author="JSC" w:date="2026-09-25T20:04:00Z" w16du:dateUtc="2026-09-26T00:04:00Z"/>
          <w:rFonts w:ascii="Times New Roman" w:hAnsi="Times New Roman" w:cs="Times New Roman"/>
          <w:sz w:val="24"/>
          <w:szCs w:val="24"/>
        </w:rPr>
      </w:pPr>
      <w:ins w:id="117" w:author="JSC" w:date="2026-09-25T20:04:00Z" w16du:dateUtc="2026-09-26T00:04:00Z">
        <w:r>
          <w:rPr>
            <w:rFonts w:ascii="Times New Roman" w:hAnsi="Times New Roman" w:cs="Times New Roman"/>
            <w:sz w:val="24"/>
            <w:szCs w:val="24"/>
          </w:rPr>
          <w:tab/>
        </w:r>
        <w:r w:rsidR="006F56A9" w:rsidRPr="003C6E8A">
          <w:rPr>
            <w:rFonts w:ascii="Times New Roman" w:hAnsi="Times New Roman" w:cs="Times New Roman"/>
            <w:sz w:val="24"/>
            <w:szCs w:val="24"/>
          </w:rPr>
          <w:t xml:space="preserve">Thus, in </w:t>
        </w:r>
        <w:r w:rsidR="006F56A9" w:rsidRPr="003C6E8A">
          <w:rPr>
            <w:rFonts w:ascii="Times New Roman" w:hAnsi="Times New Roman" w:cs="Times New Roman"/>
            <w:b/>
            <w:sz w:val="24"/>
            <w:szCs w:val="24"/>
          </w:rPr>
          <w:t>Herbstein and Van Winsen The Civil Practice of the Supreme Court of South Africa 4 ed</w:t>
        </w:r>
        <w:r w:rsidR="006F56A9" w:rsidRPr="003C6E8A">
          <w:rPr>
            <w:rFonts w:ascii="Times New Roman" w:hAnsi="Times New Roman" w:cs="Times New Roman"/>
            <w:sz w:val="24"/>
            <w:szCs w:val="24"/>
          </w:rPr>
          <w:t xml:space="preserve"> at p 401, the learned authors have this to say on the issue of </w:t>
        </w:r>
        <w:r w:rsidR="006F56A9" w:rsidRPr="003C6E8A">
          <w:rPr>
            <w:rFonts w:ascii="Times New Roman" w:hAnsi="Times New Roman" w:cs="Times New Roman"/>
            <w:i/>
            <w:sz w:val="24"/>
            <w:szCs w:val="24"/>
          </w:rPr>
          <w:t>locus standi</w:t>
        </w:r>
        <w:r w:rsidR="006F56A9" w:rsidRPr="003C6E8A">
          <w:rPr>
            <w:rFonts w:ascii="Times New Roman" w:hAnsi="Times New Roman" w:cs="Times New Roman"/>
            <w:sz w:val="24"/>
            <w:szCs w:val="24"/>
          </w:rPr>
          <w:t xml:space="preserve"> to institute legal proceedings by means of summons:</w:t>
        </w:r>
      </w:ins>
    </w:p>
    <w:p w14:paraId="6CBB5396" w14:textId="77777777" w:rsidR="006F56A9" w:rsidRPr="00AD2594" w:rsidRDefault="006F56A9" w:rsidP="00CD24BB">
      <w:pPr>
        <w:spacing w:line="240" w:lineRule="auto"/>
        <w:jc w:val="both"/>
        <w:rPr>
          <w:ins w:id="118" w:author="JSC" w:date="2026-09-25T20:04:00Z" w16du:dateUtc="2026-09-26T00:04:00Z"/>
          <w:rFonts w:ascii="Times New Roman" w:hAnsi="Times New Roman" w:cs="Times New Roman"/>
        </w:rPr>
      </w:pPr>
      <w:ins w:id="119" w:author="JSC" w:date="2026-09-25T20:04:00Z" w16du:dateUtc="2026-09-26T00:04:00Z">
        <w:r w:rsidRPr="003C6E8A">
          <w:rPr>
            <w:rFonts w:ascii="Times New Roman" w:hAnsi="Times New Roman" w:cs="Times New Roman"/>
            <w:sz w:val="24"/>
            <w:szCs w:val="24"/>
          </w:rPr>
          <w:t xml:space="preserve">          </w:t>
        </w:r>
        <w:r w:rsidRPr="00AD2594">
          <w:rPr>
            <w:rFonts w:ascii="Times New Roman" w:hAnsi="Times New Roman" w:cs="Times New Roman"/>
          </w:rPr>
          <w:t xml:space="preserve">“It must appear from the summons that the plaintiff has an interest or special reason entitling </w:t>
        </w:r>
        <w:r w:rsidR="00CD24BB" w:rsidRPr="00AD2594">
          <w:rPr>
            <w:rFonts w:ascii="Times New Roman" w:hAnsi="Times New Roman" w:cs="Times New Roman"/>
          </w:rPr>
          <w:tab/>
        </w:r>
        <w:r w:rsidRPr="00AD2594">
          <w:rPr>
            <w:rFonts w:ascii="Times New Roman" w:hAnsi="Times New Roman" w:cs="Times New Roman"/>
          </w:rPr>
          <w:t xml:space="preserve">him to sue, i.e. that he has </w:t>
        </w:r>
        <w:r w:rsidRPr="00AD2594">
          <w:rPr>
            <w:rFonts w:ascii="Times New Roman" w:hAnsi="Times New Roman" w:cs="Times New Roman"/>
            <w:i/>
          </w:rPr>
          <w:t>locus standi</w:t>
        </w:r>
        <w:r w:rsidRPr="00AD2594">
          <w:rPr>
            <w:rFonts w:ascii="Times New Roman" w:hAnsi="Times New Roman" w:cs="Times New Roman"/>
          </w:rPr>
          <w:t xml:space="preserve"> in the matter.”</w:t>
        </w:r>
      </w:ins>
    </w:p>
    <w:p w14:paraId="69829A59" w14:textId="77777777" w:rsidR="006F56A9" w:rsidRPr="003C6E8A" w:rsidRDefault="00CD24BB" w:rsidP="003C6E8A">
      <w:pPr>
        <w:spacing w:line="360" w:lineRule="auto"/>
        <w:jc w:val="both"/>
        <w:rPr>
          <w:ins w:id="120" w:author="JSC" w:date="2026-09-25T20:04:00Z" w16du:dateUtc="2026-09-26T00:04:00Z"/>
          <w:rFonts w:ascii="Times New Roman" w:hAnsi="Times New Roman" w:cs="Times New Roman"/>
          <w:sz w:val="24"/>
          <w:szCs w:val="24"/>
        </w:rPr>
      </w:pPr>
      <w:ins w:id="121" w:author="JSC" w:date="2026-09-25T20:04:00Z" w16du:dateUtc="2026-09-26T00:04:00Z">
        <w:r>
          <w:rPr>
            <w:rFonts w:ascii="Times New Roman" w:hAnsi="Times New Roman" w:cs="Times New Roman"/>
            <w:sz w:val="24"/>
            <w:szCs w:val="24"/>
          </w:rPr>
          <w:tab/>
        </w:r>
        <w:r w:rsidR="006F56A9" w:rsidRPr="003C6E8A">
          <w:rPr>
            <w:rFonts w:ascii="Times New Roman" w:hAnsi="Times New Roman" w:cs="Times New Roman"/>
            <w:sz w:val="24"/>
            <w:szCs w:val="24"/>
          </w:rPr>
          <w:t xml:space="preserve">Similarly, on the issue of </w:t>
        </w:r>
        <w:r w:rsidR="006F56A9" w:rsidRPr="003C6E8A">
          <w:rPr>
            <w:rFonts w:ascii="Times New Roman" w:hAnsi="Times New Roman" w:cs="Times New Roman"/>
            <w:i/>
            <w:sz w:val="24"/>
            <w:szCs w:val="24"/>
          </w:rPr>
          <w:t>locus standi</w:t>
        </w:r>
        <w:r w:rsidR="006F56A9" w:rsidRPr="003C6E8A">
          <w:rPr>
            <w:rFonts w:ascii="Times New Roman" w:hAnsi="Times New Roman" w:cs="Times New Roman"/>
            <w:sz w:val="24"/>
            <w:szCs w:val="24"/>
          </w:rPr>
          <w:t xml:space="preserve"> to file an application, the learned authors say the following at p 364;</w:t>
        </w:r>
      </w:ins>
    </w:p>
    <w:p w14:paraId="52684815" w14:textId="77777777" w:rsidR="00CD24BB" w:rsidRPr="00CD24BB" w:rsidRDefault="006F56A9" w:rsidP="00CD24BB">
      <w:pPr>
        <w:spacing w:line="240" w:lineRule="auto"/>
        <w:jc w:val="both"/>
        <w:rPr>
          <w:ins w:id="122" w:author="JSC" w:date="2026-09-25T20:04:00Z" w16du:dateUtc="2026-09-26T00:04:00Z"/>
          <w:rFonts w:ascii="Times New Roman" w:hAnsi="Times New Roman" w:cs="Times New Roman"/>
        </w:rPr>
      </w:pPr>
      <w:ins w:id="123" w:author="JSC" w:date="2026-09-25T20:04:00Z" w16du:dateUtc="2026-09-26T00:04:00Z">
        <w:r w:rsidRPr="00CD24BB">
          <w:rPr>
            <w:rFonts w:ascii="Times New Roman" w:hAnsi="Times New Roman" w:cs="Times New Roman"/>
          </w:rPr>
          <w:t xml:space="preserve">         “As in the case of a summons, it must appear from the application that the applicant has an interest or </w:t>
        </w:r>
        <w:r w:rsidR="00CD24BB">
          <w:rPr>
            <w:rFonts w:ascii="Times New Roman" w:hAnsi="Times New Roman" w:cs="Times New Roman"/>
          </w:rPr>
          <w:tab/>
        </w:r>
        <w:r w:rsidRPr="00CD24BB">
          <w:rPr>
            <w:rFonts w:ascii="Times New Roman" w:hAnsi="Times New Roman" w:cs="Times New Roman"/>
          </w:rPr>
          <w:t xml:space="preserve">special reason entitling him to bring the application- that he has </w:t>
        </w:r>
        <w:r w:rsidRPr="00CD24BB">
          <w:rPr>
            <w:rFonts w:ascii="Times New Roman" w:hAnsi="Times New Roman" w:cs="Times New Roman"/>
            <w:i/>
          </w:rPr>
          <w:t>locus stand</w:t>
        </w:r>
        <w:r w:rsidRPr="00CD24BB">
          <w:rPr>
            <w:rFonts w:ascii="Times New Roman" w:hAnsi="Times New Roman" w:cs="Times New Roman"/>
          </w:rPr>
          <w:t xml:space="preserve"> in the matter.” </w:t>
        </w:r>
      </w:ins>
    </w:p>
    <w:p w14:paraId="05A24239" w14:textId="77777777" w:rsidR="00C237DB" w:rsidRPr="003C6E8A" w:rsidRDefault="00CD24BB" w:rsidP="003C6E8A">
      <w:pPr>
        <w:spacing w:line="360" w:lineRule="auto"/>
        <w:jc w:val="both"/>
        <w:rPr>
          <w:ins w:id="124" w:author="JSC" w:date="2026-09-25T20:04:00Z" w16du:dateUtc="2026-09-26T00:04:00Z"/>
          <w:rFonts w:ascii="Times New Roman" w:hAnsi="Times New Roman" w:cs="Times New Roman"/>
          <w:sz w:val="24"/>
          <w:szCs w:val="24"/>
        </w:rPr>
      </w:pPr>
      <w:ins w:id="125" w:author="JSC" w:date="2026-09-25T20:04:00Z" w16du:dateUtc="2026-09-26T00:04:00Z">
        <w:r>
          <w:rPr>
            <w:rFonts w:ascii="Times New Roman" w:hAnsi="Times New Roman" w:cs="Times New Roman"/>
            <w:sz w:val="24"/>
            <w:szCs w:val="24"/>
          </w:rPr>
          <w:tab/>
        </w:r>
        <w:r w:rsidR="00C237DB" w:rsidRPr="003C6E8A">
          <w:rPr>
            <w:rFonts w:ascii="Times New Roman" w:hAnsi="Times New Roman" w:cs="Times New Roman"/>
            <w:sz w:val="24"/>
            <w:szCs w:val="24"/>
          </w:rPr>
          <w:t xml:space="preserve">The facts of this case are clear. </w:t>
        </w:r>
        <w:r>
          <w:rPr>
            <w:rFonts w:ascii="Times New Roman" w:hAnsi="Times New Roman" w:cs="Times New Roman"/>
            <w:sz w:val="24"/>
            <w:szCs w:val="24"/>
          </w:rPr>
          <w:t xml:space="preserve"> </w:t>
        </w:r>
        <w:r w:rsidR="00C237DB" w:rsidRPr="003C6E8A">
          <w:rPr>
            <w:rFonts w:ascii="Times New Roman" w:hAnsi="Times New Roman" w:cs="Times New Roman"/>
            <w:sz w:val="24"/>
            <w:szCs w:val="24"/>
          </w:rPr>
          <w:t xml:space="preserve">The Plaintiff once had title to the property in his name transferred from Puwayi Chiutsi. </w:t>
        </w:r>
        <w:r>
          <w:rPr>
            <w:rFonts w:ascii="Times New Roman" w:hAnsi="Times New Roman" w:cs="Times New Roman"/>
            <w:sz w:val="24"/>
            <w:szCs w:val="24"/>
          </w:rPr>
          <w:t xml:space="preserve"> </w:t>
        </w:r>
        <w:r w:rsidR="00C237DB" w:rsidRPr="003C6E8A">
          <w:rPr>
            <w:rFonts w:ascii="Times New Roman" w:hAnsi="Times New Roman" w:cs="Times New Roman"/>
            <w:sz w:val="24"/>
            <w:szCs w:val="24"/>
          </w:rPr>
          <w:t xml:space="preserve">The title was subsequently cancelled and registered in the name of the </w:t>
        </w:r>
        <w:r>
          <w:rPr>
            <w:rFonts w:ascii="Times New Roman" w:hAnsi="Times New Roman" w:cs="Times New Roman"/>
            <w:sz w:val="24"/>
            <w:szCs w:val="24"/>
          </w:rPr>
          <w:t xml:space="preserve">first </w:t>
        </w:r>
        <w:r w:rsidR="00C237DB" w:rsidRPr="003C6E8A">
          <w:rPr>
            <w:rFonts w:ascii="Times New Roman" w:hAnsi="Times New Roman" w:cs="Times New Roman"/>
            <w:sz w:val="24"/>
            <w:szCs w:val="24"/>
          </w:rPr>
          <w:t xml:space="preserve">Defendant by the Order of the Supreme Court. </w:t>
        </w:r>
        <w:r>
          <w:rPr>
            <w:rFonts w:ascii="Times New Roman" w:hAnsi="Times New Roman" w:cs="Times New Roman"/>
            <w:sz w:val="24"/>
            <w:szCs w:val="24"/>
          </w:rPr>
          <w:t xml:space="preserve"> </w:t>
        </w:r>
        <w:r w:rsidR="00C237DB" w:rsidRPr="003C6E8A">
          <w:rPr>
            <w:rFonts w:ascii="Times New Roman" w:hAnsi="Times New Roman" w:cs="Times New Roman"/>
            <w:sz w:val="24"/>
            <w:szCs w:val="24"/>
          </w:rPr>
          <w:t xml:space="preserve">So he is now a former holder of title. Dealing with the position of former owners whose title no longer exists, the Supreme Court in J.C. </w:t>
        </w:r>
        <w:r w:rsidR="00C237DB" w:rsidRPr="00A62494">
          <w:rPr>
            <w:rFonts w:ascii="Times New Roman" w:hAnsi="Times New Roman" w:cs="Times New Roman"/>
            <w:i/>
            <w:sz w:val="24"/>
            <w:szCs w:val="24"/>
          </w:rPr>
          <w:t>Connoly &amp; Sons</w:t>
        </w:r>
        <w:r w:rsidR="00C237DB" w:rsidRPr="003C6E8A">
          <w:rPr>
            <w:rFonts w:ascii="Times New Roman" w:hAnsi="Times New Roman" w:cs="Times New Roman"/>
            <w:sz w:val="24"/>
            <w:szCs w:val="24"/>
          </w:rPr>
          <w:t xml:space="preserve"> v </w:t>
        </w:r>
        <w:r w:rsidR="00C237DB" w:rsidRPr="00A62494">
          <w:rPr>
            <w:rFonts w:ascii="Times New Roman" w:hAnsi="Times New Roman" w:cs="Times New Roman"/>
            <w:i/>
            <w:sz w:val="24"/>
            <w:szCs w:val="24"/>
          </w:rPr>
          <w:t>Ndhlukula and Anor</w:t>
        </w:r>
        <w:r w:rsidR="00C237DB" w:rsidRPr="003C6E8A">
          <w:rPr>
            <w:rFonts w:ascii="Times New Roman" w:hAnsi="Times New Roman" w:cs="Times New Roman"/>
            <w:sz w:val="24"/>
            <w:szCs w:val="24"/>
          </w:rPr>
          <w:t xml:space="preserve"> SC 22/13 held that-</w:t>
        </w:r>
      </w:ins>
    </w:p>
    <w:p w14:paraId="3CD32A19" w14:textId="77777777" w:rsidR="00E03B42" w:rsidRPr="00A62494" w:rsidRDefault="00C237DB" w:rsidP="00A62494">
      <w:pPr>
        <w:spacing w:line="240" w:lineRule="auto"/>
        <w:jc w:val="both"/>
        <w:rPr>
          <w:ins w:id="126" w:author="JSC" w:date="2026-09-25T20:04:00Z" w16du:dateUtc="2026-09-26T00:04:00Z"/>
          <w:rFonts w:ascii="Times New Roman" w:hAnsi="Times New Roman" w:cs="Times New Roman"/>
        </w:rPr>
      </w:pPr>
      <w:ins w:id="127" w:author="JSC" w:date="2026-09-25T20:04:00Z" w16du:dateUtc="2026-09-26T00:04:00Z">
        <w:r w:rsidRPr="003C6E8A">
          <w:rPr>
            <w:rFonts w:ascii="Times New Roman" w:hAnsi="Times New Roman" w:cs="Times New Roman"/>
            <w:sz w:val="24"/>
            <w:szCs w:val="24"/>
          </w:rPr>
          <w:t xml:space="preserve">           </w:t>
        </w:r>
        <w:r w:rsidRPr="00A62494">
          <w:rPr>
            <w:rFonts w:ascii="Times New Roman" w:hAnsi="Times New Roman" w:cs="Times New Roman"/>
          </w:rPr>
          <w:t>“</w:t>
        </w:r>
        <w:r w:rsidR="00B20A60" w:rsidRPr="00A62494">
          <w:rPr>
            <w:rFonts w:ascii="Times New Roman" w:hAnsi="Times New Roman" w:cs="Times New Roman"/>
          </w:rPr>
          <w:t xml:space="preserve">That being the position the former owner and title holder has no </w:t>
        </w:r>
        <w:r w:rsidR="00B20A60" w:rsidRPr="00A62494">
          <w:rPr>
            <w:rFonts w:ascii="Times New Roman" w:hAnsi="Times New Roman" w:cs="Times New Roman"/>
            <w:i/>
          </w:rPr>
          <w:t>locus standi</w:t>
        </w:r>
        <w:r w:rsidR="00B20A60" w:rsidRPr="00A62494">
          <w:rPr>
            <w:rFonts w:ascii="Times New Roman" w:hAnsi="Times New Roman" w:cs="Times New Roman"/>
          </w:rPr>
          <w:t xml:space="preserve"> to approach the court </w:t>
        </w:r>
        <w:r w:rsidR="00A62494">
          <w:rPr>
            <w:rFonts w:ascii="Times New Roman" w:hAnsi="Times New Roman" w:cs="Times New Roman"/>
          </w:rPr>
          <w:tab/>
        </w:r>
        <w:r w:rsidR="00B20A60" w:rsidRPr="00A62494">
          <w:rPr>
            <w:rFonts w:ascii="Times New Roman" w:hAnsi="Times New Roman" w:cs="Times New Roman"/>
          </w:rPr>
          <w:t xml:space="preserve">for an interdict because he or she cannot establish a clear right-Cedar Park Farm (Pvt) Ltd v </w:t>
        </w:r>
        <w:r w:rsidR="00A62494">
          <w:rPr>
            <w:rFonts w:ascii="Times New Roman" w:hAnsi="Times New Roman" w:cs="Times New Roman"/>
          </w:rPr>
          <w:tab/>
        </w:r>
        <w:r w:rsidR="00B20A60" w:rsidRPr="00A62494">
          <w:rPr>
            <w:rFonts w:ascii="Times New Roman" w:hAnsi="Times New Roman" w:cs="Times New Roman"/>
          </w:rPr>
          <w:t xml:space="preserve">Minister of State for National Security and Ors 2010 (2) ZLR 158 (H), 164 B-C” </w:t>
        </w:r>
        <w:r w:rsidR="006F56A9" w:rsidRPr="00A62494">
          <w:rPr>
            <w:rFonts w:ascii="Times New Roman" w:hAnsi="Times New Roman" w:cs="Times New Roman"/>
          </w:rPr>
          <w:t xml:space="preserve"> </w:t>
        </w:r>
      </w:ins>
    </w:p>
    <w:p w14:paraId="0C02CD10" w14:textId="77777777" w:rsidR="00E03B42" w:rsidRPr="003C6E8A" w:rsidRDefault="00A62494" w:rsidP="00A62494">
      <w:pPr>
        <w:spacing w:after="0" w:line="360" w:lineRule="auto"/>
        <w:jc w:val="both"/>
        <w:rPr>
          <w:ins w:id="128" w:author="JSC" w:date="2026-09-25T20:04:00Z" w16du:dateUtc="2026-09-26T00:04:00Z"/>
          <w:rFonts w:ascii="Times New Roman" w:hAnsi="Times New Roman" w:cs="Times New Roman"/>
          <w:sz w:val="24"/>
          <w:szCs w:val="24"/>
        </w:rPr>
      </w:pPr>
      <w:ins w:id="129" w:author="JSC" w:date="2026-09-25T20:04:00Z" w16du:dateUtc="2026-09-26T00:04:00Z">
        <w:r>
          <w:rPr>
            <w:rFonts w:ascii="Times New Roman" w:hAnsi="Times New Roman" w:cs="Times New Roman"/>
            <w:sz w:val="24"/>
            <w:szCs w:val="24"/>
          </w:rPr>
          <w:tab/>
        </w:r>
        <w:r w:rsidR="00E03B42" w:rsidRPr="003C6E8A">
          <w:rPr>
            <w:rFonts w:ascii="Times New Roman" w:hAnsi="Times New Roman" w:cs="Times New Roman"/>
            <w:sz w:val="24"/>
            <w:szCs w:val="24"/>
          </w:rPr>
          <w:t xml:space="preserve">The above is the position of the Plaintiff </w:t>
        </w:r>
        <w:r w:rsidR="00E03B42" w:rsidRPr="00A62494">
          <w:rPr>
            <w:rFonts w:ascii="Times New Roman" w:hAnsi="Times New Roman" w:cs="Times New Roman"/>
            <w:i/>
            <w:sz w:val="24"/>
            <w:szCs w:val="24"/>
          </w:rPr>
          <w:t>in casu</w:t>
        </w:r>
        <w:r w:rsidR="00E03B42" w:rsidRPr="003C6E8A">
          <w:rPr>
            <w:rFonts w:ascii="Times New Roman" w:hAnsi="Times New Roman" w:cs="Times New Roman"/>
            <w:sz w:val="24"/>
            <w:szCs w:val="24"/>
          </w:rPr>
          <w:t xml:space="preserve">. </w:t>
        </w:r>
        <w:r>
          <w:rPr>
            <w:rFonts w:ascii="Times New Roman" w:hAnsi="Times New Roman" w:cs="Times New Roman"/>
            <w:sz w:val="24"/>
            <w:szCs w:val="24"/>
          </w:rPr>
          <w:t xml:space="preserve"> </w:t>
        </w:r>
        <w:r w:rsidR="00E03B42" w:rsidRPr="003C6E8A">
          <w:rPr>
            <w:rFonts w:ascii="Times New Roman" w:hAnsi="Times New Roman" w:cs="Times New Roman"/>
            <w:sz w:val="24"/>
            <w:szCs w:val="24"/>
          </w:rPr>
          <w:t>The judgment divested him of any interests in the property. He lacks standing.</w:t>
        </w:r>
        <w:r w:rsidR="00EC6A4D" w:rsidRPr="003C6E8A">
          <w:rPr>
            <w:rFonts w:ascii="Times New Roman" w:hAnsi="Times New Roman" w:cs="Times New Roman"/>
            <w:sz w:val="24"/>
            <w:szCs w:val="24"/>
          </w:rPr>
          <w:t xml:space="preserve"> </w:t>
        </w:r>
        <w:r>
          <w:rPr>
            <w:rFonts w:ascii="Times New Roman" w:hAnsi="Times New Roman" w:cs="Times New Roman"/>
            <w:sz w:val="24"/>
            <w:szCs w:val="24"/>
          </w:rPr>
          <w:t xml:space="preserve"> </w:t>
        </w:r>
        <w:r w:rsidR="00EC6A4D" w:rsidRPr="003C6E8A">
          <w:rPr>
            <w:rFonts w:ascii="Times New Roman" w:hAnsi="Times New Roman" w:cs="Times New Roman"/>
            <w:sz w:val="24"/>
            <w:szCs w:val="24"/>
          </w:rPr>
          <w:t>Yes</w:t>
        </w:r>
        <w:r w:rsidR="009E0DC3" w:rsidRPr="003C6E8A">
          <w:rPr>
            <w:rFonts w:ascii="Times New Roman" w:hAnsi="Times New Roman" w:cs="Times New Roman"/>
            <w:sz w:val="24"/>
            <w:szCs w:val="24"/>
          </w:rPr>
          <w:t>,</w:t>
        </w:r>
        <w:r w:rsidR="00EC6A4D" w:rsidRPr="003C6E8A">
          <w:rPr>
            <w:rFonts w:ascii="Times New Roman" w:hAnsi="Times New Roman" w:cs="Times New Roman"/>
            <w:sz w:val="24"/>
            <w:szCs w:val="24"/>
          </w:rPr>
          <w:t xml:space="preserve"> s</w:t>
        </w:r>
        <w:r>
          <w:rPr>
            <w:rFonts w:ascii="Times New Roman" w:hAnsi="Times New Roman" w:cs="Times New Roman"/>
            <w:sz w:val="24"/>
            <w:szCs w:val="24"/>
          </w:rPr>
          <w:t xml:space="preserve"> </w:t>
        </w:r>
        <w:r w:rsidR="00EC6A4D" w:rsidRPr="003C6E8A">
          <w:rPr>
            <w:rFonts w:ascii="Times New Roman" w:hAnsi="Times New Roman" w:cs="Times New Roman"/>
            <w:sz w:val="24"/>
            <w:szCs w:val="24"/>
          </w:rPr>
          <w:t>8 of the Deeds Registry Act, allows any person to apply for cancellation or annulment of a deed of transfer, but that person must have a recognizable interest</w:t>
        </w:r>
        <w:r w:rsidR="009E0DC3" w:rsidRPr="003C6E8A">
          <w:rPr>
            <w:rFonts w:ascii="Times New Roman" w:hAnsi="Times New Roman" w:cs="Times New Roman"/>
            <w:sz w:val="24"/>
            <w:szCs w:val="24"/>
          </w:rPr>
          <w:t xml:space="preserve"> in the suit</w:t>
        </w:r>
        <w:r w:rsidR="00EC6A4D" w:rsidRPr="003C6E8A">
          <w:rPr>
            <w:rFonts w:ascii="Times New Roman" w:hAnsi="Times New Roman" w:cs="Times New Roman"/>
            <w:sz w:val="24"/>
            <w:szCs w:val="24"/>
          </w:rPr>
          <w:t xml:space="preserve">. Plaintiff </w:t>
        </w:r>
        <w:r w:rsidR="008E41D5" w:rsidRPr="003C6E8A">
          <w:rPr>
            <w:rFonts w:ascii="Times New Roman" w:hAnsi="Times New Roman" w:cs="Times New Roman"/>
            <w:sz w:val="24"/>
            <w:szCs w:val="24"/>
          </w:rPr>
          <w:t>does</w:t>
        </w:r>
        <w:r w:rsidR="00EC6A4D" w:rsidRPr="003C6E8A">
          <w:rPr>
            <w:rFonts w:ascii="Times New Roman" w:hAnsi="Times New Roman" w:cs="Times New Roman"/>
            <w:sz w:val="24"/>
            <w:szCs w:val="24"/>
          </w:rPr>
          <w:t xml:space="preserve"> not.</w:t>
        </w:r>
      </w:ins>
    </w:p>
    <w:p w14:paraId="62819954" w14:textId="77777777" w:rsidR="00EC6A4D" w:rsidRPr="003C6E8A" w:rsidRDefault="00A62494" w:rsidP="00A62494">
      <w:pPr>
        <w:spacing w:after="0" w:line="360" w:lineRule="auto"/>
        <w:jc w:val="both"/>
        <w:rPr>
          <w:ins w:id="130" w:author="JSC" w:date="2026-09-25T20:04:00Z" w16du:dateUtc="2026-09-26T00:04:00Z"/>
          <w:rFonts w:ascii="Times New Roman" w:hAnsi="Times New Roman" w:cs="Times New Roman"/>
          <w:sz w:val="24"/>
          <w:szCs w:val="24"/>
        </w:rPr>
      </w:pPr>
      <w:ins w:id="131" w:author="JSC" w:date="2026-09-25T20:04:00Z" w16du:dateUtc="2026-09-26T00:04:00Z">
        <w:r>
          <w:rPr>
            <w:rFonts w:ascii="Times New Roman" w:hAnsi="Times New Roman" w:cs="Times New Roman"/>
            <w:sz w:val="24"/>
            <w:szCs w:val="24"/>
          </w:rPr>
          <w:tab/>
        </w:r>
        <w:r w:rsidR="00E03B42" w:rsidRPr="003C6E8A">
          <w:rPr>
            <w:rFonts w:ascii="Times New Roman" w:hAnsi="Times New Roman" w:cs="Times New Roman"/>
            <w:sz w:val="24"/>
            <w:szCs w:val="24"/>
          </w:rPr>
          <w:t xml:space="preserve">The second special plea relates to non-joinder and miscitation. The Plaintiff conceded that there was non- joinder of the Sheriff for Zimbabwe and miscitation of </w:t>
        </w:r>
        <w:r w:rsidRPr="00A62494">
          <w:rPr>
            <w:rFonts w:ascii="Times New Roman" w:hAnsi="Times New Roman" w:cs="Times New Roman"/>
            <w:smallCaps/>
            <w:sz w:val="24"/>
            <w:szCs w:val="24"/>
          </w:rPr>
          <w:t>macduff</w:t>
        </w:r>
        <w:r w:rsidRPr="003C6E8A">
          <w:rPr>
            <w:rFonts w:ascii="Times New Roman" w:hAnsi="Times New Roman" w:cs="Times New Roman"/>
            <w:sz w:val="24"/>
            <w:szCs w:val="24"/>
          </w:rPr>
          <w:t xml:space="preserve"> </w:t>
        </w:r>
        <w:r w:rsidRPr="00A62494">
          <w:rPr>
            <w:rFonts w:ascii="Times New Roman" w:hAnsi="Times New Roman" w:cs="Times New Roman"/>
            <w:smallCaps/>
            <w:sz w:val="24"/>
            <w:szCs w:val="24"/>
          </w:rPr>
          <w:t>madenga</w:t>
        </w:r>
        <w:r w:rsidR="00E03B42" w:rsidRPr="003C6E8A">
          <w:rPr>
            <w:rFonts w:ascii="Times New Roman" w:hAnsi="Times New Roman" w:cs="Times New Roman"/>
            <w:sz w:val="24"/>
            <w:szCs w:val="24"/>
          </w:rPr>
          <w:t>. However,</w:t>
        </w:r>
        <w:r w:rsidR="00EC6A4D" w:rsidRPr="003C6E8A">
          <w:rPr>
            <w:rFonts w:ascii="Times New Roman" w:hAnsi="Times New Roman" w:cs="Times New Roman"/>
            <w:sz w:val="24"/>
            <w:szCs w:val="24"/>
          </w:rPr>
          <w:t xml:space="preserve"> the Plaintiff argued that in terms of the Rules of the High Court 2021, the fact that there is a non-joinder or miscitation is not fatal to the application.</w:t>
        </w:r>
      </w:ins>
    </w:p>
    <w:p w14:paraId="20E42666" w14:textId="77777777" w:rsidR="00970CE3" w:rsidRDefault="006E1268" w:rsidP="003C6E8A">
      <w:pPr>
        <w:spacing w:line="360" w:lineRule="auto"/>
        <w:jc w:val="both"/>
        <w:rPr>
          <w:ins w:id="132" w:author="JSC" w:date="2026-09-25T20:04:00Z" w16du:dateUtc="2026-09-26T00:04:00Z"/>
          <w:rFonts w:ascii="Times New Roman" w:hAnsi="Times New Roman" w:cs="Times New Roman"/>
          <w:sz w:val="24"/>
          <w:szCs w:val="24"/>
        </w:rPr>
      </w:pPr>
      <w:ins w:id="133" w:author="JSC" w:date="2026-09-25T20:04:00Z" w16du:dateUtc="2026-09-26T00:04:00Z">
        <w:r w:rsidRPr="003C6E8A">
          <w:rPr>
            <w:rFonts w:ascii="Times New Roman" w:hAnsi="Times New Roman" w:cs="Times New Roman"/>
            <w:sz w:val="24"/>
            <w:szCs w:val="24"/>
          </w:rPr>
          <w:t xml:space="preserve"> </w:t>
        </w:r>
        <w:r w:rsidR="00A62494">
          <w:rPr>
            <w:rFonts w:ascii="Times New Roman" w:hAnsi="Times New Roman" w:cs="Times New Roman"/>
            <w:sz w:val="24"/>
            <w:szCs w:val="24"/>
          </w:rPr>
          <w:tab/>
        </w:r>
        <w:r w:rsidRPr="003C6E8A">
          <w:rPr>
            <w:rFonts w:ascii="Times New Roman" w:hAnsi="Times New Roman" w:cs="Times New Roman"/>
            <w:sz w:val="24"/>
            <w:szCs w:val="24"/>
          </w:rPr>
          <w:t>I have noted that what the Plaintiff fi</w:t>
        </w:r>
        <w:r w:rsidR="00E94A17" w:rsidRPr="003C6E8A">
          <w:rPr>
            <w:rFonts w:ascii="Times New Roman" w:hAnsi="Times New Roman" w:cs="Times New Roman"/>
            <w:sz w:val="24"/>
            <w:szCs w:val="24"/>
          </w:rPr>
          <w:t>led is not a mere application.</w:t>
        </w:r>
        <w:r w:rsidR="00A62494">
          <w:rPr>
            <w:rFonts w:ascii="Times New Roman" w:hAnsi="Times New Roman" w:cs="Times New Roman"/>
            <w:sz w:val="24"/>
            <w:szCs w:val="24"/>
          </w:rPr>
          <w:t xml:space="preserve"> </w:t>
        </w:r>
        <w:r w:rsidR="00E94A17" w:rsidRPr="003C6E8A">
          <w:rPr>
            <w:rFonts w:ascii="Times New Roman" w:hAnsi="Times New Roman" w:cs="Times New Roman"/>
            <w:sz w:val="24"/>
            <w:szCs w:val="24"/>
          </w:rPr>
          <w:t>I</w:t>
        </w:r>
        <w:r w:rsidRPr="003C6E8A">
          <w:rPr>
            <w:rFonts w:ascii="Times New Roman" w:hAnsi="Times New Roman" w:cs="Times New Roman"/>
            <w:sz w:val="24"/>
            <w:szCs w:val="24"/>
          </w:rPr>
          <w:t xml:space="preserve">t is a summons and declaration. </w:t>
        </w:r>
        <w:r w:rsidR="003475CD" w:rsidRPr="003C6E8A">
          <w:rPr>
            <w:rFonts w:ascii="Times New Roman" w:hAnsi="Times New Roman" w:cs="Times New Roman"/>
            <w:sz w:val="24"/>
            <w:szCs w:val="24"/>
          </w:rPr>
          <w:t>The</w:t>
        </w:r>
        <w:r w:rsidR="00A62494">
          <w:rPr>
            <w:rFonts w:ascii="Times New Roman" w:hAnsi="Times New Roman" w:cs="Times New Roman"/>
            <w:sz w:val="24"/>
            <w:szCs w:val="24"/>
          </w:rPr>
          <w:t xml:space="preserve"> first </w:t>
        </w:r>
        <w:r w:rsidR="00A62494" w:rsidRPr="003C6E8A">
          <w:rPr>
            <w:rFonts w:ascii="Times New Roman" w:hAnsi="Times New Roman" w:cs="Times New Roman"/>
            <w:sz w:val="24"/>
            <w:szCs w:val="24"/>
          </w:rPr>
          <w:t>Defendant’s</w:t>
        </w:r>
        <w:r w:rsidR="003475CD" w:rsidRPr="003C6E8A">
          <w:rPr>
            <w:rFonts w:ascii="Times New Roman" w:hAnsi="Times New Roman" w:cs="Times New Roman"/>
            <w:sz w:val="24"/>
            <w:szCs w:val="24"/>
          </w:rPr>
          <w:t xml:space="preserve"> position</w:t>
        </w:r>
        <w:r w:rsidR="00BB2CAF" w:rsidRPr="003C6E8A">
          <w:rPr>
            <w:rFonts w:ascii="Times New Roman" w:hAnsi="Times New Roman" w:cs="Times New Roman"/>
            <w:sz w:val="24"/>
            <w:szCs w:val="24"/>
          </w:rPr>
          <w:t xml:space="preserve"> </w:t>
        </w:r>
        <w:r w:rsidR="00E94A17" w:rsidRPr="003C6E8A">
          <w:rPr>
            <w:rFonts w:ascii="Times New Roman" w:hAnsi="Times New Roman" w:cs="Times New Roman"/>
            <w:sz w:val="24"/>
            <w:szCs w:val="24"/>
          </w:rPr>
          <w:t xml:space="preserve">therefore, </w:t>
        </w:r>
        <w:r w:rsidR="00BB2CAF" w:rsidRPr="003C6E8A">
          <w:rPr>
            <w:rFonts w:ascii="Times New Roman" w:hAnsi="Times New Roman" w:cs="Times New Roman"/>
            <w:sz w:val="24"/>
            <w:szCs w:val="24"/>
          </w:rPr>
          <w:t>is rendered precarious by the m</w:t>
        </w:r>
        <w:r w:rsidR="003475CD" w:rsidRPr="003C6E8A">
          <w:rPr>
            <w:rFonts w:ascii="Times New Roman" w:hAnsi="Times New Roman" w:cs="Times New Roman"/>
            <w:sz w:val="24"/>
            <w:szCs w:val="24"/>
          </w:rPr>
          <w:t xml:space="preserve">iscitation and nonjoinder. </w:t>
        </w:r>
        <w:r w:rsidR="00A62494">
          <w:rPr>
            <w:rFonts w:ascii="Times New Roman" w:hAnsi="Times New Roman" w:cs="Times New Roman"/>
            <w:sz w:val="24"/>
            <w:szCs w:val="24"/>
          </w:rPr>
          <w:t xml:space="preserve"> </w:t>
        </w:r>
        <w:r w:rsidR="003475CD" w:rsidRPr="003C6E8A">
          <w:rPr>
            <w:rFonts w:ascii="Times New Roman" w:hAnsi="Times New Roman" w:cs="Times New Roman"/>
            <w:sz w:val="24"/>
            <w:szCs w:val="24"/>
          </w:rPr>
          <w:t xml:space="preserve">The Sheriff gave </w:t>
        </w:r>
        <w:r w:rsidR="00A62494">
          <w:rPr>
            <w:rFonts w:ascii="Times New Roman" w:hAnsi="Times New Roman" w:cs="Times New Roman"/>
            <w:sz w:val="24"/>
            <w:szCs w:val="24"/>
          </w:rPr>
          <w:t xml:space="preserve">first Defendant title. The second </w:t>
        </w:r>
        <w:r w:rsidR="003475CD" w:rsidRPr="003C6E8A">
          <w:rPr>
            <w:rFonts w:ascii="Times New Roman" w:hAnsi="Times New Roman" w:cs="Times New Roman"/>
            <w:sz w:val="24"/>
            <w:szCs w:val="24"/>
          </w:rPr>
          <w:t>D</w:t>
        </w:r>
        <w:r w:rsidR="00300539" w:rsidRPr="003C6E8A">
          <w:rPr>
            <w:rFonts w:ascii="Times New Roman" w:hAnsi="Times New Roman" w:cs="Times New Roman"/>
            <w:sz w:val="24"/>
            <w:szCs w:val="24"/>
          </w:rPr>
          <w:t>e</w:t>
        </w:r>
        <w:r w:rsidR="003475CD" w:rsidRPr="003C6E8A">
          <w:rPr>
            <w:rFonts w:ascii="Times New Roman" w:hAnsi="Times New Roman" w:cs="Times New Roman"/>
            <w:sz w:val="24"/>
            <w:szCs w:val="24"/>
          </w:rPr>
          <w:t>fendant acted as an agen</w:t>
        </w:r>
        <w:r w:rsidR="00A62494">
          <w:rPr>
            <w:rFonts w:ascii="Times New Roman" w:hAnsi="Times New Roman" w:cs="Times New Roman"/>
            <w:sz w:val="24"/>
            <w:szCs w:val="24"/>
          </w:rPr>
          <w:t>t of the Sheriff in giving the first</w:t>
        </w:r>
        <w:r w:rsidR="003475CD" w:rsidRPr="003C6E8A">
          <w:rPr>
            <w:rFonts w:ascii="Times New Roman" w:hAnsi="Times New Roman" w:cs="Times New Roman"/>
            <w:sz w:val="24"/>
            <w:szCs w:val="24"/>
          </w:rPr>
          <w:t xml:space="preserve"> Defendant title. </w:t>
        </w:r>
        <w:r w:rsidR="00A62494">
          <w:rPr>
            <w:rFonts w:ascii="Times New Roman" w:hAnsi="Times New Roman" w:cs="Times New Roman"/>
            <w:sz w:val="24"/>
            <w:szCs w:val="24"/>
          </w:rPr>
          <w:t xml:space="preserve"> </w:t>
        </w:r>
        <w:r w:rsidR="003475CD" w:rsidRPr="003C6E8A">
          <w:rPr>
            <w:rFonts w:ascii="Times New Roman" w:hAnsi="Times New Roman" w:cs="Times New Roman"/>
            <w:sz w:val="24"/>
            <w:szCs w:val="24"/>
          </w:rPr>
          <w:t xml:space="preserve">The Sheriff not being before the Court the </w:t>
        </w:r>
        <w:r w:rsidR="00A62494">
          <w:rPr>
            <w:rFonts w:ascii="Times New Roman" w:hAnsi="Times New Roman" w:cs="Times New Roman"/>
            <w:sz w:val="24"/>
            <w:szCs w:val="24"/>
          </w:rPr>
          <w:t xml:space="preserve">first </w:t>
        </w:r>
        <w:r w:rsidR="003475CD" w:rsidRPr="003C6E8A">
          <w:rPr>
            <w:rFonts w:ascii="Times New Roman" w:hAnsi="Times New Roman" w:cs="Times New Roman"/>
            <w:sz w:val="24"/>
            <w:szCs w:val="24"/>
          </w:rPr>
          <w:t>Def</w:t>
        </w:r>
        <w:r w:rsidR="00652439" w:rsidRPr="003C6E8A">
          <w:rPr>
            <w:rFonts w:ascii="Times New Roman" w:hAnsi="Times New Roman" w:cs="Times New Roman"/>
            <w:sz w:val="24"/>
            <w:szCs w:val="24"/>
          </w:rPr>
          <w:t>endant suffers obvious prejudic</w:t>
        </w:r>
        <w:r w:rsidR="003475CD" w:rsidRPr="003C6E8A">
          <w:rPr>
            <w:rFonts w:ascii="Times New Roman" w:hAnsi="Times New Roman" w:cs="Times New Roman"/>
            <w:sz w:val="24"/>
            <w:szCs w:val="24"/>
          </w:rPr>
          <w:t xml:space="preserve">e in its defence. </w:t>
        </w:r>
        <w:r w:rsidR="00A62494">
          <w:rPr>
            <w:rFonts w:ascii="Times New Roman" w:hAnsi="Times New Roman" w:cs="Times New Roman"/>
            <w:sz w:val="24"/>
            <w:szCs w:val="24"/>
          </w:rPr>
          <w:t xml:space="preserve"> </w:t>
        </w:r>
        <w:r w:rsidR="003475CD" w:rsidRPr="003C6E8A">
          <w:rPr>
            <w:rFonts w:ascii="Times New Roman" w:hAnsi="Times New Roman" w:cs="Times New Roman"/>
            <w:sz w:val="24"/>
            <w:szCs w:val="24"/>
          </w:rPr>
          <w:t xml:space="preserve">The miscitation and nonjoinder is therefore a separate and valid ground for impugning the action. </w:t>
        </w:r>
        <w:r w:rsidR="00A62494">
          <w:rPr>
            <w:rFonts w:ascii="Times New Roman" w:hAnsi="Times New Roman" w:cs="Times New Roman"/>
            <w:sz w:val="24"/>
            <w:szCs w:val="24"/>
          </w:rPr>
          <w:t xml:space="preserve"> </w:t>
        </w:r>
        <w:r w:rsidR="00E94A17" w:rsidRPr="003C6E8A">
          <w:rPr>
            <w:rFonts w:ascii="Times New Roman" w:hAnsi="Times New Roman" w:cs="Times New Roman"/>
            <w:sz w:val="24"/>
            <w:szCs w:val="24"/>
          </w:rPr>
          <w:t xml:space="preserve">The Plaintiff’s summons and declaration are fatally defective. </w:t>
        </w:r>
        <w:r w:rsidR="003475CD" w:rsidRPr="003C6E8A">
          <w:rPr>
            <w:rFonts w:ascii="Times New Roman" w:hAnsi="Times New Roman" w:cs="Times New Roman"/>
            <w:sz w:val="24"/>
            <w:szCs w:val="24"/>
          </w:rPr>
          <w:t>The action may therefore be dismissed with costs</w:t>
        </w:r>
        <w:r w:rsidR="00E94A17" w:rsidRPr="003C6E8A">
          <w:rPr>
            <w:rFonts w:ascii="Times New Roman" w:hAnsi="Times New Roman" w:cs="Times New Roman"/>
            <w:sz w:val="24"/>
            <w:szCs w:val="24"/>
          </w:rPr>
          <w:t xml:space="preserve"> on this basis alone</w:t>
        </w:r>
        <w:r w:rsidR="003475CD" w:rsidRPr="003C6E8A">
          <w:rPr>
            <w:rFonts w:ascii="Times New Roman" w:hAnsi="Times New Roman" w:cs="Times New Roman"/>
            <w:sz w:val="24"/>
            <w:szCs w:val="24"/>
          </w:rPr>
          <w:t>.</w:t>
        </w:r>
      </w:ins>
    </w:p>
    <w:p w14:paraId="6BA1ECB2" w14:textId="77777777" w:rsidR="00A62494" w:rsidRDefault="00A62494" w:rsidP="003C6E8A">
      <w:pPr>
        <w:spacing w:line="360" w:lineRule="auto"/>
        <w:jc w:val="both"/>
        <w:rPr>
          <w:ins w:id="134" w:author="JSC" w:date="2026-09-25T20:04:00Z" w16du:dateUtc="2026-09-26T00:04:00Z"/>
          <w:rFonts w:ascii="Times New Roman" w:hAnsi="Times New Roman" w:cs="Times New Roman"/>
          <w:sz w:val="24"/>
          <w:szCs w:val="24"/>
        </w:rPr>
      </w:pPr>
    </w:p>
    <w:p w14:paraId="3E025A1B" w14:textId="77777777" w:rsidR="00A62494" w:rsidRDefault="00A62494" w:rsidP="003C6E8A">
      <w:pPr>
        <w:spacing w:line="360" w:lineRule="auto"/>
        <w:jc w:val="both"/>
        <w:rPr>
          <w:ins w:id="135" w:author="JSC" w:date="2026-09-25T20:04:00Z" w16du:dateUtc="2026-09-26T00:04:00Z"/>
          <w:rFonts w:ascii="Times New Roman" w:hAnsi="Times New Roman" w:cs="Times New Roman"/>
          <w:sz w:val="24"/>
          <w:szCs w:val="24"/>
        </w:rPr>
      </w:pPr>
    </w:p>
    <w:p w14:paraId="7B4797CB" w14:textId="77777777" w:rsidR="00A62494" w:rsidRDefault="00A62494" w:rsidP="003C6E8A">
      <w:pPr>
        <w:spacing w:line="360" w:lineRule="auto"/>
        <w:jc w:val="both"/>
        <w:rPr>
          <w:ins w:id="136" w:author="JSC" w:date="2026-09-25T20:04:00Z" w16du:dateUtc="2026-09-26T00:04:00Z"/>
          <w:rFonts w:ascii="Times New Roman" w:hAnsi="Times New Roman" w:cs="Times New Roman"/>
          <w:sz w:val="24"/>
          <w:szCs w:val="24"/>
        </w:rPr>
      </w:pPr>
    </w:p>
    <w:p w14:paraId="04974CB9" w14:textId="77777777" w:rsidR="00A62494" w:rsidRPr="003C6E8A" w:rsidRDefault="00A62494" w:rsidP="003C6E8A">
      <w:pPr>
        <w:spacing w:line="360" w:lineRule="auto"/>
        <w:jc w:val="both"/>
        <w:rPr>
          <w:ins w:id="137" w:author="JSC" w:date="2026-09-25T20:04:00Z" w16du:dateUtc="2026-09-26T00:04:00Z"/>
          <w:rFonts w:ascii="Times New Roman" w:hAnsi="Times New Roman" w:cs="Times New Roman"/>
          <w:sz w:val="24"/>
          <w:szCs w:val="24"/>
        </w:rPr>
      </w:pPr>
    </w:p>
    <w:p w14:paraId="3B66FFFE" w14:textId="77777777" w:rsidR="00970CE3" w:rsidRPr="003C6E8A" w:rsidRDefault="00970CE3" w:rsidP="003C6E8A">
      <w:pPr>
        <w:spacing w:line="360" w:lineRule="auto"/>
        <w:jc w:val="both"/>
        <w:rPr>
          <w:ins w:id="138" w:author="JSC" w:date="2026-09-25T20:04:00Z" w16du:dateUtc="2026-09-26T00:04:00Z"/>
          <w:rFonts w:ascii="Times New Roman" w:hAnsi="Times New Roman" w:cs="Times New Roman"/>
          <w:sz w:val="24"/>
          <w:szCs w:val="24"/>
        </w:rPr>
      </w:pPr>
      <w:ins w:id="139" w:author="JSC" w:date="2026-09-25T20:04:00Z" w16du:dateUtc="2026-09-26T00:04:00Z">
        <w:r w:rsidRPr="003C6E8A">
          <w:rPr>
            <w:rFonts w:ascii="Times New Roman" w:hAnsi="Times New Roman" w:cs="Times New Roman"/>
            <w:sz w:val="24"/>
            <w:szCs w:val="24"/>
          </w:rPr>
          <w:t xml:space="preserve">IT IS ORDERED THAT </w:t>
        </w:r>
      </w:ins>
    </w:p>
    <w:p w14:paraId="7977823F" w14:textId="77777777" w:rsidR="00970CE3" w:rsidRPr="003C6E8A" w:rsidRDefault="00970CE3" w:rsidP="003C6E8A">
      <w:pPr>
        <w:pStyle w:val="ListParagraph"/>
        <w:numPr>
          <w:ilvl w:val="0"/>
          <w:numId w:val="2"/>
        </w:numPr>
        <w:spacing w:line="360" w:lineRule="auto"/>
        <w:jc w:val="both"/>
        <w:rPr>
          <w:ins w:id="140" w:author="JSC" w:date="2026-09-25T20:04:00Z" w16du:dateUtc="2026-09-26T00:04:00Z"/>
          <w:rFonts w:ascii="Times New Roman" w:hAnsi="Times New Roman" w:cs="Times New Roman"/>
          <w:sz w:val="24"/>
          <w:szCs w:val="24"/>
        </w:rPr>
      </w:pPr>
      <w:ins w:id="141" w:author="JSC" w:date="2026-09-25T20:04:00Z" w16du:dateUtc="2026-09-26T00:04:00Z">
        <w:r w:rsidRPr="003C6E8A">
          <w:rPr>
            <w:rFonts w:ascii="Times New Roman" w:hAnsi="Times New Roman" w:cs="Times New Roman"/>
            <w:sz w:val="24"/>
            <w:szCs w:val="24"/>
          </w:rPr>
          <w:t>Plaintiff’s action filed under case number HC 3955/22 be and is hereby dismissed.</w:t>
        </w:r>
      </w:ins>
    </w:p>
    <w:p w14:paraId="78CC95F5" w14:textId="77777777" w:rsidR="00970CE3" w:rsidRPr="003C6E8A" w:rsidRDefault="00970CE3" w:rsidP="003C6E8A">
      <w:pPr>
        <w:pStyle w:val="ListParagraph"/>
        <w:numPr>
          <w:ilvl w:val="0"/>
          <w:numId w:val="2"/>
        </w:numPr>
        <w:spacing w:line="360" w:lineRule="auto"/>
        <w:jc w:val="both"/>
        <w:rPr>
          <w:ins w:id="142" w:author="JSC" w:date="2026-09-25T20:04:00Z" w16du:dateUtc="2026-09-26T00:04:00Z"/>
          <w:rFonts w:ascii="Times New Roman" w:hAnsi="Times New Roman" w:cs="Times New Roman"/>
          <w:sz w:val="24"/>
          <w:szCs w:val="24"/>
        </w:rPr>
      </w:pPr>
      <w:ins w:id="143" w:author="JSC" w:date="2026-09-25T20:04:00Z" w16du:dateUtc="2026-09-26T00:04:00Z">
        <w:r w:rsidRPr="003C6E8A">
          <w:rPr>
            <w:rFonts w:ascii="Times New Roman" w:hAnsi="Times New Roman" w:cs="Times New Roman"/>
            <w:sz w:val="24"/>
            <w:szCs w:val="24"/>
          </w:rPr>
          <w:t xml:space="preserve">Plaintiff to pay </w:t>
        </w:r>
        <w:r w:rsidR="00A62494">
          <w:rPr>
            <w:rFonts w:ascii="Times New Roman" w:hAnsi="Times New Roman" w:cs="Times New Roman"/>
            <w:sz w:val="24"/>
            <w:szCs w:val="24"/>
          </w:rPr>
          <w:t>first</w:t>
        </w:r>
        <w:r w:rsidRPr="003C6E8A">
          <w:rPr>
            <w:rFonts w:ascii="Times New Roman" w:hAnsi="Times New Roman" w:cs="Times New Roman"/>
            <w:sz w:val="24"/>
            <w:szCs w:val="24"/>
          </w:rPr>
          <w:t xml:space="preserve"> Defendant’s wasted costs on a higher scale</w:t>
        </w:r>
        <w:r w:rsidR="00A62494">
          <w:rPr>
            <w:rFonts w:ascii="Times New Roman" w:hAnsi="Times New Roman" w:cs="Times New Roman"/>
            <w:sz w:val="24"/>
            <w:szCs w:val="24"/>
          </w:rPr>
          <w:t>.</w:t>
        </w:r>
      </w:ins>
    </w:p>
    <w:p w14:paraId="5BA1C792" w14:textId="77777777" w:rsidR="00970CE3" w:rsidRPr="003C6E8A" w:rsidRDefault="00970CE3" w:rsidP="003C6E8A">
      <w:pPr>
        <w:pStyle w:val="ListParagraph"/>
        <w:numPr>
          <w:ilvl w:val="0"/>
          <w:numId w:val="2"/>
        </w:numPr>
        <w:spacing w:line="360" w:lineRule="auto"/>
        <w:jc w:val="both"/>
        <w:rPr>
          <w:ins w:id="144" w:author="JSC" w:date="2026-09-25T20:04:00Z" w16du:dateUtc="2026-09-26T00:04:00Z"/>
          <w:rFonts w:ascii="Times New Roman" w:hAnsi="Times New Roman" w:cs="Times New Roman"/>
          <w:sz w:val="24"/>
          <w:szCs w:val="24"/>
        </w:rPr>
      </w:pPr>
      <w:ins w:id="145" w:author="JSC" w:date="2026-09-25T20:04:00Z" w16du:dateUtc="2026-09-26T00:04:00Z">
        <w:r w:rsidRPr="003C6E8A">
          <w:rPr>
            <w:rFonts w:ascii="Times New Roman" w:hAnsi="Times New Roman" w:cs="Times New Roman"/>
            <w:sz w:val="24"/>
            <w:szCs w:val="24"/>
          </w:rPr>
          <w:t>Plaintiff to pay costs of this suit on the ordinary scale.</w:t>
        </w:r>
      </w:ins>
    </w:p>
    <w:p w14:paraId="687217B5" w14:textId="77777777" w:rsidR="00970CE3" w:rsidRDefault="00970CE3" w:rsidP="003C6E8A">
      <w:pPr>
        <w:spacing w:line="360" w:lineRule="auto"/>
        <w:jc w:val="both"/>
        <w:rPr>
          <w:ins w:id="146" w:author="JSC" w:date="2026-09-25T20:04:00Z" w16du:dateUtc="2026-09-26T00:04:00Z"/>
          <w:rFonts w:ascii="Times New Roman" w:hAnsi="Times New Roman" w:cs="Times New Roman"/>
          <w:sz w:val="24"/>
          <w:szCs w:val="24"/>
        </w:rPr>
      </w:pPr>
    </w:p>
    <w:p w14:paraId="7C047BA1" w14:textId="77777777" w:rsidR="00A62494" w:rsidRDefault="00A62494" w:rsidP="003C6E8A">
      <w:pPr>
        <w:spacing w:line="360" w:lineRule="auto"/>
        <w:jc w:val="both"/>
        <w:rPr>
          <w:ins w:id="147" w:author="JSC" w:date="2026-09-25T20:04:00Z" w16du:dateUtc="2026-09-26T00:04:00Z"/>
          <w:rFonts w:ascii="Times New Roman" w:hAnsi="Times New Roman" w:cs="Times New Roman"/>
          <w:sz w:val="24"/>
          <w:szCs w:val="24"/>
        </w:rPr>
      </w:pPr>
    </w:p>
    <w:p w14:paraId="5307B983" w14:textId="77777777" w:rsidR="00A62494" w:rsidRPr="003C6E8A" w:rsidRDefault="00A62494" w:rsidP="003C6E8A">
      <w:pPr>
        <w:spacing w:line="360" w:lineRule="auto"/>
        <w:jc w:val="both"/>
        <w:rPr>
          <w:ins w:id="148" w:author="JSC" w:date="2026-09-25T20:04:00Z" w16du:dateUtc="2026-09-26T00:04:00Z"/>
          <w:rFonts w:ascii="Times New Roman" w:hAnsi="Times New Roman" w:cs="Times New Roman"/>
          <w:sz w:val="24"/>
          <w:szCs w:val="24"/>
        </w:rPr>
      </w:pPr>
    </w:p>
    <w:p w14:paraId="6A64B153" w14:textId="77777777" w:rsidR="00970CE3" w:rsidRPr="003C6E8A" w:rsidRDefault="00970CE3" w:rsidP="00A62494">
      <w:pPr>
        <w:pStyle w:val="NoSpacing"/>
        <w:jc w:val="both"/>
        <w:rPr>
          <w:ins w:id="149" w:author="JSC" w:date="2026-09-25T20:04:00Z" w16du:dateUtc="2026-09-26T00:04:00Z"/>
          <w:rFonts w:ascii="Times New Roman" w:hAnsi="Times New Roman" w:cs="Times New Roman"/>
          <w:sz w:val="24"/>
          <w:szCs w:val="24"/>
        </w:rPr>
      </w:pPr>
      <w:ins w:id="150" w:author="JSC" w:date="2026-09-25T20:04:00Z" w16du:dateUtc="2026-09-26T00:04:00Z">
        <w:r w:rsidRPr="00A62494">
          <w:rPr>
            <w:rFonts w:ascii="Times New Roman" w:hAnsi="Times New Roman" w:cs="Times New Roman"/>
            <w:i/>
            <w:sz w:val="24"/>
            <w:szCs w:val="24"/>
          </w:rPr>
          <w:t>Sankange Hungwe Attorneys</w:t>
        </w:r>
        <w:r w:rsidRPr="003C6E8A">
          <w:rPr>
            <w:rFonts w:ascii="Times New Roman" w:hAnsi="Times New Roman" w:cs="Times New Roman"/>
            <w:sz w:val="24"/>
            <w:szCs w:val="24"/>
          </w:rPr>
          <w:t>, plaintiff’s legal practitioners</w:t>
        </w:r>
      </w:ins>
    </w:p>
    <w:p w14:paraId="33F3BC15" w14:textId="77777777" w:rsidR="00970CE3" w:rsidRPr="003C6E8A" w:rsidRDefault="00970CE3" w:rsidP="00A62494">
      <w:pPr>
        <w:pStyle w:val="NoSpacing"/>
        <w:jc w:val="both"/>
        <w:rPr>
          <w:ins w:id="151" w:author="JSC" w:date="2026-09-25T20:04:00Z" w16du:dateUtc="2026-09-26T00:04:00Z"/>
          <w:rFonts w:ascii="Times New Roman" w:hAnsi="Times New Roman" w:cs="Times New Roman"/>
          <w:sz w:val="24"/>
          <w:szCs w:val="24"/>
        </w:rPr>
      </w:pPr>
      <w:ins w:id="152" w:author="JSC" w:date="2026-09-25T20:04:00Z" w16du:dateUtc="2026-09-26T00:04:00Z">
        <w:r w:rsidRPr="00A62494">
          <w:rPr>
            <w:rFonts w:ascii="Times New Roman" w:hAnsi="Times New Roman" w:cs="Times New Roman"/>
            <w:i/>
            <w:sz w:val="24"/>
            <w:szCs w:val="24"/>
          </w:rPr>
          <w:t>Gill Godlonton and Gerrans,</w:t>
        </w:r>
        <w:r w:rsidRPr="003C6E8A">
          <w:rPr>
            <w:rFonts w:ascii="Times New Roman" w:hAnsi="Times New Roman" w:cs="Times New Roman"/>
            <w:sz w:val="24"/>
            <w:szCs w:val="24"/>
          </w:rPr>
          <w:t xml:space="preserve"> 1</w:t>
        </w:r>
        <w:r w:rsidRPr="003C6E8A">
          <w:rPr>
            <w:rFonts w:ascii="Times New Roman" w:hAnsi="Times New Roman" w:cs="Times New Roman"/>
            <w:sz w:val="24"/>
            <w:szCs w:val="24"/>
            <w:vertAlign w:val="superscript"/>
          </w:rPr>
          <w:t>st</w:t>
        </w:r>
        <w:r w:rsidRPr="003C6E8A">
          <w:rPr>
            <w:rFonts w:ascii="Times New Roman" w:hAnsi="Times New Roman" w:cs="Times New Roman"/>
            <w:sz w:val="24"/>
            <w:szCs w:val="24"/>
          </w:rPr>
          <w:t xml:space="preserve"> defendant’s legal practitioners</w:t>
        </w:r>
      </w:ins>
    </w:p>
    <w:p w14:paraId="28833FEE" w14:textId="77777777" w:rsidR="006F56A9" w:rsidRPr="003C6E8A" w:rsidRDefault="00970CE3" w:rsidP="00A62494">
      <w:pPr>
        <w:pStyle w:val="NoSpacing"/>
        <w:jc w:val="both"/>
        <w:rPr>
          <w:ins w:id="153" w:author="JSC" w:date="2026-09-25T20:04:00Z" w16du:dateUtc="2026-09-26T00:04:00Z"/>
          <w:rFonts w:ascii="Times New Roman" w:hAnsi="Times New Roman" w:cs="Times New Roman"/>
          <w:sz w:val="24"/>
          <w:szCs w:val="24"/>
        </w:rPr>
      </w:pPr>
      <w:ins w:id="154" w:author="JSC" w:date="2026-09-25T20:04:00Z" w16du:dateUtc="2026-09-26T00:04:00Z">
        <w:r w:rsidRPr="00A62494">
          <w:rPr>
            <w:rFonts w:ascii="Times New Roman" w:hAnsi="Times New Roman" w:cs="Times New Roman"/>
            <w:i/>
            <w:sz w:val="24"/>
            <w:szCs w:val="24"/>
          </w:rPr>
          <w:t xml:space="preserve">Tendai Biti Law, </w:t>
        </w:r>
        <w:r w:rsidRPr="003C6E8A">
          <w:rPr>
            <w:rFonts w:ascii="Times New Roman" w:hAnsi="Times New Roman" w:cs="Times New Roman"/>
            <w:sz w:val="24"/>
            <w:szCs w:val="24"/>
          </w:rPr>
          <w:t>2</w:t>
        </w:r>
        <w:r w:rsidRPr="003C6E8A">
          <w:rPr>
            <w:rFonts w:ascii="Times New Roman" w:hAnsi="Times New Roman" w:cs="Times New Roman"/>
            <w:sz w:val="24"/>
            <w:szCs w:val="24"/>
            <w:vertAlign w:val="superscript"/>
          </w:rPr>
          <w:t>nd</w:t>
        </w:r>
        <w:r w:rsidRPr="003C6E8A">
          <w:rPr>
            <w:rFonts w:ascii="Times New Roman" w:hAnsi="Times New Roman" w:cs="Times New Roman"/>
            <w:sz w:val="24"/>
            <w:szCs w:val="24"/>
          </w:rPr>
          <w:t xml:space="preserve"> and 4</w:t>
        </w:r>
        <w:r w:rsidRPr="003C6E8A">
          <w:rPr>
            <w:rFonts w:ascii="Times New Roman" w:hAnsi="Times New Roman" w:cs="Times New Roman"/>
            <w:sz w:val="24"/>
            <w:szCs w:val="24"/>
            <w:vertAlign w:val="superscript"/>
          </w:rPr>
          <w:t>th</w:t>
        </w:r>
        <w:r w:rsidRPr="003C6E8A">
          <w:rPr>
            <w:rFonts w:ascii="Times New Roman" w:hAnsi="Times New Roman" w:cs="Times New Roman"/>
            <w:sz w:val="24"/>
            <w:szCs w:val="24"/>
          </w:rPr>
          <w:t xml:space="preserve"> respondents’ legal practitioners </w:t>
        </w:r>
        <w:r w:rsidR="003475CD" w:rsidRPr="003C6E8A">
          <w:rPr>
            <w:rFonts w:ascii="Times New Roman" w:hAnsi="Times New Roman" w:cs="Times New Roman"/>
            <w:sz w:val="24"/>
            <w:szCs w:val="24"/>
          </w:rPr>
          <w:t xml:space="preserve">  </w:t>
        </w:r>
        <w:r w:rsidR="006F56A9" w:rsidRPr="003C6E8A">
          <w:rPr>
            <w:rFonts w:ascii="Times New Roman" w:hAnsi="Times New Roman" w:cs="Times New Roman"/>
            <w:sz w:val="24"/>
            <w:szCs w:val="24"/>
          </w:rPr>
          <w:t xml:space="preserve">   </w:t>
        </w:r>
      </w:ins>
    </w:p>
    <w:p w14:paraId="4E38602E" w14:textId="77777777" w:rsidR="0013686B" w:rsidRPr="003C6E8A" w:rsidRDefault="00CF4085" w:rsidP="003C6E8A">
      <w:pPr>
        <w:spacing w:line="360" w:lineRule="auto"/>
        <w:jc w:val="both"/>
        <w:rPr>
          <w:ins w:id="155" w:author="JSC" w:date="2026-09-25T20:04:00Z" w16du:dateUtc="2026-09-26T00:04:00Z"/>
          <w:rFonts w:ascii="Times New Roman" w:hAnsi="Times New Roman" w:cs="Times New Roman"/>
          <w:sz w:val="24"/>
          <w:szCs w:val="24"/>
        </w:rPr>
      </w:pPr>
      <w:ins w:id="156" w:author="JSC" w:date="2026-09-25T20:04:00Z" w16du:dateUtc="2026-09-26T00:04:00Z">
        <w:r w:rsidRPr="003C6E8A">
          <w:rPr>
            <w:rFonts w:ascii="Times New Roman" w:hAnsi="Times New Roman" w:cs="Times New Roman"/>
            <w:sz w:val="24"/>
            <w:szCs w:val="24"/>
          </w:rPr>
          <w:t xml:space="preserve">     </w:t>
        </w:r>
        <w:r w:rsidR="00EB5E22" w:rsidRPr="003C6E8A">
          <w:rPr>
            <w:rFonts w:ascii="Times New Roman" w:hAnsi="Times New Roman" w:cs="Times New Roman"/>
            <w:sz w:val="24"/>
            <w:szCs w:val="24"/>
          </w:rPr>
          <w:t xml:space="preserve">    </w:t>
        </w:r>
        <w:r w:rsidR="0074021F" w:rsidRPr="003C6E8A">
          <w:rPr>
            <w:rFonts w:ascii="Times New Roman" w:hAnsi="Times New Roman" w:cs="Times New Roman"/>
            <w:sz w:val="24"/>
            <w:szCs w:val="24"/>
          </w:rPr>
          <w:t xml:space="preserve"> </w:t>
        </w:r>
        <w:r w:rsidR="00DB4896" w:rsidRPr="003C6E8A">
          <w:rPr>
            <w:rFonts w:ascii="Times New Roman" w:hAnsi="Times New Roman" w:cs="Times New Roman"/>
            <w:sz w:val="24"/>
            <w:szCs w:val="24"/>
          </w:rPr>
          <w:t xml:space="preserve">   </w:t>
        </w:r>
        <w:r w:rsidR="0013686B" w:rsidRPr="003C6E8A">
          <w:rPr>
            <w:rFonts w:ascii="Times New Roman" w:hAnsi="Times New Roman" w:cs="Times New Roman"/>
            <w:sz w:val="24"/>
            <w:szCs w:val="24"/>
          </w:rPr>
          <w:t xml:space="preserve"> </w:t>
        </w:r>
      </w:ins>
    </w:p>
    <w:p w14:paraId="4EC5BBBA" w14:textId="77777777" w:rsidR="00146570" w:rsidRPr="00546966" w:rsidRDefault="0013686B" w:rsidP="00146570">
      <w:pPr>
        <w:tabs>
          <w:tab w:val="center" w:pos="4581"/>
        </w:tabs>
        <w:suppressAutoHyphens/>
        <w:spacing w:after="0" w:line="240" w:lineRule="auto"/>
        <w:rPr>
          <w:ins w:id="157" w:author="JSC" w:date="2026-09-25T20:04:00Z" w16du:dateUtc="2026-09-26T00:04:00Z"/>
          <w:rFonts w:ascii="Times New Roman" w:eastAsia="Times New Roman" w:hAnsi="Times New Roman" w:cs="Times New Roman"/>
          <w:b/>
          <w:bCs/>
          <w:kern w:val="0"/>
          <w:sz w:val="24"/>
          <w:szCs w:val="24"/>
          <w14:ligatures w14:val="none"/>
        </w:rPr>
      </w:pPr>
      <w:ins w:id="158" w:author="JSC" w:date="2026-09-25T20:04:00Z" w16du:dateUtc="2026-09-26T00:04:00Z">
        <w:r>
          <w:rPr>
            <w:sz w:val="24"/>
            <w:szCs w:val="24"/>
          </w:rPr>
          <w:t xml:space="preserve">      </w:t>
        </w:r>
        <w:r w:rsidR="00F61534">
          <w:rPr>
            <w:sz w:val="24"/>
            <w:szCs w:val="24"/>
          </w:rPr>
          <w:t xml:space="preserve"> </w:t>
        </w:r>
        <w:r w:rsidR="00041ACC">
          <w:rPr>
            <w:sz w:val="24"/>
            <w:szCs w:val="24"/>
          </w:rPr>
          <w:t xml:space="preserve">  </w:t>
        </w:r>
        <w:r w:rsidR="00FD1663">
          <w:rPr>
            <w:sz w:val="24"/>
            <w:szCs w:val="24"/>
          </w:rPr>
          <w:t xml:space="preserve">  </w:t>
        </w:r>
        <w:r w:rsidR="00456837">
          <w:rPr>
            <w:sz w:val="24"/>
            <w:szCs w:val="24"/>
          </w:rPr>
          <w:t xml:space="preserve">  </w:t>
        </w:r>
        <w:r w:rsidR="0058389A">
          <w:rPr>
            <w:sz w:val="24"/>
            <w:szCs w:val="24"/>
          </w:rPr>
          <w:t xml:space="preserve"> </w:t>
        </w:r>
        <w:r w:rsidR="00100401">
          <w:rPr>
            <w:sz w:val="24"/>
            <w:szCs w:val="24"/>
          </w:rPr>
          <w:t xml:space="preserve"> </w:t>
        </w:r>
        <w:r w:rsidR="00CD056C">
          <w:rPr>
            <w:sz w:val="24"/>
            <w:szCs w:val="24"/>
          </w:rPr>
          <w:t xml:space="preserve"> </w:t>
        </w:r>
        <w:r w:rsidR="0060716A">
          <w:rPr>
            <w:sz w:val="24"/>
            <w:szCs w:val="24"/>
          </w:rPr>
          <w:t xml:space="preserve"> </w:t>
        </w:r>
        <w:r w:rsidR="00413F92">
          <w:rPr>
            <w:sz w:val="24"/>
            <w:szCs w:val="24"/>
          </w:rPr>
          <w:t xml:space="preserve"> </w:t>
        </w:r>
        <w:r w:rsidR="005954F8">
          <w:rPr>
            <w:sz w:val="24"/>
            <w:szCs w:val="24"/>
          </w:rPr>
          <w:t xml:space="preserve"> </w:t>
        </w:r>
        <w:r w:rsidR="00564106">
          <w:rPr>
            <w:sz w:val="24"/>
            <w:szCs w:val="24"/>
          </w:rPr>
          <w:t xml:space="preserve"> </w:t>
        </w:r>
        <w:r w:rsidR="00C03B4A">
          <w:rPr>
            <w:sz w:val="24"/>
            <w:szCs w:val="24"/>
          </w:rPr>
          <w:t xml:space="preserve"> </w:t>
        </w:r>
        <w:r w:rsidR="00127E35">
          <w:rPr>
            <w:sz w:val="24"/>
            <w:szCs w:val="24"/>
          </w:rPr>
          <w:t xml:space="preserve">   </w:t>
        </w:r>
        <w:r w:rsidR="00193877">
          <w:rPr>
            <w:sz w:val="24"/>
            <w:szCs w:val="24"/>
          </w:rPr>
          <w:t xml:space="preserve">  </w:t>
        </w:r>
        <w:r w:rsidR="00993748" w:rsidRPr="00193877">
          <w:rPr>
            <w:sz w:val="24"/>
            <w:szCs w:val="24"/>
          </w:rPr>
          <w:t xml:space="preserve"> </w:t>
        </w:r>
        <w:r w:rsidR="00860DDB" w:rsidRPr="00193877">
          <w:rPr>
            <w:sz w:val="24"/>
            <w:szCs w:val="24"/>
          </w:rPr>
          <w:t xml:space="preserve"> </w:t>
        </w:r>
      </w:ins>
    </w:p>
    <w:tbl>
      <w:tblPr>
        <w:tblW w:w="10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
        <w:gridCol w:w="1962"/>
        <w:gridCol w:w="754"/>
        <w:gridCol w:w="1086"/>
        <w:gridCol w:w="770"/>
        <w:gridCol w:w="630"/>
        <w:gridCol w:w="5670"/>
      </w:tblGrid>
      <w:tr w:rsidR="00146570" w:rsidRPr="00146570" w14:paraId="6BE8FB04" w14:textId="77777777" w:rsidTr="00E86349">
        <w:trPr>
          <w:trHeight w:val="2122"/>
          <w:del w:id="159" w:author="JSC" w:date="2026-09-25T20:04:00Z" w16du:dateUtc="2026-09-26T00:04:00Z"/>
        </w:trPr>
        <w:tc>
          <w:tcPr>
            <w:tcW w:w="5215" w:type="dxa"/>
            <w:gridSpan w:val="6"/>
          </w:tcPr>
          <w:p w14:paraId="3D3C335D" w14:textId="09A66036" w:rsidR="00146570" w:rsidRPr="00546966" w:rsidRDefault="00146570" w:rsidP="00146570">
            <w:pPr>
              <w:tabs>
                <w:tab w:val="center" w:pos="4581"/>
              </w:tabs>
              <w:suppressAutoHyphens/>
              <w:spacing w:after="0" w:line="240" w:lineRule="auto"/>
              <w:rPr>
                <w:del w:id="160" w:author="JSC" w:date="2026-09-25T20:04:00Z" w16du:dateUtc="2026-09-26T00:04:00Z"/>
                <w:rFonts w:ascii="Times New Roman" w:eastAsia="Times New Roman" w:hAnsi="Times New Roman" w:cs="Times New Roman"/>
                <w:kern w:val="0"/>
                <w:sz w:val="24"/>
                <w:szCs w:val="24"/>
                <w14:ligatures w14:val="none"/>
              </w:rPr>
            </w:pPr>
            <w:del w:id="161" w:author="JSC" w:date="2026-09-25T20:04:00Z" w16du:dateUtc="2026-09-26T00:04:00Z">
              <w:r w:rsidRPr="00546966">
                <w:rPr>
                  <w:rFonts w:ascii="Times New Roman" w:eastAsia="Times New Roman" w:hAnsi="Times New Roman" w:cs="Times New Roman"/>
                  <w:b/>
                  <w:bCs/>
                  <w:kern w:val="0"/>
                  <w:sz w:val="24"/>
                  <w:szCs w:val="24"/>
                  <w14:ligatures w14:val="none"/>
                </w:rPr>
                <w:delText>NOTICE OF EXEMPTION</w:delText>
              </w:r>
              <w:r w:rsidRPr="00546966">
                <w:rPr>
                  <w:rFonts w:ascii="Times New Roman" w:eastAsia="Times New Roman" w:hAnsi="Times New Roman" w:cs="Times New Roman"/>
                  <w:kern w:val="0"/>
                  <w:sz w:val="24"/>
                  <w:szCs w:val="24"/>
                  <w14:ligatures w14:val="none"/>
                </w:rPr>
                <w:fldChar w:fldCharType="begin"/>
              </w:r>
              <w:r w:rsidRPr="00546966">
                <w:rPr>
                  <w:rFonts w:ascii="Times New Roman" w:eastAsia="Times New Roman" w:hAnsi="Times New Roman" w:cs="Times New Roman"/>
                  <w:kern w:val="0"/>
                  <w:sz w:val="24"/>
                  <w:szCs w:val="24"/>
                  <w14:ligatures w14:val="none"/>
                </w:rPr>
                <w:delInstrText xml:space="preserve">PRIVATE </w:delInstrText>
              </w:r>
              <w:r w:rsidRPr="00546966">
                <w:rPr>
                  <w:rFonts w:ascii="Times New Roman" w:eastAsia="Times New Roman" w:hAnsi="Times New Roman" w:cs="Times New Roman"/>
                  <w:kern w:val="0"/>
                  <w:sz w:val="24"/>
                  <w:szCs w:val="24"/>
                  <w14:ligatures w14:val="none"/>
                </w:rPr>
                <w:fldChar w:fldCharType="end"/>
              </w:r>
            </w:del>
          </w:p>
          <w:p w14:paraId="498B44A3" w14:textId="77777777" w:rsidR="00146570" w:rsidRPr="00546966" w:rsidRDefault="00146570" w:rsidP="00146570">
            <w:pPr>
              <w:tabs>
                <w:tab w:val="center" w:pos="4581"/>
              </w:tabs>
              <w:suppressAutoHyphens/>
              <w:spacing w:after="0" w:line="240" w:lineRule="auto"/>
              <w:rPr>
                <w:del w:id="162" w:author="JSC" w:date="2026-09-25T20:04:00Z" w16du:dateUtc="2026-09-26T00:04:00Z"/>
                <w:rFonts w:ascii="Times New Roman" w:eastAsia="Times New Roman" w:hAnsi="Times New Roman" w:cs="Times New Roman"/>
                <w:kern w:val="0"/>
                <w:sz w:val="24"/>
                <w:szCs w:val="24"/>
                <w14:ligatures w14:val="none"/>
              </w:rPr>
            </w:pPr>
            <w:del w:id="163" w:author="JSC" w:date="2026-09-25T20:04:00Z" w16du:dateUtc="2026-09-26T00:04:00Z">
              <w:r w:rsidRPr="00546966">
                <w:rPr>
                  <w:rFonts w:ascii="Times New Roman" w:eastAsia="Times New Roman" w:hAnsi="Times New Roman" w:cs="Times New Roman"/>
                  <w:kern w:val="0"/>
                  <w:sz w:val="24"/>
                  <w:szCs w:val="24"/>
                  <w14:ligatures w14:val="none"/>
                </w:rPr>
                <w:delText xml:space="preserve">Filing of Notice of Exemption </w:delText>
              </w:r>
            </w:del>
          </w:p>
          <w:p w14:paraId="7ED4F07C" w14:textId="04BF6658" w:rsidR="00146570" w:rsidRPr="00546966" w:rsidRDefault="00146570" w:rsidP="00146570">
            <w:pPr>
              <w:tabs>
                <w:tab w:val="center" w:pos="4581"/>
              </w:tabs>
              <w:suppressAutoHyphens/>
              <w:spacing w:after="0" w:line="240" w:lineRule="auto"/>
              <w:rPr>
                <w:del w:id="164" w:author="JSC" w:date="2026-09-25T20:04:00Z" w16du:dateUtc="2026-09-26T00:04:00Z"/>
                <w:rFonts w:ascii="Times New Roman" w:eastAsia="Times New Roman" w:hAnsi="Times New Roman" w:cs="Times New Roman"/>
                <w:kern w:val="0"/>
                <w:sz w:val="24"/>
                <w:szCs w:val="24"/>
                <w14:ligatures w14:val="none"/>
              </w:rPr>
            </w:pPr>
            <w:del w:id="165" w:author="JSC" w:date="2026-09-25T20:04:00Z" w16du:dateUtc="2026-09-26T00:04:00Z">
              <w:r w:rsidRPr="00546966">
                <w:rPr>
                  <w:rFonts w:ascii="Times New Roman" w:eastAsia="Times New Roman" w:hAnsi="Times New Roman" w:cs="Times New Roman"/>
                  <w:kern w:val="0"/>
                  <w:sz w:val="24"/>
                  <w:szCs w:val="24"/>
                  <w14:ligatures w14:val="none"/>
                </w:rPr>
                <w:delText xml:space="preserve">in Compliance with Section </w:delText>
              </w:r>
              <w:r w:rsidR="00546966" w:rsidRPr="00546966">
                <w:rPr>
                  <w:rFonts w:ascii="Times New Roman" w:hAnsi="Times New Roman" w:cs="Times New Roman"/>
                </w:rPr>
                <w:delText xml:space="preserve">15061(b)(3) </w:delText>
              </w:r>
              <w:r w:rsidRPr="00546966">
                <w:rPr>
                  <w:rFonts w:ascii="Times New Roman" w:eastAsia="Times New Roman" w:hAnsi="Times New Roman" w:cs="Times New Roman"/>
                  <w:kern w:val="0"/>
                  <w:sz w:val="24"/>
                  <w:szCs w:val="24"/>
                  <w14:ligatures w14:val="none"/>
                </w:rPr>
                <w:delText xml:space="preserve">of the </w:delText>
              </w:r>
            </w:del>
          </w:p>
          <w:p w14:paraId="77FDC627" w14:textId="68525BCB" w:rsidR="00146570" w:rsidRPr="00546966" w:rsidRDefault="00146570" w:rsidP="00A76E39">
            <w:pPr>
              <w:suppressAutoHyphens/>
              <w:spacing w:after="0" w:line="240" w:lineRule="auto"/>
              <w:rPr>
                <w:del w:id="166" w:author="JSC" w:date="2026-09-25T20:04:00Z" w16du:dateUtc="2026-09-26T00:04:00Z"/>
                <w:rFonts w:ascii="Times New Roman" w:eastAsia="Times New Roman" w:hAnsi="Times New Roman" w:cs="Times New Roman"/>
                <w:kern w:val="0"/>
                <w:sz w:val="24"/>
                <w:szCs w:val="24"/>
                <w14:ligatures w14:val="none"/>
              </w:rPr>
            </w:pPr>
            <w:del w:id="167" w:author="JSC" w:date="2026-09-25T20:04:00Z" w16du:dateUtc="2026-09-26T00:04:00Z">
              <w:r w:rsidRPr="00546966">
                <w:rPr>
                  <w:rFonts w:ascii="Times New Roman" w:eastAsia="Times New Roman" w:hAnsi="Times New Roman" w:cs="Times New Roman"/>
                  <w:kern w:val="0"/>
                  <w:sz w:val="24"/>
                  <w:szCs w:val="24"/>
                  <w14:ligatures w14:val="none"/>
                </w:rPr>
                <w:delText>California Environmental Quality Act-</w:delText>
              </w:r>
              <w:r w:rsidR="00487B5A" w:rsidRPr="00546966">
                <w:rPr>
                  <w:rFonts w:ascii="Times New Roman" w:eastAsia="Times New Roman" w:hAnsi="Times New Roman" w:cs="Times New Roman"/>
                  <w:kern w:val="0"/>
                  <w:sz w:val="24"/>
                  <w:szCs w:val="24"/>
                  <w14:ligatures w14:val="none"/>
                </w:rPr>
                <w:delText xml:space="preserve"> </w:delText>
              </w:r>
              <w:r w:rsidR="001307A0">
                <w:rPr>
                  <w:rFonts w:ascii="Times New Roman" w:eastAsia="Times New Roman" w:hAnsi="Times New Roman" w:cs="Times New Roman"/>
                  <w:kern w:val="0"/>
                  <w:sz w:val="24"/>
                  <w:szCs w:val="24"/>
                  <w14:ligatures w14:val="none"/>
                </w:rPr>
                <w:delText>Resolution</w:delText>
              </w:r>
              <w:r w:rsidR="00CF7782">
                <w:rPr>
                  <w:rFonts w:ascii="Times New Roman" w:eastAsia="Times New Roman" w:hAnsi="Times New Roman" w:cs="Times New Roman"/>
                  <w:kern w:val="0"/>
                  <w:sz w:val="24"/>
                  <w:szCs w:val="24"/>
                  <w14:ligatures w14:val="none"/>
                </w:rPr>
                <w:delText xml:space="preserve"> of </w:delText>
              </w:r>
              <w:r w:rsidR="00721F59">
                <w:rPr>
                  <w:rFonts w:ascii="Times New Roman" w:eastAsia="Times New Roman" w:hAnsi="Times New Roman" w:cs="Times New Roman"/>
                  <w:kern w:val="0"/>
                  <w:sz w:val="24"/>
                  <w:szCs w:val="24"/>
                  <w14:ligatures w14:val="none"/>
                </w:rPr>
                <w:delText>N</w:delText>
              </w:r>
              <w:r w:rsidR="00CF7782">
                <w:rPr>
                  <w:rFonts w:ascii="Times New Roman" w:eastAsia="Times New Roman" w:hAnsi="Times New Roman" w:cs="Times New Roman"/>
                  <w:kern w:val="0"/>
                  <w:sz w:val="24"/>
                  <w:szCs w:val="24"/>
                  <w14:ligatures w14:val="none"/>
                </w:rPr>
                <w:delText xml:space="preserve">ecessity </w:delText>
              </w:r>
              <w:r w:rsidR="00C97755">
                <w:rPr>
                  <w:rFonts w:ascii="Times New Roman" w:eastAsia="Times New Roman" w:hAnsi="Times New Roman" w:cs="Times New Roman"/>
                  <w:kern w:val="0"/>
                  <w:sz w:val="24"/>
                  <w:szCs w:val="24"/>
                  <w14:ligatures w14:val="none"/>
                </w:rPr>
                <w:delText>–</w:delText>
              </w:r>
              <w:r w:rsidR="001307A0">
                <w:rPr>
                  <w:rFonts w:ascii="Times New Roman" w:eastAsia="Times New Roman" w:hAnsi="Times New Roman" w:cs="Times New Roman"/>
                  <w:kern w:val="0"/>
                  <w:sz w:val="24"/>
                  <w:szCs w:val="24"/>
                  <w14:ligatures w14:val="none"/>
                </w:rPr>
                <w:delText xml:space="preserve"> </w:delText>
              </w:r>
              <w:r w:rsidR="00C97755">
                <w:rPr>
                  <w:rFonts w:ascii="Times New Roman" w:eastAsia="Times New Roman" w:hAnsi="Times New Roman" w:cs="Times New Roman"/>
                  <w:kern w:val="0"/>
                  <w:sz w:val="24"/>
                  <w:szCs w:val="24"/>
                  <w14:ligatures w14:val="none"/>
                </w:rPr>
                <w:delText xml:space="preserve">Acquistion of Land for Wastewater </w:delText>
              </w:r>
              <w:r w:rsidR="000B154A">
                <w:rPr>
                  <w:rFonts w:ascii="Times New Roman" w:eastAsia="Times New Roman" w:hAnsi="Times New Roman" w:cs="Times New Roman"/>
                  <w:kern w:val="0"/>
                  <w:sz w:val="24"/>
                  <w:szCs w:val="24"/>
                  <w14:ligatures w14:val="none"/>
                </w:rPr>
                <w:delText xml:space="preserve">Disposal </w:delText>
              </w:r>
            </w:del>
          </w:p>
        </w:tc>
        <w:tc>
          <w:tcPr>
            <w:tcW w:w="5670" w:type="dxa"/>
          </w:tcPr>
          <w:p w14:paraId="5DA7B1FD" w14:textId="77777777" w:rsidR="00146570" w:rsidRPr="00546966" w:rsidRDefault="00146570" w:rsidP="00146570">
            <w:pPr>
              <w:tabs>
                <w:tab w:val="left" w:pos="-720"/>
              </w:tabs>
              <w:suppressAutoHyphens/>
              <w:spacing w:after="0" w:line="240" w:lineRule="atLeast"/>
              <w:rPr>
                <w:del w:id="168" w:author="JSC" w:date="2026-09-25T20:04:00Z" w16du:dateUtc="2026-09-26T00:04:00Z"/>
                <w:rFonts w:ascii="Times New Roman" w:eastAsia="Times New Roman" w:hAnsi="Times New Roman" w:cs="Times New Roman"/>
                <w:kern w:val="0"/>
                <w:sz w:val="24"/>
                <w:szCs w:val="24"/>
                <w14:ligatures w14:val="none"/>
              </w:rPr>
            </w:pPr>
            <w:del w:id="169" w:author="JSC" w:date="2026-09-25T20:04:00Z" w16du:dateUtc="2026-09-26T00:04:00Z">
              <w:r w:rsidRPr="00546966">
                <w:rPr>
                  <w:rFonts w:ascii="Times New Roman" w:eastAsia="Times New Roman" w:hAnsi="Times New Roman" w:cs="Times New Roman"/>
                  <w:b/>
                  <w:bCs/>
                  <w:kern w:val="0"/>
                  <w:sz w:val="24"/>
                  <w:szCs w:val="24"/>
                  <w14:ligatures w14:val="none"/>
                </w:rPr>
                <w:delText>AFFIDAVIT OF FILING AND POSTING</w:delText>
              </w:r>
            </w:del>
          </w:p>
          <w:p w14:paraId="05642AFA" w14:textId="77777777" w:rsidR="00146570" w:rsidRPr="00546966" w:rsidRDefault="00146570" w:rsidP="00146570">
            <w:pPr>
              <w:tabs>
                <w:tab w:val="left" w:pos="-720"/>
              </w:tabs>
              <w:suppressAutoHyphens/>
              <w:spacing w:after="0" w:line="240" w:lineRule="atLeast"/>
              <w:rPr>
                <w:del w:id="170" w:author="JSC" w:date="2026-09-25T20:04:00Z" w16du:dateUtc="2026-09-26T00:04:00Z"/>
                <w:rFonts w:ascii="Times New Roman" w:eastAsia="Times New Roman" w:hAnsi="Times New Roman" w:cs="Times New Roman"/>
                <w:kern w:val="0"/>
                <w:sz w:val="24"/>
                <w:szCs w:val="24"/>
                <w14:ligatures w14:val="none"/>
              </w:rPr>
            </w:pPr>
          </w:p>
          <w:p w14:paraId="6ED17A28" w14:textId="77777777" w:rsidR="00146570" w:rsidRPr="00546966" w:rsidRDefault="00146570" w:rsidP="00146570">
            <w:pPr>
              <w:tabs>
                <w:tab w:val="left" w:pos="0"/>
                <w:tab w:val="center" w:pos="1789"/>
                <w:tab w:val="left" w:pos="2160"/>
              </w:tabs>
              <w:suppressAutoHyphens/>
              <w:spacing w:after="0" w:line="240" w:lineRule="atLeast"/>
              <w:rPr>
                <w:del w:id="171" w:author="JSC" w:date="2026-09-25T20:04:00Z" w16du:dateUtc="2026-09-26T00:04:00Z"/>
                <w:rFonts w:ascii="Times New Roman" w:eastAsia="Times New Roman" w:hAnsi="Times New Roman" w:cs="Times New Roman"/>
                <w:b/>
                <w:bCs/>
                <w:kern w:val="0"/>
                <w:sz w:val="24"/>
                <w:szCs w:val="24"/>
                <w14:ligatures w14:val="none"/>
              </w:rPr>
            </w:pPr>
            <w:del w:id="172" w:author="JSC" w:date="2026-09-25T20:04:00Z" w16du:dateUtc="2026-09-26T00:04:00Z">
              <w:r w:rsidRPr="00546966">
                <w:rPr>
                  <w:rFonts w:ascii="Times New Roman" w:eastAsia="Times New Roman" w:hAnsi="Times New Roman" w:cs="Times New Roman"/>
                  <w:b/>
                  <w:bCs/>
                  <w:kern w:val="0"/>
                  <w:sz w:val="24"/>
                  <w:szCs w:val="24"/>
                  <w14:ligatures w14:val="none"/>
                </w:rPr>
                <w:tab/>
              </w:r>
            </w:del>
          </w:p>
          <w:p w14:paraId="7548395A" w14:textId="77777777" w:rsidR="00146570" w:rsidRPr="00546966" w:rsidRDefault="00146570" w:rsidP="00146570">
            <w:pPr>
              <w:suppressAutoHyphens/>
              <w:spacing w:after="0" w:line="240" w:lineRule="auto"/>
              <w:rPr>
                <w:del w:id="173" w:author="JSC" w:date="2026-09-25T20:04:00Z" w16du:dateUtc="2026-09-26T00:04:00Z"/>
                <w:rFonts w:ascii="Times New Roman" w:eastAsia="Times New Roman" w:hAnsi="Times New Roman" w:cs="Times New Roman"/>
                <w:kern w:val="0"/>
                <w:sz w:val="24"/>
                <w:szCs w:val="24"/>
                <w14:ligatures w14:val="none"/>
              </w:rPr>
            </w:pPr>
          </w:p>
          <w:p w14:paraId="6ECD3664" w14:textId="77777777" w:rsidR="00146570" w:rsidRPr="00546966" w:rsidRDefault="00146570" w:rsidP="00146570">
            <w:pPr>
              <w:suppressAutoHyphens/>
              <w:spacing w:after="0" w:line="240" w:lineRule="auto"/>
              <w:rPr>
                <w:del w:id="174" w:author="JSC" w:date="2026-09-25T20:04:00Z" w16du:dateUtc="2026-09-26T00:04:00Z"/>
                <w:rFonts w:ascii="Times New Roman" w:eastAsia="Times New Roman" w:hAnsi="Times New Roman" w:cs="Times New Roman"/>
                <w:kern w:val="0"/>
                <w:sz w:val="24"/>
                <w:szCs w:val="24"/>
                <w14:ligatures w14:val="none"/>
              </w:rPr>
            </w:pPr>
          </w:p>
          <w:p w14:paraId="51AC8E8B" w14:textId="77777777" w:rsidR="00146570" w:rsidRPr="00546966" w:rsidRDefault="00146570" w:rsidP="00146570">
            <w:pPr>
              <w:suppressAutoHyphens/>
              <w:spacing w:after="0" w:line="240" w:lineRule="auto"/>
              <w:rPr>
                <w:del w:id="175" w:author="JSC" w:date="2026-09-25T20:04:00Z" w16du:dateUtc="2026-09-26T00:04:00Z"/>
                <w:rFonts w:ascii="Times New Roman" w:eastAsia="Times New Roman" w:hAnsi="Times New Roman" w:cs="Times New Roman"/>
                <w:kern w:val="0"/>
                <w:sz w:val="24"/>
                <w:szCs w:val="24"/>
                <w14:ligatures w14:val="none"/>
              </w:rPr>
            </w:pPr>
            <w:del w:id="176" w:author="JSC" w:date="2026-09-25T20:04:00Z" w16du:dateUtc="2026-09-26T00:04:00Z">
              <w:r w:rsidRPr="00546966">
                <w:rPr>
                  <w:rFonts w:ascii="Times New Roman" w:eastAsia="Times New Roman" w:hAnsi="Times New Roman" w:cs="Times New Roman"/>
                  <w:kern w:val="0"/>
                  <w:sz w:val="24"/>
                  <w:szCs w:val="24"/>
                  <w14:ligatures w14:val="none"/>
                </w:rPr>
                <w:delText>Court Records Supervisor Office of the County Clerk</w:delText>
              </w:r>
            </w:del>
          </w:p>
          <w:p w14:paraId="63E539D8" w14:textId="58BFEB1D" w:rsidR="00146570" w:rsidRPr="00546966" w:rsidRDefault="00146570" w:rsidP="00146570">
            <w:pPr>
              <w:tabs>
                <w:tab w:val="left" w:pos="0"/>
              </w:tabs>
              <w:suppressAutoHyphens/>
              <w:spacing w:after="0" w:line="240" w:lineRule="auto"/>
              <w:rPr>
                <w:del w:id="177" w:author="JSC" w:date="2026-09-25T20:04:00Z" w16du:dateUtc="2026-09-26T00:04:00Z"/>
                <w:rFonts w:ascii="Times New Roman" w:eastAsia="Times New Roman" w:hAnsi="Times New Roman" w:cs="Times New Roman"/>
                <w:kern w:val="0"/>
                <w:sz w:val="16"/>
                <w:szCs w:val="16"/>
                <w14:ligatures w14:val="none"/>
              </w:rPr>
            </w:pPr>
            <w:del w:id="178" w:author="JSC" w:date="2026-09-25T20:04:00Z" w16du:dateUtc="2026-09-26T00:04:00Z">
              <w:r w:rsidRPr="00546966">
                <w:rPr>
                  <w:rFonts w:ascii="Times New Roman" w:eastAsia="Times New Roman" w:hAnsi="Times New Roman" w:cs="Times New Roman"/>
                  <w:kern w:val="0"/>
                  <w:sz w:val="16"/>
                  <w:szCs w:val="16"/>
                  <w14:ligatures w14:val="none"/>
                </w:rPr>
                <w:delText>I declare that I received and posted this notice on the filing date as required by California Public Resources Code Section 21152(c).  Said Notice will remain posted for 3</w:delText>
              </w:r>
              <w:r w:rsidR="00950EC7" w:rsidRPr="00546966">
                <w:rPr>
                  <w:rFonts w:ascii="Times New Roman" w:eastAsia="Times New Roman" w:hAnsi="Times New Roman" w:cs="Times New Roman"/>
                  <w:kern w:val="0"/>
                  <w:sz w:val="16"/>
                  <w:szCs w:val="16"/>
                  <w14:ligatures w14:val="none"/>
                </w:rPr>
                <w:delText>0</w:delText>
              </w:r>
              <w:r w:rsidRPr="00546966">
                <w:rPr>
                  <w:rFonts w:ascii="Times New Roman" w:eastAsia="Times New Roman" w:hAnsi="Times New Roman" w:cs="Times New Roman"/>
                  <w:kern w:val="0"/>
                  <w:sz w:val="16"/>
                  <w:szCs w:val="16"/>
                  <w14:ligatures w14:val="none"/>
                </w:rPr>
                <w:delText xml:space="preserve"> days f</w:delText>
              </w:r>
              <w:r w:rsidR="00950EC7" w:rsidRPr="00546966">
                <w:rPr>
                  <w:rFonts w:ascii="Times New Roman" w:eastAsia="Times New Roman" w:hAnsi="Times New Roman" w:cs="Times New Roman"/>
                  <w:kern w:val="0"/>
                  <w:sz w:val="16"/>
                  <w:szCs w:val="16"/>
                  <w14:ligatures w14:val="none"/>
                </w:rPr>
                <w:delText>rom</w:delText>
              </w:r>
              <w:r w:rsidRPr="00546966">
                <w:rPr>
                  <w:rFonts w:ascii="Times New Roman" w:eastAsia="Times New Roman" w:hAnsi="Times New Roman" w:cs="Times New Roman"/>
                  <w:kern w:val="0"/>
                  <w:sz w:val="16"/>
                  <w:szCs w:val="16"/>
                  <w14:ligatures w14:val="none"/>
                </w:rPr>
                <w:delText xml:space="preserve"> the filling date.</w:delText>
              </w:r>
            </w:del>
          </w:p>
        </w:tc>
      </w:tr>
      <w:tr w:rsidR="00146570" w:rsidRPr="00146570" w14:paraId="4BDB5E10" w14:textId="77777777" w:rsidTr="00E86349">
        <w:trPr>
          <w:trHeight w:val="1105"/>
          <w:del w:id="179" w:author="JSC" w:date="2026-09-25T20:04:00Z" w16du:dateUtc="2026-09-26T00:04:00Z"/>
        </w:trPr>
        <w:tc>
          <w:tcPr>
            <w:tcW w:w="3815" w:type="dxa"/>
            <w:gridSpan w:val="4"/>
          </w:tcPr>
          <w:p w14:paraId="11FE5544" w14:textId="77777777" w:rsidR="00950EC7" w:rsidRPr="00546966" w:rsidRDefault="00146570" w:rsidP="00950EC7">
            <w:pPr>
              <w:spacing w:after="0" w:line="240" w:lineRule="auto"/>
              <w:ind w:left="720" w:hanging="720"/>
              <w:jc w:val="both"/>
              <w:rPr>
                <w:del w:id="180" w:author="JSC" w:date="2026-09-25T20:04:00Z" w16du:dateUtc="2026-09-26T00:04:00Z"/>
                <w:rFonts w:ascii="Times New Roman" w:eastAsia="Times New Roman" w:hAnsi="Times New Roman" w:cs="Times New Roman"/>
                <w:b/>
                <w:kern w:val="0"/>
                <w14:ligatures w14:val="none"/>
              </w:rPr>
            </w:pPr>
            <w:del w:id="181" w:author="JSC" w:date="2026-09-25T20:04:00Z" w16du:dateUtc="2026-09-26T00:04:00Z">
              <w:r w:rsidRPr="00546966">
                <w:rPr>
                  <w:rFonts w:ascii="Times New Roman" w:eastAsia="Times New Roman" w:hAnsi="Times New Roman" w:cs="Times New Roman"/>
                  <w:kern w:val="0"/>
                  <w:sz w:val="24"/>
                  <w:szCs w:val="24"/>
                  <w14:ligatures w14:val="none"/>
                </w:rPr>
                <w:fldChar w:fldCharType="begin"/>
              </w:r>
              <w:r w:rsidRPr="00546966">
                <w:rPr>
                  <w:rFonts w:ascii="Times New Roman" w:eastAsia="Times New Roman" w:hAnsi="Times New Roman" w:cs="Times New Roman"/>
                  <w:kern w:val="0"/>
                  <w:sz w:val="24"/>
                  <w:szCs w:val="24"/>
                  <w14:ligatures w14:val="none"/>
                </w:rPr>
                <w:delInstrText xml:space="preserve">PRIVATE </w:delInstrText>
              </w:r>
              <w:r w:rsidRPr="00546966">
                <w:rPr>
                  <w:rFonts w:ascii="Times New Roman" w:eastAsia="Times New Roman" w:hAnsi="Times New Roman" w:cs="Times New Roman"/>
                  <w:kern w:val="0"/>
                  <w:sz w:val="24"/>
                  <w:szCs w:val="24"/>
                  <w14:ligatures w14:val="none"/>
                </w:rPr>
                <w:fldChar w:fldCharType="end"/>
              </w:r>
              <w:r w:rsidRPr="00546966">
                <w:rPr>
                  <w:rFonts w:ascii="Times New Roman" w:eastAsia="Times New Roman" w:hAnsi="Times New Roman" w:cs="Times New Roman"/>
                  <w:b/>
                  <w:kern w:val="0"/>
                  <w:sz w:val="24"/>
                  <w:szCs w:val="24"/>
                  <w14:ligatures w14:val="none"/>
                </w:rPr>
                <w:delText>TO:</w:delText>
              </w:r>
              <w:r w:rsidRPr="00546966">
                <w:rPr>
                  <w:rFonts w:ascii="Times New Roman" w:eastAsia="Times New Roman" w:hAnsi="Times New Roman" w:cs="Times New Roman"/>
                  <w:kern w:val="0"/>
                  <w:sz w:val="24"/>
                  <w:szCs w:val="24"/>
                  <w14:ligatures w14:val="none"/>
                </w:rPr>
                <w:delText xml:space="preserve">      </w:delText>
              </w:r>
              <w:r w:rsidRPr="00546966">
                <w:rPr>
                  <w:rFonts w:ascii="Times New Roman" w:eastAsia="Times New Roman" w:hAnsi="Times New Roman" w:cs="Times New Roman"/>
                  <w:kern w:val="0"/>
                  <w14:ligatures w14:val="none"/>
                </w:rPr>
                <w:delText>COUNTY CLERK</w:delText>
              </w:r>
            </w:del>
          </w:p>
          <w:p w14:paraId="7430E4F7" w14:textId="6257D422" w:rsidR="00146570" w:rsidRPr="00546966" w:rsidRDefault="00950EC7" w:rsidP="00950EC7">
            <w:pPr>
              <w:spacing w:after="0" w:line="240" w:lineRule="auto"/>
              <w:ind w:left="720" w:hanging="720"/>
              <w:jc w:val="both"/>
              <w:rPr>
                <w:del w:id="182" w:author="JSC" w:date="2026-09-25T20:04:00Z" w16du:dateUtc="2026-09-26T00:04:00Z"/>
                <w:rFonts w:ascii="Times New Roman" w:eastAsia="Times New Roman" w:hAnsi="Times New Roman" w:cs="Times New Roman"/>
                <w:kern w:val="0"/>
                <w14:ligatures w14:val="none"/>
              </w:rPr>
            </w:pPr>
            <w:del w:id="183" w:author="JSC" w:date="2026-09-25T20:04:00Z" w16du:dateUtc="2026-09-26T00:04:00Z">
              <w:r w:rsidRPr="00546966">
                <w:rPr>
                  <w:rFonts w:ascii="Times New Roman" w:eastAsia="Times New Roman" w:hAnsi="Times New Roman" w:cs="Times New Roman"/>
                  <w:kern w:val="0"/>
                  <w:sz w:val="24"/>
                  <w:szCs w:val="24"/>
                  <w14:ligatures w14:val="none"/>
                </w:rPr>
                <w:delText xml:space="preserve">             </w:delText>
              </w:r>
              <w:r w:rsidR="00146570" w:rsidRPr="00546966">
                <w:rPr>
                  <w:rFonts w:ascii="Times New Roman" w:eastAsia="Times New Roman" w:hAnsi="Times New Roman" w:cs="Times New Roman"/>
                  <w:kern w:val="0"/>
                  <w14:ligatures w14:val="none"/>
                </w:rPr>
                <w:delText xml:space="preserve">County of Kern, </w:delText>
              </w:r>
            </w:del>
          </w:p>
          <w:p w14:paraId="12CCCB20" w14:textId="5574622B" w:rsidR="00146570" w:rsidRPr="00546966" w:rsidRDefault="00146570" w:rsidP="00146570">
            <w:pPr>
              <w:tabs>
                <w:tab w:val="left" w:pos="-720"/>
              </w:tabs>
              <w:suppressAutoHyphens/>
              <w:spacing w:after="0" w:line="240" w:lineRule="atLeast"/>
              <w:rPr>
                <w:del w:id="184" w:author="JSC" w:date="2026-09-25T20:04:00Z" w16du:dateUtc="2026-09-26T00:04:00Z"/>
                <w:rFonts w:ascii="Times New Roman" w:eastAsia="Times New Roman" w:hAnsi="Times New Roman" w:cs="Times New Roman"/>
                <w:kern w:val="0"/>
                <w14:ligatures w14:val="none"/>
              </w:rPr>
            </w:pPr>
            <w:del w:id="185" w:author="JSC" w:date="2026-09-25T20:04:00Z" w16du:dateUtc="2026-09-26T00:04:00Z">
              <w:r w:rsidRPr="00546966">
                <w:rPr>
                  <w:rFonts w:ascii="Times New Roman" w:eastAsia="Times New Roman" w:hAnsi="Times New Roman" w:cs="Times New Roman"/>
                  <w:kern w:val="0"/>
                  <w14:ligatures w14:val="none"/>
                </w:rPr>
                <w:delText xml:space="preserve">            </w:delText>
              </w:r>
              <w:r w:rsidR="00950EC7" w:rsidRPr="00546966">
                <w:rPr>
                  <w:rFonts w:ascii="Times New Roman" w:eastAsia="Times New Roman" w:hAnsi="Times New Roman" w:cs="Times New Roman"/>
                  <w:kern w:val="0"/>
                  <w14:ligatures w14:val="none"/>
                </w:rPr>
                <w:delText xml:space="preserve">  </w:delText>
              </w:r>
              <w:r w:rsidRPr="00546966">
                <w:rPr>
                  <w:rFonts w:ascii="Times New Roman" w:eastAsia="Times New Roman" w:hAnsi="Times New Roman" w:cs="Times New Roman"/>
                  <w:kern w:val="0"/>
                  <w14:ligatures w14:val="none"/>
                </w:rPr>
                <w:delText>1115 Truxtun Ave. 1</w:delText>
              </w:r>
              <w:r w:rsidRPr="00546966">
                <w:rPr>
                  <w:rFonts w:ascii="Times New Roman" w:eastAsia="Times New Roman" w:hAnsi="Times New Roman" w:cs="Times New Roman"/>
                  <w:kern w:val="0"/>
                  <w:vertAlign w:val="superscript"/>
                  <w14:ligatures w14:val="none"/>
                </w:rPr>
                <w:delText>st</w:delText>
              </w:r>
              <w:r w:rsidRPr="00546966">
                <w:rPr>
                  <w:rFonts w:ascii="Times New Roman" w:eastAsia="Times New Roman" w:hAnsi="Times New Roman" w:cs="Times New Roman"/>
                  <w:kern w:val="0"/>
                  <w14:ligatures w14:val="none"/>
                </w:rPr>
                <w:delText xml:space="preserve"> Floor, </w:delText>
              </w:r>
            </w:del>
          </w:p>
          <w:p w14:paraId="5599339C" w14:textId="7D77A1ED" w:rsidR="00146570" w:rsidRPr="00546966" w:rsidRDefault="00146570" w:rsidP="00146570">
            <w:pPr>
              <w:tabs>
                <w:tab w:val="left" w:pos="-720"/>
              </w:tabs>
              <w:suppressAutoHyphens/>
              <w:spacing w:after="0" w:line="240" w:lineRule="atLeast"/>
              <w:rPr>
                <w:del w:id="186" w:author="JSC" w:date="2026-09-25T20:04:00Z" w16du:dateUtc="2026-09-26T00:04:00Z"/>
                <w:rFonts w:ascii="Times New Roman" w:eastAsia="Times New Roman" w:hAnsi="Times New Roman" w:cs="Times New Roman"/>
                <w:kern w:val="0"/>
                <w:sz w:val="24"/>
                <w:szCs w:val="24"/>
                <w14:ligatures w14:val="none"/>
              </w:rPr>
            </w:pPr>
            <w:del w:id="187" w:author="JSC" w:date="2026-09-25T20:04:00Z" w16du:dateUtc="2026-09-26T00:04:00Z">
              <w:r w:rsidRPr="00546966">
                <w:rPr>
                  <w:rFonts w:ascii="Times New Roman" w:eastAsia="Times New Roman" w:hAnsi="Times New Roman" w:cs="Times New Roman"/>
                  <w:kern w:val="0"/>
                  <w14:ligatures w14:val="none"/>
                </w:rPr>
                <w:delText xml:space="preserve">             </w:delText>
              </w:r>
              <w:r w:rsidR="00950EC7" w:rsidRPr="00546966">
                <w:rPr>
                  <w:rFonts w:ascii="Times New Roman" w:eastAsia="Times New Roman" w:hAnsi="Times New Roman" w:cs="Times New Roman"/>
                  <w:kern w:val="0"/>
                  <w14:ligatures w14:val="none"/>
                </w:rPr>
                <w:delText xml:space="preserve">  </w:delText>
              </w:r>
              <w:r w:rsidRPr="00546966">
                <w:rPr>
                  <w:rFonts w:ascii="Times New Roman" w:eastAsia="Times New Roman" w:hAnsi="Times New Roman" w:cs="Times New Roman"/>
                  <w:kern w:val="0"/>
                  <w14:ligatures w14:val="none"/>
                </w:rPr>
                <w:delText>Bakersfield, CA  93301</w:delText>
              </w:r>
              <w:r w:rsidRPr="00546966">
                <w:rPr>
                  <w:rFonts w:ascii="Times New Roman" w:eastAsia="Times New Roman" w:hAnsi="Times New Roman" w:cs="Times New Roman"/>
                  <w:kern w:val="0"/>
                  <w:sz w:val="24"/>
                  <w:szCs w:val="24"/>
                  <w14:ligatures w14:val="none"/>
                </w:rPr>
                <w:delText xml:space="preserve"> </w:delText>
              </w:r>
            </w:del>
          </w:p>
        </w:tc>
        <w:tc>
          <w:tcPr>
            <w:tcW w:w="7070" w:type="dxa"/>
            <w:gridSpan w:val="3"/>
          </w:tcPr>
          <w:p w14:paraId="715DCF38" w14:textId="77777777" w:rsidR="00146570" w:rsidRPr="00546966" w:rsidRDefault="00146570" w:rsidP="00146570">
            <w:pPr>
              <w:tabs>
                <w:tab w:val="left" w:pos="0"/>
              </w:tabs>
              <w:suppressAutoHyphens/>
              <w:spacing w:after="0" w:line="240" w:lineRule="atLeast"/>
              <w:rPr>
                <w:del w:id="188" w:author="JSC" w:date="2026-09-25T20:04:00Z" w16du:dateUtc="2026-09-26T00:04:00Z"/>
                <w:rFonts w:ascii="Times New Roman" w:eastAsia="Times New Roman" w:hAnsi="Times New Roman" w:cs="Times New Roman"/>
                <w:kern w:val="0"/>
                <w14:ligatures w14:val="none"/>
              </w:rPr>
            </w:pPr>
            <w:del w:id="189" w:author="JSC" w:date="2026-09-25T20:04:00Z" w16du:dateUtc="2026-09-26T00:04:00Z">
              <w:r w:rsidRPr="00546966">
                <w:rPr>
                  <w:rFonts w:ascii="Times New Roman" w:eastAsia="Times New Roman" w:hAnsi="Times New Roman" w:cs="Times New Roman"/>
                  <w:kern w:val="0"/>
                  <w:sz w:val="24"/>
                  <w:szCs w:val="24"/>
                  <w14:ligatures w14:val="none"/>
                </w:rPr>
                <w:delText xml:space="preserve"> </w:delText>
              </w:r>
              <w:r w:rsidRPr="00546966">
                <w:rPr>
                  <w:rFonts w:ascii="Times New Roman" w:eastAsia="Times New Roman" w:hAnsi="Times New Roman" w:cs="Times New Roman"/>
                  <w:b/>
                  <w:kern w:val="0"/>
                  <w:sz w:val="24"/>
                  <w:szCs w:val="24"/>
                  <w14:ligatures w14:val="none"/>
                </w:rPr>
                <w:delText>FROM:</w:delText>
              </w:r>
              <w:r w:rsidRPr="00546966">
                <w:rPr>
                  <w:rFonts w:ascii="Times New Roman" w:eastAsia="Times New Roman" w:hAnsi="Times New Roman" w:cs="Times New Roman"/>
                  <w:b/>
                  <w:kern w:val="0"/>
                  <w14:ligatures w14:val="none"/>
                </w:rPr>
                <w:tab/>
                <w:delText xml:space="preserve"> </w:delText>
              </w:r>
              <w:r w:rsidRPr="00546966">
                <w:rPr>
                  <w:rFonts w:ascii="Times New Roman" w:eastAsia="Times New Roman" w:hAnsi="Times New Roman" w:cs="Times New Roman"/>
                  <w:kern w:val="0"/>
                  <w14:ligatures w14:val="none"/>
                </w:rPr>
                <w:delText>City of Arvin</w:delText>
              </w:r>
            </w:del>
          </w:p>
          <w:p w14:paraId="36E39899" w14:textId="0DF703D6" w:rsidR="00146570" w:rsidRPr="00546966" w:rsidRDefault="00146570" w:rsidP="00146570">
            <w:pPr>
              <w:tabs>
                <w:tab w:val="left" w:pos="-720"/>
              </w:tabs>
              <w:suppressAutoHyphens/>
              <w:spacing w:after="0" w:line="240" w:lineRule="atLeast"/>
              <w:rPr>
                <w:del w:id="190" w:author="JSC" w:date="2026-09-25T20:04:00Z" w16du:dateUtc="2026-09-26T00:04:00Z"/>
                <w:rFonts w:ascii="Times New Roman" w:eastAsia="Times New Roman" w:hAnsi="Times New Roman" w:cs="Times New Roman"/>
                <w:kern w:val="0"/>
                <w14:ligatures w14:val="none"/>
              </w:rPr>
            </w:pPr>
            <w:del w:id="191" w:author="JSC" w:date="2026-09-25T20:04:00Z" w16du:dateUtc="2026-09-26T00:04:00Z">
              <w:r w:rsidRPr="00546966">
                <w:rPr>
                  <w:rFonts w:ascii="Times New Roman" w:eastAsia="Times New Roman" w:hAnsi="Times New Roman" w:cs="Times New Roman"/>
                  <w:kern w:val="0"/>
                  <w14:ligatures w14:val="none"/>
                </w:rPr>
                <w:delText xml:space="preserve">               </w:delText>
              </w:r>
              <w:r w:rsidR="00950EC7" w:rsidRPr="00546966">
                <w:rPr>
                  <w:rFonts w:ascii="Times New Roman" w:eastAsia="Times New Roman" w:hAnsi="Times New Roman" w:cs="Times New Roman"/>
                  <w:kern w:val="0"/>
                  <w14:ligatures w14:val="none"/>
                </w:rPr>
                <w:delText xml:space="preserve">            </w:delText>
              </w:r>
              <w:r w:rsidRPr="00546966">
                <w:rPr>
                  <w:rFonts w:ascii="Times New Roman" w:eastAsia="Times New Roman" w:hAnsi="Times New Roman" w:cs="Times New Roman"/>
                  <w:kern w:val="0"/>
                  <w14:ligatures w14:val="none"/>
                </w:rPr>
                <w:delText>City Clerk, P.O. Box 548</w:delText>
              </w:r>
            </w:del>
          </w:p>
          <w:p w14:paraId="5461E5CB" w14:textId="68C3E156" w:rsidR="00146570" w:rsidRPr="00546966" w:rsidRDefault="00146570" w:rsidP="00146570">
            <w:pPr>
              <w:tabs>
                <w:tab w:val="left" w:pos="0"/>
              </w:tabs>
              <w:suppressAutoHyphens/>
              <w:spacing w:after="0" w:line="240" w:lineRule="atLeast"/>
              <w:rPr>
                <w:del w:id="192" w:author="JSC" w:date="2026-09-25T20:04:00Z" w16du:dateUtc="2026-09-26T00:04:00Z"/>
                <w:rFonts w:ascii="Times New Roman" w:eastAsia="Times New Roman" w:hAnsi="Times New Roman" w:cs="Times New Roman"/>
                <w:kern w:val="0"/>
                <w14:ligatures w14:val="none"/>
              </w:rPr>
            </w:pPr>
            <w:del w:id="193" w:author="JSC" w:date="2026-09-25T20:04:00Z" w16du:dateUtc="2026-09-26T00:04:00Z">
              <w:r w:rsidRPr="00546966">
                <w:rPr>
                  <w:rFonts w:ascii="Times New Roman" w:eastAsia="Times New Roman" w:hAnsi="Times New Roman" w:cs="Times New Roman"/>
                  <w:kern w:val="0"/>
                  <w14:ligatures w14:val="none"/>
                </w:rPr>
                <w:delText xml:space="preserve">              </w:delText>
              </w:r>
              <w:r w:rsidR="00950EC7" w:rsidRPr="00546966">
                <w:rPr>
                  <w:rFonts w:ascii="Times New Roman" w:eastAsia="Times New Roman" w:hAnsi="Times New Roman" w:cs="Times New Roman"/>
                  <w:kern w:val="0"/>
                  <w14:ligatures w14:val="none"/>
                </w:rPr>
                <w:delText xml:space="preserve">            </w:delText>
              </w:r>
              <w:r w:rsidRPr="00546966">
                <w:rPr>
                  <w:rFonts w:ascii="Times New Roman" w:eastAsia="Times New Roman" w:hAnsi="Times New Roman" w:cs="Times New Roman"/>
                  <w:kern w:val="0"/>
                  <w14:ligatures w14:val="none"/>
                </w:rPr>
                <w:delText xml:space="preserve"> 200 Campus Drive, Arvin, CA 93203</w:delText>
              </w:r>
            </w:del>
          </w:p>
          <w:p w14:paraId="4AB99023" w14:textId="11ED465C" w:rsidR="00146570" w:rsidRPr="00546966" w:rsidRDefault="00146570" w:rsidP="00146570">
            <w:pPr>
              <w:tabs>
                <w:tab w:val="left" w:pos="0"/>
              </w:tabs>
              <w:suppressAutoHyphens/>
              <w:spacing w:after="0" w:line="240" w:lineRule="atLeast"/>
              <w:rPr>
                <w:del w:id="194" w:author="JSC" w:date="2026-09-25T20:04:00Z" w16du:dateUtc="2026-09-26T00:04:00Z"/>
                <w:rFonts w:ascii="Times New Roman" w:eastAsia="Times New Roman" w:hAnsi="Times New Roman" w:cs="Times New Roman"/>
                <w:kern w:val="0"/>
                <w:sz w:val="24"/>
                <w:szCs w:val="24"/>
                <w14:ligatures w14:val="none"/>
              </w:rPr>
            </w:pPr>
            <w:del w:id="195" w:author="JSC" w:date="2026-09-25T20:04:00Z" w16du:dateUtc="2026-09-26T00:04:00Z">
              <w:r w:rsidRPr="00546966">
                <w:rPr>
                  <w:rFonts w:ascii="Times New Roman" w:eastAsia="Times New Roman" w:hAnsi="Times New Roman" w:cs="Times New Roman"/>
                  <w:kern w:val="0"/>
                  <w14:ligatures w14:val="none"/>
                </w:rPr>
                <w:delText xml:space="preserve">              </w:delText>
              </w:r>
              <w:r w:rsidR="00950EC7" w:rsidRPr="00546966">
                <w:rPr>
                  <w:rFonts w:ascii="Times New Roman" w:eastAsia="Times New Roman" w:hAnsi="Times New Roman" w:cs="Times New Roman"/>
                  <w:kern w:val="0"/>
                  <w14:ligatures w14:val="none"/>
                </w:rPr>
                <w:delText xml:space="preserve">            </w:delText>
              </w:r>
              <w:r w:rsidRPr="00546966">
                <w:rPr>
                  <w:rFonts w:ascii="Times New Roman" w:eastAsia="Times New Roman" w:hAnsi="Times New Roman" w:cs="Times New Roman"/>
                  <w:kern w:val="0"/>
                  <w14:ligatures w14:val="none"/>
                </w:rPr>
                <w:delText xml:space="preserve"> 661-854-3134 Office, 661-854-0817</w:delText>
              </w:r>
              <w:r>
                <w:fldChar w:fldCharType="begin"/>
              </w:r>
              <w:r>
                <w:delInstrText>HYPERLINK "mailto:"</w:delInstrText>
              </w:r>
              <w:r>
                <w:fldChar w:fldCharType="separate"/>
              </w:r>
              <w:r>
                <w:fldChar w:fldCharType="end"/>
              </w:r>
              <w:r w:rsidRPr="00546966">
                <w:rPr>
                  <w:rFonts w:ascii="Times New Roman" w:eastAsia="Times New Roman" w:hAnsi="Times New Roman" w:cs="Times New Roman"/>
                  <w:kern w:val="0"/>
                  <w14:ligatures w14:val="none"/>
                </w:rPr>
                <w:delText xml:space="preserve"> Fax</w:delText>
              </w:r>
            </w:del>
          </w:p>
        </w:tc>
      </w:tr>
      <w:tr w:rsidR="00146570" w:rsidRPr="00146570" w14:paraId="5E5004F7" w14:textId="77777777" w:rsidTr="00E86349">
        <w:trPr>
          <w:trHeight w:val="340"/>
          <w:del w:id="196" w:author="JSC" w:date="2026-09-25T20:04:00Z" w16du:dateUtc="2026-09-26T00:04:00Z"/>
        </w:trPr>
        <w:tc>
          <w:tcPr>
            <w:tcW w:w="3815" w:type="dxa"/>
            <w:gridSpan w:val="4"/>
          </w:tcPr>
          <w:p w14:paraId="5ABA91AC" w14:textId="4982F0DD" w:rsidR="00D7145A" w:rsidRPr="00546966" w:rsidRDefault="00146570" w:rsidP="00EF39FC">
            <w:pPr>
              <w:spacing w:after="0" w:line="240" w:lineRule="auto"/>
              <w:ind w:left="720" w:hanging="720"/>
              <w:jc w:val="both"/>
              <w:rPr>
                <w:del w:id="197" w:author="JSC" w:date="2026-09-25T20:04:00Z" w16du:dateUtc="2026-09-26T00:04:00Z"/>
                <w:rFonts w:ascii="Times New Roman" w:eastAsia="Times New Roman" w:hAnsi="Times New Roman" w:cs="Times New Roman"/>
                <w:b/>
                <w:bCs/>
                <w:kern w:val="0"/>
                <w:sz w:val="24"/>
                <w:szCs w:val="24"/>
                <w14:ligatures w14:val="none"/>
              </w:rPr>
            </w:pPr>
            <w:del w:id="198" w:author="JSC" w:date="2026-09-25T20:04:00Z" w16du:dateUtc="2026-09-26T00:04:00Z">
              <w:r w:rsidRPr="00546966">
                <w:rPr>
                  <w:rFonts w:ascii="Times New Roman" w:eastAsia="Times New Roman" w:hAnsi="Times New Roman" w:cs="Times New Roman"/>
                  <w:kern w:val="0"/>
                  <w:sz w:val="24"/>
                  <w:szCs w:val="24"/>
                  <w14:ligatures w14:val="none"/>
                </w:rPr>
                <w:delText xml:space="preserve">TO: </w:delText>
              </w:r>
              <w:r w:rsidR="00950EC7" w:rsidRPr="00546966">
                <w:rPr>
                  <w:rFonts w:ascii="Times New Roman" w:eastAsia="Times New Roman" w:hAnsi="Times New Roman" w:cs="Times New Roman"/>
                  <w:kern w:val="0"/>
                  <w:sz w:val="24"/>
                  <w:szCs w:val="24"/>
                  <w14:ligatures w14:val="none"/>
                </w:rPr>
                <w:delText xml:space="preserve">      </w:delText>
              </w:r>
              <w:r w:rsidRPr="00546966">
                <w:rPr>
                  <w:rFonts w:ascii="Times New Roman" w:eastAsia="Times New Roman" w:hAnsi="Times New Roman" w:cs="Times New Roman"/>
                  <w:kern w:val="0"/>
                  <w:sz w:val="24"/>
                  <w:szCs w:val="24"/>
                  <w14:ligatures w14:val="none"/>
                </w:rPr>
                <w:delText xml:space="preserve">ceqasubmit.opr.ca.gov </w:delText>
              </w:r>
            </w:del>
          </w:p>
        </w:tc>
        <w:tc>
          <w:tcPr>
            <w:tcW w:w="7070" w:type="dxa"/>
            <w:gridSpan w:val="3"/>
          </w:tcPr>
          <w:p w14:paraId="427359FD" w14:textId="51B89C54" w:rsidR="00146570" w:rsidRPr="00546966" w:rsidRDefault="00EF39FC" w:rsidP="00146570">
            <w:pPr>
              <w:tabs>
                <w:tab w:val="left" w:pos="0"/>
              </w:tabs>
              <w:suppressAutoHyphens/>
              <w:spacing w:after="0" w:line="240" w:lineRule="atLeast"/>
              <w:rPr>
                <w:del w:id="199" w:author="JSC" w:date="2026-09-25T20:04:00Z" w16du:dateUtc="2026-09-26T00:04:00Z"/>
                <w:rFonts w:ascii="Times New Roman" w:eastAsia="Times New Roman" w:hAnsi="Times New Roman" w:cs="Times New Roman"/>
                <w:kern w:val="0"/>
                <w:sz w:val="24"/>
                <w:szCs w:val="24"/>
                <w14:ligatures w14:val="none"/>
              </w:rPr>
            </w:pPr>
            <w:del w:id="200" w:author="JSC" w:date="2026-09-25T20:04:00Z" w16du:dateUtc="2026-09-26T00:04:00Z">
              <w:r>
                <w:rPr>
                  <w:rFonts w:ascii="Times New Roman" w:eastAsia="Times New Roman" w:hAnsi="Times New Roman" w:cs="Times New Roman"/>
                  <w:kern w:val="0"/>
                  <w:sz w:val="24"/>
                  <w:szCs w:val="24"/>
                  <w14:ligatures w14:val="none"/>
                </w:rPr>
                <w:delText xml:space="preserve">SCH Number:  </w:delText>
              </w:r>
            </w:del>
          </w:p>
        </w:tc>
      </w:tr>
      <w:tr w:rsidR="00146570" w:rsidRPr="00146570" w14:paraId="03A0887E" w14:textId="77777777" w:rsidTr="00E86349">
        <w:trPr>
          <w:trHeight w:val="269"/>
          <w:del w:id="201" w:author="JSC" w:date="2026-09-25T20:04:00Z" w16du:dateUtc="2026-09-26T00:04:00Z"/>
        </w:trPr>
        <w:tc>
          <w:tcPr>
            <w:tcW w:w="10885" w:type="dxa"/>
            <w:gridSpan w:val="7"/>
          </w:tcPr>
          <w:p w14:paraId="3EDB7190" w14:textId="7A87DFF4" w:rsidR="00146570" w:rsidRPr="00546966" w:rsidRDefault="00146570" w:rsidP="00146570">
            <w:pPr>
              <w:suppressAutoHyphens/>
              <w:spacing w:after="0" w:line="240" w:lineRule="auto"/>
              <w:rPr>
                <w:del w:id="202" w:author="JSC" w:date="2026-09-25T20:04:00Z" w16du:dateUtc="2026-09-26T00:04:00Z"/>
                <w:rFonts w:ascii="Times New Roman" w:eastAsia="Times New Roman" w:hAnsi="Times New Roman" w:cs="Times New Roman"/>
                <w:kern w:val="0"/>
                <w14:ligatures w14:val="none"/>
              </w:rPr>
            </w:pPr>
            <w:del w:id="203" w:author="JSC" w:date="2026-09-25T20:04:00Z" w16du:dateUtc="2026-09-26T00:04:00Z">
              <w:r w:rsidRPr="00546966">
                <w:rPr>
                  <w:rFonts w:ascii="Times New Roman" w:eastAsia="Times New Roman" w:hAnsi="Times New Roman" w:cs="Times New Roman"/>
                  <w:b/>
                  <w:bCs/>
                  <w:kern w:val="0"/>
                  <w14:ligatures w14:val="none"/>
                </w:rPr>
                <w:delText xml:space="preserve">Project title: </w:delText>
              </w:r>
              <w:r w:rsidR="00DC0BC7">
                <w:rPr>
                  <w:rFonts w:ascii="Times New Roman" w:eastAsia="Times New Roman" w:hAnsi="Times New Roman" w:cs="Times New Roman"/>
                  <w:kern w:val="0"/>
                  <w:sz w:val="24"/>
                  <w:szCs w:val="24"/>
                  <w14:ligatures w14:val="none"/>
                </w:rPr>
                <w:delText xml:space="preserve">Resolution of Necessity – Acquistion of Land for Wastewater Disposal  </w:delText>
              </w:r>
              <w:r w:rsidR="00487B5A" w:rsidRPr="00546966">
                <w:rPr>
                  <w:rFonts w:ascii="Times New Roman" w:eastAsia="Times New Roman" w:hAnsi="Times New Roman" w:cs="Times New Roman"/>
                  <w:kern w:val="0"/>
                  <w14:ligatures w14:val="none"/>
                </w:rPr>
                <w:delText xml:space="preserve">  </w:delText>
              </w:r>
            </w:del>
          </w:p>
        </w:tc>
      </w:tr>
      <w:tr w:rsidR="00146570" w:rsidRPr="00146570" w14:paraId="7BCFAA08" w14:textId="77777777" w:rsidTr="00E86349">
        <w:trPr>
          <w:trHeight w:val="186"/>
          <w:del w:id="204" w:author="JSC" w:date="2026-09-25T20:04:00Z" w16du:dateUtc="2026-09-26T00:04:00Z"/>
        </w:trPr>
        <w:tc>
          <w:tcPr>
            <w:tcW w:w="10885" w:type="dxa"/>
            <w:gridSpan w:val="7"/>
          </w:tcPr>
          <w:p w14:paraId="4C986C37" w14:textId="6DE43708" w:rsidR="003A63F4" w:rsidRPr="00546966" w:rsidRDefault="00146570" w:rsidP="00184C7D">
            <w:pPr>
              <w:spacing w:after="0" w:line="240" w:lineRule="auto"/>
              <w:jc w:val="both"/>
              <w:rPr>
                <w:del w:id="205" w:author="JSC" w:date="2026-09-25T20:04:00Z" w16du:dateUtc="2026-09-26T00:04:00Z"/>
                <w:rFonts w:ascii="Times New Roman" w:eastAsia="Times New Roman" w:hAnsi="Times New Roman" w:cs="Times New Roman"/>
                <w:kern w:val="0"/>
                <w14:ligatures w14:val="none"/>
              </w:rPr>
            </w:pPr>
            <w:del w:id="206" w:author="JSC" w:date="2026-09-25T20:04:00Z" w16du:dateUtc="2026-09-26T00:04:00Z">
              <w:r w:rsidRPr="00546966">
                <w:rPr>
                  <w:rFonts w:ascii="Times New Roman" w:eastAsia="Times New Roman" w:hAnsi="Times New Roman" w:cs="Times New Roman"/>
                  <w:b/>
                  <w:bCs/>
                  <w:kern w:val="0"/>
                  <w14:ligatures w14:val="none"/>
                </w:rPr>
                <w:delText>Project location:</w:delText>
              </w:r>
              <w:r w:rsidRPr="00546966">
                <w:rPr>
                  <w:rFonts w:ascii="Times New Roman" w:eastAsia="Times New Roman" w:hAnsi="Times New Roman" w:cs="Times New Roman"/>
                  <w:kern w:val="0"/>
                  <w14:ligatures w14:val="none"/>
                </w:rPr>
                <w:delText xml:space="preserve"> </w:delText>
              </w:r>
              <w:r w:rsidR="000B154A">
                <w:rPr>
                  <w:rFonts w:ascii="Times New Roman" w:eastAsia="Times New Roman" w:hAnsi="Times New Roman" w:cs="Times New Roman"/>
                  <w:kern w:val="0"/>
                  <w14:ligatures w14:val="none"/>
                </w:rPr>
                <w:delText>Southeast Cor</w:delText>
              </w:r>
              <w:r w:rsidR="00D122A6">
                <w:rPr>
                  <w:rFonts w:ascii="Times New Roman" w:eastAsia="Times New Roman" w:hAnsi="Times New Roman" w:cs="Times New Roman"/>
                  <w:kern w:val="0"/>
                  <w14:ligatures w14:val="none"/>
                </w:rPr>
                <w:delText>ner of Millux Road and Rancho Drive</w:delText>
              </w:r>
              <w:r w:rsidR="003A63F4" w:rsidRPr="00546966">
                <w:rPr>
                  <w:rFonts w:ascii="Times New Roman" w:eastAsia="Times New Roman" w:hAnsi="Times New Roman" w:cs="Times New Roman"/>
                  <w:kern w:val="0"/>
                  <w14:ligatures w14:val="none"/>
                </w:rPr>
                <w:delText>.</w:delText>
              </w:r>
            </w:del>
          </w:p>
          <w:p w14:paraId="2D82E7BC" w14:textId="3C98FB29" w:rsidR="003D3359" w:rsidRDefault="003A63F4" w:rsidP="00184C7D">
            <w:pPr>
              <w:spacing w:after="0" w:line="240" w:lineRule="auto"/>
              <w:jc w:val="both"/>
              <w:rPr>
                <w:del w:id="207" w:author="JSC" w:date="2026-09-25T20:04:00Z" w16du:dateUtc="2026-09-26T00:04:00Z"/>
                <w:rFonts w:ascii="Times New Roman" w:eastAsia="Times New Roman" w:hAnsi="Times New Roman" w:cs="Times New Roman"/>
                <w:kern w:val="0"/>
                <w14:ligatures w14:val="none"/>
              </w:rPr>
            </w:pPr>
            <w:del w:id="208" w:author="JSC" w:date="2026-09-25T20:04:00Z" w16du:dateUtc="2026-09-26T00:04:00Z">
              <w:r w:rsidRPr="00546966">
                <w:rPr>
                  <w:rFonts w:ascii="Times New Roman" w:eastAsia="Times New Roman" w:hAnsi="Times New Roman" w:cs="Times New Roman"/>
                  <w:kern w:val="0"/>
                  <w14:ligatures w14:val="none"/>
                </w:rPr>
                <w:delText xml:space="preserve">APN:   </w:delText>
              </w:r>
              <w:r w:rsidR="00F427BE" w:rsidRPr="00546966">
                <w:rPr>
                  <w:rFonts w:ascii="Times New Roman" w:eastAsia="Times New Roman" w:hAnsi="Times New Roman" w:cs="Times New Roman"/>
                  <w:kern w:val="0"/>
                  <w14:ligatures w14:val="none"/>
                </w:rPr>
                <w:delText xml:space="preserve">APN </w:delText>
              </w:r>
              <w:r w:rsidR="00D122A6">
                <w:rPr>
                  <w:rFonts w:ascii="Times New Roman" w:eastAsia="Times New Roman" w:hAnsi="Times New Roman" w:cs="Times New Roman"/>
                  <w:kern w:val="0"/>
                  <w14:ligatures w14:val="none"/>
                </w:rPr>
                <w:delText>446-010-04</w:delText>
              </w:r>
              <w:r w:rsidR="0043137D">
                <w:rPr>
                  <w:rFonts w:ascii="Times New Roman" w:eastAsia="Times New Roman" w:hAnsi="Times New Roman" w:cs="Times New Roman"/>
                  <w:kern w:val="0"/>
                  <w14:ligatures w14:val="none"/>
                </w:rPr>
                <w:delText>00-5</w:delText>
              </w:r>
              <w:r w:rsidR="00F427BE" w:rsidRPr="00546966">
                <w:rPr>
                  <w:rFonts w:ascii="Times New Roman" w:eastAsia="Times New Roman" w:hAnsi="Times New Roman" w:cs="Times New Roman"/>
                  <w:kern w:val="0"/>
                  <w14:ligatures w14:val="none"/>
                </w:rPr>
                <w:delText xml:space="preserve">    </w:delText>
              </w:r>
              <w:r w:rsidR="00E606B1">
                <w:rPr>
                  <w:rFonts w:ascii="Times New Roman" w:eastAsia="Times New Roman" w:hAnsi="Times New Roman" w:cs="Times New Roman"/>
                  <w:kern w:val="0"/>
                  <w14:ligatures w14:val="none"/>
                </w:rPr>
                <w:delText>Size:  74.82 Acres</w:delText>
              </w:r>
              <w:r w:rsidR="00F427BE" w:rsidRPr="00546966">
                <w:rPr>
                  <w:rFonts w:ascii="Times New Roman" w:eastAsia="Times New Roman" w:hAnsi="Times New Roman" w:cs="Times New Roman"/>
                  <w:kern w:val="0"/>
                  <w14:ligatures w14:val="none"/>
                </w:rPr>
                <w:delText xml:space="preserve">   Township</w:delText>
              </w:r>
              <w:r w:rsidR="008E0898" w:rsidRPr="00546966">
                <w:rPr>
                  <w:rFonts w:ascii="Times New Roman" w:eastAsia="Times New Roman" w:hAnsi="Times New Roman" w:cs="Times New Roman"/>
                  <w:kern w:val="0"/>
                  <w14:ligatures w14:val="none"/>
                </w:rPr>
                <w:delText>/</w:delText>
              </w:r>
              <w:r w:rsidR="00F427BE" w:rsidRPr="00546966">
                <w:rPr>
                  <w:rFonts w:ascii="Times New Roman" w:eastAsia="Times New Roman" w:hAnsi="Times New Roman" w:cs="Times New Roman"/>
                  <w:kern w:val="0"/>
                  <w14:ligatures w14:val="none"/>
                </w:rPr>
                <w:delText xml:space="preserve">Range:     </w:delText>
              </w:r>
              <w:r w:rsidR="008E0898" w:rsidRPr="00546966">
                <w:rPr>
                  <w:rFonts w:ascii="Times New Roman" w:eastAsia="Times New Roman" w:hAnsi="Times New Roman" w:cs="Times New Roman"/>
                  <w:kern w:val="0"/>
                  <w14:ligatures w14:val="none"/>
                </w:rPr>
                <w:delText>T3</w:delText>
              </w:r>
              <w:r w:rsidR="0043137D">
                <w:rPr>
                  <w:rFonts w:ascii="Times New Roman" w:eastAsia="Times New Roman" w:hAnsi="Times New Roman" w:cs="Times New Roman"/>
                  <w:kern w:val="0"/>
                  <w14:ligatures w14:val="none"/>
                </w:rPr>
                <w:delText>2</w:delText>
              </w:r>
              <w:r w:rsidR="008E0898" w:rsidRPr="00546966">
                <w:rPr>
                  <w:rFonts w:ascii="Times New Roman" w:eastAsia="Times New Roman" w:hAnsi="Times New Roman" w:cs="Times New Roman"/>
                  <w:kern w:val="0"/>
                  <w14:ligatures w14:val="none"/>
                </w:rPr>
                <w:delText>S R</w:delText>
              </w:r>
              <w:r w:rsidR="00371A32" w:rsidRPr="00546966">
                <w:rPr>
                  <w:rFonts w:ascii="Times New Roman" w:eastAsia="Times New Roman" w:hAnsi="Times New Roman" w:cs="Times New Roman"/>
                  <w:kern w:val="0"/>
                  <w14:ligatures w14:val="none"/>
                </w:rPr>
                <w:delText>29E Section</w:delText>
              </w:r>
              <w:r w:rsidR="0043137D">
                <w:rPr>
                  <w:rFonts w:ascii="Times New Roman" w:eastAsia="Times New Roman" w:hAnsi="Times New Roman" w:cs="Times New Roman"/>
                  <w:kern w:val="0"/>
                  <w14:ligatures w14:val="none"/>
                </w:rPr>
                <w:delText xml:space="preserve"> </w:delText>
              </w:r>
              <w:r w:rsidR="00AA469F">
                <w:rPr>
                  <w:rFonts w:ascii="Times New Roman" w:eastAsia="Times New Roman" w:hAnsi="Times New Roman" w:cs="Times New Roman"/>
                  <w:kern w:val="0"/>
                  <w14:ligatures w14:val="none"/>
                </w:rPr>
                <w:delText>3</w:delText>
              </w:r>
            </w:del>
          </w:p>
          <w:p w14:paraId="585F2316" w14:textId="79CB20FA" w:rsidR="00146570" w:rsidRPr="00546966" w:rsidRDefault="00F427BE" w:rsidP="00184C7D">
            <w:pPr>
              <w:shd w:val="clear" w:color="auto" w:fill="FFFFFF"/>
              <w:spacing w:after="0" w:line="240" w:lineRule="auto"/>
              <w:rPr>
                <w:del w:id="209" w:author="JSC" w:date="2026-09-25T20:04:00Z" w16du:dateUtc="2026-09-26T00:04:00Z"/>
                <w:rFonts w:ascii="Times New Roman" w:eastAsia="Times New Roman" w:hAnsi="Times New Roman" w:cs="Times New Roman"/>
                <w:kern w:val="0"/>
                <w14:ligatures w14:val="none"/>
              </w:rPr>
            </w:pPr>
            <w:del w:id="210" w:author="JSC" w:date="2026-09-25T20:04:00Z" w16du:dateUtc="2026-09-26T00:04:00Z">
              <w:r w:rsidRPr="00546966">
                <w:rPr>
                  <w:rFonts w:ascii="Times New Roman" w:eastAsia="Times New Roman" w:hAnsi="Times New Roman" w:cs="Times New Roman"/>
                  <w:kern w:val="0"/>
                  <w14:ligatures w14:val="none"/>
                </w:rPr>
                <w:delText>Lati</w:delText>
              </w:r>
              <w:r w:rsidR="00BE3A10" w:rsidRPr="00546966">
                <w:rPr>
                  <w:rFonts w:ascii="Times New Roman" w:eastAsia="Times New Roman" w:hAnsi="Times New Roman" w:cs="Times New Roman"/>
                  <w:kern w:val="0"/>
                  <w14:ligatures w14:val="none"/>
                </w:rPr>
                <w:delText>tude</w:delText>
              </w:r>
              <w:r w:rsidR="005616C8" w:rsidRPr="00546966">
                <w:rPr>
                  <w:rFonts w:ascii="Times New Roman" w:eastAsia="Times New Roman" w:hAnsi="Times New Roman" w:cs="Times New Roman"/>
                  <w:kern w:val="0"/>
                  <w14:ligatures w14:val="none"/>
                </w:rPr>
                <w:delText xml:space="preserve"> and Longitude: </w:delText>
              </w:r>
              <w:r w:rsidR="00BE3A10" w:rsidRPr="00546966">
                <w:rPr>
                  <w:rFonts w:ascii="Times New Roman" w:eastAsia="Times New Roman" w:hAnsi="Times New Roman" w:cs="Times New Roman"/>
                  <w:kern w:val="0"/>
                  <w14:ligatures w14:val="none"/>
                </w:rPr>
                <w:delText xml:space="preserve"> </w:delText>
              </w:r>
              <w:r w:rsidR="000968F0" w:rsidRPr="000968F0">
                <w:rPr>
                  <w:rFonts w:ascii="Segoe UI" w:eastAsia="Times New Roman" w:hAnsi="Segoe UI" w:cs="Segoe UI"/>
                  <w:color w:val="333333"/>
                  <w:kern w:val="0"/>
                  <w14:ligatures w14:val="none"/>
                </w:rPr>
                <w:delText>35.</w:delText>
              </w:r>
              <w:r w:rsidR="00A11C7D">
                <w:rPr>
                  <w:rFonts w:ascii="Segoe UI" w:eastAsia="Times New Roman" w:hAnsi="Segoe UI" w:cs="Segoe UI"/>
                  <w:color w:val="333333"/>
                  <w:kern w:val="0"/>
                  <w14:ligatures w14:val="none"/>
                </w:rPr>
                <w:delText>17944</w:delText>
              </w:r>
              <w:r w:rsidR="000968F0" w:rsidRPr="000968F0">
                <w:rPr>
                  <w:rFonts w:ascii="Segoe UI" w:eastAsia="Times New Roman" w:hAnsi="Segoe UI" w:cs="Segoe UI"/>
                  <w:color w:val="333333"/>
                  <w:kern w:val="0"/>
                  <w14:ligatures w14:val="none"/>
                </w:rPr>
                <w:delText>° N</w:delText>
              </w:r>
              <w:r w:rsidR="000968F0">
                <w:rPr>
                  <w:rFonts w:ascii="Segoe UI" w:eastAsia="Times New Roman" w:hAnsi="Segoe UI" w:cs="Segoe UI"/>
                  <w:color w:val="333333"/>
                  <w:kern w:val="0"/>
                  <w14:ligatures w14:val="none"/>
                </w:rPr>
                <w:delText xml:space="preserve"> /</w:delText>
              </w:r>
              <w:r w:rsidR="000968F0" w:rsidRPr="000968F0">
                <w:rPr>
                  <w:rFonts w:ascii="Segoe UI" w:eastAsia="Times New Roman" w:hAnsi="Segoe UI" w:cs="Segoe UI"/>
                  <w:color w:val="333333"/>
                  <w:kern w:val="0"/>
                  <w14:ligatures w14:val="none"/>
                </w:rPr>
                <w:delText>118.</w:delText>
              </w:r>
              <w:r w:rsidR="00A11C7D">
                <w:rPr>
                  <w:rFonts w:ascii="Segoe UI" w:eastAsia="Times New Roman" w:hAnsi="Segoe UI" w:cs="Segoe UI"/>
                  <w:color w:val="333333"/>
                  <w:kern w:val="0"/>
                  <w14:ligatures w14:val="none"/>
                </w:rPr>
                <w:delText>752</w:delText>
              </w:r>
              <w:r w:rsidR="000A44B4">
                <w:rPr>
                  <w:rFonts w:ascii="Segoe UI" w:eastAsia="Times New Roman" w:hAnsi="Segoe UI" w:cs="Segoe UI"/>
                  <w:color w:val="333333"/>
                  <w:kern w:val="0"/>
                  <w14:ligatures w14:val="none"/>
                </w:rPr>
                <w:delText>48</w:delText>
              </w:r>
              <w:r w:rsidR="000968F0" w:rsidRPr="000968F0">
                <w:rPr>
                  <w:rFonts w:ascii="Segoe UI" w:eastAsia="Times New Roman" w:hAnsi="Segoe UI" w:cs="Segoe UI"/>
                  <w:color w:val="333333"/>
                  <w:kern w:val="0"/>
                  <w14:ligatures w14:val="none"/>
                </w:rPr>
                <w:delText>° W</w:delText>
              </w:r>
            </w:del>
          </w:p>
          <w:p w14:paraId="40A101D2" w14:textId="40F13A22" w:rsidR="00531D66" w:rsidRPr="00546966" w:rsidRDefault="00531D66" w:rsidP="00184C7D">
            <w:pPr>
              <w:spacing w:after="0" w:line="240" w:lineRule="auto"/>
              <w:jc w:val="both"/>
              <w:rPr>
                <w:del w:id="211" w:author="JSC" w:date="2026-09-25T20:04:00Z" w16du:dateUtc="2026-09-26T00:04:00Z"/>
                <w:rFonts w:ascii="Times New Roman" w:eastAsia="Times New Roman" w:hAnsi="Times New Roman" w:cs="Times New Roman"/>
                <w:kern w:val="0"/>
                <w14:ligatures w14:val="none"/>
              </w:rPr>
            </w:pPr>
            <w:del w:id="212" w:author="JSC" w:date="2026-09-25T20:04:00Z" w16du:dateUtc="2026-09-26T00:04:00Z">
              <w:r w:rsidRPr="00546966">
                <w:rPr>
                  <w:rFonts w:ascii="Times New Roman" w:eastAsia="Times New Roman" w:hAnsi="Times New Roman" w:cs="Times New Roman"/>
                  <w:kern w:val="0"/>
                  <w14:ligatures w14:val="none"/>
                </w:rPr>
                <w:delText xml:space="preserve">Nearest Railroad:  </w:delText>
              </w:r>
              <w:r w:rsidR="00677966" w:rsidRPr="00546966">
                <w:rPr>
                  <w:rFonts w:ascii="Times New Roman" w:eastAsia="Times New Roman" w:hAnsi="Times New Roman" w:cs="Times New Roman"/>
                  <w:kern w:val="0"/>
                  <w14:ligatures w14:val="none"/>
                </w:rPr>
                <w:delText>Southern Pacific</w:delText>
              </w:r>
              <w:r w:rsidR="00B86B37" w:rsidRPr="00546966">
                <w:rPr>
                  <w:rFonts w:ascii="Times New Roman" w:eastAsia="Times New Roman" w:hAnsi="Times New Roman" w:cs="Times New Roman"/>
                  <w:kern w:val="0"/>
                  <w14:ligatures w14:val="none"/>
                </w:rPr>
                <w:delText xml:space="preserve"> Rail         Nearest State Hwy:  Hwy 223  </w:delText>
              </w:r>
              <w:r w:rsidR="00B27B2A" w:rsidRPr="00546966">
                <w:rPr>
                  <w:rFonts w:ascii="Times New Roman" w:eastAsia="Times New Roman" w:hAnsi="Times New Roman" w:cs="Times New Roman"/>
                  <w:kern w:val="0"/>
                  <w14:ligatures w14:val="none"/>
                </w:rPr>
                <w:delText xml:space="preserve"> </w:delText>
              </w:r>
              <w:r w:rsidRPr="00546966">
                <w:rPr>
                  <w:rFonts w:ascii="Times New Roman" w:eastAsia="Times New Roman" w:hAnsi="Times New Roman" w:cs="Times New Roman"/>
                  <w:kern w:val="0"/>
                  <w14:ligatures w14:val="none"/>
                </w:rPr>
                <w:delText>Nearest School:   Arvin High School</w:delText>
              </w:r>
            </w:del>
          </w:p>
        </w:tc>
      </w:tr>
      <w:tr w:rsidR="00146570" w:rsidRPr="00146570" w14:paraId="641B4A5E" w14:textId="77777777" w:rsidTr="000950F3">
        <w:trPr>
          <w:trHeight w:val="898"/>
          <w:del w:id="213" w:author="JSC" w:date="2026-09-25T20:04:00Z" w16du:dateUtc="2026-09-26T00:04:00Z"/>
        </w:trPr>
        <w:tc>
          <w:tcPr>
            <w:tcW w:w="10885" w:type="dxa"/>
            <w:gridSpan w:val="7"/>
          </w:tcPr>
          <w:p w14:paraId="68BADF74" w14:textId="485E55EF" w:rsidR="00146570" w:rsidRPr="00EF39FC" w:rsidRDefault="00146570" w:rsidP="004A66B7">
            <w:pPr>
              <w:spacing w:before="15" w:line="247" w:lineRule="auto"/>
              <w:ind w:left="113" w:hanging="1"/>
              <w:rPr>
                <w:del w:id="214" w:author="JSC" w:date="2026-09-25T20:04:00Z" w16du:dateUtc="2026-09-26T00:04:00Z"/>
                <w:rFonts w:ascii="Times New Roman" w:eastAsia="Times New Roman" w:hAnsi="Times New Roman" w:cs="Times New Roman"/>
                <w:kern w:val="0"/>
                <w:sz w:val="20"/>
                <w:szCs w:val="20"/>
                <w14:ligatures w14:val="none"/>
              </w:rPr>
            </w:pPr>
            <w:del w:id="215" w:author="JSC" w:date="2026-09-25T20:04:00Z" w16du:dateUtc="2026-09-26T00:04:00Z">
              <w:r w:rsidRPr="00EF39FC">
                <w:rPr>
                  <w:rFonts w:ascii="Times New Roman" w:eastAsia="Times New Roman" w:hAnsi="Times New Roman" w:cs="Times New Roman"/>
                  <w:b/>
                  <w:bCs/>
                  <w:kern w:val="0"/>
                  <w:sz w:val="20"/>
                  <w:szCs w:val="20"/>
                  <w14:ligatures w14:val="none"/>
                </w:rPr>
                <w:fldChar w:fldCharType="begin"/>
              </w:r>
              <w:r w:rsidRPr="00EF39FC">
                <w:rPr>
                  <w:rFonts w:ascii="Times New Roman" w:eastAsia="Times New Roman" w:hAnsi="Times New Roman" w:cs="Times New Roman"/>
                  <w:b/>
                  <w:bCs/>
                  <w:kern w:val="0"/>
                  <w:sz w:val="20"/>
                  <w:szCs w:val="20"/>
                  <w14:ligatures w14:val="none"/>
                </w:rPr>
                <w:delInstrText xml:space="preserve">PRIVATE </w:delInstrText>
              </w:r>
              <w:r w:rsidRPr="00EF39FC">
                <w:rPr>
                  <w:rFonts w:ascii="Times New Roman" w:eastAsia="Times New Roman" w:hAnsi="Times New Roman" w:cs="Times New Roman"/>
                  <w:b/>
                  <w:bCs/>
                  <w:kern w:val="0"/>
                  <w:sz w:val="20"/>
                  <w:szCs w:val="20"/>
                  <w14:ligatures w14:val="none"/>
                </w:rPr>
                <w:fldChar w:fldCharType="end"/>
              </w:r>
              <w:r w:rsidRPr="00EF39FC">
                <w:rPr>
                  <w:rFonts w:ascii="Times New Roman" w:eastAsia="Times New Roman" w:hAnsi="Times New Roman" w:cs="Times New Roman"/>
                  <w:b/>
                  <w:bCs/>
                  <w:kern w:val="0"/>
                  <w:sz w:val="20"/>
                  <w:szCs w:val="20"/>
                  <w14:ligatures w14:val="none"/>
                </w:rPr>
                <w:delText>Description of nature, purpose, and beneficiaries of project</w:delText>
              </w:r>
              <w:r w:rsidR="004A66B7" w:rsidRPr="00EF39FC">
                <w:rPr>
                  <w:rFonts w:ascii="Arial" w:eastAsia="Arial" w:hAnsi="Arial" w:cs="Arial"/>
                  <w:color w:val="1C1C1C"/>
                  <w:w w:val="105"/>
                  <w:kern w:val="0"/>
                  <w:sz w:val="20"/>
                  <w:szCs w:val="20"/>
                  <w14:ligatures w14:val="none"/>
                </w:rPr>
                <w:delText>:</w:delText>
              </w:r>
              <w:r w:rsidR="004A66B7" w:rsidRPr="00EF39FC">
                <w:rPr>
                  <w:rFonts w:ascii="Arial" w:eastAsia="Arial" w:hAnsi="Arial" w:cs="Arial"/>
                  <w:color w:val="1C1C1C"/>
                  <w:spacing w:val="40"/>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The City</w:delText>
              </w:r>
              <w:r w:rsidR="004A66B7" w:rsidRPr="00EF39FC">
                <w:rPr>
                  <w:rFonts w:ascii="Times New Roman" w:eastAsia="Arial" w:hAnsi="Times New Roman" w:cs="Times New Roman"/>
                  <w:color w:val="444444"/>
                  <w:spacing w:val="-2"/>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of</w:delText>
              </w:r>
              <w:r w:rsidR="004A66B7" w:rsidRPr="00EF39FC">
                <w:rPr>
                  <w:rFonts w:ascii="Times New Roman" w:eastAsia="Arial" w:hAnsi="Times New Roman" w:cs="Times New Roman"/>
                  <w:color w:val="444444"/>
                  <w:spacing w:val="-17"/>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Arvin</w:delText>
              </w:r>
              <w:r w:rsidR="004A66B7" w:rsidRPr="00EF39FC">
                <w:rPr>
                  <w:rFonts w:ascii="Times New Roman" w:eastAsia="Arial" w:hAnsi="Times New Roman" w:cs="Times New Roman"/>
                  <w:color w:val="444444"/>
                  <w:spacing w:val="-4"/>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is</w:delText>
              </w:r>
              <w:r w:rsidR="004A66B7" w:rsidRPr="00EF39FC">
                <w:rPr>
                  <w:rFonts w:ascii="Times New Roman" w:eastAsia="Arial" w:hAnsi="Times New Roman" w:cs="Times New Roman"/>
                  <w:color w:val="444444"/>
                  <w:spacing w:val="-6"/>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in</w:delText>
              </w:r>
              <w:r w:rsidR="004A66B7" w:rsidRPr="00EF39FC">
                <w:rPr>
                  <w:rFonts w:ascii="Times New Roman" w:eastAsia="Arial" w:hAnsi="Times New Roman" w:cs="Times New Roman"/>
                  <w:color w:val="444444"/>
                  <w:spacing w:val="-13"/>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the</w:delText>
              </w:r>
              <w:r w:rsidR="004A66B7" w:rsidRPr="00EF39FC">
                <w:rPr>
                  <w:rFonts w:ascii="Times New Roman" w:eastAsia="Arial" w:hAnsi="Times New Roman" w:cs="Times New Roman"/>
                  <w:color w:val="444444"/>
                  <w:spacing w:val="-3"/>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process of</w:delText>
              </w:r>
              <w:r w:rsidR="004A66B7" w:rsidRPr="00EF39FC">
                <w:rPr>
                  <w:rFonts w:ascii="Times New Roman" w:eastAsia="Arial" w:hAnsi="Times New Roman" w:cs="Times New Roman"/>
                  <w:color w:val="444444"/>
                  <w:spacing w:val="-8"/>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acquiring land</w:delText>
              </w:r>
              <w:r w:rsidR="004A66B7" w:rsidRPr="00EF39FC">
                <w:rPr>
                  <w:rFonts w:ascii="Times New Roman" w:eastAsia="Arial" w:hAnsi="Times New Roman" w:cs="Times New Roman"/>
                  <w:color w:val="444444"/>
                  <w:spacing w:val="-5"/>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in</w:delText>
              </w:r>
              <w:r w:rsidR="004A66B7" w:rsidRPr="00EF39FC">
                <w:rPr>
                  <w:rFonts w:ascii="Times New Roman" w:eastAsia="Arial" w:hAnsi="Times New Roman" w:cs="Times New Roman"/>
                  <w:color w:val="444444"/>
                  <w:spacing w:val="-8"/>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the vicinity of</w:delText>
              </w:r>
              <w:r w:rsidR="004A66B7" w:rsidRPr="00EF39FC">
                <w:rPr>
                  <w:rFonts w:ascii="Times New Roman" w:eastAsia="Arial" w:hAnsi="Times New Roman" w:cs="Times New Roman"/>
                  <w:color w:val="444444"/>
                  <w:spacing w:val="-7"/>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its</w:delText>
              </w:r>
              <w:r w:rsidR="004A66B7" w:rsidRPr="00EF39FC">
                <w:rPr>
                  <w:rFonts w:ascii="Times New Roman" w:eastAsia="Arial" w:hAnsi="Times New Roman" w:cs="Times New Roman"/>
                  <w:color w:val="444444"/>
                  <w:spacing w:val="-5"/>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Wastewater Treatment</w:delText>
              </w:r>
              <w:r w:rsidR="004A66B7" w:rsidRPr="00EF39FC">
                <w:rPr>
                  <w:rFonts w:ascii="Times New Roman" w:eastAsia="Arial" w:hAnsi="Times New Roman" w:cs="Times New Roman"/>
                  <w:color w:val="444444"/>
                  <w:spacing w:val="-1"/>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Facility</w:delText>
              </w:r>
              <w:r w:rsidR="004A66B7" w:rsidRPr="00EF39FC">
                <w:rPr>
                  <w:rFonts w:ascii="Times New Roman" w:eastAsia="Arial" w:hAnsi="Times New Roman" w:cs="Times New Roman"/>
                  <w:color w:val="A1A1A1"/>
                  <w:w w:val="105"/>
                  <w:kern w:val="0"/>
                  <w:sz w:val="20"/>
                  <w:szCs w:val="20"/>
                  <w14:ligatures w14:val="none"/>
                </w:rPr>
                <w:delText>.</w:delText>
              </w:r>
              <w:r w:rsidR="004A66B7" w:rsidRPr="00EF39FC">
                <w:rPr>
                  <w:rFonts w:ascii="Times New Roman" w:eastAsia="Arial" w:hAnsi="Times New Roman" w:cs="Times New Roman"/>
                  <w:color w:val="A1A1A1"/>
                  <w:spacing w:val="-15"/>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The</w:delText>
              </w:r>
              <w:r w:rsidR="004A66B7" w:rsidRPr="00EF39FC">
                <w:rPr>
                  <w:rFonts w:ascii="Times New Roman" w:eastAsia="Arial" w:hAnsi="Times New Roman" w:cs="Times New Roman"/>
                  <w:color w:val="444444"/>
                  <w:spacing w:val="-1"/>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acquisition</w:delText>
              </w:r>
              <w:r w:rsidR="004A66B7" w:rsidRPr="00EF39FC">
                <w:rPr>
                  <w:rFonts w:ascii="Times New Roman" w:eastAsia="Arial" w:hAnsi="Times New Roman" w:cs="Times New Roman"/>
                  <w:color w:val="444444"/>
                  <w:spacing w:val="9"/>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of</w:delText>
              </w:r>
              <w:r w:rsidR="004A66B7" w:rsidRPr="00EF39FC">
                <w:rPr>
                  <w:rFonts w:ascii="Times New Roman" w:eastAsia="Arial" w:hAnsi="Times New Roman" w:cs="Times New Roman"/>
                  <w:color w:val="444444"/>
                  <w:spacing w:val="2"/>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the</w:delText>
              </w:r>
              <w:r w:rsidR="004A66B7" w:rsidRPr="00EF39FC">
                <w:rPr>
                  <w:rFonts w:ascii="Times New Roman" w:eastAsia="Arial" w:hAnsi="Times New Roman" w:cs="Times New Roman"/>
                  <w:color w:val="444444"/>
                  <w:spacing w:val="2"/>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land</w:delText>
              </w:r>
              <w:r w:rsidR="004A66B7" w:rsidRPr="00EF39FC">
                <w:rPr>
                  <w:rFonts w:ascii="Times New Roman" w:eastAsia="Arial" w:hAnsi="Times New Roman" w:cs="Times New Roman"/>
                  <w:color w:val="444444"/>
                  <w:spacing w:val="-3"/>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will</w:delText>
              </w:r>
              <w:r w:rsidR="004A66B7" w:rsidRPr="00EF39FC">
                <w:rPr>
                  <w:rFonts w:ascii="Times New Roman" w:eastAsia="Arial" w:hAnsi="Times New Roman" w:cs="Times New Roman"/>
                  <w:color w:val="444444"/>
                  <w:spacing w:val="-1"/>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allow</w:delText>
              </w:r>
              <w:r w:rsidR="004A66B7" w:rsidRPr="00EF39FC">
                <w:rPr>
                  <w:rFonts w:ascii="Times New Roman" w:eastAsia="Arial" w:hAnsi="Times New Roman" w:cs="Times New Roman"/>
                  <w:color w:val="444444"/>
                  <w:spacing w:val="-8"/>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compliance</w:delText>
              </w:r>
              <w:r w:rsidR="004A66B7" w:rsidRPr="00EF39FC">
                <w:rPr>
                  <w:rFonts w:ascii="Times New Roman" w:eastAsia="Arial" w:hAnsi="Times New Roman" w:cs="Times New Roman"/>
                  <w:color w:val="444444"/>
                  <w:spacing w:val="9"/>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with</w:delText>
              </w:r>
              <w:r w:rsidR="004A66B7" w:rsidRPr="00EF39FC">
                <w:rPr>
                  <w:rFonts w:ascii="Times New Roman" w:eastAsia="Arial" w:hAnsi="Times New Roman" w:cs="Times New Roman"/>
                  <w:color w:val="444444"/>
                  <w:spacing w:val="-10"/>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the</w:delText>
              </w:r>
              <w:r w:rsidR="004A66B7" w:rsidRPr="00EF39FC">
                <w:rPr>
                  <w:rFonts w:ascii="Times New Roman" w:eastAsia="Arial" w:hAnsi="Times New Roman" w:cs="Times New Roman"/>
                  <w:color w:val="444444"/>
                  <w:spacing w:val="-7"/>
                  <w:w w:val="105"/>
                  <w:kern w:val="0"/>
                  <w:sz w:val="20"/>
                  <w:szCs w:val="20"/>
                  <w14:ligatures w14:val="none"/>
                </w:rPr>
                <w:delText xml:space="preserve"> </w:delText>
              </w:r>
              <w:r w:rsidR="004A66B7" w:rsidRPr="00EF39FC">
                <w:rPr>
                  <w:rFonts w:ascii="Times New Roman" w:eastAsia="Arial" w:hAnsi="Times New Roman" w:cs="Times New Roman"/>
                  <w:color w:val="444444"/>
                  <w:w w:val="105"/>
                  <w:kern w:val="0"/>
                  <w:sz w:val="20"/>
                  <w:szCs w:val="20"/>
                  <w14:ligatures w14:val="none"/>
                </w:rPr>
                <w:delText>California State Water</w:delText>
              </w:r>
              <w:r w:rsidR="004A66B7" w:rsidRPr="00EF39FC">
                <w:rPr>
                  <w:rFonts w:ascii="Times New Roman" w:eastAsia="Arial" w:hAnsi="Times New Roman" w:cs="Times New Roman"/>
                  <w:color w:val="444444"/>
                  <w:spacing w:val="-3"/>
                  <w:w w:val="105"/>
                  <w:kern w:val="0"/>
                  <w:sz w:val="20"/>
                  <w:szCs w:val="20"/>
                  <w14:ligatures w14:val="none"/>
                </w:rPr>
                <w:delText xml:space="preserve"> </w:delText>
              </w:r>
              <w:r w:rsidR="004A66B7" w:rsidRPr="00EF39FC">
                <w:rPr>
                  <w:rFonts w:ascii="Times New Roman" w:eastAsia="Arial" w:hAnsi="Times New Roman" w:cs="Times New Roman"/>
                  <w:color w:val="444444"/>
                  <w:spacing w:val="-2"/>
                  <w:w w:val="105"/>
                  <w:kern w:val="0"/>
                  <w:sz w:val="20"/>
                  <w:szCs w:val="20"/>
                  <w14:ligatures w14:val="none"/>
                </w:rPr>
                <w:delText xml:space="preserve">Control </w:delText>
              </w:r>
              <w:r w:rsidR="004A66B7" w:rsidRPr="00EF39FC">
                <w:rPr>
                  <w:rFonts w:ascii="Times New Roman" w:eastAsia="Arial" w:hAnsi="Times New Roman" w:cs="Times New Roman"/>
                  <w:color w:val="444444"/>
                  <w:kern w:val="0"/>
                  <w:sz w:val="20"/>
                  <w:szCs w:val="20"/>
                  <w14:ligatures w14:val="none"/>
                </w:rPr>
                <w:delText>Boards Requirements</w:delText>
              </w:r>
              <w:r w:rsidR="004A66B7" w:rsidRPr="00EF39FC">
                <w:rPr>
                  <w:rFonts w:ascii="Times New Roman" w:eastAsia="Arial" w:hAnsi="Times New Roman" w:cs="Times New Roman"/>
                  <w:color w:val="444444"/>
                  <w:spacing w:val="21"/>
                  <w:kern w:val="0"/>
                  <w:sz w:val="20"/>
                  <w:szCs w:val="20"/>
                  <w14:ligatures w14:val="none"/>
                </w:rPr>
                <w:delText xml:space="preserve"> </w:delText>
              </w:r>
              <w:r w:rsidR="004A66B7" w:rsidRPr="00EF39FC">
                <w:rPr>
                  <w:rFonts w:ascii="Times New Roman" w:eastAsia="Arial" w:hAnsi="Times New Roman" w:cs="Times New Roman"/>
                  <w:color w:val="444444"/>
                  <w:kern w:val="0"/>
                  <w:sz w:val="20"/>
                  <w:szCs w:val="20"/>
                  <w14:ligatures w14:val="none"/>
                </w:rPr>
                <w:delText>related to the</w:delText>
              </w:r>
              <w:r w:rsidR="004A66B7" w:rsidRPr="00EF39FC">
                <w:rPr>
                  <w:rFonts w:ascii="Times New Roman" w:eastAsia="Arial" w:hAnsi="Times New Roman" w:cs="Times New Roman"/>
                  <w:color w:val="444444"/>
                  <w:spacing w:val="-3"/>
                  <w:kern w:val="0"/>
                  <w:sz w:val="20"/>
                  <w:szCs w:val="20"/>
                  <w14:ligatures w14:val="none"/>
                </w:rPr>
                <w:delText xml:space="preserve"> </w:delText>
              </w:r>
              <w:r w:rsidR="004A66B7" w:rsidRPr="00EF39FC">
                <w:rPr>
                  <w:rFonts w:ascii="Times New Roman" w:eastAsia="Arial" w:hAnsi="Times New Roman" w:cs="Times New Roman"/>
                  <w:color w:val="444444"/>
                  <w:kern w:val="0"/>
                  <w:sz w:val="20"/>
                  <w:szCs w:val="20"/>
                  <w14:ligatures w14:val="none"/>
                </w:rPr>
                <w:delText>City's Wastewater Treatment Facility</w:delText>
              </w:r>
              <w:r w:rsidR="004A66B7" w:rsidRPr="00EF39FC">
                <w:rPr>
                  <w:rFonts w:ascii="Times New Roman" w:eastAsia="Arial" w:hAnsi="Times New Roman" w:cs="Times New Roman"/>
                  <w:color w:val="A1A1A1"/>
                  <w:kern w:val="0"/>
                  <w:sz w:val="20"/>
                  <w:szCs w:val="20"/>
                  <w14:ligatures w14:val="none"/>
                </w:rPr>
                <w:delText>.</w:delText>
              </w:r>
              <w:r w:rsidR="004A66B7" w:rsidRPr="00EF39FC">
                <w:rPr>
                  <w:rFonts w:ascii="Times New Roman" w:eastAsia="Arial" w:hAnsi="Times New Roman" w:cs="Times New Roman"/>
                  <w:color w:val="A1A1A1"/>
                  <w:spacing w:val="-10"/>
                  <w:kern w:val="0"/>
                  <w:sz w:val="20"/>
                  <w:szCs w:val="20"/>
                  <w14:ligatures w14:val="none"/>
                </w:rPr>
                <w:delText xml:space="preserve"> </w:delText>
              </w:r>
              <w:r w:rsidR="004A66B7" w:rsidRPr="00EF39FC">
                <w:rPr>
                  <w:rFonts w:ascii="Times New Roman" w:eastAsia="Arial" w:hAnsi="Times New Roman" w:cs="Times New Roman"/>
                  <w:color w:val="444444"/>
                  <w:kern w:val="0"/>
                  <w:sz w:val="20"/>
                  <w:szCs w:val="20"/>
                  <w14:ligatures w14:val="none"/>
                </w:rPr>
                <w:delText>This action will support the goal</w:delText>
              </w:r>
              <w:r w:rsidR="004A66B7" w:rsidRPr="00EF39FC">
                <w:rPr>
                  <w:rFonts w:ascii="Times New Roman" w:eastAsia="Arial" w:hAnsi="Times New Roman" w:cs="Times New Roman"/>
                  <w:color w:val="444444"/>
                  <w:spacing w:val="-10"/>
                  <w:kern w:val="0"/>
                  <w:sz w:val="20"/>
                  <w:szCs w:val="20"/>
                  <w14:ligatures w14:val="none"/>
                </w:rPr>
                <w:delText xml:space="preserve"> </w:delText>
              </w:r>
              <w:r w:rsidR="004A66B7" w:rsidRPr="00EF39FC">
                <w:rPr>
                  <w:rFonts w:ascii="Times New Roman" w:eastAsia="Arial" w:hAnsi="Times New Roman" w:cs="Times New Roman"/>
                  <w:color w:val="444444"/>
                  <w:kern w:val="0"/>
                  <w:sz w:val="20"/>
                  <w:szCs w:val="20"/>
                  <w14:ligatures w14:val="none"/>
                </w:rPr>
                <w:delText>of</w:delText>
              </w:r>
              <w:r w:rsidR="004A66B7" w:rsidRPr="00EF39FC">
                <w:rPr>
                  <w:rFonts w:ascii="Times New Roman" w:eastAsia="Arial" w:hAnsi="Times New Roman" w:cs="Times New Roman"/>
                  <w:color w:val="444444"/>
                  <w:spacing w:val="-2"/>
                  <w:kern w:val="0"/>
                  <w:sz w:val="20"/>
                  <w:szCs w:val="20"/>
                  <w14:ligatures w14:val="none"/>
                </w:rPr>
                <w:delText xml:space="preserve"> </w:delText>
              </w:r>
              <w:r w:rsidR="004A66B7" w:rsidRPr="00EF39FC">
                <w:rPr>
                  <w:rFonts w:ascii="Times New Roman" w:eastAsia="Arial" w:hAnsi="Times New Roman" w:cs="Times New Roman"/>
                  <w:color w:val="444444"/>
                  <w:kern w:val="0"/>
                  <w:sz w:val="20"/>
                  <w:szCs w:val="20"/>
                  <w14:ligatures w14:val="none"/>
                </w:rPr>
                <w:delText>the</w:delText>
              </w:r>
              <w:r w:rsidR="004A66B7" w:rsidRPr="00EF39FC">
                <w:rPr>
                  <w:rFonts w:ascii="Times New Roman" w:eastAsia="Arial" w:hAnsi="Times New Roman" w:cs="Times New Roman"/>
                  <w:color w:val="444444"/>
                  <w:spacing w:val="-2"/>
                  <w:kern w:val="0"/>
                  <w:sz w:val="20"/>
                  <w:szCs w:val="20"/>
                  <w14:ligatures w14:val="none"/>
                </w:rPr>
                <w:delText xml:space="preserve"> </w:delText>
              </w:r>
              <w:r w:rsidR="004A66B7" w:rsidRPr="00EF39FC">
                <w:rPr>
                  <w:rFonts w:ascii="Times New Roman" w:eastAsia="Arial" w:hAnsi="Times New Roman" w:cs="Times New Roman"/>
                  <w:color w:val="444444"/>
                  <w:kern w:val="0"/>
                  <w:sz w:val="20"/>
                  <w:szCs w:val="20"/>
                  <w14:ligatures w14:val="none"/>
                </w:rPr>
                <w:delText>City Council</w:delText>
              </w:r>
              <w:r w:rsidR="004A66B7" w:rsidRPr="00EF39FC">
                <w:rPr>
                  <w:rFonts w:ascii="Times New Roman" w:eastAsia="Arial" w:hAnsi="Times New Roman" w:cs="Times New Roman"/>
                  <w:color w:val="444444"/>
                  <w:spacing w:val="-7"/>
                  <w:kern w:val="0"/>
                  <w:sz w:val="20"/>
                  <w:szCs w:val="20"/>
                  <w14:ligatures w14:val="none"/>
                </w:rPr>
                <w:delText xml:space="preserve"> </w:delText>
              </w:r>
              <w:r w:rsidR="004A66B7" w:rsidRPr="00EF39FC">
                <w:rPr>
                  <w:rFonts w:ascii="Times New Roman" w:eastAsia="Arial" w:hAnsi="Times New Roman" w:cs="Times New Roman"/>
                  <w:color w:val="444444"/>
                  <w:kern w:val="0"/>
                  <w:sz w:val="20"/>
                  <w:szCs w:val="20"/>
                  <w14:ligatures w14:val="none"/>
                </w:rPr>
                <w:delText>in ensuring operations</w:delText>
              </w:r>
              <w:r w:rsidR="004A66B7" w:rsidRPr="00EF39FC">
                <w:rPr>
                  <w:rFonts w:ascii="Times New Roman" w:eastAsia="Arial" w:hAnsi="Times New Roman" w:cs="Times New Roman"/>
                  <w:color w:val="444444"/>
                  <w:spacing w:val="17"/>
                  <w:kern w:val="0"/>
                  <w:sz w:val="20"/>
                  <w:szCs w:val="20"/>
                  <w14:ligatures w14:val="none"/>
                </w:rPr>
                <w:delText xml:space="preserve"> </w:delText>
              </w:r>
              <w:r w:rsidR="004A66B7" w:rsidRPr="00EF39FC">
                <w:rPr>
                  <w:rFonts w:ascii="Times New Roman" w:eastAsia="Arial" w:hAnsi="Times New Roman" w:cs="Times New Roman"/>
                  <w:color w:val="444444"/>
                  <w:kern w:val="0"/>
                  <w:sz w:val="20"/>
                  <w:szCs w:val="20"/>
                  <w14:ligatures w14:val="none"/>
                </w:rPr>
                <w:delText>of c</w:delText>
              </w:r>
              <w:r w:rsidR="00DF5E0D" w:rsidRPr="00EF39FC">
                <w:rPr>
                  <w:rFonts w:ascii="Times New Roman" w:eastAsia="Arial" w:hAnsi="Times New Roman" w:cs="Times New Roman"/>
                  <w:color w:val="444444"/>
                  <w:kern w:val="0"/>
                  <w:sz w:val="20"/>
                  <w:szCs w:val="20"/>
                  <w14:ligatures w14:val="none"/>
                </w:rPr>
                <w:delText>ity</w:delText>
              </w:r>
              <w:r w:rsidR="004A66B7" w:rsidRPr="00EF39FC">
                <w:rPr>
                  <w:rFonts w:ascii="Times New Roman" w:eastAsia="Arial" w:hAnsi="Times New Roman" w:cs="Times New Roman"/>
                  <w:color w:val="444444"/>
                  <w:kern w:val="0"/>
                  <w:sz w:val="20"/>
                  <w:szCs w:val="20"/>
                  <w14:ligatures w14:val="none"/>
                </w:rPr>
                <w:delText xml:space="preserve"> facilities are maintained.</w:delText>
              </w:r>
            </w:del>
          </w:p>
        </w:tc>
      </w:tr>
      <w:tr w:rsidR="00146570" w:rsidRPr="00146570" w14:paraId="254996B5" w14:textId="77777777" w:rsidTr="0075710C">
        <w:trPr>
          <w:trHeight w:val="448"/>
          <w:del w:id="216" w:author="JSC" w:date="2026-09-25T20:04:00Z" w16du:dateUtc="2026-09-26T00:04:00Z"/>
        </w:trPr>
        <w:tc>
          <w:tcPr>
            <w:tcW w:w="2729" w:type="dxa"/>
            <w:gridSpan w:val="3"/>
          </w:tcPr>
          <w:p w14:paraId="0600E134" w14:textId="77777777" w:rsidR="00146570" w:rsidRPr="00546966" w:rsidRDefault="00146570" w:rsidP="00146570">
            <w:pPr>
              <w:spacing w:after="0" w:line="240" w:lineRule="auto"/>
              <w:rPr>
                <w:del w:id="217" w:author="JSC" w:date="2026-09-25T20:04:00Z" w16du:dateUtc="2026-09-26T00:04:00Z"/>
                <w:rFonts w:ascii="Times New Roman" w:eastAsia="Times New Roman" w:hAnsi="Times New Roman" w:cs="Times New Roman"/>
                <w:kern w:val="0"/>
                <w:sz w:val="20"/>
                <w:szCs w:val="20"/>
                <w14:ligatures w14:val="none"/>
              </w:rPr>
            </w:pPr>
            <w:del w:id="218" w:author="JSC" w:date="2026-09-25T20:04:00Z" w16du:dateUtc="2026-09-26T00:04:00Z">
              <w:r w:rsidRPr="00546966">
                <w:rPr>
                  <w:rFonts w:ascii="Times New Roman" w:eastAsia="Times New Roman" w:hAnsi="Times New Roman" w:cs="Times New Roman"/>
                  <w:b/>
                  <w:bCs/>
                  <w:kern w:val="0"/>
                  <w:sz w:val="20"/>
                  <w:szCs w:val="20"/>
                  <w14:ligatures w14:val="none"/>
                </w:rPr>
                <w:delText>Name of public agency approving project:</w:delText>
              </w:r>
            </w:del>
          </w:p>
        </w:tc>
        <w:tc>
          <w:tcPr>
            <w:tcW w:w="1856" w:type="dxa"/>
            <w:gridSpan w:val="2"/>
          </w:tcPr>
          <w:p w14:paraId="6ACC2E54" w14:textId="02C7AD1A" w:rsidR="009315A5" w:rsidRPr="00546966" w:rsidRDefault="00EC1A2C" w:rsidP="00EC1A2C">
            <w:pPr>
              <w:spacing w:after="0" w:line="240" w:lineRule="auto"/>
              <w:rPr>
                <w:del w:id="219" w:author="JSC" w:date="2026-09-25T20:04:00Z" w16du:dateUtc="2026-09-26T00:04:00Z"/>
                <w:rFonts w:ascii="Times New Roman" w:eastAsia="Times New Roman" w:hAnsi="Times New Roman" w:cs="Times New Roman"/>
                <w:kern w:val="0"/>
                <w:sz w:val="20"/>
                <w:szCs w:val="20"/>
                <w14:ligatures w14:val="none"/>
              </w:rPr>
            </w:pPr>
            <w:del w:id="220" w:author="JSC" w:date="2026-09-25T20:04:00Z" w16du:dateUtc="2026-09-26T00:04:00Z">
              <w:r w:rsidRPr="00546966">
                <w:rPr>
                  <w:rFonts w:ascii="Times New Roman" w:eastAsia="Times New Roman" w:hAnsi="Times New Roman" w:cs="Times New Roman"/>
                  <w:kern w:val="0"/>
                  <w:sz w:val="16"/>
                  <w:szCs w:val="16"/>
                  <w14:ligatures w14:val="none"/>
                </w:rPr>
                <w:delText xml:space="preserve">■ </w:delText>
              </w:r>
              <w:r w:rsidRPr="00546966">
                <w:rPr>
                  <w:rFonts w:ascii="Times New Roman" w:eastAsia="Times New Roman" w:hAnsi="Times New Roman" w:cs="Times New Roman"/>
                  <w:kern w:val="0"/>
                  <w:sz w:val="20"/>
                  <w:szCs w:val="20"/>
                  <w14:ligatures w14:val="none"/>
                </w:rPr>
                <w:delText xml:space="preserve"> </w:delText>
              </w:r>
              <w:r w:rsidR="009315A5" w:rsidRPr="00546966">
                <w:rPr>
                  <w:rFonts w:ascii="Times New Roman" w:eastAsia="Times New Roman" w:hAnsi="Times New Roman" w:cs="Times New Roman"/>
                  <w:kern w:val="0"/>
                  <w:sz w:val="20"/>
                  <w:szCs w:val="20"/>
                  <w14:ligatures w14:val="none"/>
                </w:rPr>
                <w:delText xml:space="preserve"> </w:delText>
              </w:r>
              <w:r w:rsidR="00146570" w:rsidRPr="00546966">
                <w:rPr>
                  <w:rFonts w:ascii="Times New Roman" w:eastAsia="Times New Roman" w:hAnsi="Times New Roman" w:cs="Times New Roman"/>
                  <w:kern w:val="0"/>
                  <w:sz w:val="20"/>
                  <w:szCs w:val="20"/>
                  <w14:ligatures w14:val="none"/>
                </w:rPr>
                <w:delText>City</w:delText>
              </w:r>
              <w:r w:rsidRPr="00546966">
                <w:rPr>
                  <w:rFonts w:ascii="Times New Roman" w:eastAsia="Times New Roman" w:hAnsi="Times New Roman" w:cs="Times New Roman"/>
                  <w:kern w:val="0"/>
                  <w:sz w:val="20"/>
                  <w:szCs w:val="20"/>
                  <w14:ligatures w14:val="none"/>
                </w:rPr>
                <w:delText xml:space="preserve"> </w:delText>
              </w:r>
              <w:r w:rsidR="00875F9C">
                <w:rPr>
                  <w:rFonts w:ascii="Times New Roman" w:eastAsia="Times New Roman" w:hAnsi="Times New Roman" w:cs="Times New Roman"/>
                  <w:kern w:val="0"/>
                  <w:sz w:val="20"/>
                  <w:szCs w:val="20"/>
                  <w14:ligatures w14:val="none"/>
                </w:rPr>
                <w:delText xml:space="preserve">Council </w:delText>
              </w:r>
              <w:r w:rsidRPr="00546966">
                <w:rPr>
                  <w:rFonts w:ascii="Times New Roman" w:eastAsia="Times New Roman" w:hAnsi="Times New Roman" w:cs="Times New Roman"/>
                  <w:kern w:val="0"/>
                  <w:sz w:val="20"/>
                  <w:szCs w:val="20"/>
                  <w14:ligatures w14:val="none"/>
                </w:rPr>
                <w:delText xml:space="preserve"> </w:delText>
              </w:r>
            </w:del>
          </w:p>
        </w:tc>
        <w:tc>
          <w:tcPr>
            <w:tcW w:w="6300" w:type="dxa"/>
            <w:gridSpan w:val="2"/>
          </w:tcPr>
          <w:p w14:paraId="361A2D53" w14:textId="70A87F16" w:rsidR="00ED3106" w:rsidRPr="00546966" w:rsidRDefault="006E361A" w:rsidP="00F75294">
            <w:pPr>
              <w:spacing w:after="0" w:line="240" w:lineRule="auto"/>
              <w:rPr>
                <w:del w:id="221" w:author="JSC" w:date="2026-09-25T20:04:00Z" w16du:dateUtc="2026-09-26T00:04:00Z"/>
                <w:rFonts w:ascii="Times New Roman" w:eastAsia="Times New Roman" w:hAnsi="Times New Roman" w:cs="Times New Roman"/>
                <w:b/>
                <w:bCs/>
                <w:kern w:val="0"/>
                <w:sz w:val="18"/>
                <w:szCs w:val="18"/>
                <w14:ligatures w14:val="none"/>
              </w:rPr>
            </w:pPr>
            <w:del w:id="222" w:author="JSC" w:date="2026-09-25T20:04:00Z" w16du:dateUtc="2026-09-26T00:04:00Z">
              <w:r w:rsidRPr="00E2590B">
                <w:rPr>
                  <w:rFonts w:ascii="Times New Roman" w:eastAsia="Times New Roman" w:hAnsi="Times New Roman" w:cs="Times New Roman"/>
                  <w:kern w:val="0"/>
                  <w:sz w:val="18"/>
                  <w:szCs w:val="18"/>
                  <w14:ligatures w14:val="none"/>
                </w:rPr>
                <w:delText>The project</w:delText>
              </w:r>
              <w:r w:rsidR="00875F9C" w:rsidRPr="00E2590B">
                <w:rPr>
                  <w:rFonts w:ascii="Times New Roman" w:eastAsia="Times New Roman" w:hAnsi="Times New Roman" w:cs="Times New Roman"/>
                  <w:kern w:val="0"/>
                  <w:sz w:val="18"/>
                  <w:szCs w:val="18"/>
                  <w14:ligatures w14:val="none"/>
                </w:rPr>
                <w:delText xml:space="preserve"> </w:delText>
              </w:r>
              <w:r w:rsidR="00E12348" w:rsidRPr="00E2590B">
                <w:rPr>
                  <w:rFonts w:ascii="Times New Roman" w:eastAsia="Times New Roman" w:hAnsi="Times New Roman" w:cs="Times New Roman"/>
                  <w:kern w:val="0"/>
                  <w:sz w:val="18"/>
                  <w:szCs w:val="18"/>
                  <w14:ligatures w14:val="none"/>
                </w:rPr>
                <w:delText>ap</w:delText>
              </w:r>
              <w:r w:rsidRPr="00E2590B">
                <w:rPr>
                  <w:rFonts w:ascii="Times New Roman" w:eastAsia="Times New Roman" w:hAnsi="Times New Roman" w:cs="Times New Roman"/>
                  <w:kern w:val="0"/>
                  <w:sz w:val="18"/>
                  <w:szCs w:val="18"/>
                  <w14:ligatures w14:val="none"/>
                </w:rPr>
                <w:delText xml:space="preserve">proved by the </w:delText>
              </w:r>
              <w:r w:rsidR="00E12348" w:rsidRPr="00E2590B">
                <w:rPr>
                  <w:rFonts w:ascii="Times New Roman" w:eastAsia="Times New Roman" w:hAnsi="Times New Roman" w:cs="Times New Roman"/>
                  <w:kern w:val="0"/>
                  <w:sz w:val="18"/>
                  <w:szCs w:val="18"/>
                  <w14:ligatures w14:val="none"/>
                </w:rPr>
                <w:delText xml:space="preserve">City Council </w:delText>
              </w:r>
              <w:r w:rsidR="00874EE6">
                <w:rPr>
                  <w:rFonts w:ascii="Times New Roman" w:eastAsia="Times New Roman" w:hAnsi="Times New Roman" w:cs="Times New Roman"/>
                  <w:kern w:val="0"/>
                  <w:sz w:val="18"/>
                  <w:szCs w:val="18"/>
                  <w14:ligatures w14:val="none"/>
                </w:rPr>
                <w:delText xml:space="preserve">on September 24, 2024 </w:delText>
              </w:r>
              <w:r w:rsidR="00D2173F" w:rsidRPr="00E2590B">
                <w:rPr>
                  <w:rFonts w:ascii="Times New Roman" w:eastAsia="Times New Roman" w:hAnsi="Times New Roman" w:cs="Times New Roman"/>
                  <w:kern w:val="0"/>
                  <w:sz w:val="18"/>
                  <w:szCs w:val="18"/>
                  <w14:ligatures w14:val="none"/>
                </w:rPr>
                <w:delText>–</w:delText>
              </w:r>
              <w:r w:rsidR="00E12348" w:rsidRPr="00E2590B">
                <w:rPr>
                  <w:rFonts w:ascii="Times New Roman" w:eastAsia="Times New Roman" w:hAnsi="Times New Roman" w:cs="Times New Roman"/>
                  <w:kern w:val="0"/>
                  <w:sz w:val="18"/>
                  <w:szCs w:val="18"/>
                  <w14:ligatures w14:val="none"/>
                </w:rPr>
                <w:delText xml:space="preserve"> </w:delText>
              </w:r>
              <w:r w:rsidR="00D2173F" w:rsidRPr="00E2590B">
                <w:rPr>
                  <w:rFonts w:ascii="Times New Roman" w:eastAsia="Times New Roman" w:hAnsi="Times New Roman" w:cs="Times New Roman"/>
                  <w:kern w:val="0"/>
                  <w:sz w:val="18"/>
                  <w:szCs w:val="18"/>
                  <w14:ligatures w14:val="none"/>
                </w:rPr>
                <w:delText xml:space="preserve">Resolution of Necessity </w:delText>
              </w:r>
              <w:r w:rsidR="00116C8C" w:rsidRPr="00E2590B">
                <w:rPr>
                  <w:rFonts w:ascii="Times New Roman" w:eastAsia="Times New Roman" w:hAnsi="Times New Roman" w:cs="Times New Roman"/>
                  <w:kern w:val="0"/>
                  <w:sz w:val="18"/>
                  <w:szCs w:val="18"/>
                  <w14:ligatures w14:val="none"/>
                </w:rPr>
                <w:delText>for Property Located at the S</w:delText>
              </w:r>
              <w:r w:rsidR="00BF0639">
                <w:rPr>
                  <w:rFonts w:ascii="Times New Roman" w:eastAsia="Times New Roman" w:hAnsi="Times New Roman" w:cs="Times New Roman"/>
                  <w:kern w:val="0"/>
                  <w:sz w:val="18"/>
                  <w:szCs w:val="18"/>
                  <w14:ligatures w14:val="none"/>
                </w:rPr>
                <w:delText>E</w:delText>
              </w:r>
              <w:r w:rsidR="00116C8C" w:rsidRPr="00E2590B">
                <w:rPr>
                  <w:rFonts w:ascii="Times New Roman" w:eastAsia="Times New Roman" w:hAnsi="Times New Roman" w:cs="Times New Roman"/>
                  <w:kern w:val="0"/>
                  <w:sz w:val="18"/>
                  <w:szCs w:val="18"/>
                  <w14:ligatures w14:val="none"/>
                </w:rPr>
                <w:delText xml:space="preserve"> Corner of Millux Road and </w:delText>
              </w:r>
              <w:r w:rsidR="00805C49" w:rsidRPr="00E2590B">
                <w:rPr>
                  <w:rFonts w:ascii="Times New Roman" w:eastAsia="Times New Roman" w:hAnsi="Times New Roman" w:cs="Times New Roman"/>
                  <w:kern w:val="0"/>
                  <w:sz w:val="18"/>
                  <w:szCs w:val="18"/>
                  <w14:ligatures w14:val="none"/>
                </w:rPr>
                <w:delText xml:space="preserve">Rancho Drive </w:delText>
              </w:r>
            </w:del>
          </w:p>
        </w:tc>
      </w:tr>
      <w:tr w:rsidR="00146570" w:rsidRPr="00146570" w14:paraId="4FC06AD9" w14:textId="77777777" w:rsidTr="00E863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gridBefore w:val="1"/>
          <w:wBefore w:w="13" w:type="dxa"/>
          <w:trHeight w:val="467"/>
          <w:del w:id="223" w:author="JSC" w:date="2026-09-25T20:04:00Z" w16du:dateUtc="2026-09-26T00:04:00Z"/>
        </w:trPr>
        <w:tc>
          <w:tcPr>
            <w:tcW w:w="4572" w:type="dxa"/>
            <w:gridSpan w:val="4"/>
            <w:tcBorders>
              <w:top w:val="single" w:sz="7" w:space="0" w:color="auto"/>
              <w:left w:val="single" w:sz="7" w:space="0" w:color="auto"/>
              <w:bottom w:val="nil"/>
              <w:right w:val="single" w:sz="7" w:space="0" w:color="auto"/>
            </w:tcBorders>
          </w:tcPr>
          <w:p w14:paraId="132E83EE" w14:textId="1A6BDE3B" w:rsidR="00146570" w:rsidRPr="00546966" w:rsidRDefault="00146570" w:rsidP="00146570">
            <w:pPr>
              <w:tabs>
                <w:tab w:val="left" w:pos="-720"/>
              </w:tabs>
              <w:suppressAutoHyphens/>
              <w:spacing w:after="0" w:line="240" w:lineRule="atLeast"/>
              <w:rPr>
                <w:del w:id="224" w:author="JSC" w:date="2026-09-25T20:04:00Z" w16du:dateUtc="2026-09-26T00:04:00Z"/>
                <w:rFonts w:ascii="Times New Roman" w:eastAsia="Times New Roman" w:hAnsi="Times New Roman" w:cs="Times New Roman"/>
                <w:b/>
                <w:bCs/>
                <w:kern w:val="0"/>
                <w:sz w:val="20"/>
                <w:szCs w:val="20"/>
                <w14:ligatures w14:val="none"/>
              </w:rPr>
            </w:pPr>
            <w:del w:id="225" w:author="JSC" w:date="2026-09-25T20:04:00Z" w16du:dateUtc="2026-09-26T00:04:00Z">
              <w:r w:rsidRPr="00546966">
                <w:rPr>
                  <w:rFonts w:ascii="Times New Roman" w:eastAsia="Times New Roman" w:hAnsi="Times New Roman" w:cs="Times New Roman"/>
                  <w:b/>
                  <w:bCs/>
                  <w:kern w:val="0"/>
                  <w:sz w:val="20"/>
                  <w:szCs w:val="20"/>
                  <w14:ligatures w14:val="none"/>
                </w:rPr>
                <w:delText>Name and person or agency carrying out the project</w:delText>
              </w:r>
              <w:r w:rsidR="003F254E" w:rsidRPr="00546966">
                <w:rPr>
                  <w:rFonts w:ascii="Times New Roman" w:eastAsia="Times New Roman" w:hAnsi="Times New Roman" w:cs="Times New Roman"/>
                  <w:b/>
                  <w:bCs/>
                  <w:kern w:val="0"/>
                  <w:sz w:val="20"/>
                  <w:szCs w:val="20"/>
                  <w14:ligatures w14:val="none"/>
                </w:rPr>
                <w:delText>:</w:delText>
              </w:r>
            </w:del>
          </w:p>
        </w:tc>
        <w:tc>
          <w:tcPr>
            <w:tcW w:w="6300" w:type="dxa"/>
            <w:gridSpan w:val="2"/>
            <w:tcBorders>
              <w:top w:val="single" w:sz="7" w:space="0" w:color="auto"/>
              <w:left w:val="single" w:sz="7" w:space="0" w:color="auto"/>
              <w:bottom w:val="nil"/>
              <w:right w:val="single" w:sz="7" w:space="0" w:color="auto"/>
            </w:tcBorders>
          </w:tcPr>
          <w:p w14:paraId="19915A32" w14:textId="77777777" w:rsidR="00B950B8" w:rsidRDefault="00E2590B" w:rsidP="00620310">
            <w:pPr>
              <w:tabs>
                <w:tab w:val="left" w:pos="-720"/>
              </w:tabs>
              <w:suppressAutoHyphens/>
              <w:spacing w:after="0" w:line="240" w:lineRule="atLeast"/>
              <w:rPr>
                <w:del w:id="226" w:author="JSC" w:date="2026-09-25T20:04:00Z" w16du:dateUtc="2026-09-26T00:04:00Z"/>
                <w:rFonts w:ascii="Times New Roman" w:eastAsia="Times New Roman" w:hAnsi="Times New Roman" w:cs="Times New Roman"/>
                <w:kern w:val="0"/>
                <w:sz w:val="20"/>
                <w:szCs w:val="20"/>
                <w14:ligatures w14:val="none"/>
              </w:rPr>
            </w:pPr>
            <w:del w:id="227" w:author="JSC" w:date="2026-09-25T20:04:00Z" w16du:dateUtc="2026-09-26T00:04:00Z">
              <w:r>
                <w:rPr>
                  <w:rFonts w:ascii="Times New Roman" w:eastAsia="Times New Roman" w:hAnsi="Times New Roman" w:cs="Times New Roman"/>
                  <w:kern w:val="0"/>
                  <w:sz w:val="20"/>
                  <w:szCs w:val="20"/>
                  <w14:ligatures w14:val="none"/>
                </w:rPr>
                <w:delText>City of Arvin</w:delText>
              </w:r>
              <w:r w:rsidR="00620310">
                <w:rPr>
                  <w:rFonts w:ascii="Times New Roman" w:eastAsia="Times New Roman" w:hAnsi="Times New Roman" w:cs="Times New Roman"/>
                  <w:kern w:val="0"/>
                  <w:sz w:val="20"/>
                  <w:szCs w:val="20"/>
                  <w14:ligatures w14:val="none"/>
                </w:rPr>
                <w:delText xml:space="preserve">, City Manager/Finance Director </w:delText>
              </w:r>
            </w:del>
          </w:p>
          <w:p w14:paraId="7A8808A4" w14:textId="7A669C05" w:rsidR="00620310" w:rsidRPr="00546966" w:rsidRDefault="003A31E7" w:rsidP="00620310">
            <w:pPr>
              <w:tabs>
                <w:tab w:val="left" w:pos="-720"/>
              </w:tabs>
              <w:suppressAutoHyphens/>
              <w:spacing w:after="0" w:line="240" w:lineRule="atLeast"/>
              <w:rPr>
                <w:del w:id="228" w:author="JSC" w:date="2026-09-25T20:04:00Z" w16du:dateUtc="2026-09-26T00:04:00Z"/>
                <w:rFonts w:ascii="Times New Roman" w:eastAsia="Times New Roman" w:hAnsi="Times New Roman" w:cs="Times New Roman"/>
                <w:kern w:val="0"/>
                <w:sz w:val="20"/>
                <w:szCs w:val="20"/>
                <w14:ligatures w14:val="none"/>
              </w:rPr>
            </w:pPr>
            <w:del w:id="229" w:author="JSC" w:date="2026-09-25T20:04:00Z" w16du:dateUtc="2026-09-26T00:04:00Z">
              <w:r>
                <w:rPr>
                  <w:rFonts w:ascii="Times New Roman" w:eastAsia="Times New Roman" w:hAnsi="Times New Roman" w:cs="Times New Roman"/>
                  <w:kern w:val="0"/>
                  <w:sz w:val="20"/>
                  <w:szCs w:val="20"/>
                  <w14:ligatures w14:val="none"/>
                </w:rPr>
                <w:delText>200 Campus Drive, Arvin, CA 93203</w:delText>
              </w:r>
              <w:r w:rsidR="004634CD">
                <w:rPr>
                  <w:rFonts w:ascii="Times New Roman" w:eastAsia="Times New Roman" w:hAnsi="Times New Roman" w:cs="Times New Roman"/>
                  <w:kern w:val="0"/>
                  <w:sz w:val="20"/>
                  <w:szCs w:val="20"/>
                  <w14:ligatures w14:val="none"/>
                </w:rPr>
                <w:delText xml:space="preserve">, Email: </w:delText>
              </w:r>
              <w:r w:rsidR="004634CD">
                <w:fldChar w:fldCharType="begin"/>
              </w:r>
              <w:r w:rsidR="004634CD">
                <w:delInstrText>HYPERLINK "mailto:Jeffjones@arvin.org"</w:delInstrText>
              </w:r>
              <w:r w:rsidR="004634CD">
                <w:fldChar w:fldCharType="separate"/>
              </w:r>
              <w:r w:rsidR="004634CD" w:rsidRPr="00430424">
                <w:rPr>
                  <w:rStyle w:val="Hyperlink"/>
                  <w:rFonts w:ascii="Times New Roman" w:eastAsia="Times New Roman" w:hAnsi="Times New Roman" w:cs="Times New Roman"/>
                  <w:kern w:val="0"/>
                  <w:sz w:val="20"/>
                  <w:szCs w:val="20"/>
                  <w14:ligatures w14:val="none"/>
                </w:rPr>
                <w:delText>Jeffjones@arvin.org</w:delText>
              </w:r>
              <w:r w:rsidR="004634CD">
                <w:fldChar w:fldCharType="end"/>
              </w:r>
              <w:r w:rsidR="004634CD">
                <w:rPr>
                  <w:rFonts w:ascii="Times New Roman" w:eastAsia="Times New Roman" w:hAnsi="Times New Roman" w:cs="Times New Roman"/>
                  <w:kern w:val="0"/>
                  <w:sz w:val="20"/>
                  <w:szCs w:val="20"/>
                  <w14:ligatures w14:val="none"/>
                </w:rPr>
                <w:delText xml:space="preserve"> Phone: 661-</w:delText>
              </w:r>
              <w:r w:rsidR="00CF0553">
                <w:rPr>
                  <w:rFonts w:ascii="Times New Roman" w:eastAsia="Times New Roman" w:hAnsi="Times New Roman" w:cs="Times New Roman"/>
                  <w:kern w:val="0"/>
                  <w:sz w:val="20"/>
                  <w:szCs w:val="20"/>
                  <w14:ligatures w14:val="none"/>
                </w:rPr>
                <w:delText>854-3134</w:delText>
              </w:r>
            </w:del>
          </w:p>
        </w:tc>
      </w:tr>
      <w:tr w:rsidR="00E86349" w:rsidRPr="00146570" w14:paraId="30638293" w14:textId="77777777" w:rsidTr="00EB088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gridBefore w:val="1"/>
          <w:wBefore w:w="13" w:type="dxa"/>
          <w:trHeight w:val="333"/>
          <w:del w:id="230" w:author="JSC" w:date="2026-09-25T20:04:00Z" w16du:dateUtc="2026-09-26T00:04:00Z"/>
        </w:trPr>
        <w:tc>
          <w:tcPr>
            <w:tcW w:w="1962" w:type="dxa"/>
            <w:tcBorders>
              <w:top w:val="single" w:sz="7" w:space="0" w:color="auto"/>
              <w:left w:val="single" w:sz="7" w:space="0" w:color="auto"/>
              <w:bottom w:val="nil"/>
              <w:right w:val="single" w:sz="7" w:space="0" w:color="auto"/>
            </w:tcBorders>
          </w:tcPr>
          <w:p w14:paraId="23CFD6A2" w14:textId="1E4C363D" w:rsidR="00E86349" w:rsidRPr="00146570" w:rsidRDefault="00E86349" w:rsidP="00E86349">
            <w:pPr>
              <w:tabs>
                <w:tab w:val="left" w:pos="-720"/>
              </w:tabs>
              <w:suppressAutoHyphens/>
              <w:spacing w:after="0" w:line="240" w:lineRule="atLeast"/>
              <w:rPr>
                <w:del w:id="231" w:author="JSC" w:date="2026-09-25T20:04:00Z" w16du:dateUtc="2026-09-26T00:04:00Z"/>
                <w:rFonts w:ascii="Arial" w:eastAsia="Times New Roman" w:hAnsi="Arial" w:cs="Arial"/>
                <w:b/>
                <w:bCs/>
                <w:kern w:val="0"/>
                <w:sz w:val="20"/>
                <w:szCs w:val="20"/>
                <w14:ligatures w14:val="none"/>
              </w:rPr>
            </w:pPr>
            <w:del w:id="232" w:author="JSC" w:date="2026-09-25T20:04:00Z" w16du:dateUtc="2026-09-26T00:04:00Z">
              <w:r w:rsidRPr="00CF446A">
                <w:rPr>
                  <w:rFonts w:ascii="Arial" w:hAnsi="Arial" w:cs="Arial"/>
                  <w:b/>
                  <w:bCs/>
                </w:rPr>
                <w:delText>Exempt status:</w:delText>
              </w:r>
            </w:del>
          </w:p>
        </w:tc>
        <w:tc>
          <w:tcPr>
            <w:tcW w:w="8910" w:type="dxa"/>
            <w:gridSpan w:val="5"/>
            <w:tcBorders>
              <w:top w:val="single" w:sz="7" w:space="0" w:color="auto"/>
              <w:left w:val="single" w:sz="7" w:space="0" w:color="auto"/>
              <w:bottom w:val="nil"/>
              <w:right w:val="single" w:sz="7" w:space="0" w:color="auto"/>
            </w:tcBorders>
          </w:tcPr>
          <w:p w14:paraId="7769C97C" w14:textId="4979DAE3" w:rsidR="00E86349" w:rsidRPr="00546966" w:rsidRDefault="003C25D7" w:rsidP="003C25D7">
            <w:pPr>
              <w:tabs>
                <w:tab w:val="left" w:pos="-720"/>
              </w:tabs>
              <w:suppressAutoHyphens/>
              <w:spacing w:after="0" w:line="240" w:lineRule="atLeast"/>
              <w:rPr>
                <w:del w:id="233" w:author="JSC" w:date="2026-09-25T20:04:00Z" w16du:dateUtc="2026-09-26T00:04:00Z"/>
                <w:rFonts w:ascii="Times New Roman" w:eastAsia="Times New Roman" w:hAnsi="Times New Roman" w:cs="Times New Roman"/>
                <w:kern w:val="0"/>
                <w:sz w:val="20"/>
                <w:szCs w:val="20"/>
                <w14:ligatures w14:val="none"/>
              </w:rPr>
            </w:pPr>
            <w:del w:id="234" w:author="JSC" w:date="2026-09-25T20:04:00Z" w16du:dateUtc="2026-09-26T00:04:00Z">
              <w:r w:rsidRPr="003C25D7">
                <w:rPr>
                  <w:rFonts w:ascii="Times New Roman" w:hAnsi="Times New Roman" w:cs="Times New Roman"/>
                </w:rPr>
                <w:delText>General Rule Exemption (Sections 15061 (b) (2) and (3) AND Categorical Exempt Activity Section 15325</w:delText>
              </w:r>
              <w:r>
                <w:rPr>
                  <w:rFonts w:ascii="Times New Roman" w:hAnsi="Times New Roman" w:cs="Times New Roman"/>
                </w:rPr>
                <w:delText xml:space="preserve"> </w:delText>
              </w:r>
              <w:r w:rsidRPr="003C25D7">
                <w:rPr>
                  <w:rFonts w:ascii="Times New Roman" w:hAnsi="Times New Roman" w:cs="Times New Roman"/>
                </w:rPr>
                <w:delText>/B)- Acquisition, sale, or other transfer areas to allow continued agricultural use of the areas</w:delText>
              </w:r>
            </w:del>
          </w:p>
        </w:tc>
      </w:tr>
      <w:tr w:rsidR="00146570" w:rsidRPr="00146570" w14:paraId="13C2138C" w14:textId="77777777" w:rsidTr="00E863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gridBefore w:val="1"/>
          <w:wBefore w:w="13" w:type="dxa"/>
          <w:trHeight w:val="666"/>
          <w:del w:id="235" w:author="JSC" w:date="2026-09-25T20:04:00Z" w16du:dateUtc="2026-09-26T00:04:00Z"/>
        </w:trPr>
        <w:tc>
          <w:tcPr>
            <w:tcW w:w="10872" w:type="dxa"/>
            <w:gridSpan w:val="6"/>
            <w:tcBorders>
              <w:top w:val="single" w:sz="7" w:space="0" w:color="auto"/>
              <w:left w:val="single" w:sz="7" w:space="0" w:color="auto"/>
              <w:bottom w:val="nil"/>
              <w:right w:val="single" w:sz="7" w:space="0" w:color="auto"/>
            </w:tcBorders>
          </w:tcPr>
          <w:p w14:paraId="36EE27EF" w14:textId="6B39644E" w:rsidR="004F4894" w:rsidRPr="004F4894" w:rsidRDefault="00146570" w:rsidP="00EF39FC">
            <w:pPr>
              <w:spacing w:after="0" w:line="240" w:lineRule="auto"/>
              <w:rPr>
                <w:del w:id="236" w:author="JSC" w:date="2026-09-25T20:04:00Z" w16du:dateUtc="2026-09-26T00:04:00Z"/>
                <w:rFonts w:ascii="Times New Roman" w:eastAsia="Arial" w:hAnsi="Times New Roman" w:cs="Times New Roman"/>
                <w:kern w:val="0"/>
                <w:sz w:val="20"/>
                <w:szCs w:val="20"/>
                <w14:ligatures w14:val="none"/>
              </w:rPr>
            </w:pPr>
            <w:del w:id="237" w:author="JSC" w:date="2026-09-25T20:04:00Z" w16du:dateUtc="2026-09-26T00:04:00Z">
              <w:r w:rsidRPr="00917A95">
                <w:rPr>
                  <w:rFonts w:ascii="Times New Roman" w:eastAsia="Times New Roman" w:hAnsi="Times New Roman" w:cs="Times New Roman"/>
                  <w:b/>
                  <w:bCs/>
                  <w:kern w:val="0"/>
                  <w:sz w:val="24"/>
                  <w:szCs w:val="24"/>
                  <w14:ligatures w14:val="none"/>
                </w:rPr>
                <w:fldChar w:fldCharType="begin"/>
              </w:r>
              <w:r w:rsidRPr="00917A95">
                <w:rPr>
                  <w:rFonts w:ascii="Times New Roman" w:eastAsia="Times New Roman" w:hAnsi="Times New Roman" w:cs="Times New Roman"/>
                  <w:b/>
                  <w:bCs/>
                  <w:kern w:val="0"/>
                  <w:sz w:val="24"/>
                  <w:szCs w:val="24"/>
                  <w14:ligatures w14:val="none"/>
                </w:rPr>
                <w:delInstrText xml:space="preserve">PRIVATE </w:delInstrText>
              </w:r>
              <w:r w:rsidRPr="00917A95">
                <w:rPr>
                  <w:rFonts w:ascii="Times New Roman" w:eastAsia="Times New Roman" w:hAnsi="Times New Roman" w:cs="Times New Roman"/>
                  <w:b/>
                  <w:bCs/>
                  <w:kern w:val="0"/>
                  <w:sz w:val="24"/>
                  <w:szCs w:val="24"/>
                  <w14:ligatures w14:val="none"/>
                </w:rPr>
                <w:fldChar w:fldCharType="end"/>
              </w:r>
              <w:r w:rsidRPr="00917A95">
                <w:rPr>
                  <w:rFonts w:ascii="Times New Roman" w:eastAsia="Times New Roman" w:hAnsi="Times New Roman" w:cs="Times New Roman"/>
                  <w:b/>
                  <w:bCs/>
                  <w:kern w:val="0"/>
                  <w:sz w:val="24"/>
                  <w:szCs w:val="24"/>
                  <w14:ligatures w14:val="none"/>
                </w:rPr>
                <w:delText xml:space="preserve">Reasons why the project is exempt:  </w:delText>
              </w:r>
              <w:r w:rsidR="004F4894" w:rsidRPr="00EF39FC">
                <w:rPr>
                  <w:rFonts w:ascii="Times New Roman" w:eastAsia="Arial" w:hAnsi="Times New Roman" w:cs="Times New Roman"/>
                  <w:color w:val="444444"/>
                  <w:w w:val="105"/>
                  <w:kern w:val="0"/>
                  <w:sz w:val="20"/>
                  <w:szCs w:val="20"/>
                  <w14:ligatures w14:val="none"/>
                </w:rPr>
                <w:delText>The</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land</w:delText>
              </w:r>
              <w:r w:rsidR="004F4894" w:rsidRPr="00EF39FC">
                <w:rPr>
                  <w:rFonts w:ascii="Times New Roman" w:eastAsia="Arial" w:hAnsi="Times New Roman" w:cs="Times New Roman"/>
                  <w:color w:val="444444"/>
                  <w:spacing w:val="-10"/>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acquisition</w:delText>
              </w:r>
              <w:r w:rsidR="004F4894" w:rsidRPr="00EF39FC">
                <w:rPr>
                  <w:rFonts w:ascii="Times New Roman" w:eastAsia="Arial" w:hAnsi="Times New Roman" w:cs="Times New Roman"/>
                  <w:color w:val="444444"/>
                  <w:spacing w:val="-7"/>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meets</w:delText>
              </w:r>
              <w:r w:rsidR="004F4894" w:rsidRPr="00EF39FC">
                <w:rPr>
                  <w:rFonts w:ascii="Times New Roman" w:eastAsia="Arial" w:hAnsi="Times New Roman" w:cs="Times New Roman"/>
                  <w:color w:val="444444"/>
                  <w:spacing w:val="-9"/>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the</w:delText>
              </w:r>
              <w:r w:rsidR="004F4894" w:rsidRPr="00EF39FC">
                <w:rPr>
                  <w:rFonts w:ascii="Times New Roman" w:eastAsia="Arial" w:hAnsi="Times New Roman" w:cs="Times New Roman"/>
                  <w:color w:val="444444"/>
                  <w:spacing w:val="-10"/>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exemption</w:delText>
              </w:r>
              <w:r w:rsidR="004F4894" w:rsidRPr="00EF39FC">
                <w:rPr>
                  <w:rFonts w:ascii="Times New Roman" w:eastAsia="Arial" w:hAnsi="Times New Roman" w:cs="Times New Roman"/>
                  <w:color w:val="444444"/>
                  <w:spacing w:val="-9"/>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criteria</w:delText>
              </w:r>
              <w:r w:rsidR="004F4894" w:rsidRPr="00EF39FC">
                <w:rPr>
                  <w:rFonts w:ascii="Times New Roman" w:eastAsia="Arial" w:hAnsi="Times New Roman" w:cs="Times New Roman"/>
                  <w:color w:val="444444"/>
                  <w:spacing w:val="-6"/>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pursuant</w:delText>
              </w:r>
              <w:r w:rsidR="004F4894" w:rsidRPr="00EF39FC">
                <w:rPr>
                  <w:rFonts w:ascii="Times New Roman" w:eastAsia="Arial" w:hAnsi="Times New Roman" w:cs="Times New Roman"/>
                  <w:color w:val="444444"/>
                  <w:spacing w:val="-7"/>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to</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California</w:delText>
              </w:r>
              <w:r w:rsidR="004F4894" w:rsidRPr="00EF39FC">
                <w:rPr>
                  <w:rFonts w:ascii="Times New Roman" w:eastAsia="Arial" w:hAnsi="Times New Roman" w:cs="Times New Roman"/>
                  <w:color w:val="444444"/>
                  <w:spacing w:val="-3"/>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Environmental Quality</w:delText>
              </w:r>
              <w:r w:rsidR="004F4894" w:rsidRPr="00EF39FC">
                <w:rPr>
                  <w:rFonts w:ascii="Times New Roman" w:eastAsia="Arial" w:hAnsi="Times New Roman" w:cs="Times New Roman"/>
                  <w:color w:val="444444"/>
                  <w:spacing w:val="-3"/>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Act</w:delText>
              </w:r>
              <w:r w:rsidR="004F4894" w:rsidRPr="00EF39FC">
                <w:rPr>
                  <w:rFonts w:ascii="Times New Roman" w:eastAsia="Arial" w:hAnsi="Times New Roman" w:cs="Times New Roman"/>
                  <w:color w:val="444444"/>
                  <w:spacing w:val="-8"/>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(CEQA) Guidelines,</w:delText>
              </w:r>
              <w:r w:rsidR="004F4894" w:rsidRPr="00EF39FC">
                <w:rPr>
                  <w:rFonts w:ascii="Times New Roman" w:eastAsia="Arial" w:hAnsi="Times New Roman" w:cs="Times New Roman"/>
                  <w:color w:val="444444"/>
                  <w:spacing w:val="-4"/>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Chapter</w:delText>
              </w:r>
              <w:r w:rsidR="004F4894" w:rsidRPr="00EF39FC">
                <w:rPr>
                  <w:rFonts w:ascii="Times New Roman" w:eastAsia="Arial" w:hAnsi="Times New Roman" w:cs="Times New Roman"/>
                  <w:color w:val="444444"/>
                  <w:spacing w:val="-2"/>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18.04</w:delText>
              </w:r>
              <w:r w:rsidR="004F4894" w:rsidRPr="00EF39FC">
                <w:rPr>
                  <w:rFonts w:ascii="Times New Roman" w:eastAsia="Arial" w:hAnsi="Times New Roman" w:cs="Times New Roman"/>
                  <w:color w:val="444444"/>
                  <w:spacing w:val="-5"/>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CEQA Implementation</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and</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Environmental</w:delText>
              </w:r>
              <w:r w:rsidR="004F4894" w:rsidRPr="00EF39FC">
                <w:rPr>
                  <w:rFonts w:ascii="Times New Roman" w:eastAsia="Arial" w:hAnsi="Times New Roman" w:cs="Times New Roman"/>
                  <w:color w:val="444444"/>
                  <w:spacing w:val="-4"/>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Clearance</w:delText>
              </w:r>
              <w:r w:rsidR="004F4894" w:rsidRPr="00EF39FC">
                <w:rPr>
                  <w:rFonts w:ascii="Times New Roman" w:eastAsia="Arial" w:hAnsi="Times New Roman" w:cs="Times New Roman"/>
                  <w:color w:val="444444"/>
                  <w:spacing w:val="-2"/>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and</w:delText>
              </w:r>
              <w:r w:rsidR="004F4894" w:rsidRPr="00EF39FC">
                <w:rPr>
                  <w:rFonts w:ascii="Times New Roman" w:eastAsia="Arial" w:hAnsi="Times New Roman" w:cs="Times New Roman"/>
                  <w:color w:val="444444"/>
                  <w:spacing w:val="-9"/>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Resolution</w:delText>
              </w:r>
              <w:r w:rsidR="004F4894" w:rsidRPr="00EF39FC">
                <w:rPr>
                  <w:rFonts w:ascii="Times New Roman" w:eastAsia="Arial" w:hAnsi="Times New Roman" w:cs="Times New Roman"/>
                  <w:color w:val="444444"/>
                  <w:spacing w:val="-5"/>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No</w:delText>
              </w:r>
              <w:r w:rsidR="004F4894" w:rsidRPr="00EF39FC">
                <w:rPr>
                  <w:rFonts w:ascii="Times New Roman" w:eastAsia="Arial" w:hAnsi="Times New Roman" w:cs="Times New Roman"/>
                  <w:color w:val="A1A1A1"/>
                  <w:w w:val="105"/>
                  <w:kern w:val="0"/>
                  <w:sz w:val="20"/>
                  <w:szCs w:val="20"/>
                  <w14:ligatures w14:val="none"/>
                </w:rPr>
                <w:delText>.</w:delText>
              </w:r>
              <w:r w:rsidR="004F4894" w:rsidRPr="00EF39FC">
                <w:rPr>
                  <w:rFonts w:ascii="Times New Roman" w:eastAsia="Arial" w:hAnsi="Times New Roman" w:cs="Times New Roman"/>
                  <w:color w:val="A1A1A1"/>
                  <w:spacing w:val="-18"/>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2022-08 CEQA Implementation</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Guidelines. Pursuant</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to</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Title</w:delText>
              </w:r>
              <w:r w:rsidR="004F4894" w:rsidRPr="00EF39FC">
                <w:rPr>
                  <w:rFonts w:ascii="Times New Roman" w:eastAsia="Arial" w:hAnsi="Times New Roman" w:cs="Times New Roman"/>
                  <w:color w:val="444444"/>
                  <w:spacing w:val="-10"/>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14</w:delText>
              </w:r>
              <w:r w:rsidR="004F4894" w:rsidRPr="00EF39FC">
                <w:rPr>
                  <w:rFonts w:ascii="Times New Roman" w:eastAsia="Arial" w:hAnsi="Times New Roman" w:cs="Times New Roman"/>
                  <w:color w:val="444444"/>
                  <w:spacing w:val="-7"/>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of</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the</w:delText>
              </w:r>
              <w:r w:rsidR="004F4894" w:rsidRPr="00EF39FC">
                <w:rPr>
                  <w:rFonts w:ascii="Times New Roman" w:eastAsia="Arial" w:hAnsi="Times New Roman" w:cs="Times New Roman"/>
                  <w:color w:val="444444"/>
                  <w:spacing w:val="-7"/>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California</w:delText>
              </w:r>
              <w:r w:rsidR="004F4894" w:rsidRPr="00EF39FC">
                <w:rPr>
                  <w:rFonts w:ascii="Times New Roman" w:eastAsia="Arial" w:hAnsi="Times New Roman" w:cs="Times New Roman"/>
                  <w:color w:val="444444"/>
                  <w:spacing w:val="-7"/>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Code</w:delText>
              </w:r>
              <w:r w:rsidR="004F4894" w:rsidRPr="00EF39FC">
                <w:rPr>
                  <w:rFonts w:ascii="Times New Roman" w:eastAsia="Arial" w:hAnsi="Times New Roman" w:cs="Times New Roman"/>
                  <w:color w:val="444444"/>
                  <w:spacing w:val="-5"/>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of</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Regulations, Sections</w:delText>
              </w:r>
              <w:r w:rsidR="004F4894" w:rsidRPr="00EF39FC">
                <w:rPr>
                  <w:rFonts w:ascii="Times New Roman" w:eastAsia="Arial" w:hAnsi="Times New Roman" w:cs="Times New Roman"/>
                  <w:color w:val="444444"/>
                  <w:spacing w:val="-6"/>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15061</w:delText>
              </w:r>
              <w:r w:rsidR="004F4894" w:rsidRPr="00EF39FC">
                <w:rPr>
                  <w:rFonts w:ascii="Times New Roman" w:eastAsia="Arial" w:hAnsi="Times New Roman" w:cs="Times New Roman"/>
                  <w:color w:val="444444"/>
                  <w:spacing w:val="-7"/>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(b)</w:delText>
              </w:r>
              <w:r w:rsidR="004F4894" w:rsidRPr="00EF39FC">
                <w:rPr>
                  <w:rFonts w:ascii="Times New Roman" w:eastAsia="Arial" w:hAnsi="Times New Roman" w:cs="Times New Roman"/>
                  <w:color w:val="444444"/>
                  <w:spacing w:val="-7"/>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(2)</w:delText>
              </w:r>
              <w:r w:rsidR="004F4894" w:rsidRPr="00EF39FC">
                <w:rPr>
                  <w:rFonts w:ascii="Times New Roman" w:eastAsia="Arial" w:hAnsi="Times New Roman" w:cs="Times New Roman"/>
                  <w:color w:val="444444"/>
                  <w:spacing w:val="-4"/>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and</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(b)(3),</w:delText>
              </w:r>
              <w:r w:rsidR="004F4894" w:rsidRPr="00EF39FC">
                <w:rPr>
                  <w:rFonts w:ascii="Times New Roman" w:eastAsia="Arial" w:hAnsi="Times New Roman" w:cs="Times New Roman"/>
                  <w:color w:val="444444"/>
                  <w:spacing w:val="-5"/>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that</w:delText>
              </w:r>
              <w:r w:rsidR="004F4894" w:rsidRPr="00EF39FC">
                <w:rPr>
                  <w:rFonts w:ascii="Times New Roman" w:eastAsia="Arial" w:hAnsi="Times New Roman" w:cs="Times New Roman"/>
                  <w:color w:val="444444"/>
                  <w:spacing w:val="-9"/>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this</w:delText>
              </w:r>
              <w:r w:rsidR="004F4894" w:rsidRPr="00EF39FC">
                <w:rPr>
                  <w:rFonts w:ascii="Times New Roman" w:eastAsia="Arial" w:hAnsi="Times New Roman" w:cs="Times New Roman"/>
                  <w:color w:val="444444"/>
                  <w:spacing w:val="-7"/>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project</w:delText>
              </w:r>
              <w:r w:rsidR="004F4894" w:rsidRPr="00EF39FC">
                <w:rPr>
                  <w:rFonts w:ascii="Times New Roman" w:eastAsia="Arial" w:hAnsi="Times New Roman" w:cs="Times New Roman"/>
                  <w:color w:val="444444"/>
                  <w:spacing w:val="-9"/>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is</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exempt</w:delText>
              </w:r>
              <w:r w:rsidR="004F4894" w:rsidRPr="00EF39FC">
                <w:rPr>
                  <w:rFonts w:ascii="Times New Roman" w:eastAsia="Arial" w:hAnsi="Times New Roman" w:cs="Times New Roman"/>
                  <w:color w:val="444444"/>
                  <w:spacing w:val="-8"/>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from</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the</w:delText>
              </w:r>
              <w:r w:rsidR="004F4894" w:rsidRPr="00EF39FC">
                <w:rPr>
                  <w:rFonts w:ascii="Times New Roman" w:eastAsia="Arial" w:hAnsi="Times New Roman" w:cs="Times New Roman"/>
                  <w:color w:val="444444"/>
                  <w:spacing w:val="-8"/>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requirements of</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the California</w:delText>
              </w:r>
              <w:r w:rsidR="004F4894" w:rsidRPr="00EF39FC">
                <w:rPr>
                  <w:rFonts w:ascii="Times New Roman" w:eastAsia="Arial" w:hAnsi="Times New Roman" w:cs="Times New Roman"/>
                  <w:color w:val="444444"/>
                  <w:spacing w:val="-7"/>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Environmental</w:delText>
              </w:r>
              <w:r w:rsidR="004F4894" w:rsidRPr="00EF39FC">
                <w:rPr>
                  <w:rFonts w:ascii="Times New Roman" w:eastAsia="Arial" w:hAnsi="Times New Roman" w:cs="Times New Roman"/>
                  <w:color w:val="444444"/>
                  <w:spacing w:val="-8"/>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Quality</w:delText>
              </w:r>
              <w:r w:rsidR="004F4894" w:rsidRPr="00EF39FC">
                <w:rPr>
                  <w:rFonts w:ascii="Times New Roman" w:eastAsia="Arial" w:hAnsi="Times New Roman" w:cs="Times New Roman"/>
                  <w:color w:val="444444"/>
                  <w:spacing w:val="-7"/>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Act</w:delText>
              </w:r>
              <w:r w:rsidR="004F4894" w:rsidRPr="00EF39FC">
                <w:rPr>
                  <w:rFonts w:ascii="Times New Roman" w:eastAsia="Arial" w:hAnsi="Times New Roman" w:cs="Times New Roman"/>
                  <w:color w:val="444444"/>
                  <w:spacing w:val="-8"/>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(CEQA)</w:delText>
              </w:r>
              <w:r w:rsidR="004F4894" w:rsidRPr="00EF39FC">
                <w:rPr>
                  <w:rFonts w:ascii="Times New Roman" w:eastAsia="Arial" w:hAnsi="Times New Roman" w:cs="Times New Roman"/>
                  <w:color w:val="444444"/>
                  <w:spacing w:val="-7"/>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in</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that</w:delText>
              </w:r>
              <w:r w:rsidR="004F4894" w:rsidRPr="00EF39FC">
                <w:rPr>
                  <w:rFonts w:ascii="Times New Roman" w:eastAsia="Arial" w:hAnsi="Times New Roman" w:cs="Times New Roman"/>
                  <w:color w:val="444444"/>
                  <w:spacing w:val="-9"/>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it</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is</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not</w:delText>
              </w:r>
              <w:r w:rsidR="004F4894" w:rsidRPr="00EF39FC">
                <w:rPr>
                  <w:rFonts w:ascii="Times New Roman" w:eastAsia="Arial" w:hAnsi="Times New Roman" w:cs="Times New Roman"/>
                  <w:color w:val="444444"/>
                  <w:spacing w:val="-7"/>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a</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project</w:delText>
              </w:r>
              <w:r w:rsidR="004F4894" w:rsidRPr="00EF39FC">
                <w:rPr>
                  <w:rFonts w:ascii="Times New Roman" w:eastAsia="Arial" w:hAnsi="Times New Roman" w:cs="Times New Roman"/>
                  <w:color w:val="444444"/>
                  <w:spacing w:val="-7"/>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which</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has</w:delText>
              </w:r>
              <w:r w:rsidR="004F4894" w:rsidRPr="00EF39FC">
                <w:rPr>
                  <w:rFonts w:ascii="Times New Roman" w:eastAsia="Arial" w:hAnsi="Times New Roman" w:cs="Times New Roman"/>
                  <w:color w:val="444444"/>
                  <w:spacing w:val="-8"/>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the</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potential</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for</w:delText>
              </w:r>
              <w:r w:rsidR="004F4894" w:rsidRPr="00EF39FC">
                <w:rPr>
                  <w:rFonts w:ascii="Times New Roman" w:eastAsia="Arial" w:hAnsi="Times New Roman" w:cs="Times New Roman"/>
                  <w:color w:val="444444"/>
                  <w:spacing w:val="-9"/>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causing</w:delText>
              </w:r>
              <w:r w:rsidR="004F4894" w:rsidRPr="00EF39FC">
                <w:rPr>
                  <w:rFonts w:ascii="Times New Roman" w:eastAsia="Arial" w:hAnsi="Times New Roman" w:cs="Times New Roman"/>
                  <w:color w:val="444444"/>
                  <w:spacing w:val="-7"/>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a</w:delText>
              </w:r>
              <w:r w:rsidR="004F4894" w:rsidRPr="00EF39FC">
                <w:rPr>
                  <w:rFonts w:ascii="Times New Roman" w:eastAsia="Arial" w:hAnsi="Times New Roman" w:cs="Times New Roman"/>
                  <w:color w:val="444444"/>
                  <w:spacing w:val="-8"/>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significant</w:delText>
              </w:r>
              <w:r w:rsidR="004F4894" w:rsidRPr="00EF39FC">
                <w:rPr>
                  <w:rFonts w:ascii="Times New Roman" w:eastAsia="Arial" w:hAnsi="Times New Roman" w:cs="Times New Roman"/>
                  <w:color w:val="444444"/>
                  <w:spacing w:val="-5"/>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effect</w:delText>
              </w:r>
              <w:r w:rsidR="004F4894" w:rsidRPr="00EF39FC">
                <w:rPr>
                  <w:rFonts w:ascii="Times New Roman" w:eastAsia="Arial" w:hAnsi="Times New Roman" w:cs="Times New Roman"/>
                  <w:color w:val="444444"/>
                  <w:spacing w:val="-8"/>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on</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the</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environment.</w:delText>
              </w:r>
              <w:r w:rsidR="004F4894" w:rsidRPr="00EF39FC">
                <w:rPr>
                  <w:rFonts w:ascii="Times New Roman" w:eastAsia="Arial" w:hAnsi="Times New Roman" w:cs="Times New Roman"/>
                  <w:color w:val="444444"/>
                  <w:spacing w:val="35"/>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This project</w:delText>
              </w:r>
              <w:r w:rsidR="004F4894" w:rsidRPr="00EF39FC">
                <w:rPr>
                  <w:rFonts w:ascii="Times New Roman" w:eastAsia="Arial" w:hAnsi="Times New Roman" w:cs="Times New Roman"/>
                  <w:color w:val="444444"/>
                  <w:spacing w:val="-4"/>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and</w:delText>
              </w:r>
              <w:r w:rsidR="004F4894" w:rsidRPr="00EF39FC">
                <w:rPr>
                  <w:rFonts w:ascii="Times New Roman" w:eastAsia="Arial" w:hAnsi="Times New Roman" w:cs="Times New Roman"/>
                  <w:color w:val="444444"/>
                  <w:spacing w:val="-3"/>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the</w:delText>
              </w:r>
              <w:r w:rsidR="004F4894" w:rsidRPr="00EF39FC">
                <w:rPr>
                  <w:rFonts w:ascii="Times New Roman" w:eastAsia="Arial" w:hAnsi="Times New Roman" w:cs="Times New Roman"/>
                  <w:color w:val="444444"/>
                  <w:spacing w:val="-4"/>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associated</w:delText>
              </w:r>
              <w:r w:rsidR="004F4894" w:rsidRPr="00EF39FC">
                <w:rPr>
                  <w:rFonts w:ascii="Times New Roman" w:eastAsia="Arial" w:hAnsi="Times New Roman" w:cs="Times New Roman"/>
                  <w:color w:val="444444"/>
                  <w:spacing w:val="-5"/>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project</w:delText>
              </w:r>
              <w:r w:rsidR="004F4894" w:rsidRPr="00EF39FC">
                <w:rPr>
                  <w:rFonts w:ascii="Times New Roman" w:eastAsia="Arial" w:hAnsi="Times New Roman" w:cs="Times New Roman"/>
                  <w:color w:val="444444"/>
                  <w:spacing w:val="-4"/>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approvals are</w:delText>
              </w:r>
              <w:r w:rsidR="004F4894" w:rsidRPr="00EF39FC">
                <w:rPr>
                  <w:rFonts w:ascii="Times New Roman" w:eastAsia="Arial" w:hAnsi="Times New Roman" w:cs="Times New Roman"/>
                  <w:color w:val="444444"/>
                  <w:spacing w:val="-4"/>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exempt</w:delText>
              </w:r>
              <w:r w:rsidR="004F4894" w:rsidRPr="00EF39FC">
                <w:rPr>
                  <w:rFonts w:ascii="Times New Roman" w:eastAsia="Arial" w:hAnsi="Times New Roman" w:cs="Times New Roman"/>
                  <w:color w:val="444444"/>
                  <w:spacing w:val="-4"/>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from</w:delText>
              </w:r>
              <w:r w:rsidR="004F4894" w:rsidRPr="00EF39FC">
                <w:rPr>
                  <w:rFonts w:ascii="Times New Roman" w:eastAsia="Arial" w:hAnsi="Times New Roman" w:cs="Times New Roman"/>
                  <w:color w:val="444444"/>
                  <w:spacing w:val="-9"/>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review</w:delText>
              </w:r>
              <w:r w:rsidR="004F4894" w:rsidRPr="00EF39FC">
                <w:rPr>
                  <w:rFonts w:ascii="Times New Roman" w:eastAsia="Arial" w:hAnsi="Times New Roman" w:cs="Times New Roman"/>
                  <w:color w:val="444444"/>
                  <w:spacing w:val="-3"/>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under</w:delText>
              </w:r>
              <w:r w:rsidR="004F4894" w:rsidRPr="00EF39FC">
                <w:rPr>
                  <w:rFonts w:ascii="Times New Roman" w:eastAsia="Arial" w:hAnsi="Times New Roman" w:cs="Times New Roman"/>
                  <w:color w:val="444444"/>
                  <w:spacing w:val="-3"/>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the</w:delText>
              </w:r>
              <w:r w:rsidR="004F4894" w:rsidRPr="00EF39FC">
                <w:rPr>
                  <w:rFonts w:ascii="Times New Roman" w:eastAsia="Arial" w:hAnsi="Times New Roman" w:cs="Times New Roman"/>
                  <w:color w:val="444444"/>
                  <w:spacing w:val="-6"/>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California Environmental Quality</w:delText>
              </w:r>
              <w:r w:rsidR="004F4894" w:rsidRPr="00EF39FC">
                <w:rPr>
                  <w:rFonts w:ascii="Times New Roman" w:eastAsia="Arial" w:hAnsi="Times New Roman" w:cs="Times New Roman"/>
                  <w:color w:val="444444"/>
                  <w:spacing w:val="-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Act</w:delText>
              </w:r>
              <w:r w:rsidR="004F4894" w:rsidRPr="00EF39FC">
                <w:rPr>
                  <w:rFonts w:ascii="Times New Roman" w:eastAsia="Arial" w:hAnsi="Times New Roman" w:cs="Times New Roman"/>
                  <w:color w:val="444444"/>
                  <w:spacing w:val="-6"/>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("CEQA")</w:delText>
              </w:r>
              <w:r w:rsidR="004F4894" w:rsidRPr="00EF39FC">
                <w:rPr>
                  <w:rFonts w:ascii="Times New Roman" w:eastAsia="Arial" w:hAnsi="Times New Roman" w:cs="Times New Roman"/>
                  <w:color w:val="444444"/>
                  <w:spacing w:val="-2"/>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pursuant to</w:delText>
              </w:r>
              <w:r w:rsidR="004F4894" w:rsidRPr="00EF39FC">
                <w:rPr>
                  <w:rFonts w:ascii="Times New Roman" w:eastAsia="Arial" w:hAnsi="Times New Roman" w:cs="Times New Roman"/>
                  <w:color w:val="444444"/>
                  <w:spacing w:val="-6"/>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CEQA Guidelines Section 15061(b)(2) and</w:delText>
              </w:r>
              <w:r w:rsidR="004F4894" w:rsidRPr="00EF39FC">
                <w:rPr>
                  <w:rFonts w:ascii="Times New Roman" w:eastAsia="Arial" w:hAnsi="Times New Roman" w:cs="Times New Roman"/>
                  <w:color w:val="444444"/>
                  <w:spacing w:val="-5"/>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(3)</w:delText>
              </w:r>
              <w:r w:rsidR="004F4894" w:rsidRPr="00EF39FC">
                <w:rPr>
                  <w:rFonts w:ascii="Times New Roman" w:eastAsia="Arial" w:hAnsi="Times New Roman" w:cs="Times New Roman"/>
                  <w:color w:val="444444"/>
                  <w:spacing w:val="-5"/>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because it can</w:delText>
              </w:r>
              <w:r w:rsidR="004F4894" w:rsidRPr="00EF39FC">
                <w:rPr>
                  <w:rFonts w:ascii="Times New Roman" w:eastAsia="Arial" w:hAnsi="Times New Roman" w:cs="Times New Roman"/>
                  <w:color w:val="444444"/>
                  <w:spacing w:val="-4"/>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be</w:delText>
              </w:r>
              <w:r w:rsidR="004F4894" w:rsidRPr="00EF39FC">
                <w:rPr>
                  <w:rFonts w:ascii="Times New Roman" w:eastAsia="Arial" w:hAnsi="Times New Roman" w:cs="Times New Roman"/>
                  <w:color w:val="444444"/>
                  <w:spacing w:val="-2"/>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seen</w:delText>
              </w:r>
              <w:r w:rsidR="004F4894" w:rsidRPr="00EF39FC">
                <w:rPr>
                  <w:rFonts w:ascii="Times New Roman" w:eastAsia="Arial" w:hAnsi="Times New Roman" w:cs="Times New Roman"/>
                  <w:color w:val="444444"/>
                  <w:spacing w:val="-4"/>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with</w:delText>
              </w:r>
              <w:r w:rsidR="004F4894" w:rsidRPr="00EF39FC">
                <w:rPr>
                  <w:rFonts w:ascii="Times New Roman" w:eastAsia="Arial" w:hAnsi="Times New Roman" w:cs="Times New Roman"/>
                  <w:color w:val="444444"/>
                  <w:spacing w:val="-4"/>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certainty that</w:delText>
              </w:r>
              <w:r w:rsidR="004F4894" w:rsidRPr="00EF39FC">
                <w:rPr>
                  <w:rFonts w:ascii="Times New Roman" w:eastAsia="Arial" w:hAnsi="Times New Roman" w:cs="Times New Roman"/>
                  <w:color w:val="444444"/>
                  <w:spacing w:val="-5"/>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there</w:delText>
              </w:r>
              <w:r w:rsidR="004F4894" w:rsidRPr="00EF39FC">
                <w:rPr>
                  <w:rFonts w:ascii="Times New Roman" w:eastAsia="Arial" w:hAnsi="Times New Roman" w:cs="Times New Roman"/>
                  <w:color w:val="444444"/>
                  <w:spacing w:val="-4"/>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is</w:delText>
              </w:r>
              <w:r w:rsidR="004F4894" w:rsidRPr="00EF39FC">
                <w:rPr>
                  <w:rFonts w:ascii="Times New Roman" w:eastAsia="Arial" w:hAnsi="Times New Roman" w:cs="Times New Roman"/>
                  <w:color w:val="444444"/>
                  <w:spacing w:val="-8"/>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no</w:delText>
              </w:r>
              <w:r w:rsidR="004F4894" w:rsidRPr="00EF39FC">
                <w:rPr>
                  <w:rFonts w:ascii="Times New Roman" w:eastAsia="Arial" w:hAnsi="Times New Roman" w:cs="Times New Roman"/>
                  <w:color w:val="444444"/>
                  <w:spacing w:val="-2"/>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possibility that</w:delText>
              </w:r>
              <w:r w:rsidR="004F4894" w:rsidRPr="00EF39FC">
                <w:rPr>
                  <w:rFonts w:ascii="Times New Roman" w:eastAsia="Arial" w:hAnsi="Times New Roman" w:cs="Times New Roman"/>
                  <w:color w:val="444444"/>
                  <w:spacing w:val="-4"/>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it</w:delText>
              </w:r>
              <w:r w:rsidR="004F4894" w:rsidRPr="00EF39FC">
                <w:rPr>
                  <w:rFonts w:ascii="Times New Roman" w:eastAsia="Arial" w:hAnsi="Times New Roman" w:cs="Times New Roman"/>
                  <w:color w:val="444444"/>
                  <w:spacing w:val="-3"/>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will</w:delText>
              </w:r>
              <w:r w:rsidR="004F4894" w:rsidRPr="00EF39FC">
                <w:rPr>
                  <w:rFonts w:ascii="Times New Roman" w:eastAsia="Arial" w:hAnsi="Times New Roman" w:cs="Times New Roman"/>
                  <w:color w:val="444444"/>
                  <w:spacing w:val="-10"/>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have a</w:delText>
              </w:r>
              <w:r w:rsidR="004F4894" w:rsidRPr="00EF39FC">
                <w:rPr>
                  <w:rFonts w:ascii="Times New Roman" w:eastAsia="Arial" w:hAnsi="Times New Roman" w:cs="Times New Roman"/>
                  <w:color w:val="444444"/>
                  <w:spacing w:val="-2"/>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significant effect on</w:delText>
              </w:r>
              <w:r w:rsidR="004F4894" w:rsidRPr="00EF39FC">
                <w:rPr>
                  <w:rFonts w:ascii="Times New Roman" w:eastAsia="Arial" w:hAnsi="Times New Roman" w:cs="Times New Roman"/>
                  <w:color w:val="444444"/>
                  <w:spacing w:val="-2"/>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the environment, as</w:delText>
              </w:r>
              <w:r w:rsidR="004F4894" w:rsidRPr="00EF39FC">
                <w:rPr>
                  <w:rFonts w:ascii="Times New Roman" w:eastAsia="Arial" w:hAnsi="Times New Roman" w:cs="Times New Roman"/>
                  <w:color w:val="444444"/>
                  <w:spacing w:val="-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the</w:delText>
              </w:r>
              <w:r w:rsidR="004F4894" w:rsidRPr="00EF39FC">
                <w:rPr>
                  <w:rFonts w:ascii="Times New Roman" w:eastAsia="Arial" w:hAnsi="Times New Roman" w:cs="Times New Roman"/>
                  <w:color w:val="444444"/>
                  <w:spacing w:val="-3"/>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proposed</w:delText>
              </w:r>
              <w:r w:rsidR="004F4894" w:rsidRPr="00EF39FC">
                <w:rPr>
                  <w:rFonts w:ascii="Times New Roman" w:eastAsia="Arial" w:hAnsi="Times New Roman" w:cs="Times New Roman"/>
                  <w:color w:val="444444"/>
                  <w:spacing w:val="-2"/>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project</w:delText>
              </w:r>
              <w:r w:rsidR="004F4894" w:rsidRPr="00EF39FC">
                <w:rPr>
                  <w:rFonts w:ascii="Times New Roman" w:eastAsia="Arial" w:hAnsi="Times New Roman" w:cs="Times New Roman"/>
                  <w:color w:val="444444"/>
                  <w:spacing w:val="-3"/>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is</w:delText>
              </w:r>
              <w:r w:rsidR="004F4894" w:rsidRPr="00EF39FC">
                <w:rPr>
                  <w:rFonts w:ascii="Times New Roman" w:eastAsia="Arial" w:hAnsi="Times New Roman" w:cs="Times New Roman"/>
                  <w:color w:val="444444"/>
                  <w:spacing w:val="-7"/>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merely a</w:delText>
              </w:r>
              <w:r w:rsidR="004F4894" w:rsidRPr="00EF39FC">
                <w:rPr>
                  <w:rFonts w:ascii="Times New Roman" w:eastAsia="Arial" w:hAnsi="Times New Roman" w:cs="Times New Roman"/>
                  <w:color w:val="444444"/>
                  <w:spacing w:val="-4"/>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transfer of</w:delText>
              </w:r>
              <w:r w:rsidR="004F4894" w:rsidRPr="00EF39FC">
                <w:rPr>
                  <w:rFonts w:ascii="Times New Roman" w:eastAsia="Arial" w:hAnsi="Times New Roman" w:cs="Times New Roman"/>
                  <w:color w:val="444444"/>
                  <w:spacing w:val="-3"/>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ownership with</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no other changes to</w:delText>
              </w:r>
              <w:r w:rsidR="004F4894" w:rsidRPr="00EF39FC">
                <w:rPr>
                  <w:rFonts w:ascii="Times New Roman" w:eastAsia="Arial" w:hAnsi="Times New Roman" w:cs="Times New Roman"/>
                  <w:color w:val="444444"/>
                  <w:spacing w:val="-8"/>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the</w:delText>
              </w:r>
              <w:r w:rsidR="004F4894" w:rsidRPr="00EF39FC">
                <w:rPr>
                  <w:rFonts w:ascii="Times New Roman" w:eastAsia="Arial" w:hAnsi="Times New Roman" w:cs="Times New Roman"/>
                  <w:color w:val="444444"/>
                  <w:spacing w:val="-3"/>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land</w:delText>
              </w:r>
              <w:r w:rsidR="004F4894" w:rsidRPr="00EF39FC">
                <w:rPr>
                  <w:rFonts w:ascii="Times New Roman" w:eastAsia="Arial" w:hAnsi="Times New Roman" w:cs="Times New Roman"/>
                  <w:color w:val="444444"/>
                  <w:spacing w:val="-4"/>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or</w:delText>
              </w:r>
              <w:r w:rsidR="004F4894" w:rsidRPr="00EF39FC">
                <w:rPr>
                  <w:rFonts w:ascii="Times New Roman" w:eastAsia="Arial" w:hAnsi="Times New Roman" w:cs="Times New Roman"/>
                  <w:color w:val="444444"/>
                  <w:spacing w:val="-6"/>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use.</w:delText>
              </w:r>
              <w:r w:rsidR="004F4894" w:rsidRPr="00EF39FC">
                <w:rPr>
                  <w:rFonts w:ascii="Times New Roman" w:eastAsia="Arial" w:hAnsi="Times New Roman" w:cs="Times New Roman"/>
                  <w:color w:val="444444"/>
                  <w:spacing w:val="-4"/>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In</w:delText>
              </w:r>
              <w:r w:rsidR="004F4894" w:rsidRPr="00EF39FC">
                <w:rPr>
                  <w:rFonts w:ascii="Times New Roman" w:eastAsia="Arial" w:hAnsi="Times New Roman" w:cs="Times New Roman"/>
                  <w:color w:val="444444"/>
                  <w:spacing w:val="-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addition, the</w:delText>
              </w:r>
              <w:r w:rsidR="004F4894" w:rsidRPr="00EF39FC">
                <w:rPr>
                  <w:rFonts w:ascii="Times New Roman" w:eastAsia="Arial" w:hAnsi="Times New Roman" w:cs="Times New Roman"/>
                  <w:color w:val="444444"/>
                  <w:spacing w:val="-8"/>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project is</w:delText>
              </w:r>
              <w:r w:rsidR="004F4894" w:rsidRPr="00EF39FC">
                <w:rPr>
                  <w:rFonts w:ascii="Times New Roman" w:eastAsia="Arial" w:hAnsi="Times New Roman" w:cs="Times New Roman"/>
                  <w:color w:val="444444"/>
                  <w:spacing w:val="-2"/>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exempt pursuant</w:delText>
              </w:r>
              <w:r w:rsidR="004F4894" w:rsidRPr="00EF39FC">
                <w:rPr>
                  <w:rFonts w:ascii="Times New Roman" w:eastAsia="Arial" w:hAnsi="Times New Roman" w:cs="Times New Roman"/>
                  <w:color w:val="444444"/>
                  <w:spacing w:val="-9"/>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to</w:delText>
              </w:r>
              <w:r w:rsidR="004F4894" w:rsidRPr="00EF39FC">
                <w:rPr>
                  <w:rFonts w:ascii="Times New Roman" w:eastAsia="Arial" w:hAnsi="Times New Roman" w:cs="Times New Roman"/>
                  <w:color w:val="444444"/>
                  <w:spacing w:val="28"/>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Section</w:delText>
              </w:r>
              <w:r w:rsidR="004F4894" w:rsidRPr="00EF39FC">
                <w:rPr>
                  <w:rFonts w:ascii="Times New Roman" w:eastAsia="Arial" w:hAnsi="Times New Roman" w:cs="Times New Roman"/>
                  <w:color w:val="444444"/>
                  <w:spacing w:val="-5"/>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15325,</w:delText>
              </w:r>
              <w:r w:rsidR="004F4894" w:rsidRPr="00EF39FC">
                <w:rPr>
                  <w:rFonts w:ascii="Times New Roman" w:eastAsia="Arial" w:hAnsi="Times New Roman" w:cs="Times New Roman"/>
                  <w:color w:val="444444"/>
                  <w:spacing w:val="-10"/>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Class</w:delText>
              </w:r>
              <w:r w:rsidR="004F4894" w:rsidRPr="00EF39FC">
                <w:rPr>
                  <w:rFonts w:ascii="Times New Roman" w:eastAsia="Arial" w:hAnsi="Times New Roman" w:cs="Times New Roman"/>
                  <w:color w:val="444444"/>
                  <w:spacing w:val="-2"/>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25</w:delText>
              </w:r>
              <w:r w:rsidR="004F4894" w:rsidRPr="00EF39FC">
                <w:rPr>
                  <w:rFonts w:ascii="Times New Roman" w:eastAsia="Arial" w:hAnsi="Times New Roman" w:cs="Times New Roman"/>
                  <w:color w:val="444444"/>
                  <w:spacing w:val="-6"/>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(Transfers of</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Ownership of</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Interest</w:delText>
              </w:r>
              <w:r w:rsidR="004F4894" w:rsidRPr="00EF39FC">
                <w:rPr>
                  <w:rFonts w:ascii="Times New Roman" w:eastAsia="Arial" w:hAnsi="Times New Roman" w:cs="Times New Roman"/>
                  <w:color w:val="444444"/>
                  <w:spacing w:val="-5"/>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in</w:delText>
              </w:r>
              <w:r w:rsidR="004F4894" w:rsidRPr="00EF39FC">
                <w:rPr>
                  <w:rFonts w:ascii="Times New Roman" w:eastAsia="Arial" w:hAnsi="Times New Roman" w:cs="Times New Roman"/>
                  <w:color w:val="444444"/>
                  <w:spacing w:val="-1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Land</w:delText>
              </w:r>
              <w:r w:rsidR="004F4894" w:rsidRPr="00EF39FC">
                <w:rPr>
                  <w:rFonts w:ascii="Times New Roman" w:eastAsia="Arial" w:hAnsi="Times New Roman" w:cs="Times New Roman"/>
                  <w:color w:val="444444"/>
                  <w:spacing w:val="-10"/>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to</w:delText>
              </w:r>
              <w:r w:rsidR="004F4894" w:rsidRPr="00EF39FC">
                <w:rPr>
                  <w:rFonts w:ascii="Times New Roman" w:eastAsia="Arial" w:hAnsi="Times New Roman" w:cs="Times New Roman"/>
                  <w:color w:val="444444"/>
                  <w:spacing w:val="-9"/>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Preserve</w:delText>
              </w:r>
              <w:r w:rsidR="004F4894" w:rsidRPr="00EF39FC">
                <w:rPr>
                  <w:rFonts w:ascii="Times New Roman" w:eastAsia="Arial" w:hAnsi="Times New Roman" w:cs="Times New Roman"/>
                  <w:color w:val="444444"/>
                  <w:spacing w:val="-7"/>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Existing</w:delText>
              </w:r>
              <w:r w:rsidR="004F4894" w:rsidRPr="00EF39FC">
                <w:rPr>
                  <w:rFonts w:ascii="Times New Roman" w:eastAsia="Arial" w:hAnsi="Times New Roman" w:cs="Times New Roman"/>
                  <w:color w:val="444444"/>
                  <w:spacing w:val="-6"/>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Natural</w:delText>
              </w:r>
              <w:r w:rsidR="004F4894" w:rsidRPr="00EF39FC">
                <w:rPr>
                  <w:rFonts w:ascii="Times New Roman" w:eastAsia="Arial" w:hAnsi="Times New Roman" w:cs="Times New Roman"/>
                  <w:color w:val="444444"/>
                  <w:spacing w:val="-8"/>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Conditions</w:delText>
              </w:r>
              <w:r w:rsidR="004F4894" w:rsidRPr="00EF39FC">
                <w:rPr>
                  <w:rFonts w:ascii="Times New Roman" w:eastAsia="Arial" w:hAnsi="Times New Roman" w:cs="Times New Roman"/>
                  <w:color w:val="444444"/>
                  <w:spacing w:val="-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and</w:delText>
              </w:r>
              <w:r w:rsidR="004F4894" w:rsidRPr="00EF39FC">
                <w:rPr>
                  <w:rFonts w:ascii="Times New Roman" w:eastAsia="Arial" w:hAnsi="Times New Roman" w:cs="Times New Roman"/>
                  <w:color w:val="444444"/>
                  <w:spacing w:val="-8"/>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Historical</w:delText>
              </w:r>
              <w:r w:rsidR="004F4894" w:rsidRPr="00EF39FC">
                <w:rPr>
                  <w:rFonts w:ascii="Times New Roman" w:eastAsia="Arial" w:hAnsi="Times New Roman" w:cs="Times New Roman"/>
                  <w:color w:val="444444"/>
                  <w:spacing w:val="-4"/>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Resources), subsection (b)-</w:delText>
              </w:r>
              <w:r w:rsidR="004F4894" w:rsidRPr="00EF39FC">
                <w:rPr>
                  <w:rFonts w:ascii="Times New Roman" w:eastAsia="Arial" w:hAnsi="Times New Roman" w:cs="Times New Roman"/>
                  <w:color w:val="444444"/>
                  <w:spacing w:val="40"/>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as</w:delText>
              </w:r>
              <w:r w:rsidR="004F4894" w:rsidRPr="00EF39FC">
                <w:rPr>
                  <w:rFonts w:ascii="Times New Roman" w:eastAsia="Arial" w:hAnsi="Times New Roman" w:cs="Times New Roman"/>
                  <w:color w:val="444444"/>
                  <w:spacing w:val="-3"/>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the acquisition will</w:delText>
              </w:r>
              <w:r w:rsidR="004F4894" w:rsidRPr="00EF39FC">
                <w:rPr>
                  <w:rFonts w:ascii="Times New Roman" w:eastAsia="Arial" w:hAnsi="Times New Roman" w:cs="Times New Roman"/>
                  <w:color w:val="444444"/>
                  <w:spacing w:val="-1"/>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allow the continued agricultural use of</w:delText>
              </w:r>
              <w:r w:rsidR="004F4894" w:rsidRPr="00EF39FC">
                <w:rPr>
                  <w:rFonts w:ascii="Times New Roman" w:eastAsia="Arial" w:hAnsi="Times New Roman" w:cs="Times New Roman"/>
                  <w:color w:val="444444"/>
                  <w:spacing w:val="-2"/>
                  <w:w w:val="105"/>
                  <w:kern w:val="0"/>
                  <w:sz w:val="20"/>
                  <w:szCs w:val="20"/>
                  <w14:ligatures w14:val="none"/>
                </w:rPr>
                <w:delText xml:space="preserve"> </w:delText>
              </w:r>
              <w:r w:rsidR="004F4894" w:rsidRPr="00EF39FC">
                <w:rPr>
                  <w:rFonts w:ascii="Times New Roman" w:eastAsia="Arial" w:hAnsi="Times New Roman" w:cs="Times New Roman"/>
                  <w:color w:val="444444"/>
                  <w:w w:val="105"/>
                  <w:kern w:val="0"/>
                  <w:sz w:val="20"/>
                  <w:szCs w:val="20"/>
                  <w14:ligatures w14:val="none"/>
                </w:rPr>
                <w:delText>the area</w:delText>
              </w:r>
              <w:r w:rsidR="004F4894" w:rsidRPr="00EF39FC">
                <w:rPr>
                  <w:rFonts w:ascii="Times New Roman" w:eastAsia="Arial" w:hAnsi="Times New Roman" w:cs="Times New Roman"/>
                  <w:color w:val="A1A1A1"/>
                  <w:w w:val="105"/>
                  <w:kern w:val="0"/>
                  <w:sz w:val="20"/>
                  <w:szCs w:val="20"/>
                  <w14:ligatures w14:val="none"/>
                </w:rPr>
                <w:delText>.</w:delText>
              </w:r>
              <w:r w:rsidR="00EF39FC">
                <w:rPr>
                  <w:rFonts w:ascii="Times New Roman" w:eastAsia="Arial" w:hAnsi="Times New Roman" w:cs="Times New Roman"/>
                  <w:color w:val="A1A1A1"/>
                  <w:w w:val="105"/>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The project is also not located next to any scenic highway</w:delText>
              </w:r>
              <w:r w:rsidR="004F4894" w:rsidRPr="004F4894">
                <w:rPr>
                  <w:rFonts w:ascii="Times New Roman" w:eastAsia="Arial" w:hAnsi="Times New Roman" w:cs="Times New Roman"/>
                  <w:color w:val="444444"/>
                  <w:spacing w:val="16"/>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or</w:delText>
              </w:r>
              <w:r w:rsidR="004F4894" w:rsidRPr="004F4894">
                <w:rPr>
                  <w:rFonts w:ascii="Times New Roman" w:eastAsia="Arial" w:hAnsi="Times New Roman" w:cs="Times New Roman"/>
                  <w:color w:val="444444"/>
                  <w:spacing w:val="-2"/>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resources, nor</w:delText>
              </w:r>
              <w:r w:rsidR="004F4894" w:rsidRPr="004F4894">
                <w:rPr>
                  <w:rFonts w:ascii="Times New Roman" w:eastAsia="Arial" w:hAnsi="Times New Roman" w:cs="Times New Roman"/>
                  <w:color w:val="444444"/>
                  <w:spacing w:val="-1"/>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is located</w:delText>
              </w:r>
              <w:r w:rsidR="004F4894" w:rsidRPr="004F4894">
                <w:rPr>
                  <w:rFonts w:ascii="Times New Roman" w:eastAsia="Arial" w:hAnsi="Times New Roman" w:cs="Times New Roman"/>
                  <w:color w:val="444444"/>
                  <w:spacing w:val="11"/>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on a hazardous</w:delText>
              </w:r>
              <w:r w:rsidR="004F4894" w:rsidRPr="004F4894">
                <w:rPr>
                  <w:rFonts w:ascii="Times New Roman" w:eastAsia="Arial" w:hAnsi="Times New Roman" w:cs="Times New Roman"/>
                  <w:color w:val="444444"/>
                  <w:spacing w:val="19"/>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waste</w:delText>
              </w:r>
              <w:r w:rsidR="004F4894" w:rsidRPr="004F4894">
                <w:rPr>
                  <w:rFonts w:ascii="Times New Roman" w:eastAsia="Arial" w:hAnsi="Times New Roman" w:cs="Times New Roman"/>
                  <w:color w:val="444444"/>
                  <w:spacing w:val="14"/>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site which is included</w:delText>
              </w:r>
              <w:r w:rsidR="004F4894" w:rsidRPr="004F4894">
                <w:rPr>
                  <w:rFonts w:ascii="Times New Roman" w:eastAsia="Arial" w:hAnsi="Times New Roman" w:cs="Times New Roman"/>
                  <w:color w:val="444444"/>
                  <w:spacing w:val="18"/>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on any list compiled pursuant</w:delText>
              </w:r>
              <w:r w:rsidR="004F4894" w:rsidRPr="004F4894">
                <w:rPr>
                  <w:rFonts w:ascii="Times New Roman" w:eastAsia="Arial" w:hAnsi="Times New Roman" w:cs="Times New Roman"/>
                  <w:color w:val="444444"/>
                  <w:spacing w:val="19"/>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to</w:delText>
              </w:r>
              <w:r w:rsidR="004F4894" w:rsidRPr="004F4894">
                <w:rPr>
                  <w:rFonts w:ascii="Times New Roman" w:eastAsia="Arial" w:hAnsi="Times New Roman" w:cs="Times New Roman"/>
                  <w:color w:val="444444"/>
                  <w:spacing w:val="12"/>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Section</w:delText>
              </w:r>
              <w:r w:rsidR="004F4894" w:rsidRPr="004F4894">
                <w:rPr>
                  <w:rFonts w:ascii="Times New Roman" w:eastAsia="Arial" w:hAnsi="Times New Roman" w:cs="Times New Roman"/>
                  <w:color w:val="444444"/>
                  <w:spacing w:val="14"/>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65962</w:delText>
              </w:r>
              <w:r w:rsidR="004F4894" w:rsidRPr="004F4894">
                <w:rPr>
                  <w:rFonts w:ascii="Times New Roman" w:eastAsia="Arial" w:hAnsi="Times New Roman" w:cs="Times New Roman"/>
                  <w:color w:val="A1A1A1"/>
                  <w:kern w:val="0"/>
                  <w:sz w:val="20"/>
                  <w:szCs w:val="20"/>
                  <w14:ligatures w14:val="none"/>
                </w:rPr>
                <w:delText>.</w:delText>
              </w:r>
              <w:r w:rsidR="004F4894" w:rsidRPr="004F4894">
                <w:rPr>
                  <w:rFonts w:ascii="Times New Roman" w:eastAsia="Arial" w:hAnsi="Times New Roman" w:cs="Times New Roman"/>
                  <w:color w:val="444444"/>
                  <w:kern w:val="0"/>
                  <w:sz w:val="20"/>
                  <w:szCs w:val="20"/>
                  <w14:ligatures w14:val="none"/>
                </w:rPr>
                <w:delText>5 of the</w:delText>
              </w:r>
              <w:r w:rsidR="004F4894" w:rsidRPr="004F4894">
                <w:rPr>
                  <w:rFonts w:ascii="Times New Roman" w:eastAsia="Arial" w:hAnsi="Times New Roman" w:cs="Times New Roman"/>
                  <w:color w:val="444444"/>
                  <w:spacing w:val="13"/>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Government</w:delText>
              </w:r>
              <w:r w:rsidR="004F4894" w:rsidRPr="004F4894">
                <w:rPr>
                  <w:rFonts w:ascii="Times New Roman" w:eastAsia="Arial" w:hAnsi="Times New Roman" w:cs="Times New Roman"/>
                  <w:color w:val="444444"/>
                  <w:spacing w:val="19"/>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Code</w:delText>
              </w:r>
              <w:r w:rsidR="004F4894" w:rsidRPr="004F4894">
                <w:rPr>
                  <w:rFonts w:ascii="Times New Roman" w:eastAsia="Arial" w:hAnsi="Times New Roman" w:cs="Times New Roman"/>
                  <w:color w:val="A1A1A1"/>
                  <w:kern w:val="0"/>
                  <w:sz w:val="20"/>
                  <w:szCs w:val="20"/>
                  <w14:ligatures w14:val="none"/>
                </w:rPr>
                <w:delText>.</w:delText>
              </w:r>
              <w:r w:rsidR="004F4894" w:rsidRPr="004F4894">
                <w:rPr>
                  <w:rFonts w:ascii="Times New Roman" w:eastAsia="Arial" w:hAnsi="Times New Roman" w:cs="Times New Roman"/>
                  <w:color w:val="A1A1A1"/>
                  <w:spacing w:val="-4"/>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Finally,</w:delText>
              </w:r>
              <w:r w:rsidR="004F4894" w:rsidRPr="004F4894">
                <w:rPr>
                  <w:rFonts w:ascii="Times New Roman" w:eastAsia="Arial" w:hAnsi="Times New Roman" w:cs="Times New Roman"/>
                  <w:color w:val="444444"/>
                  <w:spacing w:val="10"/>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there</w:delText>
              </w:r>
              <w:r w:rsidR="004F4894" w:rsidRPr="004F4894">
                <w:rPr>
                  <w:rFonts w:ascii="Times New Roman" w:eastAsia="Arial" w:hAnsi="Times New Roman" w:cs="Times New Roman"/>
                  <w:color w:val="444444"/>
                  <w:spacing w:val="21"/>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are</w:delText>
              </w:r>
              <w:r w:rsidR="004F4894" w:rsidRPr="004F4894">
                <w:rPr>
                  <w:rFonts w:ascii="Times New Roman" w:eastAsia="Arial" w:hAnsi="Times New Roman" w:cs="Times New Roman"/>
                  <w:color w:val="444444"/>
                  <w:spacing w:val="13"/>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no</w:delText>
              </w:r>
              <w:r w:rsidR="004F4894" w:rsidRPr="004F4894">
                <w:rPr>
                  <w:rFonts w:ascii="Times New Roman" w:eastAsia="Arial" w:hAnsi="Times New Roman" w:cs="Times New Roman"/>
                  <w:color w:val="444444"/>
                  <w:spacing w:val="12"/>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structures</w:delText>
              </w:r>
              <w:r w:rsidR="004F4894" w:rsidRPr="004F4894">
                <w:rPr>
                  <w:rFonts w:ascii="Times New Roman" w:eastAsia="Arial" w:hAnsi="Times New Roman" w:cs="Times New Roman"/>
                  <w:color w:val="444444"/>
                  <w:spacing w:val="27"/>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on the</w:delText>
              </w:r>
              <w:r w:rsidR="004F4894" w:rsidRPr="004F4894">
                <w:rPr>
                  <w:rFonts w:ascii="Times New Roman" w:eastAsia="Arial" w:hAnsi="Times New Roman" w:cs="Times New Roman"/>
                  <w:color w:val="444444"/>
                  <w:spacing w:val="16"/>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site that</w:delText>
              </w:r>
              <w:r w:rsidR="004F4894" w:rsidRPr="004F4894">
                <w:rPr>
                  <w:rFonts w:ascii="Times New Roman" w:eastAsia="Arial" w:hAnsi="Times New Roman" w:cs="Times New Roman"/>
                  <w:color w:val="444444"/>
                  <w:spacing w:val="18"/>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could</w:delText>
              </w:r>
              <w:r w:rsidR="004F4894" w:rsidRPr="004F4894">
                <w:rPr>
                  <w:rFonts w:ascii="Times New Roman" w:eastAsia="Arial" w:hAnsi="Times New Roman" w:cs="Times New Roman"/>
                  <w:color w:val="444444"/>
                  <w:spacing w:val="14"/>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qualify</w:delText>
              </w:r>
              <w:r w:rsidR="004F4894" w:rsidRPr="004F4894">
                <w:rPr>
                  <w:rFonts w:ascii="Times New Roman" w:eastAsia="Arial" w:hAnsi="Times New Roman" w:cs="Times New Roman"/>
                  <w:color w:val="444444"/>
                  <w:spacing w:val="22"/>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as historical</w:delText>
              </w:r>
              <w:r w:rsidR="004F4894" w:rsidRPr="004F4894">
                <w:rPr>
                  <w:rFonts w:ascii="Times New Roman" w:eastAsia="Arial" w:hAnsi="Times New Roman" w:cs="Times New Roman"/>
                  <w:color w:val="444444"/>
                  <w:spacing w:val="18"/>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resources</w:delText>
              </w:r>
              <w:r w:rsidR="004F4894" w:rsidRPr="004F4894">
                <w:rPr>
                  <w:rFonts w:ascii="Times New Roman" w:eastAsia="Arial" w:hAnsi="Times New Roman" w:cs="Times New Roman"/>
                  <w:color w:val="A1A1A1"/>
                  <w:kern w:val="0"/>
                  <w:sz w:val="20"/>
                  <w:szCs w:val="20"/>
                  <w14:ligatures w14:val="none"/>
                </w:rPr>
                <w:delText>.</w:delText>
              </w:r>
              <w:r w:rsidR="004F4894" w:rsidRPr="004F4894">
                <w:rPr>
                  <w:rFonts w:ascii="Times New Roman" w:eastAsia="Arial" w:hAnsi="Times New Roman" w:cs="Times New Roman"/>
                  <w:color w:val="A1A1A1"/>
                  <w:spacing w:val="-4"/>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The</w:delText>
              </w:r>
              <w:r w:rsidR="004F4894" w:rsidRPr="004F4894">
                <w:rPr>
                  <w:rFonts w:ascii="Times New Roman" w:eastAsia="Arial" w:hAnsi="Times New Roman" w:cs="Times New Roman"/>
                  <w:color w:val="444444"/>
                  <w:spacing w:val="13"/>
                  <w:kern w:val="0"/>
                  <w:sz w:val="20"/>
                  <w:szCs w:val="20"/>
                  <w14:ligatures w14:val="none"/>
                </w:rPr>
                <w:delText xml:space="preserve"> </w:delText>
              </w:r>
              <w:r w:rsidR="004F4894" w:rsidRPr="004F4894">
                <w:rPr>
                  <w:rFonts w:ascii="Times New Roman" w:eastAsia="Arial" w:hAnsi="Times New Roman" w:cs="Times New Roman"/>
                  <w:color w:val="444444"/>
                  <w:kern w:val="0"/>
                  <w:sz w:val="20"/>
                  <w:szCs w:val="20"/>
                  <w14:ligatures w14:val="none"/>
                </w:rPr>
                <w:delText>project will not have a significant adverse impact on a historic resource</w:delText>
              </w:r>
              <w:r w:rsidR="004F4894" w:rsidRPr="004F4894">
                <w:rPr>
                  <w:rFonts w:ascii="Times New Roman" w:eastAsia="Arial" w:hAnsi="Times New Roman" w:cs="Times New Roman"/>
                  <w:color w:val="898989"/>
                  <w:kern w:val="0"/>
                  <w:sz w:val="20"/>
                  <w:szCs w:val="20"/>
                  <w14:ligatures w14:val="none"/>
                </w:rPr>
                <w:delText>.</w:delText>
              </w:r>
            </w:del>
          </w:p>
          <w:p w14:paraId="697EDA4E" w14:textId="77777777" w:rsidR="004F4894" w:rsidRPr="004F4894" w:rsidRDefault="004F4894" w:rsidP="00B35B5E">
            <w:pPr>
              <w:widowControl w:val="0"/>
              <w:autoSpaceDE w:val="0"/>
              <w:autoSpaceDN w:val="0"/>
              <w:spacing w:after="0" w:line="240" w:lineRule="auto"/>
              <w:rPr>
                <w:del w:id="238" w:author="JSC" w:date="2026-09-25T20:04:00Z" w16du:dateUtc="2026-09-26T00:04:00Z"/>
                <w:rFonts w:ascii="Times New Roman" w:eastAsia="Arial" w:hAnsi="Times New Roman" w:cs="Times New Roman"/>
                <w:kern w:val="0"/>
                <w:sz w:val="20"/>
                <w:szCs w:val="20"/>
                <w14:ligatures w14:val="none"/>
              </w:rPr>
            </w:pPr>
          </w:p>
          <w:p w14:paraId="749503DC" w14:textId="2002EA60" w:rsidR="00276212" w:rsidRPr="00917A95" w:rsidRDefault="004F4894" w:rsidP="00EF39FC">
            <w:pPr>
              <w:widowControl w:val="0"/>
              <w:autoSpaceDE w:val="0"/>
              <w:autoSpaceDN w:val="0"/>
              <w:spacing w:after="0" w:line="240" w:lineRule="auto"/>
              <w:rPr>
                <w:del w:id="239" w:author="JSC" w:date="2026-09-25T20:04:00Z" w16du:dateUtc="2026-09-26T00:04:00Z"/>
                <w:rFonts w:ascii="Times New Roman" w:eastAsia="Times New Roman" w:hAnsi="Times New Roman" w:cs="Times New Roman"/>
                <w:kern w:val="0"/>
                <w:sz w:val="24"/>
                <w:szCs w:val="24"/>
                <w14:ligatures w14:val="none"/>
              </w:rPr>
            </w:pPr>
            <w:del w:id="240" w:author="JSC" w:date="2026-09-25T20:04:00Z" w16du:dateUtc="2026-09-26T00:04:00Z">
              <w:r w:rsidRPr="004F4894">
                <w:rPr>
                  <w:rFonts w:ascii="Times New Roman" w:eastAsia="Arial" w:hAnsi="Times New Roman" w:cs="Times New Roman"/>
                  <w:color w:val="444444"/>
                  <w:spacing w:val="-2"/>
                  <w:w w:val="105"/>
                  <w:kern w:val="0"/>
                  <w:sz w:val="20"/>
                  <w:szCs w:val="20"/>
                  <w14:ligatures w14:val="none"/>
                </w:rPr>
                <w:delText>The</w:delText>
              </w:r>
              <w:r w:rsidRPr="004F4894">
                <w:rPr>
                  <w:rFonts w:ascii="Times New Roman" w:eastAsia="Arial" w:hAnsi="Times New Roman" w:cs="Times New Roman"/>
                  <w:color w:val="444444"/>
                  <w:spacing w:val="-3"/>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Notice</w:delText>
              </w:r>
              <w:r w:rsidRPr="004F4894">
                <w:rPr>
                  <w:rFonts w:ascii="Times New Roman" w:eastAsia="Arial" w:hAnsi="Times New Roman" w:cs="Times New Roman"/>
                  <w:color w:val="444444"/>
                  <w:spacing w:val="2"/>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of</w:delText>
              </w:r>
              <w:r w:rsidRPr="004F4894">
                <w:rPr>
                  <w:rFonts w:ascii="Times New Roman" w:eastAsia="Arial" w:hAnsi="Times New Roman" w:cs="Times New Roman"/>
                  <w:color w:val="444444"/>
                  <w:spacing w:val="-8"/>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Exemption</w:delText>
              </w:r>
              <w:r w:rsidRPr="004F4894">
                <w:rPr>
                  <w:rFonts w:ascii="Times New Roman" w:eastAsia="Arial" w:hAnsi="Times New Roman" w:cs="Times New Roman"/>
                  <w:color w:val="444444"/>
                  <w:spacing w:val="-1"/>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is</w:delText>
              </w:r>
              <w:r w:rsidRPr="004F4894">
                <w:rPr>
                  <w:rFonts w:ascii="Times New Roman" w:eastAsia="Arial" w:hAnsi="Times New Roman" w:cs="Times New Roman"/>
                  <w:color w:val="444444"/>
                  <w:spacing w:val="-7"/>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to</w:delText>
              </w:r>
              <w:r w:rsidRPr="004F4894">
                <w:rPr>
                  <w:rFonts w:ascii="Times New Roman" w:eastAsia="Arial" w:hAnsi="Times New Roman" w:cs="Times New Roman"/>
                  <w:color w:val="444444"/>
                  <w:spacing w:val="-7"/>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be</w:delText>
              </w:r>
              <w:r w:rsidRPr="004F4894">
                <w:rPr>
                  <w:rFonts w:ascii="Times New Roman" w:eastAsia="Arial" w:hAnsi="Times New Roman" w:cs="Times New Roman"/>
                  <w:color w:val="444444"/>
                  <w:spacing w:val="-3"/>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filed</w:delText>
              </w:r>
              <w:r w:rsidRPr="004F4894">
                <w:rPr>
                  <w:rFonts w:ascii="Times New Roman" w:eastAsia="Arial" w:hAnsi="Times New Roman" w:cs="Times New Roman"/>
                  <w:color w:val="444444"/>
                  <w:spacing w:val="-5"/>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with</w:delText>
              </w:r>
              <w:r w:rsidRPr="004F4894">
                <w:rPr>
                  <w:rFonts w:ascii="Times New Roman" w:eastAsia="Arial" w:hAnsi="Times New Roman" w:cs="Times New Roman"/>
                  <w:color w:val="444444"/>
                  <w:spacing w:val="-6"/>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Kern</w:delText>
              </w:r>
              <w:r w:rsidRPr="004F4894">
                <w:rPr>
                  <w:rFonts w:ascii="Times New Roman" w:eastAsia="Arial" w:hAnsi="Times New Roman" w:cs="Times New Roman"/>
                  <w:color w:val="444444"/>
                  <w:spacing w:val="-6"/>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County</w:delText>
              </w:r>
              <w:r w:rsidRPr="004F4894">
                <w:rPr>
                  <w:rFonts w:ascii="Times New Roman" w:eastAsia="Arial" w:hAnsi="Times New Roman" w:cs="Times New Roman"/>
                  <w:color w:val="444444"/>
                  <w:spacing w:val="5"/>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Clerk</w:delText>
              </w:r>
              <w:r w:rsidRPr="004F4894">
                <w:rPr>
                  <w:rFonts w:ascii="Times New Roman" w:eastAsia="Arial" w:hAnsi="Times New Roman" w:cs="Times New Roman"/>
                  <w:color w:val="444444"/>
                  <w:spacing w:val="-5"/>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in accordance</w:delText>
              </w:r>
              <w:r w:rsidRPr="004F4894">
                <w:rPr>
                  <w:rFonts w:ascii="Times New Roman" w:eastAsia="Arial" w:hAnsi="Times New Roman" w:cs="Times New Roman"/>
                  <w:color w:val="444444"/>
                  <w:spacing w:val="13"/>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with</w:delText>
              </w:r>
              <w:r w:rsidRPr="004F4894">
                <w:rPr>
                  <w:rFonts w:ascii="Times New Roman" w:eastAsia="Arial" w:hAnsi="Times New Roman" w:cs="Times New Roman"/>
                  <w:color w:val="444444"/>
                  <w:spacing w:val="-7"/>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the</w:delText>
              </w:r>
              <w:r w:rsidRPr="004F4894">
                <w:rPr>
                  <w:rFonts w:ascii="Times New Roman" w:eastAsia="Arial" w:hAnsi="Times New Roman" w:cs="Times New Roman"/>
                  <w:color w:val="444444"/>
                  <w:spacing w:val="1"/>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City</w:delText>
              </w:r>
              <w:r w:rsidRPr="004F4894">
                <w:rPr>
                  <w:rFonts w:ascii="Times New Roman" w:eastAsia="Arial" w:hAnsi="Times New Roman" w:cs="Times New Roman"/>
                  <w:color w:val="444444"/>
                  <w:spacing w:val="-1"/>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of</w:delText>
              </w:r>
              <w:r w:rsidRPr="004F4894">
                <w:rPr>
                  <w:rFonts w:ascii="Times New Roman" w:eastAsia="Arial" w:hAnsi="Times New Roman" w:cs="Times New Roman"/>
                  <w:color w:val="444444"/>
                  <w:spacing w:val="-9"/>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Arvin's</w:delText>
              </w:r>
              <w:r w:rsidRPr="004F4894">
                <w:rPr>
                  <w:rFonts w:ascii="Times New Roman" w:eastAsia="Arial" w:hAnsi="Times New Roman" w:cs="Times New Roman"/>
                  <w:color w:val="444444"/>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Guideline</w:delText>
              </w:r>
              <w:r w:rsidRPr="004F4894">
                <w:rPr>
                  <w:rFonts w:ascii="Times New Roman" w:eastAsia="Arial" w:hAnsi="Times New Roman" w:cs="Times New Roman"/>
                  <w:color w:val="444444"/>
                  <w:spacing w:val="6"/>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for</w:delText>
              </w:r>
              <w:r w:rsidRPr="004F4894">
                <w:rPr>
                  <w:rFonts w:ascii="Times New Roman" w:eastAsia="Arial" w:hAnsi="Times New Roman" w:cs="Times New Roman"/>
                  <w:color w:val="444444"/>
                  <w:spacing w:val="-6"/>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the</w:delText>
              </w:r>
              <w:r w:rsidRPr="004F4894">
                <w:rPr>
                  <w:rFonts w:ascii="Times New Roman" w:eastAsia="Arial" w:hAnsi="Times New Roman" w:cs="Times New Roman"/>
                  <w:color w:val="444444"/>
                  <w:spacing w:val="-6"/>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implementation</w:delText>
              </w:r>
              <w:r w:rsidRPr="004F4894">
                <w:rPr>
                  <w:rFonts w:ascii="Times New Roman" w:eastAsia="Arial" w:hAnsi="Times New Roman" w:cs="Times New Roman"/>
                  <w:color w:val="444444"/>
                  <w:spacing w:val="-4"/>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of</w:delText>
              </w:r>
              <w:r w:rsidRPr="004F4894">
                <w:rPr>
                  <w:rFonts w:ascii="Times New Roman" w:eastAsia="Arial" w:hAnsi="Times New Roman" w:cs="Times New Roman"/>
                  <w:color w:val="444444"/>
                  <w:spacing w:val="-3"/>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CEQA</w:delText>
              </w:r>
              <w:r w:rsidR="000253B5">
                <w:rPr>
                  <w:rFonts w:ascii="Times New Roman" w:eastAsia="Arial" w:hAnsi="Times New Roman" w:cs="Times New Roman"/>
                  <w:color w:val="444444"/>
                  <w:spacing w:val="-2"/>
                  <w:w w:val="105"/>
                  <w:kern w:val="0"/>
                  <w:sz w:val="20"/>
                  <w:szCs w:val="20"/>
                  <w14:ligatures w14:val="none"/>
                </w:rPr>
                <w:delText xml:space="preserve"> and with the State of California – CEQA </w:delText>
              </w:r>
              <w:r w:rsidR="00C94315">
                <w:rPr>
                  <w:rFonts w:ascii="Times New Roman" w:eastAsia="Arial" w:hAnsi="Times New Roman" w:cs="Times New Roman"/>
                  <w:color w:val="444444"/>
                  <w:spacing w:val="-2"/>
                  <w:w w:val="105"/>
                  <w:kern w:val="0"/>
                  <w:sz w:val="20"/>
                  <w:szCs w:val="20"/>
                  <w14:ligatures w14:val="none"/>
                </w:rPr>
                <w:delText xml:space="preserve">Submit. </w:delText>
              </w:r>
              <w:r w:rsidRPr="004F4894">
                <w:rPr>
                  <w:rFonts w:ascii="Times New Roman" w:eastAsia="Arial" w:hAnsi="Times New Roman" w:cs="Times New Roman"/>
                  <w:color w:val="444444"/>
                  <w:spacing w:val="40"/>
                  <w:w w:val="105"/>
                  <w:kern w:val="0"/>
                  <w:sz w:val="20"/>
                  <w:szCs w:val="20"/>
                  <w14:ligatures w14:val="none"/>
                </w:rPr>
                <w:delText xml:space="preserve"> </w:delText>
              </w:r>
              <w:r w:rsidRPr="004F4894">
                <w:rPr>
                  <w:rFonts w:ascii="Times New Roman" w:eastAsia="Arial" w:hAnsi="Times New Roman" w:cs="Times New Roman"/>
                  <w:color w:val="444444"/>
                  <w:spacing w:val="-2"/>
                  <w:w w:val="105"/>
                  <w:kern w:val="0"/>
                  <w:sz w:val="20"/>
                  <w:szCs w:val="20"/>
                  <w14:ligatures w14:val="none"/>
                </w:rPr>
                <w:delText>For</w:delText>
              </w:r>
              <w:r w:rsidRPr="004F4894">
                <w:rPr>
                  <w:rFonts w:ascii="Times New Roman" w:eastAsia="Arial" w:hAnsi="Times New Roman" w:cs="Times New Roman"/>
                  <w:color w:val="444444"/>
                  <w:spacing w:val="2"/>
                  <w:w w:val="105"/>
                  <w:kern w:val="0"/>
                  <w:sz w:val="20"/>
                  <w:szCs w:val="20"/>
                  <w14:ligatures w14:val="none"/>
                </w:rPr>
                <w:delText xml:space="preserve"> </w:delText>
              </w:r>
              <w:r w:rsidRPr="004F4894">
                <w:rPr>
                  <w:rFonts w:ascii="Times New Roman" w:eastAsia="Arial" w:hAnsi="Times New Roman" w:cs="Times New Roman"/>
                  <w:color w:val="444444"/>
                  <w:spacing w:val="-5"/>
                  <w:w w:val="105"/>
                  <w:kern w:val="0"/>
                  <w:sz w:val="20"/>
                  <w:szCs w:val="20"/>
                  <w14:ligatures w14:val="none"/>
                </w:rPr>
                <w:delText>all</w:delText>
              </w:r>
              <w:r w:rsidR="00C503DB" w:rsidRPr="00EF39FC">
                <w:rPr>
                  <w:rFonts w:ascii="Times New Roman" w:eastAsia="Arial" w:hAnsi="Times New Roman" w:cs="Times New Roman"/>
                  <w:color w:val="444444"/>
                  <w:spacing w:val="-5"/>
                  <w:w w:val="105"/>
                  <w:kern w:val="0"/>
                  <w:sz w:val="20"/>
                  <w:szCs w:val="20"/>
                  <w14:ligatures w14:val="none"/>
                </w:rPr>
                <w:delText xml:space="preserve"> </w:delText>
              </w:r>
              <w:r w:rsidRPr="00EF39FC">
                <w:rPr>
                  <w:rFonts w:ascii="Times New Roman" w:eastAsia="Arial" w:hAnsi="Times New Roman" w:cs="Times New Roman"/>
                  <w:color w:val="444444"/>
                  <w:spacing w:val="-2"/>
                  <w:w w:val="105"/>
                  <w:kern w:val="0"/>
                  <w:sz w:val="20"/>
                  <w:szCs w:val="20"/>
                  <w14:ligatures w14:val="none"/>
                </w:rPr>
                <w:delText>the</w:delText>
              </w:r>
              <w:r w:rsidRPr="00EF39FC">
                <w:rPr>
                  <w:rFonts w:ascii="Times New Roman" w:eastAsia="Arial" w:hAnsi="Times New Roman" w:cs="Times New Roman"/>
                  <w:color w:val="444444"/>
                  <w:spacing w:val="-5"/>
                  <w:w w:val="105"/>
                  <w:kern w:val="0"/>
                  <w:sz w:val="20"/>
                  <w:szCs w:val="20"/>
                  <w14:ligatures w14:val="none"/>
                </w:rPr>
                <w:delText xml:space="preserve"> </w:delText>
              </w:r>
              <w:r w:rsidRPr="00EF39FC">
                <w:rPr>
                  <w:rFonts w:ascii="Times New Roman" w:eastAsia="Arial" w:hAnsi="Times New Roman" w:cs="Times New Roman"/>
                  <w:color w:val="444444"/>
                  <w:spacing w:val="-2"/>
                  <w:w w:val="105"/>
                  <w:kern w:val="0"/>
                  <w:sz w:val="20"/>
                  <w:szCs w:val="20"/>
                  <w14:ligatures w14:val="none"/>
                </w:rPr>
                <w:delText>foregoing,</w:delText>
              </w:r>
              <w:r w:rsidRPr="00EF39FC">
                <w:rPr>
                  <w:rFonts w:ascii="Times New Roman" w:eastAsia="Arial" w:hAnsi="Times New Roman" w:cs="Times New Roman"/>
                  <w:color w:val="444444"/>
                  <w:spacing w:val="-3"/>
                  <w:w w:val="105"/>
                  <w:kern w:val="0"/>
                  <w:sz w:val="20"/>
                  <w:szCs w:val="20"/>
                  <w14:ligatures w14:val="none"/>
                </w:rPr>
                <w:delText xml:space="preserve"> </w:delText>
              </w:r>
              <w:r w:rsidRPr="00EF39FC">
                <w:rPr>
                  <w:rFonts w:ascii="Times New Roman" w:eastAsia="Arial" w:hAnsi="Times New Roman" w:cs="Times New Roman"/>
                  <w:color w:val="444444"/>
                  <w:spacing w:val="-2"/>
                  <w:w w:val="105"/>
                  <w:kern w:val="0"/>
                  <w:sz w:val="20"/>
                  <w:szCs w:val="20"/>
                  <w14:ligatures w14:val="none"/>
                </w:rPr>
                <w:delText>including evidence in</w:delText>
              </w:r>
              <w:r w:rsidRPr="00EF39FC">
                <w:rPr>
                  <w:rFonts w:ascii="Times New Roman" w:eastAsia="Arial" w:hAnsi="Times New Roman" w:cs="Times New Roman"/>
                  <w:color w:val="444444"/>
                  <w:spacing w:val="-7"/>
                  <w:w w:val="105"/>
                  <w:kern w:val="0"/>
                  <w:sz w:val="20"/>
                  <w:szCs w:val="20"/>
                  <w14:ligatures w14:val="none"/>
                </w:rPr>
                <w:delText xml:space="preserve"> </w:delText>
              </w:r>
              <w:r w:rsidRPr="00EF39FC">
                <w:rPr>
                  <w:rFonts w:ascii="Times New Roman" w:eastAsia="Arial" w:hAnsi="Times New Roman" w:cs="Times New Roman"/>
                  <w:color w:val="444444"/>
                  <w:spacing w:val="-2"/>
                  <w:w w:val="105"/>
                  <w:kern w:val="0"/>
                  <w:sz w:val="20"/>
                  <w:szCs w:val="20"/>
                  <w14:ligatures w14:val="none"/>
                </w:rPr>
                <w:delText>the administrative</w:delText>
              </w:r>
              <w:r w:rsidRPr="00EF39FC">
                <w:rPr>
                  <w:rFonts w:ascii="Times New Roman" w:eastAsia="Arial" w:hAnsi="Times New Roman" w:cs="Times New Roman"/>
                  <w:color w:val="444444"/>
                  <w:spacing w:val="-9"/>
                  <w:w w:val="105"/>
                  <w:kern w:val="0"/>
                  <w:sz w:val="20"/>
                  <w:szCs w:val="20"/>
                  <w14:ligatures w14:val="none"/>
                </w:rPr>
                <w:delText xml:space="preserve"> </w:delText>
              </w:r>
              <w:r w:rsidRPr="00EF39FC">
                <w:rPr>
                  <w:rFonts w:ascii="Times New Roman" w:eastAsia="Arial" w:hAnsi="Times New Roman" w:cs="Times New Roman"/>
                  <w:color w:val="444444"/>
                  <w:spacing w:val="-2"/>
                  <w:w w:val="105"/>
                  <w:kern w:val="0"/>
                  <w:sz w:val="20"/>
                  <w:szCs w:val="20"/>
                  <w14:ligatures w14:val="none"/>
                </w:rPr>
                <w:delText>record,</w:delText>
              </w:r>
              <w:r w:rsidRPr="00EF39FC">
                <w:rPr>
                  <w:rFonts w:ascii="Times New Roman" w:eastAsia="Arial" w:hAnsi="Times New Roman" w:cs="Times New Roman"/>
                  <w:color w:val="444444"/>
                  <w:spacing w:val="-3"/>
                  <w:w w:val="105"/>
                  <w:kern w:val="0"/>
                  <w:sz w:val="20"/>
                  <w:szCs w:val="20"/>
                  <w14:ligatures w14:val="none"/>
                </w:rPr>
                <w:delText xml:space="preserve"> </w:delText>
              </w:r>
              <w:r w:rsidRPr="00EF39FC">
                <w:rPr>
                  <w:rFonts w:ascii="Times New Roman" w:eastAsia="Arial" w:hAnsi="Times New Roman" w:cs="Times New Roman"/>
                  <w:color w:val="444444"/>
                  <w:spacing w:val="-2"/>
                  <w:w w:val="105"/>
                  <w:kern w:val="0"/>
                  <w:sz w:val="20"/>
                  <w:szCs w:val="20"/>
                  <w14:ligatures w14:val="none"/>
                </w:rPr>
                <w:delText>the City Planner recommends</w:delText>
              </w:r>
              <w:r w:rsidRPr="00EF39FC">
                <w:rPr>
                  <w:rFonts w:ascii="Times New Roman" w:eastAsia="Arial" w:hAnsi="Times New Roman" w:cs="Times New Roman"/>
                  <w:color w:val="444444"/>
                  <w:spacing w:val="9"/>
                  <w:w w:val="105"/>
                  <w:kern w:val="0"/>
                  <w:sz w:val="20"/>
                  <w:szCs w:val="20"/>
                  <w14:ligatures w14:val="none"/>
                </w:rPr>
                <w:delText xml:space="preserve"> </w:delText>
              </w:r>
              <w:r w:rsidRPr="00EF39FC">
                <w:rPr>
                  <w:rFonts w:ascii="Times New Roman" w:eastAsia="Arial" w:hAnsi="Times New Roman" w:cs="Times New Roman"/>
                  <w:color w:val="444444"/>
                  <w:spacing w:val="-2"/>
                  <w:w w:val="105"/>
                  <w:kern w:val="0"/>
                  <w:sz w:val="20"/>
                  <w:szCs w:val="20"/>
                  <w14:ligatures w14:val="none"/>
                </w:rPr>
                <w:delText>the City of</w:delText>
              </w:r>
              <w:r w:rsidRPr="00EF39FC">
                <w:rPr>
                  <w:rFonts w:ascii="Times New Roman" w:eastAsia="Arial" w:hAnsi="Times New Roman" w:cs="Times New Roman"/>
                  <w:color w:val="444444"/>
                  <w:spacing w:val="-6"/>
                  <w:w w:val="105"/>
                  <w:kern w:val="0"/>
                  <w:sz w:val="20"/>
                  <w:szCs w:val="20"/>
                  <w14:ligatures w14:val="none"/>
                </w:rPr>
                <w:delText xml:space="preserve"> </w:delText>
              </w:r>
              <w:r w:rsidRPr="00EF39FC">
                <w:rPr>
                  <w:rFonts w:ascii="Times New Roman" w:eastAsia="Arial" w:hAnsi="Times New Roman" w:cs="Times New Roman"/>
                  <w:color w:val="444444"/>
                  <w:spacing w:val="-2"/>
                  <w:w w:val="105"/>
                  <w:kern w:val="0"/>
                  <w:sz w:val="20"/>
                  <w:szCs w:val="20"/>
                  <w14:ligatures w14:val="none"/>
                </w:rPr>
                <w:delText>Arvin adopts a Class 3</w:delText>
              </w:r>
              <w:r w:rsidRPr="00EF39FC">
                <w:rPr>
                  <w:rFonts w:ascii="Times New Roman" w:eastAsia="Arial" w:hAnsi="Times New Roman" w:cs="Times New Roman"/>
                  <w:color w:val="444444"/>
                  <w:spacing w:val="-8"/>
                  <w:w w:val="105"/>
                  <w:kern w:val="0"/>
                  <w:sz w:val="20"/>
                  <w:szCs w:val="20"/>
                  <w14:ligatures w14:val="none"/>
                </w:rPr>
                <w:delText xml:space="preserve"> </w:delText>
              </w:r>
              <w:r w:rsidRPr="00EF39FC">
                <w:rPr>
                  <w:rFonts w:ascii="Times New Roman" w:eastAsia="Arial" w:hAnsi="Times New Roman" w:cs="Times New Roman"/>
                  <w:color w:val="444444"/>
                  <w:spacing w:val="-2"/>
                  <w:w w:val="105"/>
                  <w:kern w:val="0"/>
                  <w:sz w:val="20"/>
                  <w:szCs w:val="20"/>
                  <w14:ligatures w14:val="none"/>
                </w:rPr>
                <w:delText xml:space="preserve">Categorical Exemption </w:delText>
              </w:r>
              <w:r w:rsidRPr="00EF39FC">
                <w:rPr>
                  <w:rFonts w:ascii="Times New Roman" w:eastAsia="Arial" w:hAnsi="Times New Roman" w:cs="Times New Roman"/>
                  <w:color w:val="444444"/>
                  <w:w w:val="105"/>
                  <w:kern w:val="0"/>
                  <w:sz w:val="20"/>
                  <w:szCs w:val="20"/>
                  <w14:ligatures w14:val="none"/>
                </w:rPr>
                <w:delText>under CEQA Guidelines section</w:delText>
              </w:r>
              <w:r w:rsidRPr="00EF39FC">
                <w:rPr>
                  <w:rFonts w:ascii="Times New Roman" w:eastAsia="Arial" w:hAnsi="Times New Roman" w:cs="Times New Roman"/>
                  <w:color w:val="444444"/>
                  <w:spacing w:val="-1"/>
                  <w:w w:val="105"/>
                  <w:kern w:val="0"/>
                  <w:sz w:val="20"/>
                  <w:szCs w:val="20"/>
                  <w14:ligatures w14:val="none"/>
                </w:rPr>
                <w:delText xml:space="preserve"> </w:delText>
              </w:r>
              <w:r w:rsidRPr="00EF39FC">
                <w:rPr>
                  <w:rFonts w:ascii="Times New Roman" w:eastAsia="Arial" w:hAnsi="Times New Roman" w:cs="Times New Roman"/>
                  <w:color w:val="444444"/>
                  <w:w w:val="105"/>
                  <w:kern w:val="0"/>
                  <w:sz w:val="20"/>
                  <w:szCs w:val="20"/>
                  <w14:ligatures w14:val="none"/>
                </w:rPr>
                <w:delText xml:space="preserve">15301- </w:delText>
              </w:r>
              <w:r w:rsidR="00C503DB" w:rsidRPr="00EF39FC">
                <w:rPr>
                  <w:rFonts w:ascii="Times New Roman" w:eastAsia="Arial" w:hAnsi="Times New Roman" w:cs="Times New Roman"/>
                  <w:color w:val="444444"/>
                  <w:w w:val="105"/>
                  <w:kern w:val="0"/>
                  <w:sz w:val="20"/>
                  <w:szCs w:val="20"/>
                  <w14:ligatures w14:val="none"/>
                </w:rPr>
                <w:delText>Existing</w:delText>
              </w:r>
              <w:r w:rsidRPr="00EF39FC">
                <w:rPr>
                  <w:rFonts w:ascii="Times New Roman" w:eastAsia="Arial" w:hAnsi="Times New Roman" w:cs="Times New Roman"/>
                  <w:color w:val="444444"/>
                  <w:w w:val="105"/>
                  <w:kern w:val="0"/>
                  <w:sz w:val="20"/>
                  <w:szCs w:val="20"/>
                  <w14:ligatures w14:val="none"/>
                </w:rPr>
                <w:delText xml:space="preserve"> Facilities and</w:delText>
              </w:r>
              <w:r w:rsidRPr="00EF39FC">
                <w:rPr>
                  <w:rFonts w:ascii="Times New Roman" w:eastAsia="Arial" w:hAnsi="Times New Roman" w:cs="Times New Roman"/>
                  <w:color w:val="444444"/>
                  <w:spacing w:val="-8"/>
                  <w:w w:val="105"/>
                  <w:kern w:val="0"/>
                  <w:sz w:val="20"/>
                  <w:szCs w:val="20"/>
                  <w14:ligatures w14:val="none"/>
                </w:rPr>
                <w:delText xml:space="preserve"> </w:delText>
              </w:r>
              <w:r w:rsidRPr="00EF39FC">
                <w:rPr>
                  <w:rFonts w:ascii="Times New Roman" w:eastAsia="Arial" w:hAnsi="Times New Roman" w:cs="Times New Roman"/>
                  <w:color w:val="444444"/>
                  <w:w w:val="105"/>
                  <w:kern w:val="0"/>
                  <w:sz w:val="20"/>
                  <w:szCs w:val="20"/>
                  <w14:ligatures w14:val="none"/>
                </w:rPr>
                <w:delText>15061(b)(1) and</w:delText>
              </w:r>
              <w:r w:rsidRPr="00EF39FC">
                <w:rPr>
                  <w:rFonts w:ascii="Times New Roman" w:eastAsia="Arial" w:hAnsi="Times New Roman" w:cs="Times New Roman"/>
                  <w:color w:val="444444"/>
                  <w:spacing w:val="-3"/>
                  <w:w w:val="105"/>
                  <w:kern w:val="0"/>
                  <w:sz w:val="20"/>
                  <w:szCs w:val="20"/>
                  <w14:ligatures w14:val="none"/>
                </w:rPr>
                <w:delText xml:space="preserve"> </w:delText>
              </w:r>
              <w:r w:rsidRPr="00EF39FC">
                <w:rPr>
                  <w:rFonts w:ascii="Times New Roman" w:eastAsia="Arial" w:hAnsi="Times New Roman" w:cs="Times New Roman"/>
                  <w:color w:val="444444"/>
                  <w:w w:val="105"/>
                  <w:kern w:val="0"/>
                  <w:sz w:val="20"/>
                  <w:szCs w:val="20"/>
                  <w14:ligatures w14:val="none"/>
                </w:rPr>
                <w:delText>(bl(3)</w:delText>
              </w:r>
              <w:r w:rsidRPr="00EF39FC">
                <w:rPr>
                  <w:rFonts w:ascii="Times New Roman" w:eastAsia="Arial" w:hAnsi="Times New Roman" w:cs="Times New Roman"/>
                  <w:color w:val="A1A1A1"/>
                  <w:w w:val="105"/>
                  <w:kern w:val="0"/>
                  <w:sz w:val="20"/>
                  <w:szCs w:val="20"/>
                  <w14:ligatures w14:val="none"/>
                </w:rPr>
                <w:delText>.</w:delText>
              </w:r>
              <w:r w:rsidR="00276212" w:rsidRPr="00EF39FC">
                <w:rPr>
                  <w:rFonts w:ascii="Times New Roman" w:eastAsia="Arial" w:hAnsi="Times New Roman" w:cs="Times New Roman"/>
                  <w:color w:val="A1A1A1"/>
                  <w:w w:val="105"/>
                  <w:kern w:val="0"/>
                  <w:sz w:val="20"/>
                  <w:szCs w:val="20"/>
                  <w14:ligatures w14:val="none"/>
                </w:rPr>
                <w:delText xml:space="preserve"> </w:delText>
              </w:r>
            </w:del>
          </w:p>
        </w:tc>
      </w:tr>
      <w:tr w:rsidR="00146570" w:rsidRPr="00146570" w14:paraId="6B4BD6F8" w14:textId="77777777" w:rsidTr="00E863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gridBefore w:val="1"/>
          <w:wBefore w:w="13" w:type="dxa"/>
          <w:cantSplit/>
          <w:trHeight w:val="141"/>
          <w:del w:id="241" w:author="JSC" w:date="2026-09-25T20:04:00Z" w16du:dateUtc="2026-09-26T00:04:00Z"/>
        </w:trPr>
        <w:tc>
          <w:tcPr>
            <w:tcW w:w="1962" w:type="dxa"/>
            <w:tcBorders>
              <w:top w:val="single" w:sz="7" w:space="0" w:color="auto"/>
              <w:left w:val="single" w:sz="7" w:space="0" w:color="auto"/>
              <w:bottom w:val="nil"/>
              <w:right w:val="single" w:sz="7" w:space="0" w:color="auto"/>
            </w:tcBorders>
          </w:tcPr>
          <w:p w14:paraId="1774A8D2" w14:textId="77777777" w:rsidR="00146570" w:rsidRPr="00917A95" w:rsidRDefault="00146570" w:rsidP="00146570">
            <w:pPr>
              <w:tabs>
                <w:tab w:val="left" w:pos="-720"/>
              </w:tabs>
              <w:suppressAutoHyphens/>
              <w:spacing w:after="0" w:line="240" w:lineRule="atLeast"/>
              <w:rPr>
                <w:del w:id="242" w:author="JSC" w:date="2026-09-25T20:04:00Z" w16du:dateUtc="2026-09-26T00:04:00Z"/>
                <w:rFonts w:ascii="Arial" w:eastAsia="Times New Roman" w:hAnsi="Arial" w:cs="Arial"/>
                <w:b/>
                <w:bCs/>
                <w:kern w:val="0"/>
                <w:sz w:val="24"/>
                <w:szCs w:val="24"/>
                <w14:ligatures w14:val="none"/>
              </w:rPr>
            </w:pPr>
            <w:del w:id="243" w:author="JSC" w:date="2026-09-25T20:04:00Z" w16du:dateUtc="2026-09-26T00:04:00Z">
              <w:r w:rsidRPr="00917A95">
                <w:rPr>
                  <w:rFonts w:ascii="Arial" w:eastAsia="Times New Roman" w:hAnsi="Arial" w:cs="Arial"/>
                  <w:b/>
                  <w:bCs/>
                  <w:kern w:val="0"/>
                  <w:sz w:val="24"/>
                  <w:szCs w:val="24"/>
                  <w14:ligatures w14:val="none"/>
                </w:rPr>
                <w:delText>Contact person:</w:delText>
              </w:r>
            </w:del>
          </w:p>
        </w:tc>
        <w:tc>
          <w:tcPr>
            <w:tcW w:w="8910" w:type="dxa"/>
            <w:gridSpan w:val="5"/>
            <w:tcBorders>
              <w:top w:val="single" w:sz="7" w:space="0" w:color="auto"/>
              <w:left w:val="single" w:sz="7" w:space="0" w:color="auto"/>
              <w:bottom w:val="nil"/>
              <w:right w:val="single" w:sz="7" w:space="0" w:color="auto"/>
            </w:tcBorders>
          </w:tcPr>
          <w:p w14:paraId="717D3449" w14:textId="3EED93AB" w:rsidR="00F04DA4" w:rsidRPr="00917A95" w:rsidRDefault="00F04DA4" w:rsidP="002346DF">
            <w:pPr>
              <w:tabs>
                <w:tab w:val="left" w:pos="-720"/>
              </w:tabs>
              <w:suppressAutoHyphens/>
              <w:spacing w:after="0" w:line="240" w:lineRule="atLeast"/>
              <w:rPr>
                <w:del w:id="244" w:author="JSC" w:date="2026-09-25T20:04:00Z" w16du:dateUtc="2026-09-26T00:04:00Z"/>
                <w:rFonts w:ascii="Times New Roman" w:eastAsia="Times New Roman" w:hAnsi="Times New Roman" w:cs="Times New Roman"/>
                <w:kern w:val="0"/>
                <w:sz w:val="24"/>
                <w:szCs w:val="24"/>
                <w14:ligatures w14:val="none"/>
              </w:rPr>
            </w:pPr>
            <w:del w:id="245" w:author="JSC" w:date="2026-09-25T20:04:00Z" w16du:dateUtc="2026-09-26T00:04:00Z">
              <w:r w:rsidRPr="00917A95">
                <w:rPr>
                  <w:rFonts w:ascii="Times New Roman" w:eastAsia="Times New Roman" w:hAnsi="Times New Roman" w:cs="Times New Roman"/>
                  <w:kern w:val="0"/>
                  <w:sz w:val="24"/>
                  <w:szCs w:val="24"/>
                  <w14:ligatures w14:val="none"/>
                </w:rPr>
                <w:delText xml:space="preserve">Jake Raper, Project Coordinator, </w:delText>
              </w:r>
              <w:r w:rsidR="002B621E" w:rsidRPr="00917A95">
                <w:rPr>
                  <w:rFonts w:ascii="Times New Roman" w:eastAsia="Times New Roman" w:hAnsi="Times New Roman" w:cs="Times New Roman"/>
                  <w:kern w:val="0"/>
                  <w:sz w:val="24"/>
                  <w:szCs w:val="24"/>
                  <w14:ligatures w14:val="none"/>
                </w:rPr>
                <w:delText>200 Campus Drive, A</w:delText>
              </w:r>
              <w:r w:rsidR="00146570" w:rsidRPr="00917A95">
                <w:rPr>
                  <w:rFonts w:ascii="Times New Roman" w:eastAsia="Times New Roman" w:hAnsi="Times New Roman" w:cs="Times New Roman"/>
                  <w:kern w:val="0"/>
                  <w:sz w:val="24"/>
                  <w:szCs w:val="24"/>
                  <w14:ligatures w14:val="none"/>
                </w:rPr>
                <w:delText>r</w:delText>
              </w:r>
              <w:r w:rsidR="00250826" w:rsidRPr="00917A95">
                <w:rPr>
                  <w:rFonts w:ascii="Times New Roman" w:eastAsia="Times New Roman" w:hAnsi="Times New Roman" w:cs="Times New Roman"/>
                  <w:kern w:val="0"/>
                  <w:sz w:val="24"/>
                  <w:szCs w:val="24"/>
                  <w14:ligatures w14:val="none"/>
                </w:rPr>
                <w:delText>vin</w:delText>
              </w:r>
              <w:r w:rsidR="00146570" w:rsidRPr="00917A95">
                <w:rPr>
                  <w:rFonts w:ascii="Times New Roman" w:eastAsia="Times New Roman" w:hAnsi="Times New Roman" w:cs="Times New Roman"/>
                  <w:kern w:val="0"/>
                  <w:sz w:val="24"/>
                  <w:szCs w:val="24"/>
                  <w14:ligatures w14:val="none"/>
                </w:rPr>
                <w:delText xml:space="preserve">, CA 93203 </w:delText>
              </w:r>
              <w:r w:rsidR="00EB088B" w:rsidRPr="00917A95">
                <w:rPr>
                  <w:rFonts w:ascii="Times New Roman" w:eastAsia="Times New Roman" w:hAnsi="Times New Roman" w:cs="Times New Roman"/>
                  <w:kern w:val="0"/>
                  <w:sz w:val="24"/>
                  <w:szCs w:val="24"/>
                  <w14:ligatures w14:val="none"/>
                </w:rPr>
                <w:delText xml:space="preserve">Email:  </w:delText>
              </w:r>
              <w:r w:rsidR="002346DF">
                <w:fldChar w:fldCharType="begin"/>
              </w:r>
              <w:r w:rsidR="002346DF">
                <w:delInstrText>HYPERLINK "mailto:jrpaer@arvin.org"</w:delInstrText>
              </w:r>
              <w:r w:rsidR="002346DF">
                <w:fldChar w:fldCharType="separate"/>
              </w:r>
              <w:r w:rsidR="002346DF" w:rsidRPr="00430424">
                <w:rPr>
                  <w:rStyle w:val="Hyperlink"/>
                  <w:rFonts w:ascii="Times New Roman" w:eastAsia="Times New Roman" w:hAnsi="Times New Roman" w:cs="Times New Roman"/>
                  <w:kern w:val="0"/>
                  <w:sz w:val="24"/>
                  <w:szCs w:val="24"/>
                  <w14:ligatures w14:val="none"/>
                </w:rPr>
                <w:delText>jrpaer@arvin.org</w:delText>
              </w:r>
              <w:r w:rsidR="002346DF">
                <w:fldChar w:fldCharType="end"/>
              </w:r>
              <w:r w:rsidR="002346DF">
                <w:rPr>
                  <w:rFonts w:ascii="Times New Roman" w:eastAsia="Times New Roman" w:hAnsi="Times New Roman" w:cs="Times New Roman"/>
                  <w:kern w:val="0"/>
                  <w:sz w:val="24"/>
                  <w:szCs w:val="24"/>
                  <w14:ligatures w14:val="none"/>
                </w:rPr>
                <w:delText xml:space="preserve"> </w:delText>
              </w:r>
              <w:r w:rsidRPr="00917A95">
                <w:rPr>
                  <w:rFonts w:ascii="Times New Roman" w:eastAsia="Times New Roman" w:hAnsi="Times New Roman" w:cs="Times New Roman"/>
                  <w:kern w:val="0"/>
                  <w:sz w:val="24"/>
                  <w:szCs w:val="24"/>
                  <w14:ligatures w14:val="none"/>
                </w:rPr>
                <w:delText>Phone:   805-234-7908</w:delText>
              </w:r>
            </w:del>
          </w:p>
        </w:tc>
      </w:tr>
      <w:tr w:rsidR="00146570" w:rsidRPr="00146570" w14:paraId="3FDF5FE6" w14:textId="77777777" w:rsidTr="00E863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gridBefore w:val="1"/>
          <w:wBefore w:w="13" w:type="dxa"/>
          <w:cantSplit/>
          <w:trHeight w:val="324"/>
          <w:del w:id="246" w:author="JSC" w:date="2026-09-25T20:04:00Z" w16du:dateUtc="2026-09-26T00:04:00Z"/>
        </w:trPr>
        <w:tc>
          <w:tcPr>
            <w:tcW w:w="1962" w:type="dxa"/>
            <w:tcBorders>
              <w:top w:val="single" w:sz="7" w:space="0" w:color="auto"/>
              <w:left w:val="single" w:sz="7" w:space="0" w:color="auto"/>
              <w:bottom w:val="nil"/>
              <w:right w:val="single" w:sz="7" w:space="0" w:color="auto"/>
            </w:tcBorders>
          </w:tcPr>
          <w:p w14:paraId="5782CB13" w14:textId="77777777" w:rsidR="00146570" w:rsidRPr="00146570" w:rsidRDefault="00146570" w:rsidP="00146570">
            <w:pPr>
              <w:tabs>
                <w:tab w:val="left" w:pos="-720"/>
              </w:tabs>
              <w:suppressAutoHyphens/>
              <w:spacing w:after="0" w:line="240" w:lineRule="atLeast"/>
              <w:rPr>
                <w:del w:id="247" w:author="JSC" w:date="2026-09-25T20:04:00Z" w16du:dateUtc="2026-09-26T00:04:00Z"/>
                <w:rFonts w:ascii="Arial" w:eastAsia="Times New Roman" w:hAnsi="Arial" w:cs="Arial"/>
                <w:b/>
                <w:bCs/>
                <w:kern w:val="0"/>
                <w:sz w:val="18"/>
                <w:szCs w:val="18"/>
                <w14:ligatures w14:val="none"/>
              </w:rPr>
            </w:pPr>
            <w:del w:id="248" w:author="JSC" w:date="2026-09-25T20:04:00Z" w16du:dateUtc="2026-09-26T00:04:00Z">
              <w:r w:rsidRPr="00146570">
                <w:rPr>
                  <w:rFonts w:ascii="Arial" w:eastAsia="Times New Roman" w:hAnsi="Arial" w:cs="Arial"/>
                  <w:b/>
                  <w:bCs/>
                  <w:kern w:val="0"/>
                  <w:sz w:val="18"/>
                  <w:szCs w:val="18"/>
                  <w14:ligatures w14:val="none"/>
                </w:rPr>
                <w:delText>Signature/Title/ Date:</w:delText>
              </w:r>
            </w:del>
          </w:p>
        </w:tc>
        <w:tc>
          <w:tcPr>
            <w:tcW w:w="8910" w:type="dxa"/>
            <w:gridSpan w:val="5"/>
            <w:tcBorders>
              <w:top w:val="single" w:sz="7" w:space="0" w:color="auto"/>
              <w:left w:val="single" w:sz="7" w:space="0" w:color="auto"/>
              <w:bottom w:val="nil"/>
              <w:right w:val="single" w:sz="7" w:space="0" w:color="auto"/>
            </w:tcBorders>
          </w:tcPr>
          <w:p w14:paraId="5C2C8372" w14:textId="77777777" w:rsidR="002346DF" w:rsidRDefault="002346DF" w:rsidP="00146570">
            <w:pPr>
              <w:tabs>
                <w:tab w:val="left" w:pos="-720"/>
              </w:tabs>
              <w:suppressAutoHyphens/>
              <w:spacing w:after="0" w:line="240" w:lineRule="atLeast"/>
              <w:rPr>
                <w:del w:id="249" w:author="JSC" w:date="2026-09-25T20:04:00Z" w16du:dateUtc="2026-09-26T00:04:00Z"/>
                <w:rFonts w:ascii="Times New Roman" w:eastAsia="Times New Roman" w:hAnsi="Times New Roman" w:cs="Times New Roman"/>
                <w:kern w:val="0"/>
                <w:sz w:val="24"/>
                <w:szCs w:val="24"/>
                <w14:ligatures w14:val="none"/>
              </w:rPr>
            </w:pPr>
          </w:p>
          <w:p w14:paraId="7E8E9B0E" w14:textId="40804C44" w:rsidR="00146570" w:rsidRPr="00C503DB" w:rsidRDefault="00AE4502" w:rsidP="00146570">
            <w:pPr>
              <w:tabs>
                <w:tab w:val="left" w:pos="-720"/>
              </w:tabs>
              <w:suppressAutoHyphens/>
              <w:spacing w:after="0" w:line="240" w:lineRule="atLeast"/>
              <w:rPr>
                <w:del w:id="250" w:author="JSC" w:date="2026-09-25T20:04:00Z" w16du:dateUtc="2026-09-26T00:04:00Z"/>
                <w:rFonts w:ascii="Times New Roman" w:eastAsia="Times New Roman" w:hAnsi="Times New Roman" w:cs="Times New Roman"/>
                <w:kern w:val="0"/>
                <w:sz w:val="24"/>
                <w:szCs w:val="24"/>
                <w14:ligatures w14:val="none"/>
              </w:rPr>
            </w:pPr>
            <w:del w:id="251" w:author="JSC" w:date="2026-09-25T20:04:00Z" w16du:dateUtc="2026-09-26T00:04:00Z">
              <w:r w:rsidRPr="008C5503">
                <w:rPr>
                  <w:rFonts w:ascii="Fave Script Bold Pro" w:eastAsia="Times New Roman" w:hAnsi="Fave Script Bold Pro" w:cs="Times New Roman"/>
                  <w:kern w:val="0"/>
                  <w:sz w:val="24"/>
                  <w:szCs w:val="24"/>
                  <w14:ligatures w14:val="none"/>
                </w:rPr>
                <w:delText>Jeffrey Jones,</w:delText>
              </w:r>
              <w:r w:rsidRPr="00C503DB">
                <w:rPr>
                  <w:rFonts w:ascii="Times New Roman" w:eastAsia="Times New Roman" w:hAnsi="Times New Roman" w:cs="Times New Roman"/>
                  <w:kern w:val="0"/>
                  <w:sz w:val="24"/>
                  <w:szCs w:val="24"/>
                  <w14:ligatures w14:val="none"/>
                </w:rPr>
                <w:delText xml:space="preserve"> City Manager/Finance </w:delText>
              </w:r>
              <w:r w:rsidR="00910E2E" w:rsidRPr="00C503DB">
                <w:rPr>
                  <w:rFonts w:ascii="Times New Roman" w:eastAsia="Times New Roman" w:hAnsi="Times New Roman" w:cs="Times New Roman"/>
                  <w:kern w:val="0"/>
                  <w:sz w:val="24"/>
                  <w:szCs w:val="24"/>
                  <w14:ligatures w14:val="none"/>
                </w:rPr>
                <w:delText xml:space="preserve">Director, </w:delText>
              </w:r>
              <w:r w:rsidR="00910E2E">
                <w:rPr>
                  <w:rFonts w:ascii="Times New Roman" w:eastAsia="Times New Roman" w:hAnsi="Times New Roman" w:cs="Times New Roman"/>
                  <w:kern w:val="0"/>
                  <w:sz w:val="24"/>
                  <w:szCs w:val="24"/>
                  <w14:ligatures w14:val="none"/>
                </w:rPr>
                <w:delText xml:space="preserve">       </w:delText>
              </w:r>
              <w:r w:rsidR="002346DF">
                <w:rPr>
                  <w:rFonts w:ascii="Times New Roman" w:eastAsia="Times New Roman" w:hAnsi="Times New Roman" w:cs="Times New Roman"/>
                  <w:kern w:val="0"/>
                  <w:sz w:val="24"/>
                  <w:szCs w:val="24"/>
                  <w14:ligatures w14:val="none"/>
                </w:rPr>
                <w:delText xml:space="preserve">DATE:  </w:delText>
              </w:r>
              <w:r w:rsidR="00874EE6">
                <w:rPr>
                  <w:rFonts w:ascii="Times New Roman" w:eastAsia="Times New Roman" w:hAnsi="Times New Roman" w:cs="Times New Roman"/>
                  <w:kern w:val="0"/>
                  <w:sz w:val="24"/>
                  <w:szCs w:val="24"/>
                  <w14:ligatures w14:val="none"/>
                </w:rPr>
                <w:delText>September 25, 2024</w:delText>
              </w:r>
            </w:del>
          </w:p>
        </w:tc>
      </w:tr>
      <w:tr w:rsidR="00146570" w:rsidRPr="00146570" w14:paraId="6EA69D17" w14:textId="77777777" w:rsidTr="00E863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gridBefore w:val="1"/>
          <w:wBefore w:w="13" w:type="dxa"/>
          <w:cantSplit/>
          <w:trHeight w:val="706"/>
          <w:del w:id="252" w:author="JSC" w:date="2026-09-25T20:04:00Z" w16du:dateUtc="2026-09-26T00:04:00Z"/>
        </w:trPr>
        <w:tc>
          <w:tcPr>
            <w:tcW w:w="10872" w:type="dxa"/>
            <w:gridSpan w:val="6"/>
            <w:tcBorders>
              <w:top w:val="single" w:sz="7" w:space="0" w:color="auto"/>
              <w:left w:val="single" w:sz="7" w:space="0" w:color="auto"/>
              <w:bottom w:val="single" w:sz="7" w:space="0" w:color="auto"/>
              <w:right w:val="single" w:sz="7" w:space="0" w:color="auto"/>
            </w:tcBorders>
          </w:tcPr>
          <w:p w14:paraId="776EBF1C" w14:textId="77777777" w:rsidR="00146570" w:rsidRPr="00546966" w:rsidRDefault="00146570" w:rsidP="003F254E">
            <w:pPr>
              <w:tabs>
                <w:tab w:val="left" w:pos="-720"/>
              </w:tabs>
              <w:suppressAutoHyphens/>
              <w:spacing w:after="0" w:line="240" w:lineRule="auto"/>
              <w:rPr>
                <w:del w:id="253" w:author="JSC" w:date="2026-09-25T20:04:00Z" w16du:dateUtc="2026-09-26T00:04:00Z"/>
                <w:rFonts w:ascii="Times New Roman" w:eastAsia="Times New Roman" w:hAnsi="Times New Roman" w:cs="Times New Roman"/>
                <w:kern w:val="0"/>
                <w:sz w:val="16"/>
                <w:szCs w:val="16"/>
                <w14:ligatures w14:val="none"/>
              </w:rPr>
            </w:pPr>
            <w:del w:id="254" w:author="JSC" w:date="2026-09-25T20:04:00Z" w16du:dateUtc="2026-09-26T00:04:00Z">
              <w:r w:rsidRPr="00546966">
                <w:rPr>
                  <w:rFonts w:ascii="Times New Roman" w:eastAsia="Times New Roman" w:hAnsi="Times New Roman" w:cs="Times New Roman"/>
                  <w:b/>
                  <w:bCs/>
                  <w:kern w:val="0"/>
                  <w:sz w:val="16"/>
                  <w:szCs w:val="16"/>
                  <w14:ligatures w14:val="none"/>
                </w:rPr>
                <w:delText xml:space="preserve">Record available to General Public:  </w:delText>
              </w:r>
              <w:r w:rsidRPr="00546966">
                <w:rPr>
                  <w:rFonts w:ascii="Times New Roman" w:eastAsia="Times New Roman" w:hAnsi="Times New Roman" w:cs="Times New Roman"/>
                  <w:kern w:val="0"/>
                  <w:sz w:val="16"/>
                  <w:szCs w:val="16"/>
                  <w14:ligatures w14:val="none"/>
                </w:rPr>
                <w:delText xml:space="preserve">This is to certify that the environmental document and record of project approval is available to the General Public at City of Arvin, City Clerk’s Office, 200 Campus Drive, Arvin, California, 93203.  This Notice of Exemption and its supporting documents may be reviewed/obtained during normal working hours at the above address.    The filing of a Notice of Exemption and the posting on the list of notices start a 35-day statute of limitations period on legal challenges to the agency's decision that the project is exempt from CEQA.  If a Notice of Exemption is not filed, a 180-day statute of limitations will apply.  Refer to Section 15061(d) for filing instructions. </w:delText>
              </w:r>
            </w:del>
          </w:p>
        </w:tc>
      </w:tr>
    </w:tbl>
    <w:p w14:paraId="739CB90C" w14:textId="77777777" w:rsidR="00A70D50" w:rsidRPr="00193877" w:rsidRDefault="00A70D50" w:rsidP="0038268D">
      <w:pPr>
        <w:rPr>
          <w:sz w:val="24"/>
          <w:rPrChange w:id="255" w:author="JSC" w:date="2026-09-25T20:04:00Z" w16du:dateUtc="2026-09-26T00:04:00Z">
            <w:rPr/>
          </w:rPrChange>
        </w:rPr>
      </w:pPr>
    </w:p>
    <w:sectPr w:rsidR="00A70D50" w:rsidRPr="00193877">
      <w:headerReference w:type="even" r:id="rId8"/>
      <w:headerReference w:type="default" r:id="rId9"/>
      <w:footerReference w:type="even" r:id="rId10"/>
      <w:footerReference w:type="default" r:id="rId11"/>
      <w:headerReference w:type="first" r:id="rId12"/>
      <w:footerReference w:type="first" r:id="rId13"/>
      <w:type w:val="nextPage"/>
      <w:pgSz w:w="12240" w:h="15840" w:code="0"/>
      <w:pgMar w:top="1440" w:right="1440" w:bottom="1440" w:left="1440" w:header="720" w:footer="720" w:gutter="0"/>
      <w:cols w:space="720"/>
      <w:docGrid w:linePitch="360"/>
      <w:sectPrChange w:id="261" w:author="JSC" w:date="2026-09-25T20:04:00Z" w16du:dateUtc="2026-09-26T00:04:00Z">
        <w:sectPr w:rsidR="00A70D50" w:rsidRPr="00193877">
          <w:type w:val="continuous"/>
          <w:pgSz w:code="1"/>
          <w:pgMar w:top="460" w:right="1166" w:bottom="0" w:left="706" w:header="720" w:footer="720" w:gutter="0"/>
          <w:docGrid w:linePitch="299"/>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376D35" w14:textId="77777777" w:rsidR="00632DBC" w:rsidRDefault="00632DBC" w:rsidP="00E13B28">
      <w:pPr>
        <w:spacing w:after="0" w:line="240" w:lineRule="auto"/>
      </w:pPr>
      <w:r>
        <w:separator/>
      </w:r>
    </w:p>
  </w:endnote>
  <w:endnote w:type="continuationSeparator" w:id="0">
    <w:p w14:paraId="7B3B8AA8" w14:textId="77777777" w:rsidR="00632DBC" w:rsidRDefault="00632DBC" w:rsidP="00E13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5002EFF" w:usb1="C000E47F" w:usb2="00000029" w:usb3="00000000" w:csb0="000001FF" w:csb1="00000000"/>
  </w:font>
  <w:font w:name="Arial">
    <w:panose1 w:val="020B0604020202020204"/>
    <w:charset w:val="00"/>
    <w:family w:val="swiss"/>
    <w:pitch w:val="variable"/>
    <w:sig w:usb0="E0002AFF" w:usb1="C0007843" w:usb2="00000009" w:usb3="00000000" w:csb0="000001FF" w:csb1="00000000"/>
  </w:font>
  <w:font w:name="Fave Script Bold Pro">
    <w:panose1 w:val="00000000000000000000"/>
    <w:charset w:val="4D"/>
    <w:family w:val="auto"/>
    <w:pitch w:val="variable"/>
    <w:sig w:usb0="8000002F" w:usb1="5000004A"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974FB5" w14:textId="77777777" w:rsidR="00E13B28" w:rsidRDefault="00E13B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436A3C" w14:textId="77777777" w:rsidR="00E13B28" w:rsidRDefault="00E13B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8BF563" w14:textId="77777777" w:rsidR="00E13B28" w:rsidRDefault="00E13B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4E4326" w14:textId="77777777" w:rsidR="00632DBC" w:rsidRDefault="00632DBC" w:rsidP="00E13B28">
      <w:pPr>
        <w:spacing w:after="0" w:line="240" w:lineRule="auto"/>
      </w:pPr>
      <w:r>
        <w:separator/>
      </w:r>
    </w:p>
  </w:footnote>
  <w:footnote w:type="continuationSeparator" w:id="0">
    <w:p w14:paraId="60001382" w14:textId="77777777" w:rsidR="00632DBC" w:rsidRDefault="00632DBC" w:rsidP="00E13B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1200B0" w14:textId="77777777" w:rsidR="00E13B28" w:rsidRDefault="00E13B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60B383" w14:textId="77777777" w:rsidR="003C6E8A" w:rsidRDefault="003C6E8A">
    <w:pPr>
      <w:pStyle w:val="Header"/>
      <w:jc w:val="right"/>
      <w:rPr>
        <w:ins w:id="256" w:author="JSC" w:date="2026-09-25T20:04:00Z" w16du:dateUtc="2026-09-26T00:04:00Z"/>
        <w:noProof/>
      </w:rPr>
    </w:pPr>
    <w:ins w:id="257" w:author="JSC" w:date="2026-09-25T20:04:00Z" w16du:dateUtc="2026-09-26T00:04:00Z">
      <w:r>
        <w:fldChar w:fldCharType="begin"/>
      </w:r>
      <w:r>
        <w:instrText xml:space="preserve"> PAGE   \* MERGEFORMAT </w:instrText>
      </w:r>
      <w:r>
        <w:fldChar w:fldCharType="separate"/>
      </w:r>
      <w:r w:rsidR="00174045">
        <w:rPr>
          <w:noProof/>
        </w:rPr>
        <w:t>1</w:t>
      </w:r>
      <w:r>
        <w:rPr>
          <w:noProof/>
        </w:rPr>
        <w:fldChar w:fldCharType="end"/>
      </w:r>
    </w:ins>
  </w:p>
  <w:p w14:paraId="18D34F2E" w14:textId="77777777" w:rsidR="003C6E8A" w:rsidRDefault="003C6E8A">
    <w:pPr>
      <w:pStyle w:val="Header"/>
      <w:jc w:val="right"/>
      <w:rPr>
        <w:ins w:id="258" w:author="JSC" w:date="2026-09-25T20:04:00Z" w16du:dateUtc="2026-09-26T00:04:00Z"/>
        <w:noProof/>
      </w:rPr>
    </w:pPr>
    <w:ins w:id="259" w:author="JSC" w:date="2026-09-25T20:04:00Z" w16du:dateUtc="2026-09-26T00:04:00Z">
      <w:r>
        <w:rPr>
          <w:noProof/>
        </w:rPr>
        <w:t>HH</w:t>
      </w:r>
      <w:r w:rsidR="0025117F">
        <w:rPr>
          <w:noProof/>
        </w:rPr>
        <w:t xml:space="preserve"> 141-23</w:t>
      </w:r>
    </w:ins>
  </w:p>
  <w:p w14:paraId="7D916017" w14:textId="77777777" w:rsidR="003C6E8A" w:rsidRDefault="003C6E8A">
    <w:pPr>
      <w:pStyle w:val="Header"/>
      <w:jc w:val="right"/>
    </w:pPr>
    <w:ins w:id="260" w:author="JSC" w:date="2026-09-25T20:04:00Z" w16du:dateUtc="2026-09-26T00:04:00Z">
      <w:r>
        <w:rPr>
          <w:noProof/>
        </w:rPr>
        <w:t>CASE No. HC 3955/22</w:t>
      </w:r>
    </w:ins>
  </w:p>
  <w:p w14:paraId="29966259" w14:textId="77777777" w:rsidR="00E13B28" w:rsidRDefault="00E13B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E3C52C" w14:textId="77777777" w:rsidR="00E13B28" w:rsidRDefault="00E13B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01745"/>
    <w:multiLevelType w:val="hybridMultilevel"/>
    <w:tmpl w:val="257C8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67711A"/>
    <w:multiLevelType w:val="hybridMultilevel"/>
    <w:tmpl w:val="AA200694"/>
    <w:lvl w:ilvl="0" w:tplc="10CCCD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9114512">
    <w:abstractNumId w:val="1"/>
  </w:num>
  <w:num w:numId="2" w16cid:durableId="10005016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47"/>
    <w:rsid w:val="00001B06"/>
    <w:rsid w:val="000131A2"/>
    <w:rsid w:val="00022C1D"/>
    <w:rsid w:val="000253B5"/>
    <w:rsid w:val="00041ACC"/>
    <w:rsid w:val="0006153F"/>
    <w:rsid w:val="00062111"/>
    <w:rsid w:val="000950F3"/>
    <w:rsid w:val="000968F0"/>
    <w:rsid w:val="000A44B4"/>
    <w:rsid w:val="000B154A"/>
    <w:rsid w:val="000B3AB7"/>
    <w:rsid w:val="000C3F10"/>
    <w:rsid w:val="000E77BF"/>
    <w:rsid w:val="000F1BA4"/>
    <w:rsid w:val="00100401"/>
    <w:rsid w:val="00101B09"/>
    <w:rsid w:val="00116C8C"/>
    <w:rsid w:val="001213CE"/>
    <w:rsid w:val="0012368C"/>
    <w:rsid w:val="00127E35"/>
    <w:rsid w:val="001307A0"/>
    <w:rsid w:val="0013686B"/>
    <w:rsid w:val="0014383D"/>
    <w:rsid w:val="00146570"/>
    <w:rsid w:val="0015235D"/>
    <w:rsid w:val="00154B0E"/>
    <w:rsid w:val="00165807"/>
    <w:rsid w:val="00174045"/>
    <w:rsid w:val="00184C7D"/>
    <w:rsid w:val="00185EE5"/>
    <w:rsid w:val="00193877"/>
    <w:rsid w:val="00201BBA"/>
    <w:rsid w:val="00212DC7"/>
    <w:rsid w:val="00234329"/>
    <w:rsid w:val="002346DF"/>
    <w:rsid w:val="00234F9C"/>
    <w:rsid w:val="0024467F"/>
    <w:rsid w:val="00250826"/>
    <w:rsid w:val="0025117F"/>
    <w:rsid w:val="00260F24"/>
    <w:rsid w:val="00267E57"/>
    <w:rsid w:val="00276212"/>
    <w:rsid w:val="00284DB8"/>
    <w:rsid w:val="0029224C"/>
    <w:rsid w:val="00293B98"/>
    <w:rsid w:val="002942E8"/>
    <w:rsid w:val="002B00FE"/>
    <w:rsid w:val="002B621E"/>
    <w:rsid w:val="002C46A7"/>
    <w:rsid w:val="002E4A26"/>
    <w:rsid w:val="002F228F"/>
    <w:rsid w:val="002F53B9"/>
    <w:rsid w:val="00300539"/>
    <w:rsid w:val="00311A28"/>
    <w:rsid w:val="00313855"/>
    <w:rsid w:val="00332422"/>
    <w:rsid w:val="00340EE0"/>
    <w:rsid w:val="003475CD"/>
    <w:rsid w:val="003602FF"/>
    <w:rsid w:val="00366DB6"/>
    <w:rsid w:val="00371A32"/>
    <w:rsid w:val="00381BCB"/>
    <w:rsid w:val="0038268D"/>
    <w:rsid w:val="00384970"/>
    <w:rsid w:val="00386737"/>
    <w:rsid w:val="003A31E7"/>
    <w:rsid w:val="003A3B77"/>
    <w:rsid w:val="003A41D3"/>
    <w:rsid w:val="003A63F4"/>
    <w:rsid w:val="003A72D4"/>
    <w:rsid w:val="003C25D7"/>
    <w:rsid w:val="003C6E8A"/>
    <w:rsid w:val="003D312F"/>
    <w:rsid w:val="003D3359"/>
    <w:rsid w:val="003E1646"/>
    <w:rsid w:val="003E2D88"/>
    <w:rsid w:val="003F254E"/>
    <w:rsid w:val="003F50E3"/>
    <w:rsid w:val="00413F92"/>
    <w:rsid w:val="004227EC"/>
    <w:rsid w:val="004254AB"/>
    <w:rsid w:val="0043137D"/>
    <w:rsid w:val="004333DA"/>
    <w:rsid w:val="00441486"/>
    <w:rsid w:val="00451D0E"/>
    <w:rsid w:val="00456837"/>
    <w:rsid w:val="00462FE4"/>
    <w:rsid w:val="004634CD"/>
    <w:rsid w:val="00465ED3"/>
    <w:rsid w:val="0047055A"/>
    <w:rsid w:val="00470621"/>
    <w:rsid w:val="004706B0"/>
    <w:rsid w:val="00484575"/>
    <w:rsid w:val="00487B5A"/>
    <w:rsid w:val="004905A9"/>
    <w:rsid w:val="004A4B1F"/>
    <w:rsid w:val="004A66B7"/>
    <w:rsid w:val="004C0EB1"/>
    <w:rsid w:val="004C76FE"/>
    <w:rsid w:val="004E03FA"/>
    <w:rsid w:val="004F0A30"/>
    <w:rsid w:val="004F4894"/>
    <w:rsid w:val="004F518F"/>
    <w:rsid w:val="005257C2"/>
    <w:rsid w:val="00525DAC"/>
    <w:rsid w:val="00531D66"/>
    <w:rsid w:val="00537BB1"/>
    <w:rsid w:val="00544325"/>
    <w:rsid w:val="00546966"/>
    <w:rsid w:val="00553F64"/>
    <w:rsid w:val="005616C8"/>
    <w:rsid w:val="00564106"/>
    <w:rsid w:val="0058389A"/>
    <w:rsid w:val="00585339"/>
    <w:rsid w:val="005875B6"/>
    <w:rsid w:val="005954F8"/>
    <w:rsid w:val="005A6B48"/>
    <w:rsid w:val="005C45CA"/>
    <w:rsid w:val="005D1761"/>
    <w:rsid w:val="005E1426"/>
    <w:rsid w:val="005E33BB"/>
    <w:rsid w:val="005F3D86"/>
    <w:rsid w:val="0060183A"/>
    <w:rsid w:val="0060716A"/>
    <w:rsid w:val="00620310"/>
    <w:rsid w:val="00620B35"/>
    <w:rsid w:val="006325B6"/>
    <w:rsid w:val="00632DBC"/>
    <w:rsid w:val="00652439"/>
    <w:rsid w:val="00666D58"/>
    <w:rsid w:val="00677966"/>
    <w:rsid w:val="00680233"/>
    <w:rsid w:val="00680326"/>
    <w:rsid w:val="006862B1"/>
    <w:rsid w:val="006B02CE"/>
    <w:rsid w:val="006D2A94"/>
    <w:rsid w:val="006E1268"/>
    <w:rsid w:val="006E3572"/>
    <w:rsid w:val="006E361A"/>
    <w:rsid w:val="006F0623"/>
    <w:rsid w:val="006F56A9"/>
    <w:rsid w:val="007153D4"/>
    <w:rsid w:val="00721F59"/>
    <w:rsid w:val="0074021F"/>
    <w:rsid w:val="0075710C"/>
    <w:rsid w:val="00757A47"/>
    <w:rsid w:val="0076366E"/>
    <w:rsid w:val="0076598C"/>
    <w:rsid w:val="0077010A"/>
    <w:rsid w:val="007703BD"/>
    <w:rsid w:val="00777C86"/>
    <w:rsid w:val="00782055"/>
    <w:rsid w:val="00782D00"/>
    <w:rsid w:val="007A15E7"/>
    <w:rsid w:val="007B40B6"/>
    <w:rsid w:val="0080297C"/>
    <w:rsid w:val="00805C49"/>
    <w:rsid w:val="00816238"/>
    <w:rsid w:val="00821552"/>
    <w:rsid w:val="00837BBD"/>
    <w:rsid w:val="00851611"/>
    <w:rsid w:val="00860DDB"/>
    <w:rsid w:val="00874EE6"/>
    <w:rsid w:val="00875F9C"/>
    <w:rsid w:val="008A2909"/>
    <w:rsid w:val="008A498C"/>
    <w:rsid w:val="008B6B7A"/>
    <w:rsid w:val="008C5503"/>
    <w:rsid w:val="008E0898"/>
    <w:rsid w:val="008E41D5"/>
    <w:rsid w:val="008E781C"/>
    <w:rsid w:val="00905442"/>
    <w:rsid w:val="00910E2E"/>
    <w:rsid w:val="009134EF"/>
    <w:rsid w:val="00917A95"/>
    <w:rsid w:val="00923502"/>
    <w:rsid w:val="009315A5"/>
    <w:rsid w:val="0093163A"/>
    <w:rsid w:val="00950EC7"/>
    <w:rsid w:val="00964E3B"/>
    <w:rsid w:val="00970CE3"/>
    <w:rsid w:val="00991475"/>
    <w:rsid w:val="00993748"/>
    <w:rsid w:val="00996601"/>
    <w:rsid w:val="009A4962"/>
    <w:rsid w:val="009B5F5D"/>
    <w:rsid w:val="009C7420"/>
    <w:rsid w:val="009D2F33"/>
    <w:rsid w:val="009E0DC3"/>
    <w:rsid w:val="009E412E"/>
    <w:rsid w:val="009E6204"/>
    <w:rsid w:val="009E78F9"/>
    <w:rsid w:val="00A10F47"/>
    <w:rsid w:val="00A11C7D"/>
    <w:rsid w:val="00A134F9"/>
    <w:rsid w:val="00A14F80"/>
    <w:rsid w:val="00A168BD"/>
    <w:rsid w:val="00A2413B"/>
    <w:rsid w:val="00A37893"/>
    <w:rsid w:val="00A50490"/>
    <w:rsid w:val="00A61241"/>
    <w:rsid w:val="00A62494"/>
    <w:rsid w:val="00A70D50"/>
    <w:rsid w:val="00A76E39"/>
    <w:rsid w:val="00A82201"/>
    <w:rsid w:val="00A82CC6"/>
    <w:rsid w:val="00AA469F"/>
    <w:rsid w:val="00AB064F"/>
    <w:rsid w:val="00AB185E"/>
    <w:rsid w:val="00AC051F"/>
    <w:rsid w:val="00AC3537"/>
    <w:rsid w:val="00AD2594"/>
    <w:rsid w:val="00AE4502"/>
    <w:rsid w:val="00B02D37"/>
    <w:rsid w:val="00B17C74"/>
    <w:rsid w:val="00B20A60"/>
    <w:rsid w:val="00B27B2A"/>
    <w:rsid w:val="00B35B5E"/>
    <w:rsid w:val="00B60882"/>
    <w:rsid w:val="00B846B5"/>
    <w:rsid w:val="00B86B37"/>
    <w:rsid w:val="00B927E6"/>
    <w:rsid w:val="00B950B8"/>
    <w:rsid w:val="00BB2CAF"/>
    <w:rsid w:val="00BB3E0A"/>
    <w:rsid w:val="00BC185F"/>
    <w:rsid w:val="00BE3A10"/>
    <w:rsid w:val="00BF0639"/>
    <w:rsid w:val="00BF368B"/>
    <w:rsid w:val="00BF4FC7"/>
    <w:rsid w:val="00C03B4A"/>
    <w:rsid w:val="00C05B86"/>
    <w:rsid w:val="00C16D60"/>
    <w:rsid w:val="00C237DB"/>
    <w:rsid w:val="00C27EB3"/>
    <w:rsid w:val="00C408A0"/>
    <w:rsid w:val="00C436E3"/>
    <w:rsid w:val="00C45887"/>
    <w:rsid w:val="00C503DB"/>
    <w:rsid w:val="00C8658D"/>
    <w:rsid w:val="00C94315"/>
    <w:rsid w:val="00C97755"/>
    <w:rsid w:val="00CA70E3"/>
    <w:rsid w:val="00CB49CF"/>
    <w:rsid w:val="00CC1D00"/>
    <w:rsid w:val="00CD056C"/>
    <w:rsid w:val="00CD24BB"/>
    <w:rsid w:val="00CE238E"/>
    <w:rsid w:val="00CF0553"/>
    <w:rsid w:val="00CF0C8A"/>
    <w:rsid w:val="00CF106A"/>
    <w:rsid w:val="00CF3543"/>
    <w:rsid w:val="00CF4085"/>
    <w:rsid w:val="00CF7782"/>
    <w:rsid w:val="00D122A6"/>
    <w:rsid w:val="00D2173F"/>
    <w:rsid w:val="00D37928"/>
    <w:rsid w:val="00D502CE"/>
    <w:rsid w:val="00D545D5"/>
    <w:rsid w:val="00D57F1C"/>
    <w:rsid w:val="00D6346D"/>
    <w:rsid w:val="00D7145A"/>
    <w:rsid w:val="00D74A31"/>
    <w:rsid w:val="00D777FB"/>
    <w:rsid w:val="00D831D5"/>
    <w:rsid w:val="00D84C01"/>
    <w:rsid w:val="00D92760"/>
    <w:rsid w:val="00D94FA5"/>
    <w:rsid w:val="00DB4896"/>
    <w:rsid w:val="00DB4C1E"/>
    <w:rsid w:val="00DC0BC7"/>
    <w:rsid w:val="00DD54E8"/>
    <w:rsid w:val="00DF5E0D"/>
    <w:rsid w:val="00E03B42"/>
    <w:rsid w:val="00E12348"/>
    <w:rsid w:val="00E13771"/>
    <w:rsid w:val="00E13B28"/>
    <w:rsid w:val="00E177C2"/>
    <w:rsid w:val="00E17B16"/>
    <w:rsid w:val="00E2590B"/>
    <w:rsid w:val="00E4492D"/>
    <w:rsid w:val="00E606B1"/>
    <w:rsid w:val="00E63B63"/>
    <w:rsid w:val="00E833E6"/>
    <w:rsid w:val="00E86120"/>
    <w:rsid w:val="00E86349"/>
    <w:rsid w:val="00E9347E"/>
    <w:rsid w:val="00E94A17"/>
    <w:rsid w:val="00EB088B"/>
    <w:rsid w:val="00EB5E22"/>
    <w:rsid w:val="00EC1A2C"/>
    <w:rsid w:val="00EC1B77"/>
    <w:rsid w:val="00EC6A4D"/>
    <w:rsid w:val="00ED3106"/>
    <w:rsid w:val="00ED7186"/>
    <w:rsid w:val="00EE66DC"/>
    <w:rsid w:val="00EF39FC"/>
    <w:rsid w:val="00EF6D40"/>
    <w:rsid w:val="00F04DA4"/>
    <w:rsid w:val="00F05E5C"/>
    <w:rsid w:val="00F12B50"/>
    <w:rsid w:val="00F303A3"/>
    <w:rsid w:val="00F30C6D"/>
    <w:rsid w:val="00F35A0C"/>
    <w:rsid w:val="00F36F62"/>
    <w:rsid w:val="00F427BE"/>
    <w:rsid w:val="00F61534"/>
    <w:rsid w:val="00F67F9B"/>
    <w:rsid w:val="00F75294"/>
    <w:rsid w:val="00F7562B"/>
    <w:rsid w:val="00FD1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176BB"/>
  <w15:chartTrackingRefBased/>
  <w15:docId w15:val="{CFC54D6B-C95A-4318-98FF-D0A575D1E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0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0F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0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10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10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A10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A10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1"/>
    <w:unhideWhenUsed/>
    <w:qFormat/>
    <w:rsid w:val="00A10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F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47"/>
    <w:rPr>
      <w:rFonts w:eastAsiaTheme="majorEastAsia" w:cstheme="majorBidi"/>
      <w:color w:val="272727" w:themeColor="text1" w:themeTint="D8"/>
    </w:rPr>
  </w:style>
  <w:style w:type="paragraph" w:styleId="Title">
    <w:name w:val="Title"/>
    <w:basedOn w:val="Normal"/>
    <w:next w:val="Normal"/>
    <w:link w:val="TitleChar"/>
    <w:uiPriority w:val="10"/>
    <w:qFormat/>
    <w:rsid w:val="00A10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F47"/>
    <w:pPr>
      <w:spacing w:before="160"/>
      <w:jc w:val="center"/>
    </w:pPr>
    <w:rPr>
      <w:i/>
      <w:iCs/>
      <w:color w:val="404040" w:themeColor="text1" w:themeTint="BF"/>
    </w:rPr>
  </w:style>
  <w:style w:type="character" w:customStyle="1" w:styleId="QuoteChar">
    <w:name w:val="Quote Char"/>
    <w:basedOn w:val="DefaultParagraphFont"/>
    <w:link w:val="Quote"/>
    <w:uiPriority w:val="29"/>
    <w:rsid w:val="00A10F47"/>
    <w:rPr>
      <w:i/>
      <w:iCs/>
      <w:color w:val="404040" w:themeColor="text1" w:themeTint="BF"/>
    </w:rPr>
  </w:style>
  <w:style w:type="paragraph" w:styleId="ListParagraph">
    <w:name w:val="List Paragraph"/>
    <w:basedOn w:val="Normal"/>
    <w:uiPriority w:val="34"/>
    <w:qFormat/>
    <w:rsid w:val="00A10F47"/>
    <w:pPr>
      <w:ind w:left="720"/>
      <w:contextualSpacing/>
    </w:pPr>
  </w:style>
  <w:style w:type="character" w:styleId="IntenseEmphasis">
    <w:name w:val="Intense Emphasis"/>
    <w:basedOn w:val="DefaultParagraphFont"/>
    <w:uiPriority w:val="21"/>
    <w:qFormat/>
    <w:rsid w:val="00A10F47"/>
    <w:rPr>
      <w:i/>
      <w:iCs/>
      <w:color w:val="0F4761" w:themeColor="accent1" w:themeShade="BF"/>
    </w:rPr>
  </w:style>
  <w:style w:type="paragraph" w:styleId="IntenseQuote">
    <w:name w:val="Intense Quote"/>
    <w:basedOn w:val="Normal"/>
    <w:next w:val="Normal"/>
    <w:link w:val="IntenseQuoteChar"/>
    <w:uiPriority w:val="30"/>
    <w:qFormat/>
    <w:rsid w:val="00A10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F47"/>
    <w:rPr>
      <w:i/>
      <w:iCs/>
      <w:color w:val="0F4761" w:themeColor="accent1" w:themeShade="BF"/>
    </w:rPr>
  </w:style>
  <w:style w:type="character" w:styleId="IntenseReference">
    <w:name w:val="Intense Reference"/>
    <w:basedOn w:val="DefaultParagraphFont"/>
    <w:uiPriority w:val="32"/>
    <w:qFormat/>
    <w:rsid w:val="00A10F47"/>
    <w:rPr>
      <w:b/>
      <w:bCs/>
      <w:smallCaps/>
      <w:color w:val="0F4761" w:themeColor="accent1" w:themeShade="BF"/>
      <w:spacing w:val="5"/>
    </w:rPr>
  </w:style>
  <w:style w:type="paragraph" w:styleId="BodyText">
    <w:name w:val="Body Text"/>
    <w:basedOn w:val="Normal"/>
    <w:link w:val="BodyTextChar"/>
    <w:uiPriority w:val="1"/>
    <w:qFormat/>
    <w:rsid w:val="00A70D50"/>
    <w:pPr>
      <w:widowControl w:val="0"/>
      <w:autoSpaceDE w:val="0"/>
      <w:autoSpaceDN w:val="0"/>
      <w:spacing w:before="60" w:after="0" w:line="240" w:lineRule="auto"/>
      <w:jc w:val="both"/>
    </w:pPr>
    <w:rPr>
      <w:rFonts w:ascii="Times New Roman" w:eastAsia="Times New Roman" w:hAnsi="Times New Roman" w:cs="Times New Roman"/>
      <w:kern w:val="0"/>
      <w:sz w:val="18"/>
      <w:szCs w:val="18"/>
      <w14:ligatures w14:val="none"/>
    </w:rPr>
  </w:style>
  <w:style w:type="character" w:customStyle="1" w:styleId="BodyTextChar">
    <w:name w:val="Body Text Char"/>
    <w:basedOn w:val="DefaultParagraphFont"/>
    <w:link w:val="BodyText"/>
    <w:uiPriority w:val="1"/>
    <w:rsid w:val="00A70D50"/>
    <w:rPr>
      <w:rFonts w:ascii="Times New Roman" w:eastAsia="Times New Roman" w:hAnsi="Times New Roman" w:cs="Times New Roman"/>
      <w:kern w:val="0"/>
      <w:sz w:val="18"/>
      <w:szCs w:val="18"/>
      <w14:ligatures w14:val="none"/>
    </w:rPr>
  </w:style>
  <w:style w:type="character" w:styleId="Hyperlink">
    <w:name w:val="Hyperlink"/>
    <w:basedOn w:val="DefaultParagraphFont"/>
    <w:uiPriority w:val="99"/>
    <w:unhideWhenUsed/>
    <w:rsid w:val="00487B5A"/>
    <w:rPr>
      <w:color w:val="467886" w:themeColor="hyperlink"/>
      <w:u w:val="single"/>
    </w:rPr>
  </w:style>
  <w:style w:type="character" w:styleId="UnresolvedMention">
    <w:name w:val="Unresolved Mention"/>
    <w:basedOn w:val="DefaultParagraphFont"/>
    <w:uiPriority w:val="99"/>
    <w:semiHidden/>
    <w:unhideWhenUsed/>
    <w:rsid w:val="00487B5A"/>
    <w:rPr>
      <w:color w:val="605E5C"/>
      <w:shd w:val="clear" w:color="auto" w:fill="E1DFDD"/>
    </w:rPr>
  </w:style>
  <w:style w:type="numbering" w:customStyle="1" w:styleId="NoList1">
    <w:name w:val="No List1"/>
    <w:next w:val="NoList"/>
    <w:uiPriority w:val="99"/>
    <w:semiHidden/>
    <w:unhideWhenUsed/>
    <w:rsid w:val="00B846B5"/>
  </w:style>
  <w:style w:type="paragraph" w:styleId="TOC1">
    <w:name w:val="toc 1"/>
    <w:basedOn w:val="Normal"/>
    <w:uiPriority w:val="1"/>
    <w:qFormat/>
    <w:rsid w:val="00B846B5"/>
    <w:pPr>
      <w:widowControl w:val="0"/>
      <w:autoSpaceDE w:val="0"/>
      <w:autoSpaceDN w:val="0"/>
      <w:spacing w:before="41" w:after="0" w:line="240" w:lineRule="auto"/>
      <w:ind w:left="240"/>
    </w:pPr>
    <w:rPr>
      <w:rFonts w:ascii="Arial Narrow" w:eastAsia="Arial Narrow" w:hAnsi="Arial Narrow" w:cs="Arial Narrow"/>
      <w:b/>
      <w:bCs/>
      <w:kern w:val="0"/>
      <w:sz w:val="20"/>
      <w:szCs w:val="20"/>
      <w14:ligatures w14:val="none"/>
    </w:rPr>
  </w:style>
  <w:style w:type="paragraph" w:styleId="TOC2">
    <w:name w:val="toc 2"/>
    <w:basedOn w:val="Normal"/>
    <w:uiPriority w:val="1"/>
    <w:qFormat/>
    <w:rsid w:val="00B846B5"/>
    <w:pPr>
      <w:widowControl w:val="0"/>
      <w:autoSpaceDE w:val="0"/>
      <w:autoSpaceDN w:val="0"/>
      <w:spacing w:before="39" w:after="0" w:line="240" w:lineRule="auto"/>
      <w:ind w:left="240"/>
    </w:pPr>
    <w:rPr>
      <w:rFonts w:ascii="Arial Narrow" w:eastAsia="Arial Narrow" w:hAnsi="Arial Narrow" w:cs="Arial Narrow"/>
      <w:b/>
      <w:bCs/>
      <w:kern w:val="0"/>
      <w:sz w:val="18"/>
      <w:szCs w:val="18"/>
      <w14:ligatures w14:val="none"/>
    </w:rPr>
  </w:style>
  <w:style w:type="paragraph" w:styleId="TOC3">
    <w:name w:val="toc 3"/>
    <w:basedOn w:val="Normal"/>
    <w:uiPriority w:val="1"/>
    <w:qFormat/>
    <w:rsid w:val="00B846B5"/>
    <w:pPr>
      <w:widowControl w:val="0"/>
      <w:autoSpaceDE w:val="0"/>
      <w:autoSpaceDN w:val="0"/>
      <w:spacing w:before="40" w:after="0" w:line="240" w:lineRule="auto"/>
      <w:ind w:left="240"/>
    </w:pPr>
    <w:rPr>
      <w:rFonts w:ascii="Arial Narrow" w:eastAsia="Arial Narrow" w:hAnsi="Arial Narrow" w:cs="Arial Narrow"/>
      <w:b/>
      <w:bCs/>
      <w:i/>
      <w:iCs/>
      <w:kern w:val="0"/>
      <w:sz w:val="18"/>
      <w:szCs w:val="18"/>
      <w14:ligatures w14:val="none"/>
    </w:rPr>
  </w:style>
  <w:style w:type="paragraph" w:styleId="TOC4">
    <w:name w:val="toc 4"/>
    <w:basedOn w:val="Normal"/>
    <w:uiPriority w:val="1"/>
    <w:qFormat/>
    <w:rsid w:val="00B846B5"/>
    <w:pPr>
      <w:widowControl w:val="0"/>
      <w:autoSpaceDE w:val="0"/>
      <w:autoSpaceDN w:val="0"/>
      <w:spacing w:before="40" w:after="0" w:line="240" w:lineRule="auto"/>
      <w:ind w:left="240"/>
    </w:pPr>
    <w:rPr>
      <w:rFonts w:ascii="Arial Narrow" w:eastAsia="Arial Narrow" w:hAnsi="Arial Narrow" w:cs="Arial Narrow"/>
      <w:kern w:val="0"/>
      <w:sz w:val="18"/>
      <w:szCs w:val="18"/>
      <w14:ligatures w14:val="none"/>
    </w:rPr>
  </w:style>
  <w:style w:type="paragraph" w:styleId="TOC5">
    <w:name w:val="toc 5"/>
    <w:basedOn w:val="Normal"/>
    <w:uiPriority w:val="1"/>
    <w:qFormat/>
    <w:rsid w:val="00B846B5"/>
    <w:pPr>
      <w:widowControl w:val="0"/>
      <w:autoSpaceDE w:val="0"/>
      <w:autoSpaceDN w:val="0"/>
      <w:spacing w:before="1" w:after="0" w:line="240" w:lineRule="auto"/>
      <w:ind w:left="1320"/>
    </w:pPr>
    <w:rPr>
      <w:rFonts w:ascii="Arial Narrow" w:eastAsia="Arial Narrow" w:hAnsi="Arial Narrow" w:cs="Arial Narrow"/>
      <w:b/>
      <w:bCs/>
      <w:kern w:val="0"/>
      <w:sz w:val="18"/>
      <w:szCs w:val="18"/>
      <w14:ligatures w14:val="none"/>
    </w:rPr>
  </w:style>
  <w:style w:type="paragraph" w:styleId="TOC6">
    <w:name w:val="toc 6"/>
    <w:basedOn w:val="Normal"/>
    <w:uiPriority w:val="1"/>
    <w:qFormat/>
    <w:rsid w:val="00B846B5"/>
    <w:pPr>
      <w:widowControl w:val="0"/>
      <w:autoSpaceDE w:val="0"/>
      <w:autoSpaceDN w:val="0"/>
      <w:spacing w:before="1" w:after="0" w:line="240" w:lineRule="auto"/>
      <w:ind w:left="1320"/>
    </w:pPr>
    <w:rPr>
      <w:rFonts w:ascii="Arial Narrow" w:eastAsia="Arial Narrow" w:hAnsi="Arial Narrow" w:cs="Arial Narrow"/>
      <w:b/>
      <w:bCs/>
      <w:i/>
      <w:iCs/>
      <w:kern w:val="0"/>
      <w:sz w:val="18"/>
      <w:szCs w:val="18"/>
      <w14:ligatures w14:val="none"/>
    </w:rPr>
  </w:style>
  <w:style w:type="paragraph" w:styleId="TOC7">
    <w:name w:val="toc 7"/>
    <w:basedOn w:val="Normal"/>
    <w:uiPriority w:val="1"/>
    <w:qFormat/>
    <w:rsid w:val="00B846B5"/>
    <w:pPr>
      <w:widowControl w:val="0"/>
      <w:autoSpaceDE w:val="0"/>
      <w:autoSpaceDN w:val="0"/>
      <w:spacing w:before="1" w:after="0" w:line="240" w:lineRule="auto"/>
      <w:ind w:left="1320"/>
    </w:pPr>
    <w:rPr>
      <w:rFonts w:ascii="Arial Narrow" w:eastAsia="Arial Narrow" w:hAnsi="Arial Narrow" w:cs="Arial Narrow"/>
      <w:b/>
      <w:bCs/>
      <w:i/>
      <w:iCs/>
      <w:kern w:val="0"/>
      <w14:ligatures w14:val="none"/>
    </w:rPr>
  </w:style>
  <w:style w:type="paragraph" w:customStyle="1" w:styleId="TableParagraph">
    <w:name w:val="Table Paragraph"/>
    <w:basedOn w:val="Normal"/>
    <w:uiPriority w:val="1"/>
    <w:qFormat/>
    <w:rsid w:val="00B846B5"/>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NoSpacing">
    <w:name w:val="No Spacing"/>
    <w:uiPriority w:val="1"/>
    <w:qFormat/>
    <w:rsid w:val="00860DDB"/>
    <w:pPr>
      <w:spacing w:after="0" w:line="240" w:lineRule="auto"/>
      <w:pPrChange w:id="0" w:author="JSC" w:date="2026-09-25T20:04:00Z">
        <w:pPr/>
      </w:pPrChange>
    </w:pPr>
    <w:rPr>
      <w:kern w:val="0"/>
      <w14:ligatures w14:val="none"/>
      <w:rPrChange w:id="0" w:author="JSC" w:date="2026-09-25T20:04:00Z">
        <w:rPr>
          <w:rFonts w:asciiTheme="minorHAnsi" w:eastAsiaTheme="minorHAnsi" w:hAnsiTheme="minorHAnsi" w:cstheme="minorBidi"/>
          <w:sz w:val="22"/>
          <w:szCs w:val="22"/>
          <w:lang w:val="en-US" w:eastAsia="en-US" w:bidi="ar-SA"/>
        </w:rPr>
      </w:rPrChange>
    </w:rPr>
  </w:style>
  <w:style w:type="paragraph" w:styleId="Header">
    <w:name w:val="header"/>
    <w:basedOn w:val="Normal"/>
    <w:link w:val="HeaderChar"/>
    <w:uiPriority w:val="99"/>
    <w:unhideWhenUsed/>
    <w:rsid w:val="003C6E8A"/>
    <w:pPr>
      <w:tabs>
        <w:tab w:val="center" w:pos="4680"/>
        <w:tab w:val="right" w:pos="9360"/>
      </w:tabs>
      <w:spacing w:after="0" w:line="240" w:lineRule="auto"/>
      <w:pPrChange w:id="1" w:author="JSC" w:date="2026-09-25T20:04:00Z">
        <w:pPr>
          <w:tabs>
            <w:tab w:val="center" w:pos="4680"/>
            <w:tab w:val="right" w:pos="9360"/>
          </w:tabs>
        </w:pPr>
      </w:pPrChange>
    </w:pPr>
    <w:rPr>
      <w:kern w:val="0"/>
      <w14:ligatures w14:val="none"/>
      <w:rPrChange w:id="1" w:author="JSC" w:date="2026-09-25T20:04: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E13B28"/>
    <w:rPr>
      <w:kern w:val="0"/>
      <w14:ligatures w14:val="none"/>
    </w:rPr>
  </w:style>
  <w:style w:type="paragraph" w:styleId="Footer">
    <w:name w:val="footer"/>
    <w:basedOn w:val="Normal"/>
    <w:link w:val="FooterChar"/>
    <w:uiPriority w:val="99"/>
    <w:unhideWhenUsed/>
    <w:rsid w:val="003C6E8A"/>
    <w:pPr>
      <w:tabs>
        <w:tab w:val="center" w:pos="4680"/>
        <w:tab w:val="right" w:pos="9360"/>
      </w:tabs>
      <w:spacing w:after="0" w:line="240" w:lineRule="auto"/>
      <w:pPrChange w:id="2" w:author="JSC" w:date="2026-09-25T20:04:00Z">
        <w:pPr>
          <w:tabs>
            <w:tab w:val="center" w:pos="4680"/>
            <w:tab w:val="right" w:pos="9360"/>
          </w:tabs>
        </w:pPr>
      </w:pPrChange>
    </w:pPr>
    <w:rPr>
      <w:kern w:val="0"/>
      <w14:ligatures w14:val="none"/>
      <w:rPrChange w:id="2" w:author="JSC" w:date="2026-09-25T20:04: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E13B28"/>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648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5D316-F818-0A44-B4EF-F24655F35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2</Pages>
  <Words>3920</Words>
  <Characters>22346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Raper</dc:creator>
  <cp:keywords/>
  <dc:description/>
  <cp:lastModifiedBy>Arthur Souza Rodrigues</cp:lastModifiedBy>
  <cp:revision>1</cp:revision>
  <dcterms:created xsi:type="dcterms:W3CDTF">2024-06-09T22:50:00Z</dcterms:created>
  <dcterms:modified xsi:type="dcterms:W3CDTF">2026-09-26T00:04:00Z</dcterms:modified>
</cp:coreProperties>
</file>