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DE5E18" w14:textId="77777777" w:rsidR="00F74D57" w:rsidRDefault="00887886">
      <w:pPr>
        <w:rPr>
          <w:ins w:id="0" w:author="Comparison" w:date="2026-07-05T01:30:00Z" w16du:dateUtc="2026-07-05T05:30:00Z"/>
        </w:rPr>
      </w:pPr>
      <w:ins w:id="1" w:author="Comparison" w:date="2026-07-05T01:30:00Z" w16du:dateUtc="2026-07-05T05:30:00Z">
        <w:r>
          <w:t>Marketing Strategy 2026</w:t>
        </w:r>
      </w:ins>
    </w:p>
    <w:p w14:paraId="26CC7891" w14:textId="77777777" w:rsidR="00F74D57" w:rsidRDefault="00887886">
      <w:pPr>
        <w:rPr>
          <w:ins w:id="2" w:author="Comparison" w:date="2026-07-05T01:30:00Z" w16du:dateUtc="2026-07-05T05:30:00Z"/>
        </w:rPr>
      </w:pPr>
      <w:ins w:id="3" w:author="Comparison" w:date="2026-07-05T01:30:00Z" w16du:dateUtc="2026-07-05T05:30:00Z">
        <w:r>
          <w:t>Target Market: Small and Medium Businesses</w:t>
        </w:r>
      </w:ins>
    </w:p>
    <w:p w14:paraId="0D3A0ED9" w14:textId="77777777" w:rsidR="00F74D57" w:rsidRDefault="00887886">
      <w:pPr>
        <w:rPr>
          <w:ins w:id="4" w:author="Comparison" w:date="2026-07-05T01:30:00Z" w16du:dateUtc="2026-07-05T05:30:00Z"/>
        </w:rPr>
      </w:pPr>
      <w:ins w:id="5" w:author="Comparison" w:date="2026-07-05T01:30:00Z" w16du:dateUtc="2026-07-05T05:30:00Z">
        <w:r>
          <w:t xml:space="preserve">Channels: </w:t>
        </w:r>
        <w:proofErr w:type="spellStart"/>
        <w:r>
          <w:t>Soci</w:t>
        </w:r>
        <w:proofErr w:type="spellEnd"/>
        <w:r>
          <w:t xml:space="preserve"> and </w:t>
        </w:r>
        <w:proofErr w:type="spellStart"/>
        <w:r>
          <w:t>Podcasts</w:t>
        </w:r>
        <w:r>
          <w:t>al</w:t>
        </w:r>
        <w:proofErr w:type="spellEnd"/>
        <w:r>
          <w:t xml:space="preserve"> Media, Email, SEO</w:t>
        </w:r>
      </w:ins>
    </w:p>
    <w:p w14:paraId="075848D7" w14:textId="77777777" w:rsidR="00F74D57" w:rsidRDefault="00887886">
      <w:pPr>
        <w:rPr>
          <w:ins w:id="6" w:author="Comparison" w:date="2026-07-05T01:30:00Z" w16du:dateUtc="2026-07-05T05:30:00Z"/>
        </w:rPr>
      </w:pPr>
      <w:ins w:id="7" w:author="Comparison" w:date="2026-07-05T01:30:00Z" w16du:dateUtc="2026-07-05T05:30:00Z">
        <w:r>
          <w:t>Budget Allocation: $200,000</w:t>
        </w:r>
      </w:ins>
    </w:p>
    <w:p w14:paraId="60EF27CF" w14:textId="77777777" w:rsidR="00F74D57" w:rsidRDefault="00887886">
      <w:pPr>
        <w:rPr>
          <w:ins w:id="8" w:author="Comparison" w:date="2026-07-05T01:30:00Z" w16du:dateUtc="2026-07-05T05:30:00Z"/>
        </w:rPr>
      </w:pPr>
      <w:ins w:id="9" w:author="Comparison" w:date="2026-07-05T01:30:00Z" w16du:dateUtc="2026-07-05T05:30:00Z">
        <w:r>
          <w:t>Campaign Timeline: Q1-Q4</w:t>
        </w:r>
      </w:ins>
    </w:p>
    <w:p w14:paraId="51D729E2" w14:textId="77777777" w:rsidR="00F74D57" w:rsidRDefault="00887886">
      <w:pPr>
        <w:rPr>
          <w:ins w:id="10" w:author="Comparison" w:date="2026-07-05T01:30:00Z" w16du:dateUtc="2026-07-05T05:30:00Z"/>
        </w:rPr>
      </w:pPr>
      <w:ins w:id="11" w:author="Comparison" w:date="2026-07-05T01:30:00Z" w16du:dateUtc="2026-07-05T05:30:00Z">
        <w:r>
          <w:t>Expected ROI: 250%</w:t>
        </w:r>
      </w:ins>
    </w:p>
    <w:p w14:paraId="71A485C4" w14:textId="77777777" w:rsidR="000F6C3A" w:rsidRDefault="00887886">
      <w:pPr>
        <w:rPr>
          <w:del w:id="12" w:author="Comparison" w:date="2026-07-05T01:30:00Z" w16du:dateUtc="2026-07-05T05:30:00Z"/>
        </w:rPr>
      </w:pPr>
      <w:ins w:id="13" w:author="Comparison" w:date="2026-07-05T01:30:00Z" w16du:dateUtc="2026-07-05T05:30:00Z">
        <w:r>
          <w:t>KPI: Customer Acquisition Cost under $500</w:t>
        </w:r>
      </w:ins>
      <w:del w:id="14" w:author="Comparison" w:date="2026-07-05T01:30:00Z" w16du:dateUtc="2026-07-05T05:30:00Z">
        <w:r>
          <w:delText>Line Spacing Demo</w:delText>
        </w:r>
      </w:del>
    </w:p>
    <w:p w14:paraId="4FACA71D" w14:textId="77777777" w:rsidR="000F6C3A" w:rsidRDefault="00887886">
      <w:pPr>
        <w:spacing w:line="480" w:lineRule="auto"/>
        <w:rPr>
          <w:del w:id="15" w:author="Comparison" w:date="2026-07-05T01:30:00Z" w16du:dateUtc="2026-07-05T05:30:00Z"/>
        </w:rPr>
      </w:pPr>
      <w:del w:id="16" w:author="Comparison" w:date="2026-07-05T01:30:00Z" w16du:dateUtc="2026-07-05T05:30:00Z">
        <w:r>
          <w:delText>This document demonstrates double line spacing.</w:delText>
        </w:r>
      </w:del>
    </w:p>
    <w:p w14:paraId="2D93E791" w14:textId="77777777" w:rsidR="000F6C3A" w:rsidRDefault="00887886">
      <w:pPr>
        <w:spacing w:line="480" w:lineRule="auto"/>
        <w:rPr>
          <w:del w:id="17" w:author="Comparison" w:date="2026-07-05T01:30:00Z" w16du:dateUtc="2026-07-05T05:30:00Z"/>
        </w:rPr>
      </w:pPr>
      <w:del w:id="18" w:author="Comparison" w:date="2026-07-05T01:30:00Z" w16du:dateUtc="2026-07-05T05:30:00Z">
        <w:r>
          <w:delText>Line spacing affects readability of long documents.</w:delText>
        </w:r>
      </w:del>
    </w:p>
    <w:p w14:paraId="1E276BF6" w14:textId="77777777" w:rsidR="000F6C3A" w:rsidRDefault="00887886">
      <w:pPr>
        <w:pPrChange w:id="19" w:author="Comparison" w:date="2026-07-05T01:30:00Z" w16du:dateUtc="2026-07-05T05:30:00Z">
          <w:pPr>
            <w:spacing w:line="480" w:lineRule="auto"/>
          </w:pPr>
        </w:pPrChange>
      </w:pPr>
      <w:del w:id="20" w:author="Comparison" w:date="2026-07-05T01:30:00Z" w16du:dateUtc="2026-07-05T05:30:00Z">
        <w:r>
          <w:delText>This paragraph has increased line spacing applied.</w:delText>
        </w:r>
      </w:del>
    </w:p>
    <w:sectPr w:rsidR="000F6C3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6C3A"/>
    <w:rsid w:val="000F6C3A"/>
    <w:rsid w:val="002967D8"/>
    <w:rsid w:val="00887886"/>
    <w:rsid w:val="00B91967"/>
    <w:rsid w:val="00BF0F5F"/>
    <w:rsid w:val="00F7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5F23A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2026-05-14T16:49:00Z</dcterms:created>
  <dcterms:modified xsi:type="dcterms:W3CDTF">2026-07-05T05:30:00Z</dcterms:modified>
</cp:coreProperties>
</file>