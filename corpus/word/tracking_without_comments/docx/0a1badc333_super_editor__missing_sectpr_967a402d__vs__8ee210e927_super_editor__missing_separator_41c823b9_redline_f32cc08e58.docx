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4F216" w14:textId="56BE58D0" w:rsidR="00634084" w:rsidRPr="00634084" w:rsidRDefault="001165EC" w:rsidP="004368DF">
      <w:pPr>
        <w:rPr>
          <w:ins w:id="17" w:author="Nick Bernal" w:date="2026-09-26T15:12:00Z" w16du:dateUtc="2026-09-26T19:12:00Z"/>
        </w:rPr>
      </w:pPr>
      <w:ins w:id="18" w:author="Nick Bernal" w:date="2026-09-26T15:12:00Z" w16du:dateUtc="2026-09-26T19:12:00Z">
        <w:r>
          <w:rPr>
            <w:noProof/>
          </w:rPr>
        </w:r>
      </w:ins>
      <w:r>
        <w:pict w14:anchorId="7ED8DBE3">
          <v:rect id="Horizontal Line 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88263C" w14:textId="77777777" w:rsidR="00634084" w:rsidRPr="00634084" w:rsidRDefault="00634084" w:rsidP="004368DF">
      <w:pPr>
        <w:rPr>
          <w:ins w:id="19" w:author="Nick Bernal" w:date="2026-09-26T15:12:00Z" w16du:dateUtc="2026-09-26T19:12:00Z"/>
          <w:b/>
          <w:bCs/>
        </w:rPr>
      </w:pPr>
      <w:ins w:id="20" w:author="Nick Bernal" w:date="2026-09-26T15:12:00Z" w16du:dateUtc="2026-09-26T19:12:00Z">
        <w:r w:rsidRPr="00634084">
          <w:rPr>
            <w:b/>
            <w:bCs/>
          </w:rPr>
          <w:t>PARTIES</w:t>
        </w:r>
      </w:ins>
    </w:p>
    <w:p w14:paraId="1781E96C" w14:textId="77777777" w:rsidR="00634084" w:rsidRPr="00634084" w:rsidRDefault="001165EC" w:rsidP="004368DF">
      <w:pPr>
        <w:rPr>
          <w:ins w:id="21" w:author="Nick Bernal" w:date="2026-09-26T15:12:00Z" w16du:dateUtc="2026-09-26T19:12:00Z"/>
        </w:rPr>
      </w:pPr>
      <w:ins w:id="22" w:author="Nick Bernal" w:date="2026-09-26T15:12:00Z" w16du:dateUtc="2026-09-26T19:12:00Z">
        <w:r>
          <w:rPr>
            <w:noProof/>
          </w:rPr>
        </w:r>
      </w:ins>
      <w:r>
        <w:pict w14:anchorId="5589A074">
          <v:rect id="Horizontal Line 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90AFB27" w14:textId="64C57791" w:rsidR="004368DF" w:rsidRDefault="00034D23" w:rsidP="004368DF">
      <w:pPr>
        <w:rPr>
          <w:ins w:id="23" w:author="Nick Bernal" w:date="2026-09-26T15:12:00Z" w16du:dateUtc="2026-09-26T19:12:00Z"/>
          <w:b/>
          <w:bCs/>
        </w:rPr>
      </w:pPr>
      <w:ins w:id="24" w:author="Nick Bernal" w:date="2026-09-26T15:12:00Z" w16du:dateUtc="2026-09-26T19:12:00Z">
        <w:r>
          <w:rPr>
            <w:b/>
            <w:bCs/>
          </w:rPr>
          <w:t>something</w:t>
        </w:r>
      </w:ins>
    </w:p>
    <w:p w14:paraId="4B062323" w14:textId="77777777" w:rsidR="004A3A61" w:rsidRDefault="001165EC" w:rsidP="00223F17">
      <w:ins w:id="25" w:author="Nick Bernal" w:date="2026-09-26T15:12:00Z" w16du:dateUtc="2026-09-26T19:12:00Z">
        <w:r>
          <w:rPr>
            <w:noProof/>
          </w:rPr>
        </w:r>
      </w:ins>
      <w:r>
        <w:pict w14:anchorId="46608987">
          <v:rect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del w:id="26" w:author="Nick Bernal" w:date="2026-09-26T15:12:00Z" w16du:dateUtc="2026-09-26T19:12:00Z">
        <w:r>
          <w:delText>Document without sectPr</w:delText>
        </w:r>
      </w:del>
    </w:p>
    <w:sectPr w:rsidR="004A3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A61"/>
    <w:rsid w:val="00034D23"/>
    <w:rsid w:val="001165EC"/>
    <w:rsid w:val="00223F17"/>
    <w:rsid w:val="00322D35"/>
    <w:rsid w:val="0035295A"/>
    <w:rsid w:val="004368DF"/>
    <w:rsid w:val="004A3A61"/>
    <w:rsid w:val="00563DB5"/>
    <w:rsid w:val="00634084"/>
    <w:rsid w:val="006E32A7"/>
    <w:rsid w:val="008C7AEF"/>
    <w:rsid w:val="009C7AE6"/>
    <w:rsid w:val="00AD51E0"/>
    <w:rsid w:val="00AF4127"/>
    <w:rsid w:val="00D833B8"/>
    <w:rsid w:val="00E0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241BA9E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 w:line="278" w:lineRule="auto"/>
      <w:outlineLvl w:val="0"/>
      <w:pPrChange w:id="0" w:author="Nick Bernal" w:date="2026-09-26T15:12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Nick Bernal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 w:line="278" w:lineRule="auto"/>
      <w:outlineLvl w:val="1"/>
      <w:pPrChange w:id="1" w:author="Nick Bernal" w:date="2026-09-26T15:1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Nick Bernal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 w:line="278" w:lineRule="auto"/>
      <w:outlineLvl w:val="2"/>
      <w:pPrChange w:id="2" w:author="Nick Bernal" w:date="2026-09-26T15:12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Nick Bernal" w:date="2026-09-26T15:1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3"/>
      <w:pPrChange w:id="3" w:author="Nick Bernal" w:date="2026-09-26T15:12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Nick Bernal" w:date="2026-09-26T15:1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4"/>
      <w:pPrChange w:id="4" w:author="Nick Bernal" w:date="2026-09-26T15:12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Nick Bernal" w:date="2026-09-26T15:1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line="278" w:lineRule="auto"/>
      <w:outlineLvl w:val="5"/>
      <w:pPrChange w:id="5" w:author="Nick Bernal" w:date="2026-09-26T15:12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Nick Bernal" w:date="2026-09-26T15:1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line="278" w:lineRule="auto"/>
      <w:outlineLvl w:val="6"/>
      <w:pPrChange w:id="6" w:author="Nick Bernal" w:date="2026-09-26T15:12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Nick Bernal" w:date="2026-09-26T15:1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line="278" w:lineRule="auto"/>
      <w:outlineLvl w:val="7"/>
      <w:pPrChange w:id="7" w:author="Nick Bernal" w:date="2026-09-26T15:12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Nick Bernal" w:date="2026-09-26T15:1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line="278" w:lineRule="auto"/>
      <w:outlineLvl w:val="8"/>
      <w:pPrChange w:id="8" w:author="Nick Bernal" w:date="2026-09-26T15:12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Nick Bernal" w:date="2026-09-26T15:1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17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F1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F17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17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17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1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1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1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1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  <w:pPrChange w:id="9" w:author="Nick Bernal" w:date="2026-09-26T15:12:00Z">
        <w:pPr>
          <w:widowControl w:val="0"/>
          <w:spacing w:after="120"/>
          <w:jc w:val="both"/>
        </w:pPr>
      </w:pPrChange>
    </w:pPr>
    <w:rPr>
      <w:rFonts w:asciiTheme="majorHAnsi" w:eastAsia="Times New Roman" w:hAnsiTheme="majorHAnsi" w:cstheme="majorHAnsi"/>
      <w:color w:val="00B050"/>
      <w:kern w:val="0"/>
      <w:szCs w:val="20"/>
      <w:rPrChange w:id="9" w:author="Nick Bernal" w:date="2026-09-26T15:12:00Z">
        <w:rPr>
          <w:rFonts w:asciiTheme="majorHAnsi" w:hAnsiTheme="majorHAnsi" w:cstheme="majorHAnsi"/>
          <w:color w:val="00B050"/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  <w:pPrChange w:id="10" w:author="Nick Bernal" w:date="2026-09-26T15:12:00Z">
        <w:pPr>
          <w:spacing w:after="120" w:line="278" w:lineRule="auto"/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0" w:author="Nick Bernal" w:date="2026-09-26T15:1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23F17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/>
      <w:contextualSpacing/>
      <w:pPrChange w:id="11" w:author="Nick Bernal" w:date="2026-09-26T15:1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Nick Bernal" w:date="2026-09-26T15:1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23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 w:line="278" w:lineRule="auto"/>
      <w:pPrChange w:id="12" w:author="Nick Bernal" w:date="2026-09-26T15:12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12" w:author="Nick Bernal" w:date="2026-09-26T15:1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23F1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 w:line="278" w:lineRule="auto"/>
      <w:jc w:val="center"/>
      <w:pPrChange w:id="13" w:author="Nick Bernal" w:date="2026-09-26T15:12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3" w:author="Nick Bernal" w:date="2026-09-26T15:1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23F1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34084"/>
    <w:pPr>
      <w:spacing w:after="160" w:line="278" w:lineRule="auto"/>
      <w:ind w:left="720"/>
      <w:contextualSpacing/>
      <w:pPrChange w:id="14" w:author="Nick Bernal" w:date="2026-09-26T15:12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4" w:author="Nick Bernal" w:date="2026-09-26T15:1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223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5" w:author="Nick Bernal" w:date="2026-09-26T15:1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5" w:author="Nick Bernal" w:date="2026-09-26T15:12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17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23F17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  <w:pPrChange w:id="16" w:author="Nick Bernal" w:date="2026-09-26T15:12:00Z">
        <w:pPr>
          <w:keepNext/>
          <w:keepLines/>
          <w:numPr>
            <w:numId w:val="5"/>
          </w:numPr>
          <w:spacing w:before="160"/>
          <w:ind w:left="720" w:hanging="360"/>
          <w:outlineLvl w:val="1"/>
        </w:pPr>
      </w:pPrChange>
    </w:pPr>
    <w:rPr>
      <w:rPrChange w:id="16" w:author="Nick Bernal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character" w:customStyle="1" w:styleId="MotistyleChar">
    <w:name w:val="Moti style Char"/>
    <w:basedOn w:val="Heading2Char"/>
    <w:link w:val="Motistyle"/>
    <w:rsid w:val="00223F1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23F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2026-09-26T19:12:00Z</dcterms:created>
  <dcterms:modified xsi:type="dcterms:W3CDTF">2026-09-26T19:12:00Z</dcterms:modified>
</cp:coreProperties>
</file>