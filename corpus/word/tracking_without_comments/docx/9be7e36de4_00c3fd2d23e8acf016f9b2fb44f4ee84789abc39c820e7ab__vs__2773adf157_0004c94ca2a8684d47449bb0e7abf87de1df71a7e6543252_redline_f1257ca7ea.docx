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21B534" w14:textId="77777777" w:rsidR="00767348" w:rsidRDefault="00767348"/>
    <w:p w14:paraId="2A6D4AB6" w14:textId="77777777" w:rsidR="001E08FA" w:rsidRDefault="00C40747" w:rsidP="001E08FA">
      <w:pPr>
        <w:rPr>
          <w:ins w:id="14" w:author="1" w:date="2026-09-22T12:45:00Z" w16du:dateUtc="2026-09-22T16:45:00Z"/>
          <w:b/>
          <w:szCs w:val="24"/>
        </w:rPr>
      </w:pPr>
      <w:ins w:id="15" w:author="1" w:date="2026-09-22T12:45:00Z" w16du:dateUtc="2026-09-22T16:45:00Z">
        <w:r>
          <w:rPr>
            <w:b/>
            <w:noProof/>
            <w:szCs w:val="24"/>
          </w:rPr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2561590</wp:posOffset>
              </wp:positionH>
              <wp:positionV relativeFrom="paragraph">
                <wp:posOffset>-77470</wp:posOffset>
              </wp:positionV>
              <wp:extent cx="889635" cy="714375"/>
              <wp:effectExtent l="19050" t="0" r="5715" b="0"/>
              <wp:wrapSquare wrapText="bothSides"/>
              <wp:docPr id="3" name="Рисунок 0" descr="стрельна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Рисунок 0" descr="стрельна.jpg"/>
                      <pic:cNvPicPr>
                        <a:picLocks noChangeAspect="1" noChangeArrowheads="1"/>
                      </pic:cNvPicPr>
                    </pic:nvPicPr>
                    <pic:blipFill>
                      <a:blip r:embed="rId8" cstate="print">
                        <a:lum bright="-20000" contrast="40000"/>
                      </a:blip>
                      <a:srcRect l="22966" t="29781" r="23471" b="2978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89635" cy="714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anchor>
          </w:drawing>
        </w:r>
      </w:ins>
    </w:p>
    <w:p w14:paraId="3DD8027B" w14:textId="77777777" w:rsidR="001E08FA" w:rsidRDefault="001E08FA" w:rsidP="001E08FA">
      <w:pPr>
        <w:jc w:val="center"/>
        <w:rPr>
          <w:ins w:id="16" w:author="1" w:date="2026-09-22T12:45:00Z" w16du:dateUtc="2026-09-22T16:45:00Z"/>
          <w:b/>
          <w:szCs w:val="24"/>
        </w:rPr>
      </w:pPr>
    </w:p>
    <w:p w14:paraId="22E404C6" w14:textId="77777777" w:rsidR="001E08FA" w:rsidRDefault="001E08FA" w:rsidP="001E08FA">
      <w:pPr>
        <w:jc w:val="center"/>
        <w:rPr>
          <w:ins w:id="17" w:author="1" w:date="2026-09-22T12:45:00Z" w16du:dateUtc="2026-09-22T16:45:00Z"/>
          <w:b/>
          <w:szCs w:val="24"/>
        </w:rPr>
      </w:pPr>
    </w:p>
    <w:p w14:paraId="2097DC79" w14:textId="77777777" w:rsidR="001E08FA" w:rsidRPr="001E08FA" w:rsidRDefault="001E08FA" w:rsidP="001E08FA">
      <w:pPr>
        <w:rPr>
          <w:ins w:id="18" w:author="1" w:date="2026-09-22T12:45:00Z" w16du:dateUtc="2026-09-22T16:45:00Z"/>
          <w:rFonts w:ascii="Times New Roman" w:hAnsi="Times New Roman" w:cs="Times New Roman"/>
          <w:b/>
          <w:sz w:val="24"/>
          <w:szCs w:val="24"/>
        </w:rPr>
      </w:pPr>
    </w:p>
    <w:p w14:paraId="7CF1DECD" w14:textId="77777777" w:rsidR="001E08FA" w:rsidRDefault="001E08FA" w:rsidP="001E08FA">
      <w:pPr>
        <w:jc w:val="center"/>
        <w:rPr>
          <w:ins w:id="19" w:author="1" w:date="2026-09-22T12:45:00Z" w16du:dateUtc="2026-09-22T16:45:00Z"/>
          <w:rFonts w:ascii="Times New Roman" w:hAnsi="Times New Roman" w:cs="Times New Roman"/>
          <w:b/>
          <w:sz w:val="24"/>
          <w:szCs w:val="24"/>
        </w:rPr>
      </w:pPr>
    </w:p>
    <w:p w14:paraId="65FD5E4C" w14:textId="77777777" w:rsidR="00F37F73" w:rsidRDefault="001E08FA" w:rsidP="001E08FA">
      <w:pPr>
        <w:jc w:val="center"/>
        <w:rPr>
          <w:ins w:id="20" w:author="1" w:date="2026-09-22T12:45:00Z" w16du:dateUtc="2026-09-22T16:45:00Z"/>
          <w:rFonts w:ascii="Times New Roman" w:hAnsi="Times New Roman" w:cs="Times New Roman"/>
          <w:b/>
          <w:sz w:val="24"/>
          <w:szCs w:val="24"/>
        </w:rPr>
      </w:pPr>
      <w:ins w:id="21" w:author="1" w:date="2026-09-22T12:45:00Z" w16du:dateUtc="2026-09-22T16:45:00Z"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МУНИЦИПАЛЬНЫЙ СОВЕТ </w:t>
        </w:r>
      </w:ins>
    </w:p>
    <w:p w14:paraId="4417852B" w14:textId="77777777" w:rsidR="001E08FA" w:rsidRPr="001E08FA" w:rsidRDefault="001E08FA" w:rsidP="001E08FA">
      <w:pPr>
        <w:jc w:val="center"/>
        <w:rPr>
          <w:ins w:id="22" w:author="1" w:date="2026-09-22T12:45:00Z" w16du:dateUtc="2026-09-22T16:45:00Z"/>
          <w:rFonts w:ascii="Times New Roman" w:hAnsi="Times New Roman" w:cs="Times New Roman"/>
          <w:b/>
          <w:sz w:val="24"/>
          <w:szCs w:val="24"/>
        </w:rPr>
      </w:pPr>
      <w:ins w:id="23" w:author="1" w:date="2026-09-22T12:45:00Z" w16du:dateUtc="2026-09-22T16:45:00Z">
        <w:r w:rsidRPr="001E08FA">
          <w:rPr>
            <w:rFonts w:ascii="Times New Roman" w:hAnsi="Times New Roman" w:cs="Times New Roman"/>
            <w:b/>
            <w:sz w:val="24"/>
            <w:szCs w:val="24"/>
          </w:rPr>
          <w:t>МУНИЦИПАЛЬНОГО ОБРАЗОВАНИЯ ПОСЕЛОК СТРЕЛЬНА</w:t>
        </w:r>
      </w:ins>
    </w:p>
    <w:p w14:paraId="555C8A40" w14:textId="77777777" w:rsidR="001E08FA" w:rsidRPr="001E08FA" w:rsidRDefault="001E08FA" w:rsidP="001E08FA">
      <w:pPr>
        <w:pBdr>
          <w:bottom w:val="single" w:sz="12" w:space="1" w:color="auto"/>
        </w:pBdr>
        <w:jc w:val="center"/>
        <w:rPr>
          <w:ins w:id="24" w:author="1" w:date="2026-09-22T12:45:00Z" w16du:dateUtc="2026-09-22T16:45:00Z"/>
          <w:rFonts w:ascii="Times New Roman" w:hAnsi="Times New Roman" w:cs="Times New Roman"/>
          <w:b/>
          <w:sz w:val="24"/>
          <w:szCs w:val="24"/>
        </w:rPr>
      </w:pPr>
      <w:ins w:id="25" w:author="1" w:date="2026-09-22T12:45:00Z" w16du:dateUtc="2026-09-22T16:45:00Z">
        <w:r w:rsidRPr="001E08FA">
          <w:rPr>
            <w:rFonts w:ascii="Times New Roman" w:hAnsi="Times New Roman" w:cs="Times New Roman"/>
            <w:b/>
            <w:sz w:val="24"/>
            <w:szCs w:val="24"/>
            <w:lang w:val="en-US"/>
          </w:rPr>
          <w:t>V</w:t>
        </w:r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 СОЗЫВА</w:t>
        </w:r>
      </w:ins>
    </w:p>
    <w:p w14:paraId="5A30ABF7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6" w:author="1" w:date="2026-09-22T12:45:00Z" w16du:dateUtc="2026-09-22T16:45:00Z"/>
          <w:b/>
          <w:sz w:val="24"/>
          <w:szCs w:val="24"/>
        </w:rPr>
      </w:pPr>
    </w:p>
    <w:p w14:paraId="18420018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7" w:author="1" w:date="2026-09-22T12:45:00Z" w16du:dateUtc="2026-09-22T16:45:00Z"/>
          <w:b/>
          <w:sz w:val="24"/>
          <w:szCs w:val="24"/>
        </w:rPr>
      </w:pPr>
      <w:ins w:id="28" w:author="1" w:date="2026-09-22T12:45:00Z" w16du:dateUtc="2026-09-22T16:45:00Z">
        <w:r w:rsidRPr="001E08FA">
          <w:rPr>
            <w:b/>
            <w:sz w:val="24"/>
            <w:szCs w:val="24"/>
          </w:rPr>
          <w:t>РЕШЕНИЕ (проект)</w:t>
        </w:r>
      </w:ins>
    </w:p>
    <w:p w14:paraId="370A58A2" w14:textId="77777777" w:rsidR="001E08FA" w:rsidRPr="001E08FA" w:rsidRDefault="001E08FA" w:rsidP="001E08FA">
      <w:pPr>
        <w:rPr>
          <w:ins w:id="29" w:author="1" w:date="2026-09-22T12:45:00Z" w16du:dateUtc="2026-09-22T16:45:00Z"/>
          <w:rFonts w:ascii="Times New Roman" w:hAnsi="Times New Roman" w:cs="Times New Roman"/>
          <w:sz w:val="24"/>
          <w:szCs w:val="24"/>
        </w:rPr>
      </w:pPr>
    </w:p>
    <w:p w14:paraId="22F7165F" w14:textId="77777777" w:rsidR="001E08FA" w:rsidRPr="001E08FA" w:rsidRDefault="001E08FA" w:rsidP="001E08FA">
      <w:pPr>
        <w:rPr>
          <w:ins w:id="30" w:author="1" w:date="2026-09-22T12:45:00Z" w16du:dateUtc="2026-09-22T16:45:00Z"/>
          <w:rFonts w:ascii="Times New Roman" w:hAnsi="Times New Roman" w:cs="Times New Roman"/>
          <w:sz w:val="24"/>
          <w:szCs w:val="24"/>
        </w:rPr>
      </w:pPr>
      <w:ins w:id="31" w:author="1" w:date="2026-09-22T12:45:00Z" w16du:dateUtc="2026-09-22T16:45:00Z">
        <w:r w:rsidRPr="001E08FA">
          <w:rPr>
            <w:rFonts w:ascii="Times New Roman" w:hAnsi="Times New Roman" w:cs="Times New Roman"/>
            <w:sz w:val="24"/>
            <w:szCs w:val="24"/>
          </w:rPr>
          <w:t xml:space="preserve">  от __________ 2017 года                                                                                                      №__</w:t>
        </w:r>
      </w:ins>
    </w:p>
    <w:p w14:paraId="7C21F3FA" w14:textId="77777777" w:rsidR="001E08FA" w:rsidRPr="001E08FA" w:rsidRDefault="001E08FA" w:rsidP="001E08FA">
      <w:pPr>
        <w:rPr>
          <w:ins w:id="32" w:author="1" w:date="2026-09-22T12:45:00Z" w16du:dateUtc="2026-09-22T16:45:00Z"/>
          <w:rFonts w:ascii="Times New Roman" w:hAnsi="Times New Roman" w:cs="Times New Roman"/>
          <w:b/>
          <w:bCs/>
          <w:sz w:val="24"/>
          <w:szCs w:val="24"/>
        </w:rPr>
      </w:pPr>
    </w:p>
    <w:p w14:paraId="3D99CA3D" w14:textId="77777777" w:rsidR="001E08FA" w:rsidRPr="001E08FA" w:rsidRDefault="001E08FA" w:rsidP="001E08FA">
      <w:pPr>
        <w:rPr>
          <w:ins w:id="33" w:author="1" w:date="2026-09-22T12:45:00Z" w16du:dateUtc="2026-09-22T16:45:00Z"/>
          <w:rFonts w:ascii="Times New Roman" w:hAnsi="Times New Roman" w:cs="Times New Roman"/>
          <w:sz w:val="24"/>
          <w:szCs w:val="24"/>
        </w:rPr>
      </w:pPr>
    </w:p>
    <w:p w14:paraId="4FF048C5" w14:textId="77777777" w:rsidR="00F37F73" w:rsidRDefault="00F37F73" w:rsidP="001E08FA">
      <w:pPr>
        <w:pStyle w:val="NormalWeb"/>
        <w:spacing w:before="0" w:beforeAutospacing="0" w:after="0" w:afterAutospacing="0"/>
        <w:jc w:val="center"/>
        <w:rPr>
          <w:ins w:id="34" w:author="1" w:date="2026-09-22T12:45:00Z" w16du:dateUtc="2026-09-22T16:45:00Z"/>
          <w:b/>
          <w:spacing w:val="-2"/>
        </w:rPr>
      </w:pPr>
    </w:p>
    <w:p w14:paraId="502499C3" w14:textId="77777777" w:rsidR="001E08FA" w:rsidRPr="001E08FA" w:rsidRDefault="00F37F73" w:rsidP="00F37F73">
      <w:pPr>
        <w:pStyle w:val="NormalWeb"/>
        <w:spacing w:before="0" w:beforeAutospacing="0" w:after="0" w:afterAutospacing="0"/>
        <w:jc w:val="center"/>
        <w:rPr>
          <w:ins w:id="35" w:author="1" w:date="2026-09-22T12:45:00Z" w16du:dateUtc="2026-09-22T16:45:00Z"/>
          <w:b/>
          <w:spacing w:val="-2"/>
        </w:rPr>
      </w:pPr>
      <w:ins w:id="36" w:author="1" w:date="2026-09-22T12:45:00Z" w16du:dateUtc="2026-09-22T16:45:00Z">
        <w:r>
          <w:rPr>
            <w:b/>
            <w:spacing w:val="-2"/>
          </w:rPr>
          <w:t xml:space="preserve">О внесении изменений в </w:t>
        </w:r>
        <w:r>
          <w:rPr>
            <w:b/>
          </w:rPr>
          <w:t>Положение</w:t>
        </w:r>
        <w:r w:rsidR="001E08FA">
          <w:rPr>
            <w:b/>
          </w:rPr>
          <w:t xml:space="preserve"> «Об осуществлении благоустройства территории Внутригородского муниципального образования Санкт-Петербурга поселок Стрельна»</w:t>
        </w:r>
        <w:r>
          <w:rPr>
            <w:b/>
          </w:rPr>
          <w:t>, утвержденное решением Муниципального Совета Муниципального образования поселок Стрельна от 05.09.2017 №56</w:t>
        </w:r>
      </w:ins>
    </w:p>
    <w:p w14:paraId="272BB2C5" w14:textId="77777777" w:rsidR="001E08FA" w:rsidRPr="001E08FA" w:rsidRDefault="001E08FA" w:rsidP="001E08FA">
      <w:pPr>
        <w:pStyle w:val="NormalWeb"/>
        <w:spacing w:before="0" w:beforeAutospacing="0" w:after="0" w:afterAutospacing="0"/>
        <w:jc w:val="center"/>
        <w:rPr>
          <w:ins w:id="37" w:author="1" w:date="2026-09-22T12:45:00Z" w16du:dateUtc="2026-09-22T16:45:00Z"/>
          <w:b/>
          <w:spacing w:val="-2"/>
        </w:rPr>
      </w:pPr>
    </w:p>
    <w:p w14:paraId="5275FCBE" w14:textId="77777777" w:rsidR="001E08FA" w:rsidRDefault="001E08FA" w:rsidP="001E08FA">
      <w:pPr>
        <w:pStyle w:val="21"/>
        <w:jc w:val="center"/>
        <w:rPr>
          <w:ins w:id="38" w:author="1" w:date="2026-09-22T12:45:00Z" w16du:dateUtc="2026-09-22T16:45:00Z"/>
          <w:sz w:val="24"/>
          <w:szCs w:val="24"/>
        </w:rPr>
      </w:pPr>
    </w:p>
    <w:p w14:paraId="136DE250" w14:textId="77777777" w:rsidR="001E08FA" w:rsidRDefault="001E08FA" w:rsidP="009C61C2">
      <w:pPr>
        <w:pStyle w:val="21"/>
        <w:jc w:val="both"/>
        <w:rPr>
          <w:ins w:id="39" w:author="1" w:date="2026-09-22T12:45:00Z" w16du:dateUtc="2026-09-22T16:45:00Z"/>
          <w:sz w:val="24"/>
          <w:szCs w:val="24"/>
        </w:rPr>
      </w:pPr>
      <w:ins w:id="40" w:author="1" w:date="2026-09-22T12:45:00Z" w16du:dateUtc="2026-09-22T16:45:00Z">
        <w:r>
          <w:rPr>
            <w:sz w:val="24"/>
            <w:szCs w:val="24"/>
          </w:rPr>
          <w:tab/>
          <w:t xml:space="preserve">В соответствии с </w:t>
        </w:r>
        <w:r w:rsidR="009C61C2" w:rsidRPr="009C61C2">
          <w:rPr>
            <w:rFonts w:eastAsia="Calibri"/>
            <w:sz w:val="24"/>
            <w:szCs w:val="24"/>
          </w:rPr>
          <w:t>Законом Санкт-Петербурга от 23.09.2009 № 420-79</w:t>
        </w:r>
        <w:r w:rsidR="009C61C2" w:rsidRPr="009C61C2">
          <w:rPr>
            <w:sz w:val="24"/>
            <w:szCs w:val="24"/>
          </w:rPr>
          <w:t xml:space="preserve"> «</w:t>
        </w:r>
        <w:r w:rsidR="009C61C2" w:rsidRPr="009C61C2">
          <w:rPr>
            <w:rFonts w:eastAsia="Calibri"/>
            <w:sz w:val="24"/>
            <w:szCs w:val="24"/>
          </w:rPr>
          <w:t>Об организации местного самоуправления в Санкт-Петербурге»</w:t>
        </w:r>
        <w:r w:rsidR="009C61C2">
          <w:rPr>
            <w:rFonts w:eastAsia="Calibri"/>
            <w:sz w:val="24"/>
            <w:szCs w:val="24"/>
          </w:rPr>
          <w:t xml:space="preserve">, Уставом Внутригородского муниципального образования Санкт-Петербурга поселок Стрельна </w:t>
        </w:r>
      </w:ins>
    </w:p>
    <w:p w14:paraId="798FD001" w14:textId="77777777" w:rsidR="001E08FA" w:rsidRDefault="001E08FA" w:rsidP="001E08FA">
      <w:pPr>
        <w:pStyle w:val="21"/>
        <w:jc w:val="center"/>
        <w:rPr>
          <w:ins w:id="41" w:author="1" w:date="2026-09-22T12:45:00Z" w16du:dateUtc="2026-09-22T16:45:00Z"/>
          <w:sz w:val="24"/>
          <w:szCs w:val="24"/>
        </w:rPr>
      </w:pPr>
    </w:p>
    <w:p w14:paraId="1D2BB85E" w14:textId="77777777" w:rsidR="001E08FA" w:rsidRPr="001E08FA" w:rsidRDefault="001E08FA" w:rsidP="001E08FA">
      <w:pPr>
        <w:pStyle w:val="21"/>
        <w:jc w:val="center"/>
        <w:rPr>
          <w:ins w:id="42" w:author="1" w:date="2026-09-22T12:45:00Z" w16du:dateUtc="2026-09-22T16:45:00Z"/>
          <w:b/>
          <w:sz w:val="24"/>
          <w:szCs w:val="24"/>
        </w:rPr>
      </w:pPr>
      <w:ins w:id="43" w:author="1" w:date="2026-09-22T12:45:00Z" w16du:dateUtc="2026-09-22T16:45:00Z">
        <w:r w:rsidRPr="001E08FA">
          <w:rPr>
            <w:sz w:val="24"/>
            <w:szCs w:val="24"/>
          </w:rPr>
          <w:t> </w:t>
        </w:r>
        <w:r w:rsidRPr="001E08FA">
          <w:rPr>
            <w:b/>
            <w:sz w:val="24"/>
            <w:szCs w:val="24"/>
          </w:rPr>
          <w:t>МУНИЦИПАЛЬНЫЙ СОВЕТ</w:t>
        </w:r>
      </w:ins>
    </w:p>
    <w:p w14:paraId="314CA752" w14:textId="77777777" w:rsidR="001E08FA" w:rsidRPr="001E08FA" w:rsidRDefault="001E08FA" w:rsidP="001E08FA">
      <w:pPr>
        <w:pStyle w:val="21"/>
        <w:jc w:val="center"/>
        <w:rPr>
          <w:ins w:id="44" w:author="1" w:date="2026-09-22T12:45:00Z" w16du:dateUtc="2026-09-22T16:45:00Z"/>
          <w:b/>
          <w:sz w:val="24"/>
          <w:szCs w:val="24"/>
        </w:rPr>
      </w:pPr>
      <w:ins w:id="45" w:author="1" w:date="2026-09-22T12:45:00Z" w16du:dateUtc="2026-09-22T16:45:00Z">
        <w:r w:rsidRPr="001E08FA">
          <w:rPr>
            <w:b/>
            <w:sz w:val="24"/>
            <w:szCs w:val="24"/>
          </w:rPr>
          <w:t>РЕШИЛ:</w:t>
        </w:r>
      </w:ins>
    </w:p>
    <w:p w14:paraId="64BBBEF7" w14:textId="77777777" w:rsidR="001E08FA" w:rsidRPr="001E08FA" w:rsidRDefault="001E08FA" w:rsidP="001E08FA">
      <w:pPr>
        <w:pStyle w:val="21"/>
        <w:jc w:val="center"/>
        <w:rPr>
          <w:ins w:id="46" w:author="1" w:date="2026-09-22T12:45:00Z" w16du:dateUtc="2026-09-22T16:45:00Z"/>
          <w:b/>
          <w:sz w:val="24"/>
          <w:szCs w:val="24"/>
        </w:rPr>
      </w:pPr>
    </w:p>
    <w:p w14:paraId="119A0331" w14:textId="77777777" w:rsidR="00F37F73" w:rsidRDefault="00F37F73" w:rsidP="00F37F73">
      <w:pPr>
        <w:numPr>
          <w:ilvl w:val="0"/>
          <w:numId w:val="18"/>
        </w:numPr>
        <w:ind w:left="0" w:firstLine="709"/>
        <w:jc w:val="both"/>
        <w:rPr>
          <w:ins w:id="47" w:author="1" w:date="2026-09-22T12:45:00Z" w16du:dateUtc="2026-09-22T16:45:00Z"/>
          <w:rFonts w:ascii="Times New Roman" w:hAnsi="Times New Roman" w:cs="Times New Roman"/>
          <w:sz w:val="24"/>
          <w:szCs w:val="24"/>
        </w:rPr>
      </w:pPr>
      <w:ins w:id="48" w:author="1" w:date="2026-09-22T12:45:00Z" w16du:dateUtc="2026-09-22T16:45:00Z">
        <w:r w:rsidRPr="00F37F73">
          <w:rPr>
            <w:rFonts w:ascii="Times New Roman" w:hAnsi="Times New Roman" w:cs="Times New Roman"/>
            <w:sz w:val="24"/>
            <w:szCs w:val="24"/>
          </w:rPr>
          <w:t>Внести следующие изменения в Положение «Об осуществлении благоустройства территории Внутригородского муниципального образования Санкт-Петербурга поселок Стрельна», утвержденное решением Муниципального Совета Муниципального образования поселок Стрельна от 05.09.2017 №56</w:t>
        </w:r>
        <w:r w:rsidR="000B0709">
          <w:rPr>
            <w:rFonts w:ascii="Times New Roman" w:hAnsi="Times New Roman" w:cs="Times New Roman"/>
            <w:sz w:val="24"/>
            <w:szCs w:val="24"/>
          </w:rPr>
          <w:t xml:space="preserve"> (далее – Положение)</w:t>
        </w:r>
        <w:r>
          <w:rPr>
            <w:rFonts w:ascii="Times New Roman" w:hAnsi="Times New Roman" w:cs="Times New Roman"/>
            <w:sz w:val="24"/>
            <w:szCs w:val="24"/>
          </w:rPr>
          <w:t>:</w:t>
        </w:r>
      </w:ins>
    </w:p>
    <w:p w14:paraId="5C793322" w14:textId="77777777" w:rsidR="00F37F73" w:rsidRDefault="000B0709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49" w:author="1" w:date="2026-09-22T12:45:00Z" w16du:dateUtc="2026-09-22T16:45:00Z"/>
          <w:rFonts w:ascii="Times New Roman" w:hAnsi="Times New Roman"/>
          <w:sz w:val="24"/>
          <w:szCs w:val="24"/>
        </w:rPr>
      </w:pPr>
      <w:ins w:id="50" w:author="1" w:date="2026-09-22T12:45:00Z" w16du:dateUtc="2026-09-22T16:45:00Z">
        <w:r>
          <w:rPr>
            <w:rFonts w:ascii="Times New Roman" w:hAnsi="Times New Roman"/>
            <w:sz w:val="24"/>
            <w:szCs w:val="24"/>
          </w:rPr>
          <w:t>В пункте 1.4. Положения слова «</w:t>
        </w:r>
        <w:r w:rsidRPr="000B0709">
          <w:rPr>
            <w:rFonts w:ascii="Times New Roman" w:hAnsi="Times New Roman"/>
            <w:sz w:val="24"/>
            <w:szCs w:val="24"/>
          </w:rPr>
          <w:t>, а также за счет средств бюджета Санкт-Петербурга</w:t>
        </w:r>
        <w:r>
          <w:rPr>
            <w:rFonts w:ascii="Times New Roman" w:hAnsi="Times New Roman"/>
            <w:sz w:val="24"/>
            <w:szCs w:val="24"/>
          </w:rPr>
          <w:t>» исключить.</w:t>
        </w:r>
      </w:ins>
    </w:p>
    <w:p w14:paraId="30AB925E" w14:textId="77777777" w:rsidR="00F37F73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51" w:author="1" w:date="2026-09-22T12:45:00Z" w16du:dateUtc="2026-09-22T16:45:00Z"/>
          <w:rFonts w:ascii="Times New Roman" w:hAnsi="Times New Roman"/>
          <w:sz w:val="24"/>
          <w:szCs w:val="24"/>
        </w:rPr>
      </w:pPr>
      <w:ins w:id="52" w:author="1" w:date="2026-09-22T12:45:00Z" w16du:dateUtc="2026-09-22T16:45:00Z">
        <w:r w:rsidRPr="00FF542C">
          <w:rPr>
            <w:rFonts w:ascii="Times New Roman" w:hAnsi="Times New Roman"/>
            <w:sz w:val="24"/>
            <w:szCs w:val="24"/>
          </w:rPr>
          <w:t xml:space="preserve">Пункт </w:t>
        </w:r>
        <w:r>
          <w:rPr>
            <w:rFonts w:ascii="Times New Roman" w:hAnsi="Times New Roman"/>
            <w:sz w:val="24"/>
            <w:szCs w:val="24"/>
          </w:rPr>
          <w:t>2.5.1. Положения дополнить словом «уличная» перед словом «мебель».</w:t>
        </w:r>
      </w:ins>
    </w:p>
    <w:p w14:paraId="411AF305" w14:textId="77777777" w:rsidR="00FF542C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53" w:author="1" w:date="2026-09-22T12:45:00Z" w16du:dateUtc="2026-09-22T16:45:00Z"/>
          <w:rFonts w:ascii="Times New Roman" w:hAnsi="Times New Roman"/>
          <w:sz w:val="24"/>
          <w:szCs w:val="24"/>
        </w:rPr>
      </w:pPr>
      <w:ins w:id="54" w:author="1" w:date="2026-09-22T12:45:00Z" w16du:dateUtc="2026-09-22T16:45:00Z">
        <w:r>
          <w:rPr>
            <w:rFonts w:ascii="Times New Roman" w:hAnsi="Times New Roman"/>
            <w:sz w:val="24"/>
            <w:szCs w:val="24"/>
          </w:rPr>
          <w:t>Пункт 2.5.3. Положения дополнить словом «уличной» перед словом «мебели».</w:t>
        </w:r>
      </w:ins>
    </w:p>
    <w:p w14:paraId="41E9DC9C" w14:textId="77777777" w:rsidR="00FF542C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55" w:author="1" w:date="2026-09-22T12:45:00Z" w16du:dateUtc="2026-09-22T16:45:00Z"/>
          <w:rFonts w:ascii="Times New Roman" w:hAnsi="Times New Roman"/>
          <w:sz w:val="24"/>
          <w:szCs w:val="24"/>
        </w:rPr>
      </w:pPr>
      <w:ins w:id="56" w:author="1" w:date="2026-09-22T12:45:00Z" w16du:dateUtc="2026-09-22T16:45:00Z">
        <w:r w:rsidRPr="00FF542C">
          <w:rPr>
            <w:rFonts w:ascii="Times New Roman" w:hAnsi="Times New Roman"/>
            <w:sz w:val="24"/>
            <w:szCs w:val="24"/>
          </w:rPr>
          <w:t>Абзац 1 пункта 2.11.5 Положения после слов «местного значения» дополнить словами «, взамен уничтоженных или поврежденных»</w:t>
        </w:r>
        <w:r>
          <w:rPr>
            <w:rFonts w:ascii="Times New Roman" w:hAnsi="Times New Roman"/>
            <w:sz w:val="24"/>
            <w:szCs w:val="24"/>
          </w:rPr>
          <w:t>.</w:t>
        </w:r>
      </w:ins>
    </w:p>
    <w:p w14:paraId="43C125B0" w14:textId="77777777" w:rsidR="00F37F73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57" w:author="1" w:date="2026-09-22T12:45:00Z" w16du:dateUtc="2026-09-22T16:45:00Z"/>
          <w:rFonts w:ascii="Times New Roman" w:hAnsi="Times New Roman"/>
          <w:sz w:val="24"/>
          <w:szCs w:val="24"/>
        </w:rPr>
      </w:pPr>
      <w:ins w:id="58" w:author="1" w:date="2026-09-22T12:45:00Z" w16du:dateUtc="2026-09-22T16:45:00Z">
        <w:r>
          <w:rPr>
            <w:rFonts w:ascii="Times New Roman" w:hAnsi="Times New Roman"/>
            <w:sz w:val="24"/>
            <w:szCs w:val="24"/>
          </w:rPr>
          <w:t>Пункт 2.12.4. Положения исключить.</w:t>
        </w:r>
        <w:r w:rsidRPr="00FF542C">
          <w:rPr>
            <w:rFonts w:ascii="Times New Roman" w:hAnsi="Times New Roman"/>
            <w:sz w:val="24"/>
            <w:szCs w:val="24"/>
          </w:rPr>
          <w:t xml:space="preserve"> </w:t>
        </w:r>
      </w:ins>
    </w:p>
    <w:p w14:paraId="63CFA2AF" w14:textId="77777777" w:rsidR="00FF542C" w:rsidRPr="00FF542C" w:rsidRDefault="00FF542C" w:rsidP="00FF542C">
      <w:pPr>
        <w:pStyle w:val="ListParagraph"/>
        <w:tabs>
          <w:tab w:val="left" w:pos="1134"/>
        </w:tabs>
        <w:ind w:left="709"/>
        <w:jc w:val="both"/>
        <w:rPr>
          <w:ins w:id="59" w:author="1" w:date="2026-09-22T12:45:00Z" w16du:dateUtc="2026-09-22T16:45:00Z"/>
          <w:rFonts w:ascii="Times New Roman" w:hAnsi="Times New Roman"/>
          <w:sz w:val="24"/>
          <w:szCs w:val="24"/>
        </w:rPr>
      </w:pPr>
    </w:p>
    <w:p w14:paraId="2FA0F3EF" w14:textId="77777777" w:rsidR="009C61C2" w:rsidRPr="00637047" w:rsidRDefault="001E08FA" w:rsidP="009C61C2">
      <w:pPr>
        <w:numPr>
          <w:ilvl w:val="0"/>
          <w:numId w:val="18"/>
        </w:numPr>
        <w:spacing w:after="240"/>
        <w:ind w:left="0" w:firstLine="709"/>
        <w:jc w:val="both"/>
        <w:rPr>
          <w:ins w:id="60" w:author="1" w:date="2026-09-22T12:45:00Z" w16du:dateUtc="2026-09-22T16:45:00Z"/>
          <w:rFonts w:ascii="Times New Roman" w:hAnsi="Times New Roman" w:cs="Times New Roman"/>
          <w:sz w:val="24"/>
          <w:szCs w:val="24"/>
        </w:rPr>
      </w:pPr>
      <w:ins w:id="61" w:author="1" w:date="2026-09-22T12:45:00Z" w16du:dateUtc="2026-09-22T16:45:00Z">
        <w:r w:rsidRPr="00637047">
          <w:rPr>
            <w:rFonts w:ascii="Times New Roman" w:hAnsi="Times New Roman" w:cs="Times New Roman"/>
            <w:sz w:val="24"/>
            <w:szCs w:val="24"/>
          </w:rPr>
          <w:t>Контроль за исполнением настоящего решения возложить на Главу Муниципального образования поселок Стрельна</w:t>
        </w:r>
        <w:r w:rsidRPr="00637047">
          <w:rPr>
            <w:rFonts w:ascii="Times New Roman" w:hAnsi="Times New Roman" w:cs="Times New Roman"/>
            <w:spacing w:val="-2"/>
            <w:sz w:val="24"/>
            <w:szCs w:val="24"/>
          </w:rPr>
          <w:t xml:space="preserve"> Беленкова Валерия Николаевича.                                                                         </w:t>
        </w:r>
      </w:ins>
    </w:p>
    <w:p w14:paraId="4CBAE1EE" w14:textId="77777777" w:rsidR="001E08FA" w:rsidRPr="009C61C2" w:rsidRDefault="001E08FA" w:rsidP="009C61C2">
      <w:pPr>
        <w:numPr>
          <w:ilvl w:val="0"/>
          <w:numId w:val="18"/>
        </w:numPr>
        <w:spacing w:after="240"/>
        <w:ind w:left="0" w:firstLine="709"/>
        <w:jc w:val="both"/>
        <w:rPr>
          <w:ins w:id="62" w:author="1" w:date="2026-09-22T12:45:00Z" w16du:dateUtc="2026-09-22T16:45:00Z"/>
          <w:rFonts w:ascii="Times New Roman" w:hAnsi="Times New Roman" w:cs="Times New Roman"/>
          <w:sz w:val="24"/>
          <w:szCs w:val="24"/>
        </w:rPr>
      </w:pPr>
      <w:ins w:id="63" w:author="1" w:date="2026-09-22T12:45:00Z" w16du:dateUtc="2026-09-22T16:45:00Z">
        <w:r w:rsidRPr="009C61C2">
          <w:rPr>
            <w:rFonts w:ascii="Times New Roman" w:hAnsi="Times New Roman" w:cs="Times New Roman"/>
            <w:sz w:val="24"/>
            <w:szCs w:val="24"/>
          </w:rPr>
          <w:t xml:space="preserve">Настоящее решение вступает в силу со дня </w:t>
        </w:r>
        <w:r w:rsidR="009C61C2">
          <w:rPr>
            <w:rFonts w:ascii="Times New Roman" w:hAnsi="Times New Roman" w:cs="Times New Roman"/>
            <w:sz w:val="24"/>
            <w:szCs w:val="24"/>
          </w:rPr>
          <w:t xml:space="preserve">его </w:t>
        </w:r>
        <w:r w:rsidR="00637047">
          <w:rPr>
            <w:rFonts w:ascii="Times New Roman" w:hAnsi="Times New Roman" w:cs="Times New Roman"/>
            <w:sz w:val="24"/>
            <w:szCs w:val="24"/>
          </w:rPr>
          <w:t>официального опубликования (обнародования).</w:t>
        </w:r>
      </w:ins>
    </w:p>
    <w:p w14:paraId="387A3397" w14:textId="77777777" w:rsidR="001E08FA" w:rsidRPr="001E08FA" w:rsidRDefault="001E08FA" w:rsidP="001E08FA">
      <w:pPr>
        <w:rPr>
          <w:ins w:id="64" w:author="1" w:date="2026-09-22T12:45:00Z" w16du:dateUtc="2026-09-22T16:45:00Z"/>
          <w:rFonts w:ascii="Times New Roman" w:hAnsi="Times New Roman" w:cs="Times New Roman"/>
          <w:sz w:val="24"/>
          <w:szCs w:val="24"/>
        </w:rPr>
      </w:pPr>
    </w:p>
    <w:p w14:paraId="4319F050" w14:textId="77777777" w:rsidR="001E08FA" w:rsidRPr="001E08FA" w:rsidRDefault="001E08FA" w:rsidP="001E08FA">
      <w:pPr>
        <w:rPr>
          <w:ins w:id="65" w:author="1" w:date="2026-09-22T12:45:00Z" w16du:dateUtc="2026-09-22T16:45:00Z"/>
          <w:rFonts w:ascii="Times New Roman" w:hAnsi="Times New Roman" w:cs="Times New Roman"/>
          <w:sz w:val="24"/>
          <w:szCs w:val="24"/>
        </w:rPr>
      </w:pPr>
    </w:p>
    <w:p w14:paraId="5524F957" w14:textId="77777777" w:rsidR="001E08FA" w:rsidRPr="001E08FA" w:rsidRDefault="001E08FA" w:rsidP="001E08FA">
      <w:pPr>
        <w:rPr>
          <w:ins w:id="66" w:author="1" w:date="2026-09-22T12:45:00Z" w16du:dateUtc="2026-09-22T16:45:00Z"/>
          <w:rFonts w:ascii="Times New Roman" w:hAnsi="Times New Roman" w:cs="Times New Roman"/>
          <w:sz w:val="24"/>
          <w:szCs w:val="24"/>
        </w:rPr>
      </w:pPr>
      <w:ins w:id="67" w:author="1" w:date="2026-09-22T12:45:00Z" w16du:dateUtc="2026-09-22T16:45:00Z">
        <w:r w:rsidRPr="001E08FA">
          <w:rPr>
            <w:rFonts w:ascii="Times New Roman" w:hAnsi="Times New Roman" w:cs="Times New Roman"/>
            <w:sz w:val="24"/>
            <w:szCs w:val="24"/>
          </w:rPr>
          <w:t xml:space="preserve">Глава Муниципального образования, </w:t>
        </w:r>
      </w:ins>
    </w:p>
    <w:p w14:paraId="067E5500" w14:textId="77777777" w:rsidR="001E08FA" w:rsidRPr="001E08FA" w:rsidRDefault="001E08FA" w:rsidP="001E08FA">
      <w:pPr>
        <w:rPr>
          <w:ins w:id="68" w:author="1" w:date="2026-09-22T12:45:00Z" w16du:dateUtc="2026-09-22T16:45:00Z"/>
          <w:rFonts w:ascii="Times New Roman" w:hAnsi="Times New Roman" w:cs="Times New Roman"/>
          <w:sz w:val="24"/>
          <w:szCs w:val="24"/>
        </w:rPr>
      </w:pPr>
      <w:ins w:id="69" w:author="1" w:date="2026-09-22T12:45:00Z" w16du:dateUtc="2026-09-22T16:45:00Z">
        <w:r w:rsidRPr="001E08FA">
          <w:rPr>
            <w:rFonts w:ascii="Times New Roman" w:hAnsi="Times New Roman" w:cs="Times New Roman"/>
            <w:sz w:val="24"/>
            <w:szCs w:val="24"/>
          </w:rPr>
          <w:t>исполняющий полномочия</w:t>
        </w:r>
      </w:ins>
    </w:p>
    <w:p w14:paraId="378FA509" w14:textId="77777777" w:rsidR="001E08FA" w:rsidRPr="001E08FA" w:rsidRDefault="001E08FA" w:rsidP="001E08FA">
      <w:pPr>
        <w:rPr>
          <w:ins w:id="70" w:author="1" w:date="2026-09-22T12:45:00Z" w16du:dateUtc="2026-09-22T16:45:00Z"/>
          <w:rFonts w:ascii="Times New Roman" w:hAnsi="Times New Roman" w:cs="Times New Roman"/>
          <w:sz w:val="24"/>
          <w:szCs w:val="24"/>
        </w:rPr>
      </w:pPr>
      <w:ins w:id="71" w:author="1" w:date="2026-09-22T12:45:00Z" w16du:dateUtc="2026-09-22T16:45:00Z">
        <w:r w:rsidRPr="001E08FA">
          <w:rPr>
            <w:rFonts w:ascii="Times New Roman" w:hAnsi="Times New Roman" w:cs="Times New Roman"/>
            <w:sz w:val="24"/>
            <w:szCs w:val="24"/>
          </w:rPr>
          <w:t>председателя Муниципального Совета</w:t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  <w:t xml:space="preserve">                              В.Н. Беленков</w:t>
        </w:r>
      </w:ins>
    </w:p>
    <w:p w14:paraId="1CBB216A" w14:textId="77777777" w:rsidR="001E08FA" w:rsidRPr="001E08FA" w:rsidRDefault="001E08FA" w:rsidP="001E08FA">
      <w:pPr>
        <w:rPr>
          <w:ins w:id="72" w:author="1" w:date="2026-09-22T12:45:00Z" w16du:dateUtc="2026-09-22T16:45:00Z"/>
          <w:rFonts w:ascii="Times New Roman" w:hAnsi="Times New Roman" w:cs="Times New Roman"/>
          <w:sz w:val="24"/>
          <w:szCs w:val="24"/>
        </w:rPr>
      </w:pPr>
    </w:p>
    <w:p w14:paraId="2C3169B4" w14:textId="77777777" w:rsidR="00767348" w:rsidRDefault="00454C3E">
      <w:pPr>
        <w:rPr>
          <w:del w:id="73" w:author="1" w:date="2026-09-22T12:45:00Z" w16du:dateUtc="2026-09-22T16:45:00Z"/>
        </w:rPr>
      </w:pPr>
      <w:del w:id="74" w:author="1" w:date="2026-09-22T12:45:00Z" w16du:dateUtc="2026-09-22T16:45:00Z">
        <w:r>
          <w:rPr>
            <w:rFonts w:ascii="Calibri" w:eastAsia="Calibri" w:hAnsi="Calibri" w:cs="Calibri"/>
            <w:b/>
            <w:bCs/>
            <w:sz w:val="22"/>
            <w:szCs w:val="22"/>
          </w:rPr>
          <w:delText>M1/2" stopcock</w:delText>
        </w:r>
      </w:del>
    </w:p>
    <w:p w14:paraId="7EB0E1BF" w14:textId="77777777" w:rsidR="00767348" w:rsidRDefault="00454C3E">
      <w:pPr>
        <w:rPr>
          <w:del w:id="75" w:author="1" w:date="2026-09-22T12:45:00Z" w16du:dateUtc="2026-09-22T16:45:00Z"/>
        </w:rPr>
      </w:pPr>
      <w:del w:id="76" w:author="1" w:date="2026-09-22T12:45:00Z" w16du:dateUtc="2026-09-22T16:45:00Z">
        <w:r>
          <w:rPr>
            <w:rFonts w:ascii="Calibri" w:eastAsia="Calibri" w:hAnsi="Calibri" w:cs="Calibri"/>
            <w:sz w:val="22"/>
            <w:szCs w:val="22"/>
          </w:rPr>
          <w:delText>Integrated back flow prevention device</w:delText>
        </w:r>
      </w:del>
    </w:p>
    <w:p w14:paraId="62D167E7" w14:textId="77777777" w:rsidR="00767348" w:rsidRDefault="00767348">
      <w:pPr>
        <w:rPr>
          <w:del w:id="77" w:author="1" w:date="2026-09-22T12:45:00Z" w16du:dateUtc="2026-09-22T16:45:00Z"/>
        </w:rPr>
      </w:pPr>
    </w:p>
    <w:p w14:paraId="168BEB01" w14:textId="77777777" w:rsidR="00767348" w:rsidRDefault="00767348">
      <w:pPr>
        <w:rPr>
          <w:del w:id="78" w:author="1" w:date="2026-09-22T12:45:00Z" w16du:dateUtc="2026-09-22T16:45:00Z"/>
        </w:rPr>
      </w:pPr>
    </w:p>
    <w:p w14:paraId="10C32FED" w14:textId="77777777" w:rsidR="00767348" w:rsidRDefault="00454C3E">
      <w:pPr>
        <w:rPr>
          <w:del w:id="79" w:author="1" w:date="2026-09-22T12:45:00Z" w16du:dateUtc="2026-09-22T16:45:00Z"/>
        </w:rPr>
      </w:pPr>
      <w:del w:id="80" w:author="1" w:date="2026-09-22T12:45:00Z" w16du:dateUtc="2026-09-22T16:45:00Z">
        <w:r>
          <w:rPr>
            <w:rFonts w:ascii="Calibri" w:eastAsia="Calibri" w:hAnsi="Calibri" w:cs="Calibri"/>
            <w:sz w:val="22"/>
            <w:szCs w:val="22"/>
          </w:rPr>
          <w:delText xml:space="preserve">Reference: </w:delText>
        </w:r>
        <w:r>
          <w:rPr>
            <w:rFonts w:ascii="Calibri" w:eastAsia="Calibri" w:hAnsi="Calibri" w:cs="Calibri"/>
            <w:b/>
            <w:bCs/>
            <w:color w:val="0088BC"/>
            <w:sz w:val="22"/>
            <w:szCs w:val="22"/>
          </w:rPr>
          <w:delText>158100</w:delText>
        </w:r>
      </w:del>
    </w:p>
    <w:p w14:paraId="2B12512B" w14:textId="77777777" w:rsidR="00767348" w:rsidRDefault="00767348">
      <w:pPr>
        <w:rPr>
          <w:del w:id="81" w:author="1" w:date="2026-09-22T12:45:00Z" w16du:dateUtc="2026-09-22T16:45:00Z"/>
        </w:rPr>
      </w:pPr>
    </w:p>
    <w:p w14:paraId="78C0AFB1" w14:textId="77777777" w:rsidR="00767348" w:rsidRDefault="00767348">
      <w:pPr>
        <w:rPr>
          <w:del w:id="82" w:author="1" w:date="2026-09-22T12:45:00Z" w16du:dateUtc="2026-09-22T16:45:00Z"/>
        </w:rPr>
      </w:pPr>
    </w:p>
    <w:p w14:paraId="132107AC" w14:textId="77777777" w:rsidR="00767348" w:rsidRDefault="00454C3E">
      <w:pPr>
        <w:spacing w:line="336" w:lineRule="auto"/>
        <w:rPr>
          <w:del w:id="83" w:author="1" w:date="2026-09-22T12:45:00Z" w16du:dateUtc="2026-09-22T16:45:00Z"/>
        </w:rPr>
      </w:pPr>
      <w:del w:id="84" w:author="1" w:date="2026-09-22T12:45:00Z" w16du:dateUtc="2026-09-22T16:45:00Z">
        <w:r>
          <w:rPr>
            <w:rFonts w:ascii="Calibri" w:eastAsia="Calibri" w:hAnsi="Calibri" w:cs="Calibri"/>
            <w:sz w:val="22"/>
            <w:szCs w:val="22"/>
            <w:u w:val="single"/>
          </w:rPr>
          <w:delText>Specification description</w:delText>
        </w:r>
      </w:del>
    </w:p>
    <w:p w14:paraId="75301A63" w14:textId="77777777" w:rsidR="00767348" w:rsidRDefault="00767348">
      <w:pPr>
        <w:rPr>
          <w:del w:id="85" w:author="1" w:date="2026-09-22T12:45:00Z" w16du:dateUtc="2026-09-22T16:45:00Z"/>
        </w:rPr>
      </w:pPr>
    </w:p>
    <w:p w14:paraId="51713E0D" w14:textId="77777777" w:rsidR="00767348" w:rsidRDefault="00454C3E">
      <w:pPr>
        <w:spacing w:line="288" w:lineRule="auto"/>
        <w:rPr>
          <w:del w:id="86" w:author="1" w:date="2026-09-22T12:45:00Z" w16du:dateUtc="2026-09-22T16:45:00Z"/>
        </w:rPr>
      </w:pPr>
      <w:del w:id="87" w:author="1" w:date="2026-09-22T12:45:00Z" w16du:dateUtc="2026-09-22T16:45:00Z">
        <w:r>
          <w:rPr>
            <w:rFonts w:ascii="Calibri" w:eastAsia="Calibri" w:hAnsi="Calibri" w:cs="Calibri"/>
            <w:sz w:val="22"/>
            <w:szCs w:val="22"/>
          </w:rPr>
          <w:delText>M1/2" stopcock.</w:delText>
        </w:r>
      </w:del>
    </w:p>
    <w:p w14:paraId="00665CC2" w14:textId="77777777" w:rsidR="00767348" w:rsidRDefault="00454C3E">
      <w:pPr>
        <w:spacing w:line="288" w:lineRule="auto"/>
        <w:rPr>
          <w:del w:id="88" w:author="1" w:date="2026-09-22T12:45:00Z" w16du:dateUtc="2026-09-22T16:45:00Z"/>
        </w:rPr>
      </w:pPr>
      <w:del w:id="89" w:author="1" w:date="2026-09-22T12:45:00Z" w16du:dateUtc="2026-09-22T16:45:00Z">
        <w:r>
          <w:rPr>
            <w:rFonts w:ascii="Calibri" w:eastAsia="Calibri" w:hAnsi="Calibri" w:cs="Calibri"/>
            <w:sz w:val="22"/>
            <w:szCs w:val="22"/>
          </w:rPr>
          <w:delText>1/4-turn ceramic valve head.</w:delText>
        </w:r>
      </w:del>
    </w:p>
    <w:p w14:paraId="72011E65" w14:textId="77777777" w:rsidR="00767348" w:rsidRDefault="00454C3E">
      <w:pPr>
        <w:spacing w:line="288" w:lineRule="auto"/>
        <w:rPr>
          <w:del w:id="90" w:author="1" w:date="2026-09-22T12:45:00Z" w16du:dateUtc="2026-09-22T16:45:00Z"/>
        </w:rPr>
      </w:pPr>
      <w:del w:id="91" w:author="1" w:date="2026-09-22T12:45:00Z" w16du:dateUtc="2026-09-22T16:45:00Z">
        <w:r>
          <w:rPr>
            <w:rFonts w:ascii="Calibri" w:eastAsia="Calibri" w:hAnsi="Calibri" w:cs="Calibri"/>
            <w:sz w:val="22"/>
            <w:szCs w:val="22"/>
          </w:rPr>
          <w:delText>Integrated backflow prevention device and non-return valve (anti-pollution protection).</w:delText>
        </w:r>
      </w:del>
    </w:p>
    <w:p w14:paraId="2FF7F112" w14:textId="77777777" w:rsidR="00767348" w:rsidRDefault="00454C3E">
      <w:pPr>
        <w:spacing w:line="288" w:lineRule="auto"/>
        <w:rPr>
          <w:del w:id="92" w:author="1" w:date="2026-09-22T12:45:00Z" w16du:dateUtc="2026-09-22T16:45:00Z"/>
        </w:rPr>
      </w:pPr>
      <w:del w:id="93" w:author="1" w:date="2026-09-22T12:45:00Z" w16du:dateUtc="2026-09-22T16:45:00Z">
        <w:r>
          <w:rPr>
            <w:rFonts w:ascii="Calibri" w:eastAsia="Calibri" w:hAnsi="Calibri" w:cs="Calibri"/>
            <w:sz w:val="22"/>
            <w:szCs w:val="22"/>
          </w:rPr>
          <w:delText>Chrome-plated brass body.</w:delText>
        </w:r>
      </w:del>
    </w:p>
    <w:p w14:paraId="55E8024D" w14:textId="77777777" w:rsidR="00767348" w:rsidRPr="001E08FA" w:rsidRDefault="00454C3E" w:rsidP="00FF542C">
      <w:pPr>
        <w:autoSpaceDE w:val="0"/>
        <w:rPr>
          <w:rFonts w:ascii="Times New Roman" w:hAnsi="Times New Roman"/>
          <w:sz w:val="24"/>
          <w:rPrChange w:id="94" w:author="1" w:date="2026-09-22T12:45:00Z" w16du:dateUtc="2026-09-22T16:45:00Z">
            <w:rPr/>
          </w:rPrChange>
        </w:rPr>
        <w:pPrChange w:id="95" w:author="1" w:date="2026-09-22T12:45:00Z" w16du:dateUtc="2026-09-22T16:45:00Z">
          <w:pPr>
            <w:spacing w:line="288" w:lineRule="auto"/>
          </w:pPr>
        </w:pPrChange>
      </w:pPr>
      <w:del w:id="96" w:author="1" w:date="2026-09-22T12:45:00Z" w16du:dateUtc="2026-09-22T16:45:00Z">
        <w:r>
          <w:rPr>
            <w:rFonts w:ascii="Calibri" w:eastAsia="Calibri" w:hAnsi="Calibri" w:cs="Calibri"/>
            <w:sz w:val="22"/>
            <w:szCs w:val="22"/>
          </w:rPr>
          <w:delText>30-year warranty.</w:delText>
        </w:r>
      </w:del>
    </w:p>
    <w:sectPr w:rsidR="00767348" w:rsidRPr="001E08FA" w:rsidSect="006E54AE">
      <w:headerReference w:type="default" r:id="rId9"/>
      <w:footerReference w:type="default" r:id="rId10"/>
      <w:pgSz w:w="11906" w:h="16838"/>
      <w:pgMar w:top="1079" w:right="850" w:bottom="1134" w:left="1440" w:header="708" w:footer="708" w:gutter="0"/>
      <w:cols w:space="708"/>
      <w:docGrid w:linePitch="360"/>
      <w:sectPrChange w:id="100" w:author="1" w:date="2026-09-22T12:45:00Z" w16du:dateUtc="2026-09-22T16:45:00Z">
        <w:sectPr w:rsidR="00767348" w:rsidRPr="001E08FA" w:rsidSect="006E54AE">
          <w:pgSz w:w="11905" w:h="16837"/>
          <w:pgMar w:top="1200" w:right="1500" w:bottom="1000" w:left="1450" w:header="720" w:footer="720" w:gutter="0"/>
          <w:cols w:space="72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E1CD642" w14:textId="77777777" w:rsidR="00454C3E" w:rsidRDefault="00454C3E" w:rsidP="005D337D">
      <w:pPr>
        <w:pPrChange w:id="12" w:author="1" w:date="2026-09-22T12:45:00Z" w16du:dateUtc="2026-09-22T16:45:00Z">
          <w:pPr>
            <w:spacing w:line="240" w:lineRule="auto"/>
          </w:pPr>
        </w:pPrChange>
      </w:pPr>
      <w:r>
        <w:separator/>
      </w:r>
    </w:p>
  </w:endnote>
  <w:endnote w:type="continuationSeparator" w:id="0">
    <w:p w14:paraId="2D101C3A" w14:textId="77777777" w:rsidR="00454C3E" w:rsidRDefault="00454C3E" w:rsidP="005D337D">
      <w:pPr>
        <w:pPrChange w:id="13" w:author="1" w:date="2026-09-22T12:45:00Z" w16du:dateUtc="2026-09-22T16:45:00Z">
          <w:pPr>
            <w:spacing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32D6D1" w14:textId="77777777" w:rsidR="00845FAD" w:rsidRDefault="00845FAD">
    <w:pPr>
      <w:pStyle w:val="NormalWeb"/>
      <w:pPrChange w:id="99" w:author="1" w:date="2026-09-22T12:45:00Z" w16du:dateUtc="2026-09-22T16:45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B96E940" w14:textId="77777777" w:rsidR="00454C3E" w:rsidRDefault="00454C3E" w:rsidP="005D337D">
      <w:pPr>
        <w:pPrChange w:id="10" w:author="1" w:date="2026-09-22T12:45:00Z" w16du:dateUtc="2026-09-22T16:45:00Z">
          <w:pPr>
            <w:spacing w:line="240" w:lineRule="auto"/>
          </w:pPr>
        </w:pPrChange>
      </w:pPr>
      <w:r>
        <w:separator/>
      </w:r>
    </w:p>
  </w:footnote>
  <w:footnote w:type="continuationSeparator" w:id="0">
    <w:p w14:paraId="6F5246CF" w14:textId="77777777" w:rsidR="00454C3E" w:rsidRDefault="00454C3E" w:rsidP="005D337D">
      <w:pPr>
        <w:pPrChange w:id="11" w:author="1" w:date="2026-09-22T12:45:00Z" w16du:dateUtc="2026-09-22T16:45:00Z">
          <w:pPr>
            <w:spacing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AD17BE" w14:textId="77777777" w:rsidR="00767348" w:rsidRDefault="00454C3E">
    <w:pPr>
      <w:pStyle w:val="BodyTextIndent"/>
      <w:pPrChange w:id="97" w:author="1" w:date="2026-09-22T12:45:00Z" w16du:dateUtc="2026-09-22T16:45:00Z">
        <w:pPr>
          <w:jc w:val="center"/>
        </w:pPr>
      </w:pPrChange>
    </w:pPr>
    <w:del w:id="98" w:author="1" w:date="2026-09-22T12:45:00Z" w16du:dateUtc="2026-09-22T16:45:00Z">
      <w:r w:rsidRPr="00162134">
        <w:rPr>
          <w:noProof/>
        </w:rPr>
        <w:pict w14:anchorId="4CDF29E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114.8pt;height:19.15pt;visibility:visible;mso-wrap-style:square">
            <v:imagedata r:id="rId1" o:title=""/>
            <o:lock v:ext="edit" rotation="t" cropping="t" verticies="t"/>
          </v:shape>
        </w:pic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AA2696"/>
    <w:multiLevelType w:val="hybridMultilevel"/>
    <w:tmpl w:val="704EF3E6"/>
    <w:lvl w:ilvl="0" w:tplc="A99AFD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84C027F"/>
    <w:multiLevelType w:val="hybridMultilevel"/>
    <w:tmpl w:val="26F4B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B353A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CFE1C0A"/>
    <w:multiLevelType w:val="multilevel"/>
    <w:tmpl w:val="29A03F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  <w:b/>
      </w:rPr>
    </w:lvl>
  </w:abstractNum>
  <w:abstractNum w:abstractNumId="4" w15:restartNumberingAfterBreak="0">
    <w:nsid w:val="0F235899"/>
    <w:multiLevelType w:val="multilevel"/>
    <w:tmpl w:val="71D8F96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F2D6818"/>
    <w:multiLevelType w:val="hybridMultilevel"/>
    <w:tmpl w:val="3C8C4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CA5DE9"/>
    <w:multiLevelType w:val="multilevel"/>
    <w:tmpl w:val="054C828A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2DE44539"/>
    <w:multiLevelType w:val="multilevel"/>
    <w:tmpl w:val="D6A4F1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8" w15:restartNumberingAfterBreak="0">
    <w:nsid w:val="2E35708B"/>
    <w:multiLevelType w:val="hybridMultilevel"/>
    <w:tmpl w:val="FCA28C66"/>
    <w:lvl w:ilvl="0" w:tplc="8D961832">
      <w:start w:val="1"/>
      <w:numFmt w:val="decimal"/>
      <w:lvlText w:val="%1."/>
      <w:lvlJc w:val="left"/>
      <w:pPr>
        <w:ind w:left="1617" w:hanging="105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FB50155"/>
    <w:multiLevelType w:val="hybridMultilevel"/>
    <w:tmpl w:val="76063F86"/>
    <w:lvl w:ilvl="0" w:tplc="20688F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1CA5810"/>
    <w:multiLevelType w:val="multilevel"/>
    <w:tmpl w:val="71D8F9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37F8614A"/>
    <w:multiLevelType w:val="hybridMultilevel"/>
    <w:tmpl w:val="60C25676"/>
    <w:lvl w:ilvl="0" w:tplc="8E5CCF98">
      <w:start w:val="1"/>
      <w:numFmt w:val="bullet"/>
      <w:lvlText w:val="­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4170222E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43926AA4"/>
    <w:multiLevelType w:val="hybridMultilevel"/>
    <w:tmpl w:val="36AE284A"/>
    <w:lvl w:ilvl="0" w:tplc="3A227C88">
      <w:start w:val="1"/>
      <w:numFmt w:val="decimal"/>
      <w:lvlText w:val="%1."/>
      <w:lvlJc w:val="left"/>
      <w:pPr>
        <w:tabs>
          <w:tab w:val="num" w:pos="2415"/>
        </w:tabs>
        <w:ind w:left="2415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4" w15:restartNumberingAfterBreak="0">
    <w:nsid w:val="4A501B3D"/>
    <w:multiLevelType w:val="hybridMultilevel"/>
    <w:tmpl w:val="65143600"/>
    <w:lvl w:ilvl="0" w:tplc="7C38ECE8">
      <w:start w:val="1"/>
      <w:numFmt w:val="decimal"/>
      <w:lvlText w:val="%1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5" w15:restartNumberingAfterBreak="0">
    <w:nsid w:val="4C6E4C20"/>
    <w:multiLevelType w:val="hybridMultilevel"/>
    <w:tmpl w:val="ED22F2A8"/>
    <w:lvl w:ilvl="0" w:tplc="9728727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AEA46818">
      <w:numFmt w:val="none"/>
      <w:lvlText w:val=""/>
      <w:lvlJc w:val="left"/>
      <w:pPr>
        <w:tabs>
          <w:tab w:val="num" w:pos="360"/>
        </w:tabs>
      </w:pPr>
    </w:lvl>
    <w:lvl w:ilvl="2" w:tplc="B8400022">
      <w:numFmt w:val="none"/>
      <w:lvlText w:val=""/>
      <w:lvlJc w:val="left"/>
      <w:pPr>
        <w:tabs>
          <w:tab w:val="num" w:pos="360"/>
        </w:tabs>
      </w:pPr>
    </w:lvl>
    <w:lvl w:ilvl="3" w:tplc="94644126">
      <w:numFmt w:val="none"/>
      <w:lvlText w:val=""/>
      <w:lvlJc w:val="left"/>
      <w:pPr>
        <w:tabs>
          <w:tab w:val="num" w:pos="360"/>
        </w:tabs>
      </w:pPr>
    </w:lvl>
    <w:lvl w:ilvl="4" w:tplc="A7307092">
      <w:numFmt w:val="none"/>
      <w:lvlText w:val=""/>
      <w:lvlJc w:val="left"/>
      <w:pPr>
        <w:tabs>
          <w:tab w:val="num" w:pos="360"/>
        </w:tabs>
      </w:pPr>
    </w:lvl>
    <w:lvl w:ilvl="5" w:tplc="EA0C7760">
      <w:numFmt w:val="none"/>
      <w:lvlText w:val=""/>
      <w:lvlJc w:val="left"/>
      <w:pPr>
        <w:tabs>
          <w:tab w:val="num" w:pos="360"/>
        </w:tabs>
      </w:pPr>
    </w:lvl>
    <w:lvl w:ilvl="6" w:tplc="06484688">
      <w:numFmt w:val="none"/>
      <w:lvlText w:val=""/>
      <w:lvlJc w:val="left"/>
      <w:pPr>
        <w:tabs>
          <w:tab w:val="num" w:pos="360"/>
        </w:tabs>
      </w:pPr>
    </w:lvl>
    <w:lvl w:ilvl="7" w:tplc="22E2B3FA">
      <w:numFmt w:val="none"/>
      <w:lvlText w:val=""/>
      <w:lvlJc w:val="left"/>
      <w:pPr>
        <w:tabs>
          <w:tab w:val="num" w:pos="360"/>
        </w:tabs>
      </w:pPr>
    </w:lvl>
    <w:lvl w:ilvl="8" w:tplc="0B6EECE8">
      <w:numFmt w:val="none"/>
      <w:lvlText w:val=""/>
      <w:lvlJc w:val="left"/>
      <w:pPr>
        <w:tabs>
          <w:tab w:val="num" w:pos="360"/>
        </w:tabs>
      </w:pPr>
    </w:lvl>
  </w:abstractNum>
  <w:abstractNum w:abstractNumId="16" w15:restartNumberingAfterBreak="0">
    <w:nsid w:val="6C2C1744"/>
    <w:multiLevelType w:val="multilevel"/>
    <w:tmpl w:val="60FC31D0"/>
    <w:lvl w:ilvl="0">
      <w:start w:val="2"/>
      <w:numFmt w:val="decimal"/>
      <w:lvlText w:val="%1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983" w:hanging="12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95"/>
        </w:tabs>
        <w:ind w:left="1995" w:hanging="127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399"/>
        </w:tabs>
        <w:ind w:left="3399" w:hanging="127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07"/>
        </w:tabs>
        <w:ind w:left="4107" w:hanging="127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15"/>
        </w:tabs>
        <w:ind w:left="4815" w:hanging="127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7" w15:restartNumberingAfterBreak="0">
    <w:nsid w:val="6F2F347E"/>
    <w:multiLevelType w:val="hybridMultilevel"/>
    <w:tmpl w:val="2DE876AA"/>
    <w:lvl w:ilvl="0" w:tplc="B3BA628C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79C42339"/>
    <w:multiLevelType w:val="hybridMultilevel"/>
    <w:tmpl w:val="F6304FB6"/>
    <w:lvl w:ilvl="0" w:tplc="78AAA8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40F352">
      <w:numFmt w:val="none"/>
      <w:lvlText w:val=""/>
      <w:lvlJc w:val="left"/>
      <w:pPr>
        <w:tabs>
          <w:tab w:val="num" w:pos="360"/>
        </w:tabs>
      </w:pPr>
    </w:lvl>
    <w:lvl w:ilvl="2" w:tplc="51B2B004">
      <w:numFmt w:val="none"/>
      <w:lvlText w:val=""/>
      <w:lvlJc w:val="left"/>
      <w:pPr>
        <w:tabs>
          <w:tab w:val="num" w:pos="360"/>
        </w:tabs>
      </w:pPr>
    </w:lvl>
    <w:lvl w:ilvl="3" w:tplc="079AF9DA">
      <w:numFmt w:val="none"/>
      <w:lvlText w:val=""/>
      <w:lvlJc w:val="left"/>
      <w:pPr>
        <w:tabs>
          <w:tab w:val="num" w:pos="360"/>
        </w:tabs>
      </w:pPr>
    </w:lvl>
    <w:lvl w:ilvl="4" w:tplc="A5647D28">
      <w:numFmt w:val="none"/>
      <w:lvlText w:val=""/>
      <w:lvlJc w:val="left"/>
      <w:pPr>
        <w:tabs>
          <w:tab w:val="num" w:pos="360"/>
        </w:tabs>
      </w:pPr>
    </w:lvl>
    <w:lvl w:ilvl="5" w:tplc="D6A882DA">
      <w:numFmt w:val="none"/>
      <w:lvlText w:val=""/>
      <w:lvlJc w:val="left"/>
      <w:pPr>
        <w:tabs>
          <w:tab w:val="num" w:pos="360"/>
        </w:tabs>
      </w:pPr>
    </w:lvl>
    <w:lvl w:ilvl="6" w:tplc="67FEF586">
      <w:numFmt w:val="none"/>
      <w:lvlText w:val=""/>
      <w:lvlJc w:val="left"/>
      <w:pPr>
        <w:tabs>
          <w:tab w:val="num" w:pos="360"/>
        </w:tabs>
      </w:pPr>
    </w:lvl>
    <w:lvl w:ilvl="7" w:tplc="AA6C9A88">
      <w:numFmt w:val="none"/>
      <w:lvlText w:val=""/>
      <w:lvlJc w:val="left"/>
      <w:pPr>
        <w:tabs>
          <w:tab w:val="num" w:pos="360"/>
        </w:tabs>
      </w:pPr>
    </w:lvl>
    <w:lvl w:ilvl="8" w:tplc="EE582C20">
      <w:numFmt w:val="none"/>
      <w:lvlText w:val=""/>
      <w:lvlJc w:val="left"/>
      <w:pPr>
        <w:tabs>
          <w:tab w:val="num" w:pos="360"/>
        </w:tabs>
      </w:pPr>
    </w:lvl>
  </w:abstractNum>
  <w:num w:numId="1" w16cid:durableId="94905256">
    <w:abstractNumId w:val="15"/>
  </w:num>
  <w:num w:numId="2" w16cid:durableId="1189757557">
    <w:abstractNumId w:val="14"/>
  </w:num>
  <w:num w:numId="3" w16cid:durableId="574097429">
    <w:abstractNumId w:val="16"/>
  </w:num>
  <w:num w:numId="4" w16cid:durableId="1299454688">
    <w:abstractNumId w:val="13"/>
  </w:num>
  <w:num w:numId="5" w16cid:durableId="1878732779">
    <w:abstractNumId w:val="6"/>
  </w:num>
  <w:num w:numId="6" w16cid:durableId="2065908922">
    <w:abstractNumId w:val="18"/>
  </w:num>
  <w:num w:numId="7" w16cid:durableId="72548861">
    <w:abstractNumId w:val="7"/>
  </w:num>
  <w:num w:numId="8" w16cid:durableId="555750147">
    <w:abstractNumId w:val="11"/>
  </w:num>
  <w:num w:numId="9" w16cid:durableId="728919336">
    <w:abstractNumId w:val="4"/>
  </w:num>
  <w:num w:numId="10" w16cid:durableId="1400208947">
    <w:abstractNumId w:val="10"/>
  </w:num>
  <w:num w:numId="11" w16cid:durableId="325322377">
    <w:abstractNumId w:val="3"/>
  </w:num>
  <w:num w:numId="12" w16cid:durableId="1350719993">
    <w:abstractNumId w:val="1"/>
  </w:num>
  <w:num w:numId="13" w16cid:durableId="337470248">
    <w:abstractNumId w:val="2"/>
  </w:num>
  <w:num w:numId="14" w16cid:durableId="774834200">
    <w:abstractNumId w:val="5"/>
  </w:num>
  <w:num w:numId="15" w16cid:durableId="1217356746">
    <w:abstractNumId w:val="8"/>
  </w:num>
  <w:num w:numId="16" w16cid:durableId="314141426">
    <w:abstractNumId w:val="17"/>
  </w:num>
  <w:num w:numId="17" w16cid:durableId="1747873539">
    <w:abstractNumId w:val="12"/>
  </w:num>
  <w:num w:numId="18" w16cid:durableId="1023630163">
    <w:abstractNumId w:val="0"/>
  </w:num>
  <w:num w:numId="19" w16cid:durableId="204697881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4436323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7348"/>
    <w:rsid w:val="000024EF"/>
    <w:rsid w:val="00004082"/>
    <w:rsid w:val="00006004"/>
    <w:rsid w:val="00006C34"/>
    <w:rsid w:val="00007443"/>
    <w:rsid w:val="00010880"/>
    <w:rsid w:val="000122E8"/>
    <w:rsid w:val="00012D91"/>
    <w:rsid w:val="000134DD"/>
    <w:rsid w:val="00015F5E"/>
    <w:rsid w:val="00024C46"/>
    <w:rsid w:val="00025421"/>
    <w:rsid w:val="00025975"/>
    <w:rsid w:val="000271AF"/>
    <w:rsid w:val="00027DEF"/>
    <w:rsid w:val="0003164B"/>
    <w:rsid w:val="000522D1"/>
    <w:rsid w:val="00056A73"/>
    <w:rsid w:val="00065CBD"/>
    <w:rsid w:val="0008309E"/>
    <w:rsid w:val="00086483"/>
    <w:rsid w:val="00092A9F"/>
    <w:rsid w:val="00092F3A"/>
    <w:rsid w:val="000A0CCE"/>
    <w:rsid w:val="000A1A40"/>
    <w:rsid w:val="000A2FB9"/>
    <w:rsid w:val="000A5A91"/>
    <w:rsid w:val="000B0174"/>
    <w:rsid w:val="000B0709"/>
    <w:rsid w:val="000B174C"/>
    <w:rsid w:val="000B182B"/>
    <w:rsid w:val="000C302C"/>
    <w:rsid w:val="000C519C"/>
    <w:rsid w:val="000C6636"/>
    <w:rsid w:val="000D414E"/>
    <w:rsid w:val="000E2BFB"/>
    <w:rsid w:val="000E3424"/>
    <w:rsid w:val="000E39D9"/>
    <w:rsid w:val="000E52FD"/>
    <w:rsid w:val="000E5369"/>
    <w:rsid w:val="000F034A"/>
    <w:rsid w:val="000F37A3"/>
    <w:rsid w:val="000F3C79"/>
    <w:rsid w:val="000F5984"/>
    <w:rsid w:val="000F59BD"/>
    <w:rsid w:val="0010369E"/>
    <w:rsid w:val="0011068A"/>
    <w:rsid w:val="00111AAA"/>
    <w:rsid w:val="001124FA"/>
    <w:rsid w:val="001156CC"/>
    <w:rsid w:val="00125AAB"/>
    <w:rsid w:val="001265ED"/>
    <w:rsid w:val="001302F9"/>
    <w:rsid w:val="0013247A"/>
    <w:rsid w:val="0013625A"/>
    <w:rsid w:val="001473B9"/>
    <w:rsid w:val="00147CBB"/>
    <w:rsid w:val="0015568D"/>
    <w:rsid w:val="00156BA3"/>
    <w:rsid w:val="00160B41"/>
    <w:rsid w:val="0016591D"/>
    <w:rsid w:val="0016779F"/>
    <w:rsid w:val="0017118E"/>
    <w:rsid w:val="00171919"/>
    <w:rsid w:val="00176308"/>
    <w:rsid w:val="00181288"/>
    <w:rsid w:val="00182395"/>
    <w:rsid w:val="00183182"/>
    <w:rsid w:val="00185E2D"/>
    <w:rsid w:val="001906B0"/>
    <w:rsid w:val="00196BAD"/>
    <w:rsid w:val="001A21E3"/>
    <w:rsid w:val="001A4164"/>
    <w:rsid w:val="001A5104"/>
    <w:rsid w:val="001A5AAC"/>
    <w:rsid w:val="001B0554"/>
    <w:rsid w:val="001B6472"/>
    <w:rsid w:val="001B799A"/>
    <w:rsid w:val="001C133F"/>
    <w:rsid w:val="001C2F19"/>
    <w:rsid w:val="001C7240"/>
    <w:rsid w:val="001D0726"/>
    <w:rsid w:val="001D167C"/>
    <w:rsid w:val="001D2A1D"/>
    <w:rsid w:val="001D591F"/>
    <w:rsid w:val="001D7E0F"/>
    <w:rsid w:val="001E03AD"/>
    <w:rsid w:val="001E08FA"/>
    <w:rsid w:val="001E1D37"/>
    <w:rsid w:val="001E353C"/>
    <w:rsid w:val="001E460C"/>
    <w:rsid w:val="001E4F04"/>
    <w:rsid w:val="001E5457"/>
    <w:rsid w:val="001E6B73"/>
    <w:rsid w:val="001E6FF6"/>
    <w:rsid w:val="001E74A2"/>
    <w:rsid w:val="001F2969"/>
    <w:rsid w:val="001F4798"/>
    <w:rsid w:val="001F75C6"/>
    <w:rsid w:val="002035C1"/>
    <w:rsid w:val="0020723A"/>
    <w:rsid w:val="00207B33"/>
    <w:rsid w:val="00216BA5"/>
    <w:rsid w:val="00217736"/>
    <w:rsid w:val="00222C60"/>
    <w:rsid w:val="002260A7"/>
    <w:rsid w:val="0022733A"/>
    <w:rsid w:val="002308CA"/>
    <w:rsid w:val="00241FBA"/>
    <w:rsid w:val="00244108"/>
    <w:rsid w:val="00246E3C"/>
    <w:rsid w:val="0025088D"/>
    <w:rsid w:val="00252300"/>
    <w:rsid w:val="00252DF1"/>
    <w:rsid w:val="00253DC5"/>
    <w:rsid w:val="00262000"/>
    <w:rsid w:val="00262A9A"/>
    <w:rsid w:val="00262B2F"/>
    <w:rsid w:val="00263E44"/>
    <w:rsid w:val="002725B2"/>
    <w:rsid w:val="0027525B"/>
    <w:rsid w:val="00284F1D"/>
    <w:rsid w:val="00285FFD"/>
    <w:rsid w:val="00290449"/>
    <w:rsid w:val="00290613"/>
    <w:rsid w:val="0029493B"/>
    <w:rsid w:val="002A07A9"/>
    <w:rsid w:val="002A62DA"/>
    <w:rsid w:val="002A74BD"/>
    <w:rsid w:val="002B2AF1"/>
    <w:rsid w:val="002B35B4"/>
    <w:rsid w:val="002C10DE"/>
    <w:rsid w:val="002C2415"/>
    <w:rsid w:val="002C4E4C"/>
    <w:rsid w:val="002C6404"/>
    <w:rsid w:val="002D10C2"/>
    <w:rsid w:val="002D3324"/>
    <w:rsid w:val="002D76D9"/>
    <w:rsid w:val="002D7BCF"/>
    <w:rsid w:val="002E2200"/>
    <w:rsid w:val="002E29B5"/>
    <w:rsid w:val="002E2B79"/>
    <w:rsid w:val="002E5391"/>
    <w:rsid w:val="002F08F7"/>
    <w:rsid w:val="002F307F"/>
    <w:rsid w:val="002F6801"/>
    <w:rsid w:val="002F6B3B"/>
    <w:rsid w:val="0030328E"/>
    <w:rsid w:val="003032A4"/>
    <w:rsid w:val="003112D5"/>
    <w:rsid w:val="00316246"/>
    <w:rsid w:val="00316CFA"/>
    <w:rsid w:val="003248AA"/>
    <w:rsid w:val="00334406"/>
    <w:rsid w:val="00335088"/>
    <w:rsid w:val="00336395"/>
    <w:rsid w:val="003363CB"/>
    <w:rsid w:val="003370C3"/>
    <w:rsid w:val="0034111E"/>
    <w:rsid w:val="00343108"/>
    <w:rsid w:val="003456A4"/>
    <w:rsid w:val="003516AC"/>
    <w:rsid w:val="003516D1"/>
    <w:rsid w:val="003551AF"/>
    <w:rsid w:val="0036012D"/>
    <w:rsid w:val="003A4E09"/>
    <w:rsid w:val="003A6248"/>
    <w:rsid w:val="003A6526"/>
    <w:rsid w:val="003A7B90"/>
    <w:rsid w:val="003B1829"/>
    <w:rsid w:val="003B22EA"/>
    <w:rsid w:val="003C2265"/>
    <w:rsid w:val="003C316A"/>
    <w:rsid w:val="003C4569"/>
    <w:rsid w:val="003D2AF2"/>
    <w:rsid w:val="003D4511"/>
    <w:rsid w:val="003D7A03"/>
    <w:rsid w:val="003D7B9F"/>
    <w:rsid w:val="003E2429"/>
    <w:rsid w:val="003E320D"/>
    <w:rsid w:val="003F0DB9"/>
    <w:rsid w:val="003F30D8"/>
    <w:rsid w:val="003F5013"/>
    <w:rsid w:val="003F5C69"/>
    <w:rsid w:val="003F7D5B"/>
    <w:rsid w:val="00400709"/>
    <w:rsid w:val="00402203"/>
    <w:rsid w:val="004022DB"/>
    <w:rsid w:val="00405B33"/>
    <w:rsid w:val="004062D2"/>
    <w:rsid w:val="004125E1"/>
    <w:rsid w:val="00412DD0"/>
    <w:rsid w:val="00420A30"/>
    <w:rsid w:val="00420CE3"/>
    <w:rsid w:val="00426403"/>
    <w:rsid w:val="00430045"/>
    <w:rsid w:val="00436FE4"/>
    <w:rsid w:val="00442F5D"/>
    <w:rsid w:val="00443152"/>
    <w:rsid w:val="00443A89"/>
    <w:rsid w:val="004471B2"/>
    <w:rsid w:val="00452B89"/>
    <w:rsid w:val="00454C3E"/>
    <w:rsid w:val="00456E15"/>
    <w:rsid w:val="004659AA"/>
    <w:rsid w:val="004661BF"/>
    <w:rsid w:val="00472C81"/>
    <w:rsid w:val="004737DB"/>
    <w:rsid w:val="00474EC5"/>
    <w:rsid w:val="00477836"/>
    <w:rsid w:val="00481981"/>
    <w:rsid w:val="00481AEA"/>
    <w:rsid w:val="00481D99"/>
    <w:rsid w:val="00486346"/>
    <w:rsid w:val="004901E8"/>
    <w:rsid w:val="00492362"/>
    <w:rsid w:val="00494F22"/>
    <w:rsid w:val="0049692D"/>
    <w:rsid w:val="004A5AB0"/>
    <w:rsid w:val="004B2313"/>
    <w:rsid w:val="004B3724"/>
    <w:rsid w:val="004C4550"/>
    <w:rsid w:val="004C712E"/>
    <w:rsid w:val="004C7F34"/>
    <w:rsid w:val="004D195C"/>
    <w:rsid w:val="004D21EA"/>
    <w:rsid w:val="004E2A6F"/>
    <w:rsid w:val="004E4A1B"/>
    <w:rsid w:val="004E6165"/>
    <w:rsid w:val="004E664F"/>
    <w:rsid w:val="004F068E"/>
    <w:rsid w:val="004F214E"/>
    <w:rsid w:val="004F4BA5"/>
    <w:rsid w:val="004F7CE1"/>
    <w:rsid w:val="00500277"/>
    <w:rsid w:val="00500EAE"/>
    <w:rsid w:val="005013D9"/>
    <w:rsid w:val="00503055"/>
    <w:rsid w:val="00511ECB"/>
    <w:rsid w:val="00512D95"/>
    <w:rsid w:val="0052257A"/>
    <w:rsid w:val="005242EE"/>
    <w:rsid w:val="00530DFC"/>
    <w:rsid w:val="00531B8F"/>
    <w:rsid w:val="00533E93"/>
    <w:rsid w:val="00536C62"/>
    <w:rsid w:val="0054404A"/>
    <w:rsid w:val="005442E2"/>
    <w:rsid w:val="005449A7"/>
    <w:rsid w:val="005469B0"/>
    <w:rsid w:val="00554BC8"/>
    <w:rsid w:val="00557396"/>
    <w:rsid w:val="00560BBE"/>
    <w:rsid w:val="00562214"/>
    <w:rsid w:val="0056468E"/>
    <w:rsid w:val="00564900"/>
    <w:rsid w:val="00567470"/>
    <w:rsid w:val="00567F31"/>
    <w:rsid w:val="0057060A"/>
    <w:rsid w:val="00572A08"/>
    <w:rsid w:val="005751CB"/>
    <w:rsid w:val="00575505"/>
    <w:rsid w:val="005778D0"/>
    <w:rsid w:val="00582CF4"/>
    <w:rsid w:val="005846DE"/>
    <w:rsid w:val="005A0ADA"/>
    <w:rsid w:val="005A0C9E"/>
    <w:rsid w:val="005A0CCA"/>
    <w:rsid w:val="005A3F1D"/>
    <w:rsid w:val="005B0BBB"/>
    <w:rsid w:val="005B2404"/>
    <w:rsid w:val="005B5DAC"/>
    <w:rsid w:val="005B764D"/>
    <w:rsid w:val="005C088C"/>
    <w:rsid w:val="005C4087"/>
    <w:rsid w:val="005C41D2"/>
    <w:rsid w:val="005C4234"/>
    <w:rsid w:val="005C62C9"/>
    <w:rsid w:val="005D0880"/>
    <w:rsid w:val="005D337D"/>
    <w:rsid w:val="005E7D0A"/>
    <w:rsid w:val="005F0ABC"/>
    <w:rsid w:val="005F1D9B"/>
    <w:rsid w:val="005F3D55"/>
    <w:rsid w:val="005F59C2"/>
    <w:rsid w:val="006003FB"/>
    <w:rsid w:val="00600A66"/>
    <w:rsid w:val="00602695"/>
    <w:rsid w:val="00603653"/>
    <w:rsid w:val="00611BF0"/>
    <w:rsid w:val="006121C2"/>
    <w:rsid w:val="00612C19"/>
    <w:rsid w:val="00612F40"/>
    <w:rsid w:val="006138D4"/>
    <w:rsid w:val="006160EB"/>
    <w:rsid w:val="00620D05"/>
    <w:rsid w:val="0062204A"/>
    <w:rsid w:val="00622A5A"/>
    <w:rsid w:val="00624C13"/>
    <w:rsid w:val="00624DF3"/>
    <w:rsid w:val="006258ED"/>
    <w:rsid w:val="00630270"/>
    <w:rsid w:val="00635D0B"/>
    <w:rsid w:val="00637047"/>
    <w:rsid w:val="006441DD"/>
    <w:rsid w:val="006457D9"/>
    <w:rsid w:val="006555B9"/>
    <w:rsid w:val="006616BF"/>
    <w:rsid w:val="006626B8"/>
    <w:rsid w:val="0066277F"/>
    <w:rsid w:val="006641C7"/>
    <w:rsid w:val="00673BE3"/>
    <w:rsid w:val="00673C00"/>
    <w:rsid w:val="0067785F"/>
    <w:rsid w:val="00680896"/>
    <w:rsid w:val="00680D39"/>
    <w:rsid w:val="00682DCB"/>
    <w:rsid w:val="00684C68"/>
    <w:rsid w:val="006949E1"/>
    <w:rsid w:val="00694EF8"/>
    <w:rsid w:val="006A3A7E"/>
    <w:rsid w:val="006A61A4"/>
    <w:rsid w:val="006B0AA2"/>
    <w:rsid w:val="006B13D8"/>
    <w:rsid w:val="006B5E48"/>
    <w:rsid w:val="006B71B1"/>
    <w:rsid w:val="006B73DB"/>
    <w:rsid w:val="006B7C35"/>
    <w:rsid w:val="006C14CF"/>
    <w:rsid w:val="006C52C9"/>
    <w:rsid w:val="006C6FDD"/>
    <w:rsid w:val="006C73FE"/>
    <w:rsid w:val="006D0A9E"/>
    <w:rsid w:val="006D25E6"/>
    <w:rsid w:val="006D32AF"/>
    <w:rsid w:val="006D57F9"/>
    <w:rsid w:val="006E3286"/>
    <w:rsid w:val="006E4D2B"/>
    <w:rsid w:val="006E54AE"/>
    <w:rsid w:val="006E6DA8"/>
    <w:rsid w:val="006E7BC6"/>
    <w:rsid w:val="006F02BB"/>
    <w:rsid w:val="006F2129"/>
    <w:rsid w:val="006F3588"/>
    <w:rsid w:val="006F6586"/>
    <w:rsid w:val="006F7DD5"/>
    <w:rsid w:val="00701899"/>
    <w:rsid w:val="00702449"/>
    <w:rsid w:val="007026EE"/>
    <w:rsid w:val="00705A55"/>
    <w:rsid w:val="00710492"/>
    <w:rsid w:val="007135C5"/>
    <w:rsid w:val="00717FD3"/>
    <w:rsid w:val="00720433"/>
    <w:rsid w:val="00724F5C"/>
    <w:rsid w:val="00726661"/>
    <w:rsid w:val="007338BD"/>
    <w:rsid w:val="00737085"/>
    <w:rsid w:val="00743253"/>
    <w:rsid w:val="00743B55"/>
    <w:rsid w:val="0075100C"/>
    <w:rsid w:val="00751D91"/>
    <w:rsid w:val="007522E5"/>
    <w:rsid w:val="00752498"/>
    <w:rsid w:val="00763C2A"/>
    <w:rsid w:val="00767348"/>
    <w:rsid w:val="007710E5"/>
    <w:rsid w:val="00776916"/>
    <w:rsid w:val="007819AA"/>
    <w:rsid w:val="00796731"/>
    <w:rsid w:val="00796986"/>
    <w:rsid w:val="007A3353"/>
    <w:rsid w:val="007A6304"/>
    <w:rsid w:val="007B214B"/>
    <w:rsid w:val="007B68D8"/>
    <w:rsid w:val="007C41AB"/>
    <w:rsid w:val="007C4E40"/>
    <w:rsid w:val="007D36E4"/>
    <w:rsid w:val="007D39AD"/>
    <w:rsid w:val="007D417A"/>
    <w:rsid w:val="007E173A"/>
    <w:rsid w:val="007E1A57"/>
    <w:rsid w:val="007E3401"/>
    <w:rsid w:val="007F2089"/>
    <w:rsid w:val="007F516C"/>
    <w:rsid w:val="007F7CBE"/>
    <w:rsid w:val="00805A52"/>
    <w:rsid w:val="00813B10"/>
    <w:rsid w:val="0082083D"/>
    <w:rsid w:val="00834528"/>
    <w:rsid w:val="008410CB"/>
    <w:rsid w:val="00843ACF"/>
    <w:rsid w:val="00845FAD"/>
    <w:rsid w:val="00851C18"/>
    <w:rsid w:val="00857BAC"/>
    <w:rsid w:val="00862F59"/>
    <w:rsid w:val="00866A05"/>
    <w:rsid w:val="00870738"/>
    <w:rsid w:val="00870E01"/>
    <w:rsid w:val="00871676"/>
    <w:rsid w:val="00875E83"/>
    <w:rsid w:val="00876071"/>
    <w:rsid w:val="0088009C"/>
    <w:rsid w:val="00882DA3"/>
    <w:rsid w:val="00892E3A"/>
    <w:rsid w:val="00894842"/>
    <w:rsid w:val="008A41B9"/>
    <w:rsid w:val="008A58AF"/>
    <w:rsid w:val="008A7FDC"/>
    <w:rsid w:val="008B6947"/>
    <w:rsid w:val="008C0E15"/>
    <w:rsid w:val="008C1958"/>
    <w:rsid w:val="008C2558"/>
    <w:rsid w:val="008C7443"/>
    <w:rsid w:val="008D3162"/>
    <w:rsid w:val="008D444E"/>
    <w:rsid w:val="008D546A"/>
    <w:rsid w:val="008D6F84"/>
    <w:rsid w:val="008E1C5E"/>
    <w:rsid w:val="008E2298"/>
    <w:rsid w:val="008E64A0"/>
    <w:rsid w:val="008E791D"/>
    <w:rsid w:val="008E7C45"/>
    <w:rsid w:val="008F28E3"/>
    <w:rsid w:val="008F2A06"/>
    <w:rsid w:val="008F4F99"/>
    <w:rsid w:val="00900A56"/>
    <w:rsid w:val="00901678"/>
    <w:rsid w:val="00901B73"/>
    <w:rsid w:val="00907ABD"/>
    <w:rsid w:val="009113AC"/>
    <w:rsid w:val="0091493C"/>
    <w:rsid w:val="00921512"/>
    <w:rsid w:val="00922796"/>
    <w:rsid w:val="009263C3"/>
    <w:rsid w:val="0093054E"/>
    <w:rsid w:val="00930BAF"/>
    <w:rsid w:val="009340E2"/>
    <w:rsid w:val="00934DFB"/>
    <w:rsid w:val="009373B9"/>
    <w:rsid w:val="00940796"/>
    <w:rsid w:val="00950C6A"/>
    <w:rsid w:val="00956EE7"/>
    <w:rsid w:val="009613A6"/>
    <w:rsid w:val="00962BCF"/>
    <w:rsid w:val="0096674C"/>
    <w:rsid w:val="0097100D"/>
    <w:rsid w:val="00973CD1"/>
    <w:rsid w:val="00974E36"/>
    <w:rsid w:val="00985F19"/>
    <w:rsid w:val="00990487"/>
    <w:rsid w:val="009910F1"/>
    <w:rsid w:val="009951D9"/>
    <w:rsid w:val="00997F01"/>
    <w:rsid w:val="009A05C0"/>
    <w:rsid w:val="009A289B"/>
    <w:rsid w:val="009A4B45"/>
    <w:rsid w:val="009A75DE"/>
    <w:rsid w:val="009B5531"/>
    <w:rsid w:val="009C2277"/>
    <w:rsid w:val="009C240E"/>
    <w:rsid w:val="009C2F31"/>
    <w:rsid w:val="009C5FCB"/>
    <w:rsid w:val="009C61C2"/>
    <w:rsid w:val="009D466C"/>
    <w:rsid w:val="009E097A"/>
    <w:rsid w:val="009E3492"/>
    <w:rsid w:val="009E4951"/>
    <w:rsid w:val="009E7863"/>
    <w:rsid w:val="009F31AE"/>
    <w:rsid w:val="009F3ACD"/>
    <w:rsid w:val="009F4757"/>
    <w:rsid w:val="009F686B"/>
    <w:rsid w:val="009F7986"/>
    <w:rsid w:val="00A0254C"/>
    <w:rsid w:val="00A03A78"/>
    <w:rsid w:val="00A05031"/>
    <w:rsid w:val="00A13EEB"/>
    <w:rsid w:val="00A16139"/>
    <w:rsid w:val="00A206BD"/>
    <w:rsid w:val="00A23900"/>
    <w:rsid w:val="00A24DA5"/>
    <w:rsid w:val="00A26C2F"/>
    <w:rsid w:val="00A33AA9"/>
    <w:rsid w:val="00A36331"/>
    <w:rsid w:val="00A4155E"/>
    <w:rsid w:val="00A50A51"/>
    <w:rsid w:val="00A515CB"/>
    <w:rsid w:val="00A534B6"/>
    <w:rsid w:val="00A55CBA"/>
    <w:rsid w:val="00A73B17"/>
    <w:rsid w:val="00A75F22"/>
    <w:rsid w:val="00A90570"/>
    <w:rsid w:val="00A90C22"/>
    <w:rsid w:val="00A96B4D"/>
    <w:rsid w:val="00AA0759"/>
    <w:rsid w:val="00AA0D5F"/>
    <w:rsid w:val="00AA3851"/>
    <w:rsid w:val="00AA425E"/>
    <w:rsid w:val="00AA7060"/>
    <w:rsid w:val="00AB30FE"/>
    <w:rsid w:val="00AB6F5C"/>
    <w:rsid w:val="00AC2AC2"/>
    <w:rsid w:val="00AC391E"/>
    <w:rsid w:val="00AC42AD"/>
    <w:rsid w:val="00AC4731"/>
    <w:rsid w:val="00AC50C8"/>
    <w:rsid w:val="00AC54C0"/>
    <w:rsid w:val="00AC649A"/>
    <w:rsid w:val="00AD520C"/>
    <w:rsid w:val="00AD7B63"/>
    <w:rsid w:val="00AE3D77"/>
    <w:rsid w:val="00AF23C6"/>
    <w:rsid w:val="00AF4401"/>
    <w:rsid w:val="00B01029"/>
    <w:rsid w:val="00B02076"/>
    <w:rsid w:val="00B02C67"/>
    <w:rsid w:val="00B02F71"/>
    <w:rsid w:val="00B04D33"/>
    <w:rsid w:val="00B06159"/>
    <w:rsid w:val="00B100B1"/>
    <w:rsid w:val="00B13135"/>
    <w:rsid w:val="00B16632"/>
    <w:rsid w:val="00B17F6E"/>
    <w:rsid w:val="00B2018E"/>
    <w:rsid w:val="00B20BCA"/>
    <w:rsid w:val="00B4135B"/>
    <w:rsid w:val="00B44A31"/>
    <w:rsid w:val="00B51379"/>
    <w:rsid w:val="00B53EA4"/>
    <w:rsid w:val="00B542D2"/>
    <w:rsid w:val="00B6249E"/>
    <w:rsid w:val="00B62625"/>
    <w:rsid w:val="00B63154"/>
    <w:rsid w:val="00B636BF"/>
    <w:rsid w:val="00B72EED"/>
    <w:rsid w:val="00B77586"/>
    <w:rsid w:val="00B80D88"/>
    <w:rsid w:val="00B812C8"/>
    <w:rsid w:val="00B83077"/>
    <w:rsid w:val="00B83215"/>
    <w:rsid w:val="00B86CA0"/>
    <w:rsid w:val="00B92FB1"/>
    <w:rsid w:val="00B931BE"/>
    <w:rsid w:val="00B97BA2"/>
    <w:rsid w:val="00BA06B2"/>
    <w:rsid w:val="00BA20E8"/>
    <w:rsid w:val="00BA5A56"/>
    <w:rsid w:val="00BA74BA"/>
    <w:rsid w:val="00BC1E5F"/>
    <w:rsid w:val="00BC5303"/>
    <w:rsid w:val="00BC6832"/>
    <w:rsid w:val="00BC779E"/>
    <w:rsid w:val="00BC7D29"/>
    <w:rsid w:val="00BD0012"/>
    <w:rsid w:val="00BD0CF2"/>
    <w:rsid w:val="00BD0F13"/>
    <w:rsid w:val="00BD1FCE"/>
    <w:rsid w:val="00BD3E0E"/>
    <w:rsid w:val="00BF28FE"/>
    <w:rsid w:val="00BF3146"/>
    <w:rsid w:val="00BF432F"/>
    <w:rsid w:val="00BF497A"/>
    <w:rsid w:val="00BF706C"/>
    <w:rsid w:val="00BF73E1"/>
    <w:rsid w:val="00C00560"/>
    <w:rsid w:val="00C03404"/>
    <w:rsid w:val="00C04091"/>
    <w:rsid w:val="00C071FB"/>
    <w:rsid w:val="00C10BB4"/>
    <w:rsid w:val="00C116AA"/>
    <w:rsid w:val="00C13EC6"/>
    <w:rsid w:val="00C14D8F"/>
    <w:rsid w:val="00C165FF"/>
    <w:rsid w:val="00C176B6"/>
    <w:rsid w:val="00C21ECD"/>
    <w:rsid w:val="00C27769"/>
    <w:rsid w:val="00C31ACA"/>
    <w:rsid w:val="00C3269A"/>
    <w:rsid w:val="00C40747"/>
    <w:rsid w:val="00C412D8"/>
    <w:rsid w:val="00C425B9"/>
    <w:rsid w:val="00C42827"/>
    <w:rsid w:val="00C51761"/>
    <w:rsid w:val="00C52A67"/>
    <w:rsid w:val="00C53F8E"/>
    <w:rsid w:val="00C70FB8"/>
    <w:rsid w:val="00C76845"/>
    <w:rsid w:val="00C76F13"/>
    <w:rsid w:val="00C9363A"/>
    <w:rsid w:val="00C9509C"/>
    <w:rsid w:val="00C963BB"/>
    <w:rsid w:val="00C97A4E"/>
    <w:rsid w:val="00CB312A"/>
    <w:rsid w:val="00CB4ED4"/>
    <w:rsid w:val="00CB53B7"/>
    <w:rsid w:val="00CB78CC"/>
    <w:rsid w:val="00CC0206"/>
    <w:rsid w:val="00CC0ED6"/>
    <w:rsid w:val="00CC5F13"/>
    <w:rsid w:val="00CD433B"/>
    <w:rsid w:val="00CD5E45"/>
    <w:rsid w:val="00CD6515"/>
    <w:rsid w:val="00CE1B16"/>
    <w:rsid w:val="00CE1DBE"/>
    <w:rsid w:val="00CF2072"/>
    <w:rsid w:val="00CF217C"/>
    <w:rsid w:val="00CF5BE4"/>
    <w:rsid w:val="00D0034D"/>
    <w:rsid w:val="00D04B49"/>
    <w:rsid w:val="00D06A93"/>
    <w:rsid w:val="00D15EDC"/>
    <w:rsid w:val="00D23514"/>
    <w:rsid w:val="00D3401C"/>
    <w:rsid w:val="00D428C6"/>
    <w:rsid w:val="00D44210"/>
    <w:rsid w:val="00D5063C"/>
    <w:rsid w:val="00D50E5C"/>
    <w:rsid w:val="00D57F92"/>
    <w:rsid w:val="00D601CF"/>
    <w:rsid w:val="00D6027E"/>
    <w:rsid w:val="00D60888"/>
    <w:rsid w:val="00D644D1"/>
    <w:rsid w:val="00D72347"/>
    <w:rsid w:val="00D7505A"/>
    <w:rsid w:val="00D834C8"/>
    <w:rsid w:val="00D926D1"/>
    <w:rsid w:val="00D92A47"/>
    <w:rsid w:val="00DA2AB4"/>
    <w:rsid w:val="00DA38E0"/>
    <w:rsid w:val="00DA49FF"/>
    <w:rsid w:val="00DA60C4"/>
    <w:rsid w:val="00DB4797"/>
    <w:rsid w:val="00DB6B2F"/>
    <w:rsid w:val="00DB74D2"/>
    <w:rsid w:val="00DC1FB9"/>
    <w:rsid w:val="00DC293C"/>
    <w:rsid w:val="00DC4316"/>
    <w:rsid w:val="00DC623E"/>
    <w:rsid w:val="00DC6B75"/>
    <w:rsid w:val="00DC73B8"/>
    <w:rsid w:val="00DD164D"/>
    <w:rsid w:val="00DD4AB3"/>
    <w:rsid w:val="00DD5349"/>
    <w:rsid w:val="00DD5E6A"/>
    <w:rsid w:val="00DF069E"/>
    <w:rsid w:val="00DF0959"/>
    <w:rsid w:val="00DF1BFF"/>
    <w:rsid w:val="00DF4ADF"/>
    <w:rsid w:val="00E00F3A"/>
    <w:rsid w:val="00E10B99"/>
    <w:rsid w:val="00E11A54"/>
    <w:rsid w:val="00E15856"/>
    <w:rsid w:val="00E159BB"/>
    <w:rsid w:val="00E23D7D"/>
    <w:rsid w:val="00E255FC"/>
    <w:rsid w:val="00E25B9E"/>
    <w:rsid w:val="00E25F45"/>
    <w:rsid w:val="00E27E08"/>
    <w:rsid w:val="00E30088"/>
    <w:rsid w:val="00E30432"/>
    <w:rsid w:val="00E33A50"/>
    <w:rsid w:val="00E34856"/>
    <w:rsid w:val="00E40B3D"/>
    <w:rsid w:val="00E4233A"/>
    <w:rsid w:val="00E46F6F"/>
    <w:rsid w:val="00E54AAD"/>
    <w:rsid w:val="00E55B36"/>
    <w:rsid w:val="00E563CD"/>
    <w:rsid w:val="00E57EB9"/>
    <w:rsid w:val="00E60F66"/>
    <w:rsid w:val="00E63FD4"/>
    <w:rsid w:val="00E722BF"/>
    <w:rsid w:val="00E72BE3"/>
    <w:rsid w:val="00E85195"/>
    <w:rsid w:val="00E86264"/>
    <w:rsid w:val="00E86E61"/>
    <w:rsid w:val="00E87018"/>
    <w:rsid w:val="00E96AF8"/>
    <w:rsid w:val="00EA6537"/>
    <w:rsid w:val="00EA7F3B"/>
    <w:rsid w:val="00EB1311"/>
    <w:rsid w:val="00EB237B"/>
    <w:rsid w:val="00EB3E7C"/>
    <w:rsid w:val="00EB6A46"/>
    <w:rsid w:val="00EB7E61"/>
    <w:rsid w:val="00EC017A"/>
    <w:rsid w:val="00EC2F28"/>
    <w:rsid w:val="00EC3309"/>
    <w:rsid w:val="00EC7FF7"/>
    <w:rsid w:val="00ED6183"/>
    <w:rsid w:val="00ED737E"/>
    <w:rsid w:val="00EE0F06"/>
    <w:rsid w:val="00EE1E64"/>
    <w:rsid w:val="00EF05A7"/>
    <w:rsid w:val="00EF16A3"/>
    <w:rsid w:val="00F0207E"/>
    <w:rsid w:val="00F02A16"/>
    <w:rsid w:val="00F0536E"/>
    <w:rsid w:val="00F0629E"/>
    <w:rsid w:val="00F064AB"/>
    <w:rsid w:val="00F10A59"/>
    <w:rsid w:val="00F11B01"/>
    <w:rsid w:val="00F147B1"/>
    <w:rsid w:val="00F21879"/>
    <w:rsid w:val="00F23058"/>
    <w:rsid w:val="00F259CC"/>
    <w:rsid w:val="00F2691D"/>
    <w:rsid w:val="00F26961"/>
    <w:rsid w:val="00F31C12"/>
    <w:rsid w:val="00F32B8A"/>
    <w:rsid w:val="00F37F73"/>
    <w:rsid w:val="00F46238"/>
    <w:rsid w:val="00F4682B"/>
    <w:rsid w:val="00F46CEF"/>
    <w:rsid w:val="00F47F86"/>
    <w:rsid w:val="00F57A84"/>
    <w:rsid w:val="00F67AB3"/>
    <w:rsid w:val="00F7304E"/>
    <w:rsid w:val="00F821B4"/>
    <w:rsid w:val="00F84815"/>
    <w:rsid w:val="00F86FB9"/>
    <w:rsid w:val="00F9659B"/>
    <w:rsid w:val="00F96E80"/>
    <w:rsid w:val="00FA3BEF"/>
    <w:rsid w:val="00FB01E9"/>
    <w:rsid w:val="00FB04AF"/>
    <w:rsid w:val="00FB13E9"/>
    <w:rsid w:val="00FB21C0"/>
    <w:rsid w:val="00FB24D3"/>
    <w:rsid w:val="00FB5E37"/>
    <w:rsid w:val="00FC5A01"/>
    <w:rsid w:val="00FC5B2A"/>
    <w:rsid w:val="00FD0348"/>
    <w:rsid w:val="00FD5C73"/>
    <w:rsid w:val="00FD71EB"/>
    <w:rsid w:val="00FE220B"/>
    <w:rsid w:val="00FE4540"/>
    <w:rsid w:val="00FE4F05"/>
    <w:rsid w:val="00FE68F0"/>
    <w:rsid w:val="00FE6ACC"/>
    <w:rsid w:val="00FF0113"/>
    <w:rsid w:val="00FF0A2F"/>
    <w:rsid w:val="00FF1131"/>
    <w:rsid w:val="00FF17DB"/>
    <w:rsid w:val="00FF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AB0"/>
    <w:pPr>
      <w:spacing w:after="0" w:line="240" w:lineRule="auto"/>
      <w:pPrChange w:id="0" w:author="1" w:date="2026-09-22T12:45:00Z">
        <w:pPr>
          <w:spacing w:line="278" w:lineRule="auto"/>
        </w:pPr>
      </w:pPrChange>
    </w:pPr>
    <w:rPr>
      <w:rFonts w:eastAsia="Times New Roman"/>
      <w:sz w:val="18"/>
      <w:szCs w:val="18"/>
      <w:lang w:val="ru-RU" w:eastAsia="ru-RU"/>
      <w:rPrChange w:id="0" w:author="1" w:date="2026-09-22T12:45:00Z">
        <w:rPr>
          <w:rFonts w:ascii="Arial" w:eastAsia="Arial" w:hAnsi="Arial" w:cs="Arial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C10DE"/>
    <w:pPr>
      <w:keepNext/>
      <w:outlineLvl w:val="0"/>
      <w:pPrChange w:id="1" w:author="1" w:date="2026-09-22T12:45:00Z">
        <w:pPr>
          <w:spacing w:after="160" w:line="278" w:lineRule="auto"/>
          <w:outlineLvl w:val="0"/>
        </w:pPr>
      </w:pPrChange>
    </w:pPr>
    <w:rPr>
      <w:rFonts w:ascii="Times New Roman" w:hAnsi="Times New Roman" w:cs="Times New Roman"/>
      <w:sz w:val="32"/>
      <w:szCs w:val="20"/>
      <w:rPrChange w:id="1" w:author="1" w:date="2026-09-22T12:45:00Z">
        <w:rPr>
          <w:rFonts w:ascii="Arial" w:eastAsia="Arial" w:hAnsi="Arial" w:cs="Arial"/>
          <w:b/>
          <w:bCs/>
          <w:color w:val="438FAC"/>
          <w:sz w:val="36"/>
          <w:szCs w:val="36"/>
          <w:lang w:val="en-US" w:eastAsia="en-US" w:bidi="ar-SA"/>
        </w:rPr>
      </w:rPrChange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b/>
      <w:bCs/>
      <w:color w:val="222222"/>
      <w:sz w:val="32"/>
      <w:szCs w:val="3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222222"/>
      <w:sz w:val="28"/>
      <w:szCs w:val="2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438FAC"/>
      <w:sz w:val="26"/>
      <w:szCs w:val="26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111111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TechSheet">
    <w:name w:val="TechSheet"/>
    <w:uiPriority w:val="99"/>
    <w:tblPr>
      <w:tblBorders>
        <w:top w:val="single" w:sz="0" w:space="0" w:color="FFFFFF"/>
        <w:left w:val="single" w:sz="0" w:space="0" w:color="FFFFFF"/>
        <w:bottom w:val="single" w:sz="1" w:space="0" w:color="999999"/>
        <w:right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Style">
    <w:name w:val="pStyle"/>
    <w:basedOn w:val="Normal"/>
    <w:pPr>
      <w:spacing w:line="340" w:lineRule="auto"/>
    </w:pPr>
  </w:style>
  <w:style w:type="paragraph" w:customStyle="1" w:styleId="a">
    <w:name w:val="Прижатый влево"/>
    <w:basedOn w:val="Normal"/>
    <w:next w:val="Normal"/>
    <w:rsid w:val="00BC5303"/>
    <w:pPr>
      <w:autoSpaceDE w:val="0"/>
      <w:autoSpaceDN w:val="0"/>
      <w:adjustRightInd w:val="0"/>
      <w:pPrChange w:id="2" w:author="1" w:date="2026-09-22T12:45:00Z">
        <w:pPr>
          <w:autoSpaceDE w:val="0"/>
          <w:autoSpaceDN w:val="0"/>
          <w:adjustRightInd w:val="0"/>
        </w:pPr>
      </w:pPrChange>
    </w:pPr>
    <w:rPr>
      <w:rFonts w:cs="Times New Roman"/>
      <w:sz w:val="24"/>
      <w:szCs w:val="24"/>
      <w:rPrChange w:id="2" w:author="1" w:date="2026-09-22T12:45:00Z">
        <w:rPr>
          <w:rFonts w:ascii="Arial" w:hAnsi="Arial"/>
          <w:sz w:val="24"/>
          <w:szCs w:val="24"/>
          <w:lang w:val="ru-RU" w:eastAsia="ru-RU" w:bidi="ar-SA"/>
        </w:rPr>
      </w:rPrChange>
    </w:rPr>
  </w:style>
  <w:style w:type="paragraph" w:customStyle="1" w:styleId="1">
    <w:name w:val="çàãîëîâîê 1"/>
    <w:basedOn w:val="Normal"/>
    <w:next w:val="Normal"/>
    <w:rsid w:val="002C10DE"/>
    <w:pPr>
      <w:keepNext/>
      <w:pPrChange w:id="3" w:author="1" w:date="2026-09-22T12:45:00Z">
        <w:pPr>
          <w:keepNext/>
        </w:pPr>
      </w:pPrChange>
    </w:pPr>
    <w:rPr>
      <w:rFonts w:ascii="Times New Roman" w:hAnsi="Times New Roman" w:cs="Times New Roman"/>
      <w:b/>
      <w:sz w:val="24"/>
      <w:szCs w:val="20"/>
      <w:rPrChange w:id="3" w:author="1" w:date="2026-09-22T12:45:00Z">
        <w:rPr>
          <w:b/>
          <w:sz w:val="24"/>
          <w:szCs w:val="18"/>
          <w:lang w:val="ru-RU" w:eastAsia="ru-RU" w:bidi="ar-SA"/>
        </w:rPr>
      </w:rPrChange>
    </w:rPr>
  </w:style>
  <w:style w:type="paragraph" w:customStyle="1" w:styleId="2">
    <w:name w:val="çàãîëîâîê 2"/>
    <w:basedOn w:val="Normal"/>
    <w:next w:val="Normal"/>
    <w:rsid w:val="002C10DE"/>
    <w:pPr>
      <w:keepNext/>
      <w:jc w:val="center"/>
      <w:pPrChange w:id="4" w:author="1" w:date="2026-09-22T12:45:00Z">
        <w:pPr>
          <w:keepNext/>
          <w:jc w:val="center"/>
        </w:pPr>
      </w:pPrChange>
    </w:pPr>
    <w:rPr>
      <w:rFonts w:ascii="Times New Roman" w:hAnsi="Times New Roman" w:cs="Times New Roman"/>
      <w:b/>
      <w:sz w:val="28"/>
      <w:szCs w:val="20"/>
      <w:rPrChange w:id="4" w:author="1" w:date="2026-09-22T12:45:00Z">
        <w:rPr>
          <w:b/>
          <w:sz w:val="28"/>
          <w:szCs w:val="18"/>
          <w:lang w:val="ru-RU" w:eastAsia="ru-RU" w:bidi="ar-SA"/>
        </w:rPr>
      </w:rPrChange>
    </w:rPr>
  </w:style>
  <w:style w:type="character" w:customStyle="1" w:styleId="FontStyle21">
    <w:name w:val="Font Style21"/>
    <w:basedOn w:val="DefaultParagraphFont"/>
    <w:rsid w:val="00845FAD"/>
    <w:rPr>
      <w:rFonts w:ascii="Times New Roman" w:hAnsi="Times New Roman" w:cs="Times New Roman"/>
      <w:sz w:val="16"/>
      <w:szCs w:val="16"/>
    </w:rPr>
  </w:style>
  <w:style w:type="character" w:customStyle="1" w:styleId="a0">
    <w:name w:val="Гипертекстовая ссылка"/>
    <w:basedOn w:val="DefaultParagraphFont"/>
    <w:uiPriority w:val="99"/>
    <w:rsid w:val="00845FAD"/>
    <w:rPr>
      <w:color w:val="008000"/>
    </w:rPr>
  </w:style>
  <w:style w:type="paragraph" w:styleId="ListParagraph">
    <w:name w:val="List Paragraph"/>
    <w:basedOn w:val="Normal"/>
    <w:link w:val="ListParagraphChar"/>
    <w:uiPriority w:val="34"/>
    <w:qFormat/>
    <w:rsid w:val="00DC1FB9"/>
    <w:pPr>
      <w:ind w:left="708"/>
      <w:pPrChange w:id="5" w:author="1" w:date="2026-09-22T12:45:00Z">
        <w:pPr>
          <w:ind w:left="708"/>
        </w:pPr>
      </w:pPrChange>
    </w:pPr>
    <w:rPr>
      <w:rFonts w:cs="Times New Roman"/>
      <w:rPrChange w:id="5" w:author="1" w:date="2026-09-22T12:45:00Z">
        <w:rPr>
          <w:rFonts w:ascii="Arial" w:hAnsi="Arial"/>
          <w:sz w:val="18"/>
          <w:szCs w:val="18"/>
          <w:lang w:val="ru-RU" w:eastAsia="ru-RU" w:bidi="ar-SA"/>
        </w:rPr>
      </w:rPrChange>
    </w:rPr>
  </w:style>
  <w:style w:type="character" w:customStyle="1" w:styleId="ListParagraphChar">
    <w:name w:val="List Paragraph Char"/>
    <w:link w:val="ListParagraph"/>
    <w:uiPriority w:val="34"/>
    <w:locked/>
    <w:rsid w:val="00845FAD"/>
    <w:rPr>
      <w:rFonts w:eastAsia="Times New Roman" w:cs="Times New Roman"/>
      <w:sz w:val="18"/>
      <w:szCs w:val="18"/>
      <w:lang w:val="ru-RU" w:eastAsia="ru-RU"/>
    </w:rPr>
  </w:style>
  <w:style w:type="paragraph" w:styleId="BalloonText">
    <w:name w:val="Balloon Text"/>
    <w:basedOn w:val="Normal"/>
    <w:link w:val="BalloonTextChar"/>
    <w:rsid w:val="001E08FA"/>
    <w:pPr>
      <w:pPrChange w:id="6" w:author="1" w:date="2026-09-22T12:45:00Z">
        <w:pPr/>
      </w:pPrChange>
    </w:pPr>
    <w:rPr>
      <w:rFonts w:ascii="Tahoma" w:hAnsi="Tahoma" w:cs="Tahoma"/>
      <w:sz w:val="16"/>
      <w:szCs w:val="16"/>
      <w:rPrChange w:id="6" w:author="1" w:date="2026-09-22T12:45:00Z">
        <w:rPr>
          <w:rFonts w:ascii="Tahoma" w:hAnsi="Tahoma" w:cs="Tahoma"/>
          <w:sz w:val="16"/>
          <w:szCs w:val="16"/>
          <w:lang w:val="ru-RU" w:eastAsia="ru-RU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rsid w:val="00845FAD"/>
    <w:rPr>
      <w:rFonts w:ascii="Tahoma" w:eastAsia="Times New Roman" w:hAnsi="Tahoma" w:cs="Tahoma"/>
      <w:sz w:val="16"/>
      <w:szCs w:val="16"/>
      <w:lang w:val="ru-RU"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845FAD"/>
    <w:rPr>
      <w:rFonts w:ascii="Times New Roman" w:eastAsia="Times New Roman" w:hAnsi="Times New Roman" w:cs="Times New Roman"/>
      <w:sz w:val="32"/>
      <w:lang w:val="ru-RU" w:eastAsia="ru-RU"/>
    </w:rPr>
  </w:style>
  <w:style w:type="paragraph" w:customStyle="1" w:styleId="21">
    <w:name w:val="Основной текст 21"/>
    <w:basedOn w:val="Normal"/>
    <w:rsid w:val="001E08FA"/>
    <w:pPr>
      <w:suppressAutoHyphens/>
      <w:pPrChange w:id="7" w:author="1" w:date="2026-09-22T12:45:00Z">
        <w:pPr>
          <w:suppressAutoHyphens/>
        </w:pPr>
      </w:pPrChange>
    </w:pPr>
    <w:rPr>
      <w:rFonts w:ascii="Times New Roman" w:hAnsi="Times New Roman" w:cs="Times New Roman"/>
      <w:bCs/>
      <w:sz w:val="20"/>
      <w:szCs w:val="20"/>
      <w:lang w:eastAsia="ar-SA"/>
      <w:rPrChange w:id="7" w:author="1" w:date="2026-09-22T12:45:00Z">
        <w:rPr>
          <w:bCs/>
          <w:sz w:val="18"/>
          <w:szCs w:val="18"/>
          <w:lang w:val="ru-RU" w:eastAsia="ar-SA" w:bidi="ar-SA"/>
        </w:rPr>
      </w:rPrChange>
    </w:rPr>
  </w:style>
  <w:style w:type="paragraph" w:styleId="BodyTextIndent">
    <w:name w:val="Body Text Indent"/>
    <w:basedOn w:val="Normal"/>
    <w:link w:val="BodyTextIndentChar"/>
    <w:uiPriority w:val="99"/>
    <w:unhideWhenUsed/>
    <w:rsid w:val="001E08FA"/>
    <w:pPr>
      <w:spacing w:before="100" w:beforeAutospacing="1" w:after="100" w:afterAutospacing="1"/>
      <w:pPrChange w:id="8" w:author="1" w:date="2026-09-22T12:45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8" w:author="1" w:date="2026-09-22T12:45:00Z">
        <w:rPr>
          <w:sz w:val="24"/>
          <w:szCs w:val="24"/>
          <w:lang w:val="ru-RU" w:eastAsia="ru-RU" w:bidi="ar-SA"/>
        </w:rPr>
      </w:rPrChange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845FAD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NormalWeb">
    <w:name w:val="Normal (Web)"/>
    <w:basedOn w:val="Normal"/>
    <w:uiPriority w:val="99"/>
    <w:unhideWhenUsed/>
    <w:rsid w:val="001E08FA"/>
    <w:pPr>
      <w:spacing w:before="100" w:beforeAutospacing="1" w:after="100" w:afterAutospacing="1"/>
      <w:pPrChange w:id="9" w:author="1" w:date="2026-09-22T12:45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9" w:author="1" w:date="2026-09-22T12:45:00Z">
        <w:rPr>
          <w:sz w:val="24"/>
          <w:szCs w:val="24"/>
          <w:lang w:val="ru-RU" w:eastAsia="ru-RU" w:bidi="ar-SA"/>
        </w:rPr>
      </w:rPrChange>
    </w:rPr>
  </w:style>
  <w:style w:type="paragraph" w:styleId="Footer">
    <w:name w:val="footer"/>
    <w:basedOn w:val="Normal"/>
    <w:link w:val="FooterChar"/>
    <w:uiPriority w:val="99"/>
    <w:unhideWhenUsed/>
    <w:rsid w:val="00845F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5F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79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4BA6FB-A9E5-A641-B03B-371EA59B1B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321</Words>
  <Characters>1835</Characters>
  <Application>Microsoft Office Word</Application>
  <DocSecurity>0</DocSecurity>
  <Lines>15</Lines>
  <Paragraphs>4</Paragraphs>
  <ScaleCrop>false</ScaleCrop>
  <Manager/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Arthur Souza Rodrigues</cp:lastModifiedBy>
  <cp:revision>1</cp:revision>
  <dcterms:created xsi:type="dcterms:W3CDTF">2024-01-16T19:26:00Z</dcterms:created>
  <dcterms:modified xsi:type="dcterms:W3CDTF">2026-09-22T16:45:00Z</dcterms:modified>
  <cp:category/>
</cp:coreProperties>
</file>