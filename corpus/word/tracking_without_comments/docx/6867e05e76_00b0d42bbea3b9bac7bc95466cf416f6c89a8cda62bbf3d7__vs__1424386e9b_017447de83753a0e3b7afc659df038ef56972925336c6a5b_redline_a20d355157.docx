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C2A534" w14:textId="77777777" w:rsidR="009A31CE" w:rsidRPr="009A31CE" w:rsidRDefault="000348F6" w:rsidP="009A31CE">
      <w:pPr>
        <w:rPr>
          <w:ins w:id="5" w:author="Comparison" w:date="2026-09-22T12:43:00Z" w16du:dateUtc="2026-09-22T16:43:00Z"/>
          <w:b/>
          <w:bCs/>
          <w:u w:val="single"/>
          <w:lang w:val="en-ZA" w:eastAsia="en-ZA"/>
        </w:rPr>
      </w:pPr>
      <w:ins w:id="6" w:author="Comparison" w:date="2026-09-22T12:43:00Z" w16du:dateUtc="2026-09-22T16:43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9A31CE" w:rsidRPr="009A31CE" w14:paraId="440E4EC4" w14:textId="77777777" w:rsidTr="009A31CE">
        <w:trPr>
          <w:trHeight w:val="270"/>
          <w:del w:id="7" w:author="Comparison" w:date="2026-09-22T12:43:00Z" w16du:dateUtc="2026-09-22T16:43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34CA7" w14:textId="1CC5510A" w:rsidR="009A31CE" w:rsidRPr="009A31CE" w:rsidRDefault="009A31CE" w:rsidP="009A31CE">
            <w:pPr>
              <w:rPr>
                <w:del w:id="8" w:author="Comparison" w:date="2026-09-22T12:43:00Z" w16du:dateUtc="2026-09-22T16:43:00Z"/>
                <w:b/>
                <w:bCs/>
                <w:u w:val="single"/>
                <w:lang w:val="en-ZA" w:eastAsia="en-ZA"/>
              </w:rPr>
            </w:pPr>
            <w:del w:id="9" w:author="Comparison" w:date="2026-09-22T12:43:00Z" w16du:dateUtc="2026-09-22T16:43:00Z">
              <w:r w:rsidRPr="009A31CE">
                <w:rPr>
                  <w:b/>
                  <w:bCs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09B9A" w14:textId="77777777" w:rsidR="009A31CE" w:rsidRPr="009A31CE" w:rsidRDefault="009A31CE" w:rsidP="009A31CE">
            <w:pPr>
              <w:rPr>
                <w:del w:id="10" w:author="Comparison" w:date="2026-09-22T12:43:00Z" w16du:dateUtc="2026-09-22T16:43:00Z"/>
                <w:lang w:val="en-ZA" w:eastAsia="en-ZA"/>
              </w:rPr>
            </w:pPr>
          </w:p>
        </w:tc>
      </w:tr>
      <w:tr w:rsidR="009A31CE" w:rsidRPr="009A31CE" w14:paraId="70DCF172" w14:textId="77777777" w:rsidTr="009A31CE">
        <w:trPr>
          <w:trHeight w:val="315"/>
          <w:del w:id="11" w:author="Comparison" w:date="2026-09-22T12:43:00Z" w16du:dateUtc="2026-09-22T16:43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73F09DA6" w14:textId="77777777" w:rsidR="009A31CE" w:rsidRPr="009A31CE" w:rsidRDefault="009A31CE" w:rsidP="009A31CE">
            <w:pPr>
              <w:jc w:val="center"/>
              <w:rPr>
                <w:del w:id="12" w:author="Comparison" w:date="2026-09-22T12:43:00Z" w16du:dateUtc="2026-09-22T16:43:00Z"/>
                <w:b/>
                <w:bCs/>
                <w:sz w:val="24"/>
                <w:szCs w:val="24"/>
                <w:lang w:val="en-ZA" w:eastAsia="en-ZA"/>
              </w:rPr>
            </w:pPr>
            <w:del w:id="13" w:author="Comparison" w:date="2026-09-22T12:43:00Z" w16du:dateUtc="2026-09-22T16:43:00Z">
              <w:r w:rsidRPr="009A31CE">
                <w:rPr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9A31CE" w:rsidRPr="009A31CE" w14:paraId="7AF3DA64" w14:textId="77777777" w:rsidTr="009A31CE">
        <w:trPr>
          <w:trHeight w:val="330"/>
          <w:del w:id="14" w:author="Comparison" w:date="2026-09-22T12:43:00Z" w16du:dateUtc="2026-09-22T16:4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727A443" w14:textId="77777777" w:rsidR="009A31CE" w:rsidRPr="009A31CE" w:rsidRDefault="009A31CE" w:rsidP="009A31CE">
            <w:pPr>
              <w:rPr>
                <w:del w:id="15" w:author="Comparison" w:date="2026-09-22T12:43:00Z" w16du:dateUtc="2026-09-22T16:43:00Z"/>
                <w:b/>
                <w:bCs/>
                <w:sz w:val="24"/>
                <w:szCs w:val="24"/>
                <w:lang w:val="en-ZA" w:eastAsia="en-ZA"/>
              </w:rPr>
            </w:pPr>
            <w:del w:id="16" w:author="Comparison" w:date="2026-09-22T12:43:00Z" w16du:dateUtc="2026-09-22T16:43:00Z">
              <w:r w:rsidRPr="009A31CE">
                <w:rPr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76D5964C" w14:textId="77777777" w:rsidR="009A31CE" w:rsidRPr="009A31CE" w:rsidRDefault="009A31CE" w:rsidP="009A31CE">
            <w:pPr>
              <w:jc w:val="center"/>
              <w:rPr>
                <w:del w:id="17" w:author="Comparison" w:date="2026-09-22T12:43:00Z" w16du:dateUtc="2026-09-22T16:43:00Z"/>
                <w:b/>
                <w:bCs/>
                <w:sz w:val="24"/>
                <w:szCs w:val="24"/>
                <w:lang w:val="en-ZA" w:eastAsia="en-ZA"/>
              </w:rPr>
            </w:pPr>
            <w:del w:id="18" w:author="Comparison" w:date="2026-09-22T12:43:00Z" w16du:dateUtc="2026-09-22T16:43:00Z">
              <w:r w:rsidRPr="009A31CE">
                <w:rPr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9A31CE" w:rsidRPr="009A31CE" w14:paraId="5D4B0088" w14:textId="77777777" w:rsidTr="009A31CE">
        <w:trPr>
          <w:trHeight w:val="315"/>
          <w:del w:id="19" w:author="Comparison" w:date="2026-09-22T12:43:00Z" w16du:dateUtc="2026-09-22T16:4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80E2709" w14:textId="77777777" w:rsidR="009A31CE" w:rsidRPr="009A31CE" w:rsidRDefault="009A31CE" w:rsidP="009A31CE">
            <w:pPr>
              <w:rPr>
                <w:del w:id="20" w:author="Comparison" w:date="2026-09-22T12:43:00Z" w16du:dateUtc="2026-09-22T16:43:00Z"/>
                <w:sz w:val="24"/>
                <w:szCs w:val="24"/>
                <w:lang w:val="en-ZA" w:eastAsia="en-ZA"/>
              </w:rPr>
            </w:pPr>
            <w:del w:id="21" w:author="Comparison" w:date="2026-09-22T12:43:00Z" w16du:dateUtc="2026-09-22T16:43:00Z">
              <w:r w:rsidRPr="009A31CE">
                <w:rPr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1FC7616" w14:textId="77777777" w:rsidR="009A31CE" w:rsidRPr="009A31CE" w:rsidRDefault="009A31CE" w:rsidP="009A31CE">
            <w:pPr>
              <w:jc w:val="right"/>
              <w:rPr>
                <w:del w:id="22" w:author="Comparison" w:date="2026-09-22T12:43:00Z" w16du:dateUtc="2026-09-22T16:43:00Z"/>
                <w:sz w:val="24"/>
                <w:szCs w:val="24"/>
                <w:lang w:val="en-ZA" w:eastAsia="en-ZA"/>
              </w:rPr>
            </w:pPr>
            <w:del w:id="23" w:author="Comparison" w:date="2026-09-22T12:43:00Z" w16du:dateUtc="2026-09-22T16:43:00Z">
              <w:r w:rsidRPr="009A31CE">
                <w:rPr>
                  <w:sz w:val="24"/>
                  <w:szCs w:val="24"/>
                  <w:lang w:val="en-ZA" w:eastAsia="en-ZA"/>
                </w:rPr>
                <w:delText>13.3209</w:delText>
              </w:r>
            </w:del>
          </w:p>
        </w:tc>
      </w:tr>
      <w:tr w:rsidR="009A31CE" w:rsidRPr="009A31CE" w14:paraId="5713EDD6" w14:textId="77777777" w:rsidTr="009A31CE">
        <w:trPr>
          <w:trHeight w:val="315"/>
          <w:del w:id="24" w:author="Comparison" w:date="2026-09-22T12:43:00Z" w16du:dateUtc="2026-09-22T16:4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16059BE" w14:textId="77777777" w:rsidR="009A31CE" w:rsidRPr="009A31CE" w:rsidRDefault="009A31CE" w:rsidP="009A31CE">
            <w:pPr>
              <w:rPr>
                <w:del w:id="25" w:author="Comparison" w:date="2026-09-22T12:43:00Z" w16du:dateUtc="2026-09-22T16:43:00Z"/>
                <w:sz w:val="24"/>
                <w:szCs w:val="24"/>
                <w:lang w:val="en-ZA" w:eastAsia="en-ZA"/>
              </w:rPr>
            </w:pPr>
            <w:del w:id="26" w:author="Comparison" w:date="2026-09-22T12:43:00Z" w16du:dateUtc="2026-09-22T16:43:00Z">
              <w:r w:rsidRPr="009A31CE">
                <w:rPr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85F9CED" w14:textId="77777777" w:rsidR="009A31CE" w:rsidRPr="009A31CE" w:rsidRDefault="009A31CE" w:rsidP="009A31CE">
            <w:pPr>
              <w:jc w:val="right"/>
              <w:rPr>
                <w:del w:id="27" w:author="Comparison" w:date="2026-09-22T12:43:00Z" w16du:dateUtc="2026-09-22T16:43:00Z"/>
                <w:sz w:val="24"/>
                <w:szCs w:val="24"/>
                <w:lang w:val="en-ZA" w:eastAsia="en-ZA"/>
              </w:rPr>
            </w:pPr>
            <w:del w:id="28" w:author="Comparison" w:date="2026-09-22T12:43:00Z" w16du:dateUtc="2026-09-22T16:43:00Z">
              <w:r w:rsidRPr="009A31CE">
                <w:rPr>
                  <w:sz w:val="24"/>
                  <w:szCs w:val="24"/>
                  <w:lang w:val="en-ZA" w:eastAsia="en-ZA"/>
                </w:rPr>
                <w:delText>17.2532</w:delText>
              </w:r>
            </w:del>
          </w:p>
        </w:tc>
      </w:tr>
      <w:tr w:rsidR="009A31CE" w:rsidRPr="009A31CE" w14:paraId="4D5B7140" w14:textId="77777777" w:rsidTr="009A31CE">
        <w:trPr>
          <w:trHeight w:val="300"/>
          <w:del w:id="29" w:author="Comparison" w:date="2026-09-22T12:43:00Z" w16du:dateUtc="2026-09-22T16:4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2981E5C" w14:textId="77777777" w:rsidR="009A31CE" w:rsidRPr="009A31CE" w:rsidRDefault="009A31CE" w:rsidP="009A31CE">
            <w:pPr>
              <w:rPr>
                <w:del w:id="30" w:author="Comparison" w:date="2026-09-22T12:43:00Z" w16du:dateUtc="2026-09-22T16:43:00Z"/>
                <w:sz w:val="24"/>
                <w:szCs w:val="24"/>
                <w:lang w:val="en-ZA" w:eastAsia="en-ZA"/>
              </w:rPr>
            </w:pPr>
            <w:del w:id="31" w:author="Comparison" w:date="2026-09-22T12:43:00Z" w16du:dateUtc="2026-09-22T16:43:00Z">
              <w:r w:rsidRPr="009A31CE">
                <w:rPr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0D16D51" w14:textId="77777777" w:rsidR="009A31CE" w:rsidRPr="009A31CE" w:rsidRDefault="009A31CE" w:rsidP="009A31CE">
            <w:pPr>
              <w:jc w:val="right"/>
              <w:rPr>
                <w:del w:id="32" w:author="Comparison" w:date="2026-09-22T12:43:00Z" w16du:dateUtc="2026-09-22T16:43:00Z"/>
                <w:sz w:val="24"/>
                <w:szCs w:val="24"/>
                <w:lang w:val="en-ZA" w:eastAsia="en-ZA"/>
              </w:rPr>
            </w:pPr>
            <w:del w:id="33" w:author="Comparison" w:date="2026-09-22T12:43:00Z" w16du:dateUtc="2026-09-22T16:43:00Z">
              <w:r w:rsidRPr="009A31CE">
                <w:rPr>
                  <w:sz w:val="24"/>
                  <w:szCs w:val="24"/>
                  <w:lang w:val="en-ZA" w:eastAsia="en-ZA"/>
                </w:rPr>
                <w:delText>14.8425</w:delText>
              </w:r>
            </w:del>
          </w:p>
        </w:tc>
      </w:tr>
    </w:tbl>
    <w:p w14:paraId="48148043" w14:textId="77777777" w:rsidR="00BE7473" w:rsidRDefault="00BE7473" w:rsidP="00035935">
      <w:pPr>
        <w:rPr>
          <w:del w:id="34" w:author="Comparison" w:date="2026-09-22T12:43:00Z" w16du:dateUtc="2026-09-22T16:43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DE6076" w:rsidRPr="00DE6076" w14:paraId="21AFBFEF" w14:textId="77777777" w:rsidTr="00DE6076">
        <w:trPr>
          <w:trHeight w:val="315"/>
          <w:del w:id="35" w:author="Comparison" w:date="2026-09-22T12:43:00Z" w16du:dateUtc="2026-09-22T16:43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96647" w14:textId="77777777" w:rsidR="00DE6076" w:rsidRPr="00DE6076" w:rsidRDefault="00DE6076" w:rsidP="00DE6076">
            <w:pPr>
              <w:rPr>
                <w:del w:id="36" w:author="Comparison" w:date="2026-09-22T12:43:00Z" w16du:dateUtc="2026-09-22T16:43:00Z"/>
                <w:b/>
                <w:bCs/>
                <w:u w:val="single"/>
                <w:lang w:val="en-ZA" w:eastAsia="en-ZA"/>
              </w:rPr>
            </w:pPr>
            <w:del w:id="37" w:author="Comparison" w:date="2026-09-22T12:43:00Z" w16du:dateUtc="2026-09-22T16:43:00Z">
              <w:r w:rsidRPr="00DE6076">
                <w:rPr>
                  <w:b/>
                  <w:bCs/>
                  <w:u w:val="single"/>
                  <w:lang w:val="en-ZA" w:eastAsia="en-ZA"/>
                </w:rPr>
                <w:delText>SA 4PM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586C4" w14:textId="77777777" w:rsidR="00DE6076" w:rsidRPr="00DE6076" w:rsidRDefault="00DE6076" w:rsidP="00DE6076">
            <w:pPr>
              <w:rPr>
                <w:del w:id="38" w:author="Comparison" w:date="2026-09-22T12:43:00Z" w16du:dateUtc="2026-09-22T16:43:00Z"/>
                <w:lang w:val="en-ZA" w:eastAsia="en-ZA"/>
              </w:rPr>
            </w:pPr>
          </w:p>
        </w:tc>
      </w:tr>
      <w:tr w:rsidR="00DE6076" w:rsidRPr="00DE6076" w14:paraId="63252895" w14:textId="77777777" w:rsidTr="00DE6076">
        <w:trPr>
          <w:trHeight w:val="315"/>
          <w:del w:id="39" w:author="Comparison" w:date="2026-09-22T12:43:00Z" w16du:dateUtc="2026-09-22T16:43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6E62E62C" w14:textId="77777777" w:rsidR="00DE6076" w:rsidRPr="00DE6076" w:rsidRDefault="00DE6076" w:rsidP="00DE6076">
            <w:pPr>
              <w:jc w:val="center"/>
              <w:rPr>
                <w:del w:id="40" w:author="Comparison" w:date="2026-09-22T12:43:00Z" w16du:dateUtc="2026-09-22T16:43:00Z"/>
                <w:b/>
                <w:bCs/>
                <w:sz w:val="24"/>
                <w:szCs w:val="24"/>
                <w:lang w:val="en-ZA" w:eastAsia="en-ZA"/>
              </w:rPr>
            </w:pPr>
            <w:del w:id="41" w:author="Comparison" w:date="2026-09-22T12:43:00Z" w16du:dateUtc="2026-09-22T16:43:00Z">
              <w:r w:rsidRPr="00DE6076">
                <w:rPr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DE6076" w:rsidRPr="00DE6076" w14:paraId="5D1CEAEA" w14:textId="77777777" w:rsidTr="00DE6076">
        <w:trPr>
          <w:trHeight w:val="330"/>
          <w:del w:id="42" w:author="Comparison" w:date="2026-09-22T12:43:00Z" w16du:dateUtc="2026-09-22T16:4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392CD0C" w14:textId="77777777" w:rsidR="00DE6076" w:rsidRPr="00DE6076" w:rsidRDefault="00DE6076" w:rsidP="00DE6076">
            <w:pPr>
              <w:rPr>
                <w:del w:id="43" w:author="Comparison" w:date="2026-09-22T12:43:00Z" w16du:dateUtc="2026-09-22T16:43:00Z"/>
                <w:b/>
                <w:bCs/>
                <w:sz w:val="24"/>
                <w:szCs w:val="24"/>
                <w:lang w:val="en-ZA" w:eastAsia="en-ZA"/>
              </w:rPr>
            </w:pPr>
            <w:del w:id="44" w:author="Comparison" w:date="2026-09-22T12:43:00Z" w16du:dateUtc="2026-09-22T16:43:00Z">
              <w:r w:rsidRPr="00DE6076">
                <w:rPr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1D114EF" w14:textId="77777777" w:rsidR="00DE6076" w:rsidRPr="00DE6076" w:rsidRDefault="00DE6076" w:rsidP="00DE6076">
            <w:pPr>
              <w:jc w:val="center"/>
              <w:rPr>
                <w:del w:id="45" w:author="Comparison" w:date="2026-09-22T12:43:00Z" w16du:dateUtc="2026-09-22T16:43:00Z"/>
                <w:b/>
                <w:bCs/>
                <w:sz w:val="24"/>
                <w:szCs w:val="24"/>
                <w:lang w:val="en-ZA" w:eastAsia="en-ZA"/>
              </w:rPr>
            </w:pPr>
            <w:del w:id="46" w:author="Comparison" w:date="2026-09-22T12:43:00Z" w16du:dateUtc="2026-09-22T16:43:00Z">
              <w:r w:rsidRPr="00DE6076">
                <w:rPr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DE6076" w:rsidRPr="00DE6076" w14:paraId="4B690AC8" w14:textId="77777777" w:rsidTr="00DE6076">
        <w:trPr>
          <w:trHeight w:val="315"/>
          <w:del w:id="47" w:author="Comparison" w:date="2026-09-22T12:43:00Z" w16du:dateUtc="2026-09-22T16:4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96D07E6" w14:textId="77777777" w:rsidR="00DE6076" w:rsidRPr="00DE6076" w:rsidRDefault="00DE6076" w:rsidP="00DE6076">
            <w:pPr>
              <w:rPr>
                <w:del w:id="48" w:author="Comparison" w:date="2026-09-22T12:43:00Z" w16du:dateUtc="2026-09-22T16:43:00Z"/>
                <w:sz w:val="24"/>
                <w:szCs w:val="24"/>
                <w:lang w:val="en-ZA" w:eastAsia="en-ZA"/>
              </w:rPr>
            </w:pPr>
            <w:del w:id="49" w:author="Comparison" w:date="2026-09-22T12:43:00Z" w16du:dateUtc="2026-09-22T16:43:00Z">
              <w:r w:rsidRPr="00DE6076">
                <w:rPr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26D4C3D2" w14:textId="77777777" w:rsidR="00DE6076" w:rsidRPr="00DE6076" w:rsidRDefault="00DE6076" w:rsidP="00DE6076">
            <w:pPr>
              <w:jc w:val="right"/>
              <w:rPr>
                <w:del w:id="50" w:author="Comparison" w:date="2026-09-22T12:43:00Z" w16du:dateUtc="2026-09-22T16:43:00Z"/>
                <w:sz w:val="24"/>
                <w:szCs w:val="24"/>
                <w:lang w:val="en-ZA" w:eastAsia="en-ZA"/>
              </w:rPr>
            </w:pPr>
            <w:del w:id="51" w:author="Comparison" w:date="2026-09-22T12:43:00Z" w16du:dateUtc="2026-09-22T16:43:00Z">
              <w:r w:rsidRPr="00DE6076">
                <w:rPr>
                  <w:sz w:val="24"/>
                  <w:szCs w:val="24"/>
                  <w:lang w:val="en-ZA" w:eastAsia="en-ZA"/>
                </w:rPr>
                <w:delText>13.2755</w:delText>
              </w:r>
            </w:del>
          </w:p>
        </w:tc>
      </w:tr>
      <w:tr w:rsidR="00DE6076" w:rsidRPr="00DE6076" w14:paraId="31D4EF20" w14:textId="77777777" w:rsidTr="00DE6076">
        <w:trPr>
          <w:trHeight w:val="315"/>
          <w:del w:id="52" w:author="Comparison" w:date="2026-09-22T12:43:00Z" w16du:dateUtc="2026-09-22T16:4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7CF7D0A" w14:textId="77777777" w:rsidR="00DE6076" w:rsidRPr="00DE6076" w:rsidRDefault="00DE6076" w:rsidP="00DE6076">
            <w:pPr>
              <w:rPr>
                <w:del w:id="53" w:author="Comparison" w:date="2026-09-22T12:43:00Z" w16du:dateUtc="2026-09-22T16:43:00Z"/>
                <w:sz w:val="24"/>
                <w:szCs w:val="24"/>
                <w:lang w:val="en-ZA" w:eastAsia="en-ZA"/>
              </w:rPr>
            </w:pPr>
            <w:del w:id="54" w:author="Comparison" w:date="2026-09-22T12:43:00Z" w16du:dateUtc="2026-09-22T16:43:00Z">
              <w:r w:rsidRPr="00DE6076">
                <w:rPr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DFCAF12" w14:textId="77777777" w:rsidR="00DE6076" w:rsidRPr="00DE6076" w:rsidRDefault="00DE6076" w:rsidP="00DE6076">
            <w:pPr>
              <w:jc w:val="right"/>
              <w:rPr>
                <w:del w:id="55" w:author="Comparison" w:date="2026-09-22T12:43:00Z" w16du:dateUtc="2026-09-22T16:43:00Z"/>
                <w:sz w:val="24"/>
                <w:szCs w:val="24"/>
                <w:lang w:val="en-ZA" w:eastAsia="en-ZA"/>
              </w:rPr>
            </w:pPr>
            <w:del w:id="56" w:author="Comparison" w:date="2026-09-22T12:43:00Z" w16du:dateUtc="2026-09-22T16:43:00Z">
              <w:r w:rsidRPr="00DE6076">
                <w:rPr>
                  <w:sz w:val="24"/>
                  <w:szCs w:val="24"/>
                  <w:lang w:val="en-ZA" w:eastAsia="en-ZA"/>
                </w:rPr>
                <w:delText>17.2310</w:delText>
              </w:r>
            </w:del>
          </w:p>
        </w:tc>
      </w:tr>
      <w:tr w:rsidR="00DE6076" w:rsidRPr="00DE6076" w14:paraId="6CD3DDE9" w14:textId="77777777" w:rsidTr="00DE6076">
        <w:trPr>
          <w:trHeight w:val="300"/>
          <w:del w:id="57" w:author="Comparison" w:date="2026-09-22T12:43:00Z" w16du:dateUtc="2026-09-22T16:43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0E67132" w14:textId="77777777" w:rsidR="00DE6076" w:rsidRPr="00DE6076" w:rsidRDefault="00DE6076" w:rsidP="00DE6076">
            <w:pPr>
              <w:rPr>
                <w:del w:id="58" w:author="Comparison" w:date="2026-09-22T12:43:00Z" w16du:dateUtc="2026-09-22T16:43:00Z"/>
                <w:sz w:val="24"/>
                <w:szCs w:val="24"/>
                <w:lang w:val="en-ZA" w:eastAsia="en-ZA"/>
              </w:rPr>
            </w:pPr>
            <w:del w:id="59" w:author="Comparison" w:date="2026-09-22T12:43:00Z" w16du:dateUtc="2026-09-22T16:43:00Z">
              <w:r w:rsidRPr="00DE6076">
                <w:rPr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3916B73" w14:textId="77777777" w:rsidR="00DE6076" w:rsidRPr="00DE6076" w:rsidRDefault="00DE6076" w:rsidP="00DE6076">
            <w:pPr>
              <w:jc w:val="right"/>
              <w:rPr>
                <w:del w:id="60" w:author="Comparison" w:date="2026-09-22T12:43:00Z" w16du:dateUtc="2026-09-22T16:43:00Z"/>
                <w:sz w:val="24"/>
                <w:szCs w:val="24"/>
                <w:lang w:val="en-ZA" w:eastAsia="en-ZA"/>
              </w:rPr>
            </w:pPr>
            <w:del w:id="61" w:author="Comparison" w:date="2026-09-22T12:43:00Z" w16du:dateUtc="2026-09-22T16:43:00Z">
              <w:r w:rsidRPr="00DE6076">
                <w:rPr>
                  <w:sz w:val="24"/>
                  <w:szCs w:val="24"/>
                  <w:lang w:val="en-ZA" w:eastAsia="en-ZA"/>
                </w:rPr>
                <w:delText>14.8235</w:delText>
              </w:r>
            </w:del>
          </w:p>
        </w:tc>
      </w:tr>
    </w:tbl>
    <w:p w14:paraId="16F52A42" w14:textId="77777777" w:rsidR="00DE6076" w:rsidRPr="00035935" w:rsidRDefault="00DE6076" w:rsidP="00035935"/>
    <w:sectPr w:rsidR="00DE6076" w:rsidRPr="00035935">
      <w:headerReference w:type="default" r:id="rId7"/>
      <w:footerReference w:type="default" r:id="rId8"/>
      <w:pgSz w:w="11905" w:h="16837" w:code="0"/>
      <w:pgMar w:top="1440" w:right="1440" w:bottom="1440" w:left="1440" w:header="720" w:footer="720" w:gutter="0"/>
      <w:cols w:space="720"/>
      <w:titlePg w:val="0"/>
      <w:docGrid w:linePitch="0"/>
      <w:sectPrChange w:id="72" w:author="Comparison" w:date="2026-09-22T12:43:00Z" w16du:dateUtc="2026-09-22T16:43:00Z">
        <w:sectPr w:rsidR="00DE6076" w:rsidRPr="00035935">
          <w:pgSz w:w="12240" w:h="15840" w:code="1"/>
          <w:pgMar w:top="1418" w:right="1134" w:bottom="1418" w:left="1134" w:header="0" w:footer="170" w:gutter="0"/>
          <w:titlePg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EBEDB0" w14:textId="77777777" w:rsidR="000348F6" w:rsidRDefault="000348F6">
      <w:pPr>
        <w:spacing w:after="0" w:line="240" w:lineRule="auto"/>
        <w:pPrChange w:id="3" w:author="Comparison" w:date="2026-09-22T12:43:00Z" w16du:dateUtc="2026-09-22T16:43:00Z">
          <w:pPr/>
        </w:pPrChange>
      </w:pPr>
      <w:r>
        <w:separator/>
      </w:r>
    </w:p>
  </w:endnote>
  <w:endnote w:type="continuationSeparator" w:id="0">
    <w:p w14:paraId="1D560224" w14:textId="77777777" w:rsidR="000348F6" w:rsidRDefault="000348F6">
      <w:pPr>
        <w:spacing w:after="0" w:line="240" w:lineRule="auto"/>
        <w:pPrChange w:id="4" w:author="Comparison" w:date="2026-09-22T12:43:00Z" w16du:dateUtc="2026-09-22T16:43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49A17C" w14:textId="77777777" w:rsidR="00842D61" w:rsidRDefault="00842D61">
    <w:pPr>
      <w:pStyle w:val="AutoEndingChar"/>
      <w:pPrChange w:id="71" w:author="Comparison" w:date="2026-09-22T12:43:00Z" w16du:dateUtc="2026-09-22T16:43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D92B86" w14:textId="77777777" w:rsidR="000348F6" w:rsidRDefault="000348F6">
      <w:pPr>
        <w:spacing w:after="0" w:line="240" w:lineRule="auto"/>
        <w:pPrChange w:id="1" w:author="Comparison" w:date="2026-09-22T12:43:00Z" w16du:dateUtc="2026-09-22T16:43:00Z">
          <w:pPr/>
        </w:pPrChange>
      </w:pPr>
      <w:r>
        <w:separator/>
      </w:r>
    </w:p>
  </w:footnote>
  <w:footnote w:type="continuationSeparator" w:id="0">
    <w:p w14:paraId="5208F4D9" w14:textId="77777777" w:rsidR="000348F6" w:rsidRDefault="000348F6">
      <w:pPr>
        <w:spacing w:after="0" w:line="240" w:lineRule="auto"/>
        <w:pPrChange w:id="2" w:author="Comparison" w:date="2026-09-22T12:43:00Z" w16du:dateUtc="2026-09-22T16:43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011468" w14:paraId="4BEE769A" w14:textId="77777777">
      <w:tblPrEx>
        <w:tblCellMar>
          <w:top w:w="0" w:type="dxa"/>
          <w:bottom w:w="0" w:type="dxa"/>
        </w:tblCellMar>
      </w:tblPrEx>
      <w:trPr>
        <w:ins w:id="62" w:author="Comparison" w:date="2026-09-22T12:43:00Z" w16du:dateUtc="2026-09-22T16:43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39FA1E1E" w14:textId="77777777" w:rsidR="00011468" w:rsidRDefault="000348F6">
          <w:pPr>
            <w:rPr>
              <w:ins w:id="63" w:author="Comparison" w:date="2026-09-22T12:43:00Z" w16du:dateUtc="2026-09-22T16:43:00Z"/>
            </w:rPr>
          </w:pPr>
          <w:ins w:id="64" w:author="Comparison" w:date="2026-09-22T12:43:00Z" w16du:dateUtc="2026-09-22T16:43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4B622736" w14:textId="135D9517" w:rsidR="00011468" w:rsidRDefault="000348F6">
          <w:pPr>
            <w:jc w:val="center"/>
            <w:rPr>
              <w:ins w:id="65" w:author="Comparison" w:date="2026-09-22T12:43:00Z" w16du:dateUtc="2026-09-22T16:43:00Z"/>
            </w:rPr>
          </w:pPr>
          <w:ins w:id="66" w:author="Comparison" w:date="2026-09-22T12:43:00Z" w16du:dateUtc="2026-09-22T16:43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842D61">
            <w:rPr>
              <w:noProof/>
              <w:color w:val="000000"/>
            </w:rPr>
            <w:t>1</w:t>
          </w:r>
          <w:ins w:id="67" w:author="Comparison" w:date="2026-09-22T12:43:00Z" w16du:dateUtc="2026-09-22T16:43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0F8712F2" w14:textId="77777777" w:rsidR="00011468" w:rsidRDefault="000348F6">
          <w:pPr>
            <w:jc w:val="right"/>
            <w:rPr>
              <w:ins w:id="68" w:author="Comparison" w:date="2026-09-22T12:43:00Z" w16du:dateUtc="2026-09-22T16:43:00Z"/>
            </w:rPr>
          </w:pPr>
          <w:ins w:id="69" w:author="Comparison" w:date="2026-09-22T12:43:00Z" w16du:dateUtc="2026-09-22T16:43:00Z">
            <w:r>
              <w:rPr>
                <w:color w:val="000000"/>
              </w:rPr>
              <w:t>07.12.2025</w:t>
            </w:r>
          </w:ins>
        </w:p>
      </w:tc>
    </w:tr>
  </w:tbl>
  <w:p w14:paraId="0E74E235" w14:textId="77777777" w:rsidR="00842D61" w:rsidRDefault="00842D61">
    <w:pPr>
      <w:pStyle w:val="Header"/>
      <w:rPr>
        <w:del w:id="70" w:author="Comparison" w:date="2026-09-22T12:43:00Z" w16du:dateUtc="2026-09-22T16:43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3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4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5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6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7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8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74715154">
    <w:abstractNumId w:val="8"/>
  </w:num>
  <w:num w:numId="2" w16cid:durableId="1811945043">
    <w:abstractNumId w:val="1"/>
  </w:num>
  <w:num w:numId="3" w16cid:durableId="214243255">
    <w:abstractNumId w:val="9"/>
  </w:num>
  <w:num w:numId="4" w16cid:durableId="153648752">
    <w:abstractNumId w:val="2"/>
  </w:num>
  <w:num w:numId="5" w16cid:durableId="326517415">
    <w:abstractNumId w:val="0"/>
  </w:num>
  <w:num w:numId="6" w16cid:durableId="177306479">
    <w:abstractNumId w:val="7"/>
  </w:num>
  <w:num w:numId="7" w16cid:durableId="1180201522">
    <w:abstractNumId w:val="5"/>
  </w:num>
  <w:num w:numId="8" w16cid:durableId="470634270">
    <w:abstractNumId w:val="4"/>
  </w:num>
  <w:num w:numId="9" w16cid:durableId="640769587">
    <w:abstractNumId w:val="6"/>
  </w:num>
  <w:num w:numId="10" w16cid:durableId="196538147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1CE"/>
    <w:rsid w:val="00011468"/>
    <w:rsid w:val="00025128"/>
    <w:rsid w:val="000348F6"/>
    <w:rsid w:val="00035935"/>
    <w:rsid w:val="00140C8F"/>
    <w:rsid w:val="00220021"/>
    <w:rsid w:val="002961E0"/>
    <w:rsid w:val="00685853"/>
    <w:rsid w:val="006C12AD"/>
    <w:rsid w:val="00775E6E"/>
    <w:rsid w:val="007E1A9E"/>
    <w:rsid w:val="00842D61"/>
    <w:rsid w:val="00875E83"/>
    <w:rsid w:val="008A1AC8"/>
    <w:rsid w:val="009A31CE"/>
    <w:rsid w:val="00AB3092"/>
    <w:rsid w:val="00BE7473"/>
    <w:rsid w:val="00C8566A"/>
    <w:rsid w:val="00D54B08"/>
    <w:rsid w:val="00DE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97A6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Comparison" w:date="2026-09-22T12:43:00Z">
        <w:pPr>
          <w:jc w:val="both"/>
        </w:pPr>
      </w:pPrChange>
    </w:pPr>
    <w:rPr>
      <w:rFonts w:ascii="Arial" w:eastAsia="Arial" w:hAnsi="Arial" w:cs="Arial"/>
      <w:sz w:val="20"/>
      <w:szCs w:val="20"/>
      <w:rPrChange w:id="0" w:author="Comparison" w:date="2026-09-22T12:43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DE6076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DE6076"/>
    <w:pPr>
      <w:keepNext/>
      <w:spacing w:before="240" w:after="60"/>
      <w:outlineLvl w:val="1"/>
    </w:pPr>
    <w:rPr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DE6076"/>
    <w:pPr>
      <w:keepNext/>
      <w:spacing w:before="240" w:after="60"/>
      <w:outlineLvl w:val="2"/>
    </w:pPr>
    <w:rPr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DE6076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9A31CE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9A31CE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DE6076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DE6076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DE6076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DE6076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9A31CE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DE6076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9A31CE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rsid w:val="00DE6076"/>
    <w:rPr>
      <w:color w:val="0000FF"/>
      <w:u w:val="single"/>
    </w:rPr>
  </w:style>
  <w:style w:type="character" w:styleId="FootnoteReference">
    <w:name w:val="footnote reference"/>
    <w:semiHidden/>
    <w:unhideWhenUsed/>
    <w:rsid w:val="00842D6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049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1</TotalTime>
  <Pages>2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2016-08-11T09:01:00Z</dcterms:created>
  <dcterms:modified xsi:type="dcterms:W3CDTF">2026-09-22T16:43:00Z</dcterms:modified>
</cp:coreProperties>
</file>