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599F0C" w14:textId="77777777" w:rsidR="00E7422A" w:rsidRDefault="00D42E81">
      <w:pPr>
        <w:pStyle w:val="Title"/>
        <w:rPr>
          <w:ins w:id="17" w:author="Comparison" w:date="2026-09-25T21:07:00Z" w16du:dateUtc="2026-09-26T01:07:00Z"/>
        </w:rPr>
      </w:pPr>
      <w:ins w:id="18" w:author="Comparison" w:date="2026-09-25T21:07:00Z" w16du:dateUtc="2026-09-26T01:07:00Z">
        <w:r>
          <w:t>Adoption</w:t>
        </w:r>
        <w:r>
          <w:t>—</w:t>
        </w:r>
        <w:r>
          <w:t>Indigenous status, code N</w:t>
        </w:r>
      </w:ins>
    </w:p>
    <w:p w14:paraId="32375B0A" w14:textId="77777777" w:rsidR="00E7422A" w:rsidRDefault="00D42E81">
      <w:pPr>
        <w:pStyle w:val="Subtitle"/>
        <w:rPr>
          <w:ins w:id="19" w:author="Comparison" w:date="2026-09-25T21:07:00Z" w16du:dateUtc="2026-09-26T01:07:00Z"/>
        </w:rPr>
      </w:pPr>
      <w:ins w:id="20" w:author="Comparison" w:date="2026-09-25T21:07:00Z" w16du:dateUtc="2026-09-26T01:07:00Z">
        <w:r>
          <w:t>Exported from METEOR</w:t>
        </w:r>
      </w:ins>
    </w:p>
    <w:p w14:paraId="10AC53A5" w14:textId="77777777" w:rsidR="00E7422A" w:rsidRDefault="00D42E81">
      <w:pPr>
        <w:pStyle w:val="Subtitle"/>
        <w:spacing w:after="5500"/>
        <w:rPr>
          <w:ins w:id="21" w:author="Comparison" w:date="2026-09-25T21:07:00Z" w16du:dateUtc="2026-09-26T01:07:00Z"/>
        </w:rPr>
      </w:pPr>
      <w:ins w:id="22" w:author="Comparison" w:date="2026-09-25T21:07:00Z" w16du:dateUtc="2026-09-26T01:07:00Z">
        <w:r>
          <w:t>(AIHW's Metadata Online Registry)</w:t>
        </w:r>
      </w:ins>
    </w:p>
    <w:p w14:paraId="3EAD5D82" w14:textId="77777777" w:rsidR="00571C62" w:rsidRPr="0031362E" w:rsidRDefault="00D42E81">
      <w:pPr>
        <w:rPr>
          <w:del w:id="23" w:author="Comparison" w:date="2026-09-25T21:07:00Z" w16du:dateUtc="2026-09-26T01:07:00Z"/>
        </w:rPr>
      </w:pPr>
      <w:ins w:id="24" w:author="Comparison" w:date="2026-09-25T21:07:00Z" w16du:dateUtc="2026-09-26T01:07:00Z">
        <w:r>
          <w:t>©</w:t>
        </w:r>
        <w:r>
          <w:t xml:space="preserve"> Australian Institute of </w:t>
        </w:r>
      </w:ins>
      <w:del w:id="25" w:author="Comparison" w:date="2026-09-25T21:07:00Z" w16du:dateUtc="2026-09-26T01:07:00Z">
        <w:r w:rsidR="00571C62" w:rsidRPr="0031362E">
          <w:delText>Section</w:delText>
        </w:r>
      </w:del>
    </w:p>
    <w:p w14:paraId="1BE91D18" w14:textId="77777777" w:rsidR="00571C62" w:rsidRPr="00E63369" w:rsidRDefault="00571C62">
      <w:pPr>
        <w:rPr>
          <w:del w:id="26" w:author="Comparison" w:date="2026-09-25T21:07:00Z" w16du:dateUtc="2026-09-26T01:07:00Z"/>
        </w:rPr>
      </w:pPr>
    </w:p>
    <w:p w14:paraId="590DE587" w14:textId="720E531F" w:rsidR="00B813CA" w:rsidRPr="00E63369" w:rsidRDefault="0075436A">
      <w:pPr>
        <w:rPr>
          <w:del w:id="27" w:author="Comparison" w:date="2026-09-25T21:07:00Z" w16du:dateUtc="2026-09-26T01:07:00Z"/>
        </w:rPr>
      </w:pPr>
      <w:del w:id="28" w:author="Comparison" w:date="2026-09-25T21:07:00Z" w16du:dateUtc="2026-09-26T01:07:00Z">
        <w:r w:rsidRPr="00E63369">
          <w:delText>5</w:delText>
        </w:r>
        <w:r w:rsidR="007C598F" w:rsidRPr="00E63369">
          <w:delText>1</w:delText>
        </w:r>
        <w:r w:rsidR="00BF1869">
          <w:delText>5</w:delText>
        </w:r>
        <w:r w:rsidR="007C598F" w:rsidRPr="00E63369">
          <w:delText>.01</w:delText>
        </w:r>
        <w:r w:rsidR="00305661" w:rsidRPr="00E63369">
          <w:delText xml:space="preserve">:  </w:delText>
        </w:r>
        <w:r w:rsidR="007C598F" w:rsidRPr="00E63369">
          <w:delText>General Provisions</w:delText>
        </w:r>
      </w:del>
    </w:p>
    <w:p w14:paraId="052B54A6" w14:textId="1BD98AFF" w:rsidR="00B813CA" w:rsidRPr="00E63369" w:rsidRDefault="00B813CA">
      <w:pPr>
        <w:rPr>
          <w:del w:id="29" w:author="Comparison" w:date="2026-09-25T21:07:00Z" w16du:dateUtc="2026-09-26T01:07:00Z"/>
        </w:rPr>
      </w:pPr>
      <w:del w:id="30" w:author="Comparison" w:date="2026-09-25T21:07:00Z" w16du:dateUtc="2026-09-26T01:07:00Z">
        <w:r w:rsidRPr="00E63369">
          <w:delText>51</w:delText>
        </w:r>
        <w:r w:rsidR="00BF1869">
          <w:delText>5</w:delText>
        </w:r>
        <w:r w:rsidR="007C598F" w:rsidRPr="00E63369">
          <w:delText>.02</w:delText>
        </w:r>
        <w:r w:rsidR="00305661" w:rsidRPr="00E63369">
          <w:delText xml:space="preserve">:  </w:delText>
        </w:r>
        <w:r w:rsidR="007C598F" w:rsidRPr="00E63369">
          <w:delText>Definitions</w:delText>
        </w:r>
      </w:del>
    </w:p>
    <w:p w14:paraId="6A5B074B" w14:textId="03B62BF6" w:rsidR="00B813CA" w:rsidRPr="00E63369" w:rsidRDefault="00B813CA">
      <w:pPr>
        <w:rPr>
          <w:del w:id="31" w:author="Comparison" w:date="2026-09-25T21:07:00Z" w16du:dateUtc="2026-09-26T01:07:00Z"/>
        </w:rPr>
      </w:pPr>
      <w:del w:id="32" w:author="Comparison" w:date="2026-09-25T21:07:00Z" w16du:dateUtc="2026-09-26T01:07:00Z">
        <w:r w:rsidRPr="00E63369">
          <w:delText>51</w:delText>
        </w:r>
        <w:r w:rsidR="00BF1869">
          <w:delText>5</w:delText>
        </w:r>
        <w:r w:rsidR="00617A1B" w:rsidRPr="00E63369">
          <w:delText>.03</w:delText>
        </w:r>
        <w:r w:rsidR="00305661" w:rsidRPr="00E63369">
          <w:delText xml:space="preserve">:  </w:delText>
        </w:r>
        <w:r w:rsidR="000A640F">
          <w:delText xml:space="preserve">Managed Care Organization </w:delText>
        </w:r>
        <w:r w:rsidR="006B7103">
          <w:delText>Services</w:delText>
        </w:r>
        <w:r w:rsidR="000A640F" w:rsidRPr="00E63369">
          <w:delText xml:space="preserve"> </w:delText>
        </w:r>
        <w:r w:rsidR="003365DF" w:rsidRPr="00E63369">
          <w:delText>Groups</w:delText>
        </w:r>
      </w:del>
    </w:p>
    <w:p w14:paraId="4133C1C8" w14:textId="7EC12F3D" w:rsidR="00B813CA" w:rsidRPr="00E63369" w:rsidRDefault="00B813CA">
      <w:pPr>
        <w:rPr>
          <w:del w:id="33" w:author="Comparison" w:date="2026-09-25T21:07:00Z" w16du:dateUtc="2026-09-26T01:07:00Z"/>
          <w:u w:val="single"/>
        </w:rPr>
      </w:pPr>
      <w:del w:id="34" w:author="Comparison" w:date="2026-09-25T21:07:00Z" w16du:dateUtc="2026-09-26T01:07:00Z">
        <w:r w:rsidRPr="00E63369">
          <w:delText>51</w:delText>
        </w:r>
        <w:r w:rsidR="00BF1869">
          <w:delText>5</w:delText>
        </w:r>
        <w:r w:rsidR="007C598F" w:rsidRPr="00E63369">
          <w:delText>.0</w:delText>
        </w:r>
        <w:r w:rsidR="00617A1B" w:rsidRPr="00E63369">
          <w:delText>4</w:delText>
        </w:r>
        <w:r w:rsidR="00305661" w:rsidRPr="00E63369">
          <w:delText xml:space="preserve">:  </w:delText>
        </w:r>
        <w:r w:rsidR="007C598F" w:rsidRPr="00E63369">
          <w:delText xml:space="preserve">Calculation of </w:delText>
        </w:r>
        <w:r w:rsidR="006B7103">
          <w:delText xml:space="preserve">Managed Care Organization Services </w:delText>
        </w:r>
        <w:r w:rsidR="008A50B1">
          <w:delText>Assessment</w:delText>
        </w:r>
        <w:r w:rsidR="007C598F" w:rsidRPr="00E63369">
          <w:delText xml:space="preserve"> </w:delText>
        </w:r>
      </w:del>
    </w:p>
    <w:p w14:paraId="799DE0F5" w14:textId="543E442D" w:rsidR="00B813CA" w:rsidRPr="00E63369" w:rsidRDefault="00B813CA">
      <w:pPr>
        <w:rPr>
          <w:del w:id="35" w:author="Comparison" w:date="2026-09-25T21:07:00Z" w16du:dateUtc="2026-09-26T01:07:00Z"/>
        </w:rPr>
      </w:pPr>
      <w:del w:id="36" w:author="Comparison" w:date="2026-09-25T21:07:00Z" w16du:dateUtc="2026-09-26T01:07:00Z">
        <w:r w:rsidRPr="00E63369">
          <w:lastRenderedPageBreak/>
          <w:delText>51</w:delText>
        </w:r>
        <w:r w:rsidR="00BF1869">
          <w:delText>5</w:delText>
        </w:r>
        <w:r w:rsidR="007C598F" w:rsidRPr="00E63369">
          <w:delText>.0</w:delText>
        </w:r>
        <w:r w:rsidR="00617A1B" w:rsidRPr="00E63369">
          <w:delText>5</w:delText>
        </w:r>
        <w:r w:rsidR="00305661" w:rsidRPr="00E63369">
          <w:delText xml:space="preserve">:  </w:delText>
        </w:r>
        <w:r w:rsidR="007C598F" w:rsidRPr="00E63369">
          <w:delText xml:space="preserve">Payment of </w:delText>
        </w:r>
        <w:r w:rsidR="006B7103">
          <w:delText xml:space="preserve">Managed Care Organization Services </w:delText>
        </w:r>
        <w:r w:rsidR="008A50B1">
          <w:delText>Assessment</w:delText>
        </w:r>
        <w:r w:rsidR="007C598F" w:rsidRPr="00E63369">
          <w:delText xml:space="preserve">  </w:delText>
        </w:r>
      </w:del>
    </w:p>
    <w:p w14:paraId="38CC05E6" w14:textId="73CA467D" w:rsidR="00B813CA" w:rsidRPr="00E63369" w:rsidRDefault="00B813CA">
      <w:pPr>
        <w:rPr>
          <w:del w:id="37" w:author="Comparison" w:date="2026-09-25T21:07:00Z" w16du:dateUtc="2026-09-26T01:07:00Z"/>
        </w:rPr>
      </w:pPr>
      <w:del w:id="38" w:author="Comparison" w:date="2026-09-25T21:07:00Z" w16du:dateUtc="2026-09-26T01:07:00Z">
        <w:r w:rsidRPr="00E63369">
          <w:delText>51</w:delText>
        </w:r>
        <w:r w:rsidR="00BF1869">
          <w:delText>5</w:delText>
        </w:r>
        <w:r w:rsidR="007C598F" w:rsidRPr="00E63369">
          <w:delText>.0</w:delText>
        </w:r>
        <w:r w:rsidR="00617A1B" w:rsidRPr="00E63369">
          <w:delText>6</w:delText>
        </w:r>
        <w:r w:rsidR="00305661" w:rsidRPr="00E63369">
          <w:delText xml:space="preserve">:  </w:delText>
        </w:r>
        <w:r w:rsidR="007C598F" w:rsidRPr="00E63369">
          <w:delText>Reporting Requirements</w:delText>
        </w:r>
      </w:del>
    </w:p>
    <w:p w14:paraId="060B1BCE" w14:textId="31FF28F0" w:rsidR="007C598F" w:rsidRPr="00E63369" w:rsidRDefault="00B813CA">
      <w:pPr>
        <w:rPr>
          <w:del w:id="39" w:author="Comparison" w:date="2026-09-25T21:07:00Z" w16du:dateUtc="2026-09-26T01:07:00Z"/>
        </w:rPr>
      </w:pPr>
      <w:del w:id="40" w:author="Comparison" w:date="2026-09-25T21:07:00Z" w16du:dateUtc="2026-09-26T01:07:00Z">
        <w:r w:rsidRPr="00E63369">
          <w:delText>51</w:delText>
        </w:r>
        <w:r w:rsidR="00BF1869">
          <w:delText>5</w:delText>
        </w:r>
        <w:r w:rsidR="007C598F" w:rsidRPr="00E63369">
          <w:delText>.0</w:delText>
        </w:r>
        <w:r w:rsidR="00617A1B" w:rsidRPr="00E63369">
          <w:delText>7</w:delText>
        </w:r>
        <w:r w:rsidR="00305661" w:rsidRPr="00E63369">
          <w:delText xml:space="preserve">:  </w:delText>
        </w:r>
        <w:r w:rsidR="00AF42D8">
          <w:delText>Other Provisions</w:delText>
        </w:r>
      </w:del>
    </w:p>
    <w:p w14:paraId="733659BE" w14:textId="77777777" w:rsidR="00B813CA" w:rsidRPr="00E63369" w:rsidRDefault="00B813CA">
      <w:pPr>
        <w:rPr>
          <w:del w:id="41" w:author="Comparison" w:date="2026-09-25T21:07:00Z" w16du:dateUtc="2026-09-26T01:07:00Z"/>
        </w:rPr>
      </w:pPr>
    </w:p>
    <w:p w14:paraId="071DB8CD" w14:textId="00215557" w:rsidR="007C598F" w:rsidRPr="00E63369" w:rsidRDefault="00B813CA">
      <w:pPr>
        <w:rPr>
          <w:del w:id="42" w:author="Comparison" w:date="2026-09-25T21:07:00Z" w16du:dateUtc="2026-09-26T01:07:00Z"/>
          <w:u w:val="single"/>
        </w:rPr>
      </w:pPr>
      <w:del w:id="43" w:author="Comparison" w:date="2026-09-25T21:07:00Z" w16du:dateUtc="2026-09-26T01:07:00Z">
        <w:r w:rsidRPr="00E63369">
          <w:rPr>
            <w:u w:val="single"/>
          </w:rPr>
          <w:delText>51</w:delText>
        </w:r>
        <w:r w:rsidR="00905C72">
          <w:rPr>
            <w:u w:val="single"/>
          </w:rPr>
          <w:delText>5</w:delText>
        </w:r>
        <w:r w:rsidR="007C598F" w:rsidRPr="00E63369">
          <w:rPr>
            <w:u w:val="single"/>
          </w:rPr>
          <w:delText>.01</w:delText>
        </w:r>
        <w:r w:rsidR="00305661" w:rsidRPr="0031362E">
          <w:rPr>
            <w:u w:val="single"/>
          </w:rPr>
          <w:delText xml:space="preserve">:  </w:delText>
        </w:r>
        <w:r w:rsidR="007C598F" w:rsidRPr="0031362E">
          <w:rPr>
            <w:u w:val="single"/>
          </w:rPr>
          <w:delText>General Provisions</w:delText>
        </w:r>
      </w:del>
    </w:p>
    <w:p w14:paraId="1A473DCF" w14:textId="77777777" w:rsidR="007C598F" w:rsidRPr="00E63369" w:rsidRDefault="007C598F">
      <w:pPr>
        <w:rPr>
          <w:del w:id="44" w:author="Comparison" w:date="2026-09-25T21:07:00Z" w16du:dateUtc="2026-09-26T01:07:00Z"/>
          <w:u w:val="single"/>
        </w:rPr>
      </w:pPr>
    </w:p>
    <w:p w14:paraId="3A1ADD8E" w14:textId="0497478E" w:rsidR="007C598F" w:rsidRPr="00E63369" w:rsidRDefault="00B577C9" w:rsidP="00C67D63">
      <w:pPr>
        <w:ind w:left="720" w:firstLine="360"/>
        <w:rPr>
          <w:del w:id="45" w:author="Comparison" w:date="2026-09-25T21:07:00Z" w16du:dateUtc="2026-09-26T01:07:00Z"/>
        </w:rPr>
      </w:pPr>
      <w:del w:id="46" w:author="Comparison" w:date="2026-09-25T21:07:00Z" w16du:dateUtc="2026-09-26T01:07:00Z">
        <w:r w:rsidRPr="0031362E">
          <w:delText>101</w:delText>
        </w:r>
        <w:r w:rsidR="007C598F" w:rsidRPr="00E63369">
          <w:delText xml:space="preserve"> CMR </w:delText>
        </w:r>
        <w:r w:rsidR="00B97A2E" w:rsidRPr="00E63369">
          <w:delText>5</w:delText>
        </w:r>
        <w:r w:rsidR="007C598F" w:rsidRPr="00E63369">
          <w:delText>1</w:delText>
        </w:r>
        <w:r w:rsidR="00563024">
          <w:delText>5</w:delText>
        </w:r>
        <w:r w:rsidR="007C598F" w:rsidRPr="00E63369">
          <w:delText xml:space="preserve">.00 governs the collection of </w:delText>
        </w:r>
        <w:r w:rsidR="00186892">
          <w:delText xml:space="preserve">the </w:delText>
        </w:r>
        <w:r w:rsidR="00563024">
          <w:delText>managed care organization services</w:delText>
        </w:r>
        <w:r w:rsidR="00C67D63">
          <w:delText xml:space="preserve"> </w:delText>
        </w:r>
        <w:r w:rsidR="00BF1869">
          <w:delText>payor</w:delText>
        </w:r>
        <w:r w:rsidR="00C67D63">
          <w:delText xml:space="preserve"> </w:delText>
        </w:r>
        <w:r w:rsidR="00186892">
          <w:delText xml:space="preserve">assessment established under M.G.L. c. 118E, </w:delText>
        </w:r>
        <w:r w:rsidR="00186892">
          <w:delText>§</w:delText>
        </w:r>
        <w:r w:rsidR="00186892">
          <w:delText xml:space="preserve"> 6</w:delText>
        </w:r>
        <w:r w:rsidR="00563024">
          <w:delText>8</w:delText>
        </w:r>
        <w:r w:rsidR="007C598F" w:rsidRPr="00E63369">
          <w:delText>.</w:delText>
        </w:r>
      </w:del>
    </w:p>
    <w:p w14:paraId="33B262A2" w14:textId="77777777" w:rsidR="007C598F" w:rsidRPr="00E63369" w:rsidRDefault="007C598F">
      <w:pPr>
        <w:ind w:left="180"/>
        <w:rPr>
          <w:del w:id="47" w:author="Comparison" w:date="2026-09-25T21:07:00Z" w16du:dateUtc="2026-09-26T01:07:00Z"/>
        </w:rPr>
      </w:pPr>
      <w:del w:id="48" w:author="Comparison" w:date="2026-09-25T21:07:00Z" w16du:dateUtc="2026-09-26T01:07:00Z">
        <w:r w:rsidRPr="00E63369">
          <w:tab/>
        </w:r>
      </w:del>
    </w:p>
    <w:p w14:paraId="593B59A5" w14:textId="703FC5E0" w:rsidR="007C598F" w:rsidRPr="00E63369" w:rsidRDefault="00B813CA">
      <w:pPr>
        <w:rPr>
          <w:del w:id="49" w:author="Comparison" w:date="2026-09-25T21:07:00Z" w16du:dateUtc="2026-09-26T01:07:00Z"/>
          <w:u w:val="single"/>
        </w:rPr>
      </w:pPr>
      <w:del w:id="50" w:author="Comparison" w:date="2026-09-25T21:07:00Z" w16du:dateUtc="2026-09-26T01:07:00Z">
        <w:r w:rsidRPr="00E63369">
          <w:rPr>
            <w:u w:val="single"/>
          </w:rPr>
          <w:delText>51</w:delText>
        </w:r>
        <w:r w:rsidR="00905C72">
          <w:rPr>
            <w:u w:val="single"/>
          </w:rPr>
          <w:delText>5</w:delText>
        </w:r>
        <w:r w:rsidR="007C598F" w:rsidRPr="00E63369">
          <w:rPr>
            <w:u w:val="single"/>
          </w:rPr>
          <w:delText>.02</w:delText>
        </w:r>
        <w:r w:rsidR="00305661" w:rsidRPr="0031362E">
          <w:rPr>
            <w:u w:val="single"/>
          </w:rPr>
          <w:delText xml:space="preserve">:  </w:delText>
        </w:r>
        <w:r w:rsidR="007C598F" w:rsidRPr="0031362E">
          <w:rPr>
            <w:u w:val="single"/>
          </w:rPr>
          <w:delText>Definitions</w:delText>
        </w:r>
      </w:del>
    </w:p>
    <w:p w14:paraId="2F303FF5" w14:textId="29C21118" w:rsidR="008F75BA" w:rsidRPr="00741B5C" w:rsidRDefault="007C598F" w:rsidP="00C67D63">
      <w:pPr>
        <w:ind w:left="720" w:firstLine="360"/>
        <w:rPr>
          <w:del w:id="51" w:author="Comparison" w:date="2026-09-25T21:07:00Z" w16du:dateUtc="2026-09-26T01:07:00Z"/>
        </w:rPr>
      </w:pPr>
      <w:del w:id="52" w:author="Comparison" w:date="2026-09-25T21:07:00Z" w16du:dateUtc="2026-09-26T01:07:00Z">
        <w:r w:rsidRPr="00E63369">
          <w:delText xml:space="preserve">As used in </w:delText>
        </w:r>
        <w:r w:rsidR="00B577C9" w:rsidRPr="00E63369">
          <w:delText>101</w:delText>
        </w:r>
        <w:r w:rsidRPr="00E63369">
          <w:delText xml:space="preserve"> CMR </w:delText>
        </w:r>
        <w:r w:rsidR="00B97A2E" w:rsidRPr="00E63369">
          <w:delText>5</w:delText>
        </w:r>
        <w:r w:rsidRPr="00E63369">
          <w:delText>1</w:delText>
        </w:r>
        <w:r w:rsidR="004D40CB">
          <w:delText>5</w:delText>
        </w:r>
        <w:r w:rsidRPr="00E63369">
          <w:delText xml:space="preserve">.00, unless the context </w:delText>
        </w:r>
        <w:r w:rsidR="00AF42D8" w:rsidRPr="00E63369">
          <w:delText xml:space="preserve">requires </w:delText>
        </w:r>
        <w:r w:rsidRPr="00E63369">
          <w:delText>otherwise, terms have the meanings</w:delText>
        </w:r>
        <w:r w:rsidR="00E17B6A">
          <w:delText xml:space="preserve"> </w:delText>
        </w:r>
        <w:r w:rsidR="00E17B6A" w:rsidRPr="00E17B6A">
          <w:delText xml:space="preserve">in 101 CMR </w:delText>
        </w:r>
        <w:r w:rsidR="00E17B6A">
          <w:delText>515</w:delText>
        </w:r>
        <w:r w:rsidR="00E17B6A" w:rsidRPr="00E17B6A">
          <w:delText>.02</w:delText>
        </w:r>
        <w:r w:rsidR="006E74C6" w:rsidRPr="00E63369">
          <w:delText>.</w:delText>
        </w:r>
        <w:r w:rsidRPr="00E63369">
          <w:delText xml:space="preserve">  </w:delText>
        </w:r>
      </w:del>
    </w:p>
    <w:p w14:paraId="5E3AB2D6" w14:textId="77777777" w:rsidR="008F75BA" w:rsidRDefault="008F75BA" w:rsidP="00E63369">
      <w:pPr>
        <w:ind w:left="720"/>
        <w:rPr>
          <w:del w:id="53" w:author="Comparison" w:date="2026-09-25T21:07:00Z" w16du:dateUtc="2026-09-26T01:07:00Z"/>
          <w:u w:val="single"/>
        </w:rPr>
      </w:pPr>
    </w:p>
    <w:p w14:paraId="02C72566" w14:textId="48D04E61" w:rsidR="00D35E28" w:rsidRDefault="00B53C78" w:rsidP="00B53C78">
      <w:pPr>
        <w:ind w:left="720"/>
        <w:rPr>
          <w:del w:id="54" w:author="Comparison" w:date="2026-09-25T21:07:00Z" w16du:dateUtc="2026-09-26T01:07:00Z"/>
        </w:rPr>
      </w:pPr>
      <w:del w:id="55" w:author="Comparison" w:date="2026-09-25T21:07:00Z" w16du:dateUtc="2026-09-26T01:07:00Z">
        <w:r w:rsidRPr="32B6B81C">
          <w:rPr>
            <w:u w:val="single"/>
          </w:rPr>
          <w:delText xml:space="preserve">Assessed </w:delText>
        </w:r>
        <w:r w:rsidR="00685A48" w:rsidRPr="32B6B81C">
          <w:rPr>
            <w:u w:val="single"/>
          </w:rPr>
          <w:delText>Services</w:delText>
        </w:r>
        <w:r w:rsidR="00685A48">
          <w:delText>. Services rendered by a managed care organization for which a premium or membership payment is made by or on behalf of the member; provided, however, that assess</w:delText>
        </w:r>
        <w:r w:rsidR="002F3757">
          <w:delText>ed services</w:delText>
        </w:r>
        <w:r w:rsidR="00685A48">
          <w:delText xml:space="preserve"> </w:delText>
        </w:r>
        <w:r w:rsidR="00A972F0">
          <w:delText xml:space="preserve">do not </w:delText>
        </w:r>
        <w:r w:rsidR="00685A48">
          <w:delText>include services</w:delText>
        </w:r>
        <w:r w:rsidR="001138D6">
          <w:delText xml:space="preserve"> which are</w:delText>
        </w:r>
        <w:r w:rsidR="00685A48">
          <w:delText xml:space="preserve"> </w:delText>
        </w:r>
      </w:del>
    </w:p>
    <w:p w14:paraId="3E7A614C" w14:textId="77777777" w:rsidR="00D35E28" w:rsidRDefault="00685A48" w:rsidP="00D35E28">
      <w:pPr>
        <w:ind w:left="1080"/>
        <w:rPr>
          <w:del w:id="56" w:author="Comparison" w:date="2026-09-25T21:07:00Z" w16du:dateUtc="2026-09-26T01:07:00Z"/>
        </w:rPr>
      </w:pPr>
      <w:del w:id="57" w:author="Comparison" w:date="2026-09-25T21:07:00Z" w16du:dateUtc="2026-09-26T01:07:00Z">
        <w:r>
          <w:delText>(</w:delText>
        </w:r>
        <w:r w:rsidR="00A92E92">
          <w:delText>a</w:delText>
        </w:r>
        <w:r>
          <w:delText xml:space="preserve">) rendered to members enrolled per month in Medicare managed care organizations; </w:delText>
        </w:r>
      </w:del>
    </w:p>
    <w:p w14:paraId="34577C99" w14:textId="77777777" w:rsidR="00D35E28" w:rsidRDefault="00685A48" w:rsidP="00D35E28">
      <w:pPr>
        <w:ind w:left="1080"/>
        <w:rPr>
          <w:del w:id="58" w:author="Comparison" w:date="2026-09-25T21:07:00Z" w16du:dateUtc="2026-09-26T01:07:00Z"/>
        </w:rPr>
      </w:pPr>
      <w:del w:id="59" w:author="Comparison" w:date="2026-09-25T21:07:00Z" w16du:dateUtc="2026-09-26T01:07:00Z">
        <w:r>
          <w:delText>(</w:delText>
        </w:r>
        <w:r w:rsidR="00A92E92">
          <w:delText>b</w:delText>
        </w:r>
        <w:r>
          <w:delText xml:space="preserve">) rendered to members dually enrolled per month in both Medicaid and Medicare; </w:delText>
        </w:r>
      </w:del>
    </w:p>
    <w:p w14:paraId="2B2E4F8A" w14:textId="77777777" w:rsidR="00D35E28" w:rsidRDefault="00685A48" w:rsidP="00D35E28">
      <w:pPr>
        <w:ind w:left="1080"/>
        <w:rPr>
          <w:del w:id="60" w:author="Comparison" w:date="2026-09-25T21:07:00Z" w16du:dateUtc="2026-09-26T01:07:00Z"/>
        </w:rPr>
      </w:pPr>
      <w:del w:id="61" w:author="Comparison" w:date="2026-09-25T21:07:00Z" w16du:dateUtc="2026-09-26T01:07:00Z">
        <w:r>
          <w:delText>(</w:delText>
        </w:r>
        <w:r w:rsidR="00A92E92">
          <w:delText>c</w:delText>
        </w:r>
        <w:r>
          <w:delText xml:space="preserve">) rendered to members in a Medicaid managed care organization who are 65 or older; </w:delText>
        </w:r>
      </w:del>
    </w:p>
    <w:p w14:paraId="596F3F54" w14:textId="77777777" w:rsidR="00D35E28" w:rsidRDefault="00685A48" w:rsidP="00D35E28">
      <w:pPr>
        <w:ind w:left="1080"/>
        <w:rPr>
          <w:del w:id="62" w:author="Comparison" w:date="2026-09-25T21:07:00Z" w16du:dateUtc="2026-09-26T01:07:00Z"/>
        </w:rPr>
      </w:pPr>
      <w:del w:id="63" w:author="Comparison" w:date="2026-09-25T21:07:00Z" w16du:dateUtc="2026-09-26T01:07:00Z">
        <w:r>
          <w:delText>(</w:delText>
        </w:r>
        <w:r w:rsidR="00A92E92">
          <w:delText>d</w:delText>
        </w:r>
        <w:r>
          <w:delText xml:space="preserve">) rendered </w:delText>
        </w:r>
        <w:r w:rsidR="001A143C">
          <w:delText xml:space="preserve">to members </w:delText>
        </w:r>
        <w:r w:rsidR="008E258D">
          <w:delText xml:space="preserve">through a </w:delText>
        </w:r>
        <w:r>
          <w:delText xml:space="preserve"> limited benefit plan; </w:delText>
        </w:r>
      </w:del>
    </w:p>
    <w:p w14:paraId="2517F09F" w14:textId="7A5BB002" w:rsidR="00D35E28" w:rsidRDefault="002A7E96" w:rsidP="00D35E28">
      <w:pPr>
        <w:ind w:left="1080"/>
        <w:rPr>
          <w:del w:id="64" w:author="Comparison" w:date="2026-09-25T21:07:00Z" w16du:dateUtc="2026-09-26T01:07:00Z"/>
        </w:rPr>
      </w:pPr>
      <w:del w:id="65" w:author="Comparison" w:date="2026-09-25T21:07:00Z" w16du:dateUtc="2026-09-26T01:07:00Z">
        <w:r>
          <w:delText>(</w:delText>
        </w:r>
        <w:r w:rsidR="00A92E92">
          <w:delText>e</w:delText>
        </w:r>
        <w:r>
          <w:delText xml:space="preserve">) </w:delText>
        </w:r>
        <w:r w:rsidR="00B95FE2">
          <w:delText xml:space="preserve">rendered to members </w:delText>
        </w:r>
        <w:r w:rsidR="006D73F7">
          <w:delText xml:space="preserve">through an indemnity plan; </w:delText>
        </w:r>
      </w:del>
    </w:p>
    <w:p w14:paraId="30F3C746" w14:textId="77777777" w:rsidR="00D35E28" w:rsidRDefault="00685A48" w:rsidP="00D35E28">
      <w:pPr>
        <w:ind w:left="1080"/>
        <w:rPr>
          <w:del w:id="66" w:author="Comparison" w:date="2026-09-25T21:07:00Z" w16du:dateUtc="2026-09-26T01:07:00Z"/>
        </w:rPr>
      </w:pPr>
      <w:del w:id="67" w:author="Comparison" w:date="2026-09-25T21:07:00Z" w16du:dateUtc="2026-09-26T01:07:00Z">
        <w:r>
          <w:delText>(</w:delText>
        </w:r>
        <w:r w:rsidR="00A92E92">
          <w:delText>f</w:delText>
        </w:r>
        <w:r>
          <w:delText xml:space="preserve">) preempted from taxation by 5 U.S.C. section 8909(f); </w:delText>
        </w:r>
      </w:del>
    </w:p>
    <w:p w14:paraId="699428D4" w14:textId="77777777" w:rsidR="00D35E28" w:rsidRDefault="002F3757" w:rsidP="00D35E28">
      <w:pPr>
        <w:ind w:left="1080"/>
        <w:rPr>
          <w:del w:id="68" w:author="Comparison" w:date="2026-09-25T21:07:00Z" w16du:dateUtc="2026-09-26T01:07:00Z"/>
        </w:rPr>
      </w:pPr>
      <w:del w:id="69" w:author="Comparison" w:date="2026-09-25T21:07:00Z" w16du:dateUtc="2026-09-26T01:07:00Z">
        <w:r>
          <w:delText>(</w:delText>
        </w:r>
        <w:r w:rsidR="00A92E92">
          <w:delText>g</w:delText>
        </w:r>
        <w:r>
          <w:delText xml:space="preserve">) paid directly by a member as out of pocket costs that are not reimbursable by the managed care organization; or </w:delText>
        </w:r>
      </w:del>
    </w:p>
    <w:p w14:paraId="5E12636C" w14:textId="2A7C3596" w:rsidR="00B53C78" w:rsidRDefault="002F3757" w:rsidP="00D35E28">
      <w:pPr>
        <w:ind w:left="1080"/>
        <w:rPr>
          <w:del w:id="70" w:author="Comparison" w:date="2026-09-25T21:07:00Z" w16du:dateUtc="2026-09-26T01:07:00Z"/>
        </w:rPr>
      </w:pPr>
      <w:del w:id="71" w:author="Comparison" w:date="2026-09-25T21:07:00Z" w16du:dateUtc="2026-09-26T01:07:00Z">
        <w:r>
          <w:delText>(</w:delText>
        </w:r>
        <w:r w:rsidR="00A92E92">
          <w:delText>h</w:delText>
        </w:r>
        <w:r>
          <w:delText xml:space="preserve">) paid directly by a member through a health savings account or other similar account; </w:delText>
        </w:r>
        <w:r w:rsidR="00685A48">
          <w:delText xml:space="preserve">and provided further, that </w:delText>
        </w:r>
        <w:r w:rsidR="00A435E4">
          <w:delText xml:space="preserve">assessed services </w:delText>
        </w:r>
        <w:r w:rsidR="009504CD">
          <w:delText xml:space="preserve">are identified and assessed </w:delText>
        </w:r>
        <w:r w:rsidR="001138D6">
          <w:delText xml:space="preserve">through </w:delText>
        </w:r>
        <w:r w:rsidR="00685A48">
          <w:delText>claims</w:delText>
        </w:r>
        <w:r w:rsidR="009504CD">
          <w:delText xml:space="preserve"> </w:delText>
        </w:r>
        <w:r>
          <w:delText>covered</w:delText>
        </w:r>
        <w:r w:rsidR="009504CD">
          <w:delText xml:space="preserve"> by managed care organizations</w:delText>
        </w:r>
        <w:r w:rsidR="004867DD">
          <w:delText xml:space="preserve"> </w:delText>
        </w:r>
        <w:r>
          <w:delText xml:space="preserve">and paid to health care providers, whether directly or through one or more subcontractors, third party administrators, or other such entities on behalf of the managed care organizations, </w:delText>
        </w:r>
        <w:r w:rsidR="004867DD">
          <w:delText xml:space="preserve">for </w:delText>
        </w:r>
        <w:r w:rsidR="001138D6">
          <w:delText>health</w:delText>
        </w:r>
        <w:r>
          <w:delText xml:space="preserve"> </w:delText>
        </w:r>
        <w:r w:rsidR="001138D6">
          <w:delText>care</w:delText>
        </w:r>
        <w:r w:rsidR="00532384">
          <w:delText xml:space="preserve"> services rendered in Massachusetts</w:delText>
        </w:r>
        <w:r w:rsidR="00685A48">
          <w:delText>.</w:delText>
        </w:r>
        <w:r w:rsidR="00B53C78">
          <w:delText xml:space="preserve"> </w:delText>
        </w:r>
      </w:del>
    </w:p>
    <w:p w14:paraId="39C0D758" w14:textId="77777777" w:rsidR="00B53C78" w:rsidRDefault="00B53C78" w:rsidP="00B53C78">
      <w:pPr>
        <w:ind w:left="720"/>
        <w:rPr>
          <w:del w:id="72" w:author="Comparison" w:date="2026-09-25T21:07:00Z" w16du:dateUtc="2026-09-26T01:07:00Z"/>
        </w:rPr>
      </w:pPr>
    </w:p>
    <w:p w14:paraId="7390F274" w14:textId="774F28D6" w:rsidR="007C598F" w:rsidRPr="00E63369" w:rsidRDefault="007C598F" w:rsidP="00B53C78">
      <w:pPr>
        <w:ind w:left="720"/>
        <w:rPr>
          <w:del w:id="73" w:author="Comparison" w:date="2026-09-25T21:07:00Z" w16du:dateUtc="2026-09-26T01:07:00Z"/>
        </w:rPr>
      </w:pPr>
      <w:del w:id="74" w:author="Comparison" w:date="2026-09-25T21:07:00Z" w16du:dateUtc="2026-09-26T01:07:00Z">
        <w:r w:rsidRPr="00E63369">
          <w:rPr>
            <w:u w:val="single"/>
          </w:rPr>
          <w:delText>Assessment</w:delText>
        </w:r>
        <w:r w:rsidRPr="00E63369">
          <w:delText>. The total payment due</w:delText>
        </w:r>
        <w:r w:rsidR="00B53C78">
          <w:delText xml:space="preserve"> by each </w:delText>
        </w:r>
        <w:r w:rsidR="00FE0398">
          <w:delText>managed care organ</w:delText>
        </w:r>
        <w:r w:rsidR="00685A48">
          <w:delText>iz</w:delText>
        </w:r>
        <w:r w:rsidR="00FE0398">
          <w:delText>ation</w:delText>
        </w:r>
        <w:r w:rsidR="00702441">
          <w:delText xml:space="preserve"> </w:delText>
        </w:r>
        <w:r w:rsidRPr="00E63369">
          <w:delText xml:space="preserve">each </w:delText>
        </w:r>
        <w:r w:rsidR="002D35A7">
          <w:delText>month</w:delText>
        </w:r>
        <w:r w:rsidRPr="00E63369">
          <w:delText xml:space="preserve">, as set forth in </w:delText>
        </w:r>
        <w:r w:rsidR="006E2152" w:rsidRPr="00E63369">
          <w:delText>1</w:delText>
        </w:r>
        <w:r w:rsidR="00B577C9" w:rsidRPr="00E63369">
          <w:delText>01</w:delText>
        </w:r>
        <w:r w:rsidRPr="00E63369">
          <w:delText xml:space="preserve"> CMR </w:delText>
        </w:r>
        <w:r w:rsidR="00B813CA" w:rsidRPr="00E63369">
          <w:delText>5</w:delText>
        </w:r>
        <w:r w:rsidRPr="00E63369">
          <w:delText>1</w:delText>
        </w:r>
        <w:r w:rsidR="00702441">
          <w:delText>5</w:delText>
        </w:r>
        <w:r w:rsidR="00B3088A" w:rsidRPr="00E63369">
          <w:delText>.00</w:delText>
        </w:r>
        <w:r w:rsidRPr="00E63369">
          <w:delText xml:space="preserve">. </w:delText>
        </w:r>
      </w:del>
    </w:p>
    <w:p w14:paraId="1AB23FE8" w14:textId="77777777" w:rsidR="007C598F" w:rsidRPr="00E63369" w:rsidRDefault="007C598F" w:rsidP="00E63369">
      <w:pPr>
        <w:ind w:left="720"/>
        <w:rPr>
          <w:del w:id="75" w:author="Comparison" w:date="2026-09-25T21:07:00Z" w16du:dateUtc="2026-09-26T01:07:00Z"/>
        </w:rPr>
      </w:pPr>
    </w:p>
    <w:p w14:paraId="2B17B938" w14:textId="32DE8C3C" w:rsidR="0020542C" w:rsidRDefault="0020542C" w:rsidP="00E63369">
      <w:pPr>
        <w:ind w:left="720"/>
        <w:rPr>
          <w:del w:id="76" w:author="Comparison" w:date="2026-09-25T21:07:00Z" w16du:dateUtc="2026-09-26T01:07:00Z"/>
          <w:u w:val="single"/>
        </w:rPr>
      </w:pPr>
      <w:del w:id="77" w:author="Comparison" w:date="2026-09-25T21:07:00Z" w16du:dateUtc="2026-09-26T01:07:00Z">
        <w:r>
          <w:rPr>
            <w:u w:val="single"/>
          </w:rPr>
          <w:delText>Assessment Year</w:delText>
        </w:r>
        <w:r w:rsidRPr="00271B1F">
          <w:delText xml:space="preserve">. </w:delText>
        </w:r>
        <w:r w:rsidR="00116661" w:rsidRPr="00271B1F">
          <w:delText>The calendar year, from January 1 through December 31 of each year.</w:delText>
        </w:r>
      </w:del>
    </w:p>
    <w:p w14:paraId="7F985962" w14:textId="68A666DE" w:rsidR="0020542C" w:rsidRDefault="0020542C" w:rsidP="00E63369">
      <w:pPr>
        <w:ind w:left="720"/>
        <w:rPr>
          <w:del w:id="78" w:author="Comparison" w:date="2026-09-25T21:07:00Z" w16du:dateUtc="2026-09-26T01:07:00Z"/>
          <w:u w:val="single"/>
        </w:rPr>
      </w:pPr>
    </w:p>
    <w:p w14:paraId="3E119F95" w14:textId="77777777" w:rsidR="00E7422A" w:rsidRDefault="002F645B">
      <w:pPr>
        <w:rPr>
          <w:ins w:id="79" w:author="Comparison" w:date="2026-09-25T21:07:00Z" w16du:dateUtc="2026-09-26T01:07:00Z"/>
        </w:rPr>
      </w:pPr>
      <w:del w:id="80" w:author="Comparison" w:date="2026-09-25T21:07:00Z" w16du:dateUtc="2026-09-26T01:07:00Z">
        <w:r>
          <w:rPr>
            <w:u w:val="single"/>
          </w:rPr>
          <w:delText xml:space="preserve">Center for </w:delText>
        </w:r>
      </w:del>
      <w:r>
        <w:rPr>
          <w:rPrChange w:id="81" w:author="Comparison" w:date="2026-09-25T21:07:00Z" w16du:dateUtc="2026-09-26T01:07:00Z">
            <w:rPr>
              <w:u w:val="single"/>
            </w:rPr>
          </w:rPrChange>
        </w:rPr>
        <w:t xml:space="preserve">Health </w:t>
      </w:r>
      <w:del w:id="82" w:author="Comparison" w:date="2026-09-25T21:07:00Z" w16du:dateUtc="2026-09-26T01:07:00Z">
        <w:r>
          <w:rPr>
            <w:u w:val="single"/>
          </w:rPr>
          <w:delText xml:space="preserve">Information </w:delText>
        </w:r>
      </w:del>
      <w:r>
        <w:rPr>
          <w:rPrChange w:id="83" w:author="Comparison" w:date="2026-09-25T21:07:00Z" w16du:dateUtc="2026-09-26T01:07:00Z">
            <w:rPr>
              <w:u w:val="single"/>
            </w:rPr>
          </w:rPrChange>
        </w:rPr>
        <w:t xml:space="preserve">and </w:t>
      </w:r>
      <w:ins w:id="84" w:author="Comparison" w:date="2026-09-25T21:07:00Z" w16du:dateUtc="2026-09-26T01:07:00Z">
        <w:r w:rsidR="00D42E81">
          <w:t>Welfare 2024</w:t>
        </w:r>
      </w:ins>
    </w:p>
    <w:p w14:paraId="4523EB46" w14:textId="77777777" w:rsidR="00E7422A" w:rsidRDefault="00E7422A">
      <w:pPr>
        <w:rPr>
          <w:ins w:id="85" w:author="Comparison" w:date="2026-09-25T21:07:00Z" w16du:dateUtc="2026-09-26T01:07:00Z"/>
        </w:rPr>
      </w:pPr>
    </w:p>
    <w:p w14:paraId="52C53C12" w14:textId="3E8DDE28" w:rsidR="002F645B" w:rsidRDefault="00D42E81">
      <w:pPr>
        <w:rPr>
          <w:rPrChange w:id="86" w:author="Comparison" w:date="2026-09-25T21:07:00Z" w16du:dateUtc="2026-09-26T01:07:00Z">
            <w:rPr>
              <w:u w:val="single"/>
            </w:rPr>
          </w:rPrChange>
        </w:rPr>
        <w:pPrChange w:id="87" w:author="Comparison" w:date="2026-09-25T21:07:00Z" w16du:dateUtc="2026-09-26T01:07:00Z">
          <w:pPr>
            <w:ind w:left="720"/>
          </w:pPr>
        </w:pPrChange>
      </w:pPr>
      <w:ins w:id="88" w:author="Comparison" w:date="2026-09-25T21:07:00Z" w16du:dateUtc="2026-09-26T01:07:00Z">
        <w:r>
          <w:t>This product, excluding</w:t>
        </w:r>
      </w:ins>
      <w:del w:id="89" w:author="Comparison" w:date="2026-09-25T21:07:00Z" w16du:dateUtc="2026-09-26T01:07:00Z">
        <w:r w:rsidR="002F645B">
          <w:rPr>
            <w:u w:val="single"/>
          </w:rPr>
          <w:delText>Analysis</w:delText>
        </w:r>
        <w:r w:rsidR="00B9712B">
          <w:rPr>
            <w:u w:val="single"/>
          </w:rPr>
          <w:delText xml:space="preserve"> (CHIA)</w:delText>
        </w:r>
        <w:r w:rsidR="002F645B" w:rsidRPr="00A4284A">
          <w:delText xml:space="preserve">. </w:delText>
        </w:r>
        <w:r w:rsidR="00905C72" w:rsidRPr="00A4284A">
          <w:delText>An agency of</w:delText>
        </w:r>
      </w:del>
      <w:r w:rsidR="00905C72" w:rsidRPr="00A4284A">
        <w:t xml:space="preserve"> the</w:t>
      </w:r>
      <w:ins w:id="90" w:author="Comparison" w:date="2026-09-25T21:07:00Z" w16du:dateUtc="2026-09-26T01:07:00Z">
        <w:r>
          <w:t xml:space="preserve"> AIHW logo,</w:t>
        </w:r>
      </w:ins>
      <w:r w:rsidR="00905C72" w:rsidRPr="00A4284A">
        <w:t xml:space="preserve"> Commonwealth </w:t>
      </w:r>
      <w:ins w:id="91" w:author="Comparison" w:date="2026-09-25T21:07:00Z" w16du:dateUtc="2026-09-26T01:07:00Z">
        <w:r>
          <w:t>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ins>
      <w:del w:id="92" w:author="Comparison" w:date="2026-09-25T21:07:00Z" w16du:dateUtc="2026-09-26T01:07:00Z">
        <w:r w:rsidR="00905C72" w:rsidRPr="00A4284A">
          <w:delText xml:space="preserve">of Massachusetts, established under </w:delText>
        </w:r>
        <w:r w:rsidR="000B212F">
          <w:delText>M.G.L. c. 12C</w:delText>
        </w:r>
      </w:del>
      <w:r w:rsidR="00ED785A" w:rsidRPr="00A4284A">
        <w:t>.</w:t>
      </w:r>
    </w:p>
    <w:p w14:paraId="0C1467E8" w14:textId="77777777" w:rsidR="00E7422A" w:rsidRDefault="00D42E81">
      <w:pPr>
        <w:rPr>
          <w:ins w:id="93" w:author="Comparison" w:date="2026-09-25T21:07:00Z" w16du:dateUtc="2026-09-26T01:07:00Z"/>
        </w:rPr>
      </w:pPr>
      <w:ins w:id="94" w:author="Comparison" w:date="2026-09-25T21:07:00Z" w16du:dateUtc="2026-09-26T01:07:00Z">
        <w:r>
          <w:t>You may distribute, remix and build on this website</w:t>
        </w:r>
        <w:r>
          <w:t>’</w:t>
        </w:r>
        <w:r>
          <w:t>s material but must attribute the AIHW as the copyright holder, in line with our attribution policy. The full terms and conditions of this licence are available at https://creativecommons.org/licenses/by/4.0/.</w:t>
        </w:r>
      </w:ins>
    </w:p>
    <w:p w14:paraId="05E2E10A" w14:textId="77777777" w:rsidR="00E7422A" w:rsidRDefault="00D42E81">
      <w:pPr>
        <w:rPr>
          <w:ins w:id="95" w:author="Comparison" w:date="2026-09-25T21:07:00Z" w16du:dateUtc="2026-09-26T01:07:00Z"/>
        </w:rPr>
      </w:pPr>
      <w:ins w:id="96" w:author="Comparison" w:date="2026-09-25T21:07:00Z" w16du:dateUtc="2026-09-26T01:07:00Z">
        <w:r>
          <w:t>Enquiries relating to copyright should be addressed to info@aihw.gov.au.</w:t>
        </w:r>
      </w:ins>
    </w:p>
    <w:p w14:paraId="6BDFE11F" w14:textId="77777777" w:rsidR="00E7422A" w:rsidRDefault="00D42E81">
      <w:pPr>
        <w:rPr>
          <w:ins w:id="97" w:author="Comparison" w:date="2026-09-25T21:07:00Z" w16du:dateUtc="2026-09-26T01:07:00Z"/>
        </w:rPr>
      </w:pPr>
      <w:ins w:id="98" w:author="Comparison" w:date="2026-09-25T21:07:00Z" w16du:dateUtc="2026-09-26T01:07:00Z">
        <w:r>
          <w:t>Enquiries or comments on the METEOR metadata or download should be directed to the METEOR team at meteor@aihw.gov.au.</w:t>
        </w:r>
      </w:ins>
    </w:p>
    <w:p w14:paraId="06CC4DB6" w14:textId="77777777" w:rsidR="00E7422A" w:rsidRDefault="00D42E81">
      <w:pPr>
        <w:rPr>
          <w:ins w:id="99" w:author="Comparison" w:date="2026-09-25T21:07:00Z" w16du:dateUtc="2026-09-26T01:07:00Z"/>
        </w:rPr>
      </w:pPr>
      <w:ins w:id="100" w:author="Comparison" w:date="2026-09-25T21:07:00Z" w16du:dateUtc="2026-09-26T01:07:00Z">
        <w:r>
          <w:br w:type="page"/>
        </w:r>
      </w:ins>
    </w:p>
    <w:p w14:paraId="66CE04B9" w14:textId="77777777" w:rsidR="00E7422A" w:rsidRDefault="00D42E81">
      <w:pPr>
        <w:pStyle w:val="Heading1"/>
        <w:rPr>
          <w:ins w:id="101" w:author="Comparison" w:date="2026-09-25T21:07:00Z" w16du:dateUtc="2026-09-26T01:07:00Z"/>
        </w:rPr>
      </w:pPr>
      <w:ins w:id="102" w:author="Comparison" w:date="2026-09-25T21:07:00Z" w16du:dateUtc="2026-09-26T01:07:00Z">
        <w:r>
          <w:t>Adoption</w:t>
        </w:r>
        <w:r>
          <w:t>—</w:t>
        </w:r>
        <w:r>
          <w:t>Indigenous status, code N</w:t>
        </w:r>
      </w:ins>
    </w:p>
    <w:p w14:paraId="06935760" w14:textId="3818980C" w:rsidR="00340115" w:rsidRDefault="00340115" w:rsidP="00E63369">
      <w:pPr>
        <w:ind w:left="720"/>
        <w:rPr>
          <w:del w:id="103" w:author="Comparison" w:date="2026-09-25T21:07:00Z" w16du:dateUtc="2026-09-26T01:07:00Z"/>
          <w:u w:val="single"/>
        </w:rPr>
      </w:pPr>
    </w:p>
    <w:p w14:paraId="228DC686" w14:textId="6AA12028" w:rsidR="00340115" w:rsidRDefault="00340115" w:rsidP="00E63369">
      <w:pPr>
        <w:ind w:left="720"/>
        <w:rPr>
          <w:del w:id="104" w:author="Comparison" w:date="2026-09-25T21:07:00Z" w16du:dateUtc="2026-09-26T01:07:00Z"/>
          <w:u w:val="single"/>
        </w:rPr>
      </w:pPr>
      <w:del w:id="105" w:author="Comparison" w:date="2026-09-25T21:07:00Z" w16du:dateUtc="2026-09-26T01:07:00Z">
        <w:r w:rsidRPr="00271B1F">
          <w:rPr>
            <w:u w:val="single"/>
          </w:rPr>
          <w:delText xml:space="preserve">Center for </w:delText>
        </w:r>
        <w:r w:rsidR="000B212F">
          <w:rPr>
            <w:u w:val="single"/>
          </w:rPr>
          <w:delText>H</w:delText>
        </w:r>
        <w:r w:rsidR="000B212F" w:rsidRPr="00271B1F">
          <w:rPr>
            <w:u w:val="single"/>
          </w:rPr>
          <w:delText xml:space="preserve">ealth </w:delText>
        </w:r>
        <w:r w:rsidR="000B212F">
          <w:rPr>
            <w:u w:val="single"/>
          </w:rPr>
          <w:delText>I</w:delText>
        </w:r>
        <w:r w:rsidR="000B212F" w:rsidRPr="00271B1F">
          <w:rPr>
            <w:u w:val="single"/>
          </w:rPr>
          <w:delText xml:space="preserve">nformation </w:delText>
        </w:r>
        <w:r w:rsidRPr="00271B1F">
          <w:rPr>
            <w:u w:val="single"/>
          </w:rPr>
          <w:delText xml:space="preserve">and </w:delText>
        </w:r>
        <w:r w:rsidR="000B212F">
          <w:rPr>
            <w:u w:val="single"/>
          </w:rPr>
          <w:delText>A</w:delText>
        </w:r>
        <w:r w:rsidR="000B212F" w:rsidRPr="00271B1F">
          <w:rPr>
            <w:u w:val="single"/>
          </w:rPr>
          <w:delText xml:space="preserve">nalysis </w:delText>
        </w:r>
        <w:r w:rsidR="000B212F">
          <w:rPr>
            <w:u w:val="single"/>
          </w:rPr>
          <w:delText>R</w:delText>
        </w:r>
        <w:r w:rsidR="000B212F" w:rsidRPr="00271B1F">
          <w:rPr>
            <w:u w:val="single"/>
          </w:rPr>
          <w:delText xml:space="preserve">evenue </w:delText>
        </w:r>
        <w:r w:rsidR="000B212F">
          <w:rPr>
            <w:u w:val="single"/>
          </w:rPr>
          <w:delText>A</w:delText>
        </w:r>
        <w:r w:rsidR="000B212F" w:rsidRPr="00271B1F">
          <w:rPr>
            <w:u w:val="single"/>
          </w:rPr>
          <w:delText>mount</w:delText>
        </w:r>
        <w:r>
          <w:delText xml:space="preserve">. </w:delText>
        </w:r>
        <w:r w:rsidR="00C27C4F">
          <w:delText>A</w:delText>
        </w:r>
        <w:r w:rsidR="00C27C4F" w:rsidRPr="00C27C4F">
          <w:delText xml:space="preserve">n amount equal to the sum of the amount collected by </w:delText>
        </w:r>
        <w:r w:rsidR="00A972F0">
          <w:delText>CHIA</w:delText>
        </w:r>
        <w:r w:rsidR="000B212F" w:rsidRPr="00C27C4F">
          <w:delText xml:space="preserve"> </w:delText>
        </w:r>
        <w:r w:rsidR="00C27C4F" w:rsidRPr="00C27C4F">
          <w:delText xml:space="preserve">from acute hospitals and ambulatory surgical centers </w:delText>
        </w:r>
        <w:r w:rsidR="000B212F">
          <w:delText xml:space="preserve">under M.G.L. c. 12C, </w:delText>
        </w:r>
        <w:r w:rsidR="000B212F">
          <w:delText>§</w:delText>
        </w:r>
        <w:r w:rsidR="000B212F">
          <w:delText xml:space="preserve"> 7</w:delText>
        </w:r>
        <w:r w:rsidR="00EA74E7">
          <w:delText>.</w:delText>
        </w:r>
      </w:del>
    </w:p>
    <w:p w14:paraId="0318F50A" w14:textId="77777777" w:rsidR="003B2F41" w:rsidRDefault="003B2F41" w:rsidP="00E63369">
      <w:pPr>
        <w:ind w:left="720"/>
        <w:rPr>
          <w:del w:id="106" w:author="Comparison" w:date="2026-09-25T21:07:00Z" w16du:dateUtc="2026-09-26T01:07:00Z"/>
          <w:u w:val="single"/>
        </w:rPr>
      </w:pPr>
    </w:p>
    <w:p w14:paraId="434A732F" w14:textId="643F888F" w:rsidR="004A58FD" w:rsidRPr="00E63369" w:rsidRDefault="004A58FD" w:rsidP="00E63369">
      <w:pPr>
        <w:ind w:left="720"/>
        <w:rPr>
          <w:del w:id="107" w:author="Comparison" w:date="2026-09-25T21:07:00Z" w16du:dateUtc="2026-09-26T01:07:00Z"/>
        </w:rPr>
      </w:pPr>
      <w:del w:id="108" w:author="Comparison" w:date="2026-09-25T21:07:00Z" w16du:dateUtc="2026-09-26T01:07:00Z">
        <w:r w:rsidRPr="00E63369">
          <w:rPr>
            <w:u w:val="single"/>
          </w:rPr>
          <w:delText xml:space="preserve">Centers for Medicare </w:delText>
        </w:r>
        <w:r w:rsidR="004B1C94">
          <w:rPr>
            <w:u w:val="single"/>
          </w:rPr>
          <w:delText>&amp;</w:delText>
        </w:r>
        <w:r w:rsidR="004B1C94" w:rsidRPr="00E63369">
          <w:rPr>
            <w:u w:val="single"/>
          </w:rPr>
          <w:delText xml:space="preserve"> </w:delText>
        </w:r>
        <w:r w:rsidRPr="00E63369">
          <w:rPr>
            <w:u w:val="single"/>
          </w:rPr>
          <w:delText>Medicaid Services</w:delText>
        </w:r>
        <w:r w:rsidRPr="0031362E">
          <w:rPr>
            <w:u w:val="single"/>
          </w:rPr>
          <w:delText xml:space="preserve"> (CMS)</w:delText>
        </w:r>
        <w:r w:rsidR="00305661" w:rsidRPr="0031362E">
          <w:delText xml:space="preserve">. </w:delText>
        </w:r>
        <w:r w:rsidRPr="00E63369">
          <w:delText xml:space="preserve">The federal agency under the </w:delText>
        </w:r>
        <w:r w:rsidR="005D1E5E" w:rsidRPr="00E63369">
          <w:delText xml:space="preserve">US </w:delText>
        </w:r>
        <w:r w:rsidRPr="00E63369">
          <w:delText>Department of Health and Human Services that is responsible for administering the Medicare and Medicaid programs.</w:delText>
        </w:r>
      </w:del>
    </w:p>
    <w:p w14:paraId="0DFBB63F" w14:textId="77777777" w:rsidR="00222630" w:rsidRDefault="00222630" w:rsidP="00222630">
      <w:pPr>
        <w:autoSpaceDE w:val="0"/>
        <w:autoSpaceDN w:val="0"/>
        <w:adjustRightInd w:val="0"/>
        <w:ind w:left="720"/>
        <w:rPr>
          <w:del w:id="109" w:author="Comparison" w:date="2026-09-25T21:07:00Z" w16du:dateUtc="2026-09-26T01:07:00Z"/>
          <w:highlight w:val="yellow"/>
        </w:rPr>
      </w:pPr>
    </w:p>
    <w:p w14:paraId="511A47DD" w14:textId="23BD3B2F" w:rsidR="002F645B" w:rsidRDefault="002F645B" w:rsidP="002F645B">
      <w:pPr>
        <w:ind w:left="720"/>
        <w:rPr>
          <w:del w:id="110" w:author="Comparison" w:date="2026-09-25T21:07:00Z" w16du:dateUtc="2026-09-26T01:07:00Z"/>
        </w:rPr>
      </w:pPr>
      <w:del w:id="111" w:author="Comparison" w:date="2026-09-25T21:07:00Z" w16du:dateUtc="2026-09-26T01:07:00Z">
        <w:r w:rsidRPr="00271B1F">
          <w:rPr>
            <w:u w:val="single"/>
          </w:rPr>
          <w:delText>Division of Insurance</w:delText>
        </w:r>
        <w:r>
          <w:delText xml:space="preserve">. An agency of the Commonwealth of Massachusetts, established under </w:delText>
        </w:r>
        <w:r w:rsidR="004D3564">
          <w:delText>M.G.L. c. 26</w:delText>
        </w:r>
        <w:r w:rsidR="00793D4D">
          <w:delText>.</w:delText>
        </w:r>
      </w:del>
    </w:p>
    <w:p w14:paraId="534B5B99" w14:textId="77777777" w:rsidR="002F645B" w:rsidRDefault="002F645B" w:rsidP="00222630">
      <w:pPr>
        <w:autoSpaceDE w:val="0"/>
        <w:autoSpaceDN w:val="0"/>
        <w:adjustRightInd w:val="0"/>
        <w:ind w:left="720"/>
        <w:rPr>
          <w:del w:id="112" w:author="Comparison" w:date="2026-09-25T21:07:00Z" w16du:dateUtc="2026-09-26T01:07:00Z"/>
          <w:u w:val="single"/>
        </w:rPr>
      </w:pPr>
    </w:p>
    <w:p w14:paraId="1F9626A5" w14:textId="2D9445FA" w:rsidR="00222630" w:rsidRPr="00271B1F" w:rsidRDefault="00222630" w:rsidP="00222630">
      <w:pPr>
        <w:autoSpaceDE w:val="0"/>
        <w:autoSpaceDN w:val="0"/>
        <w:adjustRightInd w:val="0"/>
        <w:ind w:left="720"/>
        <w:rPr>
          <w:del w:id="113" w:author="Comparison" w:date="2026-09-25T21:07:00Z" w16du:dateUtc="2026-09-26T01:07:00Z"/>
        </w:rPr>
      </w:pPr>
      <w:del w:id="114" w:author="Comparison" w:date="2026-09-25T21:07:00Z" w16du:dateUtc="2026-09-26T01:07:00Z">
        <w:r w:rsidRPr="00271B1F">
          <w:rPr>
            <w:u w:val="single"/>
          </w:rPr>
          <w:delText>Entity</w:delText>
        </w:r>
        <w:r w:rsidRPr="00271B1F">
          <w:delText>. A natural person, corporation, partnership, trust, estate, or other legal entity operating as a managed care organization rendering managed care organization services in Massachusetts; and, in the case of a</w:delText>
        </w:r>
        <w:r w:rsidR="005D2F27">
          <w:delText>n entity</w:delText>
        </w:r>
        <w:r w:rsidRPr="00271B1F">
          <w:delText xml:space="preserve"> that is not a natural person, includes </w:delText>
        </w:r>
      </w:del>
    </w:p>
    <w:p w14:paraId="5E5545AE" w14:textId="644AC8D6" w:rsidR="00222630" w:rsidRPr="00271B1F" w:rsidRDefault="00222630" w:rsidP="00222630">
      <w:pPr>
        <w:autoSpaceDE w:val="0"/>
        <w:autoSpaceDN w:val="0"/>
        <w:adjustRightInd w:val="0"/>
        <w:ind w:left="1080"/>
        <w:rPr>
          <w:del w:id="115" w:author="Comparison" w:date="2026-09-25T21:07:00Z" w16du:dateUtc="2026-09-26T01:07:00Z"/>
        </w:rPr>
      </w:pPr>
      <w:del w:id="116" w:author="Comparison" w:date="2026-09-25T21:07:00Z" w16du:dateUtc="2026-09-26T01:07:00Z">
        <w:r w:rsidRPr="00271B1F">
          <w:delText>(</w:delText>
        </w:r>
        <w:r w:rsidR="00965506">
          <w:delText>a</w:delText>
        </w:r>
        <w:r w:rsidRPr="00271B1F">
          <w:delText xml:space="preserve">) any shareholder owning no less than </w:delText>
        </w:r>
        <w:r w:rsidR="00C43559">
          <w:delText>5%</w:delText>
        </w:r>
        <w:r w:rsidRPr="00271B1F">
          <w:delText xml:space="preserve">, any officer, and any director of any corporate </w:delText>
        </w:r>
        <w:r w:rsidR="005D2F27">
          <w:delText>entity</w:delText>
        </w:r>
        <w:r w:rsidRPr="00271B1F">
          <w:delText xml:space="preserve">; </w:delText>
        </w:r>
      </w:del>
    </w:p>
    <w:p w14:paraId="085F17D4" w14:textId="55F13C0B" w:rsidR="00222630" w:rsidRPr="00271B1F" w:rsidRDefault="00222630" w:rsidP="00222630">
      <w:pPr>
        <w:autoSpaceDE w:val="0"/>
        <w:autoSpaceDN w:val="0"/>
        <w:adjustRightInd w:val="0"/>
        <w:ind w:left="1080"/>
        <w:rPr>
          <w:del w:id="117" w:author="Comparison" w:date="2026-09-25T21:07:00Z" w16du:dateUtc="2026-09-26T01:07:00Z"/>
        </w:rPr>
      </w:pPr>
      <w:del w:id="118" w:author="Comparison" w:date="2026-09-25T21:07:00Z" w16du:dateUtc="2026-09-26T01:07:00Z">
        <w:r w:rsidRPr="00271B1F">
          <w:delText>(</w:delText>
        </w:r>
        <w:r w:rsidR="00965506">
          <w:delText>b</w:delText>
        </w:r>
        <w:r w:rsidRPr="00271B1F">
          <w:delText xml:space="preserve">) any limited partner owning no less than </w:delText>
        </w:r>
        <w:r w:rsidR="00C43559">
          <w:delText>5%</w:delText>
        </w:r>
        <w:r w:rsidRPr="00271B1F">
          <w:delText xml:space="preserve"> and any general partner of a partnership </w:delText>
        </w:r>
        <w:r w:rsidR="005D2F27">
          <w:delText>e</w:delText>
        </w:r>
        <w:r w:rsidR="00FE0398">
          <w:delText>ntity</w:delText>
        </w:r>
        <w:r w:rsidRPr="00271B1F">
          <w:delText xml:space="preserve">; </w:delText>
        </w:r>
      </w:del>
    </w:p>
    <w:p w14:paraId="4321DDE8" w14:textId="70D0A1F3" w:rsidR="00222630" w:rsidRPr="00271B1F" w:rsidRDefault="00222630" w:rsidP="00222630">
      <w:pPr>
        <w:autoSpaceDE w:val="0"/>
        <w:autoSpaceDN w:val="0"/>
        <w:adjustRightInd w:val="0"/>
        <w:ind w:left="1080"/>
        <w:rPr>
          <w:del w:id="119" w:author="Comparison" w:date="2026-09-25T21:07:00Z" w16du:dateUtc="2026-09-26T01:07:00Z"/>
        </w:rPr>
      </w:pPr>
      <w:del w:id="120" w:author="Comparison" w:date="2026-09-25T21:07:00Z" w16du:dateUtc="2026-09-26T01:07:00Z">
        <w:r w:rsidRPr="00271B1F">
          <w:delText>(</w:delText>
        </w:r>
        <w:r w:rsidR="00965506">
          <w:delText>c</w:delText>
        </w:r>
        <w:r w:rsidRPr="00271B1F">
          <w:delText>) any trustee of any trust</w:delText>
        </w:r>
        <w:r w:rsidR="00FE0398">
          <w:delText xml:space="preserve"> entity</w:delText>
        </w:r>
        <w:r w:rsidRPr="00271B1F">
          <w:delText xml:space="preserve">; </w:delText>
        </w:r>
      </w:del>
    </w:p>
    <w:p w14:paraId="054AE879" w14:textId="0B9F89AD" w:rsidR="00222630" w:rsidRPr="00271B1F" w:rsidRDefault="00222630" w:rsidP="00222630">
      <w:pPr>
        <w:autoSpaceDE w:val="0"/>
        <w:autoSpaceDN w:val="0"/>
        <w:adjustRightInd w:val="0"/>
        <w:ind w:left="1080"/>
        <w:rPr>
          <w:del w:id="121" w:author="Comparison" w:date="2026-09-25T21:07:00Z" w16du:dateUtc="2026-09-26T01:07:00Z"/>
        </w:rPr>
      </w:pPr>
      <w:del w:id="122" w:author="Comparison" w:date="2026-09-25T21:07:00Z" w16du:dateUtc="2026-09-26T01:07:00Z">
        <w:r w:rsidRPr="00271B1F">
          <w:delText>(</w:delText>
        </w:r>
        <w:r w:rsidR="00965506">
          <w:delText>d</w:delText>
        </w:r>
        <w:r w:rsidRPr="00271B1F">
          <w:delText xml:space="preserve">) any sole proprietor of any </w:delText>
        </w:r>
        <w:r w:rsidR="00FE0398">
          <w:delText>entity</w:delText>
        </w:r>
        <w:r w:rsidRPr="00271B1F">
          <w:delText xml:space="preserve"> that is a sole proprietorship; or </w:delText>
        </w:r>
      </w:del>
    </w:p>
    <w:p w14:paraId="25C51F9C" w14:textId="56AFEBA3" w:rsidR="00222630" w:rsidRPr="00047310" w:rsidRDefault="00222630" w:rsidP="00222630">
      <w:pPr>
        <w:autoSpaceDE w:val="0"/>
        <w:autoSpaceDN w:val="0"/>
        <w:adjustRightInd w:val="0"/>
        <w:ind w:left="1080"/>
        <w:rPr>
          <w:del w:id="123" w:author="Comparison" w:date="2026-09-25T21:07:00Z" w16du:dateUtc="2026-09-26T01:07:00Z"/>
        </w:rPr>
      </w:pPr>
      <w:del w:id="124" w:author="Comparison" w:date="2026-09-25T21:07:00Z" w16du:dateUtc="2026-09-26T01:07:00Z">
        <w:r w:rsidRPr="00271B1F">
          <w:delText>(</w:delText>
        </w:r>
        <w:r w:rsidR="00965506">
          <w:delText>e</w:delText>
        </w:r>
        <w:r w:rsidRPr="00271B1F">
          <w:delText xml:space="preserve">) any mortgagee in possession and any executor or administrator of any </w:delText>
        </w:r>
        <w:r w:rsidR="00FE0398">
          <w:delText>entity</w:delText>
        </w:r>
        <w:r w:rsidRPr="00271B1F">
          <w:delText xml:space="preserve"> that is an estate.</w:delText>
        </w:r>
        <w:r>
          <w:delText xml:space="preserve"> </w:delText>
        </w:r>
      </w:del>
    </w:p>
    <w:p w14:paraId="2245BD43" w14:textId="77777777" w:rsidR="002F645B" w:rsidRPr="0031362E" w:rsidRDefault="002F645B" w:rsidP="00305661">
      <w:pPr>
        <w:ind w:left="720"/>
        <w:rPr>
          <w:del w:id="125" w:author="Comparison" w:date="2026-09-25T21:07:00Z" w16du:dateUtc="2026-09-26T01:07:00Z"/>
        </w:rPr>
      </w:pPr>
    </w:p>
    <w:p w14:paraId="3301762C" w14:textId="692E7D3E" w:rsidR="008F75BA" w:rsidRDefault="00011E3A" w:rsidP="00271B1F">
      <w:pPr>
        <w:tabs>
          <w:tab w:val="left" w:pos="-720"/>
          <w:tab w:val="left" w:pos="1440"/>
          <w:tab w:val="left" w:pos="2160"/>
        </w:tabs>
        <w:suppressAutoHyphens/>
        <w:ind w:left="720"/>
        <w:rPr>
          <w:del w:id="126" w:author="Comparison" w:date="2026-09-25T21:07:00Z" w16du:dateUtc="2026-09-26T01:07:00Z"/>
          <w:u w:val="single"/>
        </w:rPr>
      </w:pPr>
      <w:del w:id="127" w:author="Comparison" w:date="2026-09-25T21:07:00Z" w16du:dateUtc="2026-09-26T01:07:00Z">
        <w:r w:rsidRPr="00E63369">
          <w:rPr>
            <w:u w:val="single"/>
          </w:rPr>
          <w:delText>Executive Office of Health and Human Services (EOHHS)</w:delText>
        </w:r>
        <w:r w:rsidRPr="00E63369">
          <w:delText>.</w:delText>
        </w:r>
        <w:r w:rsidR="00305661" w:rsidRPr="00E63369">
          <w:delText xml:space="preserve"> </w:delText>
        </w:r>
        <w:r w:rsidRPr="00E63369">
          <w:delText xml:space="preserve">The executive department of the Commonwealth of Massachusetts established under M.G.L. c. 6A, </w:delText>
        </w:r>
        <w:r w:rsidRPr="00E63369">
          <w:delText>§</w:delText>
        </w:r>
        <w:r w:rsidR="006E74C6" w:rsidRPr="00E63369">
          <w:delText xml:space="preserve"> </w:delText>
        </w:r>
        <w:r w:rsidRPr="00E63369">
          <w:delText>2</w:delText>
        </w:r>
        <w:r w:rsidR="00C43559">
          <w:delText>. T</w:delText>
        </w:r>
        <w:r w:rsidRPr="00E63369">
          <w:delText xml:space="preserve">hrough the </w:delText>
        </w:r>
        <w:r w:rsidR="002C10FD">
          <w:delText>Executive Office of Aging &amp; Independence</w:delText>
        </w:r>
        <w:r w:rsidRPr="00E63369">
          <w:delText xml:space="preserve"> and other agencies within </w:delText>
        </w:r>
        <w:r w:rsidR="00E720E2" w:rsidRPr="00E63369">
          <w:delText>EOHHS</w:delText>
        </w:r>
        <w:r w:rsidRPr="00E63369">
          <w:delText xml:space="preserve">, </w:delText>
        </w:r>
        <w:r w:rsidR="00C43559">
          <w:delText>the department</w:delText>
        </w:r>
        <w:r w:rsidRPr="00E63369">
          <w:delText xml:space="preserve"> operates and administers the programs of medical assistance and medical benefits</w:delText>
        </w:r>
        <w:r w:rsidR="00C43559">
          <w:delText>, as appropriate</w:delText>
        </w:r>
        <w:r w:rsidRPr="00E63369">
          <w:delText xml:space="preserve"> under M.G.L. c</w:delText>
        </w:r>
        <w:r w:rsidR="00305661" w:rsidRPr="00E63369">
          <w:delText>.</w:delText>
        </w:r>
        <w:r w:rsidRPr="00E63369">
          <w:delText xml:space="preserve"> 118E</w:delText>
        </w:r>
        <w:r w:rsidR="00C43559">
          <w:delText>,</w:delText>
        </w:r>
        <w:r w:rsidRPr="00E63369">
          <w:delText xml:space="preserve"> and serves as the single state agency under section 1902(a)(5) of the Social Security Act.</w:delText>
        </w:r>
      </w:del>
    </w:p>
    <w:p w14:paraId="6EDF8D56" w14:textId="77777777" w:rsidR="00E4438B" w:rsidRDefault="00E4438B" w:rsidP="00271B1F">
      <w:pPr>
        <w:rPr>
          <w:del w:id="128" w:author="Comparison" w:date="2026-09-25T21:07:00Z" w16du:dateUtc="2026-09-26T01:07:00Z"/>
          <w:u w:val="single"/>
        </w:rPr>
      </w:pPr>
    </w:p>
    <w:p w14:paraId="4ACED35E" w14:textId="0E9F4FC7" w:rsidR="00340115" w:rsidRDefault="00340115" w:rsidP="008F75BA">
      <w:pPr>
        <w:ind w:left="720"/>
        <w:rPr>
          <w:del w:id="129" w:author="Comparison" w:date="2026-09-25T21:07:00Z" w16du:dateUtc="2026-09-26T01:07:00Z"/>
        </w:rPr>
      </w:pPr>
      <w:del w:id="130" w:author="Comparison" w:date="2026-09-25T21:07:00Z" w16du:dateUtc="2026-09-26T01:07:00Z">
        <w:r w:rsidRPr="00271B1F">
          <w:rPr>
            <w:u w:val="single"/>
          </w:rPr>
          <w:delText>Health Policy Commission</w:delText>
        </w:r>
        <w:r>
          <w:delText xml:space="preserve">. </w:delText>
        </w:r>
        <w:r w:rsidR="004161E1" w:rsidRPr="00271B1F">
          <w:delText xml:space="preserve">An agency of the Commonwealth of Massachusetts, established under </w:delText>
        </w:r>
        <w:r w:rsidR="00C853C6" w:rsidRPr="00E63369">
          <w:delText>M.G.L. c.</w:delText>
        </w:r>
        <w:r w:rsidR="00C853C6">
          <w:delText xml:space="preserve"> 6D</w:delText>
        </w:r>
        <w:r w:rsidR="004161E1" w:rsidRPr="00271B1F">
          <w:delText>.</w:delText>
        </w:r>
      </w:del>
    </w:p>
    <w:p w14:paraId="75B7286D" w14:textId="77777777" w:rsidR="00340115" w:rsidRDefault="00340115" w:rsidP="008F75BA">
      <w:pPr>
        <w:ind w:left="720"/>
        <w:rPr>
          <w:del w:id="131" w:author="Comparison" w:date="2026-09-25T21:07:00Z" w16du:dateUtc="2026-09-26T01:07:00Z"/>
        </w:rPr>
      </w:pPr>
    </w:p>
    <w:p w14:paraId="62AB484A" w14:textId="24AB4EB7" w:rsidR="00A31ABB" w:rsidRDefault="00B9712B" w:rsidP="008F75BA">
      <w:pPr>
        <w:ind w:left="720"/>
        <w:rPr>
          <w:del w:id="132" w:author="Comparison" w:date="2026-09-25T21:07:00Z" w16du:dateUtc="2026-09-26T01:07:00Z"/>
          <w:spacing w:val="-3"/>
        </w:rPr>
      </w:pPr>
      <w:del w:id="133" w:author="Comparison" w:date="2026-09-25T21:07:00Z" w16du:dateUtc="2026-09-26T01:07:00Z">
        <w:r w:rsidRPr="00271B1F">
          <w:rPr>
            <w:u w:val="single"/>
          </w:rPr>
          <w:delText xml:space="preserve">Health </w:delText>
        </w:r>
        <w:r w:rsidR="00E7230A">
          <w:rPr>
            <w:u w:val="single"/>
          </w:rPr>
          <w:delText>P</w:delText>
        </w:r>
        <w:r w:rsidR="00E7230A" w:rsidRPr="00271B1F">
          <w:rPr>
            <w:u w:val="single"/>
          </w:rPr>
          <w:delText xml:space="preserve">olicy </w:delText>
        </w:r>
        <w:r w:rsidR="00E7230A">
          <w:rPr>
            <w:u w:val="single"/>
          </w:rPr>
          <w:delText>C</w:delText>
        </w:r>
        <w:r w:rsidR="00E7230A" w:rsidRPr="00271B1F">
          <w:rPr>
            <w:u w:val="single"/>
          </w:rPr>
          <w:delText xml:space="preserve">ommission </w:delText>
        </w:r>
        <w:r w:rsidR="00E7230A">
          <w:rPr>
            <w:u w:val="single"/>
          </w:rPr>
          <w:delText>R</w:delText>
        </w:r>
        <w:r w:rsidR="00E7230A" w:rsidRPr="00271B1F">
          <w:rPr>
            <w:u w:val="single"/>
          </w:rPr>
          <w:delText xml:space="preserve">evenue </w:delText>
        </w:r>
        <w:r w:rsidR="00E7230A">
          <w:rPr>
            <w:u w:val="single"/>
          </w:rPr>
          <w:delText>A</w:delText>
        </w:r>
        <w:r w:rsidR="00E7230A" w:rsidRPr="00271B1F">
          <w:rPr>
            <w:u w:val="single"/>
          </w:rPr>
          <w:delText>mount</w:delText>
        </w:r>
        <w:r>
          <w:delText xml:space="preserve">. </w:delText>
        </w:r>
        <w:r w:rsidR="00BB4926">
          <w:delText>An amount equal to the sum of the</w:delText>
        </w:r>
        <w:r w:rsidR="00373679">
          <w:delText xml:space="preserve"> </w:delText>
        </w:r>
        <w:r w:rsidR="00373679" w:rsidRPr="00373679">
          <w:delText xml:space="preserve">amount collected by the health policy commission from hospitals and ambulatory surgical centers </w:delText>
        </w:r>
        <w:r w:rsidR="00C853C6">
          <w:delText xml:space="preserve">under </w:delText>
        </w:r>
        <w:r w:rsidR="00C853C6" w:rsidRPr="00E63369">
          <w:delText>M.G.L. c.</w:delText>
        </w:r>
        <w:r w:rsidR="00C853C6">
          <w:delText xml:space="preserve"> 6D</w:delText>
        </w:r>
        <w:r w:rsidR="00373679" w:rsidRPr="00373679">
          <w:delText>.</w:delText>
        </w:r>
      </w:del>
    </w:p>
    <w:p w14:paraId="362D6CA9" w14:textId="77777777" w:rsidR="00B9712B" w:rsidRDefault="00B9712B" w:rsidP="008F75BA">
      <w:pPr>
        <w:ind w:left="720"/>
        <w:rPr>
          <w:del w:id="134" w:author="Comparison" w:date="2026-09-25T21:07:00Z" w16du:dateUtc="2026-09-26T01:07:00Z"/>
          <w:spacing w:val="-3"/>
        </w:rPr>
      </w:pPr>
    </w:p>
    <w:p w14:paraId="1E66CD4E" w14:textId="34A4CB2C" w:rsidR="00A31ABB" w:rsidRDefault="00A31ABB" w:rsidP="00A31ABB">
      <w:pPr>
        <w:ind w:left="720"/>
        <w:rPr>
          <w:del w:id="135" w:author="Comparison" w:date="2026-09-25T21:07:00Z" w16du:dateUtc="2026-09-26T01:07:00Z"/>
          <w:spacing w:val="-3"/>
        </w:rPr>
      </w:pPr>
      <w:del w:id="136" w:author="Comparison" w:date="2026-09-25T21:07:00Z" w16du:dateUtc="2026-09-26T01:07:00Z">
        <w:r w:rsidRPr="00741B5C">
          <w:rPr>
            <w:spacing w:val="-3"/>
            <w:u w:val="single"/>
          </w:rPr>
          <w:delText>Health Safety Net</w:delText>
        </w:r>
        <w:r w:rsidRPr="0027690C">
          <w:rPr>
            <w:spacing w:val="-3"/>
          </w:rPr>
          <w:delText xml:space="preserve">. The payment program established and administered in accordance with M.G.L. c. 118E, </w:delText>
        </w:r>
        <w:r w:rsidRPr="0027690C">
          <w:rPr>
            <w:spacing w:val="-3"/>
          </w:rPr>
          <w:delText>§§</w:delText>
        </w:r>
        <w:r w:rsidRPr="0027690C">
          <w:rPr>
            <w:spacing w:val="-3"/>
          </w:rPr>
          <w:delText xml:space="preserve"> 8A, and 64 through </w:delText>
        </w:r>
        <w:r>
          <w:rPr>
            <w:spacing w:val="-3"/>
          </w:rPr>
          <w:delText>69</w:delText>
        </w:r>
        <w:r w:rsidR="00E7230A">
          <w:rPr>
            <w:spacing w:val="-3"/>
          </w:rPr>
          <w:delText>;</w:delText>
        </w:r>
        <w:r w:rsidRPr="0027690C">
          <w:rPr>
            <w:spacing w:val="-3"/>
          </w:rPr>
          <w:delText xml:space="preserve"> regulations promulgated thereunder</w:delText>
        </w:r>
        <w:r w:rsidR="00E7230A">
          <w:rPr>
            <w:spacing w:val="-3"/>
          </w:rPr>
          <w:delText>;</w:delText>
        </w:r>
        <w:r w:rsidR="00E7230A" w:rsidRPr="0027690C">
          <w:rPr>
            <w:spacing w:val="-3"/>
          </w:rPr>
          <w:delText xml:space="preserve"> </w:delText>
        </w:r>
        <w:r w:rsidRPr="0027690C">
          <w:rPr>
            <w:spacing w:val="-3"/>
          </w:rPr>
          <w:delText>and other applicable legislation.</w:delText>
        </w:r>
      </w:del>
    </w:p>
    <w:p w14:paraId="78D85398" w14:textId="2B92035A" w:rsidR="00645553" w:rsidRDefault="00645553" w:rsidP="00A31ABB">
      <w:pPr>
        <w:ind w:left="720"/>
        <w:rPr>
          <w:del w:id="137" w:author="Comparison" w:date="2026-09-25T21:07:00Z" w16du:dateUtc="2026-09-26T01:07:00Z"/>
          <w:spacing w:val="-3"/>
        </w:rPr>
      </w:pPr>
    </w:p>
    <w:p w14:paraId="1B9752A3" w14:textId="340FBA68" w:rsidR="00645553" w:rsidRPr="0027690C" w:rsidRDefault="004708AB" w:rsidP="00A31ABB">
      <w:pPr>
        <w:ind w:left="720"/>
        <w:rPr>
          <w:del w:id="138" w:author="Comparison" w:date="2026-09-25T21:07:00Z" w16du:dateUtc="2026-09-26T01:07:00Z"/>
          <w:spacing w:val="-3"/>
        </w:rPr>
      </w:pPr>
      <w:del w:id="139" w:author="Comparison" w:date="2026-09-25T21:07:00Z" w16du:dateUtc="2026-09-26T01:07:00Z">
        <w:r w:rsidRPr="00271B1F">
          <w:rPr>
            <w:u w:val="single"/>
          </w:rPr>
          <w:delText>H</w:delText>
        </w:r>
        <w:r w:rsidR="00645553" w:rsidRPr="00271B1F">
          <w:rPr>
            <w:u w:val="single"/>
          </w:rPr>
          <w:delText xml:space="preserve">ealth </w:delText>
        </w:r>
        <w:r w:rsidR="00E7230A">
          <w:rPr>
            <w:u w:val="single"/>
          </w:rPr>
          <w:delText>S</w:delText>
        </w:r>
        <w:r w:rsidR="00E7230A" w:rsidRPr="00271B1F">
          <w:rPr>
            <w:u w:val="single"/>
          </w:rPr>
          <w:delText xml:space="preserve">afety </w:delText>
        </w:r>
        <w:r w:rsidR="00E7230A">
          <w:rPr>
            <w:u w:val="single"/>
          </w:rPr>
          <w:delText>N</w:delText>
        </w:r>
        <w:r w:rsidR="00E7230A" w:rsidRPr="00271B1F">
          <w:rPr>
            <w:u w:val="single"/>
          </w:rPr>
          <w:delText xml:space="preserve">et </w:delText>
        </w:r>
        <w:r w:rsidR="00E7230A">
          <w:rPr>
            <w:u w:val="single"/>
          </w:rPr>
          <w:delText>M</w:delText>
        </w:r>
        <w:r w:rsidR="00E7230A" w:rsidRPr="00271B1F">
          <w:rPr>
            <w:u w:val="single"/>
          </w:rPr>
          <w:delText xml:space="preserve">anaged </w:delText>
        </w:r>
        <w:r w:rsidR="00E7230A">
          <w:rPr>
            <w:u w:val="single"/>
          </w:rPr>
          <w:delText>C</w:delText>
        </w:r>
        <w:r w:rsidR="00E7230A" w:rsidRPr="00271B1F">
          <w:rPr>
            <w:u w:val="single"/>
          </w:rPr>
          <w:delText xml:space="preserve">are </w:delText>
        </w:r>
        <w:r w:rsidR="00E7230A">
          <w:rPr>
            <w:u w:val="single"/>
          </w:rPr>
          <w:delText>O</w:delText>
        </w:r>
        <w:r w:rsidR="00E7230A" w:rsidRPr="00271B1F">
          <w:rPr>
            <w:u w:val="single"/>
          </w:rPr>
          <w:delText xml:space="preserve">rganization </w:delText>
        </w:r>
        <w:r w:rsidR="00E7230A">
          <w:rPr>
            <w:u w:val="single"/>
          </w:rPr>
          <w:delText>R</w:delText>
        </w:r>
        <w:r w:rsidR="00E7230A" w:rsidRPr="00271B1F">
          <w:rPr>
            <w:u w:val="single"/>
          </w:rPr>
          <w:delText xml:space="preserve">evenue </w:delText>
        </w:r>
        <w:r w:rsidR="00E7230A">
          <w:rPr>
            <w:u w:val="single"/>
          </w:rPr>
          <w:delText>A</w:delText>
        </w:r>
        <w:r w:rsidR="00E7230A" w:rsidRPr="00271B1F">
          <w:rPr>
            <w:u w:val="single"/>
          </w:rPr>
          <w:delText>mount</w:delText>
        </w:r>
        <w:r w:rsidR="00645553">
          <w:delText xml:space="preserve">. </w:delText>
        </w:r>
        <w:r w:rsidR="002F1077">
          <w:delText>A</w:delText>
        </w:r>
        <w:r w:rsidR="002F1077" w:rsidRPr="002F1077">
          <w:delText>n amount equal to $160,000,000 plus 50</w:delText>
        </w:r>
        <w:r w:rsidR="00481C16">
          <w:delText>%</w:delText>
        </w:r>
        <w:r w:rsidR="009335A6">
          <w:delText xml:space="preserve"> </w:delText>
        </w:r>
        <w:r w:rsidR="002F1077" w:rsidRPr="002F1077">
          <w:delText xml:space="preserve">of the estimated cost, as determined by the secretary for administration and finance, of administering the </w:delText>
        </w:r>
        <w:r w:rsidR="00E7230A">
          <w:delText>H</w:delText>
        </w:r>
        <w:r w:rsidR="00E7230A" w:rsidRPr="002F1077">
          <w:delText xml:space="preserve">ealth </w:delText>
        </w:r>
        <w:r w:rsidR="00E7230A">
          <w:delText>S</w:delText>
        </w:r>
        <w:r w:rsidR="00E7230A" w:rsidRPr="002F1077">
          <w:delText xml:space="preserve">afety </w:delText>
        </w:r>
        <w:r w:rsidR="00E7230A">
          <w:delText>N</w:delText>
        </w:r>
        <w:r w:rsidR="00E7230A" w:rsidRPr="002F1077">
          <w:delText xml:space="preserve">et </w:delText>
        </w:r>
        <w:r w:rsidR="002F1077" w:rsidRPr="002F1077">
          <w:delText xml:space="preserve">and related assessments in accordance with </w:delText>
        </w:r>
        <w:r w:rsidR="00C853C6" w:rsidRPr="00E63369">
          <w:delText>M.G.L. c.</w:delText>
        </w:r>
        <w:r w:rsidR="00C853C6">
          <w:delText xml:space="preserve"> 118E, </w:delText>
        </w:r>
        <w:r w:rsidR="00C853C6" w:rsidRPr="0027690C">
          <w:rPr>
            <w:spacing w:val="-3"/>
          </w:rPr>
          <w:delText>§§</w:delText>
        </w:r>
        <w:r w:rsidR="00C853C6">
          <w:rPr>
            <w:spacing w:val="-3"/>
          </w:rPr>
          <w:delText xml:space="preserve"> 65 through 69</w:delText>
        </w:r>
        <w:r w:rsidR="00AD5342">
          <w:delText>.</w:delText>
        </w:r>
      </w:del>
    </w:p>
    <w:p w14:paraId="68DEEB7F" w14:textId="77777777" w:rsidR="00A31ABB" w:rsidRPr="00741B5C" w:rsidRDefault="00A31ABB" w:rsidP="00A31ABB">
      <w:pPr>
        <w:ind w:left="720"/>
        <w:rPr>
          <w:del w:id="140" w:author="Comparison" w:date="2026-09-25T21:07:00Z" w16du:dateUtc="2026-09-26T01:07:00Z"/>
          <w:spacing w:val="-3"/>
          <w:u w:val="single"/>
        </w:rPr>
      </w:pPr>
    </w:p>
    <w:p w14:paraId="4AFD4FE3" w14:textId="5A6F018B" w:rsidR="00A31ABB" w:rsidRPr="00741B5C" w:rsidRDefault="00A31ABB" w:rsidP="00A31ABB">
      <w:pPr>
        <w:ind w:left="720"/>
        <w:rPr>
          <w:del w:id="141" w:author="Comparison" w:date="2026-09-25T21:07:00Z" w16du:dateUtc="2026-09-26T01:07:00Z"/>
          <w:spacing w:val="-3"/>
        </w:rPr>
      </w:pPr>
      <w:del w:id="142" w:author="Comparison" w:date="2026-09-25T21:07:00Z" w16du:dateUtc="2026-09-26T01:07:00Z">
        <w:r w:rsidRPr="00741B5C">
          <w:rPr>
            <w:spacing w:val="-3"/>
            <w:u w:val="single"/>
          </w:rPr>
          <w:delText>Health Safety Net Office</w:delText>
        </w:r>
        <w:r w:rsidRPr="00741B5C">
          <w:rPr>
            <w:spacing w:val="-3"/>
          </w:rPr>
          <w:delText xml:space="preserve">. The office within the Office of Medicaid established under M.G.L. c. 118E, </w:delText>
        </w:r>
        <w:r w:rsidRPr="00741B5C">
          <w:rPr>
            <w:spacing w:val="-3"/>
          </w:rPr>
          <w:delText>§</w:delText>
        </w:r>
        <w:r w:rsidRPr="00741B5C">
          <w:rPr>
            <w:spacing w:val="-3"/>
          </w:rPr>
          <w:delText xml:space="preserve"> 65.</w:delText>
        </w:r>
      </w:del>
    </w:p>
    <w:p w14:paraId="72EE8EC1" w14:textId="77777777" w:rsidR="00A31ABB" w:rsidRPr="00741B5C" w:rsidRDefault="00A31ABB" w:rsidP="00A31ABB">
      <w:pPr>
        <w:ind w:left="720"/>
        <w:rPr>
          <w:del w:id="143" w:author="Comparison" w:date="2026-09-25T21:07:00Z" w16du:dateUtc="2026-09-26T01:07:00Z"/>
          <w:spacing w:val="-3"/>
        </w:rPr>
      </w:pPr>
    </w:p>
    <w:p w14:paraId="363C7D35" w14:textId="6F9B228F" w:rsidR="00D51489" w:rsidRDefault="00A31ABB" w:rsidP="00047310">
      <w:pPr>
        <w:autoSpaceDE w:val="0"/>
        <w:autoSpaceDN w:val="0"/>
        <w:adjustRightInd w:val="0"/>
        <w:ind w:left="720"/>
        <w:rPr>
          <w:del w:id="144" w:author="Comparison" w:date="2026-09-25T21:07:00Z" w16du:dateUtc="2026-09-26T01:07:00Z"/>
        </w:rPr>
      </w:pPr>
      <w:del w:id="145" w:author="Comparison" w:date="2026-09-25T21:07:00Z" w16du:dateUtc="2026-09-26T01:07:00Z">
        <w:r w:rsidRPr="00415D75">
          <w:rPr>
            <w:rStyle w:val="Style11ptUnderline"/>
          </w:rPr>
          <w:delText>Health Safety Net Trust Fund</w:delText>
        </w:r>
        <w:r w:rsidRPr="00741B5C">
          <w:delText>. The fund established under</w:delText>
        </w:r>
        <w:r w:rsidRPr="00741B5C">
          <w:rPr>
            <w:spacing w:val="-3"/>
          </w:rPr>
          <w:delText xml:space="preserve"> M.G.L. c. 118E, </w:delText>
        </w:r>
        <w:r w:rsidRPr="00741B5C">
          <w:rPr>
            <w:spacing w:val="-3"/>
          </w:rPr>
          <w:delText>§</w:delText>
        </w:r>
        <w:r w:rsidRPr="00741B5C">
          <w:rPr>
            <w:spacing w:val="-3"/>
          </w:rPr>
          <w:delText xml:space="preserve"> 66</w:delText>
        </w:r>
        <w:r w:rsidRPr="00741B5C">
          <w:delText xml:space="preserve">. </w:delText>
        </w:r>
      </w:del>
    </w:p>
    <w:p w14:paraId="7DF7DFF0" w14:textId="27670521" w:rsidR="009F551D" w:rsidRDefault="00A31ABB" w:rsidP="00047310">
      <w:pPr>
        <w:autoSpaceDE w:val="0"/>
        <w:autoSpaceDN w:val="0"/>
        <w:adjustRightInd w:val="0"/>
        <w:ind w:left="720"/>
        <w:rPr>
          <w:del w:id="146" w:author="Comparison" w:date="2026-09-25T21:07:00Z" w16du:dateUtc="2026-09-26T01:07:00Z"/>
          <w:u w:val="single"/>
        </w:rPr>
      </w:pPr>
      <w:del w:id="147" w:author="Comparison" w:date="2026-09-25T21:07:00Z" w16du:dateUtc="2026-09-26T01:07:00Z">
        <w:r w:rsidRPr="00741B5C">
          <w:delText xml:space="preserve"> </w:delText>
        </w:r>
      </w:del>
    </w:p>
    <w:p w14:paraId="1D7949E8" w14:textId="4B81BAD7" w:rsidR="009F77DB" w:rsidRDefault="009F77DB">
      <w:pPr>
        <w:autoSpaceDE w:val="0"/>
        <w:autoSpaceDN w:val="0"/>
        <w:adjustRightInd w:val="0"/>
        <w:ind w:left="720"/>
        <w:rPr>
          <w:del w:id="148" w:author="Comparison" w:date="2026-09-25T21:07:00Z" w16du:dateUtc="2026-09-26T01:07:00Z"/>
        </w:rPr>
      </w:pPr>
      <w:del w:id="149" w:author="Comparison" w:date="2026-09-25T21:07:00Z" w16du:dateUtc="2026-09-26T01:07:00Z">
        <w:r w:rsidRPr="00271B1F">
          <w:rPr>
            <w:u w:val="single"/>
          </w:rPr>
          <w:delText xml:space="preserve">Immunization </w:delText>
        </w:r>
        <w:r w:rsidR="00AD2780">
          <w:rPr>
            <w:u w:val="single"/>
          </w:rPr>
          <w:delText>R</w:delText>
        </w:r>
        <w:r w:rsidR="00AD2780" w:rsidRPr="00271B1F">
          <w:rPr>
            <w:u w:val="single"/>
          </w:rPr>
          <w:delText xml:space="preserve">evenue </w:delText>
        </w:r>
        <w:r w:rsidR="00AD2780">
          <w:rPr>
            <w:u w:val="single"/>
          </w:rPr>
          <w:delText>A</w:delText>
        </w:r>
        <w:r w:rsidR="00AD2780" w:rsidRPr="00271B1F">
          <w:rPr>
            <w:u w:val="single"/>
          </w:rPr>
          <w:delText>mount</w:delText>
        </w:r>
        <w:r>
          <w:delText xml:space="preserve">. </w:delText>
        </w:r>
        <w:r w:rsidR="00A25851">
          <w:delText>T</w:delText>
        </w:r>
        <w:r w:rsidR="00A25851" w:rsidRPr="00A25851">
          <w:delText>he estimated costs to purchase, store</w:delText>
        </w:r>
        <w:r w:rsidR="00AD2780">
          <w:delText>,</w:delText>
        </w:r>
        <w:r w:rsidR="00A25851" w:rsidRPr="00A25851">
          <w:delText xml:space="preserve"> and distribute vaccines for routine immunizations and to administer </w:delText>
        </w:r>
        <w:r w:rsidR="00A667F5">
          <w:delText xml:space="preserve">trust funds </w:delText>
        </w:r>
        <w:r w:rsidR="00760479">
          <w:delText xml:space="preserve">established for such purpose under </w:delText>
        </w:r>
        <w:r w:rsidR="008A24AB" w:rsidRPr="00741B5C">
          <w:rPr>
            <w:spacing w:val="-3"/>
          </w:rPr>
          <w:delText>M.G.L. c.</w:delText>
        </w:r>
        <w:r w:rsidR="008A24AB">
          <w:rPr>
            <w:spacing w:val="-3"/>
          </w:rPr>
          <w:delText xml:space="preserve"> 111</w:delText>
        </w:r>
        <w:r w:rsidR="00A25851" w:rsidRPr="00A25851">
          <w:delText>, and</w:delText>
        </w:r>
        <w:r w:rsidR="008B3455">
          <w:delText xml:space="preserve"> to </w:delText>
        </w:r>
        <w:r w:rsidR="00BE2790">
          <w:delText>operate</w:delText>
        </w:r>
        <w:r w:rsidR="00A25851" w:rsidRPr="00A25851">
          <w:delText xml:space="preserve"> the computerized immunization registry, established in </w:delText>
        </w:r>
        <w:r w:rsidR="00303110" w:rsidRPr="00741B5C">
          <w:rPr>
            <w:spacing w:val="-3"/>
          </w:rPr>
          <w:delText>M.G.L. c.</w:delText>
        </w:r>
        <w:r w:rsidR="00303110">
          <w:rPr>
            <w:spacing w:val="-3"/>
          </w:rPr>
          <w:delText xml:space="preserve"> 111</w:delText>
        </w:r>
        <w:r w:rsidR="00303110" w:rsidRPr="00741B5C">
          <w:rPr>
            <w:spacing w:val="-3"/>
          </w:rPr>
          <w:delText xml:space="preserve">, </w:delText>
        </w:r>
        <w:r w:rsidR="00303110" w:rsidRPr="00741B5C">
          <w:rPr>
            <w:spacing w:val="-3"/>
          </w:rPr>
          <w:delText>§</w:delText>
        </w:r>
        <w:r w:rsidR="00303110" w:rsidRPr="00741B5C">
          <w:rPr>
            <w:spacing w:val="-3"/>
          </w:rPr>
          <w:delText xml:space="preserve"> </w:delText>
        </w:r>
        <w:r w:rsidR="00303110">
          <w:rPr>
            <w:spacing w:val="-3"/>
          </w:rPr>
          <w:delText>24M</w:delText>
        </w:r>
        <w:r w:rsidR="00A25851" w:rsidRPr="00A25851">
          <w:delText xml:space="preserve">, taking into consideration the limitations on expenditures described in </w:delText>
        </w:r>
        <w:r w:rsidR="005E09B2" w:rsidRPr="00741B5C">
          <w:rPr>
            <w:spacing w:val="-3"/>
          </w:rPr>
          <w:delText>M.G.L. c.</w:delText>
        </w:r>
        <w:r w:rsidR="005E09B2">
          <w:rPr>
            <w:spacing w:val="-3"/>
          </w:rPr>
          <w:delText xml:space="preserve"> 111</w:delText>
        </w:r>
        <w:r w:rsidR="00A25851" w:rsidRPr="00A25851">
          <w:delText xml:space="preserve">, as well as any anticipated surplus or deficit in </w:delText>
        </w:r>
        <w:r w:rsidR="008C446B">
          <w:delText>said trust funds</w:delText>
        </w:r>
        <w:r w:rsidR="00A25851" w:rsidRPr="00A25851">
          <w:delText>, but excluding any costs anticipated to be covered by federal contribution.</w:delText>
        </w:r>
      </w:del>
    </w:p>
    <w:p w14:paraId="0200E5E2" w14:textId="77777777" w:rsidR="006D73F7" w:rsidRDefault="006D73F7">
      <w:pPr>
        <w:autoSpaceDE w:val="0"/>
        <w:autoSpaceDN w:val="0"/>
        <w:adjustRightInd w:val="0"/>
        <w:ind w:left="720"/>
        <w:rPr>
          <w:del w:id="150" w:author="Comparison" w:date="2026-09-25T21:07:00Z" w16du:dateUtc="2026-09-26T01:07:00Z"/>
        </w:rPr>
      </w:pPr>
    </w:p>
    <w:p w14:paraId="333471A1" w14:textId="11D7402F" w:rsidR="006D73F7" w:rsidRDefault="006D73F7">
      <w:pPr>
        <w:autoSpaceDE w:val="0"/>
        <w:autoSpaceDN w:val="0"/>
        <w:adjustRightInd w:val="0"/>
        <w:ind w:left="720"/>
        <w:rPr>
          <w:del w:id="151" w:author="Comparison" w:date="2026-09-25T21:07:00Z" w16du:dateUtc="2026-09-26T01:07:00Z"/>
          <w:u w:val="single"/>
        </w:rPr>
      </w:pPr>
      <w:del w:id="152" w:author="Comparison" w:date="2026-09-25T21:07:00Z" w16du:dateUtc="2026-09-26T01:07:00Z">
        <w:r w:rsidRPr="00271B1F">
          <w:rPr>
            <w:u w:val="single"/>
          </w:rPr>
          <w:delText xml:space="preserve">Indemnity </w:delText>
        </w:r>
        <w:r w:rsidR="005E09B2">
          <w:rPr>
            <w:u w:val="single"/>
          </w:rPr>
          <w:delText>P</w:delText>
        </w:r>
        <w:r w:rsidR="005E09B2" w:rsidRPr="00271B1F">
          <w:rPr>
            <w:u w:val="single"/>
          </w:rPr>
          <w:delText>lan</w:delText>
        </w:r>
        <w:r>
          <w:delText xml:space="preserve">. </w:delText>
        </w:r>
        <w:r w:rsidR="001658FD">
          <w:delText xml:space="preserve">A </w:delText>
        </w:r>
        <w:r w:rsidR="00F91FAD">
          <w:delText>plan</w:delText>
        </w:r>
        <w:r w:rsidR="00154906">
          <w:delText xml:space="preserve"> that does not offer benefits through a restricted or preferred</w:delText>
        </w:r>
        <w:r w:rsidR="00CC318E">
          <w:delText xml:space="preserve"> network of health</w:delText>
        </w:r>
        <w:r w:rsidR="002F3757">
          <w:delText xml:space="preserve"> </w:delText>
        </w:r>
        <w:r w:rsidR="00CC318E">
          <w:delText>care providers, whether directly or through a third party.</w:delText>
        </w:r>
      </w:del>
    </w:p>
    <w:p w14:paraId="57916AB9" w14:textId="77777777" w:rsidR="009F77DB" w:rsidRDefault="009F77DB">
      <w:pPr>
        <w:autoSpaceDE w:val="0"/>
        <w:autoSpaceDN w:val="0"/>
        <w:adjustRightInd w:val="0"/>
        <w:ind w:left="720"/>
        <w:rPr>
          <w:del w:id="153" w:author="Comparison" w:date="2026-09-25T21:07:00Z" w16du:dateUtc="2026-09-26T01:07:00Z"/>
          <w:u w:val="single"/>
        </w:rPr>
      </w:pPr>
    </w:p>
    <w:p w14:paraId="02FF8FB3" w14:textId="0D46C8FC" w:rsidR="0E7AE61A" w:rsidRDefault="0E7AE61A" w:rsidP="00C66294">
      <w:pPr>
        <w:ind w:left="720"/>
        <w:rPr>
          <w:del w:id="154" w:author="Comparison" w:date="2026-09-25T21:07:00Z" w16du:dateUtc="2026-09-26T01:07:00Z"/>
          <w:szCs w:val="22"/>
          <w:u w:val="single"/>
        </w:rPr>
      </w:pPr>
      <w:del w:id="155" w:author="Comparison" w:date="2026-09-25T21:07:00Z" w16du:dateUtc="2026-09-26T01:07:00Z">
        <w:r w:rsidRPr="32B6B81C">
          <w:rPr>
            <w:szCs w:val="22"/>
            <w:u w:val="single"/>
          </w:rPr>
          <w:delText>Limited Benefit Plan</w:delText>
        </w:r>
        <w:r w:rsidRPr="00823867">
          <w:rPr>
            <w:szCs w:val="22"/>
          </w:rPr>
          <w:delText>.</w:delText>
        </w:r>
        <w:r w:rsidRPr="00303110">
          <w:rPr>
            <w:szCs w:val="22"/>
          </w:rPr>
          <w:delText xml:space="preserve"> A </w:delText>
        </w:r>
        <w:r w:rsidR="00876A3C" w:rsidRPr="00303110">
          <w:rPr>
            <w:szCs w:val="22"/>
          </w:rPr>
          <w:delText>plan</w:delText>
        </w:r>
        <w:r w:rsidRPr="00303110">
          <w:rPr>
            <w:szCs w:val="22"/>
          </w:rPr>
          <w:delText xml:space="preserve"> for stand-alone coverage of dental, vision, </w:delText>
        </w:r>
        <w:r w:rsidR="002F3757">
          <w:rPr>
            <w:szCs w:val="22"/>
          </w:rPr>
          <w:delText xml:space="preserve">pharmacy, </w:delText>
        </w:r>
        <w:r w:rsidRPr="00303110">
          <w:rPr>
            <w:szCs w:val="22"/>
          </w:rPr>
          <w:delText xml:space="preserve">or </w:delText>
        </w:r>
        <w:r w:rsidR="003560F0" w:rsidRPr="00303110">
          <w:rPr>
            <w:szCs w:val="22"/>
          </w:rPr>
          <w:delText>long</w:delText>
        </w:r>
        <w:r w:rsidR="003560F0">
          <w:rPr>
            <w:szCs w:val="22"/>
          </w:rPr>
          <w:delText>-</w:delText>
        </w:r>
        <w:r w:rsidR="003560F0" w:rsidRPr="00823867">
          <w:rPr>
            <w:szCs w:val="22"/>
          </w:rPr>
          <w:delText>term</w:delText>
        </w:r>
        <w:r w:rsidR="003560F0">
          <w:rPr>
            <w:szCs w:val="22"/>
          </w:rPr>
          <w:delText>-</w:delText>
        </w:r>
        <w:r w:rsidRPr="00303110">
          <w:rPr>
            <w:szCs w:val="22"/>
          </w:rPr>
          <w:delText>care services.</w:delText>
        </w:r>
      </w:del>
    </w:p>
    <w:p w14:paraId="29632931" w14:textId="628194CA" w:rsidR="32B6B81C" w:rsidRDefault="32B6B81C" w:rsidP="32B6B81C">
      <w:pPr>
        <w:ind w:left="720"/>
        <w:rPr>
          <w:del w:id="156" w:author="Comparison" w:date="2026-09-25T21:07:00Z" w16du:dateUtc="2026-09-26T01:07:00Z"/>
          <w:u w:val="single"/>
        </w:rPr>
      </w:pPr>
    </w:p>
    <w:p w14:paraId="4A9439D2" w14:textId="7A2094E1" w:rsidR="00D332D2" w:rsidRDefault="00A00A28">
      <w:pPr>
        <w:autoSpaceDE w:val="0"/>
        <w:autoSpaceDN w:val="0"/>
        <w:adjustRightInd w:val="0"/>
        <w:ind w:left="720"/>
        <w:rPr>
          <w:del w:id="157" w:author="Comparison" w:date="2026-09-25T21:07:00Z" w16du:dateUtc="2026-09-26T01:07:00Z"/>
        </w:rPr>
      </w:pPr>
      <w:del w:id="158" w:author="Comparison" w:date="2026-09-25T21:07:00Z" w16du:dateUtc="2026-09-26T01:07:00Z">
        <w:r w:rsidRPr="00271B1F">
          <w:rPr>
            <w:u w:val="single"/>
          </w:rPr>
          <w:delText>Managed Care Organization</w:delText>
        </w:r>
        <w:r w:rsidR="00B35064" w:rsidRPr="003A37C1">
          <w:delText xml:space="preserve">. </w:delText>
        </w:r>
        <w:r w:rsidR="00792EC8">
          <w:delText>An</w:delText>
        </w:r>
        <w:r w:rsidR="00792EC8" w:rsidRPr="00792EC8">
          <w:delText xml:space="preserve"> entity that </w:delText>
        </w:r>
      </w:del>
    </w:p>
    <w:p w14:paraId="578E71E0" w14:textId="77777777" w:rsidR="00D332D2" w:rsidRDefault="00792EC8" w:rsidP="00D332D2">
      <w:pPr>
        <w:autoSpaceDE w:val="0"/>
        <w:autoSpaceDN w:val="0"/>
        <w:adjustRightInd w:val="0"/>
        <w:ind w:left="1080"/>
        <w:rPr>
          <w:del w:id="159" w:author="Comparison" w:date="2026-09-25T21:07:00Z" w16du:dateUtc="2026-09-26T01:07:00Z"/>
        </w:rPr>
      </w:pPr>
      <w:del w:id="160" w:author="Comparison" w:date="2026-09-25T21:07:00Z" w16du:dateUtc="2026-09-26T01:07:00Z">
        <w:r>
          <w:delText>(</w:delText>
        </w:r>
        <w:r w:rsidR="00D332D2">
          <w:delText>a</w:delText>
        </w:r>
        <w:r>
          <w:delText xml:space="preserve">) </w:delText>
        </w:r>
        <w:r w:rsidR="002F3757">
          <w:delText xml:space="preserve">is </w:delText>
        </w:r>
        <w:r w:rsidRPr="00792EC8">
          <w:delText xml:space="preserve">accredited </w:delText>
        </w:r>
        <w:r w:rsidR="001B43B5">
          <w:delText xml:space="preserve">under </w:delText>
        </w:r>
        <w:r w:rsidR="001B43B5" w:rsidRPr="00741B5C">
          <w:rPr>
            <w:spacing w:val="-3"/>
          </w:rPr>
          <w:delText>M.G.L. c.</w:delText>
        </w:r>
        <w:r w:rsidR="001B43B5">
          <w:rPr>
            <w:spacing w:val="-3"/>
          </w:rPr>
          <w:delText xml:space="preserve"> </w:delText>
        </w:r>
        <w:r w:rsidRPr="00792EC8">
          <w:delText xml:space="preserve"> 176O and that is</w:delText>
        </w:r>
        <w:r>
          <w:delText xml:space="preserve"> </w:delText>
        </w:r>
      </w:del>
    </w:p>
    <w:p w14:paraId="6E3EF3FF" w14:textId="77777777" w:rsidR="00D332D2" w:rsidRDefault="00D332D2" w:rsidP="00D332D2">
      <w:pPr>
        <w:autoSpaceDE w:val="0"/>
        <w:autoSpaceDN w:val="0"/>
        <w:adjustRightInd w:val="0"/>
        <w:ind w:left="1440"/>
        <w:rPr>
          <w:del w:id="161" w:author="Comparison" w:date="2026-09-25T21:07:00Z" w16du:dateUtc="2026-09-26T01:07:00Z"/>
        </w:rPr>
      </w:pPr>
      <w:del w:id="162" w:author="Comparison" w:date="2026-09-25T21:07:00Z" w16du:dateUtc="2026-09-26T01:07:00Z">
        <w:r>
          <w:delText xml:space="preserve">1. </w:delText>
        </w:r>
        <w:r w:rsidR="00792EC8" w:rsidRPr="00792EC8">
          <w:delText xml:space="preserve"> licensed or otherwise authorized to transact accident or health insurance </w:delText>
        </w:r>
        <w:r w:rsidR="001B43B5">
          <w:delText xml:space="preserve">under </w:delText>
        </w:r>
        <w:r w:rsidR="001B43B5" w:rsidRPr="00741B5C">
          <w:rPr>
            <w:spacing w:val="-3"/>
          </w:rPr>
          <w:delText>M.G.L. c.</w:delText>
        </w:r>
        <w:r w:rsidR="00792EC8" w:rsidRPr="00792EC8">
          <w:delText xml:space="preserve"> 175; </w:delText>
        </w:r>
      </w:del>
    </w:p>
    <w:p w14:paraId="211B994B" w14:textId="77777777" w:rsidR="00D332D2" w:rsidRDefault="00D332D2" w:rsidP="00D332D2">
      <w:pPr>
        <w:autoSpaceDE w:val="0"/>
        <w:autoSpaceDN w:val="0"/>
        <w:adjustRightInd w:val="0"/>
        <w:ind w:left="1440"/>
        <w:rPr>
          <w:del w:id="163" w:author="Comparison" w:date="2026-09-25T21:07:00Z" w16du:dateUtc="2026-09-26T01:07:00Z"/>
        </w:rPr>
      </w:pPr>
      <w:del w:id="164" w:author="Comparison" w:date="2026-09-25T21:07:00Z" w16du:dateUtc="2026-09-26T01:07:00Z">
        <w:r>
          <w:delText xml:space="preserve">2.  </w:delText>
        </w:r>
        <w:r w:rsidR="00792EC8" w:rsidRPr="00792EC8">
          <w:delText xml:space="preserve">a nonprofit hospital service corporation organized </w:delText>
        </w:r>
        <w:r w:rsidR="001B43B5">
          <w:delText xml:space="preserve">under </w:delText>
        </w:r>
        <w:r w:rsidR="001B43B5" w:rsidRPr="00741B5C">
          <w:rPr>
            <w:spacing w:val="-3"/>
          </w:rPr>
          <w:delText>M.G.L. c.</w:delText>
        </w:r>
        <w:r w:rsidR="00792EC8" w:rsidRPr="00792EC8">
          <w:delText xml:space="preserve"> 176A; </w:delText>
        </w:r>
      </w:del>
    </w:p>
    <w:p w14:paraId="49717191" w14:textId="77777777" w:rsidR="00D332D2" w:rsidRDefault="00D332D2" w:rsidP="00D332D2">
      <w:pPr>
        <w:autoSpaceDE w:val="0"/>
        <w:autoSpaceDN w:val="0"/>
        <w:adjustRightInd w:val="0"/>
        <w:ind w:left="1440"/>
        <w:rPr>
          <w:del w:id="165" w:author="Comparison" w:date="2026-09-25T21:07:00Z" w16du:dateUtc="2026-09-26T01:07:00Z"/>
        </w:rPr>
      </w:pPr>
      <w:del w:id="166" w:author="Comparison" w:date="2026-09-25T21:07:00Z" w16du:dateUtc="2026-09-26T01:07:00Z">
        <w:r>
          <w:delText xml:space="preserve">3.  </w:delText>
        </w:r>
        <w:r w:rsidR="00792EC8" w:rsidRPr="00792EC8">
          <w:delText xml:space="preserve">a nonprofit medical service corporation organized </w:delText>
        </w:r>
        <w:r w:rsidR="001B43B5">
          <w:delText xml:space="preserve">under </w:delText>
        </w:r>
        <w:r w:rsidR="001B43B5" w:rsidRPr="00741B5C">
          <w:rPr>
            <w:spacing w:val="-3"/>
          </w:rPr>
          <w:delText>M.G.L. c.</w:delText>
        </w:r>
        <w:r w:rsidR="00792EC8" w:rsidRPr="00792EC8">
          <w:delText xml:space="preserve"> 176B; </w:delText>
        </w:r>
      </w:del>
    </w:p>
    <w:p w14:paraId="0E86DA91" w14:textId="15A708E1" w:rsidR="00D332D2" w:rsidRDefault="00D332D2" w:rsidP="00D332D2">
      <w:pPr>
        <w:autoSpaceDE w:val="0"/>
        <w:autoSpaceDN w:val="0"/>
        <w:adjustRightInd w:val="0"/>
        <w:ind w:left="1440"/>
        <w:rPr>
          <w:del w:id="167" w:author="Comparison" w:date="2026-09-25T21:07:00Z" w16du:dateUtc="2026-09-26T01:07:00Z"/>
        </w:rPr>
      </w:pPr>
      <w:del w:id="168" w:author="Comparison" w:date="2026-09-25T21:07:00Z" w16du:dateUtc="2026-09-26T01:07:00Z">
        <w:r>
          <w:delText xml:space="preserve">4.  </w:delText>
        </w:r>
        <w:r w:rsidR="00792EC8" w:rsidRPr="00792EC8">
          <w:delText xml:space="preserve">a health maintenance organization organized </w:delText>
        </w:r>
        <w:r w:rsidR="001B43B5">
          <w:delText xml:space="preserve">under </w:delText>
        </w:r>
        <w:r w:rsidR="001B43B5" w:rsidRPr="00741B5C">
          <w:rPr>
            <w:spacing w:val="-3"/>
          </w:rPr>
          <w:delText>M.G.L. c.</w:delText>
        </w:r>
        <w:r w:rsidR="00792EC8" w:rsidRPr="00792EC8">
          <w:delText xml:space="preserve"> 176G; or </w:delText>
        </w:r>
      </w:del>
    </w:p>
    <w:p w14:paraId="35D87002" w14:textId="77777777" w:rsidR="00D332D2" w:rsidRDefault="00D332D2" w:rsidP="00D332D2">
      <w:pPr>
        <w:autoSpaceDE w:val="0"/>
        <w:autoSpaceDN w:val="0"/>
        <w:adjustRightInd w:val="0"/>
        <w:ind w:left="1440"/>
        <w:rPr>
          <w:del w:id="169" w:author="Comparison" w:date="2026-09-25T21:07:00Z" w16du:dateUtc="2026-09-26T01:07:00Z"/>
        </w:rPr>
      </w:pPr>
      <w:del w:id="170" w:author="Comparison" w:date="2026-09-25T21:07:00Z" w16du:dateUtc="2026-09-26T01:07:00Z">
        <w:r>
          <w:delText xml:space="preserve">5.  </w:delText>
        </w:r>
        <w:r w:rsidR="00792EC8" w:rsidRPr="00792EC8">
          <w:delText xml:space="preserve">an organization entering into a preferred provider arrangement </w:delText>
        </w:r>
        <w:r w:rsidR="001B43B5">
          <w:delText xml:space="preserve">under </w:delText>
        </w:r>
        <w:r w:rsidR="001B43B5" w:rsidRPr="00741B5C">
          <w:rPr>
            <w:spacing w:val="-3"/>
          </w:rPr>
          <w:delText>M.G.L. c.</w:delText>
        </w:r>
        <w:r w:rsidR="00792EC8" w:rsidRPr="00792EC8">
          <w:delText xml:space="preserve"> 176I;</w:delText>
        </w:r>
      </w:del>
    </w:p>
    <w:p w14:paraId="16368D11" w14:textId="77777777" w:rsidR="00D332D2" w:rsidRDefault="00792EC8" w:rsidP="00D332D2">
      <w:pPr>
        <w:autoSpaceDE w:val="0"/>
        <w:autoSpaceDN w:val="0"/>
        <w:adjustRightInd w:val="0"/>
        <w:ind w:left="1080"/>
        <w:rPr>
          <w:del w:id="171" w:author="Comparison" w:date="2026-09-25T21:07:00Z" w16du:dateUtc="2026-09-26T01:07:00Z"/>
        </w:rPr>
      </w:pPr>
      <w:del w:id="172" w:author="Comparison" w:date="2026-09-25T21:07:00Z" w16du:dateUtc="2026-09-26T01:07:00Z">
        <w:r w:rsidRPr="00792EC8">
          <w:delText>(</w:delText>
        </w:r>
        <w:r w:rsidR="00D332D2">
          <w:delText>b</w:delText>
        </w:r>
        <w:r w:rsidRPr="00792EC8">
          <w:delText xml:space="preserve">) </w:delText>
        </w:r>
        <w:r w:rsidR="002F3757">
          <w:delText xml:space="preserve">is </w:delText>
        </w:r>
        <w:r w:rsidRPr="00792EC8">
          <w:delText xml:space="preserve">a Medicaid managed care organization; </w:delText>
        </w:r>
      </w:del>
    </w:p>
    <w:p w14:paraId="7F0F63E5" w14:textId="1B00D8C9" w:rsidR="00D332D2" w:rsidRDefault="00792EC8" w:rsidP="00D332D2">
      <w:pPr>
        <w:autoSpaceDE w:val="0"/>
        <w:autoSpaceDN w:val="0"/>
        <w:adjustRightInd w:val="0"/>
        <w:ind w:left="1080"/>
        <w:rPr>
          <w:del w:id="173" w:author="Comparison" w:date="2026-09-25T21:07:00Z" w16du:dateUtc="2026-09-26T01:07:00Z"/>
        </w:rPr>
      </w:pPr>
      <w:del w:id="174" w:author="Comparison" w:date="2026-09-25T21:07:00Z" w16du:dateUtc="2026-09-26T01:07:00Z">
        <w:r w:rsidRPr="00792EC8">
          <w:delText>(</w:delText>
        </w:r>
        <w:r w:rsidR="00D332D2">
          <w:delText>c</w:delText>
        </w:r>
        <w:r w:rsidRPr="00792EC8">
          <w:delText xml:space="preserve">) </w:delText>
        </w:r>
        <w:r w:rsidR="00D332D2">
          <w:delText xml:space="preserve">is </w:delText>
        </w:r>
        <w:r w:rsidRPr="00792EC8">
          <w:delText>a health</w:delText>
        </w:r>
        <w:r w:rsidR="002F3757">
          <w:delText xml:space="preserve"> </w:delText>
        </w:r>
        <w:r w:rsidRPr="00792EC8">
          <w:delText xml:space="preserve">care organization, as defined in </w:delText>
        </w:r>
        <w:r w:rsidR="001B43B5" w:rsidRPr="00741B5C">
          <w:rPr>
            <w:spacing w:val="-3"/>
          </w:rPr>
          <w:delText>M.G.L. c.</w:delText>
        </w:r>
        <w:r w:rsidR="001B43B5">
          <w:rPr>
            <w:spacing w:val="-3"/>
          </w:rPr>
          <w:delText xml:space="preserve"> </w:delText>
        </w:r>
        <w:r w:rsidRPr="00792EC8">
          <w:delText>32A</w:delText>
        </w:r>
        <w:r w:rsidR="001B43B5">
          <w:delText xml:space="preserve">, </w:delText>
        </w:r>
        <w:r w:rsidR="001B43B5" w:rsidRPr="00741B5C">
          <w:rPr>
            <w:spacing w:val="-3"/>
          </w:rPr>
          <w:delText>§</w:delText>
        </w:r>
        <w:r w:rsidR="001B43B5" w:rsidRPr="00741B5C">
          <w:rPr>
            <w:spacing w:val="-3"/>
          </w:rPr>
          <w:delText xml:space="preserve"> </w:delText>
        </w:r>
        <w:r w:rsidR="001B43B5">
          <w:rPr>
            <w:spacing w:val="-3"/>
          </w:rPr>
          <w:delText>2</w:delText>
        </w:r>
        <w:r w:rsidRPr="00792EC8">
          <w:delText xml:space="preserve">; </w:delText>
        </w:r>
      </w:del>
    </w:p>
    <w:p w14:paraId="0279979C" w14:textId="2ABFAD0C" w:rsidR="00D332D2" w:rsidRDefault="00792EC8" w:rsidP="00D332D2">
      <w:pPr>
        <w:autoSpaceDE w:val="0"/>
        <w:autoSpaceDN w:val="0"/>
        <w:adjustRightInd w:val="0"/>
        <w:ind w:left="1080"/>
        <w:rPr>
          <w:del w:id="175" w:author="Comparison" w:date="2026-09-25T21:07:00Z" w16du:dateUtc="2026-09-26T01:07:00Z"/>
        </w:rPr>
      </w:pPr>
      <w:del w:id="176" w:author="Comparison" w:date="2026-09-25T21:07:00Z" w16du:dateUtc="2026-09-26T01:07:00Z">
        <w:r w:rsidRPr="00792EC8">
          <w:delText>(</w:delText>
        </w:r>
        <w:r w:rsidR="00D332D2">
          <w:delText>d</w:delText>
        </w:r>
        <w:r w:rsidRPr="00792EC8">
          <w:delText xml:space="preserve">) </w:delText>
        </w:r>
        <w:r w:rsidR="00D332D2">
          <w:delText xml:space="preserve">is </w:delText>
        </w:r>
        <w:r w:rsidRPr="00792EC8">
          <w:delText xml:space="preserve">a self-insured group for which </w:delText>
        </w:r>
        <w:r w:rsidR="002F3757">
          <w:delText xml:space="preserve">one or more entities provide </w:delText>
        </w:r>
        <w:r w:rsidRPr="00792EC8">
          <w:delText xml:space="preserve">administrative services </w:delText>
        </w:r>
        <w:r w:rsidR="001B43B5">
          <w:delText xml:space="preserve">under </w:delText>
        </w:r>
        <w:r w:rsidR="001B43B5">
          <w:rPr>
            <w:spacing w:val="-3"/>
          </w:rPr>
          <w:delText>M.G.L. c.</w:delText>
        </w:r>
        <w:r w:rsidRPr="00792EC8">
          <w:delText xml:space="preserve"> 176O</w:delText>
        </w:r>
        <w:r w:rsidR="001B43B5">
          <w:delText xml:space="preserve">, </w:delText>
        </w:r>
        <w:r w:rsidR="001B43B5" w:rsidRPr="00741B5C">
          <w:rPr>
            <w:spacing w:val="-3"/>
          </w:rPr>
          <w:delText>§</w:delText>
        </w:r>
        <w:r w:rsidR="001B43B5" w:rsidRPr="00741B5C">
          <w:rPr>
            <w:spacing w:val="-3"/>
          </w:rPr>
          <w:delText xml:space="preserve"> </w:delText>
        </w:r>
        <w:r w:rsidR="001B43B5">
          <w:rPr>
            <w:spacing w:val="-3"/>
          </w:rPr>
          <w:delText>21</w:delText>
        </w:r>
        <w:r w:rsidR="002F3757">
          <w:rPr>
            <w:spacing w:val="-3"/>
          </w:rPr>
          <w:delText>, whether directly or through one or more third parties</w:delText>
        </w:r>
        <w:r w:rsidRPr="00792EC8">
          <w:delText xml:space="preserve">; </w:delText>
        </w:r>
      </w:del>
    </w:p>
    <w:p w14:paraId="62B6FAB2" w14:textId="77777777" w:rsidR="00D332D2" w:rsidRDefault="00792EC8" w:rsidP="00D332D2">
      <w:pPr>
        <w:autoSpaceDE w:val="0"/>
        <w:autoSpaceDN w:val="0"/>
        <w:adjustRightInd w:val="0"/>
        <w:ind w:left="1080"/>
        <w:rPr>
          <w:del w:id="177" w:author="Comparison" w:date="2026-09-25T21:07:00Z" w16du:dateUtc="2026-09-26T01:07:00Z"/>
        </w:rPr>
      </w:pPr>
      <w:del w:id="178" w:author="Comparison" w:date="2026-09-25T21:07:00Z" w16du:dateUtc="2026-09-26T01:07:00Z">
        <w:r w:rsidRPr="00792EC8">
          <w:delText>(</w:delText>
        </w:r>
        <w:r w:rsidR="00D332D2">
          <w:delText>e</w:delText>
        </w:r>
        <w:r w:rsidRPr="00792EC8">
          <w:delText>)</w:delText>
        </w:r>
        <w:r w:rsidR="002F3757">
          <w:delText xml:space="preserve"> is</w:delText>
        </w:r>
        <w:r w:rsidRPr="00792EC8">
          <w:delText xml:space="preserve"> a health insurance plan that contracts with the commonwealth health insurance connector authority</w:delText>
        </w:r>
        <w:r w:rsidR="002F3757">
          <w:delText xml:space="preserve">; or </w:delText>
        </w:r>
      </w:del>
    </w:p>
    <w:p w14:paraId="6AD5AAC1" w14:textId="31F36D5B" w:rsidR="008F75BA" w:rsidRDefault="002F3757" w:rsidP="00D332D2">
      <w:pPr>
        <w:autoSpaceDE w:val="0"/>
        <w:autoSpaceDN w:val="0"/>
        <w:adjustRightInd w:val="0"/>
        <w:ind w:left="1080"/>
        <w:rPr>
          <w:del w:id="179" w:author="Comparison" w:date="2026-09-25T21:07:00Z" w16du:dateUtc="2026-09-26T01:07:00Z"/>
        </w:rPr>
      </w:pPr>
      <w:del w:id="180" w:author="Comparison" w:date="2026-09-25T21:07:00Z" w16du:dateUtc="2026-09-26T01:07:00Z">
        <w:r>
          <w:delText>(</w:delText>
        </w:r>
        <w:r w:rsidR="00D332D2">
          <w:delText>f</w:delText>
        </w:r>
        <w:r>
          <w:delText>) otherwise provides health care coverage to individuals who receive health care services through a restricted or preferred network of health care providers, whether directly or through one or more third parties, whether or not as a self-insured group, and whether or not the entity is an out-of-state entity</w:delText>
        </w:r>
        <w:r w:rsidR="00792EC8">
          <w:delText xml:space="preserve">. </w:delText>
        </w:r>
      </w:del>
    </w:p>
    <w:p w14:paraId="7B8C1458" w14:textId="186E01FD" w:rsidR="008A2B4D" w:rsidRDefault="008A2B4D">
      <w:pPr>
        <w:autoSpaceDE w:val="0"/>
        <w:autoSpaceDN w:val="0"/>
        <w:adjustRightInd w:val="0"/>
        <w:ind w:left="720"/>
        <w:rPr>
          <w:del w:id="181" w:author="Comparison" w:date="2026-09-25T21:07:00Z" w16du:dateUtc="2026-09-26T01:07:00Z"/>
        </w:rPr>
      </w:pPr>
    </w:p>
    <w:p w14:paraId="4F4F02ED" w14:textId="72F5215D" w:rsidR="008A2B4D" w:rsidRPr="00047310" w:rsidRDefault="008A2B4D" w:rsidP="00271B1F">
      <w:pPr>
        <w:autoSpaceDE w:val="0"/>
        <w:autoSpaceDN w:val="0"/>
        <w:adjustRightInd w:val="0"/>
        <w:ind w:left="720"/>
        <w:rPr>
          <w:del w:id="182" w:author="Comparison" w:date="2026-09-25T21:07:00Z" w16du:dateUtc="2026-09-26T01:07:00Z"/>
        </w:rPr>
      </w:pPr>
      <w:del w:id="183" w:author="Comparison" w:date="2026-09-25T21:07:00Z" w16du:dateUtc="2026-09-26T01:07:00Z">
        <w:r w:rsidRPr="00271B1F">
          <w:rPr>
            <w:u w:val="single"/>
          </w:rPr>
          <w:delText xml:space="preserve">Managed </w:delText>
        </w:r>
        <w:r w:rsidR="00AC15F8">
          <w:rPr>
            <w:u w:val="single"/>
          </w:rPr>
          <w:delText>C</w:delText>
        </w:r>
        <w:r w:rsidR="00AC15F8" w:rsidRPr="00271B1F">
          <w:rPr>
            <w:u w:val="single"/>
          </w:rPr>
          <w:delText xml:space="preserve">are </w:delText>
        </w:r>
        <w:r w:rsidR="00AC15F8">
          <w:rPr>
            <w:u w:val="single"/>
          </w:rPr>
          <w:delText>O</w:delText>
        </w:r>
        <w:r w:rsidR="00AC15F8" w:rsidRPr="00271B1F">
          <w:rPr>
            <w:u w:val="single"/>
          </w:rPr>
          <w:delText xml:space="preserve">rganization </w:delText>
        </w:r>
        <w:r w:rsidR="00AC15F8">
          <w:rPr>
            <w:u w:val="single"/>
          </w:rPr>
          <w:delText>R</w:delText>
        </w:r>
        <w:r w:rsidR="00AC15F8" w:rsidRPr="00271B1F">
          <w:rPr>
            <w:u w:val="single"/>
          </w:rPr>
          <w:delText xml:space="preserve">einvestment </w:delText>
        </w:r>
        <w:r w:rsidR="00AC15F8">
          <w:rPr>
            <w:u w:val="single"/>
          </w:rPr>
          <w:delText>R</w:delText>
        </w:r>
        <w:r w:rsidR="00AC15F8" w:rsidRPr="00271B1F">
          <w:rPr>
            <w:u w:val="single"/>
          </w:rPr>
          <w:delText xml:space="preserve">evenue </w:delText>
        </w:r>
        <w:r w:rsidR="00AC15F8">
          <w:rPr>
            <w:u w:val="single"/>
          </w:rPr>
          <w:delText>A</w:delText>
        </w:r>
        <w:r w:rsidR="00AC15F8" w:rsidRPr="00271B1F">
          <w:rPr>
            <w:u w:val="single"/>
          </w:rPr>
          <w:delText>mount</w:delText>
        </w:r>
        <w:r>
          <w:delText xml:space="preserve">. </w:delText>
        </w:r>
        <w:r w:rsidR="00C80E8E">
          <w:delText xml:space="preserve">A </w:delText>
        </w:r>
        <w:r w:rsidR="00C80E8E" w:rsidRPr="00C80E8E">
          <w:delText>fixed amount equal to $246,000,000.</w:delText>
        </w:r>
      </w:del>
    </w:p>
    <w:p w14:paraId="4F9D5CF9" w14:textId="77777777" w:rsidR="004A58FD" w:rsidRPr="00E63369" w:rsidRDefault="004A58FD" w:rsidP="00047310">
      <w:pPr>
        <w:rPr>
          <w:del w:id="184" w:author="Comparison" w:date="2026-09-25T21:07:00Z" w16du:dateUtc="2026-09-26T01:07:00Z"/>
          <w:szCs w:val="22"/>
        </w:rPr>
      </w:pPr>
    </w:p>
    <w:p w14:paraId="126F8DA8" w14:textId="4E40D7F8" w:rsidR="00645553" w:rsidRDefault="00645553" w:rsidP="00890184">
      <w:pPr>
        <w:ind w:left="720"/>
        <w:rPr>
          <w:del w:id="185" w:author="Comparison" w:date="2026-09-25T21:07:00Z" w16du:dateUtc="2026-09-26T01:07:00Z"/>
          <w:szCs w:val="22"/>
          <w:u w:val="single"/>
        </w:rPr>
      </w:pPr>
      <w:del w:id="186" w:author="Comparison" w:date="2026-09-25T21:07:00Z" w16du:dateUtc="2026-09-26T01:07:00Z">
        <w:r w:rsidRPr="00271B1F">
          <w:rPr>
            <w:u w:val="single"/>
          </w:rPr>
          <w:delText xml:space="preserve">Massachusetts Child Psychiatry Access Project </w:delText>
        </w:r>
        <w:r w:rsidR="00360C58">
          <w:rPr>
            <w:u w:val="single"/>
          </w:rPr>
          <w:delText>R</w:delText>
        </w:r>
        <w:r w:rsidR="00360C58" w:rsidRPr="00271B1F">
          <w:rPr>
            <w:u w:val="single"/>
          </w:rPr>
          <w:delText xml:space="preserve">evenue </w:delText>
        </w:r>
        <w:r w:rsidR="00360C58">
          <w:rPr>
            <w:u w:val="single"/>
          </w:rPr>
          <w:delText>A</w:delText>
        </w:r>
        <w:r w:rsidR="00360C58" w:rsidRPr="00271B1F">
          <w:rPr>
            <w:u w:val="single"/>
          </w:rPr>
          <w:delText>mount</w:delText>
        </w:r>
        <w:r>
          <w:delText xml:space="preserve">. </w:delText>
        </w:r>
        <w:r w:rsidR="000A58F0">
          <w:delText>The</w:delText>
        </w:r>
        <w:r w:rsidR="000A58F0" w:rsidRPr="000A58F0">
          <w:delText xml:space="preserve"> amount equal to the amounts expended</w:delText>
        </w:r>
        <w:r w:rsidR="000A58F0">
          <w:delText xml:space="preserve"> </w:delText>
        </w:r>
        <w:r w:rsidR="000A58F0" w:rsidRPr="00271B1F">
          <w:delText>annually</w:delText>
        </w:r>
        <w:r w:rsidR="000A58F0" w:rsidRPr="000A58F0">
          <w:delText xml:space="preserve"> for the Massachusetts Child Psychiatry Access Project that are related to services provided on behalf of commercially insured clients.</w:delText>
        </w:r>
      </w:del>
    </w:p>
    <w:p w14:paraId="2B9BB4C3" w14:textId="77777777" w:rsidR="00645553" w:rsidRDefault="00645553" w:rsidP="00890184">
      <w:pPr>
        <w:ind w:left="720"/>
        <w:rPr>
          <w:del w:id="187" w:author="Comparison" w:date="2026-09-25T21:07:00Z" w16du:dateUtc="2026-09-26T01:07:00Z"/>
          <w:szCs w:val="22"/>
          <w:u w:val="single"/>
        </w:rPr>
      </w:pPr>
    </w:p>
    <w:p w14:paraId="45C6C816" w14:textId="55A09625" w:rsidR="007C598F" w:rsidRPr="00E63369" w:rsidRDefault="007C598F" w:rsidP="00890184">
      <w:pPr>
        <w:ind w:left="720"/>
        <w:rPr>
          <w:del w:id="188" w:author="Comparison" w:date="2026-09-25T21:07:00Z" w16du:dateUtc="2026-09-26T01:07:00Z"/>
        </w:rPr>
      </w:pPr>
      <w:del w:id="189" w:author="Comparison" w:date="2026-09-25T21:07:00Z" w16du:dateUtc="2026-09-26T01:07:00Z">
        <w:r w:rsidRPr="00E63369">
          <w:rPr>
            <w:szCs w:val="22"/>
            <w:u w:val="single"/>
          </w:rPr>
          <w:delText>MassHealth</w:delText>
        </w:r>
        <w:r w:rsidR="00714A42" w:rsidRPr="00E63369">
          <w:rPr>
            <w:szCs w:val="22"/>
            <w:u w:val="single"/>
          </w:rPr>
          <w:delText xml:space="preserve"> Program (MassHealth)</w:delText>
        </w:r>
        <w:r w:rsidRPr="00E63369">
          <w:rPr>
            <w:szCs w:val="22"/>
          </w:rPr>
          <w:delText xml:space="preserve">. The </w:delText>
        </w:r>
        <w:r w:rsidR="00714A42" w:rsidRPr="00E63369">
          <w:rPr>
            <w:szCs w:val="22"/>
          </w:rPr>
          <w:delText>m</w:delText>
        </w:r>
        <w:r w:rsidRPr="00E63369">
          <w:rPr>
            <w:szCs w:val="22"/>
          </w:rPr>
          <w:delText xml:space="preserve">edical </w:delText>
        </w:r>
        <w:r w:rsidR="00714A42" w:rsidRPr="00E63369">
          <w:rPr>
            <w:szCs w:val="22"/>
          </w:rPr>
          <w:delText>a</w:delText>
        </w:r>
        <w:r w:rsidRPr="00E63369">
          <w:rPr>
            <w:szCs w:val="22"/>
          </w:rPr>
          <w:delText xml:space="preserve">ssistance </w:delText>
        </w:r>
        <w:r w:rsidR="00714A42" w:rsidRPr="00E63369">
          <w:rPr>
            <w:szCs w:val="22"/>
          </w:rPr>
          <w:delText xml:space="preserve">benefits plans </w:delText>
        </w:r>
        <w:r w:rsidR="00360C58">
          <w:rPr>
            <w:szCs w:val="22"/>
          </w:rPr>
          <w:delText xml:space="preserve">(Medicaid) </w:delText>
        </w:r>
        <w:r w:rsidR="00714A42" w:rsidRPr="00E63369">
          <w:rPr>
            <w:szCs w:val="22"/>
          </w:rPr>
          <w:delText xml:space="preserve">operated and administered by EOHHS </w:delText>
        </w:r>
        <w:r w:rsidR="00360C58">
          <w:rPr>
            <w:szCs w:val="22"/>
          </w:rPr>
          <w:delText>under</w:delText>
        </w:r>
        <w:r w:rsidR="00714A42" w:rsidRPr="00E63369">
          <w:rPr>
            <w:szCs w:val="22"/>
          </w:rPr>
          <w:delText xml:space="preserve"> M.G.L. c. 118E, </w:delText>
        </w:r>
        <w:r w:rsidR="00714A42" w:rsidRPr="00E63369">
          <w:rPr>
            <w:szCs w:val="22"/>
          </w:rPr>
          <w:delText>§</w:delText>
        </w:r>
        <w:r w:rsidR="006E74C6" w:rsidRPr="00E63369">
          <w:rPr>
            <w:szCs w:val="22"/>
          </w:rPr>
          <w:delText xml:space="preserve"> </w:delText>
        </w:r>
        <w:r w:rsidR="00714A42" w:rsidRPr="00E63369">
          <w:rPr>
            <w:szCs w:val="22"/>
          </w:rPr>
          <w:delText xml:space="preserve">1 and 42 U.S.C. </w:delText>
        </w:r>
        <w:r w:rsidR="00714A42" w:rsidRPr="00E63369">
          <w:rPr>
            <w:szCs w:val="22"/>
          </w:rPr>
          <w:delText>§</w:delText>
        </w:r>
        <w:r w:rsidR="006E74C6" w:rsidRPr="00E63369">
          <w:rPr>
            <w:szCs w:val="22"/>
          </w:rPr>
          <w:delText xml:space="preserve"> </w:delText>
        </w:r>
        <w:r w:rsidR="00714A42" w:rsidRPr="00E63369">
          <w:rPr>
            <w:szCs w:val="22"/>
          </w:rPr>
          <w:delText>1396</w:delText>
        </w:r>
        <w:r w:rsidR="004B1C94">
          <w:rPr>
            <w:i/>
            <w:szCs w:val="22"/>
          </w:rPr>
          <w:delText>,</w:delText>
        </w:r>
        <w:r w:rsidR="00714A42" w:rsidRPr="00E63369">
          <w:rPr>
            <w:i/>
            <w:szCs w:val="22"/>
          </w:rPr>
          <w:delText xml:space="preserve"> </w:delText>
        </w:r>
        <w:r w:rsidR="0087630B" w:rsidRPr="00E63369">
          <w:rPr>
            <w:szCs w:val="22"/>
          </w:rPr>
          <w:delText>Title XXI of the Social Security Act (42 U.S.C. 1397), and other applicable laws and waivers to provide and pay for medical services to eligible members.</w:delText>
        </w:r>
      </w:del>
    </w:p>
    <w:p w14:paraId="18E42ED0" w14:textId="77777777" w:rsidR="006B0FE1" w:rsidRPr="00E63369" w:rsidRDefault="006B0FE1" w:rsidP="00E63369">
      <w:pPr>
        <w:ind w:left="720"/>
        <w:rPr>
          <w:del w:id="190" w:author="Comparison" w:date="2026-09-25T21:07:00Z" w16du:dateUtc="2026-09-26T01:07:00Z"/>
        </w:rPr>
      </w:pPr>
    </w:p>
    <w:p w14:paraId="3539855C" w14:textId="0F9656F8" w:rsidR="00B94DDF" w:rsidRDefault="007C598F" w:rsidP="00A4284A">
      <w:pPr>
        <w:ind w:left="720"/>
        <w:rPr>
          <w:del w:id="191" w:author="Comparison" w:date="2026-09-25T21:07:00Z" w16du:dateUtc="2026-09-26T01:07:00Z"/>
          <w:szCs w:val="22"/>
        </w:rPr>
      </w:pPr>
      <w:del w:id="192" w:author="Comparison" w:date="2026-09-25T21:07:00Z" w16du:dateUtc="2026-09-26T01:07:00Z">
        <w:r w:rsidRPr="00E63369">
          <w:rPr>
            <w:u w:val="single"/>
          </w:rPr>
          <w:delText>Medicare</w:delText>
        </w:r>
        <w:r w:rsidRPr="00E63369">
          <w:delText>.</w:delText>
        </w:r>
        <w:r w:rsidRPr="0031362E">
          <w:delText xml:space="preserve"> </w:delText>
        </w:r>
        <w:r w:rsidR="00FB0C95" w:rsidRPr="0031362E">
          <w:rPr>
            <w:szCs w:val="22"/>
          </w:rPr>
          <w:delText>The</w:delText>
        </w:r>
        <w:r w:rsidR="00FB0C95" w:rsidRPr="00E63369">
          <w:rPr>
            <w:shd w:val="clear" w:color="auto" w:fill="FFFFFF"/>
          </w:rPr>
          <w:delText xml:space="preserve"> </w:delText>
        </w:r>
        <w:r w:rsidR="00FB0C95" w:rsidRPr="0031362E">
          <w:rPr>
            <w:szCs w:val="22"/>
            <w:shd w:val="clear" w:color="auto" w:fill="FFFFFF"/>
          </w:rPr>
          <w:delText>federal</w:delText>
        </w:r>
        <w:r w:rsidR="0087630B" w:rsidRPr="00E63369">
          <w:rPr>
            <w:szCs w:val="22"/>
            <w:shd w:val="clear" w:color="auto" w:fill="FFFFFF"/>
          </w:rPr>
          <w:delText xml:space="preserve"> health</w:delText>
        </w:r>
        <w:r w:rsidR="0087630B" w:rsidRPr="00E63369">
          <w:rPr>
            <w:shd w:val="clear" w:color="auto" w:fill="FFFFFF"/>
          </w:rPr>
          <w:delText xml:space="preserve"> insurance program </w:delText>
        </w:r>
        <w:r w:rsidR="0087630B" w:rsidRPr="0031362E">
          <w:rPr>
            <w:szCs w:val="22"/>
            <w:shd w:val="clear" w:color="auto" w:fill="FFFFFF"/>
          </w:rPr>
          <w:delText xml:space="preserve">for people who are 65 </w:delText>
        </w:r>
        <w:r w:rsidR="0087630B" w:rsidRPr="00E63369">
          <w:rPr>
            <w:szCs w:val="22"/>
            <w:shd w:val="clear" w:color="auto" w:fill="FFFFFF"/>
          </w:rPr>
          <w:delText xml:space="preserve">or older, certain younger people with disabilities, and people with </w:delText>
        </w:r>
        <w:r w:rsidR="006E74C6" w:rsidRPr="00E63369">
          <w:rPr>
            <w:szCs w:val="22"/>
            <w:shd w:val="clear" w:color="auto" w:fill="FFFFFF"/>
          </w:rPr>
          <w:delText>e</w:delText>
        </w:r>
        <w:r w:rsidR="0087630B" w:rsidRPr="00E63369">
          <w:rPr>
            <w:szCs w:val="22"/>
            <w:shd w:val="clear" w:color="auto" w:fill="FFFFFF"/>
          </w:rPr>
          <w:delText>nd-</w:delText>
        </w:r>
        <w:r w:rsidR="006E74C6" w:rsidRPr="00E63369">
          <w:rPr>
            <w:szCs w:val="22"/>
            <w:shd w:val="clear" w:color="auto" w:fill="FFFFFF"/>
          </w:rPr>
          <w:delText>s</w:delText>
        </w:r>
        <w:r w:rsidR="0087630B" w:rsidRPr="00E63369">
          <w:rPr>
            <w:szCs w:val="22"/>
            <w:shd w:val="clear" w:color="auto" w:fill="FFFFFF"/>
          </w:rPr>
          <w:delText xml:space="preserve">tage </w:delText>
        </w:r>
        <w:r w:rsidR="006E74C6" w:rsidRPr="00E63369">
          <w:rPr>
            <w:szCs w:val="22"/>
            <w:shd w:val="clear" w:color="auto" w:fill="FFFFFF"/>
          </w:rPr>
          <w:delText>r</w:delText>
        </w:r>
        <w:r w:rsidR="0087630B" w:rsidRPr="00E63369">
          <w:rPr>
            <w:szCs w:val="22"/>
            <w:shd w:val="clear" w:color="auto" w:fill="FFFFFF"/>
          </w:rPr>
          <w:delText xml:space="preserve">enal </w:delText>
        </w:r>
        <w:r w:rsidR="006E74C6" w:rsidRPr="00E63369">
          <w:rPr>
            <w:szCs w:val="22"/>
            <w:shd w:val="clear" w:color="auto" w:fill="FFFFFF"/>
          </w:rPr>
          <w:delText>d</w:delText>
        </w:r>
        <w:r w:rsidR="0087630B" w:rsidRPr="00E63369">
          <w:rPr>
            <w:szCs w:val="22"/>
            <w:shd w:val="clear" w:color="auto" w:fill="FFFFFF"/>
          </w:rPr>
          <w:delText>isease (permanent kidney failure requiring dialysis or a transplant)</w:delText>
        </w:r>
        <w:r w:rsidR="00BB2E8C" w:rsidRPr="00E63369">
          <w:rPr>
            <w:color w:val="4C4C4C"/>
            <w:szCs w:val="22"/>
            <w:shd w:val="clear" w:color="auto" w:fill="FFFFFF"/>
          </w:rPr>
          <w:delText xml:space="preserve"> </w:delText>
        </w:r>
        <w:r w:rsidRPr="00E63369">
          <w:rPr>
            <w:szCs w:val="22"/>
          </w:rPr>
          <w:delText xml:space="preserve">established by Title XVIII of the Social Security Act. </w:delText>
        </w:r>
      </w:del>
    </w:p>
    <w:p w14:paraId="39461C27" w14:textId="57061772" w:rsidR="009F551D" w:rsidRDefault="009F551D" w:rsidP="00E84368">
      <w:pPr>
        <w:autoSpaceDE w:val="0"/>
        <w:autoSpaceDN w:val="0"/>
        <w:adjustRightInd w:val="0"/>
        <w:ind w:left="720"/>
        <w:rPr>
          <w:del w:id="193" w:author="Comparison" w:date="2026-09-25T21:07:00Z" w16du:dateUtc="2026-09-26T01:07:00Z"/>
        </w:rPr>
      </w:pPr>
    </w:p>
    <w:p w14:paraId="71DFC6C6" w14:textId="77777777" w:rsidR="006D666B" w:rsidRDefault="009F551D" w:rsidP="00305661">
      <w:pPr>
        <w:autoSpaceDE w:val="0"/>
        <w:autoSpaceDN w:val="0"/>
        <w:adjustRightInd w:val="0"/>
        <w:ind w:left="720"/>
        <w:rPr>
          <w:del w:id="194" w:author="Comparison" w:date="2026-09-25T21:07:00Z" w16du:dateUtc="2026-09-26T01:07:00Z"/>
        </w:rPr>
      </w:pPr>
      <w:del w:id="195" w:author="Comparison" w:date="2026-09-25T21:07:00Z" w16du:dateUtc="2026-09-26T01:07:00Z">
        <w:r w:rsidRPr="00CA79C5">
          <w:rPr>
            <w:u w:val="single"/>
          </w:rPr>
          <w:delText>Total Assessment Amount</w:delText>
        </w:r>
        <w:r>
          <w:delText>. A</w:delText>
        </w:r>
        <w:r w:rsidR="00E55280">
          <w:delText xml:space="preserve">n amount to be determined annually by MassHealth, and </w:delText>
        </w:r>
        <w:r w:rsidR="00CA4C9A">
          <w:delText xml:space="preserve">noticed to </w:delText>
        </w:r>
        <w:r w:rsidR="00016AFC">
          <w:delText>managed care organizations</w:delText>
        </w:r>
        <w:r w:rsidR="001E0D70">
          <w:delText xml:space="preserve"> annually via administrative bulletin or other written issuance</w:delText>
        </w:r>
        <w:r w:rsidR="009433B7">
          <w:delText xml:space="preserve"> prior to the start of the assessment year</w:delText>
        </w:r>
        <w:r w:rsidR="00476C0E">
          <w:delText xml:space="preserve">, which </w:delText>
        </w:r>
        <w:r w:rsidR="00360C58">
          <w:delText>equals</w:delText>
        </w:r>
        <w:r w:rsidR="00476C0E">
          <w:delText xml:space="preserve"> the total </w:delText>
        </w:r>
        <w:r w:rsidR="00DE539A">
          <w:delText xml:space="preserve">of </w:delText>
        </w:r>
      </w:del>
    </w:p>
    <w:p w14:paraId="250C7258" w14:textId="77777777" w:rsidR="006D666B" w:rsidRDefault="006E6ED5" w:rsidP="006D666B">
      <w:pPr>
        <w:autoSpaceDE w:val="0"/>
        <w:autoSpaceDN w:val="0"/>
        <w:adjustRightInd w:val="0"/>
        <w:ind w:left="1080"/>
        <w:rPr>
          <w:del w:id="196" w:author="Comparison" w:date="2026-09-25T21:07:00Z" w16du:dateUtc="2026-09-26T01:07:00Z"/>
        </w:rPr>
      </w:pPr>
      <w:del w:id="197" w:author="Comparison" w:date="2026-09-25T21:07:00Z" w16du:dateUtc="2026-09-26T01:07:00Z">
        <w:r w:rsidRPr="006E6ED5">
          <w:delText>(</w:delText>
        </w:r>
        <w:r w:rsidR="006D666B">
          <w:delText>a</w:delText>
        </w:r>
        <w:r w:rsidRPr="006E6ED5">
          <w:delText xml:space="preserve">) the </w:delText>
        </w:r>
        <w:r w:rsidR="00A972F0">
          <w:delText>M</w:delText>
        </w:r>
        <w:r w:rsidRPr="006E6ED5">
          <w:delText xml:space="preserve">anaged </w:delText>
        </w:r>
        <w:r w:rsidR="00A972F0">
          <w:delText>C</w:delText>
        </w:r>
        <w:r w:rsidRPr="006E6ED5">
          <w:delText xml:space="preserve">are </w:delText>
        </w:r>
        <w:r w:rsidR="00A972F0">
          <w:delText>O</w:delText>
        </w:r>
        <w:r w:rsidRPr="006E6ED5">
          <w:delText xml:space="preserve">rganization </w:delText>
        </w:r>
        <w:r w:rsidR="00A972F0">
          <w:delText>R</w:delText>
        </w:r>
        <w:r w:rsidRPr="006E6ED5">
          <w:delText xml:space="preserve">einvestment </w:delText>
        </w:r>
        <w:r w:rsidR="00A972F0">
          <w:delText>R</w:delText>
        </w:r>
        <w:r w:rsidRPr="006E6ED5">
          <w:delText xml:space="preserve">evenue </w:delText>
        </w:r>
        <w:r w:rsidR="00A972F0">
          <w:delText>A</w:delText>
        </w:r>
        <w:r w:rsidRPr="006E6ED5">
          <w:delText xml:space="preserve">mount; </w:delText>
        </w:r>
      </w:del>
    </w:p>
    <w:p w14:paraId="23DE5548" w14:textId="77777777" w:rsidR="006D666B" w:rsidRDefault="006E6ED5" w:rsidP="006D666B">
      <w:pPr>
        <w:autoSpaceDE w:val="0"/>
        <w:autoSpaceDN w:val="0"/>
        <w:adjustRightInd w:val="0"/>
        <w:ind w:left="1080"/>
        <w:rPr>
          <w:del w:id="198" w:author="Comparison" w:date="2026-09-25T21:07:00Z" w16du:dateUtc="2026-09-26T01:07:00Z"/>
        </w:rPr>
      </w:pPr>
      <w:del w:id="199" w:author="Comparison" w:date="2026-09-25T21:07:00Z" w16du:dateUtc="2026-09-26T01:07:00Z">
        <w:r w:rsidRPr="006E6ED5">
          <w:delText>(</w:delText>
        </w:r>
        <w:r w:rsidR="006D666B">
          <w:delText>b</w:delText>
        </w:r>
        <w:r w:rsidRPr="006E6ED5">
          <w:delText xml:space="preserve">) the </w:delText>
        </w:r>
        <w:r w:rsidR="00A972F0">
          <w:delText>H</w:delText>
        </w:r>
        <w:r w:rsidRPr="006E6ED5">
          <w:delText xml:space="preserve">ealth </w:delText>
        </w:r>
        <w:r w:rsidR="00A972F0">
          <w:delText>S</w:delText>
        </w:r>
        <w:r w:rsidRPr="006E6ED5">
          <w:delText xml:space="preserve">afety </w:delText>
        </w:r>
        <w:r w:rsidR="00A972F0">
          <w:delText>N</w:delText>
        </w:r>
        <w:r w:rsidRPr="006E6ED5">
          <w:delText xml:space="preserve">et </w:delText>
        </w:r>
        <w:r w:rsidR="00A972F0">
          <w:delText>M</w:delText>
        </w:r>
        <w:r w:rsidRPr="006E6ED5">
          <w:delText xml:space="preserve">anaged </w:delText>
        </w:r>
        <w:r w:rsidR="00A972F0">
          <w:delText>C</w:delText>
        </w:r>
        <w:r w:rsidRPr="006E6ED5">
          <w:delText xml:space="preserve">are </w:delText>
        </w:r>
        <w:r w:rsidR="00A972F0">
          <w:delText>O</w:delText>
        </w:r>
        <w:r w:rsidRPr="006E6ED5">
          <w:delText xml:space="preserve">rganization </w:delText>
        </w:r>
        <w:r w:rsidR="00A972F0">
          <w:delText>R</w:delText>
        </w:r>
        <w:r w:rsidRPr="006E6ED5">
          <w:delText xml:space="preserve">evenue </w:delText>
        </w:r>
        <w:r w:rsidR="00A972F0">
          <w:delText>A</w:delText>
        </w:r>
        <w:r w:rsidRPr="006E6ED5">
          <w:delText xml:space="preserve">mount; </w:delText>
        </w:r>
      </w:del>
    </w:p>
    <w:p w14:paraId="2B0881F2" w14:textId="77777777" w:rsidR="006D666B" w:rsidRDefault="006E6ED5" w:rsidP="006D666B">
      <w:pPr>
        <w:autoSpaceDE w:val="0"/>
        <w:autoSpaceDN w:val="0"/>
        <w:adjustRightInd w:val="0"/>
        <w:ind w:left="1080"/>
        <w:rPr>
          <w:del w:id="200" w:author="Comparison" w:date="2026-09-25T21:07:00Z" w16du:dateUtc="2026-09-26T01:07:00Z"/>
        </w:rPr>
      </w:pPr>
      <w:del w:id="201" w:author="Comparison" w:date="2026-09-25T21:07:00Z" w16du:dateUtc="2026-09-26T01:07:00Z">
        <w:r w:rsidRPr="006E6ED5">
          <w:delText>(</w:delText>
        </w:r>
        <w:r w:rsidR="006D666B">
          <w:delText>c</w:delText>
        </w:r>
        <w:r w:rsidRPr="006E6ED5">
          <w:delText xml:space="preserve">) the Massachusetts Child Psychiatry Access Project </w:delText>
        </w:r>
        <w:r w:rsidR="00A972F0">
          <w:delText>R</w:delText>
        </w:r>
        <w:r w:rsidRPr="006E6ED5">
          <w:delText xml:space="preserve">evenue </w:delText>
        </w:r>
        <w:r w:rsidR="00A972F0">
          <w:delText>A</w:delText>
        </w:r>
        <w:r w:rsidRPr="006E6ED5">
          <w:delText xml:space="preserve">mount; </w:delText>
        </w:r>
      </w:del>
    </w:p>
    <w:p w14:paraId="11E6E194" w14:textId="77777777" w:rsidR="006D666B" w:rsidRDefault="006E6ED5" w:rsidP="006D666B">
      <w:pPr>
        <w:autoSpaceDE w:val="0"/>
        <w:autoSpaceDN w:val="0"/>
        <w:adjustRightInd w:val="0"/>
        <w:ind w:left="1080"/>
        <w:rPr>
          <w:del w:id="202" w:author="Comparison" w:date="2026-09-25T21:07:00Z" w16du:dateUtc="2026-09-26T01:07:00Z"/>
        </w:rPr>
      </w:pPr>
      <w:del w:id="203" w:author="Comparison" w:date="2026-09-25T21:07:00Z" w16du:dateUtc="2026-09-26T01:07:00Z">
        <w:r w:rsidRPr="006E6ED5">
          <w:delText>(</w:delText>
        </w:r>
        <w:r w:rsidR="006D666B">
          <w:delText>d</w:delText>
        </w:r>
        <w:r w:rsidRPr="006E6ED5">
          <w:delText xml:space="preserve">) the </w:delText>
        </w:r>
        <w:r w:rsidR="00A972F0">
          <w:delText>I</w:delText>
        </w:r>
        <w:r w:rsidRPr="006E6ED5">
          <w:delText xml:space="preserve">mmunization </w:delText>
        </w:r>
        <w:r w:rsidR="00A972F0">
          <w:delText>R</w:delText>
        </w:r>
        <w:r w:rsidRPr="006E6ED5">
          <w:delText xml:space="preserve">evenue </w:delText>
        </w:r>
        <w:r w:rsidR="00A972F0">
          <w:delText>A</w:delText>
        </w:r>
        <w:r w:rsidRPr="006E6ED5">
          <w:delText xml:space="preserve">mount; </w:delText>
        </w:r>
      </w:del>
    </w:p>
    <w:p w14:paraId="078856CF" w14:textId="77777777" w:rsidR="006D666B" w:rsidRDefault="006E6ED5" w:rsidP="006D666B">
      <w:pPr>
        <w:autoSpaceDE w:val="0"/>
        <w:autoSpaceDN w:val="0"/>
        <w:adjustRightInd w:val="0"/>
        <w:ind w:left="1080"/>
        <w:rPr>
          <w:del w:id="204" w:author="Comparison" w:date="2026-09-25T21:07:00Z" w16du:dateUtc="2026-09-26T01:07:00Z"/>
        </w:rPr>
      </w:pPr>
      <w:del w:id="205" w:author="Comparison" w:date="2026-09-25T21:07:00Z" w16du:dateUtc="2026-09-26T01:07:00Z">
        <w:r w:rsidRPr="006E6ED5">
          <w:delText>(</w:delText>
        </w:r>
        <w:r w:rsidR="006D666B">
          <w:delText>e</w:delText>
        </w:r>
        <w:r w:rsidRPr="006E6ED5">
          <w:delText xml:space="preserve">) the </w:delText>
        </w:r>
        <w:r w:rsidR="00A972F0">
          <w:delText>H</w:delText>
        </w:r>
        <w:r w:rsidRPr="006E6ED5">
          <w:delText xml:space="preserve">ealth </w:delText>
        </w:r>
        <w:r w:rsidR="00A972F0">
          <w:delText>P</w:delText>
        </w:r>
        <w:r w:rsidRPr="006E6ED5">
          <w:delText xml:space="preserve">olicy </w:delText>
        </w:r>
        <w:r w:rsidR="00A972F0">
          <w:delText>C</w:delText>
        </w:r>
        <w:r w:rsidRPr="006E6ED5">
          <w:delText xml:space="preserve">ommission </w:delText>
        </w:r>
        <w:r w:rsidR="00A972F0">
          <w:delText>R</w:delText>
        </w:r>
        <w:r w:rsidRPr="006E6ED5">
          <w:delText xml:space="preserve">evenue </w:delText>
        </w:r>
        <w:r w:rsidR="00A972F0">
          <w:delText>A</w:delText>
        </w:r>
        <w:r w:rsidRPr="006E6ED5">
          <w:delText xml:space="preserve">mount; </w:delText>
        </w:r>
      </w:del>
    </w:p>
    <w:p w14:paraId="34F024DB" w14:textId="77777777" w:rsidR="006D666B" w:rsidRDefault="006E6ED5" w:rsidP="006D666B">
      <w:pPr>
        <w:autoSpaceDE w:val="0"/>
        <w:autoSpaceDN w:val="0"/>
        <w:adjustRightInd w:val="0"/>
        <w:ind w:left="1080"/>
        <w:rPr>
          <w:del w:id="206" w:author="Comparison" w:date="2026-09-25T21:07:00Z" w16du:dateUtc="2026-09-26T01:07:00Z"/>
        </w:rPr>
      </w:pPr>
      <w:del w:id="207" w:author="Comparison" w:date="2026-09-25T21:07:00Z" w16du:dateUtc="2026-09-26T01:07:00Z">
        <w:r w:rsidRPr="006E6ED5">
          <w:delText>(</w:delText>
        </w:r>
        <w:r w:rsidR="006D666B">
          <w:delText>f</w:delText>
        </w:r>
        <w:r w:rsidRPr="006E6ED5">
          <w:delText xml:space="preserve">) the </w:delText>
        </w:r>
        <w:r w:rsidR="00A972F0">
          <w:delText>C</w:delText>
        </w:r>
        <w:r w:rsidRPr="006E6ED5">
          <w:delText xml:space="preserve">enter for </w:delText>
        </w:r>
        <w:r w:rsidR="00A972F0">
          <w:delText>H</w:delText>
        </w:r>
        <w:r w:rsidRPr="006E6ED5">
          <w:delText xml:space="preserve">ealth </w:delText>
        </w:r>
        <w:r w:rsidR="00A972F0">
          <w:delText>I</w:delText>
        </w:r>
        <w:r w:rsidRPr="006E6ED5">
          <w:delText xml:space="preserve">nformation and </w:delText>
        </w:r>
        <w:r w:rsidR="00A972F0">
          <w:delText>A</w:delText>
        </w:r>
        <w:r w:rsidRPr="006E6ED5">
          <w:delText xml:space="preserve">nalysis </w:delText>
        </w:r>
        <w:r w:rsidR="00A972F0">
          <w:delText>R</w:delText>
        </w:r>
        <w:r w:rsidRPr="006E6ED5">
          <w:delText xml:space="preserve">evenue </w:delText>
        </w:r>
        <w:r w:rsidR="00A972F0">
          <w:delText>A</w:delText>
        </w:r>
        <w:r w:rsidRPr="006E6ED5">
          <w:delText xml:space="preserve">mount; </w:delText>
        </w:r>
      </w:del>
    </w:p>
    <w:p w14:paraId="755B8A15" w14:textId="77777777" w:rsidR="006D666B" w:rsidRDefault="006E6ED5" w:rsidP="006D666B">
      <w:pPr>
        <w:autoSpaceDE w:val="0"/>
        <w:autoSpaceDN w:val="0"/>
        <w:adjustRightInd w:val="0"/>
        <w:ind w:left="1080"/>
        <w:rPr>
          <w:del w:id="208" w:author="Comparison" w:date="2026-09-25T21:07:00Z" w16du:dateUtc="2026-09-26T01:07:00Z"/>
        </w:rPr>
      </w:pPr>
      <w:del w:id="209" w:author="Comparison" w:date="2026-09-25T21:07:00Z" w16du:dateUtc="2026-09-26T01:07:00Z">
        <w:r w:rsidRPr="006E6ED5">
          <w:delText>(</w:delText>
        </w:r>
        <w:r w:rsidR="006D666B">
          <w:delText>g</w:delText>
        </w:r>
        <w:r w:rsidRPr="006E6ED5">
          <w:delText xml:space="preserve">) the amount transferred, </w:delText>
        </w:r>
        <w:r w:rsidR="00360C58">
          <w:delText>under</w:delText>
        </w:r>
        <w:r w:rsidR="00A972F0">
          <w:delText xml:space="preserve"> M.G.L. c. 118E,</w:delText>
        </w:r>
        <w:r w:rsidR="00360C58">
          <w:delText xml:space="preserve"> </w:delText>
        </w:r>
        <w:r w:rsidR="00360C58" w:rsidRPr="00E63369">
          <w:rPr>
            <w:szCs w:val="22"/>
          </w:rPr>
          <w:delText>§</w:delText>
        </w:r>
        <w:r w:rsidR="00360C58">
          <w:rPr>
            <w:szCs w:val="22"/>
          </w:rPr>
          <w:delText xml:space="preserve"> </w:delText>
        </w:r>
        <w:r w:rsidRPr="006E6ED5">
          <w:delText xml:space="preserve">66, to the Behavioral Health Access and Crisis Intervention Trust Fund established in </w:delText>
        </w:r>
        <w:r w:rsidR="00360C58" w:rsidRPr="00741B5C">
          <w:rPr>
            <w:spacing w:val="-3"/>
          </w:rPr>
          <w:delText>M.G.L. c.</w:delText>
        </w:r>
        <w:r w:rsidR="00360C58">
          <w:rPr>
            <w:spacing w:val="-3"/>
          </w:rPr>
          <w:delText xml:space="preserve"> 29</w:delText>
        </w:r>
        <w:r w:rsidR="00360C58" w:rsidRPr="00741B5C">
          <w:rPr>
            <w:spacing w:val="-3"/>
          </w:rPr>
          <w:delText xml:space="preserve">, </w:delText>
        </w:r>
        <w:r w:rsidR="00360C58" w:rsidRPr="00741B5C">
          <w:rPr>
            <w:spacing w:val="-3"/>
          </w:rPr>
          <w:delText>§</w:delText>
        </w:r>
        <w:r w:rsidR="00360C58" w:rsidRPr="00741B5C">
          <w:rPr>
            <w:spacing w:val="-3"/>
          </w:rPr>
          <w:delText xml:space="preserve"> </w:delText>
        </w:r>
        <w:r w:rsidR="00360C58">
          <w:rPr>
            <w:spacing w:val="-3"/>
          </w:rPr>
          <w:delText>2WWWWW</w:delText>
        </w:r>
        <w:r w:rsidRPr="006E6ED5">
          <w:delText xml:space="preserve">; and </w:delText>
        </w:r>
      </w:del>
    </w:p>
    <w:p w14:paraId="1FBE5CEA" w14:textId="7BC2A5B2" w:rsidR="009F551D" w:rsidRDefault="006E6ED5" w:rsidP="006D666B">
      <w:pPr>
        <w:autoSpaceDE w:val="0"/>
        <w:autoSpaceDN w:val="0"/>
        <w:adjustRightInd w:val="0"/>
        <w:ind w:left="1080"/>
        <w:rPr>
          <w:del w:id="210" w:author="Comparison" w:date="2026-09-25T21:07:00Z" w16du:dateUtc="2026-09-26T01:07:00Z"/>
        </w:rPr>
      </w:pPr>
      <w:del w:id="211" w:author="Comparison" w:date="2026-09-25T21:07:00Z" w16du:dateUtc="2026-09-26T01:07:00Z">
        <w:r w:rsidRPr="006E6ED5">
          <w:delText>(</w:delText>
        </w:r>
        <w:r w:rsidR="006D666B">
          <w:delText>h</w:delText>
        </w:r>
        <w:r w:rsidRPr="006E6ED5">
          <w:delText xml:space="preserve">) the amounts necessary to </w:delText>
        </w:r>
        <w:r w:rsidR="00360C58" w:rsidRPr="006E6ED5">
          <w:delText xml:space="preserve">prospectively </w:delText>
        </w:r>
        <w:r w:rsidRPr="006E6ED5">
          <w:delText xml:space="preserve">incorporate all adjustments or reconciliations to account for under-assessments in the prior </w:delText>
        </w:r>
        <w:r w:rsidR="00E12D8A">
          <w:delText xml:space="preserve">assessment </w:delText>
        </w:r>
        <w:r w:rsidRPr="006E6ED5">
          <w:delText>yea</w:delText>
        </w:r>
        <w:r>
          <w:delText>r</w:delText>
        </w:r>
        <w:r w:rsidR="00481C16">
          <w:delText>.</w:delText>
        </w:r>
      </w:del>
    </w:p>
    <w:p w14:paraId="43408E1C" w14:textId="77777777" w:rsidR="00B11BC4" w:rsidRPr="00E63369" w:rsidRDefault="00B11BC4" w:rsidP="00B11BC4">
      <w:pPr>
        <w:rPr>
          <w:del w:id="212" w:author="Comparison" w:date="2026-09-25T21:07:00Z" w16du:dateUtc="2026-09-26T01:07:00Z"/>
          <w:u w:val="single"/>
        </w:rPr>
      </w:pPr>
    </w:p>
    <w:p w14:paraId="1E989E0B" w14:textId="2B247629" w:rsidR="002E53A8" w:rsidRPr="00E63369" w:rsidRDefault="00B813CA">
      <w:pPr>
        <w:rPr>
          <w:del w:id="213" w:author="Comparison" w:date="2026-09-25T21:07:00Z" w16du:dateUtc="2026-09-26T01:07:00Z"/>
          <w:u w:val="single"/>
        </w:rPr>
      </w:pPr>
      <w:del w:id="214" w:author="Comparison" w:date="2026-09-25T21:07:00Z" w16du:dateUtc="2026-09-26T01:07:00Z">
        <w:r w:rsidRPr="00E63369">
          <w:rPr>
            <w:u w:val="single"/>
          </w:rPr>
          <w:delText>51</w:delText>
        </w:r>
        <w:r w:rsidR="00AD5342">
          <w:rPr>
            <w:u w:val="single"/>
          </w:rPr>
          <w:delText>5</w:delText>
        </w:r>
        <w:r w:rsidR="002E53A8" w:rsidRPr="00E63369">
          <w:rPr>
            <w:u w:val="single"/>
          </w:rPr>
          <w:delText>.03</w:delText>
        </w:r>
        <w:r w:rsidR="009D0978" w:rsidRPr="0031362E">
          <w:rPr>
            <w:u w:val="single"/>
          </w:rPr>
          <w:delText xml:space="preserve">:  </w:delText>
        </w:r>
        <w:r w:rsidR="00850C55">
          <w:rPr>
            <w:u w:val="single"/>
          </w:rPr>
          <w:delText>Managed Care Organization Services</w:delText>
        </w:r>
        <w:r w:rsidR="00850C55" w:rsidRPr="00E63369">
          <w:rPr>
            <w:u w:val="single"/>
          </w:rPr>
          <w:delText xml:space="preserve"> </w:delText>
        </w:r>
        <w:r w:rsidR="003365DF" w:rsidRPr="00E63369">
          <w:rPr>
            <w:u w:val="single"/>
          </w:rPr>
          <w:delText>Groups</w:delText>
        </w:r>
      </w:del>
    </w:p>
    <w:p w14:paraId="5FF3C59D" w14:textId="77777777" w:rsidR="002E53A8" w:rsidRPr="00E63369" w:rsidRDefault="002E53A8">
      <w:pPr>
        <w:rPr>
          <w:del w:id="215" w:author="Comparison" w:date="2026-09-25T21:07:00Z" w16du:dateUtc="2026-09-26T01:07:00Z"/>
          <w:u w:val="single"/>
        </w:rPr>
      </w:pPr>
    </w:p>
    <w:p w14:paraId="25F10C07" w14:textId="57D1096D" w:rsidR="002E53A8" w:rsidRPr="005C0CA1" w:rsidRDefault="002E53A8" w:rsidP="00D06E24">
      <w:pPr>
        <w:ind w:left="720"/>
        <w:rPr>
          <w:del w:id="216" w:author="Comparison" w:date="2026-09-25T21:07:00Z" w16du:dateUtc="2026-09-26T01:07:00Z"/>
        </w:rPr>
      </w:pPr>
      <w:del w:id="217" w:author="Comparison" w:date="2026-09-25T21:07:00Z" w16du:dateUtc="2026-09-26T01:07:00Z">
        <w:r w:rsidRPr="00E63369">
          <w:delText>(1)</w:delText>
        </w:r>
        <w:r w:rsidR="009D0978" w:rsidRPr="00E63369">
          <w:delText xml:space="preserve"> </w:delText>
        </w:r>
        <w:r w:rsidRPr="00E63369">
          <w:delText xml:space="preserve"> </w:delText>
        </w:r>
        <w:r w:rsidR="001802DE">
          <w:rPr>
            <w:u w:val="single"/>
          </w:rPr>
          <w:delText>M</w:delText>
        </w:r>
        <w:r w:rsidR="00B93D70">
          <w:rPr>
            <w:u w:val="single"/>
          </w:rPr>
          <w:delText xml:space="preserve">anaged Care Organization </w:delText>
        </w:r>
        <w:r w:rsidR="00EA6EA6" w:rsidRPr="00CA79C5">
          <w:rPr>
            <w:u w:val="single"/>
          </w:rPr>
          <w:delText>Assessment Liability</w:delText>
        </w:r>
        <w:r w:rsidR="00EA6EA6">
          <w:delText xml:space="preserve">. </w:delText>
        </w:r>
        <w:r w:rsidR="00B93D70">
          <w:delText xml:space="preserve">Managed care organization </w:delText>
        </w:r>
        <w:r w:rsidR="00F83D8B">
          <w:delText>assessment</w:delText>
        </w:r>
        <w:r w:rsidRPr="00E63369">
          <w:delText xml:space="preserve"> liability w</w:delText>
        </w:r>
        <w:r w:rsidR="00D06E24" w:rsidRPr="00E63369">
          <w:delText xml:space="preserve">ill vary by </w:delText>
        </w:r>
        <w:r w:rsidR="00B93D70">
          <w:delText>managed care organization services</w:delText>
        </w:r>
        <w:r w:rsidR="00B93D70" w:rsidRPr="00E63369">
          <w:delText xml:space="preserve"> </w:delText>
        </w:r>
        <w:r w:rsidR="003365DF" w:rsidRPr="00E63369">
          <w:delText>group</w:delText>
        </w:r>
        <w:r w:rsidR="00BE4ACB">
          <w:delText>, whether Medicaid or non-Medicaid services, and for Medicaid services, by the</w:delText>
        </w:r>
        <w:r w:rsidR="00166EBF">
          <w:delText xml:space="preserve"> size of the Medicaid services as determined by Medicaid total revenues</w:delText>
        </w:r>
        <w:r w:rsidR="00D06E24" w:rsidRPr="00E63369">
          <w:delText>. The</w:delText>
        </w:r>
        <w:r w:rsidR="00D06E24" w:rsidRPr="00E63369" w:rsidDel="00E5363F">
          <w:delText xml:space="preserve"> </w:delText>
        </w:r>
        <w:r w:rsidR="00E5363F">
          <w:delText xml:space="preserve">three groups of managed care organization services </w:delText>
        </w:r>
        <w:r w:rsidR="00D06E24" w:rsidRPr="00E63369">
          <w:delText xml:space="preserve">for purposes of </w:delText>
        </w:r>
        <w:r w:rsidR="00AF42D8">
          <w:delText>101 CMR 51</w:delText>
        </w:r>
        <w:r w:rsidR="00E5363F">
          <w:delText>5</w:delText>
        </w:r>
        <w:r w:rsidR="00AF42D8">
          <w:delText>.00</w:delText>
        </w:r>
        <w:r w:rsidR="00D06E24" w:rsidRPr="00E63369">
          <w:delText xml:space="preserve"> </w:delText>
        </w:r>
        <w:r w:rsidR="009D0978" w:rsidRPr="00E63369">
          <w:delText>are</w:delText>
        </w:r>
        <w:r w:rsidR="00D06E24" w:rsidRPr="00E63369">
          <w:delText xml:space="preserve"> defined</w:delText>
        </w:r>
        <w:r w:rsidR="006C6918">
          <w:delText xml:space="preserve"> as follows</w:delText>
        </w:r>
        <w:r w:rsidR="00390DD4">
          <w:delText>.</w:delText>
        </w:r>
      </w:del>
    </w:p>
    <w:p w14:paraId="268434FE" w14:textId="4B43520E" w:rsidR="009B4DEA" w:rsidRDefault="005C0CA1" w:rsidP="009B4DEA">
      <w:pPr>
        <w:spacing w:line="264" w:lineRule="auto"/>
        <w:ind w:left="1080"/>
        <w:rPr>
          <w:del w:id="218" w:author="Comparison" w:date="2026-09-25T21:07:00Z" w16du:dateUtc="2026-09-26T01:07:00Z"/>
        </w:rPr>
      </w:pPr>
      <w:del w:id="219" w:author="Comparison" w:date="2026-09-25T21:07:00Z" w16du:dateUtc="2026-09-26T01:07:00Z">
        <w:r>
          <w:delText xml:space="preserve">(a) </w:delText>
        </w:r>
        <w:r w:rsidRPr="00390DD4">
          <w:rPr>
            <w:u w:val="single"/>
          </w:rPr>
          <w:delText>Group I</w:delText>
        </w:r>
        <w:r w:rsidR="00A51130">
          <w:delText xml:space="preserve">. </w:delText>
        </w:r>
        <w:r w:rsidR="00C25339">
          <w:delText xml:space="preserve">Non-Medicaid </w:delText>
        </w:r>
        <w:r w:rsidR="00A972F0">
          <w:delText>assessed services</w:delText>
        </w:r>
        <w:r w:rsidR="00CF7FBD" w:rsidRPr="00CF7FBD">
          <w:rPr>
            <w:szCs w:val="22"/>
          </w:rPr>
          <w:delText xml:space="preserve"> </w:delText>
        </w:r>
        <w:r w:rsidR="00CF7FBD">
          <w:rPr>
            <w:szCs w:val="22"/>
          </w:rPr>
          <w:delText>and Medicaid assessed services provided in Massachusetts to members enrolled in out-of-state Medicaid programs</w:delText>
        </w:r>
        <w:r w:rsidR="009B4DEA">
          <w:delText>;</w:delText>
        </w:r>
      </w:del>
    </w:p>
    <w:p w14:paraId="38F1C44C" w14:textId="522DA9E8" w:rsidR="009B4DEA" w:rsidRDefault="00F46390" w:rsidP="009B4DEA">
      <w:pPr>
        <w:spacing w:line="264" w:lineRule="auto"/>
        <w:ind w:left="1080"/>
        <w:rPr>
          <w:del w:id="220" w:author="Comparison" w:date="2026-09-25T21:07:00Z" w16du:dateUtc="2026-09-26T01:07:00Z"/>
        </w:rPr>
      </w:pPr>
      <w:del w:id="221" w:author="Comparison" w:date="2026-09-25T21:07:00Z" w16du:dateUtc="2026-09-26T01:07:00Z">
        <w:r>
          <w:delText>(b)</w:delText>
        </w:r>
        <w:r w:rsidR="009B4DEA">
          <w:delText xml:space="preserve"> </w:delText>
        </w:r>
        <w:r w:rsidR="0677C8F5" w:rsidRPr="00C66294">
          <w:rPr>
            <w:u w:val="single"/>
          </w:rPr>
          <w:delText>Group II</w:delText>
        </w:r>
        <w:r w:rsidR="00A51130" w:rsidRPr="00823867">
          <w:delText xml:space="preserve">. </w:delText>
        </w:r>
        <w:r w:rsidR="009B4DEA">
          <w:delText xml:space="preserve">Medicaid </w:delText>
        </w:r>
        <w:r w:rsidR="00A972F0">
          <w:delText>assessed services</w:delText>
        </w:r>
        <w:r w:rsidR="007D2E50">
          <w:delText xml:space="preserve"> </w:delText>
        </w:r>
        <w:r w:rsidR="009B4DEA">
          <w:delText xml:space="preserve">provided by a managed care organization </w:delText>
        </w:r>
        <w:r w:rsidR="00720D18">
          <w:delText>with annual total paid claims less than or equal to $2</w:delText>
        </w:r>
        <w:r w:rsidR="008F528A">
          <w:delText>,000,000,000</w:delText>
        </w:r>
        <w:r w:rsidR="009B4DEA">
          <w:delText>; and</w:delText>
        </w:r>
      </w:del>
    </w:p>
    <w:p w14:paraId="4EECCF80" w14:textId="508A1BAA" w:rsidR="00FB2C89" w:rsidRPr="00047310" w:rsidRDefault="00F46390" w:rsidP="00047310">
      <w:pPr>
        <w:spacing w:line="264" w:lineRule="auto"/>
        <w:ind w:left="1080"/>
        <w:rPr>
          <w:del w:id="222" w:author="Comparison" w:date="2026-09-25T21:07:00Z" w16du:dateUtc="2026-09-26T01:07:00Z"/>
        </w:rPr>
      </w:pPr>
      <w:del w:id="223" w:author="Comparison" w:date="2026-09-25T21:07:00Z" w16du:dateUtc="2026-09-26T01:07:00Z">
        <w:r>
          <w:delText>(c)</w:delText>
        </w:r>
        <w:r w:rsidR="009B4DEA">
          <w:delText xml:space="preserve"> </w:delText>
        </w:r>
        <w:r w:rsidR="24D2EF40" w:rsidRPr="00C66294">
          <w:rPr>
            <w:u w:val="single"/>
          </w:rPr>
          <w:delText>Group III</w:delText>
        </w:r>
        <w:r w:rsidR="00A51130" w:rsidRPr="00823867">
          <w:delText xml:space="preserve">. </w:delText>
        </w:r>
        <w:r w:rsidR="009B4DEA">
          <w:delText xml:space="preserve">Medicaid </w:delText>
        </w:r>
        <w:r w:rsidR="00A972F0">
          <w:delText xml:space="preserve">assessed services </w:delText>
        </w:r>
        <w:r w:rsidR="009B4DEA">
          <w:delText xml:space="preserve">provided by a managed care organization </w:delText>
        </w:r>
        <w:r w:rsidR="00720D18">
          <w:delText xml:space="preserve">with annual total paid claims </w:delText>
        </w:r>
        <w:r w:rsidR="00D82F76">
          <w:delText>greater</w:delText>
        </w:r>
        <w:r w:rsidR="00720D18">
          <w:delText xml:space="preserve"> than $2</w:delText>
        </w:r>
        <w:r w:rsidR="00D82F76">
          <w:delText>,000,000,000</w:delText>
        </w:r>
        <w:r w:rsidR="009B4DEA">
          <w:delText>.</w:delText>
        </w:r>
      </w:del>
    </w:p>
    <w:p w14:paraId="042D29BF" w14:textId="77777777" w:rsidR="00D06E24" w:rsidRPr="00E63369" w:rsidRDefault="002E53A8" w:rsidP="00E37A7D">
      <w:pPr>
        <w:rPr>
          <w:del w:id="224" w:author="Comparison" w:date="2026-09-25T21:07:00Z" w16du:dateUtc="2026-09-26T01:07:00Z"/>
        </w:rPr>
      </w:pPr>
      <w:del w:id="225" w:author="Comparison" w:date="2026-09-25T21:07:00Z" w16du:dateUtc="2026-09-26T01:07:00Z">
        <w:r w:rsidRPr="00E63369">
          <w:tab/>
        </w:r>
      </w:del>
    </w:p>
    <w:p w14:paraId="72A010EF" w14:textId="5D54339B" w:rsidR="00DE1C27" w:rsidRDefault="003C0B91" w:rsidP="00271B1F">
      <w:pPr>
        <w:ind w:left="720"/>
        <w:rPr>
          <w:del w:id="226" w:author="Comparison" w:date="2026-09-25T21:07:00Z" w16du:dateUtc="2026-09-26T01:07:00Z"/>
        </w:rPr>
      </w:pPr>
      <w:del w:id="227" w:author="Comparison" w:date="2026-09-25T21:07:00Z" w16du:dateUtc="2026-09-26T01:07:00Z">
        <w:r w:rsidRPr="00E63369">
          <w:delText xml:space="preserve">(2) </w:delText>
        </w:r>
        <w:r w:rsidR="009D0978" w:rsidRPr="00E63369">
          <w:delText xml:space="preserve"> </w:delText>
        </w:r>
        <w:r w:rsidR="00F46390">
          <w:rPr>
            <w:u w:val="single"/>
          </w:rPr>
          <w:delText>Annual</w:delText>
        </w:r>
        <w:r w:rsidR="00F46390" w:rsidRPr="00047310">
          <w:rPr>
            <w:u w:val="single"/>
          </w:rPr>
          <w:delText xml:space="preserve"> </w:delText>
        </w:r>
        <w:r w:rsidR="00502EFB" w:rsidRPr="00047310">
          <w:rPr>
            <w:u w:val="single"/>
          </w:rPr>
          <w:delText>Application of Assessment</w:delText>
        </w:r>
        <w:r w:rsidR="00502EFB">
          <w:delText xml:space="preserve">. </w:delText>
        </w:r>
        <w:r w:rsidR="00562364">
          <w:delText xml:space="preserve">The assessment </w:delText>
        </w:r>
        <w:r w:rsidR="00D9453B">
          <w:delText xml:space="preserve">rate will be established annually and </w:delText>
        </w:r>
        <w:r w:rsidR="00562364">
          <w:delText xml:space="preserve">will apply to </w:delText>
        </w:r>
        <w:r w:rsidR="00B962AF">
          <w:delText xml:space="preserve">a </w:delText>
        </w:r>
        <w:r w:rsidR="00562364">
          <w:delText>managed care organization</w:delText>
        </w:r>
        <w:r w:rsidR="008529F1">
          <w:delText>’</w:delText>
        </w:r>
        <w:r w:rsidR="008529F1">
          <w:delText>s assessed</w:delText>
        </w:r>
        <w:r w:rsidR="00562364">
          <w:delText xml:space="preserve"> services, based on the managed care organization</w:delText>
        </w:r>
        <w:r w:rsidR="00562364">
          <w:delText>’</w:delText>
        </w:r>
        <w:r w:rsidR="00562364">
          <w:delText xml:space="preserve">s </w:delText>
        </w:r>
        <w:r w:rsidR="008529F1">
          <w:delText>assessed</w:delText>
        </w:r>
        <w:r w:rsidR="00562364">
          <w:delText xml:space="preserve"> services </w:delText>
        </w:r>
        <w:r w:rsidR="00F1397B">
          <w:delText>in each assessment group described in 101 CMR 515.03(1)</w:delText>
        </w:r>
        <w:r w:rsidR="002942EA">
          <w:delText xml:space="preserve">, as such </w:delText>
        </w:r>
        <w:r w:rsidR="008529F1">
          <w:delText>assessed</w:delText>
        </w:r>
        <w:r w:rsidR="002942EA">
          <w:delText xml:space="preserve"> services are reported each month</w:delText>
        </w:r>
        <w:r w:rsidR="004C55DE">
          <w:delText xml:space="preserve"> by managed care organizations</w:delText>
        </w:r>
        <w:r w:rsidR="00F1397B">
          <w:delText xml:space="preserve">. </w:delText>
        </w:r>
      </w:del>
    </w:p>
    <w:p w14:paraId="500E76DB" w14:textId="77777777" w:rsidR="00B813CA" w:rsidRPr="00E63369" w:rsidRDefault="00B813CA">
      <w:pPr>
        <w:rPr>
          <w:del w:id="228" w:author="Comparison" w:date="2026-09-25T21:07:00Z" w16du:dateUtc="2026-09-26T01:07:00Z"/>
          <w:u w:val="single"/>
        </w:rPr>
      </w:pPr>
    </w:p>
    <w:p w14:paraId="55F28474" w14:textId="28393B04" w:rsidR="007C598F" w:rsidRPr="00E63369" w:rsidRDefault="00B813CA">
      <w:pPr>
        <w:ind w:left="720" w:hanging="720"/>
        <w:rPr>
          <w:del w:id="229" w:author="Comparison" w:date="2026-09-25T21:07:00Z" w16du:dateUtc="2026-09-26T01:07:00Z"/>
          <w:u w:val="single"/>
        </w:rPr>
      </w:pPr>
      <w:del w:id="230" w:author="Comparison" w:date="2026-09-25T21:07:00Z" w16du:dateUtc="2026-09-26T01:07:00Z">
        <w:r w:rsidRPr="00E63369">
          <w:rPr>
            <w:u w:val="single"/>
          </w:rPr>
          <w:delText>51</w:delText>
        </w:r>
        <w:r w:rsidR="00BA5729">
          <w:rPr>
            <w:u w:val="single"/>
          </w:rPr>
          <w:delText>5</w:delText>
        </w:r>
        <w:r w:rsidR="007C598F" w:rsidRPr="00E63369">
          <w:rPr>
            <w:u w:val="single"/>
          </w:rPr>
          <w:delText>.0</w:delText>
        </w:r>
        <w:r w:rsidR="002E53A8" w:rsidRPr="00E63369">
          <w:rPr>
            <w:u w:val="single"/>
          </w:rPr>
          <w:delText>4</w:delText>
        </w:r>
        <w:r w:rsidR="009D0978" w:rsidRPr="0031362E">
          <w:rPr>
            <w:u w:val="single"/>
          </w:rPr>
          <w:delText>:</w:delText>
        </w:r>
        <w:r w:rsidR="007C598F" w:rsidRPr="00E63369">
          <w:rPr>
            <w:u w:val="single"/>
          </w:rPr>
          <w:delText xml:space="preserve">  </w:delText>
        </w:r>
        <w:r w:rsidR="007C598F" w:rsidRPr="0031362E">
          <w:rPr>
            <w:u w:val="single"/>
          </w:rPr>
          <w:delText xml:space="preserve">Calculation of </w:delText>
        </w:r>
        <w:r w:rsidR="008529F1">
          <w:rPr>
            <w:u w:val="single"/>
          </w:rPr>
          <w:delText xml:space="preserve">Managed Care Organization Services </w:delText>
        </w:r>
        <w:r w:rsidR="008A50B1">
          <w:rPr>
            <w:u w:val="single"/>
          </w:rPr>
          <w:delText>Assessment</w:delText>
        </w:r>
        <w:r w:rsidR="007C598F" w:rsidRPr="00E63369">
          <w:rPr>
            <w:u w:val="single"/>
          </w:rPr>
          <w:delText xml:space="preserve">   </w:delText>
        </w:r>
      </w:del>
    </w:p>
    <w:p w14:paraId="53D02843" w14:textId="77777777" w:rsidR="007C598F" w:rsidRPr="0031362E" w:rsidRDefault="007C598F">
      <w:pPr>
        <w:ind w:left="720"/>
        <w:rPr>
          <w:del w:id="231" w:author="Comparison" w:date="2026-09-25T21:07:00Z" w16du:dateUtc="2026-09-26T01:07:00Z"/>
        </w:rPr>
      </w:pPr>
    </w:p>
    <w:p w14:paraId="3FB7E874" w14:textId="0FBEA141" w:rsidR="00CA79C5" w:rsidRPr="00E63369" w:rsidRDefault="007C598F" w:rsidP="00271B1F">
      <w:pPr>
        <w:ind w:left="720"/>
        <w:rPr>
          <w:del w:id="232" w:author="Comparison" w:date="2026-09-25T21:07:00Z" w16du:dateUtc="2026-09-26T01:07:00Z"/>
        </w:rPr>
      </w:pPr>
      <w:del w:id="233" w:author="Comparison" w:date="2026-09-25T21:07:00Z" w16du:dateUtc="2026-09-26T01:07:00Z">
        <w:r w:rsidRPr="0031362E">
          <w:delText xml:space="preserve">(1)  </w:delText>
        </w:r>
        <w:r w:rsidR="0050559F" w:rsidRPr="00823867">
          <w:rPr>
            <w:u w:val="single"/>
          </w:rPr>
          <w:delText>Assessment Basis</w:delText>
        </w:r>
        <w:r w:rsidR="0050559F">
          <w:delText xml:space="preserve">. </w:delText>
        </w:r>
        <w:r w:rsidR="009D499C">
          <w:delText xml:space="preserve">To determine each </w:delText>
        </w:r>
        <w:r w:rsidR="004C55DE">
          <w:delText>managed care organization</w:delText>
        </w:r>
        <w:r w:rsidR="004C55DE">
          <w:delText>’</w:delText>
        </w:r>
        <w:r w:rsidR="004C55DE">
          <w:delText xml:space="preserve">s </w:delText>
        </w:r>
        <w:r w:rsidR="00EA6EA6">
          <w:delText>assessment</w:delText>
        </w:r>
        <w:r w:rsidR="009D499C">
          <w:delText xml:space="preserve"> liability, t</w:delText>
        </w:r>
        <w:r w:rsidR="002D35A7">
          <w:delText xml:space="preserve">he </w:delText>
        </w:r>
        <w:r w:rsidR="00502EFB">
          <w:delText>assessment</w:delText>
        </w:r>
        <w:r w:rsidR="002D35A7">
          <w:delText xml:space="preserve"> rates </w:delText>
        </w:r>
        <w:r w:rsidR="00502EFB">
          <w:delText xml:space="preserve">established in </w:delText>
        </w:r>
        <w:r w:rsidR="00BA5729">
          <w:delText>accordance with</w:delText>
        </w:r>
        <w:r w:rsidR="00502EFB">
          <w:delText xml:space="preserve"> 101 CMR 51</w:delText>
        </w:r>
        <w:r w:rsidR="00BA5729">
          <w:delText>5</w:delText>
        </w:r>
        <w:r w:rsidR="00502EFB">
          <w:delText>.04</w:delText>
        </w:r>
        <w:r w:rsidR="002D35A7">
          <w:delText xml:space="preserve"> are applied to </w:delText>
        </w:r>
        <w:r w:rsidR="00915046">
          <w:delText xml:space="preserve">the </w:delText>
        </w:r>
        <w:r w:rsidR="00431AA0">
          <w:delText>managed care organization</w:delText>
        </w:r>
        <w:r w:rsidR="00431AA0">
          <w:delText>’</w:delText>
        </w:r>
        <w:r w:rsidR="00431AA0">
          <w:delText xml:space="preserve">s </w:delText>
        </w:r>
        <w:r w:rsidR="00D67621">
          <w:delText xml:space="preserve">monthly </w:delText>
        </w:r>
        <w:r w:rsidR="00EA10A9">
          <w:delText xml:space="preserve">assessed </w:delText>
        </w:r>
        <w:r w:rsidR="00A64C08">
          <w:delText xml:space="preserve">services, </w:delText>
        </w:r>
        <w:r w:rsidR="00392095">
          <w:delText xml:space="preserve">calculated based on total claims paid by the managed care organization in </w:delText>
        </w:r>
        <w:r w:rsidR="00977374">
          <w:delText xml:space="preserve">the month assessed. </w:delText>
        </w:r>
      </w:del>
    </w:p>
    <w:p w14:paraId="6B569CCB" w14:textId="77777777" w:rsidR="00E77009" w:rsidRPr="00E63369" w:rsidRDefault="00E77009">
      <w:pPr>
        <w:ind w:left="720"/>
        <w:rPr>
          <w:del w:id="234" w:author="Comparison" w:date="2026-09-25T21:07:00Z" w16du:dateUtc="2026-09-26T01:07:00Z"/>
        </w:rPr>
      </w:pPr>
    </w:p>
    <w:p w14:paraId="3BDF8A25" w14:textId="1845A0D9" w:rsidR="00E11FE8" w:rsidRDefault="009D0978" w:rsidP="00E11FE8">
      <w:pPr>
        <w:ind w:left="720"/>
        <w:rPr>
          <w:del w:id="235" w:author="Comparison" w:date="2026-09-25T21:07:00Z" w16du:dateUtc="2026-09-26T01:07:00Z"/>
        </w:rPr>
      </w:pPr>
      <w:del w:id="236" w:author="Comparison" w:date="2026-09-25T21:07:00Z" w16du:dateUtc="2026-09-26T01:07:00Z">
        <w:r w:rsidRPr="00E63369">
          <w:delText>(</w:delText>
        </w:r>
        <w:r w:rsidR="00BA5729">
          <w:delText>2</w:delText>
        </w:r>
        <w:r w:rsidRPr="00E63369">
          <w:delText xml:space="preserve">)  </w:delText>
        </w:r>
        <w:r w:rsidR="00BA5729" w:rsidRPr="007762F8">
          <w:rPr>
            <w:u w:val="single"/>
          </w:rPr>
          <w:delText>Assessment Rate</w:delText>
        </w:r>
        <w:r w:rsidR="00271B1F" w:rsidRPr="00823867">
          <w:delText>.</w:delText>
        </w:r>
      </w:del>
    </w:p>
    <w:p w14:paraId="5E97D7EA" w14:textId="15233AB7" w:rsidR="00EB6BA8" w:rsidRDefault="00E11FE8" w:rsidP="00271B1F">
      <w:pPr>
        <w:ind w:left="1080"/>
        <w:rPr>
          <w:del w:id="237" w:author="Comparison" w:date="2026-09-25T21:07:00Z" w16du:dateUtc="2026-09-26T01:07:00Z"/>
        </w:rPr>
      </w:pPr>
      <w:del w:id="238" w:author="Comparison" w:date="2026-09-25T21:07:00Z" w16du:dateUtc="2026-09-26T01:07:00Z">
        <w:r>
          <w:delText>(a)  For the</w:delText>
        </w:r>
        <w:r w:rsidR="006D2AFE">
          <w:delText xml:space="preserve"> assessment</w:delText>
        </w:r>
        <w:r>
          <w:delText xml:space="preserve"> year beginning January 1,</w:delText>
        </w:r>
        <w:r w:rsidR="00E4688B">
          <w:delText xml:space="preserve"> 2025</w:delText>
        </w:r>
        <w:r w:rsidR="005D1E5E" w:rsidRPr="00502EFB">
          <w:delText>,</w:delText>
        </w:r>
        <w:r w:rsidR="00F04086" w:rsidRPr="00502EFB">
          <w:delText xml:space="preserve"> </w:delText>
        </w:r>
        <w:r w:rsidR="007C598F" w:rsidRPr="00502EFB">
          <w:delText xml:space="preserve">the </w:delText>
        </w:r>
        <w:r w:rsidR="008A50B1" w:rsidRPr="00502EFB">
          <w:delText>assessment</w:delText>
        </w:r>
        <w:r w:rsidR="007C598F" w:rsidRPr="00502EFB">
          <w:delText xml:space="preserve"> </w:delText>
        </w:r>
        <w:r w:rsidR="00C144A6" w:rsidRPr="00502EFB">
          <w:delText>will be applied as follows</w:delText>
        </w:r>
        <w:r w:rsidR="008F761D" w:rsidRPr="00502EFB">
          <w:delText>.</w:delText>
        </w:r>
      </w:del>
    </w:p>
    <w:p w14:paraId="039036C1" w14:textId="77777777" w:rsidR="00EB6BA8" w:rsidRDefault="00EB6BA8">
      <w:pPr>
        <w:rPr>
          <w:del w:id="239" w:author="Comparison" w:date="2026-09-25T21:07:00Z" w16du:dateUtc="2026-09-26T01:07:00Z"/>
        </w:rPr>
      </w:pPr>
      <w:del w:id="240" w:author="Comparison" w:date="2026-09-25T21:07:00Z" w16du:dateUtc="2026-09-26T01:07:00Z">
        <w:r>
          <w:br w:type="page"/>
        </w:r>
      </w:del>
    </w:p>
    <w:p w14:paraId="5D6209EA" w14:textId="77777777" w:rsidR="00093D82" w:rsidRDefault="00093D82" w:rsidP="00271B1F">
      <w:pPr>
        <w:ind w:left="1080"/>
        <w:rPr>
          <w:del w:id="241" w:author="Comparison" w:date="2026-09-25T21:07:00Z" w16du:dateUtc="2026-09-26T01:07:00Z"/>
        </w:rPr>
      </w:pPr>
    </w:p>
    <w:p w14:paraId="74C9F840" w14:textId="2558E6B8" w:rsidR="00E77009" w:rsidRPr="00502EFB" w:rsidRDefault="00C144A6">
      <w:pPr>
        <w:ind w:left="720"/>
        <w:rPr>
          <w:del w:id="242" w:author="Comparison" w:date="2026-09-25T21:07:00Z" w16du:dateUtc="2026-09-26T01:07:00Z"/>
        </w:rPr>
      </w:pPr>
      <w:del w:id="243" w:author="Comparison" w:date="2026-09-25T21:07:00Z" w16du:dateUtc="2026-09-26T01:07:00Z">
        <w:r w:rsidRPr="00502EFB">
          <w:delText xml:space="preserve"> </w:delText>
        </w:r>
      </w:del>
    </w:p>
    <w:tbl>
      <w:tblPr>
        <w:tblStyle w:val="TableGrid"/>
        <w:tblW w:w="5000" w:type="pct"/>
        <w:tblLayout w:type="fixed"/>
        <w:tblLook w:val="04A0" w:firstRow="1" w:lastRow="0" w:firstColumn="1" w:lastColumn="0" w:noHBand="0" w:noVBand="1"/>
        <w:tblPrChange w:id="244" w:author="Comparison" w:date="2026-09-25T21:07:00Z" w16du:dateUtc="2026-09-26T01:07:00Z">
          <w:tblPr>
            <w:tblStyle w:val="TableGrid"/>
            <w:tblW w:w="6835" w:type="dxa"/>
            <w:tblInd w:w="1672" w:type="dxa"/>
            <w:tblLook w:val="04A0" w:firstRow="1" w:lastRow="0" w:firstColumn="1" w:lastColumn="0" w:noHBand="0" w:noVBand="1"/>
          </w:tblPr>
        </w:tblPrChange>
      </w:tblPr>
      <w:tblGrid>
        <w:gridCol w:w="2560"/>
        <w:gridCol w:w="3840"/>
        <w:gridCol w:w="3840"/>
        <w:tblGridChange w:id="245">
          <w:tblGrid>
            <w:gridCol w:w="1677"/>
            <w:gridCol w:w="883"/>
            <w:gridCol w:w="508"/>
            <w:gridCol w:w="3332"/>
            <w:gridCol w:w="225"/>
            <w:gridCol w:w="1887"/>
            <w:gridCol w:w="1728"/>
          </w:tblGrid>
        </w:tblGridChange>
      </w:tblGrid>
      <w:tr w:rsidR="00E11FE8" w:rsidRPr="00502EFB" w14:paraId="79D2D580" w14:textId="77777777">
        <w:trPr>
          <w:trPrChange w:id="246" w:author="Comparison" w:date="2026-09-25T21:07:00Z" w16du:dateUtc="2026-09-26T01:07:00Z">
            <w:trPr>
              <w:gridBefore w:val="1"/>
              <w:gridAfter w:val="1"/>
              <w:trHeight w:val="280"/>
            </w:trPr>
          </w:trPrChange>
        </w:trPr>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247" w:author="Comparison" w:date="2026-09-25T21:07:00Z" w16du:dateUtc="2026-09-26T01:07:00Z">
              <w:tcPr>
                <w:tcW w:w="1391" w:type="dxa"/>
                <w:gridSpan w:val="2"/>
                <w:noWrap/>
              </w:tcPr>
            </w:tcPrChange>
          </w:tcPr>
          <w:p w14:paraId="653BC04D" w14:textId="33D1A3FE" w:rsidR="00E11FE8" w:rsidRPr="00894C69" w:rsidRDefault="00D42E81">
            <w:pPr>
              <w:pStyle w:val="Heading3"/>
              <w:pPrChange w:id="248" w:author="Comparison" w:date="2026-09-25T21:07:00Z" w16du:dateUtc="2026-09-26T01:07:00Z">
                <w:pPr/>
              </w:pPrChange>
            </w:pPr>
            <w:ins w:id="249" w:author="Comparison" w:date="2026-09-25T21:07:00Z" w16du:dateUtc="2026-09-26T01:07:00Z">
              <w:r>
                <w:t>Identifying and definitional attributes</w:t>
              </w:r>
            </w:ins>
            <w:del w:id="250" w:author="Comparison" w:date="2026-09-25T21:07:00Z" w16du:dateUtc="2026-09-26T01:07:00Z">
              <w:r w:rsidR="00E11FE8">
                <w:rPr>
                  <w:bCs/>
                  <w:szCs w:val="22"/>
                </w:rPr>
                <w:delText>Assessment Group</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251" w:author="Comparison" w:date="2026-09-25T21:07:00Z" w16du:dateUtc="2026-09-26T01:07:00Z">
              <w:tcPr>
                <w:tcW w:w="3557" w:type="dxa"/>
                <w:gridSpan w:val="2"/>
              </w:tcPr>
            </w:tcPrChange>
          </w:tcPr>
          <w:p w14:paraId="1114F91F" w14:textId="1423AACB" w:rsidR="00E11FE8" w:rsidRDefault="006F5C8C" w:rsidP="002D35A7">
            <w:pPr>
              <w:rPr>
                <w:b/>
                <w:bCs/>
                <w:szCs w:val="22"/>
              </w:rPr>
            </w:pPr>
            <w:del w:id="252" w:author="Comparison" w:date="2026-09-25T21:07:00Z" w16du:dateUtc="2026-09-26T01:07:00Z">
              <w:r>
                <w:rPr>
                  <w:b/>
                  <w:bCs/>
                  <w:szCs w:val="22"/>
                </w:rPr>
                <w:delText xml:space="preserve">Assessment </w:delText>
              </w:r>
              <w:r w:rsidR="00E11FE8">
                <w:rPr>
                  <w:b/>
                  <w:bCs/>
                  <w:szCs w:val="22"/>
                </w:rPr>
                <w:delText>Group Description</w:delText>
              </w:r>
            </w:del>
          </w:p>
        </w:tc>
        <w:tc>
          <w:tcPr>
            <w:tcW w:w="720" w:type="dxa"/>
            <w:tcBorders>
              <w:top w:val="none" w:sz="0" w:space="0" w:color="000000"/>
              <w:left w:val="none" w:sz="0" w:space="0" w:color="000000"/>
              <w:bottom w:val="none" w:sz="0" w:space="0" w:color="000000"/>
              <w:right w:val="none" w:sz="0" w:space="0" w:color="000000"/>
            </w:tcBorders>
            <w:tcMar>
              <w:top w:w="200" w:type="dxa"/>
              <w:bottom w:w="100" w:type="dxa"/>
            </w:tcMar>
            <w:tcPrChange w:id="253" w:author="Comparison" w:date="2026-09-25T21:07:00Z" w16du:dateUtc="2026-09-26T01:07:00Z">
              <w:tcPr>
                <w:tcW w:w="1887" w:type="dxa"/>
                <w:noWrap/>
              </w:tcPr>
            </w:tcPrChange>
          </w:tcPr>
          <w:p w14:paraId="6CA5E710" w14:textId="5C8B17B3" w:rsidR="00E11FE8" w:rsidRPr="00502EFB" w:rsidRDefault="00E11FE8" w:rsidP="002D35A7">
            <w:pPr>
              <w:rPr>
                <w:b/>
                <w:bCs/>
                <w:szCs w:val="22"/>
              </w:rPr>
            </w:pPr>
            <w:del w:id="254" w:author="Comparison" w:date="2026-09-25T21:07:00Z" w16du:dateUtc="2026-09-26T01:07:00Z">
              <w:r>
                <w:rPr>
                  <w:b/>
                  <w:bCs/>
                  <w:szCs w:val="22"/>
                </w:rPr>
                <w:delText>Assessment Rate</w:delText>
              </w:r>
            </w:del>
          </w:p>
        </w:tc>
      </w:tr>
      <w:tr w:rsidR="00E7422A" w14:paraId="5AF89951" w14:textId="77777777">
        <w:trPr>
          <w:ins w:id="255"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CFA6520" w14:textId="77777777" w:rsidR="00E7422A" w:rsidRDefault="00D42E81">
            <w:pPr>
              <w:rPr>
                <w:ins w:id="256" w:author="Comparison" w:date="2026-09-25T21:07:00Z" w16du:dateUtc="2026-09-26T01:07:00Z"/>
              </w:rPr>
            </w:pPr>
            <w:ins w:id="257" w:author="Comparison" w:date="2026-09-25T21:07:00Z" w16du:dateUtc="2026-09-26T01:07:00Z">
              <w:r>
                <w:rPr>
                  <w:rStyle w:val="row-heading"/>
                </w:rPr>
                <w:t>Metadata item type:</w:t>
              </w:r>
            </w:ins>
          </w:p>
        </w:tc>
        <w:tc>
          <w:tcPr>
            <w:tcW w:w="360" w:type="dxa"/>
            <w:gridSpan w:val="2"/>
            <w:tcBorders>
              <w:top w:val="none" w:sz="0" w:space="0" w:color="000000"/>
              <w:left w:val="none" w:sz="0" w:space="0" w:color="000000"/>
              <w:bottom w:val="none" w:sz="0" w:space="0" w:color="000000"/>
              <w:right w:val="none" w:sz="0" w:space="0" w:color="000000"/>
            </w:tcBorders>
          </w:tcPr>
          <w:p w14:paraId="5D066FB7" w14:textId="77777777" w:rsidR="00E7422A" w:rsidRDefault="00D42E81">
            <w:pPr>
              <w:rPr>
                <w:ins w:id="258" w:author="Comparison" w:date="2026-09-25T21:07:00Z" w16du:dateUtc="2026-09-26T01:07:00Z"/>
              </w:rPr>
            </w:pPr>
            <w:ins w:id="259" w:author="Comparison" w:date="2026-09-25T21:07:00Z" w16du:dateUtc="2026-09-26T01:07:00Z">
              <w:r>
                <w:t>Data Element</w:t>
              </w:r>
            </w:ins>
          </w:p>
        </w:tc>
      </w:tr>
      <w:tr w:rsidR="00E7422A" w14:paraId="1DF5C96D" w14:textId="77777777">
        <w:trPr>
          <w:ins w:id="260"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8CB7954" w14:textId="77777777" w:rsidR="00E7422A" w:rsidRDefault="00D42E81">
            <w:pPr>
              <w:rPr>
                <w:ins w:id="261" w:author="Comparison" w:date="2026-09-25T21:07:00Z" w16du:dateUtc="2026-09-26T01:07:00Z"/>
              </w:rPr>
            </w:pPr>
            <w:ins w:id="262" w:author="Comparison" w:date="2026-09-25T21:07:00Z" w16du:dateUtc="2026-09-26T01:07:00Z">
              <w:r>
                <w:rPr>
                  <w:rStyle w:val="row-heading"/>
                </w:rPr>
                <w:t>Short name:</w:t>
              </w:r>
            </w:ins>
          </w:p>
        </w:tc>
        <w:tc>
          <w:tcPr>
            <w:tcW w:w="360" w:type="dxa"/>
            <w:gridSpan w:val="2"/>
            <w:tcBorders>
              <w:top w:val="none" w:sz="0" w:space="0" w:color="000000"/>
              <w:left w:val="none" w:sz="0" w:space="0" w:color="000000"/>
              <w:bottom w:val="none" w:sz="0" w:space="0" w:color="000000"/>
              <w:right w:val="none" w:sz="0" w:space="0" w:color="000000"/>
            </w:tcBorders>
          </w:tcPr>
          <w:p w14:paraId="00FA50AE" w14:textId="77777777" w:rsidR="00E7422A" w:rsidRDefault="00D42E81">
            <w:pPr>
              <w:rPr>
                <w:ins w:id="263" w:author="Comparison" w:date="2026-09-25T21:07:00Z" w16du:dateUtc="2026-09-26T01:07:00Z"/>
              </w:rPr>
            </w:pPr>
            <w:ins w:id="264" w:author="Comparison" w:date="2026-09-25T21:07:00Z" w16du:dateUtc="2026-09-26T01:07:00Z">
              <w:r>
                <w:rPr>
                  <w:rStyle w:val="alternate-name-de"/>
                </w:rPr>
                <w:t>Indigenous status</w:t>
              </w:r>
            </w:ins>
          </w:p>
        </w:tc>
      </w:tr>
      <w:tr w:rsidR="00E7422A" w14:paraId="03D0AFB7" w14:textId="77777777">
        <w:trPr>
          <w:ins w:id="265"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692F0F5" w14:textId="77777777" w:rsidR="00E7422A" w:rsidRDefault="00D42E81">
            <w:pPr>
              <w:rPr>
                <w:ins w:id="266" w:author="Comparison" w:date="2026-09-25T21:07:00Z" w16du:dateUtc="2026-09-26T01:07:00Z"/>
              </w:rPr>
            </w:pPr>
            <w:ins w:id="267" w:author="Comparison" w:date="2026-09-25T21:07:00Z" w16du:dateUtc="2026-09-26T01:07:00Z">
              <w:r>
                <w:rPr>
                  <w:rStyle w:val="row-heading"/>
                </w:rPr>
                <w:t>METEOR identifier:</w:t>
              </w:r>
            </w:ins>
          </w:p>
        </w:tc>
        <w:tc>
          <w:tcPr>
            <w:tcW w:w="360" w:type="dxa"/>
            <w:gridSpan w:val="2"/>
            <w:tcBorders>
              <w:top w:val="none" w:sz="0" w:space="0" w:color="000000"/>
              <w:left w:val="none" w:sz="0" w:space="0" w:color="000000"/>
              <w:bottom w:val="none" w:sz="0" w:space="0" w:color="000000"/>
              <w:right w:val="none" w:sz="0" w:space="0" w:color="000000"/>
            </w:tcBorders>
          </w:tcPr>
          <w:p w14:paraId="4E328978" w14:textId="77777777" w:rsidR="00E7422A" w:rsidRDefault="00D42E81">
            <w:pPr>
              <w:rPr>
                <w:ins w:id="268" w:author="Comparison" w:date="2026-09-25T21:07:00Z" w16du:dateUtc="2026-09-26T01:07:00Z"/>
              </w:rPr>
            </w:pPr>
            <w:ins w:id="269" w:author="Comparison" w:date="2026-09-25T21:07:00Z" w16du:dateUtc="2026-09-26T01:07:00Z">
              <w:r>
                <w:t>651224</w:t>
              </w:r>
            </w:ins>
          </w:p>
        </w:tc>
      </w:tr>
      <w:tr w:rsidR="00E7422A" w14:paraId="031AB527" w14:textId="77777777">
        <w:trPr>
          <w:ins w:id="270"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0647F5A" w14:textId="77777777" w:rsidR="00E7422A" w:rsidRDefault="00D42E81">
            <w:pPr>
              <w:rPr>
                <w:ins w:id="271" w:author="Comparison" w:date="2026-09-25T21:07:00Z" w16du:dateUtc="2026-09-26T01:07:00Z"/>
              </w:rPr>
            </w:pPr>
            <w:ins w:id="272" w:author="Comparison" w:date="2026-09-25T21:07:00Z" w16du:dateUtc="2026-09-26T01:07:00Z">
              <w:r>
                <w:rPr>
                  <w:rStyle w:val="row-heading"/>
                </w:rPr>
                <w:t>Registration status:</w:t>
              </w:r>
            </w:ins>
          </w:p>
        </w:tc>
        <w:tc>
          <w:tcPr>
            <w:tcW w:w="360" w:type="dxa"/>
            <w:gridSpan w:val="2"/>
            <w:tcBorders>
              <w:top w:val="none" w:sz="0" w:space="0" w:color="000000"/>
              <w:left w:val="none" w:sz="0" w:space="0" w:color="000000"/>
              <w:bottom w:val="none" w:sz="0" w:space="0" w:color="000000"/>
              <w:right w:val="none" w:sz="0" w:space="0" w:color="000000"/>
            </w:tcBorders>
          </w:tcPr>
          <w:p w14:paraId="0A769ABB" w14:textId="77777777" w:rsidR="00E7422A" w:rsidRDefault="00D42E81">
            <w:pPr>
              <w:rPr>
                <w:ins w:id="273" w:author="Comparison" w:date="2026-09-25T21:07:00Z" w16du:dateUtc="2026-09-26T01:07:00Z"/>
              </w:rPr>
            </w:pPr>
            <w:ins w:id="274"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Superseded 20/01/2021</w:t>
              </w:r>
            </w:ins>
          </w:p>
        </w:tc>
      </w:tr>
      <w:tr w:rsidR="00E11FE8" w:rsidRPr="00502EFB" w14:paraId="7F73247B" w14:textId="77777777">
        <w:trPr>
          <w:trPrChange w:id="275" w:author="Comparison" w:date="2026-09-25T21:07:00Z" w16du:dateUtc="2026-09-26T01:07:00Z">
            <w:trPr>
              <w:gridBefore w:val="1"/>
              <w:gridAfter w:val="1"/>
              <w:trHeight w:val="280"/>
            </w:trPr>
          </w:trPrChange>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76" w:author="Comparison" w:date="2026-09-25T21:07:00Z" w16du:dateUtc="2026-09-26T01:07:00Z">
              <w:tcPr>
                <w:tcW w:w="1391" w:type="dxa"/>
                <w:gridSpan w:val="2"/>
                <w:noWrap/>
              </w:tcPr>
            </w:tcPrChange>
          </w:tcPr>
          <w:p w14:paraId="3A1600FA" w14:textId="7B3FF3ED" w:rsidR="00E11FE8" w:rsidRPr="00047310" w:rsidRDefault="00D42E81" w:rsidP="002D35A7">
            <w:pPr>
              <w:rPr>
                <w:szCs w:val="22"/>
              </w:rPr>
            </w:pPr>
            <w:ins w:id="277" w:author="Comparison" w:date="2026-09-25T21:07:00Z" w16du:dateUtc="2026-09-26T01:07:00Z">
              <w:r>
                <w:rPr>
                  <w:rStyle w:val="row-heading"/>
                </w:rPr>
                <w:t>Definition:</w:t>
              </w:r>
            </w:ins>
            <w:del w:id="278" w:author="Comparison" w:date="2026-09-25T21:07:00Z" w16du:dateUtc="2026-09-26T01:07:00Z">
              <w:r w:rsidR="00E11FE8">
                <w:rPr>
                  <w:szCs w:val="22"/>
                </w:rPr>
                <w:delText>Group I</w:delText>
              </w:r>
            </w:del>
          </w:p>
        </w:tc>
        <w:tc>
          <w:tcPr>
            <w:tcW w:w="360" w:type="dxa"/>
            <w:tcBorders>
              <w:top w:val="none" w:sz="0" w:space="0" w:color="000000"/>
              <w:left w:val="none" w:sz="0" w:space="0" w:color="000000"/>
              <w:bottom w:val="none" w:sz="0" w:space="0" w:color="000000"/>
              <w:right w:val="none" w:sz="0" w:space="0" w:color="000000"/>
            </w:tcBorders>
            <w:tcPrChange w:id="279" w:author="Comparison" w:date="2026-09-25T21:07:00Z" w16du:dateUtc="2026-09-26T01:07:00Z">
              <w:tcPr>
                <w:tcW w:w="3557" w:type="dxa"/>
                <w:gridSpan w:val="2"/>
                <w:noWrap/>
              </w:tcPr>
            </w:tcPrChange>
          </w:tcPr>
          <w:p w14:paraId="79303C20" w14:textId="72977CB9" w:rsidR="00E11FE8" w:rsidRPr="00047310" w:rsidRDefault="00D42E81" w:rsidP="002D35A7">
            <w:pPr>
              <w:rPr>
                <w:szCs w:val="22"/>
              </w:rPr>
            </w:pPr>
            <w:ins w:id="280" w:author="Comparison" w:date="2026-09-25T21:07:00Z" w16du:dateUtc="2026-09-26T01:07:00Z">
              <w:r>
                <w:rPr>
                  <w:rStyle w:val="row-content-rich-text"/>
                </w:rPr>
                <w:t>Whether an adoptive parent</w:t>
              </w:r>
              <w:r>
                <w:rPr>
                  <w:rStyle w:val="row-content-rich-text"/>
                </w:rPr>
                <w:t> </w:t>
              </w:r>
              <w:r>
                <w:rPr>
                  <w:rStyle w:val="row-content-rich-text"/>
                </w:rPr>
                <w:t>identifies as being of Aboriginal or Torres Strait Islander origin, as represented by a code. This is in accord with the first two of three components of the Commonwealth definition.</w:t>
              </w:r>
            </w:ins>
            <w:del w:id="281" w:author="Comparison" w:date="2026-09-25T21:07:00Z" w16du:dateUtc="2026-09-26T01:07:00Z">
              <w:r w:rsidR="005A543F">
                <w:rPr>
                  <w:szCs w:val="22"/>
                </w:rPr>
                <w:delText>C</w:delText>
              </w:r>
              <w:r w:rsidR="005A543F">
                <w:delText xml:space="preserve">ommercial </w:delText>
              </w:r>
              <w:r w:rsidR="00BB681B">
                <w:delText xml:space="preserve">Services: </w:delText>
              </w:r>
              <w:r w:rsidR="001C17F0">
                <w:rPr>
                  <w:szCs w:val="22"/>
                </w:rPr>
                <w:delText xml:space="preserve">Non-Medicaid </w:delText>
              </w:r>
              <w:r w:rsidR="00A972F0">
                <w:rPr>
                  <w:szCs w:val="22"/>
                </w:rPr>
                <w:delText>assessed services</w:delText>
              </w:r>
              <w:r w:rsidR="00CF7FBD">
                <w:rPr>
                  <w:szCs w:val="22"/>
                </w:rPr>
                <w:delText xml:space="preserve"> and Medicaid assessed services rendered by out-of-state Medicaid managed care organizations</w:delText>
              </w:r>
            </w:del>
          </w:p>
        </w:tc>
        <w:tc>
          <w:tcPr>
            <w:tcW w:w="360" w:type="dxa"/>
            <w:tcBorders>
              <w:top w:val="none" w:sz="0" w:space="0" w:color="000000"/>
              <w:left w:val="none" w:sz="0" w:space="0" w:color="000000"/>
              <w:bottom w:val="none" w:sz="0" w:space="0" w:color="000000"/>
              <w:right w:val="none" w:sz="0" w:space="0" w:color="000000"/>
            </w:tcBorders>
            <w:tcPrChange w:id="282" w:author="Comparison" w:date="2026-09-25T21:07:00Z" w16du:dateUtc="2026-09-26T01:07:00Z">
              <w:tcPr>
                <w:tcW w:w="1887" w:type="dxa"/>
                <w:noWrap/>
              </w:tcPr>
            </w:tcPrChange>
          </w:tcPr>
          <w:p w14:paraId="4A7F9880" w14:textId="35C71A63" w:rsidR="00E11FE8" w:rsidRPr="00047310" w:rsidRDefault="00347D80" w:rsidP="00CC41FF">
            <w:pPr>
              <w:jc w:val="center"/>
              <w:rPr>
                <w:szCs w:val="22"/>
              </w:rPr>
            </w:pPr>
            <w:del w:id="283" w:author="Comparison" w:date="2026-09-25T21:07:00Z" w16du:dateUtc="2026-09-26T01:07:00Z">
              <w:r>
                <w:rPr>
                  <w:szCs w:val="22"/>
                </w:rPr>
                <w:delText>1.18%</w:delText>
              </w:r>
            </w:del>
          </w:p>
        </w:tc>
      </w:tr>
      <w:tr w:rsidR="00E11FE8" w:rsidRPr="00502EFB" w14:paraId="7195BF8A" w14:textId="77777777">
        <w:trPr>
          <w:trPrChange w:id="284" w:author="Comparison" w:date="2026-09-25T21:07:00Z" w16du:dateUtc="2026-09-26T01:07:00Z">
            <w:trPr>
              <w:gridBefore w:val="1"/>
              <w:gridAfter w:val="1"/>
              <w:trHeight w:val="280"/>
            </w:trPr>
          </w:trPrChange>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85" w:author="Comparison" w:date="2026-09-25T21:07:00Z" w16du:dateUtc="2026-09-26T01:07:00Z">
              <w:tcPr>
                <w:tcW w:w="1391" w:type="dxa"/>
                <w:gridSpan w:val="2"/>
                <w:noWrap/>
              </w:tcPr>
            </w:tcPrChange>
          </w:tcPr>
          <w:p w14:paraId="2F15A4C2" w14:textId="75C692EF" w:rsidR="00E11FE8" w:rsidRDefault="00D42E81" w:rsidP="002D35A7">
            <w:pPr>
              <w:rPr>
                <w:szCs w:val="22"/>
              </w:rPr>
            </w:pPr>
            <w:ins w:id="286" w:author="Comparison" w:date="2026-09-25T21:07:00Z" w16du:dateUtc="2026-09-26T01:07:00Z">
              <w:r>
                <w:rPr>
                  <w:rStyle w:val="row-heading"/>
                </w:rPr>
                <w:t>Context:</w:t>
              </w:r>
            </w:ins>
            <w:del w:id="287" w:author="Comparison" w:date="2026-09-25T21:07:00Z" w16du:dateUtc="2026-09-26T01:07:00Z">
              <w:r w:rsidR="00E11FE8">
                <w:rPr>
                  <w:szCs w:val="22"/>
                </w:rPr>
                <w:delText>Group II</w:delText>
              </w:r>
            </w:del>
          </w:p>
        </w:tc>
        <w:tc>
          <w:tcPr>
            <w:tcW w:w="360" w:type="dxa"/>
            <w:tcBorders>
              <w:top w:val="none" w:sz="0" w:space="0" w:color="000000"/>
              <w:left w:val="none" w:sz="0" w:space="0" w:color="000000"/>
              <w:bottom w:val="none" w:sz="0" w:space="0" w:color="000000"/>
              <w:right w:val="none" w:sz="0" w:space="0" w:color="000000"/>
            </w:tcBorders>
            <w:tcPrChange w:id="288" w:author="Comparison" w:date="2026-09-25T21:07:00Z" w16du:dateUtc="2026-09-26T01:07:00Z">
              <w:tcPr>
                <w:tcW w:w="3557" w:type="dxa"/>
                <w:gridSpan w:val="2"/>
                <w:noWrap/>
              </w:tcPr>
            </w:tcPrChange>
          </w:tcPr>
          <w:p w14:paraId="6C5E7260" w14:textId="01032CA0" w:rsidR="00E11FE8" w:rsidRDefault="00D42E81" w:rsidP="002D35A7">
            <w:pPr>
              <w:rPr>
                <w:szCs w:val="22"/>
              </w:rPr>
            </w:pPr>
            <w:ins w:id="289" w:author="Comparison" w:date="2026-09-25T21:07:00Z" w16du:dateUtc="2026-09-26T01:07:00Z">
              <w:r>
                <w:rPr>
                  <w:rStyle w:val="row-content-rich-text"/>
                </w:rPr>
                <w:t>Australia's Aboriginal and Torres Strait Islander peoples occupy a unique place in Australian society and culture. In the current climate of reconciliation, accurate and consistent statistics about Aboriginal and Torres Strait Islander peoples are needed in order to plan, promote and deliver essential services, to monitor changes in wellbeing and to account for government expenditure in this area. The purpose of this metadata item is to provide information about people who identify as being of Aboriginal or</w:t>
              </w:r>
              <w:r>
                <w:rPr>
                  <w:rStyle w:val="row-content-rich-text"/>
                </w:rPr>
                <w:t xml:space="preserve"> Torres Strait Islander origin. Agencies or establishments wishing to determine the eligibility of individuals for particular benefits, services or rights will need to make their own judgments about the suitability of the standard measure for these purposes, having regard to the specific eligibility criteria for the program concerned.</w:t>
              </w:r>
            </w:ins>
            <w:del w:id="290" w:author="Comparison" w:date="2026-09-25T21:07:00Z" w16du:dateUtc="2026-09-26T01:07:00Z">
              <w:r w:rsidR="00BB681B">
                <w:rPr>
                  <w:szCs w:val="22"/>
                </w:rPr>
                <w:delText xml:space="preserve">Tier 1 Medicaid Services: </w:delText>
              </w:r>
              <w:r w:rsidR="00347D80">
                <w:rPr>
                  <w:szCs w:val="22"/>
                </w:rPr>
                <w:delText xml:space="preserve">Medicaid </w:delText>
              </w:r>
              <w:r w:rsidR="00A972F0">
                <w:rPr>
                  <w:szCs w:val="22"/>
                </w:rPr>
                <w:delText xml:space="preserve">assessed </w:delText>
              </w:r>
              <w:r w:rsidR="00347D80">
                <w:rPr>
                  <w:szCs w:val="22"/>
                </w:rPr>
                <w:delText xml:space="preserve">services </w:delText>
              </w:r>
              <w:r w:rsidR="00CF7FBD">
                <w:rPr>
                  <w:szCs w:val="22"/>
                </w:rPr>
                <w:delText xml:space="preserve">provided </w:delText>
              </w:r>
              <w:r w:rsidR="00347D80">
                <w:rPr>
                  <w:szCs w:val="22"/>
                </w:rPr>
                <w:delText xml:space="preserve">by </w:delText>
              </w:r>
              <w:r w:rsidR="00CF7FBD">
                <w:rPr>
                  <w:szCs w:val="22"/>
                </w:rPr>
                <w:delText xml:space="preserve">a </w:delText>
              </w:r>
              <w:r w:rsidR="00347D80">
                <w:rPr>
                  <w:szCs w:val="22"/>
                </w:rPr>
                <w:delText xml:space="preserve">managed care organization </w:delText>
              </w:r>
              <w:r w:rsidR="0050229F">
                <w:rPr>
                  <w:szCs w:val="22"/>
                </w:rPr>
                <w:delText xml:space="preserve">with annual </w:delText>
              </w:r>
              <w:r w:rsidR="00CF7FBD">
                <w:rPr>
                  <w:szCs w:val="22"/>
                </w:rPr>
                <w:delText xml:space="preserve">total paid claims </w:delText>
              </w:r>
              <w:r w:rsidR="0050229F">
                <w:rPr>
                  <w:szCs w:val="22"/>
                </w:rPr>
                <w:delText>of less than or equal to $2,000,000,000</w:delText>
              </w:r>
            </w:del>
          </w:p>
        </w:tc>
        <w:tc>
          <w:tcPr>
            <w:tcW w:w="360" w:type="dxa"/>
            <w:tcBorders>
              <w:top w:val="none" w:sz="0" w:space="0" w:color="000000"/>
              <w:left w:val="none" w:sz="0" w:space="0" w:color="000000"/>
              <w:bottom w:val="none" w:sz="0" w:space="0" w:color="000000"/>
              <w:right w:val="none" w:sz="0" w:space="0" w:color="000000"/>
            </w:tcBorders>
            <w:tcPrChange w:id="291" w:author="Comparison" w:date="2026-09-25T21:07:00Z" w16du:dateUtc="2026-09-26T01:07:00Z">
              <w:tcPr>
                <w:tcW w:w="1887" w:type="dxa"/>
                <w:noWrap/>
              </w:tcPr>
            </w:tcPrChange>
          </w:tcPr>
          <w:p w14:paraId="7E56CD26" w14:textId="44AE6415" w:rsidR="00E11FE8" w:rsidRPr="00047310" w:rsidRDefault="009F447B" w:rsidP="00CC41FF">
            <w:pPr>
              <w:jc w:val="center"/>
              <w:rPr>
                <w:szCs w:val="22"/>
              </w:rPr>
            </w:pPr>
            <w:del w:id="292" w:author="Comparison" w:date="2026-09-25T21:07:00Z" w16du:dateUtc="2026-09-26T01:07:00Z">
              <w:r>
                <w:rPr>
                  <w:szCs w:val="22"/>
                </w:rPr>
                <w:delText>8</w:delText>
              </w:r>
              <w:r>
                <w:delText>.00%</w:delText>
              </w:r>
            </w:del>
          </w:p>
        </w:tc>
      </w:tr>
      <w:tr w:rsidR="00E11FE8" w:rsidRPr="00502EFB" w14:paraId="69C28AC9" w14:textId="77777777">
        <w:trPr>
          <w:trPrChange w:id="293" w:author="Comparison" w:date="2026-09-25T21:07:00Z" w16du:dateUtc="2026-09-26T01:07:00Z">
            <w:trPr>
              <w:gridBefore w:val="1"/>
              <w:gridAfter w:val="1"/>
              <w:trHeight w:val="280"/>
            </w:trPr>
          </w:trPrChange>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Change w:id="294" w:author="Comparison" w:date="2026-09-25T21:07:00Z" w16du:dateUtc="2026-09-26T01:07:00Z">
              <w:tcPr>
                <w:tcW w:w="1391" w:type="dxa"/>
                <w:gridSpan w:val="2"/>
                <w:noWrap/>
              </w:tcPr>
            </w:tcPrChange>
          </w:tcPr>
          <w:p w14:paraId="6D7EBEAB" w14:textId="30E1B066" w:rsidR="00E11FE8" w:rsidRDefault="00D42E81" w:rsidP="002D35A7">
            <w:pPr>
              <w:rPr>
                <w:szCs w:val="22"/>
              </w:rPr>
            </w:pPr>
            <w:ins w:id="295" w:author="Comparison" w:date="2026-09-25T21:07:00Z" w16du:dateUtc="2026-09-26T01:07:00Z">
              <w:r>
                <w:rPr>
                  <w:rStyle w:val="row-heading"/>
                </w:rPr>
                <w:t>Data Element Concept:</w:t>
              </w:r>
            </w:ins>
            <w:del w:id="296" w:author="Comparison" w:date="2026-09-25T21:07:00Z" w16du:dateUtc="2026-09-26T01:07:00Z">
              <w:r w:rsidR="00E11FE8">
                <w:rPr>
                  <w:szCs w:val="22"/>
                </w:rPr>
                <w:delText>Group III</w:delText>
              </w:r>
            </w:del>
          </w:p>
        </w:tc>
        <w:tc>
          <w:tcPr>
            <w:tcW w:w="360" w:type="dxa"/>
            <w:tcBorders>
              <w:top w:val="none" w:sz="0" w:space="0" w:color="000000"/>
              <w:left w:val="none" w:sz="0" w:space="0" w:color="000000"/>
              <w:bottom w:val="none" w:sz="0" w:space="0" w:color="000000"/>
              <w:right w:val="none" w:sz="0" w:space="0" w:color="000000"/>
            </w:tcBorders>
            <w:tcPrChange w:id="297" w:author="Comparison" w:date="2026-09-25T21:07:00Z" w16du:dateUtc="2026-09-26T01:07:00Z">
              <w:tcPr>
                <w:tcW w:w="3557" w:type="dxa"/>
                <w:gridSpan w:val="2"/>
                <w:noWrap/>
              </w:tcPr>
            </w:tcPrChange>
          </w:tcPr>
          <w:p w14:paraId="326587E7" w14:textId="28F1F7F1" w:rsidR="00E11FE8" w:rsidRDefault="00D42E81" w:rsidP="002D35A7">
            <w:pPr>
              <w:rPr>
                <w:szCs w:val="22"/>
              </w:rPr>
            </w:pPr>
            <w:ins w:id="298" w:author="Comparison" w:date="2026-09-25T21:07:00Z" w16du:dateUtc="2026-09-26T01:07:00Z">
              <w:r>
                <w:fldChar w:fldCharType="begin"/>
              </w:r>
              <w:r>
                <w:instrText>HYPERLINK "https://meteor.aihw.gov.au/content/651226"</w:instrText>
              </w:r>
              <w:r>
                <w:fldChar w:fldCharType="separate"/>
              </w:r>
              <w:r>
                <w:rPr>
                  <w:rStyle w:val="Hyperlink"/>
                </w:rPr>
                <w:t>Adoption</w:t>
              </w:r>
              <w:r>
                <w:rPr>
                  <w:rStyle w:val="Hyperlink"/>
                </w:rPr>
                <w:t>—</w:t>
              </w:r>
              <w:r>
                <w:rPr>
                  <w:rStyle w:val="Hyperlink"/>
                </w:rPr>
                <w:t xml:space="preserve">Indigenous status </w:t>
              </w:r>
              <w:r>
                <w:fldChar w:fldCharType="end"/>
              </w:r>
            </w:ins>
            <w:del w:id="299" w:author="Comparison" w:date="2026-09-25T21:07:00Z" w16du:dateUtc="2026-09-26T01:07:00Z">
              <w:r w:rsidR="00BB681B">
                <w:rPr>
                  <w:szCs w:val="22"/>
                </w:rPr>
                <w:delText xml:space="preserve">Tier 2 Medicaid Services: </w:delText>
              </w:r>
              <w:r w:rsidR="0050229F">
                <w:rPr>
                  <w:szCs w:val="22"/>
                </w:rPr>
                <w:delText xml:space="preserve">Medicaid </w:delText>
              </w:r>
              <w:r w:rsidR="00A972F0">
                <w:rPr>
                  <w:szCs w:val="22"/>
                </w:rPr>
                <w:delText xml:space="preserve">assessed </w:delText>
              </w:r>
              <w:r w:rsidR="0050229F">
                <w:rPr>
                  <w:szCs w:val="22"/>
                </w:rPr>
                <w:delText xml:space="preserve">services </w:delText>
              </w:r>
              <w:r w:rsidR="00CF7FBD">
                <w:rPr>
                  <w:szCs w:val="22"/>
                </w:rPr>
                <w:delText xml:space="preserve">provided </w:delText>
              </w:r>
              <w:r w:rsidR="0050229F">
                <w:rPr>
                  <w:szCs w:val="22"/>
                </w:rPr>
                <w:delText xml:space="preserve">by </w:delText>
              </w:r>
              <w:r w:rsidR="00CF7FBD">
                <w:rPr>
                  <w:szCs w:val="22"/>
                </w:rPr>
                <w:delText xml:space="preserve">a </w:delText>
              </w:r>
              <w:r w:rsidR="0050229F">
                <w:rPr>
                  <w:szCs w:val="22"/>
                </w:rPr>
                <w:delText xml:space="preserve">managed care organization with annual </w:delText>
              </w:r>
              <w:r w:rsidR="00CF7FBD">
                <w:rPr>
                  <w:szCs w:val="22"/>
                </w:rPr>
                <w:delText xml:space="preserve">total paid claims </w:delText>
              </w:r>
              <w:r w:rsidR="0050229F">
                <w:rPr>
                  <w:szCs w:val="22"/>
                </w:rPr>
                <w:delText>of greater than $2,000,000,000</w:delText>
              </w:r>
            </w:del>
          </w:p>
        </w:tc>
        <w:tc>
          <w:tcPr>
            <w:tcW w:w="360" w:type="dxa"/>
            <w:tcBorders>
              <w:top w:val="none" w:sz="0" w:space="0" w:color="000000"/>
              <w:left w:val="none" w:sz="0" w:space="0" w:color="000000"/>
              <w:bottom w:val="none" w:sz="0" w:space="0" w:color="000000"/>
              <w:right w:val="none" w:sz="0" w:space="0" w:color="000000"/>
            </w:tcBorders>
            <w:tcPrChange w:id="300" w:author="Comparison" w:date="2026-09-25T21:07:00Z" w16du:dateUtc="2026-09-26T01:07:00Z">
              <w:tcPr>
                <w:tcW w:w="1887" w:type="dxa"/>
                <w:noWrap/>
              </w:tcPr>
            </w:tcPrChange>
          </w:tcPr>
          <w:p w14:paraId="7C1B8467" w14:textId="76EB2E73" w:rsidR="00E11FE8" w:rsidRPr="00047310" w:rsidRDefault="0032280A" w:rsidP="00CC41FF">
            <w:pPr>
              <w:jc w:val="center"/>
              <w:rPr>
                <w:szCs w:val="22"/>
              </w:rPr>
            </w:pPr>
            <w:del w:id="301" w:author="Comparison" w:date="2026-09-25T21:07:00Z" w16du:dateUtc="2026-09-26T01:07:00Z">
              <w:r>
                <w:rPr>
                  <w:szCs w:val="22"/>
                </w:rPr>
                <w:delText>0</w:delText>
              </w:r>
              <w:r>
                <w:delText>.50%</w:delText>
              </w:r>
            </w:del>
          </w:p>
        </w:tc>
      </w:tr>
      <w:tr w:rsidR="00E7422A" w14:paraId="4FDE68C4" w14:textId="77777777">
        <w:trPr>
          <w:ins w:id="302"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823A484" w14:textId="77777777" w:rsidR="00E7422A" w:rsidRDefault="00D42E81">
            <w:pPr>
              <w:rPr>
                <w:ins w:id="303" w:author="Comparison" w:date="2026-09-25T21:07:00Z" w16du:dateUtc="2026-09-26T01:07:00Z"/>
              </w:rPr>
            </w:pPr>
            <w:ins w:id="304" w:author="Comparison" w:date="2026-09-25T21:07:00Z" w16du:dateUtc="2026-09-26T01:07:00Z">
              <w:r>
                <w:rPr>
                  <w:rStyle w:val="row-heading"/>
                </w:rPr>
                <w:t>Value Domain:</w:t>
              </w:r>
            </w:ins>
          </w:p>
        </w:tc>
        <w:tc>
          <w:tcPr>
            <w:tcW w:w="360" w:type="dxa"/>
            <w:gridSpan w:val="2"/>
            <w:tcBorders>
              <w:top w:val="none" w:sz="0" w:space="0" w:color="000000"/>
              <w:left w:val="none" w:sz="0" w:space="0" w:color="000000"/>
              <w:bottom w:val="none" w:sz="0" w:space="0" w:color="000000"/>
              <w:right w:val="none" w:sz="0" w:space="0" w:color="000000"/>
            </w:tcBorders>
          </w:tcPr>
          <w:p w14:paraId="0A6B4262" w14:textId="77777777" w:rsidR="00E7422A" w:rsidRDefault="00D42E81">
            <w:pPr>
              <w:rPr>
                <w:ins w:id="305" w:author="Comparison" w:date="2026-09-25T21:07:00Z" w16du:dateUtc="2026-09-26T01:07:00Z"/>
              </w:rPr>
            </w:pPr>
            <w:ins w:id="306" w:author="Comparison" w:date="2026-09-25T21:07:00Z" w16du:dateUtc="2026-09-26T01:07:00Z">
              <w:r>
                <w:fldChar w:fldCharType="begin"/>
              </w:r>
              <w:r>
                <w:instrText>HYPERLINK "https://meteor.aihw.gov.au/content/651228"</w:instrText>
              </w:r>
              <w:r>
                <w:fldChar w:fldCharType="separate"/>
              </w:r>
              <w:r>
                <w:rPr>
                  <w:rStyle w:val="Hyperlink"/>
                </w:rPr>
                <w:t>Adoption Indigenous status code N</w:t>
              </w:r>
              <w:r>
                <w:fldChar w:fldCharType="end"/>
              </w:r>
            </w:ins>
          </w:p>
        </w:tc>
      </w:tr>
    </w:tbl>
    <w:p w14:paraId="244BB07D" w14:textId="2A789777" w:rsidR="00681E86" w:rsidRDefault="00681E86">
      <w:pPr>
        <w:pPrChange w:id="307" w:author="Comparison" w:date="2026-09-25T21:07:00Z" w16du:dateUtc="2026-09-26T01:07:00Z">
          <w:pPr>
            <w:tabs>
              <w:tab w:val="left" w:pos="5935"/>
            </w:tabs>
            <w:ind w:left="720"/>
          </w:pPr>
        </w:pPrChange>
      </w:pPr>
    </w:p>
    <w:tbl>
      <w:tblPr>
        <w:tblStyle w:val="TableGrid"/>
        <w:tblW w:w="0" w:type="auto"/>
        <w:tblLook w:val="04A0" w:firstRow="1" w:lastRow="0" w:firstColumn="1" w:lastColumn="0" w:noHBand="0" w:noVBand="1"/>
      </w:tblPr>
      <w:tblGrid>
        <w:gridCol w:w="2560"/>
        <w:gridCol w:w="2048"/>
        <w:gridCol w:w="5632"/>
      </w:tblGrid>
      <w:tr w:rsidR="00E7422A" w14:paraId="09715F8E" w14:textId="77777777">
        <w:trPr>
          <w:ins w:id="308" w:author="Comparison" w:date="2026-09-25T21:07:00Z" w16du:dateUtc="2026-09-26T01:07:00Z"/>
        </w:trPr>
        <w:tc>
          <w:tcPr>
            <w:tcW w:w="0" w:type="auto"/>
            <w:gridSpan w:val="3"/>
            <w:tcBorders>
              <w:top w:val="none" w:sz="0" w:space="0" w:color="000000"/>
              <w:left w:val="none" w:sz="0" w:space="0" w:color="000000"/>
              <w:bottom w:val="none" w:sz="0" w:space="0" w:color="000000"/>
              <w:right w:val="none" w:sz="0" w:space="0" w:color="000000"/>
            </w:tcBorders>
          </w:tcPr>
          <w:p w14:paraId="6EFD60A4" w14:textId="77777777" w:rsidR="00E7422A" w:rsidRDefault="00D42E81">
            <w:pPr>
              <w:pStyle w:val="Heading2"/>
              <w:pBdr>
                <w:bottom w:val="single" w:sz="0" w:space="0" w:color="auto"/>
              </w:pBdr>
              <w:rPr>
                <w:ins w:id="309" w:author="Comparison" w:date="2026-09-25T21:07:00Z" w16du:dateUtc="2026-09-26T01:07:00Z"/>
              </w:rPr>
            </w:pPr>
            <w:ins w:id="310" w:author="Comparison" w:date="2026-09-25T21:07:00Z" w16du:dateUtc="2026-09-26T01:07:00Z">
              <w:r>
                <w:t>Value domain attributes</w:t>
              </w:r>
            </w:ins>
          </w:p>
        </w:tc>
      </w:tr>
      <w:tr w:rsidR="00E7422A" w14:paraId="7E5A4E4B" w14:textId="77777777">
        <w:trPr>
          <w:ins w:id="311" w:author="Comparison" w:date="2026-09-25T21:07:00Z" w16du:dateUtc="2026-09-26T01:07:00Z"/>
        </w:trPr>
        <w:tc>
          <w:tcPr>
            <w:tcW w:w="0" w:type="auto"/>
            <w:gridSpan w:val="3"/>
            <w:tcBorders>
              <w:top w:val="none" w:sz="0" w:space="0" w:color="000000"/>
              <w:left w:val="none" w:sz="0" w:space="0" w:color="000000"/>
              <w:bottom w:val="none" w:sz="0" w:space="0" w:color="000000"/>
              <w:right w:val="none" w:sz="0" w:space="0" w:color="000000"/>
            </w:tcBorders>
            <w:tcMar>
              <w:top w:w="200" w:type="dxa"/>
              <w:bottom w:w="100" w:type="dxa"/>
            </w:tcMar>
          </w:tcPr>
          <w:p w14:paraId="5D6B7452" w14:textId="77777777" w:rsidR="00E7422A" w:rsidRDefault="00D42E81">
            <w:pPr>
              <w:pStyle w:val="Heading3"/>
              <w:rPr>
                <w:ins w:id="312" w:author="Comparison" w:date="2026-09-25T21:07:00Z" w16du:dateUtc="2026-09-26T01:07:00Z"/>
              </w:rPr>
            </w:pPr>
            <w:ins w:id="313" w:author="Comparison" w:date="2026-09-25T21:07:00Z" w16du:dateUtc="2026-09-26T01:07:00Z">
              <w:r>
                <w:t>Representational attributes</w:t>
              </w:r>
            </w:ins>
          </w:p>
        </w:tc>
      </w:tr>
      <w:tr w:rsidR="00E7422A" w14:paraId="11242BAA" w14:textId="77777777">
        <w:trPr>
          <w:ins w:id="314"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97A91A6" w14:textId="77777777" w:rsidR="00E7422A" w:rsidRDefault="00D42E81">
            <w:pPr>
              <w:rPr>
                <w:ins w:id="315" w:author="Comparison" w:date="2026-09-25T21:07:00Z" w16du:dateUtc="2026-09-26T01:07:00Z"/>
              </w:rPr>
            </w:pPr>
            <w:ins w:id="316" w:author="Comparison" w:date="2026-09-25T21:07:00Z" w16du:dateUtc="2026-09-26T01:07:00Z">
              <w:r>
                <w:rPr>
                  <w:rStyle w:val="row-heading"/>
                </w:rPr>
                <w:t>Representation class:</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1E3277A1" w14:textId="77777777" w:rsidR="00E7422A" w:rsidRDefault="00D42E81">
            <w:pPr>
              <w:rPr>
                <w:ins w:id="317" w:author="Comparison" w:date="2026-09-25T21:07:00Z" w16du:dateUtc="2026-09-26T01:07:00Z"/>
              </w:rPr>
            </w:pPr>
            <w:ins w:id="318" w:author="Comparison" w:date="2026-09-25T21:07:00Z" w16du:dateUtc="2026-09-26T01:07:00Z">
              <w:r>
                <w:rPr>
                  <w:rStyle w:val="row-content"/>
                </w:rPr>
                <w:t>Code</w:t>
              </w:r>
            </w:ins>
          </w:p>
        </w:tc>
      </w:tr>
      <w:tr w:rsidR="00E7422A" w14:paraId="30537C16" w14:textId="77777777">
        <w:trPr>
          <w:ins w:id="319"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3ABD9DF" w14:textId="77777777" w:rsidR="00E7422A" w:rsidRDefault="00D42E81">
            <w:pPr>
              <w:rPr>
                <w:ins w:id="320" w:author="Comparison" w:date="2026-09-25T21:07:00Z" w16du:dateUtc="2026-09-26T01:07:00Z"/>
              </w:rPr>
            </w:pPr>
            <w:ins w:id="321" w:author="Comparison" w:date="2026-09-25T21:07:00Z" w16du:dateUtc="2026-09-26T01:07:00Z">
              <w:r>
                <w:rPr>
                  <w:rStyle w:val="row-heading"/>
                </w:rPr>
                <w:t>Data type:</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62D213EE" w14:textId="77777777" w:rsidR="00E7422A" w:rsidRDefault="00D42E81">
            <w:pPr>
              <w:rPr>
                <w:ins w:id="322" w:author="Comparison" w:date="2026-09-25T21:07:00Z" w16du:dateUtc="2026-09-26T01:07:00Z"/>
              </w:rPr>
            </w:pPr>
            <w:ins w:id="323" w:author="Comparison" w:date="2026-09-25T21:07:00Z" w16du:dateUtc="2026-09-26T01:07:00Z">
              <w:r>
                <w:rPr>
                  <w:rStyle w:val="row-content"/>
                </w:rPr>
                <w:t>Number</w:t>
              </w:r>
            </w:ins>
          </w:p>
        </w:tc>
      </w:tr>
      <w:tr w:rsidR="00E7422A" w14:paraId="62DFA986" w14:textId="77777777">
        <w:trPr>
          <w:ins w:id="324"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DCC1DAE" w14:textId="77777777" w:rsidR="00E7422A" w:rsidRDefault="00D42E81">
            <w:pPr>
              <w:rPr>
                <w:ins w:id="325" w:author="Comparison" w:date="2026-09-25T21:07:00Z" w16du:dateUtc="2026-09-26T01:07:00Z"/>
              </w:rPr>
            </w:pPr>
            <w:ins w:id="326" w:author="Comparison" w:date="2026-09-25T21:07:00Z" w16du:dateUtc="2026-09-26T01:07:00Z">
              <w:r>
                <w:rPr>
                  <w:rStyle w:val="row-heading"/>
                </w:rPr>
                <w:t>Format:</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6A9B4CD6" w14:textId="77777777" w:rsidR="00E7422A" w:rsidRDefault="00D42E81">
            <w:pPr>
              <w:rPr>
                <w:ins w:id="327" w:author="Comparison" w:date="2026-09-25T21:07:00Z" w16du:dateUtc="2026-09-26T01:07:00Z"/>
              </w:rPr>
            </w:pPr>
            <w:ins w:id="328" w:author="Comparison" w:date="2026-09-25T21:07:00Z" w16du:dateUtc="2026-09-26T01:07:00Z">
              <w:r>
                <w:rPr>
                  <w:rStyle w:val="row-content"/>
                </w:rPr>
                <w:t>N</w:t>
              </w:r>
            </w:ins>
          </w:p>
        </w:tc>
      </w:tr>
      <w:tr w:rsidR="00E7422A" w14:paraId="7850355C" w14:textId="77777777">
        <w:trPr>
          <w:ins w:id="329"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9775638" w14:textId="77777777" w:rsidR="00E7422A" w:rsidRDefault="00D42E81">
            <w:pPr>
              <w:rPr>
                <w:ins w:id="330" w:author="Comparison" w:date="2026-09-25T21:07:00Z" w16du:dateUtc="2026-09-26T01:07:00Z"/>
              </w:rPr>
            </w:pPr>
            <w:ins w:id="331" w:author="Comparison" w:date="2026-09-25T21:07:00Z" w16du:dateUtc="2026-09-26T01:07:00Z">
              <w:r>
                <w:rPr>
                  <w:rStyle w:val="row-heading"/>
                </w:rPr>
                <w:t>Maximum character length:</w:t>
              </w:r>
            </w:ins>
          </w:p>
        </w:tc>
        <w:tc>
          <w:tcPr>
            <w:tcW w:w="3750" w:type="pct"/>
            <w:gridSpan w:val="2"/>
            <w:tcBorders>
              <w:top w:val="none" w:sz="0" w:space="0" w:color="000000"/>
              <w:left w:val="none" w:sz="0" w:space="0" w:color="000000"/>
              <w:bottom w:val="none" w:sz="0" w:space="0" w:color="000000"/>
              <w:right w:val="none" w:sz="0" w:space="0" w:color="000000"/>
            </w:tcBorders>
            <w:tcMar>
              <w:top w:w="100" w:type="dxa"/>
              <w:bottom w:w="100" w:type="dxa"/>
            </w:tcMar>
          </w:tcPr>
          <w:p w14:paraId="32336255" w14:textId="77777777" w:rsidR="00E7422A" w:rsidRDefault="00D42E81">
            <w:pPr>
              <w:rPr>
                <w:ins w:id="332" w:author="Comparison" w:date="2026-09-25T21:07:00Z" w16du:dateUtc="2026-09-26T01:07:00Z"/>
              </w:rPr>
            </w:pPr>
            <w:ins w:id="333" w:author="Comparison" w:date="2026-09-25T21:07:00Z" w16du:dateUtc="2026-09-26T01:07:00Z">
              <w:r>
                <w:rPr>
                  <w:rStyle w:val="row-content"/>
                </w:rPr>
                <w:t>1</w:t>
              </w:r>
            </w:ins>
          </w:p>
        </w:tc>
      </w:tr>
      <w:tr w:rsidR="00E7422A" w14:paraId="6B5A45CB" w14:textId="77777777">
        <w:trPr>
          <w:ins w:id="334"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81C0C80" w14:textId="77777777" w:rsidR="00E7422A" w:rsidRDefault="00D42E81">
            <w:pPr>
              <w:rPr>
                <w:ins w:id="335" w:author="Comparison" w:date="2026-09-25T21:07:00Z" w16du:dateUtc="2026-09-26T01:07:00Z"/>
              </w:rPr>
            </w:pPr>
            <w:ins w:id="336" w:author="Comparison" w:date="2026-09-25T21:07:00Z" w16du:dateUtc="2026-09-26T01:07:00Z">
              <w:r>
                <w:rPr>
                  <w:rStyle w:val="row-heading"/>
                </w:rPr>
                <w:t> </w:t>
              </w:r>
            </w:ins>
          </w:p>
        </w:tc>
        <w:tc>
          <w:tcPr>
            <w:tcW w:w="1000" w:type="pct"/>
            <w:tcBorders>
              <w:top w:val="none" w:sz="0" w:space="0" w:color="000000"/>
              <w:left w:val="none" w:sz="0" w:space="0" w:color="000000"/>
              <w:bottom w:val="none" w:sz="0" w:space="0" w:color="000000"/>
              <w:right w:val="none" w:sz="0" w:space="0" w:color="000000"/>
            </w:tcBorders>
          </w:tcPr>
          <w:p w14:paraId="27184A91" w14:textId="77777777" w:rsidR="00E7422A" w:rsidRDefault="00D42E81">
            <w:pPr>
              <w:rPr>
                <w:ins w:id="337" w:author="Comparison" w:date="2026-09-25T21:07:00Z" w16du:dateUtc="2026-09-26T01:07:00Z"/>
              </w:rPr>
            </w:pPr>
            <w:ins w:id="338" w:author="Comparison" w:date="2026-09-25T21:07:00Z" w16du:dateUtc="2026-09-26T01:07:00Z">
              <w:r>
                <w:rPr>
                  <w:b/>
                </w:rPr>
                <w:t>Value</w:t>
              </w:r>
            </w:ins>
          </w:p>
        </w:tc>
        <w:tc>
          <w:tcPr>
            <w:tcW w:w="0" w:type="auto"/>
            <w:tcBorders>
              <w:top w:val="none" w:sz="0" w:space="0" w:color="000000"/>
              <w:left w:val="none" w:sz="0" w:space="0" w:color="000000"/>
              <w:bottom w:val="none" w:sz="0" w:space="0" w:color="000000"/>
              <w:right w:val="none" w:sz="0" w:space="0" w:color="000000"/>
            </w:tcBorders>
          </w:tcPr>
          <w:p w14:paraId="69F15BC3" w14:textId="77777777" w:rsidR="00E7422A" w:rsidRDefault="00D42E81">
            <w:pPr>
              <w:rPr>
                <w:ins w:id="339" w:author="Comparison" w:date="2026-09-25T21:07:00Z" w16du:dateUtc="2026-09-26T01:07:00Z"/>
              </w:rPr>
            </w:pPr>
            <w:ins w:id="340" w:author="Comparison" w:date="2026-09-25T21:07:00Z" w16du:dateUtc="2026-09-26T01:07:00Z">
              <w:r>
                <w:rPr>
                  <w:b/>
                </w:rPr>
                <w:t>Meaning</w:t>
              </w:r>
            </w:ins>
          </w:p>
        </w:tc>
      </w:tr>
      <w:tr w:rsidR="00E7422A" w14:paraId="600C5B12" w14:textId="77777777">
        <w:trPr>
          <w:ins w:id="341"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134638D" w14:textId="77777777" w:rsidR="00E7422A" w:rsidRDefault="00D42E81">
            <w:pPr>
              <w:rPr>
                <w:ins w:id="342" w:author="Comparison" w:date="2026-09-25T21:07:00Z" w16du:dateUtc="2026-09-26T01:07:00Z"/>
              </w:rPr>
            </w:pPr>
            <w:ins w:id="343" w:author="Comparison" w:date="2026-09-25T21:07:00Z" w16du:dateUtc="2026-09-26T01:07:00Z">
              <w:r>
                <w:rPr>
                  <w:rStyle w:val="row-heading"/>
                </w:rPr>
                <w:t>Permissible values:</w:t>
              </w:r>
            </w:ins>
          </w:p>
        </w:tc>
        <w:tc>
          <w:tcPr>
            <w:tcW w:w="1000" w:type="pct"/>
            <w:tcBorders>
              <w:top w:val="none" w:sz="0" w:space="0" w:color="000000"/>
              <w:left w:val="none" w:sz="0" w:space="0" w:color="000000"/>
              <w:bottom w:val="none" w:sz="0" w:space="0" w:color="000000"/>
              <w:right w:val="none" w:sz="0" w:space="0" w:color="000000"/>
            </w:tcBorders>
          </w:tcPr>
          <w:p w14:paraId="51DBD3CA" w14:textId="77777777" w:rsidR="00E7422A" w:rsidRDefault="00D42E81">
            <w:pPr>
              <w:rPr>
                <w:ins w:id="344" w:author="Comparison" w:date="2026-09-25T21:07:00Z" w16du:dateUtc="2026-09-26T01:07:00Z"/>
              </w:rPr>
            </w:pPr>
            <w:ins w:id="345" w:author="Comparison" w:date="2026-09-25T21:07:00Z" w16du:dateUtc="2026-09-26T01:07:00Z">
              <w:r>
                <w:t>1</w:t>
              </w:r>
            </w:ins>
          </w:p>
        </w:tc>
        <w:tc>
          <w:tcPr>
            <w:tcW w:w="0" w:type="auto"/>
            <w:tcBorders>
              <w:top w:val="none" w:sz="0" w:space="0" w:color="000000"/>
              <w:left w:val="none" w:sz="0" w:space="0" w:color="000000"/>
              <w:bottom w:val="none" w:sz="0" w:space="0" w:color="000000"/>
              <w:right w:val="none" w:sz="0" w:space="0" w:color="000000"/>
            </w:tcBorders>
          </w:tcPr>
          <w:p w14:paraId="7958D5BB" w14:textId="77777777" w:rsidR="00E7422A" w:rsidRDefault="00D42E81">
            <w:pPr>
              <w:rPr>
                <w:ins w:id="346" w:author="Comparison" w:date="2026-09-25T21:07:00Z" w16du:dateUtc="2026-09-26T01:07:00Z"/>
              </w:rPr>
            </w:pPr>
            <w:ins w:id="347" w:author="Comparison" w:date="2026-09-25T21:07:00Z" w16du:dateUtc="2026-09-26T01:07:00Z">
              <w:r>
                <w:t>Indigenous Australian</w:t>
              </w:r>
            </w:ins>
          </w:p>
        </w:tc>
      </w:tr>
      <w:tr w:rsidR="00E7422A" w14:paraId="1AAC24DE" w14:textId="77777777">
        <w:trPr>
          <w:ins w:id="348"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50EB035" w14:textId="77777777" w:rsidR="00E7422A" w:rsidRDefault="00D42E81">
            <w:pPr>
              <w:rPr>
                <w:ins w:id="349" w:author="Comparison" w:date="2026-09-25T21:07:00Z" w16du:dateUtc="2026-09-26T01:07:00Z"/>
              </w:rPr>
            </w:pPr>
            <w:ins w:id="350" w:author="Comparison" w:date="2026-09-25T21:07:00Z" w16du:dateUtc="2026-09-26T01:07:00Z">
              <w:r>
                <w:rPr>
                  <w:rStyle w:val="row-heading"/>
                </w:rPr>
                <w:t> </w:t>
              </w:r>
            </w:ins>
          </w:p>
        </w:tc>
        <w:tc>
          <w:tcPr>
            <w:tcW w:w="1000" w:type="pct"/>
            <w:tcBorders>
              <w:top w:val="none" w:sz="0" w:space="0" w:color="000000"/>
              <w:left w:val="none" w:sz="0" w:space="0" w:color="000000"/>
              <w:bottom w:val="none" w:sz="0" w:space="0" w:color="000000"/>
              <w:right w:val="none" w:sz="0" w:space="0" w:color="000000"/>
            </w:tcBorders>
          </w:tcPr>
          <w:p w14:paraId="2F8AC5F5" w14:textId="77777777" w:rsidR="00E7422A" w:rsidRDefault="00D42E81">
            <w:pPr>
              <w:rPr>
                <w:ins w:id="351" w:author="Comparison" w:date="2026-09-25T21:07:00Z" w16du:dateUtc="2026-09-26T01:07:00Z"/>
              </w:rPr>
            </w:pPr>
            <w:ins w:id="352" w:author="Comparison" w:date="2026-09-25T21:07:00Z" w16du:dateUtc="2026-09-26T01:07:00Z">
              <w:r>
                <w:t>2</w:t>
              </w:r>
              <w:r>
                <w:br/>
              </w:r>
              <w:r>
                <w:t> </w:t>
              </w:r>
            </w:ins>
          </w:p>
        </w:tc>
        <w:tc>
          <w:tcPr>
            <w:tcW w:w="0" w:type="auto"/>
            <w:tcBorders>
              <w:top w:val="none" w:sz="0" w:space="0" w:color="000000"/>
              <w:left w:val="none" w:sz="0" w:space="0" w:color="000000"/>
              <w:bottom w:val="none" w:sz="0" w:space="0" w:color="000000"/>
              <w:right w:val="none" w:sz="0" w:space="0" w:color="000000"/>
            </w:tcBorders>
          </w:tcPr>
          <w:p w14:paraId="79D926A3" w14:textId="77777777" w:rsidR="00E7422A" w:rsidRDefault="00D42E81">
            <w:pPr>
              <w:rPr>
                <w:ins w:id="353" w:author="Comparison" w:date="2026-09-25T21:07:00Z" w16du:dateUtc="2026-09-26T01:07:00Z"/>
              </w:rPr>
            </w:pPr>
            <w:ins w:id="354" w:author="Comparison" w:date="2026-09-25T21:07:00Z" w16du:dateUtc="2026-09-26T01:07:00Z">
              <w:r>
                <w:t>Other Australian</w:t>
              </w:r>
              <w:r>
                <w:br/>
              </w:r>
              <w:r>
                <w:t> </w:t>
              </w:r>
            </w:ins>
          </w:p>
        </w:tc>
      </w:tr>
    </w:tbl>
    <w:p w14:paraId="590F1078" w14:textId="77777777" w:rsidR="00E7422A" w:rsidRDefault="00E7422A">
      <w:pPr>
        <w:rPr>
          <w:ins w:id="355" w:author="Comparison" w:date="2026-09-25T21:07:00Z" w16du:dateUtc="2026-09-26T01:07:00Z"/>
        </w:rPr>
      </w:pPr>
    </w:p>
    <w:tbl>
      <w:tblPr>
        <w:tblStyle w:val="TableGrid"/>
        <w:tblW w:w="5000" w:type="pct"/>
        <w:tblLayout w:type="fixed"/>
        <w:tblLook w:val="04A0" w:firstRow="1" w:lastRow="0" w:firstColumn="1" w:lastColumn="0" w:noHBand="0" w:noVBand="1"/>
      </w:tblPr>
      <w:tblGrid>
        <w:gridCol w:w="2560"/>
        <w:gridCol w:w="7680"/>
      </w:tblGrid>
      <w:tr w:rsidR="00E7422A" w14:paraId="066CAFA9" w14:textId="77777777">
        <w:trPr>
          <w:ins w:id="356" w:author="Comparison" w:date="2026-09-25T21:07:00Z" w16du:dateUtc="2026-09-26T01:07: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31F7B1CC" w14:textId="77777777" w:rsidR="00E7422A" w:rsidRDefault="00D42E81">
            <w:pPr>
              <w:pStyle w:val="Heading3"/>
              <w:rPr>
                <w:ins w:id="357" w:author="Comparison" w:date="2026-09-25T21:07:00Z" w16du:dateUtc="2026-09-26T01:07:00Z"/>
              </w:rPr>
            </w:pPr>
            <w:ins w:id="358" w:author="Comparison" w:date="2026-09-25T21:07:00Z" w16du:dateUtc="2026-09-26T01:07:00Z">
              <w:r>
                <w:t>Collection and usage attributes</w:t>
              </w:r>
            </w:ins>
          </w:p>
        </w:tc>
      </w:tr>
      <w:tr w:rsidR="00E7422A" w14:paraId="1B119252" w14:textId="77777777">
        <w:trPr>
          <w:ins w:id="359"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29BA3FD" w14:textId="77777777" w:rsidR="00E7422A" w:rsidRDefault="00D42E81">
            <w:pPr>
              <w:rPr>
                <w:ins w:id="360" w:author="Comparison" w:date="2026-09-25T21:07:00Z" w16du:dateUtc="2026-09-26T01:07:00Z"/>
              </w:rPr>
            </w:pPr>
            <w:ins w:id="361" w:author="Comparison" w:date="2026-09-25T21:07:00Z" w16du:dateUtc="2026-09-26T01:07:00Z">
              <w:r>
                <w:rPr>
                  <w:rStyle w:val="row-heading"/>
                </w:rPr>
                <w:t>Guide for use:</w:t>
              </w:r>
            </w:ins>
          </w:p>
        </w:tc>
        <w:tc>
          <w:tcPr>
            <w:tcW w:w="360" w:type="dxa"/>
            <w:tcBorders>
              <w:top w:val="none" w:sz="0" w:space="0" w:color="000000"/>
              <w:left w:val="none" w:sz="0" w:space="0" w:color="000000"/>
              <w:bottom w:val="none" w:sz="0" w:space="0" w:color="000000"/>
              <w:right w:val="none" w:sz="0" w:space="0" w:color="000000"/>
            </w:tcBorders>
          </w:tcPr>
          <w:p w14:paraId="77EEE039" w14:textId="77777777" w:rsidR="00E7422A" w:rsidRDefault="00D42E81">
            <w:pPr>
              <w:rPr>
                <w:ins w:id="362" w:author="Comparison" w:date="2026-09-25T21:07:00Z" w16du:dateUtc="2026-09-26T01:07:00Z"/>
              </w:rPr>
            </w:pPr>
            <w:ins w:id="363" w:author="Comparison" w:date="2026-09-25T21:07:00Z" w16du:dateUtc="2026-09-26T01:07:00Z">
              <w:r>
                <w:rPr>
                  <w:rStyle w:val="row-content-rich-text"/>
                </w:rPr>
                <w:t>For use in Adoptions data collections.</w:t>
              </w:r>
            </w:ins>
          </w:p>
          <w:p w14:paraId="221CD735" w14:textId="77777777" w:rsidR="00E7422A" w:rsidRDefault="00D42E81">
            <w:pPr>
              <w:rPr>
                <w:ins w:id="364" w:author="Comparison" w:date="2026-09-25T21:07:00Z" w16du:dateUtc="2026-09-26T01:07:00Z"/>
              </w:rPr>
            </w:pPr>
            <w:ins w:id="365" w:author="Comparison" w:date="2026-09-25T21:07:00Z" w16du:dateUtc="2026-09-26T01:07:00Z">
              <w:r>
                <w:rPr>
                  <w:rStyle w:val="row-content-rich-text"/>
                </w:rPr>
                <w:t xml:space="preserve">CODE 1 </w:t>
              </w:r>
              <w:r>
                <w:rPr>
                  <w:rStyle w:val="row-content-rich-text"/>
                </w:rPr>
                <w:t> </w:t>
              </w:r>
              <w:r>
                <w:rPr>
                  <w:rStyle w:val="row-content-rich-text"/>
                </w:rPr>
                <w:t xml:space="preserve"> Indigenous</w:t>
              </w:r>
            </w:ins>
          </w:p>
          <w:p w14:paraId="4778C054" w14:textId="77777777" w:rsidR="00E7422A" w:rsidRDefault="00D42E81">
            <w:pPr>
              <w:rPr>
                <w:ins w:id="366" w:author="Comparison" w:date="2026-09-25T21:07:00Z" w16du:dateUtc="2026-09-26T01:07:00Z"/>
              </w:rPr>
            </w:pPr>
            <w:ins w:id="367" w:author="Comparison" w:date="2026-09-25T21:07:00Z" w16du:dateUtc="2026-09-26T01:07:00Z">
              <w:r>
                <w:rPr>
                  <w:rStyle w:val="row-content-rich-text"/>
                </w:rPr>
                <w:t>Record this code if the person is:</w:t>
              </w:r>
            </w:ins>
          </w:p>
          <w:p w14:paraId="7E773991" w14:textId="77777777" w:rsidR="00E7422A" w:rsidRDefault="00D42E81">
            <w:pPr>
              <w:numPr>
                <w:ilvl w:val="0"/>
                <w:numId w:val="15"/>
              </w:numPr>
              <w:rPr>
                <w:ins w:id="368" w:author="Comparison" w:date="2026-09-25T21:07:00Z" w16du:dateUtc="2026-09-26T01:07:00Z"/>
              </w:rPr>
            </w:pPr>
            <w:ins w:id="369" w:author="Comparison" w:date="2026-09-25T21:07:00Z" w16du:dateUtc="2026-09-26T01:07:00Z">
              <w:r>
                <w:rPr>
                  <w:rStyle w:val="row-content-rich-text"/>
                </w:rPr>
                <w:t>Aboriginal but not Torres Strait Islander origin</w:t>
              </w:r>
            </w:ins>
          </w:p>
          <w:p w14:paraId="3EE874D3" w14:textId="77777777" w:rsidR="00E7422A" w:rsidRDefault="00D42E81">
            <w:pPr>
              <w:numPr>
                <w:ilvl w:val="0"/>
                <w:numId w:val="15"/>
              </w:numPr>
              <w:rPr>
                <w:ins w:id="370" w:author="Comparison" w:date="2026-09-25T21:07:00Z" w16du:dateUtc="2026-09-26T01:07:00Z"/>
              </w:rPr>
            </w:pPr>
            <w:ins w:id="371" w:author="Comparison" w:date="2026-09-25T21:07:00Z" w16du:dateUtc="2026-09-26T01:07:00Z">
              <w:r>
                <w:rPr>
                  <w:rStyle w:val="row-content-rich-text"/>
                </w:rPr>
                <w:t>Torres Strait Islander but not Aboriginal origin</w:t>
              </w:r>
            </w:ins>
          </w:p>
          <w:p w14:paraId="76D693F2" w14:textId="77777777" w:rsidR="00E7422A" w:rsidRDefault="00D42E81">
            <w:pPr>
              <w:numPr>
                <w:ilvl w:val="0"/>
                <w:numId w:val="15"/>
              </w:numPr>
              <w:rPr>
                <w:ins w:id="372" w:author="Comparison" w:date="2026-09-25T21:07:00Z" w16du:dateUtc="2026-09-26T01:07:00Z"/>
              </w:rPr>
            </w:pPr>
            <w:ins w:id="373" w:author="Comparison" w:date="2026-09-25T21:07:00Z" w16du:dateUtc="2026-09-26T01:07:00Z">
              <w:r>
                <w:rPr>
                  <w:rStyle w:val="row-content-rich-text"/>
                </w:rPr>
                <w:t>Both Aboriginal and Torres Strait Islander origin.</w:t>
              </w:r>
            </w:ins>
          </w:p>
          <w:p w14:paraId="20F6AE31" w14:textId="77777777" w:rsidR="00E7422A" w:rsidRDefault="00D42E81">
            <w:pPr>
              <w:rPr>
                <w:ins w:id="374" w:author="Comparison" w:date="2026-09-25T21:07:00Z" w16du:dateUtc="2026-09-26T01:07:00Z"/>
              </w:rPr>
            </w:pPr>
            <w:ins w:id="375" w:author="Comparison" w:date="2026-09-25T21:07:00Z" w16du:dateUtc="2026-09-26T01:07:00Z">
              <w:r>
                <w:rPr>
                  <w:rStyle w:val="row-content-rich-text"/>
                </w:rPr>
                <w:t xml:space="preserve">CODE 2 </w:t>
              </w:r>
              <w:r>
                <w:rPr>
                  <w:rStyle w:val="row-content-rich-text"/>
                </w:rPr>
                <w:t> </w:t>
              </w:r>
              <w:r>
                <w:rPr>
                  <w:rStyle w:val="row-content-rich-text"/>
                </w:rPr>
                <w:t xml:space="preserve"> Other Australian</w:t>
              </w:r>
            </w:ins>
          </w:p>
          <w:p w14:paraId="32854A45" w14:textId="77777777" w:rsidR="00E7422A" w:rsidRDefault="00D42E81">
            <w:pPr>
              <w:rPr>
                <w:ins w:id="376" w:author="Comparison" w:date="2026-09-25T21:07:00Z" w16du:dateUtc="2026-09-26T01:07:00Z"/>
              </w:rPr>
            </w:pPr>
            <w:ins w:id="377" w:author="Comparison" w:date="2026-09-25T21:07:00Z" w16du:dateUtc="2026-09-26T01:07:00Z">
              <w:r>
                <w:rPr>
                  <w:rStyle w:val="row-content-rich-text"/>
                </w:rPr>
                <w:t>Record this code if the person is:</w:t>
              </w:r>
            </w:ins>
          </w:p>
          <w:p w14:paraId="3E7F02F2" w14:textId="77777777" w:rsidR="00E7422A" w:rsidRDefault="00D42E81">
            <w:pPr>
              <w:numPr>
                <w:ilvl w:val="0"/>
                <w:numId w:val="16"/>
              </w:numPr>
              <w:rPr>
                <w:ins w:id="378" w:author="Comparison" w:date="2026-09-25T21:07:00Z" w16du:dateUtc="2026-09-26T01:07:00Z"/>
              </w:rPr>
            </w:pPr>
            <w:ins w:id="379" w:author="Comparison" w:date="2026-09-25T21:07:00Z" w16du:dateUtc="2026-09-26T01:07:00Z">
              <w:r>
                <w:rPr>
                  <w:rStyle w:val="row-content-rich-text"/>
                </w:rPr>
                <w:t>Neither Aboriginal nor Torres Strait Islander origin</w:t>
              </w:r>
            </w:ins>
          </w:p>
          <w:p w14:paraId="29A0DB80" w14:textId="77777777" w:rsidR="00E7422A" w:rsidRDefault="00D42E81">
            <w:pPr>
              <w:numPr>
                <w:ilvl w:val="0"/>
                <w:numId w:val="16"/>
              </w:numPr>
              <w:rPr>
                <w:ins w:id="380" w:author="Comparison" w:date="2026-09-25T21:07:00Z" w16du:dateUtc="2026-09-26T01:07:00Z"/>
              </w:rPr>
            </w:pPr>
            <w:ins w:id="381" w:author="Comparison" w:date="2026-09-25T21:07:00Z" w16du:dateUtc="2026-09-26T01:07:00Z">
              <w:r>
                <w:rPr>
                  <w:rStyle w:val="row-content-rich-text"/>
                </w:rPr>
                <w:t>Of unknown Indigenous status.</w:t>
              </w:r>
            </w:ins>
          </w:p>
        </w:tc>
      </w:tr>
      <w:tr w:rsidR="00E7422A" w14:paraId="0F7D2AB8" w14:textId="77777777">
        <w:trPr>
          <w:ins w:id="382"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C271EF2" w14:textId="77777777" w:rsidR="00E7422A" w:rsidRDefault="00D42E81">
            <w:pPr>
              <w:rPr>
                <w:ins w:id="383" w:author="Comparison" w:date="2026-09-25T21:07:00Z" w16du:dateUtc="2026-09-26T01:07:00Z"/>
              </w:rPr>
            </w:pPr>
            <w:ins w:id="384" w:author="Comparison" w:date="2026-09-25T21:07:00Z" w16du:dateUtc="2026-09-26T01:07:00Z">
              <w:r>
                <w:rPr>
                  <w:rStyle w:val="row-heading"/>
                </w:rPr>
                <w:t>Comments:</w:t>
              </w:r>
            </w:ins>
          </w:p>
        </w:tc>
        <w:tc>
          <w:tcPr>
            <w:tcW w:w="360" w:type="dxa"/>
            <w:tcBorders>
              <w:top w:val="none" w:sz="0" w:space="0" w:color="000000"/>
              <w:left w:val="none" w:sz="0" w:space="0" w:color="000000"/>
              <w:bottom w:val="none" w:sz="0" w:space="0" w:color="000000"/>
              <w:right w:val="none" w:sz="0" w:space="0" w:color="000000"/>
            </w:tcBorders>
          </w:tcPr>
          <w:p w14:paraId="53DAE482" w14:textId="77777777" w:rsidR="00E7422A" w:rsidRDefault="00D42E81">
            <w:pPr>
              <w:rPr>
                <w:ins w:id="385" w:author="Comparison" w:date="2026-09-25T21:07:00Z" w16du:dateUtc="2026-09-26T01:07:00Z"/>
              </w:rPr>
            </w:pPr>
            <w:ins w:id="386" w:author="Comparison" w:date="2026-09-25T21:07:00Z" w16du:dateUtc="2026-09-26T01:07:00Z">
              <w:r>
                <w:rPr>
                  <w:rStyle w:val="row-content-rich-text"/>
                </w:rPr>
                <w:t xml:space="preserve">This metadata item is not based on the Australian Bureau of Statistics (ABS) standard for Indigenous status. For information on the Indigenous status standard refer to the </w:t>
              </w:r>
              <w:r>
                <w:fldChar w:fldCharType="begin"/>
              </w:r>
              <w:r>
                <w:instrText>HYPERLINK "https://meteor.aihw.gov.au/content/602543"</w:instrText>
              </w:r>
              <w:r>
                <w:fldChar w:fldCharType="separate"/>
              </w:r>
              <w:r>
                <w:rPr>
                  <w:rStyle w:val="Hyperlink"/>
                </w:rPr>
                <w:t>Person</w:t>
              </w:r>
              <w:r>
                <w:rPr>
                  <w:rStyle w:val="Hyperlink"/>
                </w:rPr>
                <w:t>—</w:t>
              </w:r>
              <w:r>
                <w:rPr>
                  <w:rStyle w:val="Hyperlink"/>
                </w:rPr>
                <w:t>Indigenous status, code N</w:t>
              </w:r>
              <w:r>
                <w:fldChar w:fldCharType="end"/>
              </w:r>
              <w:r>
                <w:rPr>
                  <w:rStyle w:val="row-content-rich-text"/>
                </w:rPr>
                <w:t xml:space="preserve"> data element.</w:t>
              </w:r>
            </w:ins>
          </w:p>
        </w:tc>
      </w:tr>
    </w:tbl>
    <w:p w14:paraId="4FDC8000" w14:textId="77777777" w:rsidR="00E7422A" w:rsidRDefault="00E7422A">
      <w:pPr>
        <w:rPr>
          <w:ins w:id="387" w:author="Comparison" w:date="2026-09-25T21:07:00Z" w16du:dateUtc="2026-09-26T01:07:00Z"/>
        </w:rPr>
      </w:pPr>
    </w:p>
    <w:tbl>
      <w:tblPr>
        <w:tblStyle w:val="TableGrid"/>
        <w:tblW w:w="5000" w:type="pct"/>
        <w:tblLayout w:type="fixed"/>
        <w:tblLook w:val="04A0" w:firstRow="1" w:lastRow="0" w:firstColumn="1" w:lastColumn="0" w:noHBand="0" w:noVBand="1"/>
      </w:tblPr>
      <w:tblGrid>
        <w:gridCol w:w="2560"/>
        <w:gridCol w:w="7680"/>
      </w:tblGrid>
      <w:tr w:rsidR="00E7422A" w14:paraId="59463564" w14:textId="77777777">
        <w:trPr>
          <w:ins w:id="388" w:author="Comparison" w:date="2026-09-25T21:07:00Z" w16du:dateUtc="2026-09-26T01:07: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592771D1" w14:textId="77777777" w:rsidR="00E7422A" w:rsidRDefault="00D42E81">
            <w:pPr>
              <w:pStyle w:val="Heading3"/>
              <w:rPr>
                <w:ins w:id="389" w:author="Comparison" w:date="2026-09-25T21:07:00Z" w16du:dateUtc="2026-09-26T01:07:00Z"/>
              </w:rPr>
            </w:pPr>
            <w:ins w:id="390" w:author="Comparison" w:date="2026-09-25T21:07:00Z" w16du:dateUtc="2026-09-26T01:07:00Z">
              <w:r>
                <w:t>Source and reference attributes</w:t>
              </w:r>
            </w:ins>
          </w:p>
        </w:tc>
      </w:tr>
      <w:tr w:rsidR="00E7422A" w14:paraId="73B9A71B" w14:textId="77777777">
        <w:trPr>
          <w:ins w:id="391"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57B2EB1" w14:textId="77777777" w:rsidR="00E7422A" w:rsidRDefault="00D42E81">
            <w:pPr>
              <w:rPr>
                <w:ins w:id="392" w:author="Comparison" w:date="2026-09-25T21:07:00Z" w16du:dateUtc="2026-09-26T01:07:00Z"/>
              </w:rPr>
            </w:pPr>
            <w:ins w:id="393" w:author="Comparison" w:date="2026-09-25T21:07:00Z" w16du:dateUtc="2026-09-26T01:07:00Z">
              <w:r>
                <w:rPr>
                  <w:rStyle w:val="row-heading"/>
                </w:rPr>
                <w:t>Submitting organisation:</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1BB35B0" w14:textId="77777777" w:rsidR="00E7422A" w:rsidRDefault="00D42E81">
            <w:pPr>
              <w:rPr>
                <w:ins w:id="394" w:author="Comparison" w:date="2026-09-25T21:07:00Z" w16du:dateUtc="2026-09-26T01:07:00Z"/>
              </w:rPr>
            </w:pPr>
            <w:ins w:id="395" w:author="Comparison" w:date="2026-09-25T21:07:00Z" w16du:dateUtc="2026-09-26T01:07:00Z">
              <w:r>
                <w:rPr>
                  <w:rStyle w:val="row-content"/>
                </w:rPr>
                <w:t>Australian Institute of Health and Welfare</w:t>
              </w:r>
            </w:ins>
          </w:p>
          <w:p w14:paraId="56075E4E" w14:textId="77777777" w:rsidR="00E7422A" w:rsidRDefault="00D42E81">
            <w:pPr>
              <w:rPr>
                <w:ins w:id="396" w:author="Comparison" w:date="2026-09-25T21:07:00Z" w16du:dateUtc="2026-09-26T01:07:00Z"/>
              </w:rPr>
            </w:pPr>
            <w:ins w:id="397" w:author="Comparison" w:date="2026-09-25T21:07:00Z" w16du:dateUtc="2026-09-26T01:07:00Z">
              <w:r>
                <w:br/>
              </w:r>
            </w:ins>
          </w:p>
        </w:tc>
      </w:tr>
      <w:tr w:rsidR="00E7422A" w14:paraId="6C78CBD0" w14:textId="77777777">
        <w:trPr>
          <w:ins w:id="398"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44CAFAB" w14:textId="77777777" w:rsidR="00E7422A" w:rsidRDefault="00D42E81">
            <w:pPr>
              <w:rPr>
                <w:ins w:id="399" w:author="Comparison" w:date="2026-09-25T21:07:00Z" w16du:dateUtc="2026-09-26T01:07:00Z"/>
              </w:rPr>
            </w:pPr>
            <w:ins w:id="400" w:author="Comparison" w:date="2026-09-25T21:07:00Z" w16du:dateUtc="2026-09-26T01:07:00Z">
              <w:r>
                <w:rPr>
                  <w:rStyle w:val="row-heading"/>
                </w:rPr>
                <w:t>Steward:</w:t>
              </w:r>
            </w:ins>
          </w:p>
        </w:tc>
        <w:tc>
          <w:tcPr>
            <w:tcW w:w="360" w:type="dxa"/>
            <w:tcBorders>
              <w:top w:val="none" w:sz="0" w:space="0" w:color="000000"/>
              <w:left w:val="none" w:sz="0" w:space="0" w:color="000000"/>
              <w:bottom w:val="none" w:sz="0" w:space="0" w:color="000000"/>
              <w:right w:val="none" w:sz="0" w:space="0" w:color="000000"/>
            </w:tcBorders>
          </w:tcPr>
          <w:p w14:paraId="7CFC0C82" w14:textId="77777777" w:rsidR="00E7422A" w:rsidRDefault="00D42E81">
            <w:pPr>
              <w:rPr>
                <w:ins w:id="401" w:author="Comparison" w:date="2026-09-25T21:07:00Z" w16du:dateUtc="2026-09-26T01:07:00Z"/>
              </w:rPr>
            </w:pPr>
            <w:ins w:id="402" w:author="Comparison" w:date="2026-09-25T21:07:00Z" w16du:dateUtc="2026-09-26T01:07:00Z">
              <w:r>
                <w:fldChar w:fldCharType="begin"/>
              </w:r>
              <w:r>
                <w:instrText>HYPERLINK "https://meteor.aihw.gov.au/content/246013"</w:instrText>
              </w:r>
              <w:r>
                <w:fldChar w:fldCharType="separate"/>
              </w:r>
              <w:r>
                <w:rPr>
                  <w:rStyle w:val="Hyperlink"/>
                </w:rPr>
                <w:t>Australian Institute of Health and Welfare</w:t>
              </w:r>
              <w:r>
                <w:fldChar w:fldCharType="end"/>
              </w:r>
            </w:ins>
          </w:p>
        </w:tc>
      </w:tr>
    </w:tbl>
    <w:p w14:paraId="712FDCAD" w14:textId="77777777" w:rsidR="00E7422A" w:rsidRDefault="00E7422A">
      <w:pPr>
        <w:rPr>
          <w:ins w:id="403" w:author="Comparison" w:date="2026-09-25T21:07:00Z" w16du:dateUtc="2026-09-26T01:07:00Z"/>
        </w:rPr>
      </w:pPr>
    </w:p>
    <w:tbl>
      <w:tblPr>
        <w:tblStyle w:val="TableGrid"/>
        <w:tblW w:w="5000" w:type="pct"/>
        <w:tblLayout w:type="fixed"/>
        <w:tblLook w:val="04A0" w:firstRow="1" w:lastRow="0" w:firstColumn="1" w:lastColumn="0" w:noHBand="0" w:noVBand="1"/>
      </w:tblPr>
      <w:tblGrid>
        <w:gridCol w:w="2560"/>
        <w:gridCol w:w="7680"/>
      </w:tblGrid>
      <w:tr w:rsidR="00E7422A" w14:paraId="154FB145" w14:textId="77777777">
        <w:trPr>
          <w:ins w:id="404" w:author="Comparison" w:date="2026-09-25T21:07:00Z" w16du:dateUtc="2026-09-26T01:07:00Z"/>
        </w:trPr>
        <w:tc>
          <w:tcPr>
            <w:tcW w:w="720" w:type="dxa"/>
            <w:gridSpan w:val="2"/>
            <w:tcBorders>
              <w:top w:val="none" w:sz="0" w:space="0" w:color="000000"/>
              <w:left w:val="none" w:sz="0" w:space="0" w:color="000000"/>
              <w:bottom w:val="none" w:sz="0" w:space="0" w:color="000000"/>
              <w:right w:val="none" w:sz="0" w:space="0" w:color="000000"/>
            </w:tcBorders>
          </w:tcPr>
          <w:p w14:paraId="5431CB43" w14:textId="77777777" w:rsidR="00E7422A" w:rsidRDefault="00D42E81">
            <w:pPr>
              <w:pStyle w:val="Heading2"/>
              <w:pBdr>
                <w:bottom w:val="single" w:sz="0" w:space="0" w:color="auto"/>
              </w:pBdr>
              <w:rPr>
                <w:ins w:id="405" w:author="Comparison" w:date="2026-09-25T21:07:00Z" w16du:dateUtc="2026-09-26T01:07:00Z"/>
              </w:rPr>
            </w:pPr>
            <w:ins w:id="406" w:author="Comparison" w:date="2026-09-25T21:07:00Z" w16du:dateUtc="2026-09-26T01:07:00Z">
              <w:r>
                <w:t>Data element attributes</w:t>
              </w:r>
              <w:r>
                <w:t> </w:t>
              </w:r>
            </w:ins>
          </w:p>
        </w:tc>
      </w:tr>
      <w:tr w:rsidR="00E7422A" w14:paraId="7DDC656F" w14:textId="77777777">
        <w:trPr>
          <w:ins w:id="407" w:author="Comparison" w:date="2026-09-25T21:07:00Z" w16du:dateUtc="2026-09-26T01:07: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2D505512" w14:textId="77777777" w:rsidR="00E7422A" w:rsidRDefault="00D42E81">
            <w:pPr>
              <w:pStyle w:val="Heading3"/>
              <w:rPr>
                <w:ins w:id="408" w:author="Comparison" w:date="2026-09-25T21:07:00Z" w16du:dateUtc="2026-09-26T01:07:00Z"/>
              </w:rPr>
            </w:pPr>
            <w:ins w:id="409" w:author="Comparison" w:date="2026-09-25T21:07:00Z" w16du:dateUtc="2026-09-26T01:07:00Z">
              <w:r>
                <w:t>Collection and usage attributes</w:t>
              </w:r>
            </w:ins>
          </w:p>
        </w:tc>
      </w:tr>
      <w:tr w:rsidR="00E7422A" w14:paraId="41373FDC" w14:textId="77777777">
        <w:trPr>
          <w:ins w:id="410"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B2C419F" w14:textId="77777777" w:rsidR="00E7422A" w:rsidRDefault="00D42E81">
            <w:pPr>
              <w:rPr>
                <w:ins w:id="411" w:author="Comparison" w:date="2026-09-25T21:07:00Z" w16du:dateUtc="2026-09-26T01:07:00Z"/>
              </w:rPr>
            </w:pPr>
            <w:ins w:id="412" w:author="Comparison" w:date="2026-09-25T21:07:00Z" w16du:dateUtc="2026-09-26T01:07:00Z">
              <w:r>
                <w:rPr>
                  <w:rStyle w:val="row-heading"/>
                </w:rPr>
                <w:t>Collection methods:</w:t>
              </w:r>
            </w:ins>
          </w:p>
        </w:tc>
        <w:tc>
          <w:tcPr>
            <w:tcW w:w="360" w:type="dxa"/>
            <w:tcBorders>
              <w:top w:val="none" w:sz="0" w:space="0" w:color="000000"/>
              <w:left w:val="none" w:sz="0" w:space="0" w:color="000000"/>
              <w:bottom w:val="none" w:sz="0" w:space="0" w:color="000000"/>
              <w:right w:val="none" w:sz="0" w:space="0" w:color="000000"/>
            </w:tcBorders>
          </w:tcPr>
          <w:p w14:paraId="3BDE32A0" w14:textId="77777777" w:rsidR="00E7422A" w:rsidRDefault="00D42E81">
            <w:pPr>
              <w:rPr>
                <w:ins w:id="413" w:author="Comparison" w:date="2026-09-25T21:07:00Z" w16du:dateUtc="2026-09-26T01:07:00Z"/>
              </w:rPr>
            </w:pPr>
            <w:ins w:id="414" w:author="Comparison" w:date="2026-09-25T21:07:00Z" w16du:dateUtc="2026-09-26T01:07:00Z">
              <w:r>
                <w:rPr>
                  <w:rStyle w:val="row-content-rich-text"/>
                </w:rPr>
                <w:t>The standard question for Indigenous Status is as follows:</w:t>
              </w:r>
            </w:ins>
          </w:p>
          <w:p w14:paraId="5648F100" w14:textId="77777777" w:rsidR="00E7422A" w:rsidRDefault="00D42E81">
            <w:pPr>
              <w:rPr>
                <w:ins w:id="415" w:author="Comparison" w:date="2026-09-25T21:07:00Z" w16du:dateUtc="2026-09-26T01:07:00Z"/>
              </w:rPr>
            </w:pPr>
            <w:ins w:id="416" w:author="Comparison" w:date="2026-09-25T21:07:00Z" w16du:dateUtc="2026-09-26T01:07:00Z">
              <w:r>
                <w:rPr>
                  <w:rStyle w:val="row-content-rich-text"/>
                </w:rPr>
                <w:t>[Are you] [Is the person] [Is (name)] of Aboriginal or Torres Strait Islander origin?</w:t>
              </w:r>
            </w:ins>
          </w:p>
          <w:p w14:paraId="475274C7" w14:textId="77777777" w:rsidR="00E7422A" w:rsidRDefault="00D42E81">
            <w:pPr>
              <w:rPr>
                <w:ins w:id="417" w:author="Comparison" w:date="2026-09-25T21:07:00Z" w16du:dateUtc="2026-09-26T01:07:00Z"/>
              </w:rPr>
            </w:pPr>
            <w:ins w:id="418" w:author="Comparison" w:date="2026-09-25T21:07:00Z" w16du:dateUtc="2026-09-26T01:07:00Z">
              <w:r>
                <w:rPr>
                  <w:rStyle w:val="row-content-rich-text"/>
                </w:rPr>
                <w:t>This question is recommended for self-enumerated or interview-based collections. It can also be used in circumstances where a close relative, friend, or another member of the household is answering on behalf of the subject. It is strongly recommended that this question be asked directly wherever possible.</w:t>
              </w:r>
            </w:ins>
          </w:p>
          <w:p w14:paraId="4156BFB9" w14:textId="77777777" w:rsidR="00E7422A" w:rsidRDefault="00D42E81">
            <w:pPr>
              <w:rPr>
                <w:ins w:id="419" w:author="Comparison" w:date="2026-09-25T21:07:00Z" w16du:dateUtc="2026-09-26T01:07:00Z"/>
              </w:rPr>
            </w:pPr>
            <w:ins w:id="420" w:author="Comparison" w:date="2026-09-25T21:07:00Z" w16du:dateUtc="2026-09-26T01:07:00Z">
              <w:r>
                <w:rPr>
                  <w:rStyle w:val="row-content-rich-text"/>
                </w:rPr>
                <w:t>When someone is not present, the person answering for them should be in a position to do so, i.e. this person must know well the person about whom the question is being asked and feel confident to provide accurate information about them.</w:t>
              </w:r>
            </w:ins>
          </w:p>
          <w:p w14:paraId="3805F659" w14:textId="77777777" w:rsidR="00E7422A" w:rsidRDefault="00D42E81">
            <w:pPr>
              <w:rPr>
                <w:ins w:id="421" w:author="Comparison" w:date="2026-09-25T21:07:00Z" w16du:dateUtc="2026-09-26T01:07:00Z"/>
              </w:rPr>
            </w:pPr>
            <w:ins w:id="422" w:author="Comparison" w:date="2026-09-25T21:07:00Z" w16du:dateUtc="2026-09-26T01:07:00Z">
              <w:r>
                <w:rPr>
                  <w:rStyle w:val="row-content-rich-text"/>
                </w:rPr>
                <w:t>This question must always be asked regardless of data collectors' perceptions based on appearance or other factors.</w:t>
              </w:r>
            </w:ins>
          </w:p>
          <w:p w14:paraId="57C87B83" w14:textId="77777777" w:rsidR="00E7422A" w:rsidRDefault="00D42E81">
            <w:pPr>
              <w:rPr>
                <w:ins w:id="423" w:author="Comparison" w:date="2026-09-25T21:07:00Z" w16du:dateUtc="2026-09-26T01:07:00Z"/>
              </w:rPr>
            </w:pPr>
            <w:ins w:id="424" w:author="Comparison" w:date="2026-09-25T21:07:00Z" w16du:dateUtc="2026-09-26T01:07:00Z">
              <w:r>
                <w:rPr>
                  <w:rStyle w:val="row-content-rich-text"/>
                </w:rPr>
                <w:t> </w:t>
              </w:r>
            </w:ins>
          </w:p>
        </w:tc>
      </w:tr>
      <w:tr w:rsidR="00E7422A" w14:paraId="751C8C81" w14:textId="77777777">
        <w:trPr>
          <w:ins w:id="425"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F99AAA4" w14:textId="77777777" w:rsidR="00E7422A" w:rsidRDefault="00D42E81">
            <w:pPr>
              <w:rPr>
                <w:ins w:id="426" w:author="Comparison" w:date="2026-09-25T21:07:00Z" w16du:dateUtc="2026-09-26T01:07:00Z"/>
              </w:rPr>
            </w:pPr>
            <w:ins w:id="427" w:author="Comparison" w:date="2026-09-25T21:07:00Z" w16du:dateUtc="2026-09-26T01:07:00Z">
              <w:r>
                <w:rPr>
                  <w:rStyle w:val="row-heading"/>
                </w:rPr>
                <w:t>Comments:</w:t>
              </w:r>
            </w:ins>
          </w:p>
        </w:tc>
        <w:tc>
          <w:tcPr>
            <w:tcW w:w="360" w:type="dxa"/>
            <w:tcBorders>
              <w:top w:val="none" w:sz="0" w:space="0" w:color="000000"/>
              <w:left w:val="none" w:sz="0" w:space="0" w:color="000000"/>
              <w:bottom w:val="none" w:sz="0" w:space="0" w:color="000000"/>
              <w:right w:val="none" w:sz="0" w:space="0" w:color="000000"/>
            </w:tcBorders>
          </w:tcPr>
          <w:p w14:paraId="45345FF8" w14:textId="77777777" w:rsidR="00E7422A" w:rsidRDefault="00D42E81">
            <w:pPr>
              <w:rPr>
                <w:ins w:id="428" w:author="Comparison" w:date="2026-09-25T21:07:00Z" w16du:dateUtc="2026-09-26T01:07:00Z"/>
              </w:rPr>
            </w:pPr>
            <w:ins w:id="429" w:author="Comparison" w:date="2026-09-25T21:07:00Z" w16du:dateUtc="2026-09-26T01:07:00Z">
              <w:r>
                <w:rPr>
                  <w:rStyle w:val="row-content-rich-text"/>
                </w:rPr>
                <w:t>The following definition, commonly known as 'The Commonwealth Definition', was given in a High Court judgement in the case of Commonwealth v Tasmania (1983) 46 ALR 625.</w:t>
              </w:r>
            </w:ins>
          </w:p>
          <w:p w14:paraId="055299D2" w14:textId="77777777" w:rsidR="00E7422A" w:rsidRDefault="00D42E81">
            <w:pPr>
              <w:rPr>
                <w:ins w:id="430" w:author="Comparison" w:date="2026-09-25T21:07:00Z" w16du:dateUtc="2026-09-26T01:07:00Z"/>
              </w:rPr>
            </w:pPr>
            <w:ins w:id="431" w:author="Comparison" w:date="2026-09-25T21:07:00Z" w16du:dateUtc="2026-09-26T01:07:00Z">
              <w:r>
                <w:rPr>
                  <w:rStyle w:val="row-content-rich-text"/>
                </w:rPr>
                <w:t>'An Aboriginal or Torres Strait Islander is a person of Aboriginal or Torres Strait Islander descent who identifies as an Aboriginal or Torres Strait Islander and is accepted as such by the community in which he or she lives'.</w:t>
              </w:r>
            </w:ins>
          </w:p>
          <w:p w14:paraId="4CE3AFE8" w14:textId="77777777" w:rsidR="00E7422A" w:rsidRDefault="00D42E81">
            <w:pPr>
              <w:rPr>
                <w:ins w:id="432" w:author="Comparison" w:date="2026-09-25T21:07:00Z" w16du:dateUtc="2026-09-26T01:07:00Z"/>
              </w:rPr>
            </w:pPr>
            <w:ins w:id="433" w:author="Comparison" w:date="2026-09-25T21:07:00Z" w16du:dateUtc="2026-09-26T01:07:00Z">
              <w:r>
                <w:rPr>
                  <w:rStyle w:val="row-content-rich-text"/>
                </w:rPr>
                <w:t>There are three components to the Commonwealth definition:</w:t>
              </w:r>
            </w:ins>
          </w:p>
          <w:p w14:paraId="55E02DF9" w14:textId="77777777" w:rsidR="00E7422A" w:rsidRDefault="00D42E81">
            <w:pPr>
              <w:numPr>
                <w:ilvl w:val="0"/>
                <w:numId w:val="17"/>
              </w:numPr>
              <w:rPr>
                <w:ins w:id="434" w:author="Comparison" w:date="2026-09-25T21:07:00Z" w16du:dateUtc="2026-09-26T01:07:00Z"/>
              </w:rPr>
            </w:pPr>
            <w:ins w:id="435" w:author="Comparison" w:date="2026-09-25T21:07:00Z" w16du:dateUtc="2026-09-26T01:07:00Z">
              <w:r>
                <w:rPr>
                  <w:rStyle w:val="row-content-rich-text"/>
                </w:rPr>
                <w:t>descent;</w:t>
              </w:r>
            </w:ins>
          </w:p>
          <w:p w14:paraId="1450895E" w14:textId="77777777" w:rsidR="00E7422A" w:rsidRDefault="00D42E81">
            <w:pPr>
              <w:numPr>
                <w:ilvl w:val="0"/>
                <w:numId w:val="17"/>
              </w:numPr>
              <w:rPr>
                <w:ins w:id="436" w:author="Comparison" w:date="2026-09-25T21:07:00Z" w16du:dateUtc="2026-09-26T01:07:00Z"/>
              </w:rPr>
            </w:pPr>
            <w:ins w:id="437" w:author="Comparison" w:date="2026-09-25T21:07:00Z" w16du:dateUtc="2026-09-26T01:07:00Z">
              <w:r>
                <w:rPr>
                  <w:rStyle w:val="row-content-rich-text"/>
                </w:rPr>
                <w:t>self-identification; and</w:t>
              </w:r>
            </w:ins>
          </w:p>
          <w:p w14:paraId="70B2A1CE" w14:textId="77777777" w:rsidR="00E7422A" w:rsidRDefault="00D42E81">
            <w:pPr>
              <w:numPr>
                <w:ilvl w:val="0"/>
                <w:numId w:val="17"/>
              </w:numPr>
              <w:rPr>
                <w:ins w:id="438" w:author="Comparison" w:date="2026-09-25T21:07:00Z" w16du:dateUtc="2026-09-26T01:07:00Z"/>
              </w:rPr>
            </w:pPr>
            <w:ins w:id="439" w:author="Comparison" w:date="2026-09-25T21:07:00Z" w16du:dateUtc="2026-09-26T01:07:00Z">
              <w:r>
                <w:rPr>
                  <w:rStyle w:val="row-content-rich-text"/>
                </w:rPr>
                <w:t>community acceptance.</w:t>
              </w:r>
            </w:ins>
          </w:p>
          <w:p w14:paraId="0FF640B1" w14:textId="77777777" w:rsidR="00E7422A" w:rsidRDefault="00D42E81">
            <w:pPr>
              <w:rPr>
                <w:ins w:id="440" w:author="Comparison" w:date="2026-09-25T21:07:00Z" w16du:dateUtc="2026-09-26T01:07:00Z"/>
              </w:rPr>
            </w:pPr>
            <w:ins w:id="441" w:author="Comparison" w:date="2026-09-25T21:07:00Z" w16du:dateUtc="2026-09-26T01:07:00Z">
              <w:r>
                <w:rPr>
                  <w:rStyle w:val="row-content-rich-text"/>
                </w:rPr>
                <w:t>In practice, it is not feasible to collect information on the community acceptance part of this definition in general purpose statistical and administrative collections and therefore standard questions on Indigenous status relate to descent and self-identification only.</w:t>
              </w:r>
            </w:ins>
          </w:p>
        </w:tc>
      </w:tr>
      <w:tr w:rsidR="00E7422A" w14:paraId="3E547DC9" w14:textId="77777777">
        <w:trPr>
          <w:ins w:id="442" w:author="Comparison" w:date="2026-09-25T21:07:00Z" w16du:dateUtc="2026-09-26T01:07: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634738A2" w14:textId="77777777" w:rsidR="00E7422A" w:rsidRDefault="00D42E81">
            <w:pPr>
              <w:pStyle w:val="Heading3"/>
              <w:rPr>
                <w:ins w:id="443" w:author="Comparison" w:date="2026-09-25T21:07:00Z" w16du:dateUtc="2026-09-26T01:07:00Z"/>
              </w:rPr>
            </w:pPr>
            <w:ins w:id="444" w:author="Comparison" w:date="2026-09-25T21:07:00Z" w16du:dateUtc="2026-09-26T01:07:00Z">
              <w:r>
                <w:t>Source and reference attributes</w:t>
              </w:r>
            </w:ins>
          </w:p>
        </w:tc>
      </w:tr>
      <w:tr w:rsidR="00E7422A" w14:paraId="4933434B" w14:textId="77777777">
        <w:trPr>
          <w:ins w:id="445"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4A6A672E" w14:textId="77777777" w:rsidR="00E7422A" w:rsidRDefault="00D42E81">
            <w:pPr>
              <w:rPr>
                <w:ins w:id="446" w:author="Comparison" w:date="2026-09-25T21:07:00Z" w16du:dateUtc="2026-09-26T01:07:00Z"/>
              </w:rPr>
            </w:pPr>
            <w:ins w:id="447" w:author="Comparison" w:date="2026-09-25T21:07:00Z" w16du:dateUtc="2026-09-26T01:07:00Z">
              <w:r>
                <w:rPr>
                  <w:rStyle w:val="row-heading"/>
                </w:rPr>
                <w:t>Submitting organisation:</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6F051D69" w14:textId="77777777" w:rsidR="00E7422A" w:rsidRDefault="00D42E81">
            <w:pPr>
              <w:rPr>
                <w:ins w:id="448" w:author="Comparison" w:date="2026-09-25T21:07:00Z" w16du:dateUtc="2026-09-26T01:07:00Z"/>
              </w:rPr>
            </w:pPr>
            <w:ins w:id="449" w:author="Comparison" w:date="2026-09-25T21:07:00Z" w16du:dateUtc="2026-09-26T01:07:00Z">
              <w:r>
                <w:rPr>
                  <w:rStyle w:val="row-content"/>
                </w:rPr>
                <w:t>Australian Institute of Health and Welfare</w:t>
              </w:r>
            </w:ins>
          </w:p>
          <w:p w14:paraId="32462CD9" w14:textId="77777777" w:rsidR="00E7422A" w:rsidRDefault="00D42E81">
            <w:pPr>
              <w:rPr>
                <w:ins w:id="450" w:author="Comparison" w:date="2026-09-25T21:07:00Z" w16du:dateUtc="2026-09-26T01:07:00Z"/>
              </w:rPr>
            </w:pPr>
            <w:ins w:id="451" w:author="Comparison" w:date="2026-09-25T21:07:00Z" w16du:dateUtc="2026-09-26T01:07:00Z">
              <w:r>
                <w:br/>
              </w:r>
            </w:ins>
          </w:p>
        </w:tc>
      </w:tr>
      <w:tr w:rsidR="00E7422A" w14:paraId="29C6A1B3" w14:textId="77777777">
        <w:trPr>
          <w:ins w:id="452"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4EA97281" w14:textId="77777777" w:rsidR="00E7422A" w:rsidRDefault="00D42E81">
            <w:pPr>
              <w:rPr>
                <w:ins w:id="453" w:author="Comparison" w:date="2026-09-25T21:07:00Z" w16du:dateUtc="2026-09-26T01:07:00Z"/>
              </w:rPr>
            </w:pPr>
            <w:ins w:id="454" w:author="Comparison" w:date="2026-09-25T21:07:00Z" w16du:dateUtc="2026-09-26T01:07:00Z">
              <w:r>
                <w:rPr>
                  <w:rStyle w:val="row-heading"/>
                </w:rPr>
                <w:t>Steward:</w:t>
              </w:r>
            </w:ins>
          </w:p>
        </w:tc>
        <w:tc>
          <w:tcPr>
            <w:tcW w:w="360" w:type="dxa"/>
            <w:tcBorders>
              <w:top w:val="none" w:sz="0" w:space="0" w:color="000000"/>
              <w:left w:val="none" w:sz="0" w:space="0" w:color="000000"/>
              <w:bottom w:val="none" w:sz="0" w:space="0" w:color="000000"/>
              <w:right w:val="none" w:sz="0" w:space="0" w:color="000000"/>
            </w:tcBorders>
          </w:tcPr>
          <w:p w14:paraId="559AAC08" w14:textId="77777777" w:rsidR="00E7422A" w:rsidRDefault="00D42E81">
            <w:pPr>
              <w:rPr>
                <w:ins w:id="455" w:author="Comparison" w:date="2026-09-25T21:07:00Z" w16du:dateUtc="2026-09-26T01:07:00Z"/>
              </w:rPr>
            </w:pPr>
            <w:ins w:id="456" w:author="Comparison" w:date="2026-09-25T21:07:00Z" w16du:dateUtc="2026-09-26T01:07:00Z">
              <w:r>
                <w:fldChar w:fldCharType="begin"/>
              </w:r>
              <w:r>
                <w:instrText>HYPERLINK "https://meteor.aihw.gov.au/content/246013"</w:instrText>
              </w:r>
              <w:r>
                <w:fldChar w:fldCharType="separate"/>
              </w:r>
              <w:r>
                <w:rPr>
                  <w:rStyle w:val="Hyperlink"/>
                </w:rPr>
                <w:t>Australian Institute of Health and Welfare</w:t>
              </w:r>
              <w:r>
                <w:fldChar w:fldCharType="end"/>
              </w:r>
            </w:ins>
          </w:p>
        </w:tc>
      </w:tr>
      <w:tr w:rsidR="00E7422A" w14:paraId="1B06F182" w14:textId="77777777">
        <w:trPr>
          <w:ins w:id="457"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44360DFE" w14:textId="77777777" w:rsidR="00E7422A" w:rsidRDefault="00D42E81">
            <w:pPr>
              <w:rPr>
                <w:ins w:id="458" w:author="Comparison" w:date="2026-09-25T21:07:00Z" w16du:dateUtc="2026-09-26T01:07:00Z"/>
              </w:rPr>
            </w:pPr>
            <w:ins w:id="459" w:author="Comparison" w:date="2026-09-25T21:07:00Z" w16du:dateUtc="2026-09-26T01:07:00Z">
              <w:r>
                <w:rPr>
                  <w:rStyle w:val="row-heading"/>
                </w:rPr>
                <w:t>Reference documents:</w:t>
              </w:r>
            </w:ins>
          </w:p>
        </w:tc>
        <w:tc>
          <w:tcPr>
            <w:tcW w:w="360" w:type="dxa"/>
            <w:tcBorders>
              <w:top w:val="none" w:sz="0" w:space="0" w:color="000000"/>
              <w:left w:val="none" w:sz="0" w:space="0" w:color="000000"/>
              <w:bottom w:val="none" w:sz="0" w:space="0" w:color="000000"/>
              <w:right w:val="none" w:sz="0" w:space="0" w:color="000000"/>
            </w:tcBorders>
          </w:tcPr>
          <w:p w14:paraId="68C3AB6D" w14:textId="77777777" w:rsidR="00E7422A" w:rsidRDefault="00D42E81">
            <w:pPr>
              <w:rPr>
                <w:ins w:id="460" w:author="Comparison" w:date="2026-09-25T21:07:00Z" w16du:dateUtc="2026-09-26T01:07:00Z"/>
              </w:rPr>
            </w:pPr>
            <w:ins w:id="461" w:author="Comparison" w:date="2026-09-25T21:07:00Z" w16du:dateUtc="2026-09-26T01:07:00Z">
              <w:r>
                <w:rPr>
                  <w:rStyle w:val="row-content-rich-text"/>
                </w:rPr>
                <w:t>Australian Bureau of Statistics 2014. Indigenous Status Standard Version 1.5, Canberra. Viewed</w:t>
              </w:r>
              <w:r>
                <w:rPr>
                  <w:rStyle w:val="row-content-rich-text"/>
                </w:rPr>
                <w:t> </w:t>
              </w:r>
              <w:r>
                <w:rPr>
                  <w:rStyle w:val="row-content-rich-text"/>
                </w:rPr>
                <w:t>29</w:t>
              </w:r>
              <w:r>
                <w:rPr>
                  <w:rStyle w:val="row-content-rich-text"/>
                </w:rPr>
                <w:t> </w:t>
              </w:r>
              <w:r>
                <w:rPr>
                  <w:rStyle w:val="row-content-rich-text"/>
                </w:rPr>
                <w:t xml:space="preserve">September 2015, </w:t>
              </w:r>
              <w:r>
                <w:fldChar w:fldCharType="begin"/>
              </w:r>
              <w:r>
                <w:instrText>HYPERLINK "http://www.abs.gov.au/ausstats/abs@.nsf/a866861f12e106e0ca256a38002791fa/5609d66dcc94996eca257d6a000fb3fc!OpenDocument"</w:instrText>
              </w:r>
              <w:r>
                <w:fldChar w:fldCharType="separate"/>
              </w:r>
              <w:r>
                <w:rPr>
                  <w:rStyle w:val="Hyperlink"/>
                </w:rPr>
                <w:t>http://www.abs.gov.au/ausstats/abs@.nsf/</w:t>
              </w:r>
              <w:r>
                <w:br/>
              </w:r>
              <w:r>
                <w:rPr>
                  <w:rStyle w:val="row-content-rich-text"/>
                </w:rPr>
                <w:t>a866861f12e106e0ca256a38002791fa/</w:t>
              </w:r>
              <w:r>
                <w:br/>
              </w:r>
              <w:r>
                <w:rPr>
                  <w:rStyle w:val="row-content-rich-text"/>
                </w:rPr>
                <w:t>5609d66dcc94996eca257d6a000fb3fc!OpenDocument</w:t>
              </w:r>
              <w:r>
                <w:fldChar w:fldCharType="end"/>
              </w:r>
              <w:r>
                <w:rPr>
                  <w:rStyle w:val="row-content-rich-text"/>
                </w:rPr>
                <w:t>.</w:t>
              </w:r>
            </w:ins>
          </w:p>
          <w:p w14:paraId="359472DA" w14:textId="77777777" w:rsidR="00E7422A" w:rsidRDefault="00D42E81">
            <w:pPr>
              <w:rPr>
                <w:ins w:id="462" w:author="Comparison" w:date="2026-09-25T21:07:00Z" w16du:dateUtc="2026-09-26T01:07:00Z"/>
              </w:rPr>
            </w:pPr>
            <w:ins w:id="463" w:author="Comparison" w:date="2026-09-25T21:07:00Z" w16du:dateUtc="2026-09-26T01:07:00Z">
              <w:r>
                <w:rPr>
                  <w:rStyle w:val="row-content-rich-text"/>
                </w:rPr>
                <w:t xml:space="preserve">Australian Institute of Health and Welfare 2010. National best practice guidelines for collecting Indigenous status in health data sets. Cat. no. IHW 29. Canberra: AIHW. Viewed 29 September 2015, </w:t>
              </w:r>
              <w:r>
                <w:fldChar w:fldCharType="begin"/>
              </w:r>
              <w:r>
                <w:instrText>HYPERLINK "http://www.aihw.gov.au/publication-detail/?id=6442468342"</w:instrText>
              </w:r>
              <w:r>
                <w:fldChar w:fldCharType="separate"/>
              </w:r>
              <w:r>
                <w:rPr>
                  <w:rStyle w:val="Hyperlink"/>
                </w:rPr>
                <w:t>http://www.aihw.gov.au/publication-detail/?id=6442468342</w:t>
              </w:r>
              <w:r>
                <w:fldChar w:fldCharType="end"/>
              </w:r>
              <w:r>
                <w:rPr>
                  <w:rStyle w:val="row-content-rich-text"/>
                </w:rPr>
                <w:t>.</w:t>
              </w:r>
            </w:ins>
          </w:p>
        </w:tc>
      </w:tr>
      <w:tr w:rsidR="00E7422A" w14:paraId="688A8654" w14:textId="77777777">
        <w:trPr>
          <w:ins w:id="464" w:author="Comparison" w:date="2026-09-25T21:07:00Z" w16du:dateUtc="2026-09-26T01:07: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746BD9AC" w14:textId="77777777" w:rsidR="00E7422A" w:rsidRDefault="00D42E81">
            <w:pPr>
              <w:pStyle w:val="Heading3"/>
              <w:rPr>
                <w:ins w:id="465" w:author="Comparison" w:date="2026-09-25T21:07:00Z" w16du:dateUtc="2026-09-26T01:07:00Z"/>
              </w:rPr>
            </w:pPr>
            <w:ins w:id="466" w:author="Comparison" w:date="2026-09-25T21:07:00Z" w16du:dateUtc="2026-09-26T01:07:00Z">
              <w:r>
                <w:t>Relational attributes</w:t>
              </w:r>
            </w:ins>
          </w:p>
        </w:tc>
      </w:tr>
      <w:tr w:rsidR="00E7422A" w14:paraId="0E7ADA3C" w14:textId="77777777">
        <w:trPr>
          <w:ins w:id="467"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25504578" w14:textId="77777777" w:rsidR="00E7422A" w:rsidRDefault="00D42E81">
            <w:pPr>
              <w:rPr>
                <w:ins w:id="468" w:author="Comparison" w:date="2026-09-25T21:07:00Z" w16du:dateUtc="2026-09-26T01:07:00Z"/>
              </w:rPr>
            </w:pPr>
            <w:ins w:id="469" w:author="Comparison" w:date="2026-09-25T21:07:00Z" w16du:dateUtc="2026-09-26T01:07:00Z">
              <w:r>
                <w:rPr>
                  <w:rStyle w:val="row-heading"/>
                </w:rPr>
                <w:t>Related metadata references:</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385D73A" w14:textId="77777777" w:rsidR="00E7422A" w:rsidRDefault="00D42E81">
            <w:pPr>
              <w:rPr>
                <w:ins w:id="470" w:author="Comparison" w:date="2026-09-25T21:07:00Z" w16du:dateUtc="2026-09-26T01:07:00Z"/>
              </w:rPr>
            </w:pPr>
            <w:ins w:id="471" w:author="Comparison" w:date="2026-09-25T21:07:00Z" w16du:dateUtc="2026-09-26T01:07:00Z">
              <w:r>
                <w:rPr>
                  <w:rStyle w:val="row-content"/>
                </w:rPr>
                <w:t xml:space="preserve">Has been superseded by </w:t>
              </w:r>
              <w:r>
                <w:fldChar w:fldCharType="begin"/>
              </w:r>
              <w:r>
                <w:instrText>HYPERLINK "https://meteor.aihw.gov.au/content/729914"</w:instrText>
              </w:r>
              <w:r>
                <w:fldChar w:fldCharType="separate"/>
              </w:r>
              <w:r>
                <w:rPr>
                  <w:rStyle w:val="Hyperlink"/>
                </w:rPr>
                <w:t>Adoption</w:t>
              </w:r>
              <w:r>
                <w:rPr>
                  <w:rStyle w:val="Hyperlink"/>
                </w:rPr>
                <w:t>—</w:t>
              </w:r>
              <w:r>
                <w:rPr>
                  <w:rStyle w:val="Hyperlink"/>
                </w:rPr>
                <w:t>Indigenous status, code N</w:t>
              </w:r>
              <w:r>
                <w:fldChar w:fldCharType="end"/>
              </w:r>
            </w:ins>
          </w:p>
          <w:p w14:paraId="109E7C41" w14:textId="77777777" w:rsidR="00E7422A" w:rsidRDefault="00D42E81">
            <w:pPr>
              <w:pStyle w:val="registration-status"/>
              <w:rPr>
                <w:ins w:id="472" w:author="Comparison" w:date="2026-09-25T21:07:00Z" w16du:dateUtc="2026-09-26T01:07:00Z"/>
              </w:rPr>
            </w:pPr>
            <w:ins w:id="473"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Standard 20/01/2021</w:t>
              </w:r>
            </w:ins>
          </w:p>
          <w:p w14:paraId="2B117539" w14:textId="77777777" w:rsidR="00E7422A" w:rsidRDefault="00D42E81">
            <w:pPr>
              <w:rPr>
                <w:ins w:id="474" w:author="Comparison" w:date="2026-09-25T21:07:00Z" w16du:dateUtc="2026-09-26T01:07:00Z"/>
              </w:rPr>
            </w:pPr>
            <w:ins w:id="475" w:author="Comparison" w:date="2026-09-25T21:07:00Z" w16du:dateUtc="2026-09-26T01:07:00Z">
              <w:r>
                <w:br/>
              </w:r>
              <w:r>
                <w:rPr>
                  <w:rStyle w:val="row-content"/>
                </w:rPr>
                <w:t xml:space="preserve">See also </w:t>
              </w:r>
              <w:r>
                <w:fldChar w:fldCharType="begin"/>
              </w:r>
              <w:r>
                <w:instrText>HYPERLINK "https://meteor.aihw.gov.au/content/602543"</w:instrText>
              </w:r>
              <w:r>
                <w:fldChar w:fldCharType="separate"/>
              </w:r>
              <w:r>
                <w:rPr>
                  <w:rStyle w:val="Hyperlink"/>
                </w:rPr>
                <w:t>Person</w:t>
              </w:r>
              <w:r>
                <w:rPr>
                  <w:rStyle w:val="Hyperlink"/>
                </w:rPr>
                <w:t>—</w:t>
              </w:r>
              <w:r>
                <w:rPr>
                  <w:rStyle w:val="Hyperlink"/>
                </w:rPr>
                <w:t>Indigenous status, code N</w:t>
              </w:r>
              <w:r>
                <w:fldChar w:fldCharType="end"/>
              </w:r>
            </w:ins>
          </w:p>
          <w:p w14:paraId="57CADA9B" w14:textId="77777777" w:rsidR="00E7422A" w:rsidRDefault="00D42E81">
            <w:pPr>
              <w:pStyle w:val="registration-status"/>
              <w:rPr>
                <w:ins w:id="476" w:author="Comparison" w:date="2026-09-25T21:07:00Z" w16du:dateUtc="2026-09-26T01:07:00Z"/>
              </w:rPr>
            </w:pPr>
            <w:ins w:id="477" w:author="Comparison" w:date="2026-09-25T21:07:00Z" w16du:dateUtc="2026-09-26T01:07:00Z">
              <w:r>
                <w:fldChar w:fldCharType="begin"/>
              </w:r>
              <w:r>
                <w:instrText>HYPERLINK "https://meteor.aihw.gov.au/RegistrationAuthority/19"</w:instrText>
              </w:r>
              <w:r>
                <w:fldChar w:fldCharType="separate"/>
              </w:r>
              <w:r>
                <w:rPr>
                  <w:rStyle w:val="Hyperlink"/>
                  <w:color w:val="244061"/>
                </w:rPr>
                <w:t>Aged Care</w:t>
              </w:r>
              <w:r>
                <w:fldChar w:fldCharType="end"/>
              </w:r>
              <w:r>
                <w:rPr>
                  <w:rStyle w:val="row-content"/>
                  <w:color w:val="244061"/>
                </w:rPr>
                <w:t>, Standard 30/06/2023</w:t>
              </w:r>
            </w:ins>
          </w:p>
          <w:p w14:paraId="1C31506A" w14:textId="77777777" w:rsidR="00E7422A" w:rsidRDefault="00D42E81">
            <w:pPr>
              <w:pStyle w:val="registration-status"/>
              <w:rPr>
                <w:ins w:id="478" w:author="Comparison" w:date="2026-09-25T21:07:00Z" w16du:dateUtc="2026-09-26T01:07:00Z"/>
              </w:rPr>
            </w:pPr>
            <w:ins w:id="479"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Standard 20/01/2021</w:t>
              </w:r>
            </w:ins>
          </w:p>
          <w:p w14:paraId="2AE6BFC3" w14:textId="77777777" w:rsidR="00E7422A" w:rsidRDefault="00D42E81">
            <w:pPr>
              <w:pStyle w:val="registration-status"/>
              <w:rPr>
                <w:ins w:id="480" w:author="Comparison" w:date="2026-09-25T21:07:00Z" w16du:dateUtc="2026-09-26T01:07:00Z"/>
              </w:rPr>
            </w:pPr>
            <w:ins w:id="481" w:author="Comparison" w:date="2026-09-25T21:07:00Z" w16du:dateUtc="2026-09-26T01:07:00Z">
              <w:r>
                <w:fldChar w:fldCharType="begin"/>
              </w:r>
              <w:r>
                <w:instrText>HYPERLINK "https://meteor.aihw.gov.au/RegistrationAuthority/16"</w:instrText>
              </w:r>
              <w:r>
                <w:fldChar w:fldCharType="separate"/>
              </w:r>
              <w:r>
                <w:rPr>
                  <w:rStyle w:val="Hyperlink"/>
                  <w:color w:val="244061"/>
                </w:rPr>
                <w:t>Disability</w:t>
              </w:r>
              <w:r>
                <w:fldChar w:fldCharType="end"/>
              </w:r>
              <w:r>
                <w:rPr>
                  <w:rStyle w:val="row-content"/>
                  <w:color w:val="244061"/>
                </w:rPr>
                <w:t>, Standard 29/02/2016</w:t>
              </w:r>
            </w:ins>
          </w:p>
          <w:p w14:paraId="715759BA" w14:textId="77777777" w:rsidR="00E7422A" w:rsidRDefault="00D42E81">
            <w:pPr>
              <w:pStyle w:val="registration-status"/>
              <w:rPr>
                <w:ins w:id="482" w:author="Comparison" w:date="2026-09-25T21:07:00Z" w16du:dateUtc="2026-09-26T01:07:00Z"/>
              </w:rPr>
            </w:pPr>
            <w:ins w:id="483" w:author="Comparison" w:date="2026-09-25T21:07:00Z" w16du:dateUtc="2026-09-26T01:07:00Z">
              <w:r>
                <w:fldChar w:fldCharType="begin"/>
              </w:r>
              <w:r>
                <w:instrText>HYPERLINK "https://meteor.aihw.gov.au/RegistrationAuthority/13"</w:instrText>
              </w:r>
              <w:r>
                <w:fldChar w:fldCharType="separate"/>
              </w:r>
              <w:r>
                <w:rPr>
                  <w:rStyle w:val="Hyperlink"/>
                  <w:color w:val="244061"/>
                </w:rPr>
                <w:t>Early Childhood</w:t>
              </w:r>
              <w:r>
                <w:fldChar w:fldCharType="end"/>
              </w:r>
              <w:r>
                <w:rPr>
                  <w:rStyle w:val="row-content"/>
                  <w:color w:val="244061"/>
                </w:rPr>
                <w:t>, Standard 24/07/2018</w:t>
              </w:r>
            </w:ins>
          </w:p>
          <w:p w14:paraId="3F1A361F" w14:textId="77777777" w:rsidR="00E7422A" w:rsidRDefault="00D42E81">
            <w:pPr>
              <w:pStyle w:val="registration-status"/>
              <w:rPr>
                <w:ins w:id="484" w:author="Comparison" w:date="2026-09-25T21:07:00Z" w16du:dateUtc="2026-09-26T01:07:00Z"/>
              </w:rPr>
            </w:pPr>
            <w:ins w:id="485" w:author="Comparison" w:date="2026-09-25T21:07:00Z" w16du:dateUtc="2026-09-26T01:07: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19/11/2015</w:t>
              </w:r>
            </w:ins>
          </w:p>
          <w:p w14:paraId="6B9B1F59" w14:textId="77777777" w:rsidR="00E7422A" w:rsidRDefault="00D42E81">
            <w:pPr>
              <w:pStyle w:val="registration-status"/>
              <w:rPr>
                <w:ins w:id="486" w:author="Comparison" w:date="2026-09-25T21:07:00Z" w16du:dateUtc="2026-09-26T01:07:00Z"/>
              </w:rPr>
            </w:pPr>
            <w:ins w:id="487" w:author="Comparison" w:date="2026-09-25T21:07:00Z" w16du:dateUtc="2026-09-26T01:07:00Z">
              <w:r>
                <w:fldChar w:fldCharType="begin"/>
              </w:r>
              <w:r>
                <w:instrText>HYPERLINK "https://meteor.aihw.gov.au/RegistrationAuthority/14"</w:instrText>
              </w:r>
              <w:r>
                <w:fldChar w:fldCharType="separate"/>
              </w:r>
              <w:r>
                <w:rPr>
                  <w:rStyle w:val="Hyperlink"/>
                  <w:color w:val="244061"/>
                </w:rPr>
                <w:t>Homelessness</w:t>
              </w:r>
              <w:r>
                <w:fldChar w:fldCharType="end"/>
              </w:r>
              <w:r>
                <w:rPr>
                  <w:rStyle w:val="row-content"/>
                  <w:color w:val="244061"/>
                </w:rPr>
                <w:t>, Standard 10/08/2018</w:t>
              </w:r>
            </w:ins>
          </w:p>
          <w:p w14:paraId="390E7C3D" w14:textId="77777777" w:rsidR="00E7422A" w:rsidRDefault="00D42E81">
            <w:pPr>
              <w:pStyle w:val="registration-status"/>
              <w:rPr>
                <w:ins w:id="488" w:author="Comparison" w:date="2026-09-25T21:07:00Z" w16du:dateUtc="2026-09-26T01:07:00Z"/>
              </w:rPr>
            </w:pPr>
            <w:ins w:id="489" w:author="Comparison" w:date="2026-09-25T21:07:00Z" w16du:dateUtc="2026-09-26T01:07:00Z">
              <w:r>
                <w:fldChar w:fldCharType="begin"/>
              </w:r>
              <w:r>
                <w:instrText>HYPERLINK "https://meteor.aihw.gov.au/RegistrationAuthority/11"</w:instrText>
              </w:r>
              <w:r>
                <w:fldChar w:fldCharType="separate"/>
              </w:r>
              <w:r>
                <w:rPr>
                  <w:rStyle w:val="Hyperlink"/>
                  <w:color w:val="244061"/>
                </w:rPr>
                <w:t>Housing assistance</w:t>
              </w:r>
              <w:r>
                <w:fldChar w:fldCharType="end"/>
              </w:r>
              <w:r>
                <w:rPr>
                  <w:rStyle w:val="row-content"/>
                  <w:color w:val="244061"/>
                </w:rPr>
                <w:t>, Standard 30/08/2017</w:t>
              </w:r>
            </w:ins>
          </w:p>
          <w:p w14:paraId="7BC10101" w14:textId="77777777" w:rsidR="00E7422A" w:rsidRDefault="00D42E81">
            <w:pPr>
              <w:pStyle w:val="registration-status"/>
              <w:rPr>
                <w:ins w:id="490" w:author="Comparison" w:date="2026-09-25T21:07:00Z" w16du:dateUtc="2026-09-26T01:07:00Z"/>
              </w:rPr>
            </w:pPr>
            <w:ins w:id="491" w:author="Comparison" w:date="2026-09-25T21:07:00Z" w16du:dateUtc="2026-09-26T01:07:00Z">
              <w:r>
                <w:fldChar w:fldCharType="begin"/>
              </w:r>
              <w:r>
                <w:instrText>HYPERLINK "https://meteor.aihw.gov.au/RegistrationAuthority/3"</w:instrText>
              </w:r>
              <w:r>
                <w:fldChar w:fldCharType="separate"/>
              </w:r>
              <w:r>
                <w:rPr>
                  <w:rStyle w:val="Hyperlink"/>
                  <w:color w:val="244061"/>
                </w:rPr>
                <w:t>Independent Hospital Pricing Authority</w:t>
              </w:r>
              <w:r>
                <w:fldChar w:fldCharType="end"/>
              </w:r>
              <w:r>
                <w:rPr>
                  <w:rStyle w:val="row-content"/>
                  <w:color w:val="244061"/>
                </w:rPr>
                <w:t>, Qualified 23/11/2015</w:t>
              </w:r>
            </w:ins>
          </w:p>
          <w:p w14:paraId="36508331" w14:textId="77777777" w:rsidR="00E7422A" w:rsidRDefault="00D42E81">
            <w:pPr>
              <w:pStyle w:val="registration-status"/>
              <w:rPr>
                <w:ins w:id="492" w:author="Comparison" w:date="2026-09-25T21:07:00Z" w16du:dateUtc="2026-09-26T01:07:00Z"/>
              </w:rPr>
            </w:pPr>
            <w:ins w:id="493" w:author="Comparison" w:date="2026-09-25T21:07:00Z" w16du:dateUtc="2026-09-26T01:07:00Z">
              <w:r>
                <w:fldChar w:fldCharType="begin"/>
              </w:r>
              <w:r>
                <w:instrText>HYPERLINK "https://meteor.aihw.gov.au/RegistrationAuthority/6"</w:instrText>
              </w:r>
              <w:r>
                <w:fldChar w:fldCharType="separate"/>
              </w:r>
              <w:r>
                <w:rPr>
                  <w:rStyle w:val="Hyperlink"/>
                  <w:color w:val="244061"/>
                </w:rPr>
                <w:t>Indigenous</w:t>
              </w:r>
              <w:r>
                <w:fldChar w:fldCharType="end"/>
              </w:r>
              <w:r>
                <w:rPr>
                  <w:rStyle w:val="row-content"/>
                  <w:color w:val="244061"/>
                </w:rPr>
                <w:t>, Standard 16/10/2017</w:t>
              </w:r>
            </w:ins>
          </w:p>
          <w:p w14:paraId="49C5C3FE" w14:textId="77777777" w:rsidR="00E7422A" w:rsidRDefault="00D42E81">
            <w:pPr>
              <w:pStyle w:val="registration-status"/>
              <w:rPr>
                <w:ins w:id="494" w:author="Comparison" w:date="2026-09-25T21:07:00Z" w16du:dateUtc="2026-09-26T01:07:00Z"/>
              </w:rPr>
            </w:pPr>
            <w:ins w:id="495" w:author="Comparison" w:date="2026-09-25T21:07:00Z" w16du:dateUtc="2026-09-26T01:07:00Z">
              <w:r>
                <w:fldChar w:fldCharType="begin"/>
              </w:r>
              <w:r>
                <w:instrText>HYPERLINK "https://meteor.aihw.gov.au/RegistrationAuthority/15"</w:instrText>
              </w:r>
              <w:r>
                <w:fldChar w:fldCharType="separate"/>
              </w:r>
              <w:r>
                <w:rPr>
                  <w:rStyle w:val="Hyperlink"/>
                  <w:color w:val="244061"/>
                </w:rPr>
                <w:t>Tasmanian Health</w:t>
              </w:r>
              <w:r>
                <w:fldChar w:fldCharType="end"/>
              </w:r>
              <w:r>
                <w:rPr>
                  <w:rStyle w:val="row-content"/>
                  <w:color w:val="244061"/>
                </w:rPr>
                <w:t>, Superseded 10/11/2023</w:t>
              </w:r>
            </w:ins>
          </w:p>
          <w:p w14:paraId="42FCD545" w14:textId="77777777" w:rsidR="00E7422A" w:rsidRDefault="00D42E81">
            <w:pPr>
              <w:pStyle w:val="registration-status"/>
              <w:rPr>
                <w:ins w:id="496" w:author="Comparison" w:date="2026-09-25T21:07:00Z" w16du:dateUtc="2026-09-26T01:07:00Z"/>
              </w:rPr>
            </w:pPr>
            <w:ins w:id="497" w:author="Comparison" w:date="2026-09-25T21:07:00Z" w16du:dateUtc="2026-09-26T01:07:00Z">
              <w:r>
                <w:fldChar w:fldCharType="begin"/>
              </w:r>
              <w:r>
                <w:instrText>HYPERLINK "https://meteor.aihw.gov.au/RegistrationAuthority/4"</w:instrText>
              </w:r>
              <w:r>
                <w:fldChar w:fldCharType="separate"/>
              </w:r>
              <w:r>
                <w:rPr>
                  <w:rStyle w:val="Hyperlink"/>
                  <w:color w:val="244061"/>
                </w:rPr>
                <w:t>Youth Justice</w:t>
              </w:r>
              <w:r>
                <w:fldChar w:fldCharType="end"/>
              </w:r>
              <w:r>
                <w:rPr>
                  <w:rStyle w:val="row-content"/>
                  <w:color w:val="244061"/>
                </w:rPr>
                <w:t>, Standard 15/02/2022</w:t>
              </w:r>
            </w:ins>
          </w:p>
          <w:p w14:paraId="788E846A" w14:textId="77777777" w:rsidR="00E7422A" w:rsidRDefault="00D42E81">
            <w:pPr>
              <w:rPr>
                <w:ins w:id="498" w:author="Comparison" w:date="2026-09-25T21:07:00Z" w16du:dateUtc="2026-09-26T01:07:00Z"/>
              </w:rPr>
            </w:pPr>
            <w:ins w:id="499" w:author="Comparison" w:date="2026-09-25T21:07:00Z" w16du:dateUtc="2026-09-26T01:07:00Z">
              <w:r>
                <w:br/>
              </w:r>
            </w:ins>
          </w:p>
        </w:tc>
      </w:tr>
      <w:tr w:rsidR="00E7422A" w14:paraId="3DFB23BB" w14:textId="77777777">
        <w:trPr>
          <w:ins w:id="500" w:author="Comparison" w:date="2026-09-25T21:07:00Z" w16du:dateUtc="2026-09-26T01:07: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A12EFB7" w14:textId="77777777" w:rsidR="00E7422A" w:rsidRDefault="00D42E81">
            <w:pPr>
              <w:rPr>
                <w:ins w:id="501" w:author="Comparison" w:date="2026-09-25T21:07:00Z" w16du:dateUtc="2026-09-26T01:07:00Z"/>
              </w:rPr>
            </w:pPr>
            <w:ins w:id="502" w:author="Comparison" w:date="2026-09-25T21:07:00Z" w16du:dateUtc="2026-09-26T01:07:00Z">
              <w:r>
                <w:rPr>
                  <w:rStyle w:val="row-heading"/>
                </w:rPr>
                <w:t>Implementation in Data Set Specifications:</w:t>
              </w:r>
            </w:ins>
          </w:p>
        </w:tc>
        <w:tc>
          <w:tcPr>
            <w:tcW w:w="360" w:type="dxa"/>
            <w:tcBorders>
              <w:top w:val="none" w:sz="0" w:space="0" w:color="000000"/>
              <w:left w:val="none" w:sz="0" w:space="0" w:color="000000"/>
              <w:bottom w:val="none" w:sz="0" w:space="0" w:color="000000"/>
              <w:right w:val="none" w:sz="0" w:space="0" w:color="000000"/>
            </w:tcBorders>
          </w:tcPr>
          <w:p w14:paraId="6382F0A2" w14:textId="77777777" w:rsidR="00E7422A" w:rsidRDefault="00D42E81">
            <w:pPr>
              <w:rPr>
                <w:ins w:id="503" w:author="Comparison" w:date="2026-09-25T21:07:00Z" w16du:dateUtc="2026-09-26T01:07:00Z"/>
              </w:rPr>
            </w:pPr>
            <w:ins w:id="504" w:author="Comparison" w:date="2026-09-25T21:07:00Z" w16du:dateUtc="2026-09-26T01:07:00Z">
              <w:r>
                <w:fldChar w:fldCharType="begin"/>
              </w:r>
              <w:r>
                <w:instrText>HYPERLINK "https://meteor.aihw.gov.au/content/650865"</w:instrText>
              </w:r>
              <w:r>
                <w:fldChar w:fldCharType="separate"/>
              </w:r>
              <w:r>
                <w:rPr>
                  <w:rStyle w:val="Hyperlink"/>
                </w:rPr>
                <w:t>Adoptions DSS 2013-16</w:t>
              </w:r>
              <w:r>
                <w:fldChar w:fldCharType="end"/>
              </w:r>
            </w:ins>
          </w:p>
          <w:p w14:paraId="315656B0" w14:textId="77777777" w:rsidR="00E7422A" w:rsidRDefault="00D42E81">
            <w:pPr>
              <w:pStyle w:val="registration-status"/>
              <w:rPr>
                <w:ins w:id="505" w:author="Comparison" w:date="2026-09-25T21:07:00Z" w16du:dateUtc="2026-09-26T01:07:00Z"/>
              </w:rPr>
            </w:pPr>
            <w:ins w:id="506"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Superseded 20/03/2018</w:t>
              </w:r>
            </w:ins>
          </w:p>
          <w:p w14:paraId="58485DA0" w14:textId="77777777" w:rsidR="00E7422A" w:rsidRDefault="00D42E81">
            <w:pPr>
              <w:rPr>
                <w:ins w:id="507" w:author="Comparison" w:date="2026-09-25T21:07:00Z" w16du:dateUtc="2026-09-26T01:07:00Z"/>
              </w:rPr>
            </w:pPr>
            <w:ins w:id="508" w:author="Comparison" w:date="2026-09-25T21:07:00Z" w16du:dateUtc="2026-09-26T01:07:00Z">
              <w:r>
                <w:rPr>
                  <w:rStyle w:val="row-content"/>
                  <w:b/>
                  <w:i/>
                </w:rPr>
                <w:t xml:space="preserve">Implementation start date: </w:t>
              </w:r>
              <w:r>
                <w:rPr>
                  <w:rStyle w:val="row-content"/>
                </w:rPr>
                <w:t>01/07/2013</w:t>
              </w:r>
              <w:r>
                <w:br/>
              </w:r>
              <w:r>
                <w:rPr>
                  <w:rStyle w:val="row-content"/>
                  <w:b/>
                  <w:i/>
                </w:rPr>
                <w:t xml:space="preserve">Implementation end date: </w:t>
              </w:r>
              <w:r>
                <w:rPr>
                  <w:rStyle w:val="row-content"/>
                </w:rPr>
                <w:t>30/06/2016</w:t>
              </w:r>
              <w:r>
                <w:br/>
              </w:r>
              <w:r>
                <w:rPr>
                  <w:rStyle w:val="row-content"/>
                  <w:b/>
                  <w:i/>
                </w:rPr>
                <w:t xml:space="preserve">DSS specific information: </w:t>
              </w:r>
            </w:ins>
          </w:p>
          <w:p w14:paraId="6B3CAC19" w14:textId="77777777" w:rsidR="00E7422A" w:rsidRDefault="00D42E81">
            <w:pPr>
              <w:rPr>
                <w:ins w:id="509" w:author="Comparison" w:date="2026-09-25T21:07:00Z" w16du:dateUtc="2026-09-26T01:07:00Z"/>
              </w:rPr>
            </w:pPr>
            <w:ins w:id="510" w:author="Comparison" w:date="2026-09-25T21:07:00Z" w16du:dateUtc="2026-09-26T01:07:00Z">
              <w:r>
                <w:rPr>
                  <w:rStyle w:val="row-content"/>
                </w:rPr>
                <w:t>Indigenous status</w:t>
              </w:r>
              <w:r>
                <w:rPr>
                  <w:rStyle w:val="row-content"/>
                </w:rPr>
                <w:t> </w:t>
              </w:r>
              <w:r>
                <w:rPr>
                  <w:rStyle w:val="row-content"/>
                </w:rPr>
                <w:t>is collected up to three times: once for the adopted child subject to finalised adoption;</w:t>
              </w:r>
              <w:r>
                <w:rPr>
                  <w:rStyle w:val="row-content"/>
                </w:rPr>
                <w:t> </w:t>
              </w:r>
              <w:r>
                <w:rPr>
                  <w:rStyle w:val="row-content"/>
                </w:rPr>
                <w:t>once for the adoptive parent(s) of Indigenous children; and, once for the adult adopted person (aged 18 years or older) if they lodge an application for information.</w:t>
              </w:r>
              <w:r>
                <w:rPr>
                  <w:rStyle w:val="row-content"/>
                </w:rPr>
                <w:t> </w:t>
              </w:r>
              <w:r>
                <w:rPr>
                  <w:rStyle w:val="row-content"/>
                </w:rPr>
                <w:t>If the adoptive parent is either Aboriginal or Torres Strait Islander or both, they are recorded as Indigenous. Where only one adoptive parent is Indigenous, the adoptive parents should be coded as Indigenous. Where a person's Indigenous status is unknown</w:t>
              </w:r>
              <w:r>
                <w:rPr>
                  <w:rStyle w:val="row-content"/>
                </w:rPr>
                <w:t>, that person</w:t>
              </w:r>
              <w:r>
                <w:rPr>
                  <w:rStyle w:val="row-content"/>
                </w:rPr>
                <w:t> </w:t>
              </w:r>
              <w:r>
                <w:rPr>
                  <w:rStyle w:val="row-content"/>
                </w:rPr>
                <w:t>should be</w:t>
              </w:r>
              <w:r>
                <w:rPr>
                  <w:rStyle w:val="row-content"/>
                </w:rPr>
                <w:t> </w:t>
              </w:r>
              <w:r>
                <w:rPr>
                  <w:rStyle w:val="row-content"/>
                </w:rPr>
                <w:t>included in the category 'Other Australian' (neither Aboriginal nor Torres Strait Islander origin).</w:t>
              </w:r>
            </w:ins>
          </w:p>
          <w:p w14:paraId="11A32748" w14:textId="77777777" w:rsidR="00E7422A" w:rsidRDefault="00D42E81">
            <w:pPr>
              <w:rPr>
                <w:ins w:id="511" w:author="Comparison" w:date="2026-09-25T21:07:00Z" w16du:dateUtc="2026-09-26T01:07:00Z"/>
              </w:rPr>
            </w:pPr>
            <w:ins w:id="512" w:author="Comparison" w:date="2026-09-25T21:07:00Z" w16du:dateUtc="2026-09-26T01:07:00Z">
              <w:r>
                <w:br/>
              </w:r>
              <w:r>
                <w:br/>
              </w:r>
              <w:r>
                <w:fldChar w:fldCharType="begin"/>
              </w:r>
              <w:r>
                <w:instrText>HYPERLINK "https://meteor.aihw.gov.au/content/687752"</w:instrText>
              </w:r>
              <w:r>
                <w:fldChar w:fldCharType="separate"/>
              </w:r>
              <w:r>
                <w:rPr>
                  <w:rStyle w:val="Hyperlink"/>
                </w:rPr>
                <w:t>Adoptions DSS 2016-17</w:t>
              </w:r>
              <w:r>
                <w:fldChar w:fldCharType="end"/>
              </w:r>
            </w:ins>
          </w:p>
          <w:p w14:paraId="3B26B3B9" w14:textId="77777777" w:rsidR="00E7422A" w:rsidRDefault="00D42E81">
            <w:pPr>
              <w:pStyle w:val="registration-status"/>
              <w:rPr>
                <w:ins w:id="513" w:author="Comparison" w:date="2026-09-25T21:07:00Z" w16du:dateUtc="2026-09-26T01:07:00Z"/>
              </w:rPr>
            </w:pPr>
            <w:ins w:id="514"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Superseded 12/11/2018</w:t>
              </w:r>
            </w:ins>
          </w:p>
          <w:p w14:paraId="56C98D62" w14:textId="77777777" w:rsidR="00E7422A" w:rsidRDefault="00D42E81">
            <w:pPr>
              <w:rPr>
                <w:ins w:id="515" w:author="Comparison" w:date="2026-09-25T21:07:00Z" w16du:dateUtc="2026-09-26T01:07:00Z"/>
              </w:rPr>
            </w:pPr>
            <w:ins w:id="516" w:author="Comparison" w:date="2026-09-25T21:07:00Z" w16du:dateUtc="2026-09-26T01:07:00Z">
              <w:r>
                <w:rPr>
                  <w:rStyle w:val="row-content"/>
                  <w:b/>
                  <w:i/>
                </w:rPr>
                <w:t xml:space="preserve">Implementation start date: </w:t>
              </w:r>
              <w:r>
                <w:rPr>
                  <w:rStyle w:val="row-content"/>
                </w:rPr>
                <w:t>01/07/2016</w:t>
              </w:r>
              <w:r>
                <w:br/>
              </w:r>
              <w:r>
                <w:rPr>
                  <w:rStyle w:val="row-content"/>
                  <w:b/>
                  <w:i/>
                </w:rPr>
                <w:t xml:space="preserve">Implementation end date: </w:t>
              </w:r>
              <w:r>
                <w:rPr>
                  <w:rStyle w:val="row-content"/>
                </w:rPr>
                <w:t>30/06/2017</w:t>
              </w:r>
              <w:r>
                <w:br/>
              </w:r>
              <w:r>
                <w:rPr>
                  <w:rStyle w:val="row-content"/>
                  <w:b/>
                  <w:i/>
                </w:rPr>
                <w:t xml:space="preserve">DSS specific information: </w:t>
              </w:r>
            </w:ins>
          </w:p>
          <w:p w14:paraId="0D41C5E4" w14:textId="77777777" w:rsidR="00E7422A" w:rsidRDefault="00D42E81">
            <w:pPr>
              <w:rPr>
                <w:ins w:id="517" w:author="Comparison" w:date="2026-09-25T21:07:00Z" w16du:dateUtc="2026-09-26T01:07:00Z"/>
              </w:rPr>
            </w:pPr>
            <w:ins w:id="518" w:author="Comparison" w:date="2026-09-25T21:07:00Z" w16du:dateUtc="2026-09-26T01:07:00Z">
              <w:r>
                <w:rPr>
                  <w:rStyle w:val="row-content"/>
                </w:rPr>
                <w:t>Indigenous status</w:t>
              </w:r>
              <w:r>
                <w:rPr>
                  <w:rStyle w:val="row-content"/>
                </w:rPr>
                <w:t> </w:t>
              </w:r>
              <w:r>
                <w:rPr>
                  <w:rStyle w:val="row-content"/>
                </w:rPr>
                <w:t>is collected up to three times: once for the adopted child subject to finalised adoption;</w:t>
              </w:r>
              <w:r>
                <w:rPr>
                  <w:rStyle w:val="row-content"/>
                </w:rPr>
                <w:t> </w:t>
              </w:r>
              <w:r>
                <w:rPr>
                  <w:rStyle w:val="row-content"/>
                </w:rPr>
                <w:t>once for the adoptive parent(s) of Indigenous children; and, once for the adult adopted person (aged 18 years or older) if they lodge an application for information.</w:t>
              </w:r>
              <w:r>
                <w:rPr>
                  <w:rStyle w:val="row-content"/>
                </w:rPr>
                <w:t> </w:t>
              </w:r>
              <w:r>
                <w:rPr>
                  <w:rStyle w:val="row-content"/>
                </w:rPr>
                <w:t>If the adoptive parent is either Aboriginal or Torres Strait Islander or both, they are recorded as Indigenous. Where only one adoptive parent is Indigenous, the adoptive parents should be coded as Indigenous. Where a person's Indigenous status is unknown</w:t>
              </w:r>
              <w:r>
                <w:rPr>
                  <w:rStyle w:val="row-content"/>
                </w:rPr>
                <w:t>, that person</w:t>
              </w:r>
              <w:r>
                <w:rPr>
                  <w:rStyle w:val="row-content"/>
                </w:rPr>
                <w:t> </w:t>
              </w:r>
              <w:r>
                <w:rPr>
                  <w:rStyle w:val="row-content"/>
                </w:rPr>
                <w:t>should be</w:t>
              </w:r>
              <w:r>
                <w:rPr>
                  <w:rStyle w:val="row-content"/>
                </w:rPr>
                <w:t> </w:t>
              </w:r>
              <w:r>
                <w:rPr>
                  <w:rStyle w:val="row-content"/>
                </w:rPr>
                <w:t>included in the category 'Other Australian' (neither Aboriginal nor Torres Strait Islander origin).</w:t>
              </w:r>
            </w:ins>
          </w:p>
          <w:p w14:paraId="2F5174C6" w14:textId="77777777" w:rsidR="00E7422A" w:rsidRDefault="00D42E81">
            <w:pPr>
              <w:rPr>
                <w:ins w:id="519" w:author="Comparison" w:date="2026-09-25T21:07:00Z" w16du:dateUtc="2026-09-26T01:07:00Z"/>
              </w:rPr>
            </w:pPr>
            <w:ins w:id="520" w:author="Comparison" w:date="2026-09-25T21:07:00Z" w16du:dateUtc="2026-09-26T01:07:00Z">
              <w:r>
                <w:br/>
              </w:r>
              <w:r>
                <w:br/>
              </w:r>
              <w:r>
                <w:fldChar w:fldCharType="begin"/>
              </w:r>
              <w:r>
                <w:instrText>HYPERLINK "https://meteor.aihw.gov.au/content/700748"</w:instrText>
              </w:r>
              <w:r>
                <w:fldChar w:fldCharType="separate"/>
              </w:r>
              <w:r>
                <w:rPr>
                  <w:rStyle w:val="Hyperlink"/>
                </w:rPr>
                <w:t>Adoptions DSS 2017-18</w:t>
              </w:r>
              <w:r>
                <w:fldChar w:fldCharType="end"/>
              </w:r>
            </w:ins>
          </w:p>
          <w:p w14:paraId="62F9AB91" w14:textId="77777777" w:rsidR="00E7422A" w:rsidRDefault="00D42E81">
            <w:pPr>
              <w:pStyle w:val="registration-status"/>
              <w:rPr>
                <w:ins w:id="521" w:author="Comparison" w:date="2026-09-25T21:07:00Z" w16du:dateUtc="2026-09-26T01:07:00Z"/>
              </w:rPr>
            </w:pPr>
            <w:ins w:id="522"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Superseded 02/12/2019</w:t>
              </w:r>
            </w:ins>
          </w:p>
          <w:p w14:paraId="1F37B923" w14:textId="77777777" w:rsidR="00E7422A" w:rsidRDefault="00D42E81">
            <w:pPr>
              <w:rPr>
                <w:ins w:id="523" w:author="Comparison" w:date="2026-09-25T21:07:00Z" w16du:dateUtc="2026-09-26T01:07:00Z"/>
              </w:rPr>
            </w:pPr>
            <w:ins w:id="524" w:author="Comparison" w:date="2026-09-25T21:07:00Z" w16du:dateUtc="2026-09-26T01:07:00Z">
              <w:r>
                <w:rPr>
                  <w:rStyle w:val="row-content"/>
                  <w:b/>
                  <w:i/>
                </w:rPr>
                <w:t xml:space="preserve">Implementation start date: </w:t>
              </w:r>
              <w:r>
                <w:rPr>
                  <w:rStyle w:val="row-content"/>
                </w:rPr>
                <w:t>01/07/2017</w:t>
              </w:r>
              <w:r>
                <w:br/>
              </w:r>
              <w:r>
                <w:rPr>
                  <w:rStyle w:val="row-content"/>
                  <w:b/>
                  <w:i/>
                </w:rPr>
                <w:t xml:space="preserve">Implementation end date: </w:t>
              </w:r>
              <w:r>
                <w:rPr>
                  <w:rStyle w:val="row-content"/>
                </w:rPr>
                <w:t>30/06/2018</w:t>
              </w:r>
              <w:r>
                <w:br/>
              </w:r>
              <w:r>
                <w:rPr>
                  <w:rStyle w:val="row-content"/>
                  <w:b/>
                  <w:i/>
                </w:rPr>
                <w:t xml:space="preserve">DSS specific information: </w:t>
              </w:r>
            </w:ins>
          </w:p>
          <w:p w14:paraId="37C636ED" w14:textId="77777777" w:rsidR="00E7422A" w:rsidRDefault="00D42E81">
            <w:pPr>
              <w:rPr>
                <w:ins w:id="525" w:author="Comparison" w:date="2026-09-25T21:07:00Z" w16du:dateUtc="2026-09-26T01:07:00Z"/>
              </w:rPr>
            </w:pPr>
            <w:ins w:id="526" w:author="Comparison" w:date="2026-09-25T21:07:00Z" w16du:dateUtc="2026-09-26T01:07:00Z">
              <w:r>
                <w:rPr>
                  <w:rStyle w:val="row-content"/>
                </w:rPr>
                <w:t>Indigenous status</w:t>
              </w:r>
              <w:r>
                <w:rPr>
                  <w:rStyle w:val="row-content"/>
                </w:rPr>
                <w:t> </w:t>
              </w:r>
              <w:r>
                <w:rPr>
                  <w:rStyle w:val="row-content"/>
                </w:rPr>
                <w:t>is collected up to three times: once for the adopted child subject to finalised adoption;</w:t>
              </w:r>
              <w:r>
                <w:rPr>
                  <w:rStyle w:val="row-content"/>
                </w:rPr>
                <w:t> </w:t>
              </w:r>
              <w:r>
                <w:rPr>
                  <w:rStyle w:val="row-content"/>
                </w:rPr>
                <w:t>once for the adoptive parent(s) of Indigenous children; and, once for the adult adopted person (aged 18 years or older) if they lodge an application for information.</w:t>
              </w:r>
              <w:r>
                <w:rPr>
                  <w:rStyle w:val="row-content"/>
                </w:rPr>
                <w:t> </w:t>
              </w:r>
              <w:r>
                <w:rPr>
                  <w:rStyle w:val="row-content"/>
                </w:rPr>
                <w:t>If the adoptive parent is either Aboriginal or Torres Strait Islander or both, they are recorded as Indigenous. Where only one adoptive parent is Indigenous, the adoptive parents should be coded as Indigenous. Where a person's Indigenous status is unknown</w:t>
              </w:r>
              <w:r>
                <w:rPr>
                  <w:rStyle w:val="row-content"/>
                </w:rPr>
                <w:t>, that person</w:t>
              </w:r>
              <w:r>
                <w:rPr>
                  <w:rStyle w:val="row-content"/>
                </w:rPr>
                <w:t> </w:t>
              </w:r>
              <w:r>
                <w:rPr>
                  <w:rStyle w:val="row-content"/>
                </w:rPr>
                <w:t>should be</w:t>
              </w:r>
              <w:r>
                <w:rPr>
                  <w:rStyle w:val="row-content"/>
                </w:rPr>
                <w:t> </w:t>
              </w:r>
              <w:r>
                <w:rPr>
                  <w:rStyle w:val="row-content"/>
                </w:rPr>
                <w:t>included in the category 'Other Australian' (neither Aboriginal nor Torres Strait Islander origin).</w:t>
              </w:r>
            </w:ins>
          </w:p>
          <w:p w14:paraId="4A35F950" w14:textId="77777777" w:rsidR="00E7422A" w:rsidRDefault="00D42E81">
            <w:pPr>
              <w:rPr>
                <w:ins w:id="527" w:author="Comparison" w:date="2026-09-25T21:07:00Z" w16du:dateUtc="2026-09-26T01:07:00Z"/>
              </w:rPr>
            </w:pPr>
            <w:ins w:id="528" w:author="Comparison" w:date="2026-09-25T21:07:00Z" w16du:dateUtc="2026-09-26T01:07:00Z">
              <w:r>
                <w:br/>
              </w:r>
              <w:r>
                <w:br/>
              </w:r>
              <w:r>
                <w:fldChar w:fldCharType="begin"/>
              </w:r>
              <w:r>
                <w:instrText>HYPERLINK "https://meteor.aihw.gov.au/content/722241"</w:instrText>
              </w:r>
              <w:r>
                <w:fldChar w:fldCharType="separate"/>
              </w:r>
              <w:r>
                <w:rPr>
                  <w:rStyle w:val="Hyperlink"/>
                </w:rPr>
                <w:t>Adoptions DSS 2018-19</w:t>
              </w:r>
              <w:r>
                <w:fldChar w:fldCharType="end"/>
              </w:r>
            </w:ins>
          </w:p>
          <w:p w14:paraId="13AA5C64" w14:textId="77777777" w:rsidR="00E7422A" w:rsidRDefault="00D42E81">
            <w:pPr>
              <w:pStyle w:val="registration-status"/>
              <w:rPr>
                <w:ins w:id="529" w:author="Comparison" w:date="2026-09-25T21:07:00Z" w16du:dateUtc="2026-09-26T01:07:00Z"/>
              </w:rPr>
            </w:pPr>
            <w:ins w:id="530" w:author="Comparison" w:date="2026-09-25T21:07:00Z" w16du:dateUtc="2026-09-26T01:07:00Z">
              <w:r>
                <w:fldChar w:fldCharType="begin"/>
              </w:r>
              <w:r>
                <w:instrText>HYPERLINK "https://meteor.aihw.gov.au/RegistrationAuthority/17"</w:instrText>
              </w:r>
              <w:r>
                <w:fldChar w:fldCharType="separate"/>
              </w:r>
              <w:r>
                <w:rPr>
                  <w:rStyle w:val="Hyperlink"/>
                  <w:color w:val="244061"/>
                </w:rPr>
                <w:t>Children and Families</w:t>
              </w:r>
              <w:r>
                <w:fldChar w:fldCharType="end"/>
              </w:r>
              <w:r>
                <w:rPr>
                  <w:rStyle w:val="row-content"/>
                  <w:color w:val="244061"/>
                </w:rPr>
                <w:t>, Superseded 20/01/2021</w:t>
              </w:r>
            </w:ins>
          </w:p>
          <w:p w14:paraId="09A71224" w14:textId="77777777" w:rsidR="00E7422A" w:rsidRDefault="00D42E81">
            <w:pPr>
              <w:rPr>
                <w:ins w:id="531" w:author="Comparison" w:date="2026-09-25T21:07:00Z" w16du:dateUtc="2026-09-26T01:07:00Z"/>
              </w:rPr>
            </w:pPr>
            <w:ins w:id="532" w:author="Comparison" w:date="2026-09-25T21:07:00Z" w16du:dateUtc="2026-09-26T01:07:00Z">
              <w:r>
                <w:rPr>
                  <w:rStyle w:val="row-content"/>
                  <w:b/>
                  <w:i/>
                </w:rPr>
                <w:t xml:space="preserve">Implementation start date: </w:t>
              </w:r>
              <w:r>
                <w:rPr>
                  <w:rStyle w:val="row-content"/>
                </w:rPr>
                <w:t>01/07/2018</w:t>
              </w:r>
              <w:r>
                <w:br/>
              </w:r>
              <w:r>
                <w:rPr>
                  <w:rStyle w:val="row-content"/>
                  <w:b/>
                  <w:i/>
                </w:rPr>
                <w:t xml:space="preserve">Implementation end date: </w:t>
              </w:r>
              <w:r>
                <w:rPr>
                  <w:rStyle w:val="row-content"/>
                </w:rPr>
                <w:t>30/06/2019</w:t>
              </w:r>
              <w:r>
                <w:br/>
              </w:r>
              <w:r>
                <w:rPr>
                  <w:rStyle w:val="row-content"/>
                  <w:b/>
                  <w:i/>
                </w:rPr>
                <w:t xml:space="preserve">Conditional obligation: </w:t>
              </w:r>
            </w:ins>
          </w:p>
          <w:p w14:paraId="696FB030" w14:textId="77777777" w:rsidR="00E7422A" w:rsidRDefault="00D42E81">
            <w:pPr>
              <w:rPr>
                <w:ins w:id="533" w:author="Comparison" w:date="2026-09-25T21:07:00Z" w16du:dateUtc="2026-09-26T01:07:00Z"/>
              </w:rPr>
            </w:pPr>
            <w:ins w:id="534" w:author="Comparison" w:date="2026-09-25T21:07:00Z" w16du:dateUtc="2026-09-26T01:07:00Z">
              <w:r>
                <w:rPr>
                  <w:rStyle w:val="row-content"/>
                </w:rPr>
                <w:t>Conditional on adoption type being a 'local' or a carer (known child) adoption.</w:t>
              </w:r>
            </w:ins>
          </w:p>
          <w:p w14:paraId="7CC71BB8" w14:textId="77777777" w:rsidR="00E7422A" w:rsidRDefault="00D42E81">
            <w:pPr>
              <w:rPr>
                <w:ins w:id="535" w:author="Comparison" w:date="2026-09-25T21:07:00Z" w16du:dateUtc="2026-09-26T01:07:00Z"/>
              </w:rPr>
            </w:pPr>
            <w:ins w:id="536" w:author="Comparison" w:date="2026-09-25T21:07:00Z" w16du:dateUtc="2026-09-26T01:07:00Z">
              <w:r>
                <w:br/>
              </w:r>
              <w:r>
                <w:rPr>
                  <w:rStyle w:val="row-content"/>
                  <w:b/>
                  <w:i/>
                </w:rPr>
                <w:t xml:space="preserve">DSS specific information: </w:t>
              </w:r>
            </w:ins>
          </w:p>
          <w:p w14:paraId="7D7F4C77" w14:textId="77777777" w:rsidR="00E7422A" w:rsidRDefault="00D42E81">
            <w:pPr>
              <w:rPr>
                <w:ins w:id="537" w:author="Comparison" w:date="2026-09-25T21:07:00Z" w16du:dateUtc="2026-09-26T01:07:00Z"/>
              </w:rPr>
            </w:pPr>
            <w:ins w:id="538" w:author="Comparison" w:date="2026-09-25T21:07:00Z" w16du:dateUtc="2026-09-26T01:07:00Z">
              <w:r>
                <w:rPr>
                  <w:rStyle w:val="row-content"/>
                </w:rPr>
                <w:t>Indigenous status</w:t>
              </w:r>
              <w:r>
                <w:rPr>
                  <w:rStyle w:val="row-content"/>
                </w:rPr>
                <w:t> </w:t>
              </w:r>
              <w:r>
                <w:rPr>
                  <w:rStyle w:val="row-content"/>
                </w:rPr>
                <w:t>is collected up to three times: once for the adopted child subject to finalised adoption;</w:t>
              </w:r>
              <w:r>
                <w:rPr>
                  <w:rStyle w:val="row-content"/>
                </w:rPr>
                <w:t> </w:t>
              </w:r>
              <w:r>
                <w:rPr>
                  <w:rStyle w:val="row-content"/>
                </w:rPr>
                <w:t>once for the adoptive parent(s) of Indigenous children; and, once for the adult adopted person (aged 18 years or older) if they lodge an application for information.</w:t>
              </w:r>
              <w:r>
                <w:rPr>
                  <w:rStyle w:val="row-content"/>
                </w:rPr>
                <w:t> </w:t>
              </w:r>
              <w:r>
                <w:rPr>
                  <w:rStyle w:val="row-content"/>
                </w:rPr>
                <w:t>If the adoptive parent is either Aboriginal or Torres Strait Islander or both, they are recorded as Indigenous. Where only one adoptive parent is Indigenous, the adoptive parents should be coded as Indigenous. Where a person's Indigenous status is unknown</w:t>
              </w:r>
              <w:r>
                <w:rPr>
                  <w:rStyle w:val="row-content"/>
                </w:rPr>
                <w:t>, that person</w:t>
              </w:r>
              <w:r>
                <w:rPr>
                  <w:rStyle w:val="row-content"/>
                </w:rPr>
                <w:t> </w:t>
              </w:r>
              <w:r>
                <w:rPr>
                  <w:rStyle w:val="row-content"/>
                </w:rPr>
                <w:t>should be</w:t>
              </w:r>
              <w:r>
                <w:rPr>
                  <w:rStyle w:val="row-content"/>
                </w:rPr>
                <w:t> </w:t>
              </w:r>
              <w:r>
                <w:rPr>
                  <w:rStyle w:val="row-content"/>
                </w:rPr>
                <w:t>included in the category 'Other Australian' (neither Aboriginal nor Torres Strait Islander origin).</w:t>
              </w:r>
            </w:ins>
          </w:p>
          <w:p w14:paraId="17A55D5B" w14:textId="77777777" w:rsidR="00E7422A" w:rsidRDefault="00D42E81">
            <w:pPr>
              <w:rPr>
                <w:ins w:id="539" w:author="Comparison" w:date="2026-09-25T21:07:00Z" w16du:dateUtc="2026-09-26T01:07:00Z"/>
              </w:rPr>
            </w:pPr>
            <w:ins w:id="540" w:author="Comparison" w:date="2026-09-25T21:07:00Z" w16du:dateUtc="2026-09-26T01:07:00Z">
              <w:r>
                <w:br/>
              </w:r>
              <w:r>
                <w:br/>
              </w:r>
            </w:ins>
          </w:p>
        </w:tc>
      </w:tr>
    </w:tbl>
    <w:p w14:paraId="66969532" w14:textId="77777777" w:rsidR="00E7422A" w:rsidRDefault="00E7422A">
      <w:pPr>
        <w:rPr>
          <w:ins w:id="541" w:author="Comparison" w:date="2026-09-25T21:07:00Z" w16du:dateUtc="2026-09-26T01:07:00Z"/>
        </w:rPr>
      </w:pPr>
    </w:p>
    <w:p w14:paraId="6F576FEB" w14:textId="41D71DCA" w:rsidR="006D2AFE" w:rsidRDefault="00D42E81" w:rsidP="001359AE">
      <w:pPr>
        <w:tabs>
          <w:tab w:val="left" w:pos="5935"/>
        </w:tabs>
        <w:ind w:left="1080"/>
        <w:rPr>
          <w:del w:id="542" w:author="Comparison" w:date="2026-09-25T21:07:00Z" w16du:dateUtc="2026-09-26T01:07:00Z"/>
        </w:rPr>
      </w:pPr>
      <w:ins w:id="543" w:author="Comparison" w:date="2026-09-25T21:07:00Z" w16du:dateUtc="2026-09-26T01:07:00Z">
        <w:r>
          <w:br/>
        </w:r>
      </w:ins>
      <w:del w:id="544" w:author="Comparison" w:date="2026-09-25T21:07:00Z" w16du:dateUtc="2026-09-26T01:07:00Z">
        <w:r w:rsidR="006D2AFE">
          <w:delText>(b)  For assessment years beginning on or after January 1, 2026,</w:delText>
        </w:r>
        <w:r w:rsidR="004D23F3">
          <w:delText xml:space="preserve"> the assessment rates for each group </w:delText>
        </w:r>
        <w:r w:rsidR="00962339">
          <w:delText xml:space="preserve">will </w:delText>
        </w:r>
        <w:r w:rsidR="004D23F3">
          <w:delText>be issued via administrative bulletin</w:delText>
        </w:r>
        <w:r w:rsidR="00962339">
          <w:delText xml:space="preserve"> and </w:delText>
        </w:r>
        <w:r w:rsidR="003515DF">
          <w:delText xml:space="preserve">determined </w:delText>
        </w:r>
        <w:r w:rsidR="00962339">
          <w:delText>by</w:delText>
        </w:r>
        <w:r w:rsidR="003515DF">
          <w:delText xml:space="preserve"> the total assessment amount to be collected each assessment ye</w:delText>
        </w:r>
        <w:r w:rsidR="00D30618">
          <w:delText>ar</w:delText>
        </w:r>
        <w:r w:rsidR="00962339">
          <w:delText>,</w:delText>
        </w:r>
        <w:r w:rsidR="006243CB">
          <w:delText xml:space="preserve"> taking into account any reconciliation for over</w:delText>
        </w:r>
        <w:r w:rsidR="00424AAE">
          <w:delText>-</w:delText>
        </w:r>
        <w:r w:rsidR="006243CB">
          <w:delText xml:space="preserve"> or under</w:delText>
        </w:r>
        <w:r w:rsidR="00424AAE">
          <w:delText>-</w:delText>
        </w:r>
        <w:r w:rsidR="006243CB">
          <w:delText>assessment</w:delText>
        </w:r>
        <w:r w:rsidR="00424AAE">
          <w:delText xml:space="preserve"> amounts from the previous assessment year;</w:delText>
        </w:r>
        <w:r w:rsidR="00AC5C85">
          <w:delText xml:space="preserve"> provided that </w:delText>
        </w:r>
        <w:r w:rsidR="00424AAE">
          <w:delText>each assessment year, assessment</w:delText>
        </w:r>
        <w:r w:rsidR="00AC5C85">
          <w:delText xml:space="preserve"> rates </w:delText>
        </w:r>
        <w:r w:rsidR="00962339">
          <w:delText>are</w:delText>
        </w:r>
        <w:r w:rsidR="00D30618">
          <w:delText xml:space="preserve"> set in a manner to</w:delText>
        </w:r>
        <w:r w:rsidR="00AC5C85">
          <w:delText xml:space="preserve"> </w:delText>
        </w:r>
        <w:r w:rsidR="00042776">
          <w:delText>meet the requirements of 42 CFR 433.6</w:delText>
        </w:r>
        <w:r w:rsidR="00167ED7">
          <w:delText>8(e)(2)</w:delText>
        </w:r>
        <w:r w:rsidR="006B6223">
          <w:delText xml:space="preserve"> and 42 CFR 433.68(f)</w:delText>
        </w:r>
        <w:r w:rsidR="00042776">
          <w:delText>.</w:delText>
        </w:r>
      </w:del>
    </w:p>
    <w:p w14:paraId="262514E6" w14:textId="28516E0D" w:rsidR="00424AAE" w:rsidRDefault="00424AAE" w:rsidP="001359AE">
      <w:pPr>
        <w:tabs>
          <w:tab w:val="left" w:pos="5935"/>
        </w:tabs>
        <w:ind w:left="1080"/>
        <w:rPr>
          <w:del w:id="545" w:author="Comparison" w:date="2026-09-25T21:07:00Z" w16du:dateUtc="2026-09-26T01:07:00Z"/>
        </w:rPr>
      </w:pPr>
    </w:p>
    <w:p w14:paraId="1F9F6C01" w14:textId="24A4BA8A" w:rsidR="00DF5922" w:rsidRDefault="00E91BE7" w:rsidP="007762F8">
      <w:pPr>
        <w:tabs>
          <w:tab w:val="left" w:pos="5935"/>
        </w:tabs>
        <w:ind w:left="720"/>
        <w:rPr>
          <w:del w:id="546" w:author="Comparison" w:date="2026-09-25T21:07:00Z" w16du:dateUtc="2026-09-26T01:07:00Z"/>
        </w:rPr>
      </w:pPr>
      <w:del w:id="547" w:author="Comparison" w:date="2026-09-25T21:07:00Z" w16du:dateUtc="2026-09-26T01:07:00Z">
        <w:r>
          <w:delText xml:space="preserve">(3)  </w:delText>
        </w:r>
        <w:r w:rsidRPr="00A4284A">
          <w:rPr>
            <w:u w:val="single"/>
          </w:rPr>
          <w:delText>Assessment Rat</w:delText>
        </w:r>
        <w:r w:rsidR="00F304F3" w:rsidRPr="00A4284A">
          <w:rPr>
            <w:u w:val="single"/>
          </w:rPr>
          <w:delText xml:space="preserve">e </w:delText>
        </w:r>
        <w:r w:rsidR="00DF5922" w:rsidRPr="00A4284A">
          <w:rPr>
            <w:u w:val="single"/>
          </w:rPr>
          <w:delText>Annual Determination and Reconciliation</w:delText>
        </w:r>
        <w:r w:rsidR="007762F8" w:rsidRPr="00A4284A">
          <w:rPr>
            <w:u w:val="single"/>
          </w:rPr>
          <w:delText>.</w:delText>
        </w:r>
      </w:del>
    </w:p>
    <w:p w14:paraId="314C59F7" w14:textId="749E9DCE" w:rsidR="00B05C49" w:rsidRDefault="00424AAE" w:rsidP="007762F8">
      <w:pPr>
        <w:tabs>
          <w:tab w:val="left" w:pos="5935"/>
        </w:tabs>
        <w:ind w:left="1080"/>
        <w:rPr>
          <w:del w:id="548" w:author="Comparison" w:date="2026-09-25T21:07:00Z" w16du:dateUtc="2026-09-26T01:07:00Z"/>
        </w:rPr>
      </w:pPr>
      <w:del w:id="549" w:author="Comparison" w:date="2026-09-25T21:07:00Z" w16du:dateUtc="2026-09-26T01:07:00Z">
        <w:r>
          <w:delText>(</w:delText>
        </w:r>
        <w:r w:rsidR="00DF5922">
          <w:delText>a</w:delText>
        </w:r>
        <w:r>
          <w:delText xml:space="preserve">) </w:delText>
        </w:r>
        <w:r w:rsidR="00B05C49">
          <w:delText xml:space="preserve">Prior to each assessment year, EOHHS </w:delText>
        </w:r>
        <w:r w:rsidR="008F5EFC">
          <w:delText xml:space="preserve">will </w:delText>
        </w:r>
        <w:r w:rsidR="00B05C49">
          <w:delText xml:space="preserve">determine the assessment rate for the assessment year, incorporating any </w:delText>
        </w:r>
        <w:r w:rsidR="007C77FB">
          <w:delText xml:space="preserve">necessary </w:delText>
        </w:r>
        <w:r w:rsidR="00B05C49">
          <w:delText xml:space="preserve">adjustments </w:delText>
        </w:r>
        <w:r w:rsidR="007C77FB">
          <w:delText>to account for</w:delText>
        </w:r>
        <w:r w:rsidR="000F16D6">
          <w:delText xml:space="preserve"> </w:delText>
        </w:r>
        <w:r w:rsidR="00944720">
          <w:delText xml:space="preserve">rates set in prior </w:delText>
        </w:r>
        <w:r w:rsidR="004522CF">
          <w:delText xml:space="preserve">assessment </w:delText>
        </w:r>
        <w:r w:rsidR="00944720">
          <w:delText>years</w:delText>
        </w:r>
        <w:r w:rsidR="00277198">
          <w:delText xml:space="preserve"> </w:delText>
        </w:r>
        <w:r w:rsidR="00944720">
          <w:delText xml:space="preserve">that </w:delText>
        </w:r>
        <w:r w:rsidR="00761D6E">
          <w:delText xml:space="preserve">were </w:delText>
        </w:r>
        <w:r w:rsidR="00DE53E4">
          <w:delText xml:space="preserve">insufficient or in excess to </w:delText>
        </w:r>
        <w:r w:rsidR="00F6385B">
          <w:delText>assess</w:delText>
        </w:r>
        <w:r w:rsidR="00952182">
          <w:delText xml:space="preserve"> the</w:delText>
        </w:r>
        <w:r w:rsidR="00277198">
          <w:delText xml:space="preserve"> to</w:delText>
        </w:r>
        <w:r w:rsidR="00FA36A8">
          <w:delText>tal assessment amount</w:delText>
        </w:r>
        <w:r w:rsidR="00952182">
          <w:delText xml:space="preserve">. </w:delText>
        </w:r>
        <w:r w:rsidR="00B05C49">
          <w:delText xml:space="preserve"> </w:delText>
        </w:r>
      </w:del>
    </w:p>
    <w:p w14:paraId="34E1D92A" w14:textId="5B4B89FB" w:rsidR="008866AC" w:rsidRDefault="00B05C49" w:rsidP="007762F8">
      <w:pPr>
        <w:tabs>
          <w:tab w:val="left" w:pos="5935"/>
        </w:tabs>
        <w:ind w:left="1080"/>
        <w:rPr>
          <w:del w:id="550" w:author="Comparison" w:date="2026-09-25T21:07:00Z" w16du:dateUtc="2026-09-26T01:07:00Z"/>
        </w:rPr>
      </w:pPr>
      <w:del w:id="551" w:author="Comparison" w:date="2026-09-25T21:07:00Z" w16du:dateUtc="2026-09-26T01:07:00Z">
        <w:r>
          <w:delText>(</w:delText>
        </w:r>
        <w:r w:rsidR="00DF5922">
          <w:delText>b</w:delText>
        </w:r>
        <w:r>
          <w:delText xml:space="preserve">) </w:delText>
        </w:r>
        <w:r w:rsidR="00776AD0">
          <w:delText>EOHHS may</w:delText>
        </w:r>
        <w:r w:rsidR="00BA5729">
          <w:delText xml:space="preserve"> prospectively</w:delText>
        </w:r>
        <w:r w:rsidR="00776AD0">
          <w:delText xml:space="preserve"> </w:delText>
        </w:r>
        <w:r w:rsidR="007842A8">
          <w:delText xml:space="preserve">redetermine the </w:delText>
        </w:r>
        <w:r w:rsidR="00776AD0">
          <w:delText>assessment rate</w:delText>
        </w:r>
        <w:r w:rsidR="007842A8">
          <w:delText xml:space="preserve"> </w:delText>
        </w:r>
        <w:r w:rsidR="008866AC">
          <w:delText xml:space="preserve">during an assessment year, </w:delText>
        </w:r>
        <w:r w:rsidR="007842A8">
          <w:delText xml:space="preserve">if </w:delText>
        </w:r>
        <w:r w:rsidR="004B7B29">
          <w:delText>EOHHS</w:delText>
        </w:r>
        <w:r w:rsidR="007842A8">
          <w:delText xml:space="preserve"> projects that the initial </w:delText>
        </w:r>
        <w:r w:rsidR="004B7B29">
          <w:delText>assessment rate</w:delText>
        </w:r>
        <w:r w:rsidR="007842A8">
          <w:delText xml:space="preserve"> established </w:delText>
        </w:r>
        <w:r w:rsidR="00626CE9">
          <w:delText>for the assessment year</w:delText>
        </w:r>
        <w:r w:rsidR="007842A8">
          <w:delText xml:space="preserve"> will produce </w:delText>
        </w:r>
        <w:r w:rsidR="00FC55A1">
          <w:delText xml:space="preserve">significantly </w:delText>
        </w:r>
        <w:r w:rsidR="007842A8">
          <w:delText xml:space="preserve">less </w:delText>
        </w:r>
        <w:r w:rsidR="00F52950">
          <w:delText xml:space="preserve">or more </w:delText>
        </w:r>
        <w:r w:rsidR="007842A8">
          <w:delText xml:space="preserve">than the total </w:delText>
        </w:r>
        <w:r w:rsidR="000F2431">
          <w:delText>assessment</w:delText>
        </w:r>
        <w:r w:rsidR="007842A8">
          <w:delText xml:space="preserve"> amount. </w:delText>
        </w:r>
      </w:del>
    </w:p>
    <w:p w14:paraId="647DCAEF" w14:textId="2540EFAE" w:rsidR="00BF74E0" w:rsidRDefault="00DF5922" w:rsidP="00271B1F">
      <w:pPr>
        <w:tabs>
          <w:tab w:val="left" w:pos="5935"/>
        </w:tabs>
        <w:ind w:left="1080"/>
        <w:rPr>
          <w:del w:id="552" w:author="Comparison" w:date="2026-09-25T21:07:00Z" w16du:dateUtc="2026-09-26T01:07:00Z"/>
        </w:rPr>
      </w:pPr>
      <w:del w:id="553" w:author="Comparison" w:date="2026-09-25T21:07:00Z" w16du:dateUtc="2026-09-26T01:07:00Z">
        <w:r>
          <w:delText xml:space="preserve">(c) In each determination or redetermination of the assessment rate, EOHHS </w:delText>
        </w:r>
        <w:r w:rsidR="00F52950">
          <w:delText xml:space="preserve">will </w:delText>
        </w:r>
        <w:r>
          <w:delText>use the best data available</w:delText>
        </w:r>
        <w:r w:rsidR="00BA5729">
          <w:delText>, as determined by EOHHS</w:delText>
        </w:r>
        <w:r>
          <w:delText xml:space="preserve">. </w:delText>
        </w:r>
        <w:r w:rsidR="00BA5729">
          <w:delText>EOHHS</w:delText>
        </w:r>
        <w:r>
          <w:delText xml:space="preserve"> </w:delText>
        </w:r>
        <w:r w:rsidR="000B6D2D">
          <w:delText xml:space="preserve">will </w:delText>
        </w:r>
        <w:r>
          <w:delText>incorporate all adjustments, including, but not limited to, updates or corrections or final settlement amounts, by prospective adjustment rather than by retrospective payments or assessments.</w:delText>
        </w:r>
      </w:del>
    </w:p>
    <w:p w14:paraId="04A01F1E" w14:textId="42C317FD" w:rsidR="0031533C" w:rsidRDefault="0031533C" w:rsidP="00271B1F">
      <w:pPr>
        <w:rPr>
          <w:del w:id="554" w:author="Comparison" w:date="2026-09-25T21:07:00Z" w16du:dateUtc="2026-09-26T01:07:00Z"/>
        </w:rPr>
      </w:pPr>
    </w:p>
    <w:p w14:paraId="25AC6ED5" w14:textId="035BA34B" w:rsidR="007C598F" w:rsidRPr="0031362E" w:rsidRDefault="00B813CA">
      <w:pPr>
        <w:rPr>
          <w:del w:id="555" w:author="Comparison" w:date="2026-09-25T21:07:00Z" w16du:dateUtc="2026-09-26T01:07:00Z"/>
          <w:u w:val="single"/>
        </w:rPr>
      </w:pPr>
      <w:del w:id="556" w:author="Comparison" w:date="2026-09-25T21:07:00Z" w16du:dateUtc="2026-09-26T01:07:00Z">
        <w:r w:rsidRPr="00E63369">
          <w:rPr>
            <w:u w:val="single"/>
          </w:rPr>
          <w:delText>51</w:delText>
        </w:r>
        <w:r w:rsidR="00454FFD">
          <w:rPr>
            <w:u w:val="single"/>
          </w:rPr>
          <w:delText>5</w:delText>
        </w:r>
        <w:r w:rsidR="007C598F" w:rsidRPr="00E63369">
          <w:rPr>
            <w:u w:val="single"/>
          </w:rPr>
          <w:delText>.0</w:delText>
        </w:r>
        <w:r w:rsidR="002E53A8" w:rsidRPr="00E63369">
          <w:rPr>
            <w:u w:val="single"/>
          </w:rPr>
          <w:delText>5</w:delText>
        </w:r>
        <w:r w:rsidR="009D0978" w:rsidRPr="0031362E">
          <w:rPr>
            <w:u w:val="single"/>
          </w:rPr>
          <w:delText>:</w:delText>
        </w:r>
        <w:r w:rsidR="007C598F" w:rsidRPr="00E63369">
          <w:rPr>
            <w:u w:val="single"/>
          </w:rPr>
          <w:delText xml:space="preserve">  </w:delText>
        </w:r>
        <w:r w:rsidR="007C598F" w:rsidRPr="0031362E">
          <w:rPr>
            <w:u w:val="single"/>
          </w:rPr>
          <w:delText xml:space="preserve">Payment of </w:delText>
        </w:r>
        <w:r w:rsidR="00454FFD">
          <w:rPr>
            <w:u w:val="single"/>
          </w:rPr>
          <w:delText xml:space="preserve">Managed Care Organization Services </w:delText>
        </w:r>
        <w:r w:rsidR="00E0157F">
          <w:rPr>
            <w:u w:val="single"/>
          </w:rPr>
          <w:delText>Assessment</w:delText>
        </w:r>
      </w:del>
    </w:p>
    <w:p w14:paraId="6324A63C" w14:textId="77777777" w:rsidR="007C598F" w:rsidRPr="00E63369" w:rsidRDefault="007C598F">
      <w:pPr>
        <w:ind w:left="720"/>
        <w:rPr>
          <w:del w:id="557" w:author="Comparison" w:date="2026-09-25T21:07:00Z" w16du:dateUtc="2026-09-26T01:07:00Z"/>
        </w:rPr>
      </w:pPr>
    </w:p>
    <w:p w14:paraId="42EFB069" w14:textId="4737A2AE" w:rsidR="00C0145B" w:rsidRDefault="007C598F">
      <w:pPr>
        <w:ind w:left="720"/>
        <w:rPr>
          <w:del w:id="558" w:author="Comparison" w:date="2026-09-25T21:07:00Z" w16du:dateUtc="2026-09-26T01:07:00Z"/>
        </w:rPr>
      </w:pPr>
      <w:del w:id="559" w:author="Comparison" w:date="2026-09-25T21:07:00Z" w16du:dateUtc="2026-09-26T01:07:00Z">
        <w:r w:rsidRPr="00E63369">
          <w:delText xml:space="preserve">(1)  </w:delText>
        </w:r>
        <w:r w:rsidR="00424AAE">
          <w:rPr>
            <w:u w:val="single"/>
          </w:rPr>
          <w:delText>Managed Care Organization Services</w:delText>
        </w:r>
        <w:r w:rsidR="00C0145B">
          <w:rPr>
            <w:u w:val="single"/>
          </w:rPr>
          <w:delText xml:space="preserve"> </w:delText>
        </w:r>
        <w:r w:rsidR="001611CF">
          <w:rPr>
            <w:u w:val="single"/>
          </w:rPr>
          <w:delText>Monthly</w:delText>
        </w:r>
        <w:r w:rsidR="001611CF" w:rsidRPr="00E63369">
          <w:rPr>
            <w:u w:val="single"/>
          </w:rPr>
          <w:delText xml:space="preserve"> </w:delText>
        </w:r>
        <w:r w:rsidRPr="00E63369">
          <w:rPr>
            <w:u w:val="single"/>
          </w:rPr>
          <w:delText>Assessment</w:delText>
        </w:r>
        <w:r w:rsidR="00A4284A">
          <w:rPr>
            <w:u w:val="single"/>
          </w:rPr>
          <w:delText xml:space="preserve"> Payment</w:delText>
        </w:r>
        <w:r w:rsidRPr="00E63369">
          <w:delText xml:space="preserve">. </w:delText>
        </w:r>
        <w:r w:rsidR="00170232">
          <w:delText xml:space="preserve">Beginning </w:delText>
        </w:r>
        <w:r w:rsidR="00424AAE">
          <w:delText xml:space="preserve">January </w:delText>
        </w:r>
        <w:r w:rsidR="00170232">
          <w:delText>1, 202</w:delText>
        </w:r>
        <w:r w:rsidR="00484751">
          <w:delText>5</w:delText>
        </w:r>
        <w:r w:rsidR="00170232">
          <w:delText>, e</w:delText>
        </w:r>
        <w:r w:rsidRPr="00E63369">
          <w:delText xml:space="preserve">ach </w:delText>
        </w:r>
        <w:r w:rsidR="00484751">
          <w:delText>managed care organization</w:delText>
        </w:r>
        <w:r w:rsidR="00C0145B" w:rsidRPr="00E63369">
          <w:delText xml:space="preserve"> </w:delText>
        </w:r>
        <w:r w:rsidR="009D0978" w:rsidRPr="00E63369">
          <w:delText xml:space="preserve">must </w:delText>
        </w:r>
        <w:r w:rsidRPr="00E63369">
          <w:delText xml:space="preserve">pay a </w:delText>
        </w:r>
        <w:r w:rsidR="001611CF">
          <w:delText>monthly</w:delText>
        </w:r>
        <w:r w:rsidR="001611CF" w:rsidRPr="00E63369">
          <w:delText xml:space="preserve"> </w:delText>
        </w:r>
        <w:r w:rsidRPr="00E63369">
          <w:delText xml:space="preserve">assessment to </w:delText>
        </w:r>
        <w:r w:rsidR="00C6247A" w:rsidRPr="00E63369">
          <w:delText>EOHHS</w:delText>
        </w:r>
        <w:r w:rsidR="00170232">
          <w:delText xml:space="preserve"> </w:delText>
        </w:r>
        <w:r w:rsidR="00F534D4">
          <w:delText>in a form and manner specified</w:delText>
        </w:r>
        <w:r w:rsidR="00170232">
          <w:delText xml:space="preserve"> by </w:delText>
        </w:r>
        <w:r w:rsidR="00823AC5">
          <w:delText>EOHHS</w:delText>
        </w:r>
        <w:r w:rsidR="00C0145B" w:rsidDel="00AA4E25">
          <w:delText>.</w:delText>
        </w:r>
      </w:del>
    </w:p>
    <w:p w14:paraId="004581D3" w14:textId="77777777" w:rsidR="00C0145B" w:rsidRDefault="00C0145B">
      <w:pPr>
        <w:ind w:left="720"/>
        <w:rPr>
          <w:del w:id="560" w:author="Comparison" w:date="2026-09-25T21:07:00Z" w16du:dateUtc="2026-09-26T01:07:00Z"/>
        </w:rPr>
      </w:pPr>
    </w:p>
    <w:p w14:paraId="406929BF" w14:textId="77777777" w:rsidR="00D2479D" w:rsidRDefault="00D2479D">
      <w:pPr>
        <w:rPr>
          <w:del w:id="561" w:author="Comparison" w:date="2026-09-25T21:07:00Z" w16du:dateUtc="2026-09-26T01:07:00Z"/>
        </w:rPr>
      </w:pPr>
      <w:del w:id="562" w:author="Comparison" w:date="2026-09-25T21:07:00Z" w16du:dateUtc="2026-09-26T01:07:00Z">
        <w:r>
          <w:br w:type="page"/>
        </w:r>
      </w:del>
    </w:p>
    <w:p w14:paraId="68113A0B" w14:textId="10CDC0C6" w:rsidR="008F6B42" w:rsidRPr="0031362E" w:rsidRDefault="007C598F">
      <w:pPr>
        <w:ind w:left="720"/>
        <w:rPr>
          <w:del w:id="563" w:author="Comparison" w:date="2026-09-25T21:07:00Z" w16du:dateUtc="2026-09-26T01:07:00Z"/>
        </w:rPr>
      </w:pPr>
      <w:del w:id="564" w:author="Comparison" w:date="2026-09-25T21:07:00Z" w16du:dateUtc="2026-09-26T01:07:00Z">
        <w:r w:rsidRPr="00E63369">
          <w:delText>(</w:delText>
        </w:r>
        <w:r w:rsidR="00FC5C60">
          <w:delText>2</w:delText>
        </w:r>
        <w:r w:rsidRPr="00E63369">
          <w:delText>)</w:delText>
        </w:r>
        <w:r w:rsidR="008F6B42" w:rsidRPr="00E63369">
          <w:delText xml:space="preserve"> </w:delText>
        </w:r>
        <w:r w:rsidRPr="00E63369">
          <w:delText xml:space="preserve"> </w:delText>
        </w:r>
        <w:r w:rsidRPr="00E63369">
          <w:rPr>
            <w:u w:val="single"/>
          </w:rPr>
          <w:delText>Due Date</w:delText>
        </w:r>
        <w:r w:rsidRPr="00E63369">
          <w:delText>.</w:delText>
        </w:r>
        <w:r w:rsidRPr="0031362E">
          <w:delText xml:space="preserve"> </w:delText>
        </w:r>
        <w:r w:rsidR="008F6B42" w:rsidRPr="0031362E">
          <w:delText xml:space="preserve"> </w:delText>
        </w:r>
      </w:del>
    </w:p>
    <w:p w14:paraId="632430E4" w14:textId="3C68B717" w:rsidR="00C0145B" w:rsidRDefault="008F6B42" w:rsidP="001972E1">
      <w:pPr>
        <w:ind w:left="1080"/>
        <w:rPr>
          <w:del w:id="565" w:author="Comparison" w:date="2026-09-25T21:07:00Z" w16du:dateUtc="2026-09-26T01:07:00Z"/>
        </w:rPr>
      </w:pPr>
      <w:del w:id="566" w:author="Comparison" w:date="2026-09-25T21:07:00Z" w16du:dateUtc="2026-09-26T01:07:00Z">
        <w:r w:rsidRPr="00E63369">
          <w:delText xml:space="preserve">(a)  </w:delText>
        </w:r>
        <w:r w:rsidR="003B3240">
          <w:delText>Managed care organization</w:delText>
        </w:r>
        <w:r w:rsidR="003B3240" w:rsidRPr="00E63369">
          <w:delText xml:space="preserve"> </w:delText>
        </w:r>
        <w:r w:rsidR="003B3240">
          <w:delText>services</w:delText>
        </w:r>
        <w:r w:rsidR="00424AAE">
          <w:delText xml:space="preserve"> </w:delText>
        </w:r>
        <w:r w:rsidR="00C0145B">
          <w:delText xml:space="preserve">assessment </w:delText>
        </w:r>
        <w:r w:rsidR="007C598F" w:rsidRPr="00E63369">
          <w:delText>payment</w:delText>
        </w:r>
        <w:r w:rsidR="00C0145B">
          <w:delText>s are due</w:delText>
        </w:r>
        <w:r w:rsidR="001611CF">
          <w:delText xml:space="preserve"> </w:delText>
        </w:r>
        <w:r w:rsidR="00484751">
          <w:delText>the first business day after the month following the month assessed</w:delText>
        </w:r>
        <w:r w:rsidR="00114B1A">
          <w:delText>. For example, the January 1, 2025</w:delText>
        </w:r>
        <w:r w:rsidR="00F52950">
          <w:delText>,</w:delText>
        </w:r>
        <w:r w:rsidR="00114B1A">
          <w:delText xml:space="preserve"> monthly assessment </w:delText>
        </w:r>
        <w:r w:rsidR="00FB4940">
          <w:delText>is</w:delText>
        </w:r>
        <w:r w:rsidR="00114B1A">
          <w:delText xml:space="preserve"> due on March 3, 2025</w:delText>
        </w:r>
        <w:r w:rsidR="001611CF">
          <w:delText>.</w:delText>
        </w:r>
      </w:del>
    </w:p>
    <w:p w14:paraId="1B0BB026" w14:textId="65C1AF9E" w:rsidR="009C0AB7" w:rsidRPr="00E63369" w:rsidRDefault="008F6B42" w:rsidP="00E63369">
      <w:pPr>
        <w:ind w:left="1080"/>
        <w:rPr>
          <w:del w:id="567" w:author="Comparison" w:date="2026-09-25T21:07:00Z" w16du:dateUtc="2026-09-26T01:07:00Z"/>
        </w:rPr>
      </w:pPr>
      <w:del w:id="568" w:author="Comparison" w:date="2026-09-25T21:07:00Z" w16du:dateUtc="2026-09-26T01:07:00Z">
        <w:r w:rsidRPr="00E63369">
          <w:delText>(</w:delText>
        </w:r>
        <w:r w:rsidR="00D1642B">
          <w:delText>b</w:delText>
        </w:r>
        <w:r w:rsidRPr="00E63369">
          <w:delText xml:space="preserve">)  </w:delText>
        </w:r>
        <w:r w:rsidR="00B25893" w:rsidRPr="00E63369">
          <w:delText xml:space="preserve">If </w:delText>
        </w:r>
        <w:r w:rsidR="009C0AB7" w:rsidRPr="00E63369">
          <w:delText xml:space="preserve">a </w:delText>
        </w:r>
        <w:r w:rsidR="00114B1A">
          <w:delText xml:space="preserve">managed care organization ceases to exist or ceases to render </w:delText>
        </w:r>
        <w:r w:rsidR="006A21E6">
          <w:delText xml:space="preserve">assessed </w:delText>
        </w:r>
        <w:r w:rsidR="00114B1A">
          <w:delText>services</w:delText>
        </w:r>
        <w:r w:rsidR="00B25893" w:rsidRPr="00E63369">
          <w:delText>, it</w:delText>
        </w:r>
        <w:r w:rsidR="009C0AB7" w:rsidRPr="00E63369">
          <w:delText xml:space="preserve"> must pay</w:delText>
        </w:r>
        <w:r w:rsidR="003D62E6" w:rsidRPr="00E63369">
          <w:delText xml:space="preserve"> any outstanding </w:delText>
        </w:r>
        <w:r w:rsidR="00114B1A">
          <w:delText xml:space="preserve">managed care organization services </w:delText>
        </w:r>
        <w:r w:rsidR="008A50B1">
          <w:delText>assessment</w:delText>
        </w:r>
        <w:r w:rsidR="003D62E6" w:rsidRPr="00E63369">
          <w:delText xml:space="preserve"> obligations w</w:delText>
        </w:r>
        <w:r w:rsidR="009C0AB7" w:rsidRPr="00E63369">
          <w:delText xml:space="preserve">ithin 30 days of the date of </w:delText>
        </w:r>
        <w:r w:rsidR="001230DD">
          <w:delText>such cessation</w:delText>
        </w:r>
        <w:r w:rsidR="009C0AB7" w:rsidRPr="00E63369">
          <w:delText>.</w:delText>
        </w:r>
        <w:r w:rsidR="001611CF">
          <w:delText xml:space="preserve"> If a</w:delText>
        </w:r>
        <w:r w:rsidR="001611CF" w:rsidDel="001230DD">
          <w:delText xml:space="preserve"> </w:delText>
        </w:r>
        <w:r w:rsidR="001230DD">
          <w:delText xml:space="preserve">managed care organization </w:delText>
        </w:r>
        <w:r w:rsidR="001611CF">
          <w:delText>is acquired by</w:delText>
        </w:r>
        <w:r w:rsidR="0052465A">
          <w:delText xml:space="preserve"> or merges with</w:delText>
        </w:r>
        <w:r w:rsidR="001611CF">
          <w:delText xml:space="preserve"> another </w:delText>
        </w:r>
        <w:r w:rsidR="001230DD">
          <w:delText>managed care organization</w:delText>
        </w:r>
        <w:r w:rsidR="001611CF">
          <w:delText xml:space="preserve">, any outstanding </w:delText>
        </w:r>
        <w:r w:rsidR="001230DD">
          <w:delText>managed care organization serv</w:delText>
        </w:r>
        <w:r w:rsidR="00AA4E25">
          <w:delText>ic</w:delText>
        </w:r>
        <w:r w:rsidR="001230DD">
          <w:delText xml:space="preserve">es </w:delText>
        </w:r>
        <w:r w:rsidR="001611CF">
          <w:delText xml:space="preserve">assessments owed by the </w:delText>
        </w:r>
        <w:r w:rsidR="001230DD">
          <w:delText xml:space="preserve">managed care organization </w:delText>
        </w:r>
        <w:r w:rsidR="001611CF">
          <w:delText>being acquired</w:delText>
        </w:r>
        <w:r w:rsidR="0052465A">
          <w:delText xml:space="preserve"> or merging</w:delText>
        </w:r>
        <w:r w:rsidR="001611CF">
          <w:delText xml:space="preserve"> must be paid within 30 days of the date of the acquisition</w:delText>
        </w:r>
        <w:r w:rsidR="0052465A">
          <w:delText xml:space="preserve"> or merger</w:delText>
        </w:r>
        <w:r w:rsidR="001611CF">
          <w:delText>.</w:delText>
        </w:r>
      </w:del>
    </w:p>
    <w:p w14:paraId="2A716A43" w14:textId="078E3344" w:rsidR="007C598F" w:rsidRPr="00E63369" w:rsidRDefault="007C598F" w:rsidP="00E63369">
      <w:pPr>
        <w:ind w:left="720"/>
        <w:rPr>
          <w:del w:id="569" w:author="Comparison" w:date="2026-09-25T21:07:00Z" w16du:dateUtc="2026-09-26T01:07:00Z"/>
        </w:rPr>
      </w:pPr>
    </w:p>
    <w:p w14:paraId="5C06589E" w14:textId="59046C11" w:rsidR="007C598F" w:rsidRPr="00E63369" w:rsidRDefault="007C598F" w:rsidP="00BD2219">
      <w:pPr>
        <w:ind w:left="720"/>
        <w:rPr>
          <w:del w:id="570" w:author="Comparison" w:date="2026-09-25T21:07:00Z" w16du:dateUtc="2026-09-26T01:07:00Z"/>
        </w:rPr>
      </w:pPr>
      <w:del w:id="571" w:author="Comparison" w:date="2026-09-25T21:07:00Z" w16du:dateUtc="2026-09-26T01:07:00Z">
        <w:r w:rsidRPr="00E63369">
          <w:delText>(</w:delText>
        </w:r>
        <w:r w:rsidR="000C1114">
          <w:delText>3</w:delText>
        </w:r>
        <w:r w:rsidRPr="00E63369">
          <w:delText xml:space="preserve">)  </w:delText>
        </w:r>
        <w:r w:rsidRPr="00E63369">
          <w:rPr>
            <w:u w:val="single"/>
          </w:rPr>
          <w:delText>Administration</w:delText>
        </w:r>
        <w:r w:rsidRPr="00E63369">
          <w:delText xml:space="preserve">. </w:delText>
        </w:r>
        <w:r w:rsidR="00760333" w:rsidRPr="00E63369">
          <w:delText xml:space="preserve">EOHHS </w:delText>
        </w:r>
        <w:r w:rsidR="00C0145B">
          <w:delText>may</w:delText>
        </w:r>
        <w:r w:rsidR="00C0145B" w:rsidRPr="00E63369">
          <w:delText xml:space="preserve"> </w:delText>
        </w:r>
        <w:r w:rsidR="00C0145B">
          <w:delText xml:space="preserve">provide </w:delText>
        </w:r>
        <w:r w:rsidR="003A7C51">
          <w:delText xml:space="preserve">updates and </w:delText>
        </w:r>
        <w:r w:rsidR="00C0145B">
          <w:delText>further details</w:delText>
        </w:r>
        <w:r w:rsidR="00AA4E25">
          <w:delText xml:space="preserve"> for implementation of the </w:delText>
        </w:r>
        <w:r w:rsidR="00104951">
          <w:delText>managed care organization services assessment</w:delText>
        </w:r>
        <w:r w:rsidR="00C0145B">
          <w:delText xml:space="preserve">, </w:delText>
        </w:r>
        <w:r w:rsidRPr="00E63369">
          <w:delText xml:space="preserve">by administrative bulletin </w:delText>
        </w:r>
        <w:r w:rsidR="00C0145B">
          <w:delText>or other written issuance</w:delText>
        </w:r>
        <w:r w:rsidR="00104951">
          <w:delText>. Such written issuances may provide additional requirements</w:delText>
        </w:r>
        <w:r w:rsidR="00305A76">
          <w:delText xml:space="preserve"> for matters including</w:delText>
        </w:r>
        <w:r w:rsidR="00FB4940">
          <w:delText>,</w:delText>
        </w:r>
        <w:r w:rsidR="00305A76">
          <w:delText xml:space="preserve"> but not limited to</w:delText>
        </w:r>
        <w:r w:rsidR="00FB4940">
          <w:delText xml:space="preserve">, </w:delText>
        </w:r>
        <w:r w:rsidRPr="00E63369">
          <w:delText>procedures for the payment</w:delText>
        </w:r>
        <w:r w:rsidR="00104951">
          <w:delText xml:space="preserve"> and</w:delText>
        </w:r>
        <w:r w:rsidR="00570B0E">
          <w:delText xml:space="preserve"> </w:delText>
        </w:r>
        <w:r w:rsidRPr="00E63369">
          <w:delText>collection of the</w:delText>
        </w:r>
        <w:r w:rsidR="00C0145B" w:rsidDel="00570B0E">
          <w:delText xml:space="preserve"> </w:delText>
        </w:r>
        <w:r w:rsidR="00570B0E">
          <w:delText xml:space="preserve">managed care organization services </w:delText>
        </w:r>
        <w:r w:rsidR="00C0145B">
          <w:delText>assessment</w:delText>
        </w:r>
        <w:r w:rsidR="00104951">
          <w:delText xml:space="preserve">, reporting requirements, annual assessment rate setting, </w:delText>
        </w:r>
        <w:r w:rsidR="00F030F0">
          <w:delText>mid-</w:delText>
        </w:r>
        <w:r w:rsidR="002D008E">
          <w:delText xml:space="preserve">assessment </w:delText>
        </w:r>
        <w:r w:rsidR="00F030F0">
          <w:delText>year rate adjustments</w:delText>
        </w:r>
        <w:r w:rsidR="003B2448">
          <w:delText>, enforcement processes and procedures, etc</w:delText>
        </w:r>
        <w:r w:rsidRPr="00E63369">
          <w:delText xml:space="preserve">. </w:delText>
        </w:r>
      </w:del>
    </w:p>
    <w:p w14:paraId="7A827BCA" w14:textId="77777777" w:rsidR="007C598F" w:rsidRPr="00E63369" w:rsidRDefault="007C598F">
      <w:pPr>
        <w:ind w:left="720"/>
        <w:rPr>
          <w:del w:id="572" w:author="Comparison" w:date="2026-09-25T21:07:00Z" w16du:dateUtc="2026-09-26T01:07:00Z"/>
        </w:rPr>
      </w:pPr>
    </w:p>
    <w:p w14:paraId="4F2CBF7C" w14:textId="74BF07F8" w:rsidR="00EA6EA6" w:rsidRDefault="007C598F" w:rsidP="00EA6EA6">
      <w:pPr>
        <w:ind w:left="720"/>
        <w:rPr>
          <w:del w:id="573" w:author="Comparison" w:date="2026-09-25T21:07:00Z" w16du:dateUtc="2026-09-26T01:07:00Z"/>
        </w:rPr>
      </w:pPr>
      <w:del w:id="574" w:author="Comparison" w:date="2026-09-25T21:07:00Z" w16du:dateUtc="2026-09-26T01:07:00Z">
        <w:r w:rsidRPr="00E63369">
          <w:delText>(</w:delText>
        </w:r>
        <w:r w:rsidR="000C1114">
          <w:delText>4</w:delText>
        </w:r>
        <w:r w:rsidRPr="00E63369">
          <w:delText xml:space="preserve">)  </w:delText>
        </w:r>
        <w:r w:rsidRPr="00E63369">
          <w:rPr>
            <w:u w:val="single"/>
          </w:rPr>
          <w:delText>Interest</w:delText>
        </w:r>
        <w:r w:rsidR="005E0DA6" w:rsidRPr="00E63369">
          <w:rPr>
            <w:u w:val="single"/>
          </w:rPr>
          <w:delText xml:space="preserve"> and Late Fees</w:delText>
        </w:r>
        <w:r w:rsidRPr="00E63369">
          <w:delText>.</w:delText>
        </w:r>
        <w:r w:rsidRPr="0031362E">
          <w:delText xml:space="preserve">  </w:delText>
        </w:r>
      </w:del>
    </w:p>
    <w:p w14:paraId="697AC997" w14:textId="223B4651" w:rsidR="00EA6EA6" w:rsidRPr="00EA6EA6" w:rsidRDefault="00EA6EA6" w:rsidP="00CA79C5">
      <w:pPr>
        <w:ind w:left="1080"/>
        <w:rPr>
          <w:del w:id="575" w:author="Comparison" w:date="2026-09-25T21:07:00Z" w16du:dateUtc="2026-09-26T01:07:00Z"/>
        </w:rPr>
      </w:pPr>
      <w:del w:id="576" w:author="Comparison" w:date="2026-09-25T21:07:00Z" w16du:dateUtc="2026-09-26T01:07:00Z">
        <w:r>
          <w:delText xml:space="preserve">(a)  </w:delText>
        </w:r>
        <w:r w:rsidR="00760333" w:rsidRPr="0031362E">
          <w:delText>EOHHS</w:delText>
        </w:r>
        <w:r w:rsidR="00760333" w:rsidRPr="00E63369">
          <w:delText xml:space="preserve"> </w:delText>
        </w:r>
        <w:r w:rsidR="007C598F" w:rsidRPr="00E63369">
          <w:delText>may assess interest and late fees on unpaid liabilities.</w:delText>
        </w:r>
        <w:r w:rsidR="005E0DA6" w:rsidRPr="00E63369">
          <w:delText xml:space="preserve"> </w:delText>
        </w:r>
        <w:r w:rsidR="007C598F" w:rsidRPr="00E63369">
          <w:delText>If a</w:delText>
        </w:r>
        <w:r w:rsidR="007C598F" w:rsidRPr="00E63369" w:rsidDel="007F2706">
          <w:delText xml:space="preserve"> </w:delText>
        </w:r>
        <w:r w:rsidR="007F2706">
          <w:delText>managed care organization</w:delText>
        </w:r>
        <w:r w:rsidR="007F2706" w:rsidRPr="00E63369">
          <w:delText xml:space="preserve"> </w:delText>
        </w:r>
        <w:r w:rsidR="007C598F" w:rsidRPr="00E63369">
          <w:delText xml:space="preserve">fails to remit an assessment </w:delText>
        </w:r>
        <w:r w:rsidR="006A7009" w:rsidRPr="00E63369">
          <w:delText xml:space="preserve">by the </w:delText>
        </w:r>
        <w:r w:rsidR="007C598F" w:rsidRPr="00E63369">
          <w:delText>due</w:delText>
        </w:r>
        <w:r w:rsidR="006A7009" w:rsidRPr="00E63369">
          <w:delText xml:space="preserve"> date</w:delText>
        </w:r>
        <w:r w:rsidR="007C598F" w:rsidRPr="00E63369">
          <w:delText xml:space="preserve">, </w:delText>
        </w:r>
        <w:r w:rsidR="00760333" w:rsidRPr="00E63369">
          <w:delText xml:space="preserve">EOHHS </w:delText>
        </w:r>
        <w:r w:rsidR="004148CF">
          <w:delText>may</w:delText>
        </w:r>
        <w:r w:rsidR="004148CF" w:rsidRPr="00E63369">
          <w:delText xml:space="preserve"> </w:delText>
        </w:r>
        <w:r w:rsidR="007C598F" w:rsidRPr="00E63369">
          <w:delText>assess interest at</w:delText>
        </w:r>
        <w:r w:rsidR="003C099E" w:rsidRPr="00E63369">
          <w:delText xml:space="preserve"> up to</w:delText>
        </w:r>
        <w:r w:rsidR="007C598F" w:rsidRPr="00E63369">
          <w:delText xml:space="preserve"> </w:delText>
        </w:r>
        <w:r>
          <w:delText>3</w:delText>
        </w:r>
        <w:r w:rsidR="007C598F" w:rsidRPr="00E63369">
          <w:delText>% per month on the outstanding balance</w:delText>
        </w:r>
        <w:r w:rsidR="00760333" w:rsidRPr="00E63369">
          <w:delText xml:space="preserve"> and </w:delText>
        </w:r>
        <w:r w:rsidR="007C598F" w:rsidRPr="00E63369">
          <w:delText xml:space="preserve">calculate the interest from the due date. </w:delText>
        </w:r>
        <w:r>
          <w:delText xml:space="preserve">EOHHS </w:delText>
        </w:r>
        <w:r w:rsidRPr="00EA6EA6">
          <w:delText xml:space="preserve">will calculate the </w:delText>
        </w:r>
        <w:r>
          <w:delText>interest</w:delText>
        </w:r>
        <w:r w:rsidRPr="00EA6EA6">
          <w:delText xml:space="preserve"> on the outstanding balance as of the due date. </w:delText>
        </w:r>
        <w:r>
          <w:br/>
          <w:delText>(b)  EOHHS</w:delText>
        </w:r>
        <w:r w:rsidRPr="00EA6EA6">
          <w:delText xml:space="preserve"> may assess up to an additional 3% penalty against the outstanding balance and prior penalties for each month that a </w:delText>
        </w:r>
        <w:r w:rsidR="007F2706">
          <w:delText>managed care organization</w:delText>
        </w:r>
        <w:r w:rsidR="007F2706" w:rsidRPr="00EA6EA6">
          <w:delText xml:space="preserve"> </w:delText>
        </w:r>
        <w:r w:rsidRPr="00EA6EA6">
          <w:delText xml:space="preserve">remains delinquent. </w:delText>
        </w:r>
        <w:r>
          <w:delText>EOHHS</w:delText>
        </w:r>
        <w:r w:rsidRPr="00EA6EA6">
          <w:delText xml:space="preserve"> will credit partial payments from delinquent </w:delText>
        </w:r>
        <w:r w:rsidR="007F2706">
          <w:delText>managed care organizations</w:delText>
        </w:r>
        <w:r w:rsidR="007F2706" w:rsidRPr="00EA6EA6">
          <w:delText xml:space="preserve"> </w:delText>
        </w:r>
        <w:r w:rsidRPr="00EA6EA6">
          <w:delText xml:space="preserve">to the current outstanding liability. If any amount remains from the partial payment, </w:delText>
        </w:r>
        <w:r>
          <w:delText>EOHHS</w:delText>
        </w:r>
        <w:r w:rsidRPr="00EA6EA6">
          <w:delText xml:space="preserve"> will then credit such amount to the penalty amount.  </w:delText>
        </w:r>
      </w:del>
    </w:p>
    <w:p w14:paraId="7AD3DEC7" w14:textId="5F2F648E" w:rsidR="007C598F" w:rsidRPr="00E63369" w:rsidRDefault="00EA6EA6" w:rsidP="00CA79C5">
      <w:pPr>
        <w:ind w:left="1080"/>
        <w:rPr>
          <w:del w:id="577" w:author="Comparison" w:date="2026-09-25T21:07:00Z" w16du:dateUtc="2026-09-26T01:07:00Z"/>
        </w:rPr>
      </w:pPr>
      <w:del w:id="578" w:author="Comparison" w:date="2026-09-25T21:07:00Z" w16du:dateUtc="2026-09-26T01:07:00Z">
        <w:r w:rsidRPr="00EA6EA6">
          <w:delText>(</w:delText>
        </w:r>
        <w:r w:rsidR="0031533C">
          <w:delText>c</w:delText>
        </w:r>
        <w:r w:rsidRPr="00EA6EA6">
          <w:delText xml:space="preserve">)  In determining the penalty amount, </w:delText>
        </w:r>
        <w:r>
          <w:delText>EOHHS</w:delText>
        </w:r>
        <w:r w:rsidRPr="00EA6EA6">
          <w:delText xml:space="preserve"> may consider factors including, but not limited to, the </w:delText>
        </w:r>
        <w:r w:rsidR="007F2706">
          <w:delText>managed care organization</w:delText>
        </w:r>
        <w:r w:rsidR="007F2706">
          <w:delText>’</w:delText>
        </w:r>
        <w:r w:rsidR="007F2706">
          <w:delText>s</w:delText>
        </w:r>
        <w:r w:rsidR="007F2706" w:rsidRPr="00EA6EA6">
          <w:delText xml:space="preserve"> </w:delText>
        </w:r>
        <w:r w:rsidRPr="00EA6EA6">
          <w:delText>payment history, fin</w:delText>
        </w:r>
        <w:r>
          <w:delText>an</w:delText>
        </w:r>
        <w:r w:rsidRPr="00EA6EA6">
          <w:delText>cial situation, and relative share of the payments.</w:delText>
        </w:r>
      </w:del>
    </w:p>
    <w:p w14:paraId="2D1675CD" w14:textId="77777777" w:rsidR="007C598F" w:rsidRPr="00E63369" w:rsidRDefault="007C598F">
      <w:pPr>
        <w:ind w:left="720"/>
        <w:rPr>
          <w:del w:id="579" w:author="Comparison" w:date="2026-09-25T21:07:00Z" w16du:dateUtc="2026-09-26T01:07:00Z"/>
        </w:rPr>
      </w:pPr>
    </w:p>
    <w:p w14:paraId="51B1F68A" w14:textId="55FAA14B" w:rsidR="007C598F" w:rsidRPr="00E63369" w:rsidRDefault="007C598F">
      <w:pPr>
        <w:ind w:left="720"/>
        <w:rPr>
          <w:del w:id="580" w:author="Comparison" w:date="2026-09-25T21:07:00Z" w16du:dateUtc="2026-09-26T01:07:00Z"/>
        </w:rPr>
      </w:pPr>
      <w:del w:id="581" w:author="Comparison" w:date="2026-09-25T21:07:00Z" w16du:dateUtc="2026-09-26T01:07:00Z">
        <w:r w:rsidRPr="00E63369">
          <w:delText>(</w:delText>
        </w:r>
        <w:r w:rsidR="000C1114">
          <w:delText>5</w:delText>
        </w:r>
        <w:r w:rsidRPr="00E63369">
          <w:delText xml:space="preserve">)  </w:delText>
        </w:r>
        <w:r w:rsidRPr="00E63369">
          <w:rPr>
            <w:u w:val="single"/>
          </w:rPr>
          <w:delText>Assessment Revenue</w:delText>
        </w:r>
        <w:r w:rsidRPr="00E63369">
          <w:delText xml:space="preserve">.  </w:delText>
        </w:r>
        <w:r w:rsidR="00F534D4">
          <w:delText>An amount equal to t</w:delText>
        </w:r>
        <w:r w:rsidRPr="00E63369">
          <w:delText xml:space="preserve">he total amount of assessments collected, </w:delText>
        </w:r>
        <w:r w:rsidR="00F534D4">
          <w:delText>plus any</w:delText>
        </w:r>
        <w:r w:rsidRPr="00E63369">
          <w:delText xml:space="preserve"> penalties and interest</w:delText>
        </w:r>
        <w:r w:rsidR="003A7C51">
          <w:delText>,</w:delText>
        </w:r>
        <w:r w:rsidRPr="00E63369">
          <w:delText xml:space="preserve"> </w:delText>
        </w:r>
        <w:r w:rsidR="007A53A7" w:rsidRPr="00E63369">
          <w:delText xml:space="preserve">will </w:delText>
        </w:r>
        <w:r w:rsidRPr="00E63369">
          <w:delText>be credited to</w:delText>
        </w:r>
        <w:r w:rsidR="00C0145B">
          <w:delText xml:space="preserve"> </w:delText>
        </w:r>
        <w:r w:rsidR="0052465A">
          <w:delText>the Health Safety Net Trust Fund</w:delText>
        </w:r>
        <w:r w:rsidRPr="00E63369">
          <w:delText xml:space="preserve">.  </w:delText>
        </w:r>
      </w:del>
    </w:p>
    <w:p w14:paraId="4635CE4D" w14:textId="235AAA2F" w:rsidR="00B813CA" w:rsidRPr="00E63369" w:rsidRDefault="00B813CA">
      <w:pPr>
        <w:rPr>
          <w:del w:id="582" w:author="Comparison" w:date="2026-09-25T21:07:00Z" w16du:dateUtc="2026-09-26T01:07:00Z"/>
        </w:rPr>
      </w:pPr>
    </w:p>
    <w:p w14:paraId="19383552" w14:textId="0AA3A63F" w:rsidR="007C598F" w:rsidRPr="0031362E" w:rsidRDefault="00B813CA">
      <w:pPr>
        <w:rPr>
          <w:del w:id="583" w:author="Comparison" w:date="2026-09-25T21:07:00Z" w16du:dateUtc="2026-09-26T01:07:00Z"/>
          <w:u w:val="single"/>
        </w:rPr>
      </w:pPr>
      <w:del w:id="584" w:author="Comparison" w:date="2026-09-25T21:07:00Z" w16du:dateUtc="2026-09-26T01:07:00Z">
        <w:r w:rsidRPr="00E63369">
          <w:rPr>
            <w:u w:val="single"/>
          </w:rPr>
          <w:delText>51</w:delText>
        </w:r>
        <w:r w:rsidR="00A4284A">
          <w:rPr>
            <w:u w:val="single"/>
          </w:rPr>
          <w:delText>5</w:delText>
        </w:r>
        <w:r w:rsidR="007C598F" w:rsidRPr="00E63369">
          <w:rPr>
            <w:u w:val="single"/>
          </w:rPr>
          <w:delText>.0</w:delText>
        </w:r>
        <w:r w:rsidR="002E53A8" w:rsidRPr="00E63369">
          <w:rPr>
            <w:u w:val="single"/>
          </w:rPr>
          <w:delText>6</w:delText>
        </w:r>
        <w:r w:rsidR="007A53A7" w:rsidRPr="0031362E">
          <w:rPr>
            <w:u w:val="single"/>
          </w:rPr>
          <w:delText>:</w:delText>
        </w:r>
        <w:r w:rsidR="007C598F" w:rsidRPr="00E63369">
          <w:rPr>
            <w:u w:val="single"/>
          </w:rPr>
          <w:delText xml:space="preserve">  </w:delText>
        </w:r>
        <w:r w:rsidR="007C598F" w:rsidRPr="0031362E">
          <w:rPr>
            <w:u w:val="single"/>
          </w:rPr>
          <w:delText>Reporting Requirements</w:delText>
        </w:r>
      </w:del>
    </w:p>
    <w:p w14:paraId="1C625100" w14:textId="77777777" w:rsidR="007C598F" w:rsidRPr="00E63369" w:rsidRDefault="007C598F">
      <w:pPr>
        <w:rPr>
          <w:del w:id="585" w:author="Comparison" w:date="2026-09-25T21:07:00Z" w16du:dateUtc="2026-09-26T01:07:00Z"/>
        </w:rPr>
      </w:pPr>
    </w:p>
    <w:p w14:paraId="2526A832" w14:textId="55D95FC8" w:rsidR="001612FA" w:rsidRDefault="007C598F" w:rsidP="002D0EF3">
      <w:pPr>
        <w:tabs>
          <w:tab w:val="left" w:pos="720"/>
        </w:tabs>
        <w:ind w:left="720"/>
        <w:rPr>
          <w:del w:id="586" w:author="Comparison" w:date="2026-09-25T21:07:00Z" w16du:dateUtc="2026-09-26T01:07:00Z"/>
        </w:rPr>
      </w:pPr>
      <w:del w:id="587" w:author="Comparison" w:date="2026-09-25T21:07:00Z" w16du:dateUtc="2026-09-26T01:07:00Z">
        <w:r w:rsidRPr="00E63369">
          <w:delText xml:space="preserve">(1)  </w:delText>
        </w:r>
        <w:r w:rsidRPr="001612FA">
          <w:rPr>
            <w:u w:val="single"/>
          </w:rPr>
          <w:delText>General</w:delText>
        </w:r>
        <w:r w:rsidRPr="00E63369">
          <w:delText>.</w:delText>
        </w:r>
        <w:r w:rsidRPr="0031362E">
          <w:delText xml:space="preserve">  Each</w:delText>
        </w:r>
        <w:r w:rsidRPr="00E63369" w:rsidDel="00313EEE">
          <w:delText xml:space="preserve"> </w:delText>
        </w:r>
        <w:r w:rsidR="00313EEE">
          <w:delText>managed care organization</w:delText>
        </w:r>
        <w:r w:rsidR="00313EEE" w:rsidRPr="00E63369">
          <w:delText xml:space="preserve"> </w:delText>
        </w:r>
        <w:r w:rsidR="007A53A7" w:rsidRPr="00E63369">
          <w:delText xml:space="preserve">must </w:delText>
        </w:r>
        <w:r w:rsidRPr="00E63369">
          <w:delText xml:space="preserve">file or make available information </w:delText>
        </w:r>
        <w:r w:rsidR="007A53A7" w:rsidRPr="00E63369">
          <w:delText xml:space="preserve">that </w:delText>
        </w:r>
        <w:r w:rsidR="00760333" w:rsidRPr="00E63369">
          <w:delText xml:space="preserve">EOHHS </w:delText>
        </w:r>
        <w:r w:rsidRPr="00E63369">
          <w:delText xml:space="preserve">deems reasonably necessary for calculating and collecting the </w:delText>
        </w:r>
        <w:r w:rsidR="00F83D8B">
          <w:delText>assessment</w:delText>
        </w:r>
        <w:r w:rsidRPr="00E63369">
          <w:delText xml:space="preserve">. </w:delText>
        </w:r>
      </w:del>
    </w:p>
    <w:p w14:paraId="5393AF77" w14:textId="77777777" w:rsidR="002D0EF3" w:rsidRDefault="002D0EF3" w:rsidP="0031533C">
      <w:pPr>
        <w:tabs>
          <w:tab w:val="left" w:pos="720"/>
        </w:tabs>
        <w:ind w:left="720"/>
        <w:rPr>
          <w:del w:id="588" w:author="Comparison" w:date="2026-09-25T21:07:00Z" w16du:dateUtc="2026-09-26T01:07:00Z"/>
        </w:rPr>
      </w:pPr>
    </w:p>
    <w:p w14:paraId="02CA280C" w14:textId="4B6AA3DA" w:rsidR="007C598F" w:rsidRPr="00E63369" w:rsidRDefault="007F79CE" w:rsidP="0031533C">
      <w:pPr>
        <w:tabs>
          <w:tab w:val="left" w:pos="720"/>
        </w:tabs>
        <w:ind w:left="720"/>
        <w:rPr>
          <w:del w:id="589" w:author="Comparison" w:date="2026-09-25T21:07:00Z" w16du:dateUtc="2026-09-26T01:07:00Z"/>
        </w:rPr>
      </w:pPr>
      <w:del w:id="590" w:author="Comparison" w:date="2026-09-25T21:07:00Z" w16du:dateUtc="2026-09-26T01:07:00Z">
        <w:r>
          <w:delText xml:space="preserve">(2)  </w:delText>
        </w:r>
        <w:r w:rsidRPr="00AE3BCC">
          <w:rPr>
            <w:u w:val="single"/>
          </w:rPr>
          <w:delText xml:space="preserve">Required Reporting for </w:delText>
        </w:r>
        <w:r w:rsidR="003B3240">
          <w:rPr>
            <w:u w:val="single"/>
          </w:rPr>
          <w:delText>Managed Care Organizations</w:delText>
        </w:r>
        <w:r w:rsidR="003B3240" w:rsidRPr="00AE3BCC">
          <w:rPr>
            <w:u w:val="single"/>
          </w:rPr>
          <w:delText xml:space="preserve"> </w:delText>
        </w:r>
        <w:r w:rsidRPr="00AE3BCC">
          <w:rPr>
            <w:u w:val="single"/>
          </w:rPr>
          <w:delText>with Change of Status</w:delText>
        </w:r>
        <w:r>
          <w:delText xml:space="preserve">.  Any new </w:delText>
        </w:r>
        <w:r w:rsidR="003B3240">
          <w:delText>managed care organization</w:delText>
        </w:r>
        <w:r>
          <w:delText xml:space="preserve">, merging </w:delText>
        </w:r>
        <w:r w:rsidR="003B3240">
          <w:delText>managed care organization</w:delText>
        </w:r>
        <w:r>
          <w:delText xml:space="preserve">, acquiring or acquired </w:delText>
        </w:r>
        <w:r w:rsidR="003B3240">
          <w:delText>managed care organization</w:delText>
        </w:r>
        <w:r>
          <w:delText xml:space="preserve">, or </w:delText>
        </w:r>
        <w:r w:rsidR="003B3240">
          <w:delText>managed care organization</w:delText>
        </w:r>
        <w:r w:rsidR="003B3240" w:rsidRPr="00E63369">
          <w:delText xml:space="preserve"> </w:delText>
        </w:r>
        <w:r w:rsidR="003B3240">
          <w:delText>ceasing to operate or provide managed care organization</w:delText>
        </w:r>
        <w:r w:rsidR="003B3240" w:rsidRPr="00E63369">
          <w:delText xml:space="preserve"> </w:delText>
        </w:r>
        <w:r w:rsidR="003B3240">
          <w:delText>services</w:delText>
        </w:r>
        <w:r>
          <w:delText xml:space="preserve">, must inform EOHHS of its change in status at least </w:delText>
        </w:r>
        <w:r w:rsidR="0076116B">
          <w:delText>14</w:delText>
        </w:r>
        <w:r>
          <w:delText xml:space="preserve"> days prior to such change in status. Any</w:delText>
        </w:r>
        <w:r w:rsidR="003B3240">
          <w:delText xml:space="preserve"> such managed care organization entities</w:delText>
        </w:r>
        <w:r>
          <w:delText xml:space="preserve"> must provide projected annual revenue information and any additional supporting documentation</w:delText>
        </w:r>
        <w:r w:rsidR="00FB4940">
          <w:delText>,</w:delText>
        </w:r>
        <w:r>
          <w:delText xml:space="preserve"> as requested by EOHHS, in the form and format requested by EOHHS within 30 days of </w:delText>
        </w:r>
        <w:r w:rsidR="00CA79C5">
          <w:delText>beginning operations</w:delText>
        </w:r>
        <w:r>
          <w:delText xml:space="preserve">. </w:delText>
        </w:r>
      </w:del>
    </w:p>
    <w:p w14:paraId="206F0CEF" w14:textId="77777777" w:rsidR="007C598F" w:rsidRPr="00E63369" w:rsidRDefault="007C598F">
      <w:pPr>
        <w:tabs>
          <w:tab w:val="left" w:pos="720"/>
        </w:tabs>
        <w:ind w:left="810"/>
        <w:rPr>
          <w:del w:id="591" w:author="Comparison" w:date="2026-09-25T21:07:00Z" w16du:dateUtc="2026-09-26T01:07:00Z"/>
        </w:rPr>
      </w:pPr>
    </w:p>
    <w:p w14:paraId="5F4FE59F" w14:textId="2B775B06" w:rsidR="007C598F" w:rsidRPr="00E63369" w:rsidRDefault="007C598F" w:rsidP="0031533C">
      <w:pPr>
        <w:tabs>
          <w:tab w:val="left" w:pos="720"/>
        </w:tabs>
        <w:ind w:left="720"/>
        <w:rPr>
          <w:del w:id="592" w:author="Comparison" w:date="2026-09-25T21:07:00Z" w16du:dateUtc="2026-09-26T01:07:00Z"/>
        </w:rPr>
      </w:pPr>
      <w:del w:id="593" w:author="Comparison" w:date="2026-09-25T21:07:00Z" w16du:dateUtc="2026-09-26T01:07:00Z">
        <w:r w:rsidRPr="00E63369">
          <w:delText>(</w:delText>
        </w:r>
        <w:r w:rsidR="0031533C">
          <w:delText>3</w:delText>
        </w:r>
        <w:r w:rsidRPr="00E63369">
          <w:delText xml:space="preserve">)  </w:delText>
        </w:r>
        <w:r w:rsidR="007F79CE">
          <w:rPr>
            <w:u w:val="single"/>
          </w:rPr>
          <w:delText>Additional Documentation</w:delText>
        </w:r>
        <w:r w:rsidRPr="00E63369">
          <w:delText xml:space="preserve">.  Each </w:delText>
        </w:r>
        <w:r w:rsidR="003B3240">
          <w:delText>managed care organization</w:delText>
        </w:r>
        <w:r w:rsidR="003B3240" w:rsidRPr="00E63369">
          <w:delText xml:space="preserve"> </w:delText>
        </w:r>
        <w:r w:rsidRPr="00E63369">
          <w:delText xml:space="preserve">must submit any additional documentation requested </w:delText>
        </w:r>
        <w:r w:rsidR="00443ED1" w:rsidRPr="00E63369">
          <w:delText xml:space="preserve">by </w:delText>
        </w:r>
        <w:r w:rsidR="00760333" w:rsidRPr="00E63369">
          <w:delText xml:space="preserve">EOHHS or its </w:delText>
        </w:r>
        <w:r w:rsidR="00B97A2E" w:rsidRPr="00E63369">
          <w:delText>designee</w:delText>
        </w:r>
        <w:r w:rsidR="00760333" w:rsidRPr="00E63369">
          <w:delText xml:space="preserve"> </w:delText>
        </w:r>
        <w:r w:rsidRPr="00E63369">
          <w:delText xml:space="preserve">to verify the accuracy of the data submitted.  </w:delText>
        </w:r>
      </w:del>
    </w:p>
    <w:p w14:paraId="1728E978" w14:textId="77777777" w:rsidR="007C598F" w:rsidRPr="00E63369" w:rsidRDefault="007C598F" w:rsidP="0031533C">
      <w:pPr>
        <w:tabs>
          <w:tab w:val="left" w:pos="720"/>
        </w:tabs>
        <w:ind w:left="720"/>
        <w:rPr>
          <w:del w:id="594" w:author="Comparison" w:date="2026-09-25T21:07:00Z" w16du:dateUtc="2026-09-26T01:07:00Z"/>
        </w:rPr>
      </w:pPr>
    </w:p>
    <w:p w14:paraId="3E0AFFEF" w14:textId="774741A8" w:rsidR="007C598F" w:rsidRPr="00E63369" w:rsidRDefault="007C598F" w:rsidP="0031533C">
      <w:pPr>
        <w:tabs>
          <w:tab w:val="left" w:pos="720"/>
        </w:tabs>
        <w:ind w:left="720"/>
        <w:rPr>
          <w:del w:id="595" w:author="Comparison" w:date="2026-09-25T21:07:00Z" w16du:dateUtc="2026-09-26T01:07:00Z"/>
        </w:rPr>
      </w:pPr>
      <w:del w:id="596" w:author="Comparison" w:date="2026-09-25T21:07:00Z" w16du:dateUtc="2026-09-26T01:07:00Z">
        <w:r w:rsidRPr="00E63369">
          <w:delText>(</w:delText>
        </w:r>
        <w:r w:rsidR="0031533C">
          <w:delText>4</w:delText>
        </w:r>
        <w:r w:rsidRPr="00E63369">
          <w:delText xml:space="preserve">)  </w:delText>
        </w:r>
        <w:r w:rsidRPr="00E63369">
          <w:rPr>
            <w:u w:val="single"/>
          </w:rPr>
          <w:delText>Audit</w:delText>
        </w:r>
        <w:r w:rsidRPr="00E63369">
          <w:delText>.</w:delText>
        </w:r>
        <w:r w:rsidRPr="0031362E">
          <w:delText xml:space="preserve">  </w:delText>
        </w:r>
        <w:r w:rsidR="00760333" w:rsidRPr="0031362E">
          <w:delText xml:space="preserve">EOHHS or its </w:delText>
        </w:r>
        <w:r w:rsidR="00B97A2E" w:rsidRPr="00E63369">
          <w:delText>designee</w:delText>
        </w:r>
        <w:r w:rsidR="00760333" w:rsidRPr="00E63369">
          <w:delText xml:space="preserve"> </w:delText>
        </w:r>
        <w:r w:rsidRPr="00E63369">
          <w:delText xml:space="preserve">may inspect and copy the records of a </w:delText>
        </w:r>
        <w:r w:rsidR="003B3240">
          <w:delText>managed care organization</w:delText>
        </w:r>
        <w:r w:rsidR="003B3240" w:rsidRPr="00E63369">
          <w:delText xml:space="preserve"> </w:delText>
        </w:r>
        <w:r w:rsidRPr="00E63369">
          <w:delText xml:space="preserve">for purposes of auditing its calculation of the assessment. If </w:delText>
        </w:r>
        <w:r w:rsidR="00760333" w:rsidRPr="00E63369">
          <w:delText xml:space="preserve">EOHHS or its </w:delText>
        </w:r>
        <w:r w:rsidR="00B97A2E" w:rsidRPr="00E63369">
          <w:delText>designee</w:delText>
        </w:r>
        <w:r w:rsidR="00760333" w:rsidRPr="00E63369">
          <w:delText xml:space="preserve"> </w:delText>
        </w:r>
        <w:r w:rsidRPr="00E63369">
          <w:delText xml:space="preserve">determines that a </w:delText>
        </w:r>
        <w:r w:rsidR="003B3240">
          <w:delText>managed care organization</w:delText>
        </w:r>
        <w:r w:rsidR="003B3240" w:rsidRPr="00E63369">
          <w:delText xml:space="preserve"> </w:delText>
        </w:r>
        <w:r w:rsidRPr="00E63369">
          <w:delText xml:space="preserve">has either overpaid or underpaid the assessment, it </w:delText>
        </w:r>
        <w:r w:rsidR="007A53A7" w:rsidRPr="00E63369">
          <w:delText xml:space="preserve">will </w:delText>
        </w:r>
        <w:r w:rsidRPr="00E63369">
          <w:delText xml:space="preserve">notify the </w:delText>
        </w:r>
        <w:r w:rsidR="003B3240">
          <w:delText>managed care organization</w:delText>
        </w:r>
        <w:r w:rsidR="003B3240" w:rsidRPr="00E63369">
          <w:delText xml:space="preserve"> </w:delText>
        </w:r>
        <w:r w:rsidRPr="00E63369">
          <w:delText xml:space="preserve">of the amount due or refund the overpayment.  </w:delText>
        </w:r>
      </w:del>
    </w:p>
    <w:p w14:paraId="3A430702" w14:textId="77777777" w:rsidR="007C598F" w:rsidRPr="00E63369" w:rsidRDefault="007C598F">
      <w:pPr>
        <w:tabs>
          <w:tab w:val="left" w:pos="720"/>
        </w:tabs>
        <w:ind w:left="1440"/>
        <w:rPr>
          <w:del w:id="597" w:author="Comparison" w:date="2026-09-25T21:07:00Z" w16du:dateUtc="2026-09-26T01:07:00Z"/>
        </w:rPr>
      </w:pPr>
    </w:p>
    <w:p w14:paraId="09058D68" w14:textId="29BE2BDD" w:rsidR="00792F35" w:rsidRDefault="007C598F" w:rsidP="00CA79C5">
      <w:pPr>
        <w:ind w:left="720"/>
        <w:rPr>
          <w:del w:id="598" w:author="Comparison" w:date="2026-09-25T21:07:00Z" w16du:dateUtc="2026-09-26T01:07:00Z"/>
        </w:rPr>
      </w:pPr>
      <w:del w:id="599" w:author="Comparison" w:date="2026-09-25T21:07:00Z" w16du:dateUtc="2026-09-26T01:07:00Z">
        <w:r w:rsidRPr="00E63369">
          <w:delText>(</w:delText>
        </w:r>
        <w:r w:rsidR="0031533C">
          <w:delText>5</w:delText>
        </w:r>
        <w:r w:rsidRPr="00E63369">
          <w:delText xml:space="preserve">)  </w:delText>
        </w:r>
        <w:r w:rsidRPr="00E63369">
          <w:rPr>
            <w:u w:val="single"/>
          </w:rPr>
          <w:delText>Penalties</w:delText>
        </w:r>
        <w:r w:rsidRPr="00E63369">
          <w:delText xml:space="preserve">.  </w:delText>
        </w:r>
        <w:r w:rsidR="00760333" w:rsidRPr="00E63369">
          <w:delText xml:space="preserve">EOHHS </w:delText>
        </w:r>
        <w:r w:rsidRPr="00E63369">
          <w:delText xml:space="preserve">may impose a </w:delText>
        </w:r>
        <w:r w:rsidRPr="00E63369">
          <w:rPr>
            <w:i/>
          </w:rPr>
          <w:delText>per diem</w:delText>
        </w:r>
        <w:r w:rsidRPr="0031362E">
          <w:delText xml:space="preserve"> penalty of $100 per day if a </w:delText>
        </w:r>
        <w:r w:rsidR="003B3240">
          <w:delText>managed care organization</w:delText>
        </w:r>
        <w:r w:rsidR="003B3240" w:rsidRPr="00E63369">
          <w:delText xml:space="preserve"> </w:delText>
        </w:r>
        <w:r w:rsidRPr="00E63369">
          <w:delText>fails to furnish documentation re</w:delText>
        </w:r>
        <w:r w:rsidR="007F79CE">
          <w:delText>quired or re</w:delText>
        </w:r>
        <w:r w:rsidRPr="00E63369">
          <w:delText xml:space="preserve">quested under </w:delText>
        </w:r>
        <w:r w:rsidR="007A53A7" w:rsidRPr="00E63369">
          <w:delText>101 CMR 51</w:delText>
        </w:r>
        <w:r w:rsidR="003B3240">
          <w:delText>5</w:delText>
        </w:r>
        <w:r w:rsidR="007A53A7" w:rsidRPr="00E63369">
          <w:delText>.0</w:delText>
        </w:r>
        <w:r w:rsidR="007F79CE">
          <w:delText>6</w:delText>
        </w:r>
        <w:r w:rsidRPr="00E63369">
          <w:delText xml:space="preserve"> </w:delText>
        </w:r>
        <w:r w:rsidR="007F79CE">
          <w:delText>within the timeframes</w:delText>
        </w:r>
        <w:r w:rsidRPr="00E63369">
          <w:delText xml:space="preserve"> specified in </w:delText>
        </w:r>
        <w:r w:rsidR="005E0DA6" w:rsidRPr="00E63369">
          <w:delText>1</w:delText>
        </w:r>
        <w:r w:rsidR="00F04086" w:rsidRPr="00E63369">
          <w:delText>01</w:delText>
        </w:r>
        <w:r w:rsidR="005E0DA6" w:rsidRPr="00E63369">
          <w:delText xml:space="preserve"> CMR </w:delText>
        </w:r>
        <w:r w:rsidR="00B97A2E" w:rsidRPr="00E63369">
          <w:delText>5</w:delText>
        </w:r>
        <w:r w:rsidR="005E0DA6" w:rsidRPr="00E63369">
          <w:delText>1</w:delText>
        </w:r>
        <w:r w:rsidR="003B3240">
          <w:delText>5</w:delText>
        </w:r>
        <w:r w:rsidR="005E0DA6" w:rsidRPr="00E63369">
          <w:delText>.0</w:delText>
        </w:r>
        <w:r w:rsidR="00EC5995">
          <w:delText>6</w:delText>
        </w:r>
        <w:r w:rsidR="005E0DA6" w:rsidRPr="00E63369">
          <w:delText>(</w:delText>
        </w:r>
        <w:r w:rsidR="00EC5995">
          <w:delText>2</w:delText>
        </w:r>
        <w:r w:rsidR="005E0DA6" w:rsidRPr="00E63369">
          <w:delText xml:space="preserve">) or as specified </w:delText>
        </w:r>
        <w:r w:rsidR="00950EF6" w:rsidRPr="00E63369">
          <w:delText>by</w:delText>
        </w:r>
        <w:r w:rsidR="005E0DA6" w:rsidRPr="00E63369">
          <w:delText xml:space="preserve"> </w:delText>
        </w:r>
        <w:r w:rsidR="006570B3" w:rsidRPr="00E63369">
          <w:delText>EOHHS</w:delText>
        </w:r>
        <w:r w:rsidR="0002251B">
          <w:delText xml:space="preserve"> upon request, or</w:delText>
        </w:r>
        <w:r w:rsidR="00950EF6" w:rsidRPr="00E63369">
          <w:delText xml:space="preserve"> in</w:delText>
        </w:r>
        <w:r w:rsidRPr="00E63369">
          <w:delText xml:space="preserve"> </w:delText>
        </w:r>
        <w:r w:rsidR="002246E2" w:rsidRPr="00E63369">
          <w:delText>a</w:delText>
        </w:r>
        <w:r w:rsidRPr="00E63369">
          <w:delText xml:space="preserve">dministrative </w:delText>
        </w:r>
        <w:r w:rsidR="002246E2" w:rsidRPr="00E63369">
          <w:delText>b</w:delText>
        </w:r>
        <w:r w:rsidRPr="00E63369">
          <w:delText>ulletins</w:delText>
        </w:r>
        <w:r w:rsidR="002246E2" w:rsidRPr="00E63369">
          <w:delText xml:space="preserve"> or other written issuance</w:delText>
        </w:r>
        <w:r w:rsidR="00950EF6" w:rsidRPr="00E63369">
          <w:delText>s</w:delText>
        </w:r>
        <w:r w:rsidRPr="00E63369">
          <w:delText>.</w:delText>
        </w:r>
      </w:del>
    </w:p>
    <w:p w14:paraId="62886FA4" w14:textId="26AA6F11" w:rsidR="006E75FC" w:rsidRDefault="006E75FC" w:rsidP="00CA79C5">
      <w:pPr>
        <w:ind w:left="720"/>
        <w:rPr>
          <w:del w:id="600" w:author="Comparison" w:date="2026-09-25T21:07:00Z" w16du:dateUtc="2026-09-26T01:07:00Z"/>
        </w:rPr>
      </w:pPr>
    </w:p>
    <w:p w14:paraId="67A05A29" w14:textId="0B0A8DB8" w:rsidR="00434914" w:rsidRDefault="00434914" w:rsidP="00434914">
      <w:pPr>
        <w:ind w:left="720"/>
        <w:rPr>
          <w:del w:id="601" w:author="Comparison" w:date="2026-09-25T21:07:00Z" w16du:dateUtc="2026-09-26T01:07:00Z"/>
        </w:rPr>
      </w:pPr>
      <w:del w:id="602" w:author="Comparison" w:date="2026-09-25T21:07:00Z" w16du:dateUtc="2026-09-26T01:07:00Z">
        <w:r>
          <w:delText xml:space="preserve">(6)  </w:delText>
        </w:r>
        <w:r w:rsidRPr="006E75FC">
          <w:rPr>
            <w:u w:val="single"/>
          </w:rPr>
          <w:delText>Enforcement Provisions</w:delText>
        </w:r>
        <w:r>
          <w:delText xml:space="preserve">. </w:delText>
        </w:r>
        <w:r w:rsidR="00C67D63">
          <w:delText xml:space="preserve"> </w:delText>
        </w:r>
        <w:r>
          <w:delText xml:space="preserve">In addition to interest and late fees imposed </w:delText>
        </w:r>
        <w:r w:rsidR="00FB4940">
          <w:delText>under</w:delText>
        </w:r>
        <w:r>
          <w:delText xml:space="preserve"> 101 CMR 51</w:delText>
        </w:r>
        <w:r w:rsidR="005F34BB">
          <w:delText>5</w:delText>
        </w:r>
        <w:r>
          <w:delText>.0</w:delText>
        </w:r>
        <w:r w:rsidR="005F34BB">
          <w:delText>6</w:delText>
        </w:r>
        <w:r>
          <w:delText xml:space="preserve">(5), EOHHS may take enforcement actions </w:delText>
        </w:r>
        <w:r w:rsidR="005F7B31">
          <w:delText xml:space="preserve">against the managed care organization   rendering assessed services, whether or not such </w:delText>
        </w:r>
        <w:r w:rsidR="00E24B18">
          <w:delText>managed care organization</w:delText>
        </w:r>
        <w:r w:rsidR="005F7B31">
          <w:delText xml:space="preserve"> is the entity paying the assessment directly, or whether the </w:delText>
        </w:r>
        <w:r w:rsidR="00E24B18">
          <w:delText>managed care organization</w:delText>
        </w:r>
        <w:r w:rsidR="005F7B31">
          <w:delText xml:space="preserve"> has designated one or more subcontractors of the </w:delText>
        </w:r>
        <w:r w:rsidR="00E24B18">
          <w:delText>managed care organization</w:delText>
        </w:r>
        <w:r w:rsidR="005F7B31">
          <w:delText xml:space="preserve">, third party administrators, or other such entities to administer its </w:delText>
        </w:r>
        <w:r w:rsidR="00C42917">
          <w:delText>managed care organization</w:delText>
        </w:r>
        <w:r w:rsidR="005F7B31">
          <w:delText xml:space="preserve"> services or to pay claims or the assessment on behalf of the </w:delText>
        </w:r>
        <w:r w:rsidR="00C42917">
          <w:delText>managed care organization</w:delText>
        </w:r>
        <w:r w:rsidR="005F7B31">
          <w:delText xml:space="preserve">. The </w:delText>
        </w:r>
        <w:r w:rsidR="00C42917">
          <w:delText>managed care organization</w:delText>
        </w:r>
        <w:r w:rsidR="005F7B31">
          <w:delText xml:space="preserve"> rendering assessed services is liable for all assessment amounts, late fees, penalties, and enforcement actions. The enforcement actions that may be implemented in addition to interest, late fees, and penalties include</w:delText>
        </w:r>
        <w:r>
          <w:delText xml:space="preserve">, but </w:delText>
        </w:r>
        <w:r w:rsidR="005F7B31">
          <w:delText xml:space="preserve">are </w:delText>
        </w:r>
        <w:r>
          <w:delText xml:space="preserve">not limited to, the following: </w:delText>
        </w:r>
      </w:del>
    </w:p>
    <w:p w14:paraId="0DAFC7BD" w14:textId="0062F026" w:rsidR="00434914" w:rsidRPr="00CA5847" w:rsidRDefault="00434914" w:rsidP="00434914">
      <w:pPr>
        <w:ind w:left="1080"/>
        <w:rPr>
          <w:del w:id="603" w:author="Comparison" w:date="2026-09-25T21:07:00Z" w16du:dateUtc="2026-09-26T01:07:00Z"/>
        </w:rPr>
      </w:pPr>
      <w:del w:id="604" w:author="Comparison" w:date="2026-09-25T21:07:00Z" w16du:dateUtc="2026-09-26T01:07:00Z">
        <w:r w:rsidRPr="00CA5847">
          <w:delText>(a)</w:delText>
        </w:r>
        <w:r>
          <w:delText xml:space="preserve"> </w:delText>
        </w:r>
        <w:r w:rsidRPr="00CA5847">
          <w:delText xml:space="preserve">for </w:delText>
        </w:r>
        <w:r w:rsidR="00985843">
          <w:delText>managed care organizations</w:delText>
        </w:r>
        <w:r w:rsidRPr="00CA5847">
          <w:delText xml:space="preserve"> licensed by the department of </w:delText>
        </w:r>
        <w:r w:rsidR="00985843">
          <w:delText>insurance</w:delText>
        </w:r>
        <w:r w:rsidRPr="00CA5847">
          <w:delText xml:space="preserve">, notifying the department of the unpaid assessments and such information </w:delText>
        </w:r>
        <w:r w:rsidR="00E41E7F">
          <w:delText>may</w:delText>
        </w:r>
        <w:r w:rsidR="00E41E7F" w:rsidRPr="00CA5847">
          <w:delText xml:space="preserve"> </w:delText>
        </w:r>
        <w:r w:rsidRPr="00CA5847">
          <w:delText>be considered by the department</w:delText>
        </w:r>
        <w:r w:rsidR="00E41E7F">
          <w:delText xml:space="preserve"> when reviewing managed care organizations</w:delText>
        </w:r>
        <w:r w:rsidR="00E41E7F">
          <w:delText>’</w:delText>
        </w:r>
        <w:r w:rsidR="00E41E7F">
          <w:delText xml:space="preserve"> financial reports or conducting other regulatory oversight</w:delText>
        </w:r>
        <w:r w:rsidRPr="00CA5847">
          <w:delText>;</w:delText>
        </w:r>
      </w:del>
    </w:p>
    <w:p w14:paraId="3D36DF54" w14:textId="2F3A947A" w:rsidR="00434914" w:rsidRDefault="0084619C" w:rsidP="00434914">
      <w:pPr>
        <w:ind w:left="1080"/>
        <w:rPr>
          <w:del w:id="605" w:author="Comparison" w:date="2026-09-25T21:07:00Z" w16du:dateUtc="2026-09-26T01:07:00Z"/>
        </w:rPr>
      </w:pPr>
      <w:del w:id="606" w:author="Comparison" w:date="2026-09-25T21:07:00Z" w16du:dateUtc="2026-09-26T01:07:00Z">
        <w:r>
          <w:delText>(b</w:delText>
        </w:r>
        <w:r w:rsidR="00434914">
          <w:delText xml:space="preserve">) </w:delText>
        </w:r>
        <w:r w:rsidR="00434914" w:rsidRPr="00CA5847">
          <w:delText>creating, after demand for payment, a lien in favor of the commonwealth in an amount not to exceed the delinquent fees owed, including any interest, penalties</w:delText>
        </w:r>
        <w:r w:rsidR="00B9146F">
          <w:delText>,</w:delText>
        </w:r>
        <w:r w:rsidR="00434914" w:rsidRPr="00CA5847">
          <w:delText xml:space="preserve"> and reasonable attorneys</w:delText>
        </w:r>
        <w:r w:rsidR="00434914" w:rsidRPr="00CA5847">
          <w:delText>’</w:delText>
        </w:r>
        <w:r w:rsidR="00434914" w:rsidRPr="00CA5847">
          <w:delText xml:space="preserve"> fees</w:delText>
        </w:r>
        <w:r w:rsidR="00B9146F">
          <w:delText>;</w:delText>
        </w:r>
        <w:r w:rsidR="00B9146F" w:rsidRPr="00CA5847">
          <w:delText xml:space="preserve"> </w:delText>
        </w:r>
        <w:r w:rsidR="00434914" w:rsidRPr="00CA5847">
          <w:delText xml:space="preserve">encumbering the building in which the delinquent </w:delText>
        </w:r>
        <w:r w:rsidR="00754345">
          <w:delText>managed care organization</w:delText>
        </w:r>
        <w:r w:rsidR="00754345" w:rsidRPr="00CA5847">
          <w:delText xml:space="preserve"> </w:delText>
        </w:r>
        <w:r w:rsidR="00434914" w:rsidRPr="00CA5847">
          <w:delText>is located</w:delText>
        </w:r>
        <w:r w:rsidR="00B9146F">
          <w:delText>;</w:delText>
        </w:r>
        <w:r w:rsidR="00B9146F" w:rsidRPr="00CA5847">
          <w:delText xml:space="preserve"> </w:delText>
        </w:r>
        <w:r w:rsidR="00434914" w:rsidRPr="00CA5847">
          <w:delText xml:space="preserve">encumbering the real property upon which the delinquent </w:delText>
        </w:r>
        <w:r w:rsidR="00754345">
          <w:delText>managed care organization</w:delText>
        </w:r>
        <w:r w:rsidR="00754345" w:rsidRPr="00CA5847">
          <w:delText xml:space="preserve"> </w:delText>
        </w:r>
        <w:r w:rsidR="00434914" w:rsidRPr="00CA5847">
          <w:delText>is located, including fixtures, equipment</w:delText>
        </w:r>
        <w:r w:rsidR="00B9146F">
          <w:delText>,</w:delText>
        </w:r>
        <w:r w:rsidR="00434914" w:rsidRPr="00CA5847">
          <w:delText xml:space="preserve"> or goods used in the operation of the delinquent </w:delText>
        </w:r>
        <w:r w:rsidR="00754345">
          <w:delText>managed care organization</w:delText>
        </w:r>
        <w:r w:rsidR="00B9146F">
          <w:delText>;</w:delText>
        </w:r>
        <w:r w:rsidR="00B9146F" w:rsidRPr="00CA5847">
          <w:delText xml:space="preserve"> </w:delText>
        </w:r>
        <w:r w:rsidR="00434914" w:rsidRPr="00CA5847">
          <w:delText xml:space="preserve">or encumbering any real property in which the delinquent </w:delText>
        </w:r>
        <w:r w:rsidR="00754345">
          <w:delText>managed care organization</w:delText>
        </w:r>
        <w:r w:rsidR="00754345" w:rsidRPr="00CA5847">
          <w:delText xml:space="preserve"> </w:delText>
        </w:r>
        <w:r w:rsidR="00434914" w:rsidRPr="00CA5847">
          <w:delText>holds an interest</w:delText>
        </w:r>
        <w:r>
          <w:delText>; or</w:delText>
        </w:r>
      </w:del>
    </w:p>
    <w:p w14:paraId="4FF64F69" w14:textId="4ED4512D" w:rsidR="0084619C" w:rsidRPr="00CA5847" w:rsidRDefault="0084619C" w:rsidP="00813B5E">
      <w:pPr>
        <w:ind w:left="1080"/>
        <w:rPr>
          <w:del w:id="607" w:author="Comparison" w:date="2026-09-25T21:07:00Z" w16du:dateUtc="2026-09-26T01:07:00Z"/>
        </w:rPr>
      </w:pPr>
      <w:del w:id="608" w:author="Comparison" w:date="2026-09-25T21:07:00Z" w16du:dateUtc="2026-09-26T01:07:00Z">
        <w:r>
          <w:delText xml:space="preserve">(c) </w:delText>
        </w:r>
        <w:r w:rsidR="003B3240">
          <w:delText>take any other action, through EOHHS or in partnership with other state agencies, to collect on the delinquent debt permissible under law.</w:delText>
        </w:r>
      </w:del>
    </w:p>
    <w:p w14:paraId="3870BBAF" w14:textId="350E8BB3" w:rsidR="007C598F" w:rsidRPr="00E63369" w:rsidRDefault="007C598F">
      <w:pPr>
        <w:tabs>
          <w:tab w:val="left" w:pos="720"/>
        </w:tabs>
        <w:ind w:left="720"/>
        <w:rPr>
          <w:del w:id="609" w:author="Comparison" w:date="2026-09-25T21:07:00Z" w16du:dateUtc="2026-09-26T01:07:00Z"/>
        </w:rPr>
      </w:pPr>
    </w:p>
    <w:p w14:paraId="50B8DBF6" w14:textId="0A82AB95" w:rsidR="007C598F" w:rsidRPr="00E63369" w:rsidRDefault="00B813CA">
      <w:pPr>
        <w:rPr>
          <w:del w:id="610" w:author="Comparison" w:date="2026-09-25T21:07:00Z" w16du:dateUtc="2026-09-26T01:07:00Z"/>
          <w:u w:val="single"/>
        </w:rPr>
      </w:pPr>
      <w:del w:id="611" w:author="Comparison" w:date="2026-09-25T21:07:00Z" w16du:dateUtc="2026-09-26T01:07:00Z">
        <w:r w:rsidRPr="00E63369">
          <w:rPr>
            <w:u w:val="single"/>
          </w:rPr>
          <w:delText>51</w:delText>
        </w:r>
        <w:r w:rsidR="005F34BB">
          <w:rPr>
            <w:u w:val="single"/>
          </w:rPr>
          <w:delText>5</w:delText>
        </w:r>
        <w:r w:rsidR="007C598F" w:rsidRPr="00E63369">
          <w:rPr>
            <w:u w:val="single"/>
          </w:rPr>
          <w:delText>.0</w:delText>
        </w:r>
        <w:r w:rsidR="002E53A8" w:rsidRPr="00E63369">
          <w:rPr>
            <w:u w:val="single"/>
          </w:rPr>
          <w:delText>7</w:delText>
        </w:r>
        <w:r w:rsidR="007A53A7" w:rsidRPr="0031362E">
          <w:rPr>
            <w:u w:val="single"/>
          </w:rPr>
          <w:delText>:</w:delText>
        </w:r>
        <w:r w:rsidR="007C598F" w:rsidRPr="00E63369">
          <w:rPr>
            <w:u w:val="single"/>
          </w:rPr>
          <w:delText xml:space="preserve">   </w:delText>
        </w:r>
        <w:r w:rsidR="007C598F" w:rsidRPr="0031362E">
          <w:rPr>
            <w:u w:val="single"/>
          </w:rPr>
          <w:delText>Other Provisions</w:delText>
        </w:r>
      </w:del>
    </w:p>
    <w:p w14:paraId="5EDB46CE" w14:textId="77777777" w:rsidR="007C598F" w:rsidRPr="0031362E" w:rsidRDefault="007C598F">
      <w:pPr>
        <w:rPr>
          <w:del w:id="612" w:author="Comparison" w:date="2026-09-25T21:07:00Z" w16du:dateUtc="2026-09-26T01:07:00Z"/>
          <w:spacing w:val="-3"/>
        </w:rPr>
      </w:pPr>
    </w:p>
    <w:p w14:paraId="5D1D053A" w14:textId="62213E66" w:rsidR="00FF7860" w:rsidRDefault="007C598F">
      <w:pPr>
        <w:ind w:left="720"/>
        <w:rPr>
          <w:del w:id="613" w:author="Comparison" w:date="2026-09-25T21:07:00Z" w16du:dateUtc="2026-09-26T01:07:00Z"/>
        </w:rPr>
      </w:pPr>
      <w:del w:id="614" w:author="Comparison" w:date="2026-09-25T21:07:00Z" w16du:dateUtc="2026-09-26T01:07:00Z">
        <w:r w:rsidRPr="0031362E">
          <w:delText xml:space="preserve">(1)  </w:delText>
        </w:r>
        <w:r w:rsidRPr="00E63369">
          <w:rPr>
            <w:u w:val="single"/>
          </w:rPr>
          <w:delText>Severability</w:delText>
        </w:r>
        <w:r w:rsidRPr="00E63369">
          <w:delText>.</w:delText>
        </w:r>
        <w:r w:rsidRPr="0031362E">
          <w:delText xml:space="preserve"> </w:delText>
        </w:r>
        <w:r w:rsidR="008E31EA" w:rsidRPr="0031362E">
          <w:delText xml:space="preserve"> </w:delText>
        </w:r>
        <w:r w:rsidRPr="00E63369">
          <w:delText xml:space="preserve">The provisions of </w:delText>
        </w:r>
        <w:r w:rsidR="00443ED1" w:rsidRPr="00E63369">
          <w:delText>101</w:delText>
        </w:r>
        <w:r w:rsidRPr="00E63369">
          <w:delText xml:space="preserve"> CMR </w:delText>
        </w:r>
        <w:r w:rsidR="00443ED1" w:rsidRPr="00E63369">
          <w:delText>5</w:delText>
        </w:r>
        <w:r w:rsidRPr="00E63369">
          <w:delText>1</w:delText>
        </w:r>
        <w:r w:rsidR="00C70C78">
          <w:delText>5</w:delText>
        </w:r>
        <w:r w:rsidRPr="00E63369">
          <w:delText xml:space="preserve">.00 are severable. If any provision or the application of any provision </w:delText>
        </w:r>
        <w:r w:rsidR="00B9146F" w:rsidRPr="00BF69EE">
          <w:delText xml:space="preserve">to an applicable individual, entity, or circumstance is held invalid or unconstitutional, that holding will not be construed to affect the validity or constitutionality of any remaining provisions of 101 CMR </w:delText>
        </w:r>
        <w:r w:rsidR="00B9146F">
          <w:delText>515</w:delText>
        </w:r>
        <w:r w:rsidR="00B9146F" w:rsidRPr="00BF69EE">
          <w:delText>.00 or application of those provisions to applicable individuals, entities, or circumstances.</w:delText>
        </w:r>
      </w:del>
    </w:p>
    <w:p w14:paraId="0913183C" w14:textId="0B96AF96" w:rsidR="00B0508E" w:rsidRDefault="00B0508E">
      <w:pPr>
        <w:ind w:left="720"/>
        <w:rPr>
          <w:del w:id="615" w:author="Comparison" w:date="2026-09-25T21:07:00Z" w16du:dateUtc="2026-09-26T01:07:00Z"/>
        </w:rPr>
      </w:pPr>
    </w:p>
    <w:p w14:paraId="1D382FE5" w14:textId="51C34589" w:rsidR="007C598F" w:rsidRPr="00E63369" w:rsidRDefault="6BB967DD" w:rsidP="00C66294">
      <w:pPr>
        <w:spacing w:line="259" w:lineRule="auto"/>
        <w:ind w:left="720"/>
        <w:rPr>
          <w:del w:id="616" w:author="Comparison" w:date="2026-09-25T21:07:00Z" w16du:dateUtc="2026-09-26T01:07:00Z"/>
        </w:rPr>
      </w:pPr>
      <w:del w:id="617" w:author="Comparison" w:date="2026-09-25T21:07:00Z" w16du:dateUtc="2026-09-26T01:07:00Z">
        <w:r>
          <w:delText xml:space="preserve">(2) </w:delText>
        </w:r>
        <w:r w:rsidR="42D93D01" w:rsidRPr="00823867">
          <w:rPr>
            <w:u w:val="single"/>
          </w:rPr>
          <w:delText>Application of this Regulation</w:delText>
        </w:r>
        <w:r w:rsidR="42D93D01">
          <w:delText xml:space="preserve">. </w:delText>
        </w:r>
        <w:r w:rsidR="00C67D63">
          <w:delText xml:space="preserve"> </w:delText>
        </w:r>
        <w:r w:rsidR="42D93D01">
          <w:delText xml:space="preserve">The provisions of 101 CMR 515.00 implement statutory requirements </w:delText>
        </w:r>
        <w:r w:rsidR="22A3DE77">
          <w:delText xml:space="preserve">enacted through </w:delText>
        </w:r>
        <w:r w:rsidR="00EE3716" w:rsidRPr="00C401B8">
          <w:delText>St. 20</w:delText>
        </w:r>
        <w:r w:rsidR="00EE3716">
          <w:delText>24</w:delText>
        </w:r>
        <w:r w:rsidR="00EE3716" w:rsidRPr="00C401B8">
          <w:delText xml:space="preserve">, c. </w:delText>
        </w:r>
        <w:r w:rsidR="00EE3716">
          <w:delText>140</w:delText>
        </w:r>
        <w:r w:rsidR="22A3DE77">
          <w:delText xml:space="preserve">, </w:delText>
        </w:r>
        <w:r w:rsidR="42D93D01">
          <w:delText xml:space="preserve">which </w:delText>
        </w:r>
        <w:r w:rsidR="70EDC60E">
          <w:delText>repeal</w:delText>
        </w:r>
        <w:r w:rsidR="1F5634C9">
          <w:delText>ed</w:delText>
        </w:r>
        <w:r w:rsidR="09BB41B3">
          <w:delText>, as of January 1, 2025</w:delText>
        </w:r>
        <w:r w:rsidR="005E08AF">
          <w:delText xml:space="preserve">, </w:delText>
        </w:r>
        <w:r w:rsidR="00E73D6C">
          <w:delText xml:space="preserve">payor </w:delText>
        </w:r>
        <w:r w:rsidR="005E08AF">
          <w:delText>surcharge</w:delText>
        </w:r>
        <w:r w:rsidR="000A2FD9">
          <w:delText>s</w:delText>
        </w:r>
        <w:r w:rsidR="005E08AF">
          <w:delText xml:space="preserve"> </w:delText>
        </w:r>
        <w:r w:rsidR="00E60DFF">
          <w:delText>on</w:delText>
        </w:r>
        <w:r w:rsidR="000A2FD9">
          <w:delText xml:space="preserve"> payments for</w:delText>
        </w:r>
        <w:r w:rsidR="00E60DFF">
          <w:delText xml:space="preserve"> services rendered by acute hospitals and ambulatory surgical centers</w:delText>
        </w:r>
        <w:r w:rsidR="3E21A971">
          <w:delText>.</w:delText>
        </w:r>
        <w:r w:rsidR="3D4A947E">
          <w:delText xml:space="preserve"> Therefore, the statutory requirement is applicable </w:delText>
        </w:r>
        <w:r w:rsidR="0E7B97AF">
          <w:delText>for</w:delText>
        </w:r>
        <w:r w:rsidR="08DD0F26">
          <w:delText xml:space="preserve"> assessment years beginning on or after January 1, 2025</w:delText>
        </w:r>
        <w:r w:rsidR="3E21A971">
          <w:delText xml:space="preserve">, and supersedes the collection of </w:delText>
        </w:r>
        <w:r w:rsidR="00E73D6C">
          <w:delText xml:space="preserve">such </w:delText>
        </w:r>
        <w:r w:rsidR="3AC985FB">
          <w:delText xml:space="preserve">payor </w:delText>
        </w:r>
        <w:r w:rsidR="532F1C98">
          <w:delText>surcharge</w:delText>
        </w:r>
        <w:r w:rsidR="3049C607">
          <w:delText>s</w:delText>
        </w:r>
        <w:r w:rsidR="07C8D49D">
          <w:delText xml:space="preserve"> provided</w:delText>
        </w:r>
        <w:r w:rsidR="00EE3716">
          <w:delText>,</w:delText>
        </w:r>
        <w:r w:rsidR="07C8D49D">
          <w:delText xml:space="preserve"> however</w:delText>
        </w:r>
        <w:r w:rsidR="00EE3716">
          <w:delText>,</w:delText>
        </w:r>
        <w:r w:rsidR="07C8D49D">
          <w:delText xml:space="preserve"> that </w:delText>
        </w:r>
        <w:r w:rsidR="0EC0710B">
          <w:delText xml:space="preserve">such </w:delText>
        </w:r>
        <w:r w:rsidR="3414389B">
          <w:delText xml:space="preserve">payor </w:delText>
        </w:r>
        <w:r w:rsidR="07C8D49D">
          <w:delText>surcharge</w:delText>
        </w:r>
        <w:r w:rsidR="5E8A80DF">
          <w:delText>s</w:delText>
        </w:r>
        <w:r w:rsidR="0037237F">
          <w:delText xml:space="preserve"> shall continue to be applicable </w:delText>
        </w:r>
        <w:r w:rsidR="182657D6">
          <w:delText xml:space="preserve">for all surcharge amounts due for </w:delText>
        </w:r>
        <w:r w:rsidR="0E98687E">
          <w:delText>months prior to January 1, 2025.</w:delText>
        </w:r>
        <w:r w:rsidR="764F1A0C">
          <w:delText xml:space="preserve"> </w:delText>
        </w:r>
      </w:del>
    </w:p>
    <w:p w14:paraId="58BEADEB" w14:textId="77777777" w:rsidR="007C598F" w:rsidRPr="00E63369" w:rsidRDefault="007C598F">
      <w:pPr>
        <w:ind w:left="720"/>
        <w:rPr>
          <w:del w:id="618" w:author="Comparison" w:date="2026-09-25T21:07:00Z" w16du:dateUtc="2026-09-26T01:07:00Z"/>
        </w:rPr>
      </w:pPr>
    </w:p>
    <w:p w14:paraId="2622F766" w14:textId="77777777" w:rsidR="008E31EA" w:rsidRPr="00E63369" w:rsidRDefault="008E31EA" w:rsidP="00E63369">
      <w:pPr>
        <w:rPr>
          <w:del w:id="619" w:author="Comparison" w:date="2026-09-25T21:07:00Z" w16du:dateUtc="2026-09-26T01:07:00Z"/>
        </w:rPr>
      </w:pPr>
    </w:p>
    <w:p w14:paraId="2679D488" w14:textId="77777777" w:rsidR="007C598F" w:rsidRPr="00E63369" w:rsidRDefault="007C598F">
      <w:pPr>
        <w:rPr>
          <w:del w:id="620" w:author="Comparison" w:date="2026-09-25T21:07:00Z" w16du:dateUtc="2026-09-26T01:07:00Z"/>
        </w:rPr>
      </w:pPr>
      <w:del w:id="621" w:author="Comparison" w:date="2026-09-25T21:07:00Z" w16du:dateUtc="2026-09-26T01:07:00Z">
        <w:r w:rsidRPr="00E63369">
          <w:delText xml:space="preserve">REGULATORY AUTHORITY </w:delText>
        </w:r>
      </w:del>
    </w:p>
    <w:p w14:paraId="2ADB1C08" w14:textId="77777777" w:rsidR="007C598F" w:rsidRPr="00E63369" w:rsidRDefault="007C598F">
      <w:pPr>
        <w:rPr>
          <w:del w:id="622" w:author="Comparison" w:date="2026-09-25T21:07:00Z" w16du:dateUtc="2026-09-26T01:07:00Z"/>
        </w:rPr>
      </w:pPr>
    </w:p>
    <w:p w14:paraId="32CF2258" w14:textId="52ABBB40" w:rsidR="007C598F" w:rsidRDefault="007C598F">
      <w:pPr>
        <w:rPr>
          <w:del w:id="623" w:author="Comparison" w:date="2026-09-25T21:07:00Z" w16du:dateUtc="2026-09-26T01:07:00Z"/>
        </w:rPr>
      </w:pPr>
      <w:del w:id="624" w:author="Comparison" w:date="2026-09-25T21:07:00Z" w16du:dateUtc="2026-09-26T01:07:00Z">
        <w:r w:rsidRPr="00E63369">
          <w:tab/>
        </w:r>
        <w:r w:rsidR="00B97A2E" w:rsidRPr="00E63369">
          <w:delText>101</w:delText>
        </w:r>
        <w:r w:rsidRPr="00E63369">
          <w:delText xml:space="preserve"> CMR </w:delText>
        </w:r>
        <w:r w:rsidR="00B97A2E" w:rsidRPr="00E63369">
          <w:delText>5</w:delText>
        </w:r>
        <w:r w:rsidRPr="00E63369">
          <w:delText>1</w:delText>
        </w:r>
        <w:r w:rsidR="00277818">
          <w:delText>5</w:delText>
        </w:r>
        <w:r w:rsidRPr="00E63369">
          <w:delText>.00</w:delText>
        </w:r>
        <w:r w:rsidR="007A53A7" w:rsidRPr="00E63369">
          <w:delText xml:space="preserve">: </w:delText>
        </w:r>
        <w:r w:rsidRPr="00E63369">
          <w:delText xml:space="preserve"> M.G.L. c. 118</w:delText>
        </w:r>
        <w:r w:rsidR="00B97A2E" w:rsidRPr="00E63369">
          <w:delText>E</w:delText>
        </w:r>
        <w:r w:rsidR="00277818">
          <w:delText xml:space="preserve">, </w:delText>
        </w:r>
        <w:r w:rsidR="00277818">
          <w:delText>§</w:delText>
        </w:r>
        <w:r w:rsidR="00277818">
          <w:delText xml:space="preserve"> 68</w:delText>
        </w:r>
        <w:r w:rsidR="00740912">
          <w:delText>; Stat. 2024, c. 140</w:delText>
        </w:r>
        <w:r w:rsidRPr="00E63369">
          <w:delText>.</w:delText>
        </w:r>
      </w:del>
    </w:p>
    <w:p w14:paraId="4F654FBA" w14:textId="77777777" w:rsidR="007C598F" w:rsidRDefault="007C598F"/>
    <w:sectPr w:rsidR="007C598F">
      <w:headerReference w:type="default" r:id="rId11"/>
      <w:footerReference w:type="default" r:id="rId12"/>
      <w:headerReference w:type="first" r:id="rId13"/>
      <w:footerReference w:type="first" r:id="rId14"/>
      <w:pgSz w:w="12240" w:h="15840"/>
      <w:pgMar w:top="1060" w:right="1000" w:bottom="1060" w:left="1000" w:header="720" w:footer="300" w:gutter="0"/>
      <w:cols w:space="720"/>
      <w:titlePg/>
      <w:docGrid w:linePitch="0"/>
      <w:sectPrChange w:id="658" w:author="Comparison" w:date="2026-09-25T21:07:00Z" w16du:dateUtc="2026-09-26T01:07:00Z">
        <w:sectPr w:rsidR="007C598F">
          <w:pgMar w:top="432" w:right="1440" w:bottom="1440" w:left="1440" w:header="432" w:footer="720" w:gutter="0"/>
          <w:titlePg w:val="0"/>
          <w:docGrid w:linePitch="299"/>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DB6BA1" w14:textId="77777777" w:rsidR="00D42E81" w:rsidRDefault="00D42E81">
      <w:pPr>
        <w:spacing w:after="0" w:line="240" w:lineRule="auto"/>
        <w:pPrChange w:id="14" w:author="Comparison" w:date="2026-09-25T21:07:00Z" w16du:dateUtc="2026-09-26T01:07:00Z">
          <w:pPr/>
        </w:pPrChange>
      </w:pPr>
      <w:r>
        <w:separator/>
      </w:r>
    </w:p>
  </w:endnote>
  <w:endnote w:type="continuationSeparator" w:id="0">
    <w:p w14:paraId="223A370A" w14:textId="77777777" w:rsidR="00D42E81" w:rsidRDefault="00D42E81">
      <w:pPr>
        <w:spacing w:after="0" w:line="240" w:lineRule="auto"/>
        <w:pPrChange w:id="15" w:author="Comparison" w:date="2026-09-25T21:07:00Z" w16du:dateUtc="2026-09-26T01:07:00Z">
          <w:pPr/>
        </w:pPrChange>
      </w:pPr>
      <w:r>
        <w:continuationSeparator/>
      </w:r>
    </w:p>
  </w:endnote>
  <w:endnote w:type="continuationNotice" w:id="1">
    <w:p w14:paraId="6FD3860E" w14:textId="77777777" w:rsidR="00D42E81" w:rsidRDefault="00D42E81">
      <w:pPr>
        <w:spacing w:after="0" w:line="240" w:lineRule="auto"/>
        <w:pPrChange w:id="16" w:author="Comparison" w:date="2026-09-25T21:07:00Z" w16du:dateUtc="2026-09-26T01:07: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8FA39" w14:textId="77777777" w:rsidR="00383362" w:rsidRPr="00E63369" w:rsidRDefault="00D42E81">
    <w:pPr>
      <w:pStyle w:val="Footer"/>
      <w:framePr w:wrap="auto" w:vAnchor="text" w:hAnchor="margin" w:xAlign="center" w:y="1"/>
      <w:rPr>
        <w:del w:id="637" w:author="Comparison" w:date="2026-09-25T21:07:00Z" w16du:dateUtc="2026-09-26T01:07:00Z"/>
        <w:rStyle w:val="PageNumber"/>
        <w:sz w:val="22"/>
      </w:rPr>
    </w:pPr>
    <w:ins w:id="638" w:author="Comparison" w:date="2026-09-25T21:07:00Z" w16du:dateUtc="2026-09-26T01:07:00Z">
      <w:r>
        <w:ptab w:relativeTo="margin" w:alignment="left" w:leader="none"/>
      </w:r>
      <w:r>
        <w:t>Metadata 651224</w:t>
      </w:r>
      <w:r>
        <w:ptab w:relativeTo="margin" w:alignment="right" w:leader="none"/>
      </w:r>
      <w:r>
        <w:t xml:space="preserve">Page </w:t>
      </w:r>
    </w:ins>
    <w:r w:rsidR="00383362">
      <w:rPr>
        <w:rPrChange w:id="639" w:author="Comparison" w:date="2026-09-25T21:07:00Z" w16du:dateUtc="2026-09-26T01:07:00Z">
          <w:rPr>
            <w:rStyle w:val="PageNumber"/>
            <w:sz w:val="22"/>
          </w:rPr>
        </w:rPrChange>
      </w:rPr>
      <w:fldChar w:fldCharType="begin"/>
    </w:r>
    <w:r w:rsidR="00383362" w:rsidRPr="00E673F2">
      <w:rPr>
        <w:rStyle w:val="PageNumber"/>
        <w:sz w:val="22"/>
        <w:szCs w:val="22"/>
      </w:rPr>
      <w:instrText xml:space="preserve">PAGE  </w:instrText>
    </w:r>
    <w:r w:rsidR="00383362">
      <w:rPr>
        <w:rPrChange w:id="640" w:author="Comparison" w:date="2026-09-25T21:07:00Z" w16du:dateUtc="2026-09-26T01:07:00Z">
          <w:rPr>
            <w:rStyle w:val="PageNumber"/>
            <w:sz w:val="22"/>
          </w:rPr>
        </w:rPrChange>
      </w:rPr>
      <w:fldChar w:fldCharType="separate"/>
    </w:r>
    <w:r w:rsidR="00437B31">
      <w:rPr>
        <w:rStyle w:val="PageNumber"/>
        <w:noProof/>
        <w:sz w:val="22"/>
        <w:szCs w:val="22"/>
      </w:rPr>
      <w:t>1</w:t>
    </w:r>
    <w:r w:rsidR="00383362">
      <w:rPr>
        <w:rPrChange w:id="641" w:author="Comparison" w:date="2026-09-25T21:07:00Z" w16du:dateUtc="2026-09-26T01:07:00Z">
          <w:rPr>
            <w:rStyle w:val="PageNumber"/>
            <w:sz w:val="22"/>
          </w:rPr>
        </w:rPrChange>
      </w:rPr>
      <w:fldChar w:fldCharType="end"/>
    </w:r>
    <w:ins w:id="642" w:author="Comparison" w:date="2026-09-25T21:07:00Z" w16du:dateUtc="2026-09-26T01:07:00Z">
      <w:r>
        <w:t xml:space="preserve"> of </w:t>
      </w:r>
      <w:r>
        <w:fldChar w:fldCharType="begin"/>
      </w:r>
      <w:r>
        <w:instrText>NUMPAGES</w:instrText>
      </w:r>
      <w:r>
        <w:fldChar w:fldCharType="separate"/>
      </w:r>
      <w:r>
        <w:fldChar w:fldCharType="end"/>
      </w:r>
      <w:r>
        <w:ptab w:relativeTo="margin" w:alignment="left" w:leader="none"/>
      </w:r>
      <w:r>
        <w:t>Downloaded 12-Aug-2024</w:t>
      </w:r>
    </w:ins>
  </w:p>
  <w:p w14:paraId="15F4192D" w14:textId="77777777" w:rsidR="00383362" w:rsidRDefault="00383362">
    <w:pPr>
      <w:pBdr>
        <w:top w:val="single" w:sz="0" w:space="0" w:color="auto"/>
      </w:pBdr>
      <w:rPr>
        <w:rPrChange w:id="643" w:author="Comparison" w:date="2026-09-25T21:07:00Z" w16du:dateUtc="2026-09-26T01:07:00Z">
          <w:rPr>
            <w:sz w:val="19"/>
          </w:rPr>
        </w:rPrChange>
      </w:rPr>
      <w:pPrChange w:id="644" w:author="Comparison" w:date="2026-09-25T21:07:00Z" w16du:dateUtc="2026-09-26T01:07: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14042192"/>
      <w:docPartObj>
        <w:docPartGallery w:val="Page Numbers (Bottom of Page)"/>
        <w:docPartUnique/>
      </w:docPartObj>
    </w:sdtPr>
    <w:sdtEndPr>
      <w:rPr>
        <w:noProof/>
      </w:rPr>
    </w:sdtEndPr>
    <w:sdtContent>
      <w:p w14:paraId="4F919788" w14:textId="06B79DE7" w:rsidR="00F862ED" w:rsidRDefault="00F862ED">
        <w:pPr>
          <w:pStyle w:val="Footer"/>
          <w:jc w:val="center"/>
        </w:pPr>
        <w:del w:id="656" w:author="Comparison" w:date="2026-09-25T21:07:00Z" w16du:dateUtc="2026-09-26T01:07:00Z">
          <w:r w:rsidRPr="00F862ED">
            <w:rPr>
              <w:sz w:val="22"/>
              <w:szCs w:val="22"/>
            </w:rPr>
            <w:fldChar w:fldCharType="begin"/>
          </w:r>
          <w:r w:rsidRPr="00F862ED">
            <w:rPr>
              <w:sz w:val="22"/>
              <w:szCs w:val="22"/>
            </w:rPr>
            <w:delInstrText xml:space="preserve"> PAGE   \* MERGEFORMAT </w:delInstrText>
          </w:r>
          <w:r w:rsidRPr="00F862ED">
            <w:rPr>
              <w:sz w:val="22"/>
              <w:szCs w:val="22"/>
            </w:rPr>
            <w:fldChar w:fldCharType="separate"/>
          </w:r>
          <w:r>
            <w:rPr>
              <w:noProof/>
              <w:sz w:val="22"/>
              <w:szCs w:val="22"/>
            </w:rPr>
            <w:delText>1</w:delText>
          </w:r>
          <w:r w:rsidRPr="00F862ED">
            <w:rPr>
              <w:noProof/>
              <w:sz w:val="22"/>
              <w:szCs w:val="22"/>
            </w:rPr>
            <w:fldChar w:fldCharType="end"/>
          </w:r>
        </w:del>
      </w:p>
    </w:sdtContent>
  </w:sdt>
  <w:p w14:paraId="78CC4575" w14:textId="77777777" w:rsidR="00F862ED" w:rsidRDefault="00F862ED">
    <w:pPr>
      <w:pStyle w:val="FooterChar"/>
      <w:pPrChange w:id="657" w:author="Comparison" w:date="2026-09-25T21:07:00Z" w16du:dateUtc="2026-09-26T01:0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A62E3" w14:textId="77777777" w:rsidR="00D42E81" w:rsidRDefault="00D42E81">
      <w:pPr>
        <w:spacing w:after="0" w:line="240" w:lineRule="auto"/>
        <w:pPrChange w:id="11" w:author="Comparison" w:date="2026-09-25T21:07:00Z" w16du:dateUtc="2026-09-26T01:07:00Z">
          <w:pPr/>
        </w:pPrChange>
      </w:pPr>
      <w:r>
        <w:separator/>
      </w:r>
    </w:p>
  </w:footnote>
  <w:footnote w:type="continuationSeparator" w:id="0">
    <w:p w14:paraId="52C0F3AC" w14:textId="77777777" w:rsidR="00D42E81" w:rsidRDefault="00D42E81">
      <w:pPr>
        <w:spacing w:after="0" w:line="240" w:lineRule="auto"/>
        <w:pPrChange w:id="12" w:author="Comparison" w:date="2026-09-25T21:07:00Z" w16du:dateUtc="2026-09-26T01:07:00Z">
          <w:pPr/>
        </w:pPrChange>
      </w:pPr>
      <w:r>
        <w:continuationSeparator/>
      </w:r>
    </w:p>
  </w:footnote>
  <w:footnote w:type="continuationNotice" w:id="1">
    <w:p w14:paraId="6C31DF0F" w14:textId="77777777" w:rsidR="00D42E81" w:rsidRDefault="00D42E81">
      <w:pPr>
        <w:spacing w:after="0" w:line="240" w:lineRule="auto"/>
        <w:pPrChange w:id="13" w:author="Comparison" w:date="2026-09-25T21:07:00Z" w16du:dateUtc="2026-09-26T01:07: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7CF54" w14:textId="6E6359FD" w:rsidR="00F862ED" w:rsidRDefault="00930DE0" w:rsidP="004B1C94">
    <w:pPr>
      <w:pStyle w:val="Header"/>
      <w:jc w:val="right"/>
      <w:rPr>
        <w:del w:id="625" w:author="Comparison" w:date="2026-09-25T21:07:00Z" w16du:dateUtc="2026-09-26T01:07:00Z"/>
        <w:sz w:val="22"/>
        <w:szCs w:val="22"/>
      </w:rPr>
    </w:pPr>
    <w:del w:id="626" w:author="Comparison" w:date="2026-09-25T21:07:00Z" w16du:dateUtc="2026-09-26T01:07:00Z">
      <w:r>
        <w:rPr>
          <w:sz w:val="22"/>
          <w:szCs w:val="22"/>
        </w:rPr>
        <w:delText>Final</w:delText>
      </w:r>
      <w:r w:rsidR="00FE0398">
        <w:rPr>
          <w:sz w:val="22"/>
          <w:szCs w:val="22"/>
        </w:rPr>
        <w:delText xml:space="preserve"> </w:delText>
      </w:r>
      <w:r w:rsidR="004B1C94">
        <w:rPr>
          <w:sz w:val="22"/>
          <w:szCs w:val="22"/>
        </w:rPr>
        <w:delText>Adoption</w:delText>
      </w:r>
    </w:del>
  </w:p>
  <w:p w14:paraId="5D5713CF" w14:textId="527B1CC9" w:rsidR="005702E8" w:rsidRDefault="005702E8" w:rsidP="004B1C94">
    <w:pPr>
      <w:pStyle w:val="Header"/>
      <w:jc w:val="right"/>
      <w:rPr>
        <w:del w:id="627" w:author="Comparison" w:date="2026-09-25T21:07:00Z" w16du:dateUtc="2026-09-26T01:07:00Z"/>
        <w:sz w:val="22"/>
        <w:szCs w:val="22"/>
      </w:rPr>
    </w:pPr>
    <w:del w:id="628" w:author="Comparison" w:date="2026-09-25T21:07:00Z" w16du:dateUtc="2026-09-26T01:07:00Z">
      <w:r>
        <w:rPr>
          <w:sz w:val="22"/>
          <w:szCs w:val="22"/>
        </w:rPr>
        <w:delText xml:space="preserve">Date </w:delText>
      </w:r>
      <w:r w:rsidR="00784BDE">
        <w:rPr>
          <w:sz w:val="22"/>
          <w:szCs w:val="22"/>
        </w:rPr>
        <w:delText>Published in Mass Register</w:delText>
      </w:r>
      <w:r>
        <w:rPr>
          <w:sz w:val="22"/>
          <w:szCs w:val="22"/>
        </w:rPr>
        <w:delText xml:space="preserve">: </w:delText>
      </w:r>
      <w:r w:rsidR="003E69E8">
        <w:rPr>
          <w:sz w:val="22"/>
          <w:szCs w:val="22"/>
        </w:rPr>
        <w:delText>August 15, 2025</w:delText>
      </w:r>
    </w:del>
  </w:p>
  <w:p w14:paraId="6901506D" w14:textId="77777777" w:rsidR="004B1C94" w:rsidRDefault="004B1C94" w:rsidP="004B1C94">
    <w:pPr>
      <w:pStyle w:val="Header"/>
      <w:jc w:val="right"/>
      <w:rPr>
        <w:del w:id="629" w:author="Comparison" w:date="2026-09-25T21:07:00Z" w16du:dateUtc="2026-09-26T01:07:00Z"/>
        <w:sz w:val="22"/>
        <w:szCs w:val="22"/>
      </w:rPr>
    </w:pPr>
  </w:p>
  <w:p w14:paraId="12A2DA5D" w14:textId="51830D2E" w:rsidR="00383362" w:rsidRPr="00E63369" w:rsidRDefault="008E31EA" w:rsidP="00E63369">
    <w:pPr>
      <w:pStyle w:val="Header"/>
      <w:jc w:val="center"/>
      <w:rPr>
        <w:del w:id="630" w:author="Comparison" w:date="2026-09-25T21:07:00Z" w16du:dateUtc="2026-09-26T01:07:00Z"/>
        <w:sz w:val="22"/>
      </w:rPr>
    </w:pPr>
    <w:del w:id="631" w:author="Comparison" w:date="2026-09-25T21:07:00Z" w16du:dateUtc="2026-09-26T01:07:00Z">
      <w:r w:rsidRPr="00B617B8">
        <w:rPr>
          <w:sz w:val="22"/>
          <w:szCs w:val="22"/>
        </w:rPr>
        <w:delText>1</w:delText>
      </w:r>
      <w:r>
        <w:rPr>
          <w:sz w:val="22"/>
          <w:szCs w:val="22"/>
        </w:rPr>
        <w:delText>0</w:delText>
      </w:r>
      <w:r w:rsidRPr="00E673F2">
        <w:rPr>
          <w:sz w:val="22"/>
          <w:szCs w:val="22"/>
        </w:rPr>
        <w:delText>1 CMR:  EXECUTIVE OFFICE</w:delText>
      </w:r>
      <w:r w:rsidRPr="00E63369">
        <w:rPr>
          <w:sz w:val="22"/>
        </w:rPr>
        <w:delText xml:space="preserve"> OF HEALTH AND </w:delText>
      </w:r>
      <w:r w:rsidRPr="00E673F2">
        <w:rPr>
          <w:sz w:val="22"/>
          <w:szCs w:val="22"/>
        </w:rPr>
        <w:delText>HUMAN SERVICES</w:delText>
      </w:r>
    </w:del>
  </w:p>
  <w:p w14:paraId="0C9FD5DD" w14:textId="77777777" w:rsidR="00383362" w:rsidRPr="00E63369" w:rsidRDefault="00383362" w:rsidP="00E63369">
    <w:pPr>
      <w:pStyle w:val="Header"/>
      <w:jc w:val="center"/>
      <w:rPr>
        <w:del w:id="632" w:author="Comparison" w:date="2026-09-25T21:07:00Z" w16du:dateUtc="2026-09-26T01:07:00Z"/>
        <w:sz w:val="22"/>
      </w:rPr>
    </w:pPr>
  </w:p>
  <w:p w14:paraId="6ADC3BFA" w14:textId="3B69E585" w:rsidR="00383362" w:rsidRDefault="008E31EA" w:rsidP="00E673F2">
    <w:pPr>
      <w:pStyle w:val="Header"/>
      <w:jc w:val="center"/>
      <w:rPr>
        <w:del w:id="633" w:author="Comparison" w:date="2026-09-25T21:07:00Z" w16du:dateUtc="2026-09-26T01:07:00Z"/>
        <w:sz w:val="19"/>
      </w:rPr>
    </w:pPr>
    <w:del w:id="634" w:author="Comparison" w:date="2026-09-25T21:07:00Z" w16du:dateUtc="2026-09-26T01:07:00Z">
      <w:r w:rsidRPr="00E673F2">
        <w:rPr>
          <w:sz w:val="22"/>
          <w:szCs w:val="22"/>
        </w:rPr>
        <w:delText>101</w:delText>
      </w:r>
      <w:r w:rsidR="00383362" w:rsidRPr="00E63369">
        <w:rPr>
          <w:sz w:val="22"/>
        </w:rPr>
        <w:delText xml:space="preserve"> CMR </w:delText>
      </w:r>
      <w:r w:rsidRPr="00E673F2">
        <w:rPr>
          <w:sz w:val="22"/>
          <w:szCs w:val="22"/>
        </w:rPr>
        <w:delText>5</w:delText>
      </w:r>
      <w:r w:rsidR="00383362" w:rsidRPr="00E673F2">
        <w:rPr>
          <w:sz w:val="22"/>
          <w:szCs w:val="22"/>
        </w:rPr>
        <w:delText>1</w:delText>
      </w:r>
      <w:r w:rsidR="00B33ABB">
        <w:rPr>
          <w:sz w:val="22"/>
          <w:szCs w:val="22"/>
        </w:rPr>
        <w:delText>5</w:delText>
      </w:r>
      <w:r w:rsidR="00383362" w:rsidRPr="00E63369">
        <w:rPr>
          <w:sz w:val="22"/>
        </w:rPr>
        <w:delText xml:space="preserve">.00: </w:delText>
      </w:r>
      <w:r w:rsidRPr="00E673F2">
        <w:rPr>
          <w:sz w:val="22"/>
          <w:szCs w:val="22"/>
        </w:rPr>
        <w:delText xml:space="preserve"> </w:delText>
      </w:r>
      <w:r w:rsidR="00BF1869">
        <w:rPr>
          <w:sz w:val="22"/>
        </w:rPr>
        <w:delText xml:space="preserve">MANAGED CARE ORGANIZATION SERVICES PAYOR </w:delText>
      </w:r>
      <w:r w:rsidR="00186892">
        <w:rPr>
          <w:sz w:val="22"/>
        </w:rPr>
        <w:delText>ASSESSMENT</w:delText>
      </w:r>
    </w:del>
  </w:p>
  <w:p w14:paraId="1DF5C49B" w14:textId="77777777" w:rsidR="008E31EA" w:rsidRDefault="008E31EA">
    <w:pPr>
      <w:pStyle w:val="FootnoteReference"/>
      <w:rPr>
        <w:rPrChange w:id="635" w:author="Comparison" w:date="2026-09-25T21:07:00Z" w16du:dateUtc="2026-09-26T01:07:00Z">
          <w:rPr>
            <w:b/>
            <w:sz w:val="19"/>
          </w:rPr>
        </w:rPrChange>
      </w:rPr>
      <w:pPrChange w:id="636" w:author="Comparison" w:date="2026-09-25T21:07:00Z" w16du:dateUtc="2026-09-26T01:07: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A97A7" w14:textId="17A3B9C7" w:rsidR="00C13F89" w:rsidRPr="0031362E" w:rsidRDefault="00AF42D8" w:rsidP="00E673F2">
    <w:pPr>
      <w:pStyle w:val="Header"/>
      <w:tabs>
        <w:tab w:val="clear" w:pos="4320"/>
        <w:tab w:val="clear" w:pos="8640"/>
      </w:tabs>
      <w:jc w:val="right"/>
      <w:rPr>
        <w:del w:id="645" w:author="Comparison" w:date="2026-09-25T21:07:00Z" w16du:dateUtc="2026-09-26T01:07:00Z"/>
        <w:sz w:val="22"/>
      </w:rPr>
    </w:pPr>
    <w:del w:id="646" w:author="Comparison" w:date="2026-09-25T21:07:00Z" w16du:dateUtc="2026-09-26T01:07:00Z">
      <w:r>
        <w:rPr>
          <w:sz w:val="22"/>
        </w:rPr>
        <w:delText>Final</w:delText>
      </w:r>
      <w:r w:rsidRPr="0031362E">
        <w:rPr>
          <w:sz w:val="22"/>
        </w:rPr>
        <w:delText xml:space="preserve"> </w:delText>
      </w:r>
      <w:r w:rsidR="00C13F89" w:rsidRPr="0031362E">
        <w:rPr>
          <w:sz w:val="22"/>
        </w:rPr>
        <w:delText>Adoption</w:delText>
      </w:r>
    </w:del>
  </w:p>
  <w:p w14:paraId="0718DCDB" w14:textId="6E38AC5C" w:rsidR="00383362" w:rsidRPr="0031362E" w:rsidRDefault="00C13F89" w:rsidP="00E673F2">
    <w:pPr>
      <w:pStyle w:val="Header"/>
      <w:tabs>
        <w:tab w:val="clear" w:pos="4320"/>
        <w:tab w:val="clear" w:pos="8640"/>
      </w:tabs>
      <w:jc w:val="right"/>
      <w:rPr>
        <w:del w:id="647" w:author="Comparison" w:date="2026-09-25T21:07:00Z" w16du:dateUtc="2026-09-26T01:07:00Z"/>
        <w:sz w:val="22"/>
      </w:rPr>
    </w:pPr>
    <w:del w:id="648" w:author="Comparison" w:date="2026-09-25T21:07:00Z" w16du:dateUtc="2026-09-26T01:07:00Z">
      <w:r w:rsidRPr="00E63369">
        <w:rPr>
          <w:sz w:val="22"/>
        </w:rPr>
        <w:delText xml:space="preserve">October </w:delText>
      </w:r>
      <w:r w:rsidR="0031362E">
        <w:rPr>
          <w:sz w:val="22"/>
        </w:rPr>
        <w:delText>6</w:delText>
      </w:r>
      <w:r w:rsidRPr="0031362E">
        <w:rPr>
          <w:sz w:val="22"/>
        </w:rPr>
        <w:delText>, 2016</w:delText>
      </w:r>
    </w:del>
  </w:p>
  <w:p w14:paraId="5FDD6259" w14:textId="77777777" w:rsidR="00C13F89" w:rsidRPr="00E63369" w:rsidRDefault="00C13F89">
    <w:pPr>
      <w:pStyle w:val="Header"/>
      <w:tabs>
        <w:tab w:val="clear" w:pos="4320"/>
        <w:tab w:val="clear" w:pos="8640"/>
      </w:tabs>
      <w:jc w:val="center"/>
      <w:rPr>
        <w:del w:id="649" w:author="Comparison" w:date="2026-09-25T21:07:00Z" w16du:dateUtc="2026-09-26T01:07:00Z"/>
        <w:sz w:val="22"/>
      </w:rPr>
    </w:pPr>
  </w:p>
  <w:p w14:paraId="4B12D14A" w14:textId="5897E28E" w:rsidR="00383362" w:rsidRPr="00E63369" w:rsidRDefault="00B97A2E">
    <w:pPr>
      <w:pStyle w:val="Header"/>
      <w:tabs>
        <w:tab w:val="clear" w:pos="4320"/>
        <w:tab w:val="clear" w:pos="8640"/>
      </w:tabs>
      <w:jc w:val="center"/>
      <w:rPr>
        <w:del w:id="650" w:author="Comparison" w:date="2026-09-25T21:07:00Z" w16du:dateUtc="2026-09-26T01:07:00Z"/>
        <w:b/>
        <w:sz w:val="22"/>
      </w:rPr>
    </w:pPr>
    <w:del w:id="651" w:author="Comparison" w:date="2026-09-25T21:07:00Z" w16du:dateUtc="2026-09-26T01:07:00Z">
      <w:r w:rsidRPr="00E63369">
        <w:rPr>
          <w:sz w:val="22"/>
          <w:szCs w:val="22"/>
        </w:rPr>
        <w:delText>101</w:delText>
      </w:r>
      <w:r w:rsidR="00383362" w:rsidRPr="00E63369">
        <w:rPr>
          <w:sz w:val="22"/>
        </w:rPr>
        <w:delText xml:space="preserve"> CMR:  </w:delText>
      </w:r>
      <w:r w:rsidRPr="0031362E">
        <w:rPr>
          <w:sz w:val="22"/>
          <w:szCs w:val="22"/>
        </w:rPr>
        <w:delText>EXECUTIVE OFFICE</w:delText>
      </w:r>
      <w:r w:rsidRPr="00E63369">
        <w:rPr>
          <w:sz w:val="22"/>
        </w:rPr>
        <w:delText xml:space="preserve"> OF HEALTH AND </w:delText>
      </w:r>
      <w:r w:rsidRPr="0031362E">
        <w:rPr>
          <w:sz w:val="22"/>
          <w:szCs w:val="22"/>
        </w:rPr>
        <w:delText>HUMAN SERVICES</w:delText>
      </w:r>
    </w:del>
  </w:p>
  <w:p w14:paraId="2BF3DF5F" w14:textId="77777777" w:rsidR="00383362" w:rsidRPr="0031362E" w:rsidRDefault="00383362">
    <w:pPr>
      <w:pStyle w:val="Header"/>
      <w:rPr>
        <w:del w:id="652" w:author="Comparison" w:date="2026-09-25T21:07:00Z" w16du:dateUtc="2026-09-26T01:07:00Z"/>
      </w:rPr>
    </w:pPr>
  </w:p>
  <w:p w14:paraId="45CD1109" w14:textId="61EED288" w:rsidR="00383362" w:rsidRPr="00AF747B" w:rsidRDefault="00B577C9">
    <w:pPr>
      <w:pStyle w:val="Header"/>
      <w:tabs>
        <w:tab w:val="clear" w:pos="4320"/>
        <w:tab w:val="clear" w:pos="8640"/>
      </w:tabs>
      <w:jc w:val="center"/>
      <w:rPr>
        <w:del w:id="653" w:author="Comparison" w:date="2026-09-25T21:07:00Z" w16du:dateUtc="2026-09-26T01:07:00Z"/>
        <w:sz w:val="22"/>
        <w:szCs w:val="22"/>
      </w:rPr>
    </w:pPr>
    <w:del w:id="654" w:author="Comparison" w:date="2026-09-25T21:07:00Z" w16du:dateUtc="2026-09-26T01:07:00Z">
      <w:r w:rsidRPr="00E63369">
        <w:rPr>
          <w:sz w:val="22"/>
          <w:szCs w:val="22"/>
        </w:rPr>
        <w:delText xml:space="preserve">101 </w:delText>
      </w:r>
      <w:r w:rsidR="00383362" w:rsidRPr="00E63369">
        <w:rPr>
          <w:sz w:val="22"/>
          <w:szCs w:val="22"/>
        </w:rPr>
        <w:delText xml:space="preserve">CMR </w:delText>
      </w:r>
      <w:r w:rsidR="00B97A2E" w:rsidRPr="00E63369">
        <w:rPr>
          <w:sz w:val="22"/>
          <w:szCs w:val="22"/>
        </w:rPr>
        <w:delText>5</w:delText>
      </w:r>
      <w:r w:rsidR="00383362" w:rsidRPr="00E63369">
        <w:rPr>
          <w:sz w:val="22"/>
          <w:szCs w:val="22"/>
        </w:rPr>
        <w:delText>12.00</w:delText>
      </w:r>
      <w:r w:rsidR="007F6737" w:rsidRPr="00E63369">
        <w:rPr>
          <w:sz w:val="22"/>
          <w:szCs w:val="22"/>
        </w:rPr>
        <w:delText xml:space="preserve">:  </w:delText>
      </w:r>
      <w:r w:rsidR="00383362" w:rsidRPr="00E63369">
        <w:rPr>
          <w:sz w:val="22"/>
          <w:szCs w:val="22"/>
        </w:rPr>
        <w:delText>NURSING FACILITY USER FEES</w:delText>
      </w:r>
    </w:del>
  </w:p>
  <w:p w14:paraId="671351B8" w14:textId="77777777" w:rsidR="00383362" w:rsidRDefault="00383362">
    <w:pPr>
      <w:pStyle w:val="FootnoteReference"/>
      <w:pPrChange w:id="655" w:author="Comparison" w:date="2026-09-25T21:07:00Z" w16du:dateUtc="2026-09-26T01:07:00Z">
        <w:pPr>
          <w:pStyle w:val="Header"/>
          <w:tabs>
            <w:tab w:val="clear" w:pos="4320"/>
            <w:tab w:val="clear" w:pos="8640"/>
          </w:tab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4147EB"/>
    <w:multiLevelType w:val="singleLevel"/>
    <w:tmpl w:val="7D828708"/>
    <w:name w:val="disc"/>
    <w:lvl w:ilvl="0">
      <w:numFmt w:val="bullet"/>
      <w:lvlText w:val="•"/>
      <w:lvlJc w:val="left"/>
      <w:pPr>
        <w:ind w:left="420" w:hanging="360"/>
      </w:pPr>
    </w:lvl>
  </w:abstractNum>
  <w:abstractNum w:abstractNumId="1" w15:restartNumberingAfterBreak="0">
    <w:nsid w:val="1C220B7A"/>
    <w:multiLevelType w:val="hybridMultilevel"/>
    <w:tmpl w:val="0E28908A"/>
    <w:lvl w:ilvl="0" w:tplc="FBCC50C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D452B"/>
    <w:multiLevelType w:val="hybridMultilevel"/>
    <w:tmpl w:val="5060CBEC"/>
    <w:lvl w:ilvl="0" w:tplc="77B2496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9651C"/>
    <w:multiLevelType w:val="hybridMultilevel"/>
    <w:tmpl w:val="BB08C1F6"/>
    <w:lvl w:ilvl="0" w:tplc="7FDEC7AC">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34512"/>
    <w:multiLevelType w:val="hybridMultilevel"/>
    <w:tmpl w:val="E830FA1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1DB1A07"/>
    <w:multiLevelType w:val="hybridMultilevel"/>
    <w:tmpl w:val="E1B43050"/>
    <w:lvl w:ilvl="0" w:tplc="9D7E720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5E4291"/>
    <w:multiLevelType w:val="hybridMultilevel"/>
    <w:tmpl w:val="05D050F2"/>
    <w:lvl w:ilvl="0" w:tplc="09F8B6B0">
      <w:start w:val="1"/>
      <w:numFmt w:val="decimal"/>
      <w:lvlText w:val="(%1)"/>
      <w:lvlJc w:val="left"/>
      <w:pPr>
        <w:ind w:left="1090" w:hanging="3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B2714"/>
    <w:multiLevelType w:val="hybridMultilevel"/>
    <w:tmpl w:val="88547E38"/>
    <w:lvl w:ilvl="0" w:tplc="FFFFFFFF">
      <w:start w:val="1"/>
      <w:numFmt w:val="lowerLetter"/>
      <w:lvlText w:val="(%1)"/>
      <w:lvlJc w:val="left"/>
      <w:pPr>
        <w:ind w:left="1440" w:hanging="360"/>
      </w:pPr>
      <w:rPr>
        <w:rFonts w:ascii="Times New Roman" w:eastAsia="Times New Roman" w:hAnsi="Times New Roman" w:cs="Times New Roman"/>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B806CA8"/>
    <w:multiLevelType w:val="hybridMultilevel"/>
    <w:tmpl w:val="7A5ECD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876563"/>
    <w:multiLevelType w:val="hybridMultilevel"/>
    <w:tmpl w:val="A510FEB8"/>
    <w:lvl w:ilvl="0" w:tplc="6C26898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83D54F7"/>
    <w:multiLevelType w:val="hybridMultilevel"/>
    <w:tmpl w:val="05083EEE"/>
    <w:lvl w:ilvl="0" w:tplc="BFC2303C">
      <w:start w:val="1"/>
      <w:numFmt w:val="upperLetter"/>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EED6AFC"/>
    <w:multiLevelType w:val="singleLevel"/>
    <w:tmpl w:val="07C452E8"/>
    <w:lvl w:ilvl="0">
      <w:start w:val="3"/>
      <w:numFmt w:val="decimal"/>
      <w:lvlText w:val="(%1)"/>
      <w:lvlJc w:val="left"/>
      <w:pPr>
        <w:tabs>
          <w:tab w:val="num" w:pos="1095"/>
        </w:tabs>
        <w:ind w:left="1095" w:hanging="375"/>
      </w:pPr>
      <w:rPr>
        <w:rFonts w:hint="default"/>
      </w:rPr>
    </w:lvl>
  </w:abstractNum>
  <w:abstractNum w:abstractNumId="12" w15:restartNumberingAfterBreak="0">
    <w:nsid w:val="6E370EDD"/>
    <w:multiLevelType w:val="hybridMultilevel"/>
    <w:tmpl w:val="086669DE"/>
    <w:lvl w:ilvl="0" w:tplc="05C8235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9C4118"/>
    <w:multiLevelType w:val="multilevel"/>
    <w:tmpl w:val="88547E38"/>
    <w:styleLink w:val="CurrentList1"/>
    <w:lvl w:ilvl="0">
      <w:start w:val="1"/>
      <w:numFmt w:val="lowerLetter"/>
      <w:lvlText w:val="(%1)"/>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7C615AC9"/>
    <w:multiLevelType w:val="hybridMultilevel"/>
    <w:tmpl w:val="A4E45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2925855">
    <w:abstractNumId w:val="11"/>
  </w:num>
  <w:num w:numId="2" w16cid:durableId="947469767">
    <w:abstractNumId w:val="9"/>
  </w:num>
  <w:num w:numId="3" w16cid:durableId="1483892032">
    <w:abstractNumId w:val="2"/>
  </w:num>
  <w:num w:numId="4" w16cid:durableId="42753625">
    <w:abstractNumId w:val="14"/>
  </w:num>
  <w:num w:numId="5" w16cid:durableId="1651203496">
    <w:abstractNumId w:val="10"/>
  </w:num>
  <w:num w:numId="6" w16cid:durableId="313292541">
    <w:abstractNumId w:val="4"/>
  </w:num>
  <w:num w:numId="7" w16cid:durableId="500776058">
    <w:abstractNumId w:val="8"/>
  </w:num>
  <w:num w:numId="8" w16cid:durableId="1068773543">
    <w:abstractNumId w:val="7"/>
  </w:num>
  <w:num w:numId="9" w16cid:durableId="183978207">
    <w:abstractNumId w:val="13"/>
  </w:num>
  <w:num w:numId="10" w16cid:durableId="1940402809">
    <w:abstractNumId w:val="1"/>
  </w:num>
  <w:num w:numId="11" w16cid:durableId="2009286295">
    <w:abstractNumId w:val="5"/>
  </w:num>
  <w:num w:numId="12" w16cid:durableId="1605381736">
    <w:abstractNumId w:val="12"/>
  </w:num>
  <w:num w:numId="13" w16cid:durableId="1671831579">
    <w:abstractNumId w:val="3"/>
  </w:num>
  <w:num w:numId="14" w16cid:durableId="411970095">
    <w:abstractNumId w:val="6"/>
  </w:num>
  <w:num w:numId="15" w16cid:durableId="1005089655">
    <w:abstractNumId w:val="0"/>
    <w:lvlOverride w:ilvl="0">
      <w:startOverride w:val="1"/>
    </w:lvlOverride>
  </w:num>
  <w:num w:numId="16" w16cid:durableId="1851329718">
    <w:abstractNumId w:val="0"/>
    <w:lvlOverride w:ilvl="0">
      <w:startOverride w:val="1"/>
    </w:lvlOverride>
  </w:num>
  <w:num w:numId="17" w16cid:durableId="11269739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9E"/>
    <w:rsid w:val="00001065"/>
    <w:rsid w:val="00001F18"/>
    <w:rsid w:val="0000428B"/>
    <w:rsid w:val="000114B2"/>
    <w:rsid w:val="00011E3A"/>
    <w:rsid w:val="00015206"/>
    <w:rsid w:val="00016AFC"/>
    <w:rsid w:val="0002251B"/>
    <w:rsid w:val="00022652"/>
    <w:rsid w:val="0002299C"/>
    <w:rsid w:val="000275D0"/>
    <w:rsid w:val="00032F27"/>
    <w:rsid w:val="00041528"/>
    <w:rsid w:val="00042776"/>
    <w:rsid w:val="00042A0D"/>
    <w:rsid w:val="000449C0"/>
    <w:rsid w:val="000457D3"/>
    <w:rsid w:val="000462BF"/>
    <w:rsid w:val="00047310"/>
    <w:rsid w:val="00062756"/>
    <w:rsid w:val="00063E80"/>
    <w:rsid w:val="00066D67"/>
    <w:rsid w:val="000733FC"/>
    <w:rsid w:val="00084AEB"/>
    <w:rsid w:val="00091954"/>
    <w:rsid w:val="000938F2"/>
    <w:rsid w:val="00093D82"/>
    <w:rsid w:val="00093E5F"/>
    <w:rsid w:val="000969BA"/>
    <w:rsid w:val="0009718A"/>
    <w:rsid w:val="000A0FCE"/>
    <w:rsid w:val="000A2FD9"/>
    <w:rsid w:val="000A430B"/>
    <w:rsid w:val="000A58F0"/>
    <w:rsid w:val="000A640F"/>
    <w:rsid w:val="000A7840"/>
    <w:rsid w:val="000B212F"/>
    <w:rsid w:val="000B254C"/>
    <w:rsid w:val="000B5678"/>
    <w:rsid w:val="000B598D"/>
    <w:rsid w:val="000B6D2D"/>
    <w:rsid w:val="000B71DB"/>
    <w:rsid w:val="000C06E9"/>
    <w:rsid w:val="000C1114"/>
    <w:rsid w:val="000C1FAB"/>
    <w:rsid w:val="000C203A"/>
    <w:rsid w:val="000C7AC6"/>
    <w:rsid w:val="000D1EC9"/>
    <w:rsid w:val="000D336B"/>
    <w:rsid w:val="000E2923"/>
    <w:rsid w:val="000E3294"/>
    <w:rsid w:val="000E48D5"/>
    <w:rsid w:val="000F16B5"/>
    <w:rsid w:val="000F16D6"/>
    <w:rsid w:val="000F2431"/>
    <w:rsid w:val="000F25A0"/>
    <w:rsid w:val="000F69BE"/>
    <w:rsid w:val="00102BBE"/>
    <w:rsid w:val="00104951"/>
    <w:rsid w:val="00104BA8"/>
    <w:rsid w:val="00110373"/>
    <w:rsid w:val="001138D6"/>
    <w:rsid w:val="00113CFF"/>
    <w:rsid w:val="00114B1A"/>
    <w:rsid w:val="00116661"/>
    <w:rsid w:val="001215DA"/>
    <w:rsid w:val="0012201C"/>
    <w:rsid w:val="001230DD"/>
    <w:rsid w:val="00126887"/>
    <w:rsid w:val="00126C92"/>
    <w:rsid w:val="0013299C"/>
    <w:rsid w:val="001359AE"/>
    <w:rsid w:val="001364FB"/>
    <w:rsid w:val="00136AE0"/>
    <w:rsid w:val="001402F4"/>
    <w:rsid w:val="00146DB1"/>
    <w:rsid w:val="00150E0E"/>
    <w:rsid w:val="00154778"/>
    <w:rsid w:val="00154906"/>
    <w:rsid w:val="00155015"/>
    <w:rsid w:val="00155086"/>
    <w:rsid w:val="00157801"/>
    <w:rsid w:val="00157A60"/>
    <w:rsid w:val="00157AF9"/>
    <w:rsid w:val="001611CF"/>
    <w:rsid w:val="001612FA"/>
    <w:rsid w:val="0016349B"/>
    <w:rsid w:val="00165516"/>
    <w:rsid w:val="001658FD"/>
    <w:rsid w:val="00166EBF"/>
    <w:rsid w:val="001670B8"/>
    <w:rsid w:val="00167ED7"/>
    <w:rsid w:val="00170232"/>
    <w:rsid w:val="00173C8A"/>
    <w:rsid w:val="00177100"/>
    <w:rsid w:val="001802DE"/>
    <w:rsid w:val="00180CE3"/>
    <w:rsid w:val="001815D2"/>
    <w:rsid w:val="001819F0"/>
    <w:rsid w:val="00184CC9"/>
    <w:rsid w:val="00185D5B"/>
    <w:rsid w:val="00186892"/>
    <w:rsid w:val="0019363E"/>
    <w:rsid w:val="00193D9B"/>
    <w:rsid w:val="001972E1"/>
    <w:rsid w:val="00197A4B"/>
    <w:rsid w:val="001A143C"/>
    <w:rsid w:val="001A17E2"/>
    <w:rsid w:val="001A3C29"/>
    <w:rsid w:val="001A66B9"/>
    <w:rsid w:val="001A701E"/>
    <w:rsid w:val="001B22D2"/>
    <w:rsid w:val="001B43B5"/>
    <w:rsid w:val="001C039E"/>
    <w:rsid w:val="001C17F0"/>
    <w:rsid w:val="001C392F"/>
    <w:rsid w:val="001C4E91"/>
    <w:rsid w:val="001C57DD"/>
    <w:rsid w:val="001C7976"/>
    <w:rsid w:val="001E0D70"/>
    <w:rsid w:val="001E11C5"/>
    <w:rsid w:val="001E6819"/>
    <w:rsid w:val="001E6BF6"/>
    <w:rsid w:val="001E726D"/>
    <w:rsid w:val="001F0B9D"/>
    <w:rsid w:val="001F6F0B"/>
    <w:rsid w:val="00200F8A"/>
    <w:rsid w:val="00200F9A"/>
    <w:rsid w:val="0020542C"/>
    <w:rsid w:val="0020734B"/>
    <w:rsid w:val="00207438"/>
    <w:rsid w:val="00211077"/>
    <w:rsid w:val="00216FC3"/>
    <w:rsid w:val="00222630"/>
    <w:rsid w:val="002246E2"/>
    <w:rsid w:val="00227430"/>
    <w:rsid w:val="00230C1E"/>
    <w:rsid w:val="00232AFA"/>
    <w:rsid w:val="00232EC2"/>
    <w:rsid w:val="0024175B"/>
    <w:rsid w:val="00244500"/>
    <w:rsid w:val="0024795E"/>
    <w:rsid w:val="00250FEF"/>
    <w:rsid w:val="002551DB"/>
    <w:rsid w:val="00257F23"/>
    <w:rsid w:val="00260093"/>
    <w:rsid w:val="00260189"/>
    <w:rsid w:val="00261936"/>
    <w:rsid w:val="0026438C"/>
    <w:rsid w:val="0026475A"/>
    <w:rsid w:val="00264964"/>
    <w:rsid w:val="0026534F"/>
    <w:rsid w:val="00265FE0"/>
    <w:rsid w:val="00266139"/>
    <w:rsid w:val="0026766F"/>
    <w:rsid w:val="00271B1F"/>
    <w:rsid w:val="00272C45"/>
    <w:rsid w:val="00273C34"/>
    <w:rsid w:val="00275D1D"/>
    <w:rsid w:val="00276F4E"/>
    <w:rsid w:val="00277198"/>
    <w:rsid w:val="00277818"/>
    <w:rsid w:val="002803C9"/>
    <w:rsid w:val="00282109"/>
    <w:rsid w:val="00282669"/>
    <w:rsid w:val="00293AC6"/>
    <w:rsid w:val="00293CAA"/>
    <w:rsid w:val="002942EA"/>
    <w:rsid w:val="002A233B"/>
    <w:rsid w:val="002A4563"/>
    <w:rsid w:val="002A7E96"/>
    <w:rsid w:val="002B09F2"/>
    <w:rsid w:val="002B2420"/>
    <w:rsid w:val="002B303C"/>
    <w:rsid w:val="002B3CC7"/>
    <w:rsid w:val="002B5D5F"/>
    <w:rsid w:val="002B7C59"/>
    <w:rsid w:val="002C0A4D"/>
    <w:rsid w:val="002C10FD"/>
    <w:rsid w:val="002C48CB"/>
    <w:rsid w:val="002C7F99"/>
    <w:rsid w:val="002D008E"/>
    <w:rsid w:val="002D0EF3"/>
    <w:rsid w:val="002D1848"/>
    <w:rsid w:val="002D2BFB"/>
    <w:rsid w:val="002D32C9"/>
    <w:rsid w:val="002D35A7"/>
    <w:rsid w:val="002D4906"/>
    <w:rsid w:val="002D7438"/>
    <w:rsid w:val="002E53A8"/>
    <w:rsid w:val="002E7A2D"/>
    <w:rsid w:val="002F1077"/>
    <w:rsid w:val="002F3757"/>
    <w:rsid w:val="002F4A96"/>
    <w:rsid w:val="002F645B"/>
    <w:rsid w:val="00300476"/>
    <w:rsid w:val="00300DC6"/>
    <w:rsid w:val="00303110"/>
    <w:rsid w:val="003051C0"/>
    <w:rsid w:val="00305661"/>
    <w:rsid w:val="00305A76"/>
    <w:rsid w:val="0031037F"/>
    <w:rsid w:val="003107CC"/>
    <w:rsid w:val="0031289D"/>
    <w:rsid w:val="0031362E"/>
    <w:rsid w:val="00313EEE"/>
    <w:rsid w:val="00315119"/>
    <w:rsid w:val="0031533C"/>
    <w:rsid w:val="00315B67"/>
    <w:rsid w:val="003166F3"/>
    <w:rsid w:val="0032280A"/>
    <w:rsid w:val="00324B0E"/>
    <w:rsid w:val="00325E38"/>
    <w:rsid w:val="0033016A"/>
    <w:rsid w:val="0033127E"/>
    <w:rsid w:val="00332DAA"/>
    <w:rsid w:val="00332FF0"/>
    <w:rsid w:val="003335CF"/>
    <w:rsid w:val="00335680"/>
    <w:rsid w:val="00335992"/>
    <w:rsid w:val="003360E7"/>
    <w:rsid w:val="003365DF"/>
    <w:rsid w:val="00340115"/>
    <w:rsid w:val="0034222B"/>
    <w:rsid w:val="0034267C"/>
    <w:rsid w:val="00345583"/>
    <w:rsid w:val="00346BAF"/>
    <w:rsid w:val="00347598"/>
    <w:rsid w:val="00347AE9"/>
    <w:rsid w:val="00347D80"/>
    <w:rsid w:val="003501DF"/>
    <w:rsid w:val="003515DF"/>
    <w:rsid w:val="003541BA"/>
    <w:rsid w:val="003560F0"/>
    <w:rsid w:val="00360C58"/>
    <w:rsid w:val="003620E7"/>
    <w:rsid w:val="003649AC"/>
    <w:rsid w:val="00366734"/>
    <w:rsid w:val="00370CC2"/>
    <w:rsid w:val="003711D9"/>
    <w:rsid w:val="0037237F"/>
    <w:rsid w:val="00373679"/>
    <w:rsid w:val="00374386"/>
    <w:rsid w:val="00382D6D"/>
    <w:rsid w:val="00383362"/>
    <w:rsid w:val="00390DD4"/>
    <w:rsid w:val="003915D4"/>
    <w:rsid w:val="0039169D"/>
    <w:rsid w:val="00392095"/>
    <w:rsid w:val="0039416C"/>
    <w:rsid w:val="00397E76"/>
    <w:rsid w:val="003A2F5A"/>
    <w:rsid w:val="003A37C1"/>
    <w:rsid w:val="003A4F5A"/>
    <w:rsid w:val="003A7C51"/>
    <w:rsid w:val="003B2448"/>
    <w:rsid w:val="003B295D"/>
    <w:rsid w:val="003B2F41"/>
    <w:rsid w:val="003B3240"/>
    <w:rsid w:val="003B6A8D"/>
    <w:rsid w:val="003C099E"/>
    <w:rsid w:val="003C0B91"/>
    <w:rsid w:val="003C319E"/>
    <w:rsid w:val="003C7FA3"/>
    <w:rsid w:val="003D3364"/>
    <w:rsid w:val="003D62E6"/>
    <w:rsid w:val="003E393D"/>
    <w:rsid w:val="003E3960"/>
    <w:rsid w:val="003E59B3"/>
    <w:rsid w:val="003E6384"/>
    <w:rsid w:val="003E6793"/>
    <w:rsid w:val="003E69E8"/>
    <w:rsid w:val="003F0B55"/>
    <w:rsid w:val="003F5F80"/>
    <w:rsid w:val="00406854"/>
    <w:rsid w:val="00407A35"/>
    <w:rsid w:val="00407B01"/>
    <w:rsid w:val="00413965"/>
    <w:rsid w:val="004148CF"/>
    <w:rsid w:val="004161E1"/>
    <w:rsid w:val="0042275B"/>
    <w:rsid w:val="00422EEE"/>
    <w:rsid w:val="0042437A"/>
    <w:rsid w:val="00424AAE"/>
    <w:rsid w:val="004268CF"/>
    <w:rsid w:val="00431AA0"/>
    <w:rsid w:val="00434914"/>
    <w:rsid w:val="00437B31"/>
    <w:rsid w:val="00443ED1"/>
    <w:rsid w:val="00443F3D"/>
    <w:rsid w:val="00445BFE"/>
    <w:rsid w:val="0044647D"/>
    <w:rsid w:val="004515F4"/>
    <w:rsid w:val="004522CF"/>
    <w:rsid w:val="00452D71"/>
    <w:rsid w:val="00454FFD"/>
    <w:rsid w:val="00462B5D"/>
    <w:rsid w:val="00464209"/>
    <w:rsid w:val="004653DD"/>
    <w:rsid w:val="00466FC1"/>
    <w:rsid w:val="00470384"/>
    <w:rsid w:val="004708AB"/>
    <w:rsid w:val="0047272A"/>
    <w:rsid w:val="00472BE8"/>
    <w:rsid w:val="00474DB2"/>
    <w:rsid w:val="00476C0E"/>
    <w:rsid w:val="00480853"/>
    <w:rsid w:val="00481C16"/>
    <w:rsid w:val="00481FFF"/>
    <w:rsid w:val="00482F17"/>
    <w:rsid w:val="00483211"/>
    <w:rsid w:val="00484751"/>
    <w:rsid w:val="00484D55"/>
    <w:rsid w:val="004867DD"/>
    <w:rsid w:val="00487BC5"/>
    <w:rsid w:val="004928A7"/>
    <w:rsid w:val="00493231"/>
    <w:rsid w:val="0049634E"/>
    <w:rsid w:val="004A3D4F"/>
    <w:rsid w:val="004A58FD"/>
    <w:rsid w:val="004A6B90"/>
    <w:rsid w:val="004B0A26"/>
    <w:rsid w:val="004B0FFB"/>
    <w:rsid w:val="004B1C94"/>
    <w:rsid w:val="004B327F"/>
    <w:rsid w:val="004B4BFB"/>
    <w:rsid w:val="004B4EC4"/>
    <w:rsid w:val="004B7567"/>
    <w:rsid w:val="004B7B29"/>
    <w:rsid w:val="004C25A9"/>
    <w:rsid w:val="004C55DE"/>
    <w:rsid w:val="004C605C"/>
    <w:rsid w:val="004C6EE3"/>
    <w:rsid w:val="004C7112"/>
    <w:rsid w:val="004D00D5"/>
    <w:rsid w:val="004D23F3"/>
    <w:rsid w:val="004D3564"/>
    <w:rsid w:val="004D40CB"/>
    <w:rsid w:val="004D4F17"/>
    <w:rsid w:val="004D5552"/>
    <w:rsid w:val="004D56A9"/>
    <w:rsid w:val="004E07BA"/>
    <w:rsid w:val="004E5F4C"/>
    <w:rsid w:val="004E6C3C"/>
    <w:rsid w:val="004E78EE"/>
    <w:rsid w:val="004F0B30"/>
    <w:rsid w:val="004F589C"/>
    <w:rsid w:val="00501977"/>
    <w:rsid w:val="0050229F"/>
    <w:rsid w:val="00502EFB"/>
    <w:rsid w:val="0050559F"/>
    <w:rsid w:val="00505AD2"/>
    <w:rsid w:val="00507543"/>
    <w:rsid w:val="00507DA7"/>
    <w:rsid w:val="00514CAC"/>
    <w:rsid w:val="00515470"/>
    <w:rsid w:val="00515611"/>
    <w:rsid w:val="0051640E"/>
    <w:rsid w:val="005232D0"/>
    <w:rsid w:val="0052465A"/>
    <w:rsid w:val="00525BC7"/>
    <w:rsid w:val="00526762"/>
    <w:rsid w:val="005269B8"/>
    <w:rsid w:val="0053206D"/>
    <w:rsid w:val="00532384"/>
    <w:rsid w:val="00547149"/>
    <w:rsid w:val="005473E0"/>
    <w:rsid w:val="005508E0"/>
    <w:rsid w:val="005606F0"/>
    <w:rsid w:val="00560AF1"/>
    <w:rsid w:val="00562364"/>
    <w:rsid w:val="00563024"/>
    <w:rsid w:val="0056397A"/>
    <w:rsid w:val="00563D01"/>
    <w:rsid w:val="00564087"/>
    <w:rsid w:val="00567974"/>
    <w:rsid w:val="00570122"/>
    <w:rsid w:val="005702E8"/>
    <w:rsid w:val="00570B0E"/>
    <w:rsid w:val="00571C62"/>
    <w:rsid w:val="00572812"/>
    <w:rsid w:val="00573270"/>
    <w:rsid w:val="005748EF"/>
    <w:rsid w:val="00577E13"/>
    <w:rsid w:val="00582684"/>
    <w:rsid w:val="00582F4C"/>
    <w:rsid w:val="00594FE6"/>
    <w:rsid w:val="00595DC5"/>
    <w:rsid w:val="005A2EE3"/>
    <w:rsid w:val="005A543F"/>
    <w:rsid w:val="005A59E2"/>
    <w:rsid w:val="005B07B5"/>
    <w:rsid w:val="005B0E2C"/>
    <w:rsid w:val="005B3667"/>
    <w:rsid w:val="005B6464"/>
    <w:rsid w:val="005C05CD"/>
    <w:rsid w:val="005C063C"/>
    <w:rsid w:val="005C0CA1"/>
    <w:rsid w:val="005C1185"/>
    <w:rsid w:val="005C3C45"/>
    <w:rsid w:val="005C3D34"/>
    <w:rsid w:val="005C441E"/>
    <w:rsid w:val="005C6347"/>
    <w:rsid w:val="005D1E5E"/>
    <w:rsid w:val="005D2F27"/>
    <w:rsid w:val="005E025A"/>
    <w:rsid w:val="005E08AF"/>
    <w:rsid w:val="005E09B2"/>
    <w:rsid w:val="005E0DA6"/>
    <w:rsid w:val="005E3E9F"/>
    <w:rsid w:val="005E5D75"/>
    <w:rsid w:val="005F34BB"/>
    <w:rsid w:val="005F3D1D"/>
    <w:rsid w:val="005F4206"/>
    <w:rsid w:val="005F718D"/>
    <w:rsid w:val="005F7B31"/>
    <w:rsid w:val="00604B7A"/>
    <w:rsid w:val="0060568E"/>
    <w:rsid w:val="00614FF7"/>
    <w:rsid w:val="0061609A"/>
    <w:rsid w:val="006161E8"/>
    <w:rsid w:val="00616F2D"/>
    <w:rsid w:val="006173F1"/>
    <w:rsid w:val="006176D6"/>
    <w:rsid w:val="00617A1B"/>
    <w:rsid w:val="00620A1D"/>
    <w:rsid w:val="006243CB"/>
    <w:rsid w:val="00625166"/>
    <w:rsid w:val="0062698C"/>
    <w:rsid w:val="00626B04"/>
    <w:rsid w:val="00626CE9"/>
    <w:rsid w:val="00631B1F"/>
    <w:rsid w:val="006345DC"/>
    <w:rsid w:val="00634E0C"/>
    <w:rsid w:val="00637337"/>
    <w:rsid w:val="00637614"/>
    <w:rsid w:val="00645553"/>
    <w:rsid w:val="00652DF3"/>
    <w:rsid w:val="006532B8"/>
    <w:rsid w:val="0065433C"/>
    <w:rsid w:val="006566F4"/>
    <w:rsid w:val="006570B3"/>
    <w:rsid w:val="0065770D"/>
    <w:rsid w:val="00662B0C"/>
    <w:rsid w:val="00662EEB"/>
    <w:rsid w:val="00662F29"/>
    <w:rsid w:val="00663024"/>
    <w:rsid w:val="00674623"/>
    <w:rsid w:val="006800CD"/>
    <w:rsid w:val="00681E86"/>
    <w:rsid w:val="0068369F"/>
    <w:rsid w:val="00683967"/>
    <w:rsid w:val="00685A48"/>
    <w:rsid w:val="00685D9B"/>
    <w:rsid w:val="00687D3B"/>
    <w:rsid w:val="00695059"/>
    <w:rsid w:val="00695DB1"/>
    <w:rsid w:val="00697FF0"/>
    <w:rsid w:val="006A0E10"/>
    <w:rsid w:val="006A0E1C"/>
    <w:rsid w:val="006A21E6"/>
    <w:rsid w:val="006A7009"/>
    <w:rsid w:val="006A70B1"/>
    <w:rsid w:val="006B0FE1"/>
    <w:rsid w:val="006B2500"/>
    <w:rsid w:val="006B6223"/>
    <w:rsid w:val="006B7103"/>
    <w:rsid w:val="006C309D"/>
    <w:rsid w:val="006C3DBB"/>
    <w:rsid w:val="006C6918"/>
    <w:rsid w:val="006D07B9"/>
    <w:rsid w:val="006D0F2C"/>
    <w:rsid w:val="006D2AFE"/>
    <w:rsid w:val="006D666B"/>
    <w:rsid w:val="006D73F7"/>
    <w:rsid w:val="006E2152"/>
    <w:rsid w:val="006E306E"/>
    <w:rsid w:val="006E6ED5"/>
    <w:rsid w:val="006E74C6"/>
    <w:rsid w:val="006E75FC"/>
    <w:rsid w:val="006F173C"/>
    <w:rsid w:val="006F2FA7"/>
    <w:rsid w:val="006F3091"/>
    <w:rsid w:val="006F4F3C"/>
    <w:rsid w:val="006F5C8C"/>
    <w:rsid w:val="006F6370"/>
    <w:rsid w:val="006F6749"/>
    <w:rsid w:val="007006E5"/>
    <w:rsid w:val="00702441"/>
    <w:rsid w:val="007055A9"/>
    <w:rsid w:val="00705CCC"/>
    <w:rsid w:val="00707456"/>
    <w:rsid w:val="00714097"/>
    <w:rsid w:val="00714A42"/>
    <w:rsid w:val="007152F6"/>
    <w:rsid w:val="00716268"/>
    <w:rsid w:val="0071653A"/>
    <w:rsid w:val="00716CB5"/>
    <w:rsid w:val="00720D18"/>
    <w:rsid w:val="00722BAD"/>
    <w:rsid w:val="0073073C"/>
    <w:rsid w:val="00731ED8"/>
    <w:rsid w:val="00731FF6"/>
    <w:rsid w:val="007324EA"/>
    <w:rsid w:val="007372D3"/>
    <w:rsid w:val="00740912"/>
    <w:rsid w:val="0074284D"/>
    <w:rsid w:val="00742C6F"/>
    <w:rsid w:val="00742DD4"/>
    <w:rsid w:val="00743C27"/>
    <w:rsid w:val="0074479A"/>
    <w:rsid w:val="007467A8"/>
    <w:rsid w:val="00754345"/>
    <w:rsid w:val="0075436A"/>
    <w:rsid w:val="0075540E"/>
    <w:rsid w:val="0075761C"/>
    <w:rsid w:val="00760333"/>
    <w:rsid w:val="00760479"/>
    <w:rsid w:val="0076116B"/>
    <w:rsid w:val="00761D6E"/>
    <w:rsid w:val="00764772"/>
    <w:rsid w:val="00764919"/>
    <w:rsid w:val="00765136"/>
    <w:rsid w:val="00765C62"/>
    <w:rsid w:val="00770E70"/>
    <w:rsid w:val="00771D31"/>
    <w:rsid w:val="0077556F"/>
    <w:rsid w:val="007762F8"/>
    <w:rsid w:val="00776AD0"/>
    <w:rsid w:val="007808E7"/>
    <w:rsid w:val="007842A8"/>
    <w:rsid w:val="00784BDE"/>
    <w:rsid w:val="00786182"/>
    <w:rsid w:val="00786597"/>
    <w:rsid w:val="007901CA"/>
    <w:rsid w:val="00792EC8"/>
    <w:rsid w:val="00792F35"/>
    <w:rsid w:val="00793345"/>
    <w:rsid w:val="00793D4D"/>
    <w:rsid w:val="00796589"/>
    <w:rsid w:val="007A2B88"/>
    <w:rsid w:val="007A4555"/>
    <w:rsid w:val="007A53A7"/>
    <w:rsid w:val="007B2333"/>
    <w:rsid w:val="007B3B46"/>
    <w:rsid w:val="007B7E2F"/>
    <w:rsid w:val="007C598F"/>
    <w:rsid w:val="007C77FB"/>
    <w:rsid w:val="007D20E0"/>
    <w:rsid w:val="007D2E50"/>
    <w:rsid w:val="007D4749"/>
    <w:rsid w:val="007D7AE8"/>
    <w:rsid w:val="007E065A"/>
    <w:rsid w:val="007E2941"/>
    <w:rsid w:val="007E3D18"/>
    <w:rsid w:val="007E4B43"/>
    <w:rsid w:val="007E5DC0"/>
    <w:rsid w:val="007E7E17"/>
    <w:rsid w:val="007F14E0"/>
    <w:rsid w:val="007F2706"/>
    <w:rsid w:val="007F6737"/>
    <w:rsid w:val="007F76E0"/>
    <w:rsid w:val="007F79CE"/>
    <w:rsid w:val="00800F3A"/>
    <w:rsid w:val="008038B2"/>
    <w:rsid w:val="008078F9"/>
    <w:rsid w:val="0081105C"/>
    <w:rsid w:val="00811D7F"/>
    <w:rsid w:val="00813B5E"/>
    <w:rsid w:val="00816E02"/>
    <w:rsid w:val="00823867"/>
    <w:rsid w:val="00823AC5"/>
    <w:rsid w:val="00826E04"/>
    <w:rsid w:val="00827929"/>
    <w:rsid w:val="0083290C"/>
    <w:rsid w:val="00843611"/>
    <w:rsid w:val="008436C1"/>
    <w:rsid w:val="00843E2A"/>
    <w:rsid w:val="0084619C"/>
    <w:rsid w:val="00850C55"/>
    <w:rsid w:val="008529F1"/>
    <w:rsid w:val="00854DF5"/>
    <w:rsid w:val="008574CC"/>
    <w:rsid w:val="00866A2C"/>
    <w:rsid w:val="008757A9"/>
    <w:rsid w:val="0087630B"/>
    <w:rsid w:val="008765FA"/>
    <w:rsid w:val="00876A3C"/>
    <w:rsid w:val="00881045"/>
    <w:rsid w:val="0088274E"/>
    <w:rsid w:val="008832C6"/>
    <w:rsid w:val="00886135"/>
    <w:rsid w:val="008866AC"/>
    <w:rsid w:val="00890184"/>
    <w:rsid w:val="00890974"/>
    <w:rsid w:val="0089170B"/>
    <w:rsid w:val="00892B90"/>
    <w:rsid w:val="00894C69"/>
    <w:rsid w:val="008A1328"/>
    <w:rsid w:val="008A24AB"/>
    <w:rsid w:val="008A2B4D"/>
    <w:rsid w:val="008A50B1"/>
    <w:rsid w:val="008A5F14"/>
    <w:rsid w:val="008A72E7"/>
    <w:rsid w:val="008B1C5E"/>
    <w:rsid w:val="008B2B0A"/>
    <w:rsid w:val="008B3455"/>
    <w:rsid w:val="008B45B5"/>
    <w:rsid w:val="008C0963"/>
    <w:rsid w:val="008C2E1F"/>
    <w:rsid w:val="008C446B"/>
    <w:rsid w:val="008C7A2A"/>
    <w:rsid w:val="008D0896"/>
    <w:rsid w:val="008D67C3"/>
    <w:rsid w:val="008D7789"/>
    <w:rsid w:val="008E1B0E"/>
    <w:rsid w:val="008E258D"/>
    <w:rsid w:val="008E31EA"/>
    <w:rsid w:val="008F05F5"/>
    <w:rsid w:val="008F528A"/>
    <w:rsid w:val="008F5EFC"/>
    <w:rsid w:val="008F6B42"/>
    <w:rsid w:val="008F75BA"/>
    <w:rsid w:val="008F761D"/>
    <w:rsid w:val="008F7CB6"/>
    <w:rsid w:val="00901650"/>
    <w:rsid w:val="00905C72"/>
    <w:rsid w:val="009065D6"/>
    <w:rsid w:val="009071A0"/>
    <w:rsid w:val="0091043A"/>
    <w:rsid w:val="00915046"/>
    <w:rsid w:val="009153CD"/>
    <w:rsid w:val="0091789B"/>
    <w:rsid w:val="009214A5"/>
    <w:rsid w:val="00922762"/>
    <w:rsid w:val="00926906"/>
    <w:rsid w:val="00926DF1"/>
    <w:rsid w:val="00930DE0"/>
    <w:rsid w:val="00931FB0"/>
    <w:rsid w:val="009335A6"/>
    <w:rsid w:val="009344CC"/>
    <w:rsid w:val="0093669E"/>
    <w:rsid w:val="009407AE"/>
    <w:rsid w:val="00940F53"/>
    <w:rsid w:val="009430B7"/>
    <w:rsid w:val="009433B7"/>
    <w:rsid w:val="009437CB"/>
    <w:rsid w:val="00943A0B"/>
    <w:rsid w:val="00944720"/>
    <w:rsid w:val="00945018"/>
    <w:rsid w:val="009504CD"/>
    <w:rsid w:val="00950EF6"/>
    <w:rsid w:val="00952182"/>
    <w:rsid w:val="00955F1C"/>
    <w:rsid w:val="0095734C"/>
    <w:rsid w:val="00960351"/>
    <w:rsid w:val="00962019"/>
    <w:rsid w:val="00962339"/>
    <w:rsid w:val="00964FAF"/>
    <w:rsid w:val="00965506"/>
    <w:rsid w:val="00970BDF"/>
    <w:rsid w:val="009730BC"/>
    <w:rsid w:val="009754CB"/>
    <w:rsid w:val="00975BE3"/>
    <w:rsid w:val="00975EF6"/>
    <w:rsid w:val="00977374"/>
    <w:rsid w:val="009806B0"/>
    <w:rsid w:val="00981F5C"/>
    <w:rsid w:val="0098443D"/>
    <w:rsid w:val="00985843"/>
    <w:rsid w:val="009866A8"/>
    <w:rsid w:val="009936F9"/>
    <w:rsid w:val="009A0A00"/>
    <w:rsid w:val="009A12F5"/>
    <w:rsid w:val="009A13E3"/>
    <w:rsid w:val="009A345E"/>
    <w:rsid w:val="009A4DED"/>
    <w:rsid w:val="009B240D"/>
    <w:rsid w:val="009B26AC"/>
    <w:rsid w:val="009B4DEA"/>
    <w:rsid w:val="009B4FA9"/>
    <w:rsid w:val="009C0AB7"/>
    <w:rsid w:val="009C1D09"/>
    <w:rsid w:val="009C5077"/>
    <w:rsid w:val="009C5DCD"/>
    <w:rsid w:val="009D0978"/>
    <w:rsid w:val="009D2A4B"/>
    <w:rsid w:val="009D499C"/>
    <w:rsid w:val="009E1692"/>
    <w:rsid w:val="009E755C"/>
    <w:rsid w:val="009F1F18"/>
    <w:rsid w:val="009F447B"/>
    <w:rsid w:val="009F551D"/>
    <w:rsid w:val="009F74BA"/>
    <w:rsid w:val="009F77DB"/>
    <w:rsid w:val="00A00A28"/>
    <w:rsid w:val="00A00E6C"/>
    <w:rsid w:val="00A05F50"/>
    <w:rsid w:val="00A069CD"/>
    <w:rsid w:val="00A13068"/>
    <w:rsid w:val="00A21DAA"/>
    <w:rsid w:val="00A2410F"/>
    <w:rsid w:val="00A25851"/>
    <w:rsid w:val="00A2759A"/>
    <w:rsid w:val="00A30AD7"/>
    <w:rsid w:val="00A31335"/>
    <w:rsid w:val="00A31ABB"/>
    <w:rsid w:val="00A33219"/>
    <w:rsid w:val="00A37250"/>
    <w:rsid w:val="00A427E0"/>
    <w:rsid w:val="00A4284A"/>
    <w:rsid w:val="00A435E4"/>
    <w:rsid w:val="00A45D8C"/>
    <w:rsid w:val="00A46F3F"/>
    <w:rsid w:val="00A51130"/>
    <w:rsid w:val="00A528F1"/>
    <w:rsid w:val="00A57C56"/>
    <w:rsid w:val="00A64049"/>
    <w:rsid w:val="00A64C08"/>
    <w:rsid w:val="00A667F5"/>
    <w:rsid w:val="00A75E9D"/>
    <w:rsid w:val="00A76B0E"/>
    <w:rsid w:val="00A81E49"/>
    <w:rsid w:val="00A82FDA"/>
    <w:rsid w:val="00A86605"/>
    <w:rsid w:val="00A86713"/>
    <w:rsid w:val="00A918E2"/>
    <w:rsid w:val="00A92E92"/>
    <w:rsid w:val="00A952D8"/>
    <w:rsid w:val="00A972F0"/>
    <w:rsid w:val="00AA0525"/>
    <w:rsid w:val="00AA2B8F"/>
    <w:rsid w:val="00AA4E25"/>
    <w:rsid w:val="00AB3340"/>
    <w:rsid w:val="00AB73A5"/>
    <w:rsid w:val="00AC1065"/>
    <w:rsid w:val="00AC15F8"/>
    <w:rsid w:val="00AC2866"/>
    <w:rsid w:val="00AC380D"/>
    <w:rsid w:val="00AC5C85"/>
    <w:rsid w:val="00AD2780"/>
    <w:rsid w:val="00AD2B3B"/>
    <w:rsid w:val="00AD5342"/>
    <w:rsid w:val="00AE2259"/>
    <w:rsid w:val="00AE3BCC"/>
    <w:rsid w:val="00AE40AD"/>
    <w:rsid w:val="00AE4ABF"/>
    <w:rsid w:val="00AE52C6"/>
    <w:rsid w:val="00AF3CCA"/>
    <w:rsid w:val="00AF42D8"/>
    <w:rsid w:val="00AF4393"/>
    <w:rsid w:val="00AF5E8A"/>
    <w:rsid w:val="00AF70BC"/>
    <w:rsid w:val="00AF746D"/>
    <w:rsid w:val="00AF747B"/>
    <w:rsid w:val="00B03FB2"/>
    <w:rsid w:val="00B048CB"/>
    <w:rsid w:val="00B0508E"/>
    <w:rsid w:val="00B05C49"/>
    <w:rsid w:val="00B0631C"/>
    <w:rsid w:val="00B07DA2"/>
    <w:rsid w:val="00B11BC4"/>
    <w:rsid w:val="00B11E75"/>
    <w:rsid w:val="00B12141"/>
    <w:rsid w:val="00B124AD"/>
    <w:rsid w:val="00B1291F"/>
    <w:rsid w:val="00B134B8"/>
    <w:rsid w:val="00B136ED"/>
    <w:rsid w:val="00B161EB"/>
    <w:rsid w:val="00B16497"/>
    <w:rsid w:val="00B176F4"/>
    <w:rsid w:val="00B17C1B"/>
    <w:rsid w:val="00B211D0"/>
    <w:rsid w:val="00B214EC"/>
    <w:rsid w:val="00B23F19"/>
    <w:rsid w:val="00B249C2"/>
    <w:rsid w:val="00B25893"/>
    <w:rsid w:val="00B3088A"/>
    <w:rsid w:val="00B316CE"/>
    <w:rsid w:val="00B33ABB"/>
    <w:rsid w:val="00B35064"/>
    <w:rsid w:val="00B360C2"/>
    <w:rsid w:val="00B37D96"/>
    <w:rsid w:val="00B451EE"/>
    <w:rsid w:val="00B45A5B"/>
    <w:rsid w:val="00B46E0B"/>
    <w:rsid w:val="00B535AA"/>
    <w:rsid w:val="00B53C78"/>
    <w:rsid w:val="00B577C9"/>
    <w:rsid w:val="00B617B8"/>
    <w:rsid w:val="00B625BA"/>
    <w:rsid w:val="00B644AE"/>
    <w:rsid w:val="00B646D7"/>
    <w:rsid w:val="00B6542E"/>
    <w:rsid w:val="00B66A24"/>
    <w:rsid w:val="00B66D7A"/>
    <w:rsid w:val="00B7257D"/>
    <w:rsid w:val="00B74E2F"/>
    <w:rsid w:val="00B752DB"/>
    <w:rsid w:val="00B75351"/>
    <w:rsid w:val="00B813CA"/>
    <w:rsid w:val="00B84286"/>
    <w:rsid w:val="00B8432B"/>
    <w:rsid w:val="00B86367"/>
    <w:rsid w:val="00B905C0"/>
    <w:rsid w:val="00B90910"/>
    <w:rsid w:val="00B9146F"/>
    <w:rsid w:val="00B91725"/>
    <w:rsid w:val="00B9190F"/>
    <w:rsid w:val="00B91CD0"/>
    <w:rsid w:val="00B92C55"/>
    <w:rsid w:val="00B93D70"/>
    <w:rsid w:val="00B946B5"/>
    <w:rsid w:val="00B94DDF"/>
    <w:rsid w:val="00B951FC"/>
    <w:rsid w:val="00B95FE2"/>
    <w:rsid w:val="00B9628D"/>
    <w:rsid w:val="00B962AF"/>
    <w:rsid w:val="00B96943"/>
    <w:rsid w:val="00B9712B"/>
    <w:rsid w:val="00B97A2E"/>
    <w:rsid w:val="00BA3334"/>
    <w:rsid w:val="00BA3FD8"/>
    <w:rsid w:val="00BA5729"/>
    <w:rsid w:val="00BA6394"/>
    <w:rsid w:val="00BA7805"/>
    <w:rsid w:val="00BB2E8C"/>
    <w:rsid w:val="00BB30A1"/>
    <w:rsid w:val="00BB3C6A"/>
    <w:rsid w:val="00BB4926"/>
    <w:rsid w:val="00BB681B"/>
    <w:rsid w:val="00BB6996"/>
    <w:rsid w:val="00BB7681"/>
    <w:rsid w:val="00BB7D71"/>
    <w:rsid w:val="00BC4A80"/>
    <w:rsid w:val="00BC66A8"/>
    <w:rsid w:val="00BD02EE"/>
    <w:rsid w:val="00BD2219"/>
    <w:rsid w:val="00BD3699"/>
    <w:rsid w:val="00BD36AF"/>
    <w:rsid w:val="00BD74C3"/>
    <w:rsid w:val="00BE1F99"/>
    <w:rsid w:val="00BE2790"/>
    <w:rsid w:val="00BE4ACB"/>
    <w:rsid w:val="00BE51BD"/>
    <w:rsid w:val="00BE5E2B"/>
    <w:rsid w:val="00BF024B"/>
    <w:rsid w:val="00BF14A7"/>
    <w:rsid w:val="00BF1869"/>
    <w:rsid w:val="00BF379A"/>
    <w:rsid w:val="00BF682F"/>
    <w:rsid w:val="00BF74E0"/>
    <w:rsid w:val="00C0145B"/>
    <w:rsid w:val="00C06045"/>
    <w:rsid w:val="00C10D3C"/>
    <w:rsid w:val="00C13947"/>
    <w:rsid w:val="00C13F89"/>
    <w:rsid w:val="00C14094"/>
    <w:rsid w:val="00C144A6"/>
    <w:rsid w:val="00C14F72"/>
    <w:rsid w:val="00C16532"/>
    <w:rsid w:val="00C2364A"/>
    <w:rsid w:val="00C25339"/>
    <w:rsid w:val="00C25D2C"/>
    <w:rsid w:val="00C25F86"/>
    <w:rsid w:val="00C27C4F"/>
    <w:rsid w:val="00C33528"/>
    <w:rsid w:val="00C42917"/>
    <w:rsid w:val="00C42CD4"/>
    <w:rsid w:val="00C4318A"/>
    <w:rsid w:val="00C43559"/>
    <w:rsid w:val="00C43C7F"/>
    <w:rsid w:val="00C449A5"/>
    <w:rsid w:val="00C44D95"/>
    <w:rsid w:val="00C46A11"/>
    <w:rsid w:val="00C477E5"/>
    <w:rsid w:val="00C50CA3"/>
    <w:rsid w:val="00C54AEC"/>
    <w:rsid w:val="00C573F6"/>
    <w:rsid w:val="00C578F6"/>
    <w:rsid w:val="00C6247A"/>
    <w:rsid w:val="00C65A15"/>
    <w:rsid w:val="00C66294"/>
    <w:rsid w:val="00C67D63"/>
    <w:rsid w:val="00C70C78"/>
    <w:rsid w:val="00C70E19"/>
    <w:rsid w:val="00C731C7"/>
    <w:rsid w:val="00C7746B"/>
    <w:rsid w:val="00C77588"/>
    <w:rsid w:val="00C77918"/>
    <w:rsid w:val="00C80E8E"/>
    <w:rsid w:val="00C82D22"/>
    <w:rsid w:val="00C8327C"/>
    <w:rsid w:val="00C843D4"/>
    <w:rsid w:val="00C853C6"/>
    <w:rsid w:val="00C85A8A"/>
    <w:rsid w:val="00C86CD8"/>
    <w:rsid w:val="00C95249"/>
    <w:rsid w:val="00C95447"/>
    <w:rsid w:val="00C97491"/>
    <w:rsid w:val="00CA09EC"/>
    <w:rsid w:val="00CA14D4"/>
    <w:rsid w:val="00CA1618"/>
    <w:rsid w:val="00CA27E6"/>
    <w:rsid w:val="00CA4C9A"/>
    <w:rsid w:val="00CA5847"/>
    <w:rsid w:val="00CA79C5"/>
    <w:rsid w:val="00CB0739"/>
    <w:rsid w:val="00CB0889"/>
    <w:rsid w:val="00CB1C85"/>
    <w:rsid w:val="00CB1D9D"/>
    <w:rsid w:val="00CC151E"/>
    <w:rsid w:val="00CC15F3"/>
    <w:rsid w:val="00CC1633"/>
    <w:rsid w:val="00CC1931"/>
    <w:rsid w:val="00CC318E"/>
    <w:rsid w:val="00CC41FF"/>
    <w:rsid w:val="00CC7500"/>
    <w:rsid w:val="00CD0531"/>
    <w:rsid w:val="00CD2BA7"/>
    <w:rsid w:val="00CD446F"/>
    <w:rsid w:val="00CD45CF"/>
    <w:rsid w:val="00CD5413"/>
    <w:rsid w:val="00CD6370"/>
    <w:rsid w:val="00CE1B13"/>
    <w:rsid w:val="00CE6FCD"/>
    <w:rsid w:val="00CE75D9"/>
    <w:rsid w:val="00CF3287"/>
    <w:rsid w:val="00CF335E"/>
    <w:rsid w:val="00CF4409"/>
    <w:rsid w:val="00CF57E9"/>
    <w:rsid w:val="00CF7FBD"/>
    <w:rsid w:val="00D00436"/>
    <w:rsid w:val="00D02007"/>
    <w:rsid w:val="00D04D39"/>
    <w:rsid w:val="00D068F6"/>
    <w:rsid w:val="00D06E24"/>
    <w:rsid w:val="00D136AA"/>
    <w:rsid w:val="00D1560B"/>
    <w:rsid w:val="00D1642B"/>
    <w:rsid w:val="00D16D0D"/>
    <w:rsid w:val="00D22EC7"/>
    <w:rsid w:val="00D238E7"/>
    <w:rsid w:val="00D23981"/>
    <w:rsid w:val="00D24243"/>
    <w:rsid w:val="00D2479D"/>
    <w:rsid w:val="00D27E97"/>
    <w:rsid w:val="00D30618"/>
    <w:rsid w:val="00D31D08"/>
    <w:rsid w:val="00D329A9"/>
    <w:rsid w:val="00D332D2"/>
    <w:rsid w:val="00D35CC8"/>
    <w:rsid w:val="00D35CC9"/>
    <w:rsid w:val="00D35E28"/>
    <w:rsid w:val="00D406CC"/>
    <w:rsid w:val="00D42491"/>
    <w:rsid w:val="00D42A5E"/>
    <w:rsid w:val="00D42E81"/>
    <w:rsid w:val="00D453CE"/>
    <w:rsid w:val="00D511CB"/>
    <w:rsid w:val="00D51489"/>
    <w:rsid w:val="00D534F3"/>
    <w:rsid w:val="00D5610D"/>
    <w:rsid w:val="00D57672"/>
    <w:rsid w:val="00D61125"/>
    <w:rsid w:val="00D644BC"/>
    <w:rsid w:val="00D67621"/>
    <w:rsid w:val="00D70F63"/>
    <w:rsid w:val="00D7235E"/>
    <w:rsid w:val="00D72ABC"/>
    <w:rsid w:val="00D73F66"/>
    <w:rsid w:val="00D76763"/>
    <w:rsid w:val="00D826BE"/>
    <w:rsid w:val="00D82F76"/>
    <w:rsid w:val="00D84F7B"/>
    <w:rsid w:val="00D858B8"/>
    <w:rsid w:val="00D8605E"/>
    <w:rsid w:val="00D872C4"/>
    <w:rsid w:val="00D941F8"/>
    <w:rsid w:val="00D9453B"/>
    <w:rsid w:val="00D95221"/>
    <w:rsid w:val="00D95EAF"/>
    <w:rsid w:val="00D96518"/>
    <w:rsid w:val="00D96FE5"/>
    <w:rsid w:val="00D978A2"/>
    <w:rsid w:val="00DA30BD"/>
    <w:rsid w:val="00DA3EC5"/>
    <w:rsid w:val="00DA6F2C"/>
    <w:rsid w:val="00DB3585"/>
    <w:rsid w:val="00DB7CC6"/>
    <w:rsid w:val="00DC0D2E"/>
    <w:rsid w:val="00DC1B7A"/>
    <w:rsid w:val="00DC1C3C"/>
    <w:rsid w:val="00DC3414"/>
    <w:rsid w:val="00DC3D08"/>
    <w:rsid w:val="00DC7E11"/>
    <w:rsid w:val="00DD1803"/>
    <w:rsid w:val="00DD25B2"/>
    <w:rsid w:val="00DD4245"/>
    <w:rsid w:val="00DD5E5A"/>
    <w:rsid w:val="00DE1C27"/>
    <w:rsid w:val="00DE2750"/>
    <w:rsid w:val="00DE3B69"/>
    <w:rsid w:val="00DE42DB"/>
    <w:rsid w:val="00DE539A"/>
    <w:rsid w:val="00DE53E4"/>
    <w:rsid w:val="00DF1D9C"/>
    <w:rsid w:val="00DF4CAF"/>
    <w:rsid w:val="00DF4F97"/>
    <w:rsid w:val="00DF51E2"/>
    <w:rsid w:val="00DF5922"/>
    <w:rsid w:val="00DF616A"/>
    <w:rsid w:val="00DF6D07"/>
    <w:rsid w:val="00E00869"/>
    <w:rsid w:val="00E0157F"/>
    <w:rsid w:val="00E069A5"/>
    <w:rsid w:val="00E11FE8"/>
    <w:rsid w:val="00E1225F"/>
    <w:rsid w:val="00E127AF"/>
    <w:rsid w:val="00E12D8A"/>
    <w:rsid w:val="00E1616B"/>
    <w:rsid w:val="00E17B6A"/>
    <w:rsid w:val="00E24B18"/>
    <w:rsid w:val="00E31254"/>
    <w:rsid w:val="00E317FE"/>
    <w:rsid w:val="00E3261D"/>
    <w:rsid w:val="00E33EDF"/>
    <w:rsid w:val="00E37A7D"/>
    <w:rsid w:val="00E41E7F"/>
    <w:rsid w:val="00E42204"/>
    <w:rsid w:val="00E43D70"/>
    <w:rsid w:val="00E4438B"/>
    <w:rsid w:val="00E4688B"/>
    <w:rsid w:val="00E5363F"/>
    <w:rsid w:val="00E54BC9"/>
    <w:rsid w:val="00E55280"/>
    <w:rsid w:val="00E60DFF"/>
    <w:rsid w:val="00E63369"/>
    <w:rsid w:val="00E64003"/>
    <w:rsid w:val="00E65687"/>
    <w:rsid w:val="00E673F2"/>
    <w:rsid w:val="00E7092F"/>
    <w:rsid w:val="00E720E2"/>
    <w:rsid w:val="00E7230A"/>
    <w:rsid w:val="00E7297E"/>
    <w:rsid w:val="00E73D6C"/>
    <w:rsid w:val="00E7403F"/>
    <w:rsid w:val="00E7422A"/>
    <w:rsid w:val="00E77009"/>
    <w:rsid w:val="00E77ABE"/>
    <w:rsid w:val="00E804E8"/>
    <w:rsid w:val="00E84368"/>
    <w:rsid w:val="00E9083F"/>
    <w:rsid w:val="00E90D6E"/>
    <w:rsid w:val="00E91ADD"/>
    <w:rsid w:val="00E91BE7"/>
    <w:rsid w:val="00E92A5E"/>
    <w:rsid w:val="00EA0B11"/>
    <w:rsid w:val="00EA10A9"/>
    <w:rsid w:val="00EA5E1B"/>
    <w:rsid w:val="00EA6EA6"/>
    <w:rsid w:val="00EA74E7"/>
    <w:rsid w:val="00EB6BA8"/>
    <w:rsid w:val="00EB7223"/>
    <w:rsid w:val="00EB7BF7"/>
    <w:rsid w:val="00EC03B1"/>
    <w:rsid w:val="00EC2C02"/>
    <w:rsid w:val="00EC2FE0"/>
    <w:rsid w:val="00EC3F7C"/>
    <w:rsid w:val="00EC44ED"/>
    <w:rsid w:val="00EC5035"/>
    <w:rsid w:val="00EC5995"/>
    <w:rsid w:val="00EC6719"/>
    <w:rsid w:val="00EC7DE9"/>
    <w:rsid w:val="00ED3116"/>
    <w:rsid w:val="00ED60DA"/>
    <w:rsid w:val="00ED785A"/>
    <w:rsid w:val="00EE0354"/>
    <w:rsid w:val="00EE3716"/>
    <w:rsid w:val="00EE5DF7"/>
    <w:rsid w:val="00EF0DEC"/>
    <w:rsid w:val="00EF4232"/>
    <w:rsid w:val="00EF5085"/>
    <w:rsid w:val="00EF717C"/>
    <w:rsid w:val="00F00E31"/>
    <w:rsid w:val="00F01178"/>
    <w:rsid w:val="00F030F0"/>
    <w:rsid w:val="00F04086"/>
    <w:rsid w:val="00F05BEA"/>
    <w:rsid w:val="00F105C2"/>
    <w:rsid w:val="00F10DF7"/>
    <w:rsid w:val="00F11785"/>
    <w:rsid w:val="00F118DC"/>
    <w:rsid w:val="00F1397B"/>
    <w:rsid w:val="00F13CD6"/>
    <w:rsid w:val="00F17DBA"/>
    <w:rsid w:val="00F17E12"/>
    <w:rsid w:val="00F254B9"/>
    <w:rsid w:val="00F279DE"/>
    <w:rsid w:val="00F304F3"/>
    <w:rsid w:val="00F32B89"/>
    <w:rsid w:val="00F46390"/>
    <w:rsid w:val="00F47752"/>
    <w:rsid w:val="00F50038"/>
    <w:rsid w:val="00F51887"/>
    <w:rsid w:val="00F51D14"/>
    <w:rsid w:val="00F52950"/>
    <w:rsid w:val="00F534D4"/>
    <w:rsid w:val="00F56648"/>
    <w:rsid w:val="00F60460"/>
    <w:rsid w:val="00F62FB2"/>
    <w:rsid w:val="00F63224"/>
    <w:rsid w:val="00F6385B"/>
    <w:rsid w:val="00F64333"/>
    <w:rsid w:val="00F756A4"/>
    <w:rsid w:val="00F83D8B"/>
    <w:rsid w:val="00F83FF5"/>
    <w:rsid w:val="00F862ED"/>
    <w:rsid w:val="00F86CC7"/>
    <w:rsid w:val="00F87A24"/>
    <w:rsid w:val="00F91FAD"/>
    <w:rsid w:val="00F9405A"/>
    <w:rsid w:val="00F951EC"/>
    <w:rsid w:val="00F95356"/>
    <w:rsid w:val="00F95957"/>
    <w:rsid w:val="00F96B95"/>
    <w:rsid w:val="00F979F9"/>
    <w:rsid w:val="00F97CF8"/>
    <w:rsid w:val="00FA36A8"/>
    <w:rsid w:val="00FA4613"/>
    <w:rsid w:val="00FA4E29"/>
    <w:rsid w:val="00FA6B53"/>
    <w:rsid w:val="00FB0C95"/>
    <w:rsid w:val="00FB1618"/>
    <w:rsid w:val="00FB2C89"/>
    <w:rsid w:val="00FB32DE"/>
    <w:rsid w:val="00FB37BC"/>
    <w:rsid w:val="00FB4940"/>
    <w:rsid w:val="00FB5484"/>
    <w:rsid w:val="00FB6F58"/>
    <w:rsid w:val="00FB74DE"/>
    <w:rsid w:val="00FC1D96"/>
    <w:rsid w:val="00FC3FF7"/>
    <w:rsid w:val="00FC55A1"/>
    <w:rsid w:val="00FC5C60"/>
    <w:rsid w:val="00FC66B2"/>
    <w:rsid w:val="00FC7992"/>
    <w:rsid w:val="00FD1B75"/>
    <w:rsid w:val="00FD1E0D"/>
    <w:rsid w:val="00FD3097"/>
    <w:rsid w:val="00FD742B"/>
    <w:rsid w:val="00FE00A2"/>
    <w:rsid w:val="00FE0398"/>
    <w:rsid w:val="00FE36F0"/>
    <w:rsid w:val="00FE7199"/>
    <w:rsid w:val="00FF1446"/>
    <w:rsid w:val="00FF1511"/>
    <w:rsid w:val="00FF7860"/>
    <w:rsid w:val="033382E5"/>
    <w:rsid w:val="0677C8F5"/>
    <w:rsid w:val="07C8D49D"/>
    <w:rsid w:val="08DD0F26"/>
    <w:rsid w:val="09BB41B3"/>
    <w:rsid w:val="0A234093"/>
    <w:rsid w:val="0E7AE61A"/>
    <w:rsid w:val="0E7B97AF"/>
    <w:rsid w:val="0E98687E"/>
    <w:rsid w:val="0EC0710B"/>
    <w:rsid w:val="0FDC5CDA"/>
    <w:rsid w:val="154BCC27"/>
    <w:rsid w:val="1671E53A"/>
    <w:rsid w:val="16F4ACBA"/>
    <w:rsid w:val="182657D6"/>
    <w:rsid w:val="1C103CF2"/>
    <w:rsid w:val="1C7A365C"/>
    <w:rsid w:val="1DE67730"/>
    <w:rsid w:val="1F5634C9"/>
    <w:rsid w:val="20345CFD"/>
    <w:rsid w:val="22A3DE77"/>
    <w:rsid w:val="24D2EF40"/>
    <w:rsid w:val="28B74570"/>
    <w:rsid w:val="2A894D9D"/>
    <w:rsid w:val="2DC8967E"/>
    <w:rsid w:val="3049C607"/>
    <w:rsid w:val="30596838"/>
    <w:rsid w:val="30E65BED"/>
    <w:rsid w:val="31B722AF"/>
    <w:rsid w:val="322B0DEF"/>
    <w:rsid w:val="32B6B81C"/>
    <w:rsid w:val="3414389B"/>
    <w:rsid w:val="350BDDDA"/>
    <w:rsid w:val="36992A80"/>
    <w:rsid w:val="3836F31D"/>
    <w:rsid w:val="3AC985FB"/>
    <w:rsid w:val="3CC151A3"/>
    <w:rsid w:val="3D4A947E"/>
    <w:rsid w:val="3E21A971"/>
    <w:rsid w:val="3F853BFF"/>
    <w:rsid w:val="42C9ECB7"/>
    <w:rsid w:val="42D93D01"/>
    <w:rsid w:val="47919DB3"/>
    <w:rsid w:val="47D59F84"/>
    <w:rsid w:val="48319B46"/>
    <w:rsid w:val="492AC556"/>
    <w:rsid w:val="4930F1DF"/>
    <w:rsid w:val="4C91448B"/>
    <w:rsid w:val="4E5FE10F"/>
    <w:rsid w:val="5106300F"/>
    <w:rsid w:val="513890CC"/>
    <w:rsid w:val="52ECEE35"/>
    <w:rsid w:val="532F1C98"/>
    <w:rsid w:val="5AD86DB7"/>
    <w:rsid w:val="5B90D848"/>
    <w:rsid w:val="5E8A80DF"/>
    <w:rsid w:val="60B545AC"/>
    <w:rsid w:val="6279A2E1"/>
    <w:rsid w:val="64DF1B1A"/>
    <w:rsid w:val="65F502B4"/>
    <w:rsid w:val="684435DA"/>
    <w:rsid w:val="6BB967DD"/>
    <w:rsid w:val="6C104BD1"/>
    <w:rsid w:val="6E722733"/>
    <w:rsid w:val="6E84D883"/>
    <w:rsid w:val="70EDC60E"/>
    <w:rsid w:val="753DCD6A"/>
    <w:rsid w:val="764F1A0C"/>
    <w:rsid w:val="7B6EDE64"/>
    <w:rsid w:val="7C5B9A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6804A"/>
  <w15:docId w15:val="{DC27A897-7F5A-4E5D-A355-E5F8AAEB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Change w:id="0" w:author="Comparison" w:date="2026-09-25T21:07:00Z">
        <w:pPr/>
      </w:pPrChange>
    </w:pPr>
    <w:rPr>
      <w:rFonts w:ascii="Segoe UI" w:eastAsiaTheme="minorEastAsia" w:hAnsiTheme="minorHAnsi" w:cstheme="minorBidi"/>
      <w:color w:val="000000" w:themeColor="text1"/>
      <w:kern w:val="2"/>
      <w:sz w:val="22"/>
      <w:szCs w:val="24"/>
      <w14:ligatures w14:val="standardContextual"/>
      <w:rPrChange w:id="0" w:author="Comparison" w:date="2026-09-25T21:07:00Z">
        <w:rPr>
          <w:sz w:val="22"/>
          <w:lang w:val="en-US" w:eastAsia="en-US" w:bidi="ar-SA"/>
        </w:rPr>
      </w:rPrChange>
    </w:rPr>
  </w:style>
  <w:style w:type="paragraph" w:styleId="Heading1">
    <w:name w:val="heading 1"/>
    <w:uiPriority w:val="9"/>
    <w:qFormat/>
    <w:pPr>
      <w:spacing w:after="160" w:line="278" w:lineRule="auto"/>
      <w:outlineLvl w:val="0"/>
      <w:pPrChange w:id="1" w:author="Comparison" w:date="2026-09-25T21:07:00Z">
        <w:pPr>
          <w:keepNext/>
          <w:spacing w:after="160" w:line="278" w:lineRule="auto"/>
          <w:outlineLvl w:val="0"/>
        </w:pPr>
      </w:pPrChange>
    </w:pPr>
    <w:rPr>
      <w:rFonts w:ascii="Segoe UI" w:eastAsiaTheme="minorEastAsia" w:hAnsiTheme="minorHAnsi" w:cstheme="minorBidi"/>
      <w:b/>
      <w:color w:val="1F3754" w:themeColor="accent1" w:themeShade="6F"/>
      <w:kern w:val="2"/>
      <w:sz w:val="36"/>
      <w:szCs w:val="24"/>
      <w14:ligatures w14:val="standardContextual"/>
      <w:rPrChange w:id="1" w:author="Comparison" w:date="2026-09-25T21:07:00Z">
        <w:rPr>
          <w:rFonts w:ascii="Segoe UI" w:eastAsiaTheme="minorEastAsia" w:hAnsiTheme="minorHAnsi" w:cstheme="minorBidi"/>
          <w:color w:val="000000" w:themeColor="text1"/>
          <w:kern w:val="2"/>
          <w:sz w:val="22"/>
          <w:szCs w:val="24"/>
          <w:lang w:val="en-US" w:eastAsia="en-US" w:bidi="ar-SA"/>
          <w14:ligatures w14:val="standardContextual"/>
        </w:rPr>
      </w:rPrChange>
    </w:rPr>
  </w:style>
  <w:style w:type="paragraph" w:styleId="Heading2">
    <w:name w:val="heading 2"/>
    <w:link w:val="Heading2Char"/>
    <w:uiPriority w:val="9"/>
    <w:unhideWhenUsed/>
    <w:qFormat/>
    <w:pPr>
      <w:spacing w:after="160" w:line="278" w:lineRule="auto"/>
      <w:outlineLvl w:val="1"/>
      <w:pPrChange w:id="2" w:author="Comparison" w:date="2026-09-25T21:07:00Z">
        <w:pPr>
          <w:spacing w:after="160" w:line="278" w:lineRule="auto"/>
          <w:outlineLvl w:val="1"/>
        </w:pPr>
      </w:pPrChange>
    </w:pPr>
    <w:rPr>
      <w:rFonts w:ascii="Segoe UI" w:eastAsiaTheme="minorEastAsia" w:hAnsiTheme="minorHAnsi" w:cstheme="minorBidi"/>
      <w:b/>
      <w:color w:val="243F60" w:themeColor="accent1" w:themeShade="7F"/>
      <w:kern w:val="2"/>
      <w:sz w:val="32"/>
      <w:szCs w:val="24"/>
      <w14:ligatures w14:val="standardContextual"/>
      <w:rPrChange w:id="2" w:author="Comparison" w:date="2026-09-25T21:07:00Z">
        <w:rPr>
          <w:rFonts w:ascii="Segoe UI" w:eastAsiaTheme="minorEastAsia" w:hAnsiTheme="minorHAnsi" w:cstheme="minorBidi"/>
          <w:b/>
          <w:color w:val="243F60" w:themeColor="accent1" w:themeShade="7F"/>
          <w:kern w:val="2"/>
          <w:sz w:val="32"/>
          <w:szCs w:val="24"/>
          <w:lang w:val="en-US" w:eastAsia="en-US" w:bidi="ar-SA"/>
          <w14:ligatures w14:val="standardContextual"/>
        </w:rPr>
      </w:rPrChange>
    </w:rPr>
  </w:style>
  <w:style w:type="paragraph" w:styleId="Heading3">
    <w:name w:val="heading 3"/>
    <w:link w:val="Heading3Char"/>
    <w:uiPriority w:val="9"/>
    <w:unhideWhenUsed/>
    <w:qFormat/>
    <w:pPr>
      <w:spacing w:after="160" w:line="278" w:lineRule="auto"/>
      <w:outlineLvl w:val="2"/>
      <w:pPrChange w:id="3" w:author="Comparison" w:date="2026-09-25T21:07:00Z">
        <w:pPr>
          <w:spacing w:after="160" w:line="278" w:lineRule="auto"/>
          <w:outlineLvl w:val="2"/>
        </w:pPr>
      </w:pPrChange>
    </w:pPr>
    <w:rPr>
      <w:rFonts w:ascii="Segoe UI" w:eastAsiaTheme="minorEastAsia" w:hAnsiTheme="minorHAnsi" w:cstheme="minorBidi"/>
      <w:b/>
      <w:color w:val="365F91" w:themeColor="accent1" w:themeShade="BF"/>
      <w:kern w:val="2"/>
      <w:sz w:val="28"/>
      <w:szCs w:val="24"/>
      <w14:ligatures w14:val="standardContextual"/>
      <w:rPrChange w:id="3" w:author="Comparison" w:date="2026-09-25T21:07:00Z">
        <w:rPr>
          <w:rFonts w:ascii="Segoe UI" w:eastAsiaTheme="minorEastAsia" w:hAnsiTheme="minorHAnsi" w:cstheme="minorBidi"/>
          <w:b/>
          <w:color w:val="365F91" w:themeColor="accent1" w:themeShade="BF"/>
          <w:kern w:val="2"/>
          <w:sz w:val="28"/>
          <w:szCs w:val="24"/>
          <w:lang w:val="en-US" w:eastAsia="en-US" w:bidi="ar-SA"/>
          <w14:ligatures w14:val="standardContextual"/>
        </w:rPr>
      </w:rPrChange>
    </w:rPr>
  </w:style>
  <w:style w:type="paragraph" w:styleId="Heading4">
    <w:name w:val="heading 4"/>
    <w:link w:val="Heading4Char"/>
    <w:uiPriority w:val="9"/>
    <w:semiHidden/>
    <w:unhideWhenUsed/>
    <w:qFormat/>
    <w:pPr>
      <w:spacing w:after="160" w:line="278" w:lineRule="auto"/>
      <w:outlineLvl w:val="3"/>
      <w:pPrChange w:id="4" w:author="Comparison" w:date="2026-09-25T21:07:00Z">
        <w:pPr>
          <w:spacing w:after="160" w:line="278" w:lineRule="auto"/>
          <w:outlineLvl w:val="3"/>
        </w:pPr>
      </w:pPrChange>
    </w:pPr>
    <w:rPr>
      <w:rFonts w:ascii="Segoe UI" w:eastAsiaTheme="minorEastAsia" w:hAnsiTheme="minorHAnsi" w:cstheme="minorBidi"/>
      <w:b/>
      <w:color w:val="4477B6" w:themeColor="accent1" w:themeShade="EF"/>
      <w:kern w:val="2"/>
      <w:sz w:val="26"/>
      <w:szCs w:val="24"/>
      <w14:ligatures w14:val="standardContextual"/>
      <w:rPrChange w:id="4" w:author="Comparison" w:date="2026-09-25T21:07:00Z">
        <w:rPr>
          <w:rFonts w:ascii="Segoe UI" w:eastAsiaTheme="minorEastAsia" w:hAnsiTheme="minorHAnsi" w:cstheme="minorBidi"/>
          <w:b/>
          <w:color w:val="4477B6" w:themeColor="accent1" w:themeShade="EF"/>
          <w:kern w:val="2"/>
          <w:sz w:val="26"/>
          <w:szCs w:val="24"/>
          <w:lang w:val="en-US" w:eastAsia="en-US" w:bidi="ar-SA"/>
          <w14:ligatures w14:val="standardContextual"/>
        </w:rPr>
      </w:rPrChange>
    </w:rPr>
  </w:style>
  <w:style w:type="paragraph" w:styleId="Heading5">
    <w:name w:val="heading 5"/>
    <w:link w:val="Heading5Char"/>
    <w:uiPriority w:val="9"/>
    <w:semiHidden/>
    <w:unhideWhenUsed/>
    <w:qFormat/>
    <w:pPr>
      <w:spacing w:after="160" w:line="278" w:lineRule="auto"/>
      <w:outlineLvl w:val="4"/>
      <w:pPrChange w:id="5" w:author="Comparison" w:date="2026-09-25T21:07:00Z">
        <w:pPr>
          <w:spacing w:after="160" w:line="278" w:lineRule="auto"/>
          <w:outlineLvl w:val="4"/>
        </w:pPr>
      </w:pPrChange>
    </w:pPr>
    <w:rPr>
      <w:rFonts w:ascii="Segoe UI" w:eastAsiaTheme="minorEastAsia" w:hAnsiTheme="minorHAnsi" w:cstheme="minorBidi"/>
      <w:b/>
      <w:color w:val="4F81BD" w:themeColor="accent1"/>
      <w:kern w:val="2"/>
      <w:sz w:val="24"/>
      <w:szCs w:val="24"/>
      <w14:ligatures w14:val="standardContextual"/>
      <w:rPrChange w:id="5" w:author="Comparison" w:date="2026-09-25T21:07:00Z">
        <w:rPr>
          <w:rFonts w:ascii="Segoe UI" w:eastAsiaTheme="minorEastAsia" w:hAnsiTheme="minorHAnsi" w:cstheme="minorBidi"/>
          <w:b/>
          <w:color w:val="4F81BD" w:themeColor="accent1"/>
          <w:kern w:val="2"/>
          <w:sz w:val="24"/>
          <w:szCs w:val="24"/>
          <w:lang w:val="en-US" w:eastAsia="en-US" w:bidi="ar-SA"/>
          <w14:ligatures w14:val="standardContextual"/>
        </w:rPr>
      </w:rPrChange>
    </w:rPr>
  </w:style>
  <w:style w:type="paragraph" w:styleId="Heading6">
    <w:name w:val="heading 6"/>
    <w:link w:val="Heading6Char"/>
    <w:uiPriority w:val="9"/>
    <w:semiHidden/>
    <w:unhideWhenUsed/>
    <w:qFormat/>
    <w:pPr>
      <w:spacing w:after="160" w:line="278" w:lineRule="auto"/>
      <w:outlineLvl w:val="5"/>
      <w:pPrChange w:id="6" w:author="Comparison" w:date="2026-09-25T21:07:00Z">
        <w:pPr>
          <w:spacing w:after="160" w:line="278" w:lineRule="auto"/>
          <w:outlineLvl w:val="5"/>
        </w:pPr>
      </w:pPrChange>
    </w:pPr>
    <w:rPr>
      <w:rFonts w:ascii="Segoe UI" w:eastAsiaTheme="minorEastAsia" w:hAnsiTheme="minorHAnsi" w:cstheme="minorBidi"/>
      <w:b/>
      <w:color w:val="4F81BD" w:themeColor="accent1"/>
      <w:kern w:val="2"/>
      <w:sz w:val="22"/>
      <w:szCs w:val="24"/>
      <w14:ligatures w14:val="standardContextual"/>
      <w:rPrChange w:id="6" w:author="Comparison" w:date="2026-09-25T21:07:00Z">
        <w:rPr>
          <w:rFonts w:ascii="Segoe UI" w:eastAsiaTheme="minorEastAsia" w:hAnsiTheme="minorHAnsi" w:cstheme="minorBidi"/>
          <w:b/>
          <w:color w:val="4F81BD" w:themeColor="accent1"/>
          <w:kern w:val="2"/>
          <w:sz w:val="22"/>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sz w:val="20"/>
    </w:rPr>
  </w:style>
  <w:style w:type="paragraph" w:styleId="BalloonText">
    <w:name w:val="Balloon Text"/>
    <w:basedOn w:val="Normal"/>
    <w:semiHidden/>
    <w:rsid w:val="003C099E"/>
    <w:rPr>
      <w:rFonts w:ascii="Tahoma" w:hAnsi="Tahoma" w:cs="Tahoma"/>
      <w:sz w:val="16"/>
      <w:szCs w:val="16"/>
    </w:rPr>
  </w:style>
  <w:style w:type="table" w:styleId="TableGrid">
    <w:name w:val="Table Grid"/>
    <w:basedOn w:val="TableNormal"/>
    <w:rsid w:val="00E77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3365DF"/>
    <w:rPr>
      <w:sz w:val="16"/>
      <w:szCs w:val="16"/>
    </w:rPr>
  </w:style>
  <w:style w:type="paragraph" w:styleId="CommentText">
    <w:name w:val="annotation text"/>
    <w:basedOn w:val="Normal"/>
    <w:link w:val="CommentTextChar"/>
    <w:rsid w:val="003365DF"/>
    <w:rPr>
      <w:sz w:val="20"/>
    </w:rPr>
  </w:style>
  <w:style w:type="character" w:customStyle="1" w:styleId="CommentTextChar">
    <w:name w:val="Comment Text Char"/>
    <w:basedOn w:val="DefaultParagraphFont"/>
    <w:link w:val="CommentText"/>
    <w:rsid w:val="003365DF"/>
  </w:style>
  <w:style w:type="paragraph" w:styleId="CommentSubject">
    <w:name w:val="annotation subject"/>
    <w:basedOn w:val="CommentText"/>
    <w:next w:val="CommentText"/>
    <w:link w:val="CommentSubjectChar"/>
    <w:rsid w:val="003365DF"/>
    <w:rPr>
      <w:b/>
      <w:bCs/>
      <w:lang w:val="x-none" w:eastAsia="x-none"/>
    </w:rPr>
  </w:style>
  <w:style w:type="character" w:customStyle="1" w:styleId="CommentSubjectChar">
    <w:name w:val="Comment Subject Char"/>
    <w:link w:val="CommentSubject"/>
    <w:rsid w:val="003365DF"/>
    <w:rPr>
      <w:b/>
      <w:bCs/>
    </w:rPr>
  </w:style>
  <w:style w:type="paragraph" w:styleId="Revision">
    <w:name w:val="Revision"/>
    <w:hidden/>
    <w:uiPriority w:val="99"/>
    <w:semiHidden/>
    <w:rsid w:val="004A58FD"/>
    <w:rPr>
      <w:sz w:val="22"/>
    </w:rPr>
  </w:style>
  <w:style w:type="character" w:styleId="FootnoteReference">
    <w:name w:val="footnote reference"/>
    <w:uiPriority w:val="99"/>
    <w:unhideWhenUsed/>
    <w:rsid w:val="004A58FD"/>
    <w:rPr>
      <w:vertAlign w:val="superscript"/>
    </w:rPr>
  </w:style>
  <w:style w:type="character" w:customStyle="1" w:styleId="ptext-14">
    <w:name w:val="ptext-14"/>
    <w:rsid w:val="004A58FD"/>
  </w:style>
  <w:style w:type="character" w:customStyle="1" w:styleId="FooterChar">
    <w:name w:val="Footer Char"/>
    <w:basedOn w:val="DefaultParagraphFont"/>
    <w:link w:val="Footer"/>
    <w:uiPriority w:val="99"/>
    <w:rsid w:val="00F862ED"/>
  </w:style>
  <w:style w:type="character" w:customStyle="1" w:styleId="Style11ptUnderline">
    <w:name w:val="Style 11 pt Underline"/>
    <w:qFormat/>
    <w:rsid w:val="008F75BA"/>
    <w:rPr>
      <w:sz w:val="22"/>
      <w:u w:val="single"/>
    </w:rPr>
  </w:style>
  <w:style w:type="paragraph" w:styleId="ListParagraph">
    <w:name w:val="List Paragraph"/>
    <w:basedOn w:val="Normal"/>
    <w:uiPriority w:val="34"/>
    <w:qFormat/>
    <w:rsid w:val="00FB2C89"/>
    <w:pPr>
      <w:spacing w:after="200" w:line="276" w:lineRule="auto"/>
      <w:ind w:left="720"/>
      <w:contextualSpacing/>
    </w:pPr>
    <w:rPr>
      <w:rFonts w:asciiTheme="minorHAnsi" w:eastAsiaTheme="minorHAnsi"/>
      <w:szCs w:val="22"/>
    </w:rPr>
  </w:style>
  <w:style w:type="numbering" w:customStyle="1" w:styleId="CurrentList1">
    <w:name w:val="Current List1"/>
    <w:uiPriority w:val="99"/>
    <w:rsid w:val="005C0CA1"/>
    <w:pPr>
      <w:numPr>
        <w:numId w:val="9"/>
      </w:numPr>
    </w:pPr>
  </w:style>
  <w:style w:type="character" w:styleId="UnresolvedMention">
    <w:name w:val="Unresolved Mention"/>
    <w:basedOn w:val="DefaultParagraphFont"/>
    <w:uiPriority w:val="99"/>
    <w:unhideWhenUsed/>
    <w:rsid w:val="00B951FC"/>
    <w:rPr>
      <w:color w:val="605E5C"/>
      <w:shd w:val="clear" w:color="auto" w:fill="E1DFDD"/>
    </w:rPr>
  </w:style>
  <w:style w:type="character" w:styleId="Mention">
    <w:name w:val="Mention"/>
    <w:basedOn w:val="DefaultParagraphFont"/>
    <w:uiPriority w:val="99"/>
    <w:unhideWhenUsed/>
    <w:rsid w:val="00B951FC"/>
    <w:rPr>
      <w:color w:val="2B579A"/>
      <w:shd w:val="clear" w:color="auto" w:fill="E1DFDD"/>
    </w:rPr>
  </w:style>
  <w:style w:type="character" w:styleId="Hyperlink">
    <w:name w:val="Hyperlink"/>
    <w:unhideWhenUsed/>
    <w:rPr>
      <w:color w:val="0000FF" w:themeColor="hyperlink"/>
      <w:u w:val="single"/>
      <w:rPrChange w:id="7" w:author="Comparison" w:date="2026-09-25T21:07:00Z">
        <w:rPr>
          <w:color w:val="0000FF" w:themeColor="hyperlink"/>
          <w:u w:val="single"/>
        </w:rPr>
      </w:rPrChange>
    </w:rPr>
  </w:style>
  <w:style w:type="character" w:customStyle="1" w:styleId="Heading2Char">
    <w:name w:val="Heading 2 Char"/>
    <w:basedOn w:val="DefaultParagraphFont"/>
    <w:link w:val="Heading2"/>
    <w:uiPriority w:val="9"/>
    <w:rsid w:val="00894C69"/>
    <w:rPr>
      <w:rFonts w:ascii="Segoe UI" w:eastAsiaTheme="minorEastAsia" w:hAnsiTheme="minorHAnsi" w:cstheme="minorBidi"/>
      <w:b/>
      <w:color w:val="243F60" w:themeColor="accent1" w:themeShade="7F"/>
      <w:kern w:val="2"/>
      <w:sz w:val="32"/>
      <w:szCs w:val="24"/>
      <w14:ligatures w14:val="standardContextual"/>
    </w:rPr>
  </w:style>
  <w:style w:type="character" w:customStyle="1" w:styleId="Heading3Char">
    <w:name w:val="Heading 3 Char"/>
    <w:basedOn w:val="DefaultParagraphFont"/>
    <w:link w:val="Heading3"/>
    <w:uiPriority w:val="9"/>
    <w:rsid w:val="00894C69"/>
    <w:rPr>
      <w:rFonts w:ascii="Segoe UI" w:eastAsiaTheme="minorEastAsia" w:hAnsiTheme="minorHAnsi" w:cstheme="minorBidi"/>
      <w:b/>
      <w:color w:val="365F91" w:themeColor="accent1" w:themeShade="BF"/>
      <w:kern w:val="2"/>
      <w:sz w:val="28"/>
      <w:szCs w:val="24"/>
      <w14:ligatures w14:val="standardContextual"/>
    </w:rPr>
  </w:style>
  <w:style w:type="character" w:customStyle="1" w:styleId="Heading4Char">
    <w:name w:val="Heading 4 Char"/>
    <w:basedOn w:val="DefaultParagraphFont"/>
    <w:link w:val="Heading4"/>
    <w:uiPriority w:val="9"/>
    <w:semiHidden/>
    <w:rsid w:val="00894C69"/>
    <w:rPr>
      <w:rFonts w:ascii="Segoe UI" w:eastAsiaTheme="minorEastAsia" w:hAnsiTheme="minorHAnsi" w:cstheme="minorBidi"/>
      <w:b/>
      <w:color w:val="4477B6" w:themeColor="accent1" w:themeShade="EF"/>
      <w:kern w:val="2"/>
      <w:sz w:val="26"/>
      <w:szCs w:val="24"/>
      <w14:ligatures w14:val="standardContextual"/>
    </w:rPr>
  </w:style>
  <w:style w:type="character" w:customStyle="1" w:styleId="Heading5Char">
    <w:name w:val="Heading 5 Char"/>
    <w:basedOn w:val="DefaultParagraphFont"/>
    <w:link w:val="Heading5"/>
    <w:uiPriority w:val="9"/>
    <w:semiHidden/>
    <w:rsid w:val="00894C69"/>
    <w:rPr>
      <w:rFonts w:ascii="Segoe UI" w:eastAsiaTheme="minorEastAsia" w:hAnsiTheme="minorHAnsi" w:cstheme="minorBidi"/>
      <w:b/>
      <w:color w:val="4F81BD" w:themeColor="accent1"/>
      <w:kern w:val="2"/>
      <w:sz w:val="24"/>
      <w:szCs w:val="24"/>
      <w14:ligatures w14:val="standardContextual"/>
    </w:rPr>
  </w:style>
  <w:style w:type="character" w:customStyle="1" w:styleId="Heading6Char">
    <w:name w:val="Heading 6 Char"/>
    <w:basedOn w:val="DefaultParagraphFont"/>
    <w:link w:val="Heading6"/>
    <w:uiPriority w:val="9"/>
    <w:semiHidden/>
    <w:rsid w:val="00894C69"/>
    <w:rPr>
      <w:rFonts w:ascii="Segoe UI" w:eastAsiaTheme="minorEastAsia" w:hAnsiTheme="minorHAnsi" w:cstheme="minorBidi"/>
      <w:b/>
      <w:color w:val="4F81BD" w:themeColor="accent1"/>
      <w:kern w:val="2"/>
      <w:sz w:val="22"/>
      <w:szCs w:val="24"/>
      <w14:ligatures w14:val="standardContextual"/>
    </w:rPr>
  </w:style>
  <w:style w:type="character" w:customStyle="1" w:styleId="row-heading">
    <w:name w:val="row-heading"/>
    <w:uiPriority w:val="11"/>
    <w:qFormat/>
    <w:rsid w:val="00894C69"/>
    <w:rPr>
      <w:rFonts w:ascii="Segoe UI"/>
      <w:color w:val="1F497D" w:themeColor="dark2"/>
      <w:sz w:val="22"/>
    </w:rPr>
  </w:style>
  <w:style w:type="character" w:customStyle="1" w:styleId="row-content">
    <w:name w:val="row-content"/>
    <w:uiPriority w:val="12"/>
    <w:qFormat/>
    <w:rsid w:val="00894C69"/>
  </w:style>
  <w:style w:type="character" w:customStyle="1" w:styleId="row-content-rich-text">
    <w:name w:val="row-content-rich-text"/>
    <w:uiPriority w:val="12"/>
    <w:qFormat/>
    <w:rsid w:val="00894C69"/>
  </w:style>
  <w:style w:type="character" w:customStyle="1" w:styleId="alternate-name-de">
    <w:name w:val="alternate-name-de"/>
    <w:uiPriority w:val="12"/>
    <w:qFormat/>
    <w:rsid w:val="00894C69"/>
  </w:style>
  <w:style w:type="character" w:customStyle="1" w:styleId="alternate-name-indicator">
    <w:name w:val="alternate-name-indicator"/>
    <w:uiPriority w:val="12"/>
    <w:qFormat/>
    <w:rsid w:val="00894C69"/>
  </w:style>
  <w:style w:type="paragraph" w:customStyle="1" w:styleId="registration-status">
    <w:name w:val="registration-status"/>
    <w:basedOn w:val="Normal"/>
    <w:uiPriority w:val="12"/>
    <w:qFormat/>
    <w:pPr>
      <w:ind w:left="400"/>
      <w:pPrChange w:id="8" w:author="Comparison" w:date="2026-09-25T21:07:00Z">
        <w:pPr>
          <w:spacing w:after="160" w:line="278" w:lineRule="auto"/>
          <w:ind w:left="400"/>
        </w:pPr>
      </w:pPrChange>
    </w:pPr>
    <w:rPr>
      <w:rPrChange w:id="8" w:author="Comparison" w:date="2026-09-25T21:07:00Z">
        <w:rPr>
          <w:rFonts w:ascii="Segoe UI" w:eastAsiaTheme="minorEastAsia" w:hAnsiTheme="minorHAnsi" w:cstheme="minorBidi"/>
          <w:color w:val="000000" w:themeColor="text1"/>
          <w:kern w:val="2"/>
          <w:sz w:val="22"/>
          <w:szCs w:val="24"/>
          <w:lang w:val="en-US" w:eastAsia="en-US" w:bidi="ar-SA"/>
          <w14:ligatures w14:val="standardContextual"/>
        </w:rPr>
      </w:rPrChange>
    </w:rPr>
  </w:style>
  <w:style w:type="table" w:customStyle="1" w:styleId="InnerTable">
    <w:name w:val="Inner Table"/>
    <w:basedOn w:val="TableGrid"/>
    <w:rsid w:val="00894C69"/>
    <w:rPr>
      <w:rFonts w:asciiTheme="minorHAnsi" w:eastAsiaTheme="minorEastAsia" w:hAnsiTheme="minorHAnsi" w:cstheme="minorBidi"/>
      <w:kern w:val="2"/>
      <w:sz w:val="24"/>
      <w:szCs w:val="24"/>
      <w14:ligatures w14:val="standardContextual"/>
    </w:rPr>
    <w:tblPr>
      <w:tblCellMar>
        <w:left w:w="0" w:type="dxa"/>
        <w:right w:w="0" w:type="dxa"/>
      </w:tblCellMar>
    </w:tblPr>
  </w:style>
  <w:style w:type="paragraph" w:styleId="Title">
    <w:name w:val="Title"/>
    <w:basedOn w:val="Normal"/>
    <w:next w:val="Normal"/>
    <w:link w:val="TitleChar"/>
    <w:uiPriority w:val="10"/>
    <w:qFormat/>
    <w:pPr>
      <w:pPrChange w:id="9" w:author="Comparison" w:date="2026-09-25T21:07:00Z">
        <w:pPr>
          <w:spacing w:after="160" w:line="278" w:lineRule="auto"/>
        </w:pPr>
      </w:pPrChange>
    </w:pPr>
    <w:rPr>
      <w:rFonts w:ascii="Calibri Light"/>
      <w:color w:val="000000" w:themeColor="dark1"/>
      <w:sz w:val="56"/>
      <w:rPrChange w:id="9" w:author="Comparison" w:date="2026-09-25T21:07:00Z">
        <w:rPr>
          <w:rFonts w:ascii="Calibri Light" w:eastAsiaTheme="minorEastAsia" w:hAnsiTheme="minorHAnsi" w:cstheme="minorBidi"/>
          <w:color w:val="000000" w:themeColor="dark1"/>
          <w:kern w:val="2"/>
          <w:sz w:val="56"/>
          <w:szCs w:val="24"/>
          <w:lang w:val="en-US" w:eastAsia="en-US" w:bidi="ar-SA"/>
          <w14:ligatures w14:val="standardContextual"/>
        </w:rPr>
      </w:rPrChange>
    </w:rPr>
  </w:style>
  <w:style w:type="character" w:customStyle="1" w:styleId="TitleChar">
    <w:name w:val="Title Char"/>
    <w:basedOn w:val="DefaultParagraphFont"/>
    <w:link w:val="Title"/>
    <w:uiPriority w:val="10"/>
    <w:rsid w:val="00894C69"/>
    <w:rPr>
      <w:rFonts w:ascii="Calibri Light" w:eastAsiaTheme="minorEastAsia" w:hAnsiTheme="minorHAnsi" w:cstheme="minorBidi"/>
      <w:color w:val="000000" w:themeColor="dark1"/>
      <w:kern w:val="2"/>
      <w:sz w:val="56"/>
      <w:szCs w:val="24"/>
      <w14:ligatures w14:val="standardContextual"/>
    </w:rPr>
  </w:style>
  <w:style w:type="paragraph" w:styleId="Subtitle">
    <w:name w:val="Subtitle"/>
    <w:basedOn w:val="Normal"/>
    <w:next w:val="Normal"/>
    <w:link w:val="SubtitleChar"/>
    <w:uiPriority w:val="11"/>
    <w:qFormat/>
    <w:pPr>
      <w:pPrChange w:id="10" w:author="Comparison" w:date="2026-09-25T21:07:00Z">
        <w:pPr>
          <w:spacing w:after="160" w:line="278" w:lineRule="auto"/>
        </w:pPr>
      </w:pPrChange>
    </w:pPr>
    <w:rPr>
      <w:rFonts w:ascii="Calibri Light"/>
      <w:color w:val="000000" w:themeColor="dark1"/>
      <w:sz w:val="32"/>
      <w:rPrChange w:id="10" w:author="Comparison" w:date="2026-09-25T21:07:00Z">
        <w:rPr>
          <w:rFonts w:ascii="Calibri Light" w:eastAsiaTheme="minorEastAsia" w:hAnsiTheme="minorHAnsi" w:cstheme="minorBidi"/>
          <w:color w:val="000000" w:themeColor="dark1"/>
          <w:kern w:val="2"/>
          <w:sz w:val="32"/>
          <w:szCs w:val="24"/>
          <w:lang w:val="en-US" w:eastAsia="en-US" w:bidi="ar-SA"/>
          <w14:ligatures w14:val="standardContextual"/>
        </w:rPr>
      </w:rPrChange>
    </w:rPr>
  </w:style>
  <w:style w:type="character" w:customStyle="1" w:styleId="SubtitleChar">
    <w:name w:val="Subtitle Char"/>
    <w:basedOn w:val="DefaultParagraphFont"/>
    <w:link w:val="Subtitle"/>
    <w:uiPriority w:val="11"/>
    <w:rsid w:val="00894C69"/>
    <w:rPr>
      <w:rFonts w:ascii="Calibri Light" w:eastAsiaTheme="minorEastAsia" w:hAnsiTheme="minorHAnsi" w:cstheme="minorBidi"/>
      <w:color w:val="000000" w:themeColor="dark1"/>
      <w:kern w:val="2"/>
      <w:sz w:val="3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3747886">
      <w:bodyDiv w:val="1"/>
      <w:marLeft w:val="0"/>
      <w:marRight w:val="0"/>
      <w:marTop w:val="0"/>
      <w:marBottom w:val="0"/>
      <w:divBdr>
        <w:top w:val="none" w:sz="0" w:space="0" w:color="auto"/>
        <w:left w:val="none" w:sz="0" w:space="0" w:color="auto"/>
        <w:bottom w:val="none" w:sz="0" w:space="0" w:color="auto"/>
        <w:right w:val="none" w:sz="0" w:space="0" w:color="auto"/>
      </w:divBdr>
    </w:div>
    <w:div w:id="506751844">
      <w:bodyDiv w:val="1"/>
      <w:marLeft w:val="0"/>
      <w:marRight w:val="0"/>
      <w:marTop w:val="0"/>
      <w:marBottom w:val="0"/>
      <w:divBdr>
        <w:top w:val="none" w:sz="0" w:space="0" w:color="auto"/>
        <w:left w:val="none" w:sz="0" w:space="0" w:color="auto"/>
        <w:bottom w:val="none" w:sz="0" w:space="0" w:color="auto"/>
        <w:right w:val="none" w:sz="0" w:space="0" w:color="auto"/>
      </w:divBdr>
    </w:div>
    <w:div w:id="1457143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8FA5EA551EDFC4694680FF3BE5959E7" ma:contentTypeVersion="4" ma:contentTypeDescription="Create a new document." ma:contentTypeScope="" ma:versionID="bfc2164d5153f6b985cd0be48f63b9b2">
  <xsd:schema xmlns:xsd="http://www.w3.org/2001/XMLSchema" xmlns:xs="http://www.w3.org/2001/XMLSchema" xmlns:p="http://schemas.microsoft.com/office/2006/metadata/properties" xmlns:ns2="7e9cfb57-08e0-4c07-b675-fee75878ce48" targetNamespace="http://schemas.microsoft.com/office/2006/metadata/properties" ma:root="true" ma:fieldsID="8adda2abc3a37a67fb6c2a5560c4dd77" ns2:_="">
    <xsd:import namespace="7e9cfb57-08e0-4c07-b675-fee75878ce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cfb57-08e0-4c07-b675-fee75878ce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37F23B-ED3A-4256-9C2D-71DC41C52C4B}">
  <ds:schemaRefs>
    <ds:schemaRef ds:uri="http://schemas.microsoft.com/sharepoint/v3/contenttype/forms"/>
  </ds:schemaRefs>
</ds:datastoreItem>
</file>

<file path=customXml/itemProps2.xml><?xml version="1.0" encoding="utf-8"?>
<ds:datastoreItem xmlns:ds="http://schemas.openxmlformats.org/officeDocument/2006/customXml" ds:itemID="{629E053D-5FC2-434A-997A-CECAF756C2AB}">
  <ds:schemaRefs>
    <ds:schemaRef ds:uri="http://schemas.openxmlformats.org/officeDocument/2006/bibliography"/>
  </ds:schemaRefs>
</ds:datastoreItem>
</file>

<file path=customXml/itemProps3.xml><?xml version="1.0" encoding="utf-8"?>
<ds:datastoreItem xmlns:ds="http://schemas.openxmlformats.org/officeDocument/2006/customXml" ds:itemID="{36A4405E-78A5-4F95-AF55-E1F379729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cfb57-08e0-4c07-b675-fee75878ce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F94684-240D-468C-BEB3-9E2266F62F7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4743</Words>
  <Characters>27041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101 CMR 515-redline</vt:lpstr>
    </vt:vector>
  </TitlesOfParts>
  <Company>Microsoft</Company>
  <LinksUpToDate>false</LinksUpToDate>
  <CharactersWithSpaces>31721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CMR 515_2025-08</dc:title>
  <dc:subject/>
  <dc:creator>NPANARO</dc:creator>
  <cp:keywords/>
  <dc:description/>
  <cp:lastModifiedBy>Arthur Souza Rodrigues</cp:lastModifiedBy>
  <cp:revision>1</cp:revision>
  <cp:lastPrinted>2025-07-30T13:25:00Z</cp:lastPrinted>
  <dcterms:created xsi:type="dcterms:W3CDTF">2025-07-30T13:22:00Z</dcterms:created>
  <dcterms:modified xsi:type="dcterms:W3CDTF">2026-09-26T01:07:00Z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0x010100D8FA5EA551EDFC4694680FF3BE5959E7</vt:lpwstr>
  </property>
</Properties>
</file>