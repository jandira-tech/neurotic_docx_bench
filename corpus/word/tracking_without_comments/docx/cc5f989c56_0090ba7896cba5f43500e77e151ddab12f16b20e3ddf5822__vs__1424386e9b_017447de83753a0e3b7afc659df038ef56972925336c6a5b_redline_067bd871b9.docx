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350FCA" w14:textId="77777777" w:rsidR="00597AC6" w:rsidRPr="00597AC6" w:rsidRDefault="00DB6025" w:rsidP="00597AC6">
      <w:pPr>
        <w:rPr>
          <w:ins w:id="5" w:author="Comparison" w:date="2026-09-22T12:37:00Z" w16du:dateUtc="2026-09-22T16:37:00Z"/>
          <w:b/>
          <w:bCs/>
          <w:u w:val="single"/>
          <w:lang w:val="en-ZA" w:eastAsia="en-ZA"/>
        </w:rPr>
      </w:pPr>
      <w:ins w:id="6" w:author="Comparison" w:date="2026-09-22T12:37:00Z" w16du:dateUtc="2026-09-22T16:37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597AC6" w:rsidRPr="00597AC6" w14:paraId="31E4AFA4" w14:textId="77777777" w:rsidTr="00597AC6">
        <w:trPr>
          <w:trHeight w:val="270"/>
          <w:del w:id="7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55562" w14:textId="2038EEFC" w:rsidR="00597AC6" w:rsidRPr="00597AC6" w:rsidRDefault="00597AC6" w:rsidP="00597AC6">
            <w:pPr>
              <w:rPr>
                <w:del w:id="8" w:author="Comparison" w:date="2026-09-22T12:37:00Z" w16du:dateUtc="2026-09-22T16:37:00Z"/>
                <w:b/>
                <w:bCs/>
                <w:u w:val="single"/>
                <w:lang w:val="en-ZA" w:eastAsia="en-ZA"/>
              </w:rPr>
            </w:pPr>
            <w:del w:id="9" w:author="Comparison" w:date="2026-09-22T12:37:00Z" w16du:dateUtc="2026-09-22T16:37:00Z">
              <w:r w:rsidRPr="00597AC6">
                <w:rPr>
                  <w:b/>
                  <w:bCs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98809" w14:textId="77777777" w:rsidR="00597AC6" w:rsidRPr="00597AC6" w:rsidRDefault="00597AC6" w:rsidP="00597AC6">
            <w:pPr>
              <w:rPr>
                <w:del w:id="10" w:author="Comparison" w:date="2026-09-22T12:37:00Z" w16du:dateUtc="2026-09-22T16:37:00Z"/>
                <w:lang w:val="en-ZA" w:eastAsia="en-ZA"/>
              </w:rPr>
            </w:pPr>
          </w:p>
        </w:tc>
      </w:tr>
      <w:tr w:rsidR="00597AC6" w:rsidRPr="00597AC6" w14:paraId="161757E7" w14:textId="77777777" w:rsidTr="00597AC6">
        <w:trPr>
          <w:trHeight w:val="315"/>
          <w:del w:id="11" w:author="Comparison" w:date="2026-09-22T12:37:00Z" w16du:dateUtc="2026-09-22T16:37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2D32EF69" w14:textId="77777777" w:rsidR="00597AC6" w:rsidRPr="00597AC6" w:rsidRDefault="00597AC6" w:rsidP="00597AC6">
            <w:pPr>
              <w:jc w:val="center"/>
              <w:rPr>
                <w:del w:id="12" w:author="Comparison" w:date="2026-09-22T12:37:00Z" w16du:dateUtc="2026-09-22T16:37:00Z"/>
                <w:b/>
                <w:bCs/>
                <w:sz w:val="24"/>
                <w:szCs w:val="24"/>
                <w:lang w:val="en-ZA" w:eastAsia="en-ZA"/>
              </w:rPr>
            </w:pPr>
            <w:del w:id="13" w:author="Comparison" w:date="2026-09-22T12:37:00Z" w16du:dateUtc="2026-09-22T16:37:00Z">
              <w:r w:rsidRPr="00597AC6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597AC6" w:rsidRPr="00597AC6" w14:paraId="7663BA4A" w14:textId="77777777" w:rsidTr="00597AC6">
        <w:trPr>
          <w:trHeight w:val="330"/>
          <w:del w:id="14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893FAB5" w14:textId="77777777" w:rsidR="00597AC6" w:rsidRPr="00597AC6" w:rsidRDefault="00597AC6" w:rsidP="00597AC6">
            <w:pPr>
              <w:rPr>
                <w:del w:id="15" w:author="Comparison" w:date="2026-09-22T12:37:00Z" w16du:dateUtc="2026-09-22T16:37:00Z"/>
                <w:b/>
                <w:bCs/>
                <w:sz w:val="24"/>
                <w:szCs w:val="24"/>
                <w:lang w:val="en-ZA" w:eastAsia="en-ZA"/>
              </w:rPr>
            </w:pPr>
            <w:del w:id="16" w:author="Comparison" w:date="2026-09-22T12:37:00Z" w16du:dateUtc="2026-09-22T16:37:00Z">
              <w:r w:rsidRPr="00597AC6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005B7AB" w14:textId="77777777" w:rsidR="00597AC6" w:rsidRPr="00597AC6" w:rsidRDefault="00597AC6" w:rsidP="00597AC6">
            <w:pPr>
              <w:jc w:val="center"/>
              <w:rPr>
                <w:del w:id="17" w:author="Comparison" w:date="2026-09-22T12:37:00Z" w16du:dateUtc="2026-09-22T16:37:00Z"/>
                <w:b/>
                <w:bCs/>
                <w:sz w:val="24"/>
                <w:szCs w:val="24"/>
                <w:lang w:val="en-ZA" w:eastAsia="en-ZA"/>
              </w:rPr>
            </w:pPr>
            <w:del w:id="18" w:author="Comparison" w:date="2026-09-22T12:37:00Z" w16du:dateUtc="2026-09-22T16:37:00Z">
              <w:r w:rsidRPr="00597AC6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597AC6" w:rsidRPr="00597AC6" w14:paraId="17EDADCB" w14:textId="77777777" w:rsidTr="00597AC6">
        <w:trPr>
          <w:trHeight w:val="315"/>
          <w:del w:id="19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AEE984D" w14:textId="77777777" w:rsidR="00597AC6" w:rsidRPr="00597AC6" w:rsidRDefault="00597AC6" w:rsidP="00597AC6">
            <w:pPr>
              <w:rPr>
                <w:del w:id="20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21" w:author="Comparison" w:date="2026-09-22T12:37:00Z" w16du:dateUtc="2026-09-22T16:37:00Z">
              <w:r w:rsidRPr="00597AC6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E55AD7E" w14:textId="77777777" w:rsidR="00597AC6" w:rsidRPr="00597AC6" w:rsidRDefault="00597AC6" w:rsidP="00597AC6">
            <w:pPr>
              <w:jc w:val="right"/>
              <w:rPr>
                <w:del w:id="22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23" w:author="Comparison" w:date="2026-09-22T12:37:00Z" w16du:dateUtc="2026-09-22T16:37:00Z">
              <w:r w:rsidRPr="00597AC6">
                <w:rPr>
                  <w:sz w:val="24"/>
                  <w:szCs w:val="24"/>
                  <w:lang w:val="en-ZA" w:eastAsia="en-ZA"/>
                </w:rPr>
                <w:delText>14.3643</w:delText>
              </w:r>
            </w:del>
          </w:p>
        </w:tc>
      </w:tr>
      <w:tr w:rsidR="00597AC6" w:rsidRPr="00597AC6" w14:paraId="177C0ECD" w14:textId="77777777" w:rsidTr="00597AC6">
        <w:trPr>
          <w:trHeight w:val="315"/>
          <w:del w:id="24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430F142" w14:textId="77777777" w:rsidR="00597AC6" w:rsidRPr="00597AC6" w:rsidRDefault="00597AC6" w:rsidP="00597AC6">
            <w:pPr>
              <w:rPr>
                <w:del w:id="25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26" w:author="Comparison" w:date="2026-09-22T12:37:00Z" w16du:dateUtc="2026-09-22T16:37:00Z">
              <w:r w:rsidRPr="00597AC6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4A42068" w14:textId="77777777" w:rsidR="00597AC6" w:rsidRPr="00597AC6" w:rsidRDefault="00597AC6" w:rsidP="00597AC6">
            <w:pPr>
              <w:jc w:val="right"/>
              <w:rPr>
                <w:del w:id="27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28" w:author="Comparison" w:date="2026-09-22T12:37:00Z" w16du:dateUtc="2026-09-22T16:37:00Z">
              <w:r w:rsidRPr="00597AC6">
                <w:rPr>
                  <w:sz w:val="24"/>
                  <w:szCs w:val="24"/>
                  <w:lang w:val="en-ZA" w:eastAsia="en-ZA"/>
                </w:rPr>
                <w:delText>18.4306</w:delText>
              </w:r>
            </w:del>
          </w:p>
        </w:tc>
      </w:tr>
      <w:tr w:rsidR="00597AC6" w:rsidRPr="00597AC6" w14:paraId="67934F79" w14:textId="77777777" w:rsidTr="00597AC6">
        <w:trPr>
          <w:trHeight w:val="300"/>
          <w:del w:id="29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D5079DC" w14:textId="77777777" w:rsidR="00597AC6" w:rsidRPr="00597AC6" w:rsidRDefault="00597AC6" w:rsidP="00597AC6">
            <w:pPr>
              <w:rPr>
                <w:del w:id="30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31" w:author="Comparison" w:date="2026-09-22T12:37:00Z" w16du:dateUtc="2026-09-22T16:37:00Z">
              <w:r w:rsidRPr="00597AC6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35FA6EA" w14:textId="77777777" w:rsidR="00597AC6" w:rsidRPr="00597AC6" w:rsidRDefault="00597AC6" w:rsidP="00597AC6">
            <w:pPr>
              <w:jc w:val="right"/>
              <w:rPr>
                <w:del w:id="32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33" w:author="Comparison" w:date="2026-09-22T12:37:00Z" w16du:dateUtc="2026-09-22T16:37:00Z">
              <w:r w:rsidRPr="00597AC6">
                <w:rPr>
                  <w:sz w:val="24"/>
                  <w:szCs w:val="24"/>
                  <w:lang w:val="en-ZA" w:eastAsia="en-ZA"/>
                </w:rPr>
                <w:delText>16.5696</w:delText>
              </w:r>
            </w:del>
          </w:p>
        </w:tc>
      </w:tr>
    </w:tbl>
    <w:p w14:paraId="195CC773" w14:textId="77777777" w:rsidR="00BE7473" w:rsidRDefault="00BE7473" w:rsidP="00035935">
      <w:pPr>
        <w:rPr>
          <w:del w:id="34" w:author="Comparison" w:date="2026-09-22T12:37:00Z" w16du:dateUtc="2026-09-22T16:37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E368F8" w:rsidRPr="00E368F8" w14:paraId="1CC3184C" w14:textId="77777777" w:rsidTr="00E368F8">
        <w:trPr>
          <w:trHeight w:val="270"/>
          <w:del w:id="35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C4F3C" w14:textId="77777777" w:rsidR="00E368F8" w:rsidRPr="00E368F8" w:rsidRDefault="00E368F8" w:rsidP="00E368F8">
            <w:pPr>
              <w:rPr>
                <w:del w:id="36" w:author="Comparison" w:date="2026-09-22T12:37:00Z" w16du:dateUtc="2026-09-22T16:37:00Z"/>
                <w:b/>
                <w:bCs/>
                <w:u w:val="single"/>
                <w:lang w:val="en-ZA" w:eastAsia="en-ZA"/>
              </w:rPr>
            </w:pPr>
            <w:del w:id="37" w:author="Comparison" w:date="2026-09-22T12:37:00Z" w16du:dateUtc="2026-09-22T16:37:00Z">
              <w:r w:rsidRPr="00E368F8">
                <w:rPr>
                  <w:b/>
                  <w:bCs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87D13" w14:textId="77777777" w:rsidR="00E368F8" w:rsidRPr="00E368F8" w:rsidRDefault="00E368F8" w:rsidP="00E368F8">
            <w:pPr>
              <w:rPr>
                <w:del w:id="38" w:author="Comparison" w:date="2026-09-22T12:37:00Z" w16du:dateUtc="2026-09-22T16:37:00Z"/>
                <w:lang w:val="en-ZA" w:eastAsia="en-ZA"/>
              </w:rPr>
            </w:pPr>
          </w:p>
        </w:tc>
      </w:tr>
      <w:tr w:rsidR="00E368F8" w:rsidRPr="00E368F8" w14:paraId="0E9B9416" w14:textId="77777777" w:rsidTr="00E368F8">
        <w:trPr>
          <w:trHeight w:val="315"/>
          <w:del w:id="39" w:author="Comparison" w:date="2026-09-22T12:37:00Z" w16du:dateUtc="2026-09-22T16:37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0387DFA6" w14:textId="77777777" w:rsidR="00E368F8" w:rsidRPr="00E368F8" w:rsidRDefault="00E368F8" w:rsidP="00E368F8">
            <w:pPr>
              <w:jc w:val="center"/>
              <w:rPr>
                <w:del w:id="40" w:author="Comparison" w:date="2026-09-22T12:37:00Z" w16du:dateUtc="2026-09-22T16:37:00Z"/>
                <w:b/>
                <w:bCs/>
                <w:sz w:val="24"/>
                <w:szCs w:val="24"/>
                <w:lang w:val="en-ZA" w:eastAsia="en-ZA"/>
              </w:rPr>
            </w:pPr>
            <w:del w:id="41" w:author="Comparison" w:date="2026-09-22T12:37:00Z" w16du:dateUtc="2026-09-22T16:37:00Z">
              <w:r w:rsidRPr="00E368F8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E368F8" w:rsidRPr="00E368F8" w14:paraId="5D202635" w14:textId="77777777" w:rsidTr="00E368F8">
        <w:trPr>
          <w:trHeight w:val="330"/>
          <w:del w:id="42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18CCCFD" w14:textId="77777777" w:rsidR="00E368F8" w:rsidRPr="00E368F8" w:rsidRDefault="00E368F8" w:rsidP="00E368F8">
            <w:pPr>
              <w:rPr>
                <w:del w:id="43" w:author="Comparison" w:date="2026-09-22T12:37:00Z" w16du:dateUtc="2026-09-22T16:37:00Z"/>
                <w:b/>
                <w:bCs/>
                <w:sz w:val="24"/>
                <w:szCs w:val="24"/>
                <w:lang w:val="en-ZA" w:eastAsia="en-ZA"/>
              </w:rPr>
            </w:pPr>
            <w:del w:id="44" w:author="Comparison" w:date="2026-09-22T12:37:00Z" w16du:dateUtc="2026-09-22T16:37:00Z">
              <w:r w:rsidRPr="00E368F8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1A0B3D8" w14:textId="77777777" w:rsidR="00E368F8" w:rsidRPr="00E368F8" w:rsidRDefault="00E368F8" w:rsidP="00E368F8">
            <w:pPr>
              <w:jc w:val="center"/>
              <w:rPr>
                <w:del w:id="45" w:author="Comparison" w:date="2026-09-22T12:37:00Z" w16du:dateUtc="2026-09-22T16:37:00Z"/>
                <w:b/>
                <w:bCs/>
                <w:sz w:val="24"/>
                <w:szCs w:val="24"/>
                <w:lang w:val="en-ZA" w:eastAsia="en-ZA"/>
              </w:rPr>
            </w:pPr>
            <w:del w:id="46" w:author="Comparison" w:date="2026-09-22T12:37:00Z" w16du:dateUtc="2026-09-22T16:37:00Z">
              <w:r w:rsidRPr="00E368F8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E368F8" w:rsidRPr="00E368F8" w14:paraId="09BE2A5F" w14:textId="77777777" w:rsidTr="00E368F8">
        <w:trPr>
          <w:trHeight w:val="315"/>
          <w:del w:id="47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566A233" w14:textId="77777777" w:rsidR="00E368F8" w:rsidRPr="00E368F8" w:rsidRDefault="00E368F8" w:rsidP="00E368F8">
            <w:pPr>
              <w:rPr>
                <w:del w:id="48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49" w:author="Comparison" w:date="2026-09-22T12:37:00Z" w16du:dateUtc="2026-09-22T16:37:00Z">
              <w:r w:rsidRPr="00E368F8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D693FB7" w14:textId="77777777" w:rsidR="00E368F8" w:rsidRPr="00E368F8" w:rsidRDefault="00E368F8" w:rsidP="00E368F8">
            <w:pPr>
              <w:jc w:val="right"/>
              <w:rPr>
                <w:del w:id="50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51" w:author="Comparison" w:date="2026-09-22T12:37:00Z" w16du:dateUtc="2026-09-22T16:37:00Z">
              <w:r w:rsidRPr="00E368F8">
                <w:rPr>
                  <w:sz w:val="24"/>
                  <w:szCs w:val="24"/>
                  <w:lang w:val="en-ZA" w:eastAsia="en-ZA"/>
                </w:rPr>
                <w:delText>14.3885</w:delText>
              </w:r>
            </w:del>
          </w:p>
        </w:tc>
      </w:tr>
      <w:tr w:rsidR="00E368F8" w:rsidRPr="00E368F8" w14:paraId="2BEE7D0B" w14:textId="77777777" w:rsidTr="00E368F8">
        <w:trPr>
          <w:trHeight w:val="315"/>
          <w:del w:id="52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F6C3EA6" w14:textId="77777777" w:rsidR="00E368F8" w:rsidRPr="00E368F8" w:rsidRDefault="00E368F8" w:rsidP="00E368F8">
            <w:pPr>
              <w:rPr>
                <w:del w:id="53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54" w:author="Comparison" w:date="2026-09-22T12:37:00Z" w16du:dateUtc="2026-09-22T16:37:00Z">
              <w:r w:rsidRPr="00E368F8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6AC52BA" w14:textId="77777777" w:rsidR="00E368F8" w:rsidRPr="00E368F8" w:rsidRDefault="00E368F8" w:rsidP="00E368F8">
            <w:pPr>
              <w:jc w:val="right"/>
              <w:rPr>
                <w:del w:id="55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56" w:author="Comparison" w:date="2026-09-22T12:37:00Z" w16du:dateUtc="2026-09-22T16:37:00Z">
              <w:r w:rsidRPr="00E368F8">
                <w:rPr>
                  <w:sz w:val="24"/>
                  <w:szCs w:val="24"/>
                  <w:lang w:val="en-ZA" w:eastAsia="en-ZA"/>
                </w:rPr>
                <w:delText>18.5057</w:delText>
              </w:r>
            </w:del>
          </w:p>
        </w:tc>
      </w:tr>
      <w:tr w:rsidR="00E368F8" w:rsidRPr="00E368F8" w14:paraId="2BB4336B" w14:textId="77777777" w:rsidTr="00E368F8">
        <w:trPr>
          <w:trHeight w:val="300"/>
          <w:del w:id="57" w:author="Comparison" w:date="2026-09-22T12:37:00Z" w16du:dateUtc="2026-09-22T16:37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73FCFCE" w14:textId="77777777" w:rsidR="00E368F8" w:rsidRPr="00E368F8" w:rsidRDefault="00E368F8" w:rsidP="00E368F8">
            <w:pPr>
              <w:rPr>
                <w:del w:id="58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59" w:author="Comparison" w:date="2026-09-22T12:37:00Z" w16du:dateUtc="2026-09-22T16:37:00Z">
              <w:r w:rsidRPr="00E368F8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614169B" w14:textId="77777777" w:rsidR="00E368F8" w:rsidRPr="00E368F8" w:rsidRDefault="00E368F8" w:rsidP="00E368F8">
            <w:pPr>
              <w:jc w:val="right"/>
              <w:rPr>
                <w:del w:id="60" w:author="Comparison" w:date="2026-09-22T12:37:00Z" w16du:dateUtc="2026-09-22T16:37:00Z"/>
                <w:sz w:val="24"/>
                <w:szCs w:val="24"/>
                <w:lang w:val="en-ZA" w:eastAsia="en-ZA"/>
              </w:rPr>
            </w:pPr>
            <w:del w:id="61" w:author="Comparison" w:date="2026-09-22T12:37:00Z" w16du:dateUtc="2026-09-22T16:37:00Z">
              <w:r w:rsidRPr="00E368F8">
                <w:rPr>
                  <w:sz w:val="24"/>
                  <w:szCs w:val="24"/>
                  <w:lang w:val="en-ZA" w:eastAsia="en-ZA"/>
                </w:rPr>
                <w:delText>16.5746</w:delText>
              </w:r>
            </w:del>
          </w:p>
        </w:tc>
      </w:tr>
    </w:tbl>
    <w:p w14:paraId="3B25540E" w14:textId="77777777" w:rsidR="00E368F8" w:rsidRPr="00035935" w:rsidRDefault="00E368F8" w:rsidP="00035935"/>
    <w:sectPr w:rsidR="00E368F8" w:rsidRPr="00035935">
      <w:headerReference w:type="default" r:id="rId7"/>
      <w:footerReference w:type="default" r:id="rId8"/>
      <w:pgSz w:w="11905" w:h="16837" w:code="0"/>
      <w:pgMar w:top="1440" w:right="1440" w:bottom="1440" w:left="1440" w:header="720" w:footer="720" w:gutter="0"/>
      <w:cols w:space="720"/>
      <w:titlePg w:val="0"/>
      <w:docGrid w:linePitch="0"/>
      <w:sectPrChange w:id="72" w:author="Comparison" w:date="2026-09-22T12:37:00Z" w16du:dateUtc="2026-09-22T16:37:00Z">
        <w:sectPr w:rsidR="00E368F8" w:rsidRPr="00035935">
          <w:pgSz w:w="12240" w:h="15840" w:code="1"/>
          <w:pgMar w:top="1418" w:right="1134" w:bottom="1418" w:left="1134" w:header="0" w:footer="170" w:gutter="0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1CDC2D" w14:textId="77777777" w:rsidR="00DB6025" w:rsidRDefault="00DB6025">
      <w:pPr>
        <w:spacing w:after="0" w:line="240" w:lineRule="auto"/>
        <w:pPrChange w:id="3" w:author="Comparison" w:date="2026-09-22T12:37:00Z" w16du:dateUtc="2026-09-22T16:37:00Z">
          <w:pPr/>
        </w:pPrChange>
      </w:pPr>
      <w:r>
        <w:separator/>
      </w:r>
    </w:p>
  </w:endnote>
  <w:endnote w:type="continuationSeparator" w:id="0">
    <w:p w14:paraId="7C0B0BCC" w14:textId="77777777" w:rsidR="00DB6025" w:rsidRDefault="00DB6025">
      <w:pPr>
        <w:spacing w:after="0" w:line="240" w:lineRule="auto"/>
        <w:pPrChange w:id="4" w:author="Comparison" w:date="2026-09-22T12:37:00Z" w16du:dateUtc="2026-09-22T16:3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D2B3C7" w14:textId="77777777" w:rsidR="005876F3" w:rsidRDefault="005876F3">
    <w:pPr>
      <w:pStyle w:val="AutoEndingChar"/>
      <w:pPrChange w:id="71" w:author="Comparison" w:date="2026-09-22T12:37:00Z" w16du:dateUtc="2026-09-22T16:3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BDCA5B" w14:textId="77777777" w:rsidR="00DB6025" w:rsidRDefault="00DB6025">
      <w:pPr>
        <w:spacing w:after="0" w:line="240" w:lineRule="auto"/>
        <w:pPrChange w:id="1" w:author="Comparison" w:date="2026-09-22T12:37:00Z" w16du:dateUtc="2026-09-22T16:37:00Z">
          <w:pPr/>
        </w:pPrChange>
      </w:pPr>
      <w:r>
        <w:separator/>
      </w:r>
    </w:p>
  </w:footnote>
  <w:footnote w:type="continuationSeparator" w:id="0">
    <w:p w14:paraId="3F28B416" w14:textId="77777777" w:rsidR="00DB6025" w:rsidRDefault="00DB6025">
      <w:pPr>
        <w:spacing w:after="0" w:line="240" w:lineRule="auto"/>
        <w:pPrChange w:id="2" w:author="Comparison" w:date="2026-09-22T12:37:00Z" w16du:dateUtc="2026-09-22T16:3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B42EE9" w14:paraId="57A7B8FA" w14:textId="77777777">
      <w:tblPrEx>
        <w:tblCellMar>
          <w:top w:w="0" w:type="dxa"/>
          <w:bottom w:w="0" w:type="dxa"/>
        </w:tblCellMar>
      </w:tblPrEx>
      <w:trPr>
        <w:ins w:id="62" w:author="Comparison" w:date="2026-09-22T12:37:00Z" w16du:dateUtc="2026-09-22T16:37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17D2A896" w14:textId="77777777" w:rsidR="00B42EE9" w:rsidRDefault="00DB6025">
          <w:pPr>
            <w:rPr>
              <w:ins w:id="63" w:author="Comparison" w:date="2026-09-22T12:37:00Z" w16du:dateUtc="2026-09-22T16:37:00Z"/>
            </w:rPr>
          </w:pPr>
          <w:ins w:id="64" w:author="Comparison" w:date="2026-09-22T12:37:00Z" w16du:dateUtc="2026-09-22T16:37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079A2EDA" w14:textId="3FFB5B0C" w:rsidR="00B42EE9" w:rsidRDefault="00DB6025">
          <w:pPr>
            <w:jc w:val="center"/>
            <w:rPr>
              <w:ins w:id="65" w:author="Comparison" w:date="2026-09-22T12:37:00Z" w16du:dateUtc="2026-09-22T16:37:00Z"/>
            </w:rPr>
          </w:pPr>
          <w:ins w:id="66" w:author="Comparison" w:date="2026-09-22T12:37:00Z" w16du:dateUtc="2026-09-22T16:37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5876F3">
            <w:rPr>
              <w:noProof/>
              <w:color w:val="000000"/>
            </w:rPr>
            <w:t>1</w:t>
          </w:r>
          <w:ins w:id="67" w:author="Comparison" w:date="2026-09-22T12:37:00Z" w16du:dateUtc="2026-09-22T16:37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104290D" w14:textId="77777777" w:rsidR="00B42EE9" w:rsidRDefault="00DB6025">
          <w:pPr>
            <w:jc w:val="right"/>
            <w:rPr>
              <w:ins w:id="68" w:author="Comparison" w:date="2026-09-22T12:37:00Z" w16du:dateUtc="2026-09-22T16:37:00Z"/>
            </w:rPr>
          </w:pPr>
          <w:ins w:id="69" w:author="Comparison" w:date="2026-09-22T12:37:00Z" w16du:dateUtc="2026-09-22T16:37:00Z">
            <w:r>
              <w:rPr>
                <w:color w:val="000000"/>
              </w:rPr>
              <w:t>07.12.2025</w:t>
            </w:r>
          </w:ins>
        </w:p>
      </w:tc>
    </w:tr>
  </w:tbl>
  <w:p w14:paraId="1D918689" w14:textId="77777777" w:rsidR="005876F3" w:rsidRDefault="005876F3">
    <w:pPr>
      <w:pStyle w:val="Header"/>
      <w:rPr>
        <w:del w:id="70" w:author="Comparison" w:date="2026-09-22T12:37:00Z" w16du:dateUtc="2026-09-22T16:37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3927912">
    <w:abstractNumId w:val="8"/>
  </w:num>
  <w:num w:numId="2" w16cid:durableId="413095042">
    <w:abstractNumId w:val="1"/>
  </w:num>
  <w:num w:numId="3" w16cid:durableId="862091621">
    <w:abstractNumId w:val="9"/>
  </w:num>
  <w:num w:numId="4" w16cid:durableId="172108928">
    <w:abstractNumId w:val="2"/>
  </w:num>
  <w:num w:numId="5" w16cid:durableId="1714577649">
    <w:abstractNumId w:val="0"/>
  </w:num>
  <w:num w:numId="6" w16cid:durableId="1762525504">
    <w:abstractNumId w:val="7"/>
  </w:num>
  <w:num w:numId="7" w16cid:durableId="1335260575">
    <w:abstractNumId w:val="5"/>
  </w:num>
  <w:num w:numId="8" w16cid:durableId="982351110">
    <w:abstractNumId w:val="4"/>
  </w:num>
  <w:num w:numId="9" w16cid:durableId="284586147">
    <w:abstractNumId w:val="6"/>
  </w:num>
  <w:num w:numId="10" w16cid:durableId="181124069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7AC6"/>
    <w:rsid w:val="00025128"/>
    <w:rsid w:val="00035935"/>
    <w:rsid w:val="00100361"/>
    <w:rsid w:val="00220021"/>
    <w:rsid w:val="002961E0"/>
    <w:rsid w:val="00563F6B"/>
    <w:rsid w:val="005876F3"/>
    <w:rsid w:val="00597AC6"/>
    <w:rsid w:val="00685853"/>
    <w:rsid w:val="00775E6E"/>
    <w:rsid w:val="007E1A9E"/>
    <w:rsid w:val="00875E83"/>
    <w:rsid w:val="008A1AC8"/>
    <w:rsid w:val="00AB3092"/>
    <w:rsid w:val="00B42EE9"/>
    <w:rsid w:val="00BE7473"/>
    <w:rsid w:val="00C8566A"/>
    <w:rsid w:val="00D54B08"/>
    <w:rsid w:val="00DB6025"/>
    <w:rsid w:val="00E3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37:00Z">
        <w:pPr>
          <w:jc w:val="both"/>
        </w:pPr>
      </w:pPrChange>
    </w:pPr>
    <w:rPr>
      <w:rFonts w:ascii="Arial" w:eastAsia="Arial" w:hAnsi="Arial" w:cs="Arial"/>
      <w:sz w:val="20"/>
      <w:szCs w:val="20"/>
      <w:rPrChange w:id="0" w:author="Comparison" w:date="2026-09-22T12:37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368F8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E368F8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E368F8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E368F8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597AC6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597AC6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E368F8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E368F8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E368F8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E368F8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597AC6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E368F8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597AC6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E368F8"/>
    <w:rPr>
      <w:color w:val="0000FF"/>
      <w:u w:val="single"/>
    </w:rPr>
  </w:style>
  <w:style w:type="character" w:styleId="FootnoteReference">
    <w:name w:val="footnote reference"/>
    <w:semiHidden/>
    <w:unhideWhenUsed/>
    <w:rsid w:val="005876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9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2018-08-21T09:01:00Z</dcterms:created>
  <dcterms:modified xsi:type="dcterms:W3CDTF">2026-09-22T16:37:00Z</dcterms:modified>
</cp:coreProperties>
</file>