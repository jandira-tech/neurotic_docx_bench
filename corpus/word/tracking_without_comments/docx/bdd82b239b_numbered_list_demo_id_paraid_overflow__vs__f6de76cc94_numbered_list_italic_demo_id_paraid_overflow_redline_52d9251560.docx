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774B9" w14:textId="77777777" w:rsidR="006919A1" w:rsidRDefault="008936BD">
      <w:r>
        <w:rPr>
          <w:i/>
          <w:rPrChange w:id="0" w:author="Comparison" w:date="2026-09-26T14:42:00Z" w16du:dateUtc="2026-09-26T18:42:00Z">
            <w:rPr/>
          </w:rPrChange>
        </w:rPr>
        <w:t xml:space="preserve">Numbered List </w:t>
      </w:r>
      <w:ins w:id="1" w:author="Comparison" w:date="2026-09-26T14:42:00Z" w16du:dateUtc="2026-09-26T18:42:00Z">
        <w:r>
          <w:rPr>
            <w:i/>
            <w:iCs/>
          </w:rPr>
          <w:t xml:space="preserve">Italic </w:t>
        </w:r>
      </w:ins>
      <w:r>
        <w:rPr>
          <w:i/>
          <w:rPrChange w:id="2" w:author="Comparison" w:date="2026-09-26T14:42:00Z" w16du:dateUtc="2026-09-26T18:42:00Z">
            <w:rPr/>
          </w:rPrChange>
        </w:rPr>
        <w:t>Demo</w:t>
      </w:r>
    </w:p>
    <w:p w14:paraId="587E6872" w14:textId="77777777" w:rsidR="00BA20BF" w:rsidRDefault="008936BD">
      <w:pPr>
        <w:rPr>
          <w:ins w:id="3" w:author="Comparison" w:date="2026-09-26T14:42:00Z" w16du:dateUtc="2026-09-26T18:42:00Z"/>
        </w:rPr>
      </w:pPr>
      <w:ins w:id="4" w:author="Comparison" w:date="2026-09-26T14:42:00Z" w16du:dateUtc="2026-09-26T18:42:00Z">
        <w:r>
          <w:rPr>
            <w:i/>
            <w:iCs/>
          </w:rPr>
          <w:t>This document shows numbered lists with italic formatting:</w:t>
        </w:r>
      </w:ins>
    </w:p>
    <w:p w14:paraId="55F58238" w14:textId="77777777" w:rsidR="006919A1" w:rsidRDefault="008936BD">
      <w:pPr>
        <w:pPrChange w:id="5" w:author="Comparison" w:date="2026-09-26T14:42:00Z" w16du:dateUtc="2026-09-26T18:42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6" w:author="Comparison" w:date="2026-09-26T14:42:00Z" w16du:dateUtc="2026-09-26T18:42:00Z">
            <w:rPr/>
          </w:rPrChange>
        </w:rPr>
        <w:t xml:space="preserve">First </w:t>
      </w:r>
      <w:ins w:id="7" w:author="Comparison" w:date="2026-09-26T14:42:00Z" w16du:dateUtc="2026-09-26T18:42:00Z">
        <w:r>
          <w:rPr>
            <w:i/>
            <w:iCs/>
          </w:rPr>
          <w:t xml:space="preserve">italic numbered </w:t>
        </w:r>
      </w:ins>
      <w:r>
        <w:rPr>
          <w:i/>
          <w:rPrChange w:id="8" w:author="Comparison" w:date="2026-09-26T14:42:00Z" w16du:dateUtc="2026-09-26T18:42:00Z">
            <w:rPr/>
          </w:rPrChange>
        </w:rPr>
        <w:t>item</w:t>
      </w:r>
    </w:p>
    <w:p w14:paraId="46919435" w14:textId="77777777" w:rsidR="006919A1" w:rsidRDefault="008936BD">
      <w:pPr>
        <w:pPrChange w:id="9" w:author="Comparison" w:date="2026-09-26T14:42:00Z" w16du:dateUtc="2026-09-26T18:42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10" w:author="Comparison" w:date="2026-09-26T14:42:00Z" w16du:dateUtc="2026-09-26T18:42:00Z">
            <w:rPr/>
          </w:rPrChange>
        </w:rPr>
        <w:t xml:space="preserve">Second </w:t>
      </w:r>
      <w:ins w:id="11" w:author="Comparison" w:date="2026-09-26T14:42:00Z" w16du:dateUtc="2026-09-26T18:42:00Z">
        <w:r>
          <w:rPr>
            <w:i/>
            <w:iCs/>
          </w:rPr>
          <w:t xml:space="preserve">italic numbered </w:t>
        </w:r>
      </w:ins>
      <w:r>
        <w:rPr>
          <w:i/>
          <w:rPrChange w:id="12" w:author="Comparison" w:date="2026-09-26T14:42:00Z" w16du:dateUtc="2026-09-26T18:42:00Z">
            <w:rPr/>
          </w:rPrChange>
        </w:rPr>
        <w:t>item</w:t>
      </w:r>
    </w:p>
    <w:p w14:paraId="59EF9B61" w14:textId="77777777" w:rsidR="006919A1" w:rsidRDefault="008936BD">
      <w:pPr>
        <w:numPr>
          <w:ilvl w:val="0"/>
          <w:numId w:val="1"/>
        </w:numPr>
        <w:rPr>
          <w:del w:id="13" w:author="Comparison" w:date="2026-09-26T14:42:00Z" w16du:dateUtc="2026-09-26T18:42:00Z"/>
        </w:rPr>
      </w:pPr>
      <w:r>
        <w:rPr>
          <w:i/>
          <w:rPrChange w:id="14" w:author="Comparison" w:date="2026-09-26T14:42:00Z" w16du:dateUtc="2026-09-26T18:42:00Z">
            <w:rPr/>
          </w:rPrChange>
        </w:rPr>
        <w:t xml:space="preserve">Third </w:t>
      </w:r>
      <w:ins w:id="15" w:author="Comparison" w:date="2026-09-26T14:42:00Z" w16du:dateUtc="2026-09-26T18:42:00Z">
        <w:r>
          <w:rPr>
            <w:i/>
            <w:iCs/>
          </w:rPr>
          <w:t>italic numbered</w:t>
        </w:r>
      </w:ins>
      <w:del w:id="16" w:author="Comparison" w:date="2026-09-26T14:42:00Z" w16du:dateUtc="2026-09-26T18:42:00Z">
        <w:r>
          <w:delText>item</w:delText>
        </w:r>
      </w:del>
    </w:p>
    <w:p w14:paraId="5828C82E" w14:textId="77777777" w:rsidR="006919A1" w:rsidRDefault="008936BD">
      <w:pPr>
        <w:pPrChange w:id="17" w:author="Comparison" w:date="2026-09-26T14:42:00Z" w16du:dateUtc="2026-09-26T18:42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8" w:author="Comparison" w:date="2026-09-26T14:42:00Z" w16du:dateUtc="2026-09-26T18:42:00Z">
        <w:r>
          <w:delText>Fourth</w:delText>
        </w:r>
      </w:del>
      <w:r>
        <w:rPr>
          <w:i/>
          <w:rPrChange w:id="19" w:author="Comparison" w:date="2026-09-26T14:42:00Z" w16du:dateUtc="2026-09-26T18:42:00Z">
            <w:rPr/>
          </w:rPrChange>
        </w:rPr>
        <w:t xml:space="preserve"> item</w:t>
      </w:r>
    </w:p>
    <w:sectPr w:rsidR="006919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C6241C"/>
    <w:multiLevelType w:val="multilevel"/>
    <w:tmpl w:val="FA7C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1231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9A1"/>
    <w:rsid w:val="001D290D"/>
    <w:rsid w:val="005017B3"/>
    <w:rsid w:val="006919A1"/>
    <w:rsid w:val="008936BD"/>
    <w:rsid w:val="00BA20BF"/>
    <w:rsid w:val="00DA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083A8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2026-09-26T18:42:00Z</dcterms:modified>
</cp:coreProperties>
</file>