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C7075" w14:textId="77777777" w:rsidR="00312680" w:rsidRDefault="00312680">
      <w:pPr>
        <w:rPr>
          <w:rPrChange w:id="0" w:author="Arthur Souza Rodrigues" w:date="2026-07-10T21:49:00Z" w16du:dateUtc="2026-07-11T01:49:00Z">
            <w:rPr>
              <w:rFonts w:ascii="Arial" w:hAnsi="Arial" w:cs="Arial"/>
              <w:color w:val="666666"/>
              <w:sz w:val="30"/>
              <w:szCs w:val="30"/>
            </w:rPr>
          </w:rPrChange>
        </w:rPr>
      </w:pPr>
      <w:r>
        <w:rPr>
          <w:rPrChange w:id="1" w:author="Arthur Souza Rodrigues" w:date="2026-07-10T21:49:00Z" w16du:dateUtc="2026-07-11T01:49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file_</w:t>
      </w:r>
      <w:ins w:id="2" w:author="Arthur Souza Rodrigues" w:date="2026-07-10T21:49:00Z" w16du:dateUtc="2026-07-11T01:49:00Z">
        <w:r w:rsidR="008103EC">
          <w:t>136</w:t>
        </w:r>
      </w:ins>
      <w:del w:id="3" w:author="Arthur Souza Rodrigues" w:date="2026-07-10T21:49:00Z" w16du:dateUtc="2026-07-11T01:49:00Z">
        <w:r>
          <w:rPr>
            <w:rFonts w:ascii="Arial" w:hAnsi="Arial" w:cs="Arial"/>
            <w:color w:val="666666"/>
            <w:sz w:val="30"/>
            <w:szCs w:val="30"/>
          </w:rPr>
          <w:delText>135</w:delText>
        </w:r>
      </w:del>
      <w:r>
        <w:rPr>
          <w:rPrChange w:id="4" w:author="Arthur Souza Rodrigues" w:date="2026-07-10T21:49:00Z" w16du:dateUtc="2026-07-11T01:49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.docx</w:t>
      </w:r>
    </w:p>
    <w:p w14:paraId="236FC821" w14:textId="7FC51FA8" w:rsidR="00D30222" w:rsidRDefault="00386960">
      <w:ins w:id="5" w:author="Arthur Souza Rodrigues" w:date="2026-07-10T21:49:00Z" w16du:dateUtc="2026-07-11T01:49:00Z">
        <w:r>
          <w:t>Bullet List</w:t>
        </w:r>
      </w:ins>
      <w:del w:id="6" w:author="Arthur Souza Rodrigues" w:date="2026-07-10T21:49:00Z" w16du:dateUtc="2026-07-11T01:49:00Z">
        <w:r>
          <w:rPr>
            <w:rFonts w:ascii="Arial" w:hAnsi="Arial" w:cs="Arial"/>
            <w:color w:val="666666"/>
            <w:sz w:val="30"/>
            <w:szCs w:val="30"/>
          </w:rPr>
          <w:delText>Subtitle Style</w:delText>
        </w:r>
      </w:del>
      <w:r>
        <w:rPr>
          <w:rPrChange w:id="7" w:author="Arthur Souza Rodrigues" w:date="2026-07-10T21:49:00Z" w16du:dateUtc="2026-07-11T01:49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 xml:space="preserve"> Demo</w:t>
      </w:r>
    </w:p>
    <w:p w14:paraId="1E1ED459" w14:textId="77777777" w:rsidR="00BB3192" w:rsidRDefault="00386960">
      <w:pPr>
        <w:numPr>
          <w:ilvl w:val="0"/>
          <w:numId w:val="1"/>
        </w:numPr>
        <w:rPr>
          <w:ins w:id="8" w:author="Arthur Souza Rodrigues" w:date="2026-07-10T21:49:00Z" w16du:dateUtc="2026-07-11T01:49:00Z"/>
        </w:rPr>
      </w:pPr>
      <w:ins w:id="9" w:author="Arthur Souza Rodrigues" w:date="2026-07-10T21:49:00Z" w16du:dateUtc="2026-07-11T01:49:00Z">
        <w:r>
          <w:t>Apples</w:t>
        </w:r>
      </w:ins>
    </w:p>
    <w:p w14:paraId="1FC52BB5" w14:textId="77777777" w:rsidR="00BB3192" w:rsidRDefault="00386960">
      <w:pPr>
        <w:numPr>
          <w:ilvl w:val="0"/>
          <w:numId w:val="1"/>
        </w:numPr>
        <w:rPr>
          <w:ins w:id="10" w:author="Arthur Souza Rodrigues" w:date="2026-07-10T21:49:00Z" w16du:dateUtc="2026-07-11T01:49:00Z"/>
        </w:rPr>
      </w:pPr>
      <w:ins w:id="11" w:author="Arthur Souza Rodrigues" w:date="2026-07-10T21:49:00Z" w16du:dateUtc="2026-07-11T01:49:00Z">
        <w:r>
          <w:t>Bananas</w:t>
        </w:r>
      </w:ins>
    </w:p>
    <w:p w14:paraId="6A2A7C45" w14:textId="77777777" w:rsidR="00BB3192" w:rsidRDefault="00386960">
      <w:pPr>
        <w:numPr>
          <w:ilvl w:val="0"/>
          <w:numId w:val="1"/>
        </w:numPr>
        <w:rPr>
          <w:ins w:id="12" w:author="Arthur Souza Rodrigues" w:date="2026-07-10T21:49:00Z" w16du:dateUtc="2026-07-11T01:49:00Z"/>
        </w:rPr>
      </w:pPr>
      <w:ins w:id="13" w:author="Arthur Souza Rodrigues" w:date="2026-07-10T21:49:00Z" w16du:dateUtc="2026-07-11T01:49:00Z">
        <w:r>
          <w:t>Oranges</w:t>
        </w:r>
      </w:ins>
    </w:p>
    <w:p w14:paraId="107114C8" w14:textId="77777777" w:rsidR="00D30222" w:rsidRDefault="00386960">
      <w:pPr>
        <w:spacing w:line="240" w:lineRule="auto"/>
        <w:rPr>
          <w:del w:id="14" w:author="Arthur Souza Rodrigues" w:date="2026-07-10T21:49:00Z" w16du:dateUtc="2026-07-11T01:49:00Z"/>
        </w:rPr>
      </w:pPr>
      <w:ins w:id="15" w:author="Arthur Souza Rodrigues" w:date="2026-07-10T21:49:00Z" w16du:dateUtc="2026-07-11T01:49:00Z">
        <w:r>
          <w:t>Grapes</w:t>
        </w:r>
      </w:ins>
      <w:del w:id="16" w:author="Arthur Souza Rodrigues" w:date="2026-07-10T21:49:00Z" w16du:dateUtc="2026-07-11T01:49:00Z">
        <w:r>
          <w:rPr>
            <w:rFonts w:ascii="Arial" w:hAnsi="Arial" w:cs="Arial"/>
            <w:color w:val="666666"/>
            <w:sz w:val="30"/>
            <w:szCs w:val="30"/>
          </w:rPr>
          <w:delText>This document demonstrates the Subtitle paragraph style.</w:delText>
        </w:r>
      </w:del>
    </w:p>
    <w:p w14:paraId="0AECB3BA" w14:textId="77777777" w:rsidR="00D30222" w:rsidRDefault="00386960">
      <w:pPr>
        <w:numPr>
          <w:ilvl w:val="0"/>
          <w:numId w:val="1"/>
        </w:numPr>
        <w:pPrChange w:id="17" w:author="Arthur Souza Rodrigues" w:date="2026-07-10T21:49:00Z" w16du:dateUtc="2026-07-11T01:49:00Z">
          <w:pPr>
            <w:spacing w:line="240" w:lineRule="auto"/>
          </w:pPr>
        </w:pPrChange>
      </w:pPr>
      <w:del w:id="18" w:author="Arthur Souza Rodrigues" w:date="2026-07-10T21:49:00Z" w16du:dateUtc="2026-07-11T01:49:00Z">
        <w:r>
          <w:rPr>
            <w:rFonts w:ascii="Arial" w:hAnsi="Arial" w:cs="Arial"/>
            <w:color w:val="666666"/>
            <w:sz w:val="30"/>
            <w:szCs w:val="30"/>
          </w:rPr>
          <w:delText>Subtitle style provides secondary heading below the main title.</w:delText>
        </w:r>
      </w:del>
    </w:p>
    <w:sectPr w:rsidR="00D3022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670950"/>
    <w:multiLevelType w:val="multilevel"/>
    <w:tmpl w:val="D768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559142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222"/>
    <w:rsid w:val="0009457D"/>
    <w:rsid w:val="00312680"/>
    <w:rsid w:val="008103EC"/>
    <w:rsid w:val="00BB3192"/>
    <w:rsid w:val="00D30222"/>
    <w:rsid w:val="00D53FE7"/>
    <w:rsid w:val="00EC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2026-07-11T01:49:00Z</dcterms:modified>
</cp:coreProperties>
</file>