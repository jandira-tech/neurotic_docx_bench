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D720C" w14:textId="23CF90BE" w:rsidR="000964B8" w:rsidRDefault="00427CD5" w:rsidP="00427CD5">
      <w:pPr>
        <w:spacing w:after="154"/>
        <w:jc w:val="center"/>
        <w:rPr>
          <w:del w:id="4" w:author="Debra Jensen" w:date="2026-09-25T21:07:00Z" w16du:dateUtc="2026-09-26T01:07:00Z"/>
          <w:rFonts w:ascii="Helvetica" w:hAnsi="Helvetica"/>
          <w:sz w:val="24"/>
        </w:rPr>
      </w:pPr>
      <w:del w:id="5" w:author="Debra Jensen" w:date="2026-09-25T21:07:00Z" w16du:dateUtc="2026-09-26T01:07:00Z">
        <w:r w:rsidRPr="008C31E0">
          <w:rPr>
            <w:rFonts w:ascii="Helvetica" w:hAnsi="Helvetica"/>
            <w:sz w:val="24"/>
            <w:highlight w:val="yellow"/>
          </w:rPr>
          <w:delText>Letterhead</w:delText>
        </w:r>
      </w:del>
    </w:p>
    <w:p w14:paraId="4F2D7059" w14:textId="6E64BABE" w:rsidR="008D2B4E" w:rsidRPr="008D2B4E" w:rsidRDefault="008D2B4E" w:rsidP="00427CD5">
      <w:pPr>
        <w:spacing w:after="154"/>
        <w:jc w:val="center"/>
        <w:rPr>
          <w:del w:id="6" w:author="Debra Jensen" w:date="2026-09-25T21:07:00Z" w16du:dateUtc="2026-09-26T01:07:00Z"/>
          <w:rFonts w:ascii="Helvetica" w:hAnsi="Helvetica"/>
          <w:sz w:val="24"/>
        </w:rPr>
      </w:pPr>
      <w:del w:id="7" w:author="Debra Jensen" w:date="2026-09-25T21:07:00Z" w16du:dateUtc="2026-09-26T01:07:00Z">
        <w:r w:rsidRPr="008D2B4E">
          <w:rPr>
            <w:rFonts w:ascii="Helvetica" w:hAnsi="Helvetica"/>
            <w:sz w:val="24"/>
            <w:highlight w:val="yellow"/>
          </w:rPr>
          <w:delText>(da inviare entro il giorno 5 di ogni mese)</w:delText>
        </w:r>
      </w:del>
    </w:p>
    <w:p w14:paraId="335AC99E" w14:textId="77777777" w:rsidR="00D61913" w:rsidRPr="008D2B4E" w:rsidRDefault="00D61913">
      <w:pPr>
        <w:spacing w:after="0"/>
        <w:ind w:left="-5" w:hanging="10"/>
        <w:rPr>
          <w:del w:id="8" w:author="Debra Jensen" w:date="2026-09-25T21:07:00Z" w16du:dateUtc="2026-09-26T01:07:00Z"/>
          <w:rFonts w:ascii="Helvetica" w:hAnsi="Helvetica"/>
          <w:b/>
          <w:sz w:val="24"/>
        </w:rPr>
      </w:pPr>
    </w:p>
    <w:p w14:paraId="5E23DF17" w14:textId="2A9864AB" w:rsidR="000964B8" w:rsidRPr="00427CD5" w:rsidRDefault="00427CD5">
      <w:pPr>
        <w:spacing w:after="0"/>
        <w:ind w:left="-5" w:hanging="10"/>
        <w:rPr>
          <w:del w:id="9" w:author="Debra Jensen" w:date="2026-09-25T21:07:00Z" w16du:dateUtc="2026-09-26T01:07:00Z"/>
          <w:rFonts w:ascii="Helvetica" w:hAnsi="Helvetica"/>
          <w:sz w:val="24"/>
        </w:rPr>
      </w:pPr>
      <w:del w:id="10" w:author="Debra Jensen" w:date="2026-09-25T21:07:00Z" w16du:dateUtc="2026-09-26T01:07:00Z">
        <w:r w:rsidRPr="00427CD5">
          <w:rPr>
            <w:rFonts w:ascii="Helvetica" w:hAnsi="Helvetica"/>
            <w:b/>
            <w:sz w:val="24"/>
            <w:highlight w:val="yellow"/>
          </w:rPr>
          <w:delText>Date: xxx</w:delText>
        </w:r>
      </w:del>
    </w:p>
    <w:p w14:paraId="2EC4E35D" w14:textId="77777777" w:rsidR="00D61913" w:rsidRDefault="00D61913">
      <w:pPr>
        <w:spacing w:after="0"/>
        <w:ind w:left="-5" w:hanging="10"/>
        <w:rPr>
          <w:del w:id="11" w:author="Debra Jensen" w:date="2026-09-25T21:07:00Z" w16du:dateUtc="2026-09-26T01:07:00Z"/>
          <w:rFonts w:ascii="Helvetica" w:hAnsi="Helvetica"/>
          <w:sz w:val="24"/>
        </w:rPr>
      </w:pPr>
    </w:p>
    <w:p w14:paraId="707B194B" w14:textId="77777777" w:rsidR="00D61913" w:rsidRDefault="00F65314">
      <w:pPr>
        <w:rPr>
          <w:moveTo w:id="12" w:author="Debra Jensen" w:date="2026-09-25T21:07:00Z" w16du:dateUtc="2026-09-26T01:07:00Z"/>
          <w:rPrChange w:id="13" w:author="Debra Jensen" w:date="2026-09-25T21:07:00Z" w16du:dateUtc="2026-09-26T01:07:00Z">
            <w:rPr>
              <w:moveTo w:id="14" w:author="Debra Jensen" w:date="2026-09-25T21:07:00Z" w16du:dateUtc="2026-09-26T01:07:00Z"/>
              <w:rFonts w:ascii="Helvetica" w:hAnsi="Helvetica"/>
              <w:sz w:val="24"/>
              <w:lang w:val="en-US"/>
            </w:rPr>
          </w:rPrChange>
        </w:rPr>
        <w:pPrChange w:id="15" w:author="Debra Jensen" w:date="2026-09-25T21:07:00Z" w16du:dateUtc="2026-09-26T01:07:00Z">
          <w:pPr>
            <w:spacing w:after="0"/>
            <w:ind w:left="-5"/>
          </w:pPr>
        </w:pPrChange>
      </w:pPr>
      <w:del w:id="16" w:author="Debra Jensen" w:date="2026-09-25T21:07:00Z" w16du:dateUtc="2026-09-26T01:07:00Z">
        <w:r w:rsidRPr="00427CD5">
          <w:rPr>
            <w:rFonts w:ascii="Helvetica" w:hAnsi="Helvetica"/>
            <w:b/>
            <w:sz w:val="24"/>
          </w:rPr>
          <w:delText>Ref: Reference</w:delText>
        </w:r>
      </w:del>
      <w:moveToRangeStart w:id="17" w:author="Debra Jensen" w:date="2026-09-25T21:07:00Z" w:name="move241262881"/>
    </w:p>
    <w:p w14:paraId="6A055A46" w14:textId="77777777" w:rsidR="00C50C47" w:rsidRDefault="00427CD5">
      <w:pPr>
        <w:rPr>
          <w:ins w:id="18" w:author="Debra Jensen" w:date="2026-09-25T21:07:00Z" w16du:dateUtc="2026-09-26T01:07:00Z"/>
        </w:rPr>
      </w:pPr>
      <w:moveTo w:id="19" w:author="Debra Jensen" w:date="2026-09-25T21:07:00Z" w16du:dateUtc="2026-09-26T01:07:00Z">
        <w:r>
          <w:rPr>
            <w:rPrChange w:id="20" w:author="Debra Jensen" w:date="2026-09-25T21:07:00Z" w16du:dateUtc="2026-09-26T01:07:00Z">
              <w:rPr>
                <w:rFonts w:ascii="Helvetica" w:hAnsi="Helvetica"/>
                <w:sz w:val="24"/>
                <w:highlight w:val="yellow"/>
                <w:lang w:val="en-US"/>
              </w:rPr>
            </w:rPrChange>
          </w:rPr>
          <w:t xml:space="preserve">Name </w:t>
        </w:r>
      </w:moveTo>
      <w:moveToRangeEnd w:id="17"/>
      <w:ins w:id="21" w:author="Debra Jensen" w:date="2026-09-25T21:07:00Z" w16du:dateUtc="2026-09-26T01:07:00Z">
        <w:r w:rsidR="00C50C47">
          <w:t>__________________________________________  Date ________________</w:t>
        </w:r>
      </w:ins>
    </w:p>
    <w:p w14:paraId="6A6514CE" w14:textId="77777777" w:rsidR="00C50C47" w:rsidRDefault="00C50C47">
      <w:pPr>
        <w:rPr>
          <w:ins w:id="22" w:author="Debra Jensen" w:date="2026-09-25T21:07:00Z" w16du:dateUtc="2026-09-26T01:07:00Z"/>
        </w:rPr>
      </w:pPr>
      <w:ins w:id="23" w:author="Debra Jensen" w:date="2026-09-25T21:07:00Z" w16du:dateUtc="2026-09-26T01:07:00Z">
        <w:r w:rsidRPr="00C50C47">
          <w:t>http://www.sense-lang.org/typing/tutor/keyboarding.php</w:t>
        </w:r>
      </w:ins>
    </w:p>
    <w:p w14:paraId="25E656DE" w14:textId="3CF56F8A" w:rsidR="000964B8" w:rsidRPr="00427CD5" w:rsidRDefault="00C50C47">
      <w:pPr>
        <w:spacing w:after="0"/>
        <w:ind w:left="-5" w:hanging="10"/>
        <w:rPr>
          <w:del w:id="24" w:author="Debra Jensen" w:date="2026-09-25T21:07:00Z" w16du:dateUtc="2026-09-26T01:07:00Z"/>
          <w:rFonts w:ascii="Helvetica" w:hAnsi="Helvetica"/>
          <w:sz w:val="24"/>
        </w:rPr>
      </w:pPr>
      <w:ins w:id="25" w:author="Debra Jensen" w:date="2026-09-25T21:07:00Z" w16du:dateUtc="2026-09-26T01:07:00Z">
        <w:r>
          <w:t>Fill</w:t>
        </w:r>
      </w:ins>
      <w:r w:rsidR="00F65314">
        <w:rPr>
          <w:rPrChange w:id="26" w:author="Debra Jensen" w:date="2026-09-25T21:07:00Z" w16du:dateUtc="2026-09-26T01:07:00Z">
            <w:rPr>
              <w:rFonts w:ascii="Helvetica" w:hAnsi="Helvetica"/>
              <w:b/>
              <w:sz w:val="24"/>
              <w:lang w:val="en-US"/>
            </w:rPr>
          </w:rPrChange>
        </w:rPr>
        <w:t xml:space="preserve"> in </w:t>
      </w:r>
      <w:del w:id="27" w:author="Debra Jensen" w:date="2026-09-25T21:07:00Z" w16du:dateUtc="2026-09-26T01:07:00Z">
        <w:r w:rsidR="00F65314" w:rsidRPr="00427CD5">
          <w:rPr>
            <w:rFonts w:ascii="Helvetica" w:hAnsi="Helvetica"/>
            <w:b/>
            <w:sz w:val="24"/>
            <w:lang w:val="en-US"/>
          </w:rPr>
          <w:delText xml:space="preserve">support of </w:delText>
        </w:r>
        <w:r w:rsidR="00427CD5" w:rsidRPr="00D61913">
          <w:rPr>
            <w:rFonts w:ascii="Helvetica" w:hAnsi="Helvetica"/>
            <w:b/>
            <w:sz w:val="24"/>
            <w:highlight w:val="yellow"/>
            <w:lang w:val="en-US"/>
          </w:rPr>
          <w:delText>Dr. xxxxxx</w:delText>
        </w:r>
        <w:r w:rsidR="00F65314" w:rsidRPr="00427CD5">
          <w:rPr>
            <w:rFonts w:ascii="Helvetica" w:hAnsi="Helvetica"/>
            <w:b/>
            <w:sz w:val="24"/>
            <w:lang w:val="en-US"/>
          </w:rPr>
          <w:delText xml:space="preserve"> </w:delText>
        </w:r>
      </w:del>
    </w:p>
    <w:p w14:paraId="109F47F6" w14:textId="0557C048" w:rsidR="000964B8" w:rsidRDefault="000964B8">
      <w:pPr>
        <w:spacing w:after="0"/>
        <w:rPr>
          <w:del w:id="28" w:author="Debra Jensen" w:date="2026-09-25T21:07:00Z" w16du:dateUtc="2026-09-26T01:07:00Z"/>
          <w:rFonts w:ascii="Helvetica" w:hAnsi="Helvetica"/>
          <w:sz w:val="24"/>
        </w:rPr>
      </w:pPr>
    </w:p>
    <w:p w14:paraId="12784F8B" w14:textId="77777777" w:rsidR="00427CD5" w:rsidRPr="00427CD5" w:rsidRDefault="00427CD5">
      <w:pPr>
        <w:spacing w:after="0"/>
        <w:rPr>
          <w:del w:id="29" w:author="Debra Jensen" w:date="2026-09-25T21:07:00Z" w16du:dateUtc="2026-09-26T01:07:00Z"/>
          <w:rFonts w:ascii="Helvetica" w:hAnsi="Helvetica"/>
          <w:sz w:val="24"/>
        </w:rPr>
      </w:pPr>
    </w:p>
    <w:p w14:paraId="49985C84" w14:textId="77777777" w:rsidR="000964B8" w:rsidRPr="00427CD5" w:rsidRDefault="00F65314">
      <w:pPr>
        <w:spacing w:after="13" w:line="248" w:lineRule="auto"/>
        <w:ind w:left="-5" w:hanging="10"/>
        <w:rPr>
          <w:del w:id="30" w:author="Debra Jensen" w:date="2026-09-25T21:07:00Z" w16du:dateUtc="2026-09-26T01:07:00Z"/>
          <w:rFonts w:ascii="Helvetica" w:hAnsi="Helvetica"/>
          <w:sz w:val="24"/>
        </w:rPr>
      </w:pPr>
      <w:del w:id="31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To whom it may concern, </w:delText>
        </w:r>
      </w:del>
    </w:p>
    <w:p w14:paraId="75221DF9" w14:textId="2C90429E" w:rsidR="000964B8" w:rsidRPr="00427CD5" w:rsidRDefault="000964B8">
      <w:pPr>
        <w:spacing w:after="274"/>
        <w:rPr>
          <w:del w:id="32" w:author="Debra Jensen" w:date="2026-09-25T21:07:00Z" w16du:dateUtc="2026-09-26T01:07:00Z"/>
          <w:rFonts w:ascii="Helvetica" w:hAnsi="Helvetica"/>
          <w:sz w:val="24"/>
        </w:rPr>
      </w:pPr>
    </w:p>
    <w:p w14:paraId="38E4DA7C" w14:textId="607BC9D8" w:rsidR="000964B8" w:rsidRPr="00427CD5" w:rsidRDefault="00F65314">
      <w:pPr>
        <w:spacing w:after="260" w:line="248" w:lineRule="auto"/>
        <w:ind w:left="-5" w:hanging="10"/>
        <w:rPr>
          <w:del w:id="33" w:author="Debra Jensen" w:date="2026-09-25T21:07:00Z" w16du:dateUtc="2026-09-26T01:07:00Z"/>
          <w:rFonts w:ascii="Helvetica" w:hAnsi="Helvetica"/>
          <w:sz w:val="24"/>
        </w:rPr>
      </w:pPr>
      <w:del w:id="34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I am pleased to confirm that </w:delText>
        </w:r>
        <w:r w:rsidR="00427CD5" w:rsidRPr="00427CD5">
          <w:rPr>
            <w:rFonts w:ascii="Helvetica" w:hAnsi="Helvetica"/>
            <w:sz w:val="24"/>
            <w:highlight w:val="yellow"/>
          </w:rPr>
          <w:delText>Dr. xxxx</w:delText>
        </w:r>
        <w:r w:rsidRPr="00427CD5">
          <w:rPr>
            <w:rFonts w:ascii="Helvetica" w:hAnsi="Helvetica"/>
            <w:sz w:val="24"/>
          </w:rPr>
          <w:delText xml:space="preserve"> is currently working as a Visiting </w:delText>
        </w:r>
        <w:r w:rsidR="00427CD5" w:rsidRPr="00427CD5">
          <w:rPr>
            <w:rFonts w:ascii="Helvetica" w:hAnsi="Helvetica"/>
            <w:sz w:val="24"/>
          </w:rPr>
          <w:delText>PhD student</w:delText>
        </w:r>
        <w:r w:rsidRPr="00427CD5">
          <w:rPr>
            <w:rFonts w:ascii="Helvetica" w:hAnsi="Helvetica"/>
            <w:sz w:val="24"/>
          </w:rPr>
          <w:delText xml:space="preserve"> in my laboratory </w:delText>
        </w:r>
        <w:r w:rsidR="008C31E0">
          <w:rPr>
            <w:rFonts w:ascii="Helvetica" w:hAnsi="Helvetica"/>
            <w:sz w:val="24"/>
            <w:highlight w:val="yellow"/>
          </w:rPr>
          <w:delText>at</w:delText>
        </w:r>
        <w:r w:rsidRPr="00427CD5">
          <w:rPr>
            <w:rFonts w:ascii="Helvetica" w:hAnsi="Helvetica"/>
            <w:sz w:val="24"/>
            <w:highlight w:val="yellow"/>
          </w:rPr>
          <w:delText xml:space="preserve"> </w:delText>
        </w:r>
        <w:r w:rsidR="00427CD5" w:rsidRPr="00427CD5">
          <w:rPr>
            <w:rFonts w:ascii="Helvetica" w:hAnsi="Helvetica"/>
            <w:sz w:val="24"/>
            <w:highlight w:val="yellow"/>
          </w:rPr>
          <w:delText>xxxxxx</w:delText>
        </w:r>
        <w:r w:rsidRPr="00427CD5">
          <w:rPr>
            <w:rFonts w:ascii="Helvetica" w:hAnsi="Helvetica"/>
            <w:sz w:val="24"/>
          </w:rPr>
          <w:delText xml:space="preserve">. </w:delText>
        </w:r>
      </w:del>
    </w:p>
    <w:p w14:paraId="3E9E98CB" w14:textId="002A3F70" w:rsidR="000964B8" w:rsidRDefault="00F65314">
      <w:pPr>
        <w:rPr>
          <w:rPrChange w:id="35" w:author="Debra Jensen" w:date="2026-09-25T21:07:00Z" w16du:dateUtc="2026-09-26T01:07:00Z">
            <w:rPr>
              <w:rFonts w:ascii="Helvetica" w:hAnsi="Helvetica"/>
              <w:sz w:val="24"/>
              <w:lang w:val="en-US"/>
            </w:rPr>
          </w:rPrChange>
        </w:rPr>
        <w:pPrChange w:id="36" w:author="Debra Jensen" w:date="2026-09-25T21:07:00Z" w16du:dateUtc="2026-09-26T01:07:00Z">
          <w:pPr>
            <w:spacing w:after="275" w:line="248" w:lineRule="auto"/>
            <w:ind w:left="-5" w:hanging="10"/>
          </w:pPr>
        </w:pPrChange>
      </w:pPr>
      <w:del w:id="37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This certificate of attendance covers </w:delText>
        </w:r>
      </w:del>
      <w:r>
        <w:rPr>
          <w:rPrChange w:id="38" w:author="Debra Jensen" w:date="2026-09-25T21:07:00Z" w16du:dateUtc="2026-09-26T01:07:00Z">
            <w:rPr>
              <w:rFonts w:ascii="Helvetica" w:hAnsi="Helvetica"/>
              <w:sz w:val="24"/>
              <w:lang w:val="en-US"/>
            </w:rPr>
          </w:rPrChange>
        </w:rPr>
        <w:t xml:space="preserve">the </w:t>
      </w:r>
      <w:ins w:id="39" w:author="Debra Jensen" w:date="2026-09-25T21:07:00Z" w16du:dateUtc="2026-09-26T01:07:00Z">
        <w:r w:rsidR="00C50C47">
          <w:t>keyboard:</w:t>
        </w:r>
      </w:ins>
      <w:del w:id="40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period </w:delText>
        </w:r>
        <w:r w:rsidR="00D61913">
          <w:rPr>
            <w:rFonts w:ascii="Helvetica" w:hAnsi="Helvetica"/>
            <w:sz w:val="24"/>
          </w:rPr>
          <w:delText>from</w:delText>
        </w:r>
        <w:r w:rsidRPr="00427CD5">
          <w:rPr>
            <w:rFonts w:ascii="Helvetica" w:hAnsi="Helvetica"/>
            <w:sz w:val="24"/>
          </w:rPr>
          <w:delText xml:space="preserve"> </w:delText>
        </w:r>
        <w:r w:rsidR="00427CD5" w:rsidRPr="00427CD5">
          <w:rPr>
            <w:rFonts w:ascii="Helvetica" w:hAnsi="Helvetica"/>
            <w:sz w:val="24"/>
            <w:highlight w:val="yellow"/>
          </w:rPr>
          <w:delText>xxxxx</w:delText>
        </w:r>
        <w:r w:rsidRPr="00427CD5">
          <w:rPr>
            <w:rFonts w:ascii="Helvetica" w:hAnsi="Helvetica"/>
            <w:sz w:val="24"/>
          </w:rPr>
          <w:delText xml:space="preserve"> </w:delText>
        </w:r>
        <w:r w:rsidR="00D61913">
          <w:rPr>
            <w:rFonts w:ascii="Helvetica" w:hAnsi="Helvetica"/>
            <w:sz w:val="24"/>
          </w:rPr>
          <w:delText xml:space="preserve">to </w:delText>
        </w:r>
        <w:r w:rsidRPr="00427CD5">
          <w:rPr>
            <w:rFonts w:ascii="Helvetica" w:hAnsi="Helvetica"/>
            <w:sz w:val="24"/>
          </w:rPr>
          <w:delText xml:space="preserve"> </w:delText>
        </w:r>
        <w:r w:rsidR="00427CD5" w:rsidRPr="00427CD5">
          <w:rPr>
            <w:rFonts w:ascii="Helvetica" w:hAnsi="Helvetica"/>
            <w:sz w:val="24"/>
            <w:highlight w:val="yellow"/>
          </w:rPr>
          <w:delText>xxxxxx</w:delText>
        </w:r>
        <w:r w:rsidRPr="00427CD5">
          <w:rPr>
            <w:rFonts w:ascii="Helvetica" w:hAnsi="Helvetica"/>
            <w:sz w:val="24"/>
          </w:rPr>
          <w:delText xml:space="preserve">.  </w:delText>
        </w:r>
      </w:del>
    </w:p>
    <w:p w14:paraId="6558841A" w14:textId="77777777" w:rsidR="000964B8" w:rsidRPr="00427CD5" w:rsidRDefault="00F65314">
      <w:pPr>
        <w:spacing w:after="255" w:line="248" w:lineRule="auto"/>
        <w:ind w:left="-5" w:hanging="10"/>
        <w:rPr>
          <w:del w:id="41" w:author="Debra Jensen" w:date="2026-09-25T21:07:00Z" w16du:dateUtc="2026-09-26T01:07:00Z"/>
          <w:rFonts w:ascii="Helvetica" w:hAnsi="Helvetica"/>
          <w:sz w:val="24"/>
        </w:rPr>
      </w:pPr>
      <w:del w:id="42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If you require any further information, please do not hesitate to contact me. </w:delText>
        </w:r>
      </w:del>
    </w:p>
    <w:p w14:paraId="0FD0C9EA" w14:textId="525345A5" w:rsidR="000964B8" w:rsidRPr="00427CD5" w:rsidRDefault="000964B8">
      <w:pPr>
        <w:spacing w:after="3"/>
        <w:rPr>
          <w:del w:id="43" w:author="Debra Jensen" w:date="2026-09-25T21:07:00Z" w16du:dateUtc="2026-09-26T01:07:00Z"/>
          <w:rFonts w:ascii="Helvetica" w:hAnsi="Helvetica"/>
          <w:sz w:val="24"/>
        </w:rPr>
      </w:pPr>
    </w:p>
    <w:p w14:paraId="57DEE222" w14:textId="77777777" w:rsidR="000964B8" w:rsidRPr="00427CD5" w:rsidRDefault="00F65314">
      <w:pPr>
        <w:spacing w:after="13" w:line="248" w:lineRule="auto"/>
        <w:ind w:left="-5" w:hanging="10"/>
        <w:rPr>
          <w:del w:id="44" w:author="Debra Jensen" w:date="2026-09-25T21:07:00Z" w16du:dateUtc="2026-09-26T01:07:00Z"/>
          <w:rFonts w:ascii="Helvetica" w:hAnsi="Helvetica"/>
          <w:sz w:val="24"/>
        </w:rPr>
      </w:pPr>
      <w:del w:id="45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Yours faithfully, </w:delText>
        </w:r>
      </w:del>
    </w:p>
    <w:p w14:paraId="46836143" w14:textId="23B6212D" w:rsidR="000964B8" w:rsidRDefault="00F65314" w:rsidP="00D61913">
      <w:pPr>
        <w:spacing w:after="0"/>
        <w:ind w:left="-5"/>
        <w:rPr>
          <w:del w:id="46" w:author="Debra Jensen" w:date="2026-09-25T21:07:00Z" w16du:dateUtc="2026-09-26T01:07:00Z"/>
          <w:rFonts w:ascii="Helvetica" w:hAnsi="Helvetica"/>
          <w:sz w:val="24"/>
        </w:rPr>
      </w:pPr>
      <w:del w:id="47" w:author="Debra Jensen" w:date="2026-09-25T21:07:00Z" w16du:dateUtc="2026-09-26T01:07:00Z">
        <w:r w:rsidRPr="00427CD5">
          <w:rPr>
            <w:rFonts w:ascii="Helvetica" w:hAnsi="Helvetica"/>
            <w:sz w:val="24"/>
          </w:rPr>
          <w:delText xml:space="preserve"> </w:delText>
        </w:r>
      </w:del>
    </w:p>
    <w:p w14:paraId="1D237C50" w14:textId="77777777" w:rsidR="00D61913" w:rsidRDefault="00D61913">
      <w:pPr>
        <w:rPr>
          <w:moveFrom w:id="48" w:author="Debra Jensen" w:date="2026-09-25T21:07:00Z" w16du:dateUtc="2026-09-26T01:07:00Z"/>
          <w:rPrChange w:id="49" w:author="Debra Jensen" w:date="2026-09-25T21:07:00Z" w16du:dateUtc="2026-09-26T01:07:00Z">
            <w:rPr>
              <w:moveFrom w:id="50" w:author="Debra Jensen" w:date="2026-09-25T21:07:00Z" w16du:dateUtc="2026-09-26T01:07:00Z"/>
              <w:rFonts w:ascii="Helvetica" w:hAnsi="Helvetica"/>
              <w:sz w:val="24"/>
              <w:lang w:val="en-US"/>
            </w:rPr>
          </w:rPrChange>
        </w:rPr>
        <w:pPrChange w:id="51" w:author="Debra Jensen" w:date="2026-09-25T21:07:00Z" w16du:dateUtc="2026-09-26T01:07:00Z">
          <w:pPr>
            <w:spacing w:after="0"/>
            <w:ind w:left="-5"/>
          </w:pPr>
        </w:pPrChange>
      </w:pPr>
      <w:moveFromRangeStart w:id="52" w:author="Debra Jensen" w:date="2026-09-25T21:07:00Z" w:name="move241262881"/>
    </w:p>
    <w:p w14:paraId="10D77837" w14:textId="77777777" w:rsidR="00C50C47" w:rsidRDefault="00427CD5">
      <w:pPr>
        <w:rPr>
          <w:ins w:id="53" w:author="Debra Jensen" w:date="2026-09-25T21:07:00Z" w16du:dateUtc="2026-09-26T01:07:00Z"/>
        </w:rPr>
      </w:pPr>
      <w:moveFrom w:id="54" w:author="Debra Jensen" w:date="2026-09-25T21:07:00Z" w16du:dateUtc="2026-09-26T01:07:00Z">
        <w:r>
          <w:rPr>
            <w:rPrChange w:id="55" w:author="Debra Jensen" w:date="2026-09-25T21:07:00Z" w16du:dateUtc="2026-09-26T01:07:00Z">
              <w:rPr>
                <w:rFonts w:ascii="Helvetica" w:hAnsi="Helvetica"/>
                <w:sz w:val="24"/>
                <w:highlight w:val="yellow"/>
                <w:lang w:val="en-US"/>
              </w:rPr>
            </w:rPrChange>
          </w:rPr>
          <w:t xml:space="preserve">Name </w:t>
        </w:r>
      </w:moveFrom>
      <w:moveFromRangeEnd w:id="52"/>
      <w:ins w:id="56" w:author="Debra Jensen" w:date="2026-09-25T21:07:00Z" w16du:dateUtc="2026-09-26T01:07:00Z">
        <w:r w:rsidR="00C50C47">
          <w:rPr>
            <w:noProof/>
            <w:color w:val="0000FF"/>
          </w:rPr>
          <w:drawing>
            <wp:inline distT="0" distB="0" distL="0" distR="0" wp14:anchorId="3CEA0E94" wp14:editId="4A903AEF">
              <wp:extent cx="5943600" cy="2009733"/>
              <wp:effectExtent l="0" t="0" r="0" b="0"/>
              <wp:docPr id="1" name="Picture 1" descr="example blank keyboard ">
                <a:hlinkClick xmlns:a="http://schemas.openxmlformats.org/drawingml/2006/main" r:id="rId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minus40.info/ice/pics/pckeyblank2.gif">
                        <a:hlinkClick r:id="rId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2009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52B912D" w14:textId="77777777" w:rsidR="00C50C47" w:rsidRDefault="00C50C47" w:rsidP="00C50C47">
      <w:pPr>
        <w:rPr>
          <w:ins w:id="57" w:author="Debra Jensen" w:date="2026-09-25T21:07:00Z" w16du:dateUtc="2026-09-26T01:07:00Z"/>
        </w:rPr>
      </w:pPr>
      <w:ins w:id="58" w:author="Debra Jensen" w:date="2026-09-25T21:07:00Z" w16du:dateUtc="2026-09-26T01:07:00Z">
        <w:r>
          <w:lastRenderedPageBreak/>
          <w:t>What are</w:t>
        </w:r>
      </w:ins>
      <w:del w:id="59" w:author="Debra Jensen" w:date="2026-09-25T21:07:00Z" w16du:dateUtc="2026-09-26T01:07:00Z">
        <w:r w:rsidR="00427CD5" w:rsidRPr="00427CD5">
          <w:rPr>
            <w:rFonts w:ascii="Helvetica" w:hAnsi="Helvetica"/>
            <w:sz w:val="24"/>
            <w:highlight w:val="yellow"/>
          </w:rPr>
          <w:delText>and signature of</w:delText>
        </w:r>
      </w:del>
      <w:r w:rsidR="00427CD5">
        <w:rPr>
          <w:rPrChange w:id="60" w:author="Debra Jensen" w:date="2026-09-25T21:07:00Z" w16du:dateUtc="2026-09-26T01:07:00Z">
            <w:rPr>
              <w:rFonts w:ascii="Helvetica" w:hAnsi="Helvetica"/>
              <w:sz w:val="24"/>
              <w:highlight w:val="yellow"/>
              <w:lang w:val="en-US"/>
            </w:rPr>
          </w:rPrChange>
        </w:rPr>
        <w:t xml:space="preserve"> the </w:t>
      </w:r>
      <w:ins w:id="61" w:author="Debra Jensen" w:date="2026-09-25T21:07:00Z" w16du:dateUtc="2026-09-26T01:07:00Z">
        <w:r>
          <w:t>four tips they present:</w:t>
        </w:r>
      </w:ins>
    </w:p>
    <w:p w14:paraId="636D31DA" w14:textId="77777777" w:rsidR="00C50C47" w:rsidRDefault="00C50C47" w:rsidP="00C50C47">
      <w:pPr>
        <w:rPr>
          <w:ins w:id="62" w:author="Debra Jensen" w:date="2026-09-25T21:07:00Z" w16du:dateUtc="2026-09-26T01:07:00Z"/>
        </w:rPr>
      </w:pPr>
      <w:ins w:id="63" w:author="Debra Jensen" w:date="2026-09-25T21:07:00Z" w16du:dateUtc="2026-09-26T01:07:00Z">
        <w:r>
          <w:t>1) ____________________________________________________________________________</w:t>
        </w:r>
      </w:ins>
    </w:p>
    <w:p w14:paraId="6F1E7579" w14:textId="77777777" w:rsidR="00C50C47" w:rsidRDefault="00C50C47" w:rsidP="00C50C47">
      <w:pPr>
        <w:rPr>
          <w:ins w:id="64" w:author="Debra Jensen" w:date="2026-09-25T21:07:00Z" w16du:dateUtc="2026-09-26T01:07:00Z"/>
        </w:rPr>
      </w:pPr>
      <w:ins w:id="65" w:author="Debra Jensen" w:date="2026-09-25T21:07:00Z" w16du:dateUtc="2026-09-26T01:07:00Z">
        <w:r>
          <w:t xml:space="preserve">______________________________________________________________________________ </w:t>
        </w:r>
      </w:ins>
    </w:p>
    <w:p w14:paraId="7E8D97C4" w14:textId="77777777" w:rsidR="00DA2368" w:rsidRDefault="00DA2368" w:rsidP="00C50C47">
      <w:pPr>
        <w:rPr>
          <w:ins w:id="66" w:author="Debra Jensen" w:date="2026-09-25T21:07:00Z" w16du:dateUtc="2026-09-26T01:07:00Z"/>
        </w:rPr>
      </w:pPr>
    </w:p>
    <w:p w14:paraId="1904414D" w14:textId="77777777" w:rsidR="00C50C47" w:rsidRDefault="00C50C47" w:rsidP="00C50C47">
      <w:pPr>
        <w:rPr>
          <w:ins w:id="67" w:author="Debra Jensen" w:date="2026-09-25T21:07:00Z" w16du:dateUtc="2026-09-26T01:07:00Z"/>
        </w:rPr>
      </w:pPr>
      <w:ins w:id="68" w:author="Debra Jensen" w:date="2026-09-25T21:07:00Z" w16du:dateUtc="2026-09-26T01:07:00Z">
        <w:r>
          <w:t>2) ____________________________________________________________________________</w:t>
        </w:r>
      </w:ins>
    </w:p>
    <w:p w14:paraId="5349EDA1" w14:textId="77777777" w:rsidR="00C50C47" w:rsidRDefault="00C50C47" w:rsidP="00C50C47">
      <w:pPr>
        <w:rPr>
          <w:ins w:id="69" w:author="Debra Jensen" w:date="2026-09-25T21:07:00Z" w16du:dateUtc="2026-09-26T01:07:00Z"/>
        </w:rPr>
      </w:pPr>
      <w:ins w:id="70" w:author="Debra Jensen" w:date="2026-09-25T21:07:00Z" w16du:dateUtc="2026-09-26T01:07:00Z">
        <w:r>
          <w:t xml:space="preserve">______________________________________________________________________________ </w:t>
        </w:r>
      </w:ins>
    </w:p>
    <w:p w14:paraId="562E1E57" w14:textId="77777777" w:rsidR="00DA2368" w:rsidRDefault="00DA2368" w:rsidP="00C50C47">
      <w:pPr>
        <w:rPr>
          <w:ins w:id="71" w:author="Debra Jensen" w:date="2026-09-25T21:07:00Z" w16du:dateUtc="2026-09-26T01:07:00Z"/>
        </w:rPr>
      </w:pPr>
    </w:p>
    <w:p w14:paraId="424EDC2D" w14:textId="77777777" w:rsidR="00C50C47" w:rsidRDefault="00C50C47" w:rsidP="00C50C47">
      <w:pPr>
        <w:rPr>
          <w:ins w:id="72" w:author="Debra Jensen" w:date="2026-09-25T21:07:00Z" w16du:dateUtc="2026-09-26T01:07:00Z"/>
        </w:rPr>
      </w:pPr>
      <w:ins w:id="73" w:author="Debra Jensen" w:date="2026-09-25T21:07:00Z" w16du:dateUtc="2026-09-26T01:07:00Z">
        <w:r>
          <w:t>3) ____________________________________________________________________________</w:t>
        </w:r>
      </w:ins>
    </w:p>
    <w:p w14:paraId="66618BC1" w14:textId="77777777" w:rsidR="00C50C47" w:rsidRDefault="00C50C47" w:rsidP="00C50C47">
      <w:pPr>
        <w:rPr>
          <w:ins w:id="74" w:author="Debra Jensen" w:date="2026-09-25T21:07:00Z" w16du:dateUtc="2026-09-26T01:07:00Z"/>
        </w:rPr>
      </w:pPr>
      <w:ins w:id="75" w:author="Debra Jensen" w:date="2026-09-25T21:07:00Z" w16du:dateUtc="2026-09-26T01:07:00Z">
        <w:r>
          <w:t xml:space="preserve">______________________________________________________________________________ </w:t>
        </w:r>
      </w:ins>
    </w:p>
    <w:p w14:paraId="473B4A0C" w14:textId="77777777" w:rsidR="00DA2368" w:rsidRDefault="00DA2368" w:rsidP="00C50C47">
      <w:pPr>
        <w:rPr>
          <w:ins w:id="76" w:author="Debra Jensen" w:date="2026-09-25T21:07:00Z" w16du:dateUtc="2026-09-26T01:07:00Z"/>
        </w:rPr>
      </w:pPr>
    </w:p>
    <w:p w14:paraId="48948D85" w14:textId="77777777" w:rsidR="00C50C47" w:rsidRDefault="00C50C47" w:rsidP="00C50C47">
      <w:pPr>
        <w:rPr>
          <w:ins w:id="77" w:author="Debra Jensen" w:date="2026-09-25T21:07:00Z" w16du:dateUtc="2026-09-26T01:07:00Z"/>
        </w:rPr>
      </w:pPr>
      <w:ins w:id="78" w:author="Debra Jensen" w:date="2026-09-25T21:07:00Z" w16du:dateUtc="2026-09-26T01:07:00Z">
        <w:r>
          <w:t>4) ____________________________________________________________________________</w:t>
        </w:r>
      </w:ins>
    </w:p>
    <w:p w14:paraId="0605F505" w14:textId="77777777" w:rsidR="00C50C47" w:rsidRPr="00C50C47" w:rsidRDefault="00C50C47" w:rsidP="00C50C47">
      <w:pPr>
        <w:rPr>
          <w:ins w:id="79" w:author="Debra Jensen" w:date="2026-09-25T21:07:00Z" w16du:dateUtc="2026-09-26T01:07:00Z"/>
        </w:rPr>
      </w:pPr>
      <w:ins w:id="80" w:author="Debra Jensen" w:date="2026-09-25T21:07:00Z" w16du:dateUtc="2026-09-26T01:07:00Z">
        <w:r>
          <w:t>______________________________________________________________________________</w:t>
        </w:r>
      </w:ins>
    </w:p>
    <w:p w14:paraId="2D958228" w14:textId="77777777" w:rsidR="00C50C47" w:rsidRPr="00C50C47" w:rsidRDefault="00C50C47" w:rsidP="00C50C47">
      <w:pPr>
        <w:rPr>
          <w:ins w:id="81" w:author="Debra Jensen" w:date="2026-09-25T21:07:00Z" w16du:dateUtc="2026-09-26T01:07:00Z"/>
        </w:rPr>
      </w:pPr>
    </w:p>
    <w:p w14:paraId="5BAEFAFE" w14:textId="77777777" w:rsidR="00C50C47" w:rsidRPr="00C50C47" w:rsidRDefault="00C50C47" w:rsidP="00C50C47">
      <w:pPr>
        <w:rPr>
          <w:ins w:id="82" w:author="Debra Jensen" w:date="2026-09-25T21:07:00Z" w16du:dateUtc="2026-09-26T01:07:00Z"/>
        </w:rPr>
      </w:pPr>
    </w:p>
    <w:p w14:paraId="5B50CA3A" w14:textId="6078A6CD" w:rsidR="000964B8" w:rsidRPr="00C50C47" w:rsidRDefault="00427CD5" w:rsidP="00C50C47">
      <w:pPr>
        <w:rPr>
          <w:rPrChange w:id="83" w:author="Debra Jensen" w:date="2026-09-25T21:07:00Z" w16du:dateUtc="2026-09-26T01:07:00Z">
            <w:rPr>
              <w:rFonts w:ascii="Helvetica" w:hAnsi="Helvetica"/>
              <w:sz w:val="24"/>
              <w:lang w:val="en-US"/>
            </w:rPr>
          </w:rPrChange>
        </w:rPr>
        <w:pPrChange w:id="84" w:author="Debra Jensen" w:date="2026-09-25T21:07:00Z" w16du:dateUtc="2026-09-26T01:07:00Z">
          <w:pPr>
            <w:spacing w:after="0" w:line="272" w:lineRule="auto"/>
          </w:pPr>
        </w:pPrChange>
      </w:pPr>
      <w:del w:id="85" w:author="Debra Jensen" w:date="2026-09-25T21:07:00Z" w16du:dateUtc="2026-09-26T01:07:00Z">
        <w:r w:rsidRPr="00427CD5">
          <w:rPr>
            <w:rFonts w:ascii="Helvetica" w:hAnsi="Helvetica"/>
            <w:sz w:val="24"/>
            <w:highlight w:val="yellow"/>
          </w:rPr>
          <w:delText>Supervisor</w:delText>
        </w:r>
      </w:del>
    </w:p>
    <w:sectPr w:rsidR="000964B8" w:rsidRPr="00C50C4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89" w:author="Debra Jensen" w:date="2026-09-25T21:07:00Z" w16du:dateUtc="2026-09-26T01:07:00Z">
        <w:sectPr w:rsidR="000964B8" w:rsidRPr="00C50C47">
          <w:pgSz w:w="11910" w:h="16845"/>
          <w:pgMar w:top="1440" w:right="778" w:bottom="1440" w:left="856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07170C" w14:textId="77777777" w:rsidR="00F65314" w:rsidRDefault="00F65314" w:rsidP="00F0788D">
      <w:pPr>
        <w:spacing w:after="0" w:line="240" w:lineRule="auto"/>
      </w:pPr>
      <w:r>
        <w:separator/>
      </w:r>
    </w:p>
  </w:endnote>
  <w:endnote w:type="continuationSeparator" w:id="0">
    <w:p w14:paraId="5D8056C3" w14:textId="77777777" w:rsidR="00F65314" w:rsidRDefault="00F65314" w:rsidP="00F07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BB7F94" w14:textId="77777777" w:rsidR="00F0788D" w:rsidRDefault="00F07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BCBE0" w14:textId="77777777" w:rsidR="00F65314" w:rsidRDefault="00F65314" w:rsidP="00F0788D">
      <w:pPr>
        <w:spacing w:after="0" w:line="240" w:lineRule="auto"/>
      </w:pPr>
      <w:r>
        <w:separator/>
      </w:r>
    </w:p>
  </w:footnote>
  <w:footnote w:type="continuationSeparator" w:id="0">
    <w:p w14:paraId="6DE79E70" w14:textId="77777777" w:rsidR="00F65314" w:rsidRDefault="00F65314" w:rsidP="00F07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ustomXmlInsRangeStart w:id="86" w:author="Debra Jensen" w:date="2026-09-25T21:07:00Z"/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B68C34F1B5B0E84C86125B78F394596C"/>
      </w:placeholder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customXmlInsRangeEnd w:id="86"/>
      <w:p w14:paraId="755544FF" w14:textId="6D8C933A" w:rsidR="00C50C47" w:rsidRDefault="00F0788D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ins w:id="87" w:author="Debra Jensen" w:date="2026-09-25T21:07:00Z" w16du:dateUtc="2026-09-26T01:07:00Z"/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[Type the document title]</w:t>
        </w:r>
      </w:p>
      <w:customXmlInsRangeStart w:id="88" w:author="Debra Jensen" w:date="2026-09-25T21:07:00Z"/>
    </w:sdtContent>
  </w:sdt>
  <w:customXmlInsRangeEnd w:id="88"/>
  <w:p w14:paraId="291FAAC7" w14:textId="77777777" w:rsidR="00F0788D" w:rsidRDefault="00F0788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4B8"/>
    <w:rsid w:val="000964B8"/>
    <w:rsid w:val="003025A5"/>
    <w:rsid w:val="00427CD5"/>
    <w:rsid w:val="006F2FA7"/>
    <w:rsid w:val="007671D0"/>
    <w:rsid w:val="008C31E0"/>
    <w:rsid w:val="008D2B4E"/>
    <w:rsid w:val="00912126"/>
    <w:rsid w:val="00A96CDB"/>
    <w:rsid w:val="00C50C47"/>
    <w:rsid w:val="00D61913"/>
    <w:rsid w:val="00DA2368"/>
    <w:rsid w:val="00EA1DE3"/>
    <w:rsid w:val="00F0788D"/>
    <w:rsid w:val="00F605CD"/>
    <w:rsid w:val="00F6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129A7"/>
  <w15:docId w15:val="{F48D11DF-CD60-6E47-B656-A8B40A12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Debra Jensen" w:date="2026-09-25T21:07:00Z">
        <w:pPr>
          <w:spacing w:after="160" w:line="259" w:lineRule="auto"/>
        </w:pPr>
      </w:pPrChange>
    </w:pPr>
    <w:rPr>
      <w:rFonts w:eastAsiaTheme="minorHAnsi"/>
      <w:sz w:val="22"/>
      <w:szCs w:val="22"/>
      <w:lang w:val="en-US" w:eastAsia="en-US"/>
      <w:rPrChange w:id="0" w:author="Debra Jensen" w:date="2026-09-25T21:07:00Z">
        <w:rPr>
          <w:rFonts w:ascii="Calibri" w:eastAsia="Calibri" w:hAnsi="Calibri" w:cs="Calibri"/>
          <w:color w:val="000000"/>
          <w:sz w:val="22"/>
          <w:szCs w:val="24"/>
          <w:lang w:val="it-IT" w:eastAsia="it-IT" w:bidi="it-IT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C47"/>
    <w:pPr>
      <w:spacing w:after="0" w:line="240" w:lineRule="auto"/>
      <w:pPrChange w:id="1" w:author="Debra Jensen" w:date="2026-09-25T21:07:00Z">
        <w:pPr/>
      </w:pPrChange>
    </w:pPr>
    <w:rPr>
      <w:rFonts w:ascii="Tahoma" w:hAnsi="Tahoma" w:cs="Tahoma"/>
      <w:sz w:val="16"/>
      <w:szCs w:val="16"/>
      <w:rPrChange w:id="1" w:author="Debra Jensen" w:date="2026-09-25T21:07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88D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50C47"/>
    <w:pPr>
      <w:tabs>
        <w:tab w:val="center" w:pos="4680"/>
        <w:tab w:val="right" w:pos="9360"/>
      </w:tabs>
      <w:spacing w:after="0" w:line="240" w:lineRule="auto"/>
      <w:pPrChange w:id="2" w:author="Debra Jensen" w:date="2026-09-25T21:07:00Z">
        <w:pPr>
          <w:tabs>
            <w:tab w:val="center" w:pos="4680"/>
            <w:tab w:val="right" w:pos="9360"/>
          </w:tabs>
        </w:pPr>
      </w:pPrChange>
    </w:pPr>
    <w:rPr>
      <w:rPrChange w:id="2" w:author="Debra Jensen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0788D"/>
    <w:rPr>
      <w:rFonts w:eastAsiaTheme="minorHAns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50C47"/>
    <w:pPr>
      <w:tabs>
        <w:tab w:val="center" w:pos="4680"/>
        <w:tab w:val="right" w:pos="9360"/>
      </w:tabs>
      <w:spacing w:after="0" w:line="240" w:lineRule="auto"/>
      <w:pPrChange w:id="3" w:author="Debra Jensen" w:date="2026-09-25T21:07:00Z">
        <w:pPr>
          <w:tabs>
            <w:tab w:val="center" w:pos="4680"/>
            <w:tab w:val="right" w:pos="9360"/>
          </w:tabs>
        </w:pPr>
      </w:pPrChange>
    </w:pPr>
    <w:rPr>
      <w:rPrChange w:id="3" w:author="Debra Jensen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0788D"/>
    <w:rPr>
      <w:rFonts w:eastAsia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com/url?sa=i&amp;rct=j&amp;q=&amp;esrc=s&amp;source=images&amp;cd=&amp;cad=rja&amp;uact=8&amp;docid=n0e1etUn9p4IhM&amp;tbnid=2g0ycgGxjyZn6M:&amp;ved=0CAUQjRw&amp;url=http%3A%2F%2Fwww.minus40.info%2Fice%2Fcanadiankeyboard.html&amp;ei=god7U9HxNc3voASX_4G4BA&amp;bvm=bv.67229260,d.cGU&amp;psig=AFQjCNGldxsJwjiJ6QLBGiAfMiI45gvi2Q&amp;ust=1400690919669651" TargetMode="Externa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68C34F1B5B0E84C86125B78F39459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9BF53-B412-F144-B035-709C0E8182D3}"/>
      </w:docPartPr>
      <w:docPartBody>
        <w:p w:rsidR="002A315B" w:rsidRDefault="002A315B">
          <w:pPr>
            <w:pStyle w:val="B68C34F1B5B0E84C86125B78F394596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</w:t>
          </w:r>
          <w:r>
            <w:rPr>
              <w:rFonts w:asciiTheme="majorHAnsi" w:eastAsiaTheme="majorEastAsia" w:hAnsiTheme="majorHAnsi" w:cstheme="majorBidi"/>
              <w:sz w:val="32"/>
              <w:szCs w:val="32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5B"/>
    <w:rsid w:val="002A315B"/>
    <w:rsid w:val="006F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8C34F1B5B0E84C86125B78F394596C">
    <w:name w:val="B68C34F1B5B0E84C86125B78F39459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Caragh Johnson</dc:creator>
  <cp:keywords/>
  <cp:lastModifiedBy>Arthur Souza Rodrigues</cp:lastModifiedBy>
  <cp:revision>1</cp:revision>
  <dcterms:created xsi:type="dcterms:W3CDTF">2022-11-02T08:53:00Z</dcterms:created>
  <dcterms:modified xsi:type="dcterms:W3CDTF">2026-09-26T01:07:00Z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2024-10-10T10:52:56Z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1c63991a-783f-4583-895e-0918bde84af1</vt:lpwstr>
  </property>
  <property fmtid="{D5CDD505-2E9C-101B-9397-08002B2CF9AE}" pid="8" name="MSIP_Label_2ad0b24d-6422-44b0-b3de-abb3a9e8c81a_ContentBits">
    <vt:lpwstr>0</vt:lpwstr>
  </property>
</Properties>
</file>