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CF880B" w14:textId="23B69F35" w:rsidR="00FF78C8" w:rsidRDefault="00FF78C8" w:rsidP="00C9164D">
      <w:pPr>
        <w:jc w:val="center"/>
        <w:rPr>
          <w:del w:id="0" w:author="Katerina Raftopoulou" w:date="2026-09-25T20:00:00Z" w16du:dateUtc="2026-09-26T00:00:00Z"/>
          <w:sz w:val="24"/>
          <w:szCs w:val="24"/>
        </w:rPr>
      </w:pPr>
      <w:del w:id="1" w:author="Katerina Raftopoulou" w:date="2026-09-25T20:00:00Z" w16du:dateUtc="2026-09-26T00:00:00Z">
        <w:r>
          <w:rPr>
            <w:sz w:val="24"/>
            <w:szCs w:val="24"/>
          </w:rPr>
          <w:delText>[</w:delText>
        </w:r>
        <w:r w:rsidR="00C9164D">
          <w:rPr>
            <w:color w:val="FF0000"/>
            <w:sz w:val="24"/>
            <w:szCs w:val="24"/>
          </w:rPr>
          <w:delText xml:space="preserve">IMPORTANT – </w:delText>
        </w:r>
      </w:del>
      <w:r w:rsidR="00D31DE0" w:rsidRPr="007833F4">
        <w:rPr>
          <w:b/>
          <w:rPrChange w:id="2" w:author="Katerina Raftopoulou" w:date="2026-09-25T20:00:00Z" w16du:dateUtc="2026-09-26T00:00:00Z">
            <w:rPr>
              <w:color w:val="FF0000"/>
              <w:sz w:val="24"/>
              <w:szCs w:val="24"/>
            </w:rPr>
          </w:rPrChange>
        </w:rPr>
        <w:t xml:space="preserve">This </w:t>
      </w:r>
      <w:ins w:id="3" w:author="Katerina Raftopoulou" w:date="2026-09-25T20:00:00Z" w16du:dateUtc="2026-09-26T00:00:00Z">
        <w:r w:rsidR="007833F4" w:rsidRPr="007833F4">
          <w:rPr>
            <w:b/>
          </w:rPr>
          <w:t>table should</w:t>
        </w:r>
      </w:ins>
      <w:del w:id="4" w:author="Katerina Raftopoulou" w:date="2026-09-25T20:00:00Z" w16du:dateUtc="2026-09-26T00:00:00Z">
        <w:r w:rsidR="00D31DE0">
          <w:rPr>
            <w:color w:val="FF0000"/>
            <w:sz w:val="24"/>
            <w:szCs w:val="24"/>
          </w:rPr>
          <w:delText>m</w:delText>
        </w:r>
        <w:r w:rsidR="00C9164D">
          <w:rPr>
            <w:color w:val="FF0000"/>
            <w:sz w:val="24"/>
            <w:szCs w:val="24"/>
          </w:rPr>
          <w:delText>ust</w:delText>
        </w:r>
      </w:del>
      <w:r w:rsidR="00C9164D" w:rsidRPr="007833F4">
        <w:rPr>
          <w:b/>
          <w:rPrChange w:id="5" w:author="Katerina Raftopoulou" w:date="2026-09-25T20:00:00Z" w16du:dateUtc="2026-09-26T00:00:00Z">
            <w:rPr>
              <w:color w:val="FF0000"/>
              <w:sz w:val="24"/>
              <w:szCs w:val="24"/>
            </w:rPr>
          </w:rPrChange>
        </w:rPr>
        <w:t xml:space="preserve"> be </w:t>
      </w:r>
      <w:ins w:id="6" w:author="Katerina Raftopoulou" w:date="2026-09-25T20:00:00Z" w16du:dateUtc="2026-09-26T00:00:00Z">
        <w:r w:rsidR="007833F4" w:rsidRPr="007833F4">
          <w:rPr>
            <w:b/>
          </w:rPr>
          <w:t>filled in and annexed</w:t>
        </w:r>
      </w:ins>
      <w:del w:id="7" w:author="Katerina Raftopoulou" w:date="2026-09-25T20:00:00Z" w16du:dateUtc="2026-09-26T00:00:00Z">
        <w:r w:rsidR="00870576" w:rsidRPr="00DD5C1F">
          <w:rPr>
            <w:color w:val="FF0000"/>
            <w:sz w:val="24"/>
            <w:szCs w:val="24"/>
          </w:rPr>
          <w:delText xml:space="preserve">on </w:delText>
        </w:r>
        <w:r w:rsidRPr="00DD5C1F">
          <w:rPr>
            <w:color w:val="FF0000"/>
            <w:sz w:val="24"/>
            <w:szCs w:val="24"/>
          </w:rPr>
          <w:delText xml:space="preserve">Applicant Organization’s </w:delText>
        </w:r>
        <w:r w:rsidR="001B1878">
          <w:rPr>
            <w:color w:val="FF0000"/>
            <w:sz w:val="24"/>
            <w:szCs w:val="24"/>
          </w:rPr>
          <w:delText>l</w:delText>
        </w:r>
        <w:r w:rsidR="00870576" w:rsidRPr="00DD5C1F">
          <w:rPr>
            <w:color w:val="FF0000"/>
            <w:sz w:val="24"/>
            <w:szCs w:val="24"/>
          </w:rPr>
          <w:delText>etterhead</w:delText>
        </w:r>
      </w:del>
      <w:r w:rsidR="00B234CF" w:rsidRPr="007833F4">
        <w:rPr>
          <w:b/>
          <w:rPrChange w:id="8" w:author="Katerina Raftopoulou" w:date="2026-09-25T20:00:00Z" w16du:dateUtc="2026-09-26T00:00:00Z">
            <w:rPr>
              <w:color w:val="FF0000"/>
              <w:sz w:val="24"/>
              <w:szCs w:val="24"/>
            </w:rPr>
          </w:rPrChange>
        </w:rPr>
        <w:t xml:space="preserve"> to </w:t>
      </w:r>
      <w:del w:id="9" w:author="Katerina Raftopoulou" w:date="2026-09-25T20:00:00Z" w16du:dateUtc="2026-09-26T00:00:00Z">
        <w:r w:rsidR="00B234CF">
          <w:rPr>
            <w:color w:val="FF0000"/>
            <w:sz w:val="24"/>
            <w:szCs w:val="24"/>
          </w:rPr>
          <w:delText>be accepted.</w:delText>
        </w:r>
        <w:r>
          <w:rPr>
            <w:sz w:val="24"/>
            <w:szCs w:val="24"/>
          </w:rPr>
          <w:delText>]</w:delText>
        </w:r>
      </w:del>
    </w:p>
    <w:p w14:paraId="792E12DB" w14:textId="0F8C2F30" w:rsidR="00870576" w:rsidRPr="004D116B" w:rsidRDefault="002C37ED" w:rsidP="003E62B4">
      <w:pPr>
        <w:pStyle w:val="NoSpacing"/>
        <w:jc w:val="center"/>
        <w:rPr>
          <w:del w:id="10" w:author="Katerina Raftopoulou" w:date="2026-09-25T20:00:00Z" w16du:dateUtc="2026-09-26T00:00:00Z"/>
          <w:sz w:val="24"/>
          <w:szCs w:val="24"/>
        </w:rPr>
      </w:pPr>
      <w:del w:id="11" w:author="Katerina Raftopoulou" w:date="2026-09-25T20:00:00Z" w16du:dateUtc="2026-09-26T00:00:00Z">
        <w:r w:rsidRPr="004D116B">
          <w:rPr>
            <w:sz w:val="24"/>
            <w:szCs w:val="24"/>
          </w:rPr>
          <w:delText>202</w:delText>
        </w:r>
        <w:r w:rsidR="000D6A0F">
          <w:rPr>
            <w:sz w:val="24"/>
            <w:szCs w:val="24"/>
          </w:rPr>
          <w:delText>5</w:delText>
        </w:r>
        <w:r w:rsidRPr="004D116B">
          <w:rPr>
            <w:sz w:val="24"/>
            <w:szCs w:val="24"/>
          </w:rPr>
          <w:delText xml:space="preserve"> </w:delText>
        </w:r>
        <w:r w:rsidR="00870576" w:rsidRPr="004D116B">
          <w:rPr>
            <w:sz w:val="24"/>
            <w:szCs w:val="24"/>
          </w:rPr>
          <w:delText>NAHTF</w:delText>
        </w:r>
        <w:r w:rsidR="0039053F">
          <w:rPr>
            <w:sz w:val="24"/>
            <w:szCs w:val="24"/>
          </w:rPr>
          <w:delText xml:space="preserve"> Applicant</w:delText>
        </w:r>
        <w:r w:rsidR="00870576" w:rsidRPr="004D116B">
          <w:rPr>
            <w:sz w:val="24"/>
            <w:szCs w:val="24"/>
          </w:rPr>
          <w:delText xml:space="preserve"> Match Commitment</w:delText>
        </w:r>
      </w:del>
    </w:p>
    <w:p w14:paraId="27A08442" w14:textId="0CA16FB9" w:rsidR="00870576" w:rsidRPr="004D116B" w:rsidRDefault="00C9164D" w:rsidP="003E62B4">
      <w:pPr>
        <w:pStyle w:val="NoSpacing"/>
        <w:jc w:val="center"/>
        <w:rPr>
          <w:del w:id="12" w:author="Katerina Raftopoulou" w:date="2026-09-25T20:00:00Z" w16du:dateUtc="2026-09-26T00:00:00Z"/>
          <w:rFonts w:eastAsia="Times New Roman" w:cstheme="minorHAnsi"/>
          <w:sz w:val="24"/>
          <w:szCs w:val="20"/>
        </w:rPr>
      </w:pPr>
      <w:del w:id="13" w:author="Katerina Raftopoulou" w:date="2026-09-25T20:00:00Z" w16du:dateUtc="2026-09-26T00:00:00Z">
        <w:r>
          <w:rPr>
            <w:rFonts w:eastAsia="Times New Roman" w:cstheme="minorHAnsi"/>
            <w:sz w:val="24"/>
            <w:szCs w:val="20"/>
          </w:rPr>
          <w:fldChar w:fldCharType="begin">
            <w:ffData>
              <w:name w:val=""/>
              <w:enabled/>
              <w:calcOnExit w:val="0"/>
              <w:textInput>
                <w:default w:val="[Enter Name of NAHTF Applicant Organization]"/>
              </w:textInput>
            </w:ffData>
          </w:fldChar>
        </w:r>
        <w:r>
          <w:rPr>
            <w:rFonts w:eastAsia="Times New Roman" w:cstheme="minorHAnsi"/>
            <w:sz w:val="24"/>
            <w:szCs w:val="20"/>
          </w:rPr>
          <w:delInstrText xml:space="preserve"> FORMTEXT </w:delInstrText>
        </w:r>
        <w:r>
          <w:rPr>
            <w:rFonts w:eastAsia="Times New Roman" w:cstheme="minorHAnsi"/>
            <w:sz w:val="24"/>
            <w:szCs w:val="20"/>
          </w:rPr>
        </w:r>
        <w:r>
          <w:rPr>
            <w:rFonts w:eastAsia="Times New Roman" w:cstheme="minorHAnsi"/>
            <w:sz w:val="24"/>
            <w:szCs w:val="20"/>
          </w:rPr>
          <w:fldChar w:fldCharType="separate"/>
        </w:r>
        <w:r>
          <w:rPr>
            <w:rFonts w:eastAsia="Times New Roman" w:cstheme="minorHAnsi"/>
            <w:noProof/>
            <w:sz w:val="24"/>
            <w:szCs w:val="20"/>
          </w:rPr>
          <w:delText>[Enter Name of NAHTF Applicant Organization]</w:delText>
        </w:r>
        <w:r>
          <w:rPr>
            <w:rFonts w:eastAsia="Times New Roman" w:cstheme="minorHAnsi"/>
            <w:sz w:val="24"/>
            <w:szCs w:val="20"/>
          </w:rPr>
          <w:fldChar w:fldCharType="end"/>
        </w:r>
      </w:del>
    </w:p>
    <w:p w14:paraId="4A1C9850" w14:textId="77777777" w:rsidR="004D116B" w:rsidRPr="007E59EA" w:rsidRDefault="004D116B" w:rsidP="003063FA">
      <w:pPr>
        <w:pStyle w:val="NoSpacing"/>
        <w:jc w:val="both"/>
        <w:rPr>
          <w:del w:id="14" w:author="Katerina Raftopoulou" w:date="2026-09-25T20:00:00Z" w16du:dateUtc="2026-09-26T00:00:00Z"/>
          <w:sz w:val="24"/>
          <w:szCs w:val="24"/>
        </w:rPr>
      </w:pPr>
    </w:p>
    <w:p w14:paraId="0B6FDDB2" w14:textId="7CE7D08C" w:rsidR="00615E38" w:rsidRDefault="003063FA" w:rsidP="003063FA">
      <w:pPr>
        <w:jc w:val="both"/>
        <w:rPr>
          <w:del w:id="15" w:author="Katerina Raftopoulou" w:date="2026-09-25T20:00:00Z" w16du:dateUtc="2026-09-26T00:00:00Z"/>
          <w:color w:val="000000" w:themeColor="text1"/>
        </w:rPr>
      </w:pPr>
      <w:del w:id="16" w:author="Katerina Raftopoulou" w:date="2026-09-25T20:00:00Z" w16du:dateUtc="2026-09-26T00:00:00Z">
        <w:r>
          <w:rPr>
            <w:rFonts w:eastAsia="Times New Roman" w:cstheme="minorHAnsi"/>
            <w:u w:val="single"/>
          </w:rPr>
          <w:fldChar w:fldCharType="begin">
            <w:ffData>
              <w:name w:val=""/>
              <w:enabled/>
              <w:calcOnExit w:val="0"/>
              <w:textInput>
                <w:default w:val="[Enter APPLICANT Name]"/>
              </w:textInput>
            </w:ffData>
          </w:fldChar>
        </w:r>
        <w:r>
          <w:rPr>
            <w:rFonts w:eastAsia="Times New Roman" w:cstheme="minorHAnsi"/>
            <w:u w:val="single"/>
          </w:rPr>
          <w:delInstrText xml:space="preserve"> FORMTEXT </w:delInstrText>
        </w:r>
        <w:r>
          <w:rPr>
            <w:rFonts w:eastAsia="Times New Roman" w:cstheme="minorHAnsi"/>
            <w:u w:val="single"/>
          </w:rPr>
        </w:r>
        <w:r>
          <w:rPr>
            <w:rFonts w:eastAsia="Times New Roman" w:cstheme="minorHAnsi"/>
            <w:u w:val="single"/>
          </w:rPr>
          <w:fldChar w:fldCharType="separate"/>
        </w:r>
        <w:r>
          <w:rPr>
            <w:rFonts w:eastAsia="Times New Roman" w:cstheme="minorHAnsi"/>
            <w:noProof/>
            <w:u w:val="single"/>
          </w:rPr>
          <w:delText>[Enter APPLICANT Name]</w:delText>
        </w:r>
        <w:r>
          <w:rPr>
            <w:rFonts w:eastAsia="Times New Roman" w:cstheme="minorHAnsi"/>
            <w:u w:val="single"/>
          </w:rPr>
          <w:fldChar w:fldCharType="end"/>
        </w:r>
        <w:r w:rsidR="003D661B" w:rsidRPr="004D5E42">
          <w:rPr>
            <w:rFonts w:eastAsia="Times New Roman" w:cstheme="minorHAnsi"/>
            <w:u w:val="single"/>
          </w:rPr>
          <w:delText xml:space="preserve"> </w:delText>
        </w:r>
        <w:r w:rsidR="007E59EA" w:rsidRPr="004D5E42">
          <w:delText xml:space="preserve"> </w:delText>
        </w:r>
        <w:r w:rsidR="003D661B" w:rsidRPr="004D5E42">
          <w:delText>is</w:delText>
        </w:r>
        <w:r w:rsidR="007E59EA" w:rsidRPr="004D5E42">
          <w:delText xml:space="preserve"> committing </w:delText>
        </w:r>
        <w:r w:rsidR="00870483" w:rsidRPr="004D5E42">
          <w:rPr>
            <w:rFonts w:eastAsia="Times New Roman" w:cstheme="minorHAnsi"/>
            <w:u w:val="single"/>
          </w:rPr>
          <w:fldChar w:fldCharType="begin">
            <w:ffData>
              <w:name w:val=""/>
              <w:enabled/>
              <w:calcOnExit w:val="0"/>
              <w:textInput>
                <w:default w:val="[Enter $ Amount]"/>
              </w:textInput>
            </w:ffData>
          </w:fldChar>
        </w:r>
        <w:r w:rsidR="00870483" w:rsidRPr="004D5E42">
          <w:rPr>
            <w:rFonts w:eastAsia="Times New Roman" w:cstheme="minorHAnsi"/>
            <w:u w:val="single"/>
          </w:rPr>
          <w:delInstrText xml:space="preserve"> FORMTEXT </w:delInstrText>
        </w:r>
        <w:r w:rsidR="00870483" w:rsidRPr="004D5E42">
          <w:rPr>
            <w:rFonts w:eastAsia="Times New Roman" w:cstheme="minorHAnsi"/>
            <w:u w:val="single"/>
          </w:rPr>
        </w:r>
        <w:r w:rsidR="00870483" w:rsidRPr="004D5E42">
          <w:rPr>
            <w:rFonts w:eastAsia="Times New Roman" w:cstheme="minorHAnsi"/>
            <w:u w:val="single"/>
          </w:rPr>
          <w:fldChar w:fldCharType="separate"/>
        </w:r>
        <w:r w:rsidR="00870483" w:rsidRPr="004D5E42">
          <w:rPr>
            <w:rFonts w:eastAsia="Times New Roman" w:cstheme="minorHAnsi"/>
            <w:noProof/>
            <w:u w:val="single"/>
          </w:rPr>
          <w:delText>[Enter $ Amount]</w:delText>
        </w:r>
        <w:r w:rsidR="00870483" w:rsidRPr="004D5E42">
          <w:rPr>
            <w:rFonts w:eastAsia="Times New Roman" w:cstheme="minorHAnsi"/>
            <w:u w:val="single"/>
          </w:rPr>
          <w:fldChar w:fldCharType="end"/>
        </w:r>
        <w:r w:rsidR="00870483" w:rsidRPr="004D5E42">
          <w:rPr>
            <w:rFonts w:eastAsia="Times New Roman" w:cstheme="minorHAnsi"/>
            <w:u w:val="single"/>
          </w:rPr>
          <w:delText xml:space="preserve"> </w:delText>
        </w:r>
        <w:r w:rsidR="002A407B">
          <w:rPr>
            <w:rFonts w:eastAsia="Times New Roman" w:cstheme="minorHAnsi"/>
            <w:u w:val="single"/>
          </w:rPr>
          <w:delText xml:space="preserve">unrestricted </w:delText>
        </w:r>
        <w:r w:rsidR="00D8500D" w:rsidRPr="004D5E42">
          <w:rPr>
            <w:b/>
            <w:bCs/>
            <w:u w:val="single"/>
          </w:rPr>
          <w:delText>c</w:delText>
        </w:r>
        <w:r w:rsidR="007E59EA" w:rsidRPr="004D5E42">
          <w:rPr>
            <w:b/>
            <w:bCs/>
            <w:u w:val="single"/>
          </w:rPr>
          <w:delText>ash</w:delText>
        </w:r>
        <w:r w:rsidR="007E59EA" w:rsidRPr="004D5E42">
          <w:delText xml:space="preserve"> </w:delText>
        </w:r>
        <w:r w:rsidR="00D8500D" w:rsidRPr="00AD67BB">
          <w:delText>m</w:delText>
        </w:r>
        <w:r w:rsidR="007E59EA" w:rsidRPr="00AD67BB">
          <w:delText>atch</w:delText>
        </w:r>
        <w:r w:rsidR="00E536F5" w:rsidRPr="00AD67BB">
          <w:delText xml:space="preserve"> from our own funds which will be dedicated as</w:delText>
        </w:r>
        <w:r w:rsidR="00036EA6" w:rsidRPr="00AD67BB">
          <w:delText xml:space="preserve"> support </w:delText>
        </w:r>
        <w:r w:rsidR="00E536F5" w:rsidRPr="00AD67BB">
          <w:delText xml:space="preserve">for </w:delText>
        </w:r>
      </w:del>
      <w:r w:rsidR="00EB28CE" w:rsidRPr="007833F4">
        <w:rPr>
          <w:b/>
          <w:rPrChange w:id="17" w:author="Katerina Raftopoulou" w:date="2026-09-25T20:00:00Z" w16du:dateUtc="2026-09-26T00:00:00Z">
            <w:rPr/>
          </w:rPrChange>
        </w:rPr>
        <w:t>the</w:t>
      </w:r>
      <w:r w:rsidR="007D11BA" w:rsidRPr="007833F4">
        <w:rPr>
          <w:b/>
          <w:rPrChange w:id="18" w:author="Katerina Raftopoulou" w:date="2026-09-25T20:00:00Z" w16du:dateUtc="2026-09-26T00:00:00Z">
            <w:rPr/>
          </w:rPrChange>
        </w:rPr>
        <w:t xml:space="preserve"> </w:t>
      </w:r>
      <w:ins w:id="19" w:author="Katerina Raftopoulou" w:date="2026-09-25T20:00:00Z" w16du:dateUtc="2026-09-26T00:00:00Z">
        <w:r w:rsidR="007833F4" w:rsidRPr="007833F4">
          <w:rPr>
            <w:b/>
          </w:rPr>
          <w:t>Cover</w:t>
        </w:r>
      </w:ins>
      <w:del w:id="20" w:author="Katerina Raftopoulou" w:date="2026-09-25T20:00:00Z" w16du:dateUtc="2026-09-26T00:00:00Z">
        <w:r w:rsidR="007D11BA" w:rsidRPr="00AD67BB">
          <w:delText>202</w:delText>
        </w:r>
        <w:r w:rsidR="000D6A0F" w:rsidRPr="00AD67BB">
          <w:delText>5</w:delText>
        </w:r>
        <w:r w:rsidR="00E17DD5" w:rsidRPr="00AD67BB">
          <w:delText xml:space="preserve"> </w:delText>
        </w:r>
        <w:r w:rsidR="007D11BA" w:rsidRPr="00AD67BB">
          <w:delText>NAHTF</w:delText>
        </w:r>
        <w:r w:rsidR="007D11BA" w:rsidRPr="004D5E42">
          <w:delText xml:space="preserve"> application</w:delText>
        </w:r>
        <w:r w:rsidR="000A293E" w:rsidRPr="004D5E42">
          <w:delText xml:space="preserve"> </w:delText>
        </w:r>
        <w:r w:rsidR="000A293E" w:rsidRPr="001B1878">
          <w:rPr>
            <w:color w:val="000000" w:themeColor="text1"/>
          </w:rPr>
          <w:delText xml:space="preserve">titled </w:delText>
        </w:r>
        <w:r w:rsidR="00870483" w:rsidRPr="001B1878">
          <w:rPr>
            <w:rFonts w:eastAsia="Times New Roman" w:cstheme="minorHAnsi"/>
            <w:color w:val="000000" w:themeColor="text1"/>
            <w:u w:val="single"/>
          </w:rPr>
          <w:fldChar w:fldCharType="begin">
            <w:ffData>
              <w:name w:val=""/>
              <w:enabled/>
              <w:calcOnExit w:val="0"/>
              <w:textInput>
                <w:default w:val="[Enter Application Name]"/>
              </w:textInput>
            </w:ffData>
          </w:fldChar>
        </w:r>
        <w:r w:rsidR="00870483" w:rsidRPr="001B1878">
          <w:rPr>
            <w:rFonts w:eastAsia="Times New Roman" w:cstheme="minorHAnsi"/>
            <w:color w:val="000000" w:themeColor="text1"/>
            <w:u w:val="single"/>
          </w:rPr>
          <w:delInstrText xml:space="preserve"> FORMTEXT </w:delInstrText>
        </w:r>
        <w:r w:rsidR="00870483" w:rsidRPr="001B1878">
          <w:rPr>
            <w:rFonts w:eastAsia="Times New Roman" w:cstheme="minorHAnsi"/>
            <w:color w:val="000000" w:themeColor="text1"/>
            <w:u w:val="single"/>
          </w:rPr>
        </w:r>
        <w:r w:rsidR="00870483" w:rsidRPr="001B1878">
          <w:rPr>
            <w:rFonts w:eastAsia="Times New Roman" w:cstheme="minorHAnsi"/>
            <w:color w:val="000000" w:themeColor="text1"/>
            <w:u w:val="single"/>
          </w:rPr>
          <w:fldChar w:fldCharType="separate"/>
        </w:r>
        <w:r w:rsidR="00870483" w:rsidRPr="001B1878">
          <w:rPr>
            <w:rFonts w:eastAsia="Times New Roman" w:cstheme="minorHAnsi"/>
            <w:noProof/>
            <w:color w:val="000000" w:themeColor="text1"/>
            <w:u w:val="single"/>
          </w:rPr>
          <w:delText>[Enter Application Name]</w:delText>
        </w:r>
        <w:r w:rsidR="00870483" w:rsidRPr="001B1878">
          <w:rPr>
            <w:rFonts w:eastAsia="Times New Roman" w:cstheme="minorHAnsi"/>
            <w:color w:val="000000" w:themeColor="text1"/>
            <w:u w:val="single"/>
          </w:rPr>
          <w:fldChar w:fldCharType="end"/>
        </w:r>
        <w:r w:rsidR="000A293E" w:rsidRPr="001B1878">
          <w:rPr>
            <w:color w:val="000000" w:themeColor="text1"/>
          </w:rPr>
          <w:delText xml:space="preserve"> </w:delText>
        </w:r>
        <w:r w:rsidRPr="001B1878">
          <w:rPr>
            <w:color w:val="000000" w:themeColor="text1"/>
          </w:rPr>
          <w:delText xml:space="preserve">which is </w:delText>
        </w:r>
        <w:r w:rsidR="000A293E" w:rsidRPr="001B1878">
          <w:rPr>
            <w:color w:val="000000" w:themeColor="text1"/>
          </w:rPr>
          <w:delText xml:space="preserve">requesting </w:delText>
        </w:r>
        <w:r w:rsidR="00E536F5">
          <w:rPr>
            <w:rFonts w:eastAsia="Times New Roman" w:cstheme="minorHAnsi"/>
            <w:color w:val="000000" w:themeColor="text1"/>
            <w:u w:val="single"/>
          </w:rPr>
          <w:fldChar w:fldCharType="begin">
            <w:ffData>
              <w:name w:val=""/>
              <w:enabled/>
              <w:calcOnExit w:val="0"/>
              <w:textInput>
                <w:default w:val="[Enter Total NAHTF Requested $ Amount]"/>
              </w:textInput>
            </w:ffData>
          </w:fldChar>
        </w:r>
        <w:r w:rsidR="00E536F5">
          <w:rPr>
            <w:rFonts w:eastAsia="Times New Roman" w:cstheme="minorHAnsi"/>
            <w:color w:val="000000" w:themeColor="text1"/>
            <w:u w:val="single"/>
          </w:rPr>
          <w:delInstrText xml:space="preserve"> FORMTEXT </w:delInstrText>
        </w:r>
        <w:r w:rsidR="00E536F5">
          <w:rPr>
            <w:rFonts w:eastAsia="Times New Roman" w:cstheme="minorHAnsi"/>
            <w:color w:val="000000" w:themeColor="text1"/>
            <w:u w:val="single"/>
          </w:rPr>
        </w:r>
        <w:r w:rsidR="00E536F5">
          <w:rPr>
            <w:rFonts w:eastAsia="Times New Roman" w:cstheme="minorHAnsi"/>
            <w:color w:val="000000" w:themeColor="text1"/>
            <w:u w:val="single"/>
          </w:rPr>
          <w:fldChar w:fldCharType="separate"/>
        </w:r>
        <w:r w:rsidR="00E536F5">
          <w:rPr>
            <w:rFonts w:eastAsia="Times New Roman" w:cstheme="minorHAnsi"/>
            <w:noProof/>
            <w:color w:val="000000" w:themeColor="text1"/>
            <w:u w:val="single"/>
          </w:rPr>
          <w:delText>[Enter Total NAHTF Requested $ Amount]</w:delText>
        </w:r>
        <w:r w:rsidR="00E536F5">
          <w:rPr>
            <w:rFonts w:eastAsia="Times New Roman" w:cstheme="minorHAnsi"/>
            <w:color w:val="000000" w:themeColor="text1"/>
            <w:u w:val="single"/>
          </w:rPr>
          <w:fldChar w:fldCharType="end"/>
        </w:r>
        <w:r w:rsidR="00870483" w:rsidRPr="001B1878">
          <w:rPr>
            <w:rFonts w:eastAsia="Times New Roman" w:cstheme="minorHAnsi"/>
            <w:color w:val="000000" w:themeColor="text1"/>
            <w:u w:val="single"/>
          </w:rPr>
          <w:delText xml:space="preserve"> </w:delText>
        </w:r>
        <w:r w:rsidR="000A293E" w:rsidRPr="001B1878">
          <w:rPr>
            <w:color w:val="000000" w:themeColor="text1"/>
          </w:rPr>
          <w:delText xml:space="preserve">in Nebraska Affordable Housing Trust Funds. </w:delText>
        </w:r>
        <w:r w:rsidR="003D661B" w:rsidRPr="001B1878">
          <w:rPr>
            <w:color w:val="000000" w:themeColor="text1"/>
          </w:rPr>
          <w:delText>We</w:delText>
        </w:r>
        <w:r w:rsidR="00D31DE0">
          <w:rPr>
            <w:color w:val="000000" w:themeColor="text1"/>
          </w:rPr>
          <w:delText>, the applicant,</w:delText>
        </w:r>
        <w:r w:rsidR="003D661B" w:rsidRPr="001B1878">
          <w:rPr>
            <w:color w:val="000000" w:themeColor="text1"/>
          </w:rPr>
          <w:delText xml:space="preserve"> understand this is cash match that will be </w:delText>
        </w:r>
        <w:r w:rsidR="00B234CF" w:rsidRPr="001B1878">
          <w:rPr>
            <w:color w:val="000000" w:themeColor="text1"/>
          </w:rPr>
          <w:delText xml:space="preserve">made </w:delText>
        </w:r>
        <w:r w:rsidR="003D661B" w:rsidRPr="001B1878">
          <w:rPr>
            <w:color w:val="000000" w:themeColor="text1"/>
          </w:rPr>
          <w:delText>available for use</w:delText>
        </w:r>
        <w:r w:rsidR="00D31DE0">
          <w:rPr>
            <w:color w:val="000000" w:themeColor="text1"/>
          </w:rPr>
          <w:delText xml:space="preserve"> on the project</w:delText>
        </w:r>
        <w:r w:rsidR="00C4541A" w:rsidRPr="001B1878">
          <w:rPr>
            <w:color w:val="000000" w:themeColor="text1"/>
          </w:rPr>
          <w:delText xml:space="preserve"> within 30 days of</w:delText>
        </w:r>
        <w:r w:rsidR="003D661B" w:rsidRPr="001B1878">
          <w:rPr>
            <w:color w:val="000000" w:themeColor="text1"/>
          </w:rPr>
          <w:delText xml:space="preserve"> </w:delText>
        </w:r>
        <w:r w:rsidR="00B234CF" w:rsidRPr="001B1878">
          <w:rPr>
            <w:color w:val="000000" w:themeColor="text1"/>
          </w:rPr>
          <w:delText xml:space="preserve">receiving </w:delText>
        </w:r>
        <w:r w:rsidR="003D661B" w:rsidRPr="001B1878">
          <w:rPr>
            <w:color w:val="000000" w:themeColor="text1"/>
          </w:rPr>
          <w:delText xml:space="preserve">a </w:delText>
        </w:r>
        <w:r w:rsidR="00C4541A" w:rsidRPr="001B1878">
          <w:rPr>
            <w:color w:val="000000" w:themeColor="text1"/>
          </w:rPr>
          <w:delText>N</w:delText>
        </w:r>
        <w:r w:rsidR="003D661B" w:rsidRPr="001B1878">
          <w:rPr>
            <w:color w:val="000000" w:themeColor="text1"/>
          </w:rPr>
          <w:delText xml:space="preserve">otice of </w:delText>
        </w:r>
        <w:r w:rsidR="00C4541A" w:rsidRPr="001B1878">
          <w:rPr>
            <w:color w:val="000000" w:themeColor="text1"/>
          </w:rPr>
          <w:delText>A</w:delText>
        </w:r>
        <w:r w:rsidR="003D661B" w:rsidRPr="001B1878">
          <w:rPr>
            <w:color w:val="000000" w:themeColor="text1"/>
          </w:rPr>
          <w:delText>ward</w:delText>
        </w:r>
      </w:del>
      <w:r w:rsidR="003D661B" w:rsidRPr="007833F4">
        <w:rPr>
          <w:b/>
          <w:rPrChange w:id="21" w:author="Katerina Raftopoulou" w:date="2026-09-25T20:00:00Z" w16du:dateUtc="2026-09-26T00:00:00Z">
            <w:rPr>
              <w:color w:val="000000" w:themeColor="text1"/>
            </w:rPr>
          </w:rPrChange>
        </w:rPr>
        <w:t xml:space="preserve"> </w:t>
      </w:r>
      <w:r w:rsidR="00B234CF" w:rsidRPr="007833F4">
        <w:rPr>
          <w:b/>
          <w:rPrChange w:id="22" w:author="Katerina Raftopoulou" w:date="2026-09-25T20:00:00Z" w16du:dateUtc="2026-09-26T00:00:00Z">
            <w:rPr>
              <w:color w:val="000000" w:themeColor="text1"/>
            </w:rPr>
          </w:rPrChange>
        </w:rPr>
        <w:t xml:space="preserve">letter </w:t>
      </w:r>
      <w:ins w:id="23" w:author="Katerina Raftopoulou" w:date="2026-09-25T20:00:00Z" w16du:dateUtc="2026-09-26T00:00:00Z">
        <w:r w:rsidR="007833F4" w:rsidRPr="007833F4">
          <w:rPr>
            <w:b/>
          </w:rPr>
          <w:t>introducing your amendment</w:t>
        </w:r>
      </w:ins>
      <w:del w:id="24" w:author="Katerina Raftopoulou" w:date="2026-09-25T20:00:00Z" w16du:dateUtc="2026-09-26T00:00:00Z">
        <w:r w:rsidR="003D661B" w:rsidRPr="001B1878">
          <w:rPr>
            <w:color w:val="000000" w:themeColor="text1"/>
          </w:rPr>
          <w:delText xml:space="preserve">from the Department of Economic Development.  </w:delText>
        </w:r>
        <w:r w:rsidR="0008654B" w:rsidRPr="001B1878">
          <w:rPr>
            <w:color w:val="000000" w:themeColor="text1"/>
          </w:rPr>
          <w:delText xml:space="preserve">Cash match will only be committed to activities being funded by NAHTF. </w:delText>
        </w:r>
        <w:r w:rsidR="00EF2486">
          <w:rPr>
            <w:color w:val="000000" w:themeColor="text1"/>
          </w:rPr>
          <w:delText xml:space="preserve"> </w:delText>
        </w:r>
        <w:bookmarkStart w:id="25" w:name="_Hlk190330173"/>
        <w:r w:rsidR="00EF2486">
          <w:rPr>
            <w:color w:val="000000" w:themeColor="text1"/>
          </w:rPr>
          <w:delText>This cash match commitment</w:delText>
        </w:r>
        <w:r w:rsidR="0039053F">
          <w:rPr>
            <w:color w:val="000000" w:themeColor="text1"/>
          </w:rPr>
          <w:delText xml:space="preserve"> form</w:delText>
        </w:r>
        <w:r w:rsidR="00EF2486">
          <w:rPr>
            <w:color w:val="000000" w:themeColor="text1"/>
          </w:rPr>
          <w:delText xml:space="preserve"> is not for recording a for-profit entity’s contribution to the project. </w:delText>
        </w:r>
        <w:bookmarkEnd w:id="25"/>
      </w:del>
    </w:p>
    <w:p w14:paraId="2B94AA25" w14:textId="0050A4E9" w:rsidR="00DB323A" w:rsidRPr="002A407B" w:rsidRDefault="00615E38" w:rsidP="003063FA">
      <w:pPr>
        <w:jc w:val="both"/>
        <w:rPr>
          <w:del w:id="26" w:author="Katerina Raftopoulou" w:date="2026-09-25T20:00:00Z" w16du:dateUtc="2026-09-26T00:00:00Z"/>
          <w:i/>
          <w:iCs/>
          <w:color w:val="000000" w:themeColor="text1"/>
        </w:rPr>
      </w:pPr>
      <w:del w:id="27" w:author="Katerina Raftopoulou" w:date="2026-09-25T20:00:00Z" w16du:dateUtc="2026-09-26T00:00:00Z">
        <w:r w:rsidRPr="002A407B">
          <w:rPr>
            <w:i/>
            <w:iCs/>
            <w:color w:val="000000" w:themeColor="text1"/>
          </w:rPr>
          <w:delText>Note:</w:delText>
        </w:r>
        <w:r w:rsidR="00EF2486" w:rsidRPr="002A407B">
          <w:rPr>
            <w:i/>
            <w:iCs/>
            <w:color w:val="000000" w:themeColor="text1"/>
          </w:rPr>
          <w:delText xml:space="preserve"> If the </w:delText>
        </w:r>
        <w:r w:rsidRPr="002A407B">
          <w:rPr>
            <w:i/>
            <w:iCs/>
            <w:color w:val="000000" w:themeColor="text1"/>
          </w:rPr>
          <w:delText>applicant</w:delText>
        </w:r>
        <w:r w:rsidR="00EF2486" w:rsidRPr="002A407B">
          <w:rPr>
            <w:i/>
            <w:iCs/>
            <w:color w:val="000000" w:themeColor="text1"/>
          </w:rPr>
          <w:delText xml:space="preserve"> is working with a for-profit developer who will own the completed units, the amount of owner equity will be considered the for-profit entity’s “match” and will be scored separately from </w:delText>
        </w:r>
        <w:r w:rsidRPr="002A407B">
          <w:rPr>
            <w:i/>
            <w:iCs/>
            <w:color w:val="000000" w:themeColor="text1"/>
          </w:rPr>
          <w:delText xml:space="preserve">this </w:delText>
        </w:r>
        <w:r w:rsidR="00EF2486" w:rsidRPr="002A407B">
          <w:rPr>
            <w:i/>
            <w:iCs/>
            <w:color w:val="000000" w:themeColor="text1"/>
          </w:rPr>
          <w:delText xml:space="preserve">cash match </w:delText>
        </w:r>
        <w:r w:rsidRPr="002A407B">
          <w:rPr>
            <w:i/>
            <w:iCs/>
            <w:color w:val="000000" w:themeColor="text1"/>
          </w:rPr>
          <w:delText xml:space="preserve">commitment when evaluating </w:delText>
        </w:r>
        <w:r w:rsidR="002A407B" w:rsidRPr="002A407B">
          <w:rPr>
            <w:i/>
            <w:iCs/>
            <w:color w:val="000000" w:themeColor="text1"/>
          </w:rPr>
          <w:delText>o</w:delText>
        </w:r>
        <w:r w:rsidR="00EF2486" w:rsidRPr="002A407B">
          <w:rPr>
            <w:i/>
            <w:iCs/>
            <w:color w:val="000000" w:themeColor="text1"/>
          </w:rPr>
          <w:delText xml:space="preserve">ther </w:delText>
        </w:r>
        <w:r w:rsidR="002A407B" w:rsidRPr="002A407B">
          <w:rPr>
            <w:i/>
            <w:iCs/>
            <w:color w:val="000000" w:themeColor="text1"/>
          </w:rPr>
          <w:delText>funding sources in the project</w:delText>
        </w:r>
        <w:r w:rsidR="00EF2486" w:rsidRPr="002A407B">
          <w:rPr>
            <w:i/>
            <w:iCs/>
            <w:color w:val="000000" w:themeColor="text1"/>
          </w:rPr>
          <w:delText xml:space="preserve">.   </w:delText>
        </w:r>
      </w:del>
    </w:p>
    <w:p w14:paraId="767A355D" w14:textId="48A6F199" w:rsidR="00DB323A" w:rsidRPr="001B1878" w:rsidRDefault="00DB323A" w:rsidP="003063FA">
      <w:pPr>
        <w:jc w:val="both"/>
        <w:rPr>
          <w:del w:id="28" w:author="Katerina Raftopoulou" w:date="2026-09-25T20:00:00Z" w16du:dateUtc="2026-09-26T00:00:00Z"/>
          <w:color w:val="000000" w:themeColor="text1"/>
        </w:rPr>
      </w:pPr>
      <w:del w:id="29" w:author="Katerina Raftopoulou" w:date="2026-09-25T20:00:00Z" w16du:dateUtc="2026-09-26T00:00:00Z">
        <w:r w:rsidRPr="002A407B">
          <w:rPr>
            <w:color w:val="000000" w:themeColor="text1"/>
          </w:rPr>
          <w:delText>If awarded, the amount of the</w:delText>
        </w:r>
        <w:r w:rsidR="00DD5C1F" w:rsidRPr="002A407B">
          <w:rPr>
            <w:color w:val="000000" w:themeColor="text1"/>
          </w:rPr>
          <w:delText xml:space="preserve"> cash</w:delText>
        </w:r>
        <w:r w:rsidRPr="002A407B">
          <w:rPr>
            <w:color w:val="000000" w:themeColor="text1"/>
          </w:rPr>
          <w:delText xml:space="preserve"> match will be </w:delText>
        </w:r>
        <w:r w:rsidR="00E536F5" w:rsidRPr="002A407B">
          <w:rPr>
            <w:color w:val="000000" w:themeColor="text1"/>
          </w:rPr>
          <w:delText>held in</w:delText>
        </w:r>
        <w:r w:rsidRPr="002A407B">
          <w:rPr>
            <w:color w:val="000000" w:themeColor="text1"/>
          </w:rPr>
          <w:delText xml:space="preserve"> a </w:delText>
        </w:r>
        <w:r w:rsidR="00B234CF" w:rsidRPr="002A407B">
          <w:rPr>
            <w:color w:val="000000" w:themeColor="text1"/>
          </w:rPr>
          <w:delText xml:space="preserve">designated </w:delText>
        </w:r>
        <w:r w:rsidR="00DD5C1F" w:rsidRPr="002A407B">
          <w:rPr>
            <w:color w:val="000000" w:themeColor="text1"/>
          </w:rPr>
          <w:delText>project</w:delText>
        </w:r>
        <w:r w:rsidR="00B234CF" w:rsidRPr="002A407B">
          <w:rPr>
            <w:color w:val="000000" w:themeColor="text1"/>
          </w:rPr>
          <w:delText xml:space="preserve"> </w:delText>
        </w:r>
        <w:r w:rsidRPr="002A407B">
          <w:rPr>
            <w:color w:val="000000" w:themeColor="text1"/>
          </w:rPr>
          <w:delText>fund</w:delText>
        </w:r>
        <w:r w:rsidR="003D661B" w:rsidRPr="002A407B">
          <w:rPr>
            <w:color w:val="000000" w:themeColor="text1"/>
          </w:rPr>
          <w:delText xml:space="preserve"> </w:delText>
        </w:r>
        <w:r w:rsidR="00B234CF" w:rsidRPr="002A407B">
          <w:rPr>
            <w:color w:val="000000" w:themeColor="text1"/>
          </w:rPr>
          <w:delText xml:space="preserve">owned by </w:delText>
        </w:r>
        <w:r w:rsidR="00615E38" w:rsidRPr="002A407B">
          <w:rPr>
            <w:color w:val="000000" w:themeColor="text1"/>
          </w:rPr>
          <w:delText>this organization</w:delText>
        </w:r>
        <w:r w:rsidR="00B234CF" w:rsidRPr="002A407B">
          <w:rPr>
            <w:color w:val="000000" w:themeColor="text1"/>
          </w:rPr>
          <w:delText xml:space="preserve"> </w:delText>
        </w:r>
        <w:r w:rsidR="003D661B" w:rsidRPr="002A407B">
          <w:rPr>
            <w:color w:val="000000" w:themeColor="text1"/>
          </w:rPr>
          <w:delText>within 30 days of receiving a Notice of Award</w:delText>
        </w:r>
        <w:r w:rsidR="00B234CF" w:rsidRPr="002A407B">
          <w:rPr>
            <w:color w:val="000000" w:themeColor="text1"/>
          </w:rPr>
          <w:delText xml:space="preserve"> letter</w:delText>
        </w:r>
        <w:r w:rsidR="003D661B" w:rsidRPr="002A407B">
          <w:rPr>
            <w:color w:val="000000" w:themeColor="text1"/>
          </w:rPr>
          <w:delText xml:space="preserve">. </w:delText>
        </w:r>
        <w:r w:rsidR="00B234CF" w:rsidRPr="002A407B">
          <w:rPr>
            <w:color w:val="000000" w:themeColor="text1"/>
          </w:rPr>
          <w:delText xml:space="preserve">These designated match funds </w:delText>
        </w:r>
        <w:r w:rsidR="003D661B" w:rsidRPr="002A407B">
          <w:rPr>
            <w:color w:val="000000" w:themeColor="text1"/>
          </w:rPr>
          <w:delText>will</w:delText>
        </w:r>
        <w:r w:rsidRPr="002A407B">
          <w:rPr>
            <w:color w:val="000000" w:themeColor="text1"/>
          </w:rPr>
          <w:delText xml:space="preserve"> </w:delText>
        </w:r>
        <w:r w:rsidR="003D661B" w:rsidRPr="002A407B">
          <w:rPr>
            <w:color w:val="000000" w:themeColor="text1"/>
          </w:rPr>
          <w:delText>be used</w:delText>
        </w:r>
        <w:r w:rsidRPr="002A407B">
          <w:rPr>
            <w:color w:val="000000" w:themeColor="text1"/>
          </w:rPr>
          <w:delText xml:space="preserve"> </w:delText>
        </w:r>
        <w:r w:rsidR="003E62B4" w:rsidRPr="002A407B">
          <w:rPr>
            <w:color w:val="000000" w:themeColor="text1"/>
          </w:rPr>
          <w:delText>by</w:delText>
        </w:r>
        <w:r w:rsidR="00DD5C1F" w:rsidRPr="002A407B">
          <w:rPr>
            <w:color w:val="000000" w:themeColor="text1"/>
          </w:rPr>
          <w:delText xml:space="preserve"> </w:delText>
        </w:r>
        <w:r w:rsidR="00615E38" w:rsidRPr="002A407B">
          <w:rPr>
            <w:color w:val="000000" w:themeColor="text1"/>
          </w:rPr>
          <w:delText xml:space="preserve">this </w:delText>
        </w:r>
        <w:r w:rsidR="00DD5C1F" w:rsidRPr="002A407B">
          <w:rPr>
            <w:color w:val="000000" w:themeColor="text1"/>
          </w:rPr>
          <w:delText xml:space="preserve"> organization </w:delText>
        </w:r>
        <w:r w:rsidR="003D661B" w:rsidRPr="002A407B">
          <w:rPr>
            <w:color w:val="000000" w:themeColor="text1"/>
          </w:rPr>
          <w:delText>to pay for</w:delText>
        </w:r>
        <w:r w:rsidRPr="002A407B">
          <w:rPr>
            <w:color w:val="000000" w:themeColor="text1"/>
          </w:rPr>
          <w:delText xml:space="preserve"> match funded activities </w:delText>
        </w:r>
        <w:r w:rsidR="003E62B4" w:rsidRPr="002A407B">
          <w:rPr>
            <w:color w:val="000000" w:themeColor="text1"/>
          </w:rPr>
          <w:delText xml:space="preserve">as </w:delText>
        </w:r>
        <w:r w:rsidR="003D661B" w:rsidRPr="002A407B">
          <w:rPr>
            <w:color w:val="000000" w:themeColor="text1"/>
          </w:rPr>
          <w:delText>described</w:delText>
        </w:r>
        <w:r w:rsidR="00F05F3C" w:rsidRPr="002A407B">
          <w:rPr>
            <w:color w:val="000000" w:themeColor="text1"/>
          </w:rPr>
          <w:delText xml:space="preserve"> in</w:delText>
        </w:r>
        <w:r w:rsidRPr="002A407B">
          <w:rPr>
            <w:color w:val="000000" w:themeColor="text1"/>
          </w:rPr>
          <w:delText xml:space="preserve"> the NAHTF budget</w:delText>
        </w:r>
        <w:r w:rsidR="003E62B4" w:rsidRPr="002A407B">
          <w:rPr>
            <w:color w:val="000000" w:themeColor="text1"/>
          </w:rPr>
          <w:delText xml:space="preserve"> submitted within the application</w:delText>
        </w:r>
        <w:r w:rsidRPr="002A407B">
          <w:rPr>
            <w:color w:val="000000" w:themeColor="text1"/>
          </w:rPr>
          <w:delText>.</w:delText>
        </w:r>
        <w:r w:rsidR="00DD5C1F" w:rsidRPr="002A407B">
          <w:rPr>
            <w:color w:val="000000" w:themeColor="text1"/>
          </w:rPr>
          <w:delText xml:space="preserve">  </w:delText>
        </w:r>
        <w:r w:rsidR="00C9164D" w:rsidRPr="002A407B">
          <w:rPr>
            <w:color w:val="000000" w:themeColor="text1"/>
          </w:rPr>
          <w:delText xml:space="preserve">The cash match may not be a loan or repaid to </w:delText>
        </w:r>
        <w:r w:rsidR="00615E38" w:rsidRPr="002A407B">
          <w:rPr>
            <w:color w:val="000000" w:themeColor="text1"/>
          </w:rPr>
          <w:delText xml:space="preserve">this organization nor </w:delText>
        </w:r>
        <w:r w:rsidR="00C9164D" w:rsidRPr="002A407B">
          <w:rPr>
            <w:color w:val="000000" w:themeColor="text1"/>
          </w:rPr>
          <w:delText>another</w:delText>
        </w:r>
        <w:r w:rsidR="00C9164D" w:rsidRPr="00615E38">
          <w:rPr>
            <w:color w:val="000000" w:themeColor="text1"/>
          </w:rPr>
          <w:delText xml:space="preserve"> organization and must remain in the NAHTF funded project for the duration of the contract period.</w:delText>
        </w:r>
      </w:del>
    </w:p>
    <w:p w14:paraId="296812E2" w14:textId="426817D4" w:rsidR="00DB323A" w:rsidRPr="007833F4" w:rsidRDefault="00C9164D" w:rsidP="003063FA">
      <w:pPr>
        <w:jc w:val="both"/>
        <w:rPr>
          <w:b/>
          <w:rPrChange w:id="30" w:author="Katerina Raftopoulou" w:date="2026-09-25T20:00:00Z" w16du:dateUtc="2026-09-26T00:00:00Z">
            <w:rPr/>
          </w:rPrChange>
        </w:rPr>
      </w:pPr>
      <w:del w:id="31" w:author="Katerina Raftopoulou" w:date="2026-09-25T20:00:00Z" w16du:dateUtc="2026-09-26T00:00:00Z">
        <w:r>
          <w:delText xml:space="preserve">We, the applicant for this NAHTF project </w:delText>
        </w:r>
        <w:r w:rsidR="007E59EA" w:rsidRPr="004D5E42">
          <w:delText xml:space="preserve"> recognize that only </w:delText>
        </w:r>
        <w:r w:rsidR="007E59EA" w:rsidRPr="009D61ED">
          <w:rPr>
            <w:u w:val="single"/>
          </w:rPr>
          <w:delText>project related costs incurred</w:delText>
        </w:r>
        <w:r w:rsidR="007E59EA" w:rsidRPr="004D5E42">
          <w:delText xml:space="preserve"> by </w:delText>
        </w:r>
        <w:r w:rsidR="00C4541A">
          <w:rPr>
            <w:rFonts w:eastAsia="Times New Roman" w:cstheme="minorHAnsi"/>
            <w:u w:val="single"/>
          </w:rPr>
          <w:fldChar w:fldCharType="begin">
            <w:ffData>
              <w:name w:val="Text79"/>
              <w:enabled/>
              <w:calcOnExit w:val="0"/>
              <w:textInput>
                <w:default w:val="[Enter APPLICANT Name]"/>
              </w:textInput>
            </w:ffData>
          </w:fldChar>
        </w:r>
        <w:bookmarkStart w:id="32" w:name="Text79"/>
        <w:r w:rsidR="00C4541A">
          <w:rPr>
            <w:rFonts w:eastAsia="Times New Roman" w:cstheme="minorHAnsi"/>
            <w:u w:val="single"/>
          </w:rPr>
          <w:delInstrText xml:space="preserve"> FORMTEXT </w:delInstrText>
        </w:r>
        <w:r w:rsidR="00C4541A">
          <w:rPr>
            <w:rFonts w:eastAsia="Times New Roman" w:cstheme="minorHAnsi"/>
            <w:u w:val="single"/>
          </w:rPr>
        </w:r>
        <w:r w:rsidR="00C4541A">
          <w:rPr>
            <w:rFonts w:eastAsia="Times New Roman" w:cstheme="minorHAnsi"/>
            <w:u w:val="single"/>
          </w:rPr>
          <w:fldChar w:fldCharType="separate"/>
        </w:r>
        <w:r w:rsidR="00C4541A">
          <w:rPr>
            <w:rFonts w:eastAsia="Times New Roman" w:cstheme="minorHAnsi"/>
            <w:noProof/>
            <w:u w:val="single"/>
          </w:rPr>
          <w:delText>[Enter APPLICANT Name]</w:delText>
        </w:r>
        <w:r w:rsidR="00C4541A">
          <w:rPr>
            <w:rFonts w:eastAsia="Times New Roman" w:cstheme="minorHAnsi"/>
            <w:u w:val="single"/>
          </w:rPr>
          <w:fldChar w:fldCharType="end"/>
        </w:r>
        <w:bookmarkEnd w:id="32"/>
        <w:r w:rsidR="00870483" w:rsidRPr="004D5E42">
          <w:rPr>
            <w:rFonts w:eastAsia="Times New Roman" w:cstheme="minorHAnsi"/>
            <w:u w:val="single"/>
          </w:rPr>
          <w:delText xml:space="preserve"> </w:delText>
        </w:r>
        <w:r w:rsidR="007E59EA" w:rsidRPr="004D5E42">
          <w:delText>are eligible</w:delText>
        </w:r>
        <w:r w:rsidR="000A293E" w:rsidRPr="004D5E42">
          <w:delText xml:space="preserve"> </w:delText>
        </w:r>
        <w:r w:rsidR="00A562B4" w:rsidRPr="004D5E42">
          <w:delText xml:space="preserve">as </w:delText>
        </w:r>
        <w:r w:rsidR="000A293E" w:rsidRPr="004D5E42">
          <w:delText>cash match</w:delText>
        </w:r>
        <w:r w:rsidR="007E59EA" w:rsidRPr="004D5E42">
          <w:delText xml:space="preserve">. </w:delText>
        </w:r>
        <w:r w:rsidR="000A293E" w:rsidRPr="004D5E42">
          <w:delText>Per the requirements of the 202</w:delText>
        </w:r>
        <w:r w:rsidR="00E536F5">
          <w:delText>5</w:delText>
        </w:r>
        <w:r w:rsidR="00E17DD5" w:rsidRPr="004D5E42">
          <w:delText xml:space="preserve"> </w:delText>
        </w:r>
        <w:r w:rsidR="000A293E" w:rsidRPr="004D5E42">
          <w:delText xml:space="preserve">NAHTF Application, </w:delText>
        </w:r>
        <w:r w:rsidR="00C4541A">
          <w:rPr>
            <w:rFonts w:eastAsia="Times New Roman" w:cstheme="minorHAnsi"/>
            <w:u w:val="single"/>
          </w:rPr>
          <w:fldChar w:fldCharType="begin">
            <w:ffData>
              <w:name w:val=""/>
              <w:enabled/>
              <w:calcOnExit w:val="0"/>
              <w:textInput>
                <w:default w:val="[Enter APPLICANT  Name]"/>
              </w:textInput>
            </w:ffData>
          </w:fldChar>
        </w:r>
        <w:r w:rsidR="00C4541A">
          <w:rPr>
            <w:rFonts w:eastAsia="Times New Roman" w:cstheme="minorHAnsi"/>
            <w:u w:val="single"/>
          </w:rPr>
          <w:delInstrText xml:space="preserve"> FORMTEXT </w:delInstrText>
        </w:r>
        <w:r w:rsidR="00C4541A">
          <w:rPr>
            <w:rFonts w:eastAsia="Times New Roman" w:cstheme="minorHAnsi"/>
            <w:u w:val="single"/>
          </w:rPr>
        </w:r>
        <w:r w:rsidR="00C4541A">
          <w:rPr>
            <w:rFonts w:eastAsia="Times New Roman" w:cstheme="minorHAnsi"/>
            <w:u w:val="single"/>
          </w:rPr>
          <w:fldChar w:fldCharType="separate"/>
        </w:r>
        <w:r w:rsidR="00C4541A">
          <w:rPr>
            <w:rFonts w:eastAsia="Times New Roman" w:cstheme="minorHAnsi"/>
            <w:noProof/>
            <w:u w:val="single"/>
          </w:rPr>
          <w:delText>[Enter APPLICANT  Name]</w:delText>
        </w:r>
        <w:r w:rsidR="00C4541A">
          <w:rPr>
            <w:rFonts w:eastAsia="Times New Roman" w:cstheme="minorHAnsi"/>
            <w:u w:val="single"/>
          </w:rPr>
          <w:fldChar w:fldCharType="end"/>
        </w:r>
        <w:r w:rsidR="00E17DD5" w:rsidRPr="004D5E42">
          <w:rPr>
            <w:rFonts w:eastAsia="Times New Roman" w:cstheme="minorHAnsi"/>
            <w:u w:val="single"/>
          </w:rPr>
          <w:delText xml:space="preserve"> </w:delText>
        </w:r>
        <w:r w:rsidR="000A293E" w:rsidRPr="004D5E42">
          <w:delText xml:space="preserve">recognizes that cash match points are not </w:delText>
        </w:r>
        <w:r w:rsidR="000A293E" w:rsidRPr="00615E38">
          <w:delText>eligible for general administration, housing administration</w:delText>
        </w:r>
        <w:r w:rsidR="007648AB" w:rsidRPr="00615E38">
          <w:delText>, lead-based paint testing</w:delText>
        </w:r>
        <w:r w:rsidR="000A293E" w:rsidRPr="00615E38">
          <w:delText xml:space="preserve"> and/or </w:delText>
        </w:r>
        <w:r w:rsidR="00E05DA5" w:rsidRPr="00615E38">
          <w:delText xml:space="preserve">other </w:delText>
        </w:r>
        <w:r w:rsidR="000A293E" w:rsidRPr="00615E38">
          <w:delText>project related soft costs</w:delText>
        </w:r>
        <w:r w:rsidR="00E536F5" w:rsidRPr="00615E38">
          <w:delText>.</w:delText>
        </w:r>
        <w:r w:rsidR="00E17DD5" w:rsidRPr="00615E38">
          <w:delText xml:space="preserve"> </w:delText>
        </w:r>
        <w:r w:rsidR="00E536F5" w:rsidRPr="00AD67BB">
          <w:delText xml:space="preserve">Cash match </w:delText>
        </w:r>
        <w:r w:rsidR="00E17DD5" w:rsidRPr="00AD67BB">
          <w:delText xml:space="preserve">in </w:delText>
        </w:r>
        <w:r w:rsidR="00550F07" w:rsidRPr="00AD67BB">
          <w:delText>the</w:delText>
        </w:r>
        <w:r w:rsidR="006449D6" w:rsidRPr="00AD67BB">
          <w:delText>se</w:delText>
        </w:r>
        <w:r w:rsidR="00550F07" w:rsidRPr="00AD67BB">
          <w:delText xml:space="preserve"> categories </w:delText>
        </w:r>
        <w:r w:rsidR="00BF350F">
          <w:delText xml:space="preserve">submitted </w:delText>
        </w:r>
        <w:r w:rsidR="00550F07" w:rsidRPr="00AD67BB">
          <w:delText xml:space="preserve">on the </w:delText>
        </w:r>
        <w:r w:rsidR="00BF350F">
          <w:delText>application’s</w:delText>
        </w:r>
        <w:r w:rsidR="00E536F5" w:rsidRPr="00AD67BB">
          <w:delText xml:space="preserve"> NAHTF </w:delText>
        </w:r>
        <w:r w:rsidR="00550F07" w:rsidRPr="00AD67BB">
          <w:delText>B</w:delText>
        </w:r>
        <w:r w:rsidR="00E536F5" w:rsidRPr="00AD67BB">
          <w:delText>udget</w:delText>
        </w:r>
      </w:del>
      <w:r w:rsidR="00E536F5" w:rsidRPr="007833F4">
        <w:rPr>
          <w:b/>
          <w:rPrChange w:id="33" w:author="Katerina Raftopoulou" w:date="2026-09-25T20:00:00Z" w16du:dateUtc="2026-09-26T00:00:00Z">
            <w:rPr/>
          </w:rPrChange>
        </w:rPr>
        <w:t xml:space="preserve"> request</w:t>
      </w:r>
      <w:ins w:id="34" w:author="Katerina Raftopoulou" w:date="2026-09-25T20:00:00Z" w16du:dateUtc="2026-09-26T00:00:00Z">
        <w:r w:rsidR="007833F4" w:rsidRPr="007833F4">
          <w:rPr>
            <w:b/>
          </w:rPr>
          <w:t>.</w:t>
        </w:r>
      </w:ins>
      <w:del w:id="35" w:author="Katerina Raftopoulou" w:date="2026-09-25T20:00:00Z" w16du:dateUtc="2026-09-26T00:00:00Z">
        <w:r w:rsidR="00E536F5" w:rsidRPr="00615E38">
          <w:delText xml:space="preserve"> </w:delText>
        </w:r>
        <w:r w:rsidR="00E17DD5" w:rsidRPr="00615E38">
          <w:delText>will not be included in the contract</w:delText>
        </w:r>
        <w:r w:rsidR="00550F07" w:rsidRPr="00615E38">
          <w:delText xml:space="preserve">, </w:delText>
        </w:r>
        <w:r w:rsidR="006449D6" w:rsidRPr="00AD67BB">
          <w:delText>nor</w:delText>
        </w:r>
        <w:r w:rsidR="00550F07" w:rsidRPr="00AD67BB">
          <w:delText xml:space="preserve"> awarded match commitment</w:delText>
        </w:r>
        <w:r w:rsidR="006449D6" w:rsidRPr="00AD67BB">
          <w:delText xml:space="preserve"> points</w:delText>
        </w:r>
        <w:r w:rsidR="000A293E" w:rsidRPr="00AD67BB">
          <w:delText>.</w:delText>
        </w:r>
        <w:r w:rsidR="000A293E" w:rsidRPr="004D5E42">
          <w:delText xml:space="preserve"> </w:delText>
        </w:r>
      </w:del>
      <w:r w:rsidR="000A293E" w:rsidRPr="007833F4">
        <w:rPr>
          <w:b/>
          <w:rPrChange w:id="36" w:author="Katerina Raftopoulou" w:date="2026-09-25T20:00:00Z" w16du:dateUtc="2026-09-26T00:00:00Z">
            <w:rPr/>
          </w:rPrChange>
        </w:rPr>
        <w:t xml:space="preserve"> </w:t>
      </w:r>
    </w:p>
    <w:p w14:paraId="30289103" w14:textId="1F4FFFDA" w:rsidR="007833F4" w:rsidRPr="007833F4" w:rsidRDefault="007833F4" w:rsidP="005716EB">
      <w:pPr>
        <w:jc w:val="both"/>
        <w:rPr>
          <w:ins w:id="37" w:author="Katerina Raftopoulou" w:date="2026-09-25T20:00:00Z" w16du:dateUtc="2026-09-26T00:00:00Z"/>
        </w:rPr>
      </w:pPr>
      <w:ins w:id="38" w:author="Katerina Raftopoulou" w:date="2026-09-25T20:00:00Z" w16du:dateUtc="2026-09-26T00:00:00Z">
        <w:r w:rsidRPr="007833F4">
          <w:t>Please note that the evaluation of your request may only commence if the package complies with all the elements in this receivability check. The evaluation will be stopped if any obligatory elements are missing.</w:t>
        </w:r>
      </w:ins>
    </w:p>
    <w:tbl>
      <w:tblPr>
        <w:tblStyle w:val="TableGrid"/>
        <w:tblW w:w="0" w:type="auto"/>
        <w:jc w:val="center"/>
        <w:tblLayout w:type="fixed"/>
        <w:tblLook w:val="04A0" w:firstRow="1" w:lastRow="0" w:firstColumn="1" w:lastColumn="0" w:noHBand="0" w:noVBand="1"/>
      </w:tblPr>
      <w:tblGrid>
        <w:gridCol w:w="6658"/>
        <w:gridCol w:w="1559"/>
      </w:tblGrid>
      <w:tr w:rsidR="001F5A23" w14:paraId="5F026D82" w14:textId="77777777" w:rsidTr="005716EB">
        <w:trPr>
          <w:jc w:val="center"/>
          <w:ins w:id="39" w:author="Katerina Raftopoulou" w:date="2026-09-25T20:00:00Z" w16du:dateUtc="2026-09-26T00:00:00Z"/>
        </w:trPr>
        <w:tc>
          <w:tcPr>
            <w:tcW w:w="8217" w:type="dxa"/>
            <w:gridSpan w:val="2"/>
            <w:shd w:val="clear" w:color="auto" w:fill="EDEDED" w:themeFill="accent3" w:themeFillTint="33"/>
          </w:tcPr>
          <w:p w14:paraId="76F63955" w14:textId="184293DD" w:rsidR="001F5A23" w:rsidRPr="00D071DF" w:rsidRDefault="00BA71DE" w:rsidP="00374E6A">
            <w:pPr>
              <w:jc w:val="center"/>
              <w:rPr>
                <w:ins w:id="40" w:author="Katerina Raftopoulou" w:date="2026-09-25T20:00:00Z" w16du:dateUtc="2026-09-26T00:00:00Z"/>
                <w:b/>
              </w:rPr>
            </w:pPr>
            <w:ins w:id="41" w:author="Katerina Raftopoulou" w:date="2026-09-25T20:00:00Z" w16du:dateUtc="2026-09-26T00:00:00Z">
              <w:r>
                <w:rPr>
                  <w:b/>
                </w:rPr>
                <w:t xml:space="preserve">Package completeness and correctness </w:t>
              </w:r>
              <w:r w:rsidR="00374E6A">
                <w:rPr>
                  <w:b/>
                </w:rPr>
                <w:t>tick box</w:t>
              </w:r>
            </w:ins>
          </w:p>
        </w:tc>
      </w:tr>
      <w:tr w:rsidR="000C0143" w14:paraId="31069593" w14:textId="77777777" w:rsidTr="005716EB">
        <w:trPr>
          <w:jc w:val="center"/>
          <w:ins w:id="42" w:author="Katerina Raftopoulou" w:date="2026-09-25T20:00:00Z" w16du:dateUtc="2026-09-26T00:00:00Z"/>
        </w:trPr>
        <w:tc>
          <w:tcPr>
            <w:tcW w:w="6658" w:type="dxa"/>
            <w:shd w:val="clear" w:color="auto" w:fill="EDEDED" w:themeFill="accent3" w:themeFillTint="33"/>
          </w:tcPr>
          <w:p w14:paraId="7B300956" w14:textId="77777777" w:rsidR="000C0143" w:rsidRPr="00D071DF" w:rsidRDefault="000C0143">
            <w:pPr>
              <w:rPr>
                <w:ins w:id="43" w:author="Katerina Raftopoulou" w:date="2026-09-25T20:00:00Z" w16du:dateUtc="2026-09-26T00:00:00Z"/>
                <w:b/>
              </w:rPr>
            </w:pPr>
            <w:ins w:id="44" w:author="Katerina Raftopoulou" w:date="2026-09-25T20:00:00Z" w16du:dateUtc="2026-09-26T00:00:00Z">
              <w:r w:rsidRPr="00D071DF">
                <w:rPr>
                  <w:b/>
                </w:rPr>
                <w:t>Obligatory elements</w:t>
              </w:r>
            </w:ins>
          </w:p>
        </w:tc>
        <w:tc>
          <w:tcPr>
            <w:tcW w:w="1559" w:type="dxa"/>
            <w:shd w:val="clear" w:color="auto" w:fill="EDEDED" w:themeFill="accent3" w:themeFillTint="33"/>
          </w:tcPr>
          <w:p w14:paraId="7CE324C5" w14:textId="77777777" w:rsidR="000C0143" w:rsidRPr="00D071DF" w:rsidRDefault="000C0143" w:rsidP="000C0143">
            <w:pPr>
              <w:jc w:val="center"/>
              <w:rPr>
                <w:ins w:id="45" w:author="Katerina Raftopoulou" w:date="2026-09-25T20:00:00Z" w16du:dateUtc="2026-09-26T00:00:00Z"/>
                <w:b/>
              </w:rPr>
            </w:pPr>
            <w:ins w:id="46" w:author="Katerina Raftopoulou" w:date="2026-09-25T20:00:00Z" w16du:dateUtc="2026-09-26T00:00:00Z">
              <w:r w:rsidRPr="00D071DF">
                <w:rPr>
                  <w:b/>
                </w:rPr>
                <w:sym w:font="Wingdings" w:char="F0FC"/>
              </w:r>
              <w:r w:rsidR="0085735F" w:rsidRPr="00D071DF">
                <w:rPr>
                  <w:b/>
                </w:rPr>
                <w:t xml:space="preserve"> or N/A</w:t>
              </w:r>
            </w:ins>
          </w:p>
        </w:tc>
      </w:tr>
      <w:tr w:rsidR="000C0143" w14:paraId="681861E5" w14:textId="77777777" w:rsidTr="005716EB">
        <w:trPr>
          <w:jc w:val="center"/>
          <w:ins w:id="47" w:author="Katerina Raftopoulou" w:date="2026-09-25T20:00:00Z" w16du:dateUtc="2026-09-26T00:00:00Z"/>
        </w:trPr>
        <w:tc>
          <w:tcPr>
            <w:tcW w:w="6658" w:type="dxa"/>
          </w:tcPr>
          <w:p w14:paraId="71D34F11" w14:textId="44E7ED09" w:rsidR="000C0143" w:rsidRDefault="00094F50" w:rsidP="00D071DF">
            <w:pPr>
              <w:rPr>
                <w:ins w:id="48" w:author="Katerina Raftopoulou" w:date="2026-09-25T20:00:00Z" w16du:dateUtc="2026-09-26T00:00:00Z"/>
              </w:rPr>
            </w:pPr>
            <w:ins w:id="49" w:author="Katerina Raftopoulou" w:date="2026-09-25T20:00:00Z" w16du:dateUtc="2026-09-26T00:00:00Z">
              <w:r w:rsidRPr="005716EB">
                <w:t>Cover letter from the coordinating beneficiary</w:t>
              </w:r>
              <w:r w:rsidR="009D11C6">
                <w:t xml:space="preserve"> </w:t>
              </w:r>
              <w:r w:rsidRPr="005716EB">
                <w:t>signed by the legal representative / contact person</w:t>
              </w:r>
              <w:r w:rsidR="00782572" w:rsidRPr="005716EB">
                <w:t xml:space="preserve"> as mentioned in the grant agreement or in case those persons have been modified, </w:t>
              </w:r>
              <w:r w:rsidR="007102D2">
                <w:t>CINEA</w:t>
              </w:r>
              <w:r w:rsidR="00782572" w:rsidRPr="005716EB">
                <w:t xml:space="preserve"> should be (have been) notified by email prior to sending the amendment request</w:t>
              </w:r>
              <w:r w:rsidR="00D071DF" w:rsidRPr="005716EB">
                <w:t xml:space="preserve"> </w:t>
              </w:r>
            </w:ins>
          </w:p>
          <w:p w14:paraId="2C19E068" w14:textId="2D65BF8F" w:rsidR="004645BD" w:rsidRPr="004645BD" w:rsidRDefault="004645BD" w:rsidP="00274FD7">
            <w:pPr>
              <w:rPr>
                <w:ins w:id="50" w:author="Katerina Raftopoulou" w:date="2026-09-25T20:00:00Z" w16du:dateUtc="2026-09-26T00:00:00Z"/>
                <w:i/>
              </w:rPr>
            </w:pPr>
            <w:ins w:id="51" w:author="Katerina Raftopoulou" w:date="2026-09-25T20:00:00Z" w16du:dateUtc="2026-09-26T00:00:00Z">
              <w:r w:rsidRPr="004645BD">
                <w:rPr>
                  <w:i/>
                </w:rPr>
                <w:t>Preferred: electronic version signed with a Qualified Electronic Signature</w:t>
              </w:r>
              <w:r w:rsidR="009D11C6">
                <w:rPr>
                  <w:i/>
                </w:rPr>
                <w:t xml:space="preserve"> </w:t>
              </w:r>
              <w:r w:rsidR="009D11C6" w:rsidRPr="009D11C6">
                <w:rPr>
                  <w:i/>
                  <w:iCs/>
                </w:rPr>
                <w:t xml:space="preserve">(QES information on the link: </w:t>
              </w:r>
              <w:r w:rsidR="009D11C6">
                <w:fldChar w:fldCharType="begin"/>
              </w:r>
              <w:r w:rsidR="009D11C6">
                <w:instrText>HYPERLINK "https://ec.europa.eu/digital-building-blocks/wikis/display/DIGITAL/eSignature+Overview"</w:instrText>
              </w:r>
              <w:r w:rsidR="009D11C6">
                <w:fldChar w:fldCharType="separate"/>
              </w:r>
              <w:r w:rsidR="009D11C6" w:rsidRPr="009D11C6">
                <w:rPr>
                  <w:rStyle w:val="Hyperlink"/>
                </w:rPr>
                <w:t>https://ec.europa.eu/digital-building-blocks/wikis/display/DIGITAL/eSignature+Overview</w:t>
              </w:r>
              <w:r w:rsidR="009D11C6">
                <w:fldChar w:fldCharType="end"/>
              </w:r>
              <w:r w:rsidR="009D11C6" w:rsidRPr="009D11C6">
                <w:t>)</w:t>
              </w:r>
            </w:ins>
          </w:p>
          <w:p w14:paraId="528D30FE" w14:textId="6E218E94" w:rsidR="004B52E2" w:rsidRPr="004B52E2" w:rsidRDefault="004645BD" w:rsidP="00274FD7">
            <w:pPr>
              <w:rPr>
                <w:ins w:id="52" w:author="Katerina Raftopoulou" w:date="2026-09-25T20:00:00Z" w16du:dateUtc="2026-09-26T00:00:00Z"/>
                <w:i/>
              </w:rPr>
            </w:pPr>
            <w:ins w:id="53" w:author="Katerina Raftopoulou" w:date="2026-09-25T20:00:00Z" w16du:dateUtc="2026-09-26T00:00:00Z">
              <w:r w:rsidRPr="004645BD">
                <w:rPr>
                  <w:i/>
                </w:rPr>
                <w:lastRenderedPageBreak/>
                <w:t>Otherwise: on paper (</w:t>
              </w:r>
              <w:r w:rsidR="009D11C6">
                <w:rPr>
                  <w:i/>
                </w:rPr>
                <w:t xml:space="preserve">original </w:t>
              </w:r>
              <w:r w:rsidRPr="004645BD">
                <w:rPr>
                  <w:i/>
                </w:rPr>
                <w:t xml:space="preserve">signed and dated original) </w:t>
              </w:r>
              <w:r w:rsidR="004B52E2" w:rsidRPr="004B52E2">
                <w:rPr>
                  <w:i/>
                </w:rPr>
                <w:t>and electronic version</w:t>
              </w:r>
            </w:ins>
          </w:p>
        </w:tc>
        <w:tc>
          <w:tcPr>
            <w:tcW w:w="1559" w:type="dxa"/>
          </w:tcPr>
          <w:p w14:paraId="0D9D56D2" w14:textId="77777777" w:rsidR="000C0143" w:rsidRDefault="000C0143">
            <w:pPr>
              <w:rPr>
                <w:ins w:id="54" w:author="Katerina Raftopoulou" w:date="2026-09-25T20:00:00Z" w16du:dateUtc="2026-09-26T00:00:00Z"/>
              </w:rPr>
            </w:pPr>
          </w:p>
        </w:tc>
      </w:tr>
      <w:tr w:rsidR="000C0143" w14:paraId="31582DF8" w14:textId="77777777" w:rsidTr="005716EB">
        <w:trPr>
          <w:jc w:val="center"/>
          <w:ins w:id="55" w:author="Katerina Raftopoulou" w:date="2026-09-25T20:00:00Z" w16du:dateUtc="2026-09-26T00:00:00Z"/>
        </w:trPr>
        <w:tc>
          <w:tcPr>
            <w:tcW w:w="6658" w:type="dxa"/>
          </w:tcPr>
          <w:p w14:paraId="0A708375" w14:textId="7240D97E" w:rsidR="000C0143" w:rsidRDefault="0085735F">
            <w:pPr>
              <w:rPr>
                <w:ins w:id="56" w:author="Katerina Raftopoulou" w:date="2026-09-25T20:00:00Z" w16du:dateUtc="2026-09-26T00:00:00Z"/>
              </w:rPr>
            </w:pPr>
            <w:ins w:id="57" w:author="Katerina Raftopoulou" w:date="2026-09-25T20:00:00Z" w16du:dateUtc="2026-09-26T00:00:00Z">
              <w:r>
                <w:t>Amendment request document describing and justifying the proposed modifications</w:t>
              </w:r>
              <w:r w:rsidR="00E8350E">
                <w:t xml:space="preserve">. </w:t>
              </w:r>
              <w:r w:rsidR="00E8350E" w:rsidRPr="00E8350E">
                <w:t xml:space="preserve">In case of addition of a beneficiary, please </w:t>
              </w:r>
              <w:r w:rsidR="00E8350E">
                <w:t>indicate</w:t>
              </w:r>
              <w:r w:rsidR="00E8350E" w:rsidRPr="00E8350E">
                <w:t xml:space="preserve"> the date of entry</w:t>
              </w:r>
              <w:r w:rsidR="00E8350E">
                <w:t xml:space="preserve"> of the new entity; otherwise, the date of entry into force of the amendment (after signatures) will apply</w:t>
              </w:r>
              <w:r w:rsidR="00E8350E" w:rsidRPr="00E8350E">
                <w:t>.</w:t>
              </w:r>
            </w:ins>
          </w:p>
          <w:p w14:paraId="196FDD3F" w14:textId="77777777" w:rsidR="004B52E2" w:rsidRPr="004B52E2" w:rsidRDefault="004B52E2" w:rsidP="00274FD7">
            <w:pPr>
              <w:rPr>
                <w:ins w:id="58" w:author="Katerina Raftopoulou" w:date="2026-09-25T20:00:00Z" w16du:dateUtc="2026-09-26T00:00:00Z"/>
                <w:i/>
              </w:rPr>
            </w:pPr>
            <w:ins w:id="59" w:author="Katerina Raftopoulou" w:date="2026-09-25T20:00:00Z" w16du:dateUtc="2026-09-26T00:00:00Z">
              <w:r w:rsidRPr="004B52E2">
                <w:rPr>
                  <w:i/>
                </w:rPr>
                <w:t>Electronic version only</w:t>
              </w:r>
            </w:ins>
          </w:p>
        </w:tc>
        <w:tc>
          <w:tcPr>
            <w:tcW w:w="1559" w:type="dxa"/>
          </w:tcPr>
          <w:p w14:paraId="73878723" w14:textId="77777777" w:rsidR="000C0143" w:rsidRDefault="000C0143">
            <w:pPr>
              <w:rPr>
                <w:ins w:id="60" w:author="Katerina Raftopoulou" w:date="2026-09-25T20:00:00Z" w16du:dateUtc="2026-09-26T00:00:00Z"/>
              </w:rPr>
            </w:pPr>
          </w:p>
        </w:tc>
      </w:tr>
      <w:tr w:rsidR="000C0143" w14:paraId="5B5D2A33" w14:textId="77777777" w:rsidTr="005716EB">
        <w:trPr>
          <w:jc w:val="center"/>
          <w:ins w:id="61" w:author="Katerina Raftopoulou" w:date="2026-09-25T20:00:00Z" w16du:dateUtc="2026-09-26T00:00:00Z"/>
        </w:trPr>
        <w:tc>
          <w:tcPr>
            <w:tcW w:w="6658" w:type="dxa"/>
          </w:tcPr>
          <w:p w14:paraId="0B941BB5" w14:textId="33C3C795" w:rsidR="006B4A03" w:rsidRDefault="0085735F" w:rsidP="006B4A03">
            <w:pPr>
              <w:rPr>
                <w:ins w:id="62" w:author="Katerina Raftopoulou" w:date="2026-09-25T20:00:00Z" w16du:dateUtc="2026-09-26T00:00:00Z"/>
              </w:rPr>
            </w:pPr>
            <w:ins w:id="63" w:author="Katerina Raftopoulou" w:date="2026-09-25T20:00:00Z" w16du:dateUtc="2026-09-26T00:00:00Z">
              <w:r>
                <w:t xml:space="preserve">The correct set of revised </w:t>
              </w:r>
              <w:r w:rsidR="00D61D7E">
                <w:t>documents (forms and other declarations)</w:t>
              </w:r>
              <w:r>
                <w:t xml:space="preserve"> as specified in the </w:t>
              </w:r>
              <w:r w:rsidR="0070366C" w:rsidRPr="005716EB">
                <w:t>amendment request beneficiary checklist</w:t>
              </w:r>
              <w:r w:rsidR="005716EB" w:rsidRPr="00392A18">
                <w:rPr>
                  <w:rStyle w:val="FootnoteReference"/>
                  <w:color w:val="0563C1" w:themeColor="hyperlink"/>
                </w:rPr>
                <w:footnoteReference w:id="1"/>
              </w:r>
              <w:r>
                <w:t xml:space="preserve"> for the type(s) of modification(s) proposed</w:t>
              </w:r>
              <w:r w:rsidR="00D071DF">
                <w:t xml:space="preserve">; original signed version in </w:t>
              </w:r>
              <w:r w:rsidR="007102D2">
                <w:t>CINEA</w:t>
              </w:r>
              <w:r w:rsidR="00D071DF">
                <w:t xml:space="preserve"> package (if relevant, e.g. forms A3 or A4 </w:t>
              </w:r>
              <w:r w:rsidR="00D61D7E">
                <w:t xml:space="preserve">(declaration and </w:t>
              </w:r>
              <w:r w:rsidR="00D071DF">
                <w:t>mandates</w:t>
              </w:r>
              <w:r w:rsidR="00D61D7E">
                <w:t>)</w:t>
              </w:r>
              <w:r w:rsidR="00B53EB7">
                <w:t>, affiliate declaration, public body declaration, etc.</w:t>
              </w:r>
              <w:r w:rsidR="00D071DF">
                <w:t>)</w:t>
              </w:r>
            </w:ins>
          </w:p>
          <w:p w14:paraId="45B33D57" w14:textId="6031AD85" w:rsidR="004B52E2" w:rsidRPr="004B52E2" w:rsidRDefault="004B52E2" w:rsidP="009D11C6">
            <w:pPr>
              <w:rPr>
                <w:ins w:id="67" w:author="Katerina Raftopoulou" w:date="2026-09-25T20:00:00Z" w16du:dateUtc="2026-09-26T00:00:00Z"/>
                <w:i/>
              </w:rPr>
            </w:pPr>
            <w:ins w:id="68" w:author="Katerina Raftopoulou" w:date="2026-09-25T20:00:00Z" w16du:dateUtc="2026-09-26T00:00:00Z">
              <w:r w:rsidRPr="004B52E2">
                <w:rPr>
                  <w:i/>
                </w:rPr>
                <w:t xml:space="preserve">All </w:t>
              </w:r>
              <w:r w:rsidR="00B53EB7">
                <w:rPr>
                  <w:i/>
                </w:rPr>
                <w:t>documents</w:t>
              </w:r>
              <w:r w:rsidR="00B53EB7" w:rsidRPr="004B52E2">
                <w:rPr>
                  <w:i/>
                </w:rPr>
                <w:t xml:space="preserve"> </w:t>
              </w:r>
              <w:r w:rsidRPr="004B52E2">
                <w:rPr>
                  <w:i/>
                </w:rPr>
                <w:t>in electronic version</w:t>
              </w:r>
            </w:ins>
          </w:p>
        </w:tc>
        <w:tc>
          <w:tcPr>
            <w:tcW w:w="1559" w:type="dxa"/>
          </w:tcPr>
          <w:p w14:paraId="08450854" w14:textId="77777777" w:rsidR="000C0143" w:rsidRDefault="000C0143">
            <w:pPr>
              <w:rPr>
                <w:ins w:id="69" w:author="Katerina Raftopoulou" w:date="2026-09-25T20:00:00Z" w16du:dateUtc="2026-09-26T00:00:00Z"/>
              </w:rPr>
            </w:pPr>
          </w:p>
        </w:tc>
      </w:tr>
      <w:tr w:rsidR="000C0143" w14:paraId="13EFD2B1" w14:textId="77777777" w:rsidTr="005716EB">
        <w:trPr>
          <w:jc w:val="center"/>
          <w:ins w:id="70" w:author="Katerina Raftopoulou" w:date="2026-09-25T20:00:00Z" w16du:dateUtc="2026-09-26T00:00:00Z"/>
        </w:trPr>
        <w:tc>
          <w:tcPr>
            <w:tcW w:w="6658" w:type="dxa"/>
            <w:tcBorders>
              <w:bottom w:val="single" w:sz="4" w:space="0" w:color="auto"/>
            </w:tcBorders>
          </w:tcPr>
          <w:p w14:paraId="2028BC66" w14:textId="48F956B1" w:rsidR="000C0143" w:rsidRDefault="0085735F" w:rsidP="001E2C8C">
            <w:pPr>
              <w:rPr>
                <w:ins w:id="71" w:author="Katerina Raftopoulou" w:date="2026-09-25T20:00:00Z" w16du:dateUtc="2026-09-26T00:00:00Z"/>
              </w:rPr>
            </w:pPr>
            <w:ins w:id="72" w:author="Katerina Raftopoulou" w:date="2026-09-25T20:00:00Z" w16du:dateUtc="2026-09-26T00:00:00Z">
              <w:r>
                <w:t xml:space="preserve">All additional </w:t>
              </w:r>
              <w:r w:rsidR="007E327D">
                <w:t>documents and /or supporting legal documents</w:t>
              </w:r>
              <w:r>
                <w:t xml:space="preserve"> (e.g. letter from the withdrawing</w:t>
              </w:r>
              <w:r w:rsidR="00451906">
                <w:t xml:space="preserve"> beneficiary/cofinancier</w:t>
              </w:r>
              <w:r>
                <w:t xml:space="preserve"> </w:t>
              </w:r>
              <w:r w:rsidR="00B53EB7">
                <w:t xml:space="preserve">or new </w:t>
              </w:r>
              <w:r>
                <w:t>beneficiary</w:t>
              </w:r>
              <w:r w:rsidR="007E327D">
                <w:t xml:space="preserve">, </w:t>
              </w:r>
              <w:r>
                <w:t>Legal Entity File,</w:t>
              </w:r>
              <w:r w:rsidR="007E327D">
                <w:t xml:space="preserve"> Financial Identification form, statutes, annual accounts, etc.) </w:t>
              </w:r>
              <w:r>
                <w:t xml:space="preserve">as </w:t>
              </w:r>
              <w:r w:rsidR="0070366C">
                <w:t xml:space="preserve">specified in the </w:t>
              </w:r>
              <w:r w:rsidR="0070366C" w:rsidRPr="005716EB">
                <w:t>amendment request beneficiary checklist</w:t>
              </w:r>
              <w:r w:rsidR="00392A18" w:rsidRPr="00392A18">
                <w:rPr>
                  <w:vertAlign w:val="superscript"/>
                </w:rPr>
                <w:t>1</w:t>
              </w:r>
              <w:r w:rsidR="0070366C">
                <w:t xml:space="preserve"> for </w:t>
              </w:r>
              <w:r>
                <w:t>the type(s) of modification(s) proposed</w:t>
              </w:r>
            </w:ins>
          </w:p>
          <w:p w14:paraId="55D04EAC" w14:textId="7F6A532C" w:rsidR="004B52E2" w:rsidRPr="00FC5CA0" w:rsidRDefault="00FC5CA0" w:rsidP="00274FD7">
            <w:pPr>
              <w:rPr>
                <w:ins w:id="73" w:author="Katerina Raftopoulou" w:date="2026-09-25T20:00:00Z" w16du:dateUtc="2026-09-26T00:00:00Z"/>
                <w:i/>
              </w:rPr>
            </w:pPr>
            <w:ins w:id="74" w:author="Katerina Raftopoulou" w:date="2026-09-25T20:00:00Z" w16du:dateUtc="2026-09-26T00:00:00Z">
              <w:r w:rsidRPr="004B52E2">
                <w:rPr>
                  <w:i/>
                </w:rPr>
                <w:t xml:space="preserve">All </w:t>
              </w:r>
              <w:r>
                <w:rPr>
                  <w:i/>
                </w:rPr>
                <w:t>documents</w:t>
              </w:r>
              <w:r w:rsidRPr="004B52E2">
                <w:rPr>
                  <w:i/>
                </w:rPr>
                <w:t xml:space="preserve"> in electronic version</w:t>
              </w:r>
              <w:r>
                <w:rPr>
                  <w:i/>
                </w:rPr>
                <w:t xml:space="preserve"> </w:t>
              </w:r>
            </w:ins>
          </w:p>
        </w:tc>
        <w:tc>
          <w:tcPr>
            <w:tcW w:w="1559" w:type="dxa"/>
            <w:tcBorders>
              <w:bottom w:val="single" w:sz="4" w:space="0" w:color="auto"/>
            </w:tcBorders>
          </w:tcPr>
          <w:p w14:paraId="33671079" w14:textId="77777777" w:rsidR="000C0143" w:rsidRDefault="000C0143">
            <w:pPr>
              <w:rPr>
                <w:ins w:id="75" w:author="Katerina Raftopoulou" w:date="2026-09-25T20:00:00Z" w16du:dateUtc="2026-09-26T00:00:00Z"/>
              </w:rPr>
            </w:pPr>
          </w:p>
        </w:tc>
      </w:tr>
      <w:tr w:rsidR="000C0143" w14:paraId="49A46950" w14:textId="77777777" w:rsidTr="005716EB">
        <w:trPr>
          <w:jc w:val="center"/>
          <w:ins w:id="76" w:author="Katerina Raftopoulou" w:date="2026-09-25T20:00:00Z" w16du:dateUtc="2026-09-26T00:00:00Z"/>
        </w:trPr>
        <w:tc>
          <w:tcPr>
            <w:tcW w:w="6658" w:type="dxa"/>
            <w:tcBorders>
              <w:bottom w:val="single" w:sz="4" w:space="0" w:color="auto"/>
            </w:tcBorders>
          </w:tcPr>
          <w:p w14:paraId="727296E1" w14:textId="77777777" w:rsidR="000C0143" w:rsidRDefault="0004269D" w:rsidP="0070366C">
            <w:pPr>
              <w:rPr>
                <w:ins w:id="77" w:author="Katerina Raftopoulou" w:date="2026-09-25T20:00:00Z" w16du:dateUtc="2026-09-26T00:00:00Z"/>
              </w:rPr>
            </w:pPr>
            <w:ins w:id="78" w:author="Katerina Raftopoulou" w:date="2026-09-25T20:00:00Z" w16du:dateUtc="2026-09-26T00:00:00Z">
              <w:r>
                <w:t xml:space="preserve">Names of persons, </w:t>
              </w:r>
              <w:r w:rsidR="001F5A23">
                <w:t xml:space="preserve">names of </w:t>
              </w:r>
              <w:r>
                <w:t>entities, amounts, dates</w:t>
              </w:r>
              <w:r w:rsidR="001F5A23">
                <w:t>,</w:t>
              </w:r>
              <w:r>
                <w:t xml:space="preserve"> in all the above </w:t>
              </w:r>
              <w:r w:rsidR="001F5A23">
                <w:t xml:space="preserve">forms and documents </w:t>
              </w:r>
              <w:r>
                <w:t>are correct and consistent (e.g. beneficiary information in the A</w:t>
              </w:r>
              <w:r w:rsidR="0070366C">
                <w:t>2/</w:t>
              </w:r>
              <w:r w:rsidR="001F5A23">
                <w:t>A5</w:t>
              </w:r>
              <w:r>
                <w:t xml:space="preserve"> form corresponds exactly to the information in the Legal Entity File)</w:t>
              </w:r>
            </w:ins>
          </w:p>
        </w:tc>
        <w:tc>
          <w:tcPr>
            <w:tcW w:w="1559" w:type="dxa"/>
            <w:tcBorders>
              <w:bottom w:val="single" w:sz="4" w:space="0" w:color="auto"/>
            </w:tcBorders>
          </w:tcPr>
          <w:p w14:paraId="311339FD" w14:textId="77777777" w:rsidR="000C0143" w:rsidRDefault="000C0143">
            <w:pPr>
              <w:rPr>
                <w:ins w:id="79" w:author="Katerina Raftopoulou" w:date="2026-09-25T20:00:00Z" w16du:dateUtc="2026-09-26T00:00:00Z"/>
              </w:rPr>
            </w:pPr>
          </w:p>
        </w:tc>
      </w:tr>
      <w:tr w:rsidR="00EC55CF" w14:paraId="477656A1" w14:textId="77777777" w:rsidTr="005716EB">
        <w:trPr>
          <w:jc w:val="center"/>
          <w:ins w:id="80" w:author="Katerina Raftopoulou" w:date="2026-09-25T20:00:00Z" w16du:dateUtc="2026-09-26T00:00:00Z"/>
        </w:trPr>
        <w:tc>
          <w:tcPr>
            <w:tcW w:w="6658" w:type="dxa"/>
          </w:tcPr>
          <w:p w14:paraId="1F45B95A" w14:textId="59BF589F" w:rsidR="00EC55CF" w:rsidRDefault="005716EB" w:rsidP="00092554">
            <w:pPr>
              <w:rPr>
                <w:ins w:id="81" w:author="Katerina Raftopoulou" w:date="2026-09-25T20:00:00Z" w16du:dateUtc="2026-09-26T00:00:00Z"/>
              </w:rPr>
            </w:pPr>
            <w:ins w:id="82" w:author="Katerina Raftopoulou" w:date="2026-09-25T20:00:00Z" w16du:dateUtc="2026-09-26T00:00:00Z">
              <w:r>
                <w:t>The</w:t>
              </w:r>
              <w:r w:rsidR="00EC55CF">
                <w:t xml:space="preserve"> </w:t>
              </w:r>
              <w:r>
                <w:t>table is</w:t>
              </w:r>
              <w:r w:rsidR="00EC55CF">
                <w:t xml:space="preserve"> completed</w:t>
              </w:r>
              <w:r>
                <w:t xml:space="preserve"> - each tick box filled in – and annexed to the cover letter</w:t>
              </w:r>
            </w:ins>
          </w:p>
          <w:p w14:paraId="50E472BB" w14:textId="68581FC1" w:rsidR="00EC55CF" w:rsidRPr="00374E6A" w:rsidRDefault="006B4A03" w:rsidP="00274FD7">
            <w:pPr>
              <w:rPr>
                <w:ins w:id="83" w:author="Katerina Raftopoulou" w:date="2026-09-25T20:00:00Z" w16du:dateUtc="2026-09-26T00:00:00Z"/>
                <w:i/>
              </w:rPr>
            </w:pPr>
            <w:ins w:id="84" w:author="Katerina Raftopoulou" w:date="2026-09-25T20:00:00Z" w16du:dateUtc="2026-09-26T00:00:00Z">
              <w:r>
                <w:rPr>
                  <w:i/>
                </w:rPr>
                <w:t>E</w:t>
              </w:r>
              <w:r w:rsidR="00EC55CF" w:rsidRPr="00374E6A">
                <w:rPr>
                  <w:i/>
                </w:rPr>
                <w:t>lectronic version</w:t>
              </w:r>
            </w:ins>
          </w:p>
        </w:tc>
        <w:tc>
          <w:tcPr>
            <w:tcW w:w="1559" w:type="dxa"/>
          </w:tcPr>
          <w:p w14:paraId="6712633F" w14:textId="77777777" w:rsidR="00EC55CF" w:rsidRDefault="00EC55CF" w:rsidP="00092554">
            <w:pPr>
              <w:rPr>
                <w:ins w:id="85" w:author="Katerina Raftopoulou" w:date="2026-09-25T20:00:00Z" w16du:dateUtc="2026-09-26T00:00:00Z"/>
              </w:rPr>
            </w:pPr>
          </w:p>
        </w:tc>
      </w:tr>
      <w:tr w:rsidR="00235D12" w14:paraId="1E7ACB61" w14:textId="77777777" w:rsidTr="005716EB">
        <w:trPr>
          <w:jc w:val="center"/>
          <w:ins w:id="86" w:author="Katerina Raftopoulou" w:date="2026-09-25T20:00:00Z" w16du:dateUtc="2026-09-26T00:00:00Z"/>
        </w:trPr>
        <w:tc>
          <w:tcPr>
            <w:tcW w:w="8217" w:type="dxa"/>
            <w:gridSpan w:val="2"/>
            <w:tcBorders>
              <w:top w:val="single" w:sz="4" w:space="0" w:color="auto"/>
              <w:left w:val="nil"/>
              <w:bottom w:val="nil"/>
              <w:right w:val="nil"/>
            </w:tcBorders>
          </w:tcPr>
          <w:p w14:paraId="49AA1F2D" w14:textId="2C11B72D" w:rsidR="00235D12" w:rsidRPr="00235D12" w:rsidRDefault="00235D12" w:rsidP="00235D12">
            <w:pPr>
              <w:jc w:val="center"/>
              <w:rPr>
                <w:ins w:id="87" w:author="Katerina Raftopoulou" w:date="2026-09-25T20:00:00Z" w16du:dateUtc="2026-09-26T00:00:00Z"/>
                <w:b/>
                <w:i/>
              </w:rPr>
            </w:pPr>
          </w:p>
        </w:tc>
      </w:tr>
    </w:tbl>
    <w:p w14:paraId="262FE9FB" w14:textId="760C359A" w:rsidR="00D8500D" w:rsidRPr="004D5E42" w:rsidRDefault="007E59EA" w:rsidP="003063FA">
      <w:pPr>
        <w:jc w:val="both"/>
        <w:rPr>
          <w:del w:id="88" w:author="Katerina Raftopoulou" w:date="2026-09-25T20:00:00Z" w16du:dateUtc="2026-09-26T00:00:00Z"/>
        </w:rPr>
      </w:pPr>
      <w:del w:id="89" w:author="Katerina Raftopoulou" w:date="2026-09-25T20:00:00Z" w16du:dateUtc="2026-09-26T00:00:00Z">
        <w:r w:rsidRPr="004D5E42">
          <w:delText xml:space="preserve">Additionally, all cash match must </w:delText>
        </w:r>
        <w:r w:rsidRPr="009D61ED">
          <w:rPr>
            <w:u w:val="single"/>
          </w:rPr>
          <w:delText>be incurred by and expended by</w:delText>
        </w:r>
        <w:r w:rsidRPr="004D5E42">
          <w:delText xml:space="preserve"> </w:delText>
        </w:r>
        <w:r w:rsidR="00C4541A">
          <w:rPr>
            <w:rFonts w:eastAsia="Times New Roman" w:cstheme="minorHAnsi"/>
            <w:u w:val="single"/>
          </w:rPr>
          <w:fldChar w:fldCharType="begin">
            <w:ffData>
              <w:name w:val=""/>
              <w:enabled/>
              <w:calcOnExit w:val="0"/>
              <w:textInput>
                <w:default w:val="[Enter APPLICANT Name]"/>
              </w:textInput>
            </w:ffData>
          </w:fldChar>
        </w:r>
        <w:r w:rsidR="00C4541A">
          <w:rPr>
            <w:rFonts w:eastAsia="Times New Roman" w:cstheme="minorHAnsi"/>
            <w:u w:val="single"/>
          </w:rPr>
          <w:delInstrText xml:space="preserve"> FORMTEXT </w:delInstrText>
        </w:r>
        <w:r w:rsidR="00C4541A">
          <w:rPr>
            <w:rFonts w:eastAsia="Times New Roman" w:cstheme="minorHAnsi"/>
            <w:u w:val="single"/>
          </w:rPr>
        </w:r>
        <w:r w:rsidR="00C4541A">
          <w:rPr>
            <w:rFonts w:eastAsia="Times New Roman" w:cstheme="minorHAnsi"/>
            <w:u w:val="single"/>
          </w:rPr>
          <w:fldChar w:fldCharType="separate"/>
        </w:r>
        <w:r w:rsidR="00C4541A">
          <w:rPr>
            <w:rFonts w:eastAsia="Times New Roman" w:cstheme="minorHAnsi"/>
            <w:noProof/>
            <w:u w:val="single"/>
          </w:rPr>
          <w:delText>[Enter APPLICANT Name]</w:delText>
        </w:r>
        <w:r w:rsidR="00C4541A">
          <w:rPr>
            <w:rFonts w:eastAsia="Times New Roman" w:cstheme="minorHAnsi"/>
            <w:u w:val="single"/>
          </w:rPr>
          <w:fldChar w:fldCharType="end"/>
        </w:r>
        <w:r w:rsidRPr="004D5E42">
          <w:delText xml:space="preserve">during the contract period </w:delText>
        </w:r>
        <w:r w:rsidR="000A293E" w:rsidRPr="004D5E42">
          <w:delText>(after Release of Funds)</w:delText>
        </w:r>
        <w:r w:rsidR="00550F07">
          <w:delText xml:space="preserve">. The </w:delText>
        </w:r>
        <w:r w:rsidR="00550F07" w:rsidRPr="00AD67BB">
          <w:delText>cash match</w:delText>
        </w:r>
        <w:r w:rsidR="00E536F5" w:rsidRPr="00AD67BB">
          <w:delText>, at a minimum,</w:delText>
        </w:r>
        <w:r w:rsidR="00550F07" w:rsidRPr="00AD67BB">
          <w:delText xml:space="preserve"> must be expended</w:delText>
        </w:r>
        <w:r w:rsidR="000A293E" w:rsidRPr="00AD67BB">
          <w:delText xml:space="preserve"> </w:delText>
        </w:r>
        <w:r w:rsidR="0026522D" w:rsidRPr="00AD67BB">
          <w:delText xml:space="preserve">in proportion to the amount of NAHTF project costs drawn per line item in the contract budget, </w:delText>
        </w:r>
        <w:r w:rsidR="00E17DD5" w:rsidRPr="00AD67BB">
          <w:delText>and</w:delText>
        </w:r>
        <w:r w:rsidR="00E17DD5" w:rsidRPr="004D5E42">
          <w:delText xml:space="preserve"> will be documented </w:delText>
        </w:r>
        <w:r w:rsidR="00001F50" w:rsidRPr="004D5E42">
          <w:delText>in payment requests</w:delText>
        </w:r>
        <w:r w:rsidR="0026522D" w:rsidRPr="004D5E42">
          <w:delText>.</w:delText>
        </w:r>
        <w:r w:rsidR="00C9164D">
          <w:delText xml:space="preserve">  </w:delText>
        </w:r>
        <w:r w:rsidR="00E536F5" w:rsidRPr="00AD67BB">
          <w:delText>We understand that</w:delText>
        </w:r>
        <w:r w:rsidR="00550F07" w:rsidRPr="00AD67BB">
          <w:delText xml:space="preserve"> </w:delText>
        </w:r>
        <w:r w:rsidR="00AD67BB" w:rsidRPr="00AD67BB">
          <w:delText>we have</w:delText>
        </w:r>
        <w:r w:rsidR="00550F07" w:rsidRPr="00AD67BB">
          <w:delText xml:space="preserve"> the option to expend the full </w:delText>
        </w:r>
        <w:r w:rsidR="00E536F5" w:rsidRPr="00AD67BB">
          <w:delText>cash match</w:delText>
        </w:r>
        <w:r w:rsidR="006449D6" w:rsidRPr="00AD67BB">
          <w:delText xml:space="preserve"> amount</w:delText>
        </w:r>
        <w:r w:rsidR="00E536F5" w:rsidRPr="00AD67BB">
          <w:delText xml:space="preserve"> </w:delText>
        </w:r>
        <w:r w:rsidR="00550F07" w:rsidRPr="00AD67BB">
          <w:delText>on the project’s first expenses if we choose to do so.</w:delText>
        </w:r>
        <w:r w:rsidR="00550F07">
          <w:delText xml:space="preserve"> </w:delText>
        </w:r>
      </w:del>
    </w:p>
    <w:p w14:paraId="303F6D21" w14:textId="4231D603" w:rsidR="00DB323A" w:rsidRPr="004D5E42" w:rsidRDefault="00DD5C1F" w:rsidP="003063FA">
      <w:pPr>
        <w:jc w:val="both"/>
        <w:rPr>
          <w:del w:id="90" w:author="Katerina Raftopoulou" w:date="2026-09-25T20:00:00Z" w16du:dateUtc="2026-09-26T00:00:00Z"/>
          <w:color w:val="FF0000"/>
        </w:rPr>
      </w:pPr>
      <w:del w:id="91" w:author="Katerina Raftopoulou" w:date="2026-09-25T20:00:00Z" w16du:dateUtc="2026-09-26T00:00:00Z">
        <w:r w:rsidRPr="00AD67BB">
          <w:delText xml:space="preserve">By signing this cash match document,  </w:delText>
        </w:r>
        <w:r w:rsidR="00DB323A" w:rsidRPr="00AD67BB">
          <w:delText xml:space="preserve">the applicant organization </w:delText>
        </w:r>
        <w:r w:rsidRPr="00AD67BB">
          <w:delText xml:space="preserve">is certifying that if awarded, the applicant organization will </w:delText>
        </w:r>
        <w:r w:rsidRPr="00AD67BB">
          <w:rPr>
            <w:color w:val="000000" w:themeColor="text1"/>
          </w:rPr>
          <w:delText xml:space="preserve">provide </w:delText>
        </w:r>
        <w:r w:rsidR="00D25733" w:rsidRPr="00AD67BB">
          <w:rPr>
            <w:color w:val="000000" w:themeColor="text1"/>
          </w:rPr>
          <w:delText xml:space="preserve">the </w:delText>
        </w:r>
        <w:r w:rsidRPr="00AD67BB">
          <w:rPr>
            <w:color w:val="000000" w:themeColor="text1"/>
          </w:rPr>
          <w:delText xml:space="preserve">cash match </w:delText>
        </w:r>
        <w:r w:rsidR="00D25733" w:rsidRPr="00AD67BB">
          <w:rPr>
            <w:color w:val="000000" w:themeColor="text1"/>
          </w:rPr>
          <w:delText>amount listed</w:delText>
        </w:r>
        <w:r w:rsidRPr="00AD67BB">
          <w:rPr>
            <w:color w:val="000000" w:themeColor="text1"/>
          </w:rPr>
          <w:delText xml:space="preserve"> </w:delText>
        </w:r>
        <w:r w:rsidR="00DB323A" w:rsidRPr="00AD67BB">
          <w:rPr>
            <w:color w:val="000000" w:themeColor="text1"/>
          </w:rPr>
          <w:delText>as financial support to the project</w:delText>
        </w:r>
        <w:r w:rsidR="00550F07" w:rsidRPr="00AD67BB">
          <w:rPr>
            <w:color w:val="000000" w:themeColor="text1"/>
          </w:rPr>
          <w:delText xml:space="preserve">. </w:delText>
        </w:r>
        <w:r w:rsidR="00AD67BB">
          <w:rPr>
            <w:strike/>
            <w:color w:val="000000" w:themeColor="text1"/>
            <w:u w:val="single"/>
          </w:rPr>
          <w:delText xml:space="preserve"> </w:delText>
        </w:r>
      </w:del>
    </w:p>
    <w:p w14:paraId="3FD5633E" w14:textId="627E7EAA" w:rsidR="00082798" w:rsidRPr="004D5E42" w:rsidRDefault="00DB323A" w:rsidP="003063FA">
      <w:pPr>
        <w:jc w:val="both"/>
        <w:rPr>
          <w:del w:id="92" w:author="Katerina Raftopoulou" w:date="2026-09-25T20:00:00Z" w16du:dateUtc="2026-09-26T00:00:00Z"/>
        </w:rPr>
      </w:pPr>
      <w:del w:id="93" w:author="Katerina Raftopoulou" w:date="2026-09-25T20:00:00Z" w16du:dateUtc="2026-09-26T00:00:00Z">
        <w:r w:rsidRPr="004D5E42">
          <w:delText xml:space="preserve">The signature below is the authorized individual for the </w:delText>
        </w:r>
        <w:r w:rsidRPr="002E31E5">
          <w:rPr>
            <w:b/>
            <w:bCs/>
          </w:rPr>
          <w:delText>applicant</w:delText>
        </w:r>
        <w:r w:rsidRPr="004D5E42">
          <w:delText xml:space="preserve"> organization. </w:delText>
        </w:r>
      </w:del>
    </w:p>
    <w:p w14:paraId="4257554F" w14:textId="5E13566D" w:rsidR="00D8500D" w:rsidRPr="004D5E42" w:rsidRDefault="00DB323A" w:rsidP="003063FA">
      <w:pPr>
        <w:jc w:val="both"/>
        <w:rPr>
          <w:del w:id="94" w:author="Katerina Raftopoulou" w:date="2026-09-25T20:00:00Z" w16du:dateUtc="2026-09-26T00:00:00Z"/>
        </w:rPr>
      </w:pPr>
      <w:del w:id="95" w:author="Katerina Raftopoulou" w:date="2026-09-25T20:00:00Z" w16du:dateUtc="2026-09-26T00:00:00Z">
        <w:r w:rsidRPr="004D5E42">
          <w:delText xml:space="preserve">Printed </w:delText>
        </w:r>
        <w:r w:rsidR="00D8500D" w:rsidRPr="004D5E42">
          <w:delText xml:space="preserve">Name: </w:delText>
        </w:r>
        <w:r w:rsidR="00B234CF" w:rsidRPr="004D5E42">
          <w:rPr>
            <w:rFonts w:eastAsia="Times New Roman" w:cstheme="minorHAnsi"/>
            <w:u w:val="single"/>
          </w:rPr>
          <w:fldChar w:fldCharType="begin">
            <w:ffData>
              <w:name w:val=""/>
              <w:enabled/>
              <w:calcOnExit w:val="0"/>
              <w:textInput>
                <w:default w:val="[Enter Printed Name of Authorized Individual of Applicant Organization"/>
              </w:textInput>
            </w:ffData>
          </w:fldChar>
        </w:r>
        <w:r w:rsidR="00B234CF" w:rsidRPr="004D5E42">
          <w:rPr>
            <w:rFonts w:eastAsia="Times New Roman" w:cstheme="minorHAnsi"/>
            <w:u w:val="single"/>
          </w:rPr>
          <w:delInstrText xml:space="preserve"> FORMTEXT </w:delInstrText>
        </w:r>
        <w:r w:rsidR="00B234CF" w:rsidRPr="004D5E42">
          <w:rPr>
            <w:rFonts w:eastAsia="Times New Roman" w:cstheme="minorHAnsi"/>
            <w:u w:val="single"/>
          </w:rPr>
        </w:r>
        <w:r w:rsidR="00B234CF" w:rsidRPr="004D5E42">
          <w:rPr>
            <w:rFonts w:eastAsia="Times New Roman" w:cstheme="minorHAnsi"/>
            <w:u w:val="single"/>
          </w:rPr>
          <w:fldChar w:fldCharType="separate"/>
        </w:r>
        <w:r w:rsidR="00B234CF" w:rsidRPr="004D5E42">
          <w:rPr>
            <w:rFonts w:eastAsia="Times New Roman" w:cstheme="minorHAnsi"/>
            <w:noProof/>
            <w:u w:val="single"/>
          </w:rPr>
          <w:delText>[Enter Printed Name of Authorized Individual of Applicant Organization</w:delText>
        </w:r>
        <w:r w:rsidR="00B234CF" w:rsidRPr="004D5E42">
          <w:rPr>
            <w:rFonts w:eastAsia="Times New Roman" w:cstheme="minorHAnsi"/>
            <w:u w:val="single"/>
          </w:rPr>
          <w:fldChar w:fldCharType="end"/>
        </w:r>
      </w:del>
    </w:p>
    <w:p w14:paraId="535F9DA2" w14:textId="1544C134" w:rsidR="00D8500D" w:rsidRPr="004D5E42" w:rsidRDefault="00D8500D" w:rsidP="003063FA">
      <w:pPr>
        <w:spacing w:after="0"/>
        <w:jc w:val="both"/>
        <w:rPr>
          <w:del w:id="96" w:author="Katerina Raftopoulou" w:date="2026-09-25T20:00:00Z" w16du:dateUtc="2026-09-26T00:00:00Z"/>
        </w:rPr>
      </w:pPr>
      <w:del w:id="97" w:author="Katerina Raftopoulou" w:date="2026-09-25T20:00:00Z" w16du:dateUtc="2026-09-26T00:00:00Z">
        <w:r w:rsidRPr="004D5E42">
          <w:delText>Signature</w:delText>
        </w:r>
        <w:r w:rsidR="00DB323A" w:rsidRPr="004D5E42">
          <w:delText xml:space="preserve">:        </w:delText>
        </w:r>
        <w:r w:rsidRPr="004D5E42">
          <w:softHyphen/>
        </w:r>
        <w:r w:rsidRPr="004D5E42">
          <w:softHyphen/>
        </w:r>
        <w:r w:rsidRPr="004D5E42">
          <w:softHyphen/>
        </w:r>
        <w:r w:rsidRPr="004D5E42">
          <w:softHyphen/>
        </w:r>
        <w:r w:rsidRPr="004D5E42">
          <w:softHyphen/>
        </w:r>
        <w:r w:rsidRPr="004D5E42">
          <w:softHyphen/>
        </w:r>
        <w:r w:rsidRPr="004D5E42">
          <w:softHyphen/>
        </w:r>
        <w:r w:rsidRPr="004D5E42">
          <w:softHyphen/>
        </w:r>
        <w:r w:rsidRPr="004D5E42">
          <w:softHyphen/>
        </w:r>
        <w:r w:rsidRPr="004D5E42">
          <w:softHyphen/>
        </w:r>
        <w:r w:rsidRPr="004D5E42">
          <w:softHyphen/>
          <w:delText>___________________________________________________________</w:delText>
        </w:r>
      </w:del>
    </w:p>
    <w:p w14:paraId="33EC9D95" w14:textId="232AB16A" w:rsidR="009C7E79" w:rsidRPr="004D5E42" w:rsidRDefault="009C7E79" w:rsidP="003063FA">
      <w:pPr>
        <w:spacing w:after="0"/>
        <w:ind w:left="1440" w:firstLine="720"/>
        <w:jc w:val="both"/>
        <w:rPr>
          <w:del w:id="98" w:author="Katerina Raftopoulou" w:date="2026-09-25T20:00:00Z" w16du:dateUtc="2026-09-26T00:00:00Z"/>
        </w:rPr>
      </w:pPr>
      <w:del w:id="99" w:author="Katerina Raftopoulou" w:date="2026-09-25T20:00:00Z" w16du:dateUtc="2026-09-26T00:00:00Z">
        <w:r w:rsidRPr="004D5E42">
          <w:delText xml:space="preserve">Signature of Authorized </w:delText>
        </w:r>
        <w:r w:rsidR="00DB323A" w:rsidRPr="004D5E42">
          <w:delText>Individual for Applicant Organization</w:delText>
        </w:r>
      </w:del>
    </w:p>
    <w:p w14:paraId="5EC796B8" w14:textId="7818B3A8" w:rsidR="00DB323A" w:rsidRPr="004D5E42" w:rsidRDefault="00DB323A" w:rsidP="003063FA">
      <w:pPr>
        <w:spacing w:after="0"/>
        <w:ind w:left="720" w:firstLine="720"/>
        <w:jc w:val="both"/>
        <w:rPr>
          <w:del w:id="100" w:author="Katerina Raftopoulou" w:date="2026-09-25T20:00:00Z" w16du:dateUtc="2026-09-26T00:00:00Z"/>
        </w:rPr>
      </w:pPr>
      <w:del w:id="101" w:author="Katerina Raftopoulou" w:date="2026-09-25T20:00:00Z" w16du:dateUtc="2026-09-26T00:00:00Z">
        <w:r w:rsidRPr="004D5E42">
          <w:softHyphen/>
        </w:r>
        <w:r w:rsidRPr="004D5E42">
          <w:softHyphen/>
        </w:r>
        <w:r w:rsidRPr="004D5E42">
          <w:softHyphen/>
        </w:r>
        <w:r w:rsidRPr="004D5E42">
          <w:softHyphen/>
        </w:r>
        <w:r w:rsidRPr="004D5E42">
          <w:softHyphen/>
        </w:r>
        <w:r w:rsidRPr="004D5E42">
          <w:softHyphen/>
        </w:r>
        <w:r w:rsidRPr="004D5E42">
          <w:softHyphen/>
        </w:r>
        <w:r w:rsidRPr="004D5E42">
          <w:softHyphen/>
        </w:r>
        <w:r w:rsidRPr="004D5E42">
          <w:softHyphen/>
          <w:delText>__________________________________________________________</w:delText>
        </w:r>
      </w:del>
    </w:p>
    <w:p w14:paraId="66B13129" w14:textId="6B6F4151" w:rsidR="00DB323A" w:rsidRPr="004D5E42" w:rsidRDefault="0010405A" w:rsidP="00550F07">
      <w:pPr>
        <w:spacing w:after="0"/>
        <w:ind w:left="3330"/>
        <w:jc w:val="both"/>
        <w:rPr>
          <w:del w:id="102" w:author="Katerina Raftopoulou" w:date="2026-09-25T20:00:00Z" w16du:dateUtc="2026-09-26T00:00:00Z"/>
        </w:rPr>
      </w:pPr>
      <w:del w:id="103" w:author="Katerina Raftopoulou" w:date="2026-09-25T20:00:00Z" w16du:dateUtc="2026-09-26T00:00:00Z">
        <w:r w:rsidRPr="004D5E42">
          <w:delText xml:space="preserve">    </w:delText>
        </w:r>
        <w:r w:rsidR="00DB323A" w:rsidRPr="004D5E42">
          <w:delText>Title</w:delText>
        </w:r>
        <w:r w:rsidR="00550F07">
          <w:delText xml:space="preserve"> of Authorized Individual</w:delText>
        </w:r>
      </w:del>
    </w:p>
    <w:p w14:paraId="2DD49524" w14:textId="52A9FFCF" w:rsidR="00D8500D" w:rsidRPr="004D5E42" w:rsidRDefault="00D8500D" w:rsidP="003063FA">
      <w:pPr>
        <w:jc w:val="both"/>
        <w:rPr>
          <w:del w:id="104" w:author="Katerina Raftopoulou" w:date="2026-09-25T20:00:00Z" w16du:dateUtc="2026-09-26T00:00:00Z"/>
        </w:rPr>
      </w:pPr>
      <w:del w:id="105" w:author="Katerina Raftopoulou" w:date="2026-09-25T20:00:00Z" w16du:dateUtc="2026-09-26T00:00:00Z">
        <w:r w:rsidRPr="004D5E42">
          <w:delText xml:space="preserve">Date: </w:delText>
        </w:r>
      </w:del>
      <w:sdt>
        <w:sdtPr>
          <w:id w:val="-590242710"/>
          <w:placeholder>
            <w:docPart w:val="FF93BBCFB7BD4D95BA6D2F436089126C"/>
          </w:placeholder>
          <w:showingPlcHdr/>
          <w:date>
            <w:dateFormat w:val="M/d/yyyy"/>
            <w:lid w:val="en-US"/>
            <w:storeMappedDataAs w:val="dateTime"/>
            <w:calendar w:val="gregorian"/>
          </w:date>
        </w:sdtPr>
        <w:sdtEndPr/>
        <w:sdtContent>
          <w:del w:id="106" w:author="Katerina Raftopoulou" w:date="2026-09-25T20:00:00Z" w16du:dateUtc="2026-09-26T00:00:00Z">
            <w:r w:rsidRPr="004D5E42">
              <w:rPr>
                <w:rStyle w:val="PlaceholderText"/>
              </w:rPr>
              <w:delText>Click or tap to enter a date.</w:delText>
            </w:r>
          </w:del>
        </w:sdtContent>
      </w:sdt>
    </w:p>
    <w:p w14:paraId="68C7D314" w14:textId="0219C2D4" w:rsidR="00036EA6" w:rsidRDefault="00B234CF" w:rsidP="00274FD7">
      <w:pPr>
        <w:jc w:val="center"/>
        <w:rPr>
          <w:rPrChange w:id="107" w:author="Katerina Raftopoulou" w:date="2026-09-25T20:00:00Z" w16du:dateUtc="2026-09-26T00:00:00Z">
            <w:rPr>
              <w:i/>
              <w:iCs/>
            </w:rPr>
          </w:rPrChange>
        </w:rPr>
        <w:pPrChange w:id="108" w:author="Katerina Raftopoulou" w:date="2026-09-25T20:00:00Z" w16du:dateUtc="2026-09-26T00:00:00Z">
          <w:pPr>
            <w:jc w:val="both"/>
          </w:pPr>
        </w:pPrChange>
      </w:pPr>
      <w:del w:id="109" w:author="Katerina Raftopoulou" w:date="2026-09-25T20:00:00Z" w16du:dateUtc="2026-09-26T00:00:00Z">
        <w:r w:rsidRPr="004D5E42">
          <w:rPr>
            <w:b/>
            <w:bCs/>
            <w:i/>
            <w:iCs/>
          </w:rPr>
          <w:delText>Important Note:</w:delText>
        </w:r>
        <w:r w:rsidR="003D661B" w:rsidRPr="004D5E42">
          <w:rPr>
            <w:i/>
            <w:iCs/>
          </w:rPr>
          <w:delText xml:space="preserve">  </w:delText>
        </w:r>
        <w:r w:rsidR="00DD5C1F" w:rsidRPr="004D5E42">
          <w:rPr>
            <w:i/>
            <w:iCs/>
          </w:rPr>
          <w:delText xml:space="preserve">Any changes to the </w:delText>
        </w:r>
        <w:r w:rsidR="00FF78C8" w:rsidRPr="004D5E42">
          <w:rPr>
            <w:i/>
            <w:iCs/>
          </w:rPr>
          <w:delText xml:space="preserve">wording or intent of this document may result in receiving zero (0) points for </w:delText>
        </w:r>
        <w:r w:rsidR="003D661B" w:rsidRPr="004D5E42">
          <w:rPr>
            <w:i/>
            <w:iCs/>
          </w:rPr>
          <w:delText xml:space="preserve">the </w:delText>
        </w:r>
        <w:r w:rsidR="00FF78C8" w:rsidRPr="004D5E42">
          <w:rPr>
            <w:i/>
            <w:iCs/>
          </w:rPr>
          <w:delText xml:space="preserve">match commitment. </w:delText>
        </w:r>
      </w:del>
    </w:p>
    <w:sectPr w:rsidR="00036EA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Change w:id="111" w:author="Katerina Raftopoulou" w:date="2026-09-25T20:00:00Z" w16du:dateUtc="2026-09-26T00:00:00Z">
        <w:sectPr w:rsidR="00036EA6">
          <w:pgSz w:w="12240" w:h="15840"/>
          <w:pgMar w:top="864" w:right="720" w:bottom="720" w:left="1440" w:header="720" w:footer="720" w:gutter="0"/>
          <w:cols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C2DFE9" w14:textId="77777777" w:rsidR="004B631A" w:rsidRDefault="004B631A">
      <w:pPr>
        <w:spacing w:after="0" w:line="240" w:lineRule="auto"/>
      </w:pPr>
      <w:r>
        <w:separator/>
      </w:r>
    </w:p>
  </w:endnote>
  <w:endnote w:type="continuationSeparator" w:id="0">
    <w:p w14:paraId="664A5357" w14:textId="77777777" w:rsidR="004B631A" w:rsidRDefault="004B6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57AFC9" w14:textId="77777777" w:rsidR="00447EED" w:rsidRDefault="00447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BACF6" w14:textId="77777777" w:rsidR="00447EED" w:rsidRDefault="00447E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AE637" w14:textId="77777777" w:rsidR="00447EED" w:rsidRDefault="00447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B4577B" w14:textId="77777777" w:rsidR="004B631A" w:rsidRDefault="004B631A">
      <w:pPr>
        <w:spacing w:after="0" w:line="240" w:lineRule="auto"/>
      </w:pPr>
      <w:r>
        <w:separator/>
      </w:r>
    </w:p>
  </w:footnote>
  <w:footnote w:type="continuationSeparator" w:id="0">
    <w:p w14:paraId="0A4685C3" w14:textId="77777777" w:rsidR="004B631A" w:rsidRDefault="004B631A">
      <w:pPr>
        <w:spacing w:after="0" w:line="240" w:lineRule="auto"/>
      </w:pPr>
      <w:r>
        <w:continuationSeparator/>
      </w:r>
    </w:p>
  </w:footnote>
  <w:footnote w:id="1">
    <w:p w14:paraId="2618FA3D" w14:textId="4F0D87A0" w:rsidR="005716EB" w:rsidRPr="007102D2" w:rsidRDefault="005716EB">
      <w:pPr>
        <w:pStyle w:val="FootnoteText"/>
        <w:rPr>
          <w:ins w:id="64" w:author="Katerina Raftopoulou" w:date="2026-09-25T20:00:00Z" w16du:dateUtc="2026-09-26T00:00:00Z"/>
          <w:rFonts w:cstheme="minorHAnsi"/>
        </w:rPr>
      </w:pPr>
      <w:ins w:id="65" w:author="Katerina Raftopoulou" w:date="2026-09-25T20:00:00Z" w16du:dateUtc="2026-09-26T00:00:00Z">
        <w:r>
          <w:rPr>
            <w:rStyle w:val="FootnoteReference"/>
          </w:rPr>
          <w:footnoteRef/>
        </w:r>
        <w:r w:rsidR="00392A18">
          <w:t xml:space="preserve"> </w:t>
        </w:r>
        <w:r w:rsidR="007102D2">
          <w:t>Th</w:t>
        </w:r>
        <w:r w:rsidR="002007B9">
          <w:t xml:space="preserve">e “LIFE </w:t>
        </w:r>
        <w:r w:rsidR="002007B9" w:rsidRPr="002007B9">
          <w:t>amendment request beneficiary checklist</w:t>
        </w:r>
        <w:r w:rsidR="002007B9">
          <w:t>” and the “</w:t>
        </w:r>
        <w:r w:rsidR="002007B9" w:rsidRPr="002007B9">
          <w:rPr>
            <w:rFonts w:cstheme="minorHAnsi"/>
          </w:rPr>
          <w:t>LIFE amendment request for an IP Phase update beneficiary checklist</w:t>
        </w:r>
        <w:r w:rsidR="002007B9">
          <w:rPr>
            <w:rFonts w:cstheme="minorHAnsi"/>
          </w:rPr>
          <w:t>”</w:t>
        </w:r>
        <w:r w:rsidR="002007B9">
          <w:t xml:space="preserve"> are</w:t>
        </w:r>
        <w:r w:rsidR="007102D2" w:rsidRPr="007102D2">
          <w:rPr>
            <w:rFonts w:cstheme="minorHAnsi"/>
          </w:rPr>
          <w:t xml:space="preserve"> available </w:t>
        </w:r>
        <w:r w:rsidR="007102D2" w:rsidRPr="007102D2">
          <w:rPr>
            <w:rFonts w:cstheme="minorHAnsi"/>
            <w:color w:val="000000"/>
          </w:rPr>
          <w:t xml:space="preserve">on the LIFE website under the </w:t>
        </w:r>
        <w:r w:rsidR="007102D2">
          <w:fldChar w:fldCharType="begin"/>
        </w:r>
        <w:r w:rsidR="007102D2">
          <w:instrText>HYPERLINK "https://cinea.ec.europa.eu/life/contract-and-financial-aspects_en"</w:instrText>
        </w:r>
        <w:r w:rsidR="007102D2">
          <w:fldChar w:fldCharType="separate"/>
        </w:r>
        <w:r w:rsidR="007102D2" w:rsidRPr="007102D2">
          <w:rPr>
            <w:rStyle w:val="Hyperlink"/>
            <w:rFonts w:cstheme="minorHAnsi"/>
          </w:rPr>
          <w:t>Contract and financial aspects</w:t>
        </w:r>
        <w:r w:rsidR="007102D2">
          <w:fldChar w:fldCharType="end"/>
        </w:r>
        <w:r w:rsidR="007102D2" w:rsidRPr="007102D2">
          <w:rPr>
            <w:rFonts w:cstheme="minorHAnsi"/>
            <w:color w:val="000000"/>
          </w:rPr>
          <w:t xml:space="preserve"> section</w:t>
        </w:r>
        <w:r w:rsidR="002007B9">
          <w:rPr>
            <w:rFonts w:cstheme="minorHAnsi"/>
            <w:color w:val="000000"/>
          </w:rPr>
          <w:t>.</w:t>
        </w:r>
      </w:ins>
    </w:p>
    <w:p w14:paraId="0EF3D684" w14:textId="6EF02E74" w:rsidR="007B4CFF" w:rsidRPr="00E36F97" w:rsidRDefault="007B4CFF">
      <w:pPr>
        <w:pStyle w:val="FootnoteText"/>
      </w:pPr>
      <w:ins w:id="66" w:author="Katerina Raftopoulou" w:date="2026-09-25T20:00:00Z" w16du:dateUtc="2026-09-26T00:00:00Z">
        <w:r w:rsidRPr="00E36F97">
          <w:rPr>
            <w:rStyle w:val="Hyperlink"/>
            <w:color w:val="auto"/>
            <w:u w:val="none"/>
          </w:rPr>
          <w:t xml:space="preserve">Note </w:t>
        </w:r>
        <w:r w:rsidR="009A4942" w:rsidRPr="00E36F97">
          <w:rPr>
            <w:rStyle w:val="Hyperlink"/>
            <w:color w:val="auto"/>
            <w:u w:val="none"/>
          </w:rPr>
          <w:t xml:space="preserve">that </w:t>
        </w:r>
        <w:r w:rsidRPr="00E36F97">
          <w:rPr>
            <w:rStyle w:val="Hyperlink"/>
            <w:color w:val="auto"/>
            <w:u w:val="none"/>
          </w:rPr>
          <w:t>there is no checklist for a LIFE IP amendment request for merging the phases in the budget. Consult “The General guidelines for the presentation of an amendment to the grant agreement” (Part B, section 3) for the required forms</w:t>
        </w:r>
        <w:r w:rsidR="002007B9">
          <w:rPr>
            <w:rStyle w:val="Hyperlink"/>
            <w:color w:val="auto"/>
            <w:u w:val="none"/>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0DAC62" w14:textId="77777777" w:rsidR="00447EED" w:rsidRDefault="00447E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19935" w14:textId="77777777" w:rsidR="00447EED" w:rsidRDefault="00DB69F3">
    <w:pPr>
      <w:pStyle w:val="Header"/>
    </w:pPr>
    <w:ins w:id="110" w:author="Katerina Raftopoulou" w:date="2026-09-25T20:00:00Z" w16du:dateUtc="2026-09-26T00:00:00Z">
      <w:r>
        <w:t>A</w:t>
      </w:r>
      <w:r w:rsidR="005716EB" w:rsidRPr="005716EB">
        <w:t>nnex to the cover letter of the Amendment Request Package</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051D9" w14:textId="77777777" w:rsidR="00447EED" w:rsidRDefault="00447EED">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B0"/>
    <w:rsid w:val="0000154B"/>
    <w:rsid w:val="00001F50"/>
    <w:rsid w:val="00014935"/>
    <w:rsid w:val="00036EA6"/>
    <w:rsid w:val="0004269D"/>
    <w:rsid w:val="00082798"/>
    <w:rsid w:val="0008654B"/>
    <w:rsid w:val="00094F50"/>
    <w:rsid w:val="000A293E"/>
    <w:rsid w:val="000C0143"/>
    <w:rsid w:val="000D6A0F"/>
    <w:rsid w:val="0010405A"/>
    <w:rsid w:val="001B1878"/>
    <w:rsid w:val="001D231B"/>
    <w:rsid w:val="001E2C8C"/>
    <w:rsid w:val="001F5A23"/>
    <w:rsid w:val="002007B9"/>
    <w:rsid w:val="00235D12"/>
    <w:rsid w:val="0026522D"/>
    <w:rsid w:val="00267CB0"/>
    <w:rsid w:val="00274FD7"/>
    <w:rsid w:val="00281F88"/>
    <w:rsid w:val="002912E2"/>
    <w:rsid w:val="002A407B"/>
    <w:rsid w:val="002B1C30"/>
    <w:rsid w:val="002C37ED"/>
    <w:rsid w:val="002D7D03"/>
    <w:rsid w:val="002E31E5"/>
    <w:rsid w:val="003063FA"/>
    <w:rsid w:val="00364BE1"/>
    <w:rsid w:val="00374E6A"/>
    <w:rsid w:val="00386789"/>
    <w:rsid w:val="0039053F"/>
    <w:rsid w:val="00392A18"/>
    <w:rsid w:val="003A5B67"/>
    <w:rsid w:val="003D661B"/>
    <w:rsid w:val="003E62B4"/>
    <w:rsid w:val="004331C0"/>
    <w:rsid w:val="00447EED"/>
    <w:rsid w:val="00451906"/>
    <w:rsid w:val="004645BD"/>
    <w:rsid w:val="004B52E2"/>
    <w:rsid w:val="004B631A"/>
    <w:rsid w:val="004D116B"/>
    <w:rsid w:val="004D5E42"/>
    <w:rsid w:val="004E288D"/>
    <w:rsid w:val="00543F7E"/>
    <w:rsid w:val="00550F07"/>
    <w:rsid w:val="005712E7"/>
    <w:rsid w:val="00571640"/>
    <w:rsid w:val="005716EB"/>
    <w:rsid w:val="00580123"/>
    <w:rsid w:val="005B1C09"/>
    <w:rsid w:val="005E33BB"/>
    <w:rsid w:val="00615E38"/>
    <w:rsid w:val="006227CD"/>
    <w:rsid w:val="0063383D"/>
    <w:rsid w:val="006448BE"/>
    <w:rsid w:val="006449D6"/>
    <w:rsid w:val="006552E2"/>
    <w:rsid w:val="006A3A89"/>
    <w:rsid w:val="006B4A03"/>
    <w:rsid w:val="006B6280"/>
    <w:rsid w:val="006C4901"/>
    <w:rsid w:val="006C4D73"/>
    <w:rsid w:val="006E40BB"/>
    <w:rsid w:val="0070366C"/>
    <w:rsid w:val="007102D2"/>
    <w:rsid w:val="007446ED"/>
    <w:rsid w:val="007648AB"/>
    <w:rsid w:val="00782572"/>
    <w:rsid w:val="007833F4"/>
    <w:rsid w:val="007953DF"/>
    <w:rsid w:val="007B4CFF"/>
    <w:rsid w:val="007D11BA"/>
    <w:rsid w:val="007E327D"/>
    <w:rsid w:val="007E59EA"/>
    <w:rsid w:val="0085735F"/>
    <w:rsid w:val="00870483"/>
    <w:rsid w:val="00870576"/>
    <w:rsid w:val="00877E02"/>
    <w:rsid w:val="008825F7"/>
    <w:rsid w:val="0096207A"/>
    <w:rsid w:val="009A4942"/>
    <w:rsid w:val="009C7E79"/>
    <w:rsid w:val="009D11C6"/>
    <w:rsid w:val="009D61ED"/>
    <w:rsid w:val="009E46E5"/>
    <w:rsid w:val="009E5C58"/>
    <w:rsid w:val="009F3BFF"/>
    <w:rsid w:val="009F574A"/>
    <w:rsid w:val="00A040B1"/>
    <w:rsid w:val="00A07B5C"/>
    <w:rsid w:val="00A36D5D"/>
    <w:rsid w:val="00A562B4"/>
    <w:rsid w:val="00A92906"/>
    <w:rsid w:val="00AD67BB"/>
    <w:rsid w:val="00B01B04"/>
    <w:rsid w:val="00B234CF"/>
    <w:rsid w:val="00B53EB7"/>
    <w:rsid w:val="00BA71DE"/>
    <w:rsid w:val="00BC758A"/>
    <w:rsid w:val="00BE1366"/>
    <w:rsid w:val="00BF350F"/>
    <w:rsid w:val="00C06C91"/>
    <w:rsid w:val="00C32D7A"/>
    <w:rsid w:val="00C36D32"/>
    <w:rsid w:val="00C4541A"/>
    <w:rsid w:val="00C9164D"/>
    <w:rsid w:val="00C93C15"/>
    <w:rsid w:val="00CC2243"/>
    <w:rsid w:val="00CF586C"/>
    <w:rsid w:val="00D0388B"/>
    <w:rsid w:val="00D071DF"/>
    <w:rsid w:val="00D25733"/>
    <w:rsid w:val="00D31DE0"/>
    <w:rsid w:val="00D61D7E"/>
    <w:rsid w:val="00D8500D"/>
    <w:rsid w:val="00DB323A"/>
    <w:rsid w:val="00DB69F3"/>
    <w:rsid w:val="00DC27C3"/>
    <w:rsid w:val="00DC3B11"/>
    <w:rsid w:val="00DC499B"/>
    <w:rsid w:val="00DD5212"/>
    <w:rsid w:val="00DD5C1F"/>
    <w:rsid w:val="00DF0EF0"/>
    <w:rsid w:val="00E05DA5"/>
    <w:rsid w:val="00E17DD5"/>
    <w:rsid w:val="00E24500"/>
    <w:rsid w:val="00E3117F"/>
    <w:rsid w:val="00E36F97"/>
    <w:rsid w:val="00E536F5"/>
    <w:rsid w:val="00E8350E"/>
    <w:rsid w:val="00EB28CE"/>
    <w:rsid w:val="00EB3FBE"/>
    <w:rsid w:val="00EC55CF"/>
    <w:rsid w:val="00EF2486"/>
    <w:rsid w:val="00F05F3C"/>
    <w:rsid w:val="00F34F5D"/>
    <w:rsid w:val="00F36DAD"/>
    <w:rsid w:val="00F70639"/>
    <w:rsid w:val="00F93FDE"/>
    <w:rsid w:val="00FC5CA0"/>
    <w:rsid w:val="00FF7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9A2E"/>
  <w15:chartTrackingRefBased/>
  <w15:docId w15:val="{53EFA5C3-FC3A-46CE-9975-4136983A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59EA"/>
    <w:rPr>
      <w:color w:val="808080"/>
    </w:rPr>
  </w:style>
  <w:style w:type="paragraph" w:styleId="BalloonText">
    <w:name w:val="Balloon Text"/>
    <w:basedOn w:val="Normal"/>
    <w:link w:val="BalloonTextChar"/>
    <w:uiPriority w:val="99"/>
    <w:semiHidden/>
    <w:unhideWhenUsed/>
    <w:rsid w:val="00EB28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28CE"/>
    <w:rPr>
      <w:rFonts w:ascii="Segoe UI" w:hAnsi="Segoe UI" w:cs="Segoe UI"/>
      <w:sz w:val="18"/>
      <w:szCs w:val="18"/>
    </w:rPr>
  </w:style>
  <w:style w:type="paragraph" w:styleId="NoSpacing">
    <w:name w:val="No Spacing"/>
    <w:uiPriority w:val="1"/>
    <w:qFormat/>
    <w:rsid w:val="004D116B"/>
    <w:pPr>
      <w:spacing w:after="0" w:line="240" w:lineRule="auto"/>
    </w:pPr>
  </w:style>
  <w:style w:type="character" w:styleId="CommentReference">
    <w:name w:val="annotation reference"/>
    <w:basedOn w:val="DefaultParagraphFont"/>
    <w:uiPriority w:val="99"/>
    <w:semiHidden/>
    <w:unhideWhenUsed/>
    <w:rsid w:val="00DC3B11"/>
    <w:rPr>
      <w:sz w:val="16"/>
      <w:szCs w:val="16"/>
    </w:rPr>
  </w:style>
  <w:style w:type="paragraph" w:styleId="CommentText">
    <w:name w:val="annotation text"/>
    <w:basedOn w:val="Normal"/>
    <w:link w:val="CommentTextChar"/>
    <w:uiPriority w:val="99"/>
    <w:unhideWhenUsed/>
    <w:rsid w:val="00DC3B11"/>
    <w:pPr>
      <w:spacing w:line="240" w:lineRule="auto"/>
    </w:pPr>
    <w:rPr>
      <w:sz w:val="20"/>
      <w:szCs w:val="20"/>
    </w:rPr>
  </w:style>
  <w:style w:type="character" w:customStyle="1" w:styleId="CommentTextChar">
    <w:name w:val="Comment Text Char"/>
    <w:basedOn w:val="DefaultParagraphFont"/>
    <w:link w:val="CommentText"/>
    <w:uiPriority w:val="99"/>
    <w:rsid w:val="00DC3B11"/>
    <w:rPr>
      <w:sz w:val="20"/>
      <w:szCs w:val="20"/>
    </w:rPr>
  </w:style>
  <w:style w:type="paragraph" w:styleId="CommentSubject">
    <w:name w:val="annotation subject"/>
    <w:basedOn w:val="CommentText"/>
    <w:next w:val="CommentText"/>
    <w:link w:val="CommentSubjectChar"/>
    <w:uiPriority w:val="99"/>
    <w:semiHidden/>
    <w:unhideWhenUsed/>
    <w:rsid w:val="00DC3B11"/>
    <w:rPr>
      <w:b/>
      <w:bCs/>
    </w:rPr>
  </w:style>
  <w:style w:type="character" w:customStyle="1" w:styleId="CommentSubjectChar">
    <w:name w:val="Comment Subject Char"/>
    <w:basedOn w:val="CommentTextChar"/>
    <w:link w:val="CommentSubject"/>
    <w:uiPriority w:val="99"/>
    <w:semiHidden/>
    <w:rsid w:val="00DC3B11"/>
    <w:rPr>
      <w:b/>
      <w:bCs/>
      <w:sz w:val="20"/>
      <w:szCs w:val="20"/>
    </w:rPr>
  </w:style>
  <w:style w:type="paragraph" w:styleId="Revision">
    <w:name w:val="Revision"/>
    <w:hidden/>
    <w:uiPriority w:val="99"/>
    <w:semiHidden/>
    <w:rsid w:val="006449D6"/>
    <w:pPr>
      <w:spacing w:after="0" w:line="240" w:lineRule="auto"/>
    </w:pPr>
  </w:style>
  <w:style w:type="table" w:styleId="TableGrid">
    <w:name w:val="Table Grid"/>
    <w:basedOn w:val="TableNormal"/>
    <w:uiPriority w:val="39"/>
    <w:rsid w:val="00447EE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7EED"/>
    <w:rPr>
      <w:color w:val="0563C1" w:themeColor="hyperlink"/>
      <w:u w:val="single"/>
    </w:rPr>
  </w:style>
  <w:style w:type="character" w:styleId="FollowedHyperlink">
    <w:name w:val="FollowedHyperlink"/>
    <w:basedOn w:val="DefaultParagraphFont"/>
    <w:uiPriority w:val="99"/>
    <w:semiHidden/>
    <w:unhideWhenUsed/>
    <w:rsid w:val="00447EED"/>
    <w:rPr>
      <w:color w:val="954F72" w:themeColor="followedHyperlink"/>
      <w:u w:val="single"/>
    </w:rPr>
  </w:style>
  <w:style w:type="paragraph" w:styleId="Header">
    <w:name w:val="header"/>
    <w:basedOn w:val="Normal"/>
    <w:link w:val="HeaderChar"/>
    <w:uiPriority w:val="99"/>
    <w:unhideWhenUsed/>
    <w:rsid w:val="00447EED"/>
    <w:pPr>
      <w:tabs>
        <w:tab w:val="center" w:pos="4680"/>
        <w:tab w:val="right" w:pos="9360"/>
      </w:tabs>
      <w:spacing w:after="0" w:line="240" w:lineRule="auto"/>
    </w:pPr>
    <w:rPr>
      <w:lang w:val="en-GB"/>
    </w:rPr>
  </w:style>
  <w:style w:type="character" w:customStyle="1" w:styleId="HeaderChar">
    <w:name w:val="Header Char"/>
    <w:basedOn w:val="DefaultParagraphFont"/>
    <w:link w:val="Header"/>
    <w:uiPriority w:val="99"/>
    <w:rsid w:val="00447EED"/>
    <w:rPr>
      <w:lang w:val="en-GB"/>
    </w:rPr>
  </w:style>
  <w:style w:type="paragraph" w:styleId="Footer">
    <w:name w:val="footer"/>
    <w:basedOn w:val="Normal"/>
    <w:link w:val="FooterChar"/>
    <w:uiPriority w:val="99"/>
    <w:unhideWhenUsed/>
    <w:rsid w:val="00447EED"/>
    <w:pPr>
      <w:tabs>
        <w:tab w:val="center" w:pos="4680"/>
        <w:tab w:val="right" w:pos="9360"/>
      </w:tabs>
      <w:spacing w:after="0" w:line="240" w:lineRule="auto"/>
    </w:pPr>
    <w:rPr>
      <w:lang w:val="en-GB"/>
    </w:rPr>
  </w:style>
  <w:style w:type="character" w:customStyle="1" w:styleId="FooterChar">
    <w:name w:val="Footer Char"/>
    <w:basedOn w:val="DefaultParagraphFont"/>
    <w:link w:val="Footer"/>
    <w:uiPriority w:val="99"/>
    <w:rsid w:val="00447EED"/>
    <w:rPr>
      <w:lang w:val="en-GB"/>
    </w:rPr>
  </w:style>
  <w:style w:type="paragraph" w:styleId="FootnoteText">
    <w:name w:val="footnote text"/>
    <w:basedOn w:val="Normal"/>
    <w:link w:val="FootnoteTextChar"/>
    <w:uiPriority w:val="99"/>
    <w:semiHidden/>
    <w:unhideWhenUsed/>
    <w:rsid w:val="00447EED"/>
    <w:pPr>
      <w:spacing w:after="0" w:line="240" w:lineRule="auto"/>
    </w:pPr>
    <w:rPr>
      <w:sz w:val="20"/>
      <w:szCs w:val="20"/>
      <w:lang w:val="en-GB"/>
    </w:rPr>
  </w:style>
  <w:style w:type="character" w:customStyle="1" w:styleId="FootnoteTextChar">
    <w:name w:val="Footnote Text Char"/>
    <w:basedOn w:val="DefaultParagraphFont"/>
    <w:link w:val="FootnoteText"/>
    <w:uiPriority w:val="99"/>
    <w:semiHidden/>
    <w:rsid w:val="00447EED"/>
    <w:rPr>
      <w:sz w:val="20"/>
      <w:szCs w:val="20"/>
      <w:lang w:val="en-GB"/>
    </w:rPr>
  </w:style>
  <w:style w:type="character" w:styleId="FootnoteReference">
    <w:name w:val="footnote reference"/>
    <w:basedOn w:val="DefaultParagraphFont"/>
    <w:uiPriority w:val="99"/>
    <w:semiHidden/>
    <w:unhideWhenUsed/>
    <w:rsid w:val="00447E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1340756">
      <w:bodyDiv w:val="1"/>
      <w:marLeft w:val="0"/>
      <w:marRight w:val="0"/>
      <w:marTop w:val="0"/>
      <w:marBottom w:val="0"/>
      <w:divBdr>
        <w:top w:val="none" w:sz="0" w:space="0" w:color="auto"/>
        <w:left w:val="none" w:sz="0" w:space="0" w:color="auto"/>
        <w:bottom w:val="none" w:sz="0" w:space="0" w:color="auto"/>
        <w:right w:val="none" w:sz="0" w:space="0" w:color="auto"/>
      </w:divBdr>
    </w:div>
    <w:div w:id="1348097342">
      <w:bodyDiv w:val="1"/>
      <w:marLeft w:val="0"/>
      <w:marRight w:val="0"/>
      <w:marTop w:val="0"/>
      <w:marBottom w:val="0"/>
      <w:divBdr>
        <w:top w:val="none" w:sz="0" w:space="0" w:color="auto"/>
        <w:left w:val="none" w:sz="0" w:space="0" w:color="auto"/>
        <w:bottom w:val="none" w:sz="0" w:space="0" w:color="auto"/>
        <w:right w:val="none" w:sz="0" w:space="0" w:color="auto"/>
      </w:divBdr>
    </w:div>
    <w:div w:id="199205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FF93BBCFB7BD4D95BA6D2F436089126C"/>
        <w:category>
          <w:name w:val="General"/>
          <w:gallery w:val="placeholder"/>
        </w:category>
        <w:types>
          <w:type w:val="bbPlcHdr"/>
        </w:types>
        <w:behaviors>
          <w:behavior w:val="content"/>
        </w:behaviors>
        <w:guid w:val="{C78019F5-8957-480A-86DB-876C98D9CDA8}"/>
      </w:docPartPr>
      <w:docPartBody>
        <w:p w:rsidR="009E53A9" w:rsidRDefault="002016C3" w:rsidP="002016C3">
          <w:pPr>
            <w:pStyle w:val="FF93BBCFB7BD4D95BA6D2F436089126C"/>
          </w:pPr>
          <w:r w:rsidRPr="0059406E">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6C3"/>
    <w:rsid w:val="00144280"/>
    <w:rsid w:val="002016C3"/>
    <w:rsid w:val="00571640"/>
    <w:rsid w:val="005E33BB"/>
    <w:rsid w:val="006C4D73"/>
    <w:rsid w:val="008D0C24"/>
    <w:rsid w:val="008D446A"/>
    <w:rsid w:val="009E53A9"/>
    <w:rsid w:val="00A040B1"/>
    <w:rsid w:val="00BC4942"/>
    <w:rsid w:val="00BC6204"/>
    <w:rsid w:val="00DC27C3"/>
    <w:rsid w:val="00EA0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53A9"/>
    <w:rPr>
      <w:color w:val="808080"/>
    </w:rPr>
  </w:style>
  <w:style w:type="paragraph" w:customStyle="1" w:styleId="FF93BBCFB7BD4D95BA6D2F436089126C">
    <w:name w:val="FF93BBCFB7BD4D95BA6D2F436089126C"/>
    <w:rsid w:val="002016C3"/>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60378-48FE-A148-92F6-0F7C010C1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State of Nebraska</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Evan</dc:creator>
  <cp:keywords/>
  <dc:description/>
  <cp:lastModifiedBy>Arthur Souza Rodrigues</cp:lastModifiedBy>
  <cp:revision>1</cp:revision>
  <cp:lastPrinted>2024-01-09T14:51:00Z</cp:lastPrinted>
  <dcterms:created xsi:type="dcterms:W3CDTF">2025-02-13T15:24:00Z</dcterms:created>
  <dcterms:modified xsi:type="dcterms:W3CDTF">2026-09-26T00:00:00Z</dcterms:modified>
</cp:coreProperties>
</file>