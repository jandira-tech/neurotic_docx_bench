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C2BF61" w14:textId="2F9AAFF4" w:rsidR="00E44937" w:rsidRPr="00EB24FB" w:rsidRDefault="00B11519" w:rsidP="00EB24FB">
      <w:pPr>
        <w:jc w:val="center"/>
        <w:rPr>
          <w:ins w:id="5" w:author="Lucy Wallis" w:date="2026-09-25T19:59:00Z" w16du:dateUtc="2026-09-25T23:59:00Z"/>
          <w:u w:val="single"/>
        </w:rPr>
      </w:pPr>
      <w:ins w:id="6" w:author="Lucy Wallis" w:date="2026-09-25T19:59:00Z" w16du:dateUtc="2026-09-25T23:59:00Z">
        <w:r w:rsidRPr="00EB24FB">
          <w:rPr>
            <w:u w:val="single"/>
          </w:rPr>
          <w:t>Supplementary Tables 1</w:t>
        </w:r>
        <w:r w:rsidR="00CE708D">
          <w:rPr>
            <w:u w:val="single"/>
          </w:rPr>
          <w:t>, 2 and 3</w:t>
        </w:r>
      </w:ins>
    </w:p>
    <w:p w14:paraId="2A5E94E9" w14:textId="3D5D82B7" w:rsidR="00B11519" w:rsidRDefault="00B11519" w:rsidP="00B11519">
      <w:pPr>
        <w:spacing w:line="276" w:lineRule="auto"/>
        <w:jc w:val="both"/>
        <w:rPr>
          <w:ins w:id="7" w:author="Lucy Wallis" w:date="2026-09-25T19:59:00Z" w16du:dateUtc="2026-09-25T23:59:00Z"/>
          <w:rFonts w:cstheme="minorHAnsi"/>
          <w:color w:val="333333"/>
          <w:shd w:val="clear" w:color="auto" w:fill="FFFFFF"/>
        </w:rPr>
      </w:pPr>
      <w:ins w:id="8" w:author="Lucy Wallis" w:date="2026-09-25T19:59:00Z" w16du:dateUtc="2026-09-25T23:59:00Z">
        <w:r w:rsidRPr="00580CB5">
          <w:rPr>
            <w:rFonts w:cstheme="minorHAnsi"/>
            <w:b/>
            <w:bCs/>
            <w:color w:val="333333"/>
            <w:shd w:val="clear" w:color="auto" w:fill="FFFFFF"/>
          </w:rPr>
          <w:t>Supplementary Table 1:</w:t>
        </w:r>
        <w:r w:rsidRPr="00580CB5">
          <w:rPr>
            <w:rFonts w:cstheme="minorHAnsi"/>
            <w:color w:val="333333"/>
            <w:shd w:val="clear" w:color="auto" w:fill="FFFFFF"/>
          </w:rPr>
          <w:t xml:space="preserve"> </w:t>
        </w:r>
        <w:r>
          <w:rPr>
            <w:rFonts w:cstheme="minorHAnsi"/>
            <w:color w:val="333333"/>
            <w:shd w:val="clear" w:color="auto" w:fill="FFFFFF"/>
          </w:rPr>
          <w:t>Day-to</w:t>
        </w:r>
        <w:r w:rsidR="00CB3271">
          <w:rPr>
            <w:rFonts w:cstheme="minorHAnsi"/>
            <w:color w:val="333333"/>
            <w:shd w:val="clear" w:color="auto" w:fill="FFFFFF"/>
          </w:rPr>
          <w:t>-</w:t>
        </w:r>
        <w:r>
          <w:rPr>
            <w:rFonts w:cstheme="minorHAnsi"/>
            <w:color w:val="333333"/>
            <w:shd w:val="clear" w:color="auto" w:fill="FFFFFF"/>
          </w:rPr>
          <w:t xml:space="preserve">day context </w:t>
        </w:r>
        <w:r w:rsidRPr="001D24E2">
          <w:rPr>
            <w:rFonts w:cstheme="minorHAnsi"/>
            <w:color w:val="333333"/>
            <w:shd w:val="clear" w:color="auto" w:fill="FFFFFF"/>
          </w:rPr>
          <w:t>for engaging in podiatry for both Pre-FC and Post-FC participants</w:t>
        </w:r>
      </w:ins>
    </w:p>
    <w:p w14:paraId="54F6BC7E" w14:textId="017EA889" w:rsidR="00EC6F8C" w:rsidRPr="00EC6F8C" w:rsidRDefault="00EC6F8C" w:rsidP="00EC6F8C">
      <w:pPr>
        <w:spacing w:before="120" w:line="480" w:lineRule="auto"/>
        <w:rPr>
          <w:del w:id="9" w:author="Lucy Wallis" w:date="2026-09-25T19:59:00Z" w16du:dateUtc="2026-09-25T23:59:00Z"/>
          <w:color w:val="FF0000"/>
          <w:lang w:val="en-US"/>
        </w:rPr>
      </w:pPr>
      <w:del w:id="10" w:author="Lucy Wallis" w:date="2026-09-25T19:59:00Z" w16du:dateUtc="2026-09-25T23:59:00Z">
        <w:r w:rsidRPr="00EC6F8C">
          <w:rPr>
            <w:b/>
            <w:color w:val="FF0000"/>
            <w:lang w:val="en-US"/>
          </w:rPr>
          <w:delText xml:space="preserve">SUPPLEMENTARY TABLE 1. </w:delText>
        </w:r>
        <w:r w:rsidR="0003706C" w:rsidRPr="00736769">
          <w:rPr>
            <w:color w:val="FF0000"/>
            <w:lang w:val="en-US"/>
          </w:rPr>
          <w:delText xml:space="preserve">Median number of acquired points </w:delText>
        </w:r>
        <w:r w:rsidR="00903F58">
          <w:rPr>
            <w:color w:val="FF0000"/>
            <w:lang w:val="en-US"/>
          </w:rPr>
          <w:delText xml:space="preserve">for the initial rotor map </w:delText>
        </w:r>
        <w:r w:rsidR="0003706C" w:rsidRPr="00736769">
          <w:rPr>
            <w:color w:val="FF0000"/>
            <w:lang w:val="en-US"/>
          </w:rPr>
          <w:delText>with each mapping system</w:delText>
        </w:r>
        <w:r w:rsidRPr="00EC6F8C">
          <w:rPr>
            <w:color w:val="FF0000"/>
            <w:lang w:val="en-US"/>
          </w:rPr>
          <w:delText>.</w:delText>
        </w:r>
      </w:del>
    </w:p>
    <w:tbl>
      <w:tblPr>
        <w:tblW w:w="10590" w:type="dxa"/>
        <w:tblInd w:w="-284" w:type="dxa"/>
        <w:tblLook w:val="04A0" w:firstRow="1" w:lastRow="0" w:firstColumn="1" w:lastColumn="0" w:noHBand="0" w:noVBand="1"/>
        <w:tblPrChange w:id="11" w:author="Lucy Wallis" w:date="2026-09-25T19:59:00Z" w16du:dateUtc="2026-09-25T23:59:00Z">
          <w:tblPr>
            <w:tblW w:w="8789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416"/>
        <w:gridCol w:w="1645"/>
        <w:gridCol w:w="1288"/>
        <w:gridCol w:w="1281"/>
        <w:gridCol w:w="946"/>
        <w:gridCol w:w="946"/>
        <w:gridCol w:w="946"/>
        <w:gridCol w:w="946"/>
        <w:gridCol w:w="946"/>
        <w:gridCol w:w="742"/>
        <w:tblGridChange w:id="12">
          <w:tblGrid>
            <w:gridCol w:w="284"/>
            <w:gridCol w:w="2552"/>
            <w:gridCol w:w="580"/>
            <w:gridCol w:w="1546"/>
            <w:gridCol w:w="99"/>
            <w:gridCol w:w="1288"/>
            <w:gridCol w:w="739"/>
            <w:gridCol w:w="23"/>
            <w:gridCol w:w="519"/>
            <w:gridCol w:w="427"/>
            <w:gridCol w:w="519"/>
            <w:gridCol w:w="427"/>
            <w:gridCol w:w="47"/>
            <w:gridCol w:w="23"/>
            <w:gridCol w:w="449"/>
            <w:gridCol w:w="946"/>
            <w:gridCol w:w="946"/>
            <w:gridCol w:w="946"/>
            <w:gridCol w:w="742"/>
          </w:tblGrid>
        </w:tblGridChange>
      </w:tblGrid>
      <w:tr w:rsidR="0003706C" w:rsidRPr="0003706C" w14:paraId="66C49BF4" w14:textId="34A15EAE" w:rsidTr="00813C78">
        <w:trPr>
          <w:trHeight w:val="300"/>
          <w:trPrChange w:id="13" w:author="Lucy Wallis" w:date="2026-09-25T19:59:00Z" w16du:dateUtc="2026-09-25T23:59:00Z">
            <w:trPr>
              <w:gridBefore w:val="1"/>
              <w:gridAfter w:val="5"/>
              <w:trHeight w:val="617"/>
            </w:trPr>
          </w:trPrChange>
        </w:trPr>
        <w:tc>
          <w:tcPr>
            <w:tcW w:w="3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14" w:author="Lucy Wallis" w:date="2026-09-25T19:59:00Z" w16du:dateUtc="2026-09-25T23:59:00Z">
              <w:tcPr>
                <w:tcW w:w="2552" w:type="dxa"/>
                <w:tcBorders>
                  <w:top w:val="nil"/>
                  <w:left w:val="nil"/>
                </w:tcBorders>
                <w:hideMark/>
              </w:tcPr>
            </w:tcPrChange>
          </w:tcPr>
          <w:p w14:paraId="3DC56616" w14:textId="77777777" w:rsidR="0003706C" w:rsidRPr="00FD2501" w:rsidRDefault="001E102E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15" w:author="Lucy Wallis" w:date="2026-09-25T19:59:00Z" w16du:dateUtc="2026-09-25T23:59:00Z">
                  <w:rPr>
                    <w:b/>
                    <w:color w:val="FF0000"/>
                    <w:lang w:val="en-US"/>
                  </w:rPr>
                </w:rPrChange>
              </w:rPr>
              <w:pPrChange w:id="16" w:author="Lucy Wallis" w:date="2026-09-25T19:59:00Z" w16du:dateUtc="2026-09-25T23:59:00Z">
                <w:pPr>
                  <w:spacing w:line="480" w:lineRule="auto"/>
                </w:pPr>
              </w:pPrChange>
            </w:pPr>
            <w:ins w:id="1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 </w:t>
              </w:r>
              <w:r w:rsidRPr="00FD2501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Motivation</w:t>
              </w:r>
            </w:ins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18" w:author="Lucy Wallis" w:date="2026-09-25T19:59:00Z" w16du:dateUtc="2026-09-25T23:59:00Z">
              <w:tcPr>
                <w:tcW w:w="2126" w:type="dxa"/>
                <w:gridSpan w:val="2"/>
                <w:shd w:val="clear" w:color="auto" w:fill="C6D9F1"/>
                <w:hideMark/>
              </w:tcPr>
            </w:tcPrChange>
          </w:tcPr>
          <w:p w14:paraId="5AED9889" w14:textId="0D94E0B4" w:rsidR="0003706C" w:rsidRPr="00716979" w:rsidRDefault="001E102E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19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20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ins w:id="2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Group</w:t>
              </w:r>
            </w:ins>
            <w:del w:id="22" w:author="Lucy Wallis" w:date="2026-09-25T19:59:00Z" w16du:dateUtc="2026-09-25T23:59:00Z">
              <w:r w:rsidR="0003706C" w:rsidRPr="0003706C">
                <w:rPr>
                  <w:color w:val="FF0000"/>
                  <w:lang w:val="en-US"/>
                </w:rPr>
                <w:delText>Rhythmia</w:delText>
              </w:r>
            </w:del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23" w:author="Lucy Wallis" w:date="2026-09-25T19:59:00Z" w16du:dateUtc="2026-09-25T23:59:00Z">
              <w:tcPr>
                <w:tcW w:w="2126" w:type="dxa"/>
                <w:gridSpan w:val="3"/>
                <w:shd w:val="clear" w:color="auto" w:fill="C6D9F1"/>
                <w:hideMark/>
              </w:tcPr>
            </w:tcPrChange>
          </w:tcPr>
          <w:p w14:paraId="6863B16C" w14:textId="70832F27" w:rsidR="0003706C" w:rsidRPr="00716979" w:rsidRDefault="001E102E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24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25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ins w:id="26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Median</w:t>
              </w:r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 xml:space="preserve"> (IQR)</w:t>
              </w:r>
            </w:ins>
            <w:del w:id="27" w:author="Lucy Wallis" w:date="2026-09-25T19:59:00Z" w16du:dateUtc="2026-09-25T23:59:00Z">
              <w:r w:rsidR="0003706C" w:rsidRPr="0003706C">
                <w:rPr>
                  <w:color w:val="FF0000"/>
                  <w:lang w:val="en-US"/>
                </w:rPr>
                <w:delText>Carto</w:delText>
              </w:r>
              <w:r w:rsidR="0003706C">
                <w:rPr>
                  <w:color w:val="FF0000"/>
                  <w:lang w:val="en-US"/>
                </w:rPr>
                <w:delText>3</w:delText>
              </w:r>
            </w:del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28" w:author="Lucy Wallis" w:date="2026-09-25T19:59:00Z" w16du:dateUtc="2026-09-25T23:59:00Z">
              <w:tcPr>
                <w:tcW w:w="1985" w:type="dxa"/>
                <w:shd w:val="clear" w:color="auto" w:fill="C6D9F1"/>
                <w:hideMark/>
              </w:tcPr>
            </w:tcPrChange>
          </w:tcPr>
          <w:p w14:paraId="1F3846D1" w14:textId="77777777" w:rsidR="001E102E" w:rsidRDefault="001E102E" w:rsidP="00A8317F">
            <w:pPr>
              <w:spacing w:after="0" w:line="240" w:lineRule="auto"/>
              <w:jc w:val="center"/>
              <w:rPr>
                <w:ins w:id="2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0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 xml:space="preserve">Mean </w:t>
              </w:r>
            </w:ins>
          </w:p>
          <w:p w14:paraId="539A6FEC" w14:textId="5D5A6A2A" w:rsidR="0003706C" w:rsidRPr="00716979" w:rsidRDefault="001E102E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31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32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ins w:id="3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rank</w:t>
              </w:r>
            </w:ins>
            <w:del w:id="34" w:author="Lucy Wallis" w:date="2026-09-25T19:59:00Z" w16du:dateUtc="2026-09-25T23:59:00Z">
              <w:r w:rsidR="0003706C" w:rsidRPr="0003706C">
                <w:rPr>
                  <w:color w:val="FF0000"/>
                  <w:lang w:val="en-US"/>
                </w:rPr>
                <w:delText>Ensite Precision</w:delText>
              </w:r>
              <w:r w:rsidR="00090C39">
                <w:rPr>
                  <w:color w:val="FF0000"/>
                  <w:lang w:val="en-US"/>
                </w:rPr>
                <w:delText xml:space="preserve"> *</w:delText>
              </w:r>
            </w:del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35" w:author="Lucy Wallis" w:date="2026-09-25T19:59:00Z" w16du:dateUtc="2026-09-25T23:59:00Z">
              <w:tcPr>
                <w:tcW w:w="94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4EAEC5D1" w14:textId="77777777" w:rsidR="001E102E" w:rsidRPr="00716979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6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U</w:t>
              </w:r>
            </w:ins>
          </w:p>
        </w:tc>
        <w:tc>
          <w:tcPr>
            <w:tcW w:w="9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37" w:author="Lucy Wallis" w:date="2026-09-25T19:59:00Z" w16du:dateUtc="2026-09-25T23:59:00Z">
              <w:tcPr>
                <w:tcW w:w="94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21E7D0C6" w14:textId="77777777" w:rsidR="001E102E" w:rsidRPr="00716979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8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z</w:t>
              </w:r>
            </w:ins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39" w:author="Lucy Wallis" w:date="2026-09-25T19:59:00Z" w16du:dateUtc="2026-09-25T23:59:00Z">
              <w:tcPr>
                <w:tcW w:w="94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5540FA58" w14:textId="77777777" w:rsidR="001E102E" w:rsidRPr="00716979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0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</w:t>
              </w:r>
            </w:ins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41" w:author="Lucy Wallis" w:date="2026-09-25T19:59:00Z" w16du:dateUtc="2026-09-25T23:59:00Z">
              <w:tcPr>
                <w:tcW w:w="94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2B7912F4" w14:textId="1951D5F4" w:rsidR="001E102E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2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Effect size (r)</w:t>
              </w:r>
            </w:ins>
          </w:p>
        </w:tc>
      </w:tr>
      <w:tr w:rsidR="001E102E" w:rsidRPr="00716979" w14:paraId="7DA3E307" w14:textId="77777777" w:rsidTr="00813C78">
        <w:trPr>
          <w:trHeight w:val="300"/>
          <w:ins w:id="43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2A207" w14:textId="77777777" w:rsidR="001E102E" w:rsidRPr="00716979" w:rsidRDefault="001E102E" w:rsidP="00A8317F">
            <w:pPr>
              <w:spacing w:after="0" w:line="240" w:lineRule="auto"/>
              <w:rPr>
                <w:ins w:id="4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Contribution to society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EB837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4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3DEF5F" w14:textId="77777777" w:rsidR="001E102E" w:rsidRPr="00716979" w:rsidRDefault="00DA6275" w:rsidP="00A8317F">
            <w:pPr>
              <w:spacing w:after="0" w:line="240" w:lineRule="auto"/>
              <w:jc w:val="center"/>
              <w:rPr>
                <w:ins w:id="4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4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5 (</w:t>
              </w:r>
              <w:r w:rsidR="006F0357">
                <w:rPr>
                  <w:rFonts w:ascii="Calibri" w:eastAsia="Times New Roman" w:hAnsi="Calibri" w:cs="Calibri"/>
                  <w:color w:val="000000"/>
                  <w:lang w:eastAsia="en-GB"/>
                </w:rPr>
                <w:t>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4DDBC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5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5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55.09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B676A" w14:textId="77777777" w:rsidR="001E102E" w:rsidRPr="00813C78" w:rsidRDefault="001E102E">
            <w:pPr>
              <w:spacing w:after="0" w:line="240" w:lineRule="auto"/>
              <w:jc w:val="center"/>
              <w:rPr>
                <w:ins w:id="52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53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1479.5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B198F" w14:textId="77777777" w:rsidR="001E102E" w:rsidRPr="00813C78" w:rsidRDefault="001E102E">
            <w:pPr>
              <w:spacing w:after="0" w:line="240" w:lineRule="auto"/>
              <w:jc w:val="center"/>
              <w:rPr>
                <w:ins w:id="5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5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-1.059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06ACD" w14:textId="77777777" w:rsidR="001E102E" w:rsidRPr="00813C78" w:rsidRDefault="001E102E">
            <w:pPr>
              <w:spacing w:after="0" w:line="240" w:lineRule="auto"/>
              <w:jc w:val="center"/>
              <w:rPr>
                <w:ins w:id="5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5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0.290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E0ADF" w14:textId="77777777" w:rsidR="001E102E" w:rsidRPr="00813C78" w:rsidRDefault="00753066">
            <w:pPr>
              <w:spacing w:after="0" w:line="240" w:lineRule="auto"/>
              <w:jc w:val="center"/>
              <w:rPr>
                <w:ins w:id="58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5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0.10</w:t>
              </w:r>
            </w:ins>
          </w:p>
        </w:tc>
      </w:tr>
      <w:tr w:rsidR="001E102E" w:rsidRPr="00716979" w14:paraId="175B6DCD" w14:textId="77777777" w:rsidTr="00813C78">
        <w:trPr>
          <w:trHeight w:val="300"/>
          <w:ins w:id="60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97177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6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A7B1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6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6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37F364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6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0FEBE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6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66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60.24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9C0CC" w14:textId="77777777" w:rsidR="001E102E" w:rsidRPr="00813C78" w:rsidRDefault="001E102E">
            <w:pPr>
              <w:spacing w:after="0" w:line="240" w:lineRule="auto"/>
              <w:jc w:val="center"/>
              <w:rPr>
                <w:ins w:id="67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64307" w14:textId="77777777" w:rsidR="001E102E" w:rsidRPr="00813C78" w:rsidRDefault="001E102E">
            <w:pPr>
              <w:spacing w:after="0" w:line="240" w:lineRule="auto"/>
              <w:jc w:val="center"/>
              <w:rPr>
                <w:ins w:id="68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6331D" w14:textId="77777777" w:rsidR="001E102E" w:rsidRPr="00813C78" w:rsidRDefault="001E102E">
            <w:pPr>
              <w:spacing w:after="0" w:line="240" w:lineRule="auto"/>
              <w:jc w:val="center"/>
              <w:rPr>
                <w:ins w:id="69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3DBFF" w14:textId="77777777" w:rsidR="001E102E" w:rsidRPr="00813C78" w:rsidRDefault="001E102E">
            <w:pPr>
              <w:spacing w:after="0" w:line="240" w:lineRule="auto"/>
              <w:jc w:val="center"/>
              <w:rPr>
                <w:ins w:id="70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03706C" w:rsidRPr="0003706C" w14:paraId="76AAD576" w14:textId="609F1CE4" w:rsidTr="00813C78">
        <w:trPr>
          <w:trHeight w:val="300"/>
          <w:trPrChange w:id="71" w:author="Lucy Wallis" w:date="2026-09-25T19:59:00Z" w16du:dateUtc="2026-09-25T23:59:00Z">
            <w:trPr>
              <w:gridBefore w:val="1"/>
              <w:gridAfter w:val="5"/>
            </w:trPr>
          </w:trPrChange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2" w:author="Lucy Wallis" w:date="2026-09-25T19:59:00Z" w16du:dateUtc="2026-09-25T23:59:00Z">
              <w:tcPr>
                <w:tcW w:w="2552" w:type="dxa"/>
                <w:shd w:val="clear" w:color="auto" w:fill="C6D9F1"/>
                <w:hideMark/>
              </w:tcPr>
            </w:tcPrChange>
          </w:tcPr>
          <w:p w14:paraId="4F582A05" w14:textId="77777777" w:rsidR="0003706C" w:rsidRPr="0003706C" w:rsidRDefault="001E102E" w:rsidP="00B87114">
            <w:pPr>
              <w:spacing w:line="480" w:lineRule="auto"/>
              <w:rPr>
                <w:del w:id="73" w:author="Lucy Wallis" w:date="2026-09-25T19:59:00Z" w16du:dateUtc="2026-09-25T23:59:00Z"/>
                <w:color w:val="FF0000"/>
                <w:lang w:val="en-US"/>
              </w:rPr>
            </w:pPr>
            <w:ins w:id="74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Skills to improve quality</w:t>
              </w:r>
            </w:ins>
            <w:del w:id="75" w:author="Lucy Wallis" w:date="2026-09-25T19:59:00Z" w16du:dateUtc="2026-09-25T23:59:00Z">
              <w:r w:rsidR="0003706C" w:rsidRPr="0003706C">
                <w:rPr>
                  <w:color w:val="FF0000"/>
                  <w:lang w:val="en-US"/>
                </w:rPr>
                <w:delText xml:space="preserve">Left atrium </w:delText>
              </w:r>
            </w:del>
          </w:p>
          <w:p w14:paraId="1F9FDD13" w14:textId="7FD382D0" w:rsidR="0003706C" w:rsidRPr="00716979" w:rsidRDefault="0003706C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76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77" w:author="Lucy Wallis" w:date="2026-09-25T19:59:00Z" w16du:dateUtc="2026-09-25T23:59:00Z">
                <w:pPr>
                  <w:spacing w:line="480" w:lineRule="auto"/>
                </w:pPr>
              </w:pPrChange>
            </w:pPr>
            <w:del w:id="78" w:author="Lucy Wallis" w:date="2026-09-25T19:59:00Z" w16du:dateUtc="2026-09-25T23:59:00Z">
              <w:r w:rsidRPr="0003706C">
                <w:rPr>
                  <w:color w:val="FF0000"/>
                  <w:lang w:val="en-US"/>
                </w:rPr>
                <w:delText>(number</w:delText>
              </w:r>
            </w:del>
            <w:r w:rsidRPr="00716979">
              <w:rPr>
                <w:rFonts w:ascii="Calibri" w:hAnsi="Calibri"/>
                <w:b/>
                <w:color w:val="000000"/>
                <w:rPrChange w:id="79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t xml:space="preserve"> of </w:t>
            </w:r>
            <w:ins w:id="80" w:author="Lucy Wallis" w:date="2026-09-25T19:59:00Z" w16du:dateUtc="2026-09-25T23:59:00Z">
              <w:r w:rsidR="001E102E"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life</w:t>
              </w:r>
            </w:ins>
            <w:del w:id="81" w:author="Lucy Wallis" w:date="2026-09-25T19:59:00Z" w16du:dateUtc="2026-09-25T23:59:00Z">
              <w:r w:rsidRPr="0003706C">
                <w:rPr>
                  <w:color w:val="FF0000"/>
                  <w:lang w:val="en-US"/>
                </w:rPr>
                <w:delText>maps = 17)</w:delText>
              </w:r>
            </w:del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82" w:author="Lucy Wallis" w:date="2026-09-25T19:59:00Z" w16du:dateUtc="2026-09-25T23:59:00Z">
              <w:tcPr>
                <w:tcW w:w="2126" w:type="dxa"/>
                <w:gridSpan w:val="2"/>
                <w:hideMark/>
              </w:tcPr>
            </w:tcPrChange>
          </w:tcPr>
          <w:p w14:paraId="5FE4C7A1" w14:textId="1B110CDD" w:rsidR="00EC3FC0" w:rsidRPr="00090C39" w:rsidRDefault="001E102E" w:rsidP="00B87114">
            <w:pPr>
              <w:spacing w:line="480" w:lineRule="auto"/>
              <w:jc w:val="center"/>
              <w:rPr>
                <w:del w:id="83" w:author="Lucy Wallis" w:date="2026-09-25T19:59:00Z" w16du:dateUtc="2026-09-25T23:59:00Z"/>
                <w:color w:val="FF0000"/>
              </w:rPr>
            </w:pPr>
            <w:ins w:id="84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  <w:del w:id="85" w:author="Lucy Wallis" w:date="2026-09-25T19:59:00Z" w16du:dateUtc="2026-09-25T23:59:00Z">
              <w:r w:rsidR="00090C39" w:rsidRPr="00090C39">
                <w:rPr>
                  <w:color w:val="FF0000"/>
                </w:rPr>
                <w:delText>22135</w:delText>
              </w:r>
            </w:del>
          </w:p>
          <w:p w14:paraId="52F0D7ED" w14:textId="724923CE" w:rsidR="0003706C" w:rsidRPr="00716979" w:rsidRDefault="00090C39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86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87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del w:id="88" w:author="Lucy Wallis" w:date="2026-09-25T19:59:00Z" w16du:dateUtc="2026-09-25T23:59:00Z">
              <w:r w:rsidRPr="00090C39">
                <w:rPr>
                  <w:color w:val="FF0000"/>
                </w:rPr>
                <w:delText>[12603</w:delText>
              </w:r>
              <w:r w:rsidR="00EC3FC0" w:rsidRPr="00090C39">
                <w:rPr>
                  <w:color w:val="FF0000"/>
                </w:rPr>
                <w:delText xml:space="preserve"> – </w:delText>
              </w:r>
              <w:r w:rsidRPr="00090C39">
                <w:rPr>
                  <w:color w:val="FF0000"/>
                </w:rPr>
                <w:delText>30902</w:delText>
              </w:r>
              <w:r w:rsidR="00EC3FC0" w:rsidRPr="00090C39">
                <w:rPr>
                  <w:color w:val="FF0000"/>
                </w:rPr>
                <w:delText>]</w:delText>
              </w:r>
            </w:del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tcPrChange w:id="89" w:author="Lucy Wallis" w:date="2026-09-25T19:59:00Z" w16du:dateUtc="2026-09-25T23:59:00Z">
              <w:tcPr>
                <w:tcW w:w="2126" w:type="dxa"/>
                <w:gridSpan w:val="3"/>
              </w:tcPr>
            </w:tcPrChange>
          </w:tcPr>
          <w:p w14:paraId="07F48010" w14:textId="1822E329" w:rsidR="00EC3FC0" w:rsidRPr="00090C39" w:rsidRDefault="006F0357" w:rsidP="00B87114">
            <w:pPr>
              <w:spacing w:line="480" w:lineRule="auto"/>
              <w:jc w:val="center"/>
              <w:rPr>
                <w:del w:id="90" w:author="Lucy Wallis" w:date="2026-09-25T19:59:00Z" w16du:dateUtc="2026-09-25T23:59:00Z"/>
                <w:color w:val="FF0000"/>
              </w:rPr>
            </w:pPr>
            <w:ins w:id="91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5 (5-5)</w:t>
              </w:r>
            </w:ins>
            <w:del w:id="92" w:author="Lucy Wallis" w:date="2026-09-25T19:59:00Z" w16du:dateUtc="2026-09-25T23:59:00Z">
              <w:r w:rsidR="00090C39" w:rsidRPr="00090C39">
                <w:rPr>
                  <w:color w:val="FF0000"/>
                </w:rPr>
                <w:delText>2576</w:delText>
              </w:r>
              <w:r w:rsidR="00EC3FC0" w:rsidRPr="00090C39">
                <w:rPr>
                  <w:color w:val="FF0000"/>
                </w:rPr>
                <w:delText xml:space="preserve"> </w:delText>
              </w:r>
            </w:del>
          </w:p>
          <w:p w14:paraId="7C987782" w14:textId="7E2CA840" w:rsidR="0003706C" w:rsidRPr="00716979" w:rsidRDefault="00EC3FC0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93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94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del w:id="95" w:author="Lucy Wallis" w:date="2026-09-25T19:59:00Z" w16du:dateUtc="2026-09-25T23:59:00Z">
              <w:r w:rsidRPr="00090C39">
                <w:rPr>
                  <w:color w:val="FF0000"/>
                </w:rPr>
                <w:delText>[</w:delText>
              </w:r>
              <w:r w:rsidR="00090C39" w:rsidRPr="00090C39">
                <w:rPr>
                  <w:color w:val="FF0000"/>
                </w:rPr>
                <w:delText>2368</w:delText>
              </w:r>
              <w:r w:rsidRPr="00090C39">
                <w:rPr>
                  <w:color w:val="FF0000"/>
                </w:rPr>
                <w:delText xml:space="preserve"> – </w:delText>
              </w:r>
              <w:r w:rsidR="00090C39" w:rsidRPr="00090C39">
                <w:rPr>
                  <w:color w:val="FF0000"/>
                </w:rPr>
                <w:delText>6019</w:delText>
              </w:r>
              <w:r w:rsidRPr="00090C39">
                <w:rPr>
                  <w:color w:val="FF0000"/>
                </w:rPr>
                <w:delText>]</w:delText>
              </w:r>
            </w:del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96" w:author="Lucy Wallis" w:date="2026-09-25T19:59:00Z" w16du:dateUtc="2026-09-25T23:59:00Z">
              <w:tcPr>
                <w:tcW w:w="1985" w:type="dxa"/>
                <w:hideMark/>
              </w:tcPr>
            </w:tcPrChange>
          </w:tcPr>
          <w:p w14:paraId="002DC352" w14:textId="2840429E" w:rsidR="0003706C" w:rsidRPr="00716979" w:rsidRDefault="001E102E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97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98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ins w:id="99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55.03</w:t>
              </w:r>
            </w:ins>
            <w:del w:id="100" w:author="Lucy Wallis" w:date="2026-09-25T19:59:00Z" w16du:dateUtc="2026-09-25T23:59:00Z">
              <w:r w:rsidR="00090C39" w:rsidRPr="00090C39">
                <w:rPr>
                  <w:color w:val="FF0000"/>
                </w:rPr>
                <w:delText>5452 - 6426</w:delText>
              </w:r>
            </w:del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1" w:author="Lucy Wallis" w:date="2026-09-25T19:59:00Z" w16du:dateUtc="2026-09-25T23:59:00Z">
              <w:tcPr>
                <w:tcW w:w="94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ED2955F" w14:textId="77777777" w:rsidR="001E102E" w:rsidRPr="00813C78" w:rsidRDefault="001E102E">
            <w:pPr>
              <w:jc w:val="center"/>
              <w:rPr>
                <w:rFonts w:eastAsia="Times New Roman" w:cstheme="minorHAnsi"/>
                <w:lang w:eastAsia="en-GB"/>
              </w:rPr>
            </w:pPr>
            <w:ins w:id="102" w:author="Lucy Wallis" w:date="2026-09-25T19:59:00Z" w16du:dateUtc="2026-09-25T23:59:00Z">
              <w:r w:rsidRPr="00813C78">
                <w:rPr>
                  <w:rFonts w:eastAsia="Times New Roman" w:cstheme="minorHAnsi"/>
                  <w:lang w:eastAsia="en-GB"/>
                </w:rPr>
                <w:t>1476.5</w:t>
              </w:r>
            </w:ins>
          </w:p>
        </w:tc>
        <w:tc>
          <w:tcPr>
            <w:tcW w:w="9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3" w:author="Lucy Wallis" w:date="2026-09-25T19:59:00Z" w16du:dateUtc="2026-09-25T23:59:00Z">
              <w:tcPr>
                <w:tcW w:w="94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FB95672" w14:textId="77777777" w:rsidR="001E102E" w:rsidRPr="00813C78" w:rsidRDefault="001E102E">
            <w:pPr>
              <w:jc w:val="center"/>
              <w:rPr>
                <w:rFonts w:eastAsia="Times New Roman" w:cstheme="minorHAnsi"/>
                <w:lang w:eastAsia="en-GB"/>
              </w:rPr>
            </w:pPr>
            <w:ins w:id="104" w:author="Lucy Wallis" w:date="2026-09-25T19:59:00Z" w16du:dateUtc="2026-09-25T23:59:00Z">
              <w:r w:rsidRPr="00813C78">
                <w:rPr>
                  <w:rFonts w:eastAsia="Times New Roman" w:cstheme="minorHAnsi"/>
                  <w:lang w:eastAsia="en-GB"/>
                </w:rPr>
                <w:t>-1.226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5" w:author="Lucy Wallis" w:date="2026-09-25T19:59:00Z" w16du:dateUtc="2026-09-25T23:59:00Z">
              <w:tcPr>
                <w:tcW w:w="94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43633D9" w14:textId="76078B49" w:rsidR="0037034F" w:rsidRDefault="0037034F">
            <w:pPr>
              <w:jc w:val="center"/>
              <w:rPr>
                <w:rFonts w:eastAsia="Times New Roman" w:cstheme="minorHAnsi"/>
                <w:lang w:eastAsia="en-GB"/>
              </w:rPr>
            </w:pPr>
            <w:ins w:id="106" w:author="Lucy Wallis" w:date="2026-09-25T19:59:00Z" w16du:dateUtc="2026-09-25T23:59:00Z">
              <w:r>
                <w:rPr>
                  <w:rFonts w:eastAsia="Times New Roman" w:cstheme="minorHAnsi"/>
                  <w:lang w:eastAsia="en-GB"/>
                </w:rPr>
                <w:t>0</w:t>
              </w:r>
              <w:r w:rsidR="001E102E" w:rsidRPr="00813C78">
                <w:rPr>
                  <w:rFonts w:eastAsia="Times New Roman" w:cstheme="minorHAnsi"/>
                  <w:lang w:eastAsia="en-GB"/>
                </w:rPr>
                <w:t>.220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  <w:tcPrChange w:id="107" w:author="Lucy Wallis" w:date="2026-09-25T19:59:00Z" w16du:dateUtc="2026-09-25T23:59:00Z">
              <w:tcPr>
                <w:tcW w:w="946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C074BE8" w14:textId="3E972C80" w:rsidR="000B5CC7" w:rsidRPr="00813C78" w:rsidRDefault="000B5CC7">
            <w:pPr>
              <w:jc w:val="center"/>
              <w:rPr>
                <w:rFonts w:eastAsia="Times New Roman" w:cstheme="minorHAnsi"/>
                <w:lang w:eastAsia="en-GB"/>
              </w:rPr>
            </w:pPr>
            <w:ins w:id="108" w:author="Lucy Wallis" w:date="2026-09-25T19:59:00Z" w16du:dateUtc="2026-09-25T23:59:00Z">
              <w:r w:rsidRPr="00813C78">
                <w:rPr>
                  <w:rFonts w:eastAsia="Times New Roman" w:cstheme="minorHAnsi"/>
                  <w:lang w:eastAsia="en-GB"/>
                </w:rPr>
                <w:t>0.11</w:t>
              </w:r>
            </w:ins>
          </w:p>
        </w:tc>
      </w:tr>
      <w:tr w:rsidR="001E102E" w:rsidRPr="00716979" w14:paraId="24F3A3D0" w14:textId="77777777" w:rsidTr="00813C78">
        <w:trPr>
          <w:trHeight w:val="300"/>
          <w:ins w:id="109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BE60C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110" w:author="Lucy Wallis" w:date="2026-09-25T19:59:00Z" w16du:dateUtc="2026-09-25T23:59:00Z"/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51B9E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1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2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91849E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1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983C7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1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1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60.28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15618" w14:textId="77777777" w:rsidR="001E102E" w:rsidRPr="00813C78" w:rsidRDefault="001E102E">
            <w:pPr>
              <w:spacing w:after="0" w:line="240" w:lineRule="auto"/>
              <w:jc w:val="center"/>
              <w:rPr>
                <w:ins w:id="11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0804D" w14:textId="77777777" w:rsidR="001E102E" w:rsidRPr="00813C78" w:rsidRDefault="001E102E">
            <w:pPr>
              <w:spacing w:after="0" w:line="240" w:lineRule="auto"/>
              <w:jc w:val="center"/>
              <w:rPr>
                <w:ins w:id="117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702E9" w14:textId="77777777" w:rsidR="001E102E" w:rsidRPr="00813C78" w:rsidRDefault="001E102E">
            <w:pPr>
              <w:spacing w:after="0" w:line="240" w:lineRule="auto"/>
              <w:jc w:val="center"/>
              <w:rPr>
                <w:ins w:id="118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75E90" w14:textId="77777777" w:rsidR="001E102E" w:rsidRPr="00813C78" w:rsidRDefault="001E102E">
            <w:pPr>
              <w:spacing w:after="0" w:line="240" w:lineRule="auto"/>
              <w:jc w:val="center"/>
              <w:rPr>
                <w:ins w:id="119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4971A22F" w14:textId="77777777" w:rsidTr="00813C78">
        <w:trPr>
          <w:trHeight w:val="300"/>
          <w:ins w:id="120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032D0" w14:textId="77777777" w:rsidR="001E102E" w:rsidRPr="00716979" w:rsidRDefault="001E102E" w:rsidP="00A8317F">
            <w:pPr>
              <w:spacing w:after="0" w:line="240" w:lineRule="auto"/>
              <w:rPr>
                <w:ins w:id="12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2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Build human relationships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1DA6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2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4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012BD" w14:textId="77777777" w:rsidR="001E102E" w:rsidRPr="00716979" w:rsidRDefault="006F0357" w:rsidP="00A8317F">
            <w:pPr>
              <w:spacing w:after="0" w:line="240" w:lineRule="auto"/>
              <w:jc w:val="center"/>
              <w:rPr>
                <w:ins w:id="12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26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5 (4-5)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BC7A8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27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28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58.03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76C19" w14:textId="77777777" w:rsidR="001E102E" w:rsidRPr="00813C78" w:rsidRDefault="001E102E">
            <w:pPr>
              <w:spacing w:after="0" w:line="240" w:lineRule="auto"/>
              <w:jc w:val="center"/>
              <w:rPr>
                <w:ins w:id="129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130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1623.5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ABC7F" w14:textId="77777777" w:rsidR="001E102E" w:rsidRPr="00813C78" w:rsidRDefault="001E102E">
            <w:pPr>
              <w:spacing w:after="0" w:line="240" w:lineRule="auto"/>
              <w:jc w:val="center"/>
              <w:rPr>
                <w:ins w:id="131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132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-0.010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E1D90" w14:textId="77777777" w:rsidR="001E102E" w:rsidRPr="00813C78" w:rsidRDefault="001E102E">
            <w:pPr>
              <w:spacing w:after="0" w:line="240" w:lineRule="auto"/>
              <w:jc w:val="center"/>
              <w:rPr>
                <w:ins w:id="133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134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0.992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11DD1" w14:textId="77777777" w:rsidR="001E102E" w:rsidRPr="00813C78" w:rsidRDefault="00E115CD">
            <w:pPr>
              <w:spacing w:after="0" w:line="240" w:lineRule="auto"/>
              <w:jc w:val="center"/>
              <w:rPr>
                <w:ins w:id="135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136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0.00</w:t>
              </w:r>
            </w:ins>
          </w:p>
        </w:tc>
      </w:tr>
      <w:tr w:rsidR="001E102E" w:rsidRPr="00716979" w14:paraId="4C75E27A" w14:textId="77777777" w:rsidTr="00813C78">
        <w:trPr>
          <w:trHeight w:val="300"/>
          <w:ins w:id="137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B4F3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13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599E1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3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0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3D3125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4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31B34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42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4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57.98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76DA9" w14:textId="77777777" w:rsidR="001E102E" w:rsidRPr="00813C78" w:rsidRDefault="001E102E">
            <w:pPr>
              <w:spacing w:after="0" w:line="240" w:lineRule="auto"/>
              <w:jc w:val="center"/>
              <w:rPr>
                <w:ins w:id="14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6C915" w14:textId="77777777" w:rsidR="001E102E" w:rsidRPr="00813C78" w:rsidRDefault="001E102E">
            <w:pPr>
              <w:spacing w:after="0" w:line="240" w:lineRule="auto"/>
              <w:jc w:val="center"/>
              <w:rPr>
                <w:ins w:id="145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CF88F" w14:textId="77777777" w:rsidR="001E102E" w:rsidRPr="00813C78" w:rsidRDefault="001E102E">
            <w:pPr>
              <w:spacing w:after="0" w:line="240" w:lineRule="auto"/>
              <w:jc w:val="center"/>
              <w:rPr>
                <w:ins w:id="146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835D5" w14:textId="77777777" w:rsidR="001E102E" w:rsidRPr="00813C78" w:rsidRDefault="001E102E">
            <w:pPr>
              <w:spacing w:after="0" w:line="240" w:lineRule="auto"/>
              <w:jc w:val="center"/>
              <w:rPr>
                <w:ins w:id="147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03706C" w:rsidRPr="0003706C" w14:paraId="373CBD78" w14:textId="598CA788" w:rsidTr="00813C78">
        <w:trPr>
          <w:trHeight w:val="300"/>
          <w:trPrChange w:id="148" w:author="Lucy Wallis" w:date="2026-09-25T19:59:00Z" w16du:dateUtc="2026-09-25T23:59:00Z">
            <w:trPr>
              <w:gridBefore w:val="1"/>
              <w:gridAfter w:val="5"/>
            </w:trPr>
          </w:trPrChange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49" w:author="Lucy Wallis" w:date="2026-09-25T19:59:00Z" w16du:dateUtc="2026-09-25T23:59:00Z">
              <w:tcPr>
                <w:tcW w:w="2552" w:type="dxa"/>
                <w:shd w:val="clear" w:color="auto" w:fill="C6D9F1"/>
                <w:hideMark/>
              </w:tcPr>
            </w:tcPrChange>
          </w:tcPr>
          <w:p w14:paraId="36C8C284" w14:textId="77777777" w:rsidR="0003706C" w:rsidRPr="0003706C" w:rsidRDefault="001E102E" w:rsidP="00B87114">
            <w:pPr>
              <w:spacing w:line="480" w:lineRule="auto"/>
              <w:rPr>
                <w:del w:id="150" w:author="Lucy Wallis" w:date="2026-09-25T19:59:00Z" w16du:dateUtc="2026-09-25T23:59:00Z"/>
                <w:color w:val="FF0000"/>
                <w:lang w:val="en-US"/>
              </w:rPr>
            </w:pPr>
            <w:ins w:id="15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Work with a range of service users</w:t>
              </w:r>
            </w:ins>
            <w:del w:id="152" w:author="Lucy Wallis" w:date="2026-09-25T19:59:00Z" w16du:dateUtc="2026-09-25T23:59:00Z">
              <w:r w:rsidR="0003706C" w:rsidRPr="0003706C">
                <w:rPr>
                  <w:color w:val="FF0000"/>
                  <w:lang w:val="en-US"/>
                </w:rPr>
                <w:delText xml:space="preserve">Right atrium </w:delText>
              </w:r>
            </w:del>
          </w:p>
          <w:p w14:paraId="12CC044F" w14:textId="4FA45A6E" w:rsidR="0003706C" w:rsidRPr="00716979" w:rsidRDefault="0003706C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153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154" w:author="Lucy Wallis" w:date="2026-09-25T19:59:00Z" w16du:dateUtc="2026-09-25T23:59:00Z">
                <w:pPr>
                  <w:spacing w:line="480" w:lineRule="auto"/>
                </w:pPr>
              </w:pPrChange>
            </w:pPr>
            <w:del w:id="155" w:author="Lucy Wallis" w:date="2026-09-25T19:59:00Z" w16du:dateUtc="2026-09-25T23:59:00Z">
              <w:r w:rsidRPr="0003706C">
                <w:rPr>
                  <w:color w:val="FF0000"/>
                  <w:lang w:val="en-US"/>
                </w:rPr>
                <w:delText>(number of maps = 9)</w:delText>
              </w:r>
            </w:del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56" w:author="Lucy Wallis" w:date="2026-09-25T19:59:00Z" w16du:dateUtc="2026-09-25T23:59:00Z">
              <w:tcPr>
                <w:tcW w:w="2126" w:type="dxa"/>
                <w:gridSpan w:val="2"/>
                <w:hideMark/>
              </w:tcPr>
            </w:tcPrChange>
          </w:tcPr>
          <w:p w14:paraId="40F5DFB2" w14:textId="5A3CBCE4" w:rsidR="00EC3FC0" w:rsidRPr="00090C39" w:rsidRDefault="001E102E" w:rsidP="00B87114">
            <w:pPr>
              <w:spacing w:line="480" w:lineRule="auto"/>
              <w:jc w:val="center"/>
              <w:rPr>
                <w:del w:id="157" w:author="Lucy Wallis" w:date="2026-09-25T19:59:00Z" w16du:dateUtc="2026-09-25T23:59:00Z"/>
                <w:color w:val="FF0000"/>
              </w:rPr>
            </w:pPr>
            <w:ins w:id="158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  <w:del w:id="159" w:author="Lucy Wallis" w:date="2026-09-25T19:59:00Z" w16du:dateUtc="2026-09-25T23:59:00Z">
              <w:r w:rsidR="00090C39" w:rsidRPr="00090C39">
                <w:rPr>
                  <w:color w:val="FF0000"/>
                </w:rPr>
                <w:delText>11546</w:delText>
              </w:r>
            </w:del>
          </w:p>
          <w:p w14:paraId="37CE16E7" w14:textId="0C1E3235" w:rsidR="0003706C" w:rsidRPr="00716979" w:rsidRDefault="00EC3FC0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160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161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del w:id="162" w:author="Lucy Wallis" w:date="2026-09-25T19:59:00Z" w16du:dateUtc="2026-09-25T23:59:00Z">
              <w:r w:rsidRPr="00090C39">
                <w:rPr>
                  <w:color w:val="FF0000"/>
                </w:rPr>
                <w:delText>[</w:delText>
              </w:r>
              <w:r w:rsidR="00090C39" w:rsidRPr="00090C39">
                <w:rPr>
                  <w:color w:val="FF0000"/>
                </w:rPr>
                <w:delText xml:space="preserve">10380 </w:delText>
              </w:r>
              <w:r w:rsidRPr="00090C39">
                <w:rPr>
                  <w:color w:val="FF0000"/>
                </w:rPr>
                <w:delText xml:space="preserve">– </w:delText>
              </w:r>
              <w:r w:rsidR="00090C39" w:rsidRPr="00090C39">
                <w:rPr>
                  <w:color w:val="FF0000"/>
                </w:rPr>
                <w:delText>16678</w:delText>
              </w:r>
              <w:r w:rsidRPr="00090C39">
                <w:rPr>
                  <w:color w:val="FF0000"/>
                </w:rPr>
                <w:delText>]</w:delText>
              </w:r>
            </w:del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tcPrChange w:id="163" w:author="Lucy Wallis" w:date="2026-09-25T19:59:00Z" w16du:dateUtc="2026-09-25T23:59:00Z">
              <w:tcPr>
                <w:tcW w:w="2126" w:type="dxa"/>
                <w:gridSpan w:val="3"/>
              </w:tcPr>
            </w:tcPrChange>
          </w:tcPr>
          <w:p w14:paraId="18CFC225" w14:textId="1494679A" w:rsidR="00EC3FC0" w:rsidRPr="00090C39" w:rsidRDefault="006F0357" w:rsidP="00B87114">
            <w:pPr>
              <w:spacing w:line="480" w:lineRule="auto"/>
              <w:jc w:val="center"/>
              <w:rPr>
                <w:del w:id="164" w:author="Lucy Wallis" w:date="2026-09-25T19:59:00Z" w16du:dateUtc="2026-09-25T23:59:00Z"/>
                <w:color w:val="FF0000"/>
              </w:rPr>
            </w:pPr>
            <w:ins w:id="16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5 (4-5)</w:t>
              </w:r>
            </w:ins>
            <w:del w:id="166" w:author="Lucy Wallis" w:date="2026-09-25T19:59:00Z" w16du:dateUtc="2026-09-25T23:59:00Z">
              <w:r w:rsidR="00090C39" w:rsidRPr="00090C39">
                <w:rPr>
                  <w:color w:val="FF0000"/>
                </w:rPr>
                <w:delText xml:space="preserve">2372 - 2427 </w:delText>
              </w:r>
            </w:del>
          </w:p>
          <w:p w14:paraId="78516B57" w14:textId="1FB5BCD4" w:rsidR="0003706C" w:rsidRPr="00716979" w:rsidRDefault="0003706C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167" w:author="Lucy Wallis" w:date="2026-09-25T19:59:00Z" w16du:dateUtc="2026-09-25T23:59:00Z">
                  <w:rPr>
                    <w:color w:val="FF0000"/>
                    <w:lang w:val="en-US"/>
                  </w:rPr>
                </w:rPrChange>
              </w:rPr>
              <w:pPrChange w:id="168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69" w:author="Lucy Wallis" w:date="2026-09-25T19:59:00Z" w16du:dateUtc="2026-09-25T23:59:00Z">
              <w:tcPr>
                <w:tcW w:w="1985" w:type="dxa"/>
                <w:hideMark/>
              </w:tcPr>
            </w:tcPrChange>
          </w:tcPr>
          <w:p w14:paraId="668FD71F" w14:textId="6C36B263" w:rsidR="0003706C" w:rsidRPr="00716979" w:rsidRDefault="001E102E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170" w:author="Lucy Wallis" w:date="2026-09-25T19:59:00Z" w16du:dateUtc="2026-09-25T23:59:00Z">
                  <w:rPr>
                    <w:color w:val="FF0000"/>
                    <w:highlight w:val="yellow"/>
                    <w:lang w:val="en-US"/>
                  </w:rPr>
                </w:rPrChange>
              </w:rPr>
              <w:pPrChange w:id="171" w:author="Lucy Wallis" w:date="2026-09-25T19:59:00Z" w16du:dateUtc="2026-09-25T23:59:00Z">
                <w:pPr>
                  <w:spacing w:line="480" w:lineRule="auto"/>
                  <w:jc w:val="center"/>
                </w:pPr>
              </w:pPrChange>
            </w:pPr>
            <w:ins w:id="172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57.76</w:t>
              </w:r>
            </w:ins>
            <w:del w:id="173" w:author="Lucy Wallis" w:date="2026-09-25T19:59:00Z" w16du:dateUtc="2026-09-25T23:59:00Z">
              <w:r w:rsidR="00090C39" w:rsidRPr="00090C39">
                <w:rPr>
                  <w:color w:val="FF0000"/>
                </w:rPr>
                <w:delText>2317 - 3292</w:delText>
              </w:r>
            </w:del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4" w:author="Lucy Wallis" w:date="2026-09-25T19:59:00Z" w16du:dateUtc="2026-09-25T23:59:00Z">
              <w:tcPr>
                <w:tcW w:w="94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7C93A32" w14:textId="77777777" w:rsidR="001E102E" w:rsidRPr="00813C78" w:rsidRDefault="001E102E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ins w:id="17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1613</w:t>
              </w:r>
            </w:ins>
          </w:p>
        </w:tc>
        <w:tc>
          <w:tcPr>
            <w:tcW w:w="9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6" w:author="Lucy Wallis" w:date="2026-09-25T19:59:00Z" w16du:dateUtc="2026-09-25T23:59:00Z">
              <w:tcPr>
                <w:tcW w:w="94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DCA7073" w14:textId="77777777" w:rsidR="001E102E" w:rsidRPr="00813C78" w:rsidRDefault="001E102E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ins w:id="17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-0.082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8" w:author="Lucy Wallis" w:date="2026-09-25T19:59:00Z" w16du:dateUtc="2026-09-25T23:59:00Z">
              <w:tcPr>
                <w:tcW w:w="94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A48AEEA" w14:textId="77777777" w:rsidR="001E102E" w:rsidRPr="00813C78" w:rsidRDefault="001E102E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ins w:id="17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0.934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  <w:tcPrChange w:id="180" w:author="Lucy Wallis" w:date="2026-09-25T19:59:00Z" w16du:dateUtc="2026-09-25T23:59:00Z">
              <w:tcPr>
                <w:tcW w:w="946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2E92B3F" w14:textId="36B07D67" w:rsidR="00E115CD" w:rsidRPr="00813C78" w:rsidRDefault="00E115CD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ins w:id="181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0.01</w:t>
              </w:r>
            </w:ins>
          </w:p>
        </w:tc>
      </w:tr>
      <w:tr w:rsidR="001E102E" w:rsidRPr="00716979" w14:paraId="171FA79B" w14:textId="77777777" w:rsidTr="00813C78">
        <w:trPr>
          <w:trHeight w:val="300"/>
          <w:ins w:id="182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29CD4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18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74B9B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8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8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C43F0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86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724BB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87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88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58.18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8EBE9" w14:textId="77777777" w:rsidR="001E102E" w:rsidRPr="00813C78" w:rsidRDefault="001E102E">
            <w:pPr>
              <w:spacing w:after="0" w:line="240" w:lineRule="auto"/>
              <w:jc w:val="center"/>
              <w:rPr>
                <w:ins w:id="189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EF22E" w14:textId="77777777" w:rsidR="001E102E" w:rsidRPr="00813C78" w:rsidRDefault="001E102E">
            <w:pPr>
              <w:spacing w:after="0" w:line="240" w:lineRule="auto"/>
              <w:jc w:val="center"/>
              <w:rPr>
                <w:ins w:id="190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DB2D0" w14:textId="77777777" w:rsidR="001E102E" w:rsidRPr="00813C78" w:rsidRDefault="001E102E">
            <w:pPr>
              <w:spacing w:after="0" w:line="240" w:lineRule="auto"/>
              <w:jc w:val="center"/>
              <w:rPr>
                <w:ins w:id="191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1C92C" w14:textId="77777777" w:rsidR="001E102E" w:rsidRPr="00813C78" w:rsidRDefault="001E102E">
            <w:pPr>
              <w:spacing w:after="0" w:line="240" w:lineRule="auto"/>
              <w:jc w:val="center"/>
              <w:rPr>
                <w:ins w:id="192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53B0DE1A" w14:textId="77777777" w:rsidTr="00813C78">
        <w:trPr>
          <w:trHeight w:val="300"/>
          <w:ins w:id="193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D9A22" w14:textId="77777777" w:rsidR="001E102E" w:rsidRPr="00716979" w:rsidRDefault="001E102E" w:rsidP="00A8317F">
            <w:pPr>
              <w:spacing w:after="0" w:line="240" w:lineRule="auto"/>
              <w:rPr>
                <w:ins w:id="19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9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Work with specific groups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EE65C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19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9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9859BA" w14:textId="77777777" w:rsidR="001E102E" w:rsidRPr="00716979" w:rsidRDefault="006F0357" w:rsidP="00A8317F">
            <w:pPr>
              <w:spacing w:after="0" w:line="240" w:lineRule="auto"/>
              <w:jc w:val="center"/>
              <w:rPr>
                <w:ins w:id="19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9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6E341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0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0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58.85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8EE4F" w14:textId="77777777" w:rsidR="001E102E" w:rsidRPr="00813C78" w:rsidRDefault="001E102E">
            <w:pPr>
              <w:spacing w:after="0" w:line="240" w:lineRule="auto"/>
              <w:jc w:val="center"/>
              <w:rPr>
                <w:ins w:id="202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03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1582.5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B214B" w14:textId="77777777" w:rsidR="001E102E" w:rsidRPr="00813C78" w:rsidRDefault="001E102E">
            <w:pPr>
              <w:spacing w:after="0" w:line="240" w:lineRule="auto"/>
              <w:jc w:val="center"/>
              <w:rPr>
                <w:ins w:id="20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0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-0.256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916DC" w14:textId="77777777" w:rsidR="001E102E" w:rsidRPr="00813C78" w:rsidRDefault="001E102E">
            <w:pPr>
              <w:spacing w:after="0" w:line="240" w:lineRule="auto"/>
              <w:jc w:val="center"/>
              <w:rPr>
                <w:ins w:id="20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0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0.798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EBCE1" w14:textId="77777777" w:rsidR="001E102E" w:rsidRPr="00813C78" w:rsidRDefault="003D7A12">
            <w:pPr>
              <w:spacing w:after="0" w:line="240" w:lineRule="auto"/>
              <w:jc w:val="center"/>
              <w:rPr>
                <w:ins w:id="208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0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0.02</w:t>
              </w:r>
            </w:ins>
          </w:p>
        </w:tc>
      </w:tr>
      <w:tr w:rsidR="001E102E" w:rsidRPr="00716979" w14:paraId="326BDD24" w14:textId="77777777" w:rsidTr="00813C78">
        <w:trPr>
          <w:trHeight w:val="300"/>
          <w:ins w:id="210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56788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21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1AF4F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1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1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F60E9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1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5A41C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1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16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57.35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59B5D" w14:textId="77777777" w:rsidR="001E102E" w:rsidRPr="00813C78" w:rsidRDefault="001E102E">
            <w:pPr>
              <w:spacing w:after="0" w:line="240" w:lineRule="auto"/>
              <w:jc w:val="center"/>
              <w:rPr>
                <w:ins w:id="217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62CC7" w14:textId="77777777" w:rsidR="001E102E" w:rsidRPr="00813C78" w:rsidRDefault="001E102E">
            <w:pPr>
              <w:spacing w:after="0" w:line="240" w:lineRule="auto"/>
              <w:jc w:val="center"/>
              <w:rPr>
                <w:ins w:id="218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0C102" w14:textId="77777777" w:rsidR="001E102E" w:rsidRPr="00813C78" w:rsidRDefault="001E102E">
            <w:pPr>
              <w:spacing w:after="0" w:line="240" w:lineRule="auto"/>
              <w:jc w:val="center"/>
              <w:rPr>
                <w:ins w:id="219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94729" w14:textId="77777777" w:rsidR="001E102E" w:rsidRPr="00813C78" w:rsidRDefault="001E102E">
            <w:pPr>
              <w:spacing w:after="0" w:line="240" w:lineRule="auto"/>
              <w:jc w:val="center"/>
              <w:rPr>
                <w:ins w:id="220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67FB549A" w14:textId="77777777" w:rsidTr="00813C78">
        <w:trPr>
          <w:trHeight w:val="300"/>
          <w:ins w:id="221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F8179" w14:textId="77777777" w:rsidR="001E102E" w:rsidRPr="00716979" w:rsidRDefault="001E102E" w:rsidP="00A8317F">
            <w:pPr>
              <w:spacing w:after="0" w:line="240" w:lineRule="auto"/>
              <w:rPr>
                <w:ins w:id="22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2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Fulfilling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6DF2A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2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2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0C30C9" w14:textId="77777777" w:rsidR="001E102E" w:rsidRPr="00716979" w:rsidRDefault="009A697E" w:rsidP="00A8317F">
            <w:pPr>
              <w:spacing w:after="0" w:line="240" w:lineRule="auto"/>
              <w:jc w:val="center"/>
              <w:rPr>
                <w:ins w:id="226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27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5 (4-5)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89C1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2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29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54.22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978D2" w14:textId="77777777" w:rsidR="001E102E" w:rsidRPr="00813C78" w:rsidRDefault="001E102E">
            <w:pPr>
              <w:spacing w:after="0" w:line="240" w:lineRule="auto"/>
              <w:jc w:val="center"/>
              <w:rPr>
                <w:ins w:id="230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31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1436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CE39C" w14:textId="77777777" w:rsidR="001E102E" w:rsidRPr="00813C78" w:rsidRDefault="001E102E">
            <w:pPr>
              <w:spacing w:after="0" w:line="240" w:lineRule="auto"/>
              <w:jc w:val="center"/>
              <w:rPr>
                <w:ins w:id="232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33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-1.393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4B0EA" w14:textId="77777777" w:rsidR="001E102E" w:rsidRPr="00813C78" w:rsidRDefault="001E102E">
            <w:pPr>
              <w:spacing w:after="0" w:line="240" w:lineRule="auto"/>
              <w:jc w:val="center"/>
              <w:rPr>
                <w:ins w:id="23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3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0.164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3C14C" w14:textId="77777777" w:rsidR="001E102E" w:rsidRPr="00813C78" w:rsidRDefault="003D7A12">
            <w:pPr>
              <w:spacing w:after="0" w:line="240" w:lineRule="auto"/>
              <w:jc w:val="center"/>
              <w:rPr>
                <w:ins w:id="23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3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0.13</w:t>
              </w:r>
            </w:ins>
          </w:p>
        </w:tc>
      </w:tr>
      <w:tr w:rsidR="001E102E" w:rsidRPr="00716979" w14:paraId="18C679C0" w14:textId="77777777" w:rsidTr="00813C78">
        <w:trPr>
          <w:trHeight w:val="300"/>
          <w:ins w:id="238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9898A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239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E34B2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4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4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486808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42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CCCD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4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44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60.91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CC2C4" w14:textId="77777777" w:rsidR="001E102E" w:rsidRPr="00813C78" w:rsidRDefault="001E102E">
            <w:pPr>
              <w:spacing w:after="0" w:line="240" w:lineRule="auto"/>
              <w:jc w:val="center"/>
              <w:rPr>
                <w:ins w:id="245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8C16E" w14:textId="77777777" w:rsidR="001E102E" w:rsidRPr="00813C78" w:rsidRDefault="001E102E">
            <w:pPr>
              <w:spacing w:after="0" w:line="240" w:lineRule="auto"/>
              <w:jc w:val="center"/>
              <w:rPr>
                <w:ins w:id="246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65D7" w14:textId="77777777" w:rsidR="001E102E" w:rsidRPr="00813C78" w:rsidRDefault="001E102E">
            <w:pPr>
              <w:spacing w:after="0" w:line="240" w:lineRule="auto"/>
              <w:jc w:val="center"/>
              <w:rPr>
                <w:ins w:id="247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CAA84" w14:textId="77777777" w:rsidR="001E102E" w:rsidRPr="00813C78" w:rsidRDefault="001E102E">
            <w:pPr>
              <w:spacing w:after="0" w:line="240" w:lineRule="auto"/>
              <w:jc w:val="center"/>
              <w:rPr>
                <w:ins w:id="248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71C79E17" w14:textId="77777777" w:rsidTr="00813C78">
        <w:trPr>
          <w:trHeight w:val="300"/>
          <w:ins w:id="249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96E87" w14:textId="77777777" w:rsidR="001E102E" w:rsidRPr="00716979" w:rsidRDefault="001E102E" w:rsidP="00A8317F">
            <w:pPr>
              <w:spacing w:after="0" w:line="240" w:lineRule="auto"/>
              <w:rPr>
                <w:ins w:id="25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5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Working under pressure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1F839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5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5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C91F9" w14:textId="77777777" w:rsidR="001E102E" w:rsidRPr="00716979" w:rsidRDefault="009A697E" w:rsidP="00A8317F">
            <w:pPr>
              <w:spacing w:after="0" w:line="240" w:lineRule="auto"/>
              <w:jc w:val="center"/>
              <w:rPr>
                <w:ins w:id="25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5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8F38C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56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5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59.78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3FF87" w14:textId="77777777" w:rsidR="001E102E" w:rsidRPr="00813C78" w:rsidRDefault="001E102E">
            <w:pPr>
              <w:spacing w:after="0" w:line="240" w:lineRule="auto"/>
              <w:jc w:val="center"/>
              <w:rPr>
                <w:ins w:id="258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5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1536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A453" w14:textId="77777777" w:rsidR="001E102E" w:rsidRPr="00813C78" w:rsidRDefault="001E102E">
            <w:pPr>
              <w:spacing w:after="0" w:line="240" w:lineRule="auto"/>
              <w:jc w:val="center"/>
              <w:rPr>
                <w:ins w:id="260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61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-0.544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2EC86" w14:textId="77777777" w:rsidR="001E102E" w:rsidRPr="00813C78" w:rsidRDefault="001E102E">
            <w:pPr>
              <w:spacing w:after="0" w:line="240" w:lineRule="auto"/>
              <w:jc w:val="center"/>
              <w:rPr>
                <w:ins w:id="262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63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0.587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8D1DC" w14:textId="77777777" w:rsidR="001E102E" w:rsidRPr="00813C78" w:rsidRDefault="00596DFD">
            <w:pPr>
              <w:spacing w:after="0" w:line="240" w:lineRule="auto"/>
              <w:jc w:val="center"/>
              <w:rPr>
                <w:ins w:id="26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6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0.05</w:t>
              </w:r>
            </w:ins>
          </w:p>
        </w:tc>
      </w:tr>
      <w:tr w:rsidR="001E102E" w:rsidRPr="00716979" w14:paraId="7333029C" w14:textId="77777777" w:rsidTr="00813C78">
        <w:trPr>
          <w:trHeight w:val="300"/>
          <w:ins w:id="266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C8E7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267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FF2A6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6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69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DCB500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7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8B404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7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72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56.63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ED053" w14:textId="77777777" w:rsidR="001E102E" w:rsidRPr="00813C78" w:rsidRDefault="001E102E">
            <w:pPr>
              <w:spacing w:after="0" w:line="240" w:lineRule="auto"/>
              <w:jc w:val="center"/>
              <w:rPr>
                <w:ins w:id="273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AD5F1" w14:textId="77777777" w:rsidR="001E102E" w:rsidRPr="00813C78" w:rsidRDefault="001E102E">
            <w:pPr>
              <w:spacing w:after="0" w:line="240" w:lineRule="auto"/>
              <w:jc w:val="center"/>
              <w:rPr>
                <w:ins w:id="274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E7DEE" w14:textId="77777777" w:rsidR="001E102E" w:rsidRPr="00813C78" w:rsidRDefault="001E102E">
            <w:pPr>
              <w:spacing w:after="0" w:line="240" w:lineRule="auto"/>
              <w:jc w:val="center"/>
              <w:rPr>
                <w:ins w:id="275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E534" w14:textId="77777777" w:rsidR="001E102E" w:rsidRPr="00813C78" w:rsidRDefault="001E102E">
            <w:pPr>
              <w:spacing w:after="0" w:line="240" w:lineRule="auto"/>
              <w:jc w:val="center"/>
              <w:rPr>
                <w:ins w:id="276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778F2657" w14:textId="77777777" w:rsidTr="00813C78">
        <w:trPr>
          <w:trHeight w:val="300"/>
          <w:ins w:id="277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80B25" w14:textId="77777777" w:rsidR="001E102E" w:rsidRPr="00716979" w:rsidRDefault="001E102E" w:rsidP="00A8317F">
            <w:pPr>
              <w:spacing w:after="0" w:line="240" w:lineRule="auto"/>
              <w:rPr>
                <w:ins w:id="27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79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Non-sedentary profession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03047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8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8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D90994" w14:textId="77777777" w:rsidR="001E102E" w:rsidRPr="00716979" w:rsidRDefault="009A697E" w:rsidP="00A8317F">
            <w:pPr>
              <w:spacing w:after="0" w:line="240" w:lineRule="auto"/>
              <w:jc w:val="center"/>
              <w:rPr>
                <w:ins w:id="282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83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(3-5)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16149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8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28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56.98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E045E" w14:textId="77777777" w:rsidR="001E102E" w:rsidRPr="00813C78" w:rsidRDefault="001E102E">
            <w:pPr>
              <w:spacing w:after="0" w:line="240" w:lineRule="auto"/>
              <w:jc w:val="center"/>
              <w:rPr>
                <w:ins w:id="28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8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1574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A2B44" w14:textId="77777777" w:rsidR="001E102E" w:rsidRPr="00813C78" w:rsidRDefault="001E102E">
            <w:pPr>
              <w:spacing w:after="0" w:line="240" w:lineRule="auto"/>
              <w:jc w:val="center"/>
              <w:rPr>
                <w:ins w:id="288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8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-0.303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AB47C" w14:textId="77777777" w:rsidR="001E102E" w:rsidRPr="00813C78" w:rsidRDefault="001E102E">
            <w:pPr>
              <w:spacing w:after="0" w:line="240" w:lineRule="auto"/>
              <w:jc w:val="center"/>
              <w:rPr>
                <w:ins w:id="290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91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0.762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ACF4A" w14:textId="77777777" w:rsidR="001E102E" w:rsidRPr="00813C78" w:rsidRDefault="00596DFD">
            <w:pPr>
              <w:spacing w:after="0" w:line="240" w:lineRule="auto"/>
              <w:jc w:val="center"/>
              <w:rPr>
                <w:ins w:id="292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293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0.03</w:t>
              </w:r>
            </w:ins>
          </w:p>
        </w:tc>
      </w:tr>
      <w:tr w:rsidR="001E102E" w:rsidRPr="00716979" w14:paraId="43083F92" w14:textId="77777777" w:rsidTr="00813C78">
        <w:trPr>
          <w:trHeight w:val="300"/>
          <w:ins w:id="294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EDD5A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29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EA860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9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29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CE4D2F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9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3C38A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299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00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58.78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15934" w14:textId="77777777" w:rsidR="001E102E" w:rsidRPr="00813C78" w:rsidRDefault="001E102E">
            <w:pPr>
              <w:spacing w:after="0" w:line="240" w:lineRule="auto"/>
              <w:jc w:val="center"/>
              <w:rPr>
                <w:ins w:id="301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7F215" w14:textId="77777777" w:rsidR="001E102E" w:rsidRPr="00813C78" w:rsidRDefault="001E102E">
            <w:pPr>
              <w:spacing w:after="0" w:line="240" w:lineRule="auto"/>
              <w:jc w:val="center"/>
              <w:rPr>
                <w:ins w:id="302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F19CC" w14:textId="77777777" w:rsidR="001E102E" w:rsidRPr="00813C78" w:rsidRDefault="001E102E">
            <w:pPr>
              <w:spacing w:after="0" w:line="240" w:lineRule="auto"/>
              <w:jc w:val="center"/>
              <w:rPr>
                <w:ins w:id="303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D7EDB" w14:textId="77777777" w:rsidR="001E102E" w:rsidRPr="00813C78" w:rsidRDefault="001E102E">
            <w:pPr>
              <w:spacing w:after="0" w:line="240" w:lineRule="auto"/>
              <w:jc w:val="center"/>
              <w:rPr>
                <w:ins w:id="304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6BCA6B89" w14:textId="77777777" w:rsidTr="00813C78">
        <w:trPr>
          <w:trHeight w:val="300"/>
          <w:ins w:id="305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B9DBB" w14:textId="77777777" w:rsidR="001E102E" w:rsidRPr="00716979" w:rsidRDefault="001E102E" w:rsidP="00A8317F">
            <w:pPr>
              <w:spacing w:after="0" w:line="240" w:lineRule="auto"/>
              <w:rPr>
                <w:ins w:id="30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0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Work in a team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ED2AB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0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09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C4CBC0" w14:textId="77777777" w:rsidR="001E102E" w:rsidRPr="00716979" w:rsidRDefault="009A697E" w:rsidP="00A8317F">
            <w:pPr>
              <w:spacing w:after="0" w:line="240" w:lineRule="auto"/>
              <w:jc w:val="center"/>
              <w:rPr>
                <w:ins w:id="31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11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97896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12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13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58.31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40BA8" w14:textId="77777777" w:rsidR="001E102E" w:rsidRPr="00813C78" w:rsidRDefault="001E102E">
            <w:pPr>
              <w:spacing w:after="0" w:line="240" w:lineRule="auto"/>
              <w:jc w:val="center"/>
              <w:rPr>
                <w:ins w:id="31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1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1609.5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FD492" w14:textId="77777777" w:rsidR="001E102E" w:rsidRPr="00813C78" w:rsidRDefault="001E102E">
            <w:pPr>
              <w:spacing w:after="0" w:line="240" w:lineRule="auto"/>
              <w:jc w:val="center"/>
              <w:rPr>
                <w:ins w:id="31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1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-0.096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AA2C9" w14:textId="77777777" w:rsidR="001E102E" w:rsidRPr="00813C78" w:rsidRDefault="001E102E">
            <w:pPr>
              <w:spacing w:after="0" w:line="240" w:lineRule="auto"/>
              <w:jc w:val="center"/>
              <w:rPr>
                <w:ins w:id="318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1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0.924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39FE9" w14:textId="77777777" w:rsidR="001E102E" w:rsidRPr="00813C78" w:rsidRDefault="00A930F2">
            <w:pPr>
              <w:spacing w:after="0" w:line="240" w:lineRule="auto"/>
              <w:jc w:val="center"/>
              <w:rPr>
                <w:ins w:id="320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21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0.01</w:t>
              </w:r>
            </w:ins>
          </w:p>
        </w:tc>
      </w:tr>
      <w:tr w:rsidR="001E102E" w:rsidRPr="00716979" w14:paraId="02380C98" w14:textId="77777777" w:rsidTr="00813C78">
        <w:trPr>
          <w:trHeight w:val="300"/>
          <w:ins w:id="322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C58F6" w14:textId="77777777" w:rsidR="001E102E" w:rsidRPr="00716979" w:rsidRDefault="001E102E" w:rsidP="00A8317F">
            <w:pPr>
              <w:spacing w:after="0" w:line="240" w:lineRule="auto"/>
              <w:jc w:val="right"/>
              <w:rPr>
                <w:ins w:id="32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DA850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2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2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6EE1D4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26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A308C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27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28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57.76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53CFA" w14:textId="77777777" w:rsidR="001E102E" w:rsidRPr="00813C78" w:rsidRDefault="001E102E">
            <w:pPr>
              <w:spacing w:after="0" w:line="240" w:lineRule="auto"/>
              <w:jc w:val="center"/>
              <w:rPr>
                <w:ins w:id="329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14604" w14:textId="77777777" w:rsidR="001E102E" w:rsidRPr="00813C78" w:rsidRDefault="001E102E">
            <w:pPr>
              <w:spacing w:after="0" w:line="240" w:lineRule="auto"/>
              <w:jc w:val="center"/>
              <w:rPr>
                <w:ins w:id="330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809C2" w14:textId="77777777" w:rsidR="001E102E" w:rsidRPr="00813C78" w:rsidRDefault="001E102E">
            <w:pPr>
              <w:spacing w:after="0" w:line="240" w:lineRule="auto"/>
              <w:jc w:val="center"/>
              <w:rPr>
                <w:ins w:id="331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B0628" w14:textId="77777777" w:rsidR="001E102E" w:rsidRPr="00813C78" w:rsidRDefault="001E102E">
            <w:pPr>
              <w:spacing w:after="0" w:line="240" w:lineRule="auto"/>
              <w:jc w:val="center"/>
              <w:rPr>
                <w:ins w:id="332" w:author="Lucy Wallis" w:date="2026-09-25T19:59:00Z" w16du:dateUtc="2026-09-25T23:59:00Z"/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7C5D6B4E" w14:textId="77777777" w:rsidTr="00813C78">
        <w:trPr>
          <w:trHeight w:val="300"/>
          <w:ins w:id="333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D173" w14:textId="77777777" w:rsidR="001E102E" w:rsidRPr="00716979" w:rsidRDefault="001E102E" w:rsidP="00A8317F">
            <w:pPr>
              <w:spacing w:after="0" w:line="240" w:lineRule="auto"/>
              <w:rPr>
                <w:ins w:id="33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35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Offers variety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0564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3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3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4AAB49" w14:textId="77777777" w:rsidR="001E102E" w:rsidRPr="00716979" w:rsidRDefault="009A697E" w:rsidP="00A8317F">
            <w:pPr>
              <w:spacing w:after="0" w:line="240" w:lineRule="auto"/>
              <w:jc w:val="center"/>
              <w:rPr>
                <w:ins w:id="33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3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5 (4-5)</w:t>
              </w:r>
            </w:ins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A072F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4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41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56.36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24CB3" w14:textId="77777777" w:rsidR="001E102E" w:rsidRPr="00813C78" w:rsidRDefault="001E102E">
            <w:pPr>
              <w:spacing w:after="0" w:line="240" w:lineRule="auto"/>
              <w:jc w:val="center"/>
              <w:rPr>
                <w:ins w:id="342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43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1543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53276" w14:textId="77777777" w:rsidR="001E102E" w:rsidRPr="00813C78" w:rsidRDefault="001E102E">
            <w:pPr>
              <w:spacing w:after="0" w:line="240" w:lineRule="auto"/>
              <w:jc w:val="center"/>
              <w:rPr>
                <w:ins w:id="344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45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-0.542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DC4FC" w14:textId="77777777" w:rsidR="001E102E" w:rsidRPr="00813C78" w:rsidRDefault="001E102E">
            <w:pPr>
              <w:spacing w:after="0" w:line="240" w:lineRule="auto"/>
              <w:jc w:val="center"/>
              <w:rPr>
                <w:ins w:id="346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47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0.588</w:t>
              </w:r>
            </w:ins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AFBE0" w14:textId="77777777" w:rsidR="001E102E" w:rsidRPr="00813C78" w:rsidRDefault="00A930F2">
            <w:pPr>
              <w:spacing w:after="0" w:line="240" w:lineRule="auto"/>
              <w:jc w:val="center"/>
              <w:rPr>
                <w:ins w:id="348" w:author="Lucy Wallis" w:date="2026-09-25T19:59:00Z" w16du:dateUtc="2026-09-25T23:59:00Z"/>
                <w:rFonts w:eastAsia="Times New Roman" w:cstheme="minorHAnsi"/>
                <w:color w:val="000000"/>
                <w:lang w:eastAsia="en-GB"/>
              </w:rPr>
            </w:pPr>
            <w:ins w:id="349" w:author="Lucy Wallis" w:date="2026-09-25T19:59:00Z" w16du:dateUtc="2026-09-25T23:59:00Z">
              <w:r w:rsidRPr="00813C78">
                <w:rPr>
                  <w:rFonts w:eastAsia="Times New Roman" w:cstheme="minorHAnsi"/>
                  <w:color w:val="000000"/>
                  <w:lang w:eastAsia="en-GB"/>
                </w:rPr>
                <w:t>0.05</w:t>
              </w:r>
            </w:ins>
          </w:p>
        </w:tc>
      </w:tr>
      <w:tr w:rsidR="001E102E" w:rsidRPr="00716979" w14:paraId="490A762C" w14:textId="77777777" w:rsidTr="00813C78">
        <w:trPr>
          <w:trHeight w:val="300"/>
          <w:ins w:id="350" w:author="Lucy Wallis" w:date="2026-09-25T19:59:00Z" w16du:dateUtc="2026-09-25T23:59:00Z"/>
        </w:trPr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EA929D" w14:textId="77777777" w:rsidR="001E102E" w:rsidRPr="00716979" w:rsidRDefault="001E102E" w:rsidP="00A8317F">
            <w:pPr>
              <w:spacing w:after="0" w:line="240" w:lineRule="auto"/>
              <w:rPr>
                <w:ins w:id="35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52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 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074D81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5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54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33517BF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5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DCB19C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56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357" w:author="Lucy Wallis" w:date="2026-09-25T19:59:00Z" w16du:dateUtc="2026-09-25T23:59:00Z">
              <w:r w:rsidRPr="00716979">
                <w:rPr>
                  <w:rFonts w:ascii="Calibri" w:eastAsia="Times New Roman" w:hAnsi="Calibri" w:cs="Calibri"/>
                  <w:color w:val="000000"/>
                  <w:lang w:eastAsia="en-GB"/>
                </w:rPr>
                <w:t>59.26</w:t>
              </w:r>
            </w:ins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96827D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5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18FDEE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59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D26B5A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6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D3803" w14:textId="77777777" w:rsidR="001E102E" w:rsidRPr="00716979" w:rsidRDefault="001E102E" w:rsidP="00A8317F">
            <w:pPr>
              <w:spacing w:after="0" w:line="240" w:lineRule="auto"/>
              <w:jc w:val="center"/>
              <w:rPr>
                <w:ins w:id="36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14:paraId="37C370AA" w14:textId="17BBBC86" w:rsidR="00090C39" w:rsidRDefault="008A09E0" w:rsidP="00B14075">
      <w:pPr>
        <w:spacing w:before="120" w:line="480" w:lineRule="auto"/>
        <w:rPr>
          <w:del w:id="362" w:author="Lucy Wallis" w:date="2026-09-25T19:59:00Z" w16du:dateUtc="2026-09-25T23:59:00Z"/>
          <w:color w:val="FF0000"/>
          <w:lang w:val="en-US"/>
        </w:rPr>
      </w:pPr>
      <w:ins w:id="363" w:author="Lucy Wallis" w:date="2026-09-25T19:59:00Z" w16du:dateUtc="2026-09-25T23:59:00Z">
        <w:r w:rsidRPr="008A09E0">
          <w:rPr>
            <w:rFonts w:cstheme="minorHAnsi"/>
            <w:i/>
            <w:iCs/>
            <w:sz w:val="20"/>
            <w:szCs w:val="20"/>
          </w:rPr>
          <w:t xml:space="preserve">Note: </w:t>
        </w:r>
        <w:r w:rsidRPr="00813C78">
          <w:rPr>
            <w:rFonts w:cstheme="minorHAnsi"/>
            <w:sz w:val="20"/>
            <w:szCs w:val="20"/>
          </w:rPr>
          <w:t xml:space="preserve">IQR, </w:t>
        </w:r>
      </w:ins>
      <w:del w:id="364" w:author="Lucy Wallis" w:date="2026-09-25T19:59:00Z" w16du:dateUtc="2026-09-25T23:59:00Z">
        <w:r w:rsidR="00090C39">
          <w:rPr>
            <w:color w:val="FF0000"/>
            <w:lang w:val="en-US"/>
          </w:rPr>
          <w:delText xml:space="preserve">* Points in use. Total number of points was 37183 - 92480 for the left atrium, and 14296 - 19785 for the right atrium. </w:delText>
        </w:r>
      </w:del>
    </w:p>
    <w:p w14:paraId="5E7AE4A4" w14:textId="52687487" w:rsidR="00EC6F8C" w:rsidRPr="00EB24FB" w:rsidRDefault="0003706C" w:rsidP="00B11519">
      <w:pPr>
        <w:spacing w:line="276" w:lineRule="auto"/>
        <w:jc w:val="both"/>
        <w:rPr>
          <w:sz w:val="20"/>
          <w:rPrChange w:id="365" w:author="Lucy Wallis" w:date="2026-09-25T19:59:00Z" w16du:dateUtc="2026-09-25T23:59:00Z">
            <w:rPr>
              <w:b/>
              <w:color w:val="FF0000"/>
              <w:lang w:val="en-US"/>
            </w:rPr>
          </w:rPrChange>
        </w:rPr>
        <w:pPrChange w:id="366" w:author="Lucy Wallis" w:date="2026-09-25T19:59:00Z" w16du:dateUtc="2026-09-25T23:59:00Z">
          <w:pPr>
            <w:spacing w:before="120" w:line="480" w:lineRule="auto"/>
          </w:pPr>
        </w:pPrChange>
      </w:pPr>
      <w:del w:id="367" w:author="Lucy Wallis" w:date="2026-09-25T19:59:00Z" w16du:dateUtc="2026-09-25T23:59:00Z">
        <w:r w:rsidRPr="0003706C">
          <w:rPr>
            <w:color w:val="FF0000"/>
            <w:lang w:val="en-US"/>
          </w:rPr>
          <w:delText>Data are shown as median [</w:delText>
        </w:r>
      </w:del>
      <w:r w:rsidRPr="00813C78">
        <w:rPr>
          <w:sz w:val="20"/>
          <w:rPrChange w:id="368" w:author="Lucy Wallis" w:date="2026-09-25T19:59:00Z" w16du:dateUtc="2026-09-25T23:59:00Z">
            <w:rPr>
              <w:color w:val="FF0000"/>
              <w:lang w:val="en-US"/>
            </w:rPr>
          </w:rPrChange>
        </w:rPr>
        <w:t>interquartile range</w:t>
      </w:r>
      <w:ins w:id="369" w:author="Lucy Wallis" w:date="2026-09-25T19:59:00Z" w16du:dateUtc="2026-09-25T23:59:00Z">
        <w:r w:rsidR="008A09E0" w:rsidRPr="00813C78">
          <w:rPr>
            <w:rFonts w:cstheme="minorHAnsi"/>
            <w:sz w:val="20"/>
            <w:szCs w:val="20"/>
          </w:rPr>
          <w:t xml:space="preserve"> (25</w:t>
        </w:r>
        <w:r w:rsidR="008A09E0" w:rsidRPr="00813C78">
          <w:rPr>
            <w:rFonts w:cstheme="minorHAnsi"/>
            <w:sz w:val="20"/>
            <w:szCs w:val="20"/>
            <w:vertAlign w:val="superscript"/>
          </w:rPr>
          <w:t>th</w:t>
        </w:r>
        <w:r w:rsidR="008A09E0" w:rsidRPr="00813C78">
          <w:rPr>
            <w:rFonts w:cstheme="minorHAnsi"/>
            <w:sz w:val="20"/>
            <w:szCs w:val="20"/>
          </w:rPr>
          <w:t xml:space="preserve"> – 75</w:t>
        </w:r>
        <w:r w:rsidR="008A09E0" w:rsidRPr="00813C78">
          <w:rPr>
            <w:rFonts w:cstheme="minorHAnsi"/>
            <w:sz w:val="20"/>
            <w:szCs w:val="20"/>
            <w:vertAlign w:val="superscript"/>
          </w:rPr>
          <w:t>th</w:t>
        </w:r>
        <w:r w:rsidR="008A09E0" w:rsidRPr="00813C78">
          <w:rPr>
            <w:rFonts w:cstheme="minorHAnsi"/>
            <w:sz w:val="20"/>
            <w:szCs w:val="20"/>
          </w:rPr>
          <w:t xml:space="preserve"> percentiles);</w:t>
        </w:r>
        <w:r w:rsidR="008A09E0" w:rsidRPr="008A09E0">
          <w:rPr>
            <w:rFonts w:cstheme="minorHAnsi"/>
            <w:i/>
            <w:iCs/>
            <w:sz w:val="20"/>
            <w:szCs w:val="20"/>
          </w:rPr>
          <w:t xml:space="preserve"> </w:t>
        </w:r>
        <w:r w:rsidR="00B11519" w:rsidRPr="00EB24FB">
          <w:rPr>
            <w:rFonts w:cstheme="minorHAnsi"/>
            <w:sz w:val="20"/>
            <w:szCs w:val="20"/>
          </w:rPr>
          <w:t>Pre-FC, before first career; Post-FC, after first career</w:t>
        </w:r>
      </w:ins>
      <w:del w:id="370" w:author="Lucy Wallis" w:date="2026-09-25T19:59:00Z" w16du:dateUtc="2026-09-25T23:59:00Z">
        <w:r w:rsidRPr="0003706C">
          <w:rPr>
            <w:color w:val="FF0000"/>
            <w:lang w:val="en-US"/>
          </w:rPr>
          <w:delText>]</w:delText>
        </w:r>
        <w:r w:rsidR="00090C39">
          <w:rPr>
            <w:color w:val="FF0000"/>
            <w:lang w:val="en-US"/>
          </w:rPr>
          <w:delText xml:space="preserve"> or as range, if only two maps were created.</w:delText>
        </w:r>
      </w:del>
    </w:p>
    <w:p w14:paraId="4B13CCC1" w14:textId="77777777" w:rsidR="00EC6F8C" w:rsidRPr="00EB24FB" w:rsidRDefault="00EC6F8C" w:rsidP="00B11519">
      <w:pPr>
        <w:spacing w:line="276" w:lineRule="auto"/>
        <w:jc w:val="both"/>
        <w:rPr>
          <w:sz w:val="4"/>
          <w:rPrChange w:id="371" w:author="Lucy Wallis" w:date="2026-09-25T19:59:00Z" w16du:dateUtc="2026-09-25T23:59:00Z">
            <w:rPr>
              <w:b/>
              <w:lang w:val="en-US"/>
            </w:rPr>
          </w:rPrChange>
        </w:rPr>
        <w:pPrChange w:id="372" w:author="Lucy Wallis" w:date="2026-09-25T19:59:00Z" w16du:dateUtc="2026-09-25T23:59:00Z">
          <w:pPr>
            <w:spacing w:before="120" w:line="480" w:lineRule="auto"/>
          </w:pPr>
        </w:pPrChange>
      </w:pPr>
    </w:p>
    <w:p w14:paraId="0396AD26" w14:textId="77777777" w:rsidR="00B11519" w:rsidRDefault="00B11519" w:rsidP="00B11519">
      <w:pPr>
        <w:spacing w:line="276" w:lineRule="auto"/>
        <w:jc w:val="both"/>
        <w:rPr>
          <w:ins w:id="373" w:author="Lucy Wallis" w:date="2026-09-25T19:59:00Z" w16du:dateUtc="2026-09-25T23:59:00Z"/>
          <w:rFonts w:cstheme="minorHAnsi"/>
          <w:color w:val="333333"/>
          <w:shd w:val="clear" w:color="auto" w:fill="FFFFFF"/>
        </w:rPr>
      </w:pPr>
      <w:ins w:id="374" w:author="Lucy Wallis" w:date="2026-09-25T19:59:00Z" w16du:dateUtc="2026-09-25T23:59:00Z">
        <w:r w:rsidRPr="00580CB5">
          <w:rPr>
            <w:rFonts w:cstheme="minorHAnsi"/>
            <w:b/>
            <w:bCs/>
            <w:color w:val="333333"/>
            <w:shd w:val="clear" w:color="auto" w:fill="FFFFFF"/>
          </w:rPr>
          <w:lastRenderedPageBreak/>
          <w:t>Supplementary Table 2:</w:t>
        </w:r>
        <w:r w:rsidRPr="00580CB5">
          <w:rPr>
            <w:rFonts w:cstheme="minorHAnsi"/>
            <w:color w:val="333333"/>
            <w:shd w:val="clear" w:color="auto" w:fill="FFFFFF"/>
          </w:rPr>
          <w:t xml:space="preserve"> </w:t>
        </w:r>
        <w:r>
          <w:rPr>
            <w:rFonts w:cstheme="minorHAnsi"/>
            <w:color w:val="333333"/>
            <w:shd w:val="clear" w:color="auto" w:fill="FFFFFF"/>
          </w:rPr>
          <w:t xml:space="preserve">How information on podiatry is accessed </w:t>
        </w:r>
        <w:r w:rsidRPr="001D24E2">
          <w:rPr>
            <w:rFonts w:cstheme="minorHAnsi"/>
            <w:color w:val="333333"/>
            <w:shd w:val="clear" w:color="auto" w:fill="FFFFFF"/>
          </w:rPr>
          <w:t>for both Pre-FC and Post-FC participants</w:t>
        </w:r>
      </w:ins>
    </w:p>
    <w:p w14:paraId="50BB5498" w14:textId="77777777" w:rsidR="0003706C" w:rsidRDefault="0003706C" w:rsidP="00B14075">
      <w:pPr>
        <w:spacing w:before="120" w:line="480" w:lineRule="auto"/>
        <w:rPr>
          <w:del w:id="375" w:author="Lucy Wallis" w:date="2026-09-25T19:59:00Z" w16du:dateUtc="2026-09-25T23:59:00Z"/>
          <w:b/>
          <w:lang w:val="en-US"/>
        </w:rPr>
      </w:pPr>
    </w:p>
    <w:p w14:paraId="16AA1AD0" w14:textId="77777777" w:rsidR="0003706C" w:rsidRDefault="0003706C" w:rsidP="00B14075">
      <w:pPr>
        <w:spacing w:before="120" w:line="480" w:lineRule="auto"/>
        <w:rPr>
          <w:del w:id="376" w:author="Lucy Wallis" w:date="2026-09-25T19:59:00Z" w16du:dateUtc="2026-09-25T23:59:00Z"/>
          <w:b/>
          <w:lang w:val="en-US"/>
        </w:rPr>
      </w:pPr>
    </w:p>
    <w:p w14:paraId="381AF2F4" w14:textId="77777777" w:rsidR="0003706C" w:rsidRDefault="0003706C" w:rsidP="00B14075">
      <w:pPr>
        <w:spacing w:before="120" w:line="480" w:lineRule="auto"/>
        <w:rPr>
          <w:del w:id="377" w:author="Lucy Wallis" w:date="2026-09-25T19:59:00Z" w16du:dateUtc="2026-09-25T23:59:00Z"/>
          <w:b/>
          <w:lang w:val="en-US"/>
        </w:rPr>
      </w:pPr>
    </w:p>
    <w:p w14:paraId="244104EF" w14:textId="77777777" w:rsidR="0003706C" w:rsidRDefault="0003706C" w:rsidP="00B14075">
      <w:pPr>
        <w:spacing w:before="120" w:line="480" w:lineRule="auto"/>
        <w:rPr>
          <w:del w:id="378" w:author="Lucy Wallis" w:date="2026-09-25T19:59:00Z" w16du:dateUtc="2026-09-25T23:59:00Z"/>
          <w:b/>
          <w:lang w:val="en-US"/>
        </w:rPr>
      </w:pPr>
    </w:p>
    <w:p w14:paraId="2CB6CAD8" w14:textId="77777777" w:rsidR="0003706C" w:rsidRDefault="0003706C" w:rsidP="00B14075">
      <w:pPr>
        <w:spacing w:before="120" w:line="480" w:lineRule="auto"/>
        <w:rPr>
          <w:del w:id="379" w:author="Lucy Wallis" w:date="2026-09-25T19:59:00Z" w16du:dateUtc="2026-09-25T23:59:00Z"/>
          <w:b/>
          <w:lang w:val="en-US"/>
        </w:rPr>
      </w:pPr>
    </w:p>
    <w:p w14:paraId="23AF401B" w14:textId="77777777" w:rsidR="0003706C" w:rsidRDefault="0003706C" w:rsidP="00B14075">
      <w:pPr>
        <w:spacing w:before="120" w:line="480" w:lineRule="auto"/>
        <w:rPr>
          <w:del w:id="380" w:author="Lucy Wallis" w:date="2026-09-25T19:59:00Z" w16du:dateUtc="2026-09-25T23:59:00Z"/>
          <w:b/>
          <w:lang w:val="en-US"/>
        </w:rPr>
      </w:pPr>
    </w:p>
    <w:p w14:paraId="0FD03D67" w14:textId="77777777" w:rsidR="0003706C" w:rsidRDefault="0003706C" w:rsidP="00B14075">
      <w:pPr>
        <w:spacing w:before="120" w:line="480" w:lineRule="auto"/>
        <w:rPr>
          <w:del w:id="381" w:author="Lucy Wallis" w:date="2026-09-25T19:59:00Z" w16du:dateUtc="2026-09-25T23:59:00Z"/>
          <w:b/>
          <w:lang w:val="en-US"/>
        </w:rPr>
      </w:pPr>
    </w:p>
    <w:p w14:paraId="547CA2AD" w14:textId="77777777" w:rsidR="0003706C" w:rsidRDefault="0003706C" w:rsidP="00B14075">
      <w:pPr>
        <w:spacing w:before="120" w:line="480" w:lineRule="auto"/>
        <w:rPr>
          <w:del w:id="382" w:author="Lucy Wallis" w:date="2026-09-25T19:59:00Z" w16du:dateUtc="2026-09-25T23:59:00Z"/>
          <w:b/>
          <w:lang w:val="en-US"/>
        </w:rPr>
      </w:pPr>
    </w:p>
    <w:p w14:paraId="70195CFD" w14:textId="77777777" w:rsidR="0003706C" w:rsidRDefault="0003706C" w:rsidP="00B14075">
      <w:pPr>
        <w:spacing w:before="120" w:line="480" w:lineRule="auto"/>
        <w:rPr>
          <w:del w:id="383" w:author="Lucy Wallis" w:date="2026-09-25T19:59:00Z" w16du:dateUtc="2026-09-25T23:59:00Z"/>
          <w:b/>
          <w:lang w:val="en-US"/>
        </w:rPr>
      </w:pPr>
    </w:p>
    <w:p w14:paraId="5C8D94B6" w14:textId="5E60B4BC" w:rsidR="0003706C" w:rsidRDefault="0003706C" w:rsidP="00B14075">
      <w:pPr>
        <w:spacing w:before="120" w:line="480" w:lineRule="auto"/>
        <w:rPr>
          <w:del w:id="384" w:author="Lucy Wallis" w:date="2026-09-25T19:59:00Z" w16du:dateUtc="2026-09-25T23:59:00Z"/>
          <w:b/>
          <w:lang w:val="en-US"/>
        </w:rPr>
      </w:pPr>
    </w:p>
    <w:p w14:paraId="3F027753" w14:textId="77777777" w:rsidR="00090C39" w:rsidRDefault="00090C39" w:rsidP="00B14075">
      <w:pPr>
        <w:spacing w:before="120" w:line="480" w:lineRule="auto"/>
        <w:rPr>
          <w:del w:id="385" w:author="Lucy Wallis" w:date="2026-09-25T19:59:00Z" w16du:dateUtc="2026-09-25T23:59:00Z"/>
          <w:b/>
          <w:lang w:val="en-US"/>
        </w:rPr>
      </w:pPr>
    </w:p>
    <w:p w14:paraId="4A6F72E5" w14:textId="1C5CFCC4" w:rsidR="00B14075" w:rsidRPr="007B571C" w:rsidRDefault="00B14075" w:rsidP="00B14075">
      <w:pPr>
        <w:spacing w:before="120" w:line="480" w:lineRule="auto"/>
        <w:rPr>
          <w:del w:id="386" w:author="Lucy Wallis" w:date="2026-09-25T19:59:00Z" w16du:dateUtc="2026-09-25T23:59:00Z"/>
          <w:lang w:val="en-US"/>
        </w:rPr>
      </w:pPr>
      <w:del w:id="387" w:author="Lucy Wallis" w:date="2026-09-25T19:59:00Z" w16du:dateUtc="2026-09-25T23:59:00Z">
        <w:r w:rsidRPr="007B571C">
          <w:rPr>
            <w:b/>
            <w:lang w:val="en-US"/>
          </w:rPr>
          <w:delText>SUPPLEMENTA</w:delText>
        </w:r>
        <w:r w:rsidR="00A44D80" w:rsidRPr="007B571C">
          <w:rPr>
            <w:b/>
            <w:lang w:val="en-US"/>
          </w:rPr>
          <w:delText xml:space="preserve">RY </w:delText>
        </w:r>
        <w:r w:rsidR="00BC65F1" w:rsidRPr="007B571C">
          <w:rPr>
            <w:b/>
            <w:lang w:val="en-US"/>
          </w:rPr>
          <w:delText xml:space="preserve">TABLE </w:delText>
        </w:r>
        <w:r w:rsidR="00EC6F8C" w:rsidRPr="00EC6F8C">
          <w:rPr>
            <w:b/>
            <w:color w:val="FF0000"/>
            <w:lang w:val="en-US"/>
          </w:rPr>
          <w:delText>2</w:delText>
        </w:r>
        <w:r w:rsidRPr="007B571C">
          <w:rPr>
            <w:b/>
            <w:lang w:val="en-US"/>
          </w:rPr>
          <w:delText xml:space="preserve">. </w:delText>
        </w:r>
        <w:r w:rsidRPr="007B571C">
          <w:rPr>
            <w:lang w:val="en-US"/>
          </w:rPr>
          <w:delText>Detailed procedural results in each patient.</w:delText>
        </w:r>
      </w:del>
    </w:p>
    <w:tbl>
      <w:tblPr>
        <w:tblW w:w="10116" w:type="dxa"/>
        <w:tblLook w:val="04A0" w:firstRow="1" w:lastRow="0" w:firstColumn="1" w:lastColumn="0" w:noHBand="0" w:noVBand="1"/>
        <w:tblPrChange w:id="388" w:author="Lucy Wallis" w:date="2026-09-25T19:59:00Z" w16du:dateUtc="2026-09-25T23:59:00Z">
          <w:tblPr>
            <w:tblW w:w="92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977"/>
        <w:gridCol w:w="992"/>
        <w:gridCol w:w="992"/>
        <w:gridCol w:w="992"/>
        <w:gridCol w:w="1205"/>
        <w:gridCol w:w="1362"/>
        <w:gridCol w:w="984"/>
        <w:gridCol w:w="964"/>
        <w:gridCol w:w="964"/>
        <w:gridCol w:w="984"/>
        <w:gridCol w:w="982"/>
        <w:gridCol w:w="984"/>
        <w:gridCol w:w="964"/>
        <w:gridCol w:w="835"/>
        <w:gridCol w:w="129"/>
        <w:gridCol w:w="222"/>
        <w:tblGridChange w:id="389">
          <w:tblGrid>
            <w:gridCol w:w="5"/>
            <w:gridCol w:w="247"/>
            <w:gridCol w:w="247"/>
            <w:gridCol w:w="494"/>
            <w:gridCol w:w="1134"/>
            <w:gridCol w:w="992"/>
            <w:gridCol w:w="37"/>
            <w:gridCol w:w="984"/>
            <w:gridCol w:w="75"/>
            <w:gridCol w:w="38"/>
            <w:gridCol w:w="708"/>
            <w:gridCol w:w="284"/>
            <w:gridCol w:w="708"/>
            <w:gridCol w:w="1205"/>
            <w:gridCol w:w="290"/>
            <w:gridCol w:w="964"/>
            <w:gridCol w:w="108"/>
            <w:gridCol w:w="727"/>
            <w:gridCol w:w="257"/>
            <w:gridCol w:w="964"/>
            <w:gridCol w:w="964"/>
            <w:gridCol w:w="984"/>
            <w:gridCol w:w="982"/>
            <w:gridCol w:w="984"/>
            <w:gridCol w:w="964"/>
            <w:gridCol w:w="835"/>
            <w:gridCol w:w="129"/>
            <w:gridCol w:w="222"/>
          </w:tblGrid>
        </w:tblGridChange>
      </w:tblGrid>
      <w:tr w:rsidR="00B14075" w:rsidRPr="007B571C" w14:paraId="4A6F72EC" w14:textId="77777777" w:rsidTr="00813C78">
        <w:trPr>
          <w:gridAfter w:val="2"/>
          <w:wAfter w:w="869" w:type="dxa"/>
          <w:trHeight w:val="300"/>
          <w:trPrChange w:id="390" w:author="Lucy Wallis" w:date="2026-09-25T19:59:00Z" w16du:dateUtc="2026-09-25T23:59:00Z">
            <w:trPr>
              <w:gridBefore w:val="1"/>
              <w:gridAfter w:val="10"/>
            </w:trPr>
          </w:trPrChange>
        </w:trPr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391" w:author="Lucy Wallis" w:date="2026-09-25T19:59:00Z" w16du:dateUtc="2026-09-25T23:59:00Z">
              <w:tcPr>
                <w:tcW w:w="988" w:type="dxa"/>
                <w:gridSpan w:val="3"/>
                <w:shd w:val="clear" w:color="auto" w:fill="C6D9F1"/>
                <w:hideMark/>
              </w:tcPr>
            </w:tcPrChange>
          </w:tcPr>
          <w:p w14:paraId="4A6F72E6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color w:val="000000"/>
                <w:rPrChange w:id="392" w:author="Lucy Wallis" w:date="2026-09-25T19:59:00Z" w16du:dateUtc="2026-09-25T23:59:00Z">
                  <w:rPr>
                    <w:lang w:val="en-US"/>
                  </w:rPr>
                </w:rPrChange>
              </w:rPr>
              <w:pPrChange w:id="39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39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 </w:t>
              </w:r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Resource</w:t>
              </w:r>
            </w:ins>
            <w:del w:id="395" w:author="Lucy Wallis" w:date="2026-09-25T19:59:00Z" w16du:dateUtc="2026-09-25T23:59:00Z">
              <w:r w:rsidR="00B14075" w:rsidRPr="007B571C">
                <w:rPr>
                  <w:lang w:val="en-US"/>
                </w:rPr>
                <w:delText>Patient number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396" w:author="Lucy Wallis" w:date="2026-09-25T19:59:00Z" w16du:dateUtc="2026-09-25T23:59:00Z">
              <w:tcPr>
                <w:tcW w:w="1134" w:type="dxa"/>
                <w:shd w:val="clear" w:color="auto" w:fill="C6D9F1"/>
                <w:hideMark/>
              </w:tcPr>
            </w:tcPrChange>
          </w:tcPr>
          <w:p w14:paraId="4AF9A24A" w14:textId="77777777" w:rsidR="00EE1EBF" w:rsidRDefault="00EE1EBF" w:rsidP="00A8317F">
            <w:pPr>
              <w:spacing w:after="0" w:line="240" w:lineRule="auto"/>
              <w:rPr>
                <w:ins w:id="397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39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Group</w:t>
              </w:r>
            </w:ins>
          </w:p>
          <w:p w14:paraId="4A6F72E7" w14:textId="77777777" w:rsidR="00B14075" w:rsidRPr="00A8479D" w:rsidRDefault="00B14075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399" w:author="Lucy Wallis" w:date="2026-09-25T19:59:00Z" w16du:dateUtc="2026-09-25T23:59:00Z">
                  <w:rPr>
                    <w:lang w:val="en-US"/>
                  </w:rPr>
                </w:rPrChange>
              </w:rPr>
              <w:pPrChange w:id="400" w:author="Lucy Wallis" w:date="2026-09-25T19:59:00Z" w16du:dateUtc="2026-09-25T23:59:00Z">
                <w:pPr>
                  <w:spacing w:line="480" w:lineRule="auto"/>
                </w:pPr>
              </w:pPrChange>
            </w:pPr>
            <w:del w:id="401" w:author="Lucy Wallis" w:date="2026-09-25T19:59:00Z" w16du:dateUtc="2026-09-25T23:59:00Z">
              <w:r w:rsidRPr="007B571C">
                <w:rPr>
                  <w:lang w:val="en-US"/>
                </w:rPr>
                <w:delText>Number of rotors</w:delText>
              </w:r>
            </w:del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402" w:author="Lucy Wallis" w:date="2026-09-25T19:59:00Z" w16du:dateUtc="2026-09-25T23:59:00Z">
              <w:tcPr>
                <w:tcW w:w="992" w:type="dxa"/>
                <w:shd w:val="clear" w:color="auto" w:fill="C6D9F1"/>
              </w:tcPr>
            </w:tcPrChange>
          </w:tcPr>
          <w:p w14:paraId="733F9834" w14:textId="77777777" w:rsidR="00EE1EBF" w:rsidRDefault="00EE1EBF" w:rsidP="00A8317F">
            <w:pPr>
              <w:spacing w:after="0" w:line="240" w:lineRule="auto"/>
              <w:jc w:val="center"/>
              <w:rPr>
                <w:ins w:id="40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04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 xml:space="preserve">Median </w:t>
              </w:r>
            </w:ins>
          </w:p>
          <w:p w14:paraId="4A6F72E8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405" w:author="Lucy Wallis" w:date="2026-09-25T19:59:00Z" w16du:dateUtc="2026-09-25T23:59:00Z">
                  <w:rPr>
                    <w:lang w:val="en-US"/>
                  </w:rPr>
                </w:rPrChange>
              </w:rPr>
              <w:pPrChange w:id="406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07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(IQR)</w:t>
              </w:r>
            </w:ins>
            <w:del w:id="408" w:author="Lucy Wallis" w:date="2026-09-25T19:59:00Z" w16du:dateUtc="2026-09-25T23:59:00Z">
              <w:r w:rsidR="00B14075" w:rsidRPr="007B571C">
                <w:rPr>
                  <w:lang w:val="en-US"/>
                </w:rPr>
                <w:delText>Effect of rotor ablation</w:delText>
              </w:r>
            </w:del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409" w:author="Lucy Wallis" w:date="2026-09-25T19:59:00Z" w16du:dateUtc="2026-09-25T23:59:00Z">
              <w:tcPr>
                <w:tcW w:w="1134" w:type="dxa"/>
                <w:shd w:val="clear" w:color="auto" w:fill="C6D9F1"/>
                <w:hideMark/>
              </w:tcPr>
            </w:tcPrChange>
          </w:tcPr>
          <w:p w14:paraId="08CD101E" w14:textId="0E28EBA6" w:rsidR="00EE1EBF" w:rsidRDefault="00EE1EBF" w:rsidP="00A8317F">
            <w:pPr>
              <w:spacing w:after="0" w:line="240" w:lineRule="auto"/>
              <w:jc w:val="center"/>
              <w:rPr>
                <w:ins w:id="41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1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 xml:space="preserve">Mean </w:t>
              </w:r>
            </w:ins>
          </w:p>
          <w:p w14:paraId="4A6F72E9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412" w:author="Lucy Wallis" w:date="2026-09-25T19:59:00Z" w16du:dateUtc="2026-09-25T23:59:00Z">
                  <w:rPr>
                    <w:lang w:val="en-US"/>
                  </w:rPr>
                </w:rPrChange>
              </w:rPr>
              <w:pPrChange w:id="41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1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rank</w:t>
              </w:r>
            </w:ins>
            <w:del w:id="415" w:author="Lucy Wallis" w:date="2026-09-25T19:59:00Z" w16du:dateUtc="2026-09-25T23:59:00Z">
              <w:r w:rsidR="00B14075" w:rsidRPr="007B571C">
                <w:rPr>
                  <w:lang w:val="en-US"/>
                </w:rPr>
                <w:delText>Number of sites with STD *</w:delText>
              </w:r>
            </w:del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416" w:author="Lucy Wallis" w:date="2026-09-25T19:59:00Z" w16du:dateUtc="2026-09-25T23:59:00Z">
              <w:tcPr>
                <w:tcW w:w="98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39B7E425" w14:textId="77777777" w:rsidR="00EE1EBF" w:rsidRDefault="00EE1EBF" w:rsidP="00A8317F">
            <w:pPr>
              <w:spacing w:after="0" w:line="240" w:lineRule="auto"/>
              <w:jc w:val="center"/>
              <w:rPr>
                <w:ins w:id="417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1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U</w:t>
              </w:r>
            </w:ins>
          </w:p>
          <w:p w14:paraId="5EB83682" w14:textId="77777777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419" w:author="Lucy Wallis" w:date="2026-09-25T19:59:00Z" w16du:dateUtc="2026-09-25T23:59:00Z">
              <w:tcPr>
                <w:tcW w:w="96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5C0FF59D" w14:textId="77777777" w:rsidR="00EE1EBF" w:rsidRDefault="00EE1EBF" w:rsidP="00A8317F">
            <w:pPr>
              <w:spacing w:after="0" w:line="240" w:lineRule="auto"/>
              <w:jc w:val="center"/>
              <w:rPr>
                <w:ins w:id="42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21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z</w:t>
              </w:r>
            </w:ins>
          </w:p>
          <w:p w14:paraId="6B4E6073" w14:textId="77777777" w:rsidR="00EE1EBF" w:rsidRDefault="00EE1EBF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422" w:author="Lucy Wallis" w:date="2026-09-25T19:59:00Z" w16du:dateUtc="2026-09-25T23:59:00Z">
              <w:tcPr>
                <w:tcW w:w="96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38D70281" w14:textId="77777777" w:rsidR="00EE1EBF" w:rsidRDefault="00EE1EBF" w:rsidP="00A8317F">
            <w:pPr>
              <w:spacing w:after="0" w:line="240" w:lineRule="auto"/>
              <w:jc w:val="center"/>
              <w:rPr>
                <w:ins w:id="42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24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</w:t>
              </w:r>
            </w:ins>
          </w:p>
          <w:p w14:paraId="2B87E9E7" w14:textId="77777777" w:rsidR="00EE1EBF" w:rsidRDefault="00EE1EBF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425" w:author="Lucy Wallis" w:date="2026-09-25T19:59:00Z" w16du:dateUtc="2026-09-25T23:59:00Z">
              <w:tcPr>
                <w:tcW w:w="992" w:type="dxa"/>
                <w:gridSpan w:val="2"/>
                <w:shd w:val="clear" w:color="auto" w:fill="C6D9F1"/>
              </w:tcPr>
            </w:tcPrChange>
          </w:tcPr>
          <w:p w14:paraId="4A6F72EA" w14:textId="0FA50AED" w:rsidR="00B14075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426" w:author="Lucy Wallis" w:date="2026-09-25T19:59:00Z" w16du:dateUtc="2026-09-25T23:59:00Z">
                  <w:rPr>
                    <w:lang w:val="en-US"/>
                  </w:rPr>
                </w:rPrChange>
              </w:rPr>
              <w:pPrChange w:id="427" w:author="Lucy Wallis" w:date="2026-09-25T19:59:00Z" w16du:dateUtc="2026-09-25T23:59:00Z">
                <w:pPr>
                  <w:spacing w:line="480" w:lineRule="auto"/>
                </w:pPr>
              </w:pPrChange>
            </w:pPr>
            <w:r>
              <w:rPr>
                <w:rFonts w:ascii="Calibri" w:hAnsi="Calibri"/>
                <w:b/>
                <w:color w:val="000000"/>
                <w:rPrChange w:id="428" w:author="Lucy Wallis" w:date="2026-09-25T19:59:00Z" w16du:dateUtc="2026-09-25T23:59:00Z">
                  <w:rPr>
                    <w:lang w:val="en-US"/>
                  </w:rPr>
                </w:rPrChange>
              </w:rPr>
              <w:t xml:space="preserve">Effect </w:t>
            </w:r>
            <w:ins w:id="429" w:author="Lucy Wallis" w:date="2026-09-25T19:59:00Z" w16du:dateUtc="2026-09-25T23:59:00Z">
              <w:r w:rsidR="00EE1EBF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size (r)</w:t>
              </w:r>
            </w:ins>
            <w:del w:id="430" w:author="Lucy Wallis" w:date="2026-09-25T19:59:00Z" w16du:dateUtc="2026-09-25T23:59:00Z">
              <w:r w:rsidRPr="007B571C">
                <w:rPr>
                  <w:lang w:val="en-US"/>
                </w:rPr>
                <w:delText>of STD ablation</w:delText>
              </w:r>
            </w:del>
          </w:p>
        </w:tc>
        <w:tc>
          <w:tcPr>
            <w:tcW w:w="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PrChange w:id="431" w:author="Lucy Wallis" w:date="2026-09-25T19:59:00Z" w16du:dateUtc="2026-09-25T23:59:00Z">
              <w:tcPr>
                <w:tcW w:w="4002" w:type="dxa"/>
                <w:gridSpan w:val="6"/>
                <w:shd w:val="clear" w:color="auto" w:fill="C6D9F1"/>
              </w:tcPr>
            </w:tcPrChange>
          </w:tcPr>
          <w:p w14:paraId="4A6F72E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del w:id="432" w:author="Lucy Wallis" w:date="2026-09-25T19:59:00Z" w16du:dateUtc="2026-09-25T23:59:00Z">
              <w:r w:rsidRPr="007B571C">
                <w:rPr>
                  <w:lang w:val="en-US"/>
                </w:rPr>
                <w:delText>ATs ablated and other performed ablations (apart from focal ablation of rotors and sites with STD).</w:delText>
              </w:r>
            </w:del>
          </w:p>
        </w:tc>
      </w:tr>
      <w:tr w:rsidR="00B14075" w:rsidRPr="007B571C" w14:paraId="4A6F72F3" w14:textId="77777777" w:rsidTr="00813C78">
        <w:trPr>
          <w:gridAfter w:val="2"/>
          <w:wAfter w:w="869" w:type="dxa"/>
          <w:trHeight w:val="300"/>
          <w:trPrChange w:id="433" w:author="Lucy Wallis" w:date="2026-09-25T19:59:00Z" w16du:dateUtc="2026-09-25T23:59:00Z">
            <w:trPr>
              <w:gridBefore w:val="1"/>
              <w:gridAfter w:val="10"/>
            </w:trPr>
          </w:trPrChange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34" w:author="Lucy Wallis" w:date="2026-09-25T19:59:00Z" w16du:dateUtc="2026-09-25T23:59:00Z">
              <w:tcPr>
                <w:tcW w:w="2977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109C473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35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Health Website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36" w:author="Lucy Wallis" w:date="2026-09-25T19:59:00Z" w16du:dateUtc="2026-09-25T23:59:00Z">
              <w:tcPr>
                <w:tcW w:w="992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EC26A5C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37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438" w:author="Lucy Wallis" w:date="2026-09-25T19:59:00Z" w16du:dateUtc="2026-09-25T23:59:00Z">
              <w:tcPr>
                <w:tcW w:w="988" w:type="dxa"/>
              </w:tcPr>
            </w:tcPrChange>
          </w:tcPr>
          <w:p w14:paraId="4A6F72ED" w14:textId="094E43E3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39" w:author="Lucy Wallis" w:date="2026-09-25T19:59:00Z" w16du:dateUtc="2026-09-25T23:59:00Z">
                  <w:rPr>
                    <w:lang w:val="en-US"/>
                  </w:rPr>
                </w:rPrChange>
              </w:rPr>
              <w:pPrChange w:id="440" w:author="Lucy Wallis" w:date="2026-09-25T19:59:00Z" w16du:dateUtc="2026-09-25T23:59:00Z">
                <w:pPr>
                  <w:spacing w:line="480" w:lineRule="auto"/>
                </w:pPr>
              </w:pPrChange>
            </w:pPr>
            <w:r>
              <w:rPr>
                <w:rFonts w:ascii="Calibri" w:hAnsi="Calibri"/>
                <w:color w:val="000000"/>
                <w:rPrChange w:id="441" w:author="Lucy Wallis" w:date="2026-09-25T19:59:00Z" w16du:dateUtc="2026-09-25T23:59:00Z">
                  <w:rPr>
                    <w:lang w:val="en-US"/>
                  </w:rPr>
                </w:rPrChange>
              </w:rPr>
              <w:t>1</w:t>
            </w:r>
            <w:ins w:id="442" w:author="Lucy Wallis" w:date="2026-09-25T19:59:00Z" w16du:dateUtc="2026-09-25T23:59:00Z">
              <w:r w:rsidR="00EE1EBF">
                <w:rPr>
                  <w:rFonts w:ascii="Calibri" w:eastAsia="Times New Roman" w:hAnsi="Calibri" w:cs="Calibri"/>
                  <w:color w:val="000000"/>
                  <w:lang w:eastAsia="en-GB"/>
                </w:rPr>
                <w:t xml:space="preserve"> (0-1)</w:t>
              </w:r>
            </w:ins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43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2EE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44" w:author="Lucy Wallis" w:date="2026-09-25T19:59:00Z" w16du:dateUtc="2026-09-25T23:59:00Z">
                  <w:rPr>
                    <w:lang w:val="en-US"/>
                  </w:rPr>
                </w:rPrChange>
              </w:rPr>
              <w:pPrChange w:id="445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46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60.54</w:t>
              </w:r>
            </w:ins>
            <w:del w:id="447" w:author="Lucy Wallis" w:date="2026-09-25T19:59:00Z" w16du:dateUtc="2026-09-25T23:59:00Z">
              <w:r w:rsidR="00B14075" w:rsidRPr="007B571C">
                <w:rPr>
                  <w:lang w:val="en-US"/>
                </w:rPr>
                <w:delText>2</w:delText>
              </w:r>
            </w:del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448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2EF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449" w:author="Lucy Wallis" w:date="2026-09-25T19:59:00Z" w16du:dateUtc="2026-09-25T23:59:00Z">
                  <w:rPr>
                    <w:lang w:val="en-US"/>
                  </w:rPr>
                </w:rPrChange>
              </w:rPr>
              <w:pPrChange w:id="450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5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1448</w:t>
              </w:r>
            </w:ins>
            <w:del w:id="452" w:author="Lucy Wallis" w:date="2026-09-25T19:59:00Z" w16du:dateUtc="2026-09-25T23:59:00Z">
              <w:r w:rsidR="00B14075" w:rsidRPr="007B571C">
                <w:rPr>
                  <w:lang w:val="en-US"/>
                </w:rPr>
                <w:delText>AT</w:delText>
              </w:r>
            </w:del>
          </w:p>
        </w:tc>
        <w:tc>
          <w:tcPr>
            <w:tcW w:w="96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453" w:author="Lucy Wallis" w:date="2026-09-25T19:59:00Z" w16du:dateUtc="2026-09-25T23:59:00Z">
              <w:tcPr>
                <w:tcW w:w="1134" w:type="dxa"/>
                <w:gridSpan w:val="4"/>
                <w:hideMark/>
              </w:tcPr>
            </w:tcPrChange>
          </w:tcPr>
          <w:p w14:paraId="4A6F72F0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454" w:author="Lucy Wallis" w:date="2026-09-25T19:59:00Z" w16du:dateUtc="2026-09-25T23:59:00Z">
                  <w:rPr>
                    <w:lang w:val="en-US"/>
                  </w:rPr>
                </w:rPrChange>
              </w:rPr>
              <w:pPrChange w:id="455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56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-1.063</w:t>
              </w:r>
            </w:ins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457" w:author="Lucy Wallis" w:date="2026-09-25T19:59:00Z" w16du:dateUtc="2026-09-25T23:59:00Z">
              <w:tcPr>
                <w:tcW w:w="992" w:type="dxa"/>
                <w:gridSpan w:val="2"/>
                <w:hideMark/>
              </w:tcPr>
            </w:tcPrChange>
          </w:tcPr>
          <w:p w14:paraId="4A6F72F1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458" w:author="Lucy Wallis" w:date="2026-09-25T19:59:00Z" w16du:dateUtc="2026-09-25T23:59:00Z">
                  <w:rPr>
                    <w:color w:val="000000"/>
                    <w:lang w:val="en-US" w:eastAsia="es-ES"/>
                  </w:rPr>
                </w:rPrChange>
              </w:rPr>
              <w:pPrChange w:id="459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60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0.288</w:t>
              </w:r>
            </w:ins>
          </w:p>
        </w:tc>
        <w:tc>
          <w:tcPr>
            <w:tcW w:w="835" w:type="dxa"/>
            <w:gridSpan w:val="4"/>
            <w:tcBorders>
              <w:top w:val="nil"/>
              <w:left w:val="nil"/>
              <w:bottom w:val="nil"/>
              <w:right w:val="nil"/>
            </w:tcBorders>
            <w:tcPrChange w:id="461" w:author="Lucy Wallis" w:date="2026-09-25T19:59:00Z" w16du:dateUtc="2026-09-25T23:59:00Z">
              <w:tcPr>
                <w:tcW w:w="4002" w:type="dxa"/>
                <w:gridSpan w:val="6"/>
              </w:tcPr>
            </w:tcPrChange>
          </w:tcPr>
          <w:p w14:paraId="4A6F72F2" w14:textId="77777777" w:rsidR="00B14075" w:rsidRPr="00A8479D" w:rsidRDefault="00B27E8C" w:rsidP="00A8317F">
            <w:pPr>
              <w:spacing w:after="0" w:line="240" w:lineRule="auto"/>
              <w:jc w:val="center"/>
              <w:rPr>
                <w:rFonts w:ascii="Calibri" w:hAnsi="Calibri"/>
                <w:rPrChange w:id="462" w:author="Lucy Wallis" w:date="2026-09-25T19:59:00Z" w16du:dateUtc="2026-09-25T23:59:00Z">
                  <w:rPr>
                    <w:lang w:val="en-US"/>
                  </w:rPr>
                </w:rPrChange>
              </w:rPr>
              <w:pPrChange w:id="46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6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0.10</w:t>
              </w:r>
            </w:ins>
            <w:del w:id="465" w:author="Lucy Wallis" w:date="2026-09-25T19:59:00Z" w16du:dateUtc="2026-09-25T23:59:00Z">
              <w:r w:rsidR="00B14075" w:rsidRPr="007B571C">
                <w:rPr>
                  <w:lang w:val="en-US"/>
                </w:rPr>
                <w:delText>- Small reentry in the posterior LA wall.</w:delText>
              </w:r>
            </w:del>
          </w:p>
        </w:tc>
      </w:tr>
      <w:tr w:rsidR="00EE1EBF" w:rsidRPr="00A8479D" w14:paraId="09A13849" w14:textId="77777777" w:rsidTr="00813C78">
        <w:trPr>
          <w:trHeight w:val="300"/>
          <w:ins w:id="466" w:author="Lucy Wallis" w:date="2026-09-25T19:59:00Z" w16du:dateUtc="2026-09-25T23:59:00Z"/>
        </w:trPr>
        <w:tc>
          <w:tcPr>
            <w:tcW w:w="297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65D46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6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4570" w14:textId="77777777" w:rsidR="00EE1EBF" w:rsidRPr="00A8479D" w:rsidRDefault="00EE1EBF" w:rsidP="00A8317F">
            <w:pPr>
              <w:spacing w:after="0" w:line="240" w:lineRule="auto"/>
              <w:rPr>
                <w:ins w:id="46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69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4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D588AB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7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8DDB0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7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472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55.13</w:t>
              </w:r>
            </w:ins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D9369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7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D0154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7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8D9B8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7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3A953864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47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14075" w:rsidRPr="007B571C" w14:paraId="4A6F72FA" w14:textId="1DE19C56" w:rsidTr="00813C78">
        <w:trPr>
          <w:gridAfter w:val="2"/>
          <w:wAfter w:w="869" w:type="dxa"/>
          <w:trHeight w:val="300"/>
          <w:trPrChange w:id="477" w:author="Lucy Wallis" w:date="2026-09-25T19:59:00Z" w16du:dateUtc="2026-09-25T23:59:00Z">
            <w:trPr>
              <w:gridBefore w:val="1"/>
              <w:gridAfter w:val="10"/>
            </w:trPr>
          </w:trPrChange>
        </w:trPr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78" w:author="Lucy Wallis" w:date="2026-09-25T19:59:00Z" w16du:dateUtc="2026-09-25T23:59:00Z">
              <w:tcPr>
                <w:tcW w:w="988" w:type="dxa"/>
                <w:gridSpan w:val="2"/>
                <w:hideMark/>
              </w:tcPr>
            </w:tcPrChange>
          </w:tcPr>
          <w:p w14:paraId="4A6F72F4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479" w:author="Lucy Wallis" w:date="2026-09-25T19:59:00Z" w16du:dateUtc="2026-09-25T23:59:00Z">
                  <w:rPr>
                    <w:lang w:val="en-US"/>
                  </w:rPr>
                </w:rPrChange>
              </w:rPr>
              <w:pPrChange w:id="480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8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Job Website</w:t>
              </w:r>
            </w:ins>
            <w:del w:id="482" w:author="Lucy Wallis" w:date="2026-09-25T19:59:00Z" w16du:dateUtc="2026-09-25T23:59:00Z">
              <w:r w:rsidR="00B14075" w:rsidRPr="007B571C">
                <w:rPr>
                  <w:lang w:val="en-US"/>
                </w:rPr>
                <w:delText>2</w:delText>
              </w:r>
            </w:del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83" w:author="Lucy Wallis" w:date="2026-09-25T19:59:00Z" w16du:dateUtc="2026-09-25T23:59:00Z">
              <w:tcPr>
                <w:tcW w:w="992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E0E1BA4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48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485" w:author="Lucy Wallis" w:date="2026-09-25T19:59:00Z" w16du:dateUtc="2026-09-25T23:59:00Z">
              <w:tcPr>
                <w:tcW w:w="1134" w:type="dxa"/>
              </w:tcPr>
            </w:tcPrChange>
          </w:tcPr>
          <w:p w14:paraId="4A6F72F5" w14:textId="7C0EA265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86" w:author="Lucy Wallis" w:date="2026-09-25T19:59:00Z" w16du:dateUtc="2026-09-25T23:59:00Z">
                  <w:rPr>
                    <w:lang w:val="en-US"/>
                  </w:rPr>
                </w:rPrChange>
              </w:rPr>
              <w:pPrChange w:id="487" w:author="Lucy Wallis" w:date="2026-09-25T19:59:00Z" w16du:dateUtc="2026-09-25T23:59:00Z">
                <w:pPr>
                  <w:spacing w:line="480" w:lineRule="auto"/>
                </w:pPr>
              </w:pPrChange>
            </w:pPr>
            <w:r>
              <w:rPr>
                <w:rFonts w:ascii="Calibri" w:hAnsi="Calibri"/>
                <w:color w:val="000000"/>
                <w:rPrChange w:id="488" w:author="Lucy Wallis" w:date="2026-09-25T19:59:00Z" w16du:dateUtc="2026-09-25T23:59:00Z">
                  <w:rPr>
                    <w:lang w:val="en-US"/>
                  </w:rPr>
                </w:rPrChange>
              </w:rPr>
              <w:t xml:space="preserve">0 </w:t>
            </w:r>
            <w:ins w:id="489" w:author="Lucy Wallis" w:date="2026-09-25T19:59:00Z" w16du:dateUtc="2026-09-25T23:59:00Z">
              <w:r w:rsidR="00EE1EBF">
                <w:rPr>
                  <w:rFonts w:ascii="Calibri" w:eastAsia="Times New Roman" w:hAnsi="Calibri" w:cs="Calibri"/>
                  <w:color w:val="000000"/>
                  <w:lang w:eastAsia="en-GB"/>
                </w:rPr>
                <w:t>(0-0)</w:t>
              </w:r>
            </w:ins>
            <w:del w:id="490" w:author="Lucy Wallis" w:date="2026-09-25T19:59:00Z" w16du:dateUtc="2026-09-25T23:59:00Z">
              <w:r w:rsidRPr="007B571C">
                <w:rPr>
                  <w:lang w:val="en-US"/>
                </w:rPr>
                <w:delText>†</w:delText>
              </w:r>
            </w:del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91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2F6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92" w:author="Lucy Wallis" w:date="2026-09-25T19:59:00Z" w16du:dateUtc="2026-09-25T23:59:00Z">
                  <w:rPr>
                    <w:lang w:val="en-US"/>
                  </w:rPr>
                </w:rPrChange>
              </w:rPr>
              <w:pPrChange w:id="49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9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56.54</w:t>
              </w:r>
            </w:ins>
          </w:p>
        </w:tc>
        <w:tc>
          <w:tcPr>
            <w:tcW w:w="98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495" w:author="Lucy Wallis" w:date="2026-09-25T19:59:00Z" w16du:dateUtc="2026-09-25T23:59:00Z">
              <w:tcPr>
                <w:tcW w:w="1134" w:type="dxa"/>
                <w:gridSpan w:val="4"/>
                <w:hideMark/>
              </w:tcPr>
            </w:tcPrChange>
          </w:tcPr>
          <w:p w14:paraId="4A6F72F7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496" w:author="Lucy Wallis" w:date="2026-09-25T19:59:00Z" w16du:dateUtc="2026-09-25T23:59:00Z">
                  <w:rPr>
                    <w:lang w:val="en-US"/>
                  </w:rPr>
                </w:rPrChange>
              </w:rPr>
              <w:pPrChange w:id="497" w:author="Lucy Wallis" w:date="2026-09-25T19:59:00Z" w16du:dateUtc="2026-09-25T23:59:00Z">
                <w:pPr>
                  <w:spacing w:line="480" w:lineRule="auto"/>
                </w:pPr>
              </w:pPrChange>
            </w:pPr>
            <w:ins w:id="49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1552</w:t>
              </w:r>
            </w:ins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499" w:author="Lucy Wallis" w:date="2026-09-25T19:59:00Z" w16du:dateUtc="2026-09-25T23:59:00Z">
              <w:tcPr>
                <w:tcW w:w="992" w:type="dxa"/>
                <w:gridSpan w:val="2"/>
                <w:hideMark/>
              </w:tcPr>
            </w:tcPrChange>
          </w:tcPr>
          <w:p w14:paraId="4A6F72F8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500" w:author="Lucy Wallis" w:date="2026-09-25T19:59:00Z" w16du:dateUtc="2026-09-25T23:59:00Z">
                  <w:rPr>
                    <w:color w:val="000000"/>
                    <w:lang w:val="en-US"/>
                  </w:rPr>
                </w:rPrChange>
              </w:rPr>
              <w:pPrChange w:id="501" w:author="Lucy Wallis" w:date="2026-09-25T19:59:00Z" w16du:dateUtc="2026-09-25T23:59:00Z">
                <w:pPr>
                  <w:spacing w:line="480" w:lineRule="auto"/>
                </w:pPr>
              </w:pPrChange>
            </w:pPr>
            <w:ins w:id="502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-0.372</w:t>
              </w:r>
            </w:ins>
          </w:p>
        </w:tc>
        <w:tc>
          <w:tcPr>
            <w:tcW w:w="9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503" w:author="Lucy Wallis" w:date="2026-09-25T19:59:00Z" w16du:dateUtc="2026-09-25T23:59:00Z">
              <w:tcPr>
                <w:tcW w:w="4002" w:type="dxa"/>
                <w:gridSpan w:val="4"/>
                <w:hideMark/>
              </w:tcPr>
            </w:tcPrChange>
          </w:tcPr>
          <w:p w14:paraId="4A6F72F9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504" w:author="Lucy Wallis" w:date="2026-09-25T19:59:00Z" w16du:dateUtc="2026-09-25T23:59:00Z">
                  <w:rPr>
                    <w:lang w:val="en-US"/>
                  </w:rPr>
                </w:rPrChange>
              </w:rPr>
              <w:pPrChange w:id="505" w:author="Lucy Wallis" w:date="2026-09-25T19:59:00Z" w16du:dateUtc="2026-09-25T23:59:00Z">
                <w:pPr>
                  <w:spacing w:line="480" w:lineRule="auto"/>
                </w:pPr>
              </w:pPrChange>
            </w:pPr>
            <w:ins w:id="506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0.710</w:t>
              </w:r>
            </w:ins>
            <w:del w:id="507" w:author="Lucy Wallis" w:date="2026-09-25T19:59:00Z" w16du:dateUtc="2026-09-25T23:59:00Z">
              <w:r w:rsidR="00B14075" w:rsidRPr="007B571C">
                <w:rPr>
                  <w:lang w:val="en-US"/>
                </w:rPr>
                <w:delText>- Small reentry in the RSPV + right superior PVI.</w:delText>
              </w:r>
            </w:del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PrChange w:id="508" w:author="Lucy Wallis" w:date="2026-09-25T19:59:00Z" w16du:dateUtc="2026-09-25T23:59:00Z">
              <w:tcPr>
                <w:tcW w:w="83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E3E80E0" w14:textId="025A6157" w:rsidR="002630F6" w:rsidRDefault="002630F6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  <w:ins w:id="50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0.03</w:t>
              </w:r>
            </w:ins>
          </w:p>
        </w:tc>
      </w:tr>
      <w:tr w:rsidR="00B14075" w:rsidRPr="007B571C" w14:paraId="4A6F7302" w14:textId="5FA07BB8" w:rsidTr="00813C78">
        <w:trPr>
          <w:gridAfter w:val="2"/>
          <w:wAfter w:w="869" w:type="dxa"/>
          <w:trHeight w:val="300"/>
          <w:trPrChange w:id="510" w:author="Lucy Wallis" w:date="2026-09-25T19:59:00Z" w16du:dateUtc="2026-09-25T23:59:00Z">
            <w:trPr>
              <w:gridBefore w:val="1"/>
              <w:gridAfter w:val="10"/>
            </w:trPr>
          </w:trPrChange>
        </w:trPr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11" w:author="Lucy Wallis" w:date="2026-09-25T19:59:00Z" w16du:dateUtc="2026-09-25T23:59:00Z">
              <w:tcPr>
                <w:tcW w:w="988" w:type="dxa"/>
                <w:gridSpan w:val="3"/>
                <w:hideMark/>
              </w:tcPr>
            </w:tcPrChange>
          </w:tcPr>
          <w:p w14:paraId="4A6F72FB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rPrChange w:id="512" w:author="Lucy Wallis" w:date="2026-09-25T19:59:00Z" w16du:dateUtc="2026-09-25T23:59:00Z">
                  <w:rPr>
                    <w:lang w:val="en-US"/>
                  </w:rPr>
                </w:rPrChange>
              </w:rPr>
              <w:pPrChange w:id="513" w:author="Lucy Wallis" w:date="2026-09-25T19:59:00Z" w16du:dateUtc="2026-09-25T23:59:00Z">
                <w:pPr>
                  <w:spacing w:line="480" w:lineRule="auto"/>
                </w:pPr>
              </w:pPrChange>
            </w:pPr>
            <w:del w:id="514" w:author="Lucy Wallis" w:date="2026-09-25T19:59:00Z" w16du:dateUtc="2026-09-25T23:59:00Z">
              <w:r w:rsidRPr="007B571C">
                <w:rPr>
                  <w:lang w:val="en-US"/>
                </w:rPr>
                <w:delText>3</w:delText>
              </w:r>
            </w:del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15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2FC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516" w:author="Lucy Wallis" w:date="2026-09-25T19:59:00Z" w16du:dateUtc="2026-09-25T23:59:00Z">
                  <w:rPr>
                    <w:lang w:val="en-US"/>
                  </w:rPr>
                </w:rPrChange>
              </w:rPr>
              <w:pPrChange w:id="517" w:author="Lucy Wallis" w:date="2026-09-25T19:59:00Z" w16du:dateUtc="2026-09-25T23:59:00Z">
                <w:pPr>
                  <w:spacing w:line="480" w:lineRule="auto"/>
                </w:pPr>
              </w:pPrChange>
            </w:pPr>
            <w:ins w:id="51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  <w:del w:id="519" w:author="Lucy Wallis" w:date="2026-09-25T19:59:00Z" w16du:dateUtc="2026-09-25T23:59:00Z">
              <w:r w:rsidR="00B14075" w:rsidRPr="007B571C">
                <w:rPr>
                  <w:lang w:val="en-US"/>
                </w:rPr>
                <w:delText>1</w:delText>
              </w:r>
            </w:del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520" w:author="Lucy Wallis" w:date="2026-09-25T19:59:00Z" w16du:dateUtc="2026-09-25T23:59:00Z">
              <w:tcPr>
                <w:tcW w:w="992" w:type="dxa"/>
              </w:tcPr>
            </w:tcPrChange>
          </w:tcPr>
          <w:p w14:paraId="4A6F72FD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21" w:author="Lucy Wallis" w:date="2026-09-25T19:59:00Z" w16du:dateUtc="2026-09-25T23:59:00Z">
                  <w:rPr>
                    <w:lang w:val="en-US"/>
                  </w:rPr>
                </w:rPrChange>
              </w:rPr>
              <w:pPrChange w:id="522" w:author="Lucy Wallis" w:date="2026-09-25T19:59:00Z" w16du:dateUtc="2026-09-25T23:59:00Z">
                <w:pPr>
                  <w:spacing w:line="480" w:lineRule="auto"/>
                </w:pPr>
              </w:pPrChange>
            </w:pPr>
            <w:del w:id="523" w:author="Lucy Wallis" w:date="2026-09-25T19:59:00Z" w16du:dateUtc="2026-09-25T23:59:00Z">
              <w:r w:rsidRPr="007B571C">
                <w:rPr>
                  <w:lang w:val="en-US"/>
                </w:rPr>
                <w:delText>SR</w:delText>
              </w:r>
            </w:del>
          </w:p>
        </w:tc>
        <w:tc>
          <w:tcPr>
            <w:tcW w:w="98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4" w:author="Lucy Wallis" w:date="2026-09-25T19:59:00Z" w16du:dateUtc="2026-09-25T23:59:00Z">
              <w:tcPr>
                <w:tcW w:w="1134" w:type="dxa"/>
                <w:gridSpan w:val="4"/>
                <w:hideMark/>
              </w:tcPr>
            </w:tcPrChange>
          </w:tcPr>
          <w:p w14:paraId="4A6F72FE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25" w:author="Lucy Wallis" w:date="2026-09-25T19:59:00Z" w16du:dateUtc="2026-09-25T23:59:00Z">
                  <w:rPr>
                    <w:lang w:val="en-US"/>
                  </w:rPr>
                </w:rPrChange>
              </w:rPr>
              <w:pPrChange w:id="526" w:author="Lucy Wallis" w:date="2026-09-25T19:59:00Z" w16du:dateUtc="2026-09-25T23:59:00Z">
                <w:pPr>
                  <w:spacing w:line="480" w:lineRule="auto"/>
                </w:pPr>
              </w:pPrChange>
            </w:pPr>
            <w:ins w:id="527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58.25</w:t>
              </w:r>
            </w:ins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8" w:author="Lucy Wallis" w:date="2026-09-25T19:59:00Z" w16du:dateUtc="2026-09-25T23:59:00Z">
              <w:tcPr>
                <w:tcW w:w="992" w:type="dxa"/>
                <w:gridSpan w:val="2"/>
                <w:hideMark/>
              </w:tcPr>
            </w:tcPrChange>
          </w:tcPr>
          <w:p w14:paraId="4A6F72FF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29" w:author="Lucy Wallis" w:date="2026-09-25T19:59:00Z" w16du:dateUtc="2026-09-25T23:59:00Z">
                  <w:rPr>
                    <w:color w:val="000000"/>
                    <w:lang w:val="en-US"/>
                  </w:rPr>
                </w:rPrChange>
              </w:rPr>
              <w:pPrChange w:id="530" w:author="Lucy Wallis" w:date="2026-09-25T19:59:00Z" w16du:dateUtc="2026-09-25T23:59:00Z">
                <w:pPr>
                  <w:spacing w:line="480" w:lineRule="auto"/>
                </w:pPr>
              </w:pPrChange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31" w:author="Lucy Wallis" w:date="2026-09-25T19:59:00Z" w16du:dateUtc="2026-09-25T23:59:00Z">
              <w:tcPr>
                <w:tcW w:w="4002" w:type="dxa"/>
                <w:gridSpan w:val="3"/>
                <w:hideMark/>
              </w:tcPr>
            </w:tcPrChange>
          </w:tcPr>
          <w:p w14:paraId="4A6F7300" w14:textId="77777777" w:rsidR="00B14075" w:rsidRPr="007B571C" w:rsidRDefault="00B14075" w:rsidP="00E57900">
            <w:pPr>
              <w:spacing w:line="480" w:lineRule="auto"/>
              <w:rPr>
                <w:del w:id="532" w:author="Lucy Wallis" w:date="2026-09-25T19:59:00Z" w16du:dateUtc="2026-09-25T23:59:00Z"/>
                <w:lang w:val="en-US"/>
              </w:rPr>
            </w:pPr>
            <w:del w:id="533" w:author="Lucy Wallis" w:date="2026-09-25T19:59:00Z" w16du:dateUtc="2026-09-25T23:59:00Z">
              <w:r w:rsidRPr="007B571C">
                <w:rPr>
                  <w:lang w:val="en-US"/>
                </w:rPr>
                <w:delText xml:space="preserve">- Typical atrial flutter. </w:delText>
              </w:r>
            </w:del>
          </w:p>
          <w:p w14:paraId="4A6F7301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rPrChange w:id="534" w:author="Lucy Wallis" w:date="2026-09-25T19:59:00Z" w16du:dateUtc="2026-09-25T23:59:00Z">
                  <w:rPr>
                    <w:lang w:val="en-US"/>
                  </w:rPr>
                </w:rPrChange>
              </w:rPr>
              <w:pPrChange w:id="535" w:author="Lucy Wallis" w:date="2026-09-25T19:59:00Z" w16du:dateUtc="2026-09-25T23:59:00Z">
                <w:pPr>
                  <w:spacing w:line="480" w:lineRule="auto"/>
                </w:pPr>
              </w:pPrChange>
            </w:pPr>
            <w:del w:id="536" w:author="Lucy Wallis" w:date="2026-09-25T19:59:00Z" w16du:dateUtc="2026-09-25T23:59:00Z">
              <w:r w:rsidRPr="007B571C">
                <w:rPr>
                  <w:lang w:val="en-US"/>
                </w:rPr>
                <w:delText>- Right superior PVI.</w:delText>
              </w:r>
            </w:del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37" w:author="Lucy Wallis" w:date="2026-09-25T19:59:00Z" w16du:dateUtc="2026-09-25T23:59:00Z">
              <w:tcPr>
                <w:tcW w:w="964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34E45F8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PrChange w:id="538" w:author="Lucy Wallis" w:date="2026-09-25T19:59:00Z" w16du:dateUtc="2026-09-25T23:59:00Z">
              <w:tcPr>
                <w:tcW w:w="83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177A4BF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</w:tr>
    </w:tbl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1134"/>
        <w:gridCol w:w="992"/>
        <w:gridCol w:w="4002"/>
      </w:tblGrid>
      <w:tr w:rsidR="00B14075" w:rsidRPr="007B571C" w14:paraId="4A6F730A" w14:textId="77777777" w:rsidTr="007B571C">
        <w:trPr>
          <w:del w:id="539" w:author="Lucy Wallis" w:date="2026-09-25T19:59:00Z" w16du:dateUtc="2026-09-25T23:59:00Z"/>
        </w:trPr>
        <w:tc>
          <w:tcPr>
            <w:tcW w:w="988" w:type="dxa"/>
          </w:tcPr>
          <w:p w14:paraId="4A6F7303" w14:textId="77777777" w:rsidR="00B14075" w:rsidRPr="007B571C" w:rsidRDefault="00B14075" w:rsidP="00E57900">
            <w:pPr>
              <w:spacing w:line="480" w:lineRule="auto"/>
              <w:rPr>
                <w:del w:id="540" w:author="Lucy Wallis" w:date="2026-09-25T19:59:00Z" w16du:dateUtc="2026-09-25T23:59:00Z"/>
                <w:lang w:val="en-US"/>
              </w:rPr>
            </w:pPr>
            <w:del w:id="541" w:author="Lucy Wallis" w:date="2026-09-25T19:59:00Z" w16du:dateUtc="2026-09-25T23:59:00Z">
              <w:r w:rsidRPr="007B571C">
                <w:rPr>
                  <w:lang w:val="en-US"/>
                </w:rPr>
                <w:delText>4</w:delText>
              </w:r>
            </w:del>
          </w:p>
        </w:tc>
        <w:tc>
          <w:tcPr>
            <w:tcW w:w="1134" w:type="dxa"/>
          </w:tcPr>
          <w:p w14:paraId="4A6F7304" w14:textId="77777777" w:rsidR="00B14075" w:rsidRPr="007B571C" w:rsidRDefault="00B14075" w:rsidP="00E57900">
            <w:pPr>
              <w:spacing w:line="480" w:lineRule="auto"/>
              <w:rPr>
                <w:del w:id="542" w:author="Lucy Wallis" w:date="2026-09-25T19:59:00Z" w16du:dateUtc="2026-09-25T23:59:00Z"/>
                <w:lang w:val="en-US"/>
              </w:rPr>
            </w:pPr>
            <w:del w:id="543" w:author="Lucy Wallis" w:date="2026-09-25T19:59:00Z" w16du:dateUtc="2026-09-25T23:59:00Z">
              <w:r w:rsidRPr="007B571C">
                <w:rPr>
                  <w:lang w:val="en-US"/>
                </w:rPr>
                <w:delText>1</w:delText>
              </w:r>
            </w:del>
          </w:p>
        </w:tc>
        <w:tc>
          <w:tcPr>
            <w:tcW w:w="992" w:type="dxa"/>
          </w:tcPr>
          <w:p w14:paraId="4A6F7305" w14:textId="77777777" w:rsidR="00B14075" w:rsidRPr="007B571C" w:rsidRDefault="00B14075" w:rsidP="00E57900">
            <w:pPr>
              <w:spacing w:line="480" w:lineRule="auto"/>
              <w:rPr>
                <w:del w:id="544" w:author="Lucy Wallis" w:date="2026-09-25T19:59:00Z" w16du:dateUtc="2026-09-25T23:59:00Z"/>
                <w:lang w:val="en-US"/>
              </w:rPr>
            </w:pPr>
            <w:del w:id="545" w:author="Lucy Wallis" w:date="2026-09-25T19:59:00Z" w16du:dateUtc="2026-09-25T23:59:00Z">
              <w:r w:rsidRPr="007B571C">
                <w:rPr>
                  <w:lang w:val="en-US"/>
                </w:rPr>
                <w:delText>AT</w:delText>
              </w:r>
            </w:del>
          </w:p>
        </w:tc>
        <w:tc>
          <w:tcPr>
            <w:tcW w:w="1134" w:type="dxa"/>
          </w:tcPr>
          <w:p w14:paraId="4A6F7306" w14:textId="77777777" w:rsidR="00B14075" w:rsidRPr="007B571C" w:rsidRDefault="00B14075" w:rsidP="00E57900">
            <w:pPr>
              <w:spacing w:line="480" w:lineRule="auto"/>
              <w:rPr>
                <w:del w:id="546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07" w14:textId="77777777" w:rsidR="00B14075" w:rsidRPr="007B571C" w:rsidRDefault="00B14075" w:rsidP="00E57900">
            <w:pPr>
              <w:spacing w:line="480" w:lineRule="auto"/>
              <w:rPr>
                <w:del w:id="547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08" w14:textId="77777777" w:rsidR="00B14075" w:rsidRPr="007B571C" w:rsidRDefault="00B14075" w:rsidP="00E57900">
            <w:pPr>
              <w:spacing w:line="480" w:lineRule="auto"/>
              <w:rPr>
                <w:del w:id="548" w:author="Lucy Wallis" w:date="2026-09-25T19:59:00Z" w16du:dateUtc="2026-09-25T23:59:00Z"/>
                <w:lang w:val="en-US"/>
              </w:rPr>
            </w:pPr>
            <w:del w:id="549" w:author="Lucy Wallis" w:date="2026-09-25T19:59:00Z" w16du:dateUtc="2026-09-25T23:59:00Z">
              <w:r w:rsidRPr="007B571C">
                <w:rPr>
                  <w:lang w:val="en-US"/>
                </w:rPr>
                <w:delText xml:space="preserve">- Typical atrial flutter. </w:delText>
              </w:r>
            </w:del>
          </w:p>
          <w:p w14:paraId="4A6F7309" w14:textId="77777777" w:rsidR="00B14075" w:rsidRPr="007B571C" w:rsidRDefault="00B14075" w:rsidP="00E57900">
            <w:pPr>
              <w:spacing w:line="480" w:lineRule="auto"/>
              <w:rPr>
                <w:del w:id="550" w:author="Lucy Wallis" w:date="2026-09-25T19:59:00Z" w16du:dateUtc="2026-09-25T23:59:00Z"/>
                <w:lang w:val="en-US"/>
              </w:rPr>
            </w:pPr>
            <w:del w:id="551" w:author="Lucy Wallis" w:date="2026-09-25T19:59:00Z" w16du:dateUtc="2026-09-25T23:59:00Z">
              <w:r w:rsidRPr="007B571C">
                <w:rPr>
                  <w:lang w:val="en-US"/>
                </w:rPr>
                <w:delText>- Focal AT in the posterior LA wall.</w:delText>
              </w:r>
            </w:del>
          </w:p>
        </w:tc>
      </w:tr>
      <w:tr w:rsidR="00B14075" w:rsidRPr="007B571C" w14:paraId="4A6F7313" w14:textId="77777777" w:rsidTr="007B571C">
        <w:trPr>
          <w:del w:id="552" w:author="Lucy Wallis" w:date="2026-09-25T19:59:00Z" w16du:dateUtc="2026-09-25T23:59:00Z"/>
        </w:trPr>
        <w:tc>
          <w:tcPr>
            <w:tcW w:w="988" w:type="dxa"/>
          </w:tcPr>
          <w:p w14:paraId="4A6F730B" w14:textId="77777777" w:rsidR="00B14075" w:rsidRPr="007B571C" w:rsidRDefault="00B14075" w:rsidP="00E57900">
            <w:pPr>
              <w:spacing w:line="480" w:lineRule="auto"/>
              <w:rPr>
                <w:del w:id="553" w:author="Lucy Wallis" w:date="2026-09-25T19:59:00Z" w16du:dateUtc="2026-09-25T23:59:00Z"/>
                <w:lang w:val="en-US"/>
              </w:rPr>
            </w:pPr>
            <w:del w:id="554" w:author="Lucy Wallis" w:date="2026-09-25T19:59:00Z" w16du:dateUtc="2026-09-25T23:59:00Z">
              <w:r w:rsidRPr="007B571C">
                <w:rPr>
                  <w:lang w:val="en-US"/>
                </w:rPr>
                <w:delText>5</w:delText>
              </w:r>
            </w:del>
          </w:p>
        </w:tc>
        <w:tc>
          <w:tcPr>
            <w:tcW w:w="1134" w:type="dxa"/>
          </w:tcPr>
          <w:p w14:paraId="4A6F730C" w14:textId="77777777" w:rsidR="00B14075" w:rsidRPr="007B571C" w:rsidRDefault="00B14075" w:rsidP="00E57900">
            <w:pPr>
              <w:spacing w:line="480" w:lineRule="auto"/>
              <w:rPr>
                <w:del w:id="555" w:author="Lucy Wallis" w:date="2026-09-25T19:59:00Z" w16du:dateUtc="2026-09-25T23:59:00Z"/>
                <w:lang w:val="en-US"/>
              </w:rPr>
            </w:pPr>
            <w:del w:id="556" w:author="Lucy Wallis" w:date="2026-09-25T19:59:00Z" w16du:dateUtc="2026-09-25T23:59:00Z">
              <w:r w:rsidRPr="007B571C">
                <w:rPr>
                  <w:lang w:val="en-US"/>
                </w:rPr>
                <w:delText>3</w:delText>
              </w:r>
            </w:del>
          </w:p>
        </w:tc>
        <w:tc>
          <w:tcPr>
            <w:tcW w:w="992" w:type="dxa"/>
          </w:tcPr>
          <w:p w14:paraId="4A6F730D" w14:textId="77777777" w:rsidR="00B14075" w:rsidRPr="007B571C" w:rsidRDefault="00B14075" w:rsidP="00E57900">
            <w:pPr>
              <w:spacing w:line="480" w:lineRule="auto"/>
              <w:rPr>
                <w:del w:id="557" w:author="Lucy Wallis" w:date="2026-09-25T19:59:00Z" w16du:dateUtc="2026-09-25T23:59:00Z"/>
                <w:lang w:val="en-US"/>
              </w:rPr>
            </w:pPr>
            <w:del w:id="558" w:author="Lucy Wallis" w:date="2026-09-25T19:59:00Z" w16du:dateUtc="2026-09-25T23:59:00Z">
              <w:r w:rsidRPr="007B571C">
                <w:rPr>
                  <w:lang w:val="en-US"/>
                </w:rPr>
                <w:delText>AT</w:delText>
              </w:r>
            </w:del>
          </w:p>
        </w:tc>
        <w:tc>
          <w:tcPr>
            <w:tcW w:w="1134" w:type="dxa"/>
          </w:tcPr>
          <w:p w14:paraId="4A6F730E" w14:textId="77777777" w:rsidR="00B14075" w:rsidRPr="007B571C" w:rsidRDefault="00B14075" w:rsidP="00E57900">
            <w:pPr>
              <w:spacing w:line="480" w:lineRule="auto"/>
              <w:rPr>
                <w:del w:id="559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0F" w14:textId="77777777" w:rsidR="00B14075" w:rsidRPr="007B571C" w:rsidRDefault="00B14075" w:rsidP="00E57900">
            <w:pPr>
              <w:spacing w:line="480" w:lineRule="auto"/>
              <w:rPr>
                <w:del w:id="560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10" w14:textId="77777777" w:rsidR="00B14075" w:rsidRPr="007B571C" w:rsidRDefault="00B14075" w:rsidP="00E57900">
            <w:pPr>
              <w:spacing w:line="480" w:lineRule="auto"/>
              <w:rPr>
                <w:del w:id="561" w:author="Lucy Wallis" w:date="2026-09-25T19:59:00Z" w16du:dateUtc="2026-09-25T23:59:00Z"/>
                <w:lang w:val="en-US"/>
              </w:rPr>
            </w:pPr>
            <w:del w:id="562" w:author="Lucy Wallis" w:date="2026-09-25T19:59:00Z" w16du:dateUtc="2026-09-25T23:59:00Z">
              <w:r w:rsidRPr="007B571C">
                <w:rPr>
                  <w:lang w:val="en-US"/>
                </w:rPr>
                <w:delText>- Perimitral flutter: ASL.</w:delText>
              </w:r>
            </w:del>
          </w:p>
          <w:p w14:paraId="4A6F7311" w14:textId="77777777" w:rsidR="00B14075" w:rsidRPr="007B571C" w:rsidRDefault="00B14075" w:rsidP="00E57900">
            <w:pPr>
              <w:spacing w:line="480" w:lineRule="auto"/>
              <w:rPr>
                <w:del w:id="563" w:author="Lucy Wallis" w:date="2026-09-25T19:59:00Z" w16du:dateUtc="2026-09-25T23:59:00Z"/>
                <w:lang w:val="en-US"/>
              </w:rPr>
            </w:pPr>
            <w:del w:id="564" w:author="Lucy Wallis" w:date="2026-09-25T19:59:00Z" w16du:dateUtc="2026-09-25T23:59:00Z">
              <w:r w:rsidRPr="007B571C">
                <w:rPr>
                  <w:lang w:val="en-US"/>
                </w:rPr>
                <w:delText>- Typical atrial flutter.</w:delText>
              </w:r>
            </w:del>
          </w:p>
          <w:p w14:paraId="4A6F7312" w14:textId="77777777" w:rsidR="00B14075" w:rsidRPr="007B571C" w:rsidRDefault="00B14075" w:rsidP="00E57900">
            <w:pPr>
              <w:spacing w:line="480" w:lineRule="auto"/>
              <w:rPr>
                <w:del w:id="565" w:author="Lucy Wallis" w:date="2026-09-25T19:59:00Z" w16du:dateUtc="2026-09-25T23:59:00Z"/>
                <w:lang w:val="en-US"/>
              </w:rPr>
            </w:pPr>
            <w:del w:id="566" w:author="Lucy Wallis" w:date="2026-09-25T19:59:00Z" w16du:dateUtc="2026-09-25T23:59:00Z">
              <w:r w:rsidRPr="007B571C">
                <w:rPr>
                  <w:lang w:val="en-US"/>
                </w:rPr>
                <w:delText>- SVC isolation + line between SVC and IVC to connect rotor ablation sites.</w:delText>
              </w:r>
            </w:del>
          </w:p>
        </w:tc>
      </w:tr>
      <w:tr w:rsidR="00B14075" w:rsidRPr="007B571C" w14:paraId="4A6F731C" w14:textId="77777777" w:rsidTr="007B571C">
        <w:trPr>
          <w:del w:id="567" w:author="Lucy Wallis" w:date="2026-09-25T19:59:00Z" w16du:dateUtc="2026-09-25T23:59:00Z"/>
        </w:trPr>
        <w:tc>
          <w:tcPr>
            <w:tcW w:w="988" w:type="dxa"/>
          </w:tcPr>
          <w:p w14:paraId="4A6F7314" w14:textId="77777777" w:rsidR="00B14075" w:rsidRPr="007B571C" w:rsidRDefault="00B14075" w:rsidP="00E57900">
            <w:pPr>
              <w:spacing w:line="480" w:lineRule="auto"/>
              <w:rPr>
                <w:del w:id="568" w:author="Lucy Wallis" w:date="2026-09-25T19:59:00Z" w16du:dateUtc="2026-09-25T23:59:00Z"/>
                <w:lang w:val="en-US"/>
              </w:rPr>
            </w:pPr>
            <w:del w:id="569" w:author="Lucy Wallis" w:date="2026-09-25T19:59:00Z" w16du:dateUtc="2026-09-25T23:59:00Z">
              <w:r w:rsidRPr="007B571C">
                <w:rPr>
                  <w:lang w:val="en-US"/>
                </w:rPr>
                <w:delText>6</w:delText>
              </w:r>
            </w:del>
          </w:p>
        </w:tc>
        <w:tc>
          <w:tcPr>
            <w:tcW w:w="1134" w:type="dxa"/>
          </w:tcPr>
          <w:p w14:paraId="4A6F7315" w14:textId="77777777" w:rsidR="00B14075" w:rsidRPr="007B571C" w:rsidRDefault="00B14075" w:rsidP="00E57900">
            <w:pPr>
              <w:spacing w:line="480" w:lineRule="auto"/>
              <w:rPr>
                <w:del w:id="570" w:author="Lucy Wallis" w:date="2026-09-25T19:59:00Z" w16du:dateUtc="2026-09-25T23:59:00Z"/>
                <w:lang w:val="en-US"/>
              </w:rPr>
            </w:pPr>
            <w:del w:id="571" w:author="Lucy Wallis" w:date="2026-09-25T19:59:00Z" w16du:dateUtc="2026-09-25T23:59:00Z">
              <w:r w:rsidRPr="007B571C">
                <w:rPr>
                  <w:lang w:val="en-US"/>
                </w:rPr>
                <w:delText>2</w:delText>
              </w:r>
            </w:del>
          </w:p>
        </w:tc>
        <w:tc>
          <w:tcPr>
            <w:tcW w:w="992" w:type="dxa"/>
          </w:tcPr>
          <w:p w14:paraId="4A6F7316" w14:textId="77777777" w:rsidR="00B14075" w:rsidRPr="007B571C" w:rsidRDefault="00B14075" w:rsidP="00E57900">
            <w:pPr>
              <w:spacing w:line="480" w:lineRule="auto"/>
              <w:rPr>
                <w:del w:id="572" w:author="Lucy Wallis" w:date="2026-09-25T19:59:00Z" w16du:dateUtc="2026-09-25T23:59:00Z"/>
                <w:lang w:val="en-US"/>
              </w:rPr>
            </w:pPr>
            <w:del w:id="573" w:author="Lucy Wallis" w:date="2026-09-25T19:59:00Z" w16du:dateUtc="2026-09-25T23:59:00Z">
              <w:r w:rsidRPr="007B571C">
                <w:rPr>
                  <w:lang w:val="en-US"/>
                </w:rPr>
                <w:delText>AT</w:delText>
              </w:r>
            </w:del>
          </w:p>
        </w:tc>
        <w:tc>
          <w:tcPr>
            <w:tcW w:w="1134" w:type="dxa"/>
          </w:tcPr>
          <w:p w14:paraId="4A6F7317" w14:textId="77777777" w:rsidR="00B14075" w:rsidRPr="007B571C" w:rsidRDefault="00B14075" w:rsidP="00E57900">
            <w:pPr>
              <w:spacing w:line="480" w:lineRule="auto"/>
              <w:rPr>
                <w:del w:id="574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18" w14:textId="77777777" w:rsidR="00B14075" w:rsidRPr="007B571C" w:rsidRDefault="00B14075" w:rsidP="00E57900">
            <w:pPr>
              <w:spacing w:line="480" w:lineRule="auto"/>
              <w:rPr>
                <w:del w:id="575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19" w14:textId="77777777" w:rsidR="00B14075" w:rsidRPr="007B571C" w:rsidRDefault="00B14075" w:rsidP="00E57900">
            <w:pPr>
              <w:spacing w:line="480" w:lineRule="auto"/>
              <w:rPr>
                <w:del w:id="576" w:author="Lucy Wallis" w:date="2026-09-25T19:59:00Z" w16du:dateUtc="2026-09-25T23:59:00Z"/>
                <w:lang w:val="en-US"/>
              </w:rPr>
            </w:pPr>
            <w:del w:id="577" w:author="Lucy Wallis" w:date="2026-09-25T19:59:00Z" w16du:dateUtc="2026-09-25T23:59:00Z">
              <w:r w:rsidRPr="007B571C">
                <w:rPr>
                  <w:lang w:val="en-US"/>
                </w:rPr>
                <w:delText>- Small reentry in the LA roof.</w:delText>
              </w:r>
            </w:del>
          </w:p>
          <w:p w14:paraId="4A6F731A" w14:textId="77777777" w:rsidR="00B14075" w:rsidRPr="007B571C" w:rsidRDefault="00B14075" w:rsidP="00E57900">
            <w:pPr>
              <w:spacing w:line="480" w:lineRule="auto"/>
              <w:rPr>
                <w:del w:id="578" w:author="Lucy Wallis" w:date="2026-09-25T19:59:00Z" w16du:dateUtc="2026-09-25T23:59:00Z"/>
                <w:lang w:val="en-US"/>
              </w:rPr>
            </w:pPr>
            <w:del w:id="579" w:author="Lucy Wallis" w:date="2026-09-25T19:59:00Z" w16du:dateUtc="2026-09-25T23:59:00Z">
              <w:r w:rsidRPr="007B571C">
                <w:rPr>
                  <w:lang w:val="en-US"/>
                </w:rPr>
                <w:delText>- Perimitral flutter: MAL.</w:delText>
              </w:r>
            </w:del>
          </w:p>
          <w:p w14:paraId="4A6F731B" w14:textId="77777777" w:rsidR="00B14075" w:rsidRPr="007B571C" w:rsidRDefault="00B14075" w:rsidP="00E57900">
            <w:pPr>
              <w:spacing w:line="480" w:lineRule="auto"/>
              <w:rPr>
                <w:del w:id="580" w:author="Lucy Wallis" w:date="2026-09-25T19:59:00Z" w16du:dateUtc="2026-09-25T23:59:00Z"/>
                <w:lang w:val="en-US"/>
              </w:rPr>
            </w:pPr>
            <w:del w:id="581" w:author="Lucy Wallis" w:date="2026-09-25T19:59:00Z" w16du:dateUtc="2026-09-25T23:59:00Z">
              <w:r w:rsidRPr="007B571C">
                <w:rPr>
                  <w:lang w:val="en-US"/>
                </w:rPr>
                <w:delText>- Typical atrial flutter.</w:delText>
              </w:r>
            </w:del>
          </w:p>
        </w:tc>
      </w:tr>
      <w:tr w:rsidR="00B14075" w:rsidRPr="007B571C" w14:paraId="4A6F7324" w14:textId="77777777" w:rsidTr="007B571C">
        <w:trPr>
          <w:del w:id="582" w:author="Lucy Wallis" w:date="2026-09-25T19:59:00Z" w16du:dateUtc="2026-09-25T23:59:00Z"/>
        </w:trPr>
        <w:tc>
          <w:tcPr>
            <w:tcW w:w="988" w:type="dxa"/>
          </w:tcPr>
          <w:p w14:paraId="4A6F731D" w14:textId="77777777" w:rsidR="00B14075" w:rsidRPr="007B571C" w:rsidRDefault="00B14075" w:rsidP="00E57900">
            <w:pPr>
              <w:spacing w:line="480" w:lineRule="auto"/>
              <w:rPr>
                <w:del w:id="583" w:author="Lucy Wallis" w:date="2026-09-25T19:59:00Z" w16du:dateUtc="2026-09-25T23:59:00Z"/>
                <w:lang w:val="en-US"/>
              </w:rPr>
            </w:pPr>
            <w:del w:id="584" w:author="Lucy Wallis" w:date="2026-09-25T19:59:00Z" w16du:dateUtc="2026-09-25T23:59:00Z">
              <w:r w:rsidRPr="007B571C">
                <w:rPr>
                  <w:lang w:val="en-US"/>
                </w:rPr>
                <w:delText>7</w:delText>
              </w:r>
            </w:del>
          </w:p>
        </w:tc>
        <w:tc>
          <w:tcPr>
            <w:tcW w:w="1134" w:type="dxa"/>
          </w:tcPr>
          <w:p w14:paraId="4A6F731E" w14:textId="77777777" w:rsidR="00B14075" w:rsidRPr="007B571C" w:rsidRDefault="00B14075" w:rsidP="00E57900">
            <w:pPr>
              <w:spacing w:line="480" w:lineRule="auto"/>
              <w:rPr>
                <w:del w:id="585" w:author="Lucy Wallis" w:date="2026-09-25T19:59:00Z" w16du:dateUtc="2026-09-25T23:59:00Z"/>
                <w:lang w:val="en-US"/>
              </w:rPr>
            </w:pPr>
            <w:del w:id="586" w:author="Lucy Wallis" w:date="2026-09-25T19:59:00Z" w16du:dateUtc="2026-09-25T23:59:00Z">
              <w:r w:rsidRPr="007B571C">
                <w:rPr>
                  <w:lang w:val="en-US"/>
                </w:rPr>
                <w:delText>2</w:delText>
              </w:r>
            </w:del>
          </w:p>
        </w:tc>
        <w:tc>
          <w:tcPr>
            <w:tcW w:w="992" w:type="dxa"/>
          </w:tcPr>
          <w:p w14:paraId="4A6F731F" w14:textId="77777777" w:rsidR="00B14075" w:rsidRPr="007B571C" w:rsidRDefault="00B14075" w:rsidP="00E57900">
            <w:pPr>
              <w:spacing w:line="480" w:lineRule="auto"/>
              <w:rPr>
                <w:del w:id="587" w:author="Lucy Wallis" w:date="2026-09-25T19:59:00Z" w16du:dateUtc="2026-09-25T23:59:00Z"/>
                <w:lang w:val="en-US"/>
              </w:rPr>
            </w:pPr>
            <w:del w:id="588" w:author="Lucy Wallis" w:date="2026-09-25T19:59:00Z" w16du:dateUtc="2026-09-25T23:59:00Z">
              <w:r w:rsidRPr="007B571C">
                <w:rPr>
                  <w:lang w:val="en-US"/>
                </w:rPr>
                <w:delText>SR</w:delText>
              </w:r>
            </w:del>
          </w:p>
        </w:tc>
        <w:tc>
          <w:tcPr>
            <w:tcW w:w="1134" w:type="dxa"/>
          </w:tcPr>
          <w:p w14:paraId="4A6F7320" w14:textId="77777777" w:rsidR="00B14075" w:rsidRPr="007B571C" w:rsidRDefault="00B14075" w:rsidP="00E57900">
            <w:pPr>
              <w:spacing w:line="480" w:lineRule="auto"/>
              <w:rPr>
                <w:del w:id="589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21" w14:textId="77777777" w:rsidR="00B14075" w:rsidRPr="007B571C" w:rsidRDefault="00B14075" w:rsidP="00E57900">
            <w:pPr>
              <w:spacing w:line="480" w:lineRule="auto"/>
              <w:rPr>
                <w:del w:id="590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22" w14:textId="77777777" w:rsidR="00B14075" w:rsidRPr="007B571C" w:rsidRDefault="00B14075" w:rsidP="00E57900">
            <w:pPr>
              <w:spacing w:line="480" w:lineRule="auto"/>
              <w:rPr>
                <w:del w:id="591" w:author="Lucy Wallis" w:date="2026-09-25T19:59:00Z" w16du:dateUtc="2026-09-25T23:59:00Z"/>
                <w:lang w:val="en-US"/>
              </w:rPr>
            </w:pPr>
            <w:del w:id="592" w:author="Lucy Wallis" w:date="2026-09-25T19:59:00Z" w16du:dateUtc="2026-09-25T23:59:00Z">
              <w:r w:rsidRPr="007B571C">
                <w:rPr>
                  <w:lang w:val="en-US"/>
                </w:rPr>
                <w:delText>- Macroreentry around the left pulmonary veins.</w:delText>
              </w:r>
            </w:del>
          </w:p>
          <w:p w14:paraId="4A6F7323" w14:textId="77777777" w:rsidR="00B14075" w:rsidRPr="007B571C" w:rsidRDefault="00B14075" w:rsidP="00E57900">
            <w:pPr>
              <w:spacing w:line="480" w:lineRule="auto"/>
              <w:rPr>
                <w:del w:id="593" w:author="Lucy Wallis" w:date="2026-09-25T19:59:00Z" w16du:dateUtc="2026-09-25T23:59:00Z"/>
                <w:lang w:val="en-US"/>
              </w:rPr>
            </w:pPr>
            <w:del w:id="594" w:author="Lucy Wallis" w:date="2026-09-25T19:59:00Z" w16du:dateUtc="2026-09-25T23:59:00Z">
              <w:r w:rsidRPr="007B571C">
                <w:rPr>
                  <w:lang w:val="en-US"/>
                </w:rPr>
                <w:delText>- Macroreentry around the right pulmonary veins.</w:delText>
              </w:r>
            </w:del>
          </w:p>
        </w:tc>
      </w:tr>
      <w:tr w:rsidR="00B14075" w:rsidRPr="007B571C" w14:paraId="4A6F732C" w14:textId="77777777" w:rsidTr="007B571C">
        <w:trPr>
          <w:del w:id="595" w:author="Lucy Wallis" w:date="2026-09-25T19:59:00Z" w16du:dateUtc="2026-09-25T23:59:00Z"/>
        </w:trPr>
        <w:tc>
          <w:tcPr>
            <w:tcW w:w="988" w:type="dxa"/>
          </w:tcPr>
          <w:p w14:paraId="4A6F7325" w14:textId="77777777" w:rsidR="00B14075" w:rsidRPr="007B571C" w:rsidRDefault="00B14075" w:rsidP="00E57900">
            <w:pPr>
              <w:spacing w:line="480" w:lineRule="auto"/>
              <w:rPr>
                <w:del w:id="596" w:author="Lucy Wallis" w:date="2026-09-25T19:59:00Z" w16du:dateUtc="2026-09-25T23:59:00Z"/>
                <w:lang w:val="en-US"/>
              </w:rPr>
            </w:pPr>
            <w:del w:id="597" w:author="Lucy Wallis" w:date="2026-09-25T19:59:00Z" w16du:dateUtc="2026-09-25T23:59:00Z">
              <w:r w:rsidRPr="007B571C">
                <w:rPr>
                  <w:lang w:val="en-US"/>
                </w:rPr>
                <w:delText>8</w:delText>
              </w:r>
            </w:del>
          </w:p>
        </w:tc>
        <w:tc>
          <w:tcPr>
            <w:tcW w:w="1134" w:type="dxa"/>
          </w:tcPr>
          <w:p w14:paraId="4A6F7326" w14:textId="77777777" w:rsidR="00B14075" w:rsidRPr="007B571C" w:rsidRDefault="00B14075" w:rsidP="00E57900">
            <w:pPr>
              <w:spacing w:line="480" w:lineRule="auto"/>
              <w:rPr>
                <w:del w:id="598" w:author="Lucy Wallis" w:date="2026-09-25T19:59:00Z" w16du:dateUtc="2026-09-25T23:59:00Z"/>
                <w:lang w:val="en-US"/>
              </w:rPr>
            </w:pPr>
            <w:del w:id="599" w:author="Lucy Wallis" w:date="2026-09-25T19:59:00Z" w16du:dateUtc="2026-09-25T23:59:00Z">
              <w:r w:rsidRPr="007B571C">
                <w:rPr>
                  <w:lang w:val="en-US"/>
                </w:rPr>
                <w:delText>5</w:delText>
              </w:r>
            </w:del>
          </w:p>
        </w:tc>
        <w:tc>
          <w:tcPr>
            <w:tcW w:w="992" w:type="dxa"/>
          </w:tcPr>
          <w:p w14:paraId="4A6F7327" w14:textId="77777777" w:rsidR="00B14075" w:rsidRPr="007B571C" w:rsidRDefault="00B14075" w:rsidP="00E57900">
            <w:pPr>
              <w:spacing w:line="480" w:lineRule="auto"/>
              <w:rPr>
                <w:del w:id="600" w:author="Lucy Wallis" w:date="2026-09-25T19:59:00Z" w16du:dateUtc="2026-09-25T23:59:00Z"/>
                <w:lang w:val="en-US"/>
              </w:rPr>
            </w:pPr>
            <w:del w:id="601" w:author="Lucy Wallis" w:date="2026-09-25T19:59:00Z" w16du:dateUtc="2026-09-25T23:59:00Z">
              <w:r w:rsidRPr="007B571C">
                <w:rPr>
                  <w:lang w:val="en-US"/>
                </w:rPr>
                <w:delText>SR</w:delText>
              </w:r>
            </w:del>
          </w:p>
        </w:tc>
        <w:tc>
          <w:tcPr>
            <w:tcW w:w="1134" w:type="dxa"/>
          </w:tcPr>
          <w:p w14:paraId="4A6F7328" w14:textId="77777777" w:rsidR="00B14075" w:rsidRPr="007B571C" w:rsidRDefault="00B14075" w:rsidP="00E57900">
            <w:pPr>
              <w:spacing w:line="480" w:lineRule="auto"/>
              <w:rPr>
                <w:del w:id="602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29" w14:textId="77777777" w:rsidR="00B14075" w:rsidRPr="007B571C" w:rsidRDefault="00B14075" w:rsidP="00E57900">
            <w:pPr>
              <w:spacing w:line="480" w:lineRule="auto"/>
              <w:rPr>
                <w:del w:id="603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2A" w14:textId="77777777" w:rsidR="00B14075" w:rsidRPr="007B571C" w:rsidRDefault="00B14075" w:rsidP="00E57900">
            <w:pPr>
              <w:spacing w:line="480" w:lineRule="auto"/>
              <w:rPr>
                <w:del w:id="604" w:author="Lucy Wallis" w:date="2026-09-25T19:59:00Z" w16du:dateUtc="2026-09-25T23:59:00Z"/>
                <w:lang w:val="en-US"/>
              </w:rPr>
            </w:pPr>
            <w:del w:id="605" w:author="Lucy Wallis" w:date="2026-09-25T19:59:00Z" w16du:dateUtc="2026-09-25T23:59:00Z">
              <w:r w:rsidRPr="007B571C">
                <w:rPr>
                  <w:lang w:val="en-US"/>
                </w:rPr>
                <w:delText>- PVI (rotors within the RSPV and LSPV antra).</w:delText>
              </w:r>
            </w:del>
          </w:p>
          <w:p w14:paraId="4A6F732B" w14:textId="77777777" w:rsidR="00B14075" w:rsidRPr="007B571C" w:rsidRDefault="00B14075" w:rsidP="00E57900">
            <w:pPr>
              <w:spacing w:line="480" w:lineRule="auto"/>
              <w:rPr>
                <w:del w:id="606" w:author="Lucy Wallis" w:date="2026-09-25T19:59:00Z" w16du:dateUtc="2026-09-25T23:59:00Z"/>
                <w:lang w:val="en-US"/>
              </w:rPr>
            </w:pPr>
            <w:del w:id="607" w:author="Lucy Wallis" w:date="2026-09-25T19:59:00Z" w16du:dateUtc="2026-09-25T23:59:00Z">
              <w:r w:rsidRPr="007B571C">
                <w:rPr>
                  <w:lang w:val="en-US"/>
                </w:rPr>
                <w:delText xml:space="preserve">- Focal AT in the crista terminalis. </w:delText>
              </w:r>
            </w:del>
          </w:p>
        </w:tc>
      </w:tr>
      <w:tr w:rsidR="00B14075" w:rsidRPr="007B571C" w14:paraId="4A6F7338" w14:textId="77777777" w:rsidTr="007B571C">
        <w:trPr>
          <w:del w:id="608" w:author="Lucy Wallis" w:date="2026-09-25T19:59:00Z" w16du:dateUtc="2026-09-25T23:59:00Z"/>
        </w:trPr>
        <w:tc>
          <w:tcPr>
            <w:tcW w:w="988" w:type="dxa"/>
          </w:tcPr>
          <w:p w14:paraId="4A6F732D" w14:textId="77777777" w:rsidR="00B14075" w:rsidRPr="007B571C" w:rsidRDefault="00B14075" w:rsidP="00E57900">
            <w:pPr>
              <w:spacing w:line="480" w:lineRule="auto"/>
              <w:rPr>
                <w:del w:id="609" w:author="Lucy Wallis" w:date="2026-09-25T19:59:00Z" w16du:dateUtc="2026-09-25T23:59:00Z"/>
                <w:lang w:val="en-US"/>
              </w:rPr>
            </w:pPr>
            <w:del w:id="610" w:author="Lucy Wallis" w:date="2026-09-25T19:59:00Z" w16du:dateUtc="2026-09-25T23:59:00Z">
              <w:r w:rsidRPr="007B571C">
                <w:rPr>
                  <w:lang w:val="en-US"/>
                </w:rPr>
                <w:delText>9</w:delText>
              </w:r>
            </w:del>
          </w:p>
        </w:tc>
        <w:tc>
          <w:tcPr>
            <w:tcW w:w="1134" w:type="dxa"/>
          </w:tcPr>
          <w:p w14:paraId="4A6F732E" w14:textId="77777777" w:rsidR="00B14075" w:rsidRPr="007B571C" w:rsidRDefault="00B14075" w:rsidP="00E57900">
            <w:pPr>
              <w:spacing w:line="480" w:lineRule="auto"/>
              <w:rPr>
                <w:del w:id="611" w:author="Lucy Wallis" w:date="2026-09-25T19:59:00Z" w16du:dateUtc="2026-09-25T23:59:00Z"/>
                <w:lang w:val="en-US"/>
              </w:rPr>
            </w:pPr>
            <w:del w:id="612" w:author="Lucy Wallis" w:date="2026-09-25T19:59:00Z" w16du:dateUtc="2026-09-25T23:59:00Z">
              <w:r w:rsidRPr="007B571C">
                <w:rPr>
                  <w:lang w:val="en-US"/>
                </w:rPr>
                <w:delText>3</w:delText>
              </w:r>
            </w:del>
          </w:p>
        </w:tc>
        <w:tc>
          <w:tcPr>
            <w:tcW w:w="992" w:type="dxa"/>
          </w:tcPr>
          <w:p w14:paraId="4A6F732F" w14:textId="77777777" w:rsidR="00B14075" w:rsidRPr="007B571C" w:rsidRDefault="00B14075" w:rsidP="00E57900">
            <w:pPr>
              <w:spacing w:line="480" w:lineRule="auto"/>
              <w:rPr>
                <w:del w:id="613" w:author="Lucy Wallis" w:date="2026-09-25T19:59:00Z" w16du:dateUtc="2026-09-25T23:59:00Z"/>
                <w:lang w:val="en-US"/>
              </w:rPr>
            </w:pPr>
            <w:del w:id="614" w:author="Lucy Wallis" w:date="2026-09-25T19:59:00Z" w16du:dateUtc="2026-09-25T23:59:00Z">
              <w:r w:rsidRPr="007B571C">
                <w:rPr>
                  <w:lang w:val="en-US"/>
                </w:rPr>
                <w:delText>AT</w:delText>
              </w:r>
            </w:del>
          </w:p>
        </w:tc>
        <w:tc>
          <w:tcPr>
            <w:tcW w:w="1134" w:type="dxa"/>
          </w:tcPr>
          <w:p w14:paraId="4A6F7330" w14:textId="77777777" w:rsidR="00B14075" w:rsidRPr="007B571C" w:rsidRDefault="00B14075" w:rsidP="00E57900">
            <w:pPr>
              <w:spacing w:line="480" w:lineRule="auto"/>
              <w:rPr>
                <w:del w:id="615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31" w14:textId="77777777" w:rsidR="00B14075" w:rsidRPr="007B571C" w:rsidRDefault="00B14075" w:rsidP="00E57900">
            <w:pPr>
              <w:spacing w:line="480" w:lineRule="auto"/>
              <w:rPr>
                <w:del w:id="616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32" w14:textId="77777777" w:rsidR="00B14075" w:rsidRPr="007B571C" w:rsidRDefault="00B14075" w:rsidP="00E57900">
            <w:pPr>
              <w:spacing w:line="480" w:lineRule="auto"/>
              <w:rPr>
                <w:del w:id="617" w:author="Lucy Wallis" w:date="2026-09-25T19:59:00Z" w16du:dateUtc="2026-09-25T23:59:00Z"/>
                <w:lang w:val="en-US"/>
              </w:rPr>
            </w:pPr>
            <w:del w:id="618" w:author="Lucy Wallis" w:date="2026-09-25T19:59:00Z" w16du:dateUtc="2026-09-25T23:59:00Z">
              <w:r w:rsidRPr="007B571C">
                <w:rPr>
                  <w:lang w:val="en-US"/>
                </w:rPr>
                <w:delText>- Small reentry in posteroseptal mitral annulus.</w:delText>
              </w:r>
            </w:del>
          </w:p>
          <w:p w14:paraId="4A6F7333" w14:textId="77777777" w:rsidR="00B14075" w:rsidRPr="007B571C" w:rsidRDefault="00B14075" w:rsidP="00E57900">
            <w:pPr>
              <w:spacing w:line="480" w:lineRule="auto"/>
              <w:rPr>
                <w:del w:id="619" w:author="Lucy Wallis" w:date="2026-09-25T19:59:00Z" w16du:dateUtc="2026-09-25T23:59:00Z"/>
                <w:lang w:val="en-US"/>
              </w:rPr>
            </w:pPr>
            <w:del w:id="620" w:author="Lucy Wallis" w:date="2026-09-25T19:59:00Z" w16du:dateUtc="2026-09-25T23:59:00Z">
              <w:r w:rsidRPr="007B571C">
                <w:rPr>
                  <w:lang w:val="en-US"/>
                </w:rPr>
                <w:delText>- Perimitral flutter: MAL.</w:delText>
              </w:r>
            </w:del>
          </w:p>
          <w:p w14:paraId="4A6F7334" w14:textId="77777777" w:rsidR="00B14075" w:rsidRPr="007B571C" w:rsidRDefault="00B14075" w:rsidP="00E57900">
            <w:pPr>
              <w:spacing w:line="480" w:lineRule="auto"/>
              <w:rPr>
                <w:del w:id="621" w:author="Lucy Wallis" w:date="2026-09-25T19:59:00Z" w16du:dateUtc="2026-09-25T23:59:00Z"/>
                <w:lang w:val="en-US"/>
              </w:rPr>
            </w:pPr>
            <w:del w:id="622" w:author="Lucy Wallis" w:date="2026-09-25T19:59:00Z" w16du:dateUtc="2026-09-25T23:59:00Z">
              <w:r w:rsidRPr="007B571C">
                <w:rPr>
                  <w:lang w:val="en-US"/>
                </w:rPr>
                <w:delText>- Focal AT from proximal coronary sinus.</w:delText>
              </w:r>
            </w:del>
          </w:p>
          <w:p w14:paraId="4A6F7335" w14:textId="77777777" w:rsidR="00B14075" w:rsidRPr="007B571C" w:rsidRDefault="00B14075" w:rsidP="00E57900">
            <w:pPr>
              <w:spacing w:line="480" w:lineRule="auto"/>
              <w:rPr>
                <w:del w:id="623" w:author="Lucy Wallis" w:date="2026-09-25T19:59:00Z" w16du:dateUtc="2026-09-25T23:59:00Z"/>
                <w:lang w:val="en-US"/>
              </w:rPr>
            </w:pPr>
            <w:del w:id="624" w:author="Lucy Wallis" w:date="2026-09-25T19:59:00Z" w16du:dateUtc="2026-09-25T23:59:00Z">
              <w:r w:rsidRPr="007B571C">
                <w:rPr>
                  <w:lang w:val="en-US"/>
                </w:rPr>
                <w:delText>- PVI (gaps from previous procedure).</w:delText>
              </w:r>
            </w:del>
          </w:p>
          <w:p w14:paraId="4A6F7336" w14:textId="77777777" w:rsidR="00B14075" w:rsidRPr="007B571C" w:rsidRDefault="00B14075" w:rsidP="00E57900">
            <w:pPr>
              <w:spacing w:line="480" w:lineRule="auto"/>
              <w:rPr>
                <w:del w:id="625" w:author="Lucy Wallis" w:date="2026-09-25T19:59:00Z" w16du:dateUtc="2026-09-25T23:59:00Z"/>
                <w:lang w:val="en-US"/>
              </w:rPr>
            </w:pPr>
            <w:del w:id="626" w:author="Lucy Wallis" w:date="2026-09-25T19:59:00Z" w16du:dateUtc="2026-09-25T23:59:00Z">
              <w:r w:rsidRPr="007B571C">
                <w:rPr>
                  <w:lang w:val="en-US"/>
                </w:rPr>
                <w:delText>- Prophylactic ASL.</w:delText>
              </w:r>
            </w:del>
          </w:p>
          <w:p w14:paraId="4A6F7337" w14:textId="77777777" w:rsidR="00B14075" w:rsidRPr="007B571C" w:rsidRDefault="00B14075" w:rsidP="00E57900">
            <w:pPr>
              <w:spacing w:line="480" w:lineRule="auto"/>
              <w:rPr>
                <w:del w:id="627" w:author="Lucy Wallis" w:date="2026-09-25T19:59:00Z" w16du:dateUtc="2026-09-25T23:59:00Z"/>
                <w:lang w:val="en-US"/>
              </w:rPr>
            </w:pPr>
            <w:del w:id="628" w:author="Lucy Wallis" w:date="2026-09-25T19:59:00Z" w16du:dateUtc="2026-09-25T23:59:00Z">
              <w:r w:rsidRPr="007B571C">
                <w:rPr>
                  <w:lang w:val="en-US"/>
                </w:rPr>
                <w:delText>- CTI ablation (gap from previous procedure).</w:delText>
              </w:r>
            </w:del>
          </w:p>
        </w:tc>
      </w:tr>
    </w:tbl>
    <w:tbl>
      <w:tblPr>
        <w:tblW w:w="10116" w:type="dxa"/>
        <w:tblLook w:val="04A0" w:firstRow="1" w:lastRow="0" w:firstColumn="1" w:lastColumn="0" w:noHBand="0" w:noVBand="1"/>
        <w:tblPrChange w:id="629" w:author="Lucy Wallis" w:date="2026-09-25T19:59:00Z" w16du:dateUtc="2026-09-25T23:59:00Z">
          <w:tblPr>
            <w:tblW w:w="92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5"/>
        <w:gridCol w:w="247"/>
        <w:gridCol w:w="123"/>
        <w:gridCol w:w="124"/>
        <w:gridCol w:w="247"/>
        <w:gridCol w:w="247"/>
        <w:gridCol w:w="1134"/>
        <w:gridCol w:w="850"/>
        <w:gridCol w:w="142"/>
        <w:gridCol w:w="850"/>
        <w:gridCol w:w="284"/>
        <w:gridCol w:w="992"/>
        <w:gridCol w:w="142"/>
        <w:gridCol w:w="982"/>
        <w:gridCol w:w="984"/>
        <w:gridCol w:w="95"/>
        <w:gridCol w:w="869"/>
        <w:gridCol w:w="95"/>
        <w:gridCol w:w="835"/>
        <w:gridCol w:w="34"/>
        <w:gridCol w:w="835"/>
        <w:tblGridChange w:id="630">
          <w:tblGrid>
            <w:gridCol w:w="5"/>
            <w:gridCol w:w="247"/>
            <w:gridCol w:w="123"/>
            <w:gridCol w:w="124"/>
            <w:gridCol w:w="247"/>
            <w:gridCol w:w="247"/>
            <w:gridCol w:w="1134"/>
            <w:gridCol w:w="850"/>
            <w:gridCol w:w="142"/>
            <w:gridCol w:w="850"/>
            <w:gridCol w:w="284"/>
            <w:gridCol w:w="992"/>
            <w:gridCol w:w="142"/>
            <w:gridCol w:w="982"/>
            <w:gridCol w:w="984"/>
            <w:gridCol w:w="95"/>
            <w:gridCol w:w="869"/>
            <w:gridCol w:w="95"/>
            <w:gridCol w:w="835"/>
            <w:gridCol w:w="34"/>
            <w:gridCol w:w="835"/>
          </w:tblGrid>
        </w:tblGridChange>
      </w:tblGrid>
      <w:tr w:rsidR="00B14075" w:rsidRPr="007B571C" w14:paraId="4A6F7341" w14:textId="77777777" w:rsidTr="00813C78">
        <w:trPr>
          <w:gridBefore w:val="1"/>
          <w:gridAfter w:val="2"/>
          <w:wAfter w:w="869" w:type="dxa"/>
          <w:trHeight w:val="300"/>
          <w:trPrChange w:id="631" w:author="Lucy Wallis" w:date="2026-09-25T19:59:00Z" w16du:dateUtc="2026-09-25T23:59:00Z">
            <w:trPr>
              <w:gridBefore w:val="1"/>
              <w:gridAfter w:val="2"/>
            </w:trPr>
          </w:trPrChange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2" w:author="Lucy Wallis" w:date="2026-09-25T19:59:00Z" w16du:dateUtc="2026-09-25T23:59:00Z">
              <w:tcPr>
                <w:tcW w:w="2977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E4DF5E8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633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University Website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4" w:author="Lucy Wallis" w:date="2026-09-25T19:59:00Z" w16du:dateUtc="2026-09-25T23:59:00Z">
              <w:tcPr>
                <w:tcW w:w="992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FDF8DBC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635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636" w:author="Lucy Wallis" w:date="2026-09-25T19:59:00Z" w16du:dateUtc="2026-09-25T23:59:00Z"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35CB0DF" w14:textId="6AE6E51F" w:rsidR="00B82C9F" w:rsidRDefault="00B82C9F" w:rsidP="00A8317F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ins w:id="637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1 (1-1)</w:t>
              </w:r>
            </w:ins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8" w:author="Lucy Wallis" w:date="2026-09-25T19:59:00Z" w16du:dateUtc="2026-09-25T23:59:00Z">
              <w:tcPr>
                <w:tcW w:w="988" w:type="dxa"/>
                <w:hideMark/>
              </w:tcPr>
            </w:tcPrChange>
          </w:tcPr>
          <w:p w14:paraId="4A6F7339" w14:textId="114697C9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39" w:author="Lucy Wallis" w:date="2026-09-25T19:59:00Z" w16du:dateUtc="2026-09-25T23:59:00Z">
                  <w:rPr>
                    <w:lang w:val="en-US"/>
                  </w:rPr>
                </w:rPrChange>
              </w:rPr>
              <w:pPrChange w:id="640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4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59.</w:t>
              </w:r>
            </w:ins>
            <w:r w:rsidR="00B14075" w:rsidRPr="00A8479D">
              <w:rPr>
                <w:rFonts w:ascii="Calibri" w:hAnsi="Calibri"/>
                <w:color w:val="000000"/>
                <w:rPrChange w:id="642" w:author="Lucy Wallis" w:date="2026-09-25T19:59:00Z" w16du:dateUtc="2026-09-25T23:59:00Z">
                  <w:rPr>
                    <w:lang w:val="en-US"/>
                  </w:rPr>
                </w:rPrChange>
              </w:rPr>
              <w:t>10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643" w:author="Lucy Wallis" w:date="2026-09-25T19:59:00Z" w16du:dateUtc="2026-09-25T23:59:00Z">
              <w:tcPr>
                <w:tcW w:w="984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8336895" w14:textId="77777777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  <w:ins w:id="64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1520</w:t>
              </w:r>
            </w:ins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645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33A" w14:textId="4079D84D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646" w:author="Lucy Wallis" w:date="2026-09-25T19:59:00Z" w16du:dateUtc="2026-09-25T23:59:00Z">
                  <w:rPr>
                    <w:lang w:val="en-US"/>
                  </w:rPr>
                </w:rPrChange>
              </w:rPr>
              <w:pPrChange w:id="647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4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-</w:t>
              </w:r>
            </w:ins>
            <w:r w:rsidR="00B14075" w:rsidRPr="00A8479D">
              <w:rPr>
                <w:rFonts w:ascii="Calibri" w:hAnsi="Calibri"/>
                <w:rPrChange w:id="649" w:author="Lucy Wallis" w:date="2026-09-25T19:59:00Z" w16du:dateUtc="2026-09-25T23:59:00Z">
                  <w:rPr>
                    <w:lang w:val="en-US"/>
                  </w:rPr>
                </w:rPrChange>
              </w:rPr>
              <w:t>0</w:t>
            </w:r>
            <w:ins w:id="650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.629</w:t>
              </w:r>
            </w:ins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  <w:tcPrChange w:id="651" w:author="Lucy Wallis" w:date="2026-09-25T19:59:00Z" w16du:dateUtc="2026-09-25T23:59:00Z">
              <w:tcPr>
                <w:tcW w:w="992" w:type="dxa"/>
                <w:gridSpan w:val="2"/>
                <w:hideMark/>
              </w:tcPr>
            </w:tcPrChange>
          </w:tcPr>
          <w:p w14:paraId="4A6F733B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652" w:author="Lucy Wallis" w:date="2026-09-25T19:59:00Z" w16du:dateUtc="2026-09-25T23:59:00Z">
                  <w:rPr>
                    <w:lang w:val="en-US"/>
                  </w:rPr>
                </w:rPrChange>
              </w:rPr>
              <w:pPrChange w:id="65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5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0.530</w:t>
              </w:r>
            </w:ins>
          </w:p>
        </w:tc>
        <w:tc>
          <w:tcPr>
            <w:tcW w:w="835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655" w:author="Lucy Wallis" w:date="2026-09-25T19:59:00Z" w16du:dateUtc="2026-09-25T23:59:00Z">
              <w:tcPr>
                <w:tcW w:w="1134" w:type="dxa"/>
                <w:gridSpan w:val="2"/>
              </w:tcPr>
            </w:tcPrChange>
          </w:tcPr>
          <w:p w14:paraId="4A6F733C" w14:textId="77777777" w:rsidR="00B14075" w:rsidRPr="00A8479D" w:rsidRDefault="00695138" w:rsidP="00A8317F">
            <w:pPr>
              <w:spacing w:after="0" w:line="240" w:lineRule="auto"/>
              <w:jc w:val="center"/>
              <w:rPr>
                <w:rFonts w:ascii="Calibri" w:hAnsi="Calibri"/>
                <w:rPrChange w:id="656" w:author="Lucy Wallis" w:date="2026-09-25T19:59:00Z" w16du:dateUtc="2026-09-25T23:59:00Z">
                  <w:rPr>
                    <w:lang w:val="en-US"/>
                  </w:rPr>
                </w:rPrChange>
              </w:rPr>
              <w:pPrChange w:id="657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58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0.06</w:t>
              </w:r>
            </w:ins>
            <w:del w:id="659" w:author="Lucy Wallis" w:date="2026-09-25T19:59:00Z" w16du:dateUtc="2026-09-25T23:59:00Z">
              <w:r w:rsidR="00B14075" w:rsidRPr="007B571C">
                <w:rPr>
                  <w:lang w:val="en-US"/>
                </w:rPr>
                <w:delText>2</w:delText>
              </w:r>
            </w:del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PrChange w:id="660" w:author="Lucy Wallis" w:date="2026-09-25T19:59:00Z" w16du:dateUtc="2026-09-25T23:59:00Z">
              <w:tcPr>
                <w:tcW w:w="992" w:type="dxa"/>
              </w:tcPr>
            </w:tcPrChange>
          </w:tcPr>
          <w:p w14:paraId="4A6F733D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del w:id="661" w:author="Lucy Wallis" w:date="2026-09-25T19:59:00Z" w16du:dateUtc="2026-09-25T23:59:00Z">
              <w:r w:rsidRPr="007B571C">
                <w:rPr>
                  <w:color w:val="000000"/>
                  <w:lang w:val="en-US"/>
                </w:rPr>
                <w:delText>AT</w:delText>
              </w:r>
            </w:del>
          </w:p>
        </w:tc>
        <w:tc>
          <w:tcPr>
            <w:tcW w:w="835" w:type="dxa"/>
            <w:gridSpan w:val="7"/>
            <w:tcBorders>
              <w:top w:val="nil"/>
              <w:left w:val="nil"/>
              <w:bottom w:val="nil"/>
              <w:right w:val="nil"/>
            </w:tcBorders>
            <w:tcPrChange w:id="662" w:author="Lucy Wallis" w:date="2026-09-25T19:59:00Z" w16du:dateUtc="2026-09-25T23:59:00Z">
              <w:tcPr>
                <w:tcW w:w="4002" w:type="dxa"/>
                <w:gridSpan w:val="7"/>
              </w:tcPr>
            </w:tcPrChange>
          </w:tcPr>
          <w:p w14:paraId="4A6F733E" w14:textId="77777777" w:rsidR="00B14075" w:rsidRPr="007B571C" w:rsidRDefault="00B14075" w:rsidP="00E57900">
            <w:pPr>
              <w:spacing w:line="480" w:lineRule="auto"/>
              <w:rPr>
                <w:del w:id="663" w:author="Lucy Wallis" w:date="2026-09-25T19:59:00Z" w16du:dateUtc="2026-09-25T23:59:00Z"/>
                <w:lang w:val="en-US"/>
              </w:rPr>
            </w:pPr>
            <w:del w:id="664" w:author="Lucy Wallis" w:date="2026-09-25T19:59:00Z" w16du:dateUtc="2026-09-25T23:59:00Z">
              <w:r w:rsidRPr="007B571C">
                <w:rPr>
                  <w:lang w:val="en-US"/>
                </w:rPr>
                <w:delText>- Typical atrial flutter.</w:delText>
              </w:r>
            </w:del>
          </w:p>
          <w:p w14:paraId="4A6F733F" w14:textId="77777777" w:rsidR="00B14075" w:rsidRPr="007B571C" w:rsidRDefault="00B14075" w:rsidP="00E57900">
            <w:pPr>
              <w:spacing w:line="480" w:lineRule="auto"/>
              <w:rPr>
                <w:del w:id="665" w:author="Lucy Wallis" w:date="2026-09-25T19:59:00Z" w16du:dateUtc="2026-09-25T23:59:00Z"/>
                <w:lang w:val="en-US"/>
              </w:rPr>
            </w:pPr>
            <w:del w:id="666" w:author="Lucy Wallis" w:date="2026-09-25T19:59:00Z" w16du:dateUtc="2026-09-25T23:59:00Z">
              <w:r w:rsidRPr="007B571C">
                <w:rPr>
                  <w:lang w:val="en-US"/>
                </w:rPr>
                <w:delText>- Macroreentry around the left pulmonary veins.</w:delText>
              </w:r>
            </w:del>
          </w:p>
          <w:p w14:paraId="4A6F734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del w:id="667" w:author="Lucy Wallis" w:date="2026-09-25T19:59:00Z" w16du:dateUtc="2026-09-25T23:59:00Z">
              <w:r w:rsidRPr="007B571C">
                <w:rPr>
                  <w:lang w:val="en-US"/>
                </w:rPr>
                <w:delText>- Right inferior PVI (gap from previous procedure).</w:delText>
              </w:r>
            </w:del>
          </w:p>
        </w:tc>
      </w:tr>
      <w:tr w:rsidR="00EE1EBF" w:rsidRPr="00A8479D" w14:paraId="28DC703D" w14:textId="77777777" w:rsidTr="00813C78">
        <w:trPr>
          <w:trHeight w:val="300"/>
          <w:ins w:id="668" w:author="Lucy Wallis" w:date="2026-09-25T19:59:00Z" w16du:dateUtc="2026-09-25T23:59:00Z"/>
        </w:trPr>
        <w:tc>
          <w:tcPr>
            <w:tcW w:w="297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341F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6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577DB" w14:textId="77777777" w:rsidR="00EE1EBF" w:rsidRPr="00A8479D" w:rsidRDefault="00EE1EBF" w:rsidP="00A8317F">
            <w:pPr>
              <w:spacing w:after="0" w:line="240" w:lineRule="auto"/>
              <w:rPr>
                <w:ins w:id="67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67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43EA4B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72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2200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7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67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56.25</w:t>
              </w:r>
            </w:ins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54346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7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2B623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7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23128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7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3D84C092" w14:textId="77777777" w:rsidR="00EE1EBF" w:rsidRPr="00A8479D" w:rsidRDefault="00EE1EBF" w:rsidP="00A8317F">
            <w:pPr>
              <w:spacing w:after="0" w:line="240" w:lineRule="auto"/>
              <w:jc w:val="center"/>
              <w:rPr>
                <w:ins w:id="67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14075" w:rsidRPr="007B571C" w14:paraId="4A6F734A" w14:textId="32DCA9E9" w:rsidTr="00813C78">
        <w:trPr>
          <w:gridBefore w:val="1"/>
          <w:gridAfter w:val="2"/>
          <w:wAfter w:w="869" w:type="dxa"/>
          <w:trHeight w:val="300"/>
          <w:trPrChange w:id="679" w:author="Lucy Wallis" w:date="2026-09-25T19:59:00Z" w16du:dateUtc="2026-09-25T23:59:00Z">
            <w:trPr>
              <w:gridBefore w:val="1"/>
              <w:gridAfter w:val="2"/>
            </w:trPr>
          </w:trPrChange>
        </w:trPr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80" w:author="Lucy Wallis" w:date="2026-09-25T19:59:00Z" w16du:dateUtc="2026-09-25T23:59:00Z">
              <w:tcPr>
                <w:tcW w:w="988" w:type="dxa"/>
                <w:gridSpan w:val="3"/>
                <w:hideMark/>
              </w:tcPr>
            </w:tcPrChange>
          </w:tcPr>
          <w:p w14:paraId="4A6F7342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681" w:author="Lucy Wallis" w:date="2026-09-25T19:59:00Z" w16du:dateUtc="2026-09-25T23:59:00Z">
                  <w:rPr>
                    <w:lang w:val="en-US"/>
                  </w:rPr>
                </w:rPrChange>
              </w:rPr>
              <w:pPrChange w:id="682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83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Social media</w:t>
              </w:r>
            </w:ins>
            <w:del w:id="684" w:author="Lucy Wallis" w:date="2026-09-25T19:59:00Z" w16du:dateUtc="2026-09-25T23:59:00Z">
              <w:r w:rsidR="00B14075" w:rsidRPr="007B571C">
                <w:rPr>
                  <w:lang w:val="en-US"/>
                </w:rPr>
                <w:delText>11</w:delText>
              </w:r>
            </w:del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85" w:author="Lucy Wallis" w:date="2026-09-25T19:59:00Z" w16du:dateUtc="2026-09-25T23:59:00Z">
              <w:tcPr>
                <w:tcW w:w="99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9E64031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686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687" w:author="Lucy Wallis" w:date="2026-09-25T19:59:00Z" w16du:dateUtc="2026-09-25T23:59:00Z">
              <w:tcPr>
                <w:tcW w:w="1134" w:type="dxa"/>
              </w:tcPr>
            </w:tcPrChange>
          </w:tcPr>
          <w:p w14:paraId="4A6F7343" w14:textId="10549DD2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88" w:author="Lucy Wallis" w:date="2026-09-25T19:59:00Z" w16du:dateUtc="2026-09-25T23:59:00Z">
                  <w:rPr>
                    <w:lang w:val="en-US"/>
                  </w:rPr>
                </w:rPrChange>
              </w:rPr>
              <w:pPrChange w:id="689" w:author="Lucy Wallis" w:date="2026-09-25T19:59:00Z" w16du:dateUtc="2026-09-25T23:59:00Z">
                <w:pPr>
                  <w:spacing w:line="480" w:lineRule="auto"/>
                </w:pPr>
              </w:pPrChange>
            </w:pPr>
            <w:r>
              <w:rPr>
                <w:rFonts w:ascii="Calibri" w:hAnsi="Calibri"/>
                <w:color w:val="000000"/>
                <w:rPrChange w:id="690" w:author="Lucy Wallis" w:date="2026-09-25T19:59:00Z" w16du:dateUtc="2026-09-25T23:59:00Z">
                  <w:rPr>
                    <w:lang w:val="en-US"/>
                  </w:rPr>
                </w:rPrChange>
              </w:rPr>
              <w:t>0</w:t>
            </w:r>
            <w:ins w:id="691" w:author="Lucy Wallis" w:date="2026-09-25T19:59:00Z" w16du:dateUtc="2026-09-25T23:59:00Z">
              <w:r w:rsidR="00B82C9F">
                <w:rPr>
                  <w:rFonts w:ascii="Calibri" w:eastAsia="Times New Roman" w:hAnsi="Calibri" w:cs="Calibri"/>
                  <w:color w:val="000000"/>
                  <w:lang w:eastAsia="en-GB"/>
                </w:rPr>
                <w:t xml:space="preserve"> (0-0)</w:t>
              </w:r>
            </w:ins>
          </w:p>
        </w:tc>
        <w:tc>
          <w:tcPr>
            <w:tcW w:w="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92" w:author="Lucy Wallis" w:date="2026-09-25T19:59:00Z" w16du:dateUtc="2026-09-25T23:59:00Z">
              <w:tcPr>
                <w:tcW w:w="992" w:type="dxa"/>
                <w:gridSpan w:val="2"/>
                <w:hideMark/>
              </w:tcPr>
            </w:tcPrChange>
          </w:tcPr>
          <w:p w14:paraId="4A6F7344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93" w:author="Lucy Wallis" w:date="2026-09-25T19:59:00Z" w16du:dateUtc="2026-09-25T23:59:00Z">
                  <w:rPr>
                    <w:lang w:val="en-US"/>
                  </w:rPr>
                </w:rPrChange>
              </w:rPr>
              <w:pPrChange w:id="694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95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58.32</w:t>
              </w:r>
            </w:ins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96" w:author="Lucy Wallis" w:date="2026-09-25T19:59:00Z" w16du:dateUtc="2026-09-25T23:59:00Z">
              <w:tcPr>
                <w:tcW w:w="1134" w:type="dxa"/>
                <w:gridSpan w:val="2"/>
                <w:hideMark/>
              </w:tcPr>
            </w:tcPrChange>
          </w:tcPr>
          <w:p w14:paraId="4A6F7345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697" w:author="Lucy Wallis" w:date="2026-09-25T19:59:00Z" w16du:dateUtc="2026-09-25T23:59:00Z">
                  <w:rPr>
                    <w:lang w:val="en-US"/>
                  </w:rPr>
                </w:rPrChange>
              </w:rPr>
              <w:pPrChange w:id="698" w:author="Lucy Wallis" w:date="2026-09-25T19:59:00Z" w16du:dateUtc="2026-09-25T23:59:00Z">
                <w:pPr>
                  <w:spacing w:line="480" w:lineRule="auto"/>
                </w:pPr>
              </w:pPrChange>
            </w:pPr>
            <w:ins w:id="699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1559</w:t>
              </w:r>
            </w:ins>
            <w:del w:id="700" w:author="Lucy Wallis" w:date="2026-09-25T19:59:00Z" w16du:dateUtc="2026-09-25T23:59:00Z">
              <w:r w:rsidR="00B14075" w:rsidRPr="007B571C">
                <w:rPr>
                  <w:lang w:val="en-US"/>
                </w:rPr>
                <w:delText>4</w:delText>
              </w:r>
            </w:del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1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346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702" w:author="Lucy Wallis" w:date="2026-09-25T19:59:00Z" w16du:dateUtc="2026-09-25T23:59:00Z">
                  <w:rPr>
                    <w:color w:val="000000"/>
                    <w:lang w:val="en-US"/>
                  </w:rPr>
                </w:rPrChange>
              </w:rPr>
              <w:pPrChange w:id="70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0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-0.314</w:t>
              </w:r>
            </w:ins>
            <w:del w:id="705" w:author="Lucy Wallis" w:date="2026-09-25T19:59:00Z" w16du:dateUtc="2026-09-25T23:59:00Z">
              <w:r w:rsidR="00B14075" w:rsidRPr="007B571C">
                <w:rPr>
                  <w:color w:val="000000"/>
                  <w:lang w:val="en-US"/>
                </w:rPr>
                <w:delText>No effect</w:delText>
              </w:r>
            </w:del>
          </w:p>
        </w:tc>
        <w:tc>
          <w:tcPr>
            <w:tcW w:w="96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6" w:author="Lucy Wallis" w:date="2026-09-25T19:59:00Z" w16du:dateUtc="2026-09-25T23:59:00Z">
              <w:tcPr>
                <w:tcW w:w="4002" w:type="dxa"/>
                <w:gridSpan w:val="6"/>
                <w:hideMark/>
              </w:tcPr>
            </w:tcPrChange>
          </w:tcPr>
          <w:p w14:paraId="4A6F7347" w14:textId="77777777" w:rsidR="00B14075" w:rsidRPr="007B571C" w:rsidRDefault="00EE1EBF" w:rsidP="00E57900">
            <w:pPr>
              <w:spacing w:line="480" w:lineRule="auto"/>
              <w:rPr>
                <w:del w:id="707" w:author="Lucy Wallis" w:date="2026-09-25T19:59:00Z" w16du:dateUtc="2026-09-25T23:59:00Z"/>
                <w:lang w:val="en-US"/>
              </w:rPr>
            </w:pPr>
            <w:ins w:id="70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0.754</w:t>
              </w:r>
            </w:ins>
            <w:del w:id="709" w:author="Lucy Wallis" w:date="2026-09-25T19:59:00Z" w16du:dateUtc="2026-09-25T23:59:00Z">
              <w:r w:rsidR="00B14075" w:rsidRPr="007B571C">
                <w:rPr>
                  <w:lang w:val="en-US"/>
                </w:rPr>
                <w:delText>- Right PVI (sites with SPT within the RSPV antrum). Left pulmonary veins were spontaneously isolated.</w:delText>
              </w:r>
            </w:del>
          </w:p>
          <w:p w14:paraId="4A6F7348" w14:textId="77777777" w:rsidR="00B14075" w:rsidRPr="007B571C" w:rsidRDefault="00B14075" w:rsidP="00E57900">
            <w:pPr>
              <w:spacing w:line="480" w:lineRule="auto"/>
              <w:rPr>
                <w:del w:id="710" w:author="Lucy Wallis" w:date="2026-09-25T19:59:00Z" w16du:dateUtc="2026-09-25T23:59:00Z"/>
                <w:lang w:val="en-US"/>
              </w:rPr>
            </w:pPr>
            <w:del w:id="711" w:author="Lucy Wallis" w:date="2026-09-25T19:59:00Z" w16du:dateUtc="2026-09-25T23:59:00Z">
              <w:r w:rsidRPr="007B571C">
                <w:rPr>
                  <w:lang w:val="en-US"/>
                </w:rPr>
                <w:delText>- Line from anterior mitral annulus to scar in the anterior LA wall including site with SPT.</w:delText>
              </w:r>
            </w:del>
          </w:p>
          <w:p w14:paraId="4A6F7349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rPrChange w:id="712" w:author="Lucy Wallis" w:date="2026-09-25T19:59:00Z" w16du:dateUtc="2026-09-25T23:59:00Z">
                  <w:rPr>
                    <w:lang w:val="en-US"/>
                  </w:rPr>
                </w:rPrChange>
              </w:rPr>
              <w:pPrChange w:id="713" w:author="Lucy Wallis" w:date="2026-09-25T19:59:00Z" w16du:dateUtc="2026-09-25T23:59:00Z">
                <w:pPr>
                  <w:spacing w:line="480" w:lineRule="auto"/>
                </w:pPr>
              </w:pPrChange>
            </w:pPr>
            <w:del w:id="714" w:author="Lucy Wallis" w:date="2026-09-25T19:59:00Z" w16du:dateUtc="2026-09-25T23:59:00Z">
              <w:r w:rsidRPr="007B571C">
                <w:rPr>
                  <w:lang w:val="en-US"/>
                </w:rPr>
                <w:delText xml:space="preserve">- Empirical CTI ablation after electrical cardioversion. </w:delText>
              </w:r>
            </w:del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PrChange w:id="715" w:author="Lucy Wallis" w:date="2026-09-25T19:59:00Z" w16du:dateUtc="2026-09-25T23:59:00Z">
              <w:tcPr>
                <w:tcW w:w="835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34BFAF0" w14:textId="6BD25D92" w:rsidR="003D5607" w:rsidRDefault="003D5607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  <w:ins w:id="716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0.03</w:t>
              </w:r>
            </w:ins>
          </w:p>
        </w:tc>
      </w:tr>
      <w:tr w:rsidR="00B14075" w:rsidRPr="007B571C" w14:paraId="4A6F7352" w14:textId="46E6573F" w:rsidTr="00813C78">
        <w:trPr>
          <w:gridBefore w:val="1"/>
          <w:gridAfter w:val="2"/>
          <w:wAfter w:w="869" w:type="dxa"/>
          <w:trHeight w:val="300"/>
          <w:trPrChange w:id="717" w:author="Lucy Wallis" w:date="2026-09-25T19:59:00Z" w16du:dateUtc="2026-09-25T23:59:00Z">
            <w:trPr>
              <w:gridBefore w:val="1"/>
              <w:gridAfter w:val="2"/>
            </w:trPr>
          </w:trPrChange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18" w:author="Lucy Wallis" w:date="2026-09-25T19:59:00Z" w16du:dateUtc="2026-09-25T23:59:00Z">
              <w:tcPr>
                <w:tcW w:w="988" w:type="dxa"/>
                <w:gridSpan w:val="5"/>
                <w:hideMark/>
              </w:tcPr>
            </w:tcPrChange>
          </w:tcPr>
          <w:p w14:paraId="4A6F734B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rPrChange w:id="719" w:author="Lucy Wallis" w:date="2026-09-25T19:59:00Z" w16du:dateUtc="2026-09-25T23:59:00Z">
                  <w:rPr>
                    <w:lang w:val="en-US"/>
                  </w:rPr>
                </w:rPrChange>
              </w:rPr>
              <w:pPrChange w:id="720" w:author="Lucy Wallis" w:date="2026-09-25T19:59:00Z" w16du:dateUtc="2026-09-25T23:59:00Z">
                <w:pPr>
                  <w:spacing w:line="480" w:lineRule="auto"/>
                </w:pPr>
              </w:pPrChange>
            </w:pPr>
            <w:del w:id="721" w:author="Lucy Wallis" w:date="2026-09-25T19:59:00Z" w16du:dateUtc="2026-09-25T23:59:00Z">
              <w:r w:rsidRPr="007B571C">
                <w:rPr>
                  <w:lang w:val="en-US"/>
                </w:rPr>
                <w:delText>12</w:delText>
              </w:r>
            </w:del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22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34C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723" w:author="Lucy Wallis" w:date="2026-09-25T19:59:00Z" w16du:dateUtc="2026-09-25T23:59:00Z">
                  <w:rPr>
                    <w:lang w:val="en-US"/>
                  </w:rPr>
                </w:rPrChange>
              </w:rPr>
              <w:pPrChange w:id="724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25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  <w:del w:id="726" w:author="Lucy Wallis" w:date="2026-09-25T19:59:00Z" w16du:dateUtc="2026-09-25T23:59:00Z">
              <w:r w:rsidR="00B14075" w:rsidRPr="007B571C">
                <w:rPr>
                  <w:lang w:val="en-US"/>
                </w:rPr>
                <w:delText>1</w:delText>
              </w:r>
            </w:del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727" w:author="Lucy Wallis" w:date="2026-09-25T19:59:00Z" w16du:dateUtc="2026-09-25T23:59:00Z">
              <w:tcPr>
                <w:tcW w:w="992" w:type="dxa"/>
                <w:gridSpan w:val="2"/>
              </w:tcPr>
            </w:tcPrChange>
          </w:tcPr>
          <w:p w14:paraId="4A6F734D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28" w:author="Lucy Wallis" w:date="2026-09-25T19:59:00Z" w16du:dateUtc="2026-09-25T23:59:00Z">
                  <w:rPr>
                    <w:lang w:val="en-US"/>
                  </w:rPr>
                </w:rPrChange>
              </w:rPr>
              <w:pPrChange w:id="729" w:author="Lucy Wallis" w:date="2026-09-25T19:59:00Z" w16du:dateUtc="2026-09-25T23:59:00Z">
                <w:pPr>
                  <w:spacing w:line="480" w:lineRule="auto"/>
                </w:pPr>
              </w:pPrChange>
            </w:pPr>
            <w:del w:id="730" w:author="Lucy Wallis" w:date="2026-09-25T19:59:00Z" w16du:dateUtc="2026-09-25T23:59:00Z">
              <w:r w:rsidRPr="007B571C">
                <w:rPr>
                  <w:lang w:val="en-US"/>
                </w:rPr>
                <w:delText>SR</w:delText>
              </w:r>
            </w:del>
          </w:p>
        </w:tc>
        <w:tc>
          <w:tcPr>
            <w:tcW w:w="9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31" w:author="Lucy Wallis" w:date="2026-09-25T19:59:00Z" w16du:dateUtc="2026-09-25T23:59:00Z">
              <w:tcPr>
                <w:tcW w:w="1134" w:type="dxa"/>
                <w:gridSpan w:val="2"/>
                <w:hideMark/>
              </w:tcPr>
            </w:tcPrChange>
          </w:tcPr>
          <w:p w14:paraId="4A6F734E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32" w:author="Lucy Wallis" w:date="2026-09-25T19:59:00Z" w16du:dateUtc="2026-09-25T23:59:00Z">
                  <w:rPr>
                    <w:lang w:val="en-US"/>
                  </w:rPr>
                </w:rPrChange>
              </w:rPr>
              <w:pPrChange w:id="733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3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56.86</w:t>
              </w:r>
            </w:ins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35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34F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36" w:author="Lucy Wallis" w:date="2026-09-25T19:59:00Z" w16du:dateUtc="2026-09-25T23:59:00Z">
                  <w:rPr>
                    <w:color w:val="000000"/>
                    <w:lang w:val="en-US"/>
                  </w:rPr>
                </w:rPrChange>
              </w:rPr>
              <w:pPrChange w:id="737" w:author="Lucy Wallis" w:date="2026-09-25T19:59:00Z" w16du:dateUtc="2026-09-25T23:59:00Z">
                <w:pPr>
                  <w:spacing w:line="480" w:lineRule="auto"/>
                </w:pPr>
              </w:pPrChange>
            </w:pPr>
          </w:p>
        </w:tc>
        <w:tc>
          <w:tcPr>
            <w:tcW w:w="96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38" w:author="Lucy Wallis" w:date="2026-09-25T19:59:00Z" w16du:dateUtc="2026-09-25T23:59:00Z">
              <w:tcPr>
                <w:tcW w:w="4002" w:type="dxa"/>
                <w:gridSpan w:val="4"/>
                <w:hideMark/>
              </w:tcPr>
            </w:tcPrChange>
          </w:tcPr>
          <w:p w14:paraId="4A6F7350" w14:textId="77777777" w:rsidR="00B14075" w:rsidRPr="007B571C" w:rsidRDefault="00B14075" w:rsidP="00E57900">
            <w:pPr>
              <w:spacing w:line="480" w:lineRule="auto"/>
              <w:rPr>
                <w:del w:id="739" w:author="Lucy Wallis" w:date="2026-09-25T19:59:00Z" w16du:dateUtc="2026-09-25T23:59:00Z"/>
                <w:lang w:val="en-US"/>
              </w:rPr>
            </w:pPr>
            <w:del w:id="740" w:author="Lucy Wallis" w:date="2026-09-25T19:59:00Z" w16du:dateUtc="2026-09-25T23:59:00Z">
              <w:r w:rsidRPr="007B571C">
                <w:rPr>
                  <w:lang w:val="en-US"/>
                </w:rPr>
                <w:delText>- Right PVI (rotor within the RSPV antrum).</w:delText>
              </w:r>
            </w:del>
          </w:p>
          <w:p w14:paraId="4A6F7351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rPrChange w:id="741" w:author="Lucy Wallis" w:date="2026-09-25T19:59:00Z" w16du:dateUtc="2026-09-25T23:59:00Z">
                  <w:rPr>
                    <w:lang w:val="en-US"/>
                  </w:rPr>
                </w:rPrChange>
              </w:rPr>
              <w:pPrChange w:id="742" w:author="Lucy Wallis" w:date="2026-09-25T19:59:00Z" w16du:dateUtc="2026-09-25T23:59:00Z">
                <w:pPr>
                  <w:spacing w:line="480" w:lineRule="auto"/>
                </w:pPr>
              </w:pPrChange>
            </w:pPr>
            <w:del w:id="743" w:author="Lucy Wallis" w:date="2026-09-25T19:59:00Z" w16du:dateUtc="2026-09-25T23:59:00Z">
              <w:r w:rsidRPr="007B571C">
                <w:rPr>
                  <w:lang w:val="en-US"/>
                </w:rPr>
                <w:delText>- Small reentry in the posterior LA roof.</w:delText>
              </w:r>
            </w:del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4" w:author="Lucy Wallis" w:date="2026-09-25T19:59:00Z" w16du:dateUtc="2026-09-25T23:59:00Z">
              <w:tcPr>
                <w:tcW w:w="96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226991D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PrChange w:id="745" w:author="Lucy Wallis" w:date="2026-09-25T19:59:00Z" w16du:dateUtc="2026-09-25T23:59:00Z">
              <w:tcPr>
                <w:tcW w:w="835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ECD941E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</w:tr>
    </w:tbl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1134"/>
        <w:gridCol w:w="992"/>
        <w:gridCol w:w="4002"/>
      </w:tblGrid>
      <w:tr w:rsidR="00B14075" w:rsidRPr="007B571C" w14:paraId="4A6F735C" w14:textId="77777777" w:rsidTr="007B571C">
        <w:trPr>
          <w:del w:id="746" w:author="Lucy Wallis" w:date="2026-09-25T19:59:00Z" w16du:dateUtc="2026-09-25T23:59:00Z"/>
        </w:trPr>
        <w:tc>
          <w:tcPr>
            <w:tcW w:w="988" w:type="dxa"/>
          </w:tcPr>
          <w:p w14:paraId="4A6F7353" w14:textId="77777777" w:rsidR="00B14075" w:rsidRPr="007B571C" w:rsidRDefault="00B14075" w:rsidP="00E57900">
            <w:pPr>
              <w:spacing w:line="480" w:lineRule="auto"/>
              <w:rPr>
                <w:del w:id="747" w:author="Lucy Wallis" w:date="2026-09-25T19:59:00Z" w16du:dateUtc="2026-09-25T23:59:00Z"/>
                <w:lang w:val="en-US"/>
              </w:rPr>
            </w:pPr>
            <w:del w:id="748" w:author="Lucy Wallis" w:date="2026-09-25T19:59:00Z" w16du:dateUtc="2026-09-25T23:59:00Z">
              <w:r w:rsidRPr="007B571C">
                <w:rPr>
                  <w:lang w:val="en-US"/>
                </w:rPr>
                <w:delText>13</w:delText>
              </w:r>
            </w:del>
          </w:p>
        </w:tc>
        <w:tc>
          <w:tcPr>
            <w:tcW w:w="1134" w:type="dxa"/>
          </w:tcPr>
          <w:p w14:paraId="4A6F7354" w14:textId="77777777" w:rsidR="00B14075" w:rsidRPr="007B571C" w:rsidRDefault="00B14075" w:rsidP="00E57900">
            <w:pPr>
              <w:spacing w:line="480" w:lineRule="auto"/>
              <w:rPr>
                <w:del w:id="749" w:author="Lucy Wallis" w:date="2026-09-25T19:59:00Z" w16du:dateUtc="2026-09-25T23:59:00Z"/>
                <w:lang w:val="en-US"/>
              </w:rPr>
            </w:pPr>
            <w:del w:id="750" w:author="Lucy Wallis" w:date="2026-09-25T19:59:00Z" w16du:dateUtc="2026-09-25T23:59:00Z">
              <w:r w:rsidRPr="007B571C">
                <w:rPr>
                  <w:lang w:val="en-US"/>
                </w:rPr>
                <w:delText>1</w:delText>
              </w:r>
            </w:del>
          </w:p>
        </w:tc>
        <w:tc>
          <w:tcPr>
            <w:tcW w:w="992" w:type="dxa"/>
          </w:tcPr>
          <w:p w14:paraId="4A6F7355" w14:textId="77777777" w:rsidR="00B14075" w:rsidRPr="007B571C" w:rsidRDefault="00B14075" w:rsidP="00E57900">
            <w:pPr>
              <w:spacing w:line="480" w:lineRule="auto"/>
              <w:rPr>
                <w:del w:id="751" w:author="Lucy Wallis" w:date="2026-09-25T19:59:00Z" w16du:dateUtc="2026-09-25T23:59:00Z"/>
                <w:lang w:val="en-US"/>
              </w:rPr>
            </w:pPr>
            <w:del w:id="752" w:author="Lucy Wallis" w:date="2026-09-25T19:59:00Z" w16du:dateUtc="2026-09-25T23:59:00Z">
              <w:r w:rsidRPr="007B571C">
                <w:rPr>
                  <w:lang w:val="en-US"/>
                </w:rPr>
                <w:delText>No effect</w:delText>
              </w:r>
            </w:del>
          </w:p>
        </w:tc>
        <w:tc>
          <w:tcPr>
            <w:tcW w:w="1134" w:type="dxa"/>
          </w:tcPr>
          <w:p w14:paraId="4A6F7356" w14:textId="77777777" w:rsidR="00B14075" w:rsidRPr="007B571C" w:rsidRDefault="00B14075" w:rsidP="00E57900">
            <w:pPr>
              <w:spacing w:line="480" w:lineRule="auto"/>
              <w:rPr>
                <w:del w:id="753" w:author="Lucy Wallis" w:date="2026-09-25T19:59:00Z" w16du:dateUtc="2026-09-25T23:59:00Z"/>
                <w:lang w:val="en-US"/>
              </w:rPr>
            </w:pPr>
            <w:del w:id="754" w:author="Lucy Wallis" w:date="2026-09-25T19:59:00Z" w16du:dateUtc="2026-09-25T23:59:00Z">
              <w:r w:rsidRPr="007B571C">
                <w:rPr>
                  <w:lang w:val="en-US"/>
                </w:rPr>
                <w:delText>2</w:delText>
              </w:r>
            </w:del>
          </w:p>
        </w:tc>
        <w:tc>
          <w:tcPr>
            <w:tcW w:w="992" w:type="dxa"/>
          </w:tcPr>
          <w:p w14:paraId="4A6F7357" w14:textId="77777777" w:rsidR="00B14075" w:rsidRPr="007B571C" w:rsidRDefault="00B14075" w:rsidP="00E57900">
            <w:pPr>
              <w:spacing w:line="480" w:lineRule="auto"/>
              <w:rPr>
                <w:del w:id="755" w:author="Lucy Wallis" w:date="2026-09-25T19:59:00Z" w16du:dateUtc="2026-09-25T23:59:00Z"/>
                <w:color w:val="000000"/>
                <w:lang w:val="en-US"/>
              </w:rPr>
            </w:pPr>
            <w:del w:id="756" w:author="Lucy Wallis" w:date="2026-09-25T19:59:00Z" w16du:dateUtc="2026-09-25T23:59:00Z">
              <w:r w:rsidRPr="007B571C">
                <w:rPr>
                  <w:color w:val="000000"/>
                  <w:lang w:val="en-US"/>
                </w:rPr>
                <w:delText>AT</w:delText>
              </w:r>
            </w:del>
          </w:p>
        </w:tc>
        <w:tc>
          <w:tcPr>
            <w:tcW w:w="4002" w:type="dxa"/>
          </w:tcPr>
          <w:p w14:paraId="4A6F7358" w14:textId="77777777" w:rsidR="00B14075" w:rsidRPr="007B571C" w:rsidRDefault="00B14075" w:rsidP="00E57900">
            <w:pPr>
              <w:spacing w:line="480" w:lineRule="auto"/>
              <w:rPr>
                <w:del w:id="757" w:author="Lucy Wallis" w:date="2026-09-25T19:59:00Z" w16du:dateUtc="2026-09-25T23:59:00Z"/>
                <w:lang w:val="en-US"/>
              </w:rPr>
            </w:pPr>
            <w:del w:id="758" w:author="Lucy Wallis" w:date="2026-09-25T19:59:00Z" w16du:dateUtc="2026-09-25T23:59:00Z">
              <w:r w:rsidRPr="007B571C">
                <w:rPr>
                  <w:lang w:val="en-US"/>
                </w:rPr>
                <w:delText>- Macroreentry around the right pulmonary veins.</w:delText>
              </w:r>
            </w:del>
          </w:p>
          <w:p w14:paraId="4A6F7359" w14:textId="77777777" w:rsidR="00B14075" w:rsidRPr="007B571C" w:rsidRDefault="00B14075" w:rsidP="00E57900">
            <w:pPr>
              <w:spacing w:line="480" w:lineRule="auto"/>
              <w:rPr>
                <w:del w:id="759" w:author="Lucy Wallis" w:date="2026-09-25T19:59:00Z" w16du:dateUtc="2026-09-25T23:59:00Z"/>
                <w:lang w:val="en-US"/>
              </w:rPr>
            </w:pPr>
            <w:del w:id="760" w:author="Lucy Wallis" w:date="2026-09-25T19:59:00Z" w16du:dateUtc="2026-09-25T23:59:00Z">
              <w:r w:rsidRPr="007B571C">
                <w:rPr>
                  <w:lang w:val="en-US"/>
                </w:rPr>
                <w:delText>- Line from anterior mitral annulus to scar in the anterior LA wall including rotor.</w:delText>
              </w:r>
            </w:del>
          </w:p>
          <w:p w14:paraId="4A6F735A" w14:textId="77777777" w:rsidR="00B14075" w:rsidRPr="007B571C" w:rsidRDefault="00B14075" w:rsidP="00E57900">
            <w:pPr>
              <w:spacing w:line="480" w:lineRule="auto"/>
              <w:rPr>
                <w:del w:id="761" w:author="Lucy Wallis" w:date="2026-09-25T19:59:00Z" w16du:dateUtc="2026-09-25T23:59:00Z"/>
                <w:lang w:val="en-US"/>
              </w:rPr>
            </w:pPr>
            <w:del w:id="762" w:author="Lucy Wallis" w:date="2026-09-25T19:59:00Z" w16du:dateUtc="2026-09-25T23:59:00Z">
              <w:r w:rsidRPr="007B571C">
                <w:rPr>
                  <w:lang w:val="en-US"/>
                </w:rPr>
                <w:delText>- Small reentry in the interatrial septum.</w:delText>
              </w:r>
            </w:del>
          </w:p>
          <w:p w14:paraId="4A6F735B" w14:textId="77777777" w:rsidR="00B14075" w:rsidRPr="007B571C" w:rsidRDefault="00B14075" w:rsidP="00E57900">
            <w:pPr>
              <w:spacing w:line="480" w:lineRule="auto"/>
              <w:rPr>
                <w:del w:id="763" w:author="Lucy Wallis" w:date="2026-09-25T19:59:00Z" w16du:dateUtc="2026-09-25T23:59:00Z"/>
                <w:lang w:val="en-US"/>
              </w:rPr>
            </w:pPr>
            <w:del w:id="764" w:author="Lucy Wallis" w:date="2026-09-25T19:59:00Z" w16du:dateUtc="2026-09-25T23:59:00Z">
              <w:r w:rsidRPr="007B571C">
                <w:rPr>
                  <w:lang w:val="en-US"/>
                </w:rPr>
                <w:delText>- Macroreentry around the left pulmonary veins.</w:delText>
              </w:r>
            </w:del>
          </w:p>
        </w:tc>
      </w:tr>
    </w:tbl>
    <w:tbl>
      <w:tblPr>
        <w:tblW w:w="10116" w:type="dxa"/>
        <w:tblLook w:val="04A0" w:firstRow="1" w:lastRow="0" w:firstColumn="1" w:lastColumn="0" w:noHBand="0" w:noVBand="1"/>
        <w:tblPrChange w:id="765" w:author="Lucy Wallis" w:date="2026-09-25T19:59:00Z" w16du:dateUtc="2026-09-25T23:59:00Z">
          <w:tblPr>
            <w:tblW w:w="92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94"/>
        <w:gridCol w:w="494"/>
        <w:gridCol w:w="1134"/>
        <w:gridCol w:w="992"/>
        <w:gridCol w:w="1134"/>
        <w:gridCol w:w="992"/>
        <w:gridCol w:w="2203"/>
        <w:gridCol w:w="964"/>
        <w:gridCol w:w="835"/>
        <w:tblGridChange w:id="766">
          <w:tblGrid>
            <w:gridCol w:w="494"/>
            <w:gridCol w:w="494"/>
            <w:gridCol w:w="1134"/>
            <w:gridCol w:w="992"/>
            <w:gridCol w:w="1134"/>
            <w:gridCol w:w="992"/>
            <w:gridCol w:w="2203"/>
            <w:gridCol w:w="964"/>
            <w:gridCol w:w="835"/>
          </w:tblGrid>
        </w:tblGridChange>
      </w:tblGrid>
      <w:tr w:rsidR="00B14075" w:rsidRPr="007B571C" w14:paraId="4A6F7368" w14:textId="2311EAC2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67" w:author="Lucy Wallis" w:date="2026-09-25T19:59:00Z" w16du:dateUtc="2026-09-25T23:59:00Z">
              <w:tcPr>
                <w:tcW w:w="988" w:type="dxa"/>
                <w:hideMark/>
              </w:tcPr>
            </w:tcPrChange>
          </w:tcPr>
          <w:p w14:paraId="4A6F735D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768" w:author="Lucy Wallis" w:date="2026-09-25T19:59:00Z" w16du:dateUtc="2026-09-25T23:59:00Z">
                  <w:rPr>
                    <w:lang w:val="en-US"/>
                  </w:rPr>
                </w:rPrChange>
              </w:rPr>
              <w:pPrChange w:id="769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70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 xml:space="preserve">Other </w:t>
              </w:r>
            </w:ins>
            <w:del w:id="771" w:author="Lucy Wallis" w:date="2026-09-25T19:59:00Z" w16du:dateUtc="2026-09-25T23:59:00Z">
              <w:r w:rsidR="00B14075" w:rsidRPr="007B571C">
                <w:rPr>
                  <w:lang w:val="en-US"/>
                </w:rPr>
                <w:delText>14</w:delText>
              </w:r>
            </w:del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2" w:author="Lucy Wallis" w:date="2026-09-25T19:59:00Z" w16du:dateUtc="2026-09-25T23:59:00Z">
              <w:tcPr>
                <w:tcW w:w="992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DA24660" w14:textId="77777777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773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774" w:author="Lucy Wallis" w:date="2026-09-25T19:59:00Z" w16du:dateUtc="2026-09-25T23:59:00Z">
              <w:tcPr>
                <w:tcW w:w="1134" w:type="dxa"/>
              </w:tcPr>
            </w:tcPrChange>
          </w:tcPr>
          <w:p w14:paraId="4A6F735E" w14:textId="22D4E742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75" w:author="Lucy Wallis" w:date="2026-09-25T19:59:00Z" w16du:dateUtc="2026-09-25T23:59:00Z">
                  <w:rPr>
                    <w:lang w:val="en-US"/>
                  </w:rPr>
                </w:rPrChange>
              </w:rPr>
              <w:pPrChange w:id="776" w:author="Lucy Wallis" w:date="2026-09-25T19:59:00Z" w16du:dateUtc="2026-09-25T23:59:00Z">
                <w:pPr>
                  <w:spacing w:line="480" w:lineRule="auto"/>
                </w:pPr>
              </w:pPrChange>
            </w:pPr>
            <w:r>
              <w:rPr>
                <w:rFonts w:ascii="Calibri" w:hAnsi="Calibri"/>
                <w:color w:val="000000"/>
                <w:rPrChange w:id="777" w:author="Lucy Wallis" w:date="2026-09-25T19:59:00Z" w16du:dateUtc="2026-09-25T23:59:00Z">
                  <w:rPr>
                    <w:lang w:val="en-US"/>
                  </w:rPr>
                </w:rPrChange>
              </w:rPr>
              <w:t>0</w:t>
            </w:r>
            <w:ins w:id="778" w:author="Lucy Wallis" w:date="2026-09-25T19:59:00Z" w16du:dateUtc="2026-09-25T23:59:00Z">
              <w:r w:rsidR="00B82C9F">
                <w:rPr>
                  <w:rFonts w:ascii="Calibri" w:eastAsia="Times New Roman" w:hAnsi="Calibri" w:cs="Calibri"/>
                  <w:color w:val="000000"/>
                  <w:lang w:eastAsia="en-GB"/>
                </w:rPr>
                <w:t xml:space="preserve"> (0-0)</w:t>
              </w:r>
            </w:ins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9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35F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80" w:author="Lucy Wallis" w:date="2026-09-25T19:59:00Z" w16du:dateUtc="2026-09-25T23:59:00Z">
                  <w:rPr>
                    <w:lang w:val="en-US"/>
                  </w:rPr>
                </w:rPrChange>
              </w:rPr>
              <w:pPrChange w:id="781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82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56.06</w:t>
              </w:r>
            </w:ins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83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360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784" w:author="Lucy Wallis" w:date="2026-09-25T19:59:00Z" w16du:dateUtc="2026-09-25T23:59:00Z">
                  <w:rPr>
                    <w:lang w:val="en-US"/>
                  </w:rPr>
                </w:rPrChange>
              </w:rPr>
              <w:pPrChange w:id="785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86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1528</w:t>
              </w:r>
            </w:ins>
            <w:del w:id="787" w:author="Lucy Wallis" w:date="2026-09-25T19:59:00Z" w16du:dateUtc="2026-09-25T23:59:00Z">
              <w:r w:rsidR="00B14075" w:rsidRPr="007B571C">
                <w:rPr>
                  <w:lang w:val="en-US"/>
                </w:rPr>
                <w:delText>6</w:delText>
              </w:r>
            </w:del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88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361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789" w:author="Lucy Wallis" w:date="2026-09-25T19:59:00Z" w16du:dateUtc="2026-09-25T23:59:00Z">
                  <w:rPr>
                    <w:color w:val="000000"/>
                    <w:lang w:val="en-US"/>
                  </w:rPr>
                </w:rPrChange>
              </w:rPr>
              <w:pPrChange w:id="790" w:author="Lucy Wallis" w:date="2026-09-25T19:59:00Z" w16du:dateUtc="2026-09-25T23:59:00Z">
                <w:pPr>
                  <w:spacing w:line="480" w:lineRule="auto"/>
                </w:pPr>
              </w:pPrChange>
            </w:pPr>
            <w:ins w:id="79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-0.773</w:t>
              </w:r>
            </w:ins>
            <w:del w:id="792" w:author="Lucy Wallis" w:date="2026-09-25T19:59:00Z" w16du:dateUtc="2026-09-25T23:59:00Z">
              <w:r w:rsidR="00B14075" w:rsidRPr="007B571C">
                <w:rPr>
                  <w:color w:val="000000"/>
                  <w:lang w:val="en-US"/>
                </w:rPr>
                <w:delText>AT</w:delText>
              </w:r>
            </w:del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93" w:author="Lucy Wallis" w:date="2026-09-25T19:59:00Z" w16du:dateUtc="2026-09-25T23:59:00Z">
              <w:tcPr>
                <w:tcW w:w="4002" w:type="dxa"/>
                <w:gridSpan w:val="2"/>
                <w:hideMark/>
              </w:tcPr>
            </w:tcPrChange>
          </w:tcPr>
          <w:p w14:paraId="4A6F7362" w14:textId="77777777" w:rsidR="00B14075" w:rsidRPr="007B571C" w:rsidRDefault="00EE1EBF" w:rsidP="00E57900">
            <w:pPr>
              <w:spacing w:line="480" w:lineRule="auto"/>
              <w:rPr>
                <w:del w:id="794" w:author="Lucy Wallis" w:date="2026-09-25T19:59:00Z" w16du:dateUtc="2026-09-25T23:59:00Z"/>
                <w:lang w:val="en-US"/>
              </w:rPr>
            </w:pPr>
            <w:ins w:id="795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0.439</w:t>
              </w:r>
            </w:ins>
            <w:del w:id="796" w:author="Lucy Wallis" w:date="2026-09-25T19:59:00Z" w16du:dateUtc="2026-09-25T23:59:00Z">
              <w:r w:rsidR="00B14075" w:rsidRPr="007B571C">
                <w:rPr>
                  <w:lang w:val="en-US"/>
                </w:rPr>
                <w:delText>- PVI (sites with SPT within the LIPV and RIPV antra).</w:delText>
              </w:r>
            </w:del>
          </w:p>
          <w:p w14:paraId="4A6F7363" w14:textId="77777777" w:rsidR="00B14075" w:rsidRPr="007B571C" w:rsidRDefault="00B14075" w:rsidP="00E57900">
            <w:pPr>
              <w:spacing w:line="480" w:lineRule="auto"/>
              <w:rPr>
                <w:del w:id="797" w:author="Lucy Wallis" w:date="2026-09-25T19:59:00Z" w16du:dateUtc="2026-09-25T23:59:00Z"/>
                <w:lang w:val="en-US"/>
              </w:rPr>
            </w:pPr>
            <w:del w:id="798" w:author="Lucy Wallis" w:date="2026-09-25T19:59:00Z" w16du:dateUtc="2026-09-25T23:59:00Z">
              <w:r w:rsidRPr="007B571C">
                <w:rPr>
                  <w:lang w:val="en-US"/>
                </w:rPr>
                <w:delText>- Roof line (site with SPT in the LA roof).</w:delText>
              </w:r>
            </w:del>
          </w:p>
          <w:p w14:paraId="4A6F7364" w14:textId="77777777" w:rsidR="00B14075" w:rsidRPr="007B571C" w:rsidRDefault="00B14075" w:rsidP="00E57900">
            <w:pPr>
              <w:spacing w:line="480" w:lineRule="auto"/>
              <w:rPr>
                <w:del w:id="799" w:author="Lucy Wallis" w:date="2026-09-25T19:59:00Z" w16du:dateUtc="2026-09-25T23:59:00Z"/>
                <w:lang w:val="en-US"/>
              </w:rPr>
            </w:pPr>
            <w:del w:id="800" w:author="Lucy Wallis" w:date="2026-09-25T19:59:00Z" w16du:dateUtc="2026-09-25T23:59:00Z">
              <w:r w:rsidRPr="007B571C">
                <w:rPr>
                  <w:lang w:val="en-US"/>
                </w:rPr>
                <w:delText>- Small reentry in anterior mitral annulus.</w:delText>
              </w:r>
            </w:del>
          </w:p>
          <w:p w14:paraId="4A6F7365" w14:textId="77777777" w:rsidR="00B14075" w:rsidRPr="007B571C" w:rsidRDefault="00B14075" w:rsidP="00E57900">
            <w:pPr>
              <w:spacing w:line="480" w:lineRule="auto"/>
              <w:rPr>
                <w:del w:id="801" w:author="Lucy Wallis" w:date="2026-09-25T19:59:00Z" w16du:dateUtc="2026-09-25T23:59:00Z"/>
                <w:lang w:val="en-US"/>
              </w:rPr>
            </w:pPr>
            <w:del w:id="802" w:author="Lucy Wallis" w:date="2026-09-25T19:59:00Z" w16du:dateUtc="2026-09-25T23:59:00Z">
              <w:r w:rsidRPr="007B571C">
                <w:rPr>
                  <w:lang w:val="en-US"/>
                </w:rPr>
                <w:delText>- Small reentry in anteroseptal LA wall.</w:delText>
              </w:r>
            </w:del>
          </w:p>
          <w:p w14:paraId="4A6F7366" w14:textId="77777777" w:rsidR="00B14075" w:rsidRPr="007B571C" w:rsidRDefault="00B14075" w:rsidP="00E57900">
            <w:pPr>
              <w:spacing w:line="480" w:lineRule="auto"/>
              <w:rPr>
                <w:del w:id="803" w:author="Lucy Wallis" w:date="2026-09-25T19:59:00Z" w16du:dateUtc="2026-09-25T23:59:00Z"/>
                <w:lang w:val="en-US"/>
              </w:rPr>
            </w:pPr>
            <w:del w:id="804" w:author="Lucy Wallis" w:date="2026-09-25T19:59:00Z" w16du:dateUtc="2026-09-25T23:59:00Z">
              <w:r w:rsidRPr="007B571C">
                <w:rPr>
                  <w:lang w:val="en-US"/>
                </w:rPr>
                <w:delText>- ASL to connect small-reentry focal ablations.</w:delText>
              </w:r>
            </w:del>
          </w:p>
          <w:p w14:paraId="4A6F7367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rPrChange w:id="805" w:author="Lucy Wallis" w:date="2026-09-25T19:59:00Z" w16du:dateUtc="2026-09-25T23:59:00Z">
                  <w:rPr>
                    <w:lang w:val="en-US"/>
                  </w:rPr>
                </w:rPrChange>
              </w:rPr>
              <w:pPrChange w:id="806" w:author="Lucy Wallis" w:date="2026-09-25T19:59:00Z" w16du:dateUtc="2026-09-25T23:59:00Z">
                <w:pPr>
                  <w:spacing w:line="480" w:lineRule="auto"/>
                </w:pPr>
              </w:pPrChange>
            </w:pPr>
            <w:del w:id="807" w:author="Lucy Wallis" w:date="2026-09-25T19:59:00Z" w16du:dateUtc="2026-09-25T23:59:00Z">
              <w:r w:rsidRPr="007B571C">
                <w:rPr>
                  <w:lang w:val="en-US"/>
                </w:rPr>
                <w:delText>- Prophylactic CTI ablation.</w:delText>
              </w:r>
            </w:del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PrChange w:id="808" w:author="Lucy Wallis" w:date="2026-09-25T19:59:00Z" w16du:dateUtc="2026-09-25T23:59:00Z">
              <w:tcPr>
                <w:tcW w:w="835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96BB697" w14:textId="3D2025FB" w:rsidR="003D5607" w:rsidRDefault="003D5607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  <w:ins w:id="80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0.07</w:t>
              </w:r>
            </w:ins>
          </w:p>
        </w:tc>
      </w:tr>
      <w:tr w:rsidR="00B14075" w:rsidRPr="007B571C" w14:paraId="4A6F7370" w14:textId="0F15CAB9" w:rsidTr="00813C78">
        <w:trPr>
          <w:trHeight w:val="300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810" w:author="Lucy Wallis" w:date="2026-09-25T19:59:00Z" w16du:dateUtc="2026-09-25T23:59:00Z">
              <w:tcPr>
                <w:tcW w:w="988" w:type="dxa"/>
                <w:gridSpan w:val="2"/>
                <w:hideMark/>
              </w:tcPr>
            </w:tcPrChange>
          </w:tcPr>
          <w:p w14:paraId="4A6F7369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color w:val="000000"/>
                <w:rPrChange w:id="811" w:author="Lucy Wallis" w:date="2026-09-25T19:59:00Z" w16du:dateUtc="2026-09-25T23:59:00Z">
                  <w:rPr>
                    <w:lang w:val="en-US"/>
                  </w:rPr>
                </w:rPrChange>
              </w:rPr>
              <w:pPrChange w:id="812" w:author="Lucy Wallis" w:date="2026-09-25T19:59:00Z" w16du:dateUtc="2026-09-25T23:59:00Z">
                <w:pPr>
                  <w:spacing w:line="480" w:lineRule="auto"/>
                </w:pPr>
              </w:pPrChange>
            </w:pPr>
            <w:ins w:id="813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 </w:t>
              </w:r>
            </w:ins>
            <w:del w:id="814" w:author="Lucy Wallis" w:date="2026-09-25T19:59:00Z" w16du:dateUtc="2026-09-25T23:59:00Z">
              <w:r w:rsidR="00B14075" w:rsidRPr="007B571C">
                <w:rPr>
                  <w:lang w:val="en-US"/>
                </w:rPr>
                <w:delText>15</w:delText>
              </w:r>
            </w:del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815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36A" w14:textId="77777777" w:rsidR="00B14075" w:rsidRPr="00A8479D" w:rsidRDefault="00EE1EBF" w:rsidP="00A8317F">
            <w:pPr>
              <w:spacing w:after="0" w:line="240" w:lineRule="auto"/>
              <w:rPr>
                <w:rFonts w:ascii="Calibri" w:hAnsi="Calibri"/>
                <w:b/>
                <w:color w:val="000000"/>
                <w:rPrChange w:id="816" w:author="Lucy Wallis" w:date="2026-09-25T19:59:00Z" w16du:dateUtc="2026-09-25T23:59:00Z">
                  <w:rPr>
                    <w:lang w:val="en-US"/>
                  </w:rPr>
                </w:rPrChange>
              </w:rPr>
              <w:pPrChange w:id="817" w:author="Lucy Wallis" w:date="2026-09-25T19:59:00Z" w16du:dateUtc="2026-09-25T23:59:00Z">
                <w:pPr>
                  <w:spacing w:line="480" w:lineRule="auto"/>
                </w:pPr>
              </w:pPrChange>
            </w:pPr>
            <w:ins w:id="818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  <w:del w:id="819" w:author="Lucy Wallis" w:date="2026-09-25T19:59:00Z" w16du:dateUtc="2026-09-25T23:59:00Z">
              <w:r w:rsidR="00B14075" w:rsidRPr="007B571C">
                <w:rPr>
                  <w:lang w:val="en-US"/>
                </w:rPr>
                <w:delText>3</w:delText>
              </w:r>
            </w:del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tcPrChange w:id="820" w:author="Lucy Wallis" w:date="2026-09-25T19:59:00Z" w16du:dateUtc="2026-09-25T23:59:00Z">
              <w:tcPr>
                <w:tcW w:w="992" w:type="dxa"/>
              </w:tcPr>
            </w:tcPrChange>
          </w:tcPr>
          <w:p w14:paraId="4A6F736B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821" w:author="Lucy Wallis" w:date="2026-09-25T19:59:00Z" w16du:dateUtc="2026-09-25T23:59:00Z">
                  <w:rPr>
                    <w:lang w:val="en-US"/>
                  </w:rPr>
                </w:rPrChange>
              </w:rPr>
              <w:pPrChange w:id="822" w:author="Lucy Wallis" w:date="2026-09-25T19:59:00Z" w16du:dateUtc="2026-09-25T23:59:00Z">
                <w:pPr>
                  <w:spacing w:line="480" w:lineRule="auto"/>
                </w:pPr>
              </w:pPrChange>
            </w:pPr>
            <w:del w:id="823" w:author="Lucy Wallis" w:date="2026-09-25T19:59:00Z" w16du:dateUtc="2026-09-25T23:59:00Z">
              <w:r w:rsidRPr="007B571C">
                <w:rPr>
                  <w:lang w:val="en-US"/>
                </w:rPr>
                <w:delText>SR</w:delText>
              </w:r>
            </w:del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824" w:author="Lucy Wallis" w:date="2026-09-25T19:59:00Z" w16du:dateUtc="2026-09-25T23:59:00Z">
              <w:tcPr>
                <w:tcW w:w="1134" w:type="dxa"/>
                <w:hideMark/>
              </w:tcPr>
            </w:tcPrChange>
          </w:tcPr>
          <w:p w14:paraId="4A6F736C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825" w:author="Lucy Wallis" w:date="2026-09-25T19:59:00Z" w16du:dateUtc="2026-09-25T23:59:00Z">
                  <w:rPr>
                    <w:lang w:val="en-US"/>
                  </w:rPr>
                </w:rPrChange>
              </w:rPr>
              <w:pPrChange w:id="826" w:author="Lucy Wallis" w:date="2026-09-25T19:59:00Z" w16du:dateUtc="2026-09-25T23:59:00Z">
                <w:pPr>
                  <w:spacing w:line="480" w:lineRule="auto"/>
                </w:pPr>
              </w:pPrChange>
            </w:pPr>
            <w:ins w:id="827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color w:val="000000"/>
                  <w:lang w:eastAsia="en-GB"/>
                </w:rPr>
                <w:t>58.63</w:t>
              </w:r>
            </w:ins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828" w:author="Lucy Wallis" w:date="2026-09-25T19:59:00Z" w16du:dateUtc="2026-09-25T23:59:00Z">
              <w:tcPr>
                <w:tcW w:w="992" w:type="dxa"/>
                <w:hideMark/>
              </w:tcPr>
            </w:tcPrChange>
          </w:tcPr>
          <w:p w14:paraId="4A6F736D" w14:textId="77777777" w:rsidR="00B14075" w:rsidRPr="00A8479D" w:rsidRDefault="00EE1EBF" w:rsidP="00A8317F">
            <w:pPr>
              <w:spacing w:after="0" w:line="240" w:lineRule="auto"/>
              <w:jc w:val="center"/>
              <w:rPr>
                <w:rFonts w:ascii="Calibri" w:hAnsi="Calibri"/>
                <w:rPrChange w:id="829" w:author="Lucy Wallis" w:date="2026-09-25T19:59:00Z" w16du:dateUtc="2026-09-25T23:59:00Z">
                  <w:rPr>
                    <w:color w:val="000000"/>
                    <w:lang w:val="en-US"/>
                  </w:rPr>
                </w:rPrChange>
              </w:rPr>
              <w:pPrChange w:id="830" w:author="Lucy Wallis" w:date="2026-09-25T19:59:00Z" w16du:dateUtc="2026-09-25T23:59:00Z">
                <w:pPr>
                  <w:spacing w:line="480" w:lineRule="auto"/>
                </w:pPr>
              </w:pPrChange>
            </w:pPr>
            <w:ins w:id="831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832" w:author="Lucy Wallis" w:date="2026-09-25T19:59:00Z" w16du:dateUtc="2026-09-25T23:59:00Z">
              <w:tcPr>
                <w:tcW w:w="4002" w:type="dxa"/>
                <w:hideMark/>
              </w:tcPr>
            </w:tcPrChange>
          </w:tcPr>
          <w:p w14:paraId="4A6F736E" w14:textId="77777777" w:rsidR="00B14075" w:rsidRPr="007B571C" w:rsidRDefault="00EE1EBF" w:rsidP="00E57900">
            <w:pPr>
              <w:spacing w:line="480" w:lineRule="auto"/>
              <w:rPr>
                <w:del w:id="833" w:author="Lucy Wallis" w:date="2026-09-25T19:59:00Z" w16du:dateUtc="2026-09-25T23:59:00Z"/>
                <w:lang w:val="en-US"/>
              </w:rPr>
            </w:pPr>
            <w:ins w:id="834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  <w:del w:id="835" w:author="Lucy Wallis" w:date="2026-09-25T19:59:00Z" w16du:dateUtc="2026-09-25T23:59:00Z">
              <w:r w:rsidR="00B14075" w:rsidRPr="007B571C">
                <w:rPr>
                  <w:lang w:val="en-US"/>
                </w:rPr>
                <w:delText>- ASL to connect 2 focal rotors ablations (PVI performed in previous procedure).</w:delText>
              </w:r>
            </w:del>
          </w:p>
          <w:p w14:paraId="4A6F736F" w14:textId="77777777" w:rsidR="00B14075" w:rsidRPr="00A8479D" w:rsidRDefault="00B14075" w:rsidP="00A8317F">
            <w:pPr>
              <w:spacing w:after="0" w:line="240" w:lineRule="auto"/>
              <w:jc w:val="center"/>
              <w:rPr>
                <w:rFonts w:ascii="Calibri" w:hAnsi="Calibri"/>
                <w:rPrChange w:id="836" w:author="Lucy Wallis" w:date="2026-09-25T19:59:00Z" w16du:dateUtc="2026-09-25T23:59:00Z">
                  <w:rPr>
                    <w:lang w:val="en-US"/>
                  </w:rPr>
                </w:rPrChange>
              </w:rPr>
              <w:pPrChange w:id="837" w:author="Lucy Wallis" w:date="2026-09-25T19:59:00Z" w16du:dateUtc="2026-09-25T23:59:00Z">
                <w:pPr>
                  <w:spacing w:line="480" w:lineRule="auto"/>
                </w:pPr>
              </w:pPrChange>
            </w:pPr>
            <w:del w:id="838" w:author="Lucy Wallis" w:date="2026-09-25T19:59:00Z" w16du:dateUtc="2026-09-25T23:59:00Z">
              <w:r w:rsidRPr="007B571C">
                <w:rPr>
                  <w:lang w:val="en-US"/>
                </w:rPr>
                <w:delText>- Prophylactic CTI ablation.</w:delText>
              </w:r>
            </w:del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  <w:tcPrChange w:id="839" w:author="Lucy Wallis" w:date="2026-09-25T19:59:00Z" w16du:dateUtc="2026-09-25T23:59:00Z">
              <w:tcPr>
                <w:tcW w:w="96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</w:tcPrChange>
          </w:tcPr>
          <w:p w14:paraId="124E0931" w14:textId="77777777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  <w:ins w:id="840" w:author="Lucy Wallis" w:date="2026-09-25T19:59:00Z" w16du:dateUtc="2026-09-25T23:59:00Z">
              <w:r w:rsidRPr="00A8479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tcPrChange w:id="841" w:author="Lucy Wallis" w:date="2026-09-25T19:59:00Z" w16du:dateUtc="2026-09-25T23:59:00Z">
              <w:tcPr>
                <w:tcW w:w="835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</w:tcPrChange>
          </w:tcPr>
          <w:p w14:paraId="46E6C174" w14:textId="77777777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</w:tbl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1134"/>
        <w:gridCol w:w="992"/>
        <w:gridCol w:w="4002"/>
      </w:tblGrid>
      <w:tr w:rsidR="00B14075" w:rsidRPr="007B571C" w14:paraId="4A6F737A" w14:textId="77777777" w:rsidTr="007B571C">
        <w:trPr>
          <w:del w:id="842" w:author="Lucy Wallis" w:date="2026-09-25T19:59:00Z" w16du:dateUtc="2026-09-25T23:59:00Z"/>
        </w:trPr>
        <w:tc>
          <w:tcPr>
            <w:tcW w:w="988" w:type="dxa"/>
          </w:tcPr>
          <w:p w14:paraId="4A6F7371" w14:textId="77777777" w:rsidR="00B14075" w:rsidRPr="007B571C" w:rsidRDefault="00B14075" w:rsidP="00E57900">
            <w:pPr>
              <w:spacing w:line="480" w:lineRule="auto"/>
              <w:rPr>
                <w:del w:id="843" w:author="Lucy Wallis" w:date="2026-09-25T19:59:00Z" w16du:dateUtc="2026-09-25T23:59:00Z"/>
                <w:lang w:val="en-US"/>
              </w:rPr>
            </w:pPr>
            <w:del w:id="844" w:author="Lucy Wallis" w:date="2026-09-25T19:59:00Z" w16du:dateUtc="2026-09-25T23:59:00Z">
              <w:r w:rsidRPr="007B571C">
                <w:rPr>
                  <w:lang w:val="en-US"/>
                </w:rPr>
                <w:delText>16</w:delText>
              </w:r>
            </w:del>
          </w:p>
        </w:tc>
        <w:tc>
          <w:tcPr>
            <w:tcW w:w="1134" w:type="dxa"/>
          </w:tcPr>
          <w:p w14:paraId="4A6F7372" w14:textId="77777777" w:rsidR="00B14075" w:rsidRPr="007B571C" w:rsidRDefault="00B14075" w:rsidP="00E57900">
            <w:pPr>
              <w:spacing w:line="480" w:lineRule="auto"/>
              <w:rPr>
                <w:del w:id="845" w:author="Lucy Wallis" w:date="2026-09-25T19:59:00Z" w16du:dateUtc="2026-09-25T23:59:00Z"/>
                <w:lang w:val="en-US"/>
              </w:rPr>
            </w:pPr>
            <w:del w:id="846" w:author="Lucy Wallis" w:date="2026-09-25T19:59:00Z" w16du:dateUtc="2026-09-25T23:59:00Z">
              <w:r w:rsidRPr="007B571C">
                <w:rPr>
                  <w:lang w:val="en-US"/>
                </w:rPr>
                <w:delText>1</w:delText>
              </w:r>
            </w:del>
          </w:p>
        </w:tc>
        <w:tc>
          <w:tcPr>
            <w:tcW w:w="992" w:type="dxa"/>
          </w:tcPr>
          <w:p w14:paraId="4A6F7373" w14:textId="77777777" w:rsidR="00B14075" w:rsidRPr="007B571C" w:rsidRDefault="00B14075" w:rsidP="00E57900">
            <w:pPr>
              <w:spacing w:line="480" w:lineRule="auto"/>
              <w:rPr>
                <w:del w:id="847" w:author="Lucy Wallis" w:date="2026-09-25T19:59:00Z" w16du:dateUtc="2026-09-25T23:59:00Z"/>
                <w:lang w:val="en-US"/>
              </w:rPr>
            </w:pPr>
            <w:del w:id="848" w:author="Lucy Wallis" w:date="2026-09-25T19:59:00Z" w16du:dateUtc="2026-09-25T23:59:00Z">
              <w:r w:rsidRPr="007B571C">
                <w:rPr>
                  <w:lang w:val="en-US"/>
                </w:rPr>
                <w:delText>SR</w:delText>
              </w:r>
            </w:del>
          </w:p>
        </w:tc>
        <w:tc>
          <w:tcPr>
            <w:tcW w:w="1134" w:type="dxa"/>
          </w:tcPr>
          <w:p w14:paraId="4A6F7374" w14:textId="77777777" w:rsidR="00B14075" w:rsidRPr="007B571C" w:rsidRDefault="00B14075" w:rsidP="00E57900">
            <w:pPr>
              <w:spacing w:line="480" w:lineRule="auto"/>
              <w:rPr>
                <w:del w:id="849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75" w14:textId="77777777" w:rsidR="00B14075" w:rsidRPr="007B571C" w:rsidRDefault="00B14075" w:rsidP="00E57900">
            <w:pPr>
              <w:spacing w:line="480" w:lineRule="auto"/>
              <w:rPr>
                <w:del w:id="850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76" w14:textId="77777777" w:rsidR="00B14075" w:rsidRPr="007B571C" w:rsidRDefault="00B14075" w:rsidP="00E57900">
            <w:pPr>
              <w:spacing w:line="480" w:lineRule="auto"/>
              <w:rPr>
                <w:del w:id="851" w:author="Lucy Wallis" w:date="2026-09-25T19:59:00Z" w16du:dateUtc="2026-09-25T23:59:00Z"/>
                <w:lang w:val="en-US"/>
              </w:rPr>
            </w:pPr>
            <w:del w:id="852" w:author="Lucy Wallis" w:date="2026-09-25T19:59:00Z" w16du:dateUtc="2026-09-25T23:59:00Z">
              <w:r w:rsidRPr="007B571C">
                <w:rPr>
                  <w:lang w:val="en-US"/>
                </w:rPr>
                <w:delText>- Perimitral flutter: ASL.</w:delText>
              </w:r>
            </w:del>
          </w:p>
          <w:p w14:paraId="4A6F7377" w14:textId="77777777" w:rsidR="00B14075" w:rsidRPr="007B571C" w:rsidRDefault="00B14075" w:rsidP="00E57900">
            <w:pPr>
              <w:spacing w:line="480" w:lineRule="auto"/>
              <w:rPr>
                <w:del w:id="853" w:author="Lucy Wallis" w:date="2026-09-25T19:59:00Z" w16du:dateUtc="2026-09-25T23:59:00Z"/>
                <w:lang w:val="en-US"/>
              </w:rPr>
            </w:pPr>
            <w:del w:id="854" w:author="Lucy Wallis" w:date="2026-09-25T19:59:00Z" w16du:dateUtc="2026-09-25T23:59:00Z">
              <w:r w:rsidRPr="007B571C">
                <w:rPr>
                  <w:lang w:val="en-US"/>
                </w:rPr>
                <w:delText>- Small reentry in anterior LA wall.</w:delText>
              </w:r>
            </w:del>
          </w:p>
          <w:p w14:paraId="4A6F7378" w14:textId="77777777" w:rsidR="00B14075" w:rsidRPr="007B571C" w:rsidRDefault="00B14075" w:rsidP="00E57900">
            <w:pPr>
              <w:spacing w:line="480" w:lineRule="auto"/>
              <w:rPr>
                <w:del w:id="855" w:author="Lucy Wallis" w:date="2026-09-25T19:59:00Z" w16du:dateUtc="2026-09-25T23:59:00Z"/>
                <w:lang w:val="en-US"/>
              </w:rPr>
            </w:pPr>
            <w:del w:id="856" w:author="Lucy Wallis" w:date="2026-09-25T19:59:00Z" w16du:dateUtc="2026-09-25T23:59:00Z">
              <w:r w:rsidRPr="007B571C">
                <w:rPr>
                  <w:lang w:val="en-US"/>
                </w:rPr>
                <w:delText>- Left PVI (gaps from previous procedure).</w:delText>
              </w:r>
            </w:del>
          </w:p>
          <w:p w14:paraId="4A6F7379" w14:textId="77777777" w:rsidR="00B14075" w:rsidRPr="007B571C" w:rsidRDefault="00B14075" w:rsidP="00E57900">
            <w:pPr>
              <w:spacing w:line="480" w:lineRule="auto"/>
              <w:rPr>
                <w:del w:id="857" w:author="Lucy Wallis" w:date="2026-09-25T19:59:00Z" w16du:dateUtc="2026-09-25T23:59:00Z"/>
                <w:lang w:val="en-US"/>
              </w:rPr>
            </w:pPr>
            <w:del w:id="858" w:author="Lucy Wallis" w:date="2026-09-25T19:59:00Z" w16du:dateUtc="2026-09-25T23:59:00Z">
              <w:r w:rsidRPr="007B571C">
                <w:rPr>
                  <w:lang w:val="en-US"/>
                </w:rPr>
                <w:delText>- Typical atrial flutter.</w:delText>
              </w:r>
            </w:del>
          </w:p>
        </w:tc>
      </w:tr>
      <w:tr w:rsidR="00B14075" w:rsidRPr="007B571C" w14:paraId="4A6F7385" w14:textId="77777777" w:rsidTr="007B571C">
        <w:trPr>
          <w:del w:id="859" w:author="Lucy Wallis" w:date="2026-09-25T19:59:00Z" w16du:dateUtc="2026-09-25T23:59:00Z"/>
        </w:trPr>
        <w:tc>
          <w:tcPr>
            <w:tcW w:w="988" w:type="dxa"/>
          </w:tcPr>
          <w:p w14:paraId="4A6F737B" w14:textId="77777777" w:rsidR="00B14075" w:rsidRPr="007B571C" w:rsidRDefault="00B14075" w:rsidP="00E57900">
            <w:pPr>
              <w:spacing w:line="480" w:lineRule="auto"/>
              <w:rPr>
                <w:del w:id="860" w:author="Lucy Wallis" w:date="2026-09-25T19:59:00Z" w16du:dateUtc="2026-09-25T23:59:00Z"/>
                <w:lang w:val="en-US"/>
              </w:rPr>
            </w:pPr>
            <w:del w:id="861" w:author="Lucy Wallis" w:date="2026-09-25T19:59:00Z" w16du:dateUtc="2026-09-25T23:59:00Z">
              <w:r w:rsidRPr="007B571C">
                <w:rPr>
                  <w:lang w:val="en-US"/>
                </w:rPr>
                <w:delText>17</w:delText>
              </w:r>
            </w:del>
          </w:p>
        </w:tc>
        <w:tc>
          <w:tcPr>
            <w:tcW w:w="1134" w:type="dxa"/>
          </w:tcPr>
          <w:p w14:paraId="4A6F737C" w14:textId="77777777" w:rsidR="00B14075" w:rsidRPr="007B571C" w:rsidRDefault="00B14075" w:rsidP="00E57900">
            <w:pPr>
              <w:spacing w:line="480" w:lineRule="auto"/>
              <w:rPr>
                <w:del w:id="862" w:author="Lucy Wallis" w:date="2026-09-25T19:59:00Z" w16du:dateUtc="2026-09-25T23:59:00Z"/>
                <w:lang w:val="en-US"/>
              </w:rPr>
            </w:pPr>
            <w:del w:id="863" w:author="Lucy Wallis" w:date="2026-09-25T19:59:00Z" w16du:dateUtc="2026-09-25T23:59:00Z">
              <w:r w:rsidRPr="007B571C">
                <w:rPr>
                  <w:lang w:val="en-US"/>
                </w:rPr>
                <w:delText>1</w:delText>
              </w:r>
            </w:del>
          </w:p>
        </w:tc>
        <w:tc>
          <w:tcPr>
            <w:tcW w:w="992" w:type="dxa"/>
          </w:tcPr>
          <w:p w14:paraId="4A6F737D" w14:textId="77777777" w:rsidR="00B14075" w:rsidRPr="007B571C" w:rsidRDefault="00B14075" w:rsidP="00E57900">
            <w:pPr>
              <w:spacing w:line="480" w:lineRule="auto"/>
              <w:rPr>
                <w:del w:id="864" w:author="Lucy Wallis" w:date="2026-09-25T19:59:00Z" w16du:dateUtc="2026-09-25T23:59:00Z"/>
                <w:lang w:val="en-US"/>
              </w:rPr>
            </w:pPr>
            <w:del w:id="865" w:author="Lucy Wallis" w:date="2026-09-25T19:59:00Z" w16du:dateUtc="2026-09-25T23:59:00Z">
              <w:r w:rsidRPr="007B571C">
                <w:rPr>
                  <w:lang w:val="en-US"/>
                </w:rPr>
                <w:delText>AT</w:delText>
              </w:r>
            </w:del>
          </w:p>
        </w:tc>
        <w:tc>
          <w:tcPr>
            <w:tcW w:w="1134" w:type="dxa"/>
          </w:tcPr>
          <w:p w14:paraId="4A6F737E" w14:textId="77777777" w:rsidR="00B14075" w:rsidRPr="007B571C" w:rsidRDefault="00B14075" w:rsidP="00E57900">
            <w:pPr>
              <w:spacing w:line="480" w:lineRule="auto"/>
              <w:rPr>
                <w:del w:id="866" w:author="Lucy Wallis" w:date="2026-09-25T19:59:00Z" w16du:dateUtc="2026-09-25T23:59:00Z"/>
                <w:lang w:val="en-US"/>
              </w:rPr>
            </w:pPr>
          </w:p>
        </w:tc>
        <w:tc>
          <w:tcPr>
            <w:tcW w:w="992" w:type="dxa"/>
          </w:tcPr>
          <w:p w14:paraId="4A6F737F" w14:textId="77777777" w:rsidR="00B14075" w:rsidRPr="007B571C" w:rsidRDefault="00B14075" w:rsidP="00E57900">
            <w:pPr>
              <w:spacing w:line="480" w:lineRule="auto"/>
              <w:rPr>
                <w:del w:id="867" w:author="Lucy Wallis" w:date="2026-09-25T19:59:00Z" w16du:dateUtc="2026-09-25T23:59:00Z"/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80" w14:textId="77777777" w:rsidR="00B14075" w:rsidRPr="007B571C" w:rsidRDefault="00B14075" w:rsidP="00E57900">
            <w:pPr>
              <w:spacing w:line="480" w:lineRule="auto"/>
              <w:rPr>
                <w:del w:id="868" w:author="Lucy Wallis" w:date="2026-09-25T19:59:00Z" w16du:dateUtc="2026-09-25T23:59:00Z"/>
                <w:lang w:val="en-US"/>
              </w:rPr>
            </w:pPr>
            <w:del w:id="869" w:author="Lucy Wallis" w:date="2026-09-25T19:59:00Z" w16du:dateUtc="2026-09-25T23:59:00Z">
              <w:r w:rsidRPr="007B571C">
                <w:rPr>
                  <w:lang w:val="en-US"/>
                </w:rPr>
                <w:delText>- Right PVI (rotor within RSPV antrum).</w:delText>
              </w:r>
            </w:del>
          </w:p>
          <w:p w14:paraId="4A6F7381" w14:textId="77777777" w:rsidR="00B14075" w:rsidRPr="007B571C" w:rsidRDefault="00B14075" w:rsidP="00E57900">
            <w:pPr>
              <w:spacing w:line="480" w:lineRule="auto"/>
              <w:rPr>
                <w:del w:id="870" w:author="Lucy Wallis" w:date="2026-09-25T19:59:00Z" w16du:dateUtc="2026-09-25T23:59:00Z"/>
                <w:lang w:val="en-US"/>
              </w:rPr>
            </w:pPr>
            <w:del w:id="871" w:author="Lucy Wallis" w:date="2026-09-25T19:59:00Z" w16du:dateUtc="2026-09-25T23:59:00Z">
              <w:r w:rsidRPr="007B571C">
                <w:rPr>
                  <w:lang w:val="en-US"/>
                </w:rPr>
                <w:delText>- Small reentry in LSPV: focal ablation.</w:delText>
              </w:r>
            </w:del>
          </w:p>
          <w:p w14:paraId="4A6F7382" w14:textId="77777777" w:rsidR="00B14075" w:rsidRPr="007B571C" w:rsidRDefault="00B14075" w:rsidP="00E57900">
            <w:pPr>
              <w:spacing w:line="480" w:lineRule="auto"/>
              <w:rPr>
                <w:del w:id="872" w:author="Lucy Wallis" w:date="2026-09-25T19:59:00Z" w16du:dateUtc="2026-09-25T23:59:00Z"/>
                <w:lang w:val="en-US"/>
              </w:rPr>
            </w:pPr>
            <w:del w:id="873" w:author="Lucy Wallis" w:date="2026-09-25T19:59:00Z" w16du:dateUtc="2026-09-25T23:59:00Z">
              <w:r w:rsidRPr="007B571C">
                <w:rPr>
                  <w:lang w:val="en-US"/>
                </w:rPr>
                <w:delText>- Macroreentry around the left pulmonary veins: left PVI.</w:delText>
              </w:r>
            </w:del>
          </w:p>
          <w:p w14:paraId="4A6F7383" w14:textId="77777777" w:rsidR="00B14075" w:rsidRPr="007B571C" w:rsidRDefault="00B14075" w:rsidP="00E57900">
            <w:pPr>
              <w:spacing w:line="480" w:lineRule="auto"/>
              <w:rPr>
                <w:del w:id="874" w:author="Lucy Wallis" w:date="2026-09-25T19:59:00Z" w16du:dateUtc="2026-09-25T23:59:00Z"/>
                <w:lang w:val="en-US"/>
              </w:rPr>
            </w:pPr>
            <w:del w:id="875" w:author="Lucy Wallis" w:date="2026-09-25T19:59:00Z" w16du:dateUtc="2026-09-25T23:59:00Z">
              <w:r w:rsidRPr="007B571C">
                <w:rPr>
                  <w:lang w:val="en-US"/>
                </w:rPr>
                <w:delText>- Perimitral flutter: ASL.</w:delText>
              </w:r>
            </w:del>
          </w:p>
          <w:p w14:paraId="4A6F7384" w14:textId="77777777" w:rsidR="00B14075" w:rsidRPr="007B571C" w:rsidRDefault="00B14075" w:rsidP="00E57900">
            <w:pPr>
              <w:spacing w:line="480" w:lineRule="auto"/>
              <w:rPr>
                <w:del w:id="876" w:author="Lucy Wallis" w:date="2026-09-25T19:59:00Z" w16du:dateUtc="2026-09-25T23:59:00Z"/>
                <w:lang w:val="en-US"/>
              </w:rPr>
            </w:pPr>
            <w:del w:id="877" w:author="Lucy Wallis" w:date="2026-09-25T19:59:00Z" w16du:dateUtc="2026-09-25T23:59:00Z">
              <w:r w:rsidRPr="007B571C">
                <w:rPr>
                  <w:lang w:val="en-US"/>
                </w:rPr>
                <w:delText>- AVNRT.</w:delText>
              </w:r>
            </w:del>
          </w:p>
        </w:tc>
      </w:tr>
      <w:tr w:rsidR="00B14075" w:rsidRPr="007B571C" w14:paraId="4A6F7391" w14:textId="77777777" w:rsidTr="007B571C">
        <w:trPr>
          <w:del w:id="878" w:author="Lucy Wallis" w:date="2026-09-25T19:59:00Z" w16du:dateUtc="2026-09-25T23:59:00Z"/>
        </w:trPr>
        <w:tc>
          <w:tcPr>
            <w:tcW w:w="988" w:type="dxa"/>
          </w:tcPr>
          <w:p w14:paraId="4A6F7386" w14:textId="77777777" w:rsidR="00B14075" w:rsidRPr="007B571C" w:rsidRDefault="00B14075" w:rsidP="00E57900">
            <w:pPr>
              <w:spacing w:line="480" w:lineRule="auto"/>
              <w:rPr>
                <w:del w:id="879" w:author="Lucy Wallis" w:date="2026-09-25T19:59:00Z" w16du:dateUtc="2026-09-25T23:59:00Z"/>
                <w:lang w:val="en-US"/>
              </w:rPr>
            </w:pPr>
            <w:del w:id="880" w:author="Lucy Wallis" w:date="2026-09-25T19:59:00Z" w16du:dateUtc="2026-09-25T23:59:00Z">
              <w:r w:rsidRPr="007B571C">
                <w:rPr>
                  <w:lang w:val="en-US"/>
                </w:rPr>
                <w:delText>18</w:delText>
              </w:r>
            </w:del>
          </w:p>
        </w:tc>
        <w:tc>
          <w:tcPr>
            <w:tcW w:w="1134" w:type="dxa"/>
          </w:tcPr>
          <w:p w14:paraId="4A6F7387" w14:textId="77777777" w:rsidR="00B14075" w:rsidRPr="007B571C" w:rsidRDefault="00B14075" w:rsidP="00E57900">
            <w:pPr>
              <w:spacing w:line="480" w:lineRule="auto"/>
              <w:rPr>
                <w:del w:id="881" w:author="Lucy Wallis" w:date="2026-09-25T19:59:00Z" w16du:dateUtc="2026-09-25T23:59:00Z"/>
                <w:lang w:val="en-US"/>
              </w:rPr>
            </w:pPr>
            <w:del w:id="882" w:author="Lucy Wallis" w:date="2026-09-25T19:59:00Z" w16du:dateUtc="2026-09-25T23:59:00Z">
              <w:r w:rsidRPr="007B571C">
                <w:rPr>
                  <w:lang w:val="en-US"/>
                </w:rPr>
                <w:delText>0</w:delText>
              </w:r>
            </w:del>
          </w:p>
        </w:tc>
        <w:tc>
          <w:tcPr>
            <w:tcW w:w="992" w:type="dxa"/>
          </w:tcPr>
          <w:p w14:paraId="4A6F7388" w14:textId="77777777" w:rsidR="00B14075" w:rsidRPr="007B571C" w:rsidRDefault="00B14075" w:rsidP="00E57900">
            <w:pPr>
              <w:spacing w:line="480" w:lineRule="auto"/>
              <w:rPr>
                <w:del w:id="883" w:author="Lucy Wallis" w:date="2026-09-25T19:59:00Z" w16du:dateUtc="2026-09-25T23:59:00Z"/>
                <w:lang w:val="en-US"/>
              </w:rPr>
            </w:pPr>
          </w:p>
        </w:tc>
        <w:tc>
          <w:tcPr>
            <w:tcW w:w="1134" w:type="dxa"/>
          </w:tcPr>
          <w:p w14:paraId="4A6F7389" w14:textId="77777777" w:rsidR="00B14075" w:rsidRPr="007B571C" w:rsidRDefault="00B14075" w:rsidP="00E57900">
            <w:pPr>
              <w:spacing w:line="480" w:lineRule="auto"/>
              <w:rPr>
                <w:del w:id="884" w:author="Lucy Wallis" w:date="2026-09-25T19:59:00Z" w16du:dateUtc="2026-09-25T23:59:00Z"/>
                <w:lang w:val="en-US"/>
              </w:rPr>
            </w:pPr>
            <w:del w:id="885" w:author="Lucy Wallis" w:date="2026-09-25T19:59:00Z" w16du:dateUtc="2026-09-25T23:59:00Z">
              <w:r w:rsidRPr="007B571C">
                <w:rPr>
                  <w:lang w:val="en-US"/>
                </w:rPr>
                <w:delText>3</w:delText>
              </w:r>
            </w:del>
          </w:p>
        </w:tc>
        <w:tc>
          <w:tcPr>
            <w:tcW w:w="992" w:type="dxa"/>
          </w:tcPr>
          <w:p w14:paraId="4A6F738A" w14:textId="77777777" w:rsidR="00B14075" w:rsidRPr="007B571C" w:rsidRDefault="00B14075" w:rsidP="00E57900">
            <w:pPr>
              <w:spacing w:line="480" w:lineRule="auto"/>
              <w:rPr>
                <w:del w:id="886" w:author="Lucy Wallis" w:date="2026-09-25T19:59:00Z" w16du:dateUtc="2026-09-25T23:59:00Z"/>
                <w:color w:val="000000"/>
                <w:lang w:val="en-US"/>
              </w:rPr>
            </w:pPr>
            <w:del w:id="887" w:author="Lucy Wallis" w:date="2026-09-25T19:59:00Z" w16du:dateUtc="2026-09-25T23:59:00Z">
              <w:r w:rsidRPr="007B571C">
                <w:rPr>
                  <w:color w:val="000000"/>
                  <w:lang w:val="en-US"/>
                </w:rPr>
                <w:delText>AT</w:delText>
              </w:r>
            </w:del>
          </w:p>
        </w:tc>
        <w:tc>
          <w:tcPr>
            <w:tcW w:w="4002" w:type="dxa"/>
          </w:tcPr>
          <w:p w14:paraId="4A6F738B" w14:textId="77777777" w:rsidR="00B14075" w:rsidRPr="007B571C" w:rsidRDefault="00B14075" w:rsidP="00E57900">
            <w:pPr>
              <w:spacing w:line="480" w:lineRule="auto"/>
              <w:rPr>
                <w:del w:id="888" w:author="Lucy Wallis" w:date="2026-09-25T19:59:00Z" w16du:dateUtc="2026-09-25T23:59:00Z"/>
                <w:lang w:val="en-US"/>
              </w:rPr>
            </w:pPr>
            <w:del w:id="889" w:author="Lucy Wallis" w:date="2026-09-25T19:59:00Z" w16du:dateUtc="2026-09-25T23:59:00Z">
              <w:r w:rsidRPr="007B571C">
                <w:rPr>
                  <w:lang w:val="en-US"/>
                </w:rPr>
                <w:delText>- PVI (sites with SPT within the LIPV and RIPV antra, and in the ridge).</w:delText>
              </w:r>
            </w:del>
          </w:p>
          <w:p w14:paraId="4A6F738C" w14:textId="77777777" w:rsidR="00B14075" w:rsidRPr="007B571C" w:rsidRDefault="00B14075" w:rsidP="00E57900">
            <w:pPr>
              <w:spacing w:line="480" w:lineRule="auto"/>
              <w:rPr>
                <w:del w:id="890" w:author="Lucy Wallis" w:date="2026-09-25T19:59:00Z" w16du:dateUtc="2026-09-25T23:59:00Z"/>
                <w:lang w:val="en-US"/>
              </w:rPr>
            </w:pPr>
            <w:del w:id="891" w:author="Lucy Wallis" w:date="2026-09-25T19:59:00Z" w16du:dateUtc="2026-09-25T23:59:00Z">
              <w:r w:rsidRPr="007B571C">
                <w:rPr>
                  <w:lang w:val="en-US"/>
                </w:rPr>
                <w:delText>- Reentry around posterior LA wall scar.</w:delText>
              </w:r>
            </w:del>
          </w:p>
          <w:p w14:paraId="4A6F738D" w14:textId="77777777" w:rsidR="00B14075" w:rsidRPr="007B571C" w:rsidRDefault="00B14075" w:rsidP="00E57900">
            <w:pPr>
              <w:spacing w:line="480" w:lineRule="auto"/>
              <w:rPr>
                <w:del w:id="892" w:author="Lucy Wallis" w:date="2026-09-25T19:59:00Z" w16du:dateUtc="2026-09-25T23:59:00Z"/>
                <w:lang w:val="en-US"/>
              </w:rPr>
            </w:pPr>
            <w:del w:id="893" w:author="Lucy Wallis" w:date="2026-09-25T19:59:00Z" w16du:dateUtc="2026-09-25T23:59:00Z">
              <w:r w:rsidRPr="007B571C">
                <w:rPr>
                  <w:lang w:val="en-US"/>
                </w:rPr>
                <w:delText>- Perimitral flutter: ASL.</w:delText>
              </w:r>
            </w:del>
          </w:p>
          <w:p w14:paraId="4A6F738E" w14:textId="77777777" w:rsidR="00B14075" w:rsidRPr="007B571C" w:rsidRDefault="00B14075" w:rsidP="00E57900">
            <w:pPr>
              <w:spacing w:line="480" w:lineRule="auto"/>
              <w:rPr>
                <w:del w:id="894" w:author="Lucy Wallis" w:date="2026-09-25T19:59:00Z" w16du:dateUtc="2026-09-25T23:59:00Z"/>
                <w:lang w:val="en-US"/>
              </w:rPr>
            </w:pPr>
            <w:del w:id="895" w:author="Lucy Wallis" w:date="2026-09-25T19:59:00Z" w16du:dateUtc="2026-09-25T23:59:00Z">
              <w:r w:rsidRPr="007B571C">
                <w:rPr>
                  <w:lang w:val="en-US"/>
                </w:rPr>
                <w:delText>- Focal AT from the vein of Marshall.</w:delText>
              </w:r>
            </w:del>
          </w:p>
          <w:p w14:paraId="4A6F738F" w14:textId="77777777" w:rsidR="00B14075" w:rsidRPr="007B571C" w:rsidRDefault="00B14075" w:rsidP="00E57900">
            <w:pPr>
              <w:spacing w:line="480" w:lineRule="auto"/>
              <w:rPr>
                <w:del w:id="896" w:author="Lucy Wallis" w:date="2026-09-25T19:59:00Z" w16du:dateUtc="2026-09-25T23:59:00Z"/>
                <w:lang w:val="en-US"/>
              </w:rPr>
            </w:pPr>
            <w:del w:id="897" w:author="Lucy Wallis" w:date="2026-09-25T19:59:00Z" w16du:dateUtc="2026-09-25T23:59:00Z">
              <w:r w:rsidRPr="007B571C">
                <w:rPr>
                  <w:lang w:val="en-US"/>
                </w:rPr>
                <w:delText>- Focal AT from the anterior LA wall.</w:delText>
              </w:r>
            </w:del>
          </w:p>
          <w:p w14:paraId="4A6F7390" w14:textId="77777777" w:rsidR="00B14075" w:rsidRPr="007B571C" w:rsidRDefault="00B14075" w:rsidP="00E57900">
            <w:pPr>
              <w:spacing w:line="480" w:lineRule="auto"/>
              <w:rPr>
                <w:del w:id="898" w:author="Lucy Wallis" w:date="2026-09-25T19:59:00Z" w16du:dateUtc="2026-09-25T23:59:00Z"/>
                <w:lang w:val="en-US"/>
              </w:rPr>
            </w:pPr>
            <w:del w:id="899" w:author="Lucy Wallis" w:date="2026-09-25T19:59:00Z" w16du:dateUtc="2026-09-25T23:59:00Z">
              <w:r w:rsidRPr="007B571C">
                <w:rPr>
                  <w:lang w:val="en-US"/>
                </w:rPr>
                <w:delText>- Prophylactic posterior LA box.</w:delText>
              </w:r>
            </w:del>
          </w:p>
        </w:tc>
      </w:tr>
    </w:tbl>
    <w:p w14:paraId="3DD18816" w14:textId="3BC21D6A" w:rsidR="00296C68" w:rsidRDefault="008A09E0" w:rsidP="00EB24FB">
      <w:pPr>
        <w:spacing w:line="276" w:lineRule="auto"/>
        <w:jc w:val="both"/>
        <w:rPr>
          <w:ins w:id="900" w:author="Lucy Wallis" w:date="2026-09-25T19:59:00Z" w16du:dateUtc="2026-09-25T23:59:00Z"/>
          <w:rFonts w:cstheme="minorHAnsi"/>
          <w:sz w:val="20"/>
          <w:szCs w:val="20"/>
        </w:rPr>
      </w:pPr>
      <w:ins w:id="901" w:author="Lucy Wallis" w:date="2026-09-25T19:59:00Z" w16du:dateUtc="2026-09-25T23:59:00Z">
        <w:r w:rsidRPr="008A09E0">
          <w:rPr>
            <w:rFonts w:cstheme="minorHAnsi"/>
            <w:i/>
            <w:iCs/>
            <w:sz w:val="20"/>
            <w:szCs w:val="20"/>
          </w:rPr>
          <w:t>Note:</w:t>
        </w:r>
        <w:r w:rsidRPr="00813C78">
          <w:rPr>
            <w:rFonts w:cstheme="minorHAnsi"/>
            <w:sz w:val="20"/>
            <w:szCs w:val="20"/>
          </w:rPr>
          <w:t xml:space="preserve"> IQR, interquartile range (25</w:t>
        </w:r>
        <w:r w:rsidRPr="00813C78">
          <w:rPr>
            <w:rFonts w:cstheme="minorHAnsi"/>
            <w:sz w:val="20"/>
            <w:szCs w:val="20"/>
            <w:vertAlign w:val="superscript"/>
          </w:rPr>
          <w:t>th</w:t>
        </w:r>
        <w:r w:rsidRPr="00813C78">
          <w:rPr>
            <w:rFonts w:cstheme="minorHAnsi"/>
            <w:sz w:val="20"/>
            <w:szCs w:val="20"/>
          </w:rPr>
          <w:t xml:space="preserve"> – 75</w:t>
        </w:r>
        <w:r w:rsidRPr="00813C78">
          <w:rPr>
            <w:rFonts w:cstheme="minorHAnsi"/>
            <w:sz w:val="20"/>
            <w:szCs w:val="20"/>
            <w:vertAlign w:val="superscript"/>
          </w:rPr>
          <w:t>th</w:t>
        </w:r>
        <w:r w:rsidRPr="00813C78">
          <w:rPr>
            <w:rFonts w:cstheme="minorHAnsi"/>
            <w:sz w:val="20"/>
            <w:szCs w:val="20"/>
          </w:rPr>
          <w:t xml:space="preserve"> percentiles); </w:t>
        </w:r>
        <w:r w:rsidR="00B11519" w:rsidRPr="008A09E0">
          <w:rPr>
            <w:rFonts w:cstheme="minorHAnsi"/>
            <w:sz w:val="20"/>
            <w:szCs w:val="20"/>
          </w:rPr>
          <w:t>Pre</w:t>
        </w:r>
        <w:r w:rsidR="00B11519" w:rsidRPr="00EB24FB">
          <w:rPr>
            <w:rFonts w:cstheme="minorHAnsi"/>
            <w:sz w:val="20"/>
            <w:szCs w:val="20"/>
          </w:rPr>
          <w:t>-FC, before first career; Post-FC, after first career</w:t>
        </w:r>
      </w:ins>
    </w:p>
    <w:p w14:paraId="7211E0F9" w14:textId="32F09F21" w:rsidR="00296C68" w:rsidRDefault="00296C68" w:rsidP="00296C68">
      <w:pPr>
        <w:spacing w:line="276" w:lineRule="auto"/>
        <w:jc w:val="both"/>
        <w:rPr>
          <w:ins w:id="902" w:author="Lucy Wallis" w:date="2026-09-25T19:59:00Z" w16du:dateUtc="2026-09-25T23:59:00Z"/>
          <w:rFonts w:cstheme="minorHAnsi"/>
          <w:sz w:val="20"/>
          <w:szCs w:val="20"/>
        </w:rPr>
        <w:sectPr w:rsidR="00296C68">
          <w:headerReference w:type="default" r:id="rId6"/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E7EEB4" w14:textId="281EAAC0" w:rsidR="00296C68" w:rsidRDefault="00296C68" w:rsidP="00296C68">
      <w:pPr>
        <w:spacing w:line="276" w:lineRule="auto"/>
        <w:jc w:val="both"/>
        <w:rPr>
          <w:ins w:id="904" w:author="Lucy Wallis" w:date="2026-09-25T19:59:00Z" w16du:dateUtc="2026-09-25T23:59:00Z"/>
          <w:rFonts w:cstheme="minorHAnsi"/>
          <w:color w:val="333333"/>
          <w:shd w:val="clear" w:color="auto" w:fill="FFFFFF"/>
        </w:rPr>
      </w:pPr>
      <w:ins w:id="905" w:author="Lucy Wallis" w:date="2026-09-25T19:59:00Z" w16du:dateUtc="2026-09-25T23:59:00Z">
        <w:r>
          <w:rPr>
            <w:rFonts w:cstheme="minorHAnsi"/>
            <w:b/>
            <w:bCs/>
            <w:color w:val="333333"/>
            <w:shd w:val="clear" w:color="auto" w:fill="FFFFFF"/>
          </w:rPr>
          <w:t xml:space="preserve">Supplementary </w:t>
        </w:r>
        <w:r w:rsidR="00CE708D">
          <w:rPr>
            <w:rFonts w:cstheme="minorHAnsi"/>
            <w:b/>
            <w:bCs/>
            <w:color w:val="333333"/>
            <w:shd w:val="clear" w:color="auto" w:fill="FFFFFF"/>
          </w:rPr>
          <w:t>T</w:t>
        </w:r>
        <w:r>
          <w:rPr>
            <w:rFonts w:cstheme="minorHAnsi"/>
            <w:b/>
            <w:bCs/>
            <w:color w:val="333333"/>
            <w:shd w:val="clear" w:color="auto" w:fill="FFFFFF"/>
          </w:rPr>
          <w:t>able 3</w:t>
        </w:r>
        <w:r w:rsidRPr="00580CB5">
          <w:rPr>
            <w:rFonts w:cstheme="minorHAnsi"/>
            <w:b/>
            <w:bCs/>
            <w:color w:val="333333"/>
            <w:shd w:val="clear" w:color="auto" w:fill="FFFFFF"/>
          </w:rPr>
          <w:t>:</w:t>
        </w:r>
        <w:r>
          <w:rPr>
            <w:rFonts w:cstheme="minorHAnsi"/>
            <w:color w:val="333333"/>
            <w:shd w:val="clear" w:color="auto" w:fill="FFFFFF"/>
          </w:rPr>
          <w:t xml:space="preserve"> Professional, personal and understanding barriers </w:t>
        </w:r>
        <w:r w:rsidRPr="001D24E2">
          <w:rPr>
            <w:rFonts w:cstheme="minorHAnsi"/>
            <w:color w:val="333333"/>
            <w:shd w:val="clear" w:color="auto" w:fill="FFFFFF"/>
          </w:rPr>
          <w:t>for engaging in podiatry for both Pre-FC and Post-FC participants</w:t>
        </w:r>
      </w:ins>
    </w:p>
    <w:tbl>
      <w:tblPr>
        <w:tblW w:w="14601" w:type="dxa"/>
        <w:tblLook w:val="04A0" w:firstRow="1" w:lastRow="0" w:firstColumn="1" w:lastColumn="0" w:noHBand="0" w:noVBand="1"/>
      </w:tblPr>
      <w:tblGrid>
        <w:gridCol w:w="3140"/>
        <w:gridCol w:w="3700"/>
        <w:gridCol w:w="960"/>
        <w:gridCol w:w="2080"/>
        <w:gridCol w:w="960"/>
        <w:gridCol w:w="960"/>
        <w:gridCol w:w="960"/>
        <w:gridCol w:w="960"/>
        <w:gridCol w:w="881"/>
      </w:tblGrid>
      <w:tr w:rsidR="00F63991" w:rsidRPr="00987EBD" w14:paraId="1579C77F" w14:textId="48AF2D01" w:rsidTr="00813C78">
        <w:trPr>
          <w:trHeight w:val="300"/>
          <w:ins w:id="906" w:author="Lucy Wallis" w:date="2026-09-25T19:59:00Z" w16du:dateUtc="2026-09-25T23:59:00Z"/>
        </w:trPr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D65A2" w14:textId="77777777" w:rsidR="00F63991" w:rsidRPr="00987EBD" w:rsidRDefault="00F63991" w:rsidP="00A8317F">
            <w:pPr>
              <w:spacing w:after="0" w:line="240" w:lineRule="auto"/>
              <w:rPr>
                <w:ins w:id="907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08" w:author="Lucy Wallis" w:date="2026-09-25T19:59:00Z" w16du:dateUtc="2026-09-25T23:59:00Z">
              <w:r w:rsidRPr="00987EBD">
                <w:rPr>
                  <w:rFonts w:ascii="Calibri" w:eastAsia="Times New Roman" w:hAnsi="Calibri" w:cstheme="minorHAnsi"/>
                  <w:b/>
                  <w:bCs/>
                  <w:color w:val="000000"/>
                  <w:lang w:eastAsia="en-GB"/>
                </w:rPr>
                <w:t> </w:t>
              </w:r>
            </w:ins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F09D3D" w14:textId="03132D94" w:rsidR="00F63991" w:rsidRPr="00FD2501" w:rsidRDefault="00F63991" w:rsidP="00A8317F">
            <w:pPr>
              <w:spacing w:after="0" w:line="240" w:lineRule="auto"/>
              <w:rPr>
                <w:ins w:id="90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1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color w:val="000000"/>
                  <w:lang w:eastAsia="en-GB"/>
                </w:rPr>
                <w:t> </w:t>
              </w:r>
              <w:r w:rsidRPr="00FD2501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Barrier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CD1F80" w14:textId="77777777" w:rsidR="00F63991" w:rsidRDefault="00F63991" w:rsidP="00A8317F">
            <w:pPr>
              <w:spacing w:after="0" w:line="240" w:lineRule="auto"/>
              <w:rPr>
                <w:ins w:id="91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1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Group</w:t>
              </w:r>
            </w:ins>
          </w:p>
          <w:p w14:paraId="503E5288" w14:textId="77777777" w:rsidR="00F63991" w:rsidRPr="00987EBD" w:rsidRDefault="00F63991" w:rsidP="00A8317F">
            <w:pPr>
              <w:spacing w:after="0" w:line="240" w:lineRule="auto"/>
              <w:rPr>
                <w:ins w:id="91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F10DDE" w14:textId="5B06D0D9" w:rsidR="00F63991" w:rsidRDefault="00F63991">
            <w:pPr>
              <w:spacing w:after="0" w:line="240" w:lineRule="auto"/>
              <w:jc w:val="center"/>
              <w:rPr>
                <w:ins w:id="91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1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Median</w:t>
              </w:r>
            </w:ins>
          </w:p>
          <w:p w14:paraId="17ADA4B0" w14:textId="0E6BB17A" w:rsidR="00F63991" w:rsidRPr="00987EBD" w:rsidRDefault="00F63991" w:rsidP="00813C78">
            <w:pPr>
              <w:spacing w:after="0" w:line="240" w:lineRule="auto"/>
              <w:jc w:val="center"/>
              <w:rPr>
                <w:ins w:id="91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17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(IQR)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93BFC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1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1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Mean rank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0AC26" w14:textId="77777777" w:rsidR="00F63991" w:rsidRDefault="00F63991" w:rsidP="00A8317F">
            <w:pPr>
              <w:spacing w:after="0" w:line="240" w:lineRule="auto"/>
              <w:jc w:val="center"/>
              <w:rPr>
                <w:ins w:id="92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2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U</w:t>
              </w:r>
            </w:ins>
          </w:p>
          <w:p w14:paraId="5C49280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2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90DED1" w14:textId="77777777" w:rsidR="00F63991" w:rsidRDefault="00F63991" w:rsidP="00A8317F">
            <w:pPr>
              <w:spacing w:after="0" w:line="240" w:lineRule="auto"/>
              <w:jc w:val="center"/>
              <w:rPr>
                <w:ins w:id="92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24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z</w:t>
              </w:r>
            </w:ins>
          </w:p>
          <w:p w14:paraId="39C0EF1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25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A00B76" w14:textId="77777777" w:rsidR="00F63991" w:rsidRDefault="00F63991" w:rsidP="00A8317F">
            <w:pPr>
              <w:spacing w:after="0" w:line="240" w:lineRule="auto"/>
              <w:jc w:val="center"/>
              <w:rPr>
                <w:ins w:id="92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27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</w:t>
              </w:r>
            </w:ins>
          </w:p>
          <w:p w14:paraId="4BE46EC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2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5E59CE" w14:textId="532DD0C9" w:rsidR="00F63991" w:rsidRDefault="00F63991" w:rsidP="00A8317F">
            <w:pPr>
              <w:spacing w:after="0" w:line="240" w:lineRule="auto"/>
              <w:jc w:val="center"/>
              <w:rPr>
                <w:ins w:id="92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30" w:author="Lucy Wallis" w:date="2026-09-25T19:59:00Z" w16du:dateUtc="2026-09-25T23:59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Effect size (r)</w:t>
              </w:r>
            </w:ins>
          </w:p>
        </w:tc>
      </w:tr>
      <w:tr w:rsidR="00F63991" w:rsidRPr="00987EBD" w14:paraId="613E0C63" w14:textId="2CF41B3D" w:rsidTr="00813C78">
        <w:trPr>
          <w:trHeight w:val="300"/>
          <w:ins w:id="931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6FD65" w14:textId="77777777" w:rsidR="00F63991" w:rsidRPr="00987EBD" w:rsidRDefault="00F63991" w:rsidP="00A8317F">
            <w:pPr>
              <w:spacing w:after="0" w:line="240" w:lineRule="auto"/>
              <w:rPr>
                <w:ins w:id="93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33" w:author="Lucy Wallis" w:date="2026-09-25T19:59:00Z" w16du:dateUtc="2026-09-25T23:59:00Z">
              <w:r w:rsidRPr="00987EBD">
                <w:rPr>
                  <w:rFonts w:ascii="Calibri" w:eastAsia="Times New Roman" w:hAnsi="Calibri" w:cstheme="minorHAnsi"/>
                  <w:b/>
                  <w:bCs/>
                  <w:color w:val="000000"/>
                  <w:lang w:eastAsia="en-GB"/>
                </w:rPr>
                <w:t>Professional barriers</w:t>
              </w:r>
            </w:ins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3F69D" w14:textId="77777777" w:rsidR="00F63991" w:rsidRPr="00987EBD" w:rsidRDefault="00F63991" w:rsidP="00A8317F">
            <w:pPr>
              <w:spacing w:after="0" w:line="240" w:lineRule="auto"/>
              <w:rPr>
                <w:ins w:id="93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3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Geographical location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8C6AB" w14:textId="77777777" w:rsidR="00F63991" w:rsidRPr="00987EBD" w:rsidRDefault="00F63991" w:rsidP="00A8317F">
            <w:pPr>
              <w:spacing w:after="0" w:line="240" w:lineRule="auto"/>
              <w:rPr>
                <w:ins w:id="93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3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A5B98" w14:textId="20EF2C79" w:rsidR="00F63991" w:rsidRPr="00987EBD" w:rsidRDefault="00936976" w:rsidP="00A8317F">
            <w:pPr>
              <w:spacing w:after="0" w:line="240" w:lineRule="auto"/>
              <w:jc w:val="center"/>
              <w:rPr>
                <w:ins w:id="93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93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single" w:sz="4" w:space="0" w:color="003366"/>
              <w:left w:val="nil"/>
              <w:bottom w:val="nil"/>
              <w:right w:val="nil"/>
            </w:tcBorders>
            <w:noWrap/>
            <w:hideMark/>
          </w:tcPr>
          <w:p w14:paraId="54B8CF6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4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4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50.13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0F88B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4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4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1225.00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EA1D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4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4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-1.148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2C28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4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4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0.251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5C91B" w14:textId="53B67884" w:rsidR="00F63991" w:rsidRPr="00987EBD" w:rsidRDefault="00E43597">
            <w:pPr>
              <w:spacing w:after="0" w:line="240" w:lineRule="auto"/>
              <w:jc w:val="center"/>
              <w:rPr>
                <w:ins w:id="94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4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0.11</w:t>
              </w:r>
            </w:ins>
          </w:p>
        </w:tc>
      </w:tr>
      <w:tr w:rsidR="00F63991" w:rsidRPr="00987EBD" w14:paraId="745C2956" w14:textId="04B1F20F" w:rsidTr="00813C78">
        <w:trPr>
          <w:trHeight w:val="300"/>
          <w:ins w:id="95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E0D2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5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B6D2E" w14:textId="77777777" w:rsidR="00F63991" w:rsidRPr="00987EBD" w:rsidRDefault="00F63991" w:rsidP="00A8317F">
            <w:pPr>
              <w:spacing w:after="0" w:line="240" w:lineRule="auto"/>
              <w:rPr>
                <w:ins w:id="95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59A6" w14:textId="77777777" w:rsidR="00F63991" w:rsidRPr="00987EBD" w:rsidRDefault="00F63991" w:rsidP="00A8317F">
            <w:pPr>
              <w:spacing w:after="0" w:line="240" w:lineRule="auto"/>
              <w:rPr>
                <w:ins w:id="95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5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B40A47" w14:textId="1289E3F1" w:rsidR="00F63991" w:rsidRPr="00987EBD" w:rsidRDefault="00F63991" w:rsidP="00A8317F">
            <w:pPr>
              <w:spacing w:after="0" w:line="240" w:lineRule="auto"/>
              <w:jc w:val="center"/>
              <w:rPr>
                <w:ins w:id="95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AF88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5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5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56.92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DF0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5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5122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5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5DFE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6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FEC83" w14:textId="77777777" w:rsidR="00F63991" w:rsidRPr="00987EBD" w:rsidRDefault="00F63991">
            <w:pPr>
              <w:spacing w:after="0" w:line="240" w:lineRule="auto"/>
              <w:jc w:val="center"/>
              <w:rPr>
                <w:ins w:id="96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09B87DB9" w14:textId="3C3DDE68" w:rsidTr="00813C78">
        <w:trPr>
          <w:trHeight w:val="300"/>
          <w:ins w:id="96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AC8E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6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9CE62" w14:textId="77777777" w:rsidR="00F63991" w:rsidRPr="00987EBD" w:rsidRDefault="00F63991" w:rsidP="00A8317F">
            <w:pPr>
              <w:spacing w:after="0" w:line="240" w:lineRule="auto"/>
              <w:rPr>
                <w:ins w:id="96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6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Lack of funding for second degree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F7399" w14:textId="77777777" w:rsidR="00F63991" w:rsidRPr="00987EBD" w:rsidRDefault="00F63991" w:rsidP="00A8317F">
            <w:pPr>
              <w:spacing w:after="0" w:line="240" w:lineRule="auto"/>
              <w:rPr>
                <w:ins w:id="96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6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2280F0" w14:textId="4EFA610D" w:rsidR="00F63991" w:rsidRPr="00987EBD" w:rsidRDefault="00936976" w:rsidP="00A8317F">
            <w:pPr>
              <w:spacing w:after="0" w:line="240" w:lineRule="auto"/>
              <w:jc w:val="center"/>
              <w:rPr>
                <w:ins w:id="96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96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(2-5)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92E2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7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7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34.84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2DA75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7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7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569.50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9FF4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7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7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-0.706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37A51" w14:textId="6EEB06A3" w:rsidR="00F63991" w:rsidRPr="00987EBD" w:rsidRDefault="00F63991" w:rsidP="00A8317F">
            <w:pPr>
              <w:spacing w:after="0" w:line="240" w:lineRule="auto"/>
              <w:jc w:val="center"/>
              <w:rPr>
                <w:ins w:id="97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7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0.48</w:t>
              </w:r>
              <w:r w:rsidR="002645E4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A03F0" w14:textId="2988AEED" w:rsidR="00F63991" w:rsidRPr="00987EBD" w:rsidRDefault="00E43597">
            <w:pPr>
              <w:spacing w:after="0" w:line="240" w:lineRule="auto"/>
              <w:jc w:val="center"/>
              <w:rPr>
                <w:ins w:id="97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7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0.07</w:t>
              </w:r>
            </w:ins>
          </w:p>
        </w:tc>
      </w:tr>
      <w:tr w:rsidR="00F63991" w:rsidRPr="00987EBD" w14:paraId="4BC9856E" w14:textId="5176EFDA" w:rsidTr="00813C78">
        <w:trPr>
          <w:trHeight w:val="300"/>
          <w:ins w:id="98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BE54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8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75159" w14:textId="77777777" w:rsidR="00F63991" w:rsidRPr="00987EBD" w:rsidRDefault="00F63991" w:rsidP="00A8317F">
            <w:pPr>
              <w:spacing w:after="0" w:line="240" w:lineRule="auto"/>
              <w:rPr>
                <w:ins w:id="98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88F88" w14:textId="77777777" w:rsidR="00F63991" w:rsidRPr="00987EBD" w:rsidRDefault="00F63991" w:rsidP="00A8317F">
            <w:pPr>
              <w:spacing w:after="0" w:line="240" w:lineRule="auto"/>
              <w:rPr>
                <w:ins w:id="98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8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074A32" w14:textId="766A1B04" w:rsidR="00F63991" w:rsidRPr="00987EBD" w:rsidRDefault="00F63991" w:rsidP="00A8317F">
            <w:pPr>
              <w:spacing w:after="0" w:line="240" w:lineRule="auto"/>
              <w:jc w:val="center"/>
              <w:rPr>
                <w:ins w:id="98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6285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8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98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38.34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5A88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8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0367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8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635C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9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636C" w14:textId="77777777" w:rsidR="00F63991" w:rsidRPr="00987EBD" w:rsidRDefault="00F63991">
            <w:pPr>
              <w:spacing w:after="0" w:line="240" w:lineRule="auto"/>
              <w:jc w:val="center"/>
              <w:rPr>
                <w:ins w:id="99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542FDC4F" w14:textId="31FC9A99" w:rsidTr="00813C78">
        <w:trPr>
          <w:trHeight w:val="300"/>
          <w:ins w:id="99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0B60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99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5DE4" w14:textId="77777777" w:rsidR="00F63991" w:rsidRPr="00987EBD" w:rsidRDefault="00F63991" w:rsidP="00A8317F">
            <w:pPr>
              <w:spacing w:after="0" w:line="240" w:lineRule="auto"/>
              <w:rPr>
                <w:ins w:id="99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9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Financial support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5D4A3" w14:textId="77777777" w:rsidR="00F63991" w:rsidRPr="00987EBD" w:rsidRDefault="00F63991" w:rsidP="00A8317F">
            <w:pPr>
              <w:spacing w:after="0" w:line="240" w:lineRule="auto"/>
              <w:rPr>
                <w:ins w:id="99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99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4B3EC4" w14:textId="5F9B6CDA" w:rsidR="00F63991" w:rsidRPr="00987EBD" w:rsidRDefault="00097E30" w:rsidP="00A8317F">
            <w:pPr>
              <w:spacing w:after="0" w:line="240" w:lineRule="auto"/>
              <w:jc w:val="center"/>
              <w:rPr>
                <w:ins w:id="99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99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(2-5)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3BEF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0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0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47.78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B1FAC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0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0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1108.50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F419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0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0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-1.747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53E9D" w14:textId="0AF7D8FA" w:rsidR="00F63991" w:rsidRPr="00813C78" w:rsidRDefault="00F63991" w:rsidP="00A8317F">
            <w:pPr>
              <w:spacing w:after="0" w:line="240" w:lineRule="auto"/>
              <w:jc w:val="center"/>
              <w:rPr>
                <w:ins w:id="1006" w:author="Lucy Wallis" w:date="2026-09-25T19:59:00Z" w16du:dateUtc="2026-09-25T23:59:00Z"/>
                <w:rFonts w:ascii="Calibri" w:eastAsia="Times New Roman" w:hAnsi="Calibri" w:cs="Calibri"/>
                <w:b/>
                <w:bCs/>
                <w:lang w:eastAsia="en-GB"/>
              </w:rPr>
            </w:pPr>
            <w:ins w:id="1007" w:author="Lucy Wallis" w:date="2026-09-25T19:59:00Z" w16du:dateUtc="2026-09-25T23:59:00Z">
              <w:r w:rsidRPr="00AF13A7">
                <w:rPr>
                  <w:rFonts w:ascii="Calibri" w:eastAsia="Times New Roman" w:hAnsi="Calibri" w:cs="Calibri"/>
                  <w:lang w:eastAsia="en-GB"/>
                </w:rPr>
                <w:t>0.081</w:t>
              </w:r>
              <w:r w:rsidR="00AF13A7">
                <w:rPr>
                  <w:rFonts w:ascii="Calibri" w:eastAsia="Times New Roman" w:hAnsi="Calibri" w:cs="Calibri"/>
                  <w:b/>
                  <w:bCs/>
                  <w:lang w:eastAsia="en-GB"/>
                </w:rPr>
                <w:t>*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3AD22" w14:textId="352FBF09" w:rsidR="00F63991" w:rsidRPr="00987EBD" w:rsidRDefault="000405A0">
            <w:pPr>
              <w:spacing w:after="0" w:line="240" w:lineRule="auto"/>
              <w:jc w:val="center"/>
              <w:rPr>
                <w:ins w:id="100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0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0.16</w:t>
              </w:r>
            </w:ins>
          </w:p>
        </w:tc>
      </w:tr>
      <w:tr w:rsidR="00F63991" w:rsidRPr="00987EBD" w14:paraId="6E2A50E3" w14:textId="53FCD974" w:rsidTr="00813C78">
        <w:trPr>
          <w:trHeight w:val="300"/>
          <w:ins w:id="101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3A3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1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BE02B" w14:textId="77777777" w:rsidR="00F63991" w:rsidRPr="00987EBD" w:rsidRDefault="00F63991" w:rsidP="00A8317F">
            <w:pPr>
              <w:spacing w:after="0" w:line="240" w:lineRule="auto"/>
              <w:rPr>
                <w:ins w:id="101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39162" w14:textId="77777777" w:rsidR="00F63991" w:rsidRPr="00987EBD" w:rsidRDefault="00F63991" w:rsidP="00A8317F">
            <w:pPr>
              <w:spacing w:after="0" w:line="240" w:lineRule="auto"/>
              <w:rPr>
                <w:ins w:id="101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1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BD4C8B" w14:textId="68ABBF89" w:rsidR="00F63991" w:rsidRPr="00987EBD" w:rsidRDefault="00F63991" w:rsidP="00A8317F">
            <w:pPr>
              <w:spacing w:after="0" w:line="240" w:lineRule="auto"/>
              <w:jc w:val="center"/>
              <w:rPr>
                <w:ins w:id="101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E589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1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1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58.18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8BE5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1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AFFA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1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D65E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2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F2B5B" w14:textId="77777777" w:rsidR="00F63991" w:rsidRPr="00987EBD" w:rsidRDefault="00F63991">
            <w:pPr>
              <w:spacing w:after="0" w:line="240" w:lineRule="auto"/>
              <w:jc w:val="center"/>
              <w:rPr>
                <w:ins w:id="102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480F996B" w14:textId="262BEFF4" w:rsidTr="00813C78">
        <w:trPr>
          <w:trHeight w:val="300"/>
          <w:ins w:id="102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E17B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2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907D" w14:textId="77777777" w:rsidR="00F63991" w:rsidRPr="00987EBD" w:rsidRDefault="00F63991" w:rsidP="00A8317F">
            <w:pPr>
              <w:spacing w:after="0" w:line="240" w:lineRule="auto"/>
              <w:rPr>
                <w:ins w:id="102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2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Cost of training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0FBA8" w14:textId="77777777" w:rsidR="00F63991" w:rsidRPr="00987EBD" w:rsidRDefault="00F63991" w:rsidP="00A8317F">
            <w:pPr>
              <w:spacing w:after="0" w:line="240" w:lineRule="auto"/>
              <w:rPr>
                <w:ins w:id="102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2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A31340" w14:textId="1FDFCA88" w:rsidR="00F63991" w:rsidRPr="00987EBD" w:rsidRDefault="00097E30" w:rsidP="00A8317F">
            <w:pPr>
              <w:spacing w:after="0" w:line="240" w:lineRule="auto"/>
              <w:jc w:val="center"/>
              <w:rPr>
                <w:ins w:id="102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02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(2-5)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679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3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3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48.41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0D627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3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3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1124.00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7C3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3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3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-1.267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B56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3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3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0.205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12A5F" w14:textId="5F801E22" w:rsidR="00F63991" w:rsidRPr="00987EBD" w:rsidRDefault="00C16749">
            <w:pPr>
              <w:spacing w:after="0" w:line="240" w:lineRule="auto"/>
              <w:jc w:val="center"/>
              <w:rPr>
                <w:ins w:id="103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3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0.12</w:t>
              </w:r>
            </w:ins>
          </w:p>
        </w:tc>
      </w:tr>
      <w:tr w:rsidR="00F63991" w:rsidRPr="00987EBD" w14:paraId="3FD570B9" w14:textId="6EBB832A" w:rsidTr="00813C78">
        <w:trPr>
          <w:trHeight w:val="300"/>
          <w:ins w:id="104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D877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4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1F7A1" w14:textId="77777777" w:rsidR="00F63991" w:rsidRPr="00987EBD" w:rsidRDefault="00F63991" w:rsidP="00A8317F">
            <w:pPr>
              <w:spacing w:after="0" w:line="240" w:lineRule="auto"/>
              <w:rPr>
                <w:ins w:id="104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C5D0" w14:textId="77777777" w:rsidR="00F63991" w:rsidRPr="00987EBD" w:rsidRDefault="00F63991" w:rsidP="00A8317F">
            <w:pPr>
              <w:spacing w:after="0" w:line="240" w:lineRule="auto"/>
              <w:rPr>
                <w:ins w:id="104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4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28CD0" w14:textId="67697C20" w:rsidR="00F63991" w:rsidRPr="00987EBD" w:rsidRDefault="00F63991" w:rsidP="00A8317F">
            <w:pPr>
              <w:spacing w:after="0" w:line="240" w:lineRule="auto"/>
              <w:jc w:val="center"/>
              <w:rPr>
                <w:ins w:id="104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0CFA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4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4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55.94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ABCB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4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89A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4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8DA8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5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3DFEA" w14:textId="77777777" w:rsidR="00F63991" w:rsidRPr="00987EBD" w:rsidRDefault="00F63991">
            <w:pPr>
              <w:spacing w:after="0" w:line="240" w:lineRule="auto"/>
              <w:jc w:val="center"/>
              <w:rPr>
                <w:ins w:id="105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3F7F6A8" w14:textId="61B29AE6" w:rsidTr="00813C78">
        <w:trPr>
          <w:trHeight w:val="300"/>
          <w:ins w:id="105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3BB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5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941B5" w14:textId="77777777" w:rsidR="00F63991" w:rsidRPr="00987EBD" w:rsidRDefault="00F63991" w:rsidP="00A8317F">
            <w:pPr>
              <w:spacing w:after="0" w:line="240" w:lineRule="auto"/>
              <w:rPr>
                <w:ins w:id="105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5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High workload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A8403" w14:textId="77777777" w:rsidR="00F63991" w:rsidRPr="00987EBD" w:rsidRDefault="00F63991" w:rsidP="00A8317F">
            <w:pPr>
              <w:spacing w:after="0" w:line="240" w:lineRule="auto"/>
              <w:rPr>
                <w:ins w:id="105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5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D736F7" w14:textId="54CBC4B8" w:rsidR="00F63991" w:rsidRPr="00987EBD" w:rsidRDefault="00097E30" w:rsidP="00A8317F">
            <w:pPr>
              <w:spacing w:after="0" w:line="240" w:lineRule="auto"/>
              <w:jc w:val="center"/>
              <w:rPr>
                <w:ins w:id="105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05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46D5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6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6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54.4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C33A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6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6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1440.50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C5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6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6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-0.904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02EF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6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6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0.366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D60C5" w14:textId="69F23437" w:rsidR="00F63991" w:rsidRPr="00987EBD" w:rsidRDefault="005F6D6C">
            <w:pPr>
              <w:spacing w:after="0" w:line="240" w:lineRule="auto"/>
              <w:jc w:val="center"/>
              <w:rPr>
                <w:ins w:id="106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6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0.08</w:t>
              </w:r>
            </w:ins>
          </w:p>
        </w:tc>
      </w:tr>
      <w:tr w:rsidR="00F63991" w:rsidRPr="00987EBD" w14:paraId="6D5F55CF" w14:textId="13904423" w:rsidTr="00813C78">
        <w:trPr>
          <w:trHeight w:val="300"/>
          <w:ins w:id="107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E54F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7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F2C1B" w14:textId="77777777" w:rsidR="00F63991" w:rsidRPr="00987EBD" w:rsidRDefault="00F63991" w:rsidP="00A8317F">
            <w:pPr>
              <w:spacing w:after="0" w:line="240" w:lineRule="auto"/>
              <w:rPr>
                <w:ins w:id="107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BB224" w14:textId="77777777" w:rsidR="00F63991" w:rsidRPr="00987EBD" w:rsidRDefault="00F63991" w:rsidP="00A8317F">
            <w:pPr>
              <w:spacing w:after="0" w:line="240" w:lineRule="auto"/>
              <w:rPr>
                <w:ins w:id="107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7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4E00F8" w14:textId="2846B2AB" w:rsidR="00F63991" w:rsidRPr="00987EBD" w:rsidRDefault="00F63991" w:rsidP="00A8317F">
            <w:pPr>
              <w:spacing w:after="0" w:line="240" w:lineRule="auto"/>
              <w:jc w:val="center"/>
              <w:rPr>
                <w:ins w:id="107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1E8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7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7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59.84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82B9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7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CEDB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7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83F4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8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29FAD" w14:textId="77777777" w:rsidR="00F63991" w:rsidRPr="00987EBD" w:rsidRDefault="00F63991">
            <w:pPr>
              <w:spacing w:after="0" w:line="240" w:lineRule="auto"/>
              <w:jc w:val="center"/>
              <w:rPr>
                <w:ins w:id="108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A29D45A" w14:textId="325480EB" w:rsidTr="00813C78">
        <w:trPr>
          <w:trHeight w:val="300"/>
          <w:ins w:id="108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BE50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8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F117E" w14:textId="77777777" w:rsidR="00F63991" w:rsidRPr="00987EBD" w:rsidRDefault="00F63991" w:rsidP="00A8317F">
            <w:pPr>
              <w:spacing w:after="0" w:line="240" w:lineRule="auto"/>
              <w:rPr>
                <w:ins w:id="108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8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Perceived working conditions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EECA9" w14:textId="77777777" w:rsidR="00F63991" w:rsidRPr="00987EBD" w:rsidRDefault="00F63991" w:rsidP="00A8317F">
            <w:pPr>
              <w:spacing w:after="0" w:line="240" w:lineRule="auto"/>
              <w:rPr>
                <w:ins w:id="108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08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19D9BA" w14:textId="3B410C35" w:rsidR="00F63991" w:rsidRPr="00987EBD" w:rsidRDefault="00097E30" w:rsidP="00A8317F">
            <w:pPr>
              <w:spacing w:after="0" w:line="240" w:lineRule="auto"/>
              <w:jc w:val="center"/>
              <w:rPr>
                <w:ins w:id="108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08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6F3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9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9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53.22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32599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9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9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1367.00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4E6CE" w14:textId="0BCA21A9" w:rsidR="00F63991" w:rsidRPr="00987EBD" w:rsidRDefault="00F63991" w:rsidP="00A8317F">
            <w:pPr>
              <w:spacing w:after="0" w:line="240" w:lineRule="auto"/>
              <w:jc w:val="center"/>
              <w:rPr>
                <w:ins w:id="109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9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-0.52</w:t>
              </w:r>
              <w:r w:rsidR="005F6D6C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2F9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09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9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0.603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28299" w14:textId="4DCEA366" w:rsidR="00F63991" w:rsidRPr="00987EBD" w:rsidRDefault="005F6D6C">
            <w:pPr>
              <w:spacing w:after="0" w:line="240" w:lineRule="auto"/>
              <w:jc w:val="center"/>
              <w:rPr>
                <w:ins w:id="109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09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0.05</w:t>
              </w:r>
            </w:ins>
          </w:p>
        </w:tc>
      </w:tr>
      <w:tr w:rsidR="00F63991" w:rsidRPr="00987EBD" w14:paraId="46EC02DE" w14:textId="367009FD" w:rsidTr="00813C78">
        <w:trPr>
          <w:trHeight w:val="300"/>
          <w:ins w:id="110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5D6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0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F4688" w14:textId="77777777" w:rsidR="00F63991" w:rsidRPr="00987EBD" w:rsidRDefault="00F63991" w:rsidP="00A8317F">
            <w:pPr>
              <w:spacing w:after="0" w:line="240" w:lineRule="auto"/>
              <w:rPr>
                <w:ins w:id="110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7F49" w14:textId="77777777" w:rsidR="00F63991" w:rsidRPr="00987EBD" w:rsidRDefault="00F63991" w:rsidP="00A8317F">
            <w:pPr>
              <w:spacing w:after="0" w:line="240" w:lineRule="auto"/>
              <w:rPr>
                <w:ins w:id="110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0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FCEFFA" w14:textId="497E2F09" w:rsidR="00F63991" w:rsidRPr="00987EBD" w:rsidRDefault="00F63991" w:rsidP="00A8317F">
            <w:pPr>
              <w:spacing w:after="0" w:line="240" w:lineRule="auto"/>
              <w:jc w:val="center"/>
              <w:rPr>
                <w:ins w:id="110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F4F9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0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0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56.3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C505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0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3957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0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8D69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1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C09BA" w14:textId="77777777" w:rsidR="00F63991" w:rsidRPr="00987EBD" w:rsidRDefault="00F63991">
            <w:pPr>
              <w:spacing w:after="0" w:line="240" w:lineRule="auto"/>
              <w:jc w:val="center"/>
              <w:rPr>
                <w:ins w:id="111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0D7EF1C5" w14:textId="2E4F90FE" w:rsidTr="00813C78">
        <w:trPr>
          <w:trHeight w:val="300"/>
          <w:ins w:id="111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CD1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1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718BD" w14:textId="77777777" w:rsidR="00F63991" w:rsidRPr="00987EBD" w:rsidRDefault="00F63991" w:rsidP="00A8317F">
            <w:pPr>
              <w:spacing w:after="0" w:line="240" w:lineRule="auto"/>
              <w:rPr>
                <w:ins w:id="111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1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Attitudes to NHS workplace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F0A3" w14:textId="77777777" w:rsidR="00F63991" w:rsidRPr="00987EBD" w:rsidRDefault="00F63991" w:rsidP="00A8317F">
            <w:pPr>
              <w:spacing w:after="0" w:line="240" w:lineRule="auto"/>
              <w:rPr>
                <w:ins w:id="111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1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187F3A" w14:textId="08DF47B0" w:rsidR="00F63991" w:rsidRPr="00987EBD" w:rsidRDefault="007277F7" w:rsidP="00A8317F">
            <w:pPr>
              <w:spacing w:after="0" w:line="240" w:lineRule="auto"/>
              <w:jc w:val="center"/>
              <w:rPr>
                <w:ins w:id="111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11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577A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2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2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52.1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C72F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2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2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1315.5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2A4F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2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2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-0.569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FD658" w14:textId="48FD56DF" w:rsidR="00F63991" w:rsidRPr="00987EBD" w:rsidRDefault="00F63991" w:rsidP="00A8317F">
            <w:pPr>
              <w:spacing w:after="0" w:line="240" w:lineRule="auto"/>
              <w:jc w:val="center"/>
              <w:rPr>
                <w:ins w:id="112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2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0.57</w:t>
              </w:r>
              <w:r w:rsidR="00551FD8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A1B8B" w14:textId="420FCBE2" w:rsidR="00F63991" w:rsidRPr="00987EBD" w:rsidRDefault="00B742B4">
            <w:pPr>
              <w:spacing w:after="0" w:line="240" w:lineRule="auto"/>
              <w:jc w:val="center"/>
              <w:rPr>
                <w:ins w:id="112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29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0.05</w:t>
              </w:r>
            </w:ins>
          </w:p>
        </w:tc>
      </w:tr>
      <w:tr w:rsidR="00F63991" w:rsidRPr="00987EBD" w14:paraId="20464CFC" w14:textId="073E3371" w:rsidTr="00813C78">
        <w:trPr>
          <w:trHeight w:val="300"/>
          <w:ins w:id="113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DD98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3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EC40B" w14:textId="77777777" w:rsidR="00F63991" w:rsidRPr="00987EBD" w:rsidRDefault="00F63991" w:rsidP="00A8317F">
            <w:pPr>
              <w:spacing w:after="0" w:line="240" w:lineRule="auto"/>
              <w:rPr>
                <w:ins w:id="1132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B616" w14:textId="77777777" w:rsidR="00F63991" w:rsidRPr="00987EBD" w:rsidRDefault="00F63991" w:rsidP="00A8317F">
            <w:pPr>
              <w:spacing w:after="0" w:line="240" w:lineRule="auto"/>
              <w:rPr>
                <w:ins w:id="1133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3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BD2688" w14:textId="78CDCF20" w:rsidR="00F63991" w:rsidRPr="00987EBD" w:rsidRDefault="00F63991" w:rsidP="00A8317F">
            <w:pPr>
              <w:spacing w:after="0" w:line="240" w:lineRule="auto"/>
              <w:jc w:val="center"/>
              <w:rPr>
                <w:ins w:id="1135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C269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3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3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55.43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54F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3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1575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3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0DB3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40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82CD2" w14:textId="77777777" w:rsidR="00F63991" w:rsidRPr="00987EBD" w:rsidRDefault="00F63991">
            <w:pPr>
              <w:spacing w:after="0" w:line="240" w:lineRule="auto"/>
              <w:jc w:val="center"/>
              <w:rPr>
                <w:ins w:id="1141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B742B4" w14:paraId="44240E1B" w14:textId="2F700BE7" w:rsidTr="00813C78">
        <w:trPr>
          <w:trHeight w:val="300"/>
          <w:ins w:id="1142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4130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43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A9ED9" w14:textId="77777777" w:rsidR="00F63991" w:rsidRPr="00987EBD" w:rsidRDefault="00F63991" w:rsidP="00A8317F">
            <w:pPr>
              <w:spacing w:after="0" w:line="240" w:lineRule="auto"/>
              <w:rPr>
                <w:ins w:id="114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4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Job availability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CEA97" w14:textId="77777777" w:rsidR="00F63991" w:rsidRPr="00987EBD" w:rsidRDefault="00F63991" w:rsidP="00A8317F">
            <w:pPr>
              <w:spacing w:after="0" w:line="240" w:lineRule="auto"/>
              <w:rPr>
                <w:ins w:id="1146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4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04ACB" w14:textId="0A8FF491" w:rsidR="00F63991" w:rsidRPr="00987EBD" w:rsidRDefault="007277F7" w:rsidP="00A8317F">
            <w:pPr>
              <w:spacing w:after="0" w:line="240" w:lineRule="auto"/>
              <w:jc w:val="center"/>
              <w:rPr>
                <w:ins w:id="1148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149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2207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5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5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49.34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4637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5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5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1191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140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5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5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-2.037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56E45" w14:textId="614B9A21" w:rsidR="00F63991" w:rsidRPr="00987EBD" w:rsidRDefault="00F63991" w:rsidP="00A8317F">
            <w:pPr>
              <w:spacing w:after="0" w:line="240" w:lineRule="auto"/>
              <w:jc w:val="center"/>
              <w:rPr>
                <w:ins w:id="1156" w:author="Lucy Wallis" w:date="2026-09-25T19:59:00Z" w16du:dateUtc="2026-09-25T23:59:00Z"/>
                <w:rFonts w:ascii="Calibri" w:eastAsia="Times New Roman" w:hAnsi="Calibri" w:cs="Calibri"/>
                <w:b/>
                <w:bCs/>
                <w:lang w:eastAsia="en-GB"/>
              </w:rPr>
            </w:pPr>
            <w:ins w:id="1157" w:author="Lucy Wallis" w:date="2026-09-25T19:59:00Z" w16du:dateUtc="2026-09-25T23:59:00Z">
              <w:r w:rsidRPr="00813C78">
                <w:rPr>
                  <w:rFonts w:ascii="Calibri" w:eastAsia="Times New Roman" w:hAnsi="Calibri" w:cs="Calibri"/>
                  <w:lang w:eastAsia="en-GB"/>
                </w:rPr>
                <w:t>0.042</w:t>
              </w:r>
              <w:r w:rsidR="00AF13A7">
                <w:rPr>
                  <w:rFonts w:ascii="Calibri" w:eastAsia="Times New Roman" w:hAnsi="Calibri" w:cs="Calibri"/>
                  <w:b/>
                  <w:bCs/>
                  <w:lang w:eastAsia="en-GB"/>
                </w:rPr>
                <w:t>*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55EED" w14:textId="180500F7" w:rsidR="00F63991" w:rsidRPr="00813C78" w:rsidRDefault="00B742B4">
            <w:pPr>
              <w:spacing w:after="0" w:line="240" w:lineRule="auto"/>
              <w:jc w:val="center"/>
              <w:rPr>
                <w:ins w:id="115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59" w:author="Lucy Wallis" w:date="2026-09-25T19:59:00Z" w16du:dateUtc="2026-09-25T23:59:00Z">
              <w:r w:rsidRPr="00813C78">
                <w:rPr>
                  <w:rFonts w:ascii="Calibri" w:eastAsia="Times New Roman" w:hAnsi="Calibri" w:cs="Calibri"/>
                  <w:lang w:eastAsia="en-GB"/>
                </w:rPr>
                <w:t>0.19</w:t>
              </w:r>
            </w:ins>
          </w:p>
        </w:tc>
      </w:tr>
      <w:tr w:rsidR="00F63991" w:rsidRPr="00987EBD" w14:paraId="4ABCFDD7" w14:textId="56AA7CE9" w:rsidTr="00813C78">
        <w:trPr>
          <w:trHeight w:val="300"/>
          <w:ins w:id="1160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DEEC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61" w:author="Lucy Wallis" w:date="2026-09-25T19:59:00Z" w16du:dateUtc="2026-09-25T23:59:00Z"/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FD773A" w14:textId="77777777" w:rsidR="00F63991" w:rsidRPr="00987EBD" w:rsidRDefault="00F63991" w:rsidP="00A8317F">
            <w:pPr>
              <w:spacing w:after="0" w:line="240" w:lineRule="auto"/>
              <w:rPr>
                <w:ins w:id="116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6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 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D38B05" w14:textId="77777777" w:rsidR="00F63991" w:rsidRPr="00987EBD" w:rsidRDefault="00F63991" w:rsidP="00A8317F">
            <w:pPr>
              <w:spacing w:after="0" w:line="240" w:lineRule="auto"/>
              <w:rPr>
                <w:ins w:id="1164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6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C88F2F8" w14:textId="4FA60E8E" w:rsidR="00F63991" w:rsidRPr="00987EBD" w:rsidRDefault="00F63991" w:rsidP="00A8317F">
            <w:pPr>
              <w:spacing w:after="0" w:line="240" w:lineRule="auto"/>
              <w:jc w:val="center"/>
              <w:rPr>
                <w:ins w:id="1166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DDE34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6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6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61.68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7641DF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6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7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DE4F0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7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7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8B295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7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74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86C9BD" w14:textId="77777777" w:rsidR="00F63991" w:rsidRPr="00987EBD" w:rsidRDefault="00F63991">
            <w:pPr>
              <w:spacing w:after="0" w:line="240" w:lineRule="auto"/>
              <w:jc w:val="center"/>
              <w:rPr>
                <w:ins w:id="117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</w:tr>
      <w:tr w:rsidR="00F63991" w:rsidRPr="00987EBD" w14:paraId="752BBF3C" w14:textId="220FFBDA" w:rsidTr="00813C78">
        <w:trPr>
          <w:trHeight w:val="300"/>
          <w:ins w:id="1176" w:author="Lucy Wallis" w:date="2026-09-25T19:59:00Z" w16du:dateUtc="2026-09-25T23:59:00Z"/>
        </w:trPr>
        <w:tc>
          <w:tcPr>
            <w:tcW w:w="31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2ECC8" w14:textId="77777777" w:rsidR="00F63991" w:rsidRPr="00987EBD" w:rsidRDefault="00F63991" w:rsidP="00A8317F">
            <w:pPr>
              <w:spacing w:after="0" w:line="240" w:lineRule="auto"/>
              <w:rPr>
                <w:ins w:id="1177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7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Personal Barriers</w:t>
              </w:r>
            </w:ins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A008" w14:textId="77777777" w:rsidR="00F63991" w:rsidRPr="00987EBD" w:rsidRDefault="00F63991" w:rsidP="00A8317F">
            <w:pPr>
              <w:spacing w:after="0" w:line="240" w:lineRule="auto"/>
              <w:rPr>
                <w:ins w:id="117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8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Lack prestige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118C" w14:textId="77777777" w:rsidR="00F63991" w:rsidRPr="00987EBD" w:rsidRDefault="00F63991" w:rsidP="00A8317F">
            <w:pPr>
              <w:spacing w:after="0" w:line="240" w:lineRule="auto"/>
              <w:rPr>
                <w:ins w:id="118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8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47FC00" w14:textId="30893A0C" w:rsidR="00F63991" w:rsidRPr="00987EBD" w:rsidRDefault="00DE0225" w:rsidP="00A8317F">
            <w:pPr>
              <w:spacing w:after="0" w:line="240" w:lineRule="auto"/>
              <w:jc w:val="center"/>
              <w:rPr>
                <w:ins w:id="118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18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8B8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8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8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58.51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4499E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8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8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1149.50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00C6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8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9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-1.511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9A9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9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9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0.131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D9098" w14:textId="10186724" w:rsidR="00F63991" w:rsidRPr="00987EBD" w:rsidRDefault="00CF15AD">
            <w:pPr>
              <w:spacing w:after="0" w:line="240" w:lineRule="auto"/>
              <w:jc w:val="center"/>
              <w:rPr>
                <w:ins w:id="119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19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0.14</w:t>
              </w:r>
            </w:ins>
          </w:p>
        </w:tc>
      </w:tr>
      <w:tr w:rsidR="00F63991" w:rsidRPr="00987EBD" w14:paraId="365A111F" w14:textId="057397DF" w:rsidTr="00813C78">
        <w:trPr>
          <w:trHeight w:val="300"/>
          <w:ins w:id="119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445B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19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BDD1" w14:textId="77777777" w:rsidR="00F63991" w:rsidRPr="00987EBD" w:rsidRDefault="00F63991" w:rsidP="00A8317F">
            <w:pPr>
              <w:spacing w:after="0" w:line="240" w:lineRule="auto"/>
              <w:rPr>
                <w:ins w:id="119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6058A" w14:textId="77777777" w:rsidR="00F63991" w:rsidRPr="00987EBD" w:rsidRDefault="00F63991" w:rsidP="00A8317F">
            <w:pPr>
              <w:spacing w:after="0" w:line="240" w:lineRule="auto"/>
              <w:rPr>
                <w:ins w:id="119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19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F80D5" w14:textId="1B84BDBF" w:rsidR="00F63991" w:rsidRPr="00987EBD" w:rsidRDefault="00F63991" w:rsidP="00A8317F">
            <w:pPr>
              <w:spacing w:after="0" w:line="240" w:lineRule="auto"/>
              <w:jc w:val="center"/>
              <w:rPr>
                <w:ins w:id="120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E556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0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0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49.66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F2B1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0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4963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0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4017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0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5FB96" w14:textId="77777777" w:rsidR="00F63991" w:rsidRPr="00987EBD" w:rsidRDefault="00F63991">
            <w:pPr>
              <w:spacing w:after="0" w:line="240" w:lineRule="auto"/>
              <w:jc w:val="center"/>
              <w:rPr>
                <w:ins w:id="120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E5CBF6F" w14:textId="146488B9" w:rsidTr="00813C78">
        <w:trPr>
          <w:trHeight w:val="300"/>
          <w:ins w:id="120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F9DA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0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6C13" w14:textId="77777777" w:rsidR="00F63991" w:rsidRPr="00987EBD" w:rsidRDefault="00F63991" w:rsidP="00A8317F">
            <w:pPr>
              <w:spacing w:after="0" w:line="240" w:lineRule="auto"/>
              <w:rPr>
                <w:ins w:id="120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1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Lack of representation (gender)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20A64" w14:textId="77777777" w:rsidR="00F63991" w:rsidRPr="00987EBD" w:rsidRDefault="00F63991" w:rsidP="00A8317F">
            <w:pPr>
              <w:spacing w:after="0" w:line="240" w:lineRule="auto"/>
              <w:rPr>
                <w:ins w:id="121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1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1570F9" w14:textId="4E7004A1" w:rsidR="00F63991" w:rsidRPr="00987EBD" w:rsidRDefault="00DE0225" w:rsidP="00A8317F">
            <w:pPr>
              <w:spacing w:after="0" w:line="240" w:lineRule="auto"/>
              <w:jc w:val="center"/>
              <w:rPr>
                <w:ins w:id="121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21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2 (2-3)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BE7B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1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1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52.86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F0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1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1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1124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D18F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1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2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-0.762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3F36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2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2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0.446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DD714" w14:textId="46E355B5" w:rsidR="00F63991" w:rsidRPr="00987EBD" w:rsidRDefault="00CF15AD">
            <w:pPr>
              <w:spacing w:after="0" w:line="240" w:lineRule="auto"/>
              <w:jc w:val="center"/>
              <w:rPr>
                <w:ins w:id="122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2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0.07</w:t>
              </w:r>
            </w:ins>
          </w:p>
        </w:tc>
      </w:tr>
      <w:tr w:rsidR="00F63991" w:rsidRPr="00987EBD" w14:paraId="13E7E3F0" w14:textId="3D77E140" w:rsidTr="00813C78">
        <w:trPr>
          <w:trHeight w:val="300"/>
          <w:ins w:id="122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8CE1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2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6BD6B" w14:textId="77777777" w:rsidR="00F63991" w:rsidRPr="00987EBD" w:rsidRDefault="00F63991" w:rsidP="00A8317F">
            <w:pPr>
              <w:spacing w:after="0" w:line="240" w:lineRule="auto"/>
              <w:rPr>
                <w:ins w:id="122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D77C7" w14:textId="77777777" w:rsidR="00F63991" w:rsidRPr="00987EBD" w:rsidRDefault="00F63991" w:rsidP="00A8317F">
            <w:pPr>
              <w:spacing w:after="0" w:line="240" w:lineRule="auto"/>
              <w:rPr>
                <w:ins w:id="122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2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8F930" w14:textId="3A6E6FD4" w:rsidR="00F63991" w:rsidRPr="00987EBD" w:rsidRDefault="00F63991" w:rsidP="00A8317F">
            <w:pPr>
              <w:spacing w:after="0" w:line="240" w:lineRule="auto"/>
              <w:jc w:val="center"/>
              <w:rPr>
                <w:ins w:id="123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C95D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3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3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48.72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DD03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3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D02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3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26F6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3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91A29" w14:textId="77777777" w:rsidR="00F63991" w:rsidRPr="00987EBD" w:rsidRDefault="00F63991">
            <w:pPr>
              <w:spacing w:after="0" w:line="240" w:lineRule="auto"/>
              <w:jc w:val="center"/>
              <w:rPr>
                <w:ins w:id="123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20EB510" w14:textId="4D06C41D" w:rsidTr="00813C78">
        <w:trPr>
          <w:trHeight w:val="300"/>
          <w:ins w:id="123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01FD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3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34B88" w14:textId="77777777" w:rsidR="00F63991" w:rsidRPr="00987EBD" w:rsidRDefault="00F63991" w:rsidP="00A8317F">
            <w:pPr>
              <w:spacing w:after="0" w:line="240" w:lineRule="auto"/>
              <w:rPr>
                <w:ins w:id="123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4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Lack of representation (ethnicity)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8FFA" w14:textId="77777777" w:rsidR="00F63991" w:rsidRPr="00987EBD" w:rsidRDefault="00F63991" w:rsidP="00A8317F">
            <w:pPr>
              <w:spacing w:after="0" w:line="240" w:lineRule="auto"/>
              <w:rPr>
                <w:ins w:id="124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4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112F0E" w14:textId="39C4DB9A" w:rsidR="00F63991" w:rsidRPr="00987EBD" w:rsidRDefault="00DE0225" w:rsidP="00A8317F">
            <w:pPr>
              <w:spacing w:after="0" w:line="240" w:lineRule="auto"/>
              <w:jc w:val="center"/>
              <w:rPr>
                <w:ins w:id="124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24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2 (2-3)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6FFA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4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4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52.27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9B1A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4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4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1143.5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06E2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4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5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-0.554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E304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5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5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0.579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6853" w14:textId="251C5E92" w:rsidR="00F63991" w:rsidRPr="00987EBD" w:rsidRDefault="0045200A">
            <w:pPr>
              <w:spacing w:after="0" w:line="240" w:lineRule="auto"/>
              <w:jc w:val="center"/>
              <w:rPr>
                <w:ins w:id="125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5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0.05</w:t>
              </w:r>
            </w:ins>
          </w:p>
        </w:tc>
      </w:tr>
      <w:tr w:rsidR="00F63991" w:rsidRPr="00987EBD" w14:paraId="494755A0" w14:textId="432060BF" w:rsidTr="00813C78">
        <w:trPr>
          <w:trHeight w:val="300"/>
          <w:ins w:id="125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4F32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5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16F9E" w14:textId="77777777" w:rsidR="00F63991" w:rsidRPr="00987EBD" w:rsidRDefault="00F63991" w:rsidP="00A8317F">
            <w:pPr>
              <w:spacing w:after="0" w:line="240" w:lineRule="auto"/>
              <w:rPr>
                <w:ins w:id="125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3E6AC" w14:textId="77777777" w:rsidR="00F63991" w:rsidRPr="00987EBD" w:rsidRDefault="00F63991" w:rsidP="00A8317F">
            <w:pPr>
              <w:spacing w:after="0" w:line="240" w:lineRule="auto"/>
              <w:rPr>
                <w:ins w:id="125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5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05525E" w14:textId="502976A4" w:rsidR="00F63991" w:rsidRPr="00987EBD" w:rsidRDefault="00F63991" w:rsidP="00A8317F">
            <w:pPr>
              <w:spacing w:after="0" w:line="240" w:lineRule="auto"/>
              <w:jc w:val="center"/>
              <w:rPr>
                <w:ins w:id="126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5999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6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6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49.22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3287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6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3ACE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6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EDB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6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C62AB" w14:textId="77777777" w:rsidR="00F63991" w:rsidRPr="00987EBD" w:rsidRDefault="00F63991">
            <w:pPr>
              <w:spacing w:after="0" w:line="240" w:lineRule="auto"/>
              <w:jc w:val="center"/>
              <w:rPr>
                <w:ins w:id="126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148541EA" w14:textId="5B1DC348" w:rsidTr="00813C78">
        <w:trPr>
          <w:trHeight w:val="300"/>
          <w:ins w:id="126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CA90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6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E2DF8" w14:textId="77777777" w:rsidR="00F63991" w:rsidRPr="00987EBD" w:rsidRDefault="00F63991" w:rsidP="00A8317F">
            <w:pPr>
              <w:spacing w:after="0" w:line="240" w:lineRule="auto"/>
              <w:rPr>
                <w:ins w:id="126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7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Perceived image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63932" w14:textId="77777777" w:rsidR="00F63991" w:rsidRPr="00987EBD" w:rsidRDefault="00F63991" w:rsidP="00A8317F">
            <w:pPr>
              <w:spacing w:after="0" w:line="240" w:lineRule="auto"/>
              <w:rPr>
                <w:ins w:id="127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7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1CEC30" w14:textId="61B9474B" w:rsidR="00F63991" w:rsidRPr="00987EBD" w:rsidRDefault="00606CB8" w:rsidP="00A8317F">
            <w:pPr>
              <w:spacing w:after="0" w:line="240" w:lineRule="auto"/>
              <w:jc w:val="center"/>
              <w:rPr>
                <w:ins w:id="127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27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2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DA9A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7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7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53.76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3538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7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7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1271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0BC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7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8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-0.384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D7E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8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8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0.701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97D8C" w14:textId="4DD76015" w:rsidR="00F63991" w:rsidRPr="00987EBD" w:rsidRDefault="00682401">
            <w:pPr>
              <w:spacing w:after="0" w:line="240" w:lineRule="auto"/>
              <w:jc w:val="center"/>
              <w:rPr>
                <w:ins w:id="128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8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0.04</w:t>
              </w:r>
            </w:ins>
          </w:p>
        </w:tc>
      </w:tr>
      <w:tr w:rsidR="00F63991" w:rsidRPr="00987EBD" w14:paraId="70E5586F" w14:textId="21D3818D" w:rsidTr="00813C78">
        <w:trPr>
          <w:trHeight w:val="300"/>
          <w:ins w:id="128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E59B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8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3B12C" w14:textId="77777777" w:rsidR="00F63991" w:rsidRPr="00987EBD" w:rsidRDefault="00F63991" w:rsidP="00A8317F">
            <w:pPr>
              <w:spacing w:after="0" w:line="240" w:lineRule="auto"/>
              <w:rPr>
                <w:ins w:id="128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9E9B" w14:textId="77777777" w:rsidR="00F63991" w:rsidRPr="00987EBD" w:rsidRDefault="00F63991" w:rsidP="00A8317F">
            <w:pPr>
              <w:spacing w:after="0" w:line="240" w:lineRule="auto"/>
              <w:rPr>
                <w:ins w:id="128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28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C16DF0" w14:textId="1BF100A9" w:rsidR="00F63991" w:rsidRPr="00987EBD" w:rsidRDefault="00F63991" w:rsidP="00A8317F">
            <w:pPr>
              <w:spacing w:after="0" w:line="240" w:lineRule="auto"/>
              <w:jc w:val="center"/>
              <w:rPr>
                <w:ins w:id="129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34A8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9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29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51.54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0168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9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D3D4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9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309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9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CC4C" w14:textId="77777777" w:rsidR="00F63991" w:rsidRPr="00987EBD" w:rsidRDefault="00F63991">
            <w:pPr>
              <w:spacing w:after="0" w:line="240" w:lineRule="auto"/>
              <w:jc w:val="center"/>
              <w:rPr>
                <w:ins w:id="129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EB5678B" w14:textId="68F1C413" w:rsidTr="00813C78">
        <w:trPr>
          <w:trHeight w:val="300"/>
          <w:ins w:id="129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E7CC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29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5D234" w14:textId="77777777" w:rsidR="00F63991" w:rsidRPr="00987EBD" w:rsidRDefault="00F63991" w:rsidP="00A8317F">
            <w:pPr>
              <w:spacing w:after="0" w:line="240" w:lineRule="auto"/>
              <w:rPr>
                <w:ins w:id="129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0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Perceived difficulty of profession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E1504" w14:textId="77777777" w:rsidR="00F63991" w:rsidRPr="00987EBD" w:rsidRDefault="00F63991" w:rsidP="00A8317F">
            <w:pPr>
              <w:spacing w:after="0" w:line="240" w:lineRule="auto"/>
              <w:rPr>
                <w:ins w:id="130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0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D92BAB" w14:textId="07B302E7" w:rsidR="00F63991" w:rsidRPr="00987EBD" w:rsidRDefault="00606CB8" w:rsidP="00A8317F">
            <w:pPr>
              <w:spacing w:after="0" w:line="240" w:lineRule="auto"/>
              <w:jc w:val="center"/>
              <w:rPr>
                <w:ins w:id="130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30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D2A9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0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0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53.76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6E8C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0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0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1409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DB82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0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1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-0.812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E3BB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1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1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0.417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C0EE8" w14:textId="540756A3" w:rsidR="00F63991" w:rsidRPr="00987EBD" w:rsidRDefault="00D8623F">
            <w:pPr>
              <w:spacing w:after="0" w:line="240" w:lineRule="auto"/>
              <w:jc w:val="center"/>
              <w:rPr>
                <w:ins w:id="131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1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0.08</w:t>
              </w:r>
            </w:ins>
          </w:p>
        </w:tc>
      </w:tr>
      <w:tr w:rsidR="00F63991" w:rsidRPr="00987EBD" w14:paraId="6CBCD56B" w14:textId="36BF19FF" w:rsidTr="00813C78">
        <w:trPr>
          <w:trHeight w:val="300"/>
          <w:ins w:id="131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22B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1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A19BF" w14:textId="77777777" w:rsidR="00F63991" w:rsidRPr="00987EBD" w:rsidRDefault="00F63991" w:rsidP="00A8317F">
            <w:pPr>
              <w:spacing w:after="0" w:line="240" w:lineRule="auto"/>
              <w:rPr>
                <w:ins w:id="131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AA3BA" w14:textId="77777777" w:rsidR="00F63991" w:rsidRPr="00987EBD" w:rsidRDefault="00F63991" w:rsidP="00A8317F">
            <w:pPr>
              <w:spacing w:after="0" w:line="240" w:lineRule="auto"/>
              <w:rPr>
                <w:ins w:id="131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1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B813C7" w14:textId="79831189" w:rsidR="00F63991" w:rsidRPr="00987EBD" w:rsidRDefault="00F63991" w:rsidP="00A8317F">
            <w:pPr>
              <w:spacing w:after="0" w:line="240" w:lineRule="auto"/>
              <w:jc w:val="center"/>
              <w:rPr>
                <w:ins w:id="132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80D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2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2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58.63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AF09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2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3F3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2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339C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2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50F98" w14:textId="77777777" w:rsidR="00F63991" w:rsidRPr="00987EBD" w:rsidRDefault="00F63991">
            <w:pPr>
              <w:spacing w:after="0" w:line="240" w:lineRule="auto"/>
              <w:jc w:val="center"/>
              <w:rPr>
                <w:ins w:id="132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7EC31689" w14:textId="01A0CBC7" w:rsidTr="00813C78">
        <w:trPr>
          <w:trHeight w:val="300"/>
          <w:ins w:id="132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45E6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2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5C0D2" w14:textId="77777777" w:rsidR="00F63991" w:rsidRPr="00987EBD" w:rsidRDefault="00F63991" w:rsidP="00A8317F">
            <w:pPr>
              <w:spacing w:after="0" w:line="240" w:lineRule="auto"/>
              <w:rPr>
                <w:ins w:id="132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3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Perceived course difficulty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335B8" w14:textId="77777777" w:rsidR="00F63991" w:rsidRPr="00987EBD" w:rsidRDefault="00F63991" w:rsidP="00A8317F">
            <w:pPr>
              <w:spacing w:after="0" w:line="240" w:lineRule="auto"/>
              <w:rPr>
                <w:ins w:id="133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3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20B062" w14:textId="3444A8C2" w:rsidR="00F63991" w:rsidRPr="00987EBD" w:rsidRDefault="00606CB8" w:rsidP="00A8317F">
            <w:pPr>
              <w:spacing w:after="0" w:line="240" w:lineRule="auto"/>
              <w:jc w:val="center"/>
              <w:rPr>
                <w:ins w:id="133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33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B5F9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3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3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57.09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F025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3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3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1470.5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99F6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3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4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-0.332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4ACBA" w14:textId="1517A6F3" w:rsidR="00F63991" w:rsidRPr="00987EBD" w:rsidRDefault="00F63991" w:rsidP="00A8317F">
            <w:pPr>
              <w:spacing w:after="0" w:line="240" w:lineRule="auto"/>
              <w:jc w:val="center"/>
              <w:rPr>
                <w:ins w:id="134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4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0.74</w:t>
              </w:r>
              <w:r w:rsidR="008A6BDD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6558E" w14:textId="783B2BC8" w:rsidR="00F63991" w:rsidRPr="00987EBD" w:rsidRDefault="00D8623F">
            <w:pPr>
              <w:spacing w:after="0" w:line="240" w:lineRule="auto"/>
              <w:jc w:val="center"/>
              <w:rPr>
                <w:ins w:id="134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4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0.04</w:t>
              </w:r>
            </w:ins>
          </w:p>
        </w:tc>
      </w:tr>
      <w:tr w:rsidR="00F63991" w:rsidRPr="00987EBD" w14:paraId="1D6BDE4B" w14:textId="5E54E50D" w:rsidTr="00813C78">
        <w:trPr>
          <w:trHeight w:val="300"/>
          <w:ins w:id="134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841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4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9682" w14:textId="77777777" w:rsidR="00F63991" w:rsidRPr="00987EBD" w:rsidRDefault="00F63991" w:rsidP="00A8317F">
            <w:pPr>
              <w:spacing w:after="0" w:line="240" w:lineRule="auto"/>
              <w:rPr>
                <w:ins w:id="134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6FADA" w14:textId="77777777" w:rsidR="00F63991" w:rsidRPr="00987EBD" w:rsidRDefault="00F63991" w:rsidP="00A8317F">
            <w:pPr>
              <w:spacing w:after="0" w:line="240" w:lineRule="auto"/>
              <w:rPr>
                <w:ins w:id="134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4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2602E" w14:textId="490AFB35" w:rsidR="00F63991" w:rsidRPr="00987EBD" w:rsidRDefault="00F63991" w:rsidP="00A8317F">
            <w:pPr>
              <w:spacing w:after="0" w:line="240" w:lineRule="auto"/>
              <w:jc w:val="center"/>
              <w:rPr>
                <w:ins w:id="135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0763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5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5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55.11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4DE7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5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996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5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4EF4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5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41755" w14:textId="77777777" w:rsidR="00F63991" w:rsidRPr="00987EBD" w:rsidRDefault="00F63991">
            <w:pPr>
              <w:spacing w:after="0" w:line="240" w:lineRule="auto"/>
              <w:jc w:val="center"/>
              <w:rPr>
                <w:ins w:id="135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4C3DDD2" w14:textId="01FB34E9" w:rsidTr="00813C78">
        <w:trPr>
          <w:trHeight w:val="300"/>
          <w:ins w:id="135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ADE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5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A40EA" w14:textId="77777777" w:rsidR="00F63991" w:rsidRPr="00987EBD" w:rsidRDefault="00F63991" w:rsidP="00A8317F">
            <w:pPr>
              <w:spacing w:after="0" w:line="240" w:lineRule="auto"/>
              <w:rPr>
                <w:ins w:id="135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6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Lack of accessibility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94957" w14:textId="77777777" w:rsidR="00F63991" w:rsidRPr="00987EBD" w:rsidRDefault="00F63991" w:rsidP="00A8317F">
            <w:pPr>
              <w:spacing w:after="0" w:line="240" w:lineRule="auto"/>
              <w:rPr>
                <w:ins w:id="136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6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F83DE" w14:textId="45540D33" w:rsidR="00F63991" w:rsidRPr="00987EBD" w:rsidRDefault="008A6BDD" w:rsidP="00A8317F">
            <w:pPr>
              <w:spacing w:after="0" w:line="240" w:lineRule="auto"/>
              <w:jc w:val="center"/>
              <w:rPr>
                <w:ins w:id="136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36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2BFD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6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6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47.24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5FC3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6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6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1085.5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A69E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6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7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-0.087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EAB0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7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7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0.931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97BFB" w14:textId="7CE55D39" w:rsidR="00F63991" w:rsidRPr="00987EBD" w:rsidRDefault="00C46B03">
            <w:pPr>
              <w:spacing w:after="0" w:line="240" w:lineRule="auto"/>
              <w:jc w:val="center"/>
              <w:rPr>
                <w:ins w:id="137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7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0.01</w:t>
              </w:r>
            </w:ins>
          </w:p>
        </w:tc>
      </w:tr>
      <w:tr w:rsidR="00F63991" w:rsidRPr="00987EBD" w14:paraId="2D0841E2" w14:textId="7E32C5DF" w:rsidTr="00813C78">
        <w:trPr>
          <w:trHeight w:val="300"/>
          <w:ins w:id="137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1969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7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9BA8C" w14:textId="77777777" w:rsidR="00F63991" w:rsidRPr="00987EBD" w:rsidRDefault="00F63991" w:rsidP="00A8317F">
            <w:pPr>
              <w:spacing w:after="0" w:line="240" w:lineRule="auto"/>
              <w:rPr>
                <w:ins w:id="137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7B73" w14:textId="77777777" w:rsidR="00F63991" w:rsidRPr="00987EBD" w:rsidRDefault="00F63991" w:rsidP="00A8317F">
            <w:pPr>
              <w:spacing w:after="0" w:line="240" w:lineRule="auto"/>
              <w:rPr>
                <w:ins w:id="137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7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0AEEE0" w14:textId="448B3B6A" w:rsidR="00F63991" w:rsidRPr="00987EBD" w:rsidRDefault="00F63991" w:rsidP="00A8317F">
            <w:pPr>
              <w:spacing w:after="0" w:line="240" w:lineRule="auto"/>
              <w:jc w:val="center"/>
              <w:rPr>
                <w:ins w:id="138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AEA3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8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8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47.72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7BD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8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F9EF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8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1320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8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E032E" w14:textId="77777777" w:rsidR="00F63991" w:rsidRPr="00987EBD" w:rsidRDefault="00F63991">
            <w:pPr>
              <w:spacing w:after="0" w:line="240" w:lineRule="auto"/>
              <w:jc w:val="center"/>
              <w:rPr>
                <w:ins w:id="138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6B131C17" w14:textId="5B9F237A" w:rsidTr="00813C78">
        <w:trPr>
          <w:trHeight w:val="300"/>
          <w:ins w:id="138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435C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8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FA905" w14:textId="77777777" w:rsidR="00F63991" w:rsidRPr="00987EBD" w:rsidRDefault="00F63991" w:rsidP="00A8317F">
            <w:pPr>
              <w:spacing w:after="0" w:line="240" w:lineRule="auto"/>
              <w:rPr>
                <w:ins w:id="138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9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Emotional burden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41894" w14:textId="77777777" w:rsidR="00F63991" w:rsidRPr="00987EBD" w:rsidRDefault="00F63991" w:rsidP="00A8317F">
            <w:pPr>
              <w:spacing w:after="0" w:line="240" w:lineRule="auto"/>
              <w:rPr>
                <w:ins w:id="139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39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4FD7F5" w14:textId="2C731BD7" w:rsidR="00F63991" w:rsidRPr="00987EBD" w:rsidRDefault="008A6BDD" w:rsidP="00A8317F">
            <w:pPr>
              <w:spacing w:after="0" w:line="240" w:lineRule="auto"/>
              <w:jc w:val="center"/>
              <w:rPr>
                <w:ins w:id="139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39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CA4F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9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9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54.13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0DB0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9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39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1409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E38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39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0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-0.254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88429" w14:textId="0AEADB48" w:rsidR="00F63991" w:rsidRPr="00987EBD" w:rsidRDefault="00F63991" w:rsidP="00A8317F">
            <w:pPr>
              <w:spacing w:after="0" w:line="240" w:lineRule="auto"/>
              <w:jc w:val="center"/>
              <w:rPr>
                <w:ins w:id="140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0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0.8</w:t>
              </w:r>
              <w:r w:rsidR="008A6BDD">
                <w:rPr>
                  <w:rFonts w:ascii="Calibri" w:eastAsia="Times New Roman" w:hAnsi="Calibri" w:cs="Calibri"/>
                  <w:lang w:eastAsia="en-GB"/>
                </w:rPr>
                <w:t>0</w:t>
              </w:r>
              <w:r w:rsidR="002645E4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0DFAF" w14:textId="1703D97F" w:rsidR="00F63991" w:rsidRPr="00987EBD" w:rsidRDefault="00C46B03">
            <w:pPr>
              <w:spacing w:after="0" w:line="240" w:lineRule="auto"/>
              <w:jc w:val="center"/>
              <w:rPr>
                <w:ins w:id="140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0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0.02</w:t>
              </w:r>
            </w:ins>
          </w:p>
        </w:tc>
      </w:tr>
      <w:tr w:rsidR="00F63991" w:rsidRPr="00987EBD" w14:paraId="53BC906F" w14:textId="1733DA0C" w:rsidTr="00813C78">
        <w:trPr>
          <w:trHeight w:val="300"/>
          <w:ins w:id="140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9A0A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0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52212" w14:textId="77777777" w:rsidR="00F63991" w:rsidRPr="00987EBD" w:rsidRDefault="00F63991" w:rsidP="00A8317F">
            <w:pPr>
              <w:spacing w:after="0" w:line="240" w:lineRule="auto"/>
              <w:rPr>
                <w:ins w:id="140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912F6" w14:textId="77777777" w:rsidR="00F63991" w:rsidRPr="00987EBD" w:rsidRDefault="00F63991" w:rsidP="00A8317F">
            <w:pPr>
              <w:spacing w:after="0" w:line="240" w:lineRule="auto"/>
              <w:rPr>
                <w:ins w:id="140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0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593C1D" w14:textId="56FFC1C6" w:rsidR="00F63991" w:rsidRPr="00987EBD" w:rsidRDefault="00F63991" w:rsidP="00A8317F">
            <w:pPr>
              <w:spacing w:after="0" w:line="240" w:lineRule="auto"/>
              <w:jc w:val="center"/>
              <w:rPr>
                <w:ins w:id="141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E8B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1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1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55.63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3BFED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1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69BD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1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5A8E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1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0C192" w14:textId="77777777" w:rsidR="00F63991" w:rsidRPr="00987EBD" w:rsidRDefault="00F63991">
            <w:pPr>
              <w:spacing w:after="0" w:line="240" w:lineRule="auto"/>
              <w:jc w:val="center"/>
              <w:rPr>
                <w:ins w:id="141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201BFF1" w14:textId="595BAF5C" w:rsidTr="00813C78">
        <w:trPr>
          <w:trHeight w:val="300"/>
          <w:ins w:id="1417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E43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1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8EF6B" w14:textId="77777777" w:rsidR="00F63991" w:rsidRPr="00987EBD" w:rsidRDefault="00F63991" w:rsidP="00A8317F">
            <w:pPr>
              <w:spacing w:after="0" w:line="240" w:lineRule="auto"/>
              <w:rPr>
                <w:ins w:id="141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2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Outside obligations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5A2C1" w14:textId="77777777" w:rsidR="00F63991" w:rsidRPr="00987EBD" w:rsidRDefault="00F63991" w:rsidP="00A8317F">
            <w:pPr>
              <w:spacing w:after="0" w:line="240" w:lineRule="auto"/>
              <w:rPr>
                <w:ins w:id="142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2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19983" w14:textId="2CB9AB63" w:rsidR="00F63991" w:rsidRPr="00987EBD" w:rsidRDefault="008A6BDD" w:rsidP="00A8317F">
            <w:pPr>
              <w:spacing w:after="0" w:line="240" w:lineRule="auto"/>
              <w:jc w:val="center"/>
              <w:rPr>
                <w:ins w:id="142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424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(2-5)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F0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25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26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47.85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B4D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2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2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1120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09E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29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3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-1.698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AB72A" w14:textId="25044192" w:rsidR="00F63991" w:rsidRPr="00987EBD" w:rsidRDefault="00F63991" w:rsidP="00A8317F">
            <w:pPr>
              <w:spacing w:after="0" w:line="240" w:lineRule="auto"/>
              <w:jc w:val="center"/>
              <w:rPr>
                <w:ins w:id="143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3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0.09</w:t>
              </w:r>
              <w:r w:rsidR="008A6BDD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3440D" w14:textId="590B598F" w:rsidR="00F63991" w:rsidRPr="00987EBD" w:rsidRDefault="00C46B03">
            <w:pPr>
              <w:spacing w:after="0" w:line="240" w:lineRule="auto"/>
              <w:jc w:val="center"/>
              <w:rPr>
                <w:ins w:id="143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34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0.16</w:t>
              </w:r>
            </w:ins>
          </w:p>
        </w:tc>
      </w:tr>
      <w:tr w:rsidR="00F63991" w:rsidRPr="00987EBD" w14:paraId="1CB1CEEF" w14:textId="77944837" w:rsidTr="00813C78">
        <w:trPr>
          <w:trHeight w:val="300"/>
          <w:ins w:id="1435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D59C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3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A8109" w14:textId="77777777" w:rsidR="00F63991" w:rsidRPr="00987EBD" w:rsidRDefault="00F63991" w:rsidP="00A8317F">
            <w:pPr>
              <w:spacing w:after="0" w:line="240" w:lineRule="auto"/>
              <w:rPr>
                <w:ins w:id="143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0A44" w14:textId="77777777" w:rsidR="00F63991" w:rsidRPr="00987EBD" w:rsidRDefault="00F63991" w:rsidP="00A8317F">
            <w:pPr>
              <w:spacing w:after="0" w:line="240" w:lineRule="auto"/>
              <w:rPr>
                <w:ins w:id="143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3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B79DEF" w14:textId="69F0C25D" w:rsidR="00F63991" w:rsidRPr="00987EBD" w:rsidRDefault="00F63991" w:rsidP="00A8317F">
            <w:pPr>
              <w:spacing w:after="0" w:line="240" w:lineRule="auto"/>
              <w:jc w:val="center"/>
              <w:rPr>
                <w:ins w:id="1440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9B6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41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4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57.83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FFC5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43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01AC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44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00C3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4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35C4C" w14:textId="77777777" w:rsidR="00F63991" w:rsidRPr="00987EBD" w:rsidRDefault="00F63991">
            <w:pPr>
              <w:spacing w:after="0" w:line="240" w:lineRule="auto"/>
              <w:jc w:val="center"/>
              <w:rPr>
                <w:ins w:id="144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71FE3F39" w14:textId="6EDD01A4" w:rsidTr="00813C78">
        <w:trPr>
          <w:trHeight w:val="300"/>
          <w:ins w:id="1447" w:author="Lucy Wallis" w:date="2026-09-25T19:59:00Z" w16du:dateUtc="2026-09-25T23:59:00Z"/>
        </w:trPr>
        <w:tc>
          <w:tcPr>
            <w:tcW w:w="31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C73B3" w14:textId="77777777" w:rsidR="00F63991" w:rsidRPr="00987EBD" w:rsidRDefault="00F63991" w:rsidP="00A8317F">
            <w:pPr>
              <w:spacing w:after="0" w:line="240" w:lineRule="auto"/>
              <w:rPr>
                <w:ins w:id="1448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4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Understanding barriers</w:t>
              </w:r>
            </w:ins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F81CE" w14:textId="77777777" w:rsidR="00F63991" w:rsidRPr="00987EBD" w:rsidRDefault="00F63991" w:rsidP="00A8317F">
            <w:pPr>
              <w:spacing w:after="0" w:line="240" w:lineRule="auto"/>
              <w:rPr>
                <w:ins w:id="145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5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Shadowing after first career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38558" w14:textId="77777777" w:rsidR="00F63991" w:rsidRPr="00987EBD" w:rsidRDefault="00F63991" w:rsidP="00A8317F">
            <w:pPr>
              <w:spacing w:after="0" w:line="240" w:lineRule="auto"/>
              <w:rPr>
                <w:ins w:id="145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5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20F3BB7" w14:textId="545D5BFA" w:rsidR="00F63991" w:rsidRPr="00987EBD" w:rsidRDefault="00433A3B" w:rsidP="00A8317F">
            <w:pPr>
              <w:spacing w:after="0" w:line="240" w:lineRule="auto"/>
              <w:jc w:val="center"/>
              <w:rPr>
                <w:ins w:id="145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45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(2-5)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29E8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5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5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52.03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0F4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5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5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1078.5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BDAA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6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6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-0.838</w:t>
              </w:r>
            </w:ins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F9E7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6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6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0.402</w:t>
              </w:r>
            </w:ins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94E791" w14:textId="46021B9F" w:rsidR="00F63991" w:rsidRPr="00987EBD" w:rsidRDefault="008C13D1">
            <w:pPr>
              <w:spacing w:after="0" w:line="240" w:lineRule="auto"/>
              <w:jc w:val="center"/>
              <w:rPr>
                <w:ins w:id="146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65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0.08</w:t>
              </w:r>
            </w:ins>
          </w:p>
        </w:tc>
      </w:tr>
      <w:tr w:rsidR="00F63991" w:rsidRPr="00987EBD" w14:paraId="7C2D2FD9" w14:textId="5F5FA6B7" w:rsidTr="00813C78">
        <w:trPr>
          <w:trHeight w:val="300"/>
          <w:ins w:id="1466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C564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6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7F521" w14:textId="77777777" w:rsidR="00F63991" w:rsidRPr="00987EBD" w:rsidRDefault="00F63991" w:rsidP="00A8317F">
            <w:pPr>
              <w:spacing w:after="0" w:line="240" w:lineRule="auto"/>
              <w:rPr>
                <w:ins w:id="146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3EA6C" w14:textId="77777777" w:rsidR="00F63991" w:rsidRPr="00987EBD" w:rsidRDefault="00F63991" w:rsidP="00A8317F">
            <w:pPr>
              <w:spacing w:after="0" w:line="240" w:lineRule="auto"/>
              <w:rPr>
                <w:ins w:id="146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7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E51F9A" w14:textId="1C9E58C5" w:rsidR="00F63991" w:rsidRPr="00987EBD" w:rsidRDefault="00F63991" w:rsidP="00A8317F">
            <w:pPr>
              <w:spacing w:after="0" w:line="240" w:lineRule="auto"/>
              <w:jc w:val="center"/>
              <w:rPr>
                <w:ins w:id="147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A46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7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7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47.35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19BD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7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4229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7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0612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7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B9F55" w14:textId="77777777" w:rsidR="00F63991" w:rsidRPr="00987EBD" w:rsidRDefault="00F63991">
            <w:pPr>
              <w:spacing w:after="0" w:line="240" w:lineRule="auto"/>
              <w:jc w:val="center"/>
              <w:rPr>
                <w:ins w:id="147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3A30476" w14:textId="20321EE2" w:rsidTr="00813C78">
        <w:trPr>
          <w:trHeight w:val="300"/>
          <w:ins w:id="1478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1879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7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DF44" w14:textId="77777777" w:rsidR="00F63991" w:rsidRPr="00987EBD" w:rsidRDefault="00F63991" w:rsidP="00A8317F">
            <w:pPr>
              <w:spacing w:after="0" w:line="240" w:lineRule="auto"/>
              <w:rPr>
                <w:ins w:id="148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8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Awareness of profession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DFAF5" w14:textId="77777777" w:rsidR="00F63991" w:rsidRPr="00987EBD" w:rsidRDefault="00F63991" w:rsidP="00A8317F">
            <w:pPr>
              <w:spacing w:after="0" w:line="240" w:lineRule="auto"/>
              <w:rPr>
                <w:ins w:id="148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48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17F3E" w14:textId="01C033F8" w:rsidR="00F63991" w:rsidRPr="00987EBD" w:rsidRDefault="00433A3B" w:rsidP="00A8317F">
            <w:pPr>
              <w:spacing w:after="0" w:line="240" w:lineRule="auto"/>
              <w:jc w:val="center"/>
              <w:rPr>
                <w:ins w:id="148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48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B391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8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8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59.08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650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8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8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1364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A6AA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9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9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-0.917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9C1F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9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9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0.359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778C7" w14:textId="4D2A0C6A" w:rsidR="00F63991" w:rsidRPr="00987EBD" w:rsidRDefault="008C13D1">
            <w:pPr>
              <w:spacing w:after="0" w:line="240" w:lineRule="auto"/>
              <w:jc w:val="center"/>
              <w:rPr>
                <w:ins w:id="149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495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0.09</w:t>
              </w:r>
            </w:ins>
          </w:p>
        </w:tc>
      </w:tr>
      <w:tr w:rsidR="00F63991" w:rsidRPr="00987EBD" w14:paraId="794AED5B" w14:textId="148F34BD" w:rsidTr="00813C78">
        <w:trPr>
          <w:trHeight w:val="300"/>
          <w:ins w:id="1496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EF3A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49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AD13" w14:textId="77777777" w:rsidR="00F63991" w:rsidRPr="00987EBD" w:rsidRDefault="00F63991" w:rsidP="00A8317F">
            <w:pPr>
              <w:spacing w:after="0" w:line="240" w:lineRule="auto"/>
              <w:rPr>
                <w:ins w:id="149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D8B37" w14:textId="77777777" w:rsidR="00F63991" w:rsidRPr="00987EBD" w:rsidRDefault="00F63991" w:rsidP="00A8317F">
            <w:pPr>
              <w:spacing w:after="0" w:line="240" w:lineRule="auto"/>
              <w:rPr>
                <w:ins w:id="149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0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2AA9B" w14:textId="45965FA0" w:rsidR="00F63991" w:rsidRPr="00987EBD" w:rsidRDefault="00F63991" w:rsidP="00A8317F">
            <w:pPr>
              <w:spacing w:after="0" w:line="240" w:lineRule="auto"/>
              <w:jc w:val="center"/>
              <w:rPr>
                <w:ins w:id="150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7A5E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0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0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53.65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414C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0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D689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0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223F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0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6F06E" w14:textId="77777777" w:rsidR="00F63991" w:rsidRPr="00987EBD" w:rsidRDefault="00F63991">
            <w:pPr>
              <w:spacing w:after="0" w:line="240" w:lineRule="auto"/>
              <w:jc w:val="center"/>
              <w:rPr>
                <w:ins w:id="150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4902BC40" w14:textId="197E7752" w:rsidTr="00813C78">
        <w:trPr>
          <w:trHeight w:val="300"/>
          <w:ins w:id="1508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0BD76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0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12604" w14:textId="77777777" w:rsidR="00F63991" w:rsidRPr="00987EBD" w:rsidRDefault="00F63991" w:rsidP="00A8317F">
            <w:pPr>
              <w:spacing w:after="0" w:line="240" w:lineRule="auto"/>
              <w:rPr>
                <w:ins w:id="151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1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Accessing information on profession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C529B" w14:textId="77777777" w:rsidR="00F63991" w:rsidRPr="00987EBD" w:rsidRDefault="00F63991" w:rsidP="00A8317F">
            <w:pPr>
              <w:spacing w:after="0" w:line="240" w:lineRule="auto"/>
              <w:rPr>
                <w:ins w:id="151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1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9AE0B" w14:textId="34DF4F40" w:rsidR="00F63991" w:rsidRPr="00987EBD" w:rsidRDefault="00395505" w:rsidP="00A8317F">
            <w:pPr>
              <w:spacing w:after="0" w:line="240" w:lineRule="auto"/>
              <w:jc w:val="center"/>
              <w:rPr>
                <w:ins w:id="151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51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6BC82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1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1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59.86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A78E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1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1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1133.5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D202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2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2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-1.766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7DAD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2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2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0.077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43545" w14:textId="5852E766" w:rsidR="00F63991" w:rsidRPr="00987EBD" w:rsidRDefault="004B0756">
            <w:pPr>
              <w:spacing w:after="0" w:line="240" w:lineRule="auto"/>
              <w:jc w:val="center"/>
              <w:rPr>
                <w:ins w:id="152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25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0.16</w:t>
              </w:r>
            </w:ins>
          </w:p>
        </w:tc>
      </w:tr>
      <w:tr w:rsidR="00F63991" w:rsidRPr="00987EBD" w14:paraId="5C0CB0DF" w14:textId="60C6ECD1" w:rsidTr="00813C78">
        <w:trPr>
          <w:trHeight w:val="300"/>
          <w:ins w:id="1526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CB6C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2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D77E4" w14:textId="77777777" w:rsidR="00F63991" w:rsidRPr="00987EBD" w:rsidRDefault="00F63991" w:rsidP="00A8317F">
            <w:pPr>
              <w:spacing w:after="0" w:line="240" w:lineRule="auto"/>
              <w:rPr>
                <w:ins w:id="152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D401E" w14:textId="77777777" w:rsidR="00F63991" w:rsidRPr="00987EBD" w:rsidRDefault="00F63991" w:rsidP="00A8317F">
            <w:pPr>
              <w:spacing w:after="0" w:line="240" w:lineRule="auto"/>
              <w:rPr>
                <w:ins w:id="152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3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C19404" w14:textId="75F017B9" w:rsidR="00F63991" w:rsidRPr="00987EBD" w:rsidRDefault="00F63991" w:rsidP="00A8317F">
            <w:pPr>
              <w:spacing w:after="0" w:line="240" w:lineRule="auto"/>
              <w:jc w:val="center"/>
              <w:rPr>
                <w:ins w:id="153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8447B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3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3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49.58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F32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3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8228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3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10BC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3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7F374" w14:textId="77777777" w:rsidR="00F63991" w:rsidRPr="00987EBD" w:rsidRDefault="00F63991">
            <w:pPr>
              <w:spacing w:after="0" w:line="240" w:lineRule="auto"/>
              <w:jc w:val="center"/>
              <w:rPr>
                <w:ins w:id="153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1957AA87" w14:textId="30A2C223" w:rsidTr="00813C78">
        <w:trPr>
          <w:trHeight w:val="300"/>
          <w:ins w:id="1538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A38F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3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879C1" w14:textId="77777777" w:rsidR="00F63991" w:rsidRPr="00987EBD" w:rsidRDefault="00F63991" w:rsidP="00A8317F">
            <w:pPr>
              <w:spacing w:after="0" w:line="240" w:lineRule="auto"/>
              <w:rPr>
                <w:ins w:id="154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4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Limited information on profession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3BE19" w14:textId="77777777" w:rsidR="00F63991" w:rsidRPr="00987EBD" w:rsidRDefault="00F63991" w:rsidP="00A8317F">
            <w:pPr>
              <w:spacing w:after="0" w:line="240" w:lineRule="auto"/>
              <w:rPr>
                <w:ins w:id="154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4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20AEE1" w14:textId="16CB0D5E" w:rsidR="00F63991" w:rsidRPr="00987EBD" w:rsidRDefault="00395505" w:rsidP="00A8317F">
            <w:pPr>
              <w:spacing w:after="0" w:line="240" w:lineRule="auto"/>
              <w:jc w:val="center"/>
              <w:rPr>
                <w:ins w:id="154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54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3 (2-4)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D9D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4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4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57.66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FAAF4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4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4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1285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E515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5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5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-0.955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37CCD" w14:textId="2F545675" w:rsidR="00F63991" w:rsidRPr="00987EBD" w:rsidRDefault="00F63991" w:rsidP="00A8317F">
            <w:pPr>
              <w:spacing w:after="0" w:line="240" w:lineRule="auto"/>
              <w:jc w:val="center"/>
              <w:rPr>
                <w:ins w:id="155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5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0.34</w:t>
              </w:r>
              <w:r w:rsidR="008A6BDD">
                <w:rPr>
                  <w:rFonts w:ascii="Calibri" w:eastAsia="Times New Roman" w:hAnsi="Calibri" w:cs="Calibri"/>
                  <w:lang w:eastAsia="en-GB"/>
                </w:rPr>
                <w:t>0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E7F25" w14:textId="51D76ABB" w:rsidR="00F63991" w:rsidRPr="00987EBD" w:rsidRDefault="004B0756">
            <w:pPr>
              <w:spacing w:after="0" w:line="240" w:lineRule="auto"/>
              <w:jc w:val="center"/>
              <w:rPr>
                <w:ins w:id="155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55" w:author="Lucy Wallis" w:date="2026-09-25T19:59:00Z" w16du:dateUtc="2026-09-25T23:59:00Z">
              <w:r>
                <w:rPr>
                  <w:rFonts w:ascii="Calibri" w:eastAsia="Times New Roman" w:hAnsi="Calibri" w:cs="Calibri"/>
                  <w:lang w:eastAsia="en-GB"/>
                </w:rPr>
                <w:t>0.09</w:t>
              </w:r>
            </w:ins>
          </w:p>
        </w:tc>
      </w:tr>
      <w:tr w:rsidR="00F63991" w:rsidRPr="00987EBD" w14:paraId="4249533B" w14:textId="007CC3BB" w:rsidTr="00813C78">
        <w:trPr>
          <w:trHeight w:val="300"/>
          <w:ins w:id="1556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5BFA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57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655DD" w14:textId="77777777" w:rsidR="00F63991" w:rsidRPr="00987EBD" w:rsidRDefault="00F63991" w:rsidP="00A8317F">
            <w:pPr>
              <w:spacing w:after="0" w:line="240" w:lineRule="auto"/>
              <w:rPr>
                <w:ins w:id="155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8E437" w14:textId="77777777" w:rsidR="00F63991" w:rsidRPr="00987EBD" w:rsidRDefault="00F63991" w:rsidP="00A8317F">
            <w:pPr>
              <w:spacing w:after="0" w:line="240" w:lineRule="auto"/>
              <w:rPr>
                <w:ins w:id="155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6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F7DF28" w14:textId="06CC9E0D" w:rsidR="00F63991" w:rsidRPr="00987EBD" w:rsidRDefault="00F63991" w:rsidP="00A8317F">
            <w:pPr>
              <w:spacing w:after="0" w:line="240" w:lineRule="auto"/>
              <w:jc w:val="center"/>
              <w:rPr>
                <w:ins w:id="156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8DED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6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6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52.07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8D73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6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5F4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6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25C9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6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D9C19" w14:textId="77777777" w:rsidR="00F63991" w:rsidRPr="00987EBD" w:rsidRDefault="00F63991">
            <w:pPr>
              <w:spacing w:after="0" w:line="240" w:lineRule="auto"/>
              <w:jc w:val="center"/>
              <w:rPr>
                <w:ins w:id="156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42FA6D86" w14:textId="68E6C17F" w:rsidTr="00813C78">
        <w:trPr>
          <w:trHeight w:val="300"/>
          <w:ins w:id="1568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D5A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6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32BA1" w14:textId="77777777" w:rsidR="00F63991" w:rsidRPr="00987EBD" w:rsidRDefault="00F63991" w:rsidP="00A8317F">
            <w:pPr>
              <w:spacing w:after="0" w:line="240" w:lineRule="auto"/>
              <w:rPr>
                <w:ins w:id="157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7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Career advisors lack of awareness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D8FAA" w14:textId="77777777" w:rsidR="00F63991" w:rsidRPr="00987EBD" w:rsidRDefault="00F63991" w:rsidP="00A8317F">
            <w:pPr>
              <w:spacing w:after="0" w:line="240" w:lineRule="auto"/>
              <w:rPr>
                <w:ins w:id="157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7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9D2DDF" w14:textId="72D81676" w:rsidR="00F63991" w:rsidRPr="00987EBD" w:rsidRDefault="00395505" w:rsidP="00A8317F">
            <w:pPr>
              <w:spacing w:after="0" w:line="240" w:lineRule="auto"/>
              <w:jc w:val="center"/>
              <w:rPr>
                <w:ins w:id="157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57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(3-5)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597E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7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7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51.23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2701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7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7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599.5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2C1A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8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8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-2.889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CE0D7" w14:textId="2FC20077" w:rsidR="00F63991" w:rsidRPr="00987EBD" w:rsidRDefault="00F63991" w:rsidP="00A8317F">
            <w:pPr>
              <w:spacing w:after="0" w:line="240" w:lineRule="auto"/>
              <w:jc w:val="center"/>
              <w:rPr>
                <w:ins w:id="1582" w:author="Lucy Wallis" w:date="2026-09-25T19:59:00Z" w16du:dateUtc="2026-09-25T23:59:00Z"/>
                <w:rFonts w:ascii="Calibri" w:eastAsia="Times New Roman" w:hAnsi="Calibri" w:cs="Calibri"/>
                <w:b/>
                <w:bCs/>
                <w:lang w:eastAsia="en-GB"/>
              </w:rPr>
            </w:pPr>
            <w:ins w:id="158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lang w:eastAsia="en-GB"/>
                </w:rPr>
                <w:t>0.004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A05C0" w14:textId="5BB91D80" w:rsidR="00F63991" w:rsidRPr="00813C78" w:rsidRDefault="004B0756">
            <w:pPr>
              <w:spacing w:after="0" w:line="240" w:lineRule="auto"/>
              <w:jc w:val="center"/>
              <w:rPr>
                <w:ins w:id="158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85" w:author="Lucy Wallis" w:date="2026-09-25T19:59:00Z" w16du:dateUtc="2026-09-25T23:59:00Z">
              <w:r w:rsidRPr="00813C78">
                <w:rPr>
                  <w:rFonts w:ascii="Calibri" w:eastAsia="Times New Roman" w:hAnsi="Calibri" w:cs="Calibri"/>
                  <w:lang w:eastAsia="en-GB"/>
                </w:rPr>
                <w:t>0.27</w:t>
              </w:r>
            </w:ins>
          </w:p>
        </w:tc>
      </w:tr>
      <w:tr w:rsidR="00F63991" w:rsidRPr="00987EBD" w14:paraId="00E041E3" w14:textId="3E9D196C" w:rsidTr="00813C78">
        <w:trPr>
          <w:trHeight w:val="300"/>
          <w:ins w:id="1586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88A3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87" w:author="Lucy Wallis" w:date="2026-09-25T19:59:00Z" w16du:dateUtc="2026-09-25T23:59:00Z"/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B4656" w14:textId="77777777" w:rsidR="00F63991" w:rsidRPr="00987EBD" w:rsidRDefault="00F63991" w:rsidP="00A8317F">
            <w:pPr>
              <w:spacing w:after="0" w:line="240" w:lineRule="auto"/>
              <w:rPr>
                <w:ins w:id="1588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095D" w14:textId="77777777" w:rsidR="00F63991" w:rsidRPr="00987EBD" w:rsidRDefault="00F63991" w:rsidP="00A8317F">
            <w:pPr>
              <w:spacing w:after="0" w:line="240" w:lineRule="auto"/>
              <w:rPr>
                <w:ins w:id="158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59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2107F" w14:textId="66E2A07B" w:rsidR="00F63991" w:rsidRPr="00987EBD" w:rsidRDefault="00F63991" w:rsidP="00A8317F">
            <w:pPr>
              <w:spacing w:after="0" w:line="240" w:lineRule="auto"/>
              <w:jc w:val="center"/>
              <w:rPr>
                <w:ins w:id="1591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BE8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9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59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36.13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E7FD7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9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B39B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95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2F15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96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0B6B" w14:textId="77777777" w:rsidR="00F63991" w:rsidRPr="00D3228D" w:rsidRDefault="00F63991">
            <w:pPr>
              <w:spacing w:after="0" w:line="240" w:lineRule="auto"/>
              <w:jc w:val="center"/>
              <w:rPr>
                <w:ins w:id="1597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06557B35" w14:textId="2994A77C" w:rsidTr="00813C78">
        <w:trPr>
          <w:trHeight w:val="300"/>
          <w:ins w:id="1598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C614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599" w:author="Lucy Wallis" w:date="2026-09-25T19:59:00Z" w16du:dateUtc="2026-09-25T23:59:00Z"/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BDE3" w14:textId="77777777" w:rsidR="00F63991" w:rsidRPr="00987EBD" w:rsidRDefault="00F63991" w:rsidP="00A8317F">
            <w:pPr>
              <w:spacing w:after="0" w:line="240" w:lineRule="auto"/>
              <w:rPr>
                <w:ins w:id="1600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60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Misconception of profession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A7684" w14:textId="77777777" w:rsidR="00F63991" w:rsidRPr="00987EBD" w:rsidRDefault="00F63991" w:rsidP="00A8317F">
            <w:pPr>
              <w:spacing w:after="0" w:line="240" w:lineRule="auto"/>
              <w:rPr>
                <w:ins w:id="1602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603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Pre-FC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1A9F9" w14:textId="1F337304" w:rsidR="00F63991" w:rsidRPr="00987EBD" w:rsidRDefault="00395505" w:rsidP="00A8317F">
            <w:pPr>
              <w:spacing w:after="0" w:line="240" w:lineRule="auto"/>
              <w:jc w:val="center"/>
              <w:rPr>
                <w:ins w:id="1604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  <w:ins w:id="1605" w:author="Lucy Wallis" w:date="2026-09-25T19:59:00Z" w16du:dateUtc="2026-09-25T23:59:00Z">
              <w:r>
                <w:rPr>
                  <w:rFonts w:ascii="Calibri" w:eastAsia="Times New Roman" w:hAnsi="Calibri" w:cs="Calibri"/>
                  <w:color w:val="000000"/>
                  <w:lang w:eastAsia="en-GB"/>
                </w:rPr>
                <w:t>4 (2-5)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B7C3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0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0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62.24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06285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0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0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1164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06860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1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1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-2.06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0FF79" w14:textId="2C64BD61" w:rsidR="00F63991" w:rsidRPr="00813C78" w:rsidRDefault="00F63991" w:rsidP="00A8317F">
            <w:pPr>
              <w:spacing w:after="0" w:line="240" w:lineRule="auto"/>
              <w:jc w:val="center"/>
              <w:rPr>
                <w:ins w:id="161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13" w:author="Lucy Wallis" w:date="2026-09-25T19:59:00Z" w16du:dateUtc="2026-09-25T23:59:00Z">
              <w:r w:rsidRPr="00813C78">
                <w:rPr>
                  <w:rFonts w:ascii="Calibri" w:eastAsia="Times New Roman" w:hAnsi="Calibri" w:cs="Calibri"/>
                  <w:lang w:eastAsia="en-GB"/>
                </w:rPr>
                <w:t>0.039</w:t>
              </w:r>
              <w:r w:rsidR="00AF13A7">
                <w:rPr>
                  <w:rFonts w:ascii="Calibri" w:eastAsia="Times New Roman" w:hAnsi="Calibri" w:cs="Calibri"/>
                  <w:lang w:eastAsia="en-GB"/>
                </w:rPr>
                <w:t>*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A0655" w14:textId="121983C8" w:rsidR="00F63991" w:rsidRPr="00813C78" w:rsidRDefault="00D3228D">
            <w:pPr>
              <w:spacing w:after="0" w:line="240" w:lineRule="auto"/>
              <w:jc w:val="center"/>
              <w:rPr>
                <w:ins w:id="161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15" w:author="Lucy Wallis" w:date="2026-09-25T19:59:00Z" w16du:dateUtc="2026-09-25T23:59:00Z">
              <w:r w:rsidRPr="00813C78">
                <w:rPr>
                  <w:rFonts w:ascii="Calibri" w:eastAsia="Times New Roman" w:hAnsi="Calibri" w:cs="Calibri"/>
                  <w:lang w:eastAsia="en-GB"/>
                </w:rPr>
                <w:t>0.19</w:t>
              </w:r>
            </w:ins>
          </w:p>
        </w:tc>
      </w:tr>
      <w:tr w:rsidR="00F63991" w:rsidRPr="00987EBD" w14:paraId="6D4D23A8" w14:textId="597E3E43" w:rsidTr="00813C78">
        <w:trPr>
          <w:trHeight w:val="300"/>
          <w:ins w:id="1616" w:author="Lucy Wallis" w:date="2026-09-25T19:59:00Z" w16du:dateUtc="2026-09-25T23:59:00Z"/>
        </w:trPr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646737" w14:textId="77777777" w:rsidR="00F63991" w:rsidRPr="00987EBD" w:rsidRDefault="00F63991" w:rsidP="00A8317F">
            <w:pPr>
              <w:spacing w:after="0" w:line="240" w:lineRule="auto"/>
              <w:rPr>
                <w:ins w:id="1617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618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 </w:t>
              </w:r>
            </w:ins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D85CFB" w14:textId="77777777" w:rsidR="00F63991" w:rsidRPr="00987EBD" w:rsidRDefault="00F63991" w:rsidP="00A8317F">
            <w:pPr>
              <w:spacing w:after="0" w:line="240" w:lineRule="auto"/>
              <w:rPr>
                <w:ins w:id="1619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620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 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73E546" w14:textId="77777777" w:rsidR="00F63991" w:rsidRPr="00987EBD" w:rsidRDefault="00F63991" w:rsidP="00A8317F">
            <w:pPr>
              <w:spacing w:after="0" w:line="240" w:lineRule="auto"/>
              <w:rPr>
                <w:ins w:id="1621" w:author="Lucy Wallis" w:date="2026-09-25T19:59:00Z" w16du:dateUtc="2026-09-25T23:59:00Z"/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ins w:id="1622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b/>
                  <w:bCs/>
                  <w:color w:val="000000"/>
                  <w:lang w:eastAsia="en-GB"/>
                </w:rPr>
                <w:t>Post-FC</w:t>
              </w:r>
            </w:ins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22F6AF9" w14:textId="13D01C40" w:rsidR="00F63991" w:rsidRPr="00987EBD" w:rsidRDefault="00F63991" w:rsidP="00A8317F">
            <w:pPr>
              <w:spacing w:after="0" w:line="240" w:lineRule="auto"/>
              <w:jc w:val="center"/>
              <w:rPr>
                <w:ins w:id="1623" w:author="Lucy Wallis" w:date="2026-09-25T19:59:00Z" w16du:dateUtc="2026-09-25T23:59:00Z"/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27A34F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24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25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50.08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0C0CE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26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27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E14DAC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28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29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6D6F21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30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  <w:ins w:id="1631" w:author="Lucy Wallis" w:date="2026-09-25T19:59:00Z" w16du:dateUtc="2026-09-25T23:59:00Z">
              <w:r w:rsidRPr="00987EBD">
                <w:rPr>
                  <w:rFonts w:ascii="Calibri" w:eastAsia="Times New Roman" w:hAnsi="Calibri" w:cs="Calibri"/>
                  <w:lang w:eastAsia="en-GB"/>
                </w:rPr>
                <w:t> </w:t>
              </w:r>
            </w:ins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277EC8" w14:textId="77777777" w:rsidR="00F63991" w:rsidRPr="00987EBD" w:rsidRDefault="00F63991" w:rsidP="00A8317F">
            <w:pPr>
              <w:spacing w:after="0" w:line="240" w:lineRule="auto"/>
              <w:jc w:val="center"/>
              <w:rPr>
                <w:ins w:id="1632" w:author="Lucy Wallis" w:date="2026-09-25T19:59:00Z" w16du:dateUtc="2026-09-25T23:59:00Z"/>
                <w:rFonts w:ascii="Calibri" w:eastAsia="Times New Roman" w:hAnsi="Calibri" w:cs="Calibri"/>
                <w:lang w:eastAsia="en-GB"/>
              </w:rPr>
            </w:pPr>
          </w:p>
        </w:tc>
      </w:tr>
    </w:tbl>
    <w:p w14:paraId="435DE44F" w14:textId="5804D29A" w:rsidR="00296C68" w:rsidRPr="00296C68" w:rsidRDefault="008A09E0" w:rsidP="00296C68">
      <w:pPr>
        <w:spacing w:line="276" w:lineRule="auto"/>
        <w:jc w:val="both"/>
        <w:rPr>
          <w:ins w:id="1633" w:author="Lucy Wallis" w:date="2026-09-25T19:59:00Z" w16du:dateUtc="2026-09-25T23:59:00Z"/>
          <w:rFonts w:cstheme="minorHAnsi"/>
          <w:sz w:val="20"/>
          <w:szCs w:val="20"/>
        </w:rPr>
      </w:pPr>
      <w:ins w:id="1634" w:author="Lucy Wallis" w:date="2026-09-25T19:59:00Z" w16du:dateUtc="2026-09-25T23:59:00Z">
        <w:r w:rsidRPr="008A09E0">
          <w:rPr>
            <w:rFonts w:cstheme="minorHAnsi"/>
            <w:i/>
            <w:iCs/>
            <w:sz w:val="20"/>
            <w:szCs w:val="20"/>
          </w:rPr>
          <w:t xml:space="preserve">Note: </w:t>
        </w:r>
        <w:r w:rsidRPr="00813C78">
          <w:rPr>
            <w:rFonts w:cstheme="minorHAnsi"/>
            <w:sz w:val="20"/>
            <w:szCs w:val="20"/>
          </w:rPr>
          <w:t>IQR, interquartile range (25</w:t>
        </w:r>
        <w:r w:rsidRPr="00813C78">
          <w:rPr>
            <w:rFonts w:cstheme="minorHAnsi"/>
            <w:sz w:val="20"/>
            <w:szCs w:val="20"/>
            <w:vertAlign w:val="superscript"/>
          </w:rPr>
          <w:t>th</w:t>
        </w:r>
        <w:r w:rsidRPr="00813C78">
          <w:rPr>
            <w:rFonts w:cstheme="minorHAnsi"/>
            <w:sz w:val="20"/>
            <w:szCs w:val="20"/>
          </w:rPr>
          <w:t xml:space="preserve"> – 75</w:t>
        </w:r>
        <w:r w:rsidRPr="00813C78">
          <w:rPr>
            <w:rFonts w:cstheme="minorHAnsi"/>
            <w:sz w:val="20"/>
            <w:szCs w:val="20"/>
            <w:vertAlign w:val="superscript"/>
          </w:rPr>
          <w:t>th</w:t>
        </w:r>
        <w:r w:rsidRPr="00813C78">
          <w:rPr>
            <w:rFonts w:cstheme="minorHAnsi"/>
            <w:sz w:val="20"/>
            <w:szCs w:val="20"/>
          </w:rPr>
          <w:t xml:space="preserve"> percentiles);</w:t>
        </w:r>
        <w:r w:rsidRPr="008A09E0">
          <w:rPr>
            <w:rFonts w:cstheme="minorHAnsi"/>
            <w:i/>
            <w:iCs/>
            <w:sz w:val="20"/>
            <w:szCs w:val="20"/>
          </w:rPr>
          <w:t xml:space="preserve"> </w:t>
        </w:r>
        <w:r w:rsidR="00296C68" w:rsidRPr="00296C68">
          <w:rPr>
            <w:rFonts w:cstheme="minorHAnsi"/>
            <w:sz w:val="20"/>
            <w:szCs w:val="20"/>
          </w:rPr>
          <w:t>Pre-FC, before first career; Post-FC, after first career</w:t>
        </w:r>
      </w:ins>
    </w:p>
    <w:p w14:paraId="260E211A" w14:textId="7275EA6A" w:rsidR="00AF13A7" w:rsidRPr="00296C68" w:rsidRDefault="00AF13A7" w:rsidP="00AF13A7">
      <w:pPr>
        <w:spacing w:line="276" w:lineRule="auto"/>
        <w:jc w:val="both"/>
        <w:rPr>
          <w:ins w:id="1635" w:author="Lucy Wallis" w:date="2026-09-25T19:59:00Z" w16du:dateUtc="2026-09-25T23:59:00Z"/>
          <w:rFonts w:cstheme="minorHAnsi"/>
          <w:sz w:val="20"/>
          <w:szCs w:val="20"/>
        </w:rPr>
      </w:pPr>
      <w:ins w:id="1636" w:author="Lucy Wallis" w:date="2026-09-25T19:59:00Z" w16du:dateUtc="2026-09-25T23:59:00Z">
        <w:r w:rsidRPr="00296C68">
          <w:rPr>
            <w:rFonts w:cstheme="minorHAnsi"/>
            <w:sz w:val="20"/>
            <w:szCs w:val="20"/>
          </w:rPr>
          <w:t>Bold p values</w:t>
        </w:r>
        <w:r>
          <w:rPr>
            <w:rFonts w:cstheme="minorHAnsi"/>
            <w:sz w:val="20"/>
            <w:szCs w:val="20"/>
          </w:rPr>
          <w:t xml:space="preserve"> </w:t>
        </w:r>
        <w:r w:rsidRPr="00296C68">
          <w:rPr>
            <w:rFonts w:cstheme="minorHAnsi"/>
            <w:sz w:val="20"/>
            <w:szCs w:val="20"/>
          </w:rPr>
          <w:t>denotes significant difference between group</w:t>
        </w:r>
        <w:r>
          <w:rPr>
            <w:rFonts w:cstheme="minorHAnsi"/>
            <w:sz w:val="20"/>
            <w:szCs w:val="20"/>
          </w:rPr>
          <w:t>s</w:t>
        </w:r>
        <w:r w:rsidRPr="00296C68">
          <w:rPr>
            <w:rFonts w:cstheme="minorHAnsi"/>
            <w:sz w:val="20"/>
            <w:szCs w:val="20"/>
          </w:rPr>
          <w:t xml:space="preserve"> </w:t>
        </w:r>
        <w:r>
          <w:rPr>
            <w:rFonts w:cstheme="minorHAnsi"/>
            <w:sz w:val="20"/>
            <w:szCs w:val="20"/>
          </w:rPr>
          <w:t xml:space="preserve">following Bonferroni adjustment </w:t>
        </w:r>
        <w:r w:rsidRPr="00296C68">
          <w:rPr>
            <w:rFonts w:cstheme="minorHAnsi"/>
            <w:sz w:val="20"/>
            <w:szCs w:val="20"/>
          </w:rPr>
          <w:t>(p</w:t>
        </w:r>
        <w:r>
          <w:rPr>
            <w:rFonts w:cstheme="minorHAnsi"/>
            <w:sz w:val="20"/>
            <w:szCs w:val="20"/>
          </w:rPr>
          <w:t xml:space="preserve"> = </w:t>
        </w:r>
        <w:r w:rsidRPr="00296C68">
          <w:rPr>
            <w:rFonts w:cstheme="minorHAnsi"/>
            <w:sz w:val="20"/>
            <w:szCs w:val="20"/>
          </w:rPr>
          <w:t>0.0</w:t>
        </w:r>
        <w:r>
          <w:rPr>
            <w:rFonts w:cstheme="minorHAnsi"/>
            <w:sz w:val="20"/>
            <w:szCs w:val="20"/>
          </w:rPr>
          <w:t>08</w:t>
        </w:r>
        <w:r w:rsidRPr="00296C68">
          <w:rPr>
            <w:rFonts w:cstheme="minorHAnsi"/>
            <w:sz w:val="20"/>
            <w:szCs w:val="20"/>
          </w:rPr>
          <w:t>)</w:t>
        </w:r>
      </w:ins>
    </w:p>
    <w:p w14:paraId="0F9FF5F5" w14:textId="2895559F" w:rsidR="00C20662" w:rsidRPr="00D82849" w:rsidRDefault="00AF13A7" w:rsidP="00C20662">
      <w:pPr>
        <w:spacing w:line="276" w:lineRule="auto"/>
        <w:jc w:val="both"/>
        <w:rPr>
          <w:ins w:id="1637" w:author="Lucy Wallis" w:date="2026-09-25T19:59:00Z" w16du:dateUtc="2026-09-25T23:59:00Z"/>
          <w:rFonts w:cstheme="minorHAnsi"/>
          <w:sz w:val="20"/>
          <w:szCs w:val="20"/>
        </w:rPr>
      </w:pPr>
      <w:ins w:id="1638" w:author="Lucy Wallis" w:date="2026-09-25T19:59:00Z" w16du:dateUtc="2026-09-25T23:59:00Z">
        <w:r>
          <w:rPr>
            <w:rFonts w:cstheme="minorHAnsi"/>
            <w:sz w:val="20"/>
            <w:szCs w:val="20"/>
          </w:rPr>
          <w:t>*</w:t>
        </w:r>
        <w:r w:rsidR="00C20662" w:rsidRPr="00D82849">
          <w:rPr>
            <w:rFonts w:cstheme="minorHAnsi"/>
            <w:sz w:val="20"/>
            <w:szCs w:val="20"/>
          </w:rPr>
          <w:t>Denotes p values that are approaching a significant difference between groups following a Bonferroni adjustment (p = .00</w:t>
        </w:r>
        <w:r w:rsidR="00D86485">
          <w:rPr>
            <w:rFonts w:cstheme="minorHAnsi"/>
            <w:sz w:val="20"/>
            <w:szCs w:val="20"/>
          </w:rPr>
          <w:t>6</w:t>
        </w:r>
        <w:r w:rsidR="00C20662" w:rsidRPr="00D82849">
          <w:rPr>
            <w:rFonts w:cstheme="minorHAnsi"/>
            <w:sz w:val="20"/>
            <w:szCs w:val="20"/>
          </w:rPr>
          <w:t>)</w:t>
        </w:r>
      </w:ins>
    </w:p>
    <w:p w14:paraId="5BC1C4B1" w14:textId="50F43C65" w:rsidR="00551FD8" w:rsidRPr="00296C68" w:rsidRDefault="00551FD8" w:rsidP="00296C68">
      <w:pPr>
        <w:spacing w:line="276" w:lineRule="auto"/>
        <w:jc w:val="both"/>
        <w:rPr>
          <w:ins w:id="1639" w:author="Lucy Wallis" w:date="2026-09-25T19:59:00Z" w16du:dateUtc="2026-09-25T23:59:00Z"/>
          <w:rFonts w:cstheme="minorHAnsi"/>
          <w:sz w:val="20"/>
          <w:szCs w:val="20"/>
        </w:rPr>
      </w:pPr>
    </w:p>
    <w:p w14:paraId="4A6F7392" w14:textId="77777777" w:rsidR="00B14075" w:rsidRPr="007B571C" w:rsidRDefault="00B14075" w:rsidP="00B14075">
      <w:pPr>
        <w:spacing w:before="120" w:line="480" w:lineRule="auto"/>
        <w:rPr>
          <w:del w:id="1640" w:author="Lucy Wallis" w:date="2026-09-25T19:59:00Z" w16du:dateUtc="2026-09-25T23:59:00Z"/>
          <w:lang w:val="en-US"/>
        </w:rPr>
      </w:pPr>
      <w:del w:id="1641" w:author="Lucy Wallis" w:date="2026-09-25T19:59:00Z" w16du:dateUtc="2026-09-25T23:59:00Z">
        <w:r w:rsidRPr="007B571C">
          <w:rPr>
            <w:lang w:val="en-US"/>
          </w:rPr>
          <w:delText>ASL = anteroseptal line (line between mitral annulus and right superior pulmonary vein); AT = atrial tachycardia; AVNRT = atrioventricular nodal reentrant tachycardia; CTI = cavotricuspid isthmus; IVC = inferior vena cava; LA = left atrium; LIPV = left inferior pulmonary vein; LSPV = left superior pulmonary vein; MAL = modified anterior line (line between mitral annulus and left superior pulmonary vein); PVI = pulmonary vein isolation; RIPV = right inferior pulmonary vein; RSPV = right superior pulmonary vein; STD = spatiotemporal dispersion; SVC = superior vena cava.</w:delText>
        </w:r>
      </w:del>
    </w:p>
    <w:p w14:paraId="4A6F7393" w14:textId="77777777" w:rsidR="00B14075" w:rsidRPr="007B571C" w:rsidRDefault="00B14075" w:rsidP="00B14075">
      <w:pPr>
        <w:spacing w:before="120" w:line="480" w:lineRule="auto"/>
        <w:rPr>
          <w:del w:id="1642" w:author="Lucy Wallis" w:date="2026-09-25T19:59:00Z" w16du:dateUtc="2026-09-25T23:59:00Z"/>
          <w:lang w:val="en-US"/>
        </w:rPr>
      </w:pPr>
      <w:del w:id="1643" w:author="Lucy Wallis" w:date="2026-09-25T19:59:00Z" w16du:dateUtc="2026-09-25T23:59:00Z">
        <w:r w:rsidRPr="007B571C">
          <w:rPr>
            <w:lang w:val="en-US"/>
          </w:rPr>
          <w:delText>* Sites with spatiotemporal dispersion plus non-continuous fractionation were only mapped if no rotors were present or if rotor ablation was ineffective.</w:delText>
        </w:r>
      </w:del>
    </w:p>
    <w:p w14:paraId="4A6F7394" w14:textId="77777777" w:rsidR="00247DFA" w:rsidRPr="00EB24FB" w:rsidRDefault="00B14075" w:rsidP="00296C68">
      <w:pPr>
        <w:rPr>
          <w:sz w:val="20"/>
          <w:rPrChange w:id="1644" w:author="Lucy Wallis" w:date="2026-09-25T19:59:00Z" w16du:dateUtc="2026-09-25T23:59:00Z">
            <w:rPr>
              <w:lang w:val="en-US"/>
            </w:rPr>
          </w:rPrChange>
        </w:rPr>
        <w:pPrChange w:id="1645" w:author="Lucy Wallis" w:date="2026-09-25T19:59:00Z" w16du:dateUtc="2026-09-25T23:59:00Z">
          <w:pPr>
            <w:spacing w:before="120" w:line="480" w:lineRule="auto"/>
          </w:pPr>
        </w:pPrChange>
      </w:pPr>
      <w:del w:id="1646" w:author="Lucy Wallis" w:date="2026-09-25T19:59:00Z" w16du:dateUtc="2026-09-25T23:59:00Z">
        <w:r w:rsidRPr="007B571C">
          <w:rPr>
            <w:lang w:val="en-US"/>
          </w:rPr>
          <w:delText>† Spontaneous conversion from AF to stable AT occurred after rotor mapping in the left atrium was completed (no rotors were found).</w:delText>
        </w:r>
      </w:del>
    </w:p>
    <w:sectPr w:rsidR="00247DFA" w:rsidRPr="00EB24FB" w:rsidSect="00296C68">
      <w:footerReference w:type="default" r:id="rId8"/>
      <w:pgSz w:w="16838" w:h="11906" w:orient="landscape"/>
      <w:pgMar w:top="1440" w:right="1440" w:bottom="1440" w:left="1440" w:header="709" w:footer="709" w:gutter="0"/>
      <w:pgNumType w:start="0"/>
      <w:cols w:space="708"/>
      <w:titlePg w:val="0"/>
      <w:docGrid w:linePitch="360"/>
      <w:sectPrChange w:id="1650" w:author="Lucy Wallis" w:date="2026-09-25T19:59:00Z" w16du:dateUtc="2026-09-25T23:59:00Z">
        <w:sectPr w:rsidR="00247DFA" w:rsidRPr="00EB24FB" w:rsidSect="00296C68">
          <w:pgSz w:w="11906" w:h="16838" w:orient="portrait"/>
          <w:pgMar w:top="1440" w:right="1440" w:bottom="1440" w:left="1440" w:header="709" w:footer="709" w:gutter="0"/>
          <w:pgNumType w:start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E432CA" w14:textId="77777777" w:rsidR="006A497A" w:rsidRDefault="006A497A" w:rsidP="00550CE0">
      <w:pPr>
        <w:spacing w:after="0" w:line="240" w:lineRule="auto"/>
        <w:pPrChange w:id="3" w:author="Lucy Wallis" w:date="2026-09-25T19:59:00Z" w16du:dateUtc="2026-09-25T23:59:00Z">
          <w:pPr/>
        </w:pPrChange>
      </w:pPr>
      <w:r>
        <w:separator/>
      </w:r>
    </w:p>
  </w:endnote>
  <w:endnote w:type="continuationSeparator" w:id="0">
    <w:p w14:paraId="5E0A1A78" w14:textId="77777777" w:rsidR="006A497A" w:rsidRDefault="006A497A" w:rsidP="00550CE0">
      <w:pPr>
        <w:spacing w:after="0" w:line="240" w:lineRule="auto"/>
        <w:pPrChange w:id="4" w:author="Lucy Wallis" w:date="2026-09-25T19:59:00Z" w16du:dateUtc="2026-09-25T23:5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296593" w14:textId="77777777" w:rsidR="00BA1538" w:rsidRDefault="00BA1538">
    <w:pPr>
      <w:pStyle w:val="LineNumber"/>
      <w:pPrChange w:id="903" w:author="Lucy Wallis" w:date="2026-09-25T19:59:00Z" w16du:dateUtc="2026-09-25T23:59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6F7395" w14:textId="773F1949" w:rsidR="006A497A" w:rsidRDefault="00B14075">
    <w:pPr>
      <w:pStyle w:val="Footer"/>
      <w:jc w:val="right"/>
      <w:rPr>
        <w:del w:id="1647" w:author="Lucy Wallis" w:date="2026-09-25T19:59:00Z" w16du:dateUtc="2026-09-25T23:59:00Z"/>
      </w:rPr>
    </w:pPr>
    <w:del w:id="1648" w:author="Lucy Wallis" w:date="2026-09-25T19:59:00Z" w16du:dateUtc="2026-09-25T23:59:00Z">
      <w:r>
        <w:fldChar w:fldCharType="begin"/>
      </w:r>
      <w:r>
        <w:delInstrText>PAGE   \* MERGEFORMAT</w:delInstrText>
      </w:r>
      <w:r>
        <w:fldChar w:fldCharType="separate"/>
      </w:r>
      <w:r w:rsidR="00090C39">
        <w:rPr>
          <w:noProof/>
        </w:rPr>
        <w:delText>5</w:delText>
      </w:r>
      <w:r>
        <w:fldChar w:fldCharType="end"/>
      </w:r>
    </w:del>
  </w:p>
  <w:p w14:paraId="4A6F7396" w14:textId="77777777" w:rsidR="006A497A" w:rsidRDefault="006A497A">
    <w:pPr>
      <w:pStyle w:val="LineNumber"/>
      <w:pPrChange w:id="1649" w:author="Lucy Wallis" w:date="2026-09-25T19:59:00Z" w16du:dateUtc="2026-09-25T23:5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737A25" w14:textId="77777777" w:rsidR="006A497A" w:rsidRDefault="006A497A" w:rsidP="00550CE0">
      <w:pPr>
        <w:spacing w:after="0" w:line="240" w:lineRule="auto"/>
        <w:pPrChange w:id="1" w:author="Lucy Wallis" w:date="2026-09-25T19:59:00Z" w16du:dateUtc="2026-09-25T23:59:00Z">
          <w:pPr/>
        </w:pPrChange>
      </w:pPr>
      <w:r>
        <w:separator/>
      </w:r>
    </w:p>
  </w:footnote>
  <w:footnote w:type="continuationSeparator" w:id="0">
    <w:p w14:paraId="6B0013AA" w14:textId="77777777" w:rsidR="006A497A" w:rsidRDefault="006A497A" w:rsidP="00550CE0">
      <w:pPr>
        <w:spacing w:after="0" w:line="240" w:lineRule="auto"/>
        <w:pPrChange w:id="2" w:author="Lucy Wallis" w:date="2026-09-25T19:59:00Z" w16du:dateUtc="2026-09-25T23:5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4FB7DD" w14:textId="77777777" w:rsidR="00BA1538" w:rsidRDefault="00BA153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075"/>
    <w:rsid w:val="0003706C"/>
    <w:rsid w:val="000405A0"/>
    <w:rsid w:val="00074A12"/>
    <w:rsid w:val="00090C39"/>
    <w:rsid w:val="00097E30"/>
    <w:rsid w:val="000B5CC7"/>
    <w:rsid w:val="000C20CF"/>
    <w:rsid w:val="001955A3"/>
    <w:rsid w:val="001E102E"/>
    <w:rsid w:val="00247DFA"/>
    <w:rsid w:val="002630F6"/>
    <w:rsid w:val="002645E4"/>
    <w:rsid w:val="00296C68"/>
    <w:rsid w:val="003236A7"/>
    <w:rsid w:val="0037034F"/>
    <w:rsid w:val="00395505"/>
    <w:rsid w:val="003D5607"/>
    <w:rsid w:val="003D7A12"/>
    <w:rsid w:val="00433A3B"/>
    <w:rsid w:val="0045200A"/>
    <w:rsid w:val="0048412C"/>
    <w:rsid w:val="004B0756"/>
    <w:rsid w:val="00550CE0"/>
    <w:rsid w:val="00551FD8"/>
    <w:rsid w:val="00596DFD"/>
    <w:rsid w:val="005D3A27"/>
    <w:rsid w:val="005E33BB"/>
    <w:rsid w:val="005F6D6C"/>
    <w:rsid w:val="00606CB8"/>
    <w:rsid w:val="00682401"/>
    <w:rsid w:val="00693AAC"/>
    <w:rsid w:val="00695138"/>
    <w:rsid w:val="006A497A"/>
    <w:rsid w:val="006F0357"/>
    <w:rsid w:val="007277F7"/>
    <w:rsid w:val="00753066"/>
    <w:rsid w:val="007B571C"/>
    <w:rsid w:val="007C5221"/>
    <w:rsid w:val="007F69E0"/>
    <w:rsid w:val="00813C78"/>
    <w:rsid w:val="00821693"/>
    <w:rsid w:val="008641C0"/>
    <w:rsid w:val="00892C2A"/>
    <w:rsid w:val="008A09E0"/>
    <w:rsid w:val="008A6BDD"/>
    <w:rsid w:val="008B2CDB"/>
    <w:rsid w:val="008B538D"/>
    <w:rsid w:val="008C13D1"/>
    <w:rsid w:val="008D2BE4"/>
    <w:rsid w:val="00903F58"/>
    <w:rsid w:val="00936976"/>
    <w:rsid w:val="009A697E"/>
    <w:rsid w:val="009D713E"/>
    <w:rsid w:val="00A44D80"/>
    <w:rsid w:val="00A930F2"/>
    <w:rsid w:val="00AB52B0"/>
    <w:rsid w:val="00AE7714"/>
    <w:rsid w:val="00AF13A7"/>
    <w:rsid w:val="00B11519"/>
    <w:rsid w:val="00B14075"/>
    <w:rsid w:val="00B27E8C"/>
    <w:rsid w:val="00B742B4"/>
    <w:rsid w:val="00B82C9F"/>
    <w:rsid w:val="00B84347"/>
    <w:rsid w:val="00BA1538"/>
    <w:rsid w:val="00BC65F1"/>
    <w:rsid w:val="00C16749"/>
    <w:rsid w:val="00C20662"/>
    <w:rsid w:val="00C46B03"/>
    <w:rsid w:val="00CA40B2"/>
    <w:rsid w:val="00CB3271"/>
    <w:rsid w:val="00CE708D"/>
    <w:rsid w:val="00CF15AD"/>
    <w:rsid w:val="00D20F52"/>
    <w:rsid w:val="00D3228D"/>
    <w:rsid w:val="00D8623F"/>
    <w:rsid w:val="00D86485"/>
    <w:rsid w:val="00D92970"/>
    <w:rsid w:val="00D9382A"/>
    <w:rsid w:val="00DA149E"/>
    <w:rsid w:val="00DA6275"/>
    <w:rsid w:val="00DC3510"/>
    <w:rsid w:val="00DE0225"/>
    <w:rsid w:val="00E115CD"/>
    <w:rsid w:val="00E43597"/>
    <w:rsid w:val="00E44937"/>
    <w:rsid w:val="00EB24FB"/>
    <w:rsid w:val="00EC3FC0"/>
    <w:rsid w:val="00EC6F8C"/>
    <w:rsid w:val="00ED006D"/>
    <w:rsid w:val="00ED33CC"/>
    <w:rsid w:val="00EE1EBF"/>
    <w:rsid w:val="00F60E8C"/>
    <w:rsid w:val="00F63991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72D2"/>
  <w15:chartTrackingRefBased/>
  <w15:docId w15:val="{4CF1301C-54D5-4D16-84A5-5CA3D9D0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Lucy Wallis" w:date="2026-09-25T19:59:00Z">
        <w:pPr/>
      </w:pPrChange>
    </w:pPr>
    <w:rPr>
      <w:lang w:val="en-GB"/>
      <w:rPrChange w:id="0" w:author="Lucy Wallis" w:date="2026-09-25T19:59:00Z">
        <w:rPr>
          <w:rFonts w:eastAsia="MS Mincho"/>
          <w:sz w:val="24"/>
          <w:szCs w:val="24"/>
          <w:lang w:val="es-E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1407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5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LineNumber">
    <w:name w:val="line number"/>
    <w:basedOn w:val="DefaultParagraphFont"/>
    <w:uiPriority w:val="99"/>
    <w:semiHidden/>
    <w:unhideWhenUsed/>
    <w:rsid w:val="00B14075"/>
  </w:style>
  <w:style w:type="paragraph" w:styleId="Header">
    <w:name w:val="header"/>
    <w:basedOn w:val="Normal"/>
    <w:link w:val="HeaderChar"/>
    <w:uiPriority w:val="99"/>
    <w:unhideWhenUsed/>
    <w:rsid w:val="00BA1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1538"/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Arthur Souza Rodrigues</cp:lastModifiedBy>
  <cp:revision>1</cp:revision>
  <dcterms:created xsi:type="dcterms:W3CDTF">2021-11-03T18:00:00Z</dcterms:created>
  <dcterms:modified xsi:type="dcterms:W3CDTF">2026-09-25T23:59:00Z</dcterms:modified>
</cp:coreProperties>
</file>