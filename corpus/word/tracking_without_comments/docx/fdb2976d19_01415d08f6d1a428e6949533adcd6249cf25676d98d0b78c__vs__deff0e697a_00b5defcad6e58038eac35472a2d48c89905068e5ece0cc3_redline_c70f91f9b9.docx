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3:00:00Z" w16du:dateUtc="2026-09-22T17:00:00Z"/>
          <w:rFonts w:ascii="Californian FB" w:hAnsi="Californian FB"/>
        </w:rPr>
      </w:pPr>
      <w:ins w:id="2" w:author="NAZ, Mamoona (OLDHAM MEDICAL SERVICES)" w:date="2026-09-22T13:00:00Z" w16du:dateUtc="2026-09-22T17:00: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3:00:00Z" w16du:dateUtc="2026-09-22T17:00:00Z"/>
          <w:rFonts w:ascii="Californian FB" w:hAnsi="Californian FB"/>
          <w:b/>
          <w:bCs/>
        </w:rPr>
      </w:pPr>
    </w:p>
    <w:p w14:paraId="43260A16" w14:textId="77777777" w:rsidR="006F1C2D" w:rsidRDefault="006F1C2D" w:rsidP="006F1C2D">
      <w:pPr>
        <w:jc w:val="center"/>
        <w:rPr>
          <w:ins w:id="4" w:author="NAZ, Mamoona (OLDHAM MEDICAL SERVICES)" w:date="2026-09-22T13:00:00Z" w16du:dateUtc="2026-09-22T17:00:00Z"/>
          <w:rFonts w:cstheme="minorHAnsi"/>
          <w:b/>
          <w:bCs/>
          <w:sz w:val="28"/>
          <w:szCs w:val="28"/>
          <w:u w:val="single"/>
        </w:rPr>
      </w:pPr>
      <w:ins w:id="5" w:author="NAZ, Mamoona (OLDHAM MEDICAL SERVICES)" w:date="2026-09-22T13:00:00Z" w16du:dateUtc="2026-09-22T17:00: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3:00:00Z" w16du:dateUtc="2026-09-22T17:00:00Z"/>
          <w:rFonts w:cstheme="minorHAnsi"/>
          <w:b/>
          <w:bCs/>
          <w:sz w:val="28"/>
          <w:szCs w:val="28"/>
          <w:u w:val="single"/>
        </w:rPr>
      </w:pPr>
      <w:ins w:id="7" w:author="NAZ, Mamoona (OLDHAM MEDICAL SERVICES)" w:date="2026-09-22T13:00:00Z" w16du:dateUtc="2026-09-22T17:00: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3:00:00Z" w16du:dateUtc="2026-09-22T17:00:00Z"/>
          <w:rFonts w:cstheme="minorHAnsi"/>
          <w:b/>
          <w:bCs/>
          <w:sz w:val="28"/>
          <w:szCs w:val="28"/>
          <w:u w:val="single"/>
        </w:rPr>
      </w:pPr>
    </w:p>
    <w:p w14:paraId="1E230469" w14:textId="77777777" w:rsidR="006F1C2D" w:rsidRDefault="006F1C2D" w:rsidP="006F1C2D">
      <w:pPr>
        <w:rPr>
          <w:ins w:id="9" w:author="NAZ, Mamoona (OLDHAM MEDICAL SERVICES)" w:date="2026-09-22T13:00:00Z" w16du:dateUtc="2026-09-22T17:00:00Z"/>
          <w:rFonts w:cstheme="minorHAnsi"/>
          <w:b/>
          <w:bCs/>
        </w:rPr>
      </w:pPr>
      <w:ins w:id="10" w:author="NAZ, Mamoona (OLDHAM MEDICAL SERVICES)" w:date="2026-09-22T13:00:00Z" w16du:dateUtc="2026-09-22T17:00:00Z">
        <w:r w:rsidRPr="00FA0E32">
          <w:rPr>
            <w:rFonts w:cstheme="minorHAnsi"/>
            <w:b/>
            <w:bCs/>
          </w:rPr>
          <w:t>Attendees:</w:t>
        </w:r>
      </w:ins>
    </w:p>
    <w:p w14:paraId="406CF681" w14:textId="77777777" w:rsidR="006F1C2D" w:rsidRDefault="006F1C2D" w:rsidP="006F1C2D">
      <w:pPr>
        <w:rPr>
          <w:ins w:id="11" w:author="NAZ, Mamoona (OLDHAM MEDICAL SERVICES)" w:date="2026-09-22T13:00:00Z" w16du:dateUtc="2026-09-22T17:00:00Z"/>
          <w:rFonts w:cstheme="minorHAnsi"/>
        </w:rPr>
      </w:pPr>
      <w:ins w:id="12" w:author="NAZ, Mamoona (OLDHAM MEDICAL SERVICES)" w:date="2026-09-22T13:00:00Z" w16du:dateUtc="2026-09-22T17:00: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3:00:00Z" w16du:dateUtc="2026-09-22T17:00:00Z"/>
          <w:rFonts w:cstheme="minorHAnsi"/>
        </w:rPr>
      </w:pPr>
      <w:ins w:id="14" w:author="NAZ, Mamoona (OLDHAM MEDICAL SERVICES)" w:date="2026-09-22T13:00:00Z" w16du:dateUtc="2026-09-22T17:00:00Z">
        <w:r>
          <w:rPr>
            <w:rFonts w:cstheme="minorHAnsi"/>
          </w:rPr>
          <w:t xml:space="preserve">SA – Practice Manager </w:t>
        </w:r>
      </w:ins>
    </w:p>
    <w:p w14:paraId="4B50E429" w14:textId="77777777" w:rsidR="006F1C2D" w:rsidRDefault="006F1C2D" w:rsidP="006F1C2D">
      <w:pPr>
        <w:rPr>
          <w:ins w:id="15" w:author="NAZ, Mamoona (OLDHAM MEDICAL SERVICES)" w:date="2026-09-22T13:00:00Z" w16du:dateUtc="2026-09-22T17:00:00Z"/>
          <w:rFonts w:cstheme="minorHAnsi"/>
        </w:rPr>
      </w:pPr>
    </w:p>
    <w:p w14:paraId="5F6386BB" w14:textId="77777777" w:rsidR="0008331C" w:rsidRDefault="006F1C2D" w:rsidP="0008331C">
      <w:pPr>
        <w:rPr>
          <w:ins w:id="16" w:author="NAZ, Mamoona (OLDHAM MEDICAL SERVICES)" w:date="2026-09-22T13:00:00Z" w16du:dateUtc="2026-09-22T17:00:00Z"/>
        </w:rPr>
      </w:pPr>
      <w:ins w:id="17" w:author="NAZ, Mamoona (OLDHAM MEDICAL SERVICES)" w:date="2026-09-22T13:00:00Z" w16du:dateUtc="2026-09-22T17:00: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3:00:00Z" w16du:dateUtc="2026-09-22T17:00:00Z"/>
        </w:rPr>
      </w:pPr>
      <w:ins w:id="19" w:author="NAZ, Mamoona (OLDHAM MEDICAL SERVICES)" w:date="2026-09-22T13:00:00Z" w16du:dateUtc="2026-09-22T17:00: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3:00:00Z" w16du:dateUtc="2026-09-22T17:00:00Z"/>
          <w:rFonts w:cstheme="minorHAnsi"/>
        </w:rPr>
      </w:pPr>
    </w:p>
    <w:p w14:paraId="2302B3A6" w14:textId="77777777" w:rsidR="006F1C2D" w:rsidRPr="00FA0E32" w:rsidRDefault="006F1C2D" w:rsidP="006F1C2D">
      <w:pPr>
        <w:rPr>
          <w:ins w:id="21" w:author="NAZ, Mamoona (OLDHAM MEDICAL SERVICES)" w:date="2026-09-22T13:00:00Z" w16du:dateUtc="2026-09-22T17:00:00Z"/>
          <w:rFonts w:cstheme="minorHAnsi"/>
        </w:rPr>
      </w:pPr>
    </w:p>
    <w:p w14:paraId="794DD8CD" w14:textId="77777777" w:rsidR="006F1C2D" w:rsidRDefault="006F1C2D" w:rsidP="006F1C2D">
      <w:pPr>
        <w:rPr>
          <w:ins w:id="22" w:author="NAZ, Mamoona (OLDHAM MEDICAL SERVICES)" w:date="2026-09-22T13:00:00Z" w16du:dateUtc="2026-09-22T17:00:00Z"/>
          <w:rFonts w:cstheme="minorHAnsi"/>
          <w:b/>
          <w:bCs/>
        </w:rPr>
      </w:pPr>
      <w:ins w:id="23" w:author="NAZ, Mamoona (OLDHAM MEDICAL SERVICES)" w:date="2026-09-22T13:00:00Z" w16du:dateUtc="2026-09-22T17:00:00Z">
        <w:r w:rsidRPr="00FA0E32">
          <w:rPr>
            <w:rFonts w:cstheme="minorHAnsi"/>
            <w:b/>
            <w:bCs/>
          </w:rPr>
          <w:t>Apologies:</w:t>
        </w:r>
      </w:ins>
    </w:p>
    <w:p w14:paraId="50FA62A7" w14:textId="77777777" w:rsidR="00677B90" w:rsidRDefault="00677B90" w:rsidP="006F1C2D">
      <w:pPr>
        <w:rPr>
          <w:ins w:id="24" w:author="NAZ, Mamoona (OLDHAM MEDICAL SERVICES)" w:date="2026-09-22T13:00:00Z" w16du:dateUtc="2026-09-22T17:00:00Z"/>
          <w:rFonts w:cstheme="minorHAnsi"/>
          <w:b/>
          <w:bCs/>
        </w:rPr>
      </w:pPr>
    </w:p>
    <w:p w14:paraId="27E4F2EE" w14:textId="6226EC7C" w:rsidR="00677B90" w:rsidRPr="00677B90" w:rsidRDefault="00677B90" w:rsidP="006F1C2D">
      <w:pPr>
        <w:rPr>
          <w:ins w:id="25" w:author="NAZ, Mamoona (OLDHAM MEDICAL SERVICES)" w:date="2026-09-22T13:00:00Z" w16du:dateUtc="2026-09-22T17:00:00Z"/>
          <w:rFonts w:cstheme="minorHAnsi"/>
        </w:rPr>
      </w:pPr>
      <w:ins w:id="26" w:author="NAZ, Mamoona (OLDHAM MEDICAL SERVICES)" w:date="2026-09-22T13:00:00Z" w16du:dateUtc="2026-09-22T17:00:00Z">
        <w:r>
          <w:rPr>
            <w:rFonts w:cstheme="minorHAnsi"/>
          </w:rPr>
          <w:t>CC, AK, LU, MAS, DR</w:t>
        </w:r>
      </w:ins>
    </w:p>
    <w:p w14:paraId="1282E9CD" w14:textId="77777777" w:rsidR="00A8494F" w:rsidRDefault="00A8494F">
      <w:pPr>
        <w:rPr>
          <w:ins w:id="27" w:author="NAZ, Mamoona (OLDHAM MEDICAL SERVICES)" w:date="2026-09-22T13:00:00Z" w16du:dateUtc="2026-09-22T17:00:00Z"/>
        </w:rPr>
      </w:pPr>
    </w:p>
    <w:p w14:paraId="09A61C5A" w14:textId="77777777" w:rsidR="006F1C2D" w:rsidRDefault="006F1C2D">
      <w:pPr>
        <w:rPr>
          <w:ins w:id="28" w:author="NAZ, Mamoona (OLDHAM MEDICAL SERVICES)" w:date="2026-09-22T13:00:00Z" w16du:dateUtc="2026-09-22T17:00:00Z"/>
        </w:rPr>
      </w:pPr>
    </w:p>
    <w:p w14:paraId="71B1EB70" w14:textId="6B3B9867" w:rsidR="006F1C2D" w:rsidRDefault="00FD25EC" w:rsidP="006F1C2D">
      <w:pPr>
        <w:pStyle w:val="ListParagraph"/>
        <w:numPr>
          <w:ilvl w:val="0"/>
          <w:numId w:val="5"/>
        </w:numPr>
        <w:rPr>
          <w:ins w:id="29" w:author="NAZ, Mamoona (OLDHAM MEDICAL SERVICES)" w:date="2026-09-22T13:00:00Z" w16du:dateUtc="2026-09-22T17:00:00Z"/>
        </w:rPr>
      </w:pPr>
      <w:ins w:id="30" w:author="NAZ, Mamoona (OLDHAM MEDICAL SERVICES)" w:date="2026-09-22T13:00:00Z" w16du:dateUtc="2026-09-22T17:00:00Z">
        <w:r>
          <w:t>Review of last minutes of meeting – everyone agreed no changes were needed.</w:t>
        </w:r>
      </w:ins>
    </w:p>
    <w:p w14:paraId="2F83712F" w14:textId="53312079" w:rsidR="00FF174A" w:rsidRDefault="00FF174A" w:rsidP="00FF174A">
      <w:pPr>
        <w:pStyle w:val="ListParagraph"/>
        <w:numPr>
          <w:ilvl w:val="0"/>
          <w:numId w:val="5"/>
        </w:numPr>
        <w:rPr>
          <w:ins w:id="31" w:author="NAZ, Mamoona (OLDHAM MEDICAL SERVICES)" w:date="2026-09-22T13:00:00Z" w16du:dateUtc="2026-09-22T17:00:00Z"/>
        </w:rPr>
      </w:pPr>
      <w:ins w:id="32" w:author="NAZ, Mamoona (OLDHAM MEDICAL SERVICES)" w:date="2026-09-22T13:00:00Z" w16du:dateUtc="2026-09-22T17:00:00Z">
        <w:r>
          <w:t>Meeting started at 13:</w:t>
        </w:r>
        <w:r w:rsidR="00677B90">
          <w:t>13</w:t>
        </w:r>
      </w:ins>
    </w:p>
    <w:p w14:paraId="04EF1223" w14:textId="0C5D5E3B" w:rsidR="00677B90" w:rsidRDefault="00677B90" w:rsidP="00FF174A">
      <w:pPr>
        <w:pStyle w:val="ListParagraph"/>
        <w:numPr>
          <w:ilvl w:val="0"/>
          <w:numId w:val="5"/>
        </w:numPr>
        <w:rPr>
          <w:ins w:id="33" w:author="NAZ, Mamoona (OLDHAM MEDICAL SERVICES)" w:date="2026-09-22T13:00:00Z" w16du:dateUtc="2026-09-22T17:00:00Z"/>
        </w:rPr>
      </w:pPr>
      <w:ins w:id="34" w:author="NAZ, Mamoona (OLDHAM MEDICAL SERVICES)" w:date="2026-09-22T13:00:00Z" w16du:dateUtc="2026-09-22T17:00: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5"/>
        </w:numPr>
        <w:rPr>
          <w:ins w:id="35" w:author="NAZ, Mamoona (OLDHAM MEDICAL SERVICES)" w:date="2026-09-22T13:00:00Z" w16du:dateUtc="2026-09-22T17:00:00Z"/>
        </w:rPr>
      </w:pPr>
      <w:ins w:id="36" w:author="NAZ, Mamoona (OLDHAM MEDICAL SERVICES)" w:date="2026-09-22T13:00:00Z" w16du:dateUtc="2026-09-22T17:00: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5"/>
        </w:numPr>
        <w:rPr>
          <w:ins w:id="37" w:author="NAZ, Mamoona (OLDHAM MEDICAL SERVICES)" w:date="2026-09-22T13:00:00Z" w16du:dateUtc="2026-09-22T17:00:00Z"/>
        </w:rPr>
      </w:pPr>
      <w:ins w:id="38" w:author="NAZ, Mamoona (OLDHAM MEDICAL SERVICES)" w:date="2026-09-22T13:00:00Z" w16du:dateUtc="2026-09-22T17:00: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5"/>
        </w:numPr>
        <w:rPr>
          <w:ins w:id="39" w:author="NAZ, Mamoona (OLDHAM MEDICAL SERVICES)" w:date="2026-09-22T13:00:00Z" w16du:dateUtc="2026-09-22T17:00:00Z"/>
        </w:rPr>
      </w:pPr>
      <w:ins w:id="40" w:author="NAZ, Mamoona (OLDHAM MEDICAL SERVICES)" w:date="2026-09-22T13:00:00Z" w16du:dateUtc="2026-09-22T17:00: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5"/>
        </w:numPr>
        <w:rPr>
          <w:ins w:id="41" w:author="NAZ, Mamoona (OLDHAM MEDICAL SERVICES)" w:date="2026-09-22T13:00:00Z" w16du:dateUtc="2026-09-22T17:00:00Z"/>
        </w:rPr>
      </w:pPr>
      <w:ins w:id="42" w:author="NAZ, Mamoona (OLDHAM MEDICAL SERVICES)" w:date="2026-09-22T13:00:00Z" w16du:dateUtc="2026-09-22T17:00: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5"/>
        </w:numPr>
        <w:rPr>
          <w:ins w:id="43" w:author="NAZ, Mamoona (OLDHAM MEDICAL SERVICES)" w:date="2026-09-22T13:00:00Z" w16du:dateUtc="2026-09-22T17:00:00Z"/>
        </w:rPr>
      </w:pPr>
      <w:ins w:id="44" w:author="NAZ, Mamoona (OLDHAM MEDICAL SERVICES)" w:date="2026-09-22T13:00:00Z" w16du:dateUtc="2026-09-22T17:00: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5"/>
        </w:numPr>
        <w:rPr>
          <w:ins w:id="45" w:author="NAZ, Mamoona (OLDHAM MEDICAL SERVICES)" w:date="2026-09-22T13:00:00Z" w16du:dateUtc="2026-09-22T17:00:00Z"/>
        </w:rPr>
      </w:pPr>
      <w:ins w:id="46" w:author="NAZ, Mamoona (OLDHAM MEDICAL SERVICES)" w:date="2026-09-22T13:00:00Z" w16du:dateUtc="2026-09-22T17:00: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5"/>
        </w:numPr>
        <w:rPr>
          <w:ins w:id="47" w:author="NAZ, Mamoona (OLDHAM MEDICAL SERVICES)" w:date="2026-09-22T13:00:00Z" w16du:dateUtc="2026-09-22T17:00:00Z"/>
        </w:rPr>
      </w:pPr>
      <w:ins w:id="48" w:author="NAZ, Mamoona (OLDHAM MEDICAL SERVICES)" w:date="2026-09-22T13:00:00Z" w16du:dateUtc="2026-09-22T17:00: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5"/>
        </w:numPr>
        <w:rPr>
          <w:ins w:id="49" w:author="NAZ, Mamoona (OLDHAM MEDICAL SERVICES)" w:date="2026-09-22T13:00:00Z" w16du:dateUtc="2026-09-22T17:00:00Z"/>
        </w:rPr>
      </w:pPr>
      <w:ins w:id="50" w:author="NAZ, Mamoona (OLDHAM MEDICAL SERVICES)" w:date="2026-09-22T13:00:00Z" w16du:dateUtc="2026-09-22T17:00: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5"/>
        </w:numPr>
        <w:rPr>
          <w:ins w:id="51" w:author="NAZ, Mamoona (OLDHAM MEDICAL SERVICES)" w:date="2026-09-22T13:00:00Z" w16du:dateUtc="2026-09-22T17:00:00Z"/>
        </w:rPr>
      </w:pPr>
      <w:ins w:id="52" w:author="NAZ, Mamoona (OLDHAM MEDICAL SERVICES)" w:date="2026-09-22T13:00:00Z" w16du:dateUtc="2026-09-22T17:00: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5"/>
        </w:numPr>
        <w:rPr>
          <w:ins w:id="53" w:author="NAZ, Mamoona (OLDHAM MEDICAL SERVICES)" w:date="2026-09-22T13:00:00Z" w16du:dateUtc="2026-09-22T17:00:00Z"/>
        </w:rPr>
      </w:pPr>
      <w:ins w:id="54" w:author="NAZ, Mamoona (OLDHAM MEDICAL SERVICES)" w:date="2026-09-22T13:00:00Z" w16du:dateUtc="2026-09-22T17:00:00Z">
        <w:r>
          <w:t xml:space="preserve">Also decided to display notices before they get sent out. </w:t>
        </w:r>
      </w:ins>
    </w:p>
    <w:p w14:paraId="0AD56979" w14:textId="7FA4E76F" w:rsidR="00677B90" w:rsidRDefault="00677B90" w:rsidP="00FF174A">
      <w:pPr>
        <w:pStyle w:val="ListParagraph"/>
        <w:numPr>
          <w:ilvl w:val="0"/>
          <w:numId w:val="5"/>
        </w:numPr>
        <w:rPr>
          <w:ins w:id="55" w:author="NAZ, Mamoona (OLDHAM MEDICAL SERVICES)" w:date="2026-09-22T13:00:00Z" w16du:dateUtc="2026-09-22T17:00:00Z"/>
        </w:rPr>
      </w:pPr>
      <w:ins w:id="56" w:author="NAZ, Mamoona (OLDHAM MEDICAL SERVICES)" w:date="2026-09-22T13:00:00Z" w16du:dateUtc="2026-09-22T17:00: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5"/>
        </w:numPr>
        <w:rPr>
          <w:ins w:id="57" w:author="NAZ, Mamoona (OLDHAM MEDICAL SERVICES)" w:date="2026-09-22T13:00:00Z" w16du:dateUtc="2026-09-22T17:00:00Z"/>
        </w:rPr>
      </w:pPr>
      <w:ins w:id="58" w:author="NAZ, Mamoona (OLDHAM MEDICAL SERVICES)" w:date="2026-09-22T13:00:00Z" w16du:dateUtc="2026-09-22T17:00: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5"/>
        </w:numPr>
        <w:rPr>
          <w:ins w:id="59" w:author="NAZ, Mamoona (OLDHAM MEDICAL SERVICES)" w:date="2026-09-22T13:00:00Z" w16du:dateUtc="2026-09-22T17:00:00Z"/>
        </w:rPr>
      </w:pPr>
      <w:ins w:id="60" w:author="NAZ, Mamoona (OLDHAM MEDICAL SERVICES)" w:date="2026-09-22T13:00:00Z" w16du:dateUtc="2026-09-22T17:00:00Z">
        <w:r>
          <w:t xml:space="preserve">The Practice has not yet received a confirmation date of delivery for flu jabs. </w:t>
        </w:r>
      </w:ins>
    </w:p>
    <w:p w14:paraId="0CEABE06" w14:textId="159751B6" w:rsidR="00677B90" w:rsidRDefault="00677B90" w:rsidP="00FF174A">
      <w:pPr>
        <w:pStyle w:val="ListParagraph"/>
        <w:numPr>
          <w:ilvl w:val="0"/>
          <w:numId w:val="5"/>
        </w:numPr>
        <w:rPr>
          <w:ins w:id="61" w:author="NAZ, Mamoona (OLDHAM MEDICAL SERVICES)" w:date="2026-09-22T13:00:00Z" w16du:dateUtc="2026-09-22T17:00:00Z"/>
        </w:rPr>
      </w:pPr>
      <w:ins w:id="62" w:author="NAZ, Mamoona (OLDHAM MEDICAL SERVICES)" w:date="2026-09-22T13:00:00Z" w16du:dateUtc="2026-09-22T17:00:00Z">
        <w:r>
          <w:t xml:space="preserve">Updates around the PCN clinics were shared. </w:t>
        </w:r>
      </w:ins>
    </w:p>
    <w:p w14:paraId="02B8F5B2" w14:textId="001EA95A" w:rsidR="00677B90" w:rsidRDefault="00677B90" w:rsidP="00FF174A">
      <w:pPr>
        <w:pStyle w:val="ListParagraph"/>
        <w:numPr>
          <w:ilvl w:val="0"/>
          <w:numId w:val="5"/>
        </w:numPr>
        <w:rPr>
          <w:ins w:id="63" w:author="NAZ, Mamoona (OLDHAM MEDICAL SERVICES)" w:date="2026-09-22T13:00:00Z" w16du:dateUtc="2026-09-22T17:00:00Z"/>
        </w:rPr>
      </w:pPr>
      <w:ins w:id="64" w:author="NAZ, Mamoona (OLDHAM MEDICAL SERVICES)" w:date="2026-09-22T13:00:00Z" w16du:dateUtc="2026-09-22T17:00: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3:00:00Z" w16du:dateUtc="2026-09-22T17:00:00Z"/>
          <w:b/>
          <w:bCs/>
        </w:rPr>
      </w:pPr>
      <w:ins w:id="66" w:author="NAZ, Mamoona (OLDHAM MEDICAL SERVICES)" w:date="2026-09-22T13:00:00Z" w16du:dateUtc="2026-09-22T17:00: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3:00:00Z" w16du:dateUtc="2026-09-22T17:00:00Z"/>
          <w:b/>
          <w:bCs/>
        </w:rPr>
      </w:pPr>
    </w:p>
    <w:p w14:paraId="435D8189" w14:textId="77777777" w:rsidR="0093225E" w:rsidRPr="00AA3834" w:rsidRDefault="006F1C2D" w:rsidP="0093225E">
      <w:pPr>
        <w:rPr>
          <w:del w:id="68" w:author="NAZ, Mamoona (OLDHAM MEDICAL SERVICES)" w:date="2026-09-22T13:00:00Z" w16du:dateUtc="2026-09-22T17:00:00Z"/>
          <w:rFonts w:ascii="Times New Roman" w:hAnsi="Times New Roman"/>
          <w:b/>
          <w:sz w:val="32"/>
          <w:szCs w:val="23"/>
        </w:rPr>
      </w:pPr>
      <w:ins w:id="69" w:author="NAZ, Mamoona (OLDHAM MEDICAL SERVICES)" w:date="2026-09-22T13:00:00Z" w16du:dateUtc="2026-09-22T17:00: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3:00:00Z" w16du:dateUtc="2026-09-22T17:00:00Z">
        <w:r w:rsidR="0093225E" w:rsidRPr="00AA3834">
          <w:rPr>
            <w:rFonts w:ascii="Times New Roman" w:hAnsi="Times New Roman"/>
            <w:b/>
            <w:sz w:val="32"/>
            <w:szCs w:val="23"/>
          </w:rPr>
          <w:delText>GALVESTON COUNTY PROBATE COURT</w:delText>
        </w:r>
      </w:del>
    </w:p>
    <w:p w14:paraId="753F4640" w14:textId="77777777" w:rsidR="0093225E" w:rsidRPr="00AA3834" w:rsidRDefault="0093225E" w:rsidP="0093225E">
      <w:pPr>
        <w:rPr>
          <w:del w:id="71" w:author="NAZ, Mamoona (OLDHAM MEDICAL SERVICES)" w:date="2026-09-22T13:00:00Z" w16du:dateUtc="2026-09-22T17:00:00Z"/>
          <w:rFonts w:ascii="Times New Roman" w:hAnsi="Times New Roman"/>
          <w:sz w:val="23"/>
          <w:szCs w:val="23"/>
        </w:rPr>
      </w:pPr>
      <w:del w:id="72" w:author="NAZ, Mamoona (OLDHAM MEDICAL SERVICES)" w:date="2026-09-22T13:00:00Z" w16du:dateUtc="2026-09-22T17:00:00Z">
        <w:r w:rsidRPr="00AA3834">
          <w:rPr>
            <w:rFonts w:ascii="Times New Roman" w:hAnsi="Times New Roman"/>
            <w:sz w:val="23"/>
            <w:szCs w:val="23"/>
          </w:rPr>
          <w:delText>Galveston County Justice Center</w:delText>
        </w:r>
      </w:del>
    </w:p>
    <w:p w14:paraId="1776EB28" w14:textId="77777777" w:rsidR="0093225E" w:rsidRPr="00AA3834" w:rsidRDefault="0093225E" w:rsidP="0093225E">
      <w:pPr>
        <w:rPr>
          <w:del w:id="73" w:author="NAZ, Mamoona (OLDHAM MEDICAL SERVICES)" w:date="2026-09-22T13:00:00Z" w16du:dateUtc="2026-09-22T17:00:00Z"/>
          <w:rFonts w:ascii="Times New Roman" w:hAnsi="Times New Roman"/>
          <w:sz w:val="23"/>
          <w:szCs w:val="23"/>
        </w:rPr>
      </w:pPr>
      <w:del w:id="74" w:author="NAZ, Mamoona (OLDHAM MEDICAL SERVICES)" w:date="2026-09-22T13:00:00Z" w16du:dateUtc="2026-09-22T17:00:00Z">
        <w:r w:rsidRPr="00AA3834">
          <w:rPr>
            <w:rFonts w:ascii="Times New Roman" w:hAnsi="Times New Roman"/>
            <w:sz w:val="23"/>
            <w:szCs w:val="23"/>
          </w:rPr>
          <w:delText>600 59</w:delText>
        </w:r>
        <w:r w:rsidRPr="00AA3834">
          <w:rPr>
            <w:rFonts w:ascii="Times New Roman" w:hAnsi="Times New Roman"/>
            <w:sz w:val="23"/>
            <w:szCs w:val="23"/>
            <w:vertAlign w:val="superscript"/>
          </w:rPr>
          <w:delText>th</w:delText>
        </w:r>
        <w:r w:rsidRPr="00AA3834">
          <w:rPr>
            <w:rFonts w:ascii="Times New Roman" w:hAnsi="Times New Roman"/>
            <w:sz w:val="23"/>
            <w:szCs w:val="23"/>
          </w:rPr>
          <w:delText xml:space="preserve"> Street, Suite 2305</w:delText>
        </w:r>
      </w:del>
    </w:p>
    <w:p w14:paraId="48281235" w14:textId="77777777" w:rsidR="0093225E" w:rsidRDefault="0093225E" w:rsidP="0093225E">
      <w:pPr>
        <w:pBdr>
          <w:bottom w:val="single" w:sz="12" w:space="1" w:color="auto"/>
        </w:pBdr>
        <w:rPr>
          <w:del w:id="75" w:author="NAZ, Mamoona (OLDHAM MEDICAL SERVICES)" w:date="2026-09-22T13:00:00Z" w16du:dateUtc="2026-09-22T17:00:00Z"/>
          <w:rFonts w:ascii="Times New Roman" w:hAnsi="Times New Roman"/>
          <w:sz w:val="23"/>
          <w:szCs w:val="23"/>
        </w:rPr>
      </w:pPr>
      <w:del w:id="76" w:author="NAZ, Mamoona (OLDHAM MEDICAL SERVICES)" w:date="2026-09-22T13:00:00Z" w16du:dateUtc="2026-09-22T17:00:00Z">
        <w:r w:rsidRPr="00AA3834">
          <w:rPr>
            <w:rFonts w:ascii="Times New Roman" w:hAnsi="Times New Roman"/>
            <w:sz w:val="23"/>
            <w:szCs w:val="23"/>
          </w:rPr>
          <w:delText>Galveston, Texas 77551-4180</w:delText>
        </w:r>
      </w:del>
    </w:p>
    <w:p w14:paraId="444F4954" w14:textId="77777777" w:rsidR="0093225E" w:rsidRPr="00CB6FF2" w:rsidRDefault="0093225E" w:rsidP="0093225E">
      <w:pPr>
        <w:rPr>
          <w:del w:id="77" w:author="NAZ, Mamoona (OLDHAM MEDICAL SERVICES)" w:date="2026-09-22T13:00:00Z" w16du:dateUtc="2026-09-22T17:00:00Z"/>
          <w:rFonts w:ascii="Times New Roman" w:hAnsi="Times New Roman"/>
          <w:szCs w:val="23"/>
        </w:rPr>
      </w:pPr>
    </w:p>
    <w:p w14:paraId="30BCFFB2" w14:textId="77777777" w:rsidR="0093225E" w:rsidRPr="00D50267" w:rsidRDefault="0093225E" w:rsidP="0093225E">
      <w:pPr>
        <w:jc w:val="center"/>
        <w:rPr>
          <w:del w:id="78" w:author="NAZ, Mamoona (OLDHAM MEDICAL SERVICES)" w:date="2026-09-22T13:00:00Z" w16du:dateUtc="2026-09-22T17:00:00Z"/>
          <w:rFonts w:ascii="Times New Roman" w:hAnsi="Times New Roman"/>
          <w:b/>
          <w:sz w:val="32"/>
        </w:rPr>
      </w:pPr>
      <w:del w:id="79" w:author="NAZ, Mamoona (OLDHAM MEDICAL SERVICES)" w:date="2026-09-22T13:00:00Z" w16du:dateUtc="2026-09-22T17:00:00Z">
        <w:r w:rsidRPr="00D50267">
          <w:rPr>
            <w:rFonts w:ascii="Times New Roman" w:hAnsi="Times New Roman"/>
            <w:b/>
            <w:sz w:val="32"/>
          </w:rPr>
          <w:delText>Submitting Paperwork for Will Prove-ups and Heirships</w:delText>
        </w:r>
      </w:del>
    </w:p>
    <w:p w14:paraId="5DAA23E2" w14:textId="77777777" w:rsidR="0093225E" w:rsidRPr="00D50267" w:rsidRDefault="0093225E" w:rsidP="0093225E">
      <w:pPr>
        <w:jc w:val="center"/>
        <w:rPr>
          <w:del w:id="80" w:author="NAZ, Mamoona (OLDHAM MEDICAL SERVICES)" w:date="2026-09-22T13:00:00Z" w16du:dateUtc="2026-09-22T17:00:00Z"/>
          <w:rFonts w:ascii="Times New Roman" w:hAnsi="Times New Roman"/>
          <w:b/>
          <w:sz w:val="28"/>
        </w:rPr>
      </w:pPr>
    </w:p>
    <w:p w14:paraId="632F753C" w14:textId="77777777" w:rsidR="0093225E" w:rsidRDefault="0093225E" w:rsidP="0093225E">
      <w:pPr>
        <w:rPr>
          <w:del w:id="81" w:author="NAZ, Mamoona (OLDHAM MEDICAL SERVICES)" w:date="2026-09-22T13:00:00Z" w16du:dateUtc="2026-09-22T17:00:00Z"/>
          <w:rFonts w:ascii="Times New Roman" w:hAnsi="Times New Roman"/>
        </w:rPr>
      </w:pPr>
      <w:del w:id="82" w:author="NAZ, Mamoona (OLDHAM MEDICAL SERVICES)" w:date="2026-09-22T13:00:00Z" w16du:dateUtc="2026-09-22T17:00:00Z">
        <w:r w:rsidRPr="00D50267">
          <w:rPr>
            <w:rFonts w:ascii="Times New Roman" w:hAnsi="Times New Roman"/>
          </w:rPr>
          <w:delText>It is the Court’s policy to review, before the hearing, documents for probate prove-up hearings – not only for</w:delText>
        </w:r>
        <w:r>
          <w:rPr>
            <w:rFonts w:ascii="Times New Roman" w:hAnsi="Times New Roman"/>
          </w:rPr>
          <w:delText xml:space="preserve"> </w:delText>
        </w:r>
        <w:r w:rsidRPr="00D50267">
          <w:rPr>
            <w:rFonts w:ascii="Times New Roman" w:hAnsi="Times New Roman"/>
          </w:rPr>
          <w:delText>uncontested-docket hearings, but also for most regular-docket probate prove-ups. By reviewing documents in</w:delText>
        </w:r>
        <w:r>
          <w:rPr>
            <w:rFonts w:ascii="Times New Roman" w:hAnsi="Times New Roman"/>
          </w:rPr>
          <w:delText xml:space="preserve"> </w:delText>
        </w:r>
        <w:r w:rsidRPr="00D50267">
          <w:rPr>
            <w:rFonts w:ascii="Times New Roman" w:hAnsi="Times New Roman"/>
          </w:rPr>
          <w:delText>advance, the Court can ensure that hearings go more smoothly for participants who are already dealing with the</w:delText>
        </w:r>
        <w:r>
          <w:rPr>
            <w:rFonts w:ascii="Times New Roman" w:hAnsi="Times New Roman"/>
          </w:rPr>
          <w:delText xml:space="preserve"> </w:delText>
        </w:r>
        <w:r w:rsidRPr="00D50267">
          <w:rPr>
            <w:rFonts w:ascii="Times New Roman" w:hAnsi="Times New Roman"/>
          </w:rPr>
          <w:delText xml:space="preserve">stress of someone’s death. </w:delText>
        </w:r>
      </w:del>
    </w:p>
    <w:p w14:paraId="2EB15A5C" w14:textId="77777777" w:rsidR="0093225E" w:rsidRPr="00D50267" w:rsidRDefault="0093225E" w:rsidP="0093225E">
      <w:pPr>
        <w:rPr>
          <w:del w:id="83" w:author="NAZ, Mamoona (OLDHAM MEDICAL SERVICES)" w:date="2026-09-22T13:00:00Z" w16du:dateUtc="2026-09-22T17:00:00Z"/>
          <w:rFonts w:ascii="Times New Roman" w:hAnsi="Times New Roman"/>
        </w:rPr>
      </w:pPr>
    </w:p>
    <w:p w14:paraId="64E453E9" w14:textId="77777777" w:rsidR="0093225E" w:rsidRPr="00D50267" w:rsidRDefault="0093225E" w:rsidP="0093225E">
      <w:pPr>
        <w:rPr>
          <w:del w:id="84" w:author="NAZ, Mamoona (OLDHAM MEDICAL SERVICES)" w:date="2026-09-22T13:00:00Z" w16du:dateUtc="2026-09-22T17:00:00Z"/>
          <w:rFonts w:ascii="Times New Roman" w:hAnsi="Times New Roman"/>
          <w:b/>
          <w:sz w:val="28"/>
        </w:rPr>
      </w:pPr>
      <w:del w:id="85" w:author="NAZ, Mamoona (OLDHAM MEDICAL SERVICES)" w:date="2026-09-22T13:00:00Z" w16du:dateUtc="2026-09-22T17:00:00Z">
        <w:r w:rsidRPr="00D50267">
          <w:rPr>
            <w:rFonts w:ascii="Times New Roman" w:hAnsi="Times New Roman"/>
            <w:b/>
            <w:sz w:val="28"/>
          </w:rPr>
          <w:delText>1. Initial filing of the Application</w:delText>
        </w:r>
      </w:del>
    </w:p>
    <w:p w14:paraId="2673FF57" w14:textId="77777777" w:rsidR="0093225E" w:rsidRDefault="0093225E" w:rsidP="008106CE">
      <w:pPr>
        <w:pStyle w:val="ListParagraph"/>
        <w:numPr>
          <w:ilvl w:val="0"/>
          <w:numId w:val="1"/>
        </w:numPr>
        <w:rPr>
          <w:del w:id="86" w:author="NAZ, Mamoona (OLDHAM MEDICAL SERVICES)" w:date="2026-09-22T13:00:00Z" w16du:dateUtc="2026-09-22T17:00:00Z"/>
          <w:rFonts w:ascii="Times New Roman" w:hAnsi="Times New Roman"/>
        </w:rPr>
      </w:pPr>
      <w:del w:id="87" w:author="NAZ, Mamoona (OLDHAM MEDICAL SERVICES)" w:date="2026-09-22T13:00:00Z" w16du:dateUtc="2026-09-22T17:00:00Z">
        <w:r w:rsidRPr="00D50267">
          <w:rPr>
            <w:rFonts w:ascii="Times New Roman" w:hAnsi="Times New Roman"/>
          </w:rPr>
          <w:delText xml:space="preserve">E-file </w:delText>
        </w:r>
        <w:r w:rsidR="008106CE">
          <w:rPr>
            <w:rFonts w:ascii="Times New Roman" w:hAnsi="Times New Roman"/>
          </w:rPr>
          <w:delText>the application</w:delText>
        </w:r>
        <w:r w:rsidR="00433119">
          <w:rPr>
            <w:rFonts w:ascii="Times New Roman" w:hAnsi="Times New Roman"/>
          </w:rPr>
          <w:delText>.</w:delText>
        </w:r>
      </w:del>
    </w:p>
    <w:p w14:paraId="4B178372" w14:textId="77777777" w:rsidR="0093225E" w:rsidRPr="00D50267" w:rsidRDefault="0093225E" w:rsidP="0093225E">
      <w:pPr>
        <w:pStyle w:val="ListParagraph"/>
        <w:rPr>
          <w:del w:id="88" w:author="NAZ, Mamoona (OLDHAM MEDICAL SERVICES)" w:date="2026-09-22T13:00:00Z" w16du:dateUtc="2026-09-22T17:00:00Z"/>
          <w:rFonts w:ascii="Times New Roman" w:hAnsi="Times New Roman"/>
        </w:rPr>
      </w:pPr>
    </w:p>
    <w:p w14:paraId="601A9A42" w14:textId="77777777" w:rsidR="0093225E" w:rsidRPr="00D50267" w:rsidRDefault="0093225E" w:rsidP="0093225E">
      <w:pPr>
        <w:rPr>
          <w:del w:id="89" w:author="NAZ, Mamoona (OLDHAM MEDICAL SERVICES)" w:date="2026-09-22T13:00:00Z" w16du:dateUtc="2026-09-22T17:00:00Z"/>
          <w:rFonts w:ascii="Times New Roman" w:hAnsi="Times New Roman"/>
          <w:b/>
          <w:sz w:val="28"/>
        </w:rPr>
      </w:pPr>
      <w:del w:id="90" w:author="NAZ, Mamoona (OLDHAM MEDICAL SERVICES)" w:date="2026-09-22T13:00:00Z" w16du:dateUtc="2026-09-22T17:00:00Z">
        <w:r w:rsidRPr="00D50267">
          <w:rPr>
            <w:rFonts w:ascii="Times New Roman" w:hAnsi="Times New Roman"/>
            <w:b/>
            <w:sz w:val="28"/>
          </w:rPr>
          <w:delText>2. D</w:delText>
        </w:r>
        <w:r>
          <w:rPr>
            <w:rFonts w:ascii="Times New Roman" w:hAnsi="Times New Roman"/>
            <w:b/>
            <w:sz w:val="28"/>
          </w:rPr>
          <w:delText>o within 3 business days after E</w:delText>
        </w:r>
        <w:r w:rsidRPr="00D50267">
          <w:rPr>
            <w:rFonts w:ascii="Times New Roman" w:hAnsi="Times New Roman"/>
            <w:b/>
            <w:sz w:val="28"/>
          </w:rPr>
          <w:delText>-filin</w:delText>
        </w:r>
        <w:r>
          <w:rPr>
            <w:rFonts w:ascii="Times New Roman" w:hAnsi="Times New Roman"/>
            <w:b/>
            <w:sz w:val="28"/>
          </w:rPr>
          <w:delText>g Application to Probate a Will</w:delText>
        </w:r>
      </w:del>
    </w:p>
    <w:p w14:paraId="779CBAC1" w14:textId="77777777" w:rsidR="0093225E" w:rsidRPr="00D50267" w:rsidRDefault="0093225E" w:rsidP="0093225E">
      <w:pPr>
        <w:pStyle w:val="ListParagraph"/>
        <w:numPr>
          <w:ilvl w:val="0"/>
          <w:numId w:val="2"/>
        </w:numPr>
        <w:rPr>
          <w:del w:id="91" w:author="NAZ, Mamoona (OLDHAM MEDICAL SERVICES)" w:date="2026-09-22T13:00:00Z" w16du:dateUtc="2026-09-22T17:00:00Z"/>
          <w:rFonts w:ascii="Times New Roman" w:hAnsi="Times New Roman"/>
        </w:rPr>
      </w:pPr>
      <w:del w:id="92" w:author="NAZ, Mamoona (OLDHAM MEDICAL SERVICES)" w:date="2026-09-22T13:00:00Z" w16du:dateUtc="2026-09-22T17:00:00Z">
        <w:r w:rsidRPr="00D50267">
          <w:rPr>
            <w:rFonts w:ascii="Times New Roman" w:hAnsi="Times New Roman"/>
          </w:rPr>
          <w:delText>TRCP Rule 21(f)(12) requires that any original Will must be physically filed in the Clerk’s office within three</w:delText>
        </w:r>
        <w:r>
          <w:rPr>
            <w:rFonts w:ascii="Times New Roman" w:hAnsi="Times New Roman"/>
          </w:rPr>
          <w:delText xml:space="preserve"> </w:delText>
        </w:r>
        <w:r w:rsidRPr="00D50267">
          <w:rPr>
            <w:rFonts w:ascii="Times New Roman" w:hAnsi="Times New Roman"/>
          </w:rPr>
          <w:delText>business days after the application is electronically filed.</w:delText>
        </w:r>
      </w:del>
    </w:p>
    <w:p w14:paraId="52B563B7" w14:textId="77777777" w:rsidR="0093225E" w:rsidRPr="00D50267" w:rsidRDefault="0093225E" w:rsidP="0093225E">
      <w:pPr>
        <w:pStyle w:val="ListParagraph"/>
        <w:rPr>
          <w:del w:id="93" w:author="NAZ, Mamoona (OLDHAM MEDICAL SERVICES)" w:date="2026-09-22T13:00:00Z" w16du:dateUtc="2026-09-22T17:00:00Z"/>
          <w:rFonts w:ascii="Times New Roman" w:hAnsi="Times New Roman"/>
        </w:rPr>
      </w:pPr>
    </w:p>
    <w:p w14:paraId="13BF4903" w14:textId="039E4C97" w:rsidR="0093225E" w:rsidRPr="00D50267" w:rsidRDefault="0093225E" w:rsidP="0093225E">
      <w:pPr>
        <w:rPr>
          <w:del w:id="94" w:author="NAZ, Mamoona (OLDHAM MEDICAL SERVICES)" w:date="2026-09-22T13:00:00Z" w16du:dateUtc="2026-09-22T17:00:00Z"/>
          <w:rFonts w:ascii="Times New Roman" w:hAnsi="Times New Roman"/>
          <w:b/>
          <w:sz w:val="28"/>
        </w:rPr>
      </w:pPr>
      <w:del w:id="95" w:author="NAZ, Mamoona (OLDHAM MEDICAL SERVICES)" w:date="2026-09-22T13:00:00Z" w16du:dateUtc="2026-09-22T17:00:00Z">
        <w:r w:rsidRPr="00D50267">
          <w:rPr>
            <w:rFonts w:ascii="Times New Roman" w:hAnsi="Times New Roman"/>
            <w:b/>
            <w:sz w:val="28"/>
          </w:rPr>
          <w:delText>3. Do bef</w:delText>
        </w:r>
        <w:r>
          <w:rPr>
            <w:rFonts w:ascii="Times New Roman" w:hAnsi="Times New Roman"/>
            <w:b/>
            <w:sz w:val="28"/>
          </w:rPr>
          <w:delText>ore setting an Heirship</w:delText>
        </w:r>
        <w:r w:rsidR="00030199">
          <w:rPr>
            <w:rFonts w:ascii="Times New Roman" w:hAnsi="Times New Roman"/>
            <w:b/>
            <w:sz w:val="28"/>
          </w:rPr>
          <w:delText>/Administration H</w:delText>
        </w:r>
        <w:r>
          <w:rPr>
            <w:rFonts w:ascii="Times New Roman" w:hAnsi="Times New Roman"/>
            <w:b/>
            <w:sz w:val="28"/>
          </w:rPr>
          <w:delText>earing</w:delText>
        </w:r>
      </w:del>
    </w:p>
    <w:p w14:paraId="2C60B04A" w14:textId="77777777" w:rsidR="0093225E" w:rsidRPr="00DB0B23" w:rsidRDefault="0093225E" w:rsidP="0093225E">
      <w:pPr>
        <w:pStyle w:val="ListParagraph"/>
        <w:numPr>
          <w:ilvl w:val="0"/>
          <w:numId w:val="4"/>
        </w:numPr>
        <w:rPr>
          <w:del w:id="96" w:author="NAZ, Mamoona (OLDHAM MEDICAL SERVICES)" w:date="2026-09-22T13:00:00Z" w16du:dateUtc="2026-09-22T17:00:00Z"/>
          <w:rFonts w:ascii="Times New Roman" w:hAnsi="Times New Roman"/>
        </w:rPr>
      </w:pPr>
      <w:del w:id="97" w:author="NAZ, Mamoona (OLDHAM MEDICAL SERVICES)" w:date="2026-09-22T13:00:00Z" w16du:dateUtc="2026-09-22T17:00:00Z">
        <w:r w:rsidRPr="00DB0B23">
          <w:rPr>
            <w:rFonts w:ascii="Times New Roman" w:hAnsi="Times New Roman"/>
          </w:rPr>
          <w:delText xml:space="preserve">Check on </w:delText>
        </w:r>
        <w:r w:rsidR="0053569C">
          <w:rPr>
            <w:rFonts w:ascii="Times New Roman" w:hAnsi="Times New Roman"/>
          </w:rPr>
          <w:delText>Service of C</w:delText>
        </w:r>
        <w:r w:rsidRPr="00DB0B23">
          <w:rPr>
            <w:rFonts w:ascii="Times New Roman" w:hAnsi="Times New Roman"/>
          </w:rPr>
          <w:delText xml:space="preserve">itation on – or waiver from – all non-applicant heirs and other persons requiring notice under </w:delText>
        </w:r>
        <w:r w:rsidR="0053569C">
          <w:rPr>
            <w:rFonts w:ascii="Times New Roman" w:hAnsi="Times New Roman"/>
          </w:rPr>
          <w:delText>Texas Estates Code §</w:delText>
        </w:r>
        <w:r w:rsidRPr="00DB0B23">
          <w:rPr>
            <w:rFonts w:ascii="Times New Roman" w:hAnsi="Times New Roman"/>
          </w:rPr>
          <w:delText>202.008.</w:delText>
        </w:r>
      </w:del>
    </w:p>
    <w:p w14:paraId="1457C334" w14:textId="77777777" w:rsidR="0093225E" w:rsidRPr="00DB0B23" w:rsidRDefault="0093225E" w:rsidP="0093225E">
      <w:pPr>
        <w:pStyle w:val="ListParagraph"/>
        <w:numPr>
          <w:ilvl w:val="0"/>
          <w:numId w:val="4"/>
        </w:numPr>
        <w:rPr>
          <w:del w:id="98" w:author="NAZ, Mamoona (OLDHAM MEDICAL SERVICES)" w:date="2026-09-22T13:00:00Z" w16du:dateUtc="2026-09-22T17:00:00Z"/>
          <w:rFonts w:ascii="Times New Roman" w:hAnsi="Times New Roman"/>
        </w:rPr>
      </w:pPr>
      <w:del w:id="99" w:author="NAZ, Mamoona (OLDHAM MEDICAL SERVICES)" w:date="2026-09-22T13:00:00Z" w16du:dateUtc="2026-09-22T17:00:00Z">
        <w:r>
          <w:rPr>
            <w:rFonts w:ascii="Times New Roman" w:hAnsi="Times New Roman"/>
          </w:rPr>
          <w:delText xml:space="preserve">Check on </w:delText>
        </w:r>
        <w:r w:rsidRPr="00DB0B23">
          <w:rPr>
            <w:rFonts w:ascii="Times New Roman" w:hAnsi="Times New Roman"/>
          </w:rPr>
          <w:delText xml:space="preserve">Affidavit of </w:delText>
        </w:r>
        <w:r>
          <w:rPr>
            <w:rFonts w:ascii="Times New Roman" w:hAnsi="Times New Roman"/>
          </w:rPr>
          <w:delText>Citation by P</w:delText>
        </w:r>
        <w:r w:rsidRPr="00DB0B23">
          <w:rPr>
            <w:rFonts w:ascii="Times New Roman" w:hAnsi="Times New Roman"/>
          </w:rPr>
          <w:delText>ublication. (Clerk prepares citation; you publish and then file affidavit.)</w:delText>
        </w:r>
        <w:r w:rsidR="0053569C">
          <w:rPr>
            <w:rFonts w:ascii="Times New Roman" w:hAnsi="Times New Roman"/>
          </w:rPr>
          <w:delText xml:space="preserve"> The Clerk’s Office will handle the citation by publication on the website maintained by OCA.</w:delText>
        </w:r>
      </w:del>
    </w:p>
    <w:p w14:paraId="05E85DD6" w14:textId="3E23EB04" w:rsidR="0093225E" w:rsidRDefault="0093225E" w:rsidP="0093225E">
      <w:pPr>
        <w:pStyle w:val="ListParagraph"/>
        <w:numPr>
          <w:ilvl w:val="0"/>
          <w:numId w:val="4"/>
        </w:numPr>
        <w:rPr>
          <w:del w:id="100" w:author="NAZ, Mamoona (OLDHAM MEDICAL SERVICES)" w:date="2026-09-22T13:00:00Z" w16du:dateUtc="2026-09-22T17:00:00Z"/>
          <w:rFonts w:ascii="Times New Roman" w:hAnsi="Times New Roman"/>
        </w:rPr>
      </w:pPr>
      <w:del w:id="101" w:author="NAZ, Mamoona (OLDHAM MEDICAL SERVICES)" w:date="2026-09-22T13:00:00Z" w16du:dateUtc="2026-09-22T17:00:00Z">
        <w:r>
          <w:rPr>
            <w:rFonts w:ascii="Times New Roman" w:hAnsi="Times New Roman"/>
          </w:rPr>
          <w:delText xml:space="preserve">File </w:delText>
        </w:r>
        <w:r w:rsidRPr="00DB0B23">
          <w:rPr>
            <w:rFonts w:ascii="Times New Roman" w:hAnsi="Times New Roman"/>
          </w:rPr>
          <w:delText xml:space="preserve">Section </w:delText>
        </w:r>
        <w:r w:rsidR="0053569C">
          <w:rPr>
            <w:rFonts w:ascii="Times New Roman" w:hAnsi="Times New Roman"/>
          </w:rPr>
          <w:delText>§</w:delText>
        </w:r>
        <w:r w:rsidRPr="00DB0B23">
          <w:rPr>
            <w:rFonts w:ascii="Times New Roman" w:hAnsi="Times New Roman"/>
          </w:rPr>
          <w:delText xml:space="preserve">202.057 </w:delText>
        </w:r>
        <w:r>
          <w:rPr>
            <w:rFonts w:ascii="Times New Roman" w:hAnsi="Times New Roman"/>
          </w:rPr>
          <w:delText>A</w:delText>
        </w:r>
        <w:r w:rsidRPr="00DB0B23">
          <w:rPr>
            <w:rFonts w:ascii="Times New Roman" w:hAnsi="Times New Roman"/>
          </w:rPr>
          <w:delText xml:space="preserve">ffidavit or </w:delText>
        </w:r>
        <w:r>
          <w:rPr>
            <w:rFonts w:ascii="Times New Roman" w:hAnsi="Times New Roman"/>
          </w:rPr>
          <w:delText>C</w:delText>
        </w:r>
        <w:r w:rsidRPr="00DB0B23">
          <w:rPr>
            <w:rFonts w:ascii="Times New Roman" w:hAnsi="Times New Roman"/>
          </w:rPr>
          <w:delText>ertificate.</w:delText>
        </w:r>
      </w:del>
    </w:p>
    <w:p w14:paraId="3E649A35" w14:textId="6AECE28B" w:rsidR="0053569C" w:rsidRDefault="0053569C" w:rsidP="0053569C">
      <w:pPr>
        <w:pStyle w:val="ListParagraph"/>
        <w:numPr>
          <w:ilvl w:val="0"/>
          <w:numId w:val="4"/>
        </w:numPr>
        <w:rPr>
          <w:del w:id="102" w:author="NAZ, Mamoona (OLDHAM MEDICAL SERVICES)" w:date="2026-09-22T13:00:00Z" w16du:dateUtc="2026-09-22T17:00:00Z"/>
          <w:rFonts w:ascii="Times New Roman" w:hAnsi="Times New Roman"/>
        </w:rPr>
      </w:pPr>
      <w:del w:id="103" w:author="NAZ, Mamoona (OLDHAM MEDICAL SERVICES)" w:date="2026-09-22T13:00:00Z" w16du:dateUtc="2026-09-22T17:00:00Z">
        <w:r>
          <w:rPr>
            <w:rFonts w:ascii="Times New Roman" w:hAnsi="Times New Roman"/>
          </w:rPr>
          <w:delText xml:space="preserve">Check on </w:delText>
        </w:r>
        <w:r w:rsidRPr="00DB0B23">
          <w:rPr>
            <w:rFonts w:ascii="Times New Roman" w:hAnsi="Times New Roman"/>
          </w:rPr>
          <w:delText xml:space="preserve">Consents from all heirs if seeking </w:delText>
        </w:r>
        <w:r w:rsidR="00030199">
          <w:rPr>
            <w:rFonts w:ascii="Times New Roman" w:hAnsi="Times New Roman"/>
          </w:rPr>
          <w:delText>I</w:delText>
        </w:r>
        <w:r w:rsidRPr="00DB0B23">
          <w:rPr>
            <w:rFonts w:ascii="Times New Roman" w:hAnsi="Times New Roman"/>
          </w:rPr>
          <w:delText xml:space="preserve">ndependent </w:delText>
        </w:r>
        <w:r w:rsidR="00030199">
          <w:rPr>
            <w:rFonts w:ascii="Times New Roman" w:hAnsi="Times New Roman"/>
          </w:rPr>
          <w:delText>A</w:delText>
        </w:r>
        <w:r w:rsidRPr="00DB0B23">
          <w:rPr>
            <w:rFonts w:ascii="Times New Roman" w:hAnsi="Times New Roman"/>
          </w:rPr>
          <w:delText>dministration</w:delText>
        </w:r>
        <w:r w:rsidR="00030199">
          <w:rPr>
            <w:rFonts w:ascii="Times New Roman" w:hAnsi="Times New Roman"/>
          </w:rPr>
          <w:delText xml:space="preserve"> without Bond. Consents must be signed on or after the case has been on file with the court.  </w:delText>
        </w:r>
      </w:del>
    </w:p>
    <w:p w14:paraId="1CBBD659" w14:textId="43002D0B" w:rsidR="00030199" w:rsidRPr="0053569C" w:rsidRDefault="00030199" w:rsidP="0053569C">
      <w:pPr>
        <w:pStyle w:val="ListParagraph"/>
        <w:numPr>
          <w:ilvl w:val="0"/>
          <w:numId w:val="4"/>
        </w:numPr>
        <w:rPr>
          <w:del w:id="104" w:author="NAZ, Mamoona (OLDHAM MEDICAL SERVICES)" w:date="2026-09-22T13:00:00Z" w16du:dateUtc="2026-09-22T17:00:00Z"/>
          <w:rFonts w:ascii="Times New Roman" w:hAnsi="Times New Roman"/>
        </w:rPr>
      </w:pPr>
      <w:del w:id="105" w:author="NAZ, Mamoona (OLDHAM MEDICAL SERVICES)" w:date="2026-09-22T13:00:00Z" w16du:dateUtc="2026-09-22T17:00:00Z">
        <w:r>
          <w:rPr>
            <w:rFonts w:ascii="Times New Roman" w:hAnsi="Times New Roman"/>
          </w:rPr>
          <w:delText xml:space="preserve">If you are seeking a Dependent Administration, please have all asset amounts so a Bond can be set. </w:delText>
        </w:r>
      </w:del>
    </w:p>
    <w:p w14:paraId="347CB753" w14:textId="77777777" w:rsidR="0093225E" w:rsidRDefault="0093225E" w:rsidP="0093225E">
      <w:pPr>
        <w:rPr>
          <w:del w:id="106" w:author="NAZ, Mamoona (OLDHAM MEDICAL SERVICES)" w:date="2026-09-22T13:00:00Z" w16du:dateUtc="2026-09-22T17:00:00Z"/>
          <w:rFonts w:ascii="Times New Roman" w:hAnsi="Times New Roman"/>
        </w:rPr>
      </w:pPr>
    </w:p>
    <w:p w14:paraId="2F91BD5A" w14:textId="77777777" w:rsidR="0093225E" w:rsidRPr="00DB0B23" w:rsidRDefault="0093225E" w:rsidP="0093225E">
      <w:pPr>
        <w:rPr>
          <w:del w:id="107" w:author="NAZ, Mamoona (OLDHAM MEDICAL SERVICES)" w:date="2026-09-22T13:00:00Z" w16du:dateUtc="2026-09-22T17:00:00Z"/>
          <w:rFonts w:ascii="Times New Roman" w:hAnsi="Times New Roman"/>
          <w:b/>
          <w:sz w:val="28"/>
        </w:rPr>
      </w:pPr>
      <w:del w:id="108" w:author="NAZ, Mamoona (OLDHAM MEDICAL SERVICES)" w:date="2026-09-22T13:00:00Z" w16du:dateUtc="2026-09-22T17:00:00Z">
        <w:r w:rsidRPr="00DB0B23">
          <w:rPr>
            <w:rFonts w:ascii="Times New Roman" w:hAnsi="Times New Roman"/>
            <w:b/>
            <w:sz w:val="28"/>
          </w:rPr>
          <w:delText>4. Do as soon as you</w:delText>
        </w:r>
        <w:r>
          <w:rPr>
            <w:rFonts w:ascii="Times New Roman" w:hAnsi="Times New Roman"/>
            <w:b/>
            <w:sz w:val="28"/>
          </w:rPr>
          <w:delText xml:space="preserve"> set a probate prove-up hearing</w:delText>
        </w:r>
      </w:del>
    </w:p>
    <w:p w14:paraId="0519E324" w14:textId="752B3B12" w:rsidR="0093225E" w:rsidRPr="00DB0B23" w:rsidRDefault="0093225E" w:rsidP="0093225E">
      <w:pPr>
        <w:pStyle w:val="ListParagraph"/>
        <w:numPr>
          <w:ilvl w:val="0"/>
          <w:numId w:val="3"/>
        </w:numPr>
        <w:rPr>
          <w:del w:id="109" w:author="NAZ, Mamoona (OLDHAM MEDICAL SERVICES)" w:date="2026-09-22T13:00:00Z" w16du:dateUtc="2026-09-22T17:00:00Z"/>
          <w:rFonts w:ascii="Times New Roman" w:hAnsi="Times New Roman"/>
        </w:rPr>
      </w:pPr>
      <w:del w:id="110" w:author="NAZ, Mamoona (OLDHAM MEDICAL SERVICES)" w:date="2026-09-22T13:00:00Z" w16du:dateUtc="2026-09-22T17:00:00Z">
        <w:r w:rsidRPr="00DB0B23">
          <w:rPr>
            <w:rFonts w:ascii="Times New Roman" w:hAnsi="Times New Roman"/>
          </w:rPr>
          <w:delText xml:space="preserve">As soon as you set the hearing, please E-file all proposed hearing documents to the Court. </w:delText>
        </w:r>
        <w:r>
          <w:rPr>
            <w:rFonts w:ascii="Times New Roman" w:hAnsi="Times New Roman"/>
          </w:rPr>
          <w:delText>The court can now sign Orders electronically</w:delText>
        </w:r>
        <w:r w:rsidR="0053569C">
          <w:rPr>
            <w:rFonts w:ascii="Times New Roman" w:hAnsi="Times New Roman"/>
          </w:rPr>
          <w:delText xml:space="preserve"> and is the preferred method</w:delText>
        </w:r>
        <w:r>
          <w:rPr>
            <w:rFonts w:ascii="Times New Roman" w:hAnsi="Times New Roman"/>
          </w:rPr>
          <w:delText xml:space="preserve">. We also have an electronic signature pad for all Oaths, Proofs and other documents the </w:delText>
        </w:r>
        <w:r w:rsidR="0053569C">
          <w:rPr>
            <w:rFonts w:ascii="Times New Roman" w:hAnsi="Times New Roman"/>
          </w:rPr>
          <w:delText>c</w:delText>
        </w:r>
        <w:r>
          <w:rPr>
            <w:rFonts w:ascii="Times New Roman" w:hAnsi="Times New Roman"/>
          </w:rPr>
          <w:delText xml:space="preserve">lients/witnesses can sign. </w:delText>
        </w:r>
        <w:r w:rsidR="00030199">
          <w:rPr>
            <w:rFonts w:ascii="Times New Roman" w:hAnsi="Times New Roman"/>
          </w:rPr>
          <w:delText xml:space="preserve">Per Admin Order 2022-10, all documents must be on file 72 hours prior to the hearing or we will reset. </w:delText>
        </w:r>
      </w:del>
    </w:p>
    <w:p w14:paraId="4D2B8D75" w14:textId="77777777" w:rsidR="00D50267" w:rsidRPr="006F1C2D" w:rsidRDefault="00D50267" w:rsidP="0093225E">
      <w:pPr>
        <w:rPr>
          <w:b/>
          <w:rPrChange w:id="111" w:author="NAZ, Mamoona (OLDHAM MEDICAL SERVICES)" w:date="2026-09-22T13:00:00Z" w16du:dateUtc="2026-09-22T17:00:00Z">
            <w:rPr/>
          </w:rPrChange>
        </w:rPr>
      </w:pPr>
    </w:p>
    <w:sectPr w:rsidR="00D50267" w:rsidRPr="006F1C2D">
      <w:pgSz w:w="11906" w:h="16838"/>
      <w:pgMar w:top="1440" w:right="1440" w:bottom="1440" w:left="1440" w:header="708" w:footer="708" w:gutter="0"/>
      <w:cols w:space="708"/>
      <w:docGrid w:linePitch="360"/>
      <w:sectPrChange w:id="112" w:author="NAZ, Mamoona (OLDHAM MEDICAL SERVICES)" w:date="2026-09-22T13:00:00Z" w16du:dateUtc="2026-09-22T17:00:00Z">
        <w:sectPr w:rsidR="00D50267" w:rsidRPr="006F1C2D">
          <w:pgSz w:w="12240" w:h="15840"/>
          <w:pgMar w:top="90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E03949"/>
    <w:multiLevelType w:val="hybridMultilevel"/>
    <w:tmpl w:val="28023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64773"/>
    <w:multiLevelType w:val="hybridMultilevel"/>
    <w:tmpl w:val="7118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B0E4D"/>
    <w:multiLevelType w:val="hybridMultilevel"/>
    <w:tmpl w:val="9266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303218"/>
    <w:multiLevelType w:val="hybridMultilevel"/>
    <w:tmpl w:val="BA40B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3919199">
    <w:abstractNumId w:val="1"/>
  </w:num>
  <w:num w:numId="2" w16cid:durableId="283535928">
    <w:abstractNumId w:val="2"/>
  </w:num>
  <w:num w:numId="3" w16cid:durableId="1851407997">
    <w:abstractNumId w:val="3"/>
  </w:num>
  <w:num w:numId="4" w16cid:durableId="1978685029">
    <w:abstractNumId w:val="4"/>
  </w:num>
  <w:num w:numId="5"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0267"/>
    <w:rsid w:val="00030199"/>
    <w:rsid w:val="0008331C"/>
    <w:rsid w:val="00254AB7"/>
    <w:rsid w:val="00433119"/>
    <w:rsid w:val="004F7456"/>
    <w:rsid w:val="0053569C"/>
    <w:rsid w:val="00672A90"/>
    <w:rsid w:val="00677B90"/>
    <w:rsid w:val="006F1C2D"/>
    <w:rsid w:val="00796251"/>
    <w:rsid w:val="008106CE"/>
    <w:rsid w:val="00875E83"/>
    <w:rsid w:val="0093225E"/>
    <w:rsid w:val="009337CB"/>
    <w:rsid w:val="00A8494F"/>
    <w:rsid w:val="00D50267"/>
    <w:rsid w:val="00DB0B23"/>
    <w:rsid w:val="00EB76BC"/>
    <w:rsid w:val="00EE1CD0"/>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846D"/>
  <w15:docId w15:val="{9FC68184-D477-4B06-8430-BE2B850BE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3:00:00Z">
        <w:pPr>
          <w:spacing w:after="200" w:line="276" w:lineRule="auto"/>
        </w:pPr>
      </w:pPrChange>
    </w:pPr>
    <w:rPr>
      <w:rFonts w:cs="Times New Roman"/>
      <w:sz w:val="24"/>
      <w:szCs w:val="24"/>
      <w:lang w:val="en-GB"/>
      <w:rPrChange w:id="0" w:author="NAZ, Mamoona (OLDHAM MEDICAL SERVICES)" w:date="2026-09-22T13:00: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0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Galveston County</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Arthur Souza Rodrigues</cp:lastModifiedBy>
  <cp:revision>1</cp:revision>
  <dcterms:created xsi:type="dcterms:W3CDTF">2018-03-13T15:36:00Z</dcterms:created>
  <dcterms:modified xsi:type="dcterms:W3CDTF">2026-09-22T17:00:00Z</dcterms:modified>
</cp:coreProperties>
</file>