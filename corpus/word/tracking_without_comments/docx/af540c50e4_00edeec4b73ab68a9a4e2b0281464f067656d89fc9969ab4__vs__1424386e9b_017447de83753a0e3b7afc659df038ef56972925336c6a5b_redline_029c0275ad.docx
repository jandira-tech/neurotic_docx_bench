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5A5AF3" w14:textId="77777777" w:rsidR="00C428CF" w:rsidRPr="00C428CF" w:rsidRDefault="003E6F62" w:rsidP="00691A0F">
      <w:pPr>
        <w:pBdr>
          <w:bottom w:val="single" w:sz="8" w:space="4" w:color="4F81BD" w:themeColor="accent1"/>
        </w:pBdr>
        <w:spacing w:after="0" w:line="240" w:lineRule="auto"/>
        <w:contextualSpacing/>
        <w:rPr>
          <w:del w:id="0" w:author="Comparison" w:date="2026-09-22T12:52:00Z" w16du:dateUtc="2026-09-22T16:52:00Z"/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ins w:id="1" w:author="Comparison" w:date="2026-09-22T12:52:00Z" w16du:dateUtc="2026-09-22T16:5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52:00Z" w16du:dateUtc="2026-09-22T16:52:00Z">
        <w:r w:rsidR="00C428CF" w:rsidRPr="00C428CF">
          <w:rPr>
            <w:rFonts w:asciiTheme="majorHAnsi" w:eastAsiaTheme="majorEastAsia" w:hAnsiTheme="majorHAnsi" w:cstheme="majorBidi"/>
            <w:color w:val="17365D" w:themeColor="text2" w:themeShade="BF"/>
            <w:spacing w:val="5"/>
            <w:kern w:val="28"/>
            <w:sz w:val="35"/>
            <w:szCs w:val="35"/>
          </w:rPr>
          <w:delText>Vaping-Associated Pulmonary Injury Weekly Update Report</w:delText>
        </w:r>
      </w:del>
    </w:p>
    <w:p w14:paraId="005FC74A" w14:textId="77777777" w:rsidR="00C428CF" w:rsidRPr="00C428CF" w:rsidRDefault="00921CBA" w:rsidP="00691A0F">
      <w:pPr>
        <w:pStyle w:val="Subtitle"/>
        <w:rPr>
          <w:del w:id="3" w:author="Comparison" w:date="2026-09-22T12:52:00Z" w16du:dateUtc="2026-09-22T16:52:00Z"/>
        </w:rPr>
      </w:pPr>
      <w:del w:id="4" w:author="Comparison" w:date="2026-09-22T12:52:00Z" w16du:dateUtc="2026-09-22T16:52:00Z">
        <w:r>
          <w:delText xml:space="preserve">As of October </w:delText>
        </w:r>
        <w:r w:rsidR="007666AF">
          <w:delText>30</w:delText>
        </w:r>
        <w:r w:rsidR="00C428CF" w:rsidRPr="00C428CF">
          <w:delText>, 2019</w:delText>
        </w:r>
      </w:del>
    </w:p>
    <w:p w14:paraId="756D1F65" w14:textId="77777777" w:rsidR="002A4083" w:rsidRDefault="00C428CF" w:rsidP="00C428CF">
      <w:pPr>
        <w:rPr>
          <w:del w:id="5" w:author="Comparison" w:date="2026-09-22T12:52:00Z" w16du:dateUtc="2026-09-22T16:52:00Z"/>
        </w:rPr>
      </w:pPr>
      <w:del w:id="6" w:author="Comparison" w:date="2026-09-22T12:52:00Z" w16du:dateUtc="2026-09-22T16:52:00Z">
        <w:r w:rsidRPr="00C428CF">
          <w:delText>This chart will be updated every Wednesday following reporting to the Centers for Disease Control and Prevention (CDC).</w:delText>
        </w:r>
      </w:del>
    </w:p>
    <w:p w14:paraId="765A6AC3" w14:textId="77777777" w:rsidR="002A4083" w:rsidRDefault="002A4083" w:rsidP="002A4083">
      <w:pPr>
        <w:pStyle w:val="Heading1"/>
        <w:spacing w:before="0"/>
        <w:rPr>
          <w:del w:id="7" w:author="Comparison" w:date="2026-09-22T12:52:00Z" w16du:dateUtc="2026-09-22T16:52:00Z"/>
          <w:rFonts w:eastAsia="Times New Roman"/>
        </w:rPr>
      </w:pPr>
      <w:del w:id="8" w:author="Comparison" w:date="2026-09-22T12:52:00Z" w16du:dateUtc="2026-09-22T16:52:00Z">
        <w:r w:rsidRPr="00A56EFB">
          <w:rPr>
            <w:rFonts w:eastAsia="Times New Roman"/>
          </w:rPr>
          <w:delText>Cases reported</w:delText>
        </w:r>
      </w:del>
    </w:p>
    <w:p w14:paraId="05BEB9D9" w14:textId="77777777" w:rsidR="002A4083" w:rsidRDefault="002A4083" w:rsidP="002A4083">
      <w:pPr>
        <w:snapToGrid w:val="0"/>
        <w:rPr>
          <w:del w:id="9" w:author="Comparison" w:date="2026-09-22T12:52:00Z" w16du:dateUtc="2026-09-22T16:52:00Z"/>
        </w:rPr>
      </w:pPr>
      <w:del w:id="10" w:author="Comparison" w:date="2026-09-22T12:52:00Z" w16du:dateUtc="2026-09-22T16:52:00Z">
        <w:r w:rsidRPr="00A56EFB">
          <w:delText>Massachusetts cases* that meet the </w:delText>
        </w:r>
        <w:r>
          <w:fldChar w:fldCharType="begin"/>
        </w:r>
        <w:r>
          <w:delInstrText>HYPERLINK "https://www.cdc.gov/tobacco/basic_information/e-cigarettes/severe-lung-disease/health-departments/index.html" \l "primary-case-def"</w:delInstrText>
        </w:r>
        <w:r>
          <w:fldChar w:fldCharType="separate"/>
        </w:r>
        <w:r w:rsidRPr="00A56EFB">
          <w:rPr>
            <w:rStyle w:val="Hyperlink"/>
            <w:bCs/>
          </w:rPr>
          <w:delText>CDC definition of vaping-associated pulmonary injury</w:delText>
        </w:r>
        <w:r>
          <w:fldChar w:fldCharType="end"/>
        </w:r>
        <w:r>
          <w:delText>:</w:delText>
        </w:r>
      </w:del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5"/>
        <w:gridCol w:w="1440"/>
      </w:tblGrid>
      <w:tr w:rsidR="00AA7FB0" w14:paraId="5C99E176" w14:textId="77777777" w:rsidTr="00AA7FB0">
        <w:trPr>
          <w:trHeight w:val="360"/>
          <w:del w:id="11" w:author="Comparison" w:date="2026-09-22T12:52:00Z" w16du:dateUtc="2026-09-22T16:52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00EC68D1" w14:textId="77777777" w:rsidR="00AA7FB0" w:rsidRPr="00AA7FB0" w:rsidRDefault="00AA7FB0" w:rsidP="00AA7FB0">
            <w:pPr>
              <w:pStyle w:val="Heading3"/>
              <w:rPr>
                <w:del w:id="12" w:author="Comparison" w:date="2026-09-22T12:52:00Z" w16du:dateUtc="2026-09-22T16:52:00Z"/>
                <w:b/>
              </w:rPr>
            </w:pPr>
            <w:del w:id="13" w:author="Comparison" w:date="2026-09-22T12:52:00Z" w16du:dateUtc="2026-09-22T16:52:00Z">
              <w:r w:rsidRPr="00AA7FB0">
                <w:rPr>
                  <w:b/>
                </w:rPr>
                <w:delText>Confirmed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87DC922" w14:textId="77777777" w:rsidR="00AA7FB0" w:rsidRPr="005854FD" w:rsidRDefault="00921CBA" w:rsidP="00AA7FB0">
            <w:pPr>
              <w:jc w:val="center"/>
              <w:rPr>
                <w:del w:id="14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5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20</w:delText>
              </w:r>
            </w:del>
          </w:p>
        </w:tc>
      </w:tr>
      <w:tr w:rsidR="00AA7FB0" w14:paraId="5A776AE8" w14:textId="77777777" w:rsidTr="00AA7FB0">
        <w:trPr>
          <w:trHeight w:val="360"/>
          <w:del w:id="16" w:author="Comparison" w:date="2026-09-22T12:52:00Z" w16du:dateUtc="2026-09-22T16:52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166B557B" w14:textId="77777777" w:rsidR="00AA7FB0" w:rsidRPr="00AA7FB0" w:rsidRDefault="00AA7FB0" w:rsidP="00AA7FB0">
            <w:pPr>
              <w:pStyle w:val="Heading3"/>
              <w:rPr>
                <w:del w:id="17" w:author="Comparison" w:date="2026-09-22T12:52:00Z" w16du:dateUtc="2026-09-22T16:52:00Z"/>
                <w:b/>
              </w:rPr>
            </w:pPr>
            <w:del w:id="18" w:author="Comparison" w:date="2026-09-22T12:52:00Z" w16du:dateUtc="2026-09-22T16:52:00Z">
              <w:r w:rsidRPr="00AA7FB0">
                <w:rPr>
                  <w:b/>
                </w:rPr>
                <w:delText>Probable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2EBB173E" w14:textId="77777777" w:rsidR="00AA7FB0" w:rsidRPr="005854FD" w:rsidRDefault="00921CBA" w:rsidP="00AA7FB0">
            <w:pPr>
              <w:jc w:val="center"/>
              <w:rPr>
                <w:del w:id="19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20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41</w:delText>
              </w:r>
            </w:del>
          </w:p>
        </w:tc>
      </w:tr>
    </w:tbl>
    <w:p w14:paraId="324D27C4" w14:textId="77777777" w:rsidR="002A4083" w:rsidRPr="00C428CF" w:rsidRDefault="00AA7FB0" w:rsidP="00AA7FB0">
      <w:pPr>
        <w:spacing w:after="0"/>
        <w:rPr>
          <w:del w:id="21" w:author="Comparison" w:date="2026-09-22T12:52:00Z" w16du:dateUtc="2026-09-22T16:52:00Z"/>
        </w:rPr>
      </w:pPr>
      <w:del w:id="22" w:author="Comparison" w:date="2026-09-22T12:52:00Z" w16du:dateUtc="2026-09-22T16:52:00Z">
        <w:r>
          <w:br w:type="textWrapping" w:clear="all"/>
        </w:r>
      </w:del>
    </w:p>
    <w:p w14:paraId="54FB49BE" w14:textId="77777777" w:rsidR="002A4083" w:rsidRPr="00A56EFB" w:rsidRDefault="002A4083" w:rsidP="00AA7FB0">
      <w:pPr>
        <w:pStyle w:val="Heading1"/>
        <w:spacing w:before="0"/>
        <w:rPr>
          <w:del w:id="23" w:author="Comparison" w:date="2026-09-22T12:52:00Z" w16du:dateUtc="2026-09-22T16:52:00Z"/>
        </w:rPr>
      </w:pPr>
      <w:del w:id="24" w:author="Comparison" w:date="2026-09-22T12:52:00Z" w16du:dateUtc="2026-09-22T16:52:00Z">
        <w:r w:rsidRPr="002A4083">
          <w:delText>Statistics</w:delText>
        </w:r>
      </w:del>
    </w:p>
    <w:p w14:paraId="4748D910" w14:textId="77777777" w:rsidR="002A4083" w:rsidRDefault="002A4083" w:rsidP="002A4083">
      <w:pPr>
        <w:rPr>
          <w:del w:id="25" w:author="Comparison" w:date="2026-09-22T12:52:00Z" w16du:dateUtc="2026-09-22T16:52:00Z"/>
        </w:rPr>
      </w:pPr>
      <w:del w:id="26" w:author="Comparison" w:date="2026-09-22T12:52:00Z" w16du:dateUtc="2026-09-22T16:52:00Z">
        <w:r w:rsidRPr="00A56EFB">
          <w:delText>Statistics based on above confirmed and probable cases:</w:delText>
        </w:r>
      </w:del>
    </w:p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66"/>
      </w:tblGrid>
      <w:tr w:rsidR="00453FAF" w:rsidRPr="00A56EFB" w14:paraId="2DD3EB07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  <w:del w:id="27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365F91" w:themeFill="accent1" w:themeFillShade="BF"/>
            <w:vAlign w:val="center"/>
          </w:tcPr>
          <w:p w14:paraId="50BC08E3" w14:textId="77777777" w:rsidR="00453FAF" w:rsidRPr="00EE3545" w:rsidRDefault="00453FAF" w:rsidP="00453FAF">
            <w:pPr>
              <w:pStyle w:val="Heading1"/>
              <w:spacing w:before="0"/>
              <w:rPr>
                <w:del w:id="28" w:author="Comparison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29" w:author="Comparison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CATEGORY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58ADD0A5" w14:textId="77777777" w:rsidR="00453FAF" w:rsidRPr="00EE3545" w:rsidRDefault="00453FAF" w:rsidP="00453FAF">
            <w:pPr>
              <w:pStyle w:val="Heading1"/>
              <w:spacing w:before="0"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" w:author="Comparison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31" w:author="Comparison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NUMBER OF CONFIRMED AND PROBABLE CASES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14:paraId="1F2A1E2A" w14:textId="77777777" w:rsidR="00453FAF" w:rsidRPr="00EE3545" w:rsidRDefault="00453FAF" w:rsidP="00453FAF">
            <w:pPr>
              <w:pStyle w:val="Heading1"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2" w:author="Comparison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33" w:author="Comparison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PERCENTAGE**</w:delText>
              </w:r>
            </w:del>
          </w:p>
        </w:tc>
      </w:tr>
      <w:tr w:rsidR="00453FAF" w14:paraId="4470AF4D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4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5EC471B" w14:textId="77777777" w:rsidR="00453FAF" w:rsidRPr="00691A0F" w:rsidRDefault="00453FAF" w:rsidP="00453FAF">
            <w:pPr>
              <w:pStyle w:val="Heading2"/>
              <w:rPr>
                <w:del w:id="35" w:author="Comparison" w:date="2026-09-22T12:52:00Z" w16du:dateUtc="2026-09-22T16:52:00Z"/>
              </w:rPr>
            </w:pPr>
            <w:del w:id="36" w:author="Comparison" w:date="2026-09-22T12:52:00Z" w16du:dateUtc="2026-09-22T16:52:00Z">
              <w:r w:rsidRPr="00691A0F">
                <w:delText>Gender</w:delText>
              </w:r>
            </w:del>
          </w:p>
        </w:tc>
      </w:tr>
      <w:tr w:rsidR="00453FAF" w:rsidRPr="00B345CC" w14:paraId="57D82B94" w14:textId="77777777" w:rsidTr="00453FAF">
        <w:trPr>
          <w:trHeight w:val="360"/>
          <w:del w:id="37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3201E44E" w14:textId="77777777" w:rsidR="00453FAF" w:rsidRPr="005854FD" w:rsidRDefault="00453FAF" w:rsidP="00453FAF">
            <w:pPr>
              <w:pStyle w:val="Heading3"/>
              <w:rPr>
                <w:del w:id="38" w:author="Comparison" w:date="2026-09-22T12:52:00Z" w16du:dateUtc="2026-09-22T16:52:00Z"/>
                <w:b w:val="0"/>
              </w:rPr>
            </w:pPr>
            <w:del w:id="39" w:author="Comparison" w:date="2026-09-22T12:52:00Z" w16du:dateUtc="2026-09-22T16:52:00Z">
              <w:r w:rsidRPr="005854FD">
                <w:rPr>
                  <w:b w:val="0"/>
                </w:rPr>
                <w:delText>Male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A05B2E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0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41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27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D6BB31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2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43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44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5B23C47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44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1B0CB25F" w14:textId="77777777" w:rsidR="00453FAF" w:rsidRPr="005854FD" w:rsidRDefault="00453FAF" w:rsidP="00453FAF">
            <w:pPr>
              <w:pStyle w:val="Heading3"/>
              <w:rPr>
                <w:del w:id="45" w:author="Comparison" w:date="2026-09-22T12:52:00Z" w16du:dateUtc="2026-09-22T16:52:00Z"/>
                <w:b w:val="0"/>
              </w:rPr>
            </w:pPr>
            <w:del w:id="46" w:author="Comparison" w:date="2026-09-22T12:52:00Z" w16du:dateUtc="2026-09-22T16:52:00Z">
              <w:r w:rsidRPr="005854FD">
                <w:rPr>
                  <w:b w:val="0"/>
                </w:rPr>
                <w:delText>Female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23A5AD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7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48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97BC68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9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50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56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317D0ED0" w14:textId="77777777" w:rsidTr="00453FAF">
        <w:trPr>
          <w:trHeight w:val="360"/>
          <w:del w:id="51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634C52D" w14:textId="77777777" w:rsidR="00453FAF" w:rsidRPr="00AA7FB0" w:rsidRDefault="00453FAF" w:rsidP="00453FAF">
            <w:pPr>
              <w:pStyle w:val="Heading2"/>
              <w:rPr>
                <w:del w:id="52" w:author="Comparison" w:date="2026-09-22T12:52:00Z" w16du:dateUtc="2026-09-22T16:52:00Z"/>
              </w:rPr>
            </w:pPr>
            <w:del w:id="53" w:author="Comparison" w:date="2026-09-22T12:52:00Z" w16du:dateUtc="2026-09-22T16:52:00Z">
              <w:r w:rsidRPr="00AA7FB0">
                <w:delText>Age</w:delText>
              </w:r>
            </w:del>
          </w:p>
        </w:tc>
      </w:tr>
      <w:tr w:rsidR="00453FAF" w14:paraId="03ED1D01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54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25AE15A2" w14:textId="77777777" w:rsidR="00453FAF" w:rsidRPr="00AA7FB0" w:rsidRDefault="00453FAF" w:rsidP="00453FAF">
            <w:pPr>
              <w:pStyle w:val="Heading3"/>
              <w:rPr>
                <w:del w:id="55" w:author="Comparison" w:date="2026-09-22T12:52:00Z" w16du:dateUtc="2026-09-22T16:52:00Z"/>
                <w:b w:val="0"/>
                <w:szCs w:val="24"/>
              </w:rPr>
            </w:pPr>
            <w:del w:id="56" w:author="Comparison" w:date="2026-09-22T12:52:00Z" w16du:dateUtc="2026-09-22T16:52:00Z">
              <w:r w:rsidRPr="00AA7FB0">
                <w:rPr>
                  <w:b w:val="0"/>
                  <w:szCs w:val="24"/>
                </w:rPr>
                <w:delText>Under age 30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80BA0D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7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58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6E422A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9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60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51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A7632C7" w14:textId="77777777" w:rsidTr="00453FAF">
        <w:trPr>
          <w:trHeight w:val="360"/>
          <w:del w:id="61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3A7E5760" w14:textId="77777777" w:rsidR="00453FAF" w:rsidRPr="00AA7FB0" w:rsidRDefault="00453FAF" w:rsidP="00453FAF">
            <w:pPr>
              <w:pStyle w:val="Heading3"/>
              <w:rPr>
                <w:del w:id="62" w:author="Comparison" w:date="2026-09-22T12:52:00Z" w16du:dateUtc="2026-09-22T16:52:00Z"/>
                <w:b w:val="0"/>
                <w:szCs w:val="24"/>
              </w:rPr>
            </w:pPr>
            <w:del w:id="63" w:author="Comparison" w:date="2026-09-22T12:52:00Z" w16du:dateUtc="2026-09-22T16:52:00Z">
              <w:r w:rsidRPr="00AA7FB0">
                <w:rPr>
                  <w:b w:val="0"/>
                  <w:szCs w:val="24"/>
                </w:rPr>
                <w:delText>Ages 30 – 49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1BEAD791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4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65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16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1B5C996A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66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67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26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24F048CF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68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3386C9C5" w14:textId="77777777" w:rsidR="00453FAF" w:rsidRPr="00AA7FB0" w:rsidRDefault="00453FAF" w:rsidP="00453FAF">
            <w:pPr>
              <w:pStyle w:val="Heading3"/>
              <w:rPr>
                <w:del w:id="69" w:author="Comparison" w:date="2026-09-22T12:52:00Z" w16du:dateUtc="2026-09-22T16:52:00Z"/>
                <w:b w:val="0"/>
                <w:szCs w:val="24"/>
              </w:rPr>
            </w:pPr>
            <w:del w:id="70" w:author="Comparison" w:date="2026-09-22T12:52:00Z" w16du:dateUtc="2026-09-22T16:52:00Z">
              <w:r w:rsidRPr="00AA7FB0">
                <w:rPr>
                  <w:b w:val="0"/>
                  <w:szCs w:val="24"/>
                </w:rPr>
                <w:delText>Ages 50+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F75D5C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1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72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C5879C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3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74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19A40AEC" w14:textId="77777777" w:rsidTr="00453FAF">
        <w:trPr>
          <w:trHeight w:val="360"/>
          <w:del w:id="75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25FE93" w14:textId="77777777" w:rsidR="00453FAF" w:rsidRPr="00AA7FB0" w:rsidRDefault="00453FAF" w:rsidP="00453FAF">
            <w:pPr>
              <w:pStyle w:val="Heading2"/>
              <w:rPr>
                <w:del w:id="76" w:author="Comparison" w:date="2026-09-22T12:52:00Z" w16du:dateUtc="2026-09-22T16:52:00Z"/>
              </w:rPr>
            </w:pPr>
            <w:del w:id="77" w:author="Comparison" w:date="2026-09-22T12:52:00Z" w16du:dateUtc="2026-09-22T16:52:00Z">
              <w:r w:rsidRPr="00AA7FB0">
                <w:delText>Did this case result in hospitalization?</w:delText>
              </w:r>
            </w:del>
          </w:p>
        </w:tc>
      </w:tr>
      <w:tr w:rsidR="00453FAF" w:rsidRPr="00B345CC" w14:paraId="286448D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78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4543B815" w14:textId="77777777" w:rsidR="00453FAF" w:rsidRPr="00AA7FB0" w:rsidRDefault="00453FAF" w:rsidP="00453FAF">
            <w:pPr>
              <w:pStyle w:val="Heading3"/>
              <w:rPr>
                <w:del w:id="79" w:author="Comparison" w:date="2026-09-22T12:52:00Z" w16du:dateUtc="2026-09-22T16:52:00Z"/>
                <w:b w:val="0"/>
                <w:szCs w:val="24"/>
              </w:rPr>
            </w:pPr>
            <w:del w:id="80" w:author="Comparison" w:date="2026-09-22T12:52:00Z" w16du:dateUtc="2026-09-22T16:52:00Z">
              <w:r w:rsidRPr="00AA7FB0">
                <w:rPr>
                  <w:b w:val="0"/>
                  <w:szCs w:val="24"/>
                </w:rPr>
                <w:delText>Yes, patient was hospitalized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F9C7E2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1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82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0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76032A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3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84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82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4012C30A" w14:textId="77777777" w:rsidTr="00453FAF">
        <w:trPr>
          <w:trHeight w:val="360"/>
          <w:del w:id="85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2A4B06D8" w14:textId="77777777" w:rsidR="00453FAF" w:rsidRPr="00AA7FB0" w:rsidRDefault="00453FAF" w:rsidP="00453FAF">
            <w:pPr>
              <w:pStyle w:val="Heading3"/>
              <w:rPr>
                <w:del w:id="86" w:author="Comparison" w:date="2026-09-22T12:52:00Z" w16du:dateUtc="2026-09-22T16:52:00Z"/>
                <w:b w:val="0"/>
                <w:szCs w:val="24"/>
              </w:rPr>
            </w:pPr>
            <w:del w:id="87" w:author="Comparison" w:date="2026-09-22T12:52:00Z" w16du:dateUtc="2026-09-22T16:52:00Z">
              <w:r w:rsidRPr="00AA7FB0">
                <w:rPr>
                  <w:b w:val="0"/>
                  <w:szCs w:val="24"/>
                </w:rPr>
                <w:delText>No, patient was not hospitalized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5262CA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8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89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11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A49C73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0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91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379C13DA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92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AD1399D" w14:textId="77777777" w:rsidR="00453FAF" w:rsidRPr="00AA7FB0" w:rsidRDefault="00453FAF" w:rsidP="00453FAF">
            <w:pPr>
              <w:pStyle w:val="Heading2"/>
              <w:rPr>
                <w:del w:id="93" w:author="Comparison" w:date="2026-09-22T12:52:00Z" w16du:dateUtc="2026-09-22T16:52:00Z"/>
              </w:rPr>
            </w:pPr>
            <w:del w:id="94" w:author="Comparison" w:date="2026-09-22T12:52:00Z" w16du:dateUtc="2026-09-22T16:52:00Z">
              <w:r w:rsidRPr="00AA7FB0">
                <w:delText>Substance reported to have been vaped *</w:delText>
              </w:r>
            </w:del>
          </w:p>
        </w:tc>
      </w:tr>
      <w:tr w:rsidR="00453FAF" w:rsidRPr="00B345CC" w14:paraId="4C98939C" w14:textId="77777777" w:rsidTr="00453FAF">
        <w:trPr>
          <w:trHeight w:val="360"/>
          <w:del w:id="95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79B26789" w14:textId="77777777" w:rsidR="00453FAF" w:rsidRPr="005854FD" w:rsidRDefault="00453FAF" w:rsidP="00453FAF">
            <w:pPr>
              <w:pStyle w:val="Heading3"/>
              <w:rPr>
                <w:del w:id="96" w:author="Comparison" w:date="2026-09-22T12:52:00Z" w16du:dateUtc="2026-09-22T16:52:00Z"/>
                <w:b w:val="0"/>
              </w:rPr>
            </w:pPr>
            <w:del w:id="97" w:author="Comparison" w:date="2026-09-22T12:52:00Z" w16du:dateUtc="2026-09-22T16:52:00Z">
              <w:r w:rsidRPr="005854FD">
                <w:rPr>
                  <w:b w:val="0"/>
                </w:rPr>
                <w:delText>Nicotine only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3AEEB3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8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99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E43381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0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01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30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42BD49C2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02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1463A6E9" w14:textId="77777777" w:rsidR="00453FAF" w:rsidRPr="005854FD" w:rsidRDefault="00453FAF" w:rsidP="00453FAF">
            <w:pPr>
              <w:pStyle w:val="Heading3"/>
              <w:rPr>
                <w:del w:id="103" w:author="Comparison" w:date="2026-09-22T12:52:00Z" w16du:dateUtc="2026-09-22T16:52:00Z"/>
                <w:b w:val="0"/>
              </w:rPr>
            </w:pPr>
            <w:del w:id="104" w:author="Comparison" w:date="2026-09-22T12:52:00Z" w16du:dateUtc="2026-09-22T16:52:00Z">
              <w:r w:rsidRPr="005854FD">
                <w:rPr>
                  <w:b w:val="0"/>
                </w:rPr>
                <w:delText>THC only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4E06E6F3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5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06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24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6DBDB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7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08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39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1DDC7C9E" w14:textId="77777777" w:rsidTr="00453FAF">
        <w:trPr>
          <w:trHeight w:val="360"/>
          <w:del w:id="109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72C37236" w14:textId="77777777" w:rsidR="00453FAF" w:rsidRPr="005854FD" w:rsidRDefault="00453FAF" w:rsidP="00453FAF">
            <w:pPr>
              <w:pStyle w:val="Heading3"/>
              <w:rPr>
                <w:del w:id="110" w:author="Comparison" w:date="2026-09-22T12:52:00Z" w16du:dateUtc="2026-09-22T16:52:00Z"/>
                <w:b w:val="0"/>
              </w:rPr>
            </w:pPr>
            <w:del w:id="111" w:author="Comparison" w:date="2026-09-22T12:52:00Z" w16du:dateUtc="2026-09-22T16:52:00Z">
              <w:r w:rsidRPr="005854FD">
                <w:rPr>
                  <w:b w:val="0"/>
                </w:rPr>
                <w:delText>Nicotine and THC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4F01808C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2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13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15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07AD492A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4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15" w:author="Comparison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25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3A2C9321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16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2EA58142" w14:textId="77777777" w:rsidR="00453FAF" w:rsidRPr="005854FD" w:rsidRDefault="00453FAF" w:rsidP="00453FAF">
            <w:pPr>
              <w:pStyle w:val="Heading3"/>
              <w:rPr>
                <w:del w:id="117" w:author="Comparison" w:date="2026-09-22T12:52:00Z" w16du:dateUtc="2026-09-22T16:52:00Z"/>
                <w:b w:val="0"/>
              </w:rPr>
            </w:pPr>
            <w:del w:id="118" w:author="Comparison" w:date="2026-09-22T12:52:00Z" w16du:dateUtc="2026-09-22T16:52:00Z">
              <w:r w:rsidRPr="005854FD">
                <w:rPr>
                  <w:b w:val="0"/>
                </w:rPr>
                <w:delText>CBD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1E5C7BDF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9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20" w:author="Comparison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08EB02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1" w:author="Comparison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4AC2F6DD" w14:textId="77777777" w:rsidTr="00453FAF">
        <w:trPr>
          <w:trHeight w:val="360"/>
          <w:del w:id="122" w:author="Comparison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5B1525F0" w14:textId="77777777" w:rsidR="00453FAF" w:rsidRPr="005854FD" w:rsidRDefault="00453FAF" w:rsidP="00453FAF">
            <w:pPr>
              <w:pStyle w:val="Heading3"/>
              <w:rPr>
                <w:del w:id="123" w:author="Comparison" w:date="2026-09-22T12:52:00Z" w16du:dateUtc="2026-09-22T16:52:00Z"/>
                <w:b w:val="0"/>
              </w:rPr>
            </w:pPr>
            <w:del w:id="124" w:author="Comparison" w:date="2026-09-22T12:52:00Z" w16du:dateUtc="2026-09-22T16:52:00Z">
              <w:r w:rsidRPr="005854FD">
                <w:rPr>
                  <w:b w:val="0"/>
                </w:rPr>
                <w:delText>Other/Unknown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55D56EE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5" w:author="Comparison" w:date="2026-09-22T12:52:00Z" w16du:dateUtc="2026-09-22T16:52:00Z"/>
                <w:rFonts w:cstheme="minorHAnsi"/>
                <w:sz w:val="24"/>
                <w:szCs w:val="24"/>
              </w:rPr>
            </w:pPr>
            <w:del w:id="126" w:author="Comparison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78DCD421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27" w:author="Comparison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</w:tbl>
    <w:p w14:paraId="3485664F" w14:textId="77777777" w:rsidR="003E6F62" w:rsidRDefault="003E6F62">
      <w:pPr>
        <w:rPr>
          <w:del w:id="128" w:author="Comparison" w:date="2026-09-22T12:52:00Z" w16du:dateUtc="2026-09-22T16:52:00Z"/>
        </w:rPr>
      </w:pPr>
    </w:p>
    <w:p w14:paraId="7CB2BF5C" w14:textId="77777777" w:rsidR="00E41402" w:rsidRDefault="00E41402">
      <w:pPr>
        <w:rPr>
          <w:del w:id="129" w:author="Comparison" w:date="2026-09-22T12:52:00Z" w16du:dateUtc="2026-09-22T16:52:00Z"/>
        </w:rPr>
      </w:pPr>
    </w:p>
    <w:p w14:paraId="70642461" w14:textId="77777777" w:rsidR="00E41402" w:rsidRDefault="00E41402">
      <w:pPr>
        <w:rPr>
          <w:del w:id="130" w:author="Comparison" w:date="2026-09-22T12:52:00Z" w16du:dateUtc="2026-09-22T16:52:00Z"/>
        </w:rPr>
      </w:pPr>
    </w:p>
    <w:p w14:paraId="4CD49619" w14:textId="77777777" w:rsidR="00C428CF" w:rsidRDefault="00C428CF">
      <w:pPr>
        <w:rPr>
          <w:del w:id="131" w:author="Comparison" w:date="2026-09-22T12:52:00Z" w16du:dateUtc="2026-09-22T16:52:00Z"/>
        </w:rPr>
      </w:pPr>
    </w:p>
    <w:p w14:paraId="128F1679" w14:textId="77777777" w:rsidR="00C428CF" w:rsidRDefault="00C428CF">
      <w:pPr>
        <w:rPr>
          <w:del w:id="132" w:author="Comparison" w:date="2026-09-22T12:52:00Z" w16du:dateUtc="2026-09-22T16:52:00Z"/>
        </w:rPr>
      </w:pPr>
    </w:p>
    <w:p w14:paraId="165DEE2F" w14:textId="77777777" w:rsidR="00C428CF" w:rsidRDefault="00C428CF">
      <w:pPr>
        <w:rPr>
          <w:del w:id="133" w:author="Comparison" w:date="2026-09-22T12:52:00Z" w16du:dateUtc="2026-09-22T16:52:00Z"/>
        </w:rPr>
      </w:pPr>
    </w:p>
    <w:p w14:paraId="2C874CD4" w14:textId="77777777" w:rsidR="00C428CF" w:rsidRDefault="00C428CF">
      <w:pPr>
        <w:rPr>
          <w:del w:id="134" w:author="Comparison" w:date="2026-09-22T12:52:00Z" w16du:dateUtc="2026-09-22T16:52:00Z"/>
        </w:rPr>
      </w:pPr>
    </w:p>
    <w:p w14:paraId="5D9B2CFE" w14:textId="77777777" w:rsidR="00C428CF" w:rsidRDefault="00C428CF">
      <w:pPr>
        <w:rPr>
          <w:del w:id="135" w:author="Comparison" w:date="2026-09-22T12:52:00Z" w16du:dateUtc="2026-09-22T16:52:00Z"/>
        </w:rPr>
      </w:pPr>
    </w:p>
    <w:p w14:paraId="2519ED28" w14:textId="77777777" w:rsidR="00C428CF" w:rsidRDefault="00C428CF">
      <w:pPr>
        <w:rPr>
          <w:del w:id="136" w:author="Comparison" w:date="2026-09-22T12:52:00Z" w16du:dateUtc="2026-09-22T16:52:00Z"/>
        </w:rPr>
      </w:pPr>
    </w:p>
    <w:p w14:paraId="6EABEC0C" w14:textId="77777777" w:rsidR="00C428CF" w:rsidRDefault="00C428CF">
      <w:pPr>
        <w:rPr>
          <w:del w:id="137" w:author="Comparison" w:date="2026-09-22T12:52:00Z" w16du:dateUtc="2026-09-22T16:52:00Z"/>
        </w:rPr>
      </w:pPr>
    </w:p>
    <w:p w14:paraId="548B845D" w14:textId="77777777" w:rsidR="00C428CF" w:rsidRDefault="00C428CF">
      <w:pPr>
        <w:rPr>
          <w:del w:id="138" w:author="Comparison" w:date="2026-09-22T12:52:00Z" w16du:dateUtc="2026-09-22T16:52:00Z"/>
        </w:rPr>
      </w:pPr>
    </w:p>
    <w:p w14:paraId="0761D54E" w14:textId="77777777" w:rsidR="00C715C2" w:rsidRDefault="00C715C2">
      <w:pPr>
        <w:rPr>
          <w:del w:id="139" w:author="Comparison" w:date="2026-09-22T12:52:00Z" w16du:dateUtc="2026-09-22T16:52:00Z"/>
        </w:rPr>
      </w:pPr>
    </w:p>
    <w:p w14:paraId="4F40CBEE" w14:textId="77777777" w:rsidR="00C428CF" w:rsidRDefault="00C428CF">
      <w:pPr>
        <w:rPr>
          <w:del w:id="140" w:author="Comparison" w:date="2026-09-22T12:52:00Z" w16du:dateUtc="2026-09-22T16:52:00Z"/>
        </w:rPr>
      </w:pPr>
    </w:p>
    <w:p w14:paraId="03DC44F4" w14:textId="77777777" w:rsidR="00086263" w:rsidRDefault="00086263" w:rsidP="00E41402">
      <w:pPr>
        <w:spacing w:after="0"/>
        <w:rPr>
          <w:del w:id="141" w:author="Comparison" w:date="2026-09-22T12:52:00Z" w16du:dateUtc="2026-09-22T16:52:00Z"/>
          <w:sz w:val="24"/>
          <w:szCs w:val="24"/>
        </w:rPr>
      </w:pPr>
    </w:p>
    <w:p w14:paraId="344DEFCD" w14:textId="77777777" w:rsidR="00E41402" w:rsidRPr="00E41402" w:rsidRDefault="00E41402" w:rsidP="00E41402">
      <w:pPr>
        <w:spacing w:after="0"/>
        <w:rPr>
          <w:del w:id="142" w:author="Comparison" w:date="2026-09-22T12:52:00Z" w16du:dateUtc="2026-09-22T16:52:00Z"/>
          <w:sz w:val="24"/>
          <w:szCs w:val="24"/>
        </w:rPr>
      </w:pPr>
      <w:del w:id="143" w:author="Comparison" w:date="2026-09-22T12:52:00Z" w16du:dateUtc="2026-09-22T16:52:00Z">
        <w:r w:rsidRPr="00E41402">
          <w:rPr>
            <w:sz w:val="24"/>
            <w:szCs w:val="24"/>
          </w:rPr>
          <w:delText xml:space="preserve">* </w:delText>
        </w:r>
        <w:r w:rsidR="006D22FC">
          <w:rPr>
            <w:sz w:val="24"/>
            <w:szCs w:val="24"/>
          </w:rPr>
          <w:delText>Case investigations are</w:delText>
        </w:r>
        <w:r w:rsidRPr="00E41402">
          <w:rPr>
            <w:sz w:val="24"/>
            <w:szCs w:val="24"/>
          </w:rPr>
          <w:delText xml:space="preserve"> ongoing</w:delText>
        </w:r>
        <w:r w:rsidR="006D22FC">
          <w:rPr>
            <w:sz w:val="24"/>
            <w:szCs w:val="24"/>
          </w:rPr>
          <w:delText xml:space="preserve"> and</w:delText>
        </w:r>
        <w:r w:rsidRPr="00E41402">
          <w:rPr>
            <w:sz w:val="24"/>
            <w:szCs w:val="24"/>
          </w:rPr>
          <w:delText xml:space="preserve"> these data are subject to change.</w:delText>
        </w:r>
      </w:del>
    </w:p>
    <w:p w14:paraId="2CF556ED" w14:textId="77777777" w:rsidR="00E41402" w:rsidRPr="00E41402" w:rsidRDefault="00E41402" w:rsidP="00E41402">
      <w:pPr>
        <w:spacing w:after="0"/>
        <w:rPr>
          <w:del w:id="144" w:author="Comparison" w:date="2026-09-22T12:52:00Z" w16du:dateUtc="2026-09-22T16:52:00Z"/>
          <w:sz w:val="24"/>
          <w:szCs w:val="24"/>
        </w:rPr>
      </w:pPr>
      <w:del w:id="145" w:author="Comparison" w:date="2026-09-22T12:52:00Z" w16du:dateUtc="2026-09-22T16:52:00Z">
        <w:r w:rsidRPr="00E41402">
          <w:rPr>
            <w:sz w:val="24"/>
            <w:szCs w:val="24"/>
          </w:rPr>
          <w:delText xml:space="preserve">** </w:delText>
        </w:r>
        <w:r w:rsidR="006D22FC">
          <w:rPr>
            <w:sz w:val="24"/>
            <w:szCs w:val="24"/>
          </w:rPr>
          <w:delText>T</w:delText>
        </w:r>
        <w:r w:rsidRPr="00E41402">
          <w:rPr>
            <w:sz w:val="24"/>
            <w:szCs w:val="24"/>
          </w:rPr>
          <w:delText>otal may not add up to 100 percent</w:delText>
        </w:r>
        <w:r w:rsidR="006D22FC">
          <w:rPr>
            <w:sz w:val="24"/>
            <w:szCs w:val="24"/>
          </w:rPr>
          <w:delText xml:space="preserve"> due to rounding</w:delText>
        </w:r>
        <w:r w:rsidRPr="00E41402">
          <w:rPr>
            <w:sz w:val="24"/>
            <w:szCs w:val="24"/>
          </w:rPr>
          <w:delText>.</w:delText>
        </w:r>
      </w:del>
    </w:p>
    <w:p w14:paraId="5B149890" w14:textId="77777777" w:rsidR="00E41402" w:rsidRDefault="00E41402">
      <w:pPr>
        <w:rPr>
          <w:rPrChange w:id="146" w:author="Comparison" w:date="2026-09-22T12:52:00Z" w16du:dateUtc="2026-09-22T16:52:00Z">
            <w:rPr>
              <w:sz w:val="24"/>
              <w:szCs w:val="24"/>
            </w:rPr>
          </w:rPrChange>
        </w:rPr>
        <w:pPrChange w:id="147" w:author="Comparison" w:date="2026-09-22T12:52:00Z" w16du:dateUtc="2026-09-22T16:52:00Z">
          <w:pPr>
            <w:spacing w:after="0"/>
          </w:pPr>
        </w:pPrChange>
      </w:pPr>
      <w:del w:id="148" w:author="Comparison" w:date="2026-09-22T12:52:00Z" w16du:dateUtc="2026-09-22T16:52:00Z">
        <w:r w:rsidRPr="00E41402">
          <w:rPr>
            <w:sz w:val="24"/>
            <w:szCs w:val="24"/>
          </w:rPr>
          <w:delText xml:space="preserve">*** Numbers under 5 are suppressed </w:delText>
        </w:r>
        <w:r w:rsidR="006D22FC">
          <w:rPr>
            <w:sz w:val="24"/>
            <w:szCs w:val="24"/>
          </w:rPr>
          <w:delText>consistent with Departmental patient privacy and confidentiality policies</w:delText>
        </w:r>
        <w:r w:rsidRPr="00E41402">
          <w:rPr>
            <w:sz w:val="24"/>
            <w:szCs w:val="24"/>
          </w:rPr>
          <w:delText>.</w:delText>
        </w:r>
      </w:del>
    </w:p>
    <w:sectPr w:rsidR="00E41402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160" w:author="Comparison" w:date="2026-09-22T12:52:00Z" w16du:dateUtc="2026-09-22T16:52:00Z">
        <w:sectPr w:rsidR="00E41402">
          <w:pgSz w:w="12240" w:h="15840"/>
          <w:pgMar w:top="1458" w:right="1440" w:bottom="558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735C31" w14:textId="77777777" w:rsidR="003E6F62" w:rsidRDefault="003E6F62" w:rsidP="00C428CF">
      <w:pPr>
        <w:spacing w:after="0" w:line="240" w:lineRule="auto"/>
      </w:pPr>
      <w:r>
        <w:separator/>
      </w:r>
    </w:p>
  </w:endnote>
  <w:endnote w:type="continuationSeparator" w:id="0">
    <w:p w14:paraId="23F865FA" w14:textId="77777777" w:rsidR="003E6F62" w:rsidRDefault="003E6F62" w:rsidP="00C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0637C" w14:textId="77777777" w:rsidR="008D5712" w:rsidRDefault="008D5712">
    <w:pPr>
      <w:pStyle w:val="MediumList1-Accent5"/>
      <w:pPrChange w:id="159" w:author="Comparison" w:date="2026-09-22T12:52:00Z" w16du:dateUtc="2026-09-22T16:5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AE901A" w14:textId="77777777" w:rsidR="003E6F62" w:rsidRDefault="003E6F62" w:rsidP="00C428CF">
      <w:pPr>
        <w:spacing w:after="0" w:line="240" w:lineRule="auto"/>
      </w:pPr>
      <w:r>
        <w:separator/>
      </w:r>
    </w:p>
  </w:footnote>
  <w:footnote w:type="continuationSeparator" w:id="0">
    <w:p w14:paraId="2792AD6F" w14:textId="77777777" w:rsidR="003E6F62" w:rsidRDefault="003E6F62" w:rsidP="00C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4340AE" w14:paraId="1566C93C" w14:textId="77777777">
      <w:tblPrEx>
        <w:tblCellMar>
          <w:top w:w="0" w:type="dxa"/>
          <w:bottom w:w="0" w:type="dxa"/>
        </w:tblCellMar>
      </w:tblPrEx>
      <w:trPr>
        <w:ins w:id="149" w:author="Comparison" w:date="2026-09-22T12:52:00Z" w16du:dateUtc="2026-09-22T16:5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BFFE558" w14:textId="77777777" w:rsidR="004340AE" w:rsidRDefault="003E6F62">
          <w:pPr>
            <w:rPr>
              <w:ins w:id="150" w:author="Comparison" w:date="2026-09-22T12:52:00Z" w16du:dateUtc="2026-09-22T16:52:00Z"/>
            </w:rPr>
          </w:pPr>
          <w:ins w:id="151" w:author="Comparison" w:date="2026-09-22T12:52:00Z" w16du:dateUtc="2026-09-22T16:52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30E6345" w14:textId="77777777" w:rsidR="004340AE" w:rsidRDefault="003E6F62">
          <w:pPr>
            <w:jc w:val="center"/>
            <w:rPr>
              <w:ins w:id="152" w:author="Comparison" w:date="2026-09-22T12:52:00Z" w16du:dateUtc="2026-09-22T16:52:00Z"/>
            </w:rPr>
          </w:pPr>
          <w:ins w:id="153" w:author="Comparison" w:date="2026-09-22T12:52:00Z" w16du:dateUtc="2026-09-22T16:5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6A03231C" w14:textId="77777777" w:rsidR="004340AE" w:rsidRDefault="003E6F62">
          <w:pPr>
            <w:jc w:val="right"/>
            <w:rPr>
              <w:ins w:id="154" w:author="Comparison" w:date="2026-09-22T12:52:00Z" w16du:dateUtc="2026-09-22T16:52:00Z"/>
            </w:rPr>
          </w:pPr>
          <w:ins w:id="155" w:author="Comparison" w:date="2026-09-22T12:52:00Z" w16du:dateUtc="2026-09-22T16:52:00Z">
            <w:r>
              <w:rPr>
                <w:color w:val="000000"/>
              </w:rPr>
              <w:t>07.12.2025</w:t>
            </w:r>
          </w:ins>
        </w:p>
      </w:tc>
    </w:tr>
  </w:tbl>
  <w:p w14:paraId="402DBDAE" w14:textId="77777777" w:rsidR="00C428CF" w:rsidRPr="005D201C" w:rsidRDefault="00691A0F" w:rsidP="00C428CF">
    <w:pPr>
      <w:spacing w:after="0"/>
      <w:rPr>
        <w:del w:id="156" w:author="Comparison" w:date="2026-09-22T12:52:00Z" w16du:dateUtc="2026-09-22T16:52:00Z"/>
        <w:color w:val="595959" w:themeColor="text1" w:themeTint="A6"/>
      </w:rPr>
    </w:pPr>
    <w:del w:id="157" w:author="Comparison" w:date="2026-09-22T12:52:00Z" w16du:dateUtc="2026-09-22T16:52:00Z">
      <w:r>
        <w:rPr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11EC7D4B" wp14:editId="388F5288">
            <wp:simplePos x="0" y="0"/>
            <wp:positionH relativeFrom="column">
              <wp:posOffset>5419090</wp:posOffset>
            </wp:positionH>
            <wp:positionV relativeFrom="paragraph">
              <wp:posOffset>-215900</wp:posOffset>
            </wp:positionV>
            <wp:extent cx="523875" cy="53191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H logo.png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3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B0" w:rsidRPr="005D201C">
        <w:rPr>
          <w:color w:val="595959" w:themeColor="text1" w:themeTint="A6"/>
        </w:rPr>
        <w:delText>MASSACHUSETTS DEPARTMENT OF PUBLIC HEALTH</w:delText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 w:rsidR="00AA7FB0" w:rsidRPr="005D201C">
        <w:rPr>
          <w:color w:val="595959" w:themeColor="text1" w:themeTint="A6"/>
        </w:rPr>
        <w:delText xml:space="preserve"> </w:delText>
      </w:r>
    </w:del>
  </w:p>
  <w:p w14:paraId="35D28F3C" w14:textId="77777777" w:rsidR="00C428CF" w:rsidRPr="00C428CF" w:rsidRDefault="00C428CF" w:rsidP="00C428CF">
    <w:pPr>
      <w:pStyle w:val="Header"/>
      <w:rPr>
        <w:del w:id="158" w:author="Comparison" w:date="2026-09-22T12:52:00Z" w16du:dateUtc="2026-09-22T16:52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76BBC"/>
    <w:rsid w:val="00086263"/>
    <w:rsid w:val="00211A15"/>
    <w:rsid w:val="00267B0F"/>
    <w:rsid w:val="002A4083"/>
    <w:rsid w:val="00324E61"/>
    <w:rsid w:val="003E6F62"/>
    <w:rsid w:val="003F00CD"/>
    <w:rsid w:val="004340AE"/>
    <w:rsid w:val="00453FAF"/>
    <w:rsid w:val="004642F7"/>
    <w:rsid w:val="005854FD"/>
    <w:rsid w:val="005B7F1A"/>
    <w:rsid w:val="005D201C"/>
    <w:rsid w:val="00635548"/>
    <w:rsid w:val="006616C6"/>
    <w:rsid w:val="00691A0F"/>
    <w:rsid w:val="006D22FC"/>
    <w:rsid w:val="006F5CEB"/>
    <w:rsid w:val="007666AF"/>
    <w:rsid w:val="00875E83"/>
    <w:rsid w:val="0088075A"/>
    <w:rsid w:val="008D5712"/>
    <w:rsid w:val="008E49A8"/>
    <w:rsid w:val="00921CBA"/>
    <w:rsid w:val="009371BC"/>
    <w:rsid w:val="00A757B6"/>
    <w:rsid w:val="00AA7FB0"/>
    <w:rsid w:val="00C428CF"/>
    <w:rsid w:val="00C715C2"/>
    <w:rsid w:val="00D17B9F"/>
    <w:rsid w:val="00D44047"/>
    <w:rsid w:val="00D758C3"/>
    <w:rsid w:val="00E41402"/>
    <w:rsid w:val="00E45105"/>
    <w:rsid w:val="00E77954"/>
    <w:rsid w:val="00EA5B1B"/>
    <w:rsid w:val="00EE3545"/>
    <w:rsid w:val="00F3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FD"/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spacing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spacing w:after="0"/>
      <w:outlineLvl w:val="2"/>
    </w:pPr>
    <w:rPr>
      <w:rFonts w:eastAsiaTheme="majorEastAsia" w:cstheme="majorBidi"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8CF"/>
  </w:style>
  <w:style w:type="paragraph" w:styleId="Footer">
    <w:name w:val="footer"/>
    <w:basedOn w:val="Normal"/>
    <w:link w:val="Foot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8CF"/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character" w:styleId="FootnoteReference">
    <w:name w:val="footnote reference"/>
    <w:semiHidden/>
    <w:unhideWhenUsed/>
    <w:rsid w:val="008D57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1</cp:revision>
  <dcterms:created xsi:type="dcterms:W3CDTF">2019-10-29T14:34:00Z</dcterms:created>
  <dcterms:modified xsi:type="dcterms:W3CDTF">2026-09-22T16:52:00Z</dcterms:modified>
</cp:coreProperties>
</file>