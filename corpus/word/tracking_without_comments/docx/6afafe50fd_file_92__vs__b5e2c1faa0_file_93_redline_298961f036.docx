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A60D69" w14:textId="77777777" w:rsidR="004C3346" w:rsidRDefault="004C3346">
      <w:pPr>
        <w:rPr>
          <w:rFonts w:ascii="Arial" w:hAnsi="Arial"/>
          <w:b/>
          <w:color w:val="C00000"/>
          <w:sz w:val="32"/>
          <w:rPrChange w:id="0" w:author="Arthur Souza Rodrigues" w:date="2026-07-10T21:46:00Z" w16du:dateUtc="2026-07-11T01:46:00Z">
            <w:rPr/>
          </w:rPrChange>
        </w:rPr>
        <w:pPrChange w:id="1" w:author="Arthur Souza Rodrigues" w:date="2026-07-10T21:46:00Z" w16du:dateUtc="2026-07-11T01:46:00Z">
          <w:pPr>
            <w:pStyle w:val="Heading1"/>
          </w:pPr>
        </w:pPrChange>
      </w:pPr>
      <w:r>
        <w:rPr>
          <w:rFonts w:ascii="Arial" w:hAnsi="Arial"/>
          <w:b/>
          <w:color w:val="C00000"/>
          <w:sz w:val="32"/>
          <w:rPrChange w:id="2" w:author="Arthur Souza Rodrigues" w:date="2026-07-10T21:46:00Z" w16du:dateUtc="2026-07-11T01:46:00Z">
            <w:rPr/>
          </w:rPrChange>
        </w:rPr>
        <w:t>file_</w:t>
      </w:r>
      <w:ins w:id="3" w:author="Arthur Souza Rodrigues" w:date="2026-07-10T21:46:00Z" w16du:dateUtc="2026-07-11T01:46:00Z">
        <w:r w:rsidR="00131B31">
          <w:rPr>
            <w:rFonts w:ascii="Arial" w:hAnsi="Arial" w:cs="Arial"/>
            <w:b/>
            <w:bCs/>
            <w:color w:val="C00000"/>
            <w:sz w:val="32"/>
            <w:szCs w:val="32"/>
          </w:rPr>
          <w:t>93</w:t>
        </w:r>
      </w:ins>
      <w:del w:id="4" w:author="Arthur Souza Rodrigues" w:date="2026-07-10T21:46:00Z" w16du:dateUtc="2026-07-11T01:46:00Z">
        <w:r>
          <w:delText>92</w:delText>
        </w:r>
      </w:del>
      <w:r>
        <w:rPr>
          <w:rFonts w:ascii="Arial" w:hAnsi="Arial"/>
          <w:b/>
          <w:color w:val="C00000"/>
          <w:sz w:val="32"/>
          <w:rPrChange w:id="5" w:author="Arthur Souza Rodrigues" w:date="2026-07-10T21:46:00Z" w16du:dateUtc="2026-07-11T01:46:00Z">
            <w:rPr/>
          </w:rPrChange>
        </w:rPr>
        <w:t>.docx</w:t>
      </w:r>
    </w:p>
    <w:p w14:paraId="1DF5D94E" w14:textId="2689FE30" w:rsidR="00C6726A" w:rsidRDefault="00277C8E">
      <w:pPr>
        <w:rPr>
          <w:ins w:id="6" w:author="Arthur Souza Rodrigues" w:date="2026-07-10T21:46:00Z" w16du:dateUtc="2026-07-11T01:46:00Z"/>
        </w:rPr>
      </w:pPr>
      <w:ins w:id="7" w:author="Arthur Souza Rodrigues" w:date="2026-07-10T21:46:00Z" w16du:dateUtc="2026-07-11T01:46:00Z">
        <w:r>
          <w:rPr>
            <w:rFonts w:ascii="Arial" w:hAnsi="Arial" w:cs="Arial"/>
            <w:b/>
            <w:bCs/>
            <w:color w:val="C00000"/>
            <w:sz w:val="32"/>
            <w:szCs w:val="32"/>
          </w:rPr>
          <w:t>Track Changes Suggesting Heading 2 Red Demo</w:t>
        </w:r>
      </w:ins>
    </w:p>
    <w:p w14:paraId="7B9E5A4D" w14:textId="77777777" w:rsidR="00C6726A" w:rsidRDefault="00277C8E">
      <w:pPr>
        <w:spacing w:before="360" w:after="80" w:line="240" w:lineRule="auto"/>
        <w:rPr>
          <w:ins w:id="8" w:author="Arthur Souza Rodrigues" w:date="2026-07-10T21:46:00Z" w16du:dateUtc="2026-07-11T01:46:00Z"/>
        </w:rPr>
      </w:pPr>
      <w:ins w:id="9" w:author="Arthur Souza Rodrigues" w:date="2026-07-10T21:46:00Z" w16du:dateUtc="2026-07-11T01:46:00Z">
        <w:r>
          <w:rPr>
            <w:rFonts w:ascii="Arial" w:hAnsi="Arial" w:cs="Arial"/>
            <w:b/>
            <w:bCs/>
            <w:color w:val="C00000"/>
            <w:sz w:val="32"/>
            <w:szCs w:val="32"/>
          </w:rPr>
          <w:t>This document shows Suggesting mode with Heading 2 style and red color.</w:t>
        </w:r>
      </w:ins>
    </w:p>
    <w:p w14:paraId="71906970" w14:textId="31B4441E" w:rsidR="00B17693" w:rsidRDefault="00277C8E">
      <w:pPr>
        <w:pStyle w:val="Heading1"/>
        <w:rPr>
          <w:del w:id="10" w:author="Arthur Souza Rodrigues" w:date="2026-07-10T21:46:00Z" w16du:dateUtc="2026-07-11T01:46:00Z"/>
        </w:rPr>
      </w:pPr>
      <w:ins w:id="11" w:author="Arthur Souza Rodrigues" w:date="2026-07-10T21:46:00Z" w16du:dateUtc="2026-07-11T01:46:00Z">
        <w:r>
          <w:rPr>
            <w:rFonts w:ascii="Arial" w:hAnsi="Arial" w:cs="Arial"/>
            <w:color w:val="C00000"/>
            <w:sz w:val="32"/>
            <w:szCs w:val="32"/>
          </w:rPr>
          <w:t>Red Heading 2 suggestions help reviewers spot structural changes easily.</w:t>
        </w:r>
      </w:ins>
      <w:del w:id="12" w:author="Arthur Souza Rodrigues" w:date="2026-07-10T21:46:00Z" w16du:dateUtc="2026-07-11T01:46:00Z">
        <w:r w:rsidR="0014762F">
          <w:delText>Auto Page Number Test Document</w:delText>
        </w:r>
      </w:del>
    </w:p>
    <w:p w14:paraId="4C29D1F1" w14:textId="77777777" w:rsidR="00B17693" w:rsidRDefault="0014762F">
      <w:pPr>
        <w:rPr>
          <w:del w:id="13" w:author="Arthur Souza Rodrigues" w:date="2026-07-10T21:46:00Z" w16du:dateUtc="2026-07-11T01:46:00Z"/>
        </w:rPr>
      </w:pPr>
      <w:del w:id="14" w:author="Arthur Souza Rodrigues" w:date="2026-07-10T21:46:00Z" w16du:dateUtc="2026-07-11T01:46:00Z">
        <w:r>
          <w:delText>Sample text to create more pages...</w:delText>
        </w:r>
      </w:del>
    </w:p>
    <w:p w14:paraId="7B67E5BC" w14:textId="77777777" w:rsidR="00B17693" w:rsidRDefault="0014762F">
      <w:pPr>
        <w:rPr>
          <w:del w:id="15" w:author="Arthur Souza Rodrigues" w:date="2026-07-10T21:46:00Z" w16du:dateUtc="2026-07-11T01:46:00Z"/>
        </w:rPr>
      </w:pPr>
      <w:del w:id="16" w:author="Arthur Souza Rodrigues" w:date="2026-07-10T21:46:00Z" w16du:dateUtc="2026-07-11T01:46:00Z">
        <w:r>
          <w:delText>Sample text to create more pages...</w:delText>
        </w:r>
      </w:del>
    </w:p>
    <w:p w14:paraId="5BE55FAC" w14:textId="77777777" w:rsidR="00B17693" w:rsidRDefault="0014762F">
      <w:pPr>
        <w:rPr>
          <w:del w:id="17" w:author="Arthur Souza Rodrigues" w:date="2026-07-10T21:46:00Z" w16du:dateUtc="2026-07-11T01:46:00Z"/>
        </w:rPr>
      </w:pPr>
      <w:del w:id="18" w:author="Arthur Souza Rodrigues" w:date="2026-07-10T21:46:00Z" w16du:dateUtc="2026-07-11T01:46:00Z">
        <w:r>
          <w:delText>Sample text to create more pages...</w:delText>
        </w:r>
      </w:del>
    </w:p>
    <w:p w14:paraId="0994256D" w14:textId="77777777" w:rsidR="00B17693" w:rsidRDefault="0014762F">
      <w:pPr>
        <w:rPr>
          <w:del w:id="19" w:author="Arthur Souza Rodrigues" w:date="2026-07-10T21:46:00Z" w16du:dateUtc="2026-07-11T01:46:00Z"/>
        </w:rPr>
      </w:pPr>
      <w:del w:id="20" w:author="Arthur Souza Rodrigues" w:date="2026-07-10T21:46:00Z" w16du:dateUtc="2026-07-11T01:46:00Z">
        <w:r>
          <w:delText>Sample text to create more pages...</w:delText>
        </w:r>
      </w:del>
    </w:p>
    <w:p w14:paraId="136C7535" w14:textId="77777777" w:rsidR="00B17693" w:rsidRDefault="0014762F">
      <w:pPr>
        <w:rPr>
          <w:del w:id="21" w:author="Arthur Souza Rodrigues" w:date="2026-07-10T21:46:00Z" w16du:dateUtc="2026-07-11T01:46:00Z"/>
        </w:rPr>
      </w:pPr>
      <w:del w:id="22" w:author="Arthur Souza Rodrigues" w:date="2026-07-10T21:46:00Z" w16du:dateUtc="2026-07-11T01:46:00Z">
        <w:r>
          <w:delText>Sample text to create more pages...</w:delText>
        </w:r>
      </w:del>
    </w:p>
    <w:p w14:paraId="42D924FB" w14:textId="77777777" w:rsidR="00B17693" w:rsidRDefault="0014762F">
      <w:pPr>
        <w:rPr>
          <w:del w:id="23" w:author="Arthur Souza Rodrigues" w:date="2026-07-10T21:46:00Z" w16du:dateUtc="2026-07-11T01:46:00Z"/>
        </w:rPr>
      </w:pPr>
      <w:del w:id="24" w:author="Arthur Souza Rodrigues" w:date="2026-07-10T21:46:00Z" w16du:dateUtc="2026-07-11T01:46:00Z">
        <w:r>
          <w:br w:type="page"/>
        </w:r>
      </w:del>
    </w:p>
    <w:p w14:paraId="1F6C89E7" w14:textId="77777777" w:rsidR="00B17693" w:rsidRDefault="00B17693">
      <w:pPr>
        <w:rPr>
          <w:del w:id="25" w:author="Arthur Souza Rodrigues" w:date="2026-07-10T21:46:00Z" w16du:dateUtc="2026-07-11T01:46:00Z"/>
        </w:rPr>
        <w:sectPr w:rsidR="00B17693">
          <w:headerReference w:type="default" r:id="rId8"/>
          <w:footerReference w:type="default" r:id="rId9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21F318CB" w14:textId="77777777" w:rsidR="00B17693" w:rsidRDefault="0014762F">
      <w:pPr>
        <w:rPr>
          <w:del w:id="28" w:author="Arthur Souza Rodrigues" w:date="2026-07-10T21:46:00Z" w16du:dateUtc="2026-07-11T01:46:00Z"/>
        </w:rPr>
      </w:pPr>
      <w:del w:id="29" w:author="Arthur Souza Rodrigues" w:date="2026-07-10T21:46:00Z" w16du:dateUtc="2026-07-11T01:46:00Z">
        <w:r>
          <w:lastRenderedPageBreak/>
          <w:delText>More sample text for section 2...</w:delText>
        </w:r>
      </w:del>
    </w:p>
    <w:p w14:paraId="060AEE3B" w14:textId="77777777" w:rsidR="00B17693" w:rsidRDefault="0014762F">
      <w:pPr>
        <w:rPr>
          <w:del w:id="30" w:author="Arthur Souza Rodrigues" w:date="2026-07-10T21:46:00Z" w16du:dateUtc="2026-07-11T01:46:00Z"/>
        </w:rPr>
      </w:pPr>
      <w:del w:id="31" w:author="Arthur Souza Rodrigues" w:date="2026-07-10T21:46:00Z" w16du:dateUtc="2026-07-11T01:46:00Z">
        <w:r>
          <w:delText>More sample text for section 2...</w:delText>
        </w:r>
      </w:del>
    </w:p>
    <w:p w14:paraId="6C61EFAC" w14:textId="77777777" w:rsidR="00B17693" w:rsidRDefault="0014762F">
      <w:pPr>
        <w:rPr>
          <w:del w:id="32" w:author="Arthur Souza Rodrigues" w:date="2026-07-10T21:46:00Z" w16du:dateUtc="2026-07-11T01:46:00Z"/>
        </w:rPr>
      </w:pPr>
      <w:del w:id="33" w:author="Arthur Souza Rodrigues" w:date="2026-07-10T21:46:00Z" w16du:dateUtc="2026-07-11T01:46:00Z">
        <w:r>
          <w:delText>More sample text for section 2...</w:delText>
        </w:r>
      </w:del>
    </w:p>
    <w:p w14:paraId="04349A11" w14:textId="77777777" w:rsidR="00B17693" w:rsidRDefault="0014762F">
      <w:pPr>
        <w:rPr>
          <w:del w:id="34" w:author="Arthur Souza Rodrigues" w:date="2026-07-10T21:46:00Z" w16du:dateUtc="2026-07-11T01:46:00Z"/>
        </w:rPr>
      </w:pPr>
      <w:del w:id="35" w:author="Arthur Souza Rodrigues" w:date="2026-07-10T21:46:00Z" w16du:dateUtc="2026-07-11T01:46:00Z">
        <w:r>
          <w:delText>More sample text for section 2...</w:delText>
        </w:r>
      </w:del>
    </w:p>
    <w:p w14:paraId="710725F6" w14:textId="77777777" w:rsidR="00B17693" w:rsidRDefault="0014762F">
      <w:pPr>
        <w:rPr>
          <w:del w:id="36" w:author="Arthur Souza Rodrigues" w:date="2026-07-10T21:46:00Z" w16du:dateUtc="2026-07-11T01:46:00Z"/>
        </w:rPr>
      </w:pPr>
      <w:del w:id="37" w:author="Arthur Souza Rodrigues" w:date="2026-07-10T21:46:00Z" w16du:dateUtc="2026-07-11T01:46:00Z">
        <w:r>
          <w:delText>More sample text for section 2...</w:delText>
        </w:r>
      </w:del>
    </w:p>
    <w:p w14:paraId="3A483984" w14:textId="77777777" w:rsidR="00B17693" w:rsidRDefault="0014762F">
      <w:pPr>
        <w:rPr>
          <w:del w:id="38" w:author="Arthur Souza Rodrigues" w:date="2026-07-10T21:46:00Z" w16du:dateUtc="2026-07-11T01:46:00Z"/>
        </w:rPr>
      </w:pPr>
      <w:del w:id="39" w:author="Arthur Souza Rodrigues" w:date="2026-07-10T21:46:00Z" w16du:dateUtc="2026-07-11T01:46:00Z">
        <w:r>
          <w:br w:type="page"/>
        </w:r>
      </w:del>
    </w:p>
    <w:p w14:paraId="7FD34D0C" w14:textId="77777777" w:rsidR="00B17693" w:rsidRDefault="00B17693">
      <w:pPr>
        <w:rPr>
          <w:del w:id="40" w:author="Arthur Souza Rodrigues" w:date="2026-07-10T21:46:00Z" w16du:dateUtc="2026-07-11T01:46:00Z"/>
        </w:rPr>
        <w:sectPr w:rsidR="00B17693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683FCC3A" w14:textId="77777777" w:rsidR="00B17693" w:rsidRDefault="0014762F">
      <w:pPr>
        <w:rPr>
          <w:del w:id="41" w:author="Arthur Souza Rodrigues" w:date="2026-07-10T21:46:00Z" w16du:dateUtc="2026-07-11T01:46:00Z"/>
        </w:rPr>
      </w:pPr>
      <w:del w:id="42" w:author="Arthur Souza Rodrigues" w:date="2026-07-10T21:46:00Z" w16du:dateUtc="2026-07-11T01:46:00Z">
        <w:r>
          <w:lastRenderedPageBreak/>
          <w:delText>More section 3 content...</w:delText>
        </w:r>
      </w:del>
    </w:p>
    <w:p w14:paraId="728ACB79" w14:textId="77777777" w:rsidR="00B17693" w:rsidRDefault="0014762F">
      <w:pPr>
        <w:rPr>
          <w:del w:id="43" w:author="Arthur Souza Rodrigues" w:date="2026-07-10T21:46:00Z" w16du:dateUtc="2026-07-11T01:46:00Z"/>
        </w:rPr>
      </w:pPr>
      <w:del w:id="44" w:author="Arthur Souza Rodrigues" w:date="2026-07-10T21:46:00Z" w16du:dateUtc="2026-07-11T01:46:00Z">
        <w:r>
          <w:delText>More section 3 content...</w:delText>
        </w:r>
      </w:del>
    </w:p>
    <w:p w14:paraId="51ACCB34" w14:textId="77777777" w:rsidR="00B17693" w:rsidRDefault="0014762F">
      <w:pPr>
        <w:rPr>
          <w:del w:id="45" w:author="Arthur Souza Rodrigues" w:date="2026-07-10T21:46:00Z" w16du:dateUtc="2026-07-11T01:46:00Z"/>
        </w:rPr>
      </w:pPr>
      <w:del w:id="46" w:author="Arthur Souza Rodrigues" w:date="2026-07-10T21:46:00Z" w16du:dateUtc="2026-07-11T01:46:00Z">
        <w:r>
          <w:delText>More section 3 content...</w:delText>
        </w:r>
      </w:del>
    </w:p>
    <w:p w14:paraId="6CFC7975" w14:textId="77777777" w:rsidR="00B17693" w:rsidRDefault="0014762F">
      <w:pPr>
        <w:rPr>
          <w:del w:id="47" w:author="Arthur Souza Rodrigues" w:date="2026-07-10T21:46:00Z" w16du:dateUtc="2026-07-11T01:46:00Z"/>
        </w:rPr>
      </w:pPr>
      <w:del w:id="48" w:author="Arthur Souza Rodrigues" w:date="2026-07-10T21:46:00Z" w16du:dateUtc="2026-07-11T01:46:00Z">
        <w:r>
          <w:delText>More section 3 content...</w:delText>
        </w:r>
      </w:del>
    </w:p>
    <w:p w14:paraId="2CCC691A" w14:textId="77777777" w:rsidR="00B17693" w:rsidRDefault="0014762F">
      <w:pPr>
        <w:spacing w:before="360" w:after="80" w:line="240" w:lineRule="auto"/>
        <w:pPrChange w:id="49" w:author="Arthur Souza Rodrigues" w:date="2026-07-10T21:46:00Z" w16du:dateUtc="2026-07-11T01:46:00Z">
          <w:pPr/>
        </w:pPrChange>
      </w:pPr>
      <w:del w:id="50" w:author="Arthur Souza Rodrigues" w:date="2026-07-10T21:46:00Z" w16du:dateUtc="2026-07-11T01:46:00Z">
        <w:r>
          <w:delText>More section 3 content...</w:delText>
        </w:r>
      </w:del>
    </w:p>
    <w:sectPr w:rsidR="00B17693">
      <w:pgSz w:w="12240" w:h="15840"/>
      <w:pgMar w:top="1440" w:right="1440" w:bottom="1440" w:left="1440" w:header="720" w:footer="720" w:gutter="0"/>
      <w:cols w:space="720"/>
      <w:docGrid w:linePitch="0"/>
      <w:sectPrChange w:id="51" w:author="Arthur Souza Rodrigues" w:date="2026-07-10T21:46:00Z" w16du:dateUtc="2026-07-11T01:46:00Z">
        <w:sectPr w:rsidR="00B17693">
          <w:pgMar w:top="1440" w:right="1800" w:bottom="1440" w:left="1800" w:header="720" w:footer="720" w:gutter="0"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88FBB4A" w14:textId="77777777" w:rsidR="00277C8E" w:rsidRDefault="00277C8E">
      <w:pPr>
        <w:spacing w:after="0" w:line="240" w:lineRule="auto"/>
      </w:pPr>
      <w:r>
        <w:separator/>
      </w:r>
    </w:p>
  </w:endnote>
  <w:endnote w:type="continuationSeparator" w:id="0">
    <w:p w14:paraId="190DA8C8" w14:textId="77777777" w:rsidR="00277C8E" w:rsidRDefault="00277C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250C63" w14:textId="77777777" w:rsidR="00B17693" w:rsidRDefault="0014762F">
    <w:pPr>
      <w:pStyle w:val="Footer"/>
      <w:pPrChange w:id="26" w:author="Arthur Souza Rodrigues" w:date="2026-07-10T21:46:00Z" w16du:dateUtc="2026-07-11T01:46:00Z">
        <w:pPr>
          <w:pStyle w:val="Footer"/>
          <w:jc w:val="center"/>
        </w:pPr>
      </w:pPrChange>
    </w:pPr>
    <w:del w:id="27" w:author="Arthur Souza Rodrigues" w:date="2026-07-10T21:46:00Z" w16du:dateUtc="2026-07-11T01:46:00Z">
      <w:r>
        <w:rPr>
          <w:rFonts w:ascii="Times New Roman" w:hAnsi="Times New Roman"/>
          <w:sz w:val="28"/>
        </w:rPr>
        <w:delText xml:space="preserve">Pg </w:delText>
      </w:r>
      <w:r>
        <w:fldChar w:fldCharType="begin"/>
      </w:r>
      <w:r>
        <w:delInstrText>PAGE</w:delInstrText>
      </w:r>
      <w:r>
        <w:fldChar w:fldCharType="separate"/>
      </w:r>
      <w:r w:rsidR="004C3346">
        <w:rPr>
          <w:noProof/>
        </w:rPr>
        <w:delText>1</w:delText>
      </w:r>
      <w:r>
        <w:fldChar w:fldCharType="end"/>
      </w:r>
      <w:r>
        <w:rPr>
          <w:rFonts w:ascii="Times New Roman" w:hAnsi="Times New Roman"/>
          <w:sz w:val="28"/>
        </w:rPr>
        <w:delText xml:space="preserve"> Left aligned</w:delText>
      </w:r>
      <w:r>
        <w:rPr>
          <w:rFonts w:ascii="Arial" w:hAnsi="Arial"/>
          <w:sz w:val="32"/>
        </w:rPr>
        <w:delText xml:space="preserve">Page </w:delText>
      </w:r>
      <w:r>
        <w:fldChar w:fldCharType="begin"/>
      </w:r>
      <w:r>
        <w:delInstrText>PAGE</w:delInstrText>
      </w:r>
      <w:r>
        <w:fldChar w:fldCharType="separate"/>
      </w:r>
      <w:r w:rsidR="004C3346">
        <w:rPr>
          <w:noProof/>
        </w:rPr>
        <w:delText>1</w:delText>
      </w:r>
      <w:r>
        <w:fldChar w:fldCharType="end"/>
      </w:r>
      <w:r>
        <w:delText xml:space="preserve"> of </w:delText>
      </w:r>
      <w:r>
        <w:fldChar w:fldCharType="begin"/>
      </w:r>
      <w:r>
        <w:delInstrText>NUMPAGES</w:delInstrText>
      </w:r>
      <w:r>
        <w:fldChar w:fldCharType="separate"/>
      </w:r>
      <w:r w:rsidR="004C3346">
        <w:rPr>
          <w:noProof/>
        </w:rPr>
        <w:delText>2</w:delText>
      </w:r>
      <w:r>
        <w:fldChar w:fldCharType="end"/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DF4E9C2" w14:textId="77777777" w:rsidR="00277C8E" w:rsidRDefault="00277C8E">
      <w:pPr>
        <w:spacing w:after="0" w:line="240" w:lineRule="auto"/>
      </w:pPr>
      <w:r>
        <w:separator/>
      </w:r>
    </w:p>
  </w:footnote>
  <w:footnote w:type="continuationSeparator" w:id="0">
    <w:p w14:paraId="596A5E9F" w14:textId="77777777" w:rsidR="00277C8E" w:rsidRDefault="00277C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0C3797" w14:textId="77777777" w:rsidR="00353390" w:rsidRDefault="0035339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18020">
    <w:abstractNumId w:val="8"/>
  </w:num>
  <w:num w:numId="2" w16cid:durableId="53433892">
    <w:abstractNumId w:val="6"/>
  </w:num>
  <w:num w:numId="3" w16cid:durableId="1339963387">
    <w:abstractNumId w:val="5"/>
  </w:num>
  <w:num w:numId="4" w16cid:durableId="847986791">
    <w:abstractNumId w:val="4"/>
  </w:num>
  <w:num w:numId="5" w16cid:durableId="1118992999">
    <w:abstractNumId w:val="7"/>
  </w:num>
  <w:num w:numId="6" w16cid:durableId="1072384569">
    <w:abstractNumId w:val="3"/>
  </w:num>
  <w:num w:numId="7" w16cid:durableId="1209992373">
    <w:abstractNumId w:val="2"/>
  </w:num>
  <w:num w:numId="8" w16cid:durableId="1415198124">
    <w:abstractNumId w:val="1"/>
  </w:num>
  <w:num w:numId="9" w16cid:durableId="11078177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1B31"/>
    <w:rsid w:val="0014762F"/>
    <w:rsid w:val="0015074B"/>
    <w:rsid w:val="001C39F5"/>
    <w:rsid w:val="00277C8E"/>
    <w:rsid w:val="0029639D"/>
    <w:rsid w:val="00326F90"/>
    <w:rsid w:val="00353390"/>
    <w:rsid w:val="004C3346"/>
    <w:rsid w:val="00AA1D8D"/>
    <w:rsid w:val="00B17693"/>
    <w:rsid w:val="00B47730"/>
    <w:rsid w:val="00BA2043"/>
    <w:rsid w:val="00C6726A"/>
    <w:rsid w:val="00CB0664"/>
    <w:rsid w:val="00D53F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F1AF81"/>
  <w14:defaultImageDpi w14:val="300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2026-07-11T01:46:00Z</dcterms:modified>
  <cp:category/>
</cp:coreProperties>
</file>