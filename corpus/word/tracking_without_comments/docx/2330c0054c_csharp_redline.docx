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pt14="http://powertools.codeplex.com/2011" mc:Ignorable="w14 w15 w16se w16cid w16 w16cex w16sdtdh w16sdtfl w16du wp14 pt14">
  <w:body>
    <w:p pt14:Unid="697f9dcdab1a44c698636f62bd67d121">
      <w:pPr/>
      <w:r>
        <w:t xml:space="preserve">Eu adoro </w:t>
      </w:r>
      <w:del w:author="Redline" w:id="1" w:date="2026-06-14T01:14:52.9202420-04:00">
        <w:r>
          <w:delText>mamão</w:delText>
        </w:r>
      </w:del>
      <w:ins w:author="Redline" w:id="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abb2246013942b98f711116b86e149d">
      <w:pPr/>
    </w:p>
    <w:p pt14:Unid="3ce7c736285d48289beae376350d5101">
      <w:pPr/>
      <w:r>
        <w:t xml:space="preserve">Eu adoro </w:t>
      </w:r>
      <w:del w:author="Redline" w:id="3" w:date="2026-06-14T01:14:52.9202420-04:00">
        <w:r>
          <w:delText>mamão</w:delText>
        </w:r>
      </w:del>
      <w:ins w:author="Redline" w:id="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15de436bf15d4dffae36fc89639c5115">
      <w:pPr/>
      <w:r>
        <w:t xml:space="preserve">Eu adoro </w:t>
      </w:r>
      <w:del w:author="Redline" w:id="5" w:date="2026-06-14T01:14:52.9202420-04:00">
        <w:r>
          <w:delText>mamão</w:delText>
        </w:r>
      </w:del>
      <w:ins w:author="Redline" w:id="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94a2b8c8b2c940b8ada8ed2d74634063">
      <w:pPr/>
      <w:r>
        <w:t xml:space="preserve">Eu adoro </w:t>
      </w:r>
      <w:del w:author="Redline" w:id="7" w:date="2026-06-14T01:14:52.9202420-04:00">
        <w:r>
          <w:delText>mamão</w:delText>
        </w:r>
      </w:del>
      <w:ins w:author="Redline" w:id="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5a1b20fb26849259d5fe55e1122f97e">
      <w:pPr/>
      <w:r>
        <w:t xml:space="preserve">Eu adoro </w:t>
      </w:r>
      <w:del w:author="Redline" w:id="9" w:date="2026-06-14T01:14:52.9202420-04:00">
        <w:r>
          <w:delText>mamão</w:delText>
        </w:r>
      </w:del>
      <w:ins w:author="Redline" w:id="1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fe9a299db1c3462faeb69bad4e659790">
      <w:pPr/>
      <w:r>
        <w:t xml:space="preserve">Eu adoro </w:t>
      </w:r>
      <w:del w:author="Redline" w:id="11" w:date="2026-06-14T01:14:52.9202420-04:00">
        <w:r>
          <w:delText>mamão</w:delText>
        </w:r>
      </w:del>
      <w:ins w:author="Redline" w:id="1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788a489f4a2b484da336f409ca952626">
      <w:pPr/>
      <w:r>
        <w:t xml:space="preserve">Eu adoro </w:t>
      </w:r>
      <w:del w:author="Redline" w:id="13" w:date="2026-06-14T01:14:52.9202420-04:00">
        <w:r>
          <w:delText>mamão</w:delText>
        </w:r>
      </w:del>
      <w:ins w:author="Redline" w:id="1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f0de3f29fea14cbda8800bfd33cd4f74">
      <w:pPr/>
      <w:r>
        <w:t xml:space="preserve">Eu adoro </w:t>
      </w:r>
      <w:del w:author="Redline" w:id="15" w:date="2026-06-14T01:14:52.9202420-04:00">
        <w:r>
          <w:delText>mamão</w:delText>
        </w:r>
      </w:del>
      <w:ins w:author="Redline" w:id="1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731ea5bca06e47128e91fbb36bcd5404">
      <w:pPr/>
      <w:r>
        <w:t xml:space="preserve">Eu adoro </w:t>
      </w:r>
      <w:del w:author="Redline" w:id="17" w:date="2026-06-14T01:14:52.9202420-04:00">
        <w:r>
          <w:delText>mamão</w:delText>
        </w:r>
      </w:del>
      <w:ins w:author="Redline" w:id="1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e3d890b32384449a21dbecb0fbdcbad">
      <w:pPr/>
      <w:r>
        <w:t xml:space="preserve">Eu adoro </w:t>
      </w:r>
      <w:del w:author="Redline" w:id="19" w:date="2026-06-14T01:14:52.9202420-04:00">
        <w:r>
          <w:delText>mamão</w:delText>
        </w:r>
      </w:del>
      <w:ins w:author="Redline" w:id="2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f32d416b402f4a128d0a9f93a082a487">
      <w:pPr/>
      <w:r>
        <w:t xml:space="preserve">Eu adoro </w:t>
      </w:r>
      <w:del w:author="Redline" w:id="21" w:date="2026-06-14T01:14:52.9202420-04:00">
        <w:r>
          <w:delText>mamão</w:delText>
        </w:r>
      </w:del>
      <w:ins w:author="Redline" w:id="2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bd03af904334d41bc9440c4a831d0fb">
      <w:pPr/>
      <w:r>
        <w:t xml:space="preserve">Eu adoro </w:t>
      </w:r>
      <w:del w:author="Redline" w:id="23" w:date="2026-06-14T01:14:52.9202420-04:00">
        <w:r>
          <w:delText>mamão</w:delText>
        </w:r>
      </w:del>
      <w:ins w:author="Redline" w:id="2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0acc0dc7ccb747de8147a4ad8e1db91c">
      <w:pPr/>
      <w:r>
        <w:t xml:space="preserve">Eu adoro </w:t>
      </w:r>
      <w:del w:author="Redline" w:id="25" w:date="2026-06-14T01:14:52.9202420-04:00">
        <w:r>
          <w:delText>mamão</w:delText>
        </w:r>
      </w:del>
      <w:ins w:author="Redline" w:id="2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598626d9f0f4bf08fbeb9b614b1f4bc">
      <w:pPr/>
      <w:r>
        <w:t xml:space="preserve">Eu adoro </w:t>
      </w:r>
      <w:del w:author="Redline" w:id="27" w:date="2026-06-14T01:14:52.9202420-04:00">
        <w:r>
          <w:delText>mamão</w:delText>
        </w:r>
      </w:del>
      <w:ins w:author="Redline" w:id="2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083ce096aaad479f8d536c2596438db9">
      <w:pPr/>
      <w:r>
        <w:t xml:space="preserve">Eu adoro </w:t>
      </w:r>
      <w:del w:author="Redline" w:id="29" w:date="2026-06-14T01:14:52.9202420-04:00">
        <w:r>
          <w:delText>mamão</w:delText>
        </w:r>
      </w:del>
      <w:ins w:author="Redline" w:id="3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168577b232d4f898a1ea35a8a295aaf">
      <w:pPr/>
      <w:r>
        <w:t xml:space="preserve">Eu adoro </w:t>
      </w:r>
      <w:del w:author="Redline" w:id="31" w:date="2026-06-14T01:14:52.9202420-04:00">
        <w:r>
          <w:delText>mamão</w:delText>
        </w:r>
      </w:del>
      <w:ins w:author="Redline" w:id="3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1e396b03b2ed487c976e2931cd7391fe">
      <w:pPr/>
      <w:r>
        <w:t xml:space="preserve">Eu adoro </w:t>
      </w:r>
      <w:del w:author="Redline" w:id="33" w:date="2026-06-14T01:14:52.9202420-04:00">
        <w:r>
          <w:delText>mamão</w:delText>
        </w:r>
      </w:del>
      <w:ins w:author="Redline" w:id="3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9f25668be1f4645a54518e0796c4fd1">
      <w:pPr pt14:Unid="fe0760750ca64d59b6458663dfce0ed5">
        <w:pStyle w:val="ListParagraph" pt14:Unid="27141720650440a9b7c6f5586c12b1c2"/>
        <w:numPr pt14:Unid="c8412108fe54453186794ac6d3dd3c9d">
          <w:ilvl w:val="0" pt14:Unid="b50b295042c0413483944aa2e5e7bd7a"/>
          <w:numId w:val="1" pt14:Unid="5fef4acd417f4e0a9a56f3b6a1a97f04"/>
        </w:numPr>
      </w:pPr>
    </w:p>
    <w:p pt14:Unid="b93b24bd8af840d1945fb6461c117650">
      <w:pPr/>
      <w:r>
        <w:t xml:space="preserve">Eu adoro </w:t>
      </w:r>
      <w:del w:author="Redline" w:id="35" w:date="2026-06-14T01:14:52.9202420-04:00">
        <w:r>
          <w:delText>mamão</w:delText>
        </w:r>
      </w:del>
      <w:ins w:author="Redline" w:id="3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41eaf8983d674f45a4785f0e90b28803">
      <w:pPr/>
    </w:p>
    <w:p pt14:Unid="3731711e6ef04c6a86fea6cc97a822be">
      <w:pPr/>
      <w:r>
        <w:t xml:space="preserve">Eu adoro </w:t>
      </w:r>
      <w:del w:author="Redline" w:id="37" w:date="2026-06-14T01:14:52.9202420-04:00">
        <w:r>
          <w:delText>mamão</w:delText>
        </w:r>
      </w:del>
      <w:ins w:author="Redline" w:id="3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b0d4e75c3a874ed1a9e3dcb0f615b7c4">
      <w:pPr/>
      <w:r>
        <w:t xml:space="preserve">Eu adoro </w:t>
      </w:r>
      <w:del w:author="Redline" w:id="39" w:date="2026-06-14T01:14:52.9202420-04:00">
        <w:r>
          <w:delText>mamão</w:delText>
        </w:r>
      </w:del>
      <w:ins w:author="Redline" w:id="4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9e78722fc764d12aa905f7d0e498b88">
      <w:pPr/>
      <w:r>
        <w:t xml:space="preserve">Eu adoro </w:t>
      </w:r>
      <w:del w:author="Redline" w:id="41" w:date="2026-06-14T01:14:52.9202420-04:00">
        <w:r>
          <w:delText>mamão</w:delText>
        </w:r>
      </w:del>
      <w:ins w:author="Redline" w:id="4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c9c34f11fa34a4ca61ee6b11327b900">
      <w:pPr/>
      <w:r>
        <w:t xml:space="preserve">Eu adoro </w:t>
      </w:r>
      <w:del w:author="Redline" w:id="43" w:date="2026-06-14T01:14:52.9202420-04:00">
        <w:r>
          <w:delText>mamão</w:delText>
        </w:r>
      </w:del>
      <w:ins w:author="Redline" w:id="4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ae2cbe2d57c4dc7a3c2294540277ec0">
      <w:pPr/>
      <w:r>
        <w:t xml:space="preserve">Eu adoro </w:t>
      </w:r>
      <w:del w:author="Redline" w:id="45" w:date="2026-06-14T01:14:52.9202420-04:00">
        <w:r>
          <w:delText>mamão</w:delText>
        </w:r>
      </w:del>
      <w:ins w:author="Redline" w:id="4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bb347578d3f443a81bbccf3de4919f5">
      <w:pPr/>
      <w:r>
        <w:t xml:space="preserve">Eu adoro </w:t>
      </w:r>
      <w:del w:author="Redline" w:id="47" w:date="2026-06-14T01:14:52.9202420-04:00">
        <w:r>
          <w:delText>mamão</w:delText>
        </w:r>
      </w:del>
      <w:ins w:author="Redline" w:id="4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d0578ec2c2144ad947c2a787b9a8c03">
      <w:pPr/>
      <w:r>
        <w:t xml:space="preserve">Eu adoro </w:t>
      </w:r>
      <w:del w:author="Redline" w:id="49" w:date="2026-06-14T01:14:52.9202420-04:00">
        <w:r>
          <w:delText>mamão</w:delText>
        </w:r>
      </w:del>
      <w:ins w:author="Redline" w:id="5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de2701b568a74986b8460e806a0f10e4">
      <w:pPr/>
      <w:r>
        <w:t xml:space="preserve">Eu adoro </w:t>
      </w:r>
      <w:del w:author="Redline" w:id="51" w:date="2026-06-14T01:14:52.9202420-04:00">
        <w:r>
          <w:delText>mamão</w:delText>
        </w:r>
      </w:del>
      <w:ins w:author="Redline" w:id="5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0916254983d44b8ebf5fbca0b5823938">
      <w:pPr/>
      <w:r>
        <w:t xml:space="preserve">Eu adoro </w:t>
      </w:r>
      <w:del w:author="Redline" w:id="53" w:date="2026-06-14T01:14:52.9202420-04:00">
        <w:r>
          <w:delText>mamão</w:delText>
        </w:r>
      </w:del>
      <w:ins w:author="Redline" w:id="5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b771ed9b4a904ca2a24feb5241f17e57">
      <w:pPr/>
      <w:r>
        <w:t xml:space="preserve">Eu adoro </w:t>
      </w:r>
      <w:del w:author="Redline" w:id="55" w:date="2026-06-14T01:14:52.9202420-04:00">
        <w:r>
          <w:delText>mamão</w:delText>
        </w:r>
      </w:del>
      <w:ins w:author="Redline" w:id="5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7924743cbca04abdb41f2a78f7a434a9">
      <w:pPr/>
      <w:r>
        <w:t xml:space="preserve">Eu adoro </w:t>
      </w:r>
      <w:del w:author="Redline" w:id="57" w:date="2026-06-14T01:14:52.9202420-04:00">
        <w:r>
          <w:delText>mamão</w:delText>
        </w:r>
      </w:del>
      <w:ins w:author="Redline" w:id="5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0a8aad59f3024b77823224c2b83f36cb">
      <w:pPr/>
      <w:r>
        <w:t xml:space="preserve">Eu adoro </w:t>
      </w:r>
      <w:del w:author="Redline" w:id="59" w:date="2026-06-14T01:14:52.9202420-04:00">
        <w:r>
          <w:delText>mamão</w:delText>
        </w:r>
      </w:del>
      <w:ins w:author="Redline" w:id="6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dce8122709924fcf9aec293c3f39319a">
      <w:pPr/>
      <w:r>
        <w:t xml:space="preserve">Eu adoro </w:t>
      </w:r>
      <w:del w:author="Redline" w:id="61" w:date="2026-06-14T01:14:52.9202420-04:00">
        <w:r>
          <w:delText>mamão</w:delText>
        </w:r>
      </w:del>
      <w:ins w:author="Redline" w:id="6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0f46e703f662416db3764e1bf1c08c6b">
      <w:pPr/>
      <w:r>
        <w:t xml:space="preserve">Eu adoro </w:t>
      </w:r>
      <w:del w:author="Redline" w:id="63" w:date="2026-06-14T01:14:52.9202420-04:00">
        <w:r>
          <w:delText>mamão</w:delText>
        </w:r>
      </w:del>
      <w:ins w:author="Redline" w:id="6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684be202e96444b7b1c91a66dbab8c99">
      <w:pPr/>
      <w:r>
        <w:t xml:space="preserve">Eu adoro </w:t>
      </w:r>
      <w:del w:author="Redline" w:id="65" w:date="2026-06-14T01:14:52.9202420-04:00">
        <w:r>
          <w:delText>mamão</w:delText>
        </w:r>
      </w:del>
      <w:ins w:author="Redline" w:id="6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5ccbf405ebe542989d15b5c8e5c55ff8">
      <w:pPr/>
      <w:r>
        <w:t xml:space="preserve">Eu adoro </w:t>
      </w:r>
      <w:del w:author="Redline" w:id="67" w:date="2026-06-14T01:14:52.9202420-04:00">
        <w:r>
          <w:delText>mamão</w:delText>
        </w:r>
      </w:del>
      <w:ins w:author="Redline" w:id="6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44d5f497ba24853b362f8dee6814459">
      <w:pPr pt14:Unid="b53ca7cf0f934e76b4c5bed5f016a5ed">
        <w:pStyle w:val="ListParagraph" pt14:Unid="d4c8087594f04c6492b7c7b699f0b115"/>
        <w:numPr pt14:Unid="bee5a99c310c4a69bc13815553d69e38">
          <w:ilvl w:val="0" pt14:Unid="b87d35b6091441e381a87a2f40fa6c04"/>
          <w:numId w:val="2" pt14:Unid="5881050d68af468b80139cae1f043783"/>
        </w:numPr>
      </w:pPr>
    </w:p>
    <w:p pt14:Unid="9729895b6eec42e4bfa9227e06a402f2">
      <w:pPr/>
      <w:r>
        <w:t xml:space="preserve">Eu adoro </w:t>
      </w:r>
      <w:del w:author="Redline" w:id="69" w:date="2026-06-14T01:14:52.9202420-04:00">
        <w:r>
          <w:delText>mamão</w:delText>
        </w:r>
      </w:del>
      <w:ins w:author="Redline" w:id="7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098e71425534384a60b6a0aee7da1d8">
      <w:pPr/>
    </w:p>
    <w:p pt14:Unid="7cb86ec0343644a6b14d77d3c95720d7">
      <w:pPr/>
      <w:r>
        <w:t xml:space="preserve">Eu adoro </w:t>
      </w:r>
      <w:del w:author="Redline" w:id="71" w:date="2026-06-14T01:14:52.9202420-04:00">
        <w:r>
          <w:delText>mamão</w:delText>
        </w:r>
      </w:del>
      <w:ins w:author="Redline" w:id="7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e906aba3b02404dae2e6691e941be16">
      <w:pPr/>
      <w:r>
        <w:t xml:space="preserve">Eu adoro </w:t>
      </w:r>
      <w:del w:author="Redline" w:id="73" w:date="2026-06-14T01:14:52.9202420-04:00">
        <w:r>
          <w:delText>mamão</w:delText>
        </w:r>
      </w:del>
      <w:ins w:author="Redline" w:id="7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bbb27db6b4df443c80fc90a5120b9f98">
      <w:pPr/>
      <w:r>
        <w:t xml:space="preserve">Eu adoro </w:t>
      </w:r>
      <w:del w:author="Redline" w:id="75" w:date="2026-06-14T01:14:52.9202420-04:00">
        <w:r>
          <w:delText>mamão</w:delText>
        </w:r>
      </w:del>
      <w:ins w:author="Redline" w:id="7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c27240724254758a9ed8f8daaadc75d">
      <w:pPr/>
      <w:r>
        <w:t xml:space="preserve">Eu adoro </w:t>
      </w:r>
      <w:del w:author="Redline" w:id="77" w:date="2026-06-14T01:14:52.9202420-04:00">
        <w:r>
          <w:delText>mamão</w:delText>
        </w:r>
      </w:del>
      <w:ins w:author="Redline" w:id="7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50d64eb9a5a049cca302df0007fd3336">
      <w:pPr/>
      <w:r>
        <w:t xml:space="preserve">Eu adoro </w:t>
      </w:r>
      <w:del w:author="Redline" w:id="79" w:date="2026-06-14T01:14:52.9202420-04:00">
        <w:r>
          <w:delText>mamão</w:delText>
        </w:r>
      </w:del>
      <w:ins w:author="Redline" w:id="8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aa70b8e1b0345cba248cf044c31ad07">
      <w:pPr/>
      <w:r>
        <w:t xml:space="preserve">Eu adoro </w:t>
      </w:r>
      <w:del w:author="Redline" w:id="81" w:date="2026-06-14T01:14:52.9202420-04:00">
        <w:r>
          <w:delText>mamão</w:delText>
        </w:r>
      </w:del>
      <w:ins w:author="Redline" w:id="8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a89767de94e4334bf334ab364d29024">
      <w:pPr/>
      <w:r>
        <w:t xml:space="preserve">Eu adoro </w:t>
      </w:r>
      <w:del w:author="Redline" w:id="83" w:date="2026-06-14T01:14:52.9202420-04:00">
        <w:r>
          <w:delText>mamão</w:delText>
        </w:r>
      </w:del>
      <w:ins w:author="Redline" w:id="8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00ac1f95455f4a89940aca9ea2c032e5">
      <w:pPr/>
      <w:r>
        <w:t xml:space="preserve">Eu adoro </w:t>
      </w:r>
      <w:del w:author="Redline" w:id="85" w:date="2026-06-14T01:14:52.9202420-04:00">
        <w:r>
          <w:delText>mamão</w:delText>
        </w:r>
      </w:del>
      <w:ins w:author="Redline" w:id="8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59c1346517294e6fbd24ff40e24a63d0">
      <w:pPr/>
      <w:r>
        <w:t xml:space="preserve">Eu adoro </w:t>
      </w:r>
      <w:del w:author="Redline" w:id="87" w:date="2026-06-14T01:14:52.9202420-04:00">
        <w:r>
          <w:delText>mamão</w:delText>
        </w:r>
      </w:del>
      <w:ins w:author="Redline" w:id="8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7a533ae5cf3140cd92b1712371221c49">
      <w:pPr/>
      <w:r>
        <w:t xml:space="preserve">Eu adoro </w:t>
      </w:r>
      <w:del w:author="Redline" w:id="89" w:date="2026-06-14T01:14:52.9202420-04:00">
        <w:r>
          <w:delText>mamão</w:delText>
        </w:r>
      </w:del>
      <w:ins w:author="Redline" w:id="9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5af2f8b38b0b4ad6b70e177dc4fc036b">
      <w:pPr/>
      <w:r>
        <w:t xml:space="preserve">Eu adoro </w:t>
      </w:r>
      <w:del w:author="Redline" w:id="91" w:date="2026-06-14T01:14:52.9202420-04:00">
        <w:r>
          <w:delText>mamão</w:delText>
        </w:r>
      </w:del>
      <w:ins w:author="Redline" w:id="9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113b7a3a028b496da701ad1c84bf6940">
      <w:pPr/>
      <w:r>
        <w:t xml:space="preserve">Eu adoro </w:t>
      </w:r>
      <w:del w:author="Redline" w:id="93" w:date="2026-06-14T01:14:52.9202420-04:00">
        <w:r>
          <w:delText>mamão</w:delText>
        </w:r>
      </w:del>
      <w:ins w:author="Redline" w:id="9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98b5f8b2add4e399d57a7dfba5f689b">
      <w:pPr/>
      <w:r>
        <w:t xml:space="preserve">Eu adoro </w:t>
      </w:r>
      <w:del w:author="Redline" w:id="95" w:date="2026-06-14T01:14:52.9202420-04:00">
        <w:r>
          <w:delText>mamão</w:delText>
        </w:r>
      </w:del>
      <w:ins w:author="Redline" w:id="9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3e7c3bd0437b47bd886a8dc0b025ef6b">
      <w:pPr/>
      <w:r>
        <w:t xml:space="preserve">Eu adoro </w:t>
      </w:r>
      <w:del w:author="Redline" w:id="97" w:date="2026-06-14T01:14:52.9202420-04:00">
        <w:r>
          <w:delText>mamão</w:delText>
        </w:r>
      </w:del>
      <w:ins w:author="Redline" w:id="9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6f48e67b2b084825ac50c1cd8fa86e7e">
      <w:pPr/>
      <w:r>
        <w:t xml:space="preserve">Eu adoro </w:t>
      </w:r>
      <w:del w:author="Redline" w:id="99" w:date="2026-06-14T01:14:52.9202420-04:00">
        <w:r>
          <w:delText>mamão</w:delText>
        </w:r>
      </w:del>
      <w:ins w:author="Redline" w:id="10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6b66602b2c941d08bb2c995611303aa">
      <w:pPr/>
      <w:r>
        <w:t xml:space="preserve">Eu adoro </w:t>
      </w:r>
      <w:del w:author="Redline" w:id="101" w:date="2026-06-14T01:14:52.9202420-04:00">
        <w:r>
          <w:delText>mamão</w:delText>
        </w:r>
      </w:del>
      <w:ins w:author="Redline" w:id="10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e3b42c694737405b8799911399c627ac">
      <w:pPr pt14:Unid="a9dcd8502f3243a2b3e1b8ec25be1369">
        <w:pStyle w:val="ListParagraph" pt14:Unid="c23edbc9f6b74637b125396c285d2834"/>
        <w:numPr pt14:Unid="867b6ec8f8f942f3813d9b34a22d351c">
          <w:ilvl w:val="0" pt14:Unid="95d81d33d0f844a0b19b2c371cef228f"/>
          <w:numId w:val="3" pt14:Unid="4f508e32cd4342c5abfc83ee53848d0c"/>
        </w:numPr>
      </w:pPr>
    </w:p>
    <w:p pt14:Unid="8fcaf7e995a548f18f2b3d2c40646f3e">
      <w:pPr/>
      <w:r>
        <w:t xml:space="preserve">Eu adoro </w:t>
      </w:r>
      <w:del w:author="Redline" w:id="103" w:date="2026-06-14T01:14:52.9202420-04:00">
        <w:r>
          <w:delText>mamão</w:delText>
        </w:r>
      </w:del>
      <w:ins w:author="Redline" w:id="10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72525e6e65f4b22bf4dd98903c7c9a4">
      <w:pPr/>
    </w:p>
    <w:p pt14:Unid="fc793b672b8b439eb3da5cfeb13cccf8">
      <w:pPr/>
      <w:r>
        <w:t xml:space="preserve">Eu adoro </w:t>
      </w:r>
      <w:del w:author="Redline" w:id="105" w:date="2026-06-14T01:14:52.9202420-04:00">
        <w:r>
          <w:delText>mamão</w:delText>
        </w:r>
      </w:del>
      <w:ins w:author="Redline" w:id="10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a3a2c7bb93443be868362118291da34">
      <w:pPr/>
      <w:r>
        <w:t xml:space="preserve">Eu adoro </w:t>
      </w:r>
      <w:del w:author="Redline" w:id="107" w:date="2026-06-14T01:14:52.9202420-04:00">
        <w:r>
          <w:delText>mamão</w:delText>
        </w:r>
      </w:del>
      <w:ins w:author="Redline" w:id="10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de4c06d2cf1f40388f8ba69faceb3eaf">
      <w:pPr/>
      <w:r>
        <w:t xml:space="preserve">Eu adoro </w:t>
      </w:r>
      <w:del w:author="Redline" w:id="109" w:date="2026-06-14T01:14:52.9202420-04:00">
        <w:r>
          <w:delText>mamão</w:delText>
        </w:r>
      </w:del>
      <w:ins w:author="Redline" w:id="11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03cc8df6a56642778dd42783933296c4">
      <w:pPr/>
      <w:r>
        <w:t xml:space="preserve">Eu adoro </w:t>
      </w:r>
      <w:del w:author="Redline" w:id="111" w:date="2026-06-14T01:14:52.9202420-04:00">
        <w:r>
          <w:delText>mamão</w:delText>
        </w:r>
      </w:del>
      <w:ins w:author="Redline" w:id="11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0f94e2feef24f9f8c1b2fc18b16ca45">
      <w:pPr/>
      <w:r>
        <w:t xml:space="preserve">Eu adoro </w:t>
      </w:r>
      <w:del w:author="Redline" w:id="113" w:date="2026-06-14T01:14:52.9202420-04:00">
        <w:r>
          <w:delText>mamão</w:delText>
        </w:r>
      </w:del>
      <w:ins w:author="Redline" w:id="11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b0cb9801c4df4c6cad54ef3bbcdbfd9c">
      <w:pPr/>
      <w:r>
        <w:t xml:space="preserve">Eu adoro </w:t>
      </w:r>
      <w:del w:author="Redline" w:id="115" w:date="2026-06-14T01:14:52.9202420-04:00">
        <w:r>
          <w:delText>mamão</w:delText>
        </w:r>
      </w:del>
      <w:ins w:author="Redline" w:id="11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02049b1788fe4142b85cbbeeea129174">
      <w:pPr/>
      <w:r>
        <w:t xml:space="preserve">Eu adoro </w:t>
      </w:r>
      <w:del w:author="Redline" w:id="117" w:date="2026-06-14T01:14:52.9202420-04:00">
        <w:r>
          <w:delText>mamão</w:delText>
        </w:r>
      </w:del>
      <w:ins w:author="Redline" w:id="11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9300b0e8f314323959d55a6babbaeef">
      <w:pPr/>
      <w:r>
        <w:t xml:space="preserve">Eu adoro </w:t>
      </w:r>
      <w:del w:author="Redline" w:id="119" w:date="2026-06-14T01:14:52.9202420-04:00">
        <w:r>
          <w:delText>mamão</w:delText>
        </w:r>
      </w:del>
      <w:ins w:author="Redline" w:id="12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95add18f63bd4d4ca1d9a945e4750135">
      <w:pPr/>
      <w:r>
        <w:t xml:space="preserve">Eu adoro </w:t>
      </w:r>
      <w:del w:author="Redline" w:id="121" w:date="2026-06-14T01:14:52.9202420-04:00">
        <w:r>
          <w:delText>mamão</w:delText>
        </w:r>
      </w:del>
      <w:ins w:author="Redline" w:id="12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5e86421264b49fbb906f47742d873fe">
      <w:pPr/>
      <w:r>
        <w:t xml:space="preserve">Eu adoro </w:t>
      </w:r>
      <w:del w:author="Redline" w:id="123" w:date="2026-06-14T01:14:52.9202420-04:00">
        <w:r>
          <w:delText>mamão</w:delText>
        </w:r>
      </w:del>
      <w:ins w:author="Redline" w:id="12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307af95a64bc4cc498445cedd64acaf3">
      <w:pPr/>
      <w:r>
        <w:t xml:space="preserve">Eu adoro </w:t>
      </w:r>
      <w:del w:author="Redline" w:id="125" w:date="2026-06-14T01:14:52.9202420-04:00">
        <w:r>
          <w:delText>mamão</w:delText>
        </w:r>
      </w:del>
      <w:ins w:author="Redline" w:id="12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0a3472e7a88497384f310116407e61a">
      <w:pPr/>
      <w:r>
        <w:t xml:space="preserve">Eu adoro </w:t>
      </w:r>
      <w:del w:author="Redline" w:id="127" w:date="2026-06-14T01:14:52.9202420-04:00">
        <w:r>
          <w:delText>mamão</w:delText>
        </w:r>
      </w:del>
      <w:ins w:author="Redline" w:id="12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ed11771f88db4843aa14b338db0f5baa">
      <w:pPr/>
      <w:r>
        <w:t xml:space="preserve">Eu adoro </w:t>
      </w:r>
      <w:del w:author="Redline" w:id="129" w:date="2026-06-14T01:14:52.9202420-04:00">
        <w:r>
          <w:delText>mamão</w:delText>
        </w:r>
      </w:del>
      <w:ins w:author="Redline" w:id="13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35159ed872454b60a652a042392edd7b">
      <w:pPr/>
      <w:r>
        <w:t xml:space="preserve">Eu adoro </w:t>
      </w:r>
      <w:del w:author="Redline" w:id="131" w:date="2026-06-14T01:14:52.9202420-04:00">
        <w:r>
          <w:delText>mamão</w:delText>
        </w:r>
      </w:del>
      <w:ins w:author="Redline" w:id="13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b7e42d67f0ba41cea4c1e368e8319e7a">
      <w:pPr/>
      <w:r>
        <w:t xml:space="preserve">Eu adoro </w:t>
      </w:r>
      <w:del w:author="Redline" w:id="133" w:date="2026-06-14T01:14:52.9202420-04:00">
        <w:r>
          <w:delText>mamão</w:delText>
        </w:r>
      </w:del>
      <w:ins w:author="Redline" w:id="13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19e03603e4944a47bf191b261142810d">
      <w:pPr/>
      <w:r>
        <w:t xml:space="preserve">Eu adoro </w:t>
      </w:r>
      <w:del w:author="Redline" w:id="135" w:date="2026-06-14T01:14:52.9202420-04:00">
        <w:r>
          <w:delText>mamão</w:delText>
        </w:r>
      </w:del>
      <w:ins w:author="Redline" w:id="13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5173b8fdd8f47679dda0ab8a4b15b6b">
      <w:pPr pt14:Unid="2445fdb40b7e4e9fb2c3714a6c95c4ad">
        <w:pStyle w:val="ListParagraph" pt14:Unid="00ae9003a0894ddaad31602d06e21d8b"/>
        <w:numPr pt14:Unid="917cf02d65d8488a9fa23a68baa1f8cc">
          <w:ilvl w:val="0" pt14:Unid="e2fea1aacef946e7a0ecf8c1ac2248d2"/>
          <w:numId w:val="4" pt14:Unid="71229eceff2d4754ba2aa065676b9b1b"/>
        </w:numPr>
      </w:pPr>
    </w:p>
    <w:p pt14:Unid="6c6015b73ed242f59301a76d8778b0ea">
      <w:pPr/>
      <w:r>
        <w:t xml:space="preserve">Eu adoro </w:t>
      </w:r>
      <w:del w:author="Redline" w:id="137" w:date="2026-06-14T01:14:52.9202420-04:00">
        <w:r>
          <w:delText>mamão</w:delText>
        </w:r>
      </w:del>
      <w:ins w:author="Redline" w:id="13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093661018054e2b843620d3ee0a0a37">
      <w:pPr/>
    </w:p>
    <w:p pt14:Unid="52c68694bf8344c98bfd4a12a2ea81d9">
      <w:pPr/>
      <w:r>
        <w:t xml:space="preserve">Eu adoro </w:t>
      </w:r>
      <w:del w:author="Redline" w:id="139" w:date="2026-06-14T01:14:52.9202420-04:00">
        <w:r>
          <w:delText>mamão</w:delText>
        </w:r>
      </w:del>
      <w:ins w:author="Redline" w:id="14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421b2056264a44d7acccd149c4c216a2">
      <w:pPr/>
      <w:r>
        <w:t xml:space="preserve">Eu adoro </w:t>
      </w:r>
      <w:del w:author="Redline" w:id="141" w:date="2026-06-14T01:14:52.9202420-04:00">
        <w:r>
          <w:delText>mamão</w:delText>
        </w:r>
      </w:del>
      <w:ins w:author="Redline" w:id="14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f43b7fe1ea404b49a9c20e6fd01d9cd7">
      <w:pPr/>
      <w:r>
        <w:t xml:space="preserve">Eu adoro </w:t>
      </w:r>
      <w:del w:author="Redline" w:id="143" w:date="2026-06-14T01:14:52.9202420-04:00">
        <w:r>
          <w:delText>mamão</w:delText>
        </w:r>
      </w:del>
      <w:ins w:author="Redline" w:id="14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40db152ef82140b39b3c4dac8bd37a83">
      <w:pPr/>
      <w:r>
        <w:t xml:space="preserve">Eu adoro </w:t>
      </w:r>
      <w:del w:author="Redline" w:id="145" w:date="2026-06-14T01:14:52.9202420-04:00">
        <w:r>
          <w:delText>mamão</w:delText>
        </w:r>
      </w:del>
      <w:ins w:author="Redline" w:id="14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f96ee3d576254372b945155e53b799ea">
      <w:pPr/>
      <w:r>
        <w:t xml:space="preserve">Eu adoro </w:t>
      </w:r>
      <w:del w:author="Redline" w:id="147" w:date="2026-06-14T01:14:52.9202420-04:00">
        <w:r>
          <w:delText>mamão</w:delText>
        </w:r>
      </w:del>
      <w:ins w:author="Redline" w:id="14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3d5588a459a43b28d5539c7e719de0e">
      <w:pPr/>
      <w:r>
        <w:t xml:space="preserve">Eu adoro </w:t>
      </w:r>
      <w:del w:author="Redline" w:id="149" w:date="2026-06-14T01:14:52.9202420-04:00">
        <w:r>
          <w:delText>mamão</w:delText>
        </w:r>
      </w:del>
      <w:ins w:author="Redline" w:id="15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502224e846946d690b973923f17c97a">
      <w:pPr/>
      <w:r>
        <w:t xml:space="preserve">Eu adoro </w:t>
      </w:r>
      <w:del w:author="Redline" w:id="151" w:date="2026-06-14T01:14:52.9202420-04:00">
        <w:r>
          <w:delText>mamão</w:delText>
        </w:r>
      </w:del>
      <w:ins w:author="Redline" w:id="15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4341b933c3b46f2b0d49e30287acd2d">
      <w:pPr/>
      <w:r>
        <w:t xml:space="preserve">Eu adoro </w:t>
      </w:r>
      <w:del w:author="Redline" w:id="153" w:date="2026-06-14T01:14:52.9202420-04:00">
        <w:r>
          <w:delText>mamão</w:delText>
        </w:r>
      </w:del>
      <w:ins w:author="Redline" w:id="15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47fd7f02c7f644c6bffb02db6b08b0d0">
      <w:pPr/>
      <w:r>
        <w:t xml:space="preserve">Eu adoro </w:t>
      </w:r>
      <w:del w:author="Redline" w:id="155" w:date="2026-06-14T01:14:52.9202420-04:00">
        <w:r>
          <w:delText>mamão</w:delText>
        </w:r>
      </w:del>
      <w:ins w:author="Redline" w:id="15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4f86fb75cc2d4ae8a4e7a736ac3b152f">
      <w:pPr/>
      <w:r>
        <w:t xml:space="preserve">Eu adoro </w:t>
      </w:r>
      <w:del w:author="Redline" w:id="157" w:date="2026-06-14T01:14:52.9202420-04:00">
        <w:r>
          <w:delText>mamão</w:delText>
        </w:r>
      </w:del>
      <w:ins w:author="Redline" w:id="15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32f807e329c548d3bb13265569cfd239">
      <w:pPr/>
      <w:r>
        <w:t xml:space="preserve">Eu adoro </w:t>
      </w:r>
      <w:del w:author="Redline" w:id="159" w:date="2026-06-14T01:14:52.9202420-04:00">
        <w:r>
          <w:delText>mamão</w:delText>
        </w:r>
      </w:del>
      <w:ins w:author="Redline" w:id="16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01a808411ac540cbab33e86e400c0fd3">
      <w:pPr/>
      <w:r>
        <w:t xml:space="preserve">Eu adoro </w:t>
      </w:r>
      <w:del w:author="Redline" w:id="161" w:date="2026-06-14T01:14:52.9202420-04:00">
        <w:r>
          <w:delText>mamão</w:delText>
        </w:r>
      </w:del>
      <w:ins w:author="Redline" w:id="16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3dcb82bafd0d4b02a5ef6f0be7327c55">
      <w:pPr/>
      <w:r>
        <w:t xml:space="preserve">Eu adoro </w:t>
      </w:r>
      <w:del w:author="Redline" w:id="163" w:date="2026-06-14T01:14:52.9202420-04:00">
        <w:r>
          <w:delText>mamão</w:delText>
        </w:r>
      </w:del>
      <w:ins w:author="Redline" w:id="16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bf6b52b23ccf4a04b69ac6a6de85f295">
      <w:pPr/>
      <w:r>
        <w:t xml:space="preserve">Eu adoro </w:t>
      </w:r>
      <w:del w:author="Redline" w:id="165" w:date="2026-06-14T01:14:52.9202420-04:00">
        <w:r>
          <w:delText>mamão</w:delText>
        </w:r>
      </w:del>
      <w:ins w:author="Redline" w:id="16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33e9f0f804b465db3367f67d9c351b0">
      <w:pPr/>
      <w:r>
        <w:t xml:space="preserve">Eu adoro </w:t>
      </w:r>
      <w:del w:author="Redline" w:id="167" w:date="2026-06-14T01:14:52.9202420-04:00">
        <w:r>
          <w:delText>mamão</w:delText>
        </w:r>
      </w:del>
      <w:ins w:author="Redline" w:id="16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76473ab7aa5c410eb1038173affcf7b6">
      <w:pPr/>
      <w:r>
        <w:t xml:space="preserve">Eu adoro </w:t>
      </w:r>
      <w:del w:author="Redline" w:id="169" w:date="2026-06-14T01:14:52.9202420-04:00">
        <w:r>
          <w:delText>mamão</w:delText>
        </w:r>
      </w:del>
      <w:ins w:author="Redline" w:id="17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61e8928725c4c2283a12b6481204bfd">
      <w:pPr pt14:Unid="74caafb59150468a8ce7057aaafe46b8">
        <w:pStyle w:val="ListParagraph" pt14:Unid="bbb63a4787f04b709c352debd3c045cb"/>
        <w:numPr pt14:Unid="91f6d150bb6946dfa85317f83df5f7f2">
          <w:ilvl w:val="0" pt14:Unid="e1382c31c88c429aa0c3caef9aee17a3"/>
          <w:numId w:val="5" pt14:Unid="0673f097814e45408752175fa7c07f0b"/>
        </w:numPr>
      </w:pPr>
    </w:p>
    <w:p pt14:Unid="a359a0a9d6f343d8a622a45a7575b868">
      <w:pPr/>
      <w:r>
        <w:t xml:space="preserve">Eu adoro </w:t>
      </w:r>
      <w:del w:author="Redline" w:id="171" w:date="2026-06-14T01:14:52.9202420-04:00">
        <w:r>
          <w:delText>mamão</w:delText>
        </w:r>
      </w:del>
      <w:ins w:author="Redline" w:id="17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60b075791bd949398b2b8e4d1a55b71a">
      <w:pPr/>
    </w:p>
    <w:p pt14:Unid="6618b1c19ea14f5eadc29946055b1dfd">
      <w:pPr/>
      <w:r>
        <w:t xml:space="preserve">Eu adoro </w:t>
      </w:r>
      <w:del w:author="Redline" w:id="173" w:date="2026-06-14T01:14:52.9202420-04:00">
        <w:r>
          <w:delText>mamão</w:delText>
        </w:r>
      </w:del>
      <w:ins w:author="Redline" w:id="17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3e893569387a4e23b5c1d909e5dd1a39">
      <w:pPr/>
      <w:r>
        <w:t xml:space="preserve">Eu adoro </w:t>
      </w:r>
      <w:del w:author="Redline" w:id="175" w:date="2026-06-14T01:14:52.9202420-04:00">
        <w:r>
          <w:delText>mamão</w:delText>
        </w:r>
      </w:del>
      <w:ins w:author="Redline" w:id="17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6b03b0e126f4302b07ab4974b14d2c6">
      <w:pPr/>
      <w:r>
        <w:t xml:space="preserve">Eu adoro </w:t>
      </w:r>
      <w:del w:author="Redline" w:id="177" w:date="2026-06-14T01:14:52.9202420-04:00">
        <w:r>
          <w:delText>mamão</w:delText>
        </w:r>
      </w:del>
      <w:ins w:author="Redline" w:id="17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3fea8eff83149739a505ba263092c8a">
      <w:pPr/>
      <w:r>
        <w:t xml:space="preserve">Eu adoro </w:t>
      </w:r>
      <w:del w:author="Redline" w:id="179" w:date="2026-06-14T01:14:52.9202420-04:00">
        <w:r>
          <w:delText>mamão</w:delText>
        </w:r>
      </w:del>
      <w:ins w:author="Redline" w:id="18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5a73247edfa040109efd8945e582c289">
      <w:pPr/>
      <w:r>
        <w:t xml:space="preserve">Eu adoro </w:t>
      </w:r>
      <w:del w:author="Redline" w:id="181" w:date="2026-06-14T01:14:52.9202420-04:00">
        <w:r>
          <w:delText>mamão</w:delText>
        </w:r>
      </w:del>
      <w:ins w:author="Redline" w:id="18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78fcd0e5432e4ce7a51d6bb611344dc8">
      <w:pPr/>
      <w:r>
        <w:t xml:space="preserve">Eu adoro </w:t>
      </w:r>
      <w:del w:author="Redline" w:id="183" w:date="2026-06-14T01:14:52.9202420-04:00">
        <w:r>
          <w:delText>mamão</w:delText>
        </w:r>
      </w:del>
      <w:ins w:author="Redline" w:id="184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26c30bb5cd244f98fc5c4ee654c1086">
      <w:pPr/>
      <w:r>
        <w:t xml:space="preserve">Eu adoro </w:t>
      </w:r>
      <w:del w:author="Redline" w:id="185" w:date="2026-06-14T01:14:52.9202420-04:00">
        <w:r>
          <w:delText>mamão</w:delText>
        </w:r>
      </w:del>
      <w:ins w:author="Redline" w:id="186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5a4237161e14b189affdcaf1336742b">
      <w:pPr/>
      <w:r>
        <w:t xml:space="preserve">Eu adoro </w:t>
      </w:r>
      <w:del w:author="Redline" w:id="187" w:date="2026-06-14T01:14:52.9202420-04:00">
        <w:r>
          <w:delText>mamão</w:delText>
        </w:r>
      </w:del>
      <w:ins w:author="Redline" w:id="188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e0509f834e4b48c3af195c839a8308ea">
      <w:pPr/>
      <w:r>
        <w:t xml:space="preserve">Eu adoro </w:t>
      </w:r>
      <w:del w:author="Redline" w:id="189" w:date="2026-06-14T01:14:52.9202420-04:00">
        <w:r>
          <w:delText>mamão</w:delText>
        </w:r>
      </w:del>
      <w:ins w:author="Redline" w:id="190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183cff6f4ea54b31bf88d5e115a6c930">
      <w:pPr/>
      <w:r>
        <w:t xml:space="preserve">Eu adoro </w:t>
      </w:r>
      <w:del w:author="Redline" w:id="191" w:date="2026-06-14T01:14:52.9202420-04:00">
        <w:r>
          <w:delText>mamão</w:delText>
        </w:r>
      </w:del>
      <w:ins w:author="Redline" w:id="192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3e2cd5e9484243f1a53f17f5c6d7d400">
      <w:pPr/>
      <w:r>
        <w:t xml:space="preserve">Eu adoro </w:t>
      </w:r>
      <w:del w:author="Redline" w:id="193" w:date="2026-06-14T01:14:52.9202420-04:00">
        <w:r>
          <w:delText>mamão com laranja todas as manhãs para poder ir ao banheiro direitinho!</w:delText>
        </w:r>
      </w:del>
    </w:p>
    <w:p pt14:Unid="7c96f0b50e2347558a372a01959298ed">
      <w:pPr pt14:Status="Inserted">
        <w:rPr>
          <w:ins w:author="Redline" w:id="195" w:date="2026-06-14T01:14:52.9202420-04:00"/>
        </w:rPr>
      </w:pPr>
      <w:ins w:author="Redline" w:id="194" w:date="2026-06-14T01:14:52.9202420-04:00">
        <w:r>
          <w:t>direitinho!</w:t>
        </w:r>
      </w:ins>
    </w:p>
    <w:p pt14:Unid="5d15efb9f31643c8b8b4a572120a4219">
      <w:pPr pt14:Status="Inserted">
        <w:rPr>
          <w:ins w:author="Redline" w:id="197" w:date="2026-06-14T01:14:52.9202420-04:00"/>
        </w:rPr>
      </w:pPr>
      <w:ins w:author="Redline" w:id="196" w:date="2026-06-14T01:14:52.9202420-04:00">
        <w:r>
          <w:t>Eu adoro mamaum com laranja todas as manhãs para poder ir ao banheiro direitinho!</w:t>
        </w:r>
      </w:ins>
    </w:p>
    <w:p pt14:Unid="759b3194094944399c29e5f350ea7f10">
      <w:pPr pt14:Status="Inserted">
        <w:rPr>
          <w:ins w:author="Redline" w:id="199" w:date="2026-06-14T01:14:52.9202420-04:00"/>
        </w:rPr>
      </w:pPr>
      <w:ins w:author="Redline" w:id="198" w:date="2026-06-14T01:14:52.9202420-04:00">
        <w:r>
          <w:t>Eu adoro mamaum com laranja todas as manhãs para poder ir ao banheiro direitinho!</w:t>
        </w:r>
      </w:ins>
    </w:p>
    <w:p pt14:Unid="385a1b3895074b5cbb47aa1639bae2d1">
      <w:pPr pt14:Status="Inserted">
        <w:rPr>
          <w:ins w:author="Redline" w:id="201" w:date="2026-06-14T01:14:52.9202420-04:00"/>
        </w:rPr>
      </w:pPr>
      <w:ins w:author="Redline" w:id="200" w:date="2026-06-14T01:14:52.9202420-04:00">
        <w:r>
          <w:t>Eu adoro mamaum com laranja todas as manhãs para poder ir ao banheiro direitinho!</w:t>
        </w:r>
      </w:ins>
    </w:p>
    <w:p pt14:Unid="4bdf5a3a15324e4c89ad84aba3dc2711">
      <w:pPr pt14:Status="Inserted">
        <w:rPr>
          <w:ins w:author="Redline" w:id="203" w:date="2026-06-14T01:14:52.9202420-04:00"/>
        </w:rPr>
      </w:pPr>
      <w:ins w:author="Redline" w:id="202" w:date="2026-06-14T01:14:52.9202420-04:00">
        <w:r>
          <w:t>Eu adoro mamaum com laranja todas as manhãs para poder ir ao banheiro direitinho!</w:t>
        </w:r>
      </w:ins>
    </w:p>
    <w:p pt14:Unid="c04e63da8a4b4f84bdcb4ac4521cc9bf">
      <w:pPr pt14:Status="Inserted">
        <w:rPr>
          <w:ins w:author="Redline" w:id="205" w:date="2026-06-14T01:14:52.9202420-04:00"/>
        </w:rPr>
      </w:pPr>
      <w:ins w:author="Redline" w:id="204" w:date="2026-06-14T01:14:52.9202420-04:00">
        <w:r>
          <w:t>Eu adoro mamaum com laranja todas as manhãs para poder ir ao banheiro direitinho!</w:t>
        </w:r>
      </w:ins>
    </w:p>
    <w:p pt14:Unid="8c4e196f92fd43d4b3eb770a24b49f7f">
      <w:pPr pt14:Status="Inserted">
        <w:rPr>
          <w:ins w:author="Redline" w:id="207" w:date="2026-06-14T01:14:52.9202420-04:00"/>
        </w:rPr>
      </w:pPr>
      <w:ins w:author="Redline" w:id="206" w:date="2026-06-14T01:14:52.9202420-04:00">
        <w:r>
          <w:t>Eu adoro mamaum com laranja todas as manhãs para poder ir ao banheiro direitinho!</w:t>
        </w:r>
      </w:ins>
    </w:p>
    <w:p pt14:Unid="41e8818db5f9496b8cf42cdda87f4af1">
      <w:pPr pt14:Status="Inserted">
        <w:rPr>
          <w:ins w:author="Redline" w:id="209" w:date="2026-06-14T01:14:52.9202420-04:00"/>
        </w:rPr>
      </w:pPr>
      <w:ins w:author="Redline" w:id="208" w:date="2026-06-14T01:14:52.9202420-04:00">
        <w:r>
          <w:t>Eu adoro mamaum com laranja todas as manhãs para poder ir ao banheiro direitinho!</w:t>
        </w:r>
      </w:ins>
    </w:p>
    <w:p pt14:Unid="658c7fed78a648fbb71cb9f92397e77c">
      <w:pPr pt14:Status="Inserted">
        <w:rPr>
          <w:ins w:author="Redline" w:id="211" w:date="2026-06-14T01:14:52.9202420-04:00"/>
        </w:rPr>
      </w:pPr>
      <w:ins w:author="Redline" w:id="210" w:date="2026-06-14T01:14:52.9202420-04:00">
        <w:r>
          <w:t>Eu adoro mamaum com laranja todas as manhãs para poder ir ao banheiro direitinho!</w:t>
        </w:r>
      </w:ins>
    </w:p>
    <w:p pt14:Unid="317ce7b7fab04ec0a8fe60b035214e0e">
      <w:pPr/>
      <w:r>
        <w:t xml:space="preserve">Eu adoro </w:t>
      </w:r>
      <w:del w:author="Redline" w:id="212" w:date="2026-06-14T01:14:52.9202420-04:00">
        <w:r>
          <w:delText>mamão</w:delText>
        </w:r>
      </w:del>
      <w:ins w:author="Redline" w:id="21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7d932e9334524796854539cc41d0f3f1">
      <w:pPr/>
      <w:r>
        <w:t xml:space="preserve">Eu adoro </w:t>
      </w:r>
      <w:del w:author="Redline" w:id="214" w:date="2026-06-14T01:14:52.9202420-04:00">
        <w:r>
          <w:delText>mamão</w:delText>
        </w:r>
      </w:del>
      <w:ins w:author="Redline" w:id="21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19459cc22301424e9ef8febb1a6ade30">
      <w:pPr/>
      <w:r>
        <w:t xml:space="preserve">Eu adoro </w:t>
      </w:r>
      <w:del w:author="Redline" w:id="216" w:date="2026-06-14T01:14:52.9202420-04:00">
        <w:r>
          <w:delText>mamão</w:delText>
        </w:r>
      </w:del>
      <w:ins w:author="Redline" w:id="21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30740d1f6564887822c45175b2a874a">
      <w:pPr/>
      <w:r>
        <w:t xml:space="preserve">Eu adoro </w:t>
      </w:r>
      <w:del w:author="Redline" w:id="218" w:date="2026-06-14T01:14:52.9202420-04:00">
        <w:r>
          <w:delText>mamão</w:delText>
        </w:r>
      </w:del>
      <w:ins w:author="Redline" w:id="21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b290fd1f74d4b06bfe49c6b0bc94d11">
      <w:pPr/>
      <w:r>
        <w:t xml:space="preserve">Eu adoro </w:t>
      </w:r>
      <w:del w:author="Redline" w:id="220" w:date="2026-06-14T01:14:52.9202420-04:00">
        <w:r>
          <w:delText>mamão</w:delText>
        </w:r>
      </w:del>
      <w:ins w:author="Redline" w:id="22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db082a015a94499bb9c2b99d47f74f7a">
      <w:pPr pt14:Unid="6325ed3a5672405f8a188e1c7f79a687">
        <w:pStyle w:val="ListParagraph" pt14:Unid="09a72d3949174e6a9c96781f5a4ec7e9"/>
        <w:numPr pt14:Unid="7f22f1827bf8438e9af8a33a0cb017c8">
          <w:ilvl w:val="0" pt14:Unid="343f1e872828400c9510cc054e7fa270"/>
          <w:numId w:val="7" pt14:Unid="fa3d34d8962149abb7531eed1f5b4b6e"/>
        </w:numPr>
      </w:pPr>
    </w:p>
    <w:p pt14:Unid="835def2ae5a34a9e86a39b5bf384e669">
      <w:pPr/>
      <w:r>
        <w:t xml:space="preserve">Eu adoro </w:t>
      </w:r>
      <w:del w:author="Redline" w:id="222" w:date="2026-06-14T01:14:52.9202420-04:00">
        <w:r>
          <w:delText>mamão</w:delText>
        </w:r>
      </w:del>
      <w:ins w:author="Redline" w:id="22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82d9107c19a4b86a4f5207bb991eb6b">
      <w:pPr/>
    </w:p>
    <w:p pt14:Unid="29e964350252464ab0a7489e1c54ccb5">
      <w:pPr/>
      <w:r>
        <w:t xml:space="preserve">Eu adoro </w:t>
      </w:r>
      <w:del w:author="Redline" w:id="224" w:date="2026-06-14T01:14:52.9202420-04:00">
        <w:r>
          <w:delText>mamão</w:delText>
        </w:r>
      </w:del>
      <w:ins w:author="Redline" w:id="22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dd634cfe7aa04204936279e6edc9f3e0">
      <w:pPr/>
      <w:r>
        <w:t xml:space="preserve">Eu adoro </w:t>
      </w:r>
      <w:del w:author="Redline" w:id="226" w:date="2026-06-14T01:14:52.9202420-04:00">
        <w:r>
          <w:delText>mamão</w:delText>
        </w:r>
      </w:del>
      <w:ins w:author="Redline" w:id="22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84300a6b7f74e89b43750c7bde656b0">
      <w:pPr/>
      <w:r>
        <w:t xml:space="preserve">Eu adoro </w:t>
      </w:r>
      <w:del w:author="Redline" w:id="228" w:date="2026-06-14T01:14:52.9202420-04:00">
        <w:r>
          <w:delText>mamão</w:delText>
        </w:r>
      </w:del>
      <w:ins w:author="Redline" w:id="22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21f16136561443694d5c4140c580c0d">
      <w:pPr/>
      <w:r>
        <w:t xml:space="preserve">Eu adoro </w:t>
      </w:r>
      <w:del w:author="Redline" w:id="230" w:date="2026-06-14T01:14:52.9202420-04:00">
        <w:r>
          <w:delText>mamão</w:delText>
        </w:r>
      </w:del>
      <w:ins w:author="Redline" w:id="23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f94b5f015c14af8a509463db50e9fa0">
      <w:pPr/>
      <w:r>
        <w:t xml:space="preserve">Eu adoro </w:t>
      </w:r>
      <w:del w:author="Redline" w:id="232" w:date="2026-06-14T01:14:52.9202420-04:00">
        <w:r>
          <w:delText>mamão</w:delText>
        </w:r>
      </w:del>
      <w:ins w:author="Redline" w:id="23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631c9bccb37b49ef979cede6b60c3137">
      <w:pPr/>
      <w:r>
        <w:t xml:space="preserve">Eu adoro </w:t>
      </w:r>
      <w:del w:author="Redline" w:id="234" w:date="2026-06-14T01:14:52.9202420-04:00">
        <w:r>
          <w:delText>mamão</w:delText>
        </w:r>
      </w:del>
      <w:ins w:author="Redline" w:id="23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0298b8315fed412fbecaebba447830cf">
      <w:pPr/>
      <w:r>
        <w:t xml:space="preserve">Eu adoro </w:t>
      </w:r>
      <w:del w:author="Redline" w:id="236" w:date="2026-06-14T01:14:52.9202420-04:00">
        <w:r>
          <w:delText>mamão</w:delText>
        </w:r>
      </w:del>
      <w:ins w:author="Redline" w:id="23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3533ce2ca984426082e21f5e5121bf61">
      <w:pPr/>
      <w:r>
        <w:t xml:space="preserve">Eu adoro </w:t>
      </w:r>
      <w:del w:author="Redline" w:id="238" w:date="2026-06-14T01:14:52.9202420-04:00">
        <w:r>
          <w:delText>mamão</w:delText>
        </w:r>
      </w:del>
      <w:ins w:author="Redline" w:id="23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d30d5d98ce404e03a77683376737c6d7">
      <w:pPr/>
      <w:r>
        <w:t xml:space="preserve">Eu adoro </w:t>
      </w:r>
      <w:del w:author="Redline" w:id="240" w:date="2026-06-14T01:14:52.9202420-04:00">
        <w:r>
          <w:delText>mamão</w:delText>
        </w:r>
      </w:del>
      <w:ins w:author="Redline" w:id="24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4b4b22292ddd4d25ae84047a8300010c">
      <w:pPr/>
      <w:r>
        <w:t xml:space="preserve">Eu adoro </w:t>
      </w:r>
      <w:del w:author="Redline" w:id="242" w:date="2026-06-14T01:14:52.9202420-04:00">
        <w:r>
          <w:delText>mamão</w:delText>
        </w:r>
      </w:del>
      <w:ins w:author="Redline" w:id="24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0e8ca14f0094a75a98f1b398fa37bac">
      <w:pPr/>
      <w:r>
        <w:t xml:space="preserve">Eu adoro </w:t>
      </w:r>
      <w:del w:author="Redline" w:id="244" w:date="2026-06-14T01:14:52.9202420-04:00">
        <w:r>
          <w:delText>mamão</w:delText>
        </w:r>
      </w:del>
      <w:ins w:author="Redline" w:id="24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fbe402c07f2d40af84467638be898311">
      <w:pPr/>
      <w:r>
        <w:t xml:space="preserve">Eu adoro </w:t>
      </w:r>
      <w:del w:author="Redline" w:id="246" w:date="2026-06-14T01:14:52.9202420-04:00">
        <w:r>
          <w:delText>mamão</w:delText>
        </w:r>
      </w:del>
      <w:ins w:author="Redline" w:id="24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d727e8cbcfc481e8d0f3c23c7c191e9">
      <w:pPr/>
      <w:r>
        <w:t xml:space="preserve">Eu adoro </w:t>
      </w:r>
      <w:del w:author="Redline" w:id="248" w:date="2026-06-14T01:14:52.9202420-04:00">
        <w:r>
          <w:delText>mamão</w:delText>
        </w:r>
      </w:del>
      <w:ins w:author="Redline" w:id="24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b22de3ea07d48f0ae0f3af0c28b9dde">
      <w:pPr/>
      <w:r>
        <w:t xml:space="preserve">Eu adoro </w:t>
      </w:r>
      <w:del w:author="Redline" w:id="250" w:date="2026-06-14T01:14:52.9202420-04:00">
        <w:r>
          <w:delText>mamão</w:delText>
        </w:r>
      </w:del>
      <w:ins w:author="Redline" w:id="25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45a2a101c21d4c99a5de0dc641114932">
      <w:pPr/>
      <w:r>
        <w:t xml:space="preserve">Eu adoro </w:t>
      </w:r>
      <w:del w:author="Redline" w:id="252" w:date="2026-06-14T01:14:52.9202420-04:00">
        <w:r>
          <w:delText>mamão</w:delText>
        </w:r>
      </w:del>
      <w:ins w:author="Redline" w:id="25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4a542e17df824a37821871449e265b3d">
      <w:pPr/>
      <w:r>
        <w:t xml:space="preserve">Eu adoro </w:t>
      </w:r>
      <w:del w:author="Redline" w:id="254" w:date="2026-06-14T01:14:52.9202420-04:00">
        <w:r>
          <w:delText>mamão</w:delText>
        </w:r>
      </w:del>
      <w:ins w:author="Redline" w:id="25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0cde4c050d248c8b4df93002205d5dc">
      <w:pPr pt14:Unid="261cc6f506374109a11c2b61c3cc8f7b">
        <w:pStyle w:val="ListParagraph" pt14:Unid="ad95517962aa4c32be0e9112537e51d1"/>
        <w:numPr pt14:Unid="f0ed3bb9807e41fd93133c26426beb9b">
          <w:ilvl w:val="0" pt14:Unid="c193f8e2e26a4e4dba776bb1569e7107"/>
          <w:numId w:val="8" pt14:Unid="02ac6acdd2b145d0924cfb3fdc5e103d"/>
        </w:numPr>
      </w:pPr>
    </w:p>
    <w:p pt14:Unid="abe1c703476149d4a1adc5ad959944f9">
      <w:pPr/>
      <w:r>
        <w:t xml:space="preserve">Eu adoro </w:t>
      </w:r>
      <w:del w:author="Redline" w:id="256" w:date="2026-06-14T01:14:52.9202420-04:00">
        <w:r>
          <w:delText>mamão</w:delText>
        </w:r>
      </w:del>
      <w:ins w:author="Redline" w:id="25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38953bcbc9ba49d693c0490cb92702d5">
      <w:pPr/>
    </w:p>
    <w:p pt14:Unid="3b70954b159f4ea28ee9837802c75016">
      <w:pPr/>
      <w:r>
        <w:t xml:space="preserve">Eu adoro </w:t>
      </w:r>
      <w:del w:author="Redline" w:id="258" w:date="2026-06-14T01:14:52.9202420-04:00">
        <w:r>
          <w:delText>mamão</w:delText>
        </w:r>
      </w:del>
      <w:ins w:author="Redline" w:id="25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5790eb690982409480d7a536edff89c6">
      <w:pPr/>
      <w:r>
        <w:t xml:space="preserve">Eu adoro </w:t>
      </w:r>
      <w:del w:author="Redline" w:id="260" w:date="2026-06-14T01:14:52.9202420-04:00">
        <w:r>
          <w:delText>mamão</w:delText>
        </w:r>
      </w:del>
      <w:ins w:author="Redline" w:id="26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ea031f59c2954a8f86f5bac429bcaeb5">
      <w:pPr/>
      <w:r>
        <w:t xml:space="preserve">Eu adoro </w:t>
      </w:r>
      <w:del w:author="Redline" w:id="262" w:date="2026-06-14T01:14:52.9202420-04:00">
        <w:r>
          <w:delText>mamão</w:delText>
        </w:r>
      </w:del>
      <w:ins w:author="Redline" w:id="26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77cfb7ed43e14981a6b2abb82d586476">
      <w:pPr/>
      <w:r>
        <w:t xml:space="preserve">Eu adoro </w:t>
      </w:r>
      <w:del w:author="Redline" w:id="264" w:date="2026-06-14T01:14:52.9202420-04:00">
        <w:r>
          <w:delText>mamão</w:delText>
        </w:r>
      </w:del>
      <w:ins w:author="Redline" w:id="26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92a9013b1f214604816548ad45c86c75">
      <w:pPr/>
      <w:r>
        <w:t xml:space="preserve">Eu adoro </w:t>
      </w:r>
      <w:del w:author="Redline" w:id="266" w:date="2026-06-14T01:14:52.9202420-04:00">
        <w:r>
          <w:delText>mamão</w:delText>
        </w:r>
      </w:del>
      <w:ins w:author="Redline" w:id="26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2ee77e76ef84a85a90b2c5a93549f12">
      <w:pPr/>
      <w:r>
        <w:t xml:space="preserve">Eu adoro </w:t>
      </w:r>
      <w:del w:author="Redline" w:id="268" w:date="2026-06-14T01:14:52.9202420-04:00">
        <w:r>
          <w:delText>mamão</w:delText>
        </w:r>
      </w:del>
      <w:ins w:author="Redline" w:id="26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1b0da92102ab48bca7e72b5a7af9da2c">
      <w:pPr/>
      <w:r>
        <w:t xml:space="preserve">Eu adoro </w:t>
      </w:r>
      <w:del w:author="Redline" w:id="270" w:date="2026-06-14T01:14:52.9202420-04:00">
        <w:r>
          <w:delText>mamão</w:delText>
        </w:r>
      </w:del>
      <w:ins w:author="Redline" w:id="27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d47e5ac446724ee995fd8f8639f9dd21">
      <w:pPr/>
      <w:r>
        <w:t xml:space="preserve">Eu adoro </w:t>
      </w:r>
      <w:del w:author="Redline" w:id="272" w:date="2026-06-14T01:14:52.9202420-04:00">
        <w:r>
          <w:delText>mamão</w:delText>
        </w:r>
      </w:del>
      <w:ins w:author="Redline" w:id="27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6d24542d51ae42b48fcee3fef6293cf4">
      <w:pPr/>
      <w:r>
        <w:t xml:space="preserve">Eu adoro </w:t>
      </w:r>
      <w:del w:author="Redline" w:id="274" w:date="2026-06-14T01:14:52.9202420-04:00">
        <w:r>
          <w:delText>mamão</w:delText>
        </w:r>
      </w:del>
      <w:ins w:author="Redline" w:id="27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9696ead6f64741ec97380ef9b53ef30c">
      <w:pPr/>
      <w:r>
        <w:t xml:space="preserve">Eu adoro </w:t>
      </w:r>
      <w:del w:author="Redline" w:id="276" w:date="2026-06-14T01:14:52.9202420-04:00">
        <w:r>
          <w:delText>mamão</w:delText>
        </w:r>
      </w:del>
      <w:ins w:author="Redline" w:id="27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1622672cb0d24ccbb8753f37af14b9b4">
      <w:pPr/>
      <w:r>
        <w:t xml:space="preserve">Eu adoro </w:t>
      </w:r>
      <w:del w:author="Redline" w:id="278" w:date="2026-06-14T01:14:52.9202420-04:00">
        <w:r>
          <w:delText>mamão</w:delText>
        </w:r>
      </w:del>
      <w:ins w:author="Redline" w:id="27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fe6a8eaba4b44c74ac1b8183b6ee655d">
      <w:pPr/>
      <w:r>
        <w:t xml:space="preserve">Eu adoro </w:t>
      </w:r>
      <w:del w:author="Redline" w:id="280" w:date="2026-06-14T01:14:52.9202420-04:00">
        <w:r>
          <w:delText>mamão</w:delText>
        </w:r>
      </w:del>
      <w:ins w:author="Redline" w:id="28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c5a9df574a14f1c8b2b481e5a861012">
      <w:pPr/>
      <w:r>
        <w:t xml:space="preserve">Eu adoro </w:t>
      </w:r>
      <w:del w:author="Redline" w:id="282" w:date="2026-06-14T01:14:52.9202420-04:00">
        <w:r>
          <w:delText>mamão</w:delText>
        </w:r>
      </w:del>
      <w:ins w:author="Redline" w:id="28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1242c7e7fe442b88b0f8a65763739d7">
      <w:pPr/>
      <w:r>
        <w:t xml:space="preserve">Eu adoro </w:t>
      </w:r>
      <w:del w:author="Redline" w:id="284" w:date="2026-06-14T01:14:52.9202420-04:00">
        <w:r>
          <w:delText>mamão</w:delText>
        </w:r>
      </w:del>
      <w:ins w:author="Redline" w:id="28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f270533238f64f8a819ffd4115e82cc3">
      <w:pPr/>
      <w:r>
        <w:t xml:space="preserve">Eu adoro </w:t>
      </w:r>
      <w:del w:author="Redline" w:id="286" w:date="2026-06-14T01:14:52.9202420-04:00">
        <w:r>
          <w:delText>mamão</w:delText>
        </w:r>
      </w:del>
      <w:ins w:author="Redline" w:id="28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bdebcf43f7484a7d827cf763d6b6d9f1">
      <w:pPr/>
      <w:r>
        <w:t xml:space="preserve">Eu adoro </w:t>
      </w:r>
      <w:del w:author="Redline" w:id="288" w:date="2026-06-14T01:14:52.9202420-04:00">
        <w:r>
          <w:delText>mamão</w:delText>
        </w:r>
      </w:del>
      <w:ins w:author="Redline" w:id="28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dec66f1cc9c447d088e9d674f63c4383">
      <w:pPr pt14:Unid="b6f3958168a94879b7da65eccd9e2bd3">
        <w:pStyle w:val="ListParagraph" pt14:Unid="ee99557a098b4e179acde480b62a84bd"/>
        <w:numPr pt14:Unid="162b55b965e544cd8ee41763274f3786">
          <w:ilvl w:val="0" pt14:Unid="d54129d974c743258e524fa541f195e1"/>
          <w:numId w:val="9" pt14:Unid="d4f8c85e9c7d428082e8db26ac26bf24"/>
        </w:numPr>
      </w:pPr>
    </w:p>
    <w:p pt14:Unid="d8465542cd244510a51949864cd1ea32">
      <w:pPr/>
      <w:r>
        <w:t xml:space="preserve">Eu adoro </w:t>
      </w:r>
      <w:del w:author="Redline" w:id="290" w:date="2026-06-14T01:14:52.9202420-04:00">
        <w:r>
          <w:delText>mamão</w:delText>
        </w:r>
      </w:del>
      <w:ins w:author="Redline" w:id="29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08fcadf7dc2458b83b06dc6b8562189">
      <w:pPr/>
    </w:p>
    <w:p pt14:Unid="694f944ba2214020bcc231106d5a2980">
      <w:pPr/>
      <w:r>
        <w:t xml:space="preserve">Eu adoro </w:t>
      </w:r>
      <w:del w:author="Redline" w:id="292" w:date="2026-06-14T01:14:52.9202420-04:00">
        <w:r>
          <w:delText>mamão</w:delText>
        </w:r>
      </w:del>
      <w:ins w:author="Redline" w:id="29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9f2db740c74f47bf954ba9f40b99da98">
      <w:pPr/>
      <w:r>
        <w:t xml:space="preserve">Eu adoro </w:t>
      </w:r>
      <w:del w:author="Redline" w:id="294" w:date="2026-06-14T01:14:52.9202420-04:00">
        <w:r>
          <w:delText>mamão</w:delText>
        </w:r>
      </w:del>
      <w:ins w:author="Redline" w:id="29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4b1e28f685e744ef865fc25bc3709e90">
      <w:pPr/>
      <w:r>
        <w:t xml:space="preserve">Eu adoro </w:t>
      </w:r>
      <w:del w:author="Redline" w:id="296" w:date="2026-06-14T01:14:52.9202420-04:00">
        <w:r>
          <w:delText>mamão</w:delText>
        </w:r>
      </w:del>
      <w:ins w:author="Redline" w:id="29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5de01aeac28e442e9f1fea61e0755ccd">
      <w:pPr/>
      <w:r>
        <w:t xml:space="preserve">Eu adoro </w:t>
      </w:r>
      <w:del w:author="Redline" w:id="298" w:date="2026-06-14T01:14:52.9202420-04:00">
        <w:r>
          <w:delText>mamão</w:delText>
        </w:r>
      </w:del>
      <w:ins w:author="Redline" w:id="29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6313cb8c73084b769beece02415bb273">
      <w:pPr/>
      <w:r>
        <w:t xml:space="preserve">Eu adoro </w:t>
      </w:r>
      <w:del w:author="Redline" w:id="300" w:date="2026-06-14T01:14:52.9202420-04:00">
        <w:r>
          <w:delText>mamão</w:delText>
        </w:r>
      </w:del>
      <w:ins w:author="Redline" w:id="30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dc8027be6a9e4c8a8c46607c117ae473">
      <w:pPr/>
      <w:r>
        <w:t xml:space="preserve">Eu adoro </w:t>
      </w:r>
      <w:del w:author="Redline" w:id="302" w:date="2026-06-14T01:14:52.9202420-04:00">
        <w:r>
          <w:delText>mamão</w:delText>
        </w:r>
      </w:del>
      <w:ins w:author="Redline" w:id="30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beb132ab1ab40409ada59533cf08fbd">
      <w:pPr/>
      <w:r>
        <w:t xml:space="preserve">Eu adoro </w:t>
      </w:r>
      <w:del w:author="Redline" w:id="304" w:date="2026-06-14T01:14:52.9202420-04:00">
        <w:r>
          <w:delText>mamão</w:delText>
        </w:r>
      </w:del>
      <w:ins w:author="Redline" w:id="30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bf8c5a942afa48d58da8d1f21555fa2c">
      <w:pPr/>
      <w:r>
        <w:t xml:space="preserve">Eu adoro </w:t>
      </w:r>
      <w:del w:author="Redline" w:id="306" w:date="2026-06-14T01:14:52.9202420-04:00">
        <w:r>
          <w:delText>mamão</w:delText>
        </w:r>
      </w:del>
      <w:ins w:author="Redline" w:id="30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9300b3cdb94c43568b5c2e6b6d80ace6">
      <w:pPr/>
      <w:r>
        <w:t xml:space="preserve">Eu adoro </w:t>
      </w:r>
      <w:del w:author="Redline" w:id="308" w:date="2026-06-14T01:14:52.9202420-04:00">
        <w:r>
          <w:delText>mamão</w:delText>
        </w:r>
      </w:del>
      <w:ins w:author="Redline" w:id="30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3321905a9c64485ebbdcd3d0a1d98a8f">
      <w:pPr/>
      <w:r>
        <w:t xml:space="preserve">Eu adoro </w:t>
      </w:r>
      <w:del w:author="Redline" w:id="310" w:date="2026-06-14T01:14:52.9202420-04:00">
        <w:r>
          <w:delText>mamão</w:delText>
        </w:r>
      </w:del>
      <w:ins w:author="Redline" w:id="31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f9b0347fbae4e3c996187c5eca74144">
      <w:pPr/>
      <w:r>
        <w:t xml:space="preserve">Eu adoro </w:t>
      </w:r>
      <w:del w:author="Redline" w:id="312" w:date="2026-06-14T01:14:52.9202420-04:00">
        <w:r>
          <w:delText>mamão</w:delText>
        </w:r>
      </w:del>
      <w:ins w:author="Redline" w:id="31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b140fdd5856c45ea9541026c7d210588">
      <w:pPr/>
      <w:r>
        <w:t xml:space="preserve">Eu adoro </w:t>
      </w:r>
      <w:del w:author="Redline" w:id="314" w:date="2026-06-14T01:14:52.9202420-04:00">
        <w:r>
          <w:delText>mamão</w:delText>
        </w:r>
      </w:del>
      <w:ins w:author="Redline" w:id="31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ea64058245749b7add39fad18fda92c">
      <w:pPr/>
      <w:r>
        <w:t xml:space="preserve">Eu adoro </w:t>
      </w:r>
      <w:del w:author="Redline" w:id="316" w:date="2026-06-14T01:14:52.9202420-04:00">
        <w:r>
          <w:delText>mamão</w:delText>
        </w:r>
      </w:del>
      <w:ins w:author="Redline" w:id="31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9ced561837441c9bd8e137194234550">
      <w:pPr/>
      <w:r>
        <w:t xml:space="preserve">Eu adoro </w:t>
      </w:r>
      <w:del w:author="Redline" w:id="318" w:date="2026-06-14T01:14:52.9202420-04:00">
        <w:r>
          <w:delText>mamão</w:delText>
        </w:r>
      </w:del>
      <w:ins w:author="Redline" w:id="31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1928a3c769bf4d369ae2e065750afe0b">
      <w:pPr/>
      <w:r>
        <w:t xml:space="preserve">Eu adoro </w:t>
      </w:r>
      <w:del w:author="Redline" w:id="320" w:date="2026-06-14T01:14:52.9202420-04:00">
        <w:r>
          <w:delText>mamão</w:delText>
        </w:r>
      </w:del>
      <w:ins w:author="Redline" w:id="32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7fbd31ad4db34770b0331019b09dba51">
      <w:pPr/>
      <w:r>
        <w:t xml:space="preserve">Eu adoro </w:t>
      </w:r>
      <w:del w:author="Redline" w:id="322" w:date="2026-06-14T01:14:52.9202420-04:00">
        <w:r>
          <w:delText>mamão</w:delText>
        </w:r>
      </w:del>
      <w:ins w:author="Redline" w:id="32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4763c9a857744b9e8c6975981f7dd576">
      <w:pPr pt14:Unid="98b675fcfba349e5917a261170fbc408">
        <w:pStyle w:val="ListParagraph" pt14:Unid="8173ab72f9e2436499a3e8f47863d7df"/>
        <w:numPr pt14:Unid="53d34a4e7d794601b23ac444fbf3a758">
          <w:ilvl w:val="0" pt14:Unid="e4578da83b744a8287af34510b12f3ee"/>
          <w:numId w:val="10" pt14:Unid="a21fa7035ec847d187f308c4c63fd372"/>
        </w:numPr>
      </w:pPr>
    </w:p>
    <w:p pt14:Unid="56ffc8dd11d34d8180731285bd696e0d">
      <w:pPr/>
      <w:r>
        <w:t xml:space="preserve">Eu adoro </w:t>
      </w:r>
      <w:del w:author="Redline" w:id="324" w:date="2026-06-14T01:14:52.9202420-04:00">
        <w:r>
          <w:delText>mamão</w:delText>
        </w:r>
      </w:del>
      <w:ins w:author="Redline" w:id="32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6d84113072047adb22d04d6e3bd06c4">
      <w:pPr/>
    </w:p>
    <w:p pt14:Unid="f4767bf964b5472d932274f17430c713">
      <w:pPr/>
      <w:r>
        <w:t xml:space="preserve">Eu adoro </w:t>
      </w:r>
      <w:del w:author="Redline" w:id="326" w:date="2026-06-14T01:14:52.9202420-04:00">
        <w:r>
          <w:delText>mamão</w:delText>
        </w:r>
      </w:del>
      <w:ins w:author="Redline" w:id="32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2aa79eba707a4c11a17f7db65cc44071">
      <w:pPr/>
      <w:r>
        <w:t xml:space="preserve">Eu adoro </w:t>
      </w:r>
      <w:del w:author="Redline" w:id="328" w:date="2026-06-14T01:14:52.9202420-04:00">
        <w:r>
          <w:delText>mamão</w:delText>
        </w:r>
      </w:del>
      <w:ins w:author="Redline" w:id="32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f790da131b0b41f48d74ce5f124df2de">
      <w:pPr/>
      <w:r>
        <w:t xml:space="preserve">Eu adoro </w:t>
      </w:r>
      <w:del w:author="Redline" w:id="330" w:date="2026-06-14T01:14:52.9202420-04:00">
        <w:r>
          <w:delText>mamão</w:delText>
        </w:r>
      </w:del>
      <w:ins w:author="Redline" w:id="33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4ee89505b917495882f607e5a5b95ea8">
      <w:pPr/>
      <w:r>
        <w:t xml:space="preserve">Eu adoro </w:t>
      </w:r>
      <w:del w:author="Redline" w:id="332" w:date="2026-06-14T01:14:52.9202420-04:00">
        <w:r>
          <w:delText>mamão</w:delText>
        </w:r>
      </w:del>
      <w:ins w:author="Redline" w:id="33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99f81bee793444bd8a3027812fad61bc">
      <w:pPr/>
      <w:r>
        <w:t xml:space="preserve">Eu adoro </w:t>
      </w:r>
      <w:del w:author="Redline" w:id="334" w:date="2026-06-14T01:14:52.9202420-04:00">
        <w:r>
          <w:delText>mamão</w:delText>
        </w:r>
      </w:del>
      <w:ins w:author="Redline" w:id="33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ec8ce1a52e549789dab227faaf5c107">
      <w:pPr/>
      <w:r>
        <w:t xml:space="preserve">Eu adoro </w:t>
      </w:r>
      <w:del w:author="Redline" w:id="336" w:date="2026-06-14T01:14:52.9202420-04:00">
        <w:r>
          <w:delText>mamão</w:delText>
        </w:r>
      </w:del>
      <w:ins w:author="Redline" w:id="33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e975dc8644c468eade4b47a6eeef84f">
      <w:pPr/>
      <w:r>
        <w:t xml:space="preserve">Eu adoro </w:t>
      </w:r>
      <w:del w:author="Redline" w:id="338" w:date="2026-06-14T01:14:52.9202420-04:00">
        <w:r>
          <w:delText>mamão</w:delText>
        </w:r>
      </w:del>
      <w:ins w:author="Redline" w:id="33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30353568ef2e4e2787e8c65f7d980def">
      <w:pPr/>
      <w:r>
        <w:t xml:space="preserve">Eu adoro </w:t>
      </w:r>
      <w:del w:author="Redline" w:id="340" w:date="2026-06-14T01:14:52.9202420-04:00">
        <w:r>
          <w:delText>mamão</w:delText>
        </w:r>
      </w:del>
      <w:ins w:author="Redline" w:id="34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6c3b36597c4049a58ab75c61e0d2701a">
      <w:pPr/>
      <w:r>
        <w:t xml:space="preserve">Eu adoro </w:t>
      </w:r>
      <w:del w:author="Redline" w:id="342" w:date="2026-06-14T01:14:52.9202420-04:00">
        <w:r>
          <w:delText>mamão</w:delText>
        </w:r>
      </w:del>
      <w:ins w:author="Redline" w:id="34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310a9305e7e34f3fa565e918acac9ccd">
      <w:pPr/>
      <w:r>
        <w:t xml:space="preserve">Eu adoro </w:t>
      </w:r>
      <w:del w:author="Redline" w:id="344" w:date="2026-06-14T01:14:52.9202420-04:00">
        <w:r>
          <w:delText>mamão</w:delText>
        </w:r>
      </w:del>
      <w:ins w:author="Redline" w:id="34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cbc32618958246fdae2506c67def3fa8">
      <w:pPr/>
      <w:r>
        <w:t xml:space="preserve">Eu adoro </w:t>
      </w:r>
      <w:del w:author="Redline" w:id="346" w:date="2026-06-14T01:14:52.9202420-04:00">
        <w:r>
          <w:delText>mamão</w:delText>
        </w:r>
      </w:del>
      <w:ins w:author="Redline" w:id="34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bcb49061f0db43ba80f95c29617a5f5e">
      <w:pPr/>
      <w:r>
        <w:t xml:space="preserve">Eu adoro </w:t>
      </w:r>
      <w:del w:author="Redline" w:id="348" w:date="2026-06-14T01:14:52.9202420-04:00">
        <w:r>
          <w:delText>mamão</w:delText>
        </w:r>
      </w:del>
      <w:ins w:author="Redline" w:id="349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899c7ab9de44d33adb4f19d6b8fe550">
      <w:pPr/>
      <w:r>
        <w:t xml:space="preserve">Eu adoro </w:t>
      </w:r>
      <w:del w:author="Redline" w:id="350" w:date="2026-06-14T01:14:52.9202420-04:00">
        <w:r>
          <w:delText>mamão</w:delText>
        </w:r>
      </w:del>
      <w:ins w:author="Redline" w:id="351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897b0bb474db4aa684bc45ff990cd5b5">
      <w:pPr/>
      <w:r>
        <w:t xml:space="preserve">Eu adoro </w:t>
      </w:r>
      <w:del w:author="Redline" w:id="352" w:date="2026-06-14T01:14:52.9202420-04:00">
        <w:r>
          <w:delText>mamão</w:delText>
        </w:r>
      </w:del>
      <w:ins w:author="Redline" w:id="353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188468e8990e450f8ba607dcf42dc949">
      <w:pPr/>
      <w:r>
        <w:t xml:space="preserve">Eu adoro </w:t>
      </w:r>
      <w:del w:author="Redline" w:id="354" w:date="2026-06-14T01:14:52.9202420-04:00">
        <w:r>
          <w:delText>mamão</w:delText>
        </w:r>
      </w:del>
      <w:ins w:author="Redline" w:id="355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5008a12474224bad9d4380a4fdb4e387">
      <w:pPr/>
      <w:r>
        <w:t xml:space="preserve">Eu adoro </w:t>
      </w:r>
      <w:del w:author="Redline" w:id="356" w:date="2026-06-14T01:14:52.9202420-04:00">
        <w:r>
          <w:delText>mamão</w:delText>
        </w:r>
      </w:del>
      <w:ins w:author="Redline" w:id="357" w:date="2026-06-14T01:14:52.9202420-04:00">
        <w:r>
          <w:t>mamaum</w:t>
        </w:r>
      </w:ins>
      <w:r>
        <w:t xml:space="preserve"> com laranja todas as manhãs para poder ir ao banheiro direitinho!</w:t>
      </w:r>
    </w:p>
    <w:p pt14:Unid="ab39bf8e408742008cc3d3c104229000">
      <w:pPr pt14:Unid="158f55eda6004c25b054e8c6420929c9" pt14:Status="Deleted">
        <w:pStyle w:val="ListParagraph" pt14:Unid="2d555391355749f38ea796f7e6592c32"/>
        <w:numPr pt14:Unid="ef46c057e2d245dd8ad41d659b3f5b69">
          <w:ilvl w:val="0" pt14:Unid="ef418b2f899c4d59aad7c0aa777b7773"/>
          <w:numId w:val="10" pt14:Unid="f05c4e49e05a4f35a6f8cccc79f6e3e3"/>
        </w:numPr>
        <w:rPr>
          <w:del w:author="Redline" w:id="358" w:date="2026-06-14T01:14:52.9202420-04:00"/>
        </w:rPr>
      </w:pPr>
    </w:p>
    <w:p pt14:Unid="5bb54d10ea5043feaad1eb9b18e67c17">
      <w:pPr pt14:Status="Deleted">
        <w:rPr>
          <w:del w:author="Redline" w:id="360" w:date="2026-06-14T01:14:52.9202420-04:00"/>
        </w:rPr>
      </w:pPr>
      <w:del w:author="Redline" w:id="359" w:date="2026-06-14T01:14:52.9202420-04:00">
        <w:r>
          <w:delText>Eu adoro mamão com laranja todas as manhãs para poder ir ao banheiro direitinho!</w:delText>
        </w:r>
      </w:del>
    </w:p>
    <w:p pt14:Unid="48658ebc884c4a8aaa6de5562676a484">
      <w:pPr pt14:Status="Deleted">
        <w:rPr>
          <w:del w:author="Redline" w:id="361" w:date="2026-06-14T01:14:52.9202420-04:00"/>
        </w:rPr>
      </w:pPr>
    </w:p>
    <w:p pt14:Unid="b79bf21ff3af40b2b4b315cc3ba254ad">
      <w:pPr pt14:Status="Deleted">
        <w:rPr>
          <w:del w:author="Redline" w:id="363" w:date="2026-06-14T01:14:52.9202420-04:00"/>
        </w:rPr>
      </w:pPr>
      <w:del w:author="Redline" w:id="362" w:date="2026-06-14T01:14:52.9202420-04:00">
        <w:r>
          <w:delText>Eu adoro mamão com laranja todas as manhãs para poder ir ao banheiro direitinho!</w:delText>
        </w:r>
      </w:del>
    </w:p>
    <w:p pt14:Unid="4eb77f99ae7e4ee9b3c328d4b6468ffb">
      <w:pPr pt14:Status="Deleted">
        <w:rPr>
          <w:del w:author="Redline" w:id="365" w:date="2026-06-14T01:14:52.9202420-04:00"/>
        </w:rPr>
      </w:pPr>
      <w:del w:author="Redline" w:id="364" w:date="2026-06-14T01:14:52.9202420-04:00">
        <w:r>
          <w:delText>Eu adoro mamão com laranja todas as manhãs para poder ir ao banheiro direitinho!</w:delText>
        </w:r>
      </w:del>
    </w:p>
    <w:p pt14:Unid="20716d402bb14c57adf43d5c5f8386e7">
      <w:pPr pt14:Status="Deleted">
        <w:rPr>
          <w:del w:author="Redline" w:id="367" w:date="2026-06-14T01:14:52.9202420-04:00"/>
        </w:rPr>
      </w:pPr>
      <w:del w:author="Redline" w:id="366" w:date="2026-06-14T01:14:52.9202420-04:00">
        <w:r>
          <w:delText>Eu adoro mamão com laranja todas as manhãs para poder ir ao banheiro direitinho!</w:delText>
        </w:r>
      </w:del>
    </w:p>
    <w:p pt14:Unid="77fdb68aefa2449fbb07a4ca9963bd11">
      <w:pPr pt14:Status="Deleted">
        <w:rPr>
          <w:del w:author="Redline" w:id="369" w:date="2026-06-14T01:14:52.9202420-04:00"/>
        </w:rPr>
      </w:pPr>
      <w:del w:author="Redline" w:id="368" w:date="2026-06-14T01:14:52.9202420-04:00">
        <w:r>
          <w:delText>Eu adoro mamão com laranja todas as manhãs para poder ir ao banheiro direitinho!</w:delText>
        </w:r>
      </w:del>
    </w:p>
    <w:p pt14:Unid="c9126289e8a04487a4cd5289ece7257f">
      <w:pPr pt14:Status="Deleted">
        <w:rPr>
          <w:del w:author="Redline" w:id="371" w:date="2026-06-14T01:14:52.9202420-04:00"/>
        </w:rPr>
      </w:pPr>
      <w:del w:author="Redline" w:id="370" w:date="2026-06-14T01:14:52.9202420-04:00">
        <w:r>
          <w:delText>Eu adoro mamão com laranja todas as manhãs para poder ir ao banheiro direitinho!</w:delText>
        </w:r>
      </w:del>
    </w:p>
    <w:p pt14:Unid="c10d847a342648a7805d3fd9f2b31001">
      <w:pPr pt14:Status="Deleted">
        <w:rPr>
          <w:del w:author="Redline" w:id="373" w:date="2026-06-14T01:14:52.9202420-04:00"/>
        </w:rPr>
      </w:pPr>
      <w:del w:author="Redline" w:id="372" w:date="2026-06-14T01:14:52.9202420-04:00">
        <w:r>
          <w:delText>Eu adoro mamão com laranja todas as manhãs para poder ir ao banheiro direitinho!</w:delText>
        </w:r>
      </w:del>
    </w:p>
    <w:p pt14:Unid="ac99b1195cdb4355b64d2cdb727fb371">
      <w:pPr pt14:Status="Deleted">
        <w:rPr>
          <w:del w:author="Redline" w:id="375" w:date="2026-06-14T01:14:52.9202420-04:00"/>
        </w:rPr>
      </w:pPr>
      <w:del w:author="Redline" w:id="374" w:date="2026-06-14T01:14:52.9202420-04:00">
        <w:r>
          <w:delText>Eu adoro mamão com laranja todas as manhãs para poder ir ao banheiro direitinho!</w:delText>
        </w:r>
      </w:del>
    </w:p>
    <w:p pt14:Unid="2f42cb5a3a3d46189553b20d6920cded">
      <w:pPr pt14:Status="Deleted">
        <w:rPr>
          <w:del w:author="Redline" w:id="377" w:date="2026-06-14T01:14:52.9202420-04:00"/>
        </w:rPr>
      </w:pPr>
      <w:del w:author="Redline" w:id="376" w:date="2026-06-14T01:14:52.9202420-04:00">
        <w:r>
          <w:delText>Eu adoro mamão com laranja todas as manhãs para poder ir ao banheiro direitinho!</w:delText>
        </w:r>
      </w:del>
    </w:p>
    <w:p pt14:Unid="b53db071dd7342598c0ed6bccedb35bb">
      <w:pPr pt14:Status="Deleted">
        <w:rPr>
          <w:del w:author="Redline" w:id="379" w:date="2026-06-14T01:14:52.9202420-04:00"/>
        </w:rPr>
      </w:pPr>
      <w:del w:author="Redline" w:id="378" w:date="2026-06-14T01:14:52.9202420-04:00">
        <w:r>
          <w:delText>Eu adoro mamão com laranja todas as manhãs para poder ir ao banheiro direitinho!</w:delText>
        </w:r>
      </w:del>
    </w:p>
    <w:p pt14:Unid="1b80309e92f74783907fd2337dc146f1">
      <w:pPr pt14:Status="Deleted">
        <w:rPr>
          <w:del w:author="Redline" w:id="381" w:date="2026-06-14T01:14:52.9202420-04:00"/>
        </w:rPr>
      </w:pPr>
      <w:del w:author="Redline" w:id="380" w:date="2026-06-14T01:14:52.9202420-04:00">
        <w:r>
          <w:delText>Eu adoro mamão com laranja todas as manhãs para poder ir ao banheiro direitinho!</w:delText>
        </w:r>
      </w:del>
    </w:p>
    <w:p pt14:Unid="3d378e198f49456c90b7766c4b0223a3">
      <w:pPr pt14:Status="Deleted">
        <w:rPr>
          <w:del w:author="Redline" w:id="383" w:date="2026-06-14T01:14:52.9202420-04:00"/>
        </w:rPr>
      </w:pPr>
      <w:del w:author="Redline" w:id="382" w:date="2026-06-14T01:14:52.9202420-04:00">
        <w:r>
          <w:delText>Eu adoro mamão com laranja todas as manhãs para poder ir ao banheiro direitinho!</w:delText>
        </w:r>
      </w:del>
    </w:p>
    <w:p pt14:Unid="f4c71226d5de42e29be2b9f8f58c5767">
      <w:pPr pt14:Status="Deleted">
        <w:rPr>
          <w:del w:author="Redline" w:id="385" w:date="2026-06-14T01:14:52.9202420-04:00"/>
        </w:rPr>
      </w:pPr>
      <w:del w:author="Redline" w:id="384" w:date="2026-06-14T01:14:52.9202420-04:00">
        <w:r>
          <w:delText>Eu adoro mamão com laranja todas as manhãs para poder ir ao banheiro direitinho!</w:delText>
        </w:r>
      </w:del>
    </w:p>
    <w:p pt14:Unid="1f0671b5dc2e41158b5d112da4cc83b3">
      <w:pPr pt14:Status="Deleted">
        <w:rPr>
          <w:del w:author="Redline" w:id="387" w:date="2026-06-14T01:14:52.9202420-04:00"/>
        </w:rPr>
      </w:pPr>
      <w:del w:author="Redline" w:id="386" w:date="2026-06-14T01:14:52.9202420-04:00">
        <w:r>
          <w:delText>Eu adoro mamão com laranja todas as manhãs para poder ir ao banheiro direitinho!</w:delText>
        </w:r>
      </w:del>
    </w:p>
    <w:p pt14:Unid="96abdaf1670d4a07b3662d44852f65af">
      <w:pPr pt14:Status="Deleted">
        <w:rPr>
          <w:del w:author="Redline" w:id="389" w:date="2026-06-14T01:14:52.9202420-04:00"/>
        </w:rPr>
      </w:pPr>
      <w:del w:author="Redline" w:id="388" w:date="2026-06-14T01:14:52.9202420-04:00">
        <w:r>
          <w:delText>Eu adoro mamão com laranja todas as manhãs para poder ir ao banheiro direitinho!</w:delText>
        </w:r>
      </w:del>
    </w:p>
    <w:p pt14:Unid="1b62a157ce104c9297b38441dc4e5e48">
      <w:pPr pt14:Status="Deleted">
        <w:rPr>
          <w:del w:author="Redline" w:id="391" w:date="2026-06-14T01:14:52.9202420-04:00"/>
        </w:rPr>
      </w:pPr>
      <w:del w:author="Redline" w:id="390" w:date="2026-06-14T01:14:52.9202420-04:00">
        <w:r>
          <w:delText>Eu adoro mamão com laranja todas as manhãs para poder ir ao banheiro direitinho!</w:delText>
        </w:r>
      </w:del>
    </w:p>
    <w:p pt14:Unid="66e2ce8285ec47e3a34d595c133d6b89">
      <w:pPr pt14:Status="Deleted">
        <w:rPr>
          <w:del w:author="Redline" w:id="393" w:date="2026-06-14T01:14:52.9202420-04:00"/>
        </w:rPr>
      </w:pPr>
      <w:del w:author="Redline" w:id="392" w:date="2026-06-14T01:14:52.9202420-04:00">
        <w:r>
          <w:delText>Eu adoro mamão com laranja todas as manhãs para poder ir ao banheiro direitinho!</w:delText>
        </w:r>
      </w:del>
    </w:p>
    <w:p pt14:Unid="470f9a8ab8a14de3bb70708c6487b7c9">
      <w:pPr pt14:Unid="9646f29d833c45c6ae2a82f29ae0cfcb">
        <w:pStyle w:val="ListParagraph" pt14:Unid="3539930a600d4f8e8bd81275c02dab14"/>
        <w:numPr pt14:Unid="d5cb206e79004a8fabf1d4a1097b21e3">
          <w:ilvl w:val="0" pt14:Unid="84c50cf376aa45cda0071a8c2471c402"/>
          <w:numId w:val="11" pt14:Unid="3a48e0d8ebc146af92bd4863c5530b77"/>
        </w:numPr>
      </w:pPr>
    </w:p>
    <w:p pt14:Unid="3fc3a4a8dc384f89bdd28bed3fe71387">
      <w:pPr/>
    </w:p>
    <w:sectPr pt14:Unid="049dd9cca68145f9bb3e96f2aba9830a">
      <w:pgSz w:w="12240" w:h="15840" pt14:Unid="25b81e118b4c49888be9a64ab76733b2"/>
      <w:pgMar w:top="1440" w:right="1440" w:bottom="1440" w:left="1440" w:header="720" w:footer="720" w:gutter="0" pt14:Unid="7e0674647802463ba1a32eef4b18b389"/>
      <w:cols w:space="720" pt14:Unid="49301062d67848aa9d610419be660eed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>
    <w:nsid w:val="013A2D50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946CE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6A26704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C2130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A98648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DF50355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6011247"/>
    <w:multiLevelType w:val="hybridMultilevel"/>
    <w:tmpl w:val="B194175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F53133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810702E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776F20F3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7F57092F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9"/>
  </w:num>
  <w:num w:numId="8">
    <w:abstractNumId w:val="2"/>
  </w:num>
  <w:num w:numId="9">
    <w:abstractNumId w:val="0"/>
  </w:num>
  <w:num w:numId="10">
    <w:abstractNumId w:val="10"/>
  </w:num>
  <w:num w:numId="11">
    <w:abstractNumId w:val="3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98"/>
    <w:rsid w:val="00101E46"/>
    <w:rsid w:val="00175798"/>
    <w:rsid w:val="00340046"/>
    <w:rsid w:val="00522909"/>
    <w:rsid w:val="00924409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5798"/>
  </w:style>
  <w:style w:type="paragraph" w:styleId="Heading1">
    <w:name w:val="heading 1"/>
    <w:basedOn w:val="Normal"/>
    <w:next w:val="Normal"/>
    <w:link w:val="Heading1Char"/>
    <w:uiPriority w:val="9"/>
    <w:qFormat/>
    <w:rsid w:val="001757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57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757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7579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579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579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579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579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579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9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57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9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footnotes" Target="/word/footnotes.xml" Id="Rbda96cabc449484e" /><Relationship Type="http://schemas.openxmlformats.org/officeDocument/2006/relationships/endnotes" Target="/word/endnotes.xml" Id="Re7a1681084f344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9</ap:Pages>
  <ap:Words>2264</ap:Words>
  <ap:Characters>12906</ap:Characters>
  <ap:Application>Microsoft Office Word</ap:Application>
  <ap:DocSecurity>0</ap:DocSecurity>
  <ap:Lines>107</ap:Lines>
  <ap:Paragraphs>30</ap:Paragraphs>
  <ap:ScaleCrop>false</ap:ScaleCrop>
  <ap:Company/>
  <ap:LinksUpToDate>false</ap:LinksUpToDate>
  <ap:CharactersWithSpaces>15140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2026-06-13T18:20:00Z</dcterms:created>
  <dcterms:modified xsi:type="dcterms:W3CDTF">2026-06-13T18:22:00Z</dcterms:modified>
</cp:coreProperties>
</file>