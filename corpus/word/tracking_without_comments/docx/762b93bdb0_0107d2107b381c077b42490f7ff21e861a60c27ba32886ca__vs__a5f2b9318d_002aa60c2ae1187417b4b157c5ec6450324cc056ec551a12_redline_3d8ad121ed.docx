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5CFB0A" w14:textId="77777777" w:rsidR="00D46904" w:rsidRDefault="00A5391B" w:rsidP="00A5391B">
      <w:pPr>
        <w:jc w:val="center"/>
        <w:rPr>
          <w:ins w:id="1" w:author="mary.inoue@fap.local" w:date="2026-09-22T12:56:00Z" w16du:dateUtc="2026-09-22T16:56:00Z"/>
          <w:rFonts w:ascii="Arial" w:hAnsi="Arial" w:cs="Arial"/>
          <w:b/>
          <w:sz w:val="28"/>
          <w:szCs w:val="28"/>
        </w:rPr>
      </w:pPr>
      <w:ins w:id="2" w:author="mary.inoue@fap.local" w:date="2026-09-22T12:56:00Z" w16du:dateUtc="2026-09-22T16:56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7F17B739" w14:textId="77777777" w:rsidR="00EB0E11" w:rsidRDefault="00EB0E11" w:rsidP="00A5391B">
      <w:pPr>
        <w:jc w:val="center"/>
        <w:rPr>
          <w:ins w:id="3" w:author="mary.inoue@fap.local" w:date="2026-09-22T12:56:00Z" w16du:dateUtc="2026-09-22T16:56:00Z"/>
          <w:rFonts w:ascii="Arial" w:hAnsi="Arial" w:cs="Arial"/>
          <w:b/>
          <w:sz w:val="28"/>
          <w:szCs w:val="28"/>
        </w:rPr>
      </w:pPr>
    </w:p>
    <w:p w14:paraId="4BDD0B01" w14:textId="77777777" w:rsidR="00EB0E11" w:rsidRPr="00AC2557" w:rsidRDefault="00EB0E11" w:rsidP="00EB0E11">
      <w:pPr>
        <w:rPr>
          <w:ins w:id="4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5" w:author="mary.inoue@fap.local" w:date="2026-09-22T12:56:00Z" w16du:dateUtc="2026-09-22T16:56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79FC0498" w14:textId="77777777" w:rsidR="00A5391B" w:rsidRDefault="00A5391B" w:rsidP="00A5391B">
      <w:pPr>
        <w:jc w:val="center"/>
        <w:rPr>
          <w:ins w:id="6" w:author="mary.inoue@fap.local" w:date="2026-09-22T12:56:00Z" w16du:dateUtc="2026-09-22T16:56:00Z"/>
          <w:rFonts w:ascii="Arial" w:hAnsi="Arial" w:cs="Arial"/>
          <w:b/>
          <w:sz w:val="28"/>
          <w:szCs w:val="28"/>
        </w:rPr>
      </w:pPr>
    </w:p>
    <w:p w14:paraId="54493640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7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8" w:author="mary.inoue@fap.local" w:date="2026-09-22T12:56:00Z" w16du:dateUtc="2026-09-22T16:56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17B318D5" w14:textId="77777777" w:rsidR="00132F7D" w:rsidRDefault="00132F7D" w:rsidP="00A5391B">
      <w:pPr>
        <w:jc w:val="center"/>
        <w:rPr>
          <w:ins w:id="9" w:author="mary.inoue@fap.local" w:date="2026-09-22T12:56:00Z" w16du:dateUtc="2026-09-22T16:56:00Z"/>
          <w:rFonts w:ascii="Arial" w:hAnsi="Arial" w:cs="Arial"/>
          <w:b/>
          <w:sz w:val="28"/>
          <w:szCs w:val="28"/>
        </w:rPr>
      </w:pPr>
    </w:p>
    <w:p w14:paraId="4CCC6637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0" w:author="mary.inoue@fap.local" w:date="2026-09-22T12:56:00Z" w16du:dateUtc="2026-09-22T16:56:00Z"/>
          <w:rFonts w:ascii="Arial" w:hAnsi="Arial" w:cs="Arial"/>
          <w:color w:val="000000"/>
          <w:sz w:val="24"/>
          <w:szCs w:val="24"/>
        </w:rPr>
      </w:pPr>
      <w:ins w:id="11" w:author="mary.inoue@fap.local" w:date="2026-09-22T12:56:00Z" w16du:dateUtc="2026-09-22T16:5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587A26B8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2" w:author="mary.inoue@fap.local" w:date="2026-09-22T12:56:00Z" w16du:dateUtc="2026-09-22T16:56:00Z"/>
          <w:rFonts w:ascii="Arial" w:hAnsi="Arial" w:cs="Arial"/>
          <w:color w:val="000000"/>
          <w:sz w:val="24"/>
          <w:szCs w:val="24"/>
        </w:rPr>
      </w:pPr>
    </w:p>
    <w:p w14:paraId="612C3968" w14:textId="77777777" w:rsidR="00A5391B" w:rsidRDefault="00A5391B" w:rsidP="00A5391B">
      <w:pPr>
        <w:rPr>
          <w:ins w:id="13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14" w:author="mary.inoue@fap.local" w:date="2026-09-22T12:56:00Z" w16du:dateUtc="2026-09-22T16:56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78A33F71" w14:textId="77777777" w:rsidR="00EB0E11" w:rsidRDefault="00EB0E11" w:rsidP="00A5391B">
      <w:pPr>
        <w:rPr>
          <w:ins w:id="15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16" w:author="mary.inoue@fap.local" w:date="2026-09-22T12:56:00Z" w16du:dateUtc="2026-09-22T16:56:00Z">
        <w:r>
          <w:rPr>
            <w:rFonts w:ascii="Arial" w:hAnsi="Arial" w:cs="Arial"/>
            <w:sz w:val="24"/>
            <w:szCs w:val="24"/>
          </w:rPr>
          <w:tab/>
        </w:r>
      </w:ins>
    </w:p>
    <w:p w14:paraId="29C5CB23" w14:textId="77777777" w:rsidR="0065070B" w:rsidRPr="00345AD1" w:rsidRDefault="0065070B" w:rsidP="0065070B">
      <w:pPr>
        <w:pStyle w:val="Default"/>
        <w:rPr>
          <w:ins w:id="17" w:author="mary.inoue@fap.local" w:date="2026-09-22T12:56:00Z" w16du:dateUtc="2026-09-22T16:56:00Z"/>
        </w:rPr>
      </w:pPr>
      <w:ins w:id="18" w:author="mary.inoue@fap.local" w:date="2026-09-22T12:56:00Z" w16du:dateUtc="2026-09-22T16:56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240EC593" w14:textId="77777777" w:rsidR="0065070B" w:rsidRDefault="0065070B" w:rsidP="00A5391B">
      <w:pPr>
        <w:rPr>
          <w:ins w:id="19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65BE534B" w14:textId="77777777" w:rsidR="00640AED" w:rsidRPr="00345AD1" w:rsidRDefault="00640AED" w:rsidP="00640AED">
      <w:pPr>
        <w:pStyle w:val="Default"/>
        <w:rPr>
          <w:ins w:id="20" w:author="mary.inoue@fap.local" w:date="2026-09-22T12:56:00Z" w16du:dateUtc="2026-09-22T16:56:00Z"/>
        </w:rPr>
      </w:pPr>
      <w:ins w:id="21" w:author="mary.inoue@fap.local" w:date="2026-09-22T12:56:00Z" w16du:dateUtc="2026-09-22T16:56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518E5B9B" w14:textId="77777777" w:rsidR="00640AED" w:rsidRPr="00345AD1" w:rsidRDefault="00640AED" w:rsidP="00640AED">
      <w:pPr>
        <w:rPr>
          <w:ins w:id="22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5D5D30B5" w14:textId="77777777" w:rsidR="00C9492A" w:rsidRDefault="00C9492A" w:rsidP="00C9492A">
      <w:pPr>
        <w:rPr>
          <w:ins w:id="23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24" w:author="mary.inoue@fap.local" w:date="2026-09-22T12:56:00Z" w16du:dateUtc="2026-09-22T16:56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5B228311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5" w:author="mary.inoue@fap.local" w:date="2026-09-22T12:56:00Z" w16du:dateUtc="2026-09-22T16:56:00Z"/>
          <w:rFonts w:ascii="Arial" w:hAnsi="Arial" w:cs="Arial"/>
          <w:color w:val="000000"/>
          <w:sz w:val="24"/>
          <w:szCs w:val="24"/>
        </w:rPr>
      </w:pPr>
      <w:ins w:id="26" w:author="mary.inoue@fap.local" w:date="2026-09-22T12:56:00Z" w16du:dateUtc="2026-09-22T16:5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560B11EB" w14:textId="77777777" w:rsidR="00C9492A" w:rsidRDefault="00C9492A" w:rsidP="00C9492A">
      <w:pPr>
        <w:rPr>
          <w:ins w:id="27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01BB500C" w14:textId="77777777" w:rsidR="00A5391B" w:rsidRDefault="00A5391B" w:rsidP="00A5391B">
      <w:pPr>
        <w:rPr>
          <w:ins w:id="28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29" w:author="mary.inoue@fap.local" w:date="2026-09-22T12:56:00Z" w16du:dateUtc="2026-09-22T16:56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09FA9083" w14:textId="77777777" w:rsidR="00EB0E11" w:rsidRPr="002D0CC2" w:rsidRDefault="00EB0E11" w:rsidP="00EB0E11">
      <w:pPr>
        <w:rPr>
          <w:ins w:id="30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31" w:author="mary.inoue@fap.local" w:date="2026-09-22T12:56:00Z" w16du:dateUtc="2026-09-22T16:56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6C86B540" w14:textId="77777777" w:rsidR="00EB0E11" w:rsidRDefault="00EB0E11" w:rsidP="00A5391B">
      <w:pPr>
        <w:rPr>
          <w:ins w:id="32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06E449E9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3" w:author="mary.inoue@fap.local" w:date="2026-09-22T12:56:00Z" w16du:dateUtc="2026-09-22T16:56:00Z"/>
          <w:rFonts w:ascii="Arial" w:hAnsi="Arial" w:cs="Arial"/>
          <w:color w:val="000000"/>
          <w:sz w:val="24"/>
          <w:szCs w:val="24"/>
        </w:rPr>
      </w:pPr>
      <w:ins w:id="34" w:author="mary.inoue@fap.local" w:date="2026-09-22T12:56:00Z" w16du:dateUtc="2026-09-22T16:5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7EF428F6" w14:textId="77777777" w:rsidR="00C9492A" w:rsidRDefault="00C9492A" w:rsidP="00C9492A">
      <w:pPr>
        <w:rPr>
          <w:ins w:id="35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77D463D8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6" w:author="mary.inoue@fap.local" w:date="2026-09-22T12:56:00Z" w16du:dateUtc="2026-09-22T16:56:00Z"/>
          <w:rFonts w:ascii="ArialMT" w:hAnsi="ArialMT" w:cs="ArialMT"/>
          <w:sz w:val="24"/>
          <w:szCs w:val="24"/>
        </w:rPr>
      </w:pPr>
      <w:ins w:id="37" w:author="mary.inoue@fap.local" w:date="2026-09-22T12:56:00Z" w16du:dateUtc="2026-09-22T16:56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2A0746B0" w14:textId="77777777" w:rsidR="00C9492A" w:rsidRDefault="00C9492A" w:rsidP="00C9492A">
      <w:pPr>
        <w:rPr>
          <w:ins w:id="38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742F9318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39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40" w:author="mary.inoue@fap.local" w:date="2026-09-22T12:56:00Z" w16du:dateUtc="2026-09-22T16:56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602AF2A8" w14:textId="77777777" w:rsidR="002D511D" w:rsidRDefault="002D511D" w:rsidP="002D511D">
      <w:pPr>
        <w:rPr>
          <w:ins w:id="41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6AAC094B" w14:textId="77777777" w:rsidR="00F11D9F" w:rsidRDefault="00F11D9F" w:rsidP="00F11D9F">
      <w:pPr>
        <w:rPr>
          <w:ins w:id="42" w:author="mary.inoue@fap.local" w:date="2026-09-22T12:56:00Z" w16du:dateUtc="2026-09-22T16:56:00Z"/>
          <w:rFonts w:ascii="Arial" w:hAnsi="Arial" w:cs="Arial"/>
          <w:b/>
        </w:rPr>
      </w:pPr>
      <w:ins w:id="43" w:author="mary.inoue@fap.local" w:date="2026-09-22T12:56:00Z" w16du:dateUtc="2026-09-22T16:56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64ED8285" w14:textId="77777777" w:rsidR="00F11D9F" w:rsidRPr="00F11D9F" w:rsidRDefault="00F11D9F" w:rsidP="00F11D9F">
      <w:pPr>
        <w:rPr>
          <w:ins w:id="44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45" w:author="mary.inoue@fap.local" w:date="2026-09-22T12:56:00Z" w16du:dateUtc="2026-09-22T16:56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06B52753" w14:textId="77777777" w:rsidR="00F11D9F" w:rsidRDefault="00F11D9F" w:rsidP="00F11D9F">
      <w:pPr>
        <w:rPr>
          <w:ins w:id="46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6EB24A0E" w14:textId="77777777" w:rsidR="00F11D9F" w:rsidRDefault="00F11D9F" w:rsidP="002D511D">
      <w:pPr>
        <w:rPr>
          <w:ins w:id="47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48CFF00C" w14:textId="77777777" w:rsidR="00A5391B" w:rsidRDefault="002D22E0" w:rsidP="00A5391B">
      <w:pPr>
        <w:rPr>
          <w:ins w:id="48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49" w:author="mary.inoue@fap.local" w:date="2026-09-22T12:56:00Z" w16du:dateUtc="2026-09-22T16:56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6C38EB07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0" w:author="mary.inoue@fap.local" w:date="2026-09-22T12:56:00Z" w16du:dateUtc="2026-09-22T16:56:00Z"/>
          <w:rFonts w:ascii="Arial" w:hAnsi="Arial" w:cs="Arial"/>
          <w:color w:val="000000"/>
          <w:sz w:val="24"/>
          <w:szCs w:val="24"/>
        </w:rPr>
      </w:pPr>
      <w:ins w:id="51" w:author="mary.inoue@fap.local" w:date="2026-09-22T12:56:00Z" w16du:dateUtc="2026-09-22T16:5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5E9D503F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2" w:author="mary.inoue@fap.local" w:date="2026-09-22T12:56:00Z" w16du:dateUtc="2026-09-22T16:56:00Z"/>
          <w:rFonts w:ascii="Arial" w:hAnsi="Arial" w:cs="Arial"/>
          <w:color w:val="000000"/>
          <w:sz w:val="24"/>
          <w:szCs w:val="24"/>
        </w:rPr>
      </w:pPr>
    </w:p>
    <w:p w14:paraId="541C5F85" w14:textId="77777777" w:rsidR="008C61C6" w:rsidRPr="00791921" w:rsidRDefault="008C61C6" w:rsidP="008C61C6">
      <w:pPr>
        <w:rPr>
          <w:ins w:id="53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54" w:author="mary.inoue@fap.local" w:date="2026-09-22T12:56:00Z" w16du:dateUtc="2026-09-22T16:56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5F895AF7" w14:textId="77777777" w:rsidR="001F3B9E" w:rsidRDefault="001F3B9E" w:rsidP="00A5391B">
      <w:pPr>
        <w:rPr>
          <w:ins w:id="55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337393EB" w14:textId="77777777" w:rsidR="001F3B9E" w:rsidRDefault="001F3B9E" w:rsidP="00A5391B">
      <w:pPr>
        <w:rPr>
          <w:ins w:id="56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73FE5E35" w14:textId="77777777" w:rsidR="00DC250C" w:rsidRDefault="00DC250C" w:rsidP="00A5391B">
      <w:pPr>
        <w:rPr>
          <w:ins w:id="57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58" w:author="mary.inoue@fap.local" w:date="2026-09-22T12:56:00Z" w16du:dateUtc="2026-09-22T16:56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00710E2B" w14:textId="77777777" w:rsidR="008C61C6" w:rsidRPr="002D0CC2" w:rsidRDefault="008C61C6" w:rsidP="008C61C6">
      <w:pPr>
        <w:rPr>
          <w:ins w:id="59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60" w:author="mary.inoue@fap.local" w:date="2026-09-22T12:56:00Z" w16du:dateUtc="2026-09-22T16:56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0C39454A" w14:textId="77777777" w:rsidR="003E02AD" w:rsidRDefault="003E02AD" w:rsidP="003E02AD">
      <w:pPr>
        <w:rPr>
          <w:ins w:id="61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0C23EE2C" w14:textId="77777777" w:rsidR="003E02AD" w:rsidRDefault="003E02AD" w:rsidP="003E02AD">
      <w:pPr>
        <w:rPr>
          <w:ins w:id="62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63" w:author="mary.inoue@fap.local" w:date="2026-09-22T12:56:00Z" w16du:dateUtc="2026-09-22T16:56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5974B522" w14:textId="77777777" w:rsidR="008C61C6" w:rsidRDefault="008C61C6" w:rsidP="00A5391B">
      <w:pPr>
        <w:rPr>
          <w:ins w:id="64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6D55C2D0" w14:textId="77777777" w:rsidR="00AF3743" w:rsidRDefault="00AF3743" w:rsidP="00AF3743">
      <w:pPr>
        <w:pStyle w:val="Default"/>
        <w:rPr>
          <w:ins w:id="65" w:author="mary.inoue@fap.local" w:date="2026-09-22T12:56:00Z" w16du:dateUtc="2026-09-22T16:56:00Z"/>
          <w:rFonts w:ascii="ArialMT" w:hAnsi="ArialMT" w:cs="ArialMT"/>
        </w:rPr>
      </w:pPr>
      <w:ins w:id="66" w:author="mary.inoue@fap.local" w:date="2026-09-22T12:56:00Z" w16du:dateUtc="2026-09-22T16:56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0E1F858D" w14:textId="77777777" w:rsidR="00AF3743" w:rsidRDefault="00AF3743" w:rsidP="00A5391B">
      <w:pPr>
        <w:rPr>
          <w:ins w:id="67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6A53198F" w14:textId="77777777" w:rsidR="00500EF8" w:rsidRPr="00500EF8" w:rsidRDefault="00500EF8" w:rsidP="00A5391B">
      <w:pPr>
        <w:rPr>
          <w:ins w:id="68" w:author="mary.inoue@fap.local" w:date="2026-09-22T12:56:00Z" w16du:dateUtc="2026-09-22T16:56:00Z"/>
          <w:rFonts w:ascii="Arial" w:hAnsi="Arial" w:cs="Arial"/>
          <w:sz w:val="24"/>
          <w:szCs w:val="24"/>
          <w:lang w:val="en-US"/>
        </w:rPr>
      </w:pPr>
      <w:ins w:id="69" w:author="mary.inoue@fap.local" w:date="2026-09-22T12:56:00Z" w16du:dateUtc="2026-09-22T16:56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11086AA7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0" w:author="mary.inoue@fap.local" w:date="2026-09-22T12:56:00Z" w16du:dateUtc="2026-09-22T16:56:00Z"/>
          <w:rFonts w:ascii="Arial" w:hAnsi="Arial" w:cs="Arial"/>
          <w:color w:val="000000"/>
          <w:sz w:val="24"/>
          <w:szCs w:val="24"/>
        </w:rPr>
      </w:pPr>
      <w:ins w:id="71" w:author="mary.inoue@fap.local" w:date="2026-09-22T12:56:00Z" w16du:dateUtc="2026-09-22T16:5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0AF04B22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2" w:author="mary.inoue@fap.local" w:date="2026-09-22T12:56:00Z" w16du:dateUtc="2026-09-22T16:56:00Z"/>
          <w:rFonts w:ascii="Arial" w:hAnsi="Arial" w:cs="Arial"/>
          <w:color w:val="000000"/>
          <w:sz w:val="24"/>
          <w:szCs w:val="24"/>
        </w:rPr>
      </w:pPr>
    </w:p>
    <w:p w14:paraId="3F7F0F40" w14:textId="77777777" w:rsidR="005120F2" w:rsidRPr="000759E6" w:rsidRDefault="005120F2" w:rsidP="005120F2">
      <w:pPr>
        <w:rPr>
          <w:ins w:id="73" w:author="mary.inoue@fap.local" w:date="2026-09-22T12:56:00Z" w16du:dateUtc="2026-09-22T16:56:00Z"/>
          <w:rFonts w:ascii="Arial" w:hAnsi="Arial" w:cs="Arial"/>
          <w:sz w:val="24"/>
          <w:szCs w:val="24"/>
          <w:lang w:val="en-US"/>
        </w:rPr>
      </w:pPr>
      <w:ins w:id="74" w:author="mary.inoue@fap.local" w:date="2026-09-22T12:56:00Z" w16du:dateUtc="2026-09-22T16:56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0878D110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5" w:author="mary.inoue@fap.local" w:date="2026-09-22T12:56:00Z" w16du:dateUtc="2026-09-22T16:56:00Z"/>
          <w:rFonts w:ascii="Arial" w:hAnsi="Arial" w:cs="Arial"/>
          <w:color w:val="000000"/>
          <w:sz w:val="24"/>
          <w:szCs w:val="24"/>
        </w:rPr>
      </w:pPr>
    </w:p>
    <w:p w14:paraId="1DF8F8E1" w14:textId="77777777" w:rsidR="009C4CE8" w:rsidRPr="00345AD1" w:rsidRDefault="009C4CE8" w:rsidP="009C4CE8">
      <w:pPr>
        <w:pStyle w:val="Default"/>
        <w:rPr>
          <w:ins w:id="76" w:author="mary.inoue@fap.local" w:date="2026-09-22T12:56:00Z" w16du:dateUtc="2026-09-22T16:56:00Z"/>
          <w:rFonts w:ascii="ArialMT" w:hAnsi="ArialMT" w:cs="ArialMT"/>
        </w:rPr>
      </w:pPr>
    </w:p>
    <w:p w14:paraId="73708DB3" w14:textId="77777777" w:rsidR="009C4CE8" w:rsidRDefault="009C4CE8" w:rsidP="009C4CE8">
      <w:pPr>
        <w:pStyle w:val="Default"/>
        <w:rPr>
          <w:ins w:id="77" w:author="mary.inoue@fap.local" w:date="2026-09-22T12:56:00Z" w16du:dateUtc="2026-09-22T16:56:00Z"/>
          <w:rFonts w:ascii="ArialMT" w:hAnsi="ArialMT" w:cs="ArialMT"/>
        </w:rPr>
      </w:pPr>
    </w:p>
    <w:p w14:paraId="3FF9148C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8" w:author="mary.inoue@fap.local" w:date="2026-09-22T12:56:00Z" w16du:dateUtc="2026-09-22T16:56:00Z"/>
          <w:rFonts w:ascii="ArialMT" w:hAnsi="ArialMT" w:cs="ArialMT"/>
          <w:sz w:val="24"/>
          <w:szCs w:val="24"/>
        </w:rPr>
      </w:pPr>
      <w:ins w:id="79" w:author="mary.inoue@fap.local" w:date="2026-09-22T12:56:00Z" w16du:dateUtc="2026-09-22T16:56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519616C0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2:56:00Z" w16du:dateUtc="2026-09-22T16:56:00Z"/>
          <w:rFonts w:ascii="ArialMT" w:hAnsi="ArialMT" w:cs="ArialMT"/>
          <w:sz w:val="24"/>
          <w:szCs w:val="24"/>
        </w:rPr>
      </w:pPr>
    </w:p>
    <w:p w14:paraId="05F3A011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1" w:author="mary.inoue@fap.local" w:date="2026-09-22T12:56:00Z" w16du:dateUtc="2026-09-22T16:56:00Z"/>
          <w:rFonts w:ascii="ArialMT" w:hAnsi="ArialMT" w:cs="ArialMT"/>
          <w:sz w:val="24"/>
          <w:szCs w:val="24"/>
        </w:rPr>
      </w:pPr>
      <w:ins w:id="82" w:author="mary.inoue@fap.local" w:date="2026-09-22T12:56:00Z" w16du:dateUtc="2026-09-22T16:56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6E505742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2:56:00Z" w16du:dateUtc="2026-09-22T16:56:00Z"/>
          <w:rFonts w:ascii="ArialMT" w:hAnsi="ArialMT" w:cs="ArialMT"/>
          <w:sz w:val="24"/>
          <w:szCs w:val="24"/>
        </w:rPr>
      </w:pPr>
    </w:p>
    <w:p w14:paraId="1B3069D4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4" w:author="mary.inoue@fap.local" w:date="2026-09-22T12:56:00Z" w16du:dateUtc="2026-09-22T16:56:00Z"/>
          <w:rFonts w:ascii="ArialMT" w:hAnsi="ArialMT" w:cs="ArialMT"/>
          <w:sz w:val="24"/>
          <w:szCs w:val="24"/>
        </w:rPr>
      </w:pPr>
      <w:ins w:id="85" w:author="mary.inoue@fap.local" w:date="2026-09-22T12:56:00Z" w16du:dateUtc="2026-09-22T16:56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2B589E3E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6" w:author="mary.inoue@fap.local" w:date="2026-09-22T12:56:00Z" w16du:dateUtc="2026-09-22T16:56:00Z"/>
          <w:rFonts w:ascii="ArialMT" w:hAnsi="ArialMT" w:cs="ArialMT"/>
          <w:sz w:val="24"/>
          <w:szCs w:val="24"/>
        </w:rPr>
      </w:pPr>
    </w:p>
    <w:p w14:paraId="01BB7B28" w14:textId="77777777" w:rsidR="004B4464" w:rsidRPr="000759E6" w:rsidRDefault="004B4464" w:rsidP="004B4464">
      <w:pPr>
        <w:rPr>
          <w:ins w:id="87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88" w:author="mary.inoue@fap.local" w:date="2026-09-22T12:56:00Z" w16du:dateUtc="2026-09-22T16:56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10705DB7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89" w:author="mary.inoue@fap.local" w:date="2026-09-22T12:56:00Z" w16du:dateUtc="2026-09-22T16:56:00Z"/>
          <w:rFonts w:ascii="ArialMT" w:hAnsi="ArialMT" w:cs="ArialMT"/>
          <w:sz w:val="24"/>
          <w:szCs w:val="24"/>
        </w:rPr>
      </w:pPr>
    </w:p>
    <w:p w14:paraId="41C7E117" w14:textId="77777777" w:rsidR="009C4CE8" w:rsidRDefault="009C4CE8" w:rsidP="00A5391B">
      <w:pPr>
        <w:rPr>
          <w:ins w:id="90" w:author="mary.inoue@fap.local" w:date="2026-09-22T12:56:00Z" w16du:dateUtc="2026-09-22T16:56:00Z"/>
          <w:rFonts w:ascii="Arial" w:hAnsi="Arial" w:cs="Arial"/>
          <w:sz w:val="24"/>
          <w:szCs w:val="24"/>
          <w:lang w:val="en-US"/>
        </w:rPr>
      </w:pPr>
    </w:p>
    <w:p w14:paraId="2C131542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1" w:author="mary.inoue@fap.local" w:date="2026-09-22T12:56:00Z" w16du:dateUtc="2026-09-22T16:56:00Z"/>
          <w:rFonts w:ascii="Arial" w:hAnsi="Arial" w:cs="Arial"/>
          <w:color w:val="000000"/>
          <w:sz w:val="24"/>
          <w:szCs w:val="24"/>
        </w:rPr>
      </w:pPr>
      <w:ins w:id="92" w:author="mary.inoue@fap.local" w:date="2026-09-22T12:56:00Z" w16du:dateUtc="2026-09-22T16:56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73236003" w14:textId="77777777" w:rsidR="00AA2126" w:rsidRDefault="00AA2126" w:rsidP="00A5391B">
      <w:pPr>
        <w:rPr>
          <w:ins w:id="93" w:author="mary.inoue@fap.local" w:date="2026-09-22T12:56:00Z" w16du:dateUtc="2026-09-22T16:56:00Z"/>
          <w:rFonts w:ascii="Arial" w:hAnsi="Arial" w:cs="Arial"/>
          <w:sz w:val="24"/>
          <w:szCs w:val="24"/>
          <w:lang w:val="en-US"/>
        </w:rPr>
      </w:pPr>
    </w:p>
    <w:p w14:paraId="2F274788" w14:textId="77777777" w:rsidR="00DC250C" w:rsidRDefault="00500EF8" w:rsidP="00A5391B">
      <w:pPr>
        <w:rPr>
          <w:ins w:id="94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95" w:author="mary.inoue@fap.local" w:date="2026-09-22T12:56:00Z" w16du:dateUtc="2026-09-22T16:56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10EFEA3A" w14:textId="77777777" w:rsidR="00ED46E8" w:rsidRPr="002D0762" w:rsidRDefault="00ED46E8" w:rsidP="00ED46E8">
      <w:pPr>
        <w:rPr>
          <w:ins w:id="96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97" w:author="mary.inoue@fap.local" w:date="2026-09-22T12:56:00Z" w16du:dateUtc="2026-09-22T16:56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5EF960ED" w14:textId="77777777" w:rsidR="00ED46E8" w:rsidRPr="00500EF8" w:rsidRDefault="00ED46E8" w:rsidP="00A5391B">
      <w:pPr>
        <w:rPr>
          <w:ins w:id="98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2008443C" w14:textId="77777777" w:rsidR="00DC250C" w:rsidRDefault="005B3636" w:rsidP="00A5391B">
      <w:pPr>
        <w:rPr>
          <w:ins w:id="99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100" w:author="mary.inoue@fap.local" w:date="2026-09-22T12:56:00Z" w16du:dateUtc="2026-09-22T16:56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782E66FE" w14:textId="77777777" w:rsidR="00E0284E" w:rsidRPr="00674D51" w:rsidRDefault="00E0284E" w:rsidP="00A5391B">
      <w:pPr>
        <w:rPr>
          <w:ins w:id="101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102" w:author="mary.inoue@fap.local" w:date="2026-09-22T12:56:00Z" w16du:dateUtc="2026-09-22T16:56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27321D21" w14:textId="77777777" w:rsidR="00AA2126" w:rsidRDefault="00AA2126" w:rsidP="00AA2126">
      <w:pPr>
        <w:pStyle w:val="Default"/>
        <w:rPr>
          <w:ins w:id="103" w:author="mary.inoue@fap.local" w:date="2026-09-22T12:56:00Z" w16du:dateUtc="2026-09-22T16:56:00Z"/>
        </w:rPr>
      </w:pPr>
      <w:ins w:id="104" w:author="mary.inoue@fap.local" w:date="2026-09-22T12:56:00Z" w16du:dateUtc="2026-09-22T16:56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48944265" w14:textId="77777777" w:rsidR="000172AA" w:rsidRDefault="000172AA" w:rsidP="00AA2126">
      <w:pPr>
        <w:pStyle w:val="Default"/>
        <w:rPr>
          <w:ins w:id="105" w:author="mary.inoue@fap.local" w:date="2026-09-22T12:56:00Z" w16du:dateUtc="2026-09-22T16:56:00Z"/>
        </w:rPr>
      </w:pPr>
    </w:p>
    <w:p w14:paraId="7AC3FA80" w14:textId="77777777" w:rsidR="000172AA" w:rsidRDefault="000172AA" w:rsidP="000172AA">
      <w:pPr>
        <w:rPr>
          <w:ins w:id="106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107" w:author="mary.inoue@fap.local" w:date="2026-09-22T12:56:00Z" w16du:dateUtc="2026-09-22T16:56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4B6DEA39" w14:textId="77777777" w:rsidR="000172AA" w:rsidRDefault="000172AA" w:rsidP="00AA2126">
      <w:pPr>
        <w:pStyle w:val="Default"/>
        <w:rPr>
          <w:ins w:id="108" w:author="mary.inoue@fap.local" w:date="2026-09-22T12:56:00Z" w16du:dateUtc="2026-09-22T16:56:00Z"/>
        </w:rPr>
      </w:pPr>
    </w:p>
    <w:p w14:paraId="52BF71EF" w14:textId="77777777" w:rsidR="00AA2126" w:rsidRPr="00345AD1" w:rsidRDefault="00AA2126" w:rsidP="00AA2126">
      <w:pPr>
        <w:pStyle w:val="Default"/>
        <w:rPr>
          <w:ins w:id="109" w:author="mary.inoue@fap.local" w:date="2026-09-22T12:56:00Z" w16du:dateUtc="2026-09-22T16:56:00Z"/>
        </w:rPr>
      </w:pPr>
    </w:p>
    <w:p w14:paraId="1582C6E0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0" w:author="mary.inoue@fap.local" w:date="2026-09-22T12:56:00Z" w16du:dateUtc="2026-09-22T16:56:00Z"/>
          <w:rFonts w:ascii="Arial" w:hAnsi="Arial" w:cs="Arial"/>
          <w:color w:val="000000"/>
          <w:sz w:val="24"/>
          <w:szCs w:val="24"/>
        </w:rPr>
      </w:pPr>
      <w:ins w:id="111" w:author="mary.inoue@fap.local" w:date="2026-09-22T12:56:00Z" w16du:dateUtc="2026-09-22T16:56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55144C2D" w14:textId="77777777" w:rsidR="00AA2126" w:rsidRDefault="00AA2126" w:rsidP="00A5391B">
      <w:pPr>
        <w:rPr>
          <w:ins w:id="112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06BB3B29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3" w:author="mary.inoue@fap.local" w:date="2026-09-22T12:56:00Z" w16du:dateUtc="2026-09-22T16:56:00Z"/>
          <w:rFonts w:ascii="Arial" w:hAnsi="Arial" w:cs="Arial"/>
          <w:color w:val="000000"/>
          <w:sz w:val="24"/>
          <w:szCs w:val="24"/>
        </w:rPr>
      </w:pPr>
      <w:ins w:id="114" w:author="mary.inoue@fap.local" w:date="2026-09-22T12:56:00Z" w16du:dateUtc="2026-09-22T16:56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57D93B15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43BC6E65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6" w:author="mary.inoue@fap.local" w:date="2026-09-22T12:56:00Z" w16du:dateUtc="2026-09-22T16:56:00Z"/>
          <w:rFonts w:ascii="Arial" w:hAnsi="Arial" w:cs="Arial"/>
          <w:b/>
          <w:sz w:val="24"/>
          <w:szCs w:val="24"/>
        </w:rPr>
      </w:pPr>
      <w:ins w:id="117" w:author="mary.inoue@fap.local" w:date="2026-09-22T12:56:00Z" w16du:dateUtc="2026-09-22T16:56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2EE3E365" w14:textId="77777777" w:rsidR="00C01CF0" w:rsidRDefault="00C01CF0" w:rsidP="00A5391B">
      <w:pPr>
        <w:rPr>
          <w:ins w:id="118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77977733" w14:textId="77777777" w:rsidR="00E0284E" w:rsidRPr="006A49C0" w:rsidRDefault="006A49C0" w:rsidP="00A5391B">
      <w:pPr>
        <w:rPr>
          <w:ins w:id="119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120" w:author="mary.inoue@fap.local" w:date="2026-09-22T12:56:00Z" w16du:dateUtc="2026-09-22T16:56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08C4D3BF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2:56:00Z" w16du:dateUtc="2026-09-22T16:56:00Z"/>
          <w:rFonts w:ascii="ArialMT" w:hAnsi="ArialMT" w:cs="ArialMT"/>
          <w:sz w:val="24"/>
          <w:szCs w:val="24"/>
        </w:rPr>
      </w:pPr>
    </w:p>
    <w:p w14:paraId="01FBEF60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2" w:author="mary.inoue@fap.local" w:date="2026-09-22T12:56:00Z" w16du:dateUtc="2026-09-22T16:56:00Z"/>
          <w:rFonts w:ascii="ArialMT" w:hAnsi="ArialMT" w:cs="ArialMT"/>
          <w:sz w:val="24"/>
          <w:szCs w:val="24"/>
        </w:rPr>
      </w:pPr>
      <w:ins w:id="123" w:author="mary.inoue@fap.local" w:date="2026-09-22T12:56:00Z" w16du:dateUtc="2026-09-22T16:56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391AF710" w14:textId="77777777" w:rsidR="006575DD" w:rsidRDefault="006575DD" w:rsidP="006575DD">
      <w:pPr>
        <w:rPr>
          <w:ins w:id="124" w:author="mary.inoue@fap.local" w:date="2026-09-22T12:56:00Z" w16du:dateUtc="2026-09-22T16:56:00Z"/>
          <w:rFonts w:ascii="Arial" w:hAnsi="Arial" w:cs="Arial"/>
          <w:b/>
          <w:sz w:val="24"/>
          <w:szCs w:val="24"/>
        </w:rPr>
      </w:pPr>
    </w:p>
    <w:p w14:paraId="5A84FBB4" w14:textId="77777777" w:rsidR="006A49C0" w:rsidRDefault="006575DD" w:rsidP="00A5391B">
      <w:pPr>
        <w:rPr>
          <w:ins w:id="125" w:author="mary.inoue@fap.local" w:date="2026-09-22T12:56:00Z" w16du:dateUtc="2026-09-22T16:56:00Z"/>
          <w:rFonts w:ascii="Arial" w:hAnsi="Arial" w:cs="Arial"/>
          <w:b/>
          <w:sz w:val="24"/>
          <w:szCs w:val="24"/>
        </w:rPr>
      </w:pPr>
      <w:ins w:id="126" w:author="mary.inoue@fap.local" w:date="2026-09-22T12:56:00Z" w16du:dateUtc="2026-09-22T16:56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3AB8FF88" w14:textId="77777777" w:rsidR="004D03FD" w:rsidRDefault="004D03FD" w:rsidP="00A5391B">
      <w:pPr>
        <w:rPr>
          <w:ins w:id="127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128" w:author="mary.inoue@fap.local" w:date="2026-09-22T12:56:00Z" w16du:dateUtc="2026-09-22T16:56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662FE7C2" w14:textId="77777777" w:rsidR="005B2275" w:rsidRDefault="005B2275" w:rsidP="00A5391B">
      <w:pPr>
        <w:rPr>
          <w:ins w:id="129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56DAF822" w14:textId="77777777" w:rsidR="005B2275" w:rsidRPr="00FD6C0D" w:rsidRDefault="005B2275" w:rsidP="005B2275">
      <w:pPr>
        <w:rPr>
          <w:ins w:id="130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131" w:author="mary.inoue@fap.local" w:date="2026-09-22T12:56:00Z" w16du:dateUtc="2026-09-22T16:56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296E1774" w14:textId="77777777" w:rsidR="005B2275" w:rsidRPr="004D03FD" w:rsidRDefault="005B2275" w:rsidP="00A5391B">
      <w:pPr>
        <w:rPr>
          <w:ins w:id="132" w:author="mary.inoue@fap.local" w:date="2026-09-22T12:56:00Z" w16du:dateUtc="2026-09-22T16:56:00Z"/>
          <w:rFonts w:ascii="Arial" w:hAnsi="Arial" w:cs="Arial"/>
          <w:b/>
          <w:sz w:val="24"/>
          <w:szCs w:val="24"/>
        </w:rPr>
      </w:pPr>
    </w:p>
    <w:p w14:paraId="7F869494" w14:textId="77777777" w:rsidR="00C43956" w:rsidRDefault="00C43956" w:rsidP="00C43956">
      <w:pPr>
        <w:rPr>
          <w:ins w:id="133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134" w:author="mary.inoue@fap.local" w:date="2026-09-22T12:56:00Z" w16du:dateUtc="2026-09-22T16:56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68FEF0FE" w14:textId="77777777" w:rsidR="00A54CA6" w:rsidRPr="00C6444F" w:rsidRDefault="00A54CA6" w:rsidP="00A54CA6">
      <w:pPr>
        <w:rPr>
          <w:ins w:id="135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136" w:author="mary.inoue@fap.local" w:date="2026-09-22T12:56:00Z" w16du:dateUtc="2026-09-22T16:56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17702A73" w14:textId="77777777" w:rsidR="00A54CA6" w:rsidRDefault="00A54CA6" w:rsidP="00A54CA6">
      <w:pPr>
        <w:rPr>
          <w:ins w:id="137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45194004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8" w:author="mary.inoue@fap.local" w:date="2026-09-22T12:56:00Z" w16du:dateUtc="2026-09-22T16:56:00Z"/>
          <w:rFonts w:ascii="ArialMT" w:hAnsi="ArialMT" w:cs="ArialMT"/>
          <w:sz w:val="24"/>
          <w:szCs w:val="24"/>
        </w:rPr>
      </w:pPr>
      <w:ins w:id="139" w:author="mary.inoue@fap.local" w:date="2026-09-22T12:56:00Z" w16du:dateUtc="2026-09-22T16:56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74B9A2CE" w14:textId="77777777" w:rsidR="00C43956" w:rsidRDefault="00C43956" w:rsidP="00A5391B">
      <w:pPr>
        <w:rPr>
          <w:ins w:id="140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10A7B25F" w14:textId="77777777" w:rsidR="00ED407E" w:rsidRPr="00345AD1" w:rsidRDefault="00ED407E" w:rsidP="00ED407E">
      <w:pPr>
        <w:pStyle w:val="Default"/>
        <w:rPr>
          <w:ins w:id="141" w:author="mary.inoue@fap.local" w:date="2026-09-22T12:56:00Z" w16du:dateUtc="2026-09-22T16:56:00Z"/>
        </w:rPr>
      </w:pPr>
      <w:ins w:id="142" w:author="mary.inoue@fap.local" w:date="2026-09-22T12:56:00Z" w16du:dateUtc="2026-09-22T16:56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0C72B1D1" w14:textId="77777777" w:rsidR="00ED407E" w:rsidRDefault="00ED407E" w:rsidP="00A5391B">
      <w:pPr>
        <w:rPr>
          <w:ins w:id="143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271C6775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4" w:author="mary.inoue@fap.local" w:date="2026-09-22T12:56:00Z" w16du:dateUtc="2026-09-22T16:56:00Z"/>
          <w:rFonts w:ascii="ArialMT" w:hAnsi="ArialMT" w:cs="ArialMT"/>
          <w:sz w:val="24"/>
          <w:szCs w:val="24"/>
        </w:rPr>
      </w:pPr>
      <w:ins w:id="145" w:author="mary.inoue@fap.local" w:date="2026-09-22T12:56:00Z" w16du:dateUtc="2026-09-22T16:56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07B9C6C1" w14:textId="77777777" w:rsidR="00AE71D2" w:rsidRDefault="00AE71D2" w:rsidP="00A5391B">
      <w:pPr>
        <w:rPr>
          <w:ins w:id="146" w:author="mary.inoue@fap.local" w:date="2026-09-22T12:56:00Z" w16du:dateUtc="2026-09-22T16:56:00Z"/>
          <w:rFonts w:ascii="Arial" w:hAnsi="Arial" w:cs="Arial"/>
          <w:color w:val="000000"/>
          <w:sz w:val="24"/>
          <w:szCs w:val="24"/>
        </w:rPr>
      </w:pPr>
    </w:p>
    <w:p w14:paraId="7D0A8605" w14:textId="77777777" w:rsidR="00901CD7" w:rsidRDefault="00AE71D2" w:rsidP="00A5391B">
      <w:pPr>
        <w:rPr>
          <w:ins w:id="147" w:author="mary.inoue@fap.local" w:date="2026-09-22T12:56:00Z" w16du:dateUtc="2026-09-22T16:56:00Z"/>
          <w:rFonts w:ascii="Arial" w:hAnsi="Arial" w:cs="Arial"/>
          <w:color w:val="000000"/>
          <w:sz w:val="24"/>
          <w:szCs w:val="24"/>
        </w:rPr>
      </w:pPr>
      <w:ins w:id="148" w:author="mary.inoue@fap.local" w:date="2026-09-22T12:56:00Z" w16du:dateUtc="2026-09-22T16:5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17C45898" w14:textId="77777777" w:rsidR="00D64C4F" w:rsidRPr="00345AD1" w:rsidRDefault="00D64C4F" w:rsidP="00D64C4F">
      <w:pPr>
        <w:pStyle w:val="Default"/>
        <w:rPr>
          <w:ins w:id="149" w:author="mary.inoue@fap.local" w:date="2026-09-22T12:56:00Z" w16du:dateUtc="2026-09-22T16:56:00Z"/>
        </w:rPr>
      </w:pPr>
      <w:ins w:id="150" w:author="mary.inoue@fap.local" w:date="2026-09-22T12:56:00Z" w16du:dateUtc="2026-09-22T16:56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62876C8C" w14:textId="77777777" w:rsidR="00D64C4F" w:rsidRDefault="00D64C4F" w:rsidP="00A5391B">
      <w:pPr>
        <w:rPr>
          <w:ins w:id="151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005C32F2" w14:textId="77777777" w:rsidR="00D1508E" w:rsidRDefault="00D1508E" w:rsidP="00D1508E">
      <w:pPr>
        <w:pStyle w:val="Default"/>
        <w:rPr>
          <w:ins w:id="152" w:author="mary.inoue@fap.local" w:date="2026-09-22T12:56:00Z" w16du:dateUtc="2026-09-22T16:56:00Z"/>
        </w:rPr>
      </w:pPr>
      <w:ins w:id="153" w:author="mary.inoue@fap.local" w:date="2026-09-22T12:56:00Z" w16du:dateUtc="2026-09-22T16:56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6C1B1998" w14:textId="77777777" w:rsidR="00D1508E" w:rsidRDefault="00D1508E" w:rsidP="00A5391B">
      <w:pPr>
        <w:rPr>
          <w:ins w:id="154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66B1D873" w14:textId="77777777" w:rsidR="00C43956" w:rsidRDefault="00C43956" w:rsidP="00A5391B">
      <w:pPr>
        <w:rPr>
          <w:ins w:id="155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4FC9A225" w14:textId="77777777" w:rsidR="00425F7C" w:rsidRPr="009B31F7" w:rsidRDefault="009B31F7" w:rsidP="00A5391B">
      <w:pPr>
        <w:rPr>
          <w:ins w:id="156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157" w:author="mary.inoue@fap.local" w:date="2026-09-22T12:56:00Z" w16du:dateUtc="2026-09-22T16:56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055E54A4" w14:textId="77777777" w:rsidR="00425F7C" w:rsidRDefault="00C549DE" w:rsidP="00A5391B">
      <w:pPr>
        <w:rPr>
          <w:ins w:id="158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159" w:author="mary.inoue@fap.local" w:date="2026-09-22T12:56:00Z" w16du:dateUtc="2026-09-22T16:56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0EE1B9F9" w14:textId="77777777" w:rsidR="0040121F" w:rsidRDefault="0040121F" w:rsidP="0040121F">
      <w:pPr>
        <w:rPr>
          <w:ins w:id="160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161" w:author="mary.inoue@fap.local" w:date="2026-09-22T12:56:00Z" w16du:dateUtc="2026-09-22T16:56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04A8473F" w14:textId="77777777" w:rsidR="00A2270B" w:rsidRPr="00AF56D5" w:rsidRDefault="00A2270B" w:rsidP="00A2270B">
      <w:pPr>
        <w:rPr>
          <w:ins w:id="162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163" w:author="mary.inoue@fap.local" w:date="2026-09-22T12:56:00Z" w16du:dateUtc="2026-09-22T16:56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46C201CB" w14:textId="77777777" w:rsidR="00E45383" w:rsidRDefault="00E45383" w:rsidP="00E45383">
      <w:pPr>
        <w:rPr>
          <w:ins w:id="164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1BCBB4A5" w14:textId="77777777" w:rsidR="00395556" w:rsidRPr="000642ED" w:rsidRDefault="00395556" w:rsidP="00395556">
      <w:pPr>
        <w:rPr>
          <w:ins w:id="165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166" w:author="mary.inoue@fap.local" w:date="2026-09-22T12:56:00Z" w16du:dateUtc="2026-09-22T16:56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70DDE6FE" w14:textId="77777777" w:rsidR="0040121F" w:rsidRDefault="0040121F" w:rsidP="0040121F">
      <w:pPr>
        <w:rPr>
          <w:ins w:id="167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0BF3A24D" w14:textId="77777777" w:rsidR="00395556" w:rsidRDefault="00395556" w:rsidP="00E45383">
      <w:pPr>
        <w:rPr>
          <w:ins w:id="168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1CA61966" w14:textId="77777777" w:rsidR="00E45383" w:rsidRPr="0050434A" w:rsidRDefault="00E45383" w:rsidP="00E45383">
      <w:pPr>
        <w:rPr>
          <w:ins w:id="169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170" w:author="mary.inoue@fap.local" w:date="2026-09-22T12:56:00Z" w16du:dateUtc="2026-09-22T16:56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2B292517" w14:textId="77777777" w:rsidR="00723985" w:rsidRDefault="00723985" w:rsidP="00723985">
      <w:pPr>
        <w:pStyle w:val="Default"/>
        <w:rPr>
          <w:ins w:id="171" w:author="mary.inoue@fap.local" w:date="2026-09-22T12:56:00Z" w16du:dateUtc="2026-09-22T16:56:00Z"/>
        </w:rPr>
      </w:pPr>
    </w:p>
    <w:p w14:paraId="64809E52" w14:textId="77777777" w:rsidR="00EB44BF" w:rsidRPr="008D7954" w:rsidRDefault="00EB44BF" w:rsidP="00EB44BF">
      <w:pPr>
        <w:rPr>
          <w:ins w:id="172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173" w:author="mary.inoue@fap.local" w:date="2026-09-22T12:56:00Z" w16du:dateUtc="2026-09-22T16:56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3546AE1E" w14:textId="77777777" w:rsidR="00E45383" w:rsidRDefault="00E45383" w:rsidP="00723985">
      <w:pPr>
        <w:pStyle w:val="Default"/>
        <w:rPr>
          <w:ins w:id="174" w:author="mary.inoue@fap.local" w:date="2026-09-22T12:56:00Z" w16du:dateUtc="2026-09-22T16:56:00Z"/>
        </w:rPr>
      </w:pPr>
    </w:p>
    <w:p w14:paraId="7392982D" w14:textId="77777777" w:rsidR="00723985" w:rsidRPr="00345AD1" w:rsidRDefault="00723985" w:rsidP="00723985">
      <w:pPr>
        <w:pStyle w:val="Default"/>
        <w:rPr>
          <w:ins w:id="175" w:author="mary.inoue@fap.local" w:date="2026-09-22T12:56:00Z" w16du:dateUtc="2026-09-22T16:56:00Z"/>
        </w:rPr>
      </w:pPr>
      <w:ins w:id="176" w:author="mary.inoue@fap.local" w:date="2026-09-22T12:56:00Z" w16du:dateUtc="2026-09-22T16:56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59E4EA09" w14:textId="77777777" w:rsidR="00723985" w:rsidRDefault="00723985" w:rsidP="00A5391B">
      <w:pPr>
        <w:rPr>
          <w:ins w:id="177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3DF3467E" w14:textId="77777777" w:rsidR="00B30730" w:rsidRPr="00345AD1" w:rsidRDefault="00B30730" w:rsidP="00B30730">
      <w:pPr>
        <w:pStyle w:val="Default"/>
        <w:rPr>
          <w:ins w:id="178" w:author="mary.inoue@fap.local" w:date="2026-09-22T12:56:00Z" w16du:dateUtc="2026-09-22T16:56:00Z"/>
        </w:rPr>
      </w:pPr>
      <w:ins w:id="179" w:author="mary.inoue@fap.local" w:date="2026-09-22T12:56:00Z" w16du:dateUtc="2026-09-22T16:56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38E426D7" w14:textId="77777777" w:rsidR="00B30730" w:rsidRDefault="00B30730" w:rsidP="00A5391B">
      <w:pPr>
        <w:rPr>
          <w:ins w:id="180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23B2E27E" w14:textId="77777777" w:rsidR="00723985" w:rsidRDefault="00723985" w:rsidP="00A5391B">
      <w:pPr>
        <w:rPr>
          <w:ins w:id="181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20A7D431" w14:textId="77777777" w:rsidR="00723985" w:rsidRDefault="00723985" w:rsidP="00A5391B">
      <w:pPr>
        <w:rPr>
          <w:ins w:id="182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61841C2A" w14:textId="77777777" w:rsidR="00BC4C01" w:rsidRPr="00BC4C01" w:rsidRDefault="00BC4C01" w:rsidP="00A5391B">
      <w:pPr>
        <w:rPr>
          <w:ins w:id="183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184" w:author="mary.inoue@fap.local" w:date="2026-09-22T12:56:00Z" w16du:dateUtc="2026-09-22T16:56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24395239" w14:textId="77777777" w:rsidR="00B23618" w:rsidRDefault="00B23618" w:rsidP="00B23618">
      <w:pPr>
        <w:rPr>
          <w:ins w:id="185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186" w:author="mary.inoue@fap.local" w:date="2026-09-22T12:56:00Z" w16du:dateUtc="2026-09-22T16:56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46141BD0" w14:textId="77777777" w:rsidR="00B23618" w:rsidRDefault="00B23618" w:rsidP="00A5391B">
      <w:pPr>
        <w:rPr>
          <w:ins w:id="187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0C7BE2DE" w14:textId="77777777" w:rsidR="00B23618" w:rsidRDefault="00B23618" w:rsidP="00A5391B">
      <w:pPr>
        <w:rPr>
          <w:ins w:id="188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07BB0C22" w14:textId="77777777" w:rsidR="006D73AD" w:rsidRDefault="006F5CEB" w:rsidP="00A5391B">
      <w:pPr>
        <w:rPr>
          <w:ins w:id="189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190" w:author="mary.inoue@fap.local" w:date="2026-09-22T12:56:00Z" w16du:dateUtc="2026-09-22T16:56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2DCD31A5" w14:textId="77777777" w:rsidR="00B23618" w:rsidRPr="003A0E43" w:rsidRDefault="00B23618" w:rsidP="00B23618">
      <w:pPr>
        <w:rPr>
          <w:ins w:id="191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192" w:author="mary.inoue@fap.local" w:date="2026-09-22T12:56:00Z" w16du:dateUtc="2026-09-22T16:56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33F650BF" w14:textId="77777777" w:rsidR="00B30730" w:rsidRDefault="00B30730" w:rsidP="00A5391B">
      <w:pPr>
        <w:rPr>
          <w:ins w:id="193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0B848602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4" w:author="mary.inoue@fap.local" w:date="2026-09-22T12:56:00Z" w16du:dateUtc="2026-09-22T16:56:00Z"/>
          <w:rFonts w:ascii="ArialMT" w:hAnsi="ArialMT" w:cs="ArialMT"/>
          <w:sz w:val="24"/>
          <w:szCs w:val="24"/>
        </w:rPr>
      </w:pPr>
      <w:ins w:id="195" w:author="mary.inoue@fap.local" w:date="2026-09-22T12:56:00Z" w16du:dateUtc="2026-09-22T16:56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7615AD4D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6" w:author="mary.inoue@fap.local" w:date="2026-09-22T12:56:00Z" w16du:dateUtc="2026-09-22T16:56:00Z"/>
          <w:rFonts w:ascii="ArialMT" w:hAnsi="ArialMT" w:cs="ArialMT"/>
          <w:sz w:val="24"/>
          <w:szCs w:val="24"/>
        </w:rPr>
      </w:pPr>
    </w:p>
    <w:p w14:paraId="38A6541D" w14:textId="77777777" w:rsidR="00B23618" w:rsidRDefault="00B23618" w:rsidP="00B23618">
      <w:pPr>
        <w:rPr>
          <w:ins w:id="197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198" w:author="mary.inoue@fap.local" w:date="2026-09-22T12:56:00Z" w16du:dateUtc="2026-09-22T16:56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5FF5C103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199" w:author="mary.inoue@fap.local" w:date="2026-09-22T12:56:00Z" w16du:dateUtc="2026-09-22T16:56:00Z"/>
          <w:rFonts w:ascii="Arial" w:hAnsi="Arial" w:cs="Arial"/>
          <w:color w:val="000000"/>
          <w:sz w:val="24"/>
          <w:szCs w:val="24"/>
        </w:rPr>
      </w:pPr>
      <w:ins w:id="200" w:author="mary.inoue@fap.local" w:date="2026-09-22T12:56:00Z" w16du:dateUtc="2026-09-22T16:5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71FA802E" w14:textId="77777777" w:rsidR="00B23618" w:rsidRPr="00345AD1" w:rsidRDefault="00B23618" w:rsidP="00B23618">
      <w:pPr>
        <w:pStyle w:val="Default"/>
        <w:rPr>
          <w:ins w:id="201" w:author="mary.inoue@fap.local" w:date="2026-09-22T12:56:00Z" w16du:dateUtc="2026-09-22T16:56:00Z"/>
        </w:rPr>
      </w:pPr>
      <w:ins w:id="202" w:author="mary.inoue@fap.local" w:date="2026-09-22T12:56:00Z" w16du:dateUtc="2026-09-22T16:56:00Z">
        <w:r w:rsidRPr="00345AD1">
          <w:t xml:space="preserve"> </w:t>
        </w:r>
      </w:ins>
    </w:p>
    <w:p w14:paraId="32145AB9" w14:textId="77777777" w:rsidR="00B23618" w:rsidRDefault="00B23618" w:rsidP="00B23618">
      <w:pPr>
        <w:rPr>
          <w:ins w:id="203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51E94858" w14:textId="77777777" w:rsidR="00B23618" w:rsidRDefault="00B23618" w:rsidP="00B23618">
      <w:pPr>
        <w:rPr>
          <w:ins w:id="204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7D892956" w14:textId="77777777" w:rsidR="00B23618" w:rsidRDefault="00B23618" w:rsidP="00B23618">
      <w:pPr>
        <w:rPr>
          <w:ins w:id="205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206" w:author="mary.inoue@fap.local" w:date="2026-09-22T12:56:00Z" w16du:dateUtc="2026-09-22T16:56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1203D27D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7" w:author="mary.inoue@fap.local" w:date="2026-09-22T12:56:00Z" w16du:dateUtc="2026-09-22T16:56:00Z"/>
          <w:rFonts w:ascii="ArialMT" w:hAnsi="ArialMT" w:cs="ArialMT"/>
          <w:sz w:val="24"/>
          <w:szCs w:val="24"/>
        </w:rPr>
      </w:pPr>
    </w:p>
    <w:p w14:paraId="37AEBDD5" w14:textId="77777777" w:rsidR="00B30730" w:rsidRDefault="00B30730" w:rsidP="00A5391B">
      <w:pPr>
        <w:rPr>
          <w:ins w:id="208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45B5659A" w14:textId="77777777" w:rsidR="00D1600A" w:rsidRPr="00345AD1" w:rsidRDefault="00D1600A" w:rsidP="00D1600A">
      <w:pPr>
        <w:pStyle w:val="Default"/>
        <w:rPr>
          <w:ins w:id="209" w:author="mary.inoue@fap.local" w:date="2026-09-22T12:56:00Z" w16du:dateUtc="2026-09-22T16:56:00Z"/>
        </w:rPr>
      </w:pPr>
      <w:ins w:id="210" w:author="mary.inoue@fap.local" w:date="2026-09-22T12:56:00Z" w16du:dateUtc="2026-09-22T16:56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5B079AE3" w14:textId="77777777" w:rsidR="004175E5" w:rsidRDefault="004175E5" w:rsidP="00A5391B">
      <w:pPr>
        <w:rPr>
          <w:ins w:id="211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4DCDDD6A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2" w:author="mary.inoue@fap.local" w:date="2026-09-22T12:56:00Z" w16du:dateUtc="2026-09-22T16:56:00Z"/>
          <w:rFonts w:ascii="Arial" w:hAnsi="Arial" w:cs="Arial"/>
          <w:b/>
          <w:sz w:val="24"/>
          <w:szCs w:val="24"/>
        </w:rPr>
      </w:pPr>
      <w:ins w:id="213" w:author="mary.inoue@fap.local" w:date="2026-09-22T12:56:00Z" w16du:dateUtc="2026-09-22T16:56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6DB41B60" w14:textId="77777777" w:rsidR="00F33C0F" w:rsidRDefault="00F33C0F" w:rsidP="00A5391B">
      <w:pPr>
        <w:rPr>
          <w:ins w:id="214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318B12FC" w14:textId="77777777" w:rsidR="00D60738" w:rsidRDefault="00D60738" w:rsidP="00A5391B">
      <w:pPr>
        <w:rPr>
          <w:ins w:id="215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216" w:author="mary.inoue@fap.local" w:date="2026-09-22T12:56:00Z" w16du:dateUtc="2026-09-22T16:56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3F64109C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7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218" w:author="mary.inoue@fap.local" w:date="2026-09-22T12:56:00Z" w16du:dateUtc="2026-09-22T16:56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7CDDF9F3" w14:textId="77777777" w:rsidR="00A24980" w:rsidRPr="00D60738" w:rsidRDefault="00A24980" w:rsidP="00A5391B">
      <w:pPr>
        <w:rPr>
          <w:ins w:id="219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6ACAD1D7" w14:textId="77777777" w:rsidR="00163BDD" w:rsidRDefault="00163BDD" w:rsidP="00A5391B">
      <w:pPr>
        <w:rPr>
          <w:ins w:id="220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221" w:author="mary.inoue@fap.local" w:date="2026-09-22T12:56:00Z" w16du:dateUtc="2026-09-22T16:56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01E11AF9" w14:textId="77777777" w:rsidR="00B23618" w:rsidRDefault="00B23618" w:rsidP="00A5391B">
      <w:pPr>
        <w:rPr>
          <w:ins w:id="222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33D46B4B" w14:textId="77777777" w:rsidR="00B23618" w:rsidRDefault="00B23618" w:rsidP="00B23618">
      <w:pPr>
        <w:rPr>
          <w:ins w:id="223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7724F5DC" w14:textId="77777777" w:rsidR="00B23618" w:rsidRDefault="00B23618" w:rsidP="00A5391B">
      <w:pPr>
        <w:rPr>
          <w:ins w:id="224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5FF8F30E" w14:textId="77777777" w:rsidR="00094AC5" w:rsidRDefault="00094AC5" w:rsidP="00094AC5">
      <w:pPr>
        <w:pStyle w:val="Default"/>
        <w:rPr>
          <w:ins w:id="225" w:author="mary.inoue@fap.local" w:date="2026-09-22T12:56:00Z" w16du:dateUtc="2026-09-22T16:56:00Z"/>
        </w:rPr>
      </w:pPr>
      <w:ins w:id="226" w:author="mary.inoue@fap.local" w:date="2026-09-22T12:56:00Z" w16du:dateUtc="2026-09-22T16:56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6C913CC5" w14:textId="77777777" w:rsidR="00B23618" w:rsidRDefault="00B23618" w:rsidP="00B23618">
      <w:pPr>
        <w:rPr>
          <w:ins w:id="227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1AD545DC" w14:textId="77777777" w:rsidR="00B23618" w:rsidRPr="003268AD" w:rsidRDefault="00B23618" w:rsidP="00B23618">
      <w:pPr>
        <w:rPr>
          <w:ins w:id="228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229" w:author="mary.inoue@fap.local" w:date="2026-09-22T12:56:00Z" w16du:dateUtc="2026-09-22T16:56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02E5B8CE" w14:textId="77777777" w:rsidR="00B23618" w:rsidRPr="005B78AA" w:rsidRDefault="00B23618" w:rsidP="00B23618">
      <w:pPr>
        <w:rPr>
          <w:ins w:id="230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231" w:author="mary.inoue@fap.local" w:date="2026-09-22T12:56:00Z" w16du:dateUtc="2026-09-22T16:56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41EF6CEF" w14:textId="77777777" w:rsidR="00B23618" w:rsidRPr="00345AD1" w:rsidRDefault="00B23618" w:rsidP="00094AC5">
      <w:pPr>
        <w:pStyle w:val="Default"/>
        <w:rPr>
          <w:ins w:id="232" w:author="mary.inoue@fap.local" w:date="2026-09-22T12:56:00Z" w16du:dateUtc="2026-09-22T16:56:00Z"/>
        </w:rPr>
      </w:pPr>
    </w:p>
    <w:p w14:paraId="1932EC37" w14:textId="77777777" w:rsidR="00094AC5" w:rsidRDefault="00094AC5" w:rsidP="00094AC5">
      <w:pPr>
        <w:pStyle w:val="Default"/>
        <w:rPr>
          <w:ins w:id="233" w:author="mary.inoue@fap.local" w:date="2026-09-22T12:56:00Z" w16du:dateUtc="2026-09-22T16:56:00Z"/>
        </w:rPr>
      </w:pPr>
    </w:p>
    <w:p w14:paraId="519CA6DD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4" w:author="mary.inoue@fap.local" w:date="2026-09-22T12:56:00Z" w16du:dateUtc="2026-09-22T16:56:00Z"/>
          <w:rFonts w:ascii="Arial" w:hAnsi="Arial" w:cs="Arial"/>
          <w:color w:val="000000"/>
          <w:sz w:val="24"/>
          <w:szCs w:val="24"/>
        </w:rPr>
      </w:pPr>
      <w:ins w:id="235" w:author="mary.inoue@fap.local" w:date="2026-09-22T12:56:00Z" w16du:dateUtc="2026-09-22T16:56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01BA3E90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6" w:author="mary.inoue@fap.local" w:date="2026-09-22T12:56:00Z" w16du:dateUtc="2026-09-22T16:56:00Z"/>
          <w:rFonts w:ascii="Arial" w:hAnsi="Arial" w:cs="Arial"/>
          <w:color w:val="000000"/>
          <w:sz w:val="24"/>
          <w:szCs w:val="24"/>
        </w:rPr>
      </w:pPr>
    </w:p>
    <w:p w14:paraId="60FEB85B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7" w:author="mary.inoue@fap.local" w:date="2026-09-22T12:56:00Z" w16du:dateUtc="2026-09-22T16:56:00Z"/>
          <w:rFonts w:ascii="Arial" w:hAnsi="Arial" w:cs="Arial"/>
          <w:color w:val="000000"/>
          <w:sz w:val="24"/>
          <w:szCs w:val="24"/>
        </w:rPr>
      </w:pPr>
      <w:ins w:id="238" w:author="mary.inoue@fap.local" w:date="2026-09-22T12:56:00Z" w16du:dateUtc="2026-09-22T16:5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26F3750C" w14:textId="77777777" w:rsidR="00094AC5" w:rsidRPr="00163BDD" w:rsidRDefault="00094AC5" w:rsidP="00A5391B">
      <w:pPr>
        <w:rPr>
          <w:ins w:id="239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64DE0CBF" w14:textId="77777777" w:rsidR="00A5391B" w:rsidRPr="00A5391B" w:rsidRDefault="00A5391B" w:rsidP="00A5391B">
      <w:pPr>
        <w:rPr>
          <w:ins w:id="240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241" w:author="mary.inoue@fap.local" w:date="2026-09-22T12:56:00Z" w16du:dateUtc="2026-09-22T16:56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359BEEDA" w14:textId="77777777" w:rsidR="002C247D" w:rsidRDefault="002C247D" w:rsidP="002C247D">
      <w:pPr>
        <w:rPr>
          <w:ins w:id="242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243" w:author="mary.inoue@fap.local" w:date="2026-09-22T12:56:00Z" w16du:dateUtc="2026-09-22T16:56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3A26F783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4" w:author="mary.inoue@fap.local" w:date="2026-09-22T12:56:00Z" w16du:dateUtc="2026-09-22T16:56:00Z"/>
          <w:rFonts w:ascii="ArialMT" w:hAnsi="ArialMT" w:cs="ArialMT"/>
          <w:sz w:val="24"/>
          <w:szCs w:val="24"/>
        </w:rPr>
      </w:pPr>
      <w:ins w:id="245" w:author="mary.inoue@fap.local" w:date="2026-09-22T12:56:00Z" w16du:dateUtc="2026-09-22T16:56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03F24006" w14:textId="77777777" w:rsidR="00BB7F95" w:rsidRDefault="00BB7F95" w:rsidP="002C247D">
      <w:pPr>
        <w:rPr>
          <w:ins w:id="246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7F8EDB13" w14:textId="77777777" w:rsidR="00BB7F95" w:rsidRDefault="00BB7F95" w:rsidP="002C247D">
      <w:pPr>
        <w:rPr>
          <w:ins w:id="247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2677713F" w14:textId="77777777" w:rsidR="00BB7F95" w:rsidRDefault="00BB7F95" w:rsidP="002C247D">
      <w:pPr>
        <w:rPr>
          <w:ins w:id="248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4F4055C7" w14:textId="77777777" w:rsidR="00140891" w:rsidRDefault="00140891" w:rsidP="002C247D">
      <w:pPr>
        <w:rPr>
          <w:ins w:id="249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250" w:author="mary.inoue@fap.local" w:date="2026-09-22T12:56:00Z" w16du:dateUtc="2026-09-22T16:56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72278F9A" w14:textId="77777777" w:rsidR="00B23618" w:rsidRPr="005B78AA" w:rsidRDefault="00B23618" w:rsidP="00B23618">
      <w:pPr>
        <w:rPr>
          <w:ins w:id="251" w:author="mary.inoue@fap.local" w:date="2026-09-22T12:56:00Z" w16du:dateUtc="2026-09-22T16:56:00Z"/>
          <w:rFonts w:ascii="Arial" w:hAnsi="Arial" w:cs="Arial"/>
          <w:sz w:val="24"/>
          <w:szCs w:val="24"/>
        </w:rPr>
      </w:pPr>
      <w:bookmarkStart w:id="252" w:name="_Hlk10102745"/>
      <w:ins w:id="253" w:author="mary.inoue@fap.local" w:date="2026-09-22T12:56:00Z" w16du:dateUtc="2026-09-22T16:56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2"/>
    <w:p w14:paraId="72BCFEC1" w14:textId="77777777" w:rsidR="00B23618" w:rsidRPr="00140891" w:rsidRDefault="00B23618" w:rsidP="002C247D">
      <w:pPr>
        <w:rPr>
          <w:ins w:id="254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57861D09" w14:textId="77777777" w:rsidR="00140891" w:rsidRDefault="00140891" w:rsidP="002C247D">
      <w:pPr>
        <w:rPr>
          <w:ins w:id="255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256" w:author="mary.inoue@fap.local" w:date="2026-09-22T12:56:00Z" w16du:dateUtc="2026-09-22T16:56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4F14C3E7" w14:textId="77777777" w:rsidR="00064320" w:rsidRDefault="00064320" w:rsidP="00064320">
      <w:pPr>
        <w:pStyle w:val="Default"/>
        <w:rPr>
          <w:ins w:id="257" w:author="mary.inoue@fap.local" w:date="2026-09-22T12:56:00Z" w16du:dateUtc="2026-09-22T16:56:00Z"/>
        </w:rPr>
      </w:pPr>
    </w:p>
    <w:p w14:paraId="6AAC4264" w14:textId="77777777" w:rsidR="00064320" w:rsidRPr="00345AD1" w:rsidRDefault="00064320" w:rsidP="00064320">
      <w:pPr>
        <w:pStyle w:val="Default"/>
        <w:rPr>
          <w:ins w:id="258" w:author="mary.inoue@fap.local" w:date="2026-09-22T12:56:00Z" w16du:dateUtc="2026-09-22T16:56:00Z"/>
        </w:rPr>
      </w:pPr>
      <w:ins w:id="259" w:author="mary.inoue@fap.local" w:date="2026-09-22T12:56:00Z" w16du:dateUtc="2026-09-22T16:56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6D7BEF7C" w14:textId="77777777" w:rsidR="00064320" w:rsidRDefault="00064320" w:rsidP="00064320">
      <w:pPr>
        <w:pStyle w:val="Default"/>
        <w:rPr>
          <w:ins w:id="260" w:author="mary.inoue@fap.local" w:date="2026-09-22T12:56:00Z" w16du:dateUtc="2026-09-22T16:56:00Z"/>
        </w:rPr>
      </w:pPr>
    </w:p>
    <w:p w14:paraId="469F5D3C" w14:textId="77777777" w:rsidR="00064320" w:rsidRPr="008A41B7" w:rsidRDefault="008A41B7" w:rsidP="002C247D">
      <w:pPr>
        <w:rPr>
          <w:ins w:id="261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262" w:author="mary.inoue@fap.local" w:date="2026-09-22T12:56:00Z" w16du:dateUtc="2026-09-22T16:56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6AC8A3EE" w14:textId="77777777" w:rsidR="00064320" w:rsidRDefault="00064320" w:rsidP="002C247D">
      <w:pPr>
        <w:rPr>
          <w:ins w:id="263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2E45D933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4" w:author="mary.inoue@fap.local" w:date="2026-09-22T12:56:00Z" w16du:dateUtc="2026-09-22T16:56:00Z"/>
          <w:rFonts w:ascii="Arial" w:hAnsi="Arial" w:cs="Arial"/>
          <w:color w:val="000000"/>
          <w:sz w:val="24"/>
          <w:szCs w:val="24"/>
        </w:rPr>
      </w:pPr>
      <w:ins w:id="265" w:author="mary.inoue@fap.local" w:date="2026-09-22T12:56:00Z" w16du:dateUtc="2026-09-22T16:56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48AA370B" w14:textId="77777777" w:rsidR="00706622" w:rsidRPr="00345AD1" w:rsidRDefault="00706622" w:rsidP="00706622">
      <w:pPr>
        <w:pStyle w:val="Default"/>
        <w:rPr>
          <w:ins w:id="266" w:author="mary.inoue@fap.local" w:date="2026-09-22T12:56:00Z" w16du:dateUtc="2026-09-22T16:56:00Z"/>
        </w:rPr>
      </w:pPr>
    </w:p>
    <w:p w14:paraId="450E7FB5" w14:textId="77777777" w:rsidR="00494500" w:rsidRDefault="00494500" w:rsidP="00494500">
      <w:pPr>
        <w:pStyle w:val="Default"/>
        <w:rPr>
          <w:ins w:id="267" w:author="mary.inoue@fap.local" w:date="2026-09-22T12:56:00Z" w16du:dateUtc="2026-09-22T16:56:00Z"/>
        </w:rPr>
      </w:pPr>
      <w:ins w:id="268" w:author="mary.inoue@fap.local" w:date="2026-09-22T12:56:00Z" w16du:dateUtc="2026-09-22T16:56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58460D02" w14:textId="77777777" w:rsidR="005201FD" w:rsidRDefault="005201FD" w:rsidP="00494500">
      <w:pPr>
        <w:pStyle w:val="Default"/>
        <w:rPr>
          <w:ins w:id="269" w:author="mary.inoue@fap.local" w:date="2026-09-22T12:56:00Z" w16du:dateUtc="2026-09-22T16:56:00Z"/>
        </w:rPr>
      </w:pPr>
    </w:p>
    <w:p w14:paraId="126DDFCB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0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271" w:author="mary.inoue@fap.local" w:date="2026-09-22T12:56:00Z" w16du:dateUtc="2026-09-22T16:56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1C2F2EF6" w14:textId="77777777" w:rsidR="005201FD" w:rsidRPr="00345AD1" w:rsidRDefault="005201FD" w:rsidP="00494500">
      <w:pPr>
        <w:pStyle w:val="Default"/>
        <w:rPr>
          <w:ins w:id="272" w:author="mary.inoue@fap.local" w:date="2026-09-22T12:56:00Z" w16du:dateUtc="2026-09-22T16:56:00Z"/>
        </w:rPr>
      </w:pPr>
    </w:p>
    <w:p w14:paraId="59296064" w14:textId="77777777" w:rsidR="00BD6490" w:rsidRPr="00345AD1" w:rsidRDefault="00BD6490" w:rsidP="00BD6490">
      <w:pPr>
        <w:pStyle w:val="Default"/>
        <w:rPr>
          <w:ins w:id="273" w:author="mary.inoue@fap.local" w:date="2026-09-22T12:56:00Z" w16du:dateUtc="2026-09-22T16:56:00Z"/>
        </w:rPr>
      </w:pPr>
      <w:ins w:id="274" w:author="mary.inoue@fap.local" w:date="2026-09-22T12:56:00Z" w16du:dateUtc="2026-09-22T16:56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2363D20B" w14:textId="77777777" w:rsidR="00064320" w:rsidRDefault="00064320" w:rsidP="002C247D">
      <w:pPr>
        <w:rPr>
          <w:ins w:id="275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p w14:paraId="477DB12F" w14:textId="77777777" w:rsidR="00B9482B" w:rsidRDefault="00B9482B" w:rsidP="002C247D">
      <w:pPr>
        <w:rPr>
          <w:ins w:id="276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277" w:author="mary.inoue@fap.local" w:date="2026-09-22T12:56:00Z" w16du:dateUtc="2026-09-22T16:56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3C0332F6" w14:textId="77777777" w:rsidR="00B9482B" w:rsidRDefault="00B9482B" w:rsidP="002C247D">
      <w:pPr>
        <w:rPr>
          <w:ins w:id="278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279" w:author="mary.inoue@fap.local" w:date="2026-09-22T12:56:00Z" w16du:dateUtc="2026-09-22T16:56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61C6EDDE" w14:textId="77777777" w:rsidR="009801CD" w:rsidRDefault="009801CD" w:rsidP="002C247D">
      <w:pPr>
        <w:rPr>
          <w:ins w:id="280" w:author="mary.inoue@fap.local" w:date="2026-09-22T12:56:00Z" w16du:dateUtc="2026-09-22T16:56:00Z"/>
          <w:rFonts w:ascii="Arial" w:hAnsi="Arial" w:cs="Arial"/>
          <w:sz w:val="24"/>
          <w:szCs w:val="24"/>
        </w:rPr>
      </w:pPr>
      <w:ins w:id="281" w:author="mary.inoue@fap.local" w:date="2026-09-22T12:56:00Z" w16du:dateUtc="2026-09-22T16:56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27A04A12" w14:textId="77777777" w:rsidR="00C10C2A" w:rsidRPr="00345AD1" w:rsidRDefault="00C10C2A" w:rsidP="00C10C2A">
      <w:pPr>
        <w:pStyle w:val="Default"/>
        <w:rPr>
          <w:ins w:id="282" w:author="mary.inoue@fap.local" w:date="2026-09-22T12:56:00Z" w16du:dateUtc="2026-09-22T16:56:00Z"/>
        </w:rPr>
      </w:pPr>
      <w:ins w:id="283" w:author="mary.inoue@fap.local" w:date="2026-09-22T12:56:00Z" w16du:dateUtc="2026-09-22T16:56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4B466802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4" w:author="mary.inoue@fap.local" w:date="2026-09-22T12:56:00Z" w16du:dateUtc="2026-09-22T16:56:00Z"/>
          <w:rFonts w:ascii="ArialMT" w:hAnsi="ArialMT" w:cs="ArialMT"/>
          <w:sz w:val="24"/>
          <w:szCs w:val="24"/>
        </w:rPr>
      </w:pPr>
    </w:p>
    <w:p w14:paraId="6710FBE7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5" w:author="mary.inoue@fap.local" w:date="2026-09-22T12:56:00Z" w16du:dateUtc="2026-09-22T16:56:00Z"/>
          <w:rFonts w:ascii="ArialMT" w:hAnsi="ArialMT" w:cs="ArialMT"/>
          <w:sz w:val="24"/>
          <w:szCs w:val="24"/>
        </w:rPr>
      </w:pPr>
      <w:ins w:id="286" w:author="mary.inoue@fap.local" w:date="2026-09-22T12:56:00Z" w16du:dateUtc="2026-09-22T16:56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119CAB55" w14:textId="77777777" w:rsidR="00C10C2A" w:rsidRPr="009801CD" w:rsidRDefault="00C10C2A" w:rsidP="002C247D">
      <w:pPr>
        <w:rPr>
          <w:ins w:id="287" w:author="mary.inoue@fap.local" w:date="2026-09-22T12:56:00Z" w16du:dateUtc="2026-09-22T16:56:00Z"/>
          <w:rFonts w:ascii="Arial" w:hAnsi="Arial" w:cs="Arial"/>
          <w:sz w:val="24"/>
          <w:szCs w:val="24"/>
        </w:rPr>
      </w:pPr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D76B82" w:rsidRPr="00D76B82" w14:paraId="0CBD3551" w14:textId="77777777" w:rsidTr="00D76B82">
        <w:trPr>
          <w:trHeight w:val="270"/>
          <w:del w:id="288" w:author="mary.inoue@fap.local" w:date="2026-09-22T12:56:00Z" w16du:dateUtc="2026-09-22T16:56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5C11E" w14:textId="77777777" w:rsidR="00D76B82" w:rsidRPr="00D76B82" w:rsidRDefault="00D76B82" w:rsidP="00D76B82">
            <w:pPr>
              <w:rPr>
                <w:del w:id="289" w:author="mary.inoue@fap.local" w:date="2026-09-22T12:56:00Z" w16du:dateUtc="2026-09-22T16:56:00Z"/>
                <w:rFonts w:ascii="Arial" w:hAnsi="Arial" w:cs="Arial"/>
                <w:b/>
                <w:bCs/>
                <w:szCs w:val="20"/>
                <w:u w:val="single"/>
                <w:lang w:val="en-ZA" w:eastAsia="en-ZA"/>
              </w:rPr>
            </w:pPr>
            <w:del w:id="290" w:author="mary.inoue@fap.local" w:date="2026-09-22T12:56:00Z" w16du:dateUtc="2026-09-22T16:56:00Z">
              <w:r w:rsidRPr="00D76B82">
                <w:rPr>
                  <w:rFonts w:ascii="Arial" w:hAnsi="Arial" w:cs="Arial"/>
                  <w:b/>
                  <w:bCs/>
                  <w:szCs w:val="20"/>
                  <w:u w:val="single"/>
                  <w:lang w:val="en-ZA" w:eastAsia="en-ZA"/>
                </w:rPr>
                <w:delText>SA 11AM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E59F1" w14:textId="77777777" w:rsidR="00D76B82" w:rsidRPr="00D76B82" w:rsidRDefault="00D76B82" w:rsidP="00D76B82">
            <w:pPr>
              <w:rPr>
                <w:del w:id="291" w:author="mary.inoue@fap.local" w:date="2026-09-22T12:56:00Z" w16du:dateUtc="2026-09-22T16:56:00Z"/>
                <w:rFonts w:ascii="Arial" w:hAnsi="Arial" w:cs="Arial"/>
                <w:szCs w:val="20"/>
                <w:lang w:val="en-ZA" w:eastAsia="en-ZA"/>
              </w:rPr>
            </w:pPr>
          </w:p>
        </w:tc>
      </w:tr>
      <w:tr w:rsidR="00D76B82" w:rsidRPr="00D76B82" w14:paraId="5DBFF510" w14:textId="77777777" w:rsidTr="00D76B82">
        <w:trPr>
          <w:trHeight w:val="315"/>
          <w:del w:id="292" w:author="mary.inoue@fap.local" w:date="2026-09-22T12:56:00Z" w16du:dateUtc="2026-09-22T16:56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51B311D5" w14:textId="77777777" w:rsidR="00D76B82" w:rsidRPr="00D76B82" w:rsidRDefault="00D76B82" w:rsidP="00D76B82">
            <w:pPr>
              <w:jc w:val="center"/>
              <w:rPr>
                <w:del w:id="293" w:author="mary.inoue@fap.local" w:date="2026-09-22T12:56:00Z" w16du:dateUtc="2026-09-22T16:56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294" w:author="mary.inoue@fap.local" w:date="2026-09-22T12:56:00Z" w16du:dateUtc="2026-09-22T16:56:00Z">
              <w:r w:rsidRPr="00D76B82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Close out Rates Crossed</w:delText>
              </w:r>
            </w:del>
          </w:p>
        </w:tc>
      </w:tr>
      <w:tr w:rsidR="00D76B82" w:rsidRPr="00D76B82" w14:paraId="61A49E66" w14:textId="77777777" w:rsidTr="00D76B82">
        <w:trPr>
          <w:trHeight w:val="330"/>
          <w:del w:id="295" w:author="mary.inoue@fap.local" w:date="2026-09-22T12:56:00Z" w16du:dateUtc="2026-09-22T16:5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28295B1A" w14:textId="77777777" w:rsidR="00D76B82" w:rsidRPr="00D76B82" w:rsidRDefault="00D76B82" w:rsidP="00D76B82">
            <w:pPr>
              <w:rPr>
                <w:del w:id="296" w:author="mary.inoue@fap.local" w:date="2026-09-22T12:56:00Z" w16du:dateUtc="2026-09-22T16:56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297" w:author="mary.inoue@fap.local" w:date="2026-09-22T12:56:00Z" w16du:dateUtc="2026-09-22T16:56:00Z">
              <w:r w:rsidRPr="00D76B82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5598CAB0" w14:textId="77777777" w:rsidR="00D76B82" w:rsidRPr="00D76B82" w:rsidRDefault="00D76B82" w:rsidP="00D76B82">
            <w:pPr>
              <w:jc w:val="center"/>
              <w:rPr>
                <w:del w:id="298" w:author="mary.inoue@fap.local" w:date="2026-09-22T12:56:00Z" w16du:dateUtc="2026-09-22T16:56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299" w:author="mary.inoue@fap.local" w:date="2026-09-22T12:56:00Z" w16du:dateUtc="2026-09-22T16:56:00Z">
              <w:r w:rsidRPr="00D76B82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D76B82" w:rsidRPr="00D76B82" w14:paraId="048BB596" w14:textId="77777777" w:rsidTr="00D76B82">
        <w:trPr>
          <w:trHeight w:val="315"/>
          <w:del w:id="300" w:author="mary.inoue@fap.local" w:date="2026-09-22T12:56:00Z" w16du:dateUtc="2026-09-22T16:5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035D8E71" w14:textId="77777777" w:rsidR="00D76B82" w:rsidRPr="00D76B82" w:rsidRDefault="00D76B82" w:rsidP="00D76B82">
            <w:pPr>
              <w:rPr>
                <w:del w:id="301" w:author="mary.inoue@fap.local" w:date="2026-09-22T12:56:00Z" w16du:dateUtc="2026-09-22T16:56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02" w:author="mary.inoue@fap.local" w:date="2026-09-22T12:56:00Z" w16du:dateUtc="2026-09-22T16:56:00Z">
              <w:r w:rsidRPr="00D76B82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372E414B" w14:textId="77777777" w:rsidR="00D76B82" w:rsidRPr="00D76B82" w:rsidRDefault="00D76B82" w:rsidP="00D76B82">
            <w:pPr>
              <w:jc w:val="right"/>
              <w:rPr>
                <w:del w:id="303" w:author="mary.inoue@fap.local" w:date="2026-09-22T12:56:00Z" w16du:dateUtc="2026-09-22T16:56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04" w:author="mary.inoue@fap.local" w:date="2026-09-22T12:56:00Z" w16du:dateUtc="2026-09-22T16:56:00Z">
              <w:r w:rsidRPr="00D76B82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13.2425</w:delText>
              </w:r>
            </w:del>
          </w:p>
        </w:tc>
      </w:tr>
      <w:tr w:rsidR="00D76B82" w:rsidRPr="00D76B82" w14:paraId="49B13429" w14:textId="77777777" w:rsidTr="00D76B82">
        <w:trPr>
          <w:trHeight w:val="315"/>
          <w:del w:id="305" w:author="mary.inoue@fap.local" w:date="2026-09-22T12:56:00Z" w16du:dateUtc="2026-09-22T16:5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7EC1FF13" w14:textId="77777777" w:rsidR="00D76B82" w:rsidRPr="00D76B82" w:rsidRDefault="00D76B82" w:rsidP="00D76B82">
            <w:pPr>
              <w:rPr>
                <w:del w:id="306" w:author="mary.inoue@fap.local" w:date="2026-09-22T12:56:00Z" w16du:dateUtc="2026-09-22T16:56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07" w:author="mary.inoue@fap.local" w:date="2026-09-22T12:56:00Z" w16du:dateUtc="2026-09-22T16:56:00Z">
              <w:r w:rsidRPr="00D76B82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736375F5" w14:textId="77777777" w:rsidR="00D76B82" w:rsidRPr="00D76B82" w:rsidRDefault="00D76B82" w:rsidP="00D76B82">
            <w:pPr>
              <w:jc w:val="right"/>
              <w:rPr>
                <w:del w:id="308" w:author="mary.inoue@fap.local" w:date="2026-09-22T12:56:00Z" w16du:dateUtc="2026-09-22T16:56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09" w:author="mary.inoue@fap.local" w:date="2026-09-22T12:56:00Z" w16du:dateUtc="2026-09-22T16:56:00Z">
              <w:r w:rsidRPr="00D76B82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16.9489</w:delText>
              </w:r>
            </w:del>
          </w:p>
        </w:tc>
      </w:tr>
      <w:tr w:rsidR="00D76B82" w:rsidRPr="00D76B82" w14:paraId="46693B94" w14:textId="77777777" w:rsidTr="00D76B82">
        <w:trPr>
          <w:trHeight w:val="300"/>
          <w:del w:id="310" w:author="mary.inoue@fap.local" w:date="2026-09-22T12:56:00Z" w16du:dateUtc="2026-09-22T16:5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2E2AE1FC" w14:textId="77777777" w:rsidR="00D76B82" w:rsidRPr="00D76B82" w:rsidRDefault="00D76B82" w:rsidP="00D76B82">
            <w:pPr>
              <w:rPr>
                <w:del w:id="311" w:author="mary.inoue@fap.local" w:date="2026-09-22T12:56:00Z" w16du:dateUtc="2026-09-22T16:56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12" w:author="mary.inoue@fap.local" w:date="2026-09-22T12:56:00Z" w16du:dateUtc="2026-09-22T16:56:00Z">
              <w:r w:rsidRPr="00D76B82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3E2C5943" w14:textId="77777777" w:rsidR="00D76B82" w:rsidRPr="00D76B82" w:rsidRDefault="00D76B82" w:rsidP="00D76B82">
            <w:pPr>
              <w:jc w:val="right"/>
              <w:rPr>
                <w:del w:id="313" w:author="mary.inoue@fap.local" w:date="2026-09-22T12:56:00Z" w16du:dateUtc="2026-09-22T16:56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14" w:author="mary.inoue@fap.local" w:date="2026-09-22T12:56:00Z" w16du:dateUtc="2026-09-22T16:56:00Z">
              <w:r w:rsidRPr="00D76B82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15.6104</w:delText>
              </w:r>
            </w:del>
          </w:p>
        </w:tc>
      </w:tr>
    </w:tbl>
    <w:p w14:paraId="4E1F673E" w14:textId="77777777" w:rsidR="00BE7473" w:rsidRDefault="00BE7473" w:rsidP="00035935">
      <w:pPr>
        <w:rPr>
          <w:del w:id="315" w:author="mary.inoue@fap.local" w:date="2026-09-22T12:56:00Z" w16du:dateUtc="2026-09-22T16:56:00Z"/>
        </w:rPr>
      </w:pPr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CE216C" w:rsidRPr="00CE216C" w14:paraId="53186B0F" w14:textId="77777777" w:rsidTr="00CE216C">
        <w:trPr>
          <w:trHeight w:val="270"/>
          <w:del w:id="316" w:author="mary.inoue@fap.local" w:date="2026-09-22T12:56:00Z" w16du:dateUtc="2026-09-22T16:56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8A47F" w14:textId="77777777" w:rsidR="00CE216C" w:rsidRPr="00CE216C" w:rsidRDefault="00CE216C" w:rsidP="00CE216C">
            <w:pPr>
              <w:rPr>
                <w:del w:id="317" w:author="mary.inoue@fap.local" w:date="2026-09-22T12:56:00Z" w16du:dateUtc="2026-09-22T16:56:00Z"/>
                <w:rFonts w:ascii="Arial" w:hAnsi="Arial" w:cs="Arial"/>
                <w:b/>
                <w:bCs/>
                <w:szCs w:val="20"/>
                <w:u w:val="single"/>
                <w:lang w:val="en-ZA" w:eastAsia="en-ZA"/>
              </w:rPr>
            </w:pPr>
            <w:del w:id="318" w:author="mary.inoue@fap.local" w:date="2026-09-22T12:56:00Z" w16du:dateUtc="2026-09-22T16:56:00Z">
              <w:r w:rsidRPr="00CE216C">
                <w:rPr>
                  <w:rFonts w:ascii="Arial" w:hAnsi="Arial" w:cs="Arial"/>
                  <w:b/>
                  <w:bCs/>
                  <w:szCs w:val="20"/>
                  <w:u w:val="single"/>
                  <w:lang w:val="en-ZA" w:eastAsia="en-ZA"/>
                </w:rPr>
                <w:delText>NY 10AM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B4FFD" w14:textId="77777777" w:rsidR="00CE216C" w:rsidRPr="00CE216C" w:rsidRDefault="00CE216C" w:rsidP="00CE216C">
            <w:pPr>
              <w:rPr>
                <w:del w:id="319" w:author="mary.inoue@fap.local" w:date="2026-09-22T12:56:00Z" w16du:dateUtc="2026-09-22T16:56:00Z"/>
                <w:rFonts w:ascii="Arial" w:hAnsi="Arial" w:cs="Arial"/>
                <w:szCs w:val="20"/>
                <w:lang w:val="en-ZA" w:eastAsia="en-ZA"/>
              </w:rPr>
            </w:pPr>
          </w:p>
        </w:tc>
      </w:tr>
      <w:tr w:rsidR="00CE216C" w:rsidRPr="00CE216C" w14:paraId="4A0D02AE" w14:textId="77777777" w:rsidTr="00CE216C">
        <w:trPr>
          <w:trHeight w:val="315"/>
          <w:del w:id="320" w:author="mary.inoue@fap.local" w:date="2026-09-22T12:56:00Z" w16du:dateUtc="2026-09-22T16:56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6AD00998" w14:textId="77777777" w:rsidR="00CE216C" w:rsidRPr="00CE216C" w:rsidRDefault="00CE216C" w:rsidP="00CE216C">
            <w:pPr>
              <w:jc w:val="center"/>
              <w:rPr>
                <w:del w:id="321" w:author="mary.inoue@fap.local" w:date="2026-09-22T12:56:00Z" w16du:dateUtc="2026-09-22T16:56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322" w:author="mary.inoue@fap.local" w:date="2026-09-22T12:56:00Z" w16du:dateUtc="2026-09-22T16:56:00Z">
              <w:r w:rsidRPr="00CE216C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Close out Rates UnCrossed</w:delText>
              </w:r>
            </w:del>
          </w:p>
        </w:tc>
      </w:tr>
      <w:tr w:rsidR="00CE216C" w:rsidRPr="00CE216C" w14:paraId="08AC893F" w14:textId="77777777" w:rsidTr="00CE216C">
        <w:trPr>
          <w:trHeight w:val="330"/>
          <w:del w:id="323" w:author="mary.inoue@fap.local" w:date="2026-09-22T12:56:00Z" w16du:dateUtc="2026-09-22T16:5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702CADCA" w14:textId="77777777" w:rsidR="00CE216C" w:rsidRPr="00CE216C" w:rsidRDefault="00CE216C" w:rsidP="00CE216C">
            <w:pPr>
              <w:rPr>
                <w:del w:id="324" w:author="mary.inoue@fap.local" w:date="2026-09-22T12:56:00Z" w16du:dateUtc="2026-09-22T16:56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325" w:author="mary.inoue@fap.local" w:date="2026-09-22T12:56:00Z" w16du:dateUtc="2026-09-22T16:56:00Z">
              <w:r w:rsidRPr="00CE216C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7D1423C0" w14:textId="77777777" w:rsidR="00CE216C" w:rsidRPr="00CE216C" w:rsidRDefault="00CE216C" w:rsidP="00CE216C">
            <w:pPr>
              <w:jc w:val="center"/>
              <w:rPr>
                <w:del w:id="326" w:author="mary.inoue@fap.local" w:date="2026-09-22T12:56:00Z" w16du:dateUtc="2026-09-22T16:56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327" w:author="mary.inoue@fap.local" w:date="2026-09-22T12:56:00Z" w16du:dateUtc="2026-09-22T16:56:00Z">
              <w:r w:rsidRPr="00CE216C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CE216C" w:rsidRPr="00CE216C" w14:paraId="3B701783" w14:textId="77777777" w:rsidTr="00CE216C">
        <w:trPr>
          <w:trHeight w:val="315"/>
          <w:del w:id="328" w:author="mary.inoue@fap.local" w:date="2026-09-22T12:56:00Z" w16du:dateUtc="2026-09-22T16:5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5E19D92D" w14:textId="77777777" w:rsidR="00CE216C" w:rsidRPr="00CE216C" w:rsidRDefault="00CE216C" w:rsidP="00CE216C">
            <w:pPr>
              <w:rPr>
                <w:del w:id="329" w:author="mary.inoue@fap.local" w:date="2026-09-22T12:56:00Z" w16du:dateUtc="2026-09-22T16:56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30" w:author="mary.inoue@fap.local" w:date="2026-09-22T12:56:00Z" w16du:dateUtc="2026-09-22T16:56:00Z">
              <w:r w:rsidRPr="00CE216C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20AD8265" w14:textId="77777777" w:rsidR="00CE216C" w:rsidRPr="00CE216C" w:rsidRDefault="00CE216C" w:rsidP="00CE216C">
            <w:pPr>
              <w:jc w:val="right"/>
              <w:rPr>
                <w:del w:id="331" w:author="mary.inoue@fap.local" w:date="2026-09-22T12:56:00Z" w16du:dateUtc="2026-09-22T16:56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32" w:author="mary.inoue@fap.local" w:date="2026-09-22T12:56:00Z" w16du:dateUtc="2026-09-22T16:56:00Z">
              <w:r w:rsidRPr="00CE216C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13.2528</w:delText>
              </w:r>
            </w:del>
          </w:p>
        </w:tc>
      </w:tr>
      <w:tr w:rsidR="00CE216C" w:rsidRPr="00CE216C" w14:paraId="26A6D850" w14:textId="77777777" w:rsidTr="00CE216C">
        <w:trPr>
          <w:trHeight w:val="315"/>
          <w:del w:id="333" w:author="mary.inoue@fap.local" w:date="2026-09-22T12:56:00Z" w16du:dateUtc="2026-09-22T16:5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5642C69E" w14:textId="77777777" w:rsidR="00CE216C" w:rsidRPr="00CE216C" w:rsidRDefault="00CE216C" w:rsidP="00CE216C">
            <w:pPr>
              <w:rPr>
                <w:del w:id="334" w:author="mary.inoue@fap.local" w:date="2026-09-22T12:56:00Z" w16du:dateUtc="2026-09-22T16:56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35" w:author="mary.inoue@fap.local" w:date="2026-09-22T12:56:00Z" w16du:dateUtc="2026-09-22T16:56:00Z">
              <w:r w:rsidRPr="00CE216C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5ACA86EB" w14:textId="77777777" w:rsidR="00CE216C" w:rsidRPr="00CE216C" w:rsidRDefault="00CE216C" w:rsidP="00CE216C">
            <w:pPr>
              <w:jc w:val="right"/>
              <w:rPr>
                <w:del w:id="336" w:author="mary.inoue@fap.local" w:date="2026-09-22T12:56:00Z" w16du:dateUtc="2026-09-22T16:56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37" w:author="mary.inoue@fap.local" w:date="2026-09-22T12:56:00Z" w16du:dateUtc="2026-09-22T16:56:00Z">
              <w:r w:rsidRPr="00CE216C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16.9534</w:delText>
              </w:r>
            </w:del>
          </w:p>
        </w:tc>
      </w:tr>
      <w:tr w:rsidR="00CE216C" w:rsidRPr="00CE216C" w14:paraId="4F301B95" w14:textId="77777777" w:rsidTr="00CE216C">
        <w:trPr>
          <w:trHeight w:val="300"/>
          <w:del w:id="338" w:author="mary.inoue@fap.local" w:date="2026-09-22T12:56:00Z" w16du:dateUtc="2026-09-22T16:5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69C540F6" w14:textId="77777777" w:rsidR="00CE216C" w:rsidRPr="00CE216C" w:rsidRDefault="00CE216C" w:rsidP="00CE216C">
            <w:pPr>
              <w:rPr>
                <w:del w:id="339" w:author="mary.inoue@fap.local" w:date="2026-09-22T12:56:00Z" w16du:dateUtc="2026-09-22T16:56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40" w:author="mary.inoue@fap.local" w:date="2026-09-22T12:56:00Z" w16du:dateUtc="2026-09-22T16:56:00Z">
              <w:r w:rsidRPr="00CE216C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4F5A1DA5" w14:textId="77777777" w:rsidR="00CE216C" w:rsidRPr="00CE216C" w:rsidRDefault="00CE216C" w:rsidP="00CE216C">
            <w:pPr>
              <w:jc w:val="right"/>
              <w:rPr>
                <w:del w:id="341" w:author="mary.inoue@fap.local" w:date="2026-09-22T12:56:00Z" w16du:dateUtc="2026-09-22T16:56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42" w:author="mary.inoue@fap.local" w:date="2026-09-22T12:56:00Z" w16du:dateUtc="2026-09-22T16:56:00Z">
              <w:r w:rsidRPr="00CE216C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15.6343</w:delText>
              </w:r>
            </w:del>
          </w:p>
        </w:tc>
      </w:tr>
    </w:tbl>
    <w:p w14:paraId="039EF867" w14:textId="77777777" w:rsidR="00CE216C" w:rsidRPr="00035935" w:rsidRDefault="00CE216C" w:rsidP="00A5391B">
      <w:pPr>
        <w:jc w:val="center"/>
        <w:pPrChange w:id="343" w:author="mary.inoue@fap.local" w:date="2026-09-22T12:56:00Z" w16du:dateUtc="2026-09-22T16:56:00Z">
          <w:pPr/>
        </w:pPrChange>
      </w:pPr>
    </w:p>
    <w:sectPr w:rsidR="00CE216C" w:rsidRPr="00035935">
      <w:pgSz w:w="11906" w:h="16838" w:code="0"/>
      <w:pgMar w:top="1417" w:right="1701" w:bottom="1417" w:left="1701" w:header="708" w:footer="708" w:gutter="0"/>
      <w:cols w:space="708"/>
      <w:titlePg w:val="0"/>
      <w:docGrid w:linePitch="360"/>
      <w:sectPrChange w:id="344" w:author="mary.inoue@fap.local" w:date="2026-09-22T12:56:00Z" w16du:dateUtc="2026-09-22T16:56:00Z">
        <w:sectPr w:rsidR="00CE216C" w:rsidRPr="00035935">
          <w:pgSz w:w="12240" w:h="15840" w:code="1"/>
          <w:pgMar w:top="1418" w:right="1134" w:bottom="1418" w:left="1134" w:header="0" w:footer="170" w:gutter="0"/>
          <w:cols w:space="720"/>
          <w:titlePg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E04FD"/>
    <w:multiLevelType w:val="singleLevel"/>
    <w:tmpl w:val="9A1252B2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  <w:color w:val="FF0000"/>
      </w:rPr>
    </w:lvl>
  </w:abstractNum>
  <w:abstractNum w:abstractNumId="1" w15:restartNumberingAfterBreak="0">
    <w:nsid w:val="1C3130D7"/>
    <w:multiLevelType w:val="hybridMultilevel"/>
    <w:tmpl w:val="D58E3E56"/>
    <w:lvl w:ilvl="0" w:tplc="DA046770">
      <w:start w:val="1"/>
      <w:numFmt w:val="lowerLetter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" w15:restartNumberingAfterBreak="0">
    <w:nsid w:val="208D69B7"/>
    <w:multiLevelType w:val="singleLevel"/>
    <w:tmpl w:val="1248B9B8"/>
    <w:lvl w:ilvl="0">
      <w:start w:val="1"/>
      <w:numFmt w:val="bullet"/>
      <w:lvlRestart w:val="0"/>
      <w:lvlText w:val=""/>
      <w:lvlJc w:val="left"/>
      <w:pPr>
        <w:tabs>
          <w:tab w:val="num" w:pos="720"/>
        </w:tabs>
        <w:ind w:left="720" w:hanging="363"/>
      </w:pPr>
      <w:rPr>
        <w:rFonts w:ascii="Courier New" w:hAnsi="Courier New" w:cs="Courier New" w:hint="default"/>
        <w:color w:val="auto"/>
      </w:rPr>
    </w:lvl>
  </w:abstractNum>
  <w:abstractNum w:abstractNumId="3" w15:restartNumberingAfterBreak="0">
    <w:nsid w:val="283545E5"/>
    <w:multiLevelType w:val="singleLevel"/>
    <w:tmpl w:val="FD2AC904"/>
    <w:lvl w:ilvl="0">
      <w:start w:val="1"/>
      <w:numFmt w:val="bullet"/>
      <w:lvlRestart w:val="0"/>
      <w:lvlText w:val=""/>
      <w:lvlJc w:val="left"/>
      <w:pPr>
        <w:tabs>
          <w:tab w:val="num" w:pos="1077"/>
        </w:tabs>
        <w:ind w:left="1077" w:hanging="363"/>
      </w:pPr>
      <w:rPr>
        <w:rFonts w:ascii="Wingdings" w:hAnsi="Wingdings" w:hint="default"/>
        <w:color w:val="auto"/>
      </w:rPr>
    </w:lvl>
  </w:abstractNum>
  <w:abstractNum w:abstractNumId="4" w15:restartNumberingAfterBreak="0">
    <w:nsid w:val="29EE5D08"/>
    <w:multiLevelType w:val="singleLevel"/>
    <w:tmpl w:val="57D4D3F0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5" w15:restartNumberingAfterBreak="0">
    <w:nsid w:val="2A0D5EAE"/>
    <w:multiLevelType w:val="singleLevel"/>
    <w:tmpl w:val="A4EC9CFE"/>
    <w:lvl w:ilvl="0">
      <w:start w:val="1"/>
      <w:numFmt w:val="bullet"/>
      <w:lvlRestart w:val="0"/>
      <w:lvlText w:val="o"/>
      <w:lvlJc w:val="left"/>
      <w:pPr>
        <w:tabs>
          <w:tab w:val="num" w:pos="723"/>
        </w:tabs>
        <w:ind w:left="723" w:hanging="363"/>
      </w:pPr>
      <w:rPr>
        <w:rFonts w:ascii="Courier New" w:hAnsi="Courier New" w:cs="Courier New" w:hint="default"/>
        <w:color w:val="auto"/>
      </w:rPr>
    </w:lvl>
  </w:abstractNum>
  <w:abstractNum w:abstractNumId="6" w15:restartNumberingAfterBreak="0">
    <w:nsid w:val="2FF207B2"/>
    <w:multiLevelType w:val="singleLevel"/>
    <w:tmpl w:val="DD46774E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7" w15:restartNumberingAfterBreak="0">
    <w:nsid w:val="3E645409"/>
    <w:multiLevelType w:val="singleLevel"/>
    <w:tmpl w:val="54FCA466"/>
    <w:lvl w:ilvl="0">
      <w:start w:val="1"/>
      <w:numFmt w:val="bullet"/>
      <w:lvlRestart w:val="0"/>
      <w:lvlText w:val=""/>
      <w:lvlJc w:val="left"/>
      <w:pPr>
        <w:tabs>
          <w:tab w:val="num" w:pos="720"/>
        </w:tabs>
        <w:ind w:left="720" w:hanging="363"/>
      </w:pPr>
      <w:rPr>
        <w:rFonts w:ascii="Wingdings" w:hAnsi="Wingdings" w:hint="default"/>
        <w:color w:val="auto"/>
      </w:rPr>
    </w:lvl>
  </w:abstractNum>
  <w:abstractNum w:abstractNumId="8" w15:restartNumberingAfterBreak="0">
    <w:nsid w:val="5C294911"/>
    <w:multiLevelType w:val="hybridMultilevel"/>
    <w:tmpl w:val="CE12487C"/>
    <w:lvl w:ilvl="0" w:tplc="D05E3958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09323B2"/>
    <w:multiLevelType w:val="hybridMultilevel"/>
    <w:tmpl w:val="CE12487C"/>
    <w:lvl w:ilvl="0" w:tplc="04090005">
      <w:start w:val="1"/>
      <w:numFmt w:val="bullet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47688849">
    <w:abstractNumId w:val="8"/>
  </w:num>
  <w:num w:numId="2" w16cid:durableId="983042463">
    <w:abstractNumId w:val="1"/>
  </w:num>
  <w:num w:numId="3" w16cid:durableId="745877186">
    <w:abstractNumId w:val="9"/>
  </w:num>
  <w:num w:numId="4" w16cid:durableId="2118526139">
    <w:abstractNumId w:val="2"/>
  </w:num>
  <w:num w:numId="5" w16cid:durableId="1286615486">
    <w:abstractNumId w:val="0"/>
  </w:num>
  <w:num w:numId="6" w16cid:durableId="404374798">
    <w:abstractNumId w:val="7"/>
  </w:num>
  <w:num w:numId="7" w16cid:durableId="1040282436">
    <w:abstractNumId w:val="5"/>
  </w:num>
  <w:num w:numId="8" w16cid:durableId="30499906">
    <w:abstractNumId w:val="4"/>
  </w:num>
  <w:num w:numId="9" w16cid:durableId="212426565">
    <w:abstractNumId w:val="6"/>
  </w:num>
  <w:num w:numId="10" w16cid:durableId="179478597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attachedTemplate r:id="rId1"/>
  <w:linkStyl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6B82"/>
    <w:rsid w:val="000172AA"/>
    <w:rsid w:val="00025128"/>
    <w:rsid w:val="00035935"/>
    <w:rsid w:val="00064320"/>
    <w:rsid w:val="00094AC5"/>
    <w:rsid w:val="00132F7D"/>
    <w:rsid w:val="00140891"/>
    <w:rsid w:val="00155120"/>
    <w:rsid w:val="00163BDD"/>
    <w:rsid w:val="001A20BC"/>
    <w:rsid w:val="001F3B9E"/>
    <w:rsid w:val="00220021"/>
    <w:rsid w:val="0029602C"/>
    <w:rsid w:val="002961E0"/>
    <w:rsid w:val="002C247D"/>
    <w:rsid w:val="002D22E0"/>
    <w:rsid w:val="002D511D"/>
    <w:rsid w:val="00395556"/>
    <w:rsid w:val="003E02AD"/>
    <w:rsid w:val="0040121F"/>
    <w:rsid w:val="004175E5"/>
    <w:rsid w:val="00425F7C"/>
    <w:rsid w:val="00494500"/>
    <w:rsid w:val="004B4464"/>
    <w:rsid w:val="004D03FD"/>
    <w:rsid w:val="00500EF8"/>
    <w:rsid w:val="005120F2"/>
    <w:rsid w:val="005201FD"/>
    <w:rsid w:val="005B2275"/>
    <w:rsid w:val="005B3636"/>
    <w:rsid w:val="005C3975"/>
    <w:rsid w:val="00640AED"/>
    <w:rsid w:val="0065070B"/>
    <w:rsid w:val="006575DD"/>
    <w:rsid w:val="00674D51"/>
    <w:rsid w:val="00685853"/>
    <w:rsid w:val="006A49C0"/>
    <w:rsid w:val="006B5E48"/>
    <w:rsid w:val="006D73AD"/>
    <w:rsid w:val="006F5CEB"/>
    <w:rsid w:val="00706622"/>
    <w:rsid w:val="00723985"/>
    <w:rsid w:val="00775E6E"/>
    <w:rsid w:val="007E1A9E"/>
    <w:rsid w:val="00875E83"/>
    <w:rsid w:val="00890013"/>
    <w:rsid w:val="008A1AC8"/>
    <w:rsid w:val="008A41B7"/>
    <w:rsid w:val="008C61C6"/>
    <w:rsid w:val="008D0EF2"/>
    <w:rsid w:val="00901CD7"/>
    <w:rsid w:val="009801CD"/>
    <w:rsid w:val="009B31F7"/>
    <w:rsid w:val="009C4CE8"/>
    <w:rsid w:val="00A2270B"/>
    <w:rsid w:val="00A24980"/>
    <w:rsid w:val="00A5391B"/>
    <w:rsid w:val="00A54CA6"/>
    <w:rsid w:val="00AA2126"/>
    <w:rsid w:val="00AB3092"/>
    <w:rsid w:val="00AE71D2"/>
    <w:rsid w:val="00AF3743"/>
    <w:rsid w:val="00B23618"/>
    <w:rsid w:val="00B30730"/>
    <w:rsid w:val="00B9482B"/>
    <w:rsid w:val="00BB7F95"/>
    <w:rsid w:val="00BC4C01"/>
    <w:rsid w:val="00BD6490"/>
    <w:rsid w:val="00BE7473"/>
    <w:rsid w:val="00C01CF0"/>
    <w:rsid w:val="00C10C2A"/>
    <w:rsid w:val="00C43956"/>
    <w:rsid w:val="00C44A78"/>
    <w:rsid w:val="00C549DE"/>
    <w:rsid w:val="00C8566A"/>
    <w:rsid w:val="00C9492A"/>
    <w:rsid w:val="00CE216C"/>
    <w:rsid w:val="00D1508E"/>
    <w:rsid w:val="00D1600A"/>
    <w:rsid w:val="00D46904"/>
    <w:rsid w:val="00D54B08"/>
    <w:rsid w:val="00D60738"/>
    <w:rsid w:val="00D63120"/>
    <w:rsid w:val="00D64C4F"/>
    <w:rsid w:val="00D76B82"/>
    <w:rsid w:val="00DC250C"/>
    <w:rsid w:val="00E0284E"/>
    <w:rsid w:val="00E45383"/>
    <w:rsid w:val="00EA1103"/>
    <w:rsid w:val="00EB0E11"/>
    <w:rsid w:val="00EB44BF"/>
    <w:rsid w:val="00ED407E"/>
    <w:rsid w:val="00ED46E8"/>
    <w:rsid w:val="00EE3D5D"/>
    <w:rsid w:val="00F11D9F"/>
    <w:rsid w:val="00F33C0F"/>
    <w:rsid w:val="00FA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  <w:pPrChange w:id="0" w:author="mary.inoue@fap.local" w:date="2026-09-22T12:56:00Z">
        <w:pPr>
          <w:jc w:val="both"/>
        </w:pPr>
      </w:pPrChange>
    </w:pPr>
    <w:rPr>
      <w:lang w:val="pt-BR"/>
      <w:rPrChange w:id="0" w:author="mary.inoue@fap.local" w:date="2026-09-22T12:56:00Z">
        <w:rPr>
          <w:rFonts w:ascii="Calibri" w:hAnsi="Calibri"/>
          <w:szCs w:val="22"/>
          <w:lang w:val="en-GB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CE216C"/>
    <w:pPr>
      <w:spacing w:after="120"/>
      <w:outlineLvl w:val="0"/>
    </w:pPr>
    <w:rPr>
      <w:caps/>
      <w:kern w:val="32"/>
    </w:rPr>
  </w:style>
  <w:style w:type="paragraph" w:styleId="Heading2">
    <w:name w:val="heading 2"/>
    <w:basedOn w:val="Normal"/>
    <w:next w:val="Normal"/>
    <w:link w:val="Heading2Char"/>
    <w:qFormat/>
    <w:rsid w:val="00CE216C"/>
    <w:pPr>
      <w:keepNext/>
      <w:spacing w:before="240" w:after="60"/>
      <w:outlineLvl w:val="1"/>
    </w:pPr>
    <w:rPr>
      <w:rFonts w:cs="Arial"/>
      <w:b/>
      <w:bCs/>
      <w:iCs/>
      <w:sz w:val="24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E216C"/>
    <w:pPr>
      <w:keepNext/>
      <w:spacing w:before="240" w:after="60"/>
      <w:outlineLvl w:val="2"/>
    </w:pPr>
    <w:rPr>
      <w:rFonts w:cs="Arial"/>
      <w:b/>
      <w:bCs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Ending">
    <w:name w:val="AutoEnding"/>
    <w:basedOn w:val="Normal"/>
    <w:next w:val="Normal"/>
    <w:link w:val="AutoEndingChar"/>
    <w:rsid w:val="00775E6E"/>
  </w:style>
  <w:style w:type="character" w:customStyle="1" w:styleId="AutoEndingChar">
    <w:name w:val="AutoEnding Char"/>
    <w:basedOn w:val="DefaultParagraphFont"/>
    <w:link w:val="AutoEnding"/>
    <w:rsid w:val="00775E6E"/>
    <w:rPr>
      <w:rFonts w:ascii="Calibri" w:eastAsia="Times New Roman" w:hAnsi="Calibri" w:cs="Times New Roman"/>
      <w:sz w:val="20"/>
      <w:lang w:val="en-GB"/>
    </w:rPr>
  </w:style>
  <w:style w:type="character" w:styleId="IntenseReference">
    <w:name w:val="Intense Reference"/>
    <w:basedOn w:val="DefaultParagraphFont"/>
    <w:uiPriority w:val="32"/>
    <w:rsid w:val="00035935"/>
    <w:rPr>
      <w:b/>
      <w:bCs/>
      <w:smallCaps/>
      <w:color w:val="009FE3" w:themeColor="accent2"/>
      <w:spacing w:val="5"/>
      <w:u w:val="single"/>
    </w:rPr>
  </w:style>
  <w:style w:type="character" w:customStyle="1" w:styleId="Heading1Char">
    <w:name w:val="Heading 1 Char"/>
    <w:basedOn w:val="DefaultParagraphFont"/>
    <w:link w:val="Heading1"/>
    <w:rsid w:val="00035935"/>
    <w:rPr>
      <w:rFonts w:ascii="Calibri" w:eastAsia="Times New Roman" w:hAnsi="Calibri" w:cs="Times New Roman"/>
      <w:caps/>
      <w:kern w:val="32"/>
      <w:sz w:val="20"/>
      <w:lang w:val="en-GB"/>
    </w:rPr>
  </w:style>
  <w:style w:type="paragraph" w:styleId="TOC1">
    <w:name w:val="toc 1"/>
    <w:basedOn w:val="Normal"/>
    <w:next w:val="Normal"/>
    <w:autoRedefine/>
    <w:rsid w:val="00CE216C"/>
    <w:pPr>
      <w:spacing w:line="480" w:lineRule="auto"/>
    </w:pPr>
    <w:rPr>
      <w:caps/>
    </w:rPr>
  </w:style>
  <w:style w:type="character" w:customStyle="1" w:styleId="Heading2Char">
    <w:name w:val="Heading 2 Char"/>
    <w:basedOn w:val="DefaultParagraphFont"/>
    <w:link w:val="Heading2"/>
    <w:rsid w:val="00D76B82"/>
    <w:rPr>
      <w:rFonts w:ascii="Calibri" w:eastAsia="Times New Roman" w:hAnsi="Calibri" w:cs="Arial"/>
      <w:b/>
      <w:bCs/>
      <w:iCs/>
      <w:sz w:val="24"/>
      <w:szCs w:val="28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rsid w:val="00D76B82"/>
    <w:rPr>
      <w:rFonts w:ascii="Calibri" w:eastAsia="Times New Roman" w:hAnsi="Calibri" w:cs="Arial"/>
      <w:b/>
      <w:bCs/>
      <w:i/>
      <w:sz w:val="20"/>
      <w:szCs w:val="26"/>
      <w:lang w:val="en-GB"/>
    </w:rPr>
  </w:style>
  <w:style w:type="paragraph" w:styleId="BodyText">
    <w:name w:val="Body Text"/>
    <w:basedOn w:val="Normal"/>
    <w:link w:val="BodyTextChar"/>
    <w:rsid w:val="00CE216C"/>
    <w:pPr>
      <w:spacing w:after="120"/>
    </w:pPr>
    <w:rPr>
      <w:rFonts w:cs="Calibri"/>
    </w:rPr>
  </w:style>
  <w:style w:type="character" w:customStyle="1" w:styleId="BodyTextChar">
    <w:name w:val="Body Text Char"/>
    <w:link w:val="BodyText"/>
    <w:rsid w:val="00CE216C"/>
    <w:rPr>
      <w:rFonts w:ascii="Calibri" w:eastAsia="Times New Roman" w:hAnsi="Calibri" w:cs="Calibri"/>
      <w:sz w:val="20"/>
      <w:lang w:val="en-GB"/>
    </w:rPr>
  </w:style>
  <w:style w:type="paragraph" w:styleId="BlockText">
    <w:name w:val="Block Text"/>
    <w:basedOn w:val="Normal"/>
    <w:rsid w:val="00CE216C"/>
    <w:pPr>
      <w:spacing w:after="120"/>
      <w:ind w:left="1440" w:right="1440"/>
    </w:pPr>
  </w:style>
  <w:style w:type="paragraph" w:styleId="Header">
    <w:name w:val="header"/>
    <w:basedOn w:val="Normal"/>
    <w:link w:val="HeaderChar"/>
    <w:rsid w:val="00CE216C"/>
    <w:pPr>
      <w:tabs>
        <w:tab w:val="center" w:pos="4153"/>
        <w:tab w:val="right" w:pos="8306"/>
      </w:tabs>
    </w:pPr>
    <w:rPr>
      <w:rFonts w:cs="Calibri"/>
      <w:sz w:val="16"/>
    </w:rPr>
  </w:style>
  <w:style w:type="character" w:customStyle="1" w:styleId="HeaderChar">
    <w:name w:val="Header Char"/>
    <w:basedOn w:val="DefaultParagraphFont"/>
    <w:link w:val="Header"/>
    <w:rsid w:val="00D76B82"/>
    <w:rPr>
      <w:rFonts w:ascii="Calibri" w:eastAsia="Times New Roman" w:hAnsi="Calibri" w:cs="Calibri"/>
      <w:sz w:val="16"/>
      <w:lang w:val="en-GB"/>
    </w:rPr>
  </w:style>
  <w:style w:type="paragraph" w:styleId="Footer">
    <w:name w:val="footer"/>
    <w:basedOn w:val="Normal"/>
    <w:link w:val="FooterChar"/>
    <w:rsid w:val="00CE216C"/>
    <w:pPr>
      <w:tabs>
        <w:tab w:val="center" w:pos="4153"/>
        <w:tab w:val="right" w:pos="8306"/>
      </w:tabs>
    </w:pPr>
    <w:rPr>
      <w:rFonts w:cs="Calibri"/>
      <w:sz w:val="14"/>
    </w:rPr>
  </w:style>
  <w:style w:type="character" w:customStyle="1" w:styleId="FooterChar">
    <w:name w:val="Footer Char"/>
    <w:basedOn w:val="DefaultParagraphFont"/>
    <w:link w:val="Footer"/>
    <w:rsid w:val="00D76B82"/>
    <w:rPr>
      <w:rFonts w:ascii="Calibri" w:eastAsia="Times New Roman" w:hAnsi="Calibri" w:cs="Calibri"/>
      <w:sz w:val="14"/>
      <w:lang w:val="en-GB"/>
    </w:rPr>
  </w:style>
  <w:style w:type="character" w:styleId="Hyperlink">
    <w:name w:val="Hyperlink"/>
    <w:rsid w:val="00CE216C"/>
    <w:rPr>
      <w:color w:val="0000FF"/>
      <w:u w:val="single"/>
    </w:rPr>
  </w:style>
  <w:style w:type="paragraph" w:customStyle="1" w:styleId="Default">
    <w:name w:val="Default"/>
    <w:rsid w:val="006B5E4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447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utersmon\Toolbar_Add-ins\JSE%20Main.dot" TargetMode="External"/></Relationships>
</file>

<file path=word/theme/theme1.xml><?xml version="1.0" encoding="utf-8"?>
<a:theme xmlns:a="http://schemas.openxmlformats.org/drawingml/2006/main" name="Office Theme">
  <a:themeElements>
    <a:clrScheme name="JSE">
      <a:dk1>
        <a:srgbClr val="000000"/>
      </a:dk1>
      <a:lt1>
        <a:srgbClr val="FFFFFF"/>
      </a:lt1>
      <a:dk2>
        <a:srgbClr val="94D600"/>
      </a:dk2>
      <a:lt2>
        <a:srgbClr val="FFFFFF"/>
      </a:lt2>
      <a:accent1>
        <a:srgbClr val="F32836"/>
      </a:accent1>
      <a:accent2>
        <a:srgbClr val="009FE3"/>
      </a:accent2>
      <a:accent3>
        <a:srgbClr val="FFCE00"/>
      </a:accent3>
      <a:accent4>
        <a:srgbClr val="00A888"/>
      </a:accent4>
      <a:accent5>
        <a:srgbClr val="C8FF4D"/>
      </a:accent5>
      <a:accent6>
        <a:srgbClr val="55CCFF"/>
      </a:accent6>
      <a:hlink>
        <a:srgbClr val="18424D"/>
      </a:hlink>
      <a:folHlink>
        <a:srgbClr val="64050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C:\Users\Reutersmon\Toolbar_Add-ins\JSE Main.dot</Template>
  <TotalTime>0</TotalTime>
  <Pages>2</Pages>
  <Words>1455</Words>
  <Characters>8295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Reutersmon</dc:creator>
  <cp:lastModifiedBy>Arthur Souza Rodrigues</cp:lastModifiedBy>
  <cp:revision>1</cp:revision>
  <dcterms:created xsi:type="dcterms:W3CDTF">2017-08-23T09:01:00Z</dcterms:created>
  <dcterms:modified xsi:type="dcterms:W3CDTF">2026-09-22T16:56:00Z</dcterms:modified>
</cp:coreProperties>
</file>