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8F5A8" w14:textId="77777777" w:rsidR="002E5199" w:rsidRDefault="002E5199" w:rsidP="009700EB">
      <w:pPr>
        <w:pStyle w:val="Default"/>
        <w:rPr>
          <w:ins w:id="8" w:author="uzivatel" w:date="2026-09-22T12:13:00Z" w16du:dateUtc="2026-09-22T16:13:00Z"/>
          <w:b/>
          <w:bCs/>
          <w:sz w:val="22"/>
          <w:szCs w:val="22"/>
          <w:u w:val="single"/>
        </w:rPr>
      </w:pPr>
    </w:p>
    <w:p w14:paraId="64D52EAE" w14:textId="77777777" w:rsidR="002E5199" w:rsidRDefault="002E5199" w:rsidP="002E5199">
      <w:pPr>
        <w:pStyle w:val="Heading4"/>
        <w:jc w:val="center"/>
        <w:rPr>
          <w:ins w:id="9" w:author="uzivatel" w:date="2026-09-22T12:13:00Z" w16du:dateUtc="2026-09-22T16:13:00Z"/>
          <w:sz w:val="34"/>
        </w:rPr>
      </w:pPr>
      <w:ins w:id="10" w:author="uzivatel" w:date="2026-09-22T12:13:00Z" w16du:dateUtc="2026-09-22T16:13:00Z">
        <w:r>
          <w:rPr>
            <w:sz w:val="34"/>
          </w:rPr>
          <w:t>Základní škola Rumburk, U Nemocnice 1132/5, okres Děčín, p. o.</w:t>
        </w:r>
      </w:ins>
    </w:p>
    <w:p w14:paraId="616CC4C4" w14:textId="77777777" w:rsidR="002E5199" w:rsidRDefault="002E5199" w:rsidP="002E5199">
      <w:pPr>
        <w:rPr>
          <w:ins w:id="11" w:author="uzivatel" w:date="2026-09-22T12:13:00Z" w16du:dateUtc="2026-09-22T16:13:00Z"/>
          <w:sz w:val="16"/>
        </w:rPr>
      </w:pPr>
      <w:ins w:id="12" w:author="uzivatel" w:date="2026-09-22T12:13:00Z" w16du:dateUtc="2026-09-22T16:13:00Z">
        <w:r>
          <w:rPr>
            <w:sz w:val="16"/>
          </w:rPr>
          <w:t>U Nemocnice  1132/5, 408 01 Rumburk          IČ : 72744430             Telefon: 412332730            Fax : 412315800            kontakt@zsunemocnice.cz</w:t>
        </w:r>
      </w:ins>
    </w:p>
    <w:p w14:paraId="24C58133" w14:textId="77777777" w:rsidR="00067C1B" w:rsidRDefault="00067C1B" w:rsidP="002E5199">
      <w:pPr>
        <w:pStyle w:val="Default"/>
        <w:jc w:val="center"/>
        <w:rPr>
          <w:ins w:id="13" w:author="uzivatel" w:date="2026-09-22T12:13:00Z" w16du:dateUtc="2026-09-22T16:13:00Z"/>
        </w:rPr>
      </w:pPr>
    </w:p>
    <w:p w14:paraId="47FA4DE1" w14:textId="77777777" w:rsidR="009700EB" w:rsidRPr="00AF69EB" w:rsidRDefault="009700EB" w:rsidP="002E5199">
      <w:pPr>
        <w:pStyle w:val="Default"/>
        <w:jc w:val="center"/>
        <w:rPr>
          <w:ins w:id="14" w:author="uzivatel" w:date="2026-09-22T12:13:00Z" w16du:dateUtc="2026-09-22T16:13:00Z"/>
          <w:b/>
          <w:bCs/>
          <w:sz w:val="22"/>
          <w:szCs w:val="22"/>
          <w:u w:val="single"/>
        </w:rPr>
      </w:pPr>
      <w:ins w:id="15" w:author="uzivatel" w:date="2026-09-22T12:13:00Z" w16du:dateUtc="2026-09-22T16:13: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688A8E19" w14:textId="77777777" w:rsidR="009D457F" w:rsidRDefault="009D457F" w:rsidP="009700EB">
      <w:pPr>
        <w:pStyle w:val="Default"/>
        <w:rPr>
          <w:ins w:id="16" w:author="uzivatel" w:date="2026-09-22T12:13:00Z" w16du:dateUtc="2026-09-22T16:13:00Z"/>
          <w:b/>
          <w:bCs/>
          <w:sz w:val="22"/>
          <w:szCs w:val="22"/>
        </w:rPr>
      </w:pPr>
    </w:p>
    <w:p w14:paraId="267A3B5C" w14:textId="77777777" w:rsidR="009700EB" w:rsidRDefault="009700EB" w:rsidP="009700EB">
      <w:pPr>
        <w:pStyle w:val="Default"/>
        <w:rPr>
          <w:ins w:id="17" w:author="uzivatel" w:date="2026-09-22T12:13:00Z" w16du:dateUtc="2026-09-22T16:13:00Z"/>
          <w:rFonts w:ascii="Roboto" w:hAnsi="Roboto"/>
        </w:rPr>
      </w:pPr>
      <w:ins w:id="18" w:author="uzivatel" w:date="2026-09-22T12:13:00Z" w16du:dateUtc="2026-09-22T16:13: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3A440FF0" w14:textId="77777777" w:rsidR="004714D6" w:rsidRDefault="003A4848" w:rsidP="003A4848">
      <w:pPr>
        <w:pStyle w:val="Default"/>
        <w:numPr>
          <w:ilvl w:val="0"/>
          <w:numId w:val="10"/>
        </w:numPr>
        <w:rPr>
          <w:ins w:id="19" w:author="uzivatel" w:date="2026-09-22T12:13:00Z" w16du:dateUtc="2026-09-22T16:13:00Z"/>
          <w:rFonts w:ascii="Roboto" w:hAnsi="Roboto"/>
        </w:rPr>
      </w:pPr>
      <w:ins w:id="20" w:author="uzivatel" w:date="2026-09-22T12:13:00Z" w16du:dateUtc="2026-09-22T16:13:00Z">
        <w:r w:rsidRPr="004714D6">
          <w:rPr>
            <w:rFonts w:ascii="Roboto" w:hAnsi="Roboto"/>
          </w:rPr>
          <w:t xml:space="preserve">individuální nebo skupinové (opět do 15 žáků) konzultace </w:t>
        </w:r>
      </w:ins>
    </w:p>
    <w:p w14:paraId="60244A05" w14:textId="77777777" w:rsidR="003A4848" w:rsidRPr="004714D6" w:rsidRDefault="003A4848" w:rsidP="003A4848">
      <w:pPr>
        <w:pStyle w:val="Default"/>
        <w:numPr>
          <w:ilvl w:val="0"/>
          <w:numId w:val="10"/>
        </w:numPr>
        <w:rPr>
          <w:ins w:id="21" w:author="uzivatel" w:date="2026-09-22T12:13:00Z" w16du:dateUtc="2026-09-22T16:13:00Z"/>
          <w:rFonts w:ascii="Roboto" w:hAnsi="Roboto"/>
        </w:rPr>
      </w:pPr>
      <w:ins w:id="22" w:author="uzivatel" w:date="2026-09-22T12:13:00Z" w16du:dateUtc="2026-09-22T16:13: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6B3887DE" w14:textId="77777777" w:rsidR="003A4848" w:rsidRDefault="003A4848" w:rsidP="003A4848">
      <w:pPr>
        <w:pStyle w:val="Default"/>
        <w:numPr>
          <w:ilvl w:val="0"/>
          <w:numId w:val="10"/>
        </w:numPr>
        <w:rPr>
          <w:ins w:id="23" w:author="uzivatel" w:date="2026-09-22T12:13:00Z" w16du:dateUtc="2026-09-22T16:13:00Z"/>
          <w:rFonts w:ascii="Roboto" w:hAnsi="Roboto"/>
        </w:rPr>
      </w:pPr>
      <w:ins w:id="24" w:author="uzivatel" w:date="2026-09-22T12:13:00Z" w16du:dateUtc="2026-09-22T16:13:00Z">
        <w:r>
          <w:rPr>
            <w:rFonts w:ascii="Roboto" w:hAnsi="Roboto"/>
          </w:rPr>
          <w:t>s</w:t>
        </w:r>
        <w:r w:rsidRPr="003A4848">
          <w:rPr>
            <w:rFonts w:ascii="Roboto" w:hAnsi="Roboto"/>
          </w:rPr>
          <w:t>ocializační aktivity</w:t>
        </w:r>
      </w:ins>
    </w:p>
    <w:p w14:paraId="72C1389F" w14:textId="77777777" w:rsidR="003A4848" w:rsidRDefault="003A4848" w:rsidP="003A4848">
      <w:pPr>
        <w:pStyle w:val="Default"/>
        <w:numPr>
          <w:ilvl w:val="0"/>
          <w:numId w:val="10"/>
        </w:numPr>
        <w:rPr>
          <w:ins w:id="25" w:author="uzivatel" w:date="2026-09-22T12:13:00Z" w16du:dateUtc="2026-09-22T16:13:00Z"/>
          <w:rFonts w:ascii="Roboto" w:hAnsi="Roboto"/>
        </w:rPr>
      </w:pPr>
      <w:ins w:id="26" w:author="uzivatel" w:date="2026-09-22T12:13:00Z" w16du:dateUtc="2026-09-22T16:13: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79A61808" w14:textId="77777777" w:rsidR="003A4848" w:rsidRDefault="003A4848" w:rsidP="003A4848">
      <w:pPr>
        <w:pStyle w:val="Default"/>
        <w:numPr>
          <w:ilvl w:val="0"/>
          <w:numId w:val="10"/>
        </w:numPr>
        <w:rPr>
          <w:ins w:id="27" w:author="uzivatel" w:date="2026-09-22T12:13:00Z" w16du:dateUtc="2026-09-22T16:13:00Z"/>
          <w:rFonts w:ascii="Roboto" w:hAnsi="Roboto"/>
        </w:rPr>
      </w:pPr>
      <w:ins w:id="28" w:author="uzivatel" w:date="2026-09-22T12:13:00Z" w16du:dateUtc="2026-09-22T16:13: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73F4D6E0" w14:textId="77777777" w:rsidR="008F695B" w:rsidRPr="009D457F" w:rsidRDefault="003A4848" w:rsidP="009700EB">
      <w:pPr>
        <w:pStyle w:val="Default"/>
        <w:numPr>
          <w:ilvl w:val="0"/>
          <w:numId w:val="10"/>
        </w:numPr>
        <w:rPr>
          <w:ins w:id="29" w:author="uzivatel" w:date="2026-09-22T12:13:00Z" w16du:dateUtc="2026-09-22T16:13:00Z"/>
          <w:b/>
          <w:bCs/>
          <w:sz w:val="22"/>
          <w:szCs w:val="22"/>
        </w:rPr>
      </w:pPr>
      <w:ins w:id="30" w:author="uzivatel" w:date="2026-09-22T12:13:00Z" w16du:dateUtc="2026-09-22T16:13:00Z">
        <w:r w:rsidRPr="009D457F">
          <w:rPr>
            <w:rFonts w:ascii="Roboto" w:hAnsi="Roboto"/>
          </w:rPr>
          <w:t>předání vysvědčení za 2. pololetí školního roku 2019/2020</w:t>
        </w:r>
      </w:ins>
    </w:p>
    <w:p w14:paraId="12E445D7" w14:textId="77777777" w:rsidR="009D457F" w:rsidRPr="009D457F" w:rsidRDefault="009D457F" w:rsidP="009D457F">
      <w:pPr>
        <w:pStyle w:val="Default"/>
        <w:ind w:left="720"/>
        <w:rPr>
          <w:ins w:id="31" w:author="uzivatel" w:date="2026-09-22T12:13:00Z" w16du:dateUtc="2026-09-22T16:13:00Z"/>
          <w:b/>
          <w:bCs/>
          <w:sz w:val="22"/>
          <w:szCs w:val="22"/>
        </w:rPr>
      </w:pPr>
    </w:p>
    <w:p w14:paraId="5A580353" w14:textId="77777777" w:rsidR="0071556C" w:rsidRDefault="0043051E" w:rsidP="009700EB">
      <w:pPr>
        <w:pStyle w:val="Default"/>
        <w:rPr>
          <w:ins w:id="32" w:author="uzivatel" w:date="2026-09-22T12:13:00Z" w16du:dateUtc="2026-09-22T16:13:00Z"/>
          <w:b/>
          <w:bCs/>
          <w:sz w:val="22"/>
          <w:szCs w:val="22"/>
          <w:u w:val="single"/>
        </w:rPr>
      </w:pPr>
      <w:ins w:id="33" w:author="uzivatel" w:date="2026-09-22T12:13:00Z" w16du:dateUtc="2026-09-22T16:13:00Z">
        <w:r w:rsidRPr="0043051E">
          <w:rPr>
            <w:b/>
            <w:bCs/>
            <w:sz w:val="22"/>
            <w:szCs w:val="22"/>
            <w:u w:val="single"/>
          </w:rPr>
          <w:t>Hygienická pravidla</w:t>
        </w:r>
      </w:ins>
    </w:p>
    <w:p w14:paraId="7D846628" w14:textId="77777777" w:rsidR="002E5199" w:rsidRPr="0043051E" w:rsidRDefault="002E5199" w:rsidP="009700EB">
      <w:pPr>
        <w:pStyle w:val="Default"/>
        <w:rPr>
          <w:ins w:id="34" w:author="uzivatel" w:date="2026-09-22T12:13:00Z" w16du:dateUtc="2026-09-22T16:13:00Z"/>
          <w:b/>
          <w:bCs/>
          <w:sz w:val="22"/>
          <w:szCs w:val="22"/>
          <w:u w:val="single"/>
        </w:rPr>
      </w:pPr>
    </w:p>
    <w:p w14:paraId="5B501905" w14:textId="77777777" w:rsidR="00E60474" w:rsidRDefault="00C9043F" w:rsidP="00E2631A">
      <w:pPr>
        <w:pStyle w:val="Default"/>
        <w:rPr>
          <w:ins w:id="35" w:author="uzivatel" w:date="2026-09-22T12:13:00Z" w16du:dateUtc="2026-09-22T16:13:00Z"/>
          <w:rFonts w:ascii="Roboto" w:hAnsi="Roboto"/>
        </w:rPr>
      </w:pPr>
      <w:ins w:id="36" w:author="uzivatel" w:date="2026-09-22T12:13:00Z" w16du:dateUtc="2026-09-22T16:13: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2ADCC4D6" w14:textId="77777777" w:rsidR="00E2631A" w:rsidRPr="00E2631A" w:rsidRDefault="00E2631A" w:rsidP="00E2631A">
      <w:pPr>
        <w:pStyle w:val="Default"/>
        <w:rPr>
          <w:ins w:id="37" w:author="uzivatel" w:date="2026-09-22T12:13:00Z" w16du:dateUtc="2026-09-22T16:13:00Z"/>
          <w:rFonts w:ascii="Roboto" w:hAnsi="Roboto"/>
        </w:rPr>
      </w:pPr>
    </w:p>
    <w:p w14:paraId="72780E6B" w14:textId="77777777" w:rsidR="00DF0E9B" w:rsidRPr="00E2631A" w:rsidRDefault="00DF0E9B" w:rsidP="00DF0E9B">
      <w:pPr>
        <w:pStyle w:val="Default"/>
        <w:rPr>
          <w:ins w:id="38" w:author="uzivatel" w:date="2026-09-22T12:13:00Z" w16du:dateUtc="2026-09-22T16:13:00Z"/>
          <w:rFonts w:ascii="Roboto" w:hAnsi="Roboto"/>
          <w:b/>
        </w:rPr>
      </w:pPr>
      <w:ins w:id="39" w:author="uzivatel" w:date="2026-09-22T12:13:00Z" w16du:dateUtc="2026-09-22T16:13: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02CE266C" w14:textId="77777777" w:rsidR="000C1D5B" w:rsidRDefault="000C1D5B" w:rsidP="00222525">
      <w:pPr>
        <w:pStyle w:val="Default"/>
        <w:rPr>
          <w:ins w:id="40" w:author="uzivatel" w:date="2026-09-22T12:13:00Z" w16du:dateUtc="2026-09-22T16:13:00Z"/>
          <w:b/>
          <w:bCs/>
          <w:sz w:val="22"/>
          <w:szCs w:val="22"/>
          <w:u w:val="single"/>
        </w:rPr>
      </w:pPr>
    </w:p>
    <w:p w14:paraId="39A4A0FA" w14:textId="77777777" w:rsidR="00222525" w:rsidRDefault="00967EDD" w:rsidP="00222525">
      <w:pPr>
        <w:pStyle w:val="Default"/>
        <w:rPr>
          <w:ins w:id="41" w:author="uzivatel" w:date="2026-09-22T12:13:00Z" w16du:dateUtc="2026-09-22T16:13:00Z"/>
          <w:b/>
          <w:bCs/>
          <w:sz w:val="22"/>
          <w:szCs w:val="22"/>
          <w:u w:val="single"/>
        </w:rPr>
      </w:pPr>
      <w:ins w:id="42" w:author="uzivatel" w:date="2026-09-22T12:13:00Z" w16du:dateUtc="2026-09-22T16:13:00Z">
        <w:r>
          <w:rPr>
            <w:b/>
            <w:bCs/>
            <w:sz w:val="22"/>
            <w:szCs w:val="22"/>
            <w:u w:val="single"/>
          </w:rPr>
          <w:t xml:space="preserve">Organizační </w:t>
        </w:r>
        <w:r w:rsidR="00905D4F" w:rsidRPr="0043051E">
          <w:rPr>
            <w:b/>
            <w:bCs/>
            <w:sz w:val="22"/>
            <w:szCs w:val="22"/>
            <w:u w:val="single"/>
          </w:rPr>
          <w:t xml:space="preserve"> pravidla</w:t>
        </w:r>
      </w:ins>
    </w:p>
    <w:p w14:paraId="7BC062F2" w14:textId="77777777" w:rsidR="000C1D5B" w:rsidRDefault="000C1D5B" w:rsidP="00222525">
      <w:pPr>
        <w:pStyle w:val="Default"/>
        <w:rPr>
          <w:ins w:id="43" w:author="uzivatel" w:date="2026-09-22T12:13:00Z" w16du:dateUtc="2026-09-22T16:13:00Z"/>
          <w:b/>
          <w:bCs/>
          <w:sz w:val="22"/>
          <w:szCs w:val="22"/>
          <w:u w:val="single"/>
        </w:rPr>
      </w:pPr>
    </w:p>
    <w:p w14:paraId="1EA0E3BD" w14:textId="77777777" w:rsidR="00393DFA" w:rsidRPr="009E4030" w:rsidRDefault="005F4481" w:rsidP="00222525">
      <w:pPr>
        <w:pStyle w:val="Default"/>
        <w:numPr>
          <w:ilvl w:val="0"/>
          <w:numId w:val="7"/>
        </w:numPr>
        <w:rPr>
          <w:ins w:id="44" w:author="uzivatel" w:date="2026-09-22T12:13:00Z" w16du:dateUtc="2026-09-22T16:13:00Z"/>
          <w:rFonts w:ascii="Roboto" w:hAnsi="Roboto"/>
        </w:rPr>
      </w:pPr>
      <w:ins w:id="45" w:author="uzivatel" w:date="2026-09-22T12:13:00Z" w16du:dateUtc="2026-09-22T16:13: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1D4D8CE0" w14:textId="77777777" w:rsidR="005F4481" w:rsidRPr="009E4030" w:rsidRDefault="005F4481" w:rsidP="009E4030">
      <w:pPr>
        <w:pStyle w:val="Default"/>
        <w:numPr>
          <w:ilvl w:val="0"/>
          <w:numId w:val="12"/>
        </w:numPr>
        <w:rPr>
          <w:ins w:id="46" w:author="uzivatel" w:date="2026-09-22T12:13:00Z" w16du:dateUtc="2026-09-22T16:13:00Z"/>
          <w:rFonts w:ascii="Roboto" w:hAnsi="Roboto"/>
        </w:rPr>
      </w:pPr>
      <w:ins w:id="47" w:author="uzivatel" w:date="2026-09-22T12:13:00Z" w16du:dateUtc="2026-09-22T16:13: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43221E3A" w14:textId="77777777" w:rsidR="00393DFA" w:rsidRPr="009E4030" w:rsidRDefault="00393DFA" w:rsidP="009E4030">
      <w:pPr>
        <w:pStyle w:val="Default"/>
        <w:numPr>
          <w:ilvl w:val="0"/>
          <w:numId w:val="12"/>
        </w:numPr>
        <w:rPr>
          <w:ins w:id="48" w:author="uzivatel" w:date="2026-09-22T12:13:00Z" w16du:dateUtc="2026-09-22T16:13:00Z"/>
          <w:rFonts w:ascii="Roboto" w:hAnsi="Roboto"/>
        </w:rPr>
      </w:pPr>
      <w:ins w:id="49" w:author="uzivatel" w:date="2026-09-22T12:13:00Z" w16du:dateUtc="2026-09-22T16:13:00Z">
        <w:r w:rsidRPr="009E4030">
          <w:rPr>
            <w:rFonts w:ascii="Roboto" w:hAnsi="Roboto"/>
          </w:rPr>
          <w:t>individuální konzultace</w:t>
        </w:r>
      </w:ins>
    </w:p>
    <w:p w14:paraId="0EEE8166" w14:textId="77777777" w:rsidR="00AB7A30" w:rsidRPr="00222525" w:rsidRDefault="00393DFA" w:rsidP="009E4030">
      <w:pPr>
        <w:pStyle w:val="Default"/>
        <w:numPr>
          <w:ilvl w:val="0"/>
          <w:numId w:val="7"/>
        </w:numPr>
        <w:rPr>
          <w:ins w:id="50" w:author="uzivatel" w:date="2026-09-22T12:13:00Z" w16du:dateUtc="2026-09-22T16:13:00Z"/>
          <w:b/>
          <w:bCs/>
          <w:sz w:val="22"/>
          <w:szCs w:val="22"/>
          <w:u w:val="single"/>
        </w:rPr>
      </w:pPr>
      <w:ins w:id="51" w:author="uzivatel" w:date="2026-09-22T12:13:00Z" w16du:dateUtc="2026-09-22T16:13:00Z">
        <w:r>
          <w:rPr>
            <w:rFonts w:ascii="Roboto" w:hAnsi="Roboto"/>
          </w:rPr>
          <w:t>na konzultace se žáci přihlašují s dostatečným předstihem vyučujícímu předmětu</w:t>
        </w:r>
      </w:ins>
    </w:p>
    <w:p w14:paraId="6EE6CFDD" w14:textId="77777777" w:rsidR="00AB7A30" w:rsidRPr="00ED3AF5" w:rsidRDefault="006B75D9" w:rsidP="009E4030">
      <w:pPr>
        <w:pStyle w:val="Default"/>
        <w:numPr>
          <w:ilvl w:val="0"/>
          <w:numId w:val="7"/>
        </w:numPr>
        <w:rPr>
          <w:ins w:id="52" w:author="uzivatel" w:date="2026-09-22T12:13:00Z" w16du:dateUtc="2026-09-22T16:13:00Z"/>
          <w:rFonts w:ascii="Roboto" w:hAnsi="Roboto"/>
        </w:rPr>
      </w:pPr>
      <w:ins w:id="53" w:author="uzivatel" w:date="2026-09-22T12:13:00Z" w16du:dateUtc="2026-09-22T16:13: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27C138C3" w14:textId="77777777" w:rsidR="000C1D5B" w:rsidRPr="00067C1B" w:rsidRDefault="008E16D0" w:rsidP="009E4030">
      <w:pPr>
        <w:pStyle w:val="Default"/>
        <w:numPr>
          <w:ilvl w:val="0"/>
          <w:numId w:val="7"/>
        </w:numPr>
        <w:rPr>
          <w:ins w:id="54" w:author="uzivatel" w:date="2026-09-22T12:13:00Z" w16du:dateUtc="2026-09-22T16:13:00Z"/>
          <w:rFonts w:ascii="Roboto" w:hAnsi="Roboto"/>
        </w:rPr>
      </w:pPr>
      <w:ins w:id="55" w:author="uzivatel" w:date="2026-09-22T12:13:00Z" w16du:dateUtc="2026-09-22T16:13: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3AAB64D6" w14:textId="77777777" w:rsidR="00F01D59" w:rsidRDefault="00EF2DAF" w:rsidP="009E4030">
      <w:pPr>
        <w:pStyle w:val="Default"/>
        <w:numPr>
          <w:ilvl w:val="0"/>
          <w:numId w:val="7"/>
        </w:numPr>
        <w:rPr>
          <w:ins w:id="56" w:author="uzivatel" w:date="2026-09-22T12:13:00Z" w16du:dateUtc="2026-09-22T16:13:00Z"/>
          <w:rFonts w:ascii="Roboto" w:hAnsi="Roboto"/>
        </w:rPr>
      </w:pPr>
      <w:ins w:id="57" w:author="uzivatel" w:date="2026-09-22T12:13:00Z" w16du:dateUtc="2026-09-22T16:13: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5C4830F8" w14:textId="77777777" w:rsidR="00E2631A" w:rsidRDefault="00EF2DAF" w:rsidP="009E4030">
      <w:pPr>
        <w:pStyle w:val="Default"/>
        <w:numPr>
          <w:ilvl w:val="0"/>
          <w:numId w:val="7"/>
        </w:numPr>
        <w:rPr>
          <w:ins w:id="58" w:author="uzivatel" w:date="2026-09-22T12:13:00Z" w16du:dateUtc="2026-09-22T16:13:00Z"/>
          <w:rFonts w:ascii="Roboto" w:hAnsi="Roboto"/>
        </w:rPr>
      </w:pPr>
      <w:ins w:id="59" w:author="uzivatel" w:date="2026-09-22T12:13:00Z" w16du:dateUtc="2026-09-22T16:13:00Z">
        <w:r>
          <w:rPr>
            <w:rFonts w:ascii="Roboto" w:hAnsi="Roboto"/>
          </w:rPr>
          <w:t xml:space="preserve">v prostoru </w:t>
        </w:r>
        <w:r w:rsidR="00F01D59">
          <w:rPr>
            <w:rFonts w:ascii="Roboto" w:hAnsi="Roboto"/>
          </w:rPr>
          <w:t>šaten si žáky vyzvedne vyučující, který odvede skupinu do vyhrazené konzultační místnosti</w:t>
        </w:r>
      </w:ins>
    </w:p>
    <w:p w14:paraId="588B8205" w14:textId="77777777" w:rsidR="005406F7" w:rsidRPr="00F91991" w:rsidRDefault="005406F7" w:rsidP="005406F7">
      <w:pPr>
        <w:pStyle w:val="Default"/>
        <w:numPr>
          <w:ilvl w:val="0"/>
          <w:numId w:val="7"/>
        </w:numPr>
        <w:rPr>
          <w:ins w:id="60" w:author="uzivatel" w:date="2026-09-22T12:13:00Z" w16du:dateUtc="2026-09-22T16:13:00Z"/>
          <w:rFonts w:ascii="Times New Roman" w:hAnsi="Times New Roman" w:cs="Times New Roman"/>
        </w:rPr>
      </w:pPr>
      <w:ins w:id="61" w:author="uzivatel" w:date="2026-09-22T12:13:00Z" w16du:dateUtc="2026-09-22T16:13: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7B07D12E" w14:textId="77777777" w:rsidR="00EF2DAF" w:rsidRPr="00EF2DAF" w:rsidRDefault="005406F7" w:rsidP="009E4030">
      <w:pPr>
        <w:pStyle w:val="Default"/>
        <w:numPr>
          <w:ilvl w:val="0"/>
          <w:numId w:val="7"/>
        </w:numPr>
        <w:rPr>
          <w:ins w:id="62" w:author="uzivatel" w:date="2026-09-22T12:13:00Z" w16du:dateUtc="2026-09-22T16:13:00Z"/>
          <w:rFonts w:ascii="Roboto" w:hAnsi="Roboto"/>
        </w:rPr>
      </w:pPr>
      <w:ins w:id="63" w:author="uzivatel" w:date="2026-09-22T12:13:00Z" w16du:dateUtc="2026-09-22T16:13: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xml:space="preserve">. Žáci, kteří v daný den absolvují více </w:t>
        </w:r>
        <w:r w:rsidR="00FB2884">
          <w:rPr>
            <w:rFonts w:ascii="Roboto" w:hAnsi="Roboto"/>
          </w:rPr>
          <w:lastRenderedPageBreak/>
          <w:t>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75F0C9F8" w14:textId="77777777" w:rsidR="000C1D5B" w:rsidRDefault="000C1D5B" w:rsidP="000C1D5B">
      <w:pPr>
        <w:pStyle w:val="Default"/>
        <w:numPr>
          <w:ilvl w:val="0"/>
          <w:numId w:val="2"/>
        </w:numPr>
        <w:rPr>
          <w:ins w:id="64" w:author="uzivatel" w:date="2026-09-22T12:13:00Z" w16du:dateUtc="2026-09-22T16:13:00Z"/>
          <w:rFonts w:ascii="Roboto" w:hAnsi="Roboto"/>
        </w:rPr>
      </w:pPr>
      <w:ins w:id="65" w:author="uzivatel" w:date="2026-09-22T12:13:00Z" w16du:dateUtc="2026-09-22T16:13:00Z">
        <w:r>
          <w:rPr>
            <w:rFonts w:ascii="Roboto" w:hAnsi="Roboto"/>
          </w:rPr>
          <w:t>žáci si přinesou:</w:t>
        </w:r>
      </w:ins>
    </w:p>
    <w:p w14:paraId="31811D77" w14:textId="77777777" w:rsidR="00992F5A" w:rsidRDefault="000C1D5B" w:rsidP="000C1D5B">
      <w:pPr>
        <w:pStyle w:val="Default"/>
        <w:numPr>
          <w:ilvl w:val="0"/>
          <w:numId w:val="8"/>
        </w:numPr>
        <w:rPr>
          <w:ins w:id="66" w:author="uzivatel" w:date="2026-09-22T12:13:00Z" w16du:dateUtc="2026-09-22T16:13:00Z"/>
          <w:rFonts w:ascii="Roboto" w:hAnsi="Roboto"/>
        </w:rPr>
      </w:pPr>
      <w:ins w:id="67" w:author="uzivatel" w:date="2026-09-22T12:13:00Z" w16du:dateUtc="2026-09-22T16:13: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41542723" w14:textId="77777777" w:rsidR="000C1D5B" w:rsidRPr="00992F5A" w:rsidRDefault="000C1D5B" w:rsidP="000C1D5B">
      <w:pPr>
        <w:pStyle w:val="Default"/>
        <w:numPr>
          <w:ilvl w:val="0"/>
          <w:numId w:val="8"/>
        </w:numPr>
        <w:rPr>
          <w:ins w:id="68" w:author="uzivatel" w:date="2026-09-22T12:13:00Z" w16du:dateUtc="2026-09-22T16:13:00Z"/>
          <w:rFonts w:ascii="Roboto" w:hAnsi="Roboto"/>
        </w:rPr>
      </w:pPr>
      <w:ins w:id="69" w:author="uzivatel" w:date="2026-09-22T12:13:00Z" w16du:dateUtc="2026-09-22T16:13:00Z">
        <w:r w:rsidRPr="00992F5A">
          <w:rPr>
            <w:rFonts w:ascii="Roboto" w:hAnsi="Roboto"/>
          </w:rPr>
          <w:t xml:space="preserve">minimálně dvě roušky a sáček na použitou roušku </w:t>
        </w:r>
      </w:ins>
    </w:p>
    <w:p w14:paraId="546E3970" w14:textId="77777777" w:rsidR="000C1D5B" w:rsidRDefault="000C1D5B" w:rsidP="000C1D5B">
      <w:pPr>
        <w:pStyle w:val="Default"/>
        <w:numPr>
          <w:ilvl w:val="0"/>
          <w:numId w:val="8"/>
        </w:numPr>
        <w:rPr>
          <w:ins w:id="70" w:author="uzivatel" w:date="2026-09-22T12:13:00Z" w16du:dateUtc="2026-09-22T16:13:00Z"/>
        </w:rPr>
      </w:pPr>
      <w:ins w:id="71" w:author="uzivatel" w:date="2026-09-22T12:13:00Z" w16du:dateUtc="2026-09-22T16:13:00Z">
        <w:r w:rsidRPr="00067C1B">
          <w:rPr>
            <w:rFonts w:ascii="Roboto" w:hAnsi="Roboto"/>
          </w:rPr>
          <w:t xml:space="preserve">svačinu a pití </w:t>
        </w:r>
        <w:r w:rsidR="00992F5A" w:rsidRPr="00067C1B">
          <w:rPr>
            <w:rFonts w:ascii="Roboto" w:hAnsi="Roboto"/>
          </w:rPr>
          <w:t>dle vlastního uvážení</w:t>
        </w:r>
      </w:ins>
    </w:p>
    <w:p w14:paraId="7447FA4D" w14:textId="00FD0DE0" w:rsidR="007220A9" w:rsidRDefault="00B67724">
      <w:pPr>
        <w:suppressAutoHyphens/>
        <w:jc w:val="center"/>
        <w:rPr>
          <w:del w:id="72" w:author="uzivatel" w:date="2026-09-22T12:13:00Z" w16du:dateUtc="2026-09-22T16:13:00Z"/>
          <w:rFonts w:ascii="Arial" w:hAnsi="Arial"/>
          <w:spacing w:val="8"/>
          <w:lang w:eastAsia="lt-LT"/>
        </w:rPr>
      </w:pPr>
      <w:del w:id="73" w:author="uzivatel" w:date="2026-09-22T12:13:00Z" w16du:dateUtc="2026-09-22T16:13:00Z">
        <w:r>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74" w:author="uzivatel" w:date="2026-09-22T12:13:00Z" w16du:dateUtc="2026-09-22T16:13:00Z"/>
          <w:b/>
          <w:bCs/>
          <w:lang w:eastAsia="lt-LT"/>
        </w:rPr>
      </w:pPr>
      <w:del w:id="75" w:author="uzivatel"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76" w:author="uzivatel" w:date="2026-09-22T12:13:00Z" w16du:dateUtc="2026-09-22T16:13:00Z"/>
          <w:b/>
          <w:bCs/>
          <w:lang w:eastAsia="lt-LT"/>
        </w:rPr>
      </w:pPr>
    </w:p>
    <w:p w14:paraId="7447FA51" w14:textId="77777777" w:rsidR="007220A9" w:rsidRDefault="00B67724">
      <w:pPr>
        <w:suppressAutoHyphens/>
        <w:jc w:val="center"/>
        <w:rPr>
          <w:del w:id="77" w:author="uzivatel" w:date="2026-09-22T12:13:00Z" w16du:dateUtc="2026-09-22T16:13:00Z"/>
          <w:b/>
          <w:bCs/>
          <w:lang w:eastAsia="lt-LT"/>
        </w:rPr>
      </w:pPr>
      <w:del w:id="78" w:author="uzivatel" w:date="2026-09-22T12:13:00Z" w16du:dateUtc="2026-09-22T16:13:00Z">
        <w:r>
          <w:rPr>
            <w:b/>
            <w:bCs/>
            <w:lang w:eastAsia="lt-LT"/>
          </w:rPr>
          <w:delText>ĮSAKYMAS</w:delText>
        </w:r>
      </w:del>
    </w:p>
    <w:p w14:paraId="7447FA53" w14:textId="77777777" w:rsidR="007220A9" w:rsidRDefault="00B67724">
      <w:pPr>
        <w:suppressAutoHyphens/>
        <w:jc w:val="center"/>
        <w:rPr>
          <w:del w:id="79" w:author="uzivatel" w:date="2026-09-22T12:13:00Z" w16du:dateUtc="2026-09-22T16:13:00Z"/>
          <w:b/>
          <w:lang w:eastAsia="lt-LT"/>
        </w:rPr>
      </w:pPr>
      <w:del w:id="80" w:author="uzivatel"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81" w:author="uzivatel" w:date="2026-09-22T12:13:00Z" w16du:dateUtc="2026-09-22T16:13:00Z"/>
          <w:b/>
          <w:lang w:eastAsia="lt-LT"/>
        </w:rPr>
      </w:pPr>
    </w:p>
    <w:p w14:paraId="7447FA55" w14:textId="77777777" w:rsidR="007220A9" w:rsidRDefault="00B67724">
      <w:pPr>
        <w:suppressAutoHyphens/>
        <w:jc w:val="center"/>
        <w:rPr>
          <w:del w:id="82" w:author="uzivatel" w:date="2026-09-22T12:13:00Z" w16du:dateUtc="2026-09-22T16:13:00Z"/>
          <w:lang w:eastAsia="lt-LT"/>
        </w:rPr>
      </w:pPr>
      <w:del w:id="83" w:author="uzivatel"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84" w:author="uzivatel" w:date="2026-09-22T12:13:00Z" w16du:dateUtc="2026-09-22T16:13:00Z"/>
          <w:lang w:eastAsia="lt-LT"/>
        </w:rPr>
      </w:pPr>
      <w:del w:id="85" w:author="uzivatel" w:date="2026-09-22T12:13:00Z" w16du:dateUtc="2026-09-22T16:13:00Z">
        <w:r>
          <w:rPr>
            <w:lang w:eastAsia="lt-LT"/>
          </w:rPr>
          <w:delText>Vilnius</w:delText>
        </w:r>
      </w:del>
    </w:p>
    <w:p w14:paraId="2F3462F3" w14:textId="77777777" w:rsidR="0037120E" w:rsidRDefault="0037120E" w:rsidP="0037120E">
      <w:pPr>
        <w:suppressAutoHyphens/>
        <w:jc w:val="center"/>
        <w:rPr>
          <w:del w:id="86" w:author="uzivatel" w:date="2026-09-22T12:13:00Z" w16du:dateUtc="2026-09-22T16:13:00Z"/>
          <w:lang w:eastAsia="lt-LT"/>
        </w:rPr>
      </w:pPr>
    </w:p>
    <w:p w14:paraId="07C4BEF3" w14:textId="77777777" w:rsidR="0037120E" w:rsidRDefault="0037120E" w:rsidP="0037120E">
      <w:pPr>
        <w:suppressAutoHyphens/>
        <w:jc w:val="center"/>
        <w:rPr>
          <w:del w:id="87" w:author="uzivatel" w:date="2026-09-22T12:13:00Z" w16du:dateUtc="2026-09-22T16:13:00Z"/>
          <w:lang w:eastAsia="lt-LT"/>
        </w:rPr>
      </w:pPr>
    </w:p>
    <w:p w14:paraId="7447FA58" w14:textId="77744710" w:rsidR="007220A9" w:rsidRDefault="00B67724" w:rsidP="0037120E">
      <w:pPr>
        <w:suppressAutoHyphens/>
        <w:ind w:firstLine="567"/>
        <w:jc w:val="both"/>
        <w:rPr>
          <w:del w:id="88" w:author="uzivatel" w:date="2026-09-22T12:13:00Z" w16du:dateUtc="2026-09-22T16:13:00Z"/>
          <w:lang w:eastAsia="lt-LT"/>
        </w:rPr>
      </w:pPr>
      <w:del w:id="89" w:author="uzivatel"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jc w:val="both"/>
        <w:rPr>
          <w:del w:id="90" w:author="uzivatel" w:date="2026-09-22T12:13:00Z" w16du:dateUtc="2026-09-22T16:13:00Z"/>
          <w:i/>
          <w:szCs w:val="24"/>
          <w:lang w:eastAsia="lt-LT"/>
        </w:rPr>
      </w:pPr>
      <w:del w:id="91" w:author="uzivatel" w:date="2026-09-22T12:13:00Z" w16du:dateUtc="2026-09-22T16:13:00Z">
        <w:r>
          <w:rPr>
            <w:szCs w:val="24"/>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2" w:author="uzivatel" w:date="2026-09-22T12:13:00Z" w16du:dateUtc="2026-09-22T16:13:00Z"/>
          <w:szCs w:val="24"/>
          <w:lang w:eastAsia="lt-LT"/>
        </w:rPr>
      </w:pPr>
      <w:del w:id="93" w:author="uzivatel" w:date="2026-09-22T12:13:00Z" w16du:dateUtc="2026-09-22T16:13:00Z">
        <w:r>
          <w:rPr>
            <w:szCs w:val="24"/>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4" w:author="uzivatel" w:date="2026-09-22T12:13:00Z" w16du:dateUtc="2026-09-22T16:13:00Z"/>
          <w:szCs w:val="24"/>
          <w:lang w:eastAsia="lt-LT"/>
        </w:rPr>
      </w:pPr>
      <w:del w:id="95" w:author="uzivatel" w:date="2026-09-22T12:13:00Z" w16du:dateUtc="2026-09-22T16:13:00Z">
        <w:r>
          <w:rPr>
            <w:szCs w:val="24"/>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jc w:val="both"/>
        <w:rPr>
          <w:del w:id="96" w:author="uzivatel" w:date="2026-09-22T12:13:00Z" w16du:dateUtc="2026-09-22T16:13:00Z"/>
          <w:lang w:eastAsia="lt-LT"/>
        </w:rPr>
      </w:pPr>
      <w:del w:id="97" w:author="uzivatel" w:date="2026-09-22T12:13:00Z" w16du:dateUtc="2026-09-22T16:13:00Z">
        <w:r>
          <w:rPr>
            <w:szCs w:val="24"/>
            <w:lang w:eastAsia="lt-LT"/>
          </w:rPr>
          <w:delText>11.2. v</w:delText>
        </w:r>
        <w:r>
          <w:rPr>
            <w:lang w:eastAsia="lt-LT"/>
          </w:rPr>
          <w:delTex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8" w:author="uzivatel" w:date="2026-09-22T12:13:00Z" w16du:dateUtc="2026-09-22T16:13:00Z"/>
          <w:szCs w:val="24"/>
          <w:lang w:eastAsia="lt-LT"/>
        </w:rPr>
      </w:pPr>
      <w:del w:id="99" w:author="uzivatel" w:date="2026-09-22T12:13:00Z" w16du:dateUtc="2026-09-22T16:13:00Z">
        <w:r>
          <w:rPr>
            <w:szCs w:val="24"/>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0" w:author="uzivatel" w:date="2026-09-22T12:13:00Z" w16du:dateUtc="2026-09-22T16:13:00Z"/>
          <w:szCs w:val="24"/>
          <w:lang w:eastAsia="lt-LT"/>
        </w:rPr>
      </w:pPr>
      <w:del w:id="101" w:author="uzivatel" w:date="2026-09-22T12:13:00Z" w16du:dateUtc="2026-09-22T16:13:00Z">
        <w:r>
          <w:rPr>
            <w:szCs w:val="24"/>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2" w:author="uzivatel" w:date="2026-09-22T12:13:00Z" w16du:dateUtc="2026-09-22T16:13:00Z"/>
          <w:szCs w:val="24"/>
          <w:lang w:eastAsia="lt-LT"/>
        </w:rPr>
      </w:pPr>
      <w:del w:id="103" w:author="uzivatel" w:date="2026-09-22T12:13:00Z" w16du:dateUtc="2026-09-22T16:13:00Z">
        <w:r>
          <w:rPr>
            <w:szCs w:val="24"/>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4" w:author="uzivatel" w:date="2026-09-22T12:13:00Z" w16du:dateUtc="2026-09-22T16:13:00Z"/>
          <w:szCs w:val="24"/>
          <w:lang w:eastAsia="lt-LT"/>
        </w:rPr>
      </w:pPr>
      <w:del w:id="105" w:author="uzivatel" w:date="2026-09-22T12:13:00Z" w16du:dateUtc="2026-09-22T16:13:00Z">
        <w:r>
          <w:rPr>
            <w:szCs w:val="24"/>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6" w:author="uzivatel" w:date="2026-09-22T12:13:00Z" w16du:dateUtc="2026-09-22T16:13:00Z"/>
          <w:szCs w:val="24"/>
          <w:lang w:eastAsia="lt-LT"/>
        </w:rPr>
      </w:pPr>
      <w:del w:id="107" w:author="uzivatel" w:date="2026-09-22T12:13:00Z" w16du:dateUtc="2026-09-22T16:13:00Z">
        <w:r>
          <w:rPr>
            <w:szCs w:val="24"/>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8" w:author="uzivatel" w:date="2026-09-22T12:13:00Z" w16du:dateUtc="2026-09-22T16:13:00Z"/>
          <w:szCs w:val="24"/>
          <w:lang w:eastAsia="lt-LT"/>
        </w:rPr>
      </w:pPr>
      <w:del w:id="109" w:author="uzivatel" w:date="2026-09-22T12:13:00Z" w16du:dateUtc="2026-09-22T16:13:00Z">
        <w:r>
          <w:rPr>
            <w:szCs w:val="24"/>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0" w:author="uzivatel" w:date="2026-09-22T12:13:00Z" w16du:dateUtc="2026-09-22T16:13:00Z"/>
          <w:szCs w:val="24"/>
          <w:lang w:eastAsia="lt-LT"/>
        </w:rPr>
      </w:pPr>
      <w:del w:id="111" w:author="uzivatel" w:date="2026-09-22T12:13:00Z" w16du:dateUtc="2026-09-22T16:13:00Z">
        <w:r>
          <w:rPr>
            <w:szCs w:val="24"/>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2" w:author="uzivatel" w:date="2026-09-22T12:13:00Z" w16du:dateUtc="2026-09-22T16:13:00Z"/>
          <w:szCs w:val="24"/>
          <w:lang w:eastAsia="lt-LT"/>
        </w:rPr>
      </w:pPr>
      <w:del w:id="113" w:author="uzivatel" w:date="2026-09-22T12:13:00Z" w16du:dateUtc="2026-09-22T16:13:00Z">
        <w:r>
          <w:rPr>
            <w:szCs w:val="24"/>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4" w:author="uzivatel" w:date="2026-09-22T12:13:00Z" w16du:dateUtc="2026-09-22T16:13:00Z"/>
          <w:szCs w:val="24"/>
          <w:lang w:eastAsia="lt-LT"/>
        </w:rPr>
      </w:pPr>
      <w:del w:id="115" w:author="uzivatel" w:date="2026-09-22T12:13:00Z" w16du:dateUtc="2026-09-22T16:13:00Z">
        <w:r>
          <w:rPr>
            <w:szCs w:val="24"/>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jc w:val="both"/>
        <w:rPr>
          <w:del w:id="116" w:author="uzivatel" w:date="2026-09-22T12:13:00Z" w16du:dateUtc="2026-09-22T16:13:00Z"/>
          <w:szCs w:val="24"/>
          <w:lang w:eastAsia="lt-LT"/>
        </w:rPr>
      </w:pPr>
      <w:del w:id="117" w:author="uzivatel" w:date="2026-09-22T12:13:00Z" w16du:dateUtc="2026-09-22T16:13:00Z">
        <w:r>
          <w:rPr>
            <w:szCs w:val="24"/>
            <w:lang w:eastAsia="lt-LT"/>
          </w:rPr>
          <w:delText>2. Pakeičiu 15.1 papunktį ir jį išdėstau taip:</w:delText>
        </w:r>
      </w:del>
    </w:p>
    <w:p w14:paraId="7447FA67" w14:textId="77777777" w:rsidR="007220A9" w:rsidRDefault="00B67724">
      <w:pPr>
        <w:tabs>
          <w:tab w:val="left" w:pos="0"/>
          <w:tab w:val="left" w:pos="567"/>
        </w:tabs>
        <w:suppressAutoHyphens/>
        <w:ind w:firstLine="567"/>
        <w:jc w:val="both"/>
        <w:rPr>
          <w:del w:id="118" w:author="uzivatel" w:date="2026-09-22T12:13:00Z" w16du:dateUtc="2026-09-22T16:13:00Z"/>
          <w:szCs w:val="24"/>
          <w:lang w:eastAsia="lt-LT"/>
        </w:rPr>
      </w:pPr>
      <w:del w:id="119" w:author="uzivatel" w:date="2026-09-22T12:13:00Z" w16du:dateUtc="2026-09-22T16:13:00Z">
        <w:r>
          <w:rPr>
            <w:szCs w:val="24"/>
            <w:lang w:eastAsia="lt-LT"/>
          </w:rPr>
          <w:delText>„15.1. medžiojamuosius gyvūnus (išskyrus suaugusius elninių žvėrių patinus (draudimas netaikomas medžiojant tauriųjų elnių ir briedžių antramečius patinus</w:delText>
        </w:r>
        <w:r>
          <w:rPr>
            <w:b/>
            <w:szCs w:val="24"/>
            <w:lang w:eastAsia="lt-LT"/>
          </w:rPr>
          <w:delText xml:space="preserve"> </w:delText>
        </w:r>
        <w:r>
          <w:rPr>
            <w:szCs w:val="24"/>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jc w:val="both"/>
        <w:rPr>
          <w:del w:id="120" w:author="uzivatel" w:date="2026-09-22T12:13:00Z" w16du:dateUtc="2026-09-22T16:13:00Z"/>
          <w:szCs w:val="24"/>
          <w:lang w:eastAsia="lt-LT"/>
        </w:rPr>
      </w:pPr>
      <w:del w:id="121" w:author="uzivatel" w:date="2026-09-22T12:13:00Z" w16du:dateUtc="2026-09-22T16:13:00Z">
        <w:r>
          <w:rPr>
            <w:szCs w:val="24"/>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2" w:author="uzivatel" w:date="2026-09-22T12:13:00Z" w16du:dateUtc="2026-09-22T16:13:00Z"/>
          <w:szCs w:val="24"/>
          <w:lang w:eastAsia="lt-LT"/>
        </w:rPr>
      </w:pPr>
      <w:del w:id="123" w:author="uzivatel" w:date="2026-09-22T12:13:00Z" w16du:dateUtc="2026-09-22T16:13:00Z">
        <w:r>
          <w:rPr>
            <w:szCs w:val="24"/>
            <w:lang w:eastAsia="lt-LT"/>
          </w:rPr>
          <w:delText>„19.3. nurodyti medžioklės būdą (jei medžiojama varant tyliuoju būdu) ir</w:delText>
        </w:r>
        <w:r>
          <w:rPr>
            <w:b/>
            <w:szCs w:val="24"/>
            <w:lang w:eastAsia="lt-LT"/>
          </w:rPr>
          <w:delText xml:space="preserve"> </w:delText>
        </w:r>
        <w:r>
          <w:rPr>
            <w:szCs w:val="24"/>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4" w:author="uzivatel" w:date="2026-09-22T12:13:00Z" w16du:dateUtc="2026-09-22T16:13:00Z"/>
          <w:szCs w:val="24"/>
          <w:lang w:eastAsia="lt-LT"/>
        </w:rPr>
      </w:pPr>
      <w:del w:id="125" w:author="uzivatel" w:date="2026-09-22T12:13:00Z" w16du:dateUtc="2026-09-22T16:13:00Z">
        <w:r>
          <w:rPr>
            <w:szCs w:val="24"/>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6" w:author="uzivatel" w:date="2026-09-22T12:13:00Z" w16du:dateUtc="2026-09-22T16:13:00Z"/>
          <w:szCs w:val="24"/>
          <w:lang w:eastAsia="lt-LT"/>
        </w:rPr>
      </w:pPr>
      <w:del w:id="127" w:author="uzivatel" w:date="2026-09-22T12:13:00Z" w16du:dateUtc="2026-09-22T16:13:00Z">
        <w:r>
          <w:rPr>
            <w:szCs w:val="24"/>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jc w:val="both"/>
        <w:rPr>
          <w:del w:id="128" w:author="uzivatel" w:date="2026-09-22T12:13:00Z" w16du:dateUtc="2026-09-22T16:13:00Z"/>
          <w:szCs w:val="24"/>
          <w:lang w:eastAsia="lt-LT"/>
        </w:rPr>
      </w:pPr>
      <w:del w:id="129" w:author="uzivatel" w:date="2026-09-22T12:13:00Z" w16du:dateUtc="2026-09-22T16:13:00Z">
        <w:r>
          <w:rPr>
            <w:szCs w:val="24"/>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0" w:author="uzivatel" w:date="2026-09-22T12:13:00Z" w16du:dateUtc="2026-09-22T16:13:00Z"/>
          <w:szCs w:val="24"/>
          <w:lang w:eastAsia="lt-LT"/>
        </w:rPr>
      </w:pPr>
      <w:del w:id="131" w:author="uzivatel" w:date="2026-09-22T12:13:00Z" w16du:dateUtc="2026-09-22T16:13:00Z">
        <w:r>
          <w:rPr>
            <w:szCs w:val="24"/>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jc w:val="both"/>
        <w:rPr>
          <w:del w:id="132" w:author="uzivatel" w:date="2026-09-22T12:13:00Z" w16du:dateUtc="2026-09-22T16:13:00Z"/>
          <w:szCs w:val="24"/>
          <w:lang w:eastAsia="lt-LT"/>
        </w:rPr>
      </w:pPr>
      <w:del w:id="133" w:author="uzivatel" w:date="2026-09-22T12:13:00Z" w16du:dateUtc="2026-09-22T16:13:00Z">
        <w:r>
          <w:rPr>
            <w:szCs w:val="24"/>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4" w:author="uzivatel" w:date="2026-09-22T12:13:00Z" w16du:dateUtc="2026-09-22T16:13:00Z"/>
          <w:szCs w:val="24"/>
          <w:lang w:eastAsia="lt-LT"/>
        </w:rPr>
      </w:pPr>
      <w:del w:id="135" w:author="uzivatel" w:date="2026-09-22T12:13:00Z" w16du:dateUtc="2026-09-22T16:13:00Z">
        <w:r>
          <w:rPr>
            <w:szCs w:val="24"/>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jc w:val="both"/>
        <w:rPr>
          <w:del w:id="136" w:author="uzivatel" w:date="2026-09-22T12:13:00Z" w16du:dateUtc="2026-09-22T16:13:00Z"/>
          <w:szCs w:val="24"/>
          <w:lang w:eastAsia="lt-LT"/>
        </w:rPr>
      </w:pPr>
      <w:del w:id="137" w:author="uzivatel" w:date="2026-09-22T12:13:00Z" w16du:dateUtc="2026-09-22T16:13:00Z">
        <w:r>
          <w:rPr>
            <w:lang w:eastAsia="lt-LT"/>
          </w:rPr>
          <w:delText xml:space="preserve">7. </w:delText>
        </w:r>
        <w:r>
          <w:rPr>
            <w:szCs w:val="24"/>
            <w:lang w:eastAsia="lt-LT"/>
          </w:rPr>
          <w:delText>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8" w:author="uzivatel" w:date="2026-09-22T12:13:00Z" w16du:dateUtc="2026-09-22T16:13:00Z"/>
          <w:lang w:eastAsia="lt-LT"/>
        </w:rPr>
      </w:pPr>
      <w:del w:id="139" w:author="uzivatel" w:date="2026-09-22T12:13:00Z" w16du:dateUtc="2026-09-22T16:13:00Z">
        <w:r>
          <w:rPr>
            <w:szCs w:val="24"/>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140" w:author="uzivatel" w:date="2026-09-22T12:13:00Z" w16du:dateUtc="2026-09-22T16:13:00Z"/>
          <w:lang w:eastAsia="lt-LT"/>
        </w:rPr>
      </w:pPr>
    </w:p>
    <w:p w14:paraId="4944259D" w14:textId="77777777" w:rsidR="00B67724" w:rsidRDefault="00B67724">
      <w:pPr>
        <w:tabs>
          <w:tab w:val="left" w:pos="4825"/>
        </w:tabs>
        <w:suppressAutoHyphens/>
        <w:ind w:left="8" w:right="34"/>
        <w:rPr>
          <w:del w:id="141" w:author="uzivatel" w:date="2026-09-22T12:13:00Z" w16du:dateUtc="2026-09-22T16:13:00Z"/>
          <w:lang w:eastAsia="lt-LT"/>
        </w:rPr>
      </w:pPr>
    </w:p>
    <w:p w14:paraId="5663C74F" w14:textId="77777777" w:rsidR="00B67724" w:rsidRDefault="00B67724">
      <w:pPr>
        <w:tabs>
          <w:tab w:val="left" w:pos="4825"/>
        </w:tabs>
        <w:suppressAutoHyphens/>
        <w:ind w:left="8" w:right="34"/>
        <w:rPr>
          <w:del w:id="142" w:author="uzivatel" w:date="2026-09-22T12:13:00Z" w16du:dateUtc="2026-09-22T16:13:00Z"/>
          <w:lang w:eastAsia="lt-LT"/>
        </w:rPr>
      </w:pPr>
    </w:p>
    <w:p w14:paraId="3427CC14" w14:textId="4A34FF2E" w:rsidR="00B67724" w:rsidRDefault="00B67724">
      <w:pPr>
        <w:tabs>
          <w:tab w:val="left" w:pos="4825"/>
        </w:tabs>
        <w:suppressAutoHyphens/>
        <w:ind w:left="8" w:right="34"/>
        <w:rPr>
          <w:del w:id="143" w:author="uzivatel" w:date="2026-09-22T12:13:00Z" w16du:dateUtc="2026-09-22T16:13:00Z"/>
          <w:lang w:eastAsia="lt-LT"/>
        </w:rPr>
      </w:pPr>
      <w:del w:id="144" w:author="uzivatel"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Default="007220A9" w:rsidP="006D0779">
      <w:pPr>
        <w:pStyle w:val="Default"/>
        <w:ind w:left="720"/>
        <w:rPr>
          <w:rFonts w:ascii="Roboto" w:hAnsi="Roboto"/>
          <w:rPrChange w:id="145" w:author="uzivatel" w:date="2026-09-22T12:13:00Z" w16du:dateUtc="2026-09-22T16:13:00Z">
            <w:rPr/>
          </w:rPrChange>
        </w:rPr>
        <w:pPrChange w:id="146" w:author="uzivatel" w:date="2026-09-22T12:13:00Z" w16du:dateUtc="2026-09-22T16:13:00Z">
          <w:pPr/>
        </w:pPrChange>
      </w:pPr>
    </w:p>
    <w:sectPr w:rsidR="007220A9" w:rsidSect="00067C1B">
      <w:headerReference w:type="even" r:id="rId8"/>
      <w:headerReference w:type="default" r:id="rId9"/>
      <w:footerReference w:type="even" r:id="rId10"/>
      <w:footerReference w:type="default" r:id="rId11"/>
      <w:headerReference w:type="first" r:id="rId12"/>
      <w:footerReference w:type="first" r:id="rId13"/>
      <w:footnotePr>
        <w:pos w:val="pageBottom"/>
      </w:footnotePr>
      <w:type w:val="nextPage"/>
      <w:pgSz w:w="11906" w:h="16838"/>
      <w:pgMar w:top="142" w:right="849" w:bottom="142" w:left="1417" w:header="708" w:footer="708" w:gutter="0"/>
      <w:cols w:space="708"/>
      <w:formProt/>
      <w:titlePg w:val="0"/>
      <w:docGrid w:linePitch="360"/>
      <w:sectPrChange w:id="154" w:author="uzivatel" w:date="2026-09-22T12:13:00Z" w16du:dateUtc="2026-09-22T16:13:00Z">
        <w:sectPr w:rsidR="007220A9" w:rsidSect="00067C1B">
          <w:footnotePr>
            <w:pos w:val="beneathText"/>
          </w:footnotePr>
          <w:type w:val="continuous"/>
          <w:pgSz w:w="11905" w:h="16837"/>
          <w:pgMar w:top="1134" w:right="567" w:bottom="1134" w:left="1701" w:header="1142" w:footer="919" w:gutter="0"/>
          <w:cols w:space="1296"/>
          <w:formProt w:val="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01780E" w14:textId="77777777" w:rsidR="006F72B2" w:rsidRDefault="006F72B2" w:rsidP="006A4995">
      <w:pPr>
        <w:rPr>
          <w:lang w:eastAsia="lt-LT"/>
        </w:rPr>
        <w:pPrChange w:id="6" w:author="uzivatel" w:date="2026-09-22T12:13:00Z" w16du:dateUtc="2026-09-22T16:13:00Z">
          <w:pPr>
            <w:suppressAutoHyphens/>
          </w:pPr>
        </w:pPrChange>
      </w:pPr>
      <w:r>
        <w:rPr>
          <w:lang w:eastAsia="lt-LT"/>
        </w:rPr>
        <w:separator/>
      </w:r>
    </w:p>
  </w:endnote>
  <w:endnote w:type="continuationSeparator" w:id="0">
    <w:p w14:paraId="72E7E7AC" w14:textId="77777777" w:rsidR="006F72B2" w:rsidRDefault="006F72B2" w:rsidP="006A4995">
      <w:pPr>
        <w:rPr>
          <w:lang w:eastAsia="lt-LT"/>
        </w:rPr>
        <w:pPrChange w:id="7" w:author="uzivatel"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Hyperlink"/>
      <w:rPr>
        <w:lang w:eastAsia="lt-LT"/>
      </w:rPr>
      <w:pPrChange w:id="150" w:author="uzivatel"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Hyperlink"/>
      <w:rPr>
        <w:lang w:eastAsia="lt-LT"/>
      </w:rPr>
      <w:pPrChange w:id="151" w:author="uzivatel"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Hyperlink"/>
      <w:rPr>
        <w:lang w:eastAsia="lt-LT"/>
      </w:rPr>
      <w:pPrChange w:id="153" w:author="uzivatel"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12B50" w14:textId="77777777" w:rsidR="006F72B2" w:rsidRDefault="006F72B2" w:rsidP="006A4995">
      <w:pPr>
        <w:rPr>
          <w:lang w:eastAsia="lt-LT"/>
        </w:rPr>
        <w:pPrChange w:id="4" w:author="uzivatel" w:date="2026-09-22T12:13:00Z" w16du:dateUtc="2026-09-22T16:13:00Z">
          <w:pPr>
            <w:suppressAutoHyphens/>
          </w:pPr>
        </w:pPrChange>
      </w:pPr>
      <w:r>
        <w:rPr>
          <w:lang w:eastAsia="lt-LT"/>
        </w:rPr>
        <w:separator/>
      </w:r>
    </w:p>
  </w:footnote>
  <w:footnote w:type="continuationSeparator" w:id="0">
    <w:p w14:paraId="57273F85" w14:textId="77777777" w:rsidR="006F72B2" w:rsidRDefault="006F72B2" w:rsidP="006A4995">
      <w:pPr>
        <w:rPr>
          <w:lang w:eastAsia="lt-LT"/>
        </w:rPr>
        <w:pPrChange w:id="5" w:author="uzivatel"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Heading4Char"/>
      <w:rPr>
        <w:lang w:eastAsia="lt-LT"/>
      </w:rPr>
      <w:pPrChange w:id="147" w:author="uzivatel"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8948825"/>
      <w:docPartObj>
        <w:docPartGallery w:val="Page Numbers (Top of Page)"/>
        <w:docPartUnique/>
      </w:docPartObj>
    </w:sdtPr>
    <w:sdtEndPr/>
    <w:sdtContent>
      <w:p w14:paraId="6489191E" w14:textId="572E9D51" w:rsidR="0037120E" w:rsidRDefault="0037120E">
        <w:pPr>
          <w:pStyle w:val="Header"/>
          <w:jc w:val="center"/>
        </w:pPr>
        <w:del w:id="148" w:author="uzivatel"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Default="0037120E">
    <w:pPr>
      <w:pStyle w:val="Heading4Char"/>
      <w:pPrChange w:id="149" w:author="uzivatel" w:date="2026-09-22T12:13:00Z" w16du:dateUtc="2026-09-22T16:13: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Heading4Char"/>
      <w:rPr>
        <w:lang w:eastAsia="lt-LT"/>
      </w:rPr>
      <w:pPrChange w:id="152" w:author="uzivatel" w:date="2026-09-22T12:13:00Z" w16du:dateUtc="2026-09-22T16:13:00Z">
        <w:pPr>
          <w:tabs>
            <w:tab w:val="center" w:pos="4819"/>
            <w:tab w:val="right" w:pos="9638"/>
          </w:tabs>
          <w:suppressAutoHyphen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87804122">
    <w:abstractNumId w:val="8"/>
  </w:num>
  <w:num w:numId="2" w16cid:durableId="1016350527">
    <w:abstractNumId w:val="10"/>
  </w:num>
  <w:num w:numId="3" w16cid:durableId="2132238590">
    <w:abstractNumId w:val="9"/>
  </w:num>
  <w:num w:numId="4" w16cid:durableId="980114348">
    <w:abstractNumId w:val="2"/>
  </w:num>
  <w:num w:numId="5" w16cid:durableId="381904624">
    <w:abstractNumId w:val="7"/>
  </w:num>
  <w:num w:numId="6" w16cid:durableId="1446920242">
    <w:abstractNumId w:val="4"/>
  </w:num>
  <w:num w:numId="7" w16cid:durableId="1037126977">
    <w:abstractNumId w:val="0"/>
  </w:num>
  <w:num w:numId="8" w16cid:durableId="1723139209">
    <w:abstractNumId w:val="3"/>
  </w:num>
  <w:num w:numId="9" w16cid:durableId="603391333">
    <w:abstractNumId w:val="6"/>
  </w:num>
  <w:num w:numId="10" w16cid:durableId="2108883785">
    <w:abstractNumId w:val="11"/>
  </w:num>
  <w:num w:numId="11" w16cid:durableId="2138142852">
    <w:abstractNumId w:val="5"/>
  </w:num>
  <w:num w:numId="12" w16cid:durableId="239407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021D99"/>
    <w:rsid w:val="0002301B"/>
    <w:rsid w:val="00067C1B"/>
    <w:rsid w:val="00070B7A"/>
    <w:rsid w:val="000C1D5B"/>
    <w:rsid w:val="000E3B54"/>
    <w:rsid w:val="00131188"/>
    <w:rsid w:val="001D66D1"/>
    <w:rsid w:val="00222525"/>
    <w:rsid w:val="0028602A"/>
    <w:rsid w:val="002B27AF"/>
    <w:rsid w:val="002E5199"/>
    <w:rsid w:val="00332BB9"/>
    <w:rsid w:val="003377F2"/>
    <w:rsid w:val="00355828"/>
    <w:rsid w:val="0037120E"/>
    <w:rsid w:val="00392507"/>
    <w:rsid w:val="00393DFA"/>
    <w:rsid w:val="003A4848"/>
    <w:rsid w:val="00405037"/>
    <w:rsid w:val="00421D86"/>
    <w:rsid w:val="0043051E"/>
    <w:rsid w:val="004435CB"/>
    <w:rsid w:val="004714D6"/>
    <w:rsid w:val="00494AC3"/>
    <w:rsid w:val="004A5136"/>
    <w:rsid w:val="005379D3"/>
    <w:rsid w:val="005406F7"/>
    <w:rsid w:val="005631B3"/>
    <w:rsid w:val="005940DB"/>
    <w:rsid w:val="00596269"/>
    <w:rsid w:val="005F4481"/>
    <w:rsid w:val="00663F98"/>
    <w:rsid w:val="0069557F"/>
    <w:rsid w:val="006A4995"/>
    <w:rsid w:val="006B75D9"/>
    <w:rsid w:val="006D0779"/>
    <w:rsid w:val="006F72B2"/>
    <w:rsid w:val="0071556C"/>
    <w:rsid w:val="007220A9"/>
    <w:rsid w:val="00875E83"/>
    <w:rsid w:val="008E16D0"/>
    <w:rsid w:val="008F695B"/>
    <w:rsid w:val="00905D4F"/>
    <w:rsid w:val="00926BE8"/>
    <w:rsid w:val="00967EDD"/>
    <w:rsid w:val="009700EB"/>
    <w:rsid w:val="00975CE3"/>
    <w:rsid w:val="00992F5A"/>
    <w:rsid w:val="009B14F4"/>
    <w:rsid w:val="009D457F"/>
    <w:rsid w:val="009E4030"/>
    <w:rsid w:val="00AB7A30"/>
    <w:rsid w:val="00AC795E"/>
    <w:rsid w:val="00AF69EB"/>
    <w:rsid w:val="00B06B01"/>
    <w:rsid w:val="00B67724"/>
    <w:rsid w:val="00BD1EDF"/>
    <w:rsid w:val="00C9043F"/>
    <w:rsid w:val="00D166A3"/>
    <w:rsid w:val="00D61BD3"/>
    <w:rsid w:val="00DB23CA"/>
    <w:rsid w:val="00DF0E9B"/>
    <w:rsid w:val="00E2631A"/>
    <w:rsid w:val="00E60474"/>
    <w:rsid w:val="00ED3AF5"/>
    <w:rsid w:val="00EF2DAF"/>
    <w:rsid w:val="00F01D59"/>
    <w:rsid w:val="00F21EE4"/>
    <w:rsid w:val="00F91991"/>
    <w:rsid w:val="00F92274"/>
    <w:rsid w:val="00FB2884"/>
    <w:rsid w:val="00FE5E5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4" w:qFormat="1"/>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4">
    <w:name w:val="heading 4"/>
    <w:basedOn w:val="Normal"/>
    <w:next w:val="Normal"/>
    <w:link w:val="Heading4Char"/>
    <w:semiHidden/>
    <w:unhideWhenUsed/>
    <w:qFormat/>
    <w:rsid w:val="002E5199"/>
    <w:pPr>
      <w:keepNext/>
      <w:pBdr>
        <w:bottom w:val="double" w:sz="6" w:space="1" w:color="auto"/>
      </w:pBdr>
      <w:jc w:val="both"/>
      <w:outlineLvl w:val="3"/>
      <w:pPrChange w:id="0" w:author="uzivatel" w:date="2026-09-22T12:13:00Z">
        <w:pPr>
          <w:keepNext/>
          <w:pBdr>
            <w:bottom w:val="double" w:sz="6" w:space="1" w:color="auto"/>
          </w:pBdr>
          <w:jc w:val="both"/>
          <w:outlineLvl w:val="3"/>
        </w:pPr>
      </w:pPrChange>
    </w:pPr>
    <w:rPr>
      <w:b/>
      <w:sz w:val="32"/>
      <w:lang w:val="cs-CZ" w:eastAsia="cs-CZ"/>
      <w:rPrChange w:id="0" w:author="uzivatel" w:date="2026-09-22T12:13:00Z">
        <w:rPr>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67724"/>
    <w:rPr>
      <w:rFonts w:ascii="Tahoma" w:hAnsi="Tahoma" w:cs="Tahoma"/>
      <w:sz w:val="16"/>
      <w:szCs w:val="16"/>
    </w:rPr>
  </w:style>
  <w:style w:type="character" w:customStyle="1" w:styleId="BalloonTextChar">
    <w:name w:val="Balloon Text Char"/>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rsid w:val="0037120E"/>
    <w:pPr>
      <w:tabs>
        <w:tab w:val="center" w:pos="4819"/>
        <w:tab w:val="right" w:pos="9638"/>
      </w:tabs>
    </w:pPr>
  </w:style>
  <w:style w:type="character" w:customStyle="1" w:styleId="HeaderChar">
    <w:name w:val="Header Char"/>
    <w:basedOn w:val="DefaultParagraphFont"/>
    <w:link w:val="Header"/>
    <w:uiPriority w:val="99"/>
    <w:rsid w:val="0037120E"/>
  </w:style>
  <w:style w:type="character" w:customStyle="1" w:styleId="Heading4Char">
    <w:name w:val="Heading 4 Char"/>
    <w:basedOn w:val="DefaultParagraphFont"/>
    <w:link w:val="Heading4"/>
    <w:rsid w:val="00AC795E"/>
    <w:rPr>
      <w:b/>
      <w:sz w:val="32"/>
      <w:lang w:val="cs-CZ" w:eastAsia="cs-CZ"/>
    </w:rPr>
  </w:style>
  <w:style w:type="paragraph" w:customStyle="1" w:styleId="Default">
    <w:name w:val="Default"/>
    <w:rsid w:val="009700EB"/>
    <w:pPr>
      <w:autoSpaceDE w:val="0"/>
      <w:autoSpaceDN w:val="0"/>
      <w:adjustRightInd w:val="0"/>
      <w:pPrChange w:id="1" w:author="uzivatel" w:date="2026-09-22T12:13:00Z">
        <w:pPr>
          <w:autoSpaceDE w:val="0"/>
          <w:autoSpaceDN w:val="0"/>
          <w:adjustRightInd w:val="0"/>
        </w:pPr>
      </w:pPrChange>
    </w:pPr>
    <w:rPr>
      <w:rFonts w:ascii="Calibri" w:eastAsiaTheme="minorHAnsi" w:hAnsi="Calibri" w:cs="Calibri"/>
      <w:color w:val="000000"/>
      <w:szCs w:val="24"/>
      <w:lang w:val="cs-CZ"/>
      <w:rPrChange w:id="1" w:author="uzivatel" w:date="2026-09-22T12:13:00Z">
        <w:rPr>
          <w:rFonts w:ascii="Calibri" w:eastAsiaTheme="minorHAnsi" w:hAnsi="Calibri" w:cs="Calibri"/>
          <w:color w:val="000000"/>
          <w:sz w:val="24"/>
          <w:szCs w:val="24"/>
          <w:lang w:val="cs-CZ" w:eastAsia="en-US" w:bidi="ar-SA"/>
        </w:rPr>
      </w:rPrChange>
    </w:rPr>
  </w:style>
  <w:style w:type="character" w:styleId="Hyperlink">
    <w:name w:val="Hyperlink"/>
    <w:basedOn w:val="DefaultParagraphFont"/>
    <w:uiPriority w:val="99"/>
    <w:semiHidden/>
    <w:unhideWhenUsed/>
    <w:rsid w:val="009700EB"/>
    <w:rPr>
      <w:color w:val="03375F"/>
      <w:u w:val="single"/>
      <w:shd w:val="clear" w:color="auto" w:fill="auto"/>
      <w:rPrChange w:id="2" w:author="uzivatel" w:date="2026-09-22T12:13:00Z">
        <w:rPr>
          <w:color w:val="03375F"/>
          <w:u w:val="single"/>
          <w:shd w:val="clear" w:color="auto" w:fill="auto"/>
        </w:rPr>
      </w:rPrChange>
    </w:rPr>
  </w:style>
  <w:style w:type="paragraph" w:styleId="ListParagraph">
    <w:name w:val="List Paragraph"/>
    <w:basedOn w:val="Normal"/>
    <w:uiPriority w:val="34"/>
    <w:qFormat/>
    <w:rsid w:val="003377F2"/>
    <w:pPr>
      <w:spacing w:after="200" w:line="276" w:lineRule="auto"/>
      <w:ind w:left="720"/>
      <w:contextualSpacing/>
      <w:pPrChange w:id="3" w:author="uzivatel" w:date="2026-09-22T12:13:00Z">
        <w:pPr>
          <w:spacing w:after="200" w:line="276" w:lineRule="auto"/>
          <w:ind w:left="720"/>
          <w:contextualSpacing/>
        </w:pPr>
      </w:pPrChange>
    </w:pPr>
    <w:rPr>
      <w:rFonts w:asciiTheme="minorHAnsi" w:eastAsiaTheme="minorHAnsi" w:hAnsiTheme="minorHAnsi" w:cstheme="minorBidi"/>
      <w:sz w:val="22"/>
      <w:szCs w:val="22"/>
      <w:lang w:val="cs-CZ"/>
      <w:rPrChange w:id="3" w:author="uzivatel" w:date="2026-09-22T12:13:00Z">
        <w:rPr>
          <w:rFonts w:asciiTheme="minorHAnsi" w:eastAsiaTheme="minorHAnsi" w:hAnsiTheme="minorHAnsi" w:cstheme="minorBidi"/>
          <w:sz w:val="22"/>
          <w:szCs w:val="22"/>
          <w:lang w:val="cs-CZ" w:eastAsia="en-US" w:bidi="ar-SA"/>
        </w:rPr>
      </w:rPrChange>
    </w:rPr>
  </w:style>
  <w:style w:type="table" w:styleId="TableGrid">
    <w:name w:val="Table Grid"/>
    <w:basedOn w:val="TableNormal"/>
    <w:uiPriority w:val="59"/>
    <w:rsid w:val="00AC795E"/>
    <w:rPr>
      <w:rFonts w:asciiTheme="minorHAnsi" w:eastAsiaTheme="minorHAnsi" w:hAnsiTheme="minorHAnsi" w:cstheme="minorBidi"/>
      <w:sz w:val="22"/>
      <w:szCs w:val="22"/>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