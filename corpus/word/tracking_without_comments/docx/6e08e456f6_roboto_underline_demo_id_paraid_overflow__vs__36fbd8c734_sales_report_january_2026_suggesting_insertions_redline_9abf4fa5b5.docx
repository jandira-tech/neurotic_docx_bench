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D2FBDC" w14:textId="77777777" w:rsidR="00B633C5" w:rsidRDefault="00FD569D">
      <w:pPr>
        <w:rPr>
          <w:ins w:id="0" w:author="Comparison" w:date="2026-09-26T14:43:00Z" w16du:dateUtc="2026-09-26T18:43:00Z"/>
        </w:rPr>
      </w:pPr>
      <w:ins w:id="1" w:author="Comparison" w:date="2026-09-26T14:43:00Z" w16du:dateUtc="2026-09-26T18:43:00Z">
        <w:r>
          <w:t>Sales Report - January 2026</w:t>
        </w:r>
      </w:ins>
    </w:p>
    <w:p w14:paraId="5B14DED1" w14:textId="77777777" w:rsidR="00B633C5" w:rsidRDefault="00FD569D">
      <w:pPr>
        <w:rPr>
          <w:ins w:id="2" w:author="Comparison" w:date="2026-09-26T14:43:00Z" w16du:dateUtc="2026-09-26T18:43:00Z"/>
        </w:rPr>
      </w:pPr>
      <w:ins w:id="3" w:author="Comparison" w:date="2026-09-26T14:43:00Z" w16du:dateUtc="2026-09-26T18:43:00Z">
        <w:r>
          <w:t>Region: North America</w:t>
        </w:r>
      </w:ins>
    </w:p>
    <w:p w14:paraId="4AB4E519" w14:textId="77777777" w:rsidR="00B633C5" w:rsidRDefault="00FD569D">
      <w:pPr>
        <w:rPr>
          <w:ins w:id="4" w:author="Comparison" w:date="2026-09-26T14:43:00Z" w16du:dateUtc="2026-09-26T18:43:00Z"/>
        </w:rPr>
      </w:pPr>
      <w:ins w:id="5" w:author="Comparison" w:date="2026-09-26T14:43:00Z" w16du:dateUtc="2026-09-26T18:43:00Z">
        <w:r>
          <w:t>Total Sales: $2,400,000</w:t>
        </w:r>
      </w:ins>
    </w:p>
    <w:p w14:paraId="18C5BC83" w14:textId="77777777" w:rsidR="00B633C5" w:rsidRDefault="00FD569D">
      <w:pPr>
        <w:rPr>
          <w:ins w:id="6" w:author="Comparison" w:date="2026-09-26T14:43:00Z" w16du:dateUtc="2026-09-26T18:43:00Z"/>
        </w:rPr>
      </w:pPr>
      <w:ins w:id="7" w:author="Comparison" w:date="2026-09-26T14:43:00Z" w16du:dateUtc="2026-09-26T18:43:00Z">
        <w:r>
          <w:t>Top Product: Software License</w:t>
        </w:r>
      </w:ins>
    </w:p>
    <w:p w14:paraId="74DDAB8D" w14:textId="77777777" w:rsidR="00B633C5" w:rsidRDefault="00FD569D">
      <w:pPr>
        <w:rPr>
          <w:ins w:id="8" w:author="Comparison" w:date="2026-09-26T14:43:00Z" w16du:dateUtc="2026-09-26T18:43:00Z"/>
        </w:rPr>
      </w:pPr>
      <w:ins w:id="9" w:author="Comparison" w:date="2026-09-26T14:43:00Z" w16du:dateUtc="2026-09-26T18:43:00Z">
        <w:r>
          <w:t>Growth Rate: 12%</w:t>
        </w:r>
        <w:r>
          <w:t xml:space="preserve"> YTD</w:t>
        </w:r>
      </w:ins>
    </w:p>
    <w:p w14:paraId="770B48BD" w14:textId="77777777" w:rsidR="00B633C5" w:rsidRDefault="00FD569D">
      <w:pPr>
        <w:rPr>
          <w:ins w:id="10" w:author="Comparison" w:date="2026-09-26T14:43:00Z" w16du:dateUtc="2026-09-26T18:43:00Z"/>
        </w:rPr>
      </w:pPr>
      <w:ins w:id="11" w:author="Comparison" w:date="2026-09-26T14:43:00Z" w16du:dateUtc="2026-09-26T18:43:00Z">
        <w:r>
          <w:t>Sales Team Size: 25 representatives</w:t>
        </w:r>
      </w:ins>
    </w:p>
    <w:p w14:paraId="7ECE2CFD" w14:textId="77777777" w:rsidR="00025575" w:rsidRDefault="00FD569D">
      <w:pPr>
        <w:rPr>
          <w:del w:id="12" w:author="Comparison" w:date="2026-09-26T14:43:00Z" w16du:dateUtc="2026-09-26T18:43:00Z"/>
        </w:rPr>
      </w:pPr>
      <w:ins w:id="13" w:author="Comparison" w:date="2026-09-26T14:43:00Z" w16du:dateUtc="2026-09-26T18:43:00Z">
        <w:r>
          <w:t>Target for Q2: $3,000,000</w:t>
        </w:r>
      </w:ins>
      <w:del w:id="14" w:author="Comparison" w:date="2026-09-26T14:43:00Z" w16du:dateUtc="2026-09-26T18:43:00Z">
        <w:r>
          <w:rPr>
            <w:rFonts w:ascii="Roboto, sans-serif" w:hAnsi="Roboto, sans-serif" w:cs="Roboto, sans-serif"/>
            <w:u w:val="single"/>
          </w:rPr>
          <w:delText>Roboto Underline Demo</w:delText>
        </w:r>
      </w:del>
    </w:p>
    <w:p w14:paraId="46A0CF56" w14:textId="77777777" w:rsidR="00025575" w:rsidRDefault="00FD569D">
      <w:pPr>
        <w:rPr>
          <w:del w:id="15" w:author="Comparison" w:date="2026-09-26T14:43:00Z" w16du:dateUtc="2026-09-26T18:43:00Z"/>
        </w:rPr>
      </w:pPr>
      <w:del w:id="16" w:author="Comparison" w:date="2026-09-26T14:43:00Z" w16du:dateUtc="2026-09-26T18:43:00Z">
        <w:r>
          <w:rPr>
            <w:rFonts w:ascii="Roboto, sans-serif" w:hAnsi="Roboto, sans-serif" w:cs="Roboto, sans-serif"/>
            <w:u w:val="single"/>
          </w:rPr>
          <w:delText>This document shows Roboto font with underline formatting.</w:delText>
        </w:r>
      </w:del>
    </w:p>
    <w:p w14:paraId="223EDF99" w14:textId="77777777" w:rsidR="00025575" w:rsidRDefault="00FD569D">
      <w:del w:id="17" w:author="Comparison" w:date="2026-09-26T14:43:00Z" w16du:dateUtc="2026-09-26T18:43:00Z">
        <w:r>
          <w:rPr>
            <w:rFonts w:ascii="Roboto, sans-serif" w:hAnsi="Roboto, sans-serif" w:cs="Roboto, sans-serif"/>
            <w:u w:val="single"/>
          </w:rPr>
          <w:delText>Roboto underlined text creates a clean modern appearance.</w:delText>
        </w:r>
      </w:del>
    </w:p>
    <w:sectPr w:rsidR="0002557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, sans-serif">
    <w:altName w:val="Roboto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25575"/>
    <w:rsid w:val="00025575"/>
    <w:rsid w:val="005017B3"/>
    <w:rsid w:val="00926C4C"/>
    <w:rsid w:val="00AD0C17"/>
    <w:rsid w:val="00B633C5"/>
    <w:rsid w:val="00FD5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1D6851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277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2026-05-14T17:15:00Z</dcterms:created>
  <dcterms:modified xsi:type="dcterms:W3CDTF">2026-09-26T18:43:00Z</dcterms:modified>
</cp:coreProperties>
</file>