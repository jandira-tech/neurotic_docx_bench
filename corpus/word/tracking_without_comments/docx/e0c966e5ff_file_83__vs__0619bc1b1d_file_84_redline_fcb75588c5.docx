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6B8" w14:textId="77777777" w:rsidR="009E1FEB" w:rsidRDefault="009E1FEB">
      <w:pPr>
        <w:rPr>
          <w:b/>
          <w:rPrChange w:id="0" w:author="Arthur Souza Rodrigues" w:date="2026-07-10T21:46:00Z" w16du:dateUtc="2026-07-11T01:46:00Z">
            <w:rPr/>
          </w:rPrChange>
        </w:rPr>
        <w:pPrChange w:id="1" w:author="Arthur Souza Rodrigues" w:date="2026-07-10T21:46:00Z" w16du:dateUtc="2026-07-11T01:46:00Z">
          <w:pPr>
            <w:pStyle w:val="Title"/>
            <w:spacing w:after="90"/>
            <w:jc w:val="center"/>
          </w:pPr>
        </w:pPrChange>
      </w:pPr>
      <w:r>
        <w:rPr>
          <w:b/>
          <w:rPrChange w:id="2" w:author="Arthur Souza Rodrigues" w:date="2026-07-10T21:46:00Z" w16du:dateUtc="2026-07-11T01:46:00Z">
            <w:rPr/>
          </w:rPrChange>
        </w:rPr>
        <w:t>file_</w:t>
      </w:r>
      <w:ins w:id="3" w:author="Arthur Souza Rodrigues" w:date="2026-07-10T21:46:00Z" w16du:dateUtc="2026-07-11T01:46:00Z">
        <w:r w:rsidR="009A5729">
          <w:rPr>
            <w:b/>
            <w:bCs/>
          </w:rPr>
          <w:t>84</w:t>
        </w:r>
      </w:ins>
      <w:del w:id="4" w:author="Arthur Souza Rodrigues" w:date="2026-07-10T21:46:00Z" w16du:dateUtc="2026-07-11T01:46:00Z">
        <w:r>
          <w:delText>83</w:delText>
        </w:r>
      </w:del>
      <w:r>
        <w:rPr>
          <w:b/>
          <w:rPrChange w:id="5" w:author="Arthur Souza Rodrigues" w:date="2026-07-10T21:46:00Z" w16du:dateUtc="2026-07-11T01:46:00Z">
            <w:rPr/>
          </w:rPrChange>
        </w:rPr>
        <w:t>.docx</w:t>
      </w:r>
    </w:p>
    <w:p w14:paraId="4BA9BCFB" w14:textId="7C0D52A2" w:rsidR="00970253" w:rsidRDefault="0059502A">
      <w:pPr>
        <w:rPr>
          <w:ins w:id="6" w:author="Arthur Souza Rodrigues" w:date="2026-07-10T21:46:00Z" w16du:dateUtc="2026-07-11T01:46:00Z"/>
        </w:rPr>
      </w:pPr>
      <w:ins w:id="7" w:author="Arthur Souza Rodrigues" w:date="2026-07-10T21:46:00Z" w16du:dateUtc="2026-07-11T01:46:00Z">
        <w:r>
          <w:rPr>
            <w:b/>
            <w:bCs/>
          </w:rPr>
          <w:t>Center Bold Demo</w:t>
        </w:r>
      </w:ins>
    </w:p>
    <w:p w14:paraId="49C3B77C" w14:textId="77777777" w:rsidR="00970253" w:rsidRDefault="0059502A">
      <w:pPr>
        <w:rPr>
          <w:ins w:id="8" w:author="Arthur Souza Rodrigues" w:date="2026-07-10T21:46:00Z" w16du:dateUtc="2026-07-11T01:46:00Z"/>
        </w:rPr>
      </w:pPr>
      <w:ins w:id="9" w:author="Arthur Souza Rodrigues" w:date="2026-07-10T21:46:00Z" w16du:dateUtc="2026-07-11T01:46:00Z">
        <w:r>
          <w:rPr>
            <w:b/>
            <w:bCs/>
          </w:rPr>
          <w:t>This document combines center alignment with bold formatting.</w:t>
        </w:r>
      </w:ins>
    </w:p>
    <w:p w14:paraId="5FB4EB56" w14:textId="09C8D8CD" w:rsidR="00660E25" w:rsidRDefault="0059502A">
      <w:pPr>
        <w:pStyle w:val="Title"/>
        <w:spacing w:after="90"/>
        <w:jc w:val="center"/>
        <w:rPr>
          <w:del w:id="10" w:author="Arthur Souza Rodrigues" w:date="2026-07-10T21:46:00Z" w16du:dateUtc="2026-07-11T01:46:00Z"/>
        </w:rPr>
      </w:pPr>
      <w:ins w:id="11" w:author="Arthur Souza Rodrigues" w:date="2026-07-10T21:46:00Z" w16du:dateUtc="2026-07-11T01:46:00Z">
        <w:r>
          <w:rPr>
            <w:b/>
            <w:bCs/>
          </w:rPr>
          <w:t>Centered bold text is perfect for document titles and headers.</w:t>
        </w:r>
      </w:ins>
      <w:del w:id="12" w:author="Arthur Souza Rodrigues" w:date="2026-07-10T21:46:00Z" w16du:dateUtc="2026-07-11T01:46:00Z">
        <w:r w:rsidR="00634084">
          <w:delText>CONTRACT FOR CONTRACTS</w:delText>
        </w:r>
      </w:del>
    </w:p>
    <w:p w14:paraId="3AB52F90" w14:textId="77777777" w:rsidR="00660E25" w:rsidRDefault="00322D35">
      <w:pPr>
        <w:pStyle w:val="Title"/>
        <w:spacing w:after="90"/>
        <w:jc w:val="center"/>
        <w:rPr>
          <w:del w:id="13" w:author="Arthur Souza Rodrigues" w:date="2026-07-10T21:46:00Z" w16du:dateUtc="2026-07-11T01:46:00Z"/>
        </w:rPr>
      </w:pPr>
      <w:del w:id="14" w:author="Arthur Souza Rodrigues" w:date="2026-07-10T21:46:00Z" w16du:dateUtc="2026-07-11T01:46:00Z">
        <w:r>
          <w:rPr>
            <w:i/>
          </w:rPr>
          <w:delText>aka the most kickass contract system EVER</w:delText>
        </w:r>
      </w:del>
    </w:p>
    <w:p w14:paraId="53EE81AD" w14:textId="77777777" w:rsidR="00660E25" w:rsidRDefault="00660E25">
      <w:pPr>
        <w:spacing w:after="0" w:line="240" w:lineRule="auto"/>
        <w:rPr>
          <w:del w:id="15" w:author="Arthur Souza Rodrigues" w:date="2026-07-10T21:46:00Z" w16du:dateUtc="2026-07-11T01:46:00Z"/>
        </w:rPr>
      </w:pPr>
    </w:p>
    <w:p w14:paraId="7FF1A5EE" w14:textId="77777777" w:rsidR="00660E25" w:rsidRDefault="0059502A">
      <w:pPr>
        <w:spacing w:after="0"/>
        <w:rPr>
          <w:del w:id="16" w:author="Arthur Souza Rodrigues" w:date="2026-07-10T21:46:00Z" w16du:dateUtc="2026-07-11T01:46:00Z"/>
        </w:rPr>
      </w:pPr>
      <w:del w:id="17" w:author="Arthur Souza Rodrigues" w:date="2026-07-10T21:46:00Z" w16du:dateUtc="2026-07-11T01:46:00Z">
        <w:r>
          <w:pict w14:anchorId="31C6F102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7477A4BA" w14:textId="77777777" w:rsidR="00660E25" w:rsidRDefault="00634084">
      <w:pPr>
        <w:spacing w:after="0" w:line="240" w:lineRule="auto"/>
        <w:rPr>
          <w:del w:id="18" w:author="Arthur Souza Rodrigues" w:date="2026-07-10T21:46:00Z" w16du:dateUtc="2026-07-11T01:46:00Z"/>
        </w:rPr>
      </w:pPr>
      <w:del w:id="19" w:author="Arthur Souza Rodrigues" w:date="2026-07-10T21:46:00Z" w16du:dateUtc="2026-07-11T01:46:00Z">
        <w:r>
          <w:rPr>
            <w:b/>
          </w:rPr>
          <w:delText>PARTIES</w:delText>
        </w:r>
      </w:del>
    </w:p>
    <w:p w14:paraId="2CF76AC8" w14:textId="77777777" w:rsidR="00660E25" w:rsidRDefault="00634084">
      <w:pPr>
        <w:spacing w:after="0" w:line="240" w:lineRule="auto"/>
        <w:rPr>
          <w:del w:id="20" w:author="Arthur Souza Rodrigues" w:date="2026-07-10T21:46:00Z" w16du:dateUtc="2026-07-11T01:46:00Z"/>
        </w:rPr>
      </w:pPr>
      <w:del w:id="21" w:author="Arthur Souza Rodrigues" w:date="2026-07-10T21:46:00Z" w16du:dateUtc="2026-07-11T01:46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2AC85432" w14:textId="77777777" w:rsidR="00660E25" w:rsidRDefault="0059502A">
      <w:pPr>
        <w:spacing w:after="0"/>
        <w:rPr>
          <w:del w:id="22" w:author="Arthur Souza Rodrigues" w:date="2026-07-10T21:46:00Z" w16du:dateUtc="2026-07-11T01:46:00Z"/>
        </w:rPr>
      </w:pPr>
      <w:del w:id="23" w:author="Arthur Souza Rodrigues" w:date="2026-07-10T21:46:00Z" w16du:dateUtc="2026-07-11T01:46:00Z">
        <w:r>
          <w:pict w14:anchorId="048679E4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6252DE53" w14:textId="77777777" w:rsidR="00660E25" w:rsidRDefault="00660E25">
      <w:pPr>
        <w:spacing w:after="0" w:line="240" w:lineRule="auto"/>
        <w:rPr>
          <w:del w:id="24" w:author="Arthur Souza Rodrigues" w:date="2026-07-10T21:46:00Z" w16du:dateUtc="2026-07-11T01:46:00Z"/>
          <w:b/>
        </w:rPr>
      </w:pPr>
    </w:p>
    <w:p w14:paraId="20280007" w14:textId="77777777" w:rsidR="00660E25" w:rsidRDefault="00634084">
      <w:pPr>
        <w:spacing w:after="0" w:line="240" w:lineRule="auto"/>
        <w:rPr>
          <w:del w:id="25" w:author="Arthur Souza Rodrigues" w:date="2026-07-10T21:46:00Z" w16du:dateUtc="2026-07-11T01:46:00Z"/>
        </w:rPr>
      </w:pPr>
      <w:del w:id="26" w:author="Arthur Souza Rodrigues" w:date="2026-07-10T21:46:00Z" w16du:dateUtc="2026-07-11T01:46:00Z">
        <w:r>
          <w:rPr>
            <w:b/>
          </w:rPr>
          <w:delText>WHEREAS</w:delText>
        </w:r>
      </w:del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27" w:author="Arthur Souza Rodrigues" w:date="2026-07-10T21:46:00Z" w16du:dateUtc="2026-07-11T01:46:00Z"/>
        </w:rPr>
      </w:pPr>
      <w:del w:id="28" w:author="Arthur Souza Rodrigues" w:date="2026-07-10T21:46:00Z" w16du:dateUtc="2026-07-11T01:46:00Z">
        <w:r>
          <w:delText>OG is down with OPP;</w:delText>
        </w:r>
      </w:del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29" w:author="Arthur Souza Rodrigues" w:date="2026-07-10T21:46:00Z" w16du:dateUtc="2026-07-11T01:46:00Z"/>
        </w:rPr>
      </w:pPr>
      <w:del w:id="30" w:author="Arthur Souza Rodrigues" w:date="2026-07-10T21:46:00Z" w16du:dateUtc="2026-07-11T01:46:00Z">
        <w:r>
          <w:delText>OG believes it’s time for public servants to have tools they love;</w:delText>
        </w:r>
      </w:del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31" w:author="Arthur Souza Rodrigues" w:date="2026-07-10T21:46:00Z" w16du:dateUtc="2026-07-11T01:46:00Z"/>
        </w:rPr>
      </w:pPr>
      <w:del w:id="32" w:author="Arthur Souza Rodrigues" w:date="2026-07-10T21:46:00Z" w16du:dateUtc="2026-07-11T01:46:00Z">
        <w:r>
          <w:delText>OG has a roadmap it wants to share</w:delText>
        </w:r>
      </w:del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33" w:author="Arthur Souza Rodrigues" w:date="2026-07-10T21:46:00Z" w16du:dateUtc="2026-07-11T01:46:00Z"/>
        </w:rPr>
      </w:pPr>
      <w:del w:id="34" w:author="Arthur Souza Rodrigues" w:date="2026-07-10T21:46:00Z" w16du:dateUtc="2026-07-11T01:46:00Z">
        <w:r>
          <w:delText>OPP are willing to get down with OG;</w:delText>
        </w:r>
      </w:del>
    </w:p>
    <w:p w14:paraId="18B39922" w14:textId="77777777" w:rsidR="00660E25" w:rsidRDefault="00660E25">
      <w:pPr>
        <w:spacing w:after="0" w:line="240" w:lineRule="auto"/>
        <w:rPr>
          <w:del w:id="35" w:author="Arthur Souza Rodrigues" w:date="2026-07-10T21:46:00Z" w16du:dateUtc="2026-07-11T01:46:00Z"/>
        </w:rPr>
      </w:pPr>
    </w:p>
    <w:p w14:paraId="3D06791B" w14:textId="77777777" w:rsidR="00660E25" w:rsidRDefault="00660E25">
      <w:pPr>
        <w:pPrChange w:id="36" w:author="Arthur Souza Rodrigues" w:date="2026-07-10T21:46:00Z" w16du:dateUtc="2026-07-11T01:46:00Z">
          <w:pPr>
            <w:spacing w:after="0" w:line="240" w:lineRule="auto"/>
          </w:pPr>
        </w:pPrChange>
      </w:pPr>
    </w:p>
    <w:sectPr w:rsidR="00660E2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0"/>
      <w:sectPrChange w:id="39" w:author="Arthur Souza Rodrigues" w:date="2026-07-10T21:46:00Z" w16du:dateUtc="2026-07-11T01:46:00Z">
        <w:sectPr w:rsidR="00660E25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3A0D7A" w14:textId="77777777" w:rsidR="0059502A" w:rsidRDefault="0059502A">
      <w:pPr>
        <w:spacing w:after="0" w:line="240" w:lineRule="auto"/>
      </w:pPr>
      <w:r>
        <w:separator/>
      </w:r>
    </w:p>
  </w:endnote>
  <w:endnote w:type="continuationSeparator" w:id="0">
    <w:p w14:paraId="30E2DFE1" w14:textId="77777777" w:rsidR="0059502A" w:rsidRDefault="0059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9D257" w14:textId="77777777" w:rsidR="00660E25" w:rsidRDefault="00660E25">
    <w:pPr>
      <w:pStyle w:val="BodyTextChar"/>
      <w:pPrChange w:id="38" w:author="Arthur Souza Rodrigues" w:date="2026-07-10T21:46:00Z" w16du:dateUtc="2026-07-11T01:46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9C9093" w14:textId="77777777" w:rsidR="0059502A" w:rsidRDefault="0059502A">
      <w:pPr>
        <w:spacing w:after="0" w:line="240" w:lineRule="auto"/>
      </w:pPr>
      <w:r>
        <w:separator/>
      </w:r>
    </w:p>
  </w:footnote>
  <w:footnote w:type="continuationSeparator" w:id="0">
    <w:p w14:paraId="2C9C34C8" w14:textId="77777777" w:rsidR="0059502A" w:rsidRDefault="00595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0892" w14:textId="77777777" w:rsidR="00660E25" w:rsidRDefault="00660E25">
    <w:pPr>
      <w:pPrChange w:id="37" w:author="Arthur Souza Rodrigues" w:date="2026-07-10T21:46:00Z" w16du:dateUtc="2026-07-11T01:46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1B4949"/>
    <w:rsid w:val="001E28D1"/>
    <w:rsid w:val="00322D35"/>
    <w:rsid w:val="004368DF"/>
    <w:rsid w:val="00563DB5"/>
    <w:rsid w:val="0059502A"/>
    <w:rsid w:val="00634084"/>
    <w:rsid w:val="00660E25"/>
    <w:rsid w:val="008C7AEF"/>
    <w:rsid w:val="00970253"/>
    <w:rsid w:val="009A5729"/>
    <w:rsid w:val="009C7AE6"/>
    <w:rsid w:val="009E1FEB"/>
    <w:rsid w:val="009F6F6C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117AF4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2026-07-11T01:46:00Z</dcterms:modified>
</cp:coreProperties>
</file>