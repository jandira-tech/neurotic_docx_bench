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C1BCF" w14:textId="77777777" w:rsidR="00496A9E" w:rsidRDefault="004B4CC4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Risk Assessment - Product Launch</w:t>
        </w:r>
      </w:ins>
    </w:p>
    <w:p w14:paraId="49D3DAD8" w14:textId="77777777" w:rsidR="00496A9E" w:rsidRDefault="004B4CC4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Project: New CRM System</w:t>
        </w:r>
      </w:ins>
    </w:p>
    <w:p w14:paraId="5F7F7A0B" w14:textId="77777777" w:rsidR="00496A9E" w:rsidRDefault="004B4CC4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High Risk: Data migration errors</w:t>
        </w:r>
      </w:ins>
    </w:p>
    <w:p w14:paraId="3879CF37" w14:textId="77777777" w:rsidR="00496A9E" w:rsidRDefault="004B4CC4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Medium Risk: User adoption rate</w:t>
        </w:r>
      </w:ins>
    </w:p>
    <w:p w14:paraId="340F34F1" w14:textId="77777777" w:rsidR="00496A9E" w:rsidRDefault="004B4CC4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Low Risk: Integration delays</w:t>
        </w:r>
      </w:ins>
    </w:p>
    <w:p w14:paraId="466ED1B9" w14:textId="77777777" w:rsidR="00496A9E" w:rsidRDefault="004B4CC4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 xml:space="preserve">Mitigation Plan: Phased </w:t>
        </w:r>
        <w:proofErr w:type="spellStart"/>
        <w:r>
          <w:t>rollou</w:t>
        </w:r>
        <w:proofErr w:type="spellEnd"/>
        <w:r>
          <w:t xml:space="preserve"> with </w:t>
        </w:r>
        <w:proofErr w:type="spellStart"/>
        <w:r>
          <w:t>testing</w:t>
        </w:r>
        <w:r>
          <w:t>t</w:t>
        </w:r>
        <w:proofErr w:type="spellEnd"/>
      </w:ins>
    </w:p>
    <w:p w14:paraId="24708DAF" w14:textId="77777777" w:rsidR="00496A9E" w:rsidRDefault="004B4CC4">
      <w:pPr>
        <w:rPr>
          <w:ins w:id="12" w:author="Comparison" w:date="2026-07-05T01:30:00Z" w16du:dateUtc="2026-07-05T05:30:00Z"/>
        </w:rPr>
      </w:pPr>
      <w:ins w:id="13" w:author="Comparison" w:date="2026-07-05T01:30:00Z" w16du:dateUtc="2026-07-05T05:30:00Z">
        <w:r>
          <w:t>Owner: IT Department</w:t>
        </w:r>
      </w:ins>
    </w:p>
    <w:p w14:paraId="5B19DE18" w14:textId="77777777" w:rsidR="00437DD3" w:rsidRDefault="004B4CC4">
      <w:pPr>
        <w:jc w:val="right"/>
        <w:rPr>
          <w:del w:id="14" w:author="Comparison" w:date="2026-07-05T01:30:00Z" w16du:dateUtc="2026-07-05T05:30:00Z"/>
        </w:rPr>
      </w:pPr>
      <w:ins w:id="15" w:author="Comparison" w:date="2026-07-05T01:30:00Z" w16du:dateUtc="2026-07-05T05:30:00Z">
        <w:r>
          <w:t>Review Date: March 15, 2026</w:t>
        </w:r>
      </w:ins>
      <w:del w:id="16" w:author="Comparison" w:date="2026-07-05T01:30:00Z" w16du:dateUtc="2026-07-05T05:30:00Z">
        <w:r>
          <w:rPr>
            <w:b/>
            <w:bCs/>
          </w:rPr>
          <w:delText>Right Alignment Demo</w:delText>
        </w:r>
      </w:del>
    </w:p>
    <w:p w14:paraId="0A6A168A" w14:textId="77777777" w:rsidR="00437DD3" w:rsidRDefault="004B4CC4">
      <w:pPr>
        <w:jc w:val="right"/>
        <w:rPr>
          <w:del w:id="17" w:author="Comparison" w:date="2026-07-05T01:30:00Z" w16du:dateUtc="2026-07-05T05:30:00Z"/>
        </w:rPr>
      </w:pPr>
      <w:del w:id="18" w:author="Comparison" w:date="2026-07-05T01:30:00Z" w16du:dateUtc="2026-07-05T05:30:00Z">
        <w:r>
          <w:rPr>
            <w:b/>
            <w:bCs/>
          </w:rPr>
          <w:delText>This document demonstrates right alignment.</w:delText>
        </w:r>
      </w:del>
    </w:p>
    <w:p w14:paraId="22EF5B1D" w14:textId="77777777" w:rsidR="00437DD3" w:rsidRDefault="004B4CC4">
      <w:pPr>
        <w:jc w:val="right"/>
        <w:rPr>
          <w:del w:id="19" w:author="Comparison" w:date="2026-07-05T01:30:00Z" w16du:dateUtc="2026-07-05T05:30:00Z"/>
        </w:rPr>
      </w:pPr>
      <w:del w:id="20" w:author="Comparison" w:date="2026-07-05T01:30:00Z" w16du:dateUtc="2026-07-05T05:30:00Z">
        <w:r>
          <w:rPr>
            <w:b/>
            <w:bCs/>
          </w:rPr>
          <w:delText>All text is aligned to the right margin.</w:delText>
        </w:r>
      </w:del>
    </w:p>
    <w:p w14:paraId="53873D1A" w14:textId="77777777" w:rsidR="00437DD3" w:rsidRDefault="004B4CC4">
      <w:pPr>
        <w:pPrChange w:id="21" w:author="Comparison" w:date="2026-07-05T01:30:00Z" w16du:dateUtc="2026-07-05T05:30:00Z">
          <w:pPr>
            <w:jc w:val="right"/>
          </w:pPr>
        </w:pPrChange>
      </w:pPr>
      <w:del w:id="22" w:author="Comparison" w:date="2026-07-05T01:30:00Z" w16du:dateUtc="2026-07-05T05:30:00Z">
        <w:r>
          <w:rPr>
            <w:b/>
            <w:bCs/>
          </w:rPr>
          <w:delText>Right alignment is used in certain layouts.</w:delText>
        </w:r>
      </w:del>
    </w:p>
    <w:sectPr w:rsidR="00437D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DD3"/>
    <w:rsid w:val="0028566C"/>
    <w:rsid w:val="00437DD3"/>
    <w:rsid w:val="00496A9E"/>
    <w:rsid w:val="004B0BC3"/>
    <w:rsid w:val="004B4CC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E5A0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2026-07-05T05:30:00Z</dcterms:modified>
</cp:coreProperties>
</file>