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22542E" w14:textId="77777777" w:rsidR="005F25C5" w:rsidRDefault="0070184E">
      <w:pPr>
        <w:keepNext/>
        <w:spacing w:after="10"/>
        <w:rPr>
          <w:del w:id="0" w:author="Comparison" w:date="2026-09-22T12:24:00Z" w16du:dateUtc="2026-09-22T16:24:00Z"/>
        </w:rPr>
      </w:pPr>
      <w:ins w:id="1" w:author="Comparison" w:date="2026-09-22T12:24:00Z" w16du:dateUtc="2026-09-22T16:24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</w:t>
        </w:r>
        <w:r>
          <w:lastRenderedPageBreak/>
          <w:t>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  <w:del w:id="2" w:author="Comparison" w:date="2026-09-22T12:24:00Z" w16du:dateUtc="2026-09-22T16:24:00Z">
        <w:r>
          <w:rPr>
            <w:b/>
            <w:bCs/>
          </w:rPr>
          <w:delText xml:space="preserve">Nazwa przedmiotu: </w:delText>
        </w:r>
      </w:del>
    </w:p>
    <w:p w14:paraId="07045057" w14:textId="77777777" w:rsidR="005F25C5" w:rsidRDefault="0070184E">
      <w:pPr>
        <w:spacing w:before="20" w:after="190"/>
        <w:rPr>
          <w:del w:id="3" w:author="Comparison" w:date="2026-09-22T12:24:00Z" w16du:dateUtc="2026-09-22T16:24:00Z"/>
        </w:rPr>
      </w:pPr>
      <w:del w:id="4" w:author="Comparison" w:date="2026-09-22T12:24:00Z" w16du:dateUtc="2026-09-22T16:24:00Z">
        <w:r>
          <w:delText>Seminarium dyplomowe</w:delText>
        </w:r>
      </w:del>
    </w:p>
    <w:p w14:paraId="4B8AD52C" w14:textId="77777777" w:rsidR="005F25C5" w:rsidRDefault="0070184E">
      <w:pPr>
        <w:keepNext/>
        <w:spacing w:after="10"/>
        <w:rPr>
          <w:del w:id="5" w:author="Comparison" w:date="2026-09-22T12:24:00Z" w16du:dateUtc="2026-09-22T16:24:00Z"/>
        </w:rPr>
      </w:pPr>
      <w:del w:id="6" w:author="Comparison" w:date="2026-09-22T12:24:00Z" w16du:dateUtc="2026-09-22T16:24:00Z">
        <w:r>
          <w:rPr>
            <w:b/>
            <w:bCs/>
          </w:rPr>
          <w:delText xml:space="preserve">Koordynator przedmiotu: </w:delText>
        </w:r>
      </w:del>
    </w:p>
    <w:p w14:paraId="2820E256" w14:textId="77777777" w:rsidR="005F25C5" w:rsidRDefault="0070184E">
      <w:pPr>
        <w:spacing w:before="20" w:after="190"/>
        <w:rPr>
          <w:del w:id="7" w:author="Comparison" w:date="2026-09-22T12:24:00Z" w16du:dateUtc="2026-09-22T16:24:00Z"/>
        </w:rPr>
      </w:pPr>
      <w:del w:id="8" w:author="Comparison" w:date="2026-09-22T12:24:00Z" w16du:dateUtc="2026-09-22T16:24:00Z">
        <w:r>
          <w:delText>prof. dr hab. Krzysztof Chełmiński</w:delText>
        </w:r>
      </w:del>
    </w:p>
    <w:p w14:paraId="1097BF8F" w14:textId="77777777" w:rsidR="005F25C5" w:rsidRDefault="0070184E">
      <w:pPr>
        <w:keepNext/>
        <w:spacing w:after="10"/>
        <w:rPr>
          <w:del w:id="9" w:author="Comparison" w:date="2026-09-22T12:24:00Z" w16du:dateUtc="2026-09-22T16:24:00Z"/>
        </w:rPr>
      </w:pPr>
      <w:del w:id="10" w:author="Comparison" w:date="2026-09-22T12:24:00Z" w16du:dateUtc="2026-09-22T16:24:00Z">
        <w:r>
          <w:rPr>
            <w:b/>
            <w:bCs/>
          </w:rPr>
          <w:delText xml:space="preserve">Status przedmiotu: </w:delText>
        </w:r>
      </w:del>
    </w:p>
    <w:p w14:paraId="289C7AE9" w14:textId="77777777" w:rsidR="005F25C5" w:rsidRDefault="0070184E">
      <w:pPr>
        <w:spacing w:before="20" w:after="190"/>
        <w:rPr>
          <w:del w:id="11" w:author="Comparison" w:date="2026-09-22T12:24:00Z" w16du:dateUtc="2026-09-22T16:24:00Z"/>
        </w:rPr>
      </w:pPr>
      <w:del w:id="12" w:author="Comparison" w:date="2026-09-22T12:24:00Z" w16du:dateUtc="2026-09-22T16:24:00Z">
        <w:r>
          <w:delText>Obowiązkowy</w:delText>
        </w:r>
      </w:del>
    </w:p>
    <w:p w14:paraId="16240BB2" w14:textId="77777777" w:rsidR="005F25C5" w:rsidRDefault="0070184E">
      <w:pPr>
        <w:keepNext/>
        <w:spacing w:after="10"/>
        <w:rPr>
          <w:del w:id="13" w:author="Comparison" w:date="2026-09-22T12:24:00Z" w16du:dateUtc="2026-09-22T16:24:00Z"/>
        </w:rPr>
      </w:pPr>
      <w:del w:id="14" w:author="Comparison" w:date="2026-09-22T12:24:00Z" w16du:dateUtc="2026-09-22T16:24:00Z">
        <w:r>
          <w:rPr>
            <w:b/>
            <w:bCs/>
          </w:rPr>
          <w:delText xml:space="preserve">Poziom kształcenia: </w:delText>
        </w:r>
      </w:del>
    </w:p>
    <w:p w14:paraId="7FE17757" w14:textId="77777777" w:rsidR="005F25C5" w:rsidRDefault="0070184E">
      <w:pPr>
        <w:spacing w:before="20" w:after="190"/>
        <w:rPr>
          <w:del w:id="15" w:author="Comparison" w:date="2026-09-22T12:24:00Z" w16du:dateUtc="2026-09-22T16:24:00Z"/>
        </w:rPr>
      </w:pPr>
      <w:del w:id="16" w:author="Comparison" w:date="2026-09-22T12:24:00Z" w16du:dateUtc="2026-09-22T16:24:00Z">
        <w:r>
          <w:delText>Studia II stopnia</w:delText>
        </w:r>
      </w:del>
    </w:p>
    <w:p w14:paraId="07AC2FFB" w14:textId="77777777" w:rsidR="005F25C5" w:rsidRDefault="0070184E">
      <w:pPr>
        <w:keepNext/>
        <w:spacing w:after="10"/>
        <w:rPr>
          <w:del w:id="17" w:author="Comparison" w:date="2026-09-22T12:24:00Z" w16du:dateUtc="2026-09-22T16:24:00Z"/>
        </w:rPr>
      </w:pPr>
      <w:del w:id="18" w:author="Comparison" w:date="2026-09-22T12:24:00Z" w16du:dateUtc="2026-09-22T16:24:00Z">
        <w:r>
          <w:rPr>
            <w:b/>
            <w:bCs/>
          </w:rPr>
          <w:delText xml:space="preserve">Program: </w:delText>
        </w:r>
      </w:del>
    </w:p>
    <w:p w14:paraId="73B96EE5" w14:textId="77777777" w:rsidR="005F25C5" w:rsidRDefault="0070184E">
      <w:pPr>
        <w:spacing w:before="20" w:after="190"/>
        <w:rPr>
          <w:del w:id="19" w:author="Comparison" w:date="2026-09-22T12:24:00Z" w16du:dateUtc="2026-09-22T16:24:00Z"/>
        </w:rPr>
      </w:pPr>
      <w:del w:id="20" w:author="Comparison" w:date="2026-09-22T12:24:00Z" w16du:dateUtc="2026-09-22T16:24:00Z">
        <w:r>
          <w:delText>Matematyka</w:delText>
        </w:r>
      </w:del>
    </w:p>
    <w:p w14:paraId="2BE048AB" w14:textId="77777777" w:rsidR="005F25C5" w:rsidRDefault="0070184E">
      <w:pPr>
        <w:keepNext/>
        <w:spacing w:after="10"/>
        <w:rPr>
          <w:del w:id="21" w:author="Comparison" w:date="2026-09-22T12:24:00Z" w16du:dateUtc="2026-09-22T16:24:00Z"/>
        </w:rPr>
      </w:pPr>
      <w:del w:id="22" w:author="Comparison" w:date="2026-09-22T12:24:00Z" w16du:dateUtc="2026-09-22T16:24:00Z">
        <w:r>
          <w:rPr>
            <w:b/>
            <w:bCs/>
          </w:rPr>
          <w:delText xml:space="preserve">Grupa przedmiotów: </w:delText>
        </w:r>
      </w:del>
    </w:p>
    <w:p w14:paraId="56509D2A" w14:textId="77777777" w:rsidR="005F25C5" w:rsidRDefault="0070184E">
      <w:pPr>
        <w:spacing w:before="20" w:after="190"/>
        <w:rPr>
          <w:del w:id="23" w:author="Comparison" w:date="2026-09-22T12:24:00Z" w16du:dateUtc="2026-09-22T16:24:00Z"/>
        </w:rPr>
      </w:pPr>
      <w:del w:id="24" w:author="Comparison" w:date="2026-09-22T12:24:00Z" w16du:dateUtc="2026-09-22T16:24:00Z">
        <w:r>
          <w:delText>Wspólne</w:delText>
        </w:r>
      </w:del>
    </w:p>
    <w:p w14:paraId="6DAA3450" w14:textId="77777777" w:rsidR="005F25C5" w:rsidRDefault="0070184E">
      <w:pPr>
        <w:keepNext/>
        <w:spacing w:after="10"/>
        <w:rPr>
          <w:del w:id="25" w:author="Comparison" w:date="2026-09-22T12:24:00Z" w16du:dateUtc="2026-09-22T16:24:00Z"/>
        </w:rPr>
      </w:pPr>
      <w:del w:id="26" w:author="Comparison" w:date="2026-09-22T12:24:00Z" w16du:dateUtc="2026-09-22T16:24:00Z">
        <w:r>
          <w:rPr>
            <w:b/>
            <w:bCs/>
          </w:rPr>
          <w:delText xml:space="preserve">Kod przedmiotu: </w:delText>
        </w:r>
      </w:del>
    </w:p>
    <w:p w14:paraId="35A5DC05" w14:textId="77777777" w:rsidR="005F25C5" w:rsidRDefault="0070184E">
      <w:pPr>
        <w:spacing w:before="20" w:after="190"/>
        <w:rPr>
          <w:del w:id="27" w:author="Comparison" w:date="2026-09-22T12:24:00Z" w16du:dateUtc="2026-09-22T16:24:00Z"/>
        </w:rPr>
      </w:pPr>
      <w:del w:id="28" w:author="Comparison" w:date="2026-09-22T12:24:00Z" w16du:dateUtc="2026-09-22T16:24:00Z">
        <w:r>
          <w:delText>1120-MAMNT-NSP-0240</w:delText>
        </w:r>
      </w:del>
    </w:p>
    <w:p w14:paraId="36F68881" w14:textId="77777777" w:rsidR="005F25C5" w:rsidRDefault="0070184E">
      <w:pPr>
        <w:keepNext/>
        <w:spacing w:after="10"/>
        <w:rPr>
          <w:del w:id="29" w:author="Comparison" w:date="2026-09-22T12:24:00Z" w16du:dateUtc="2026-09-22T16:24:00Z"/>
        </w:rPr>
      </w:pPr>
      <w:del w:id="30" w:author="Comparison" w:date="2026-09-22T12:24:00Z" w16du:dateUtc="2026-09-22T16:24:00Z">
        <w:r>
          <w:rPr>
            <w:b/>
            <w:bCs/>
          </w:rPr>
          <w:delText xml:space="preserve">Semestr nominalny: </w:delText>
        </w:r>
      </w:del>
    </w:p>
    <w:p w14:paraId="2ADF8ACA" w14:textId="77777777" w:rsidR="005F25C5" w:rsidRDefault="0070184E">
      <w:pPr>
        <w:spacing w:before="20" w:after="190"/>
        <w:rPr>
          <w:del w:id="31" w:author="Comparison" w:date="2026-09-22T12:24:00Z" w16du:dateUtc="2026-09-22T16:24:00Z"/>
        </w:rPr>
      </w:pPr>
      <w:del w:id="32" w:author="Comparison" w:date="2026-09-22T12:24:00Z" w16du:dateUtc="2026-09-22T16:24:00Z">
        <w:r>
          <w:delText>4 / rok ak. 2020/2021</w:delText>
        </w:r>
      </w:del>
    </w:p>
    <w:p w14:paraId="5CDC3DA0" w14:textId="77777777" w:rsidR="005F25C5" w:rsidRDefault="0070184E">
      <w:pPr>
        <w:keepNext/>
        <w:spacing w:after="10"/>
        <w:rPr>
          <w:del w:id="33" w:author="Comparison" w:date="2026-09-22T12:24:00Z" w16du:dateUtc="2026-09-22T16:24:00Z"/>
        </w:rPr>
      </w:pPr>
      <w:del w:id="34" w:author="Comparison" w:date="2026-09-22T12:24:00Z" w16du:dateUtc="2026-09-22T16:24:00Z">
        <w:r>
          <w:rPr>
            <w:b/>
            <w:bCs/>
          </w:rPr>
          <w:delText xml:space="preserve">Liczba punktów ECTS: </w:delText>
        </w:r>
      </w:del>
    </w:p>
    <w:p w14:paraId="0834FF97" w14:textId="77777777" w:rsidR="005F25C5" w:rsidRDefault="0070184E">
      <w:pPr>
        <w:spacing w:before="20" w:after="190"/>
        <w:rPr>
          <w:del w:id="35" w:author="Comparison" w:date="2026-09-22T12:24:00Z" w16du:dateUtc="2026-09-22T16:24:00Z"/>
        </w:rPr>
      </w:pPr>
      <w:del w:id="36" w:author="Comparison" w:date="2026-09-22T12:24:00Z" w16du:dateUtc="2026-09-22T16:24:00Z">
        <w:r>
          <w:delText>2</w:delText>
        </w:r>
      </w:del>
    </w:p>
    <w:p w14:paraId="743DFCDF" w14:textId="77777777" w:rsidR="005F25C5" w:rsidRDefault="0070184E">
      <w:pPr>
        <w:keepNext/>
        <w:spacing w:after="10"/>
        <w:rPr>
          <w:del w:id="37" w:author="Comparison" w:date="2026-09-22T12:24:00Z" w16du:dateUtc="2026-09-22T16:24:00Z"/>
        </w:rPr>
      </w:pPr>
      <w:del w:id="38" w:author="Comparison" w:date="2026-09-22T12:24:00Z" w16du:dateUtc="2026-09-22T16:24:00Z">
        <w:r>
          <w:rPr>
            <w:b/>
            <w:bCs/>
          </w:rPr>
          <w:delText xml:space="preserve">Liczba godzin pracy studenta związanych z osiągnięciem efektów uczenia się: </w:delText>
        </w:r>
      </w:del>
    </w:p>
    <w:p w14:paraId="091AFFFC" w14:textId="77777777" w:rsidR="005F25C5" w:rsidRDefault="0070184E">
      <w:pPr>
        <w:spacing w:before="20" w:after="190"/>
        <w:rPr>
          <w:del w:id="39" w:author="Comparison" w:date="2026-09-22T12:24:00Z" w16du:dateUtc="2026-09-22T16:24:00Z"/>
        </w:rPr>
      </w:pPr>
      <w:del w:id="40" w:author="Comparison" w:date="2026-09-22T12:24:00Z" w16du:dateUtc="2026-09-22T16:24:00Z">
        <w:r>
          <w:delText>1. godziny kontaktowe – 30 h; w tym a) obecność na ćwiczeniach – 30 h 2. praca własna studenta – 20 h; w tym</w:delText>
        </w:r>
        <w:r>
          <w:delText xml:space="preserve"> a) przygotowanie referatów – 15 h b) zapoznanie się z literaturą – 5 h Razem 55 h, co odpowiada 2 pkt. ECTS</w:delText>
        </w:r>
      </w:del>
    </w:p>
    <w:p w14:paraId="6BDB1B85" w14:textId="77777777" w:rsidR="005F25C5" w:rsidRDefault="0070184E">
      <w:pPr>
        <w:keepNext/>
        <w:spacing w:after="10"/>
        <w:rPr>
          <w:del w:id="41" w:author="Comparison" w:date="2026-09-22T12:24:00Z" w16du:dateUtc="2026-09-22T16:24:00Z"/>
        </w:rPr>
      </w:pPr>
      <w:del w:id="42" w:author="Comparison" w:date="2026-09-22T12:24:00Z" w16du:dateUtc="2026-09-22T16:24:00Z">
        <w:r>
          <w:rPr>
            <w:b/>
            <w:bCs/>
          </w:rPr>
          <w:delText xml:space="preserve">Liczba punktów ECTS na zajęciach wymagających bezpośredniego udziału nauczycieli akademickich: </w:delText>
        </w:r>
      </w:del>
    </w:p>
    <w:p w14:paraId="4FBBA744" w14:textId="77777777" w:rsidR="005F25C5" w:rsidRDefault="0070184E">
      <w:pPr>
        <w:spacing w:before="20" w:after="190"/>
        <w:rPr>
          <w:del w:id="43" w:author="Comparison" w:date="2026-09-22T12:24:00Z" w16du:dateUtc="2026-09-22T16:24:00Z"/>
        </w:rPr>
      </w:pPr>
      <w:del w:id="44" w:author="Comparison" w:date="2026-09-22T12:24:00Z" w16du:dateUtc="2026-09-22T16:24:00Z">
        <w:r>
          <w:delText>a) obecność na ćwiczeniach – 30 h Razem 30 h, co odpowiada 1 pkt. ECTS</w:delText>
        </w:r>
      </w:del>
    </w:p>
    <w:p w14:paraId="6D0CAF65" w14:textId="77777777" w:rsidR="005F25C5" w:rsidRDefault="0070184E">
      <w:pPr>
        <w:keepNext/>
        <w:spacing w:after="10"/>
        <w:rPr>
          <w:del w:id="45" w:author="Comparison" w:date="2026-09-22T12:24:00Z" w16du:dateUtc="2026-09-22T16:24:00Z"/>
        </w:rPr>
      </w:pPr>
      <w:del w:id="46" w:author="Comparison" w:date="2026-09-22T12:24:00Z" w16du:dateUtc="2026-09-22T16:24:00Z">
        <w:r>
          <w:rPr>
            <w:b/>
            <w:bCs/>
          </w:rPr>
          <w:delText xml:space="preserve">Język prowadzenia zajęć: </w:delText>
        </w:r>
      </w:del>
    </w:p>
    <w:p w14:paraId="1AB1B1C6" w14:textId="77777777" w:rsidR="005F25C5" w:rsidRDefault="0070184E">
      <w:pPr>
        <w:spacing w:before="20" w:after="190"/>
        <w:rPr>
          <w:del w:id="47" w:author="Comparison" w:date="2026-09-22T12:24:00Z" w16du:dateUtc="2026-09-22T16:24:00Z"/>
        </w:rPr>
      </w:pPr>
      <w:del w:id="48" w:author="Comparison" w:date="2026-09-22T12:24:00Z" w16du:dateUtc="2026-09-22T16:24:00Z">
        <w:r>
          <w:delText>polski</w:delText>
        </w:r>
      </w:del>
    </w:p>
    <w:p w14:paraId="2DFDCAFA" w14:textId="77777777" w:rsidR="005F25C5" w:rsidRDefault="0070184E">
      <w:pPr>
        <w:keepNext/>
        <w:spacing w:after="10"/>
        <w:rPr>
          <w:del w:id="49" w:author="Comparison" w:date="2026-09-22T12:24:00Z" w16du:dateUtc="2026-09-22T16:24:00Z"/>
        </w:rPr>
      </w:pPr>
      <w:del w:id="50" w:author="Comparison" w:date="2026-09-22T12:24:00Z" w16du:dateUtc="2026-09-22T16:24:00Z">
        <w:r>
          <w:rPr>
            <w:b/>
            <w:bCs/>
          </w:rPr>
          <w:delText xml:space="preserve">Liczba punktów ECTS, którą student uzyskuje w ramach zajęć o charakterze praktycznym: </w:delText>
        </w:r>
      </w:del>
    </w:p>
    <w:p w14:paraId="7C60AEAF" w14:textId="77777777" w:rsidR="005F25C5" w:rsidRDefault="0070184E">
      <w:pPr>
        <w:spacing w:before="20" w:after="190"/>
        <w:rPr>
          <w:del w:id="51" w:author="Comparison" w:date="2026-09-22T12:24:00Z" w16du:dateUtc="2026-09-22T16:24:00Z"/>
        </w:rPr>
      </w:pPr>
      <w:del w:id="52" w:author="Comparison" w:date="2026-09-22T12:24:00Z" w16du:dateUtc="2026-09-22T16:24:00Z">
        <w:r>
          <w:delText>.</w:delText>
        </w:r>
      </w:del>
    </w:p>
    <w:p w14:paraId="241A75EC" w14:textId="77777777" w:rsidR="005F25C5" w:rsidRDefault="0070184E">
      <w:pPr>
        <w:keepNext/>
        <w:spacing w:after="10"/>
        <w:rPr>
          <w:del w:id="53" w:author="Comparison" w:date="2026-09-22T12:24:00Z" w16du:dateUtc="2026-09-22T16:24:00Z"/>
        </w:rPr>
      </w:pPr>
      <w:del w:id="54" w:author="Comparison" w:date="2026-09-22T12:24:00Z" w16du:dateUtc="2026-09-22T16:24:00Z">
        <w:r>
          <w:rPr>
            <w:b/>
            <w:bCs/>
          </w:rPr>
          <w:delText xml:space="preserve">Formy zajęć i ich wymiar w semestrze: </w:delText>
        </w:r>
      </w:del>
    </w:p>
    <w:tbl>
      <w:tblPr>
        <w:tblW w:w="2500" w:type="auto"/>
        <w:tblInd w:w="1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</w:tblGrid>
      <w:tr w:rsidR="005F25C5" w14:paraId="23C1FD02" w14:textId="77777777">
        <w:tblPrEx>
          <w:tblCellMar>
            <w:top w:w="0" w:type="dxa"/>
            <w:bottom w:w="0" w:type="dxa"/>
          </w:tblCellMar>
        </w:tblPrEx>
        <w:trPr>
          <w:trHeight w:val="250"/>
          <w:del w:id="55" w:author="Comparison" w:date="2026-09-22T12:24:00Z" w16du:dateUtc="2026-09-22T16:24:00Z"/>
        </w:trPr>
        <w:tc>
          <w:tcPr>
            <w:tcW w:w="2200" w:type="dxa"/>
          </w:tcPr>
          <w:p w14:paraId="262AAC70" w14:textId="77777777" w:rsidR="005F25C5" w:rsidRDefault="0070184E">
            <w:pPr>
              <w:rPr>
                <w:del w:id="56" w:author="Comparison" w:date="2026-09-22T12:24:00Z" w16du:dateUtc="2026-09-22T16:24:00Z"/>
              </w:rPr>
            </w:pPr>
            <w:del w:id="57" w:author="Comparison" w:date="2026-09-22T12:24:00Z" w16du:dateUtc="2026-09-22T16:24:00Z">
              <w:r>
                <w:delText xml:space="preserve">Wykład: </w:delText>
              </w:r>
            </w:del>
          </w:p>
        </w:tc>
        <w:tc>
          <w:tcPr>
            <w:tcW w:w="2200" w:type="dxa"/>
          </w:tcPr>
          <w:p w14:paraId="4E260606" w14:textId="77777777" w:rsidR="005F25C5" w:rsidRDefault="0070184E">
            <w:pPr>
              <w:rPr>
                <w:del w:id="58" w:author="Comparison" w:date="2026-09-22T12:24:00Z" w16du:dateUtc="2026-09-22T16:24:00Z"/>
              </w:rPr>
            </w:pPr>
            <w:del w:id="59" w:author="Comparison" w:date="2026-09-22T12:24:00Z" w16du:dateUtc="2026-09-22T16:24:00Z">
              <w:r>
                <w:delText>0h</w:delText>
              </w:r>
            </w:del>
          </w:p>
        </w:tc>
      </w:tr>
      <w:tr w:rsidR="005F25C5" w14:paraId="08A87241" w14:textId="77777777">
        <w:tblPrEx>
          <w:tblCellMar>
            <w:top w:w="0" w:type="dxa"/>
            <w:bottom w:w="0" w:type="dxa"/>
          </w:tblCellMar>
        </w:tblPrEx>
        <w:trPr>
          <w:trHeight w:val="250"/>
          <w:del w:id="60" w:author="Comparison" w:date="2026-09-22T12:24:00Z" w16du:dateUtc="2026-09-22T16:24:00Z"/>
        </w:trPr>
        <w:tc>
          <w:tcPr>
            <w:tcW w:w="2200" w:type="dxa"/>
          </w:tcPr>
          <w:p w14:paraId="6413ED9F" w14:textId="77777777" w:rsidR="005F25C5" w:rsidRDefault="0070184E">
            <w:pPr>
              <w:rPr>
                <w:del w:id="61" w:author="Comparison" w:date="2026-09-22T12:24:00Z" w16du:dateUtc="2026-09-22T16:24:00Z"/>
              </w:rPr>
            </w:pPr>
            <w:del w:id="62" w:author="Comparison" w:date="2026-09-22T12:24:00Z" w16du:dateUtc="2026-09-22T16:24:00Z">
              <w:r>
                <w:delText xml:space="preserve">Ćwiczenia: </w:delText>
              </w:r>
            </w:del>
          </w:p>
        </w:tc>
        <w:tc>
          <w:tcPr>
            <w:tcW w:w="2200" w:type="dxa"/>
          </w:tcPr>
          <w:p w14:paraId="6B8FD9EE" w14:textId="77777777" w:rsidR="005F25C5" w:rsidRDefault="0070184E">
            <w:pPr>
              <w:rPr>
                <w:del w:id="63" w:author="Comparison" w:date="2026-09-22T12:24:00Z" w16du:dateUtc="2026-09-22T16:24:00Z"/>
              </w:rPr>
            </w:pPr>
            <w:del w:id="64" w:author="Comparison" w:date="2026-09-22T12:24:00Z" w16du:dateUtc="2026-09-22T16:24:00Z">
              <w:r>
                <w:delText>30h</w:delText>
              </w:r>
            </w:del>
          </w:p>
        </w:tc>
      </w:tr>
      <w:tr w:rsidR="005F25C5" w14:paraId="07F675A1" w14:textId="77777777">
        <w:tblPrEx>
          <w:tblCellMar>
            <w:top w:w="0" w:type="dxa"/>
            <w:bottom w:w="0" w:type="dxa"/>
          </w:tblCellMar>
        </w:tblPrEx>
        <w:trPr>
          <w:trHeight w:val="250"/>
          <w:del w:id="65" w:author="Comparison" w:date="2026-09-22T12:24:00Z" w16du:dateUtc="2026-09-22T16:24:00Z"/>
        </w:trPr>
        <w:tc>
          <w:tcPr>
            <w:tcW w:w="2200" w:type="dxa"/>
          </w:tcPr>
          <w:p w14:paraId="4133E594" w14:textId="77777777" w:rsidR="005F25C5" w:rsidRDefault="0070184E">
            <w:pPr>
              <w:rPr>
                <w:del w:id="66" w:author="Comparison" w:date="2026-09-22T12:24:00Z" w16du:dateUtc="2026-09-22T16:24:00Z"/>
              </w:rPr>
            </w:pPr>
            <w:del w:id="67" w:author="Comparison" w:date="2026-09-22T12:24:00Z" w16du:dateUtc="2026-09-22T16:24:00Z">
              <w:r>
                <w:delText xml:space="preserve">Laboratorium: </w:delText>
              </w:r>
            </w:del>
          </w:p>
        </w:tc>
        <w:tc>
          <w:tcPr>
            <w:tcW w:w="2200" w:type="dxa"/>
          </w:tcPr>
          <w:p w14:paraId="7EFB40EB" w14:textId="77777777" w:rsidR="005F25C5" w:rsidRDefault="0070184E">
            <w:pPr>
              <w:rPr>
                <w:del w:id="68" w:author="Comparison" w:date="2026-09-22T12:24:00Z" w16du:dateUtc="2026-09-22T16:24:00Z"/>
              </w:rPr>
            </w:pPr>
            <w:del w:id="69" w:author="Comparison" w:date="2026-09-22T12:24:00Z" w16du:dateUtc="2026-09-22T16:24:00Z">
              <w:r>
                <w:delText>0h</w:delText>
              </w:r>
            </w:del>
          </w:p>
        </w:tc>
      </w:tr>
      <w:tr w:rsidR="005F25C5" w14:paraId="1617AE18" w14:textId="77777777">
        <w:tblPrEx>
          <w:tblCellMar>
            <w:top w:w="0" w:type="dxa"/>
            <w:bottom w:w="0" w:type="dxa"/>
          </w:tblCellMar>
        </w:tblPrEx>
        <w:trPr>
          <w:trHeight w:val="250"/>
          <w:del w:id="70" w:author="Comparison" w:date="2026-09-22T12:24:00Z" w16du:dateUtc="2026-09-22T16:24:00Z"/>
        </w:trPr>
        <w:tc>
          <w:tcPr>
            <w:tcW w:w="2200" w:type="dxa"/>
          </w:tcPr>
          <w:p w14:paraId="150B5784" w14:textId="77777777" w:rsidR="005F25C5" w:rsidRDefault="0070184E">
            <w:pPr>
              <w:rPr>
                <w:del w:id="71" w:author="Comparison" w:date="2026-09-22T12:24:00Z" w16du:dateUtc="2026-09-22T16:24:00Z"/>
              </w:rPr>
            </w:pPr>
            <w:del w:id="72" w:author="Comparison" w:date="2026-09-22T12:24:00Z" w16du:dateUtc="2026-09-22T16:24:00Z">
              <w:r>
                <w:delText xml:space="preserve">Projekt: </w:delText>
              </w:r>
            </w:del>
          </w:p>
        </w:tc>
        <w:tc>
          <w:tcPr>
            <w:tcW w:w="2200" w:type="dxa"/>
          </w:tcPr>
          <w:p w14:paraId="6F291501" w14:textId="77777777" w:rsidR="005F25C5" w:rsidRDefault="0070184E">
            <w:pPr>
              <w:rPr>
                <w:del w:id="73" w:author="Comparison" w:date="2026-09-22T12:24:00Z" w16du:dateUtc="2026-09-22T16:24:00Z"/>
              </w:rPr>
            </w:pPr>
            <w:del w:id="74" w:author="Comparison" w:date="2026-09-22T12:24:00Z" w16du:dateUtc="2026-09-22T16:24:00Z">
              <w:r>
                <w:delText>0h</w:delText>
              </w:r>
            </w:del>
          </w:p>
        </w:tc>
      </w:tr>
      <w:tr w:rsidR="005F25C5" w14:paraId="2DFC4E62" w14:textId="77777777">
        <w:tblPrEx>
          <w:tblCellMar>
            <w:top w:w="0" w:type="dxa"/>
            <w:bottom w:w="0" w:type="dxa"/>
          </w:tblCellMar>
        </w:tblPrEx>
        <w:trPr>
          <w:trHeight w:val="250"/>
          <w:del w:id="75" w:author="Comparison" w:date="2026-09-22T12:24:00Z" w16du:dateUtc="2026-09-22T16:24:00Z"/>
        </w:trPr>
        <w:tc>
          <w:tcPr>
            <w:tcW w:w="2200" w:type="dxa"/>
          </w:tcPr>
          <w:p w14:paraId="257E8365" w14:textId="77777777" w:rsidR="005F25C5" w:rsidRDefault="0070184E">
            <w:pPr>
              <w:rPr>
                <w:del w:id="76" w:author="Comparison" w:date="2026-09-22T12:24:00Z" w16du:dateUtc="2026-09-22T16:24:00Z"/>
              </w:rPr>
            </w:pPr>
            <w:del w:id="77" w:author="Comparison" w:date="2026-09-22T12:24:00Z" w16du:dateUtc="2026-09-22T16:24:00Z">
              <w:r>
                <w:delText xml:space="preserve">Lekcje komputerowe: </w:delText>
              </w:r>
            </w:del>
          </w:p>
        </w:tc>
        <w:tc>
          <w:tcPr>
            <w:tcW w:w="2200" w:type="dxa"/>
          </w:tcPr>
          <w:p w14:paraId="018387C5" w14:textId="77777777" w:rsidR="005F25C5" w:rsidRDefault="0070184E">
            <w:pPr>
              <w:rPr>
                <w:del w:id="78" w:author="Comparison" w:date="2026-09-22T12:24:00Z" w16du:dateUtc="2026-09-22T16:24:00Z"/>
              </w:rPr>
            </w:pPr>
            <w:del w:id="79" w:author="Comparison" w:date="2026-09-22T12:24:00Z" w16du:dateUtc="2026-09-22T16:24:00Z">
              <w:r>
                <w:delText>0h</w:delText>
              </w:r>
            </w:del>
          </w:p>
        </w:tc>
      </w:tr>
    </w:tbl>
    <w:p w14:paraId="4357D9D2" w14:textId="77777777" w:rsidR="005F25C5" w:rsidRDefault="005F25C5">
      <w:pPr>
        <w:rPr>
          <w:del w:id="80" w:author="Comparison" w:date="2026-09-22T12:24:00Z" w16du:dateUtc="2026-09-22T16:24:00Z"/>
        </w:rPr>
      </w:pPr>
    </w:p>
    <w:p w14:paraId="1C4C38ED" w14:textId="77777777" w:rsidR="005F25C5" w:rsidRDefault="0070184E">
      <w:pPr>
        <w:keepNext/>
        <w:spacing w:after="10"/>
        <w:rPr>
          <w:del w:id="81" w:author="Comparison" w:date="2026-09-22T12:24:00Z" w16du:dateUtc="2026-09-22T16:24:00Z"/>
        </w:rPr>
      </w:pPr>
      <w:del w:id="82" w:author="Comparison" w:date="2026-09-22T12:24:00Z" w16du:dateUtc="2026-09-22T16:24:00Z">
        <w:r>
          <w:rPr>
            <w:b/>
            <w:bCs/>
          </w:rPr>
          <w:delText xml:space="preserve">Wymagania wstępne: </w:delText>
        </w:r>
      </w:del>
    </w:p>
    <w:p w14:paraId="33309FFC" w14:textId="77777777" w:rsidR="005F25C5" w:rsidRDefault="0070184E">
      <w:pPr>
        <w:spacing w:before="20" w:after="190"/>
        <w:rPr>
          <w:del w:id="83" w:author="Comparison" w:date="2026-09-22T12:24:00Z" w16du:dateUtc="2026-09-22T16:24:00Z"/>
        </w:rPr>
      </w:pPr>
      <w:del w:id="84" w:author="Comparison" w:date="2026-09-22T12:24:00Z" w16du:dateUtc="2026-09-22T16:24:00Z">
        <w:r>
          <w:delText>Posiadanie wiedzy, umiejętności i kompetencji do podjęcia i realizacji pracy dyplomowej magisterskiej</w:delText>
        </w:r>
      </w:del>
    </w:p>
    <w:p w14:paraId="6B764FC0" w14:textId="77777777" w:rsidR="005F25C5" w:rsidRDefault="0070184E">
      <w:pPr>
        <w:keepNext/>
        <w:spacing w:after="10"/>
        <w:rPr>
          <w:del w:id="85" w:author="Comparison" w:date="2026-09-22T12:24:00Z" w16du:dateUtc="2026-09-22T16:24:00Z"/>
        </w:rPr>
      </w:pPr>
      <w:del w:id="86" w:author="Comparison" w:date="2026-09-22T12:24:00Z" w16du:dateUtc="2026-09-22T16:24:00Z">
        <w:r>
          <w:rPr>
            <w:b/>
            <w:bCs/>
          </w:rPr>
          <w:delText xml:space="preserve">Limit liczby studentów: </w:delText>
        </w:r>
      </w:del>
    </w:p>
    <w:p w14:paraId="34DE6459" w14:textId="77777777" w:rsidR="005F25C5" w:rsidRDefault="0070184E">
      <w:pPr>
        <w:spacing w:before="20" w:after="190"/>
        <w:rPr>
          <w:del w:id="87" w:author="Comparison" w:date="2026-09-22T12:24:00Z" w16du:dateUtc="2026-09-22T16:24:00Z"/>
        </w:rPr>
      </w:pPr>
      <w:del w:id="88" w:author="Comparison" w:date="2026-09-22T12:24:00Z" w16du:dateUtc="2026-09-22T16:24:00Z">
        <w:r>
          <w:delText>.</w:delText>
        </w:r>
      </w:del>
    </w:p>
    <w:p w14:paraId="52BC7DE0" w14:textId="77777777" w:rsidR="005F25C5" w:rsidRDefault="0070184E">
      <w:pPr>
        <w:keepNext/>
        <w:spacing w:after="10"/>
        <w:rPr>
          <w:del w:id="89" w:author="Comparison" w:date="2026-09-22T12:24:00Z" w16du:dateUtc="2026-09-22T16:24:00Z"/>
        </w:rPr>
      </w:pPr>
      <w:del w:id="90" w:author="Comparison" w:date="2026-09-22T12:24:00Z" w16du:dateUtc="2026-09-22T16:24:00Z">
        <w:r>
          <w:rPr>
            <w:b/>
            <w:bCs/>
          </w:rPr>
          <w:delText xml:space="preserve">Cel przedmiotu: </w:delText>
        </w:r>
      </w:del>
    </w:p>
    <w:p w14:paraId="2435E886" w14:textId="77777777" w:rsidR="005F25C5" w:rsidRDefault="0070184E">
      <w:pPr>
        <w:spacing w:before="20" w:after="190"/>
        <w:rPr>
          <w:del w:id="91" w:author="Comparison" w:date="2026-09-22T12:24:00Z" w16du:dateUtc="2026-09-22T16:24:00Z"/>
        </w:rPr>
      </w:pPr>
      <w:del w:id="92" w:author="Comparison" w:date="2026-09-22T12:24:00Z" w16du:dateUtc="2026-09-22T16:24:00Z">
        <w:r>
          <w:delText>Nadzór nad prawidłowym przebiegiem realizacji pracy dyplomowej przez studentów, połączony z ćwiczeniem umiejętności przygotowywania prezentacji i referowania wyników badań.</w:delText>
        </w:r>
      </w:del>
    </w:p>
    <w:p w14:paraId="4326109B" w14:textId="77777777" w:rsidR="005F25C5" w:rsidRDefault="0070184E">
      <w:pPr>
        <w:keepNext/>
        <w:spacing w:after="10"/>
        <w:rPr>
          <w:del w:id="93" w:author="Comparison" w:date="2026-09-22T12:24:00Z" w16du:dateUtc="2026-09-22T16:24:00Z"/>
        </w:rPr>
      </w:pPr>
      <w:del w:id="94" w:author="Comparison" w:date="2026-09-22T12:24:00Z" w16du:dateUtc="2026-09-22T16:24:00Z">
        <w:r>
          <w:rPr>
            <w:b/>
            <w:bCs/>
          </w:rPr>
          <w:delText xml:space="preserve">Treści kształcenia: </w:delText>
        </w:r>
      </w:del>
    </w:p>
    <w:p w14:paraId="2657DF6E" w14:textId="77777777" w:rsidR="005F25C5" w:rsidRDefault="0070184E">
      <w:pPr>
        <w:spacing w:before="20" w:after="190"/>
        <w:rPr>
          <w:del w:id="95" w:author="Comparison" w:date="2026-09-22T12:24:00Z" w16du:dateUtc="2026-09-22T16:24:00Z"/>
        </w:rPr>
      </w:pPr>
      <w:del w:id="96" w:author="Comparison" w:date="2026-09-22T12:24:00Z" w16du:dateUtc="2026-09-22T16:24:00Z">
        <w:r>
          <w:delText>1. Samodzielna praca nad dyplomem. 2. Przygotowywanie prezentacji. 3. Wygłaszanie referatów.</w:delText>
        </w:r>
      </w:del>
    </w:p>
    <w:p w14:paraId="14233FA1" w14:textId="77777777" w:rsidR="005F25C5" w:rsidRDefault="0070184E">
      <w:pPr>
        <w:keepNext/>
        <w:spacing w:after="10"/>
        <w:rPr>
          <w:del w:id="97" w:author="Comparison" w:date="2026-09-22T12:24:00Z" w16du:dateUtc="2026-09-22T16:24:00Z"/>
        </w:rPr>
      </w:pPr>
      <w:del w:id="98" w:author="Comparison" w:date="2026-09-22T12:24:00Z" w16du:dateUtc="2026-09-22T16:24:00Z">
        <w:r>
          <w:rPr>
            <w:b/>
            <w:bCs/>
          </w:rPr>
          <w:delText xml:space="preserve">Metody oceny: </w:delText>
        </w:r>
      </w:del>
    </w:p>
    <w:p w14:paraId="274CAD9A" w14:textId="77777777" w:rsidR="005F25C5" w:rsidRDefault="0070184E">
      <w:pPr>
        <w:spacing w:before="20" w:after="190"/>
        <w:rPr>
          <w:del w:id="99" w:author="Comparison" w:date="2026-09-22T12:24:00Z" w16du:dateUtc="2026-09-22T16:24:00Z"/>
        </w:rPr>
      </w:pPr>
      <w:del w:id="100" w:author="Comparison" w:date="2026-09-22T12:24:00Z" w16du:dateUtc="2026-09-22T16:24:00Z">
        <w:r>
          <w:delText>- Oceny wystawiana jest na podstawie jakości przygotowanej prezentacji, wygłoszonego referatu oraz aktywności podczas seminarium. - Obecność na zajęciach jest obowiązkowa.</w:delText>
        </w:r>
      </w:del>
    </w:p>
    <w:p w14:paraId="43ACA391" w14:textId="77777777" w:rsidR="005F25C5" w:rsidRDefault="0070184E">
      <w:pPr>
        <w:keepNext/>
        <w:spacing w:after="10"/>
        <w:rPr>
          <w:del w:id="101" w:author="Comparison" w:date="2026-09-22T12:24:00Z" w16du:dateUtc="2026-09-22T16:24:00Z"/>
        </w:rPr>
      </w:pPr>
      <w:del w:id="102" w:author="Comparison" w:date="2026-09-22T12:24:00Z" w16du:dateUtc="2026-09-22T16:24:00Z">
        <w:r>
          <w:rPr>
            <w:b/>
            <w:bCs/>
          </w:rPr>
          <w:delText xml:space="preserve">Egzamin: </w:delText>
        </w:r>
      </w:del>
    </w:p>
    <w:p w14:paraId="510BDB79" w14:textId="77777777" w:rsidR="005F25C5" w:rsidRDefault="0070184E">
      <w:pPr>
        <w:spacing w:before="20" w:after="190"/>
        <w:rPr>
          <w:del w:id="103" w:author="Comparison" w:date="2026-09-22T12:24:00Z" w16du:dateUtc="2026-09-22T16:24:00Z"/>
        </w:rPr>
      </w:pPr>
      <w:del w:id="104" w:author="Comparison" w:date="2026-09-22T12:24:00Z" w16du:dateUtc="2026-09-22T16:24:00Z">
        <w:r>
          <w:delText>nie</w:delText>
        </w:r>
      </w:del>
    </w:p>
    <w:p w14:paraId="4EEF9D14" w14:textId="77777777" w:rsidR="005F25C5" w:rsidRDefault="0070184E">
      <w:pPr>
        <w:keepNext/>
        <w:spacing w:after="10"/>
        <w:rPr>
          <w:del w:id="105" w:author="Comparison" w:date="2026-09-22T12:24:00Z" w16du:dateUtc="2026-09-22T16:24:00Z"/>
        </w:rPr>
      </w:pPr>
      <w:del w:id="106" w:author="Comparison" w:date="2026-09-22T12:24:00Z" w16du:dateUtc="2026-09-22T16:24:00Z">
        <w:r>
          <w:rPr>
            <w:b/>
            <w:bCs/>
          </w:rPr>
          <w:delText xml:space="preserve">Literatura: </w:delText>
        </w:r>
      </w:del>
    </w:p>
    <w:p w14:paraId="5969E639" w14:textId="77777777" w:rsidR="005F25C5" w:rsidRDefault="0070184E">
      <w:pPr>
        <w:spacing w:before="20" w:after="190"/>
        <w:rPr>
          <w:del w:id="107" w:author="Comparison" w:date="2026-09-22T12:24:00Z" w16du:dateUtc="2026-09-22T16:24:00Z"/>
        </w:rPr>
      </w:pPr>
      <w:del w:id="108" w:author="Comparison" w:date="2026-09-22T12:24:00Z" w16du:dateUtc="2026-09-22T16:24:00Z">
        <w:r>
          <w:delText>Literatura pomocnicza podawana jest indywidualnie.</w:delText>
        </w:r>
      </w:del>
    </w:p>
    <w:p w14:paraId="4EB2105E" w14:textId="77777777" w:rsidR="005F25C5" w:rsidRDefault="0070184E">
      <w:pPr>
        <w:keepNext/>
        <w:spacing w:after="10"/>
        <w:rPr>
          <w:del w:id="109" w:author="Comparison" w:date="2026-09-22T12:24:00Z" w16du:dateUtc="2026-09-22T16:24:00Z"/>
        </w:rPr>
      </w:pPr>
      <w:del w:id="110" w:author="Comparison" w:date="2026-09-22T12:24:00Z" w16du:dateUtc="2026-09-22T16:24:00Z">
        <w:r>
          <w:rPr>
            <w:b/>
            <w:bCs/>
          </w:rPr>
          <w:delText xml:space="preserve">Witryna www przedmiotu: </w:delText>
        </w:r>
      </w:del>
    </w:p>
    <w:p w14:paraId="202AC310" w14:textId="77777777" w:rsidR="005F25C5" w:rsidRDefault="0070184E">
      <w:pPr>
        <w:spacing w:before="20" w:after="190"/>
        <w:rPr>
          <w:del w:id="111" w:author="Comparison" w:date="2026-09-22T12:24:00Z" w16du:dateUtc="2026-09-22T16:24:00Z"/>
        </w:rPr>
      </w:pPr>
      <w:del w:id="112" w:author="Comparison" w:date="2026-09-22T12:24:00Z" w16du:dateUtc="2026-09-22T16:24:00Z">
        <w:r>
          <w:delText>.</w:delText>
        </w:r>
      </w:del>
    </w:p>
    <w:p w14:paraId="2389F948" w14:textId="77777777" w:rsidR="005F25C5" w:rsidRDefault="0070184E">
      <w:pPr>
        <w:keepNext/>
        <w:spacing w:after="10"/>
        <w:rPr>
          <w:del w:id="113" w:author="Comparison" w:date="2026-09-22T12:24:00Z" w16du:dateUtc="2026-09-22T16:24:00Z"/>
        </w:rPr>
      </w:pPr>
      <w:del w:id="114" w:author="Comparison" w:date="2026-09-22T12:24:00Z" w16du:dateUtc="2026-09-22T16:24:00Z">
        <w:r>
          <w:rPr>
            <w:b/>
            <w:bCs/>
          </w:rPr>
          <w:delText xml:space="preserve">Uwagi: </w:delText>
        </w:r>
      </w:del>
    </w:p>
    <w:p w14:paraId="7F2D0908" w14:textId="77777777" w:rsidR="005F25C5" w:rsidRDefault="0070184E">
      <w:pPr>
        <w:spacing w:before="20" w:after="190"/>
        <w:rPr>
          <w:del w:id="115" w:author="Comparison" w:date="2026-09-22T12:24:00Z" w16du:dateUtc="2026-09-22T16:24:00Z"/>
        </w:rPr>
      </w:pPr>
      <w:del w:id="116" w:author="Comparison" w:date="2026-09-22T12:24:00Z" w16du:dateUtc="2026-09-22T16:24:00Z">
        <w:r>
          <w:delText>.</w:delText>
        </w:r>
      </w:del>
    </w:p>
    <w:p w14:paraId="7DC07BDA" w14:textId="77777777" w:rsidR="005F25C5" w:rsidRDefault="0070184E">
      <w:pPr>
        <w:pStyle w:val="Heading2"/>
        <w:rPr>
          <w:del w:id="117" w:author="Comparison" w:date="2026-09-22T12:24:00Z" w16du:dateUtc="2026-09-22T16:24:00Z"/>
        </w:rPr>
      </w:pPr>
      <w:bookmarkStart w:id="118" w:name="_Toc1"/>
      <w:del w:id="119" w:author="Comparison" w:date="2026-09-22T12:24:00Z" w16du:dateUtc="2026-09-22T16:24:00Z">
        <w:r>
          <w:delText>Charakterystyki przedmiotowe</w:delText>
        </w:r>
        <w:bookmarkEnd w:id="118"/>
      </w:del>
    </w:p>
    <w:p w14:paraId="5C5C5573" w14:textId="77777777" w:rsidR="005F25C5" w:rsidRDefault="0070184E">
      <w:pPr>
        <w:pStyle w:val="Heading3"/>
        <w:rPr>
          <w:del w:id="120" w:author="Comparison" w:date="2026-09-22T12:24:00Z" w16du:dateUtc="2026-09-22T16:24:00Z"/>
        </w:rPr>
      </w:pPr>
      <w:bookmarkStart w:id="121" w:name="_Toc2"/>
      <w:del w:id="122" w:author="Comparison" w:date="2026-09-22T12:24:00Z" w16du:dateUtc="2026-09-22T16:24:00Z">
        <w:r>
          <w:delText>Profil ogólnoakademicki - wiedza</w:delText>
        </w:r>
        <w:bookmarkEnd w:id="121"/>
      </w:del>
    </w:p>
    <w:p w14:paraId="5D471556" w14:textId="77777777" w:rsidR="005F25C5" w:rsidRDefault="0070184E">
      <w:pPr>
        <w:keepNext/>
        <w:spacing w:after="10"/>
        <w:rPr>
          <w:del w:id="123" w:author="Comparison" w:date="2026-09-22T12:24:00Z" w16du:dateUtc="2026-09-22T16:24:00Z"/>
        </w:rPr>
      </w:pPr>
      <w:del w:id="124" w:author="Comparison" w:date="2026-09-22T12:24:00Z" w16du:dateUtc="2026-09-22T16:24:00Z">
        <w:r>
          <w:rPr>
            <w:b/>
            <w:bCs/>
          </w:rPr>
          <w:delText xml:space="preserve">Charakterystyka SEM_W01: </w:delText>
        </w:r>
      </w:del>
    </w:p>
    <w:p w14:paraId="0B0A680D" w14:textId="77777777" w:rsidR="005F25C5" w:rsidRDefault="0070184E">
      <w:pPr>
        <w:rPr>
          <w:del w:id="125" w:author="Comparison" w:date="2026-09-22T12:24:00Z" w16du:dateUtc="2026-09-22T16:24:00Z"/>
        </w:rPr>
      </w:pPr>
      <w:del w:id="126" w:author="Comparison" w:date="2026-09-22T12:24:00Z" w16du:dateUtc="2026-09-22T16:24:00Z">
        <w:r>
          <w:delText>Ma podstawową wiedzę dotyczącą uwarunkowań związanych z działalnością badawczą w zakresie zastosowań matematyki w naukach technicznych.</w:delText>
        </w:r>
      </w:del>
    </w:p>
    <w:p w14:paraId="29466C1A" w14:textId="77777777" w:rsidR="005F25C5" w:rsidRDefault="0070184E">
      <w:pPr>
        <w:spacing w:before="60"/>
        <w:rPr>
          <w:del w:id="127" w:author="Comparison" w:date="2026-09-22T12:24:00Z" w16du:dateUtc="2026-09-22T16:24:00Z"/>
        </w:rPr>
      </w:pPr>
      <w:del w:id="128" w:author="Comparison" w:date="2026-09-22T12:24:00Z" w16du:dateUtc="2026-09-22T16:24:00Z">
        <w:r>
          <w:delText xml:space="preserve">Weryfikacja: </w:delText>
        </w:r>
      </w:del>
    </w:p>
    <w:p w14:paraId="0DADEFD3" w14:textId="77777777" w:rsidR="005F25C5" w:rsidRDefault="0070184E">
      <w:pPr>
        <w:spacing w:before="20" w:after="190"/>
        <w:rPr>
          <w:del w:id="129" w:author="Comparison" w:date="2026-09-22T12:24:00Z" w16du:dateUtc="2026-09-22T16:24:00Z"/>
        </w:rPr>
      </w:pPr>
      <w:del w:id="130" w:author="Comparison" w:date="2026-09-22T12:24:00Z" w16du:dateUtc="2026-09-22T16:24:00Z">
        <w:r>
          <w:delText>Przygotowanie prezentacji, wygłoszenie referatu i aktywność w seminarium.</w:delText>
        </w:r>
      </w:del>
    </w:p>
    <w:p w14:paraId="64D624FA" w14:textId="77777777" w:rsidR="005F25C5" w:rsidRDefault="0070184E">
      <w:pPr>
        <w:spacing w:before="20" w:after="190"/>
        <w:rPr>
          <w:del w:id="131" w:author="Comparison" w:date="2026-09-22T12:24:00Z" w16du:dateUtc="2026-09-22T16:24:00Z"/>
        </w:rPr>
      </w:pPr>
      <w:del w:id="132" w:author="Comparison" w:date="2026-09-22T12:24:00Z" w16du:dateUtc="2026-09-22T16:24:00Z">
        <w:r>
          <w:rPr>
            <w:b/>
            <w:bCs/>
          </w:rPr>
          <w:delText xml:space="preserve">Powiązane charakterystyki kierunkowe: </w:delText>
        </w:r>
        <w:r>
          <w:delText>M2_W01, M2_W02, M2_W03</w:delText>
        </w:r>
      </w:del>
    </w:p>
    <w:p w14:paraId="065574EC" w14:textId="77777777" w:rsidR="005F25C5" w:rsidRDefault="0070184E">
      <w:pPr>
        <w:spacing w:before="20" w:after="190"/>
        <w:rPr>
          <w:del w:id="133" w:author="Comparison" w:date="2026-09-22T12:24:00Z" w16du:dateUtc="2026-09-22T16:24:00Z"/>
        </w:rPr>
      </w:pPr>
      <w:del w:id="134" w:author="Comparison" w:date="2026-09-22T12:24:00Z" w16du:dateUtc="2026-09-22T16:24:00Z">
        <w:r>
          <w:rPr>
            <w:b/>
            <w:bCs/>
          </w:rPr>
          <w:delText xml:space="preserve">Powiązane charakterystyki obszarowe: </w:delText>
        </w:r>
      </w:del>
    </w:p>
    <w:p w14:paraId="17733D01" w14:textId="77777777" w:rsidR="005F25C5" w:rsidRDefault="0070184E">
      <w:pPr>
        <w:keepNext/>
        <w:spacing w:after="10"/>
        <w:rPr>
          <w:del w:id="135" w:author="Comparison" w:date="2026-09-22T12:24:00Z" w16du:dateUtc="2026-09-22T16:24:00Z"/>
        </w:rPr>
      </w:pPr>
      <w:del w:id="136" w:author="Comparison" w:date="2026-09-22T12:24:00Z" w16du:dateUtc="2026-09-22T16:24:00Z">
        <w:r>
          <w:rPr>
            <w:b/>
            <w:bCs/>
          </w:rPr>
          <w:delText xml:space="preserve">Charakterystyka SEM_W02: </w:delText>
        </w:r>
      </w:del>
    </w:p>
    <w:p w14:paraId="3AF81CD7" w14:textId="77777777" w:rsidR="005F25C5" w:rsidRDefault="0070184E">
      <w:pPr>
        <w:rPr>
          <w:del w:id="137" w:author="Comparison" w:date="2026-09-22T12:24:00Z" w16du:dateUtc="2026-09-22T16:24:00Z"/>
        </w:rPr>
      </w:pPr>
      <w:del w:id="138" w:author="Comparison" w:date="2026-09-22T12:24:00Z" w16du:dateUtc="2026-09-22T16:24:00Z">
        <w:r>
          <w:delText>Zna i rozumie uwarunkowania etyczne i prawne, związane z działalnością naukową, dydaktyczną oraz wdrożeniową.</w:delText>
        </w:r>
      </w:del>
    </w:p>
    <w:p w14:paraId="5B7736E6" w14:textId="77777777" w:rsidR="005F25C5" w:rsidRDefault="0070184E">
      <w:pPr>
        <w:spacing w:before="60"/>
        <w:rPr>
          <w:del w:id="139" w:author="Comparison" w:date="2026-09-22T12:24:00Z" w16du:dateUtc="2026-09-22T16:24:00Z"/>
        </w:rPr>
      </w:pPr>
      <w:del w:id="140" w:author="Comparison" w:date="2026-09-22T12:24:00Z" w16du:dateUtc="2026-09-22T16:24:00Z">
        <w:r>
          <w:delText xml:space="preserve">Weryfikacja: </w:delText>
        </w:r>
      </w:del>
    </w:p>
    <w:p w14:paraId="07820ABF" w14:textId="77777777" w:rsidR="005F25C5" w:rsidRDefault="0070184E">
      <w:pPr>
        <w:spacing w:before="20" w:after="190"/>
        <w:rPr>
          <w:del w:id="141" w:author="Comparison" w:date="2026-09-22T12:24:00Z" w16du:dateUtc="2026-09-22T16:24:00Z"/>
        </w:rPr>
      </w:pPr>
      <w:del w:id="142" w:author="Comparison" w:date="2026-09-22T12:24:00Z" w16du:dateUtc="2026-09-22T16:24:00Z">
        <w:r>
          <w:delText>Przygotowanie prezentacji, wygłoszenie referatu i aktywność w seminarium.</w:delText>
        </w:r>
      </w:del>
    </w:p>
    <w:p w14:paraId="22E2F829" w14:textId="77777777" w:rsidR="005F25C5" w:rsidRDefault="0070184E">
      <w:pPr>
        <w:spacing w:before="20" w:after="190"/>
        <w:rPr>
          <w:del w:id="143" w:author="Comparison" w:date="2026-09-22T12:24:00Z" w16du:dateUtc="2026-09-22T16:24:00Z"/>
        </w:rPr>
      </w:pPr>
      <w:del w:id="144" w:author="Comparison" w:date="2026-09-22T12:24:00Z" w16du:dateUtc="2026-09-22T16:24:00Z">
        <w:r>
          <w:rPr>
            <w:b/>
            <w:bCs/>
          </w:rPr>
          <w:delText xml:space="preserve">Powiązane charakterystyki kierunkowe: </w:delText>
        </w:r>
        <w:r>
          <w:delText>M2_W04</w:delText>
        </w:r>
      </w:del>
    </w:p>
    <w:p w14:paraId="78570E43" w14:textId="77777777" w:rsidR="005F25C5" w:rsidRDefault="0070184E">
      <w:pPr>
        <w:spacing w:before="20" w:after="190"/>
        <w:rPr>
          <w:del w:id="145" w:author="Comparison" w:date="2026-09-22T12:24:00Z" w16du:dateUtc="2026-09-22T16:24:00Z"/>
        </w:rPr>
      </w:pPr>
      <w:del w:id="146" w:author="Comparison" w:date="2026-09-22T12:24:00Z" w16du:dateUtc="2026-09-22T16:24:00Z">
        <w:r>
          <w:rPr>
            <w:b/>
            <w:bCs/>
          </w:rPr>
          <w:delText xml:space="preserve">Powiązane charakterystyki obszarowe: </w:delText>
        </w:r>
      </w:del>
    </w:p>
    <w:p w14:paraId="3ECB2A95" w14:textId="77777777" w:rsidR="005F25C5" w:rsidRDefault="0070184E">
      <w:pPr>
        <w:pStyle w:val="Heading3"/>
        <w:rPr>
          <w:del w:id="147" w:author="Comparison" w:date="2026-09-22T12:24:00Z" w16du:dateUtc="2026-09-22T16:24:00Z"/>
        </w:rPr>
      </w:pPr>
      <w:bookmarkStart w:id="148" w:name="_Toc3"/>
      <w:del w:id="149" w:author="Comparison" w:date="2026-09-22T12:24:00Z" w16du:dateUtc="2026-09-22T16:24:00Z">
        <w:r>
          <w:delText>Profil ogólnoakademicki - umiejętności</w:delText>
        </w:r>
        <w:bookmarkEnd w:id="148"/>
      </w:del>
    </w:p>
    <w:p w14:paraId="132D74EB" w14:textId="77777777" w:rsidR="005F25C5" w:rsidRDefault="0070184E">
      <w:pPr>
        <w:keepNext/>
        <w:spacing w:after="10"/>
        <w:rPr>
          <w:del w:id="150" w:author="Comparison" w:date="2026-09-22T12:24:00Z" w16du:dateUtc="2026-09-22T16:24:00Z"/>
        </w:rPr>
      </w:pPr>
      <w:del w:id="151" w:author="Comparison" w:date="2026-09-22T12:24:00Z" w16du:dateUtc="2026-09-22T16:24:00Z">
        <w:r>
          <w:rPr>
            <w:b/>
            <w:bCs/>
          </w:rPr>
          <w:delText xml:space="preserve">Charakterystyka SEM_U01: </w:delText>
        </w:r>
      </w:del>
    </w:p>
    <w:p w14:paraId="51EB063B" w14:textId="77777777" w:rsidR="005F25C5" w:rsidRDefault="0070184E">
      <w:pPr>
        <w:rPr>
          <w:del w:id="152" w:author="Comparison" w:date="2026-09-22T12:24:00Z" w16du:dateUtc="2026-09-22T16:24:00Z"/>
        </w:rPr>
      </w:pPr>
      <w:del w:id="153" w:author="Comparison" w:date="2026-09-22T12:24:00Z" w16du:dateUtc="2026-09-22T16:24:00Z">
        <w:r>
          <w:delText>Potrafi przedstawić wyniki badań w postaci samodzielnie przygotowanego referatu po polsku lub w języku obcym, zawierającego motywację, metody dochodzenia do wyników oraz ich znaczenie na tle innych podobnych wyników</w:delText>
        </w:r>
      </w:del>
    </w:p>
    <w:p w14:paraId="405ADB60" w14:textId="77777777" w:rsidR="005F25C5" w:rsidRDefault="0070184E">
      <w:pPr>
        <w:spacing w:before="60"/>
        <w:rPr>
          <w:del w:id="154" w:author="Comparison" w:date="2026-09-22T12:24:00Z" w16du:dateUtc="2026-09-22T16:24:00Z"/>
        </w:rPr>
      </w:pPr>
      <w:del w:id="155" w:author="Comparison" w:date="2026-09-22T12:24:00Z" w16du:dateUtc="2026-09-22T16:24:00Z">
        <w:r>
          <w:delText xml:space="preserve">Weryfikacja: </w:delText>
        </w:r>
      </w:del>
    </w:p>
    <w:p w14:paraId="789ED8D3" w14:textId="77777777" w:rsidR="005F25C5" w:rsidRDefault="0070184E">
      <w:pPr>
        <w:spacing w:before="20" w:after="190"/>
        <w:rPr>
          <w:del w:id="156" w:author="Comparison" w:date="2026-09-22T12:24:00Z" w16du:dateUtc="2026-09-22T16:24:00Z"/>
        </w:rPr>
      </w:pPr>
      <w:del w:id="157" w:author="Comparison" w:date="2026-09-22T12:24:00Z" w16du:dateUtc="2026-09-22T16:24:00Z">
        <w:r>
          <w:delText>Przygotowanie prezentacji, wygłoszenie referatu i aktywność w seminarium.</w:delText>
        </w:r>
      </w:del>
    </w:p>
    <w:p w14:paraId="00F10686" w14:textId="77777777" w:rsidR="005F25C5" w:rsidRDefault="0070184E">
      <w:pPr>
        <w:spacing w:before="20" w:after="190"/>
        <w:rPr>
          <w:del w:id="158" w:author="Comparison" w:date="2026-09-22T12:24:00Z" w16du:dateUtc="2026-09-22T16:24:00Z"/>
        </w:rPr>
      </w:pPr>
      <w:del w:id="159" w:author="Comparison" w:date="2026-09-22T12:24:00Z" w16du:dateUtc="2026-09-22T16:24:00Z">
        <w:r>
          <w:rPr>
            <w:b/>
            <w:bCs/>
          </w:rPr>
          <w:delText xml:space="preserve">Powiązane charakterystyki kierunkowe: </w:delText>
        </w:r>
        <w:r>
          <w:delText>M2_U01</w:delText>
        </w:r>
      </w:del>
    </w:p>
    <w:p w14:paraId="3993FD80" w14:textId="77777777" w:rsidR="005F25C5" w:rsidRDefault="0070184E">
      <w:pPr>
        <w:spacing w:before="20" w:after="190"/>
        <w:rPr>
          <w:del w:id="160" w:author="Comparison" w:date="2026-09-22T12:24:00Z" w16du:dateUtc="2026-09-22T16:24:00Z"/>
        </w:rPr>
      </w:pPr>
      <w:del w:id="161" w:author="Comparison" w:date="2026-09-22T12:24:00Z" w16du:dateUtc="2026-09-22T16:24:00Z">
        <w:r>
          <w:rPr>
            <w:b/>
            <w:bCs/>
          </w:rPr>
          <w:delText xml:space="preserve">Powiązane charakterystyki obszarowe: </w:delText>
        </w:r>
      </w:del>
    </w:p>
    <w:p w14:paraId="7D70E187" w14:textId="77777777" w:rsidR="005F25C5" w:rsidRDefault="0070184E">
      <w:pPr>
        <w:keepNext/>
        <w:spacing w:after="10"/>
        <w:rPr>
          <w:del w:id="162" w:author="Comparison" w:date="2026-09-22T12:24:00Z" w16du:dateUtc="2026-09-22T16:24:00Z"/>
        </w:rPr>
      </w:pPr>
      <w:del w:id="163" w:author="Comparison" w:date="2026-09-22T12:24:00Z" w16du:dateUtc="2026-09-22T16:24:00Z">
        <w:r>
          <w:rPr>
            <w:b/>
            <w:bCs/>
          </w:rPr>
          <w:delText xml:space="preserve">Charakterystyka SEM_U02: </w:delText>
        </w:r>
      </w:del>
    </w:p>
    <w:p w14:paraId="6E88EF07" w14:textId="77777777" w:rsidR="005F25C5" w:rsidRDefault="0070184E">
      <w:pPr>
        <w:rPr>
          <w:del w:id="164" w:author="Comparison" w:date="2026-09-22T12:24:00Z" w16du:dateUtc="2026-09-22T16:24:00Z"/>
        </w:rPr>
      </w:pPr>
      <w:del w:id="165" w:author="Comparison" w:date="2026-09-22T12:24:00Z" w16du:dateUtc="2026-09-22T16:24:00Z">
        <w:r>
          <w:delText>Potrafi określić kierunki dalszego uczenia się oraz zrealizować proces samokształcenia.</w:delText>
        </w:r>
      </w:del>
    </w:p>
    <w:p w14:paraId="1646CA78" w14:textId="77777777" w:rsidR="005F25C5" w:rsidRDefault="0070184E">
      <w:pPr>
        <w:spacing w:before="60"/>
        <w:rPr>
          <w:del w:id="166" w:author="Comparison" w:date="2026-09-22T12:24:00Z" w16du:dateUtc="2026-09-22T16:24:00Z"/>
        </w:rPr>
      </w:pPr>
      <w:del w:id="167" w:author="Comparison" w:date="2026-09-22T12:24:00Z" w16du:dateUtc="2026-09-22T16:24:00Z">
        <w:r>
          <w:delText xml:space="preserve">Weryfikacja: </w:delText>
        </w:r>
      </w:del>
    </w:p>
    <w:p w14:paraId="34D218DD" w14:textId="77777777" w:rsidR="005F25C5" w:rsidRDefault="0070184E">
      <w:pPr>
        <w:spacing w:before="20" w:after="190"/>
        <w:rPr>
          <w:del w:id="168" w:author="Comparison" w:date="2026-09-22T12:24:00Z" w16du:dateUtc="2026-09-22T16:24:00Z"/>
        </w:rPr>
      </w:pPr>
      <w:del w:id="169" w:author="Comparison" w:date="2026-09-22T12:24:00Z" w16du:dateUtc="2026-09-22T16:24:00Z">
        <w:r>
          <w:delText>Przygotowanie prezentacji, wygłoszenie referatu i aktywność w seminarium.</w:delText>
        </w:r>
      </w:del>
    </w:p>
    <w:p w14:paraId="7B10A3C2" w14:textId="77777777" w:rsidR="005F25C5" w:rsidRDefault="0070184E">
      <w:pPr>
        <w:spacing w:before="20" w:after="190"/>
        <w:rPr>
          <w:del w:id="170" w:author="Comparison" w:date="2026-09-22T12:24:00Z" w16du:dateUtc="2026-09-22T16:24:00Z"/>
        </w:rPr>
      </w:pPr>
      <w:del w:id="171" w:author="Comparison" w:date="2026-09-22T12:24:00Z" w16du:dateUtc="2026-09-22T16:24:00Z">
        <w:r>
          <w:rPr>
            <w:b/>
            <w:bCs/>
          </w:rPr>
          <w:delText xml:space="preserve">Powiązane charakterystyki kierunkowe: </w:delText>
        </w:r>
        <w:r>
          <w:delText>M2_U02</w:delText>
        </w:r>
      </w:del>
    </w:p>
    <w:p w14:paraId="486742A3" w14:textId="77777777" w:rsidR="005F25C5" w:rsidRDefault="0070184E">
      <w:pPr>
        <w:spacing w:before="20" w:after="190"/>
        <w:rPr>
          <w:del w:id="172" w:author="Comparison" w:date="2026-09-22T12:24:00Z" w16du:dateUtc="2026-09-22T16:24:00Z"/>
        </w:rPr>
      </w:pPr>
      <w:del w:id="173" w:author="Comparison" w:date="2026-09-22T12:24:00Z" w16du:dateUtc="2026-09-22T16:24:00Z">
        <w:r>
          <w:rPr>
            <w:b/>
            <w:bCs/>
          </w:rPr>
          <w:delText xml:space="preserve">Powiązane charakterystyki obszarowe: </w:delText>
        </w:r>
      </w:del>
    </w:p>
    <w:p w14:paraId="3C74361D" w14:textId="77777777" w:rsidR="005F25C5" w:rsidRDefault="0070184E">
      <w:pPr>
        <w:pStyle w:val="Heading3"/>
        <w:rPr>
          <w:del w:id="174" w:author="Comparison" w:date="2026-09-22T12:24:00Z" w16du:dateUtc="2026-09-22T16:24:00Z"/>
        </w:rPr>
      </w:pPr>
      <w:bookmarkStart w:id="175" w:name="_Toc4"/>
      <w:del w:id="176" w:author="Comparison" w:date="2026-09-22T12:24:00Z" w16du:dateUtc="2026-09-22T16:24:00Z">
        <w:r>
          <w:delText>Profil ogólnoakademicki - kompetencje społeczne</w:delText>
        </w:r>
        <w:bookmarkEnd w:id="175"/>
      </w:del>
    </w:p>
    <w:p w14:paraId="514CDAA3" w14:textId="77777777" w:rsidR="005F25C5" w:rsidRDefault="0070184E">
      <w:pPr>
        <w:keepNext/>
        <w:spacing w:after="10"/>
        <w:rPr>
          <w:del w:id="177" w:author="Comparison" w:date="2026-09-22T12:24:00Z" w16du:dateUtc="2026-09-22T16:24:00Z"/>
        </w:rPr>
      </w:pPr>
      <w:del w:id="178" w:author="Comparison" w:date="2026-09-22T12:24:00Z" w16du:dateUtc="2026-09-22T16:24:00Z">
        <w:r>
          <w:rPr>
            <w:b/>
            <w:bCs/>
          </w:rPr>
          <w:delText xml:space="preserve">Charakterystyka SEM_K01: </w:delText>
        </w:r>
      </w:del>
    </w:p>
    <w:p w14:paraId="0C6C92D5" w14:textId="77777777" w:rsidR="005F25C5" w:rsidRDefault="0070184E">
      <w:pPr>
        <w:rPr>
          <w:del w:id="179" w:author="Comparison" w:date="2026-09-22T12:24:00Z" w16du:dateUtc="2026-09-22T16:24:00Z"/>
        </w:rPr>
      </w:pPr>
      <w:del w:id="180" w:author="Comparison" w:date="2026-09-22T12:24:00Z" w16du:dateUtc="2026-09-22T16:24:00Z">
        <w:r>
          <w:delText>Rozumie potrzebę uczenia się przez całe życie i podnoszenia kompetencji zawodowych.</w:delText>
        </w:r>
      </w:del>
    </w:p>
    <w:p w14:paraId="3C49B345" w14:textId="77777777" w:rsidR="005F25C5" w:rsidRDefault="0070184E">
      <w:pPr>
        <w:spacing w:before="60"/>
        <w:rPr>
          <w:del w:id="181" w:author="Comparison" w:date="2026-09-22T12:24:00Z" w16du:dateUtc="2026-09-22T16:24:00Z"/>
        </w:rPr>
      </w:pPr>
      <w:del w:id="182" w:author="Comparison" w:date="2026-09-22T12:24:00Z" w16du:dateUtc="2026-09-22T16:24:00Z">
        <w:r>
          <w:delText xml:space="preserve">Weryfikacja: </w:delText>
        </w:r>
      </w:del>
    </w:p>
    <w:p w14:paraId="726F3940" w14:textId="77777777" w:rsidR="005F25C5" w:rsidRDefault="0070184E">
      <w:pPr>
        <w:spacing w:before="20" w:after="190"/>
        <w:rPr>
          <w:del w:id="183" w:author="Comparison" w:date="2026-09-22T12:24:00Z" w16du:dateUtc="2026-09-22T16:24:00Z"/>
        </w:rPr>
      </w:pPr>
      <w:del w:id="184" w:author="Comparison" w:date="2026-09-22T12:24:00Z" w16du:dateUtc="2026-09-22T16:24:00Z">
        <w:r>
          <w:delText>Przygotowanie prezentacji, wygłoszenie referatu i aktywność w seminarium.</w:delText>
        </w:r>
      </w:del>
    </w:p>
    <w:p w14:paraId="2FF44EA0" w14:textId="77777777" w:rsidR="005F25C5" w:rsidRDefault="0070184E">
      <w:pPr>
        <w:spacing w:before="20" w:after="190"/>
        <w:rPr>
          <w:del w:id="185" w:author="Comparison" w:date="2026-09-22T12:24:00Z" w16du:dateUtc="2026-09-22T16:24:00Z"/>
        </w:rPr>
      </w:pPr>
      <w:del w:id="186" w:author="Comparison" w:date="2026-09-22T12:24:00Z" w16du:dateUtc="2026-09-22T16:24:00Z">
        <w:r>
          <w:rPr>
            <w:b/>
            <w:bCs/>
          </w:rPr>
          <w:delText xml:space="preserve">Powiązane charakterystyki kierunkowe: </w:delText>
        </w:r>
        <w:r>
          <w:delText>M2MNT_K01</w:delText>
        </w:r>
      </w:del>
    </w:p>
    <w:p w14:paraId="4A792C10" w14:textId="77777777" w:rsidR="005F25C5" w:rsidRDefault="0070184E">
      <w:pPr>
        <w:spacing w:before="20" w:after="190"/>
        <w:rPr>
          <w:del w:id="187" w:author="Comparison" w:date="2026-09-22T12:24:00Z" w16du:dateUtc="2026-09-22T16:24:00Z"/>
        </w:rPr>
      </w:pPr>
      <w:del w:id="188" w:author="Comparison" w:date="2026-09-22T12:24:00Z" w16du:dateUtc="2026-09-22T16:24:00Z">
        <w:r>
          <w:rPr>
            <w:b/>
            <w:bCs/>
          </w:rPr>
          <w:delText xml:space="preserve">Powiązane charakterystyki obszarowe: </w:delText>
        </w:r>
      </w:del>
    </w:p>
    <w:p w14:paraId="259C36C8" w14:textId="77777777" w:rsidR="005F25C5" w:rsidRDefault="0070184E">
      <w:pPr>
        <w:keepNext/>
        <w:spacing w:after="10"/>
        <w:rPr>
          <w:del w:id="189" w:author="Comparison" w:date="2026-09-22T12:24:00Z" w16du:dateUtc="2026-09-22T16:24:00Z"/>
        </w:rPr>
      </w:pPr>
      <w:del w:id="190" w:author="Comparison" w:date="2026-09-22T12:24:00Z" w16du:dateUtc="2026-09-22T16:24:00Z">
        <w:r>
          <w:rPr>
            <w:b/>
            <w:bCs/>
          </w:rPr>
          <w:delText xml:space="preserve">Charakterystyka SEM_K02: </w:delText>
        </w:r>
      </w:del>
    </w:p>
    <w:p w14:paraId="74EE6FBE" w14:textId="77777777" w:rsidR="005F25C5" w:rsidRDefault="0070184E">
      <w:pPr>
        <w:rPr>
          <w:del w:id="191" w:author="Comparison" w:date="2026-09-22T12:24:00Z" w16du:dateUtc="2026-09-22T16:24:00Z"/>
        </w:rPr>
      </w:pPr>
      <w:del w:id="192" w:author="Comparison" w:date="2026-09-22T12:24:00Z" w16du:dateUtc="2026-09-22T16:24:00Z">
        <w:r>
          <w:delText>Jest gotów do przestrzegania i rozwijania zasad etyki zawodowej oraz działania na rzecz przestrzegania tych zasad.</w:delText>
        </w:r>
      </w:del>
    </w:p>
    <w:p w14:paraId="7A41CB19" w14:textId="77777777" w:rsidR="005F25C5" w:rsidRDefault="0070184E">
      <w:pPr>
        <w:spacing w:before="60"/>
        <w:rPr>
          <w:del w:id="193" w:author="Comparison" w:date="2026-09-22T12:24:00Z" w16du:dateUtc="2026-09-22T16:24:00Z"/>
        </w:rPr>
      </w:pPr>
      <w:del w:id="194" w:author="Comparison" w:date="2026-09-22T12:24:00Z" w16du:dateUtc="2026-09-22T16:24:00Z">
        <w:r>
          <w:delText xml:space="preserve">Weryfikacja: </w:delText>
        </w:r>
      </w:del>
    </w:p>
    <w:p w14:paraId="491980AF" w14:textId="77777777" w:rsidR="005F25C5" w:rsidRDefault="0070184E">
      <w:pPr>
        <w:spacing w:before="20" w:after="190"/>
        <w:rPr>
          <w:del w:id="195" w:author="Comparison" w:date="2026-09-22T12:24:00Z" w16du:dateUtc="2026-09-22T16:24:00Z"/>
        </w:rPr>
      </w:pPr>
      <w:del w:id="196" w:author="Comparison" w:date="2026-09-22T12:24:00Z" w16du:dateUtc="2026-09-22T16:24:00Z">
        <w:r>
          <w:delText>Przygotowanie prezentacji, wygłoszenie referatu i aktywność w seminarium</w:delText>
        </w:r>
      </w:del>
    </w:p>
    <w:p w14:paraId="726A8420" w14:textId="77777777" w:rsidR="005F25C5" w:rsidRDefault="0070184E">
      <w:pPr>
        <w:spacing w:before="20" w:after="190"/>
        <w:rPr>
          <w:del w:id="197" w:author="Comparison" w:date="2026-09-22T12:24:00Z" w16du:dateUtc="2026-09-22T16:24:00Z"/>
        </w:rPr>
      </w:pPr>
      <w:del w:id="198" w:author="Comparison" w:date="2026-09-22T12:24:00Z" w16du:dateUtc="2026-09-22T16:24:00Z">
        <w:r>
          <w:rPr>
            <w:b/>
            <w:bCs/>
          </w:rPr>
          <w:delText xml:space="preserve">Powiązane charakterystyki kierunkowe: </w:delText>
        </w:r>
        <w:r>
          <w:delText>M2_K04</w:delText>
        </w:r>
      </w:del>
    </w:p>
    <w:p w14:paraId="7B5BB58F" w14:textId="77777777" w:rsidR="005F25C5" w:rsidRDefault="0070184E">
      <w:pPr>
        <w:pPrChange w:id="199" w:author="Comparison" w:date="2026-09-22T12:24:00Z" w16du:dateUtc="2026-09-22T16:24:00Z">
          <w:pPr>
            <w:spacing w:before="20" w:after="190"/>
          </w:pPr>
        </w:pPrChange>
      </w:pPr>
      <w:del w:id="200" w:author="Comparison" w:date="2026-09-22T12:24:00Z" w16du:dateUtc="2026-09-22T16:24:00Z">
        <w:r>
          <w:rPr>
            <w:b/>
            <w:bCs/>
          </w:rPr>
          <w:delText xml:space="preserve">Powiązane charakterystyki obszarowe: </w:delText>
        </w:r>
      </w:del>
    </w:p>
    <w:sectPr w:rsidR="005F25C5">
      <w:headerReference w:type="default" r:id="rId6"/>
      <w:footerReference w:type="default" r:id="rId7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34C392" w14:textId="77777777" w:rsidR="0070184E" w:rsidRDefault="0070184E" w:rsidP="00AE32B8">
      <w:pPr>
        <w:spacing w:after="0" w:line="240" w:lineRule="auto"/>
      </w:pPr>
      <w:r>
        <w:separator/>
      </w:r>
    </w:p>
  </w:endnote>
  <w:endnote w:type="continuationSeparator" w:id="0">
    <w:p w14:paraId="2E7B6303" w14:textId="77777777" w:rsidR="0070184E" w:rsidRDefault="0070184E" w:rsidP="00AE32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A46E2B" w14:textId="77777777" w:rsidR="00AE32B8" w:rsidRDefault="00AE32B8">
    <w:pPr>
      <w:pStyle w:val="Header"/>
      <w:pPrChange w:id="210" w:author="Comparison" w:date="2026-09-22T12:24:00Z" w16du:dateUtc="2026-09-22T16:24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B7994F" w14:textId="77777777" w:rsidR="0070184E" w:rsidRDefault="0070184E" w:rsidP="00AE32B8">
      <w:pPr>
        <w:spacing w:after="0" w:line="240" w:lineRule="auto"/>
      </w:pPr>
      <w:r>
        <w:separator/>
      </w:r>
    </w:p>
  </w:footnote>
  <w:footnote w:type="continuationSeparator" w:id="0">
    <w:p w14:paraId="68957BFF" w14:textId="77777777" w:rsidR="0070184E" w:rsidRDefault="0070184E" w:rsidP="00AE32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65"/>
      <w:gridCol w:w="905"/>
      <w:gridCol w:w="4065"/>
    </w:tblGrid>
    <w:tr w:rsidR="00EB757F" w14:paraId="49B95E22" w14:textId="77777777">
      <w:tblPrEx>
        <w:tblCellMar>
          <w:top w:w="0" w:type="dxa"/>
          <w:bottom w:w="0" w:type="dxa"/>
        </w:tblCellMar>
      </w:tblPrEx>
      <w:trPr>
        <w:ins w:id="201" w:author="Comparison" w:date="2026-09-22T12:24:00Z" w16du:dateUtc="2026-09-22T16:24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75DBBDBC" w14:textId="77777777" w:rsidR="00EB757F" w:rsidRDefault="0070184E">
          <w:pPr>
            <w:rPr>
              <w:ins w:id="202" w:author="Comparison" w:date="2026-09-22T12:24:00Z" w16du:dateUtc="2026-09-22T16:24:00Z"/>
            </w:rPr>
          </w:pPr>
          <w:ins w:id="203" w:author="Comparison" w:date="2026-09-22T12:24:00Z" w16du:dateUtc="2026-09-22T16:24:00Z">
            <w:r>
              <w:rPr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0A0AC698" w14:textId="2A436623" w:rsidR="00EB757F" w:rsidRDefault="0070184E">
          <w:pPr>
            <w:jc w:val="center"/>
            <w:rPr>
              <w:ins w:id="204" w:author="Comparison" w:date="2026-09-22T12:24:00Z" w16du:dateUtc="2026-09-22T16:24:00Z"/>
            </w:rPr>
          </w:pPr>
          <w:ins w:id="205" w:author="Comparison" w:date="2026-09-22T12:24:00Z" w16du:dateUtc="2026-09-22T16:24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AE32B8">
            <w:rPr>
              <w:noProof/>
              <w:color w:val="000000"/>
            </w:rPr>
            <w:t>1</w:t>
          </w:r>
          <w:ins w:id="206" w:author="Comparison" w:date="2026-09-22T12:24:00Z" w16du:dateUtc="2026-09-22T16:24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5A715AE8" w14:textId="77777777" w:rsidR="00EB757F" w:rsidRDefault="0070184E">
          <w:pPr>
            <w:jc w:val="right"/>
            <w:rPr>
              <w:ins w:id="207" w:author="Comparison" w:date="2026-09-22T12:24:00Z" w16du:dateUtc="2026-09-22T16:24:00Z"/>
            </w:rPr>
          </w:pPr>
          <w:ins w:id="208" w:author="Comparison" w:date="2026-09-22T12:24:00Z" w16du:dateUtc="2026-09-22T16:24:00Z">
            <w:r>
              <w:rPr>
                <w:color w:val="000000"/>
              </w:rPr>
              <w:t>07.12.2025</w:t>
            </w:r>
          </w:ins>
        </w:p>
      </w:tc>
    </w:tr>
  </w:tbl>
  <w:p w14:paraId="18E4B66F" w14:textId="77777777" w:rsidR="00AE32B8" w:rsidRDefault="00AE32B8">
    <w:pPr>
      <w:pStyle w:val="Header"/>
      <w:rPr>
        <w:del w:id="209" w:author="Comparison" w:date="2026-09-22T12:24:00Z" w16du:dateUtc="2026-09-22T16:24:00Z"/>
      </w:rP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25C5"/>
    <w:rsid w:val="005F25C5"/>
    <w:rsid w:val="0070184E"/>
    <w:rsid w:val="00875E83"/>
    <w:rsid w:val="008C352C"/>
    <w:rsid w:val="008F5AC6"/>
    <w:rsid w:val="00AE32B8"/>
    <w:rsid w:val="00EB7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4F0629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uiPriority w:val="9"/>
    <w:unhideWhenUsed/>
    <w:qFormat/>
    <w:pPr>
      <w:spacing w:before="40" w:after="190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spacing w:before="40" w:after="19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AE32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32B8"/>
  </w:style>
  <w:style w:type="paragraph" w:styleId="Footer">
    <w:name w:val="footer"/>
    <w:basedOn w:val="Normal"/>
    <w:link w:val="FooterChar"/>
    <w:uiPriority w:val="99"/>
    <w:unhideWhenUsed/>
    <w:rsid w:val="00AE32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32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1332</Words>
  <Characters>7597</Characters>
  <Application>Microsoft Office Word</Application>
  <DocSecurity>0</DocSecurity>
  <Lines>63</Lines>
  <Paragraphs>17</Paragraphs>
  <ScaleCrop>false</ScaleCrop>
  <Manager/>
  <Company/>
  <LinksUpToDate>false</LinksUpToDate>
  <CharactersWithSpaces>8912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Arthur Souza Rodrigues</cp:lastModifiedBy>
  <cp:revision>1</cp:revision>
  <dcterms:created xsi:type="dcterms:W3CDTF">2024-08-12T01:15:00Z</dcterms:created>
  <dcterms:modified xsi:type="dcterms:W3CDTF">2026-09-22T16:24:00Z</dcterms:modified>
  <cp:category/>
</cp:coreProperties>
</file>