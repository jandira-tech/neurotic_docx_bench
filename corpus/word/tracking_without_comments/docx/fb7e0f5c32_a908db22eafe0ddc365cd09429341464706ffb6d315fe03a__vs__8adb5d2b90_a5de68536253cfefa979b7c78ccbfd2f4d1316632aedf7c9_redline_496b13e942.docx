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D75461" w14:textId="77777777" w:rsidR="00641A57" w:rsidRDefault="000C54BB" w:rsidP="00641A57">
      <w:pPr>
        <w:autoSpaceDE w:val="0"/>
        <w:autoSpaceDN w:val="0"/>
        <w:adjustRightInd w:val="0"/>
        <w:spacing w:line="240" w:lineRule="auto"/>
        <w:jc w:val="both"/>
        <w:rPr>
          <w:del w:id="1" w:author="muhammad ikhwan zein" w:date="2026-09-25T20:03:00Z" w16du:dateUtc="2026-09-26T00:03:00Z"/>
          <w:rFonts w:cstheme="minorHAnsi"/>
          <w:sz w:val="24"/>
          <w:szCs w:val="24"/>
        </w:rPr>
      </w:pPr>
      <w:ins w:id="2" w:author="muhammad ikhwan zein" w:date="2026-09-25T20:03:00Z" w16du:dateUtc="2026-09-26T00:03:00Z">
        <w:r w:rsidRPr="00B764D4">
          <w:rPr>
            <w:rFonts w:asciiTheme="minorHAnsi" w:hAnsiTheme="minorHAnsi" w:cstheme="minorHAnsi"/>
            <w:sz w:val="22"/>
            <w:szCs w:val="22"/>
            <w:lang w:val="en-US"/>
          </w:rPr>
          <w:t>Supplement</w:t>
        </w:r>
        <w:r>
          <w:rPr>
            <w:rFonts w:asciiTheme="minorHAnsi" w:hAnsiTheme="minorHAnsi" w:cstheme="minorHAnsi"/>
            <w:sz w:val="22"/>
            <w:szCs w:val="22"/>
            <w:lang w:val="en-US"/>
          </w:rPr>
          <w:t>ary</w:t>
        </w:r>
        <w:r w:rsidRPr="00B764D4">
          <w:rPr>
            <w:rFonts w:asciiTheme="minorHAnsi" w:hAnsiTheme="minorHAnsi" w:cstheme="minorHAnsi"/>
            <w:sz w:val="22"/>
            <w:szCs w:val="22"/>
            <w:lang w:val="en-US"/>
          </w:rPr>
          <w:t xml:space="preserve"> </w:t>
        </w:r>
      </w:ins>
      <w:r w:rsidR="00641A57" w:rsidRPr="00B764D4">
        <w:rPr>
          <w:rFonts w:asciiTheme="minorHAnsi" w:hAnsiTheme="minorHAnsi"/>
          <w:sz w:val="22"/>
          <w:lang w:val="en-US"/>
          <w:rPrChange w:id="3" w:author="muhammad ikhwan zein" w:date="2026-09-25T20:03:00Z" w16du:dateUtc="2026-09-26T00:03:00Z">
            <w:rPr>
              <w:rFonts w:cstheme="minorHAnsi"/>
              <w:sz w:val="24"/>
              <w:szCs w:val="24"/>
            </w:rPr>
          </w:rPrChange>
        </w:rPr>
        <w:t>Table 1</w:t>
      </w:r>
      <w:ins w:id="4" w:author="muhammad ikhwan zein" w:date="2026-09-25T20:03:00Z" w16du:dateUtc="2026-09-26T00:03:00Z">
        <w:r w:rsidRPr="00B764D4">
          <w:rPr>
            <w:rFonts w:cstheme="minorHAnsi"/>
          </w:rPr>
          <w:t>.</w:t>
        </w:r>
        <w:r>
          <w:rPr>
            <w:rFonts w:cstheme="minorHAnsi"/>
          </w:rPr>
          <w:t xml:space="preserve"> Comparison </w:t>
        </w:r>
      </w:ins>
      <w:del w:id="5" w:author="muhammad ikhwan zein" w:date="2026-09-25T20:03:00Z" w16du:dateUtc="2026-09-26T00:03:00Z">
        <w:r w:rsidR="00641A57">
          <w:rPr>
            <w:rFonts w:cstheme="minorHAnsi"/>
            <w:sz w:val="24"/>
            <w:szCs w:val="24"/>
          </w:rPr>
          <w:delText>:</w:delText>
        </w:r>
      </w:del>
    </w:p>
    <w:p w14:paraId="41CCD804" w14:textId="77777777" w:rsidR="00641A57" w:rsidRPr="00B764D4" w:rsidRDefault="00641A57" w:rsidP="000C54BB">
      <w:pPr>
        <w:rPr>
          <w:rFonts w:asciiTheme="minorHAnsi" w:hAnsiTheme="minorHAnsi"/>
          <w:sz w:val="22"/>
          <w:lang w:val="en-US"/>
          <w:rPrChange w:id="6" w:author="muhammad ikhwan zein" w:date="2026-09-25T20:03:00Z" w16du:dateUtc="2026-09-26T00:03:00Z">
            <w:rPr>
              <w:rFonts w:cstheme="minorHAnsi"/>
              <w:sz w:val="24"/>
              <w:szCs w:val="24"/>
            </w:rPr>
          </w:rPrChange>
        </w:rPr>
        <w:pPrChange w:id="7" w:author="muhammad ikhwan zein" w:date="2026-09-25T20:03:00Z" w16du:dateUtc="2026-09-26T00:03:00Z">
          <w:pPr>
            <w:autoSpaceDE w:val="0"/>
            <w:autoSpaceDN w:val="0"/>
            <w:adjustRightInd w:val="0"/>
            <w:spacing w:after="0" w:line="240" w:lineRule="auto"/>
            <w:jc w:val="both"/>
          </w:pPr>
        </w:pPrChange>
      </w:pPr>
      <w:del w:id="8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 xml:space="preserve">Change in mean heart rate (beats per minute) over time </w:delText>
        </w:r>
      </w:del>
      <w:r>
        <w:rPr>
          <w:rFonts w:asciiTheme="minorHAnsi" w:hAnsiTheme="minorHAnsi"/>
          <w:sz w:val="22"/>
          <w:lang w:val="en-US"/>
          <w:rPrChange w:id="9" w:author="muhammad ikhwan zein" w:date="2026-09-25T20:03:00Z" w16du:dateUtc="2026-09-26T00:03:00Z">
            <w:rPr>
              <w:rFonts w:cstheme="minorHAnsi"/>
              <w:sz w:val="24"/>
              <w:szCs w:val="24"/>
            </w:rPr>
          </w:rPrChange>
        </w:rPr>
        <w:t xml:space="preserve">between </w:t>
      </w:r>
      <w:ins w:id="10" w:author="muhammad ikhwan zein" w:date="2026-09-25T20:03:00Z" w16du:dateUtc="2026-09-26T00:03:00Z">
        <w:r w:rsidR="000C54BB">
          <w:rPr>
            <w:rFonts w:asciiTheme="minorHAnsi" w:hAnsiTheme="minorHAnsi" w:cstheme="minorHAnsi"/>
            <w:sz w:val="22"/>
            <w:szCs w:val="22"/>
            <w:lang w:val="en-US"/>
          </w:rPr>
          <w:t>injury grading, MRI findings and time to return to play.</w:t>
        </w:r>
      </w:ins>
      <w:del w:id="11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two groups:</w:delText>
        </w:r>
      </w:del>
    </w:p>
    <w:p w14:paraId="6A87F5EE" w14:textId="77777777" w:rsidR="00641A57" w:rsidRPr="00B764D4" w:rsidRDefault="00641A57" w:rsidP="000C54BB">
      <w:pPr>
        <w:rPr>
          <w:rFonts w:asciiTheme="minorHAnsi" w:hAnsiTheme="minorHAnsi"/>
          <w:sz w:val="22"/>
          <w:lang w:val="en-US"/>
          <w:rPrChange w:id="12" w:author="muhammad ikhwan zein" w:date="2026-09-25T20:03:00Z" w16du:dateUtc="2026-09-26T00:03:00Z">
            <w:rPr>
              <w:rFonts w:cstheme="minorHAnsi"/>
              <w:sz w:val="24"/>
              <w:szCs w:val="24"/>
            </w:rPr>
          </w:rPrChange>
        </w:rPr>
        <w:pPrChange w:id="13" w:author="muhammad ikhwan zein" w:date="2026-09-25T20:03:00Z" w16du:dateUtc="2026-09-26T00:03:00Z">
          <w:pPr>
            <w:autoSpaceDE w:val="0"/>
            <w:autoSpaceDN w:val="0"/>
            <w:adjustRightInd w:val="0"/>
            <w:spacing w:after="0" w:line="240" w:lineRule="auto"/>
            <w:jc w:val="both"/>
          </w:pPr>
        </w:pPrChange>
      </w:pPr>
    </w:p>
    <w:tbl>
      <w:tblPr>
        <w:tblStyle w:val="PlainTable2"/>
        <w:tblW w:w="13939" w:type="dxa"/>
        <w:tblLayout w:type="fixed"/>
        <w:tblLook w:val="04A0" w:firstRow="1" w:lastRow="0" w:firstColumn="1" w:lastColumn="0" w:noHBand="0" w:noVBand="1"/>
        <w:tblPrChange w:id="14" w:author="muhammad ikhwan zein" w:date="2026-09-25T20:03:00Z" w16du:dateUtc="2026-09-26T00:03:00Z">
          <w:tblPr>
            <w:tblW w:w="9015" w:type="dxa"/>
            <w:tblInd w:w="93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782"/>
        <w:gridCol w:w="1104"/>
        <w:gridCol w:w="4364"/>
        <w:gridCol w:w="966"/>
        <w:gridCol w:w="601"/>
        <w:gridCol w:w="368"/>
        <w:gridCol w:w="1012"/>
        <w:gridCol w:w="1148"/>
        <w:gridCol w:w="966"/>
        <w:gridCol w:w="1148"/>
        <w:gridCol w:w="1480"/>
        <w:tblGridChange w:id="15">
          <w:tblGrid>
            <w:gridCol w:w="93"/>
            <w:gridCol w:w="689"/>
            <w:gridCol w:w="1104"/>
            <w:gridCol w:w="27"/>
            <w:gridCol w:w="932"/>
            <w:gridCol w:w="1392"/>
            <w:gridCol w:w="967"/>
            <w:gridCol w:w="1046"/>
            <w:gridCol w:w="443"/>
            <w:gridCol w:w="144"/>
            <w:gridCol w:w="379"/>
            <w:gridCol w:w="601"/>
            <w:gridCol w:w="368"/>
            <w:gridCol w:w="778"/>
            <w:gridCol w:w="145"/>
            <w:gridCol w:w="89"/>
            <w:gridCol w:w="2114"/>
            <w:gridCol w:w="1148"/>
            <w:gridCol w:w="1480"/>
          </w:tblGrid>
        </w:tblGridChange>
      </w:tblGrid>
      <w:tr w:rsidR="00641A57" w14:paraId="18F65E72" w14:textId="77777777" w:rsidTr="00CE6665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939" w:type="dxa"/>
          <w:trHeight w:val="285"/>
          <w:trPrChange w:id="16" w:author="muhammad ikhwan zein" w:date="2026-09-25T20:03:00Z" w16du:dateUtc="2026-09-26T00:03:00Z">
            <w:trPr>
              <w:gridBefore w:val="1"/>
              <w:gridAfter w:val="4"/>
              <w:trHeight w:val="30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  <w:tcPrChange w:id="17" w:author="muhammad ikhwan zein" w:date="2026-09-25T20:03:00Z" w16du:dateUtc="2026-09-26T00:03:00Z">
              <w:tcPr>
                <w:tcW w:w="19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5D9F1"/>
                <w:vAlign w:val="center"/>
              </w:tcPr>
            </w:tcPrChange>
          </w:tcPr>
          <w:p w14:paraId="0C920E88" w14:textId="77777777" w:rsidR="000C54BB" w:rsidRDefault="000C54BB" w:rsidP="00CE6665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ins w:id="1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Participants</w:t>
              </w:r>
            </w:ins>
          </w:p>
          <w:p w14:paraId="7CF29B8D" w14:textId="77777777" w:rsidR="00641A57" w:rsidRPr="00FA5BD9" w:rsidRDefault="000C54BB" w:rsidP="00CE6665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0" w:author="muhammad ikhwan zein" w:date="2026-09-25T20:03:00Z" w16du:dateUtc="2026-09-26T00:03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</w:rPr>
                </w:rPrChange>
              </w:rPr>
              <w:pPrChange w:id="21" w:author="muhammad ikhwan zein" w:date="2026-09-25T20:03:00Z" w16du:dateUtc="2026-09-26T00:03:00Z">
                <w:pPr>
                  <w:spacing w:after="0" w:line="360" w:lineRule="auto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number</w:t>
              </w:r>
            </w:ins>
            <w:del w:id="23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2035" w:type="dxa"/>
            <w:noWrap/>
            <w:tcPrChange w:id="24" w:author="muhammad ikhwan zein" w:date="2026-09-25T20:03:00Z" w16du:dateUtc="2026-09-26T00:03:00Z">
              <w:tcPr>
                <w:tcW w:w="9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</w:tcPrChange>
          </w:tcPr>
          <w:p w14:paraId="05EE5D9A" w14:textId="77777777" w:rsidR="000C54BB" w:rsidRPr="003751A5" w:rsidRDefault="000C54BB" w:rsidP="00CE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  <w:lang w:val="en-US"/>
              </w:rPr>
            </w:pPr>
            <w:ins w:id="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w:t xml:space="preserve">MRI </w:t>
              </w:r>
              <w:r w:rsidRPr="003751A5"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w:t xml:space="preserve">Injury grading at initial Injury </w:t>
              </w:r>
            </w:ins>
          </w:p>
          <w:p w14:paraId="0246663D" w14:textId="77777777" w:rsidR="00641A57" w:rsidRPr="003751A5" w:rsidRDefault="000C54BB" w:rsidP="00CE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en-US"/>
                <w:rPrChange w:id="27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8" w:author="muhammad ikhwan zein" w:date="2026-09-25T20:03:00Z" w16du:dateUtc="2026-09-26T00:03:00Z">
                <w:pPr>
                  <w:spacing w:after="0" w:line="360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9" w:author="muhammad ikhwan zein" w:date="2026-09-25T20:03:00Z" w16du:dateUtc="2026-09-26T00:03:00Z">
              <w:r w:rsidRPr="003751A5"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w:t>(modifed Peetrons)</w:t>
              </w:r>
            </w:ins>
            <w:del w:id="30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8789" w:type="dxa"/>
            <w:noWrap/>
            <w:tcPrChange w:id="31" w:author="muhammad ikhwan zein" w:date="2026-09-25T20:03:00Z" w16du:dateUtc="2026-09-26T00:03:00Z">
              <w:tcPr>
                <w:tcW w:w="13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</w:tcPrChange>
          </w:tcPr>
          <w:p w14:paraId="61CCE8EE" w14:textId="77777777" w:rsidR="00641A57" w:rsidRPr="00FA5BD9" w:rsidRDefault="000C54BB" w:rsidP="00CE6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32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33" w:author="muhammad ikhwan zein" w:date="2026-09-25T20:03:00Z" w16du:dateUtc="2026-09-26T00:03:00Z">
                <w:pPr>
                  <w:spacing w:after="0" w:line="360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MRI at RTP</w:t>
              </w:r>
            </w:ins>
            <w:del w:id="35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1748" w:type="dxa"/>
            <w:tcPrChange w:id="36" w:author="muhammad ikhwan zein" w:date="2026-09-25T20:03:00Z" w16du:dateUtc="2026-09-26T00:03:00Z">
              <w:tcPr>
                <w:tcW w:w="9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</w:tcPrChange>
          </w:tcPr>
          <w:p w14:paraId="0D10EA34" w14:textId="77777777" w:rsidR="00641A57" w:rsidRDefault="000C54BB" w:rsidP="00CE6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37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38" w:author="muhammad ikhwan zein" w:date="2026-09-25T20:03:00Z" w16du:dateUtc="2026-09-26T00:03:00Z">
                <w:pPr>
                  <w:spacing w:after="0" w:line="360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Time to RTP (days)</w:t>
              </w:r>
            </w:ins>
            <w:del w:id="40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748" w:type="dxa"/>
            <w:gridSpan w:val="2"/>
            <w:tcPrChange w:id="41" w:author="muhammad ikhwan zein" w:date="2026-09-25T20:03:00Z" w16du:dateUtc="2026-09-26T00:03:00Z">
              <w:tcPr>
                <w:tcW w:w="120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CF57B0C" w14:textId="77777777" w:rsidR="00641A57" w:rsidRDefault="00641A57">
            <w:pPr>
              <w:spacing w:before="78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del w:id="4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1748" w:type="dxa"/>
            <w:gridSpan w:val="3"/>
            <w:tcPrChange w:id="43" w:author="muhammad ikhwan zein" w:date="2026-09-25T20:03:00Z" w16du:dateUtc="2026-09-26T00:03:00Z">
              <w:tcPr>
                <w:tcW w:w="2611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07E5100" w14:textId="77777777" w:rsidR="00641A57" w:rsidRDefault="00641A5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del w:id="4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0C54BB" w:rsidRPr="00FA5BD9" w14:paraId="13EB32F7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4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  <w:hideMark/>
          </w:tcPr>
          <w:p w14:paraId="6CFB8554" w14:textId="77777777" w:rsidR="000C54BB" w:rsidRPr="00FA5BD9" w:rsidRDefault="000C54BB" w:rsidP="00CE6665">
            <w:pPr>
              <w:rPr>
                <w:ins w:id="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5" w:type="dxa"/>
            <w:noWrap/>
            <w:hideMark/>
          </w:tcPr>
          <w:p w14:paraId="0836E34D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gridSpan w:val="2"/>
            <w:noWrap/>
            <w:hideMark/>
          </w:tcPr>
          <w:p w14:paraId="3CBAB725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8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4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Injury grading at RTP</w:t>
              </w:r>
            </w:ins>
          </w:p>
          <w:p w14:paraId="6210ECC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51" w:author="muhammad ikhwan zein" w:date="2026-09-25T20:03:00Z" w16du:dateUtc="2026-09-26T00:03:00Z">
              <w:r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(modified Peetrons)</w:t>
              </w:r>
            </w:ins>
          </w:p>
        </w:tc>
        <w:tc>
          <w:tcPr>
            <w:tcW w:w="992" w:type="dxa"/>
            <w:noWrap/>
            <w:hideMark/>
          </w:tcPr>
          <w:p w14:paraId="3E59063B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5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Fibrosis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850E125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55" w:author="muhammad ikhwan zein" w:date="2026-09-25T20:03:00Z" w16du:dateUtc="2026-09-26T00:03:00Z">
              <w:r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IMT</w:t>
              </w:r>
              <w:r w:rsidRPr="00FA5BD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 xml:space="preserve"> disruption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1DA2EDE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5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Tendon waviness</w:t>
              </w:r>
            </w:ins>
          </w:p>
        </w:tc>
        <w:tc>
          <w:tcPr>
            <w:tcW w:w="2126" w:type="dxa"/>
            <w:noWrap/>
            <w:hideMark/>
          </w:tcPr>
          <w:p w14:paraId="3A44E02D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ins w:id="5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Tendon thickening</w:t>
              </w:r>
            </w:ins>
          </w:p>
        </w:tc>
        <w:tc>
          <w:tcPr>
            <w:tcW w:w="1748" w:type="dxa"/>
          </w:tcPr>
          <w:p w14:paraId="7F58FCE7" w14:textId="77777777" w:rsidR="000C54BB" w:rsidRPr="00FA5BD9" w:rsidRDefault="000C54BB" w:rsidP="00CE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" w:author="muhammad ikhwan zein" w:date="2026-09-25T20:03:00Z" w16du:dateUtc="2026-09-26T00:03:00Z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C54BB" w:rsidRPr="00FA5BD9" w14:paraId="3E9CB69E" w14:textId="77777777" w:rsidTr="00CE6665">
        <w:trPr>
          <w:trHeight w:val="285"/>
          <w:ins w:id="6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10EE9C0" w14:textId="77777777" w:rsidR="000C54BB" w:rsidRPr="00FA5BD9" w:rsidRDefault="000C54BB" w:rsidP="00CE6665">
            <w:pPr>
              <w:jc w:val="center"/>
              <w:rPr>
                <w:ins w:id="6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</w:t>
              </w:r>
            </w:ins>
          </w:p>
        </w:tc>
        <w:tc>
          <w:tcPr>
            <w:tcW w:w="2035" w:type="dxa"/>
            <w:noWrap/>
            <w:hideMark/>
          </w:tcPr>
          <w:p w14:paraId="742A312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1ADA80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4E13C0D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6D945E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385B944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2C54F83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52C3DA5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15</w:t>
              </w:r>
            </w:ins>
          </w:p>
        </w:tc>
      </w:tr>
      <w:tr w:rsidR="000C54BB" w:rsidRPr="00FA5BD9" w14:paraId="1C498FF3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78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D1691E9" w14:textId="77777777" w:rsidR="000C54BB" w:rsidRPr="00FA5BD9" w:rsidRDefault="000C54BB" w:rsidP="00CE6665">
            <w:pPr>
              <w:jc w:val="center"/>
              <w:rPr>
                <w:ins w:id="79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0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</w:t>
              </w:r>
            </w:ins>
          </w:p>
        </w:tc>
        <w:tc>
          <w:tcPr>
            <w:tcW w:w="2035" w:type="dxa"/>
            <w:noWrap/>
            <w:hideMark/>
          </w:tcPr>
          <w:p w14:paraId="05E8483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3B269AF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5314497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C53B34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2124C9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531213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777D483F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72</w:t>
              </w:r>
            </w:ins>
          </w:p>
        </w:tc>
      </w:tr>
      <w:tr w:rsidR="000C54BB" w:rsidRPr="00FA5BD9" w14:paraId="39768AC6" w14:textId="77777777" w:rsidTr="00CE6665">
        <w:trPr>
          <w:trHeight w:val="285"/>
          <w:ins w:id="9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D2428E1" w14:textId="77777777" w:rsidR="000C54BB" w:rsidRPr="00FA5BD9" w:rsidRDefault="000C54BB" w:rsidP="00CE6665">
            <w:pPr>
              <w:jc w:val="center"/>
              <w:rPr>
                <w:ins w:id="96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7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</w:t>
              </w:r>
            </w:ins>
          </w:p>
        </w:tc>
        <w:tc>
          <w:tcPr>
            <w:tcW w:w="2035" w:type="dxa"/>
            <w:noWrap/>
            <w:hideMark/>
          </w:tcPr>
          <w:p w14:paraId="7F41242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114623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060838B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47567F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2721D0F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5759B92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2821F31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1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21</w:t>
              </w:r>
            </w:ins>
          </w:p>
        </w:tc>
      </w:tr>
      <w:tr w:rsidR="000C54BB" w:rsidRPr="00FA5BD9" w14:paraId="49E37A9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12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3B69F3B" w14:textId="77777777" w:rsidR="000C54BB" w:rsidRPr="00FA5BD9" w:rsidRDefault="000C54BB" w:rsidP="00CE6665">
            <w:pPr>
              <w:jc w:val="center"/>
              <w:rPr>
                <w:ins w:id="113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14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</w:t>
              </w:r>
            </w:ins>
          </w:p>
        </w:tc>
        <w:tc>
          <w:tcPr>
            <w:tcW w:w="2035" w:type="dxa"/>
            <w:noWrap/>
            <w:hideMark/>
          </w:tcPr>
          <w:p w14:paraId="600750F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1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3BA900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1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7733B35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1573A17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006272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2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5717C8B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467D2439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2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54</w:t>
              </w:r>
            </w:ins>
          </w:p>
        </w:tc>
      </w:tr>
      <w:tr w:rsidR="000C54BB" w:rsidRPr="00FA5BD9" w14:paraId="5CF5E1DF" w14:textId="77777777" w:rsidTr="00CE6665">
        <w:trPr>
          <w:trHeight w:val="285"/>
          <w:ins w:id="129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6E2010A" w14:textId="77777777" w:rsidR="000C54BB" w:rsidRPr="00FA5BD9" w:rsidRDefault="000C54BB" w:rsidP="00CE6665">
            <w:pPr>
              <w:jc w:val="center"/>
              <w:rPr>
                <w:ins w:id="130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3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</w:t>
              </w:r>
            </w:ins>
          </w:p>
        </w:tc>
        <w:tc>
          <w:tcPr>
            <w:tcW w:w="2035" w:type="dxa"/>
            <w:noWrap/>
            <w:hideMark/>
          </w:tcPr>
          <w:p w14:paraId="174EB9D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3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23C6BC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3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2300C3F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3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F6A6D1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0E7D21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4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87381D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4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4247F10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4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14</w:t>
              </w:r>
            </w:ins>
          </w:p>
        </w:tc>
      </w:tr>
      <w:tr w:rsidR="000C54BB" w:rsidRPr="00FA5BD9" w14:paraId="3403847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4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FE7036C" w14:textId="77777777" w:rsidR="000C54BB" w:rsidRPr="00FA5BD9" w:rsidRDefault="000C54BB" w:rsidP="00CE6665">
            <w:pPr>
              <w:jc w:val="center"/>
              <w:rPr>
                <w:ins w:id="14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4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6</w:t>
              </w:r>
            </w:ins>
          </w:p>
        </w:tc>
        <w:tc>
          <w:tcPr>
            <w:tcW w:w="2035" w:type="dxa"/>
            <w:noWrap/>
            <w:hideMark/>
          </w:tcPr>
          <w:p w14:paraId="3C7B372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5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5DFFA2B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5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3313291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5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11D326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5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82440D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5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01D919C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6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0BED524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6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27</w:t>
              </w:r>
            </w:ins>
          </w:p>
        </w:tc>
      </w:tr>
      <w:tr w:rsidR="000C54BB" w:rsidRPr="00FA5BD9" w14:paraId="26A42F80" w14:textId="77777777" w:rsidTr="00CE6665">
        <w:trPr>
          <w:trHeight w:val="285"/>
          <w:ins w:id="16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5FED261" w14:textId="77777777" w:rsidR="000C54BB" w:rsidRPr="00FA5BD9" w:rsidRDefault="000C54BB" w:rsidP="00CE6665">
            <w:pPr>
              <w:jc w:val="center"/>
              <w:rPr>
                <w:ins w:id="16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6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7</w:t>
              </w:r>
            </w:ins>
          </w:p>
        </w:tc>
        <w:tc>
          <w:tcPr>
            <w:tcW w:w="2035" w:type="dxa"/>
            <w:noWrap/>
            <w:hideMark/>
          </w:tcPr>
          <w:p w14:paraId="1BD9763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6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099889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6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1D1A6D9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19EBE89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A45E16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5E5CD2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7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4BFC3C5A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7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25</w:t>
              </w:r>
            </w:ins>
          </w:p>
        </w:tc>
      </w:tr>
      <w:tr w:rsidR="000C54BB" w:rsidRPr="00FA5BD9" w14:paraId="1FF0B7D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8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3BEFD12" w14:textId="77777777" w:rsidR="000C54BB" w:rsidRPr="00FA5BD9" w:rsidRDefault="000C54BB" w:rsidP="00CE6665">
            <w:pPr>
              <w:jc w:val="center"/>
              <w:rPr>
                <w:ins w:id="18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8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8</w:t>
              </w:r>
            </w:ins>
          </w:p>
        </w:tc>
        <w:tc>
          <w:tcPr>
            <w:tcW w:w="2035" w:type="dxa"/>
            <w:noWrap/>
            <w:hideMark/>
          </w:tcPr>
          <w:p w14:paraId="50FF5E8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8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FDA23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8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E8B2A6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BE5C0A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81C925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1B27255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47D05F9C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9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17</w:t>
              </w:r>
            </w:ins>
          </w:p>
        </w:tc>
      </w:tr>
      <w:tr w:rsidR="00641A57" w14:paraId="79171149" w14:textId="4469C26A" w:rsidTr="00CE6665">
        <w:trPr>
          <w:gridAfter w:val="2"/>
          <w:wAfter w:w="4939" w:type="dxa"/>
          <w:trHeight w:val="285"/>
          <w:trPrChange w:id="197" w:author="muhammad ikhwan zein" w:date="2026-09-25T20:03:00Z" w16du:dateUtc="2026-09-26T00:03:00Z">
            <w:trPr>
              <w:gridBefore w:val="1"/>
              <w:gridAfter w:val="4"/>
              <w:trHeight w:val="30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  <w:tcPrChange w:id="198" w:author="muhammad ikhwan zein" w:date="2026-09-25T20:03:00Z" w16du:dateUtc="2026-09-26T00:03:00Z">
              <w:tcPr>
                <w:tcW w:w="19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5D9F1"/>
                <w:vAlign w:val="center"/>
              </w:tcPr>
            </w:tcPrChange>
          </w:tcPr>
          <w:p w14:paraId="3E91EF0A" w14:textId="77777777" w:rsidR="00641A57" w:rsidRPr="00FA5BD9" w:rsidRDefault="000C54BB" w:rsidP="00CE6665">
            <w:pPr>
              <w:jc w:val="center"/>
              <w:rPr>
                <w:rFonts w:asciiTheme="minorHAnsi" w:hAnsiTheme="minorHAnsi"/>
                <w:b w:val="0"/>
                <w:sz w:val="22"/>
                <w:rPrChange w:id="199" w:author="muhammad ikhwan zein" w:date="2026-09-25T20:03:00Z" w16du:dateUtc="2026-09-26T00:03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</w:rPr>
                </w:rPrChange>
              </w:rPr>
              <w:pPrChange w:id="200" w:author="muhammad ikhwan zein" w:date="2026-09-25T20:03:00Z" w16du:dateUtc="2026-09-26T00:03:00Z">
                <w:pPr>
                  <w:spacing w:after="0" w:line="360" w:lineRule="auto"/>
                </w:pPr>
              </w:pPrChange>
            </w:pPr>
            <w:ins w:id="20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9</w:t>
              </w:r>
            </w:ins>
            <w:del w:id="202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2035" w:type="dxa"/>
            <w:noWrap/>
            <w:hideMark/>
            <w:tcPrChange w:id="203" w:author="muhammad ikhwan zein" w:date="2026-09-25T20:03:00Z" w16du:dateUtc="2026-09-26T00:03:00Z">
              <w:tcPr>
                <w:tcW w:w="9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7F8C323D" w14:textId="77777777" w:rsidR="00641A57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04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05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  <w:del w:id="207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2127" w:type="dxa"/>
            <w:noWrap/>
            <w:hideMark/>
            <w:tcPrChange w:id="208" w:author="muhammad ikhwan zein" w:date="2026-09-25T20:03:00Z" w16du:dateUtc="2026-09-26T00:03:00Z">
              <w:tcPr>
                <w:tcW w:w="13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407045AC" w14:textId="77777777" w:rsidR="00641A57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09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10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  <w:del w:id="212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77.600</w:delText>
              </w:r>
            </w:del>
          </w:p>
        </w:tc>
        <w:tc>
          <w:tcPr>
            <w:tcW w:w="992" w:type="dxa"/>
            <w:noWrap/>
            <w:hideMark/>
            <w:tcPrChange w:id="213" w:author="muhammad ikhwan zein" w:date="2026-09-25T20:03:00Z" w16du:dateUtc="2026-09-26T00:03:00Z">
              <w:tcPr>
                <w:tcW w:w="9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2E2DA689" w14:textId="77777777" w:rsidR="00641A57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14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15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  <w:del w:id="217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9.5217</w:delText>
              </w:r>
            </w:del>
          </w:p>
        </w:tc>
        <w:tc>
          <w:tcPr>
            <w:tcW w:w="1701" w:type="dxa"/>
            <w:gridSpan w:val="2"/>
            <w:noWrap/>
            <w:hideMark/>
            <w:tcPrChange w:id="218" w:author="muhammad ikhwan zein" w:date="2026-09-25T20:03:00Z" w16du:dateUtc="2026-09-26T00:03:00Z">
              <w:tcPr>
                <w:tcW w:w="120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5C98A00A" w14:textId="77777777" w:rsidR="00641A57" w:rsidRDefault="000C54BB">
            <w:pPr>
              <w:spacing w:before="78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ins w:id="2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86"/>
            </w:tblGrid>
            <w:tr w:rsidR="00641A57" w14:paraId="20166D06" w14:textId="77777777">
              <w:trPr>
                <w:tblCellSpacing w:w="22" w:type="dxa"/>
                <w:del w:id="221" w:author="muhammad ikhwan zein" w:date="2026-09-25T20:03:00Z" w16du:dateUtc="2026-09-26T00:03:00Z"/>
              </w:trPr>
              <w:tc>
                <w:tcPr>
                  <w:tcW w:w="1135" w:type="dxa"/>
                  <w:shd w:val="clear" w:color="auto" w:fill="FFFFFF"/>
                  <w:vAlign w:val="center"/>
                  <w:hideMark/>
                </w:tcPr>
                <w:p w14:paraId="285AA173" w14:textId="70C8A616" w:rsidR="00641A57" w:rsidRDefault="00641A57">
                  <w:pPr>
                    <w:spacing w:before="78" w:line="360" w:lineRule="auto"/>
                    <w:jc w:val="center"/>
                    <w:rPr>
                      <w:del w:id="222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223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1.7384166</w:delText>
                    </w:r>
                  </w:del>
                </w:p>
              </w:tc>
              <w:tc>
                <w:tcPr>
                  <w:tcW w:w="6" w:type="dxa"/>
                  <w:shd w:val="clear" w:color="auto" w:fill="FFFFFF"/>
                  <w:vAlign w:val="center"/>
                  <w:hideMark/>
                </w:tcPr>
                <w:p w14:paraId="37F07DCA" w14:textId="77777777" w:rsidR="00641A57" w:rsidRDefault="00641A57">
                  <w:pPr>
                    <w:rPr>
                      <w:del w:id="224" w:author="muhammad ikhwan zein" w:date="2026-09-25T20:03:00Z" w16du:dateUtc="2026-09-26T00:03:00Z"/>
                    </w:rPr>
                  </w:pPr>
                </w:p>
              </w:tc>
            </w:tr>
          </w:tbl>
          <w:p w14:paraId="17615354" w14:textId="77777777" w:rsidR="00641A57" w:rsidRPr="00FA5BD9" w:rsidRDefault="00641A57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25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26" w:author="muhammad ikhwan zein" w:date="2026-09-25T20:03:00Z" w16du:dateUtc="2026-09-26T00:03:00Z">
                <w:pPr>
                  <w:spacing w:after="0"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  <w:tc>
          <w:tcPr>
            <w:tcW w:w="1843" w:type="dxa"/>
            <w:noWrap/>
            <w:hideMark/>
            <w:tcPrChange w:id="227" w:author="muhammad ikhwan zein" w:date="2026-09-25T20:03:00Z" w16du:dateUtc="2026-09-26T00:03:00Z">
              <w:tcPr>
                <w:tcW w:w="26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0BC67052" w14:textId="77777777" w:rsidR="00641A57" w:rsidRDefault="000C54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ins w:id="22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  <w:p w14:paraId="56CFB31C" w14:textId="77777777" w:rsidR="00641A57" w:rsidRPr="00FA5BD9" w:rsidRDefault="00641A57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30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31" w:author="muhammad ikhwan zein" w:date="2026-09-25T20:03:00Z" w16du:dateUtc="2026-09-26T00:03:00Z">
                <w:pPr>
                  <w:spacing w:after="0"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23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0.003</w:delText>
              </w:r>
            </w:del>
          </w:p>
        </w:tc>
        <w:tc>
          <w:tcPr>
            <w:tcW w:w="2126" w:type="dxa"/>
            <w:noWrap/>
            <w:hideMark/>
            <w:tcPrChange w:id="233" w:author="muhammad ikhwan zein" w:date="2026-09-25T20:03:00Z" w16du:dateUtc="2026-09-26T00:03:00Z">
              <w:tcPr>
                <w:tcW w:w="2126" w:type="dxa"/>
                <w:gridSpan w:val="4"/>
                <w:hideMark/>
              </w:tcPr>
            </w:tcPrChange>
          </w:tcPr>
          <w:p w14:paraId="0D918DD2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14:ligatures w14:val="standardContextual"/>
              </w:rPr>
            </w:pPr>
            <w:ins w:id="23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  <w:tcPrChange w:id="235" w:author="muhammad ikhwan zein" w:date="2026-09-25T20:03:00Z" w16du:dateUtc="2026-09-26T00:03:00Z">
              <w:tcPr>
                <w:tcW w:w="1748" w:type="dxa"/>
              </w:tcPr>
            </w:tcPrChange>
          </w:tcPr>
          <w:p w14:paraId="23FA6F0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14:ligatures w14:val="standardContextual"/>
              </w:rPr>
            </w:pPr>
            <w:ins w:id="23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62</w:t>
              </w:r>
            </w:ins>
          </w:p>
        </w:tc>
      </w:tr>
      <w:tr w:rsidR="000C54BB" w:rsidRPr="00FA5BD9" w14:paraId="44809BA6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23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23A000E" w14:textId="77777777" w:rsidR="000C54BB" w:rsidRPr="00FA5BD9" w:rsidRDefault="000C54BB" w:rsidP="00CE6665">
            <w:pPr>
              <w:jc w:val="center"/>
              <w:rPr>
                <w:ins w:id="23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23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10</w:t>
              </w:r>
            </w:ins>
          </w:p>
        </w:tc>
        <w:tc>
          <w:tcPr>
            <w:tcW w:w="2035" w:type="dxa"/>
            <w:noWrap/>
            <w:hideMark/>
          </w:tcPr>
          <w:p w14:paraId="4620F4B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4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79593CA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4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6F792F5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4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1719A72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4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E2F0DF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4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7E3875E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5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5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57110F30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5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5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53</w:t>
              </w:r>
            </w:ins>
          </w:p>
        </w:tc>
      </w:tr>
      <w:tr w:rsidR="000C54BB" w:rsidRPr="00FA5BD9" w14:paraId="45B43FB4" w14:textId="77777777" w:rsidTr="00CE6665">
        <w:trPr>
          <w:trHeight w:val="275"/>
          <w:ins w:id="25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4E008C6" w14:textId="77777777" w:rsidR="000C54BB" w:rsidRPr="00FA5BD9" w:rsidRDefault="000C54BB" w:rsidP="00CE6665">
            <w:pPr>
              <w:jc w:val="center"/>
              <w:rPr>
                <w:ins w:id="25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25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11</w:t>
              </w:r>
            </w:ins>
          </w:p>
        </w:tc>
        <w:tc>
          <w:tcPr>
            <w:tcW w:w="2035" w:type="dxa"/>
            <w:noWrap/>
            <w:hideMark/>
          </w:tcPr>
          <w:p w14:paraId="71BD42C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5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4B6FA7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6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7AB3C04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6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CE5740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6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9A249B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6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1F33C1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6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3B54F7D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27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17</w:t>
              </w:r>
            </w:ins>
          </w:p>
        </w:tc>
      </w:tr>
      <w:tr w:rsidR="00641A57" w14:paraId="515F5C1D" w14:textId="1EB943B2" w:rsidTr="00CE6665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39" w:type="dxa"/>
          <w:trHeight w:val="285"/>
          <w:trPrChange w:id="271" w:author="muhammad ikhwan zein" w:date="2026-09-25T20:03:00Z" w16du:dateUtc="2026-09-26T00:03:00Z">
            <w:trPr>
              <w:gridBefore w:val="1"/>
              <w:gridAfter w:val="4"/>
              <w:trHeight w:val="701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  <w:tcPrChange w:id="272" w:author="muhammad ikhwan zein" w:date="2026-09-25T20:03:00Z" w16du:dateUtc="2026-09-26T00:03:00Z">
              <w:tcPr>
                <w:tcW w:w="190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5D9F1"/>
                <w:vAlign w:val="center"/>
              </w:tcPr>
            </w:tcPrChange>
          </w:tcPr>
          <w:p w14:paraId="04FF0EBD" w14:textId="77777777" w:rsidR="00641A57" w:rsidRPr="00FA5BD9" w:rsidRDefault="000C54BB" w:rsidP="00CE6665">
            <w:pPr>
              <w:jc w:val="center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 w:val="0"/>
                <w:sz w:val="22"/>
                <w:rPrChange w:id="273" w:author="muhammad ikhwan zein" w:date="2026-09-25T20:03:00Z" w16du:dateUtc="2026-09-26T00:03:00Z"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</w:rPr>
                </w:rPrChange>
              </w:rPr>
              <w:pPrChange w:id="274" w:author="muhammad ikhwan zein" w:date="2026-09-25T20:03:00Z" w16du:dateUtc="2026-09-26T00:03:00Z">
                <w:pPr>
                  <w:spacing w:after="0" w:line="360" w:lineRule="auto"/>
    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  </w:pPr>
              </w:pPrChange>
            </w:pPr>
            <w:ins w:id="27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lastRenderedPageBreak/>
                <w:t>12</w:t>
              </w:r>
            </w:ins>
            <w:del w:id="276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2035" w:type="dxa"/>
            <w:noWrap/>
            <w:hideMark/>
            <w:tcPrChange w:id="277" w:author="muhammad ikhwan zein" w:date="2026-09-25T20:03:00Z" w16du:dateUtc="2026-09-26T00:03:00Z">
              <w:tcPr>
                <w:tcW w:w="9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47E52DD2" w14:textId="77777777" w:rsidR="00641A57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78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79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ins w:id="28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  <w:del w:id="281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2127" w:type="dxa"/>
            <w:noWrap/>
            <w:hideMark/>
            <w:tcPrChange w:id="282" w:author="muhammad ikhwan zein" w:date="2026-09-25T20:03:00Z" w16du:dateUtc="2026-09-26T00:03:00Z">
              <w:tcPr>
                <w:tcW w:w="13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3E1B9DDE" w14:textId="77777777" w:rsidR="00641A57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83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84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ins w:id="28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  <w:del w:id="286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68.200</w:delText>
              </w:r>
            </w:del>
          </w:p>
        </w:tc>
        <w:tc>
          <w:tcPr>
            <w:tcW w:w="992" w:type="dxa"/>
            <w:noWrap/>
            <w:hideMark/>
            <w:tcPrChange w:id="287" w:author="muhammad ikhwan zein" w:date="2026-09-25T20:03:00Z" w16du:dateUtc="2026-09-26T00:03:00Z">
              <w:tcPr>
                <w:tcW w:w="9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4484198D" w14:textId="77777777" w:rsidR="00641A57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88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89" w:author="muhammad ikhwan zein" w:date="2026-09-25T20:03:00Z" w16du:dateUtc="2026-09-26T00:03:00Z">
                <w:pPr>
                  <w:spacing w:after="0" w:line="360" w:lineRule="auto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ins w:id="2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  <w:del w:id="291" w:author="muhammad ikhwan zein" w:date="2026-09-25T20:03:00Z" w16du:dateUtc="2026-09-26T00:03:00Z">
              <w:r w:rsidR="00641A57">
                <w:rPr>
                  <w:rFonts w:ascii="Arial" w:eastAsia="Times New Roman" w:hAnsi="Arial" w:cs="Arial"/>
                  <w:sz w:val="24"/>
                  <w:szCs w:val="24"/>
                </w:rPr>
                <w:delText>9.3307</w:delText>
              </w:r>
            </w:del>
          </w:p>
        </w:tc>
        <w:tc>
          <w:tcPr>
            <w:tcW w:w="1701" w:type="dxa"/>
            <w:gridSpan w:val="2"/>
            <w:noWrap/>
            <w:hideMark/>
            <w:tcPrChange w:id="292" w:author="muhammad ikhwan zein" w:date="2026-09-25T20:03:00Z" w16du:dateUtc="2026-09-26T00:03:00Z">
              <w:tcPr>
                <w:tcW w:w="120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1AD51024" w14:textId="77777777" w:rsidR="00641A57" w:rsidRDefault="000C54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ins w:id="2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  <w:p w14:paraId="7AD8E75A" w14:textId="77777777" w:rsidR="00641A57" w:rsidRPr="00FA5BD9" w:rsidRDefault="00641A57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95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296" w:author="muhammad ikhwan zein" w:date="2026-09-25T20:03:00Z" w16du:dateUtc="2026-09-26T00:03:00Z">
                <w:pPr>
                  <w:spacing w:after="0" w:line="360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del w:id="29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1.7035450</w:delText>
              </w:r>
            </w:del>
          </w:p>
        </w:tc>
        <w:tc>
          <w:tcPr>
            <w:tcW w:w="1843" w:type="dxa"/>
            <w:noWrap/>
            <w:hideMark/>
            <w:tcPrChange w:id="298" w:author="muhammad ikhwan zein" w:date="2026-09-25T20:03:00Z" w16du:dateUtc="2026-09-26T00:03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E306353" w14:textId="77777777" w:rsidR="00641A57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rPrChange w:id="299" w:author="muhammad ikhwan zein" w:date="2026-09-25T20:03:00Z" w16du:dateUtc="2026-09-26T00:03:00Z">
                  <w:rPr>
                    <w:rFonts w:ascii="Arial" w:eastAsia="Times New Roman" w:hAnsi="Arial" w:cs="Arial"/>
                    <w:sz w:val="24"/>
                    <w:szCs w:val="24"/>
                  </w:rPr>
                </w:rPrChange>
              </w:rPr>
              <w:pPrChange w:id="300" w:author="muhammad ikhwan zein" w:date="2026-09-25T20:03:00Z" w16du:dateUtc="2026-09-26T00:03:00Z">
                <w:pPr>
                  <w:spacing w:after="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</w:pPrChange>
            </w:pPr>
            <w:ins w:id="30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  <w:tcPrChange w:id="302" w:author="muhammad ikhwan zein" w:date="2026-09-25T20:03:00Z" w16du:dateUtc="2026-09-26T00:03:00Z">
              <w:tcPr>
                <w:tcW w:w="2126" w:type="dxa"/>
                <w:gridSpan w:val="4"/>
                <w:hideMark/>
              </w:tcPr>
            </w:tcPrChange>
          </w:tcPr>
          <w:p w14:paraId="19B39392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14:ligatures w14:val="standardContextual"/>
              </w:rPr>
            </w:pPr>
            <w:ins w:id="30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  <w:tcPrChange w:id="304" w:author="muhammad ikhwan zein" w:date="2026-09-25T20:03:00Z" w16du:dateUtc="2026-09-26T00:03:00Z">
              <w:tcPr>
                <w:tcW w:w="1748" w:type="dxa"/>
              </w:tcPr>
            </w:tcPrChange>
          </w:tcPr>
          <w:p w14:paraId="193114D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14:ligatures w14:val="standardContextual"/>
              </w:rPr>
            </w:pPr>
            <w:ins w:id="30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37</w:t>
              </w:r>
            </w:ins>
          </w:p>
        </w:tc>
      </w:tr>
      <w:tr w:rsidR="000C54BB" w:rsidRPr="00FA5BD9" w14:paraId="7ED7D490" w14:textId="77777777" w:rsidTr="00CE6665">
        <w:trPr>
          <w:trHeight w:val="285"/>
          <w:ins w:id="30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7F93ECC" w14:textId="77777777" w:rsidR="000C54BB" w:rsidRPr="00FA5BD9" w:rsidRDefault="000C54BB" w:rsidP="00CE6665">
            <w:pPr>
              <w:jc w:val="center"/>
              <w:rPr>
                <w:ins w:id="30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0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13</w:t>
              </w:r>
            </w:ins>
          </w:p>
        </w:tc>
        <w:tc>
          <w:tcPr>
            <w:tcW w:w="2035" w:type="dxa"/>
            <w:noWrap/>
            <w:hideMark/>
          </w:tcPr>
          <w:p w14:paraId="6FEAE50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1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1625F3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1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55EAC67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1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ACCEA7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1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24BE79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1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0501731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23A7FE69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2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42</w:t>
              </w:r>
            </w:ins>
          </w:p>
        </w:tc>
      </w:tr>
      <w:tr w:rsidR="000C54BB" w:rsidRPr="00FA5BD9" w14:paraId="4205F8A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32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9029106" w14:textId="77777777" w:rsidR="000C54BB" w:rsidRPr="00FA5BD9" w:rsidRDefault="000C54BB" w:rsidP="00CE6665">
            <w:pPr>
              <w:jc w:val="center"/>
              <w:rPr>
                <w:ins w:id="32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2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14</w:t>
              </w:r>
            </w:ins>
          </w:p>
        </w:tc>
        <w:tc>
          <w:tcPr>
            <w:tcW w:w="2035" w:type="dxa"/>
            <w:noWrap/>
            <w:hideMark/>
          </w:tcPr>
          <w:p w14:paraId="32825EA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2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E75435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2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03A46BC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3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5C81DC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3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92ACBE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3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79DE609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3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632CA014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3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73</w:t>
              </w:r>
            </w:ins>
          </w:p>
        </w:tc>
      </w:tr>
      <w:tr w:rsidR="000C54BB" w:rsidRPr="00FA5BD9" w14:paraId="2994445E" w14:textId="77777777" w:rsidTr="00CE6665">
        <w:trPr>
          <w:trHeight w:val="285"/>
          <w:ins w:id="34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A211341" w14:textId="77777777" w:rsidR="000C54BB" w:rsidRPr="00FA5BD9" w:rsidRDefault="000C54BB" w:rsidP="00CE6665">
            <w:pPr>
              <w:jc w:val="center"/>
              <w:rPr>
                <w:ins w:id="34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4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15</w:t>
              </w:r>
            </w:ins>
          </w:p>
        </w:tc>
        <w:tc>
          <w:tcPr>
            <w:tcW w:w="2035" w:type="dxa"/>
            <w:noWrap/>
            <w:hideMark/>
          </w:tcPr>
          <w:p w14:paraId="61EC96B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4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C5F4FF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4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F8C5E6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4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70E3F7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5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8A51B3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5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41129B5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5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1DD806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5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17</w:t>
              </w:r>
            </w:ins>
          </w:p>
        </w:tc>
      </w:tr>
      <w:tr w:rsidR="000C54BB" w:rsidRPr="00FA5BD9" w14:paraId="2B927A65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35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80F862B" w14:textId="77777777" w:rsidR="000C54BB" w:rsidRPr="00FA5BD9" w:rsidRDefault="000C54BB" w:rsidP="00CE6665">
            <w:pPr>
              <w:jc w:val="center"/>
              <w:rPr>
                <w:ins w:id="35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5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16</w:t>
              </w:r>
            </w:ins>
          </w:p>
        </w:tc>
        <w:tc>
          <w:tcPr>
            <w:tcW w:w="2035" w:type="dxa"/>
            <w:noWrap/>
            <w:hideMark/>
          </w:tcPr>
          <w:p w14:paraId="469AFD0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6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2EAEF5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6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49EC634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6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CA954A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6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720D3B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6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21681AC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31D74C2F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7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20</w:t>
              </w:r>
            </w:ins>
          </w:p>
        </w:tc>
      </w:tr>
      <w:tr w:rsidR="000C54BB" w:rsidRPr="00FA5BD9" w14:paraId="5D74137B" w14:textId="77777777" w:rsidTr="00CE6665">
        <w:trPr>
          <w:trHeight w:val="285"/>
          <w:ins w:id="37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D6E4DEF" w14:textId="77777777" w:rsidR="000C54BB" w:rsidRPr="00FA5BD9" w:rsidRDefault="000C54BB" w:rsidP="00CE6665">
            <w:pPr>
              <w:jc w:val="center"/>
              <w:rPr>
                <w:ins w:id="37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7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17</w:t>
              </w:r>
            </w:ins>
          </w:p>
        </w:tc>
        <w:tc>
          <w:tcPr>
            <w:tcW w:w="2035" w:type="dxa"/>
            <w:noWrap/>
            <w:hideMark/>
          </w:tcPr>
          <w:p w14:paraId="7BB08A1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7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3EAF4E8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8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666482B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8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8F748A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8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1AADB8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8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2B5827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585C068C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9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58</w:t>
              </w:r>
            </w:ins>
          </w:p>
        </w:tc>
      </w:tr>
      <w:tr w:rsidR="000C54BB" w:rsidRPr="00FA5BD9" w14:paraId="10A1D893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39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91C41BB" w14:textId="77777777" w:rsidR="000C54BB" w:rsidRPr="00FA5BD9" w:rsidRDefault="000C54BB" w:rsidP="00CE6665">
            <w:pPr>
              <w:jc w:val="center"/>
              <w:rPr>
                <w:ins w:id="39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39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18</w:t>
              </w:r>
            </w:ins>
          </w:p>
        </w:tc>
        <w:tc>
          <w:tcPr>
            <w:tcW w:w="2035" w:type="dxa"/>
            <w:noWrap/>
            <w:hideMark/>
          </w:tcPr>
          <w:p w14:paraId="5C1279E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9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BDC4E8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9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5DBCFA7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39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5E273C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0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B7FDE5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0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0380F1D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0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04CB91B7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0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31</w:t>
              </w:r>
            </w:ins>
          </w:p>
        </w:tc>
      </w:tr>
      <w:tr w:rsidR="000C54BB" w:rsidRPr="00FA5BD9" w14:paraId="282F8DDE" w14:textId="77777777" w:rsidTr="00CE6665">
        <w:trPr>
          <w:trHeight w:val="285"/>
          <w:ins w:id="408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BFE30A2" w14:textId="77777777" w:rsidR="000C54BB" w:rsidRPr="00FA5BD9" w:rsidRDefault="000C54BB" w:rsidP="00CE6665">
            <w:pPr>
              <w:jc w:val="center"/>
              <w:rPr>
                <w:ins w:id="409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10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19</w:t>
              </w:r>
            </w:ins>
          </w:p>
        </w:tc>
        <w:tc>
          <w:tcPr>
            <w:tcW w:w="2035" w:type="dxa"/>
            <w:noWrap/>
            <w:hideMark/>
          </w:tcPr>
          <w:p w14:paraId="519C774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1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7A9933D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1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62659BE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1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F1B225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1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F00741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4F734B9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1527853F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2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15</w:t>
              </w:r>
            </w:ins>
          </w:p>
        </w:tc>
      </w:tr>
      <w:tr w:rsidR="000C54BB" w:rsidRPr="00FA5BD9" w14:paraId="7FE3367B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42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362382B" w14:textId="77777777" w:rsidR="000C54BB" w:rsidRPr="00FA5BD9" w:rsidRDefault="000C54BB" w:rsidP="00CE6665">
            <w:pPr>
              <w:jc w:val="center"/>
              <w:rPr>
                <w:ins w:id="426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27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20</w:t>
              </w:r>
            </w:ins>
          </w:p>
        </w:tc>
        <w:tc>
          <w:tcPr>
            <w:tcW w:w="2035" w:type="dxa"/>
            <w:noWrap/>
            <w:hideMark/>
          </w:tcPr>
          <w:p w14:paraId="2A119E2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2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2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0ECA0B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3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10DEA44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3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8515E8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3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4A38C5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3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414B9F1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0D228208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4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66</w:t>
              </w:r>
            </w:ins>
          </w:p>
        </w:tc>
      </w:tr>
      <w:tr w:rsidR="000C54BB" w:rsidRPr="00FA5BD9" w14:paraId="184DA1B3" w14:textId="77777777" w:rsidTr="00CE6665">
        <w:trPr>
          <w:trHeight w:val="285"/>
          <w:ins w:id="442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AAE1B1F" w14:textId="77777777" w:rsidR="000C54BB" w:rsidRPr="00FA5BD9" w:rsidRDefault="000C54BB" w:rsidP="00CE6665">
            <w:pPr>
              <w:jc w:val="center"/>
              <w:rPr>
                <w:ins w:id="443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44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21</w:t>
              </w:r>
            </w:ins>
          </w:p>
        </w:tc>
        <w:tc>
          <w:tcPr>
            <w:tcW w:w="2035" w:type="dxa"/>
            <w:noWrap/>
            <w:hideMark/>
          </w:tcPr>
          <w:p w14:paraId="145359A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4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4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5CA2B93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4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4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0</w:t>
              </w:r>
            </w:ins>
          </w:p>
        </w:tc>
        <w:tc>
          <w:tcPr>
            <w:tcW w:w="992" w:type="dxa"/>
            <w:noWrap/>
            <w:hideMark/>
          </w:tcPr>
          <w:p w14:paraId="69A7C47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4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5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428515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5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9C516B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5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9069AA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5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2D68609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5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60</w:t>
              </w:r>
            </w:ins>
          </w:p>
        </w:tc>
      </w:tr>
      <w:tr w:rsidR="000C54BB" w:rsidRPr="00FA5BD9" w14:paraId="3A17F5E5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459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5410FA3" w14:textId="77777777" w:rsidR="000C54BB" w:rsidRPr="00FA5BD9" w:rsidRDefault="000C54BB" w:rsidP="00CE6665">
            <w:pPr>
              <w:jc w:val="center"/>
              <w:rPr>
                <w:ins w:id="460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6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22</w:t>
              </w:r>
            </w:ins>
          </w:p>
        </w:tc>
        <w:tc>
          <w:tcPr>
            <w:tcW w:w="2035" w:type="dxa"/>
            <w:noWrap/>
            <w:hideMark/>
          </w:tcPr>
          <w:p w14:paraId="5C01E89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6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6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50448C7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6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6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70CCD5F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6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D395BC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6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C8346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732EA8C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600EFD4A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7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45</w:t>
              </w:r>
            </w:ins>
          </w:p>
        </w:tc>
      </w:tr>
      <w:tr w:rsidR="000C54BB" w:rsidRPr="00FA5BD9" w14:paraId="24D738A8" w14:textId="77777777" w:rsidTr="00CE6665">
        <w:trPr>
          <w:trHeight w:val="285"/>
          <w:ins w:id="47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4412F41" w14:textId="77777777" w:rsidR="000C54BB" w:rsidRPr="00FA5BD9" w:rsidRDefault="000C54BB" w:rsidP="00CE6665">
            <w:pPr>
              <w:jc w:val="center"/>
              <w:rPr>
                <w:ins w:id="47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7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23</w:t>
              </w:r>
            </w:ins>
          </w:p>
        </w:tc>
        <w:tc>
          <w:tcPr>
            <w:tcW w:w="2035" w:type="dxa"/>
            <w:noWrap/>
            <w:hideMark/>
          </w:tcPr>
          <w:p w14:paraId="13BE9B0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7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8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24DD07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8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4E42D07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8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444A61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8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8A4D56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69B1BB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77842DA0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9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45</w:t>
              </w:r>
            </w:ins>
          </w:p>
        </w:tc>
      </w:tr>
      <w:tr w:rsidR="000C54BB" w:rsidRPr="00FA5BD9" w14:paraId="070C713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49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FA53D4D" w14:textId="77777777" w:rsidR="000C54BB" w:rsidRPr="00FA5BD9" w:rsidRDefault="000C54BB" w:rsidP="00CE6665">
            <w:pPr>
              <w:jc w:val="center"/>
              <w:rPr>
                <w:ins w:id="49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49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24</w:t>
              </w:r>
            </w:ins>
          </w:p>
        </w:tc>
        <w:tc>
          <w:tcPr>
            <w:tcW w:w="2035" w:type="dxa"/>
            <w:noWrap/>
            <w:hideMark/>
          </w:tcPr>
          <w:p w14:paraId="312D9C9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9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3DDE5DF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49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16C6F31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0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969967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0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2BD775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0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099936D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0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55D92926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0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82</w:t>
              </w:r>
            </w:ins>
          </w:p>
        </w:tc>
      </w:tr>
      <w:tr w:rsidR="000C54BB" w:rsidRPr="00FA5BD9" w14:paraId="30C8B10C" w14:textId="77777777" w:rsidTr="00CE6665">
        <w:trPr>
          <w:trHeight w:val="285"/>
          <w:ins w:id="51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3613A95" w14:textId="77777777" w:rsidR="000C54BB" w:rsidRPr="00FA5BD9" w:rsidRDefault="000C54BB" w:rsidP="00CE6665">
            <w:pPr>
              <w:jc w:val="center"/>
              <w:rPr>
                <w:ins w:id="51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1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25</w:t>
              </w:r>
            </w:ins>
          </w:p>
        </w:tc>
        <w:tc>
          <w:tcPr>
            <w:tcW w:w="2035" w:type="dxa"/>
            <w:noWrap/>
            <w:hideMark/>
          </w:tcPr>
          <w:p w14:paraId="44111E8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1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1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5FCDD87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1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1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6F5635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1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EF1810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1EF199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5CB5BD5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2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432D0294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2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9</w:t>
              </w:r>
            </w:ins>
          </w:p>
        </w:tc>
      </w:tr>
      <w:tr w:rsidR="000C54BB" w:rsidRPr="00FA5BD9" w14:paraId="4742604B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52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E3CE590" w14:textId="77777777" w:rsidR="000C54BB" w:rsidRPr="00FA5BD9" w:rsidRDefault="000C54BB" w:rsidP="00CE6665">
            <w:pPr>
              <w:jc w:val="center"/>
              <w:rPr>
                <w:ins w:id="52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2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26</w:t>
              </w:r>
            </w:ins>
          </w:p>
        </w:tc>
        <w:tc>
          <w:tcPr>
            <w:tcW w:w="2035" w:type="dxa"/>
            <w:noWrap/>
            <w:hideMark/>
          </w:tcPr>
          <w:p w14:paraId="213F94B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3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3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F39DED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3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3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0</w:t>
              </w:r>
            </w:ins>
          </w:p>
        </w:tc>
        <w:tc>
          <w:tcPr>
            <w:tcW w:w="992" w:type="dxa"/>
            <w:noWrap/>
            <w:hideMark/>
          </w:tcPr>
          <w:p w14:paraId="0A25CEB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3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777432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3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558FE3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221E9C1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4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B57ED97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4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105</w:t>
              </w:r>
            </w:ins>
          </w:p>
        </w:tc>
      </w:tr>
      <w:tr w:rsidR="000C54BB" w:rsidRPr="00FA5BD9" w14:paraId="311DEBB3" w14:textId="77777777" w:rsidTr="00CE6665">
        <w:trPr>
          <w:trHeight w:val="285"/>
          <w:ins w:id="54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874FE0D" w14:textId="77777777" w:rsidR="000C54BB" w:rsidRPr="00FA5BD9" w:rsidRDefault="000C54BB" w:rsidP="00CE6665">
            <w:pPr>
              <w:jc w:val="center"/>
              <w:rPr>
                <w:ins w:id="54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4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27</w:t>
              </w:r>
            </w:ins>
          </w:p>
        </w:tc>
        <w:tc>
          <w:tcPr>
            <w:tcW w:w="2035" w:type="dxa"/>
            <w:noWrap/>
            <w:hideMark/>
          </w:tcPr>
          <w:p w14:paraId="1B432CA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4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4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7B1442F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4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5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535A61E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5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D6A1F0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5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B360A8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5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633F41A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5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0CC65E57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6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31</w:t>
              </w:r>
            </w:ins>
          </w:p>
        </w:tc>
      </w:tr>
      <w:tr w:rsidR="000C54BB" w:rsidRPr="00FA5BD9" w14:paraId="42EE889A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56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3E7FF6D" w14:textId="77777777" w:rsidR="000C54BB" w:rsidRPr="00FA5BD9" w:rsidRDefault="000C54BB" w:rsidP="00CE6665">
            <w:pPr>
              <w:jc w:val="center"/>
              <w:rPr>
                <w:ins w:id="56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6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28</w:t>
              </w:r>
            </w:ins>
          </w:p>
        </w:tc>
        <w:tc>
          <w:tcPr>
            <w:tcW w:w="2035" w:type="dxa"/>
            <w:noWrap/>
            <w:hideMark/>
          </w:tcPr>
          <w:p w14:paraId="563EEAC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6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6C21A5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6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F78E54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6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C00A9A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07A970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A01F74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7878876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7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124</w:t>
              </w:r>
            </w:ins>
          </w:p>
        </w:tc>
      </w:tr>
      <w:tr w:rsidR="000C54BB" w:rsidRPr="00FA5BD9" w14:paraId="10BF2748" w14:textId="77777777" w:rsidTr="00CE6665">
        <w:trPr>
          <w:trHeight w:val="285"/>
          <w:ins w:id="578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3FB593B" w14:textId="77777777" w:rsidR="000C54BB" w:rsidRPr="00FA5BD9" w:rsidRDefault="000C54BB" w:rsidP="00CE6665">
            <w:pPr>
              <w:jc w:val="center"/>
              <w:rPr>
                <w:ins w:id="579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80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29</w:t>
              </w:r>
            </w:ins>
          </w:p>
        </w:tc>
        <w:tc>
          <w:tcPr>
            <w:tcW w:w="2035" w:type="dxa"/>
            <w:noWrap/>
            <w:hideMark/>
          </w:tcPr>
          <w:p w14:paraId="6C9B0BB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8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31E53A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8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0D7C59E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8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692C9A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84E6BA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7385904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65FC07A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9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18</w:t>
              </w:r>
            </w:ins>
          </w:p>
        </w:tc>
      </w:tr>
      <w:tr w:rsidR="000C54BB" w:rsidRPr="00FA5BD9" w14:paraId="2CB6F233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59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052A7D0" w14:textId="77777777" w:rsidR="000C54BB" w:rsidRPr="00FA5BD9" w:rsidRDefault="000C54BB" w:rsidP="00CE6665">
            <w:pPr>
              <w:jc w:val="center"/>
              <w:rPr>
                <w:ins w:id="596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597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30</w:t>
              </w:r>
            </w:ins>
          </w:p>
        </w:tc>
        <w:tc>
          <w:tcPr>
            <w:tcW w:w="2035" w:type="dxa"/>
            <w:noWrap/>
            <w:hideMark/>
          </w:tcPr>
          <w:p w14:paraId="4DFC81F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59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B12014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0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2CC7A48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0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1FFE7F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0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1730AE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0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4575484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0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3F61F9BF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1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44</w:t>
              </w:r>
            </w:ins>
          </w:p>
        </w:tc>
      </w:tr>
      <w:tr w:rsidR="000C54BB" w:rsidRPr="00FA5BD9" w14:paraId="4F504638" w14:textId="77777777" w:rsidTr="00CE6665">
        <w:trPr>
          <w:trHeight w:val="285"/>
          <w:ins w:id="612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17651E4" w14:textId="77777777" w:rsidR="000C54BB" w:rsidRPr="00FA5BD9" w:rsidRDefault="000C54BB" w:rsidP="00CE6665">
            <w:pPr>
              <w:jc w:val="center"/>
              <w:rPr>
                <w:ins w:id="613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14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31</w:t>
              </w:r>
            </w:ins>
          </w:p>
        </w:tc>
        <w:tc>
          <w:tcPr>
            <w:tcW w:w="2035" w:type="dxa"/>
            <w:noWrap/>
            <w:hideMark/>
          </w:tcPr>
          <w:p w14:paraId="3330569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1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1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077CD7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1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6F12C41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2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DFA2EE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1E7225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2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5B1C970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72DACF5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2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53</w:t>
              </w:r>
            </w:ins>
          </w:p>
        </w:tc>
      </w:tr>
      <w:tr w:rsidR="000C54BB" w:rsidRPr="00FA5BD9" w14:paraId="796B4D2C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629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5A2AC7B" w14:textId="77777777" w:rsidR="000C54BB" w:rsidRPr="00FA5BD9" w:rsidRDefault="000C54BB" w:rsidP="00CE6665">
            <w:pPr>
              <w:jc w:val="center"/>
              <w:rPr>
                <w:ins w:id="630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3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32</w:t>
              </w:r>
            </w:ins>
          </w:p>
        </w:tc>
        <w:tc>
          <w:tcPr>
            <w:tcW w:w="2035" w:type="dxa"/>
            <w:noWrap/>
            <w:hideMark/>
          </w:tcPr>
          <w:p w14:paraId="5CBFD83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3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3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6D7185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3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44CD915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3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1D4D278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33F2EC2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4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095A097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4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5E2981F4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4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38</w:t>
              </w:r>
            </w:ins>
          </w:p>
        </w:tc>
      </w:tr>
      <w:tr w:rsidR="000C54BB" w:rsidRPr="00FA5BD9" w14:paraId="60BAF7DD" w14:textId="77777777" w:rsidTr="00CE6665">
        <w:trPr>
          <w:trHeight w:val="285"/>
          <w:ins w:id="64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47C8187" w14:textId="77777777" w:rsidR="000C54BB" w:rsidRPr="00FA5BD9" w:rsidRDefault="000C54BB" w:rsidP="00CE6665">
            <w:pPr>
              <w:jc w:val="center"/>
              <w:rPr>
                <w:ins w:id="64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4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33</w:t>
              </w:r>
            </w:ins>
          </w:p>
        </w:tc>
        <w:tc>
          <w:tcPr>
            <w:tcW w:w="2035" w:type="dxa"/>
            <w:noWrap/>
            <w:hideMark/>
          </w:tcPr>
          <w:p w14:paraId="5781EB2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E26886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74C172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D2152C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270FEF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5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23F355A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6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4929B96A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6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45</w:t>
              </w:r>
            </w:ins>
          </w:p>
        </w:tc>
      </w:tr>
      <w:tr w:rsidR="000C54BB" w:rsidRPr="00FA5BD9" w14:paraId="4AF8827E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66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FC3C9C0" w14:textId="77777777" w:rsidR="000C54BB" w:rsidRPr="00FA5BD9" w:rsidRDefault="000C54BB" w:rsidP="00CE6665">
            <w:pPr>
              <w:jc w:val="center"/>
              <w:rPr>
                <w:ins w:id="66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6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34</w:t>
              </w:r>
            </w:ins>
          </w:p>
        </w:tc>
        <w:tc>
          <w:tcPr>
            <w:tcW w:w="2035" w:type="dxa"/>
            <w:noWrap/>
            <w:hideMark/>
          </w:tcPr>
          <w:p w14:paraId="151FBD3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6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7DABBBF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6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4057587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1E97D4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2577376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6994350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75C2BDC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7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51</w:t>
              </w:r>
            </w:ins>
          </w:p>
        </w:tc>
      </w:tr>
      <w:tr w:rsidR="000C54BB" w:rsidRPr="00FA5BD9" w14:paraId="6A17C76B" w14:textId="77777777" w:rsidTr="00CE6665">
        <w:trPr>
          <w:trHeight w:val="285"/>
          <w:ins w:id="68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AB302F3" w14:textId="77777777" w:rsidR="000C54BB" w:rsidRPr="00FA5BD9" w:rsidRDefault="000C54BB" w:rsidP="00CE6665">
            <w:pPr>
              <w:jc w:val="center"/>
              <w:rPr>
                <w:ins w:id="68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8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35</w:t>
              </w:r>
            </w:ins>
          </w:p>
        </w:tc>
        <w:tc>
          <w:tcPr>
            <w:tcW w:w="2035" w:type="dxa"/>
            <w:noWrap/>
            <w:hideMark/>
          </w:tcPr>
          <w:p w14:paraId="008502B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8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9C4EEA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8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630573C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8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336CA0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7F264E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9151E3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7A354EAA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69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23</w:t>
              </w:r>
            </w:ins>
          </w:p>
        </w:tc>
      </w:tr>
      <w:tr w:rsidR="000C54BB" w:rsidRPr="00FA5BD9" w14:paraId="7113179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69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D4A30DC" w14:textId="77777777" w:rsidR="000C54BB" w:rsidRPr="00FA5BD9" w:rsidRDefault="000C54BB" w:rsidP="00CE6665">
            <w:pPr>
              <w:jc w:val="center"/>
              <w:rPr>
                <w:ins w:id="69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69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36</w:t>
              </w:r>
            </w:ins>
          </w:p>
        </w:tc>
        <w:tc>
          <w:tcPr>
            <w:tcW w:w="2035" w:type="dxa"/>
            <w:noWrap/>
            <w:hideMark/>
          </w:tcPr>
          <w:p w14:paraId="12412B5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0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9292E2E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0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6BDD78A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0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A6B2FC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0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D14E8A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0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562DC56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1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34F9DFFF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1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1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42</w:t>
              </w:r>
            </w:ins>
          </w:p>
        </w:tc>
      </w:tr>
      <w:tr w:rsidR="000C54BB" w:rsidRPr="00FA5BD9" w14:paraId="59A6B9AF" w14:textId="77777777" w:rsidTr="00CE6665">
        <w:trPr>
          <w:trHeight w:val="285"/>
          <w:ins w:id="71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47D19E2" w14:textId="77777777" w:rsidR="000C54BB" w:rsidRPr="00FA5BD9" w:rsidRDefault="000C54BB" w:rsidP="00CE6665">
            <w:pPr>
              <w:jc w:val="center"/>
              <w:rPr>
                <w:ins w:id="71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71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37</w:t>
              </w:r>
            </w:ins>
          </w:p>
        </w:tc>
        <w:tc>
          <w:tcPr>
            <w:tcW w:w="2035" w:type="dxa"/>
            <w:noWrap/>
            <w:hideMark/>
          </w:tcPr>
          <w:p w14:paraId="4E56A9B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1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1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DBA080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2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4D1FA7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2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683451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2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4FE0EE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218E3FF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2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69396363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3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56</w:t>
              </w:r>
            </w:ins>
          </w:p>
        </w:tc>
      </w:tr>
      <w:tr w:rsidR="000C54BB" w:rsidRPr="00FA5BD9" w14:paraId="55A06F7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73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C2E5DEA" w14:textId="77777777" w:rsidR="000C54BB" w:rsidRPr="00FA5BD9" w:rsidRDefault="000C54BB" w:rsidP="00CE6665">
            <w:pPr>
              <w:jc w:val="center"/>
              <w:rPr>
                <w:ins w:id="73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73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38</w:t>
              </w:r>
            </w:ins>
          </w:p>
        </w:tc>
        <w:tc>
          <w:tcPr>
            <w:tcW w:w="2035" w:type="dxa"/>
            <w:noWrap/>
            <w:hideMark/>
          </w:tcPr>
          <w:p w14:paraId="49D5D71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3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3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BA860C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3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5963FB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3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017F00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4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160299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4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71275E2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4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E545DD5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4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39</w:t>
              </w:r>
            </w:ins>
          </w:p>
        </w:tc>
      </w:tr>
      <w:tr w:rsidR="000C54BB" w:rsidRPr="00FA5BD9" w14:paraId="25766D48" w14:textId="77777777" w:rsidTr="00CE6665">
        <w:trPr>
          <w:trHeight w:val="285"/>
          <w:ins w:id="748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6E2410B" w14:textId="77777777" w:rsidR="000C54BB" w:rsidRPr="00FA5BD9" w:rsidRDefault="000C54BB" w:rsidP="00CE6665">
            <w:pPr>
              <w:jc w:val="center"/>
              <w:rPr>
                <w:ins w:id="749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750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39</w:t>
              </w:r>
            </w:ins>
          </w:p>
        </w:tc>
        <w:tc>
          <w:tcPr>
            <w:tcW w:w="2035" w:type="dxa"/>
            <w:noWrap/>
            <w:hideMark/>
          </w:tcPr>
          <w:p w14:paraId="30E5F7A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5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15B4F9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5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2708052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5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9B9973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5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FEAB7E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6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4A9D69A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6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13EA7AD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6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6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79</w:t>
              </w:r>
            </w:ins>
          </w:p>
        </w:tc>
      </w:tr>
      <w:tr w:rsidR="000C54BB" w:rsidRPr="00FA5BD9" w14:paraId="612E64C9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76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B4B3654" w14:textId="77777777" w:rsidR="000C54BB" w:rsidRPr="00FA5BD9" w:rsidRDefault="000C54BB" w:rsidP="00CE6665">
            <w:pPr>
              <w:jc w:val="center"/>
              <w:rPr>
                <w:ins w:id="766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767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40</w:t>
              </w:r>
            </w:ins>
          </w:p>
        </w:tc>
        <w:tc>
          <w:tcPr>
            <w:tcW w:w="2035" w:type="dxa"/>
            <w:noWrap/>
            <w:hideMark/>
          </w:tcPr>
          <w:p w14:paraId="1F6FFFD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6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6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6B5E3D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2AF1C28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17C0D40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B936E6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41FF5F6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7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7CFBC12A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8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8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21</w:t>
              </w:r>
            </w:ins>
          </w:p>
        </w:tc>
      </w:tr>
      <w:tr w:rsidR="000C54BB" w:rsidRPr="00FA5BD9" w14:paraId="6E4D42FF" w14:textId="77777777" w:rsidTr="00CE6665">
        <w:trPr>
          <w:trHeight w:val="285"/>
          <w:ins w:id="782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BDD6EE0" w14:textId="77777777" w:rsidR="000C54BB" w:rsidRPr="00FA5BD9" w:rsidRDefault="000C54BB" w:rsidP="00CE6665">
            <w:pPr>
              <w:jc w:val="center"/>
              <w:rPr>
                <w:ins w:id="783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784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41</w:t>
              </w:r>
            </w:ins>
          </w:p>
        </w:tc>
        <w:tc>
          <w:tcPr>
            <w:tcW w:w="2035" w:type="dxa"/>
            <w:noWrap/>
            <w:hideMark/>
          </w:tcPr>
          <w:p w14:paraId="08F36AE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8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8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7D581BF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8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0</w:t>
              </w:r>
            </w:ins>
          </w:p>
        </w:tc>
        <w:tc>
          <w:tcPr>
            <w:tcW w:w="992" w:type="dxa"/>
            <w:noWrap/>
            <w:hideMark/>
          </w:tcPr>
          <w:p w14:paraId="3835D7F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9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4AA83D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C905434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67FB0FD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9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9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259C0A8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9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79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82</w:t>
              </w:r>
            </w:ins>
          </w:p>
        </w:tc>
      </w:tr>
      <w:tr w:rsidR="000C54BB" w:rsidRPr="00FA5BD9" w14:paraId="5CEF720C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799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5101BF0" w14:textId="77777777" w:rsidR="000C54BB" w:rsidRPr="00FA5BD9" w:rsidRDefault="000C54BB" w:rsidP="00CE6665">
            <w:pPr>
              <w:jc w:val="center"/>
              <w:rPr>
                <w:ins w:id="800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0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42</w:t>
              </w:r>
            </w:ins>
          </w:p>
        </w:tc>
        <w:tc>
          <w:tcPr>
            <w:tcW w:w="2035" w:type="dxa"/>
            <w:noWrap/>
            <w:hideMark/>
          </w:tcPr>
          <w:p w14:paraId="760C7DD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0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5845393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0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72AFBF3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0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B47F74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0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2E6252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1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022C122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1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1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6FC1127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1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1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16</w:t>
              </w:r>
            </w:ins>
          </w:p>
        </w:tc>
      </w:tr>
      <w:tr w:rsidR="000C54BB" w:rsidRPr="00FA5BD9" w14:paraId="77F6DE63" w14:textId="77777777" w:rsidTr="00CE6665">
        <w:trPr>
          <w:trHeight w:val="285"/>
          <w:ins w:id="81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8F713F1" w14:textId="77777777" w:rsidR="000C54BB" w:rsidRPr="00FA5BD9" w:rsidRDefault="000C54BB" w:rsidP="00CE6665">
            <w:pPr>
              <w:jc w:val="center"/>
              <w:rPr>
                <w:ins w:id="81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1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43</w:t>
              </w:r>
            </w:ins>
          </w:p>
        </w:tc>
        <w:tc>
          <w:tcPr>
            <w:tcW w:w="2035" w:type="dxa"/>
            <w:noWrap/>
            <w:hideMark/>
          </w:tcPr>
          <w:p w14:paraId="69C4FFB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1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5939A7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4A990EB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6CD71DC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39E798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2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41A994F3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2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3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21C404BF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3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3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14</w:t>
              </w:r>
            </w:ins>
          </w:p>
        </w:tc>
      </w:tr>
      <w:tr w:rsidR="000C54BB" w:rsidRPr="00FA5BD9" w14:paraId="298873DE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83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54BE7559" w14:textId="77777777" w:rsidR="000C54BB" w:rsidRPr="00FA5BD9" w:rsidRDefault="000C54BB" w:rsidP="00CE6665">
            <w:pPr>
              <w:jc w:val="center"/>
              <w:rPr>
                <w:ins w:id="83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3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44</w:t>
              </w:r>
            </w:ins>
          </w:p>
        </w:tc>
        <w:tc>
          <w:tcPr>
            <w:tcW w:w="2035" w:type="dxa"/>
            <w:noWrap/>
            <w:hideMark/>
          </w:tcPr>
          <w:p w14:paraId="29A8BB1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3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91D259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3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E37BDF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B806C3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8C4B45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3D46CA6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5FCF29EE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4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25</w:t>
              </w:r>
            </w:ins>
          </w:p>
        </w:tc>
      </w:tr>
      <w:tr w:rsidR="000C54BB" w:rsidRPr="00FA5BD9" w14:paraId="28653095" w14:textId="77777777" w:rsidTr="00CE6665">
        <w:trPr>
          <w:trHeight w:val="285"/>
          <w:ins w:id="85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2D1CE68" w14:textId="77777777" w:rsidR="000C54BB" w:rsidRPr="00FA5BD9" w:rsidRDefault="000C54BB" w:rsidP="00CE6665">
            <w:pPr>
              <w:jc w:val="center"/>
              <w:rPr>
                <w:ins w:id="85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5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45</w:t>
              </w:r>
            </w:ins>
          </w:p>
        </w:tc>
        <w:tc>
          <w:tcPr>
            <w:tcW w:w="2035" w:type="dxa"/>
            <w:noWrap/>
            <w:hideMark/>
          </w:tcPr>
          <w:p w14:paraId="75E865E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5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F9A9EB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5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19C6E0A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5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DA5B70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6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596C004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6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F548BFA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6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98AAEEB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6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11</w:t>
              </w:r>
            </w:ins>
          </w:p>
        </w:tc>
      </w:tr>
      <w:tr w:rsidR="000C54BB" w:rsidRPr="00FA5BD9" w14:paraId="3A60F27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86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4D059B58" w14:textId="77777777" w:rsidR="000C54BB" w:rsidRPr="00FA5BD9" w:rsidRDefault="000C54BB" w:rsidP="00CE6665">
            <w:pPr>
              <w:jc w:val="center"/>
              <w:rPr>
                <w:ins w:id="86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6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46</w:t>
              </w:r>
            </w:ins>
          </w:p>
        </w:tc>
        <w:tc>
          <w:tcPr>
            <w:tcW w:w="2035" w:type="dxa"/>
            <w:noWrap/>
            <w:hideMark/>
          </w:tcPr>
          <w:p w14:paraId="6B25694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7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1545326C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7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AAC1A5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7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577B9C4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7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3C262DE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7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FBAB01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8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8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58010671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8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8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17</w:t>
              </w:r>
            </w:ins>
          </w:p>
        </w:tc>
      </w:tr>
      <w:tr w:rsidR="000C54BB" w:rsidRPr="00FA5BD9" w14:paraId="051FF915" w14:textId="77777777" w:rsidTr="00CE6665">
        <w:trPr>
          <w:trHeight w:val="285"/>
          <w:ins w:id="88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442C222" w14:textId="77777777" w:rsidR="000C54BB" w:rsidRPr="00FA5BD9" w:rsidRDefault="000C54BB" w:rsidP="00CE6665">
            <w:pPr>
              <w:jc w:val="center"/>
              <w:rPr>
                <w:ins w:id="88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88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47</w:t>
              </w:r>
            </w:ins>
          </w:p>
        </w:tc>
        <w:tc>
          <w:tcPr>
            <w:tcW w:w="2035" w:type="dxa"/>
            <w:noWrap/>
            <w:hideMark/>
          </w:tcPr>
          <w:p w14:paraId="001E525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8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649B218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9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441F81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9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1D698F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0B802A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9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6E4A3A8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89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30B4049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9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0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11</w:t>
              </w:r>
            </w:ins>
          </w:p>
        </w:tc>
      </w:tr>
      <w:tr w:rsidR="000C54BB" w:rsidRPr="00FA5BD9" w14:paraId="7D9E5331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90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6A35C44" w14:textId="77777777" w:rsidR="000C54BB" w:rsidRPr="00FA5BD9" w:rsidRDefault="000C54BB" w:rsidP="00CE6665">
            <w:pPr>
              <w:jc w:val="center"/>
              <w:rPr>
                <w:ins w:id="90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0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48</w:t>
              </w:r>
            </w:ins>
          </w:p>
        </w:tc>
        <w:tc>
          <w:tcPr>
            <w:tcW w:w="2035" w:type="dxa"/>
            <w:noWrap/>
            <w:hideMark/>
          </w:tcPr>
          <w:p w14:paraId="34177B0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0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0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3D7FC6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0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0FFB107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0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DB2F07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1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4C07D5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1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1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2794761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1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1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05829517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1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1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31</w:t>
              </w:r>
            </w:ins>
          </w:p>
        </w:tc>
      </w:tr>
      <w:tr w:rsidR="000C54BB" w:rsidRPr="00FA5BD9" w14:paraId="04BA914A" w14:textId="77777777" w:rsidTr="00CE6665">
        <w:trPr>
          <w:trHeight w:val="285"/>
          <w:ins w:id="918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DEA75B6" w14:textId="77777777" w:rsidR="000C54BB" w:rsidRPr="00FA5BD9" w:rsidRDefault="000C54BB" w:rsidP="00CE6665">
            <w:pPr>
              <w:jc w:val="center"/>
              <w:rPr>
                <w:ins w:id="919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20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49</w:t>
              </w:r>
            </w:ins>
          </w:p>
        </w:tc>
        <w:tc>
          <w:tcPr>
            <w:tcW w:w="2035" w:type="dxa"/>
            <w:noWrap/>
            <w:hideMark/>
          </w:tcPr>
          <w:p w14:paraId="66B2AB2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2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2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F5C971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2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4E1D0F5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2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BE3640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2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D8193C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2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3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F0ED8F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3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17A73575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3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35</w:t>
              </w:r>
            </w:ins>
          </w:p>
        </w:tc>
      </w:tr>
      <w:tr w:rsidR="000C54BB" w:rsidRPr="00FA5BD9" w14:paraId="2B18D812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935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046477D0" w14:textId="77777777" w:rsidR="000C54BB" w:rsidRPr="00FA5BD9" w:rsidRDefault="000C54BB" w:rsidP="00CE6665">
            <w:pPr>
              <w:jc w:val="center"/>
              <w:rPr>
                <w:ins w:id="936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37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50</w:t>
              </w:r>
            </w:ins>
          </w:p>
        </w:tc>
        <w:tc>
          <w:tcPr>
            <w:tcW w:w="2035" w:type="dxa"/>
            <w:noWrap/>
            <w:hideMark/>
          </w:tcPr>
          <w:p w14:paraId="1D55155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3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3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641FAB7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2E01519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03A4D10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64F3969D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6FE5F12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4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6361697D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5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5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37</w:t>
              </w:r>
            </w:ins>
          </w:p>
        </w:tc>
      </w:tr>
      <w:tr w:rsidR="000C54BB" w:rsidRPr="00FA5BD9" w14:paraId="16A03B80" w14:textId="77777777" w:rsidTr="00CE6665">
        <w:trPr>
          <w:trHeight w:val="285"/>
          <w:ins w:id="952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3260773" w14:textId="77777777" w:rsidR="000C54BB" w:rsidRPr="00FA5BD9" w:rsidRDefault="000C54BB" w:rsidP="00CE6665">
            <w:pPr>
              <w:jc w:val="center"/>
              <w:rPr>
                <w:ins w:id="953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54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51</w:t>
              </w:r>
            </w:ins>
          </w:p>
        </w:tc>
        <w:tc>
          <w:tcPr>
            <w:tcW w:w="2035" w:type="dxa"/>
            <w:noWrap/>
            <w:hideMark/>
          </w:tcPr>
          <w:p w14:paraId="14F8A99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5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5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28F8FA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5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7885D1A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6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0C9D0E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6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960464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6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6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D73C34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6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6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7D17D701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6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6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71</w:t>
              </w:r>
            </w:ins>
          </w:p>
        </w:tc>
      </w:tr>
      <w:tr w:rsidR="000C54BB" w:rsidRPr="00FA5BD9" w14:paraId="4FBBBDF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969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1C1753D3" w14:textId="77777777" w:rsidR="000C54BB" w:rsidRPr="00FA5BD9" w:rsidRDefault="000C54BB" w:rsidP="00CE6665">
            <w:pPr>
              <w:jc w:val="center"/>
              <w:rPr>
                <w:ins w:id="970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71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52</w:t>
              </w:r>
            </w:ins>
          </w:p>
        </w:tc>
        <w:tc>
          <w:tcPr>
            <w:tcW w:w="2035" w:type="dxa"/>
            <w:noWrap/>
            <w:hideMark/>
          </w:tcPr>
          <w:p w14:paraId="45F7939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7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5E56B02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7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0D47083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7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911F8D1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7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18372E5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8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6ADB968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8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48" w:type="dxa"/>
          </w:tcPr>
          <w:p w14:paraId="052AA2FF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8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8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66</w:t>
              </w:r>
            </w:ins>
          </w:p>
        </w:tc>
      </w:tr>
      <w:tr w:rsidR="000C54BB" w:rsidRPr="00FA5BD9" w14:paraId="017D4A1B" w14:textId="77777777" w:rsidTr="00CE6665">
        <w:trPr>
          <w:trHeight w:val="285"/>
          <w:ins w:id="986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7073A8CF" w14:textId="77777777" w:rsidR="000C54BB" w:rsidRPr="00FA5BD9" w:rsidRDefault="000C54BB" w:rsidP="00CE6665">
            <w:pPr>
              <w:jc w:val="center"/>
              <w:rPr>
                <w:ins w:id="987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988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53</w:t>
              </w:r>
            </w:ins>
          </w:p>
        </w:tc>
        <w:tc>
          <w:tcPr>
            <w:tcW w:w="2035" w:type="dxa"/>
            <w:noWrap/>
            <w:hideMark/>
          </w:tcPr>
          <w:p w14:paraId="2020059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8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784079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9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6F24F8FC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9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870CB6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9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A3882B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9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99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04FA8A6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9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0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1A9C83E9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0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02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46</w:t>
              </w:r>
            </w:ins>
          </w:p>
        </w:tc>
      </w:tr>
      <w:tr w:rsidR="000C54BB" w:rsidRPr="00FA5BD9" w14:paraId="0E32096F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003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E9093B9" w14:textId="77777777" w:rsidR="000C54BB" w:rsidRPr="00FA5BD9" w:rsidRDefault="000C54BB" w:rsidP="00CE6665">
            <w:pPr>
              <w:jc w:val="center"/>
              <w:rPr>
                <w:ins w:id="1004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005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54</w:t>
              </w:r>
            </w:ins>
          </w:p>
        </w:tc>
        <w:tc>
          <w:tcPr>
            <w:tcW w:w="2035" w:type="dxa"/>
            <w:noWrap/>
            <w:hideMark/>
          </w:tcPr>
          <w:p w14:paraId="4B7FF69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0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0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724417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0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0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4EF818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43495DC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709F828B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325FF3E0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261BA913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1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19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31</w:t>
              </w:r>
            </w:ins>
          </w:p>
        </w:tc>
      </w:tr>
      <w:tr w:rsidR="000C54BB" w:rsidRPr="00FA5BD9" w14:paraId="3B592DA5" w14:textId="77777777" w:rsidTr="00CE6665">
        <w:trPr>
          <w:trHeight w:val="285"/>
          <w:ins w:id="1020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0A09E66" w14:textId="77777777" w:rsidR="000C54BB" w:rsidRPr="00FA5BD9" w:rsidRDefault="000C54BB" w:rsidP="00CE6665">
            <w:pPr>
              <w:jc w:val="center"/>
              <w:rPr>
                <w:ins w:id="1021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022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55</w:t>
              </w:r>
            </w:ins>
          </w:p>
        </w:tc>
        <w:tc>
          <w:tcPr>
            <w:tcW w:w="2035" w:type="dxa"/>
            <w:noWrap/>
            <w:hideMark/>
          </w:tcPr>
          <w:p w14:paraId="1CE975F0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2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24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435E4B95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2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2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3867357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2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2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28038CC6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2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30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2B3C5C4D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3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2126" w:type="dxa"/>
            <w:noWrap/>
            <w:hideMark/>
          </w:tcPr>
          <w:p w14:paraId="45ADBDAE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3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35528F88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36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119</w:t>
              </w:r>
            </w:ins>
          </w:p>
        </w:tc>
      </w:tr>
      <w:tr w:rsidR="000C54BB" w:rsidRPr="00FA5BD9" w14:paraId="1E7C5787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037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6738F997" w14:textId="77777777" w:rsidR="000C54BB" w:rsidRPr="00FA5BD9" w:rsidRDefault="000C54BB" w:rsidP="00CE6665">
            <w:pPr>
              <w:jc w:val="center"/>
              <w:rPr>
                <w:ins w:id="1038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039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56</w:t>
              </w:r>
            </w:ins>
          </w:p>
        </w:tc>
        <w:tc>
          <w:tcPr>
            <w:tcW w:w="2035" w:type="dxa"/>
            <w:noWrap/>
            <w:hideMark/>
          </w:tcPr>
          <w:p w14:paraId="0FCC103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41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296D93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4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1017AE2F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4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7781F213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47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4F30BB2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4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4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1B890244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5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5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7228B388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5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53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39</w:t>
              </w:r>
            </w:ins>
          </w:p>
        </w:tc>
      </w:tr>
      <w:tr w:rsidR="000C54BB" w:rsidRPr="00FA5BD9" w14:paraId="40B9F56E" w14:textId="77777777" w:rsidTr="00CE6665">
        <w:trPr>
          <w:trHeight w:val="285"/>
          <w:ins w:id="1054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233697E8" w14:textId="77777777" w:rsidR="000C54BB" w:rsidRPr="00FA5BD9" w:rsidRDefault="000C54BB" w:rsidP="00CE6665">
            <w:pPr>
              <w:jc w:val="center"/>
              <w:rPr>
                <w:ins w:id="1055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056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57</w:t>
              </w:r>
            </w:ins>
          </w:p>
        </w:tc>
        <w:tc>
          <w:tcPr>
            <w:tcW w:w="2035" w:type="dxa"/>
            <w:noWrap/>
            <w:hideMark/>
          </w:tcPr>
          <w:p w14:paraId="006E6C29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5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58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2738224F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5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6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1</w:t>
              </w:r>
            </w:ins>
          </w:p>
        </w:tc>
        <w:tc>
          <w:tcPr>
            <w:tcW w:w="992" w:type="dxa"/>
            <w:noWrap/>
            <w:hideMark/>
          </w:tcPr>
          <w:p w14:paraId="2F88FA2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1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62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4F0A9A1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3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64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0FA85B52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5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66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48C4221B" w14:textId="77777777" w:rsidR="000C54BB" w:rsidRPr="00FA5BD9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7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68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275D48AE" w14:textId="77777777" w:rsidR="000C54BB" w:rsidRDefault="000C54BB" w:rsidP="00CE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69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70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33</w:t>
              </w:r>
            </w:ins>
          </w:p>
        </w:tc>
      </w:tr>
      <w:tr w:rsidR="000C54BB" w:rsidRPr="00FA5BD9" w14:paraId="38B26A68" w14:textId="77777777" w:rsidTr="00CE6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ins w:id="1071" w:author="muhammad ikhwan zein" w:date="2026-09-25T20:03:00Z" w16du:dateUtc="2026-09-26T00:0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dxa"/>
            <w:noWrap/>
          </w:tcPr>
          <w:p w14:paraId="39095BF9" w14:textId="77777777" w:rsidR="000C54BB" w:rsidRPr="00FA5BD9" w:rsidRDefault="000C54BB" w:rsidP="00CE6665">
            <w:pPr>
              <w:jc w:val="center"/>
              <w:rPr>
                <w:ins w:id="1072" w:author="muhammad ikhwan zein" w:date="2026-09-25T20:03:00Z" w16du:dateUtc="2026-09-26T00:03:00Z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ins w:id="1073" w:author="muhammad ikhwan zein" w:date="2026-09-25T20:03:00Z" w16du:dateUtc="2026-09-26T00:03:00Z">
              <w:r>
                <w:rPr>
                  <w:rFonts w:asciiTheme="minorHAnsi" w:hAnsiTheme="minorHAnsi" w:cstheme="minorHAnsi"/>
                  <w:b w:val="0"/>
                  <w:bCs w:val="0"/>
                  <w:sz w:val="22"/>
                  <w:szCs w:val="22"/>
                </w:rPr>
                <w:t>58</w:t>
              </w:r>
            </w:ins>
          </w:p>
        </w:tc>
        <w:tc>
          <w:tcPr>
            <w:tcW w:w="2035" w:type="dxa"/>
            <w:noWrap/>
            <w:hideMark/>
          </w:tcPr>
          <w:p w14:paraId="371A1F3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7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75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2127" w:type="dxa"/>
            <w:gridSpan w:val="2"/>
            <w:noWrap/>
            <w:hideMark/>
          </w:tcPr>
          <w:p w14:paraId="002C974A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7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7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</w:t>
              </w:r>
            </w:ins>
          </w:p>
        </w:tc>
        <w:tc>
          <w:tcPr>
            <w:tcW w:w="992" w:type="dxa"/>
            <w:noWrap/>
            <w:hideMark/>
          </w:tcPr>
          <w:p w14:paraId="49B4B398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78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79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1701" w:type="dxa"/>
            <w:gridSpan w:val="2"/>
            <w:noWrap/>
            <w:hideMark/>
          </w:tcPr>
          <w:p w14:paraId="345AB386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80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81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843" w:type="dxa"/>
            <w:gridSpan w:val="2"/>
            <w:noWrap/>
            <w:hideMark/>
          </w:tcPr>
          <w:p w14:paraId="16A5F3B9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82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83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-</w:t>
              </w:r>
            </w:ins>
          </w:p>
        </w:tc>
        <w:tc>
          <w:tcPr>
            <w:tcW w:w="2126" w:type="dxa"/>
            <w:noWrap/>
            <w:hideMark/>
          </w:tcPr>
          <w:p w14:paraId="7783C417" w14:textId="77777777" w:rsidR="000C54BB" w:rsidRPr="00FA5BD9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84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85" w:author="muhammad ikhwan zein" w:date="2026-09-25T20:03:00Z" w16du:dateUtc="2026-09-26T00:03:00Z">
              <w:r>
                <w:rPr>
                  <w:rFonts w:asciiTheme="minorHAnsi" w:hAnsiTheme="minorHAnsi" w:cstheme="minorHAnsi"/>
                  <w:sz w:val="22"/>
                  <w:szCs w:val="22"/>
                </w:rPr>
                <w:t>+</w:t>
              </w:r>
            </w:ins>
          </w:p>
        </w:tc>
        <w:tc>
          <w:tcPr>
            <w:tcW w:w="1748" w:type="dxa"/>
          </w:tcPr>
          <w:p w14:paraId="150695ED" w14:textId="77777777" w:rsidR="000C54BB" w:rsidRDefault="000C54BB" w:rsidP="00CE6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086" w:author="muhammad ikhwan zein" w:date="2026-09-25T20:03:00Z" w16du:dateUtc="2026-09-26T00:03:00Z"/>
                <w:rFonts w:asciiTheme="minorHAnsi" w:hAnsiTheme="minorHAnsi" w:cstheme="minorHAnsi"/>
                <w:sz w:val="22"/>
                <w:szCs w:val="22"/>
              </w:rPr>
            </w:pPr>
            <w:ins w:id="1087" w:author="muhammad ikhwan zein" w:date="2026-09-25T20:03:00Z" w16du:dateUtc="2026-09-26T00:03:00Z">
              <w:r w:rsidRPr="00FA5BD9">
                <w:rPr>
                  <w:rFonts w:asciiTheme="minorHAnsi" w:hAnsiTheme="minorHAnsi" w:cstheme="minorHAnsi"/>
                  <w:sz w:val="22"/>
                  <w:szCs w:val="22"/>
                </w:rPr>
                <w:t>29</w:t>
              </w:r>
            </w:ins>
          </w:p>
        </w:tc>
      </w:tr>
    </w:tbl>
    <w:p w14:paraId="58109C0F" w14:textId="77777777" w:rsidR="000C54BB" w:rsidRPr="00FD2C6E" w:rsidRDefault="000C54BB" w:rsidP="000C54BB">
      <w:pPr>
        <w:spacing w:line="240" w:lineRule="auto"/>
        <w:jc w:val="both"/>
        <w:rPr>
          <w:ins w:id="1088" w:author="muhammad ikhwan zein" w:date="2026-09-25T20:03:00Z" w16du:dateUtc="2026-09-26T00:03:00Z"/>
          <w:rFonts w:ascii="Calibri" w:hAnsi="Calibri" w:cs="Calibri"/>
          <w:kern w:val="0"/>
          <w:lang w:val="en-GB"/>
        </w:rPr>
      </w:pPr>
      <w:ins w:id="1089" w:author="muhammad ikhwan zein" w:date="2026-09-25T20:03:00Z" w16du:dateUtc="2026-09-26T00:03:00Z">
        <w:r w:rsidRPr="00FD2C6E">
          <w:rPr>
            <w:rFonts w:ascii="Calibri" w:hAnsi="Calibri" w:cs="Calibri"/>
            <w:kern w:val="0"/>
            <w:lang w:val="en-GB"/>
          </w:rPr>
          <w:t xml:space="preserve">Abbreviations: </w:t>
        </w:r>
        <w:r>
          <w:rPr>
            <w:rFonts w:ascii="Calibri" w:hAnsi="Calibri" w:cs="Calibri"/>
            <w:kern w:val="0"/>
            <w:lang w:val="en-GB"/>
          </w:rPr>
          <w:t>RTP</w:t>
        </w:r>
        <w:r w:rsidRPr="00FD2C6E">
          <w:rPr>
            <w:rFonts w:ascii="Calibri" w:hAnsi="Calibri" w:cs="Calibri"/>
            <w:kern w:val="0"/>
            <w:lang w:val="en-GB"/>
          </w:rPr>
          <w:t xml:space="preserve"> = </w:t>
        </w:r>
        <w:r>
          <w:rPr>
            <w:rFonts w:ascii="Calibri" w:hAnsi="Calibri" w:cs="Calibri"/>
            <w:kern w:val="0"/>
            <w:lang w:val="en-GB"/>
          </w:rPr>
          <w:t>Return to play. IMT = Intramuscular tendon. MRI = Magnetic Resonance Imaging. + = present on MRI. - = not present on MRI.</w:t>
        </w:r>
      </w:ins>
    </w:p>
    <w:p w14:paraId="103FCCDC" w14:textId="77777777" w:rsidR="000C54BB" w:rsidRPr="00B764D4" w:rsidRDefault="000C54BB" w:rsidP="000C54BB">
      <w:pPr>
        <w:rPr>
          <w:ins w:id="1090" w:author="muhammad ikhwan zein" w:date="2026-09-25T20:03:00Z" w16du:dateUtc="2026-09-26T00:03:00Z"/>
          <w:rFonts w:asciiTheme="minorHAnsi" w:hAnsiTheme="minorHAnsi" w:cstheme="minorHAnsi"/>
          <w:sz w:val="22"/>
          <w:szCs w:val="22"/>
          <w:lang w:val="en-US"/>
        </w:rPr>
      </w:pPr>
    </w:p>
    <w:p w14:paraId="525DB334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1" w:author="muhammad ikhwan zein" w:date="2026-09-25T20:03:00Z" w16du:dateUtc="2026-09-26T00:03:00Z"/>
          <w:rFonts w:cstheme="minorHAnsi"/>
          <w:sz w:val="24"/>
          <w:szCs w:val="24"/>
        </w:rPr>
      </w:pPr>
    </w:p>
    <w:p w14:paraId="6FB0B697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2" w:author="muhammad ikhwan zein" w:date="2026-09-25T20:03:00Z" w16du:dateUtc="2026-09-26T00:03:00Z"/>
          <w:rFonts w:cstheme="minorHAnsi"/>
          <w:sz w:val="24"/>
          <w:szCs w:val="24"/>
        </w:rPr>
      </w:pPr>
      <w:del w:id="1093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statistically significant decrease in mean heart rate in Group B compared to Group A (‘p’ value = 0.0003 [&lt;0.05]). (Table 1)</w:delText>
        </w:r>
      </w:del>
    </w:p>
    <w:p w14:paraId="6959C3DA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4" w:author="muhammad ikhwan zein" w:date="2026-09-25T20:03:00Z" w16du:dateUtc="2026-09-26T00:03:00Z"/>
          <w:rFonts w:cstheme="minorHAnsi"/>
          <w:sz w:val="24"/>
          <w:szCs w:val="24"/>
        </w:rPr>
      </w:pPr>
    </w:p>
    <w:p w14:paraId="33BB6BE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5" w:author="muhammad ikhwan zein" w:date="2026-09-25T20:03:00Z" w16du:dateUtc="2026-09-26T00:03:00Z"/>
          <w:rFonts w:cstheme="minorHAnsi"/>
          <w:sz w:val="24"/>
          <w:szCs w:val="24"/>
        </w:rPr>
      </w:pPr>
      <w:del w:id="1096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2:</w:delText>
        </w:r>
      </w:del>
    </w:p>
    <w:p w14:paraId="3827FB86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7" w:author="muhammad ikhwan zein" w:date="2026-09-25T20:03:00Z" w16du:dateUtc="2026-09-26T00:03:00Z"/>
          <w:rFonts w:cstheme="minorHAnsi"/>
          <w:sz w:val="24"/>
          <w:szCs w:val="24"/>
        </w:rPr>
      </w:pPr>
      <w:del w:id="1098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Change in mean of mean blood pressure (mm of Hg) over time between two groups:</w:delText>
        </w:r>
      </w:del>
    </w:p>
    <w:p w14:paraId="70E925C2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099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6"/>
        <w:gridCol w:w="932"/>
        <w:gridCol w:w="1392"/>
        <w:gridCol w:w="1084"/>
        <w:gridCol w:w="1489"/>
        <w:gridCol w:w="2342"/>
      </w:tblGrid>
      <w:tr w:rsidR="00641A57" w14:paraId="5D67F1DB" w14:textId="77777777" w:rsidTr="00641A57">
        <w:trPr>
          <w:trHeight w:val="300"/>
          <w:del w:id="1100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3B5A7AC3" w14:textId="77777777" w:rsidR="00641A57" w:rsidRDefault="00641A57">
            <w:pPr>
              <w:spacing w:line="360" w:lineRule="auto"/>
              <w:rPr>
                <w:del w:id="1101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02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46B46" w14:textId="77777777" w:rsidR="00641A57" w:rsidRDefault="00641A57">
            <w:pPr>
              <w:spacing w:line="360" w:lineRule="auto"/>
              <w:jc w:val="right"/>
              <w:rPr>
                <w:del w:id="110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0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42D81" w14:textId="77777777" w:rsidR="00641A57" w:rsidRDefault="00641A57">
            <w:pPr>
              <w:spacing w:line="360" w:lineRule="auto"/>
              <w:jc w:val="right"/>
              <w:rPr>
                <w:del w:id="110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0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75DE" w14:textId="77777777" w:rsidR="00641A57" w:rsidRDefault="00641A57">
            <w:pPr>
              <w:spacing w:line="360" w:lineRule="auto"/>
              <w:jc w:val="right"/>
              <w:rPr>
                <w:del w:id="110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0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0B4D9" w14:textId="77777777" w:rsidR="00641A57" w:rsidRDefault="00641A57">
            <w:pPr>
              <w:spacing w:before="78" w:line="360" w:lineRule="auto"/>
              <w:jc w:val="center"/>
              <w:rPr>
                <w:del w:id="110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1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8B39" w14:textId="77777777" w:rsidR="00641A57" w:rsidRDefault="00641A57">
            <w:pPr>
              <w:spacing w:line="360" w:lineRule="auto"/>
              <w:jc w:val="center"/>
              <w:rPr>
                <w:del w:id="111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1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48370917" w14:textId="77777777" w:rsidTr="00641A57">
        <w:trPr>
          <w:trHeight w:val="300"/>
          <w:del w:id="1113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7B64AD4" w14:textId="77777777" w:rsidR="00641A57" w:rsidRDefault="00641A57">
            <w:pPr>
              <w:spacing w:line="360" w:lineRule="auto"/>
              <w:rPr>
                <w:del w:id="1114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15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92EA" w14:textId="77777777" w:rsidR="00641A57" w:rsidRDefault="00641A57">
            <w:pPr>
              <w:spacing w:line="360" w:lineRule="auto"/>
              <w:jc w:val="right"/>
              <w:rPr>
                <w:del w:id="111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1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DE410" w14:textId="77777777" w:rsidR="00641A57" w:rsidRDefault="00641A57">
            <w:pPr>
              <w:spacing w:line="360" w:lineRule="auto"/>
              <w:jc w:val="right"/>
              <w:rPr>
                <w:del w:id="111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1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84.700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31778" w14:textId="77777777" w:rsidR="00641A57" w:rsidRDefault="00641A57">
            <w:pPr>
              <w:spacing w:line="360" w:lineRule="auto"/>
              <w:jc w:val="right"/>
              <w:rPr>
                <w:del w:id="112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2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10.6387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72"/>
            </w:tblGrid>
            <w:tr w:rsidR="00641A57" w14:paraId="4562F013" w14:textId="77777777">
              <w:trPr>
                <w:tblCellSpacing w:w="22" w:type="dxa"/>
                <w:del w:id="1122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B1858BE" w14:textId="77777777" w:rsidR="00641A57" w:rsidRDefault="00641A57">
                  <w:pPr>
                    <w:spacing w:before="78" w:line="360" w:lineRule="auto"/>
                    <w:jc w:val="center"/>
                    <w:rPr>
                      <w:del w:id="1123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1124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1.9423520</w:delText>
                    </w:r>
                  </w:del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0115E7E" w14:textId="77777777" w:rsidR="00641A57" w:rsidRDefault="00641A57">
                  <w:pPr>
                    <w:rPr>
                      <w:del w:id="1125" w:author="muhammad ikhwan zein" w:date="2026-09-25T20:03:00Z" w16du:dateUtc="2026-09-26T00:03:00Z"/>
                    </w:rPr>
                  </w:pPr>
                </w:p>
              </w:tc>
            </w:tr>
          </w:tbl>
          <w:p w14:paraId="7FA0DCBE" w14:textId="77777777" w:rsidR="00641A57" w:rsidRDefault="00641A57">
            <w:pPr>
              <w:spacing w:line="360" w:lineRule="auto"/>
              <w:jc w:val="center"/>
              <w:rPr>
                <w:del w:id="112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6F0A" w14:textId="77777777" w:rsidR="00641A57" w:rsidRDefault="00641A57">
            <w:pPr>
              <w:spacing w:line="360" w:lineRule="auto"/>
              <w:jc w:val="center"/>
              <w:rPr>
                <w:del w:id="112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3E4DC2CD" w14:textId="77777777" w:rsidR="00641A57" w:rsidRDefault="00641A57">
            <w:pPr>
              <w:spacing w:line="360" w:lineRule="auto"/>
              <w:jc w:val="center"/>
              <w:rPr>
                <w:del w:id="112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2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0.0078</w:delText>
              </w:r>
            </w:del>
          </w:p>
        </w:tc>
      </w:tr>
      <w:tr w:rsidR="00641A57" w14:paraId="1E24AFB7" w14:textId="77777777" w:rsidTr="00641A57">
        <w:trPr>
          <w:trHeight w:val="720"/>
          <w:del w:id="1130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0264904D" w14:textId="77777777" w:rsidR="00641A57" w:rsidRDefault="00641A57">
            <w:pPr>
              <w:spacing w:line="360" w:lineRule="auto"/>
              <w:rPr>
                <w:del w:id="1131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32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07E63" w14:textId="77777777" w:rsidR="00641A57" w:rsidRDefault="00641A57">
            <w:pPr>
              <w:spacing w:line="360" w:lineRule="auto"/>
              <w:jc w:val="right"/>
              <w:rPr>
                <w:del w:id="113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3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D8073" w14:textId="77777777" w:rsidR="00641A57" w:rsidRDefault="00641A57">
            <w:pPr>
              <w:spacing w:line="360" w:lineRule="auto"/>
              <w:jc w:val="right"/>
              <w:rPr>
                <w:del w:id="113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3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78.300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7625" w14:textId="77777777" w:rsidR="00641A57" w:rsidRDefault="00641A57">
            <w:pPr>
              <w:spacing w:line="360" w:lineRule="auto"/>
              <w:jc w:val="right"/>
              <w:rPr>
                <w:del w:id="113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3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6.9736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5663" w14:textId="77777777" w:rsidR="00641A57" w:rsidRDefault="00641A57">
            <w:pPr>
              <w:spacing w:line="360" w:lineRule="auto"/>
              <w:jc w:val="center"/>
              <w:rPr>
                <w:del w:id="113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2AB8F1DA" w14:textId="77777777" w:rsidR="00641A57" w:rsidRDefault="00641A57">
            <w:pPr>
              <w:spacing w:line="360" w:lineRule="auto"/>
              <w:jc w:val="center"/>
              <w:rPr>
                <w:del w:id="114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4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1.2730898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0287" w14:textId="77777777" w:rsidR="00641A57" w:rsidRDefault="00641A57">
            <w:pPr>
              <w:spacing w:line="240" w:lineRule="auto"/>
              <w:rPr>
                <w:del w:id="114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075BB94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43" w:author="muhammad ikhwan zein" w:date="2026-09-25T20:03:00Z" w16du:dateUtc="2026-09-26T00:03:00Z"/>
          <w:rFonts w:cstheme="minorHAnsi"/>
          <w:sz w:val="24"/>
          <w:szCs w:val="24"/>
        </w:rPr>
      </w:pPr>
    </w:p>
    <w:p w14:paraId="3FA9C3CE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44" w:author="muhammad ikhwan zein" w:date="2026-09-25T20:03:00Z" w16du:dateUtc="2026-09-26T00:03:00Z"/>
          <w:rFonts w:cstheme="minorHAnsi"/>
          <w:sz w:val="24"/>
          <w:szCs w:val="24"/>
        </w:rPr>
      </w:pPr>
      <w:del w:id="1145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statistically significant decrease in mean of mean blood pressure in Group B compared to Group A (‘p’ value = 0.0078 [&lt;0.05]). (Table 2)</w:delText>
        </w:r>
      </w:del>
    </w:p>
    <w:p w14:paraId="6EC981A9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46" w:author="muhammad ikhwan zein" w:date="2026-09-25T20:03:00Z" w16du:dateUtc="2026-09-26T00:03:00Z"/>
          <w:rFonts w:cstheme="minorHAnsi"/>
          <w:sz w:val="24"/>
          <w:szCs w:val="24"/>
        </w:rPr>
      </w:pPr>
    </w:p>
    <w:p w14:paraId="4380352B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47" w:author="muhammad ikhwan zein" w:date="2026-09-25T20:03:00Z" w16du:dateUtc="2026-09-26T00:03:00Z"/>
          <w:rFonts w:cstheme="minorHAnsi"/>
          <w:sz w:val="24"/>
          <w:szCs w:val="24"/>
        </w:rPr>
      </w:pPr>
      <w:del w:id="1148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3:</w:delText>
        </w:r>
      </w:del>
    </w:p>
    <w:p w14:paraId="2884875E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49" w:author="muhammad ikhwan zein" w:date="2026-09-25T20:03:00Z" w16du:dateUtc="2026-09-26T00:03:00Z"/>
          <w:rFonts w:cstheme="minorHAnsi"/>
          <w:sz w:val="24"/>
          <w:szCs w:val="24"/>
        </w:rPr>
      </w:pPr>
      <w:del w:id="1150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Change in Spo</w:delText>
        </w:r>
        <w:r>
          <w:rPr>
            <w:rFonts w:cstheme="minorHAnsi"/>
            <w:sz w:val="24"/>
            <w:szCs w:val="24"/>
            <w:vertAlign w:val="subscript"/>
          </w:rPr>
          <w:delText>2</w:delText>
        </w:r>
        <w:r>
          <w:rPr>
            <w:rFonts w:cstheme="minorHAnsi"/>
            <w:sz w:val="24"/>
            <w:szCs w:val="24"/>
          </w:rPr>
          <w:delText xml:space="preserve"> (%) over time between two groups:</w:delText>
        </w:r>
      </w:del>
    </w:p>
    <w:p w14:paraId="7F49E554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51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0"/>
        <w:gridCol w:w="932"/>
        <w:gridCol w:w="1392"/>
        <w:gridCol w:w="967"/>
        <w:gridCol w:w="1489"/>
        <w:gridCol w:w="2415"/>
      </w:tblGrid>
      <w:tr w:rsidR="00641A57" w14:paraId="2EA9E34A" w14:textId="77777777" w:rsidTr="00641A57">
        <w:trPr>
          <w:trHeight w:val="300"/>
          <w:del w:id="1152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50EFD2F5" w14:textId="77777777" w:rsidR="00641A57" w:rsidRDefault="00641A57">
            <w:pPr>
              <w:spacing w:line="360" w:lineRule="auto"/>
              <w:rPr>
                <w:del w:id="1153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54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DC32" w14:textId="77777777" w:rsidR="00641A57" w:rsidRDefault="00641A57">
            <w:pPr>
              <w:spacing w:line="360" w:lineRule="auto"/>
              <w:jc w:val="right"/>
              <w:rPr>
                <w:del w:id="115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5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81FD1" w14:textId="77777777" w:rsidR="00641A57" w:rsidRDefault="00641A57">
            <w:pPr>
              <w:spacing w:line="360" w:lineRule="auto"/>
              <w:jc w:val="right"/>
              <w:rPr>
                <w:del w:id="115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5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94A80" w14:textId="77777777" w:rsidR="00641A57" w:rsidRDefault="00641A57">
            <w:pPr>
              <w:spacing w:line="360" w:lineRule="auto"/>
              <w:jc w:val="right"/>
              <w:rPr>
                <w:del w:id="115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6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E578" w14:textId="77777777" w:rsidR="00641A57" w:rsidRDefault="00641A57">
            <w:pPr>
              <w:spacing w:before="78" w:line="360" w:lineRule="auto"/>
              <w:jc w:val="center"/>
              <w:rPr>
                <w:del w:id="116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6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05AF" w14:textId="77777777" w:rsidR="00641A57" w:rsidRDefault="00641A57">
            <w:pPr>
              <w:spacing w:line="360" w:lineRule="auto"/>
              <w:jc w:val="center"/>
              <w:rPr>
                <w:del w:id="116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6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3D170C0A" w14:textId="77777777" w:rsidTr="00641A57">
        <w:trPr>
          <w:trHeight w:val="300"/>
          <w:del w:id="1165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46816A1F" w14:textId="77777777" w:rsidR="00641A57" w:rsidRDefault="00641A57">
            <w:pPr>
              <w:spacing w:line="360" w:lineRule="auto"/>
              <w:rPr>
                <w:del w:id="1166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67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0F1BD" w14:textId="77777777" w:rsidR="00641A57" w:rsidRDefault="00641A57">
            <w:pPr>
              <w:spacing w:line="360" w:lineRule="auto"/>
              <w:jc w:val="right"/>
              <w:rPr>
                <w:del w:id="116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6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CEA2" w14:textId="77777777" w:rsidR="00641A57" w:rsidRDefault="00641A57">
            <w:pPr>
              <w:spacing w:line="360" w:lineRule="auto"/>
              <w:jc w:val="right"/>
              <w:rPr>
                <w:del w:id="117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7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99.300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D0C6" w14:textId="77777777" w:rsidR="00641A57" w:rsidRDefault="00641A57">
            <w:pPr>
              <w:spacing w:line="360" w:lineRule="auto"/>
              <w:jc w:val="right"/>
              <w:rPr>
                <w:del w:id="117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7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1.0222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72"/>
            </w:tblGrid>
            <w:tr w:rsidR="00641A57" w14:paraId="67BDCE75" w14:textId="77777777">
              <w:trPr>
                <w:tblCellSpacing w:w="22" w:type="dxa"/>
                <w:del w:id="1174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40733769" w14:textId="77777777" w:rsidR="00641A57" w:rsidRDefault="00641A57">
                  <w:pPr>
                    <w:spacing w:before="78" w:line="360" w:lineRule="auto"/>
                    <w:jc w:val="center"/>
                    <w:rPr>
                      <w:del w:id="1175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1176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0.1866273</w:delText>
                    </w:r>
                  </w:del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F219E2C" w14:textId="77777777" w:rsidR="00641A57" w:rsidRDefault="00641A57">
                  <w:pPr>
                    <w:rPr>
                      <w:del w:id="1177" w:author="muhammad ikhwan zein" w:date="2026-09-25T20:03:00Z" w16du:dateUtc="2026-09-26T00:03:00Z"/>
                    </w:rPr>
                  </w:pPr>
                </w:p>
              </w:tc>
            </w:tr>
          </w:tbl>
          <w:p w14:paraId="77A63B7D" w14:textId="77777777" w:rsidR="00641A57" w:rsidRDefault="00641A57">
            <w:pPr>
              <w:spacing w:line="360" w:lineRule="auto"/>
              <w:jc w:val="center"/>
              <w:rPr>
                <w:del w:id="117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1436" w14:textId="77777777" w:rsidR="00641A57" w:rsidRDefault="00641A57">
            <w:pPr>
              <w:spacing w:line="360" w:lineRule="auto"/>
              <w:jc w:val="center"/>
              <w:rPr>
                <w:del w:id="117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58252160" w14:textId="77777777" w:rsidR="00641A57" w:rsidRDefault="00641A57">
            <w:pPr>
              <w:spacing w:line="360" w:lineRule="auto"/>
              <w:jc w:val="center"/>
              <w:rPr>
                <w:del w:id="118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8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1.000</w:delText>
              </w:r>
            </w:del>
          </w:p>
          <w:p w14:paraId="237E3DD6" w14:textId="77777777" w:rsidR="00641A57" w:rsidRDefault="00641A57">
            <w:pPr>
              <w:spacing w:line="360" w:lineRule="auto"/>
              <w:jc w:val="center"/>
              <w:rPr>
                <w:del w:id="118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83" w:author="muhammad ikhwan zein" w:date="2026-09-25T20:03:00Z" w16du:dateUtc="2026-09-26T00:03:00Z">
              <w:r>
                <w:rPr>
                  <w:rStyle w:val="apple-converted-space"/>
                  <w:rFonts w:ascii="Arial" w:hAnsi="Arial" w:cs="Arial"/>
                  <w:sz w:val="24"/>
                  <w:szCs w:val="24"/>
                  <w:shd w:val="clear" w:color="auto" w:fill="FFFFFF"/>
                </w:rPr>
                <w:delText> </w:delText>
              </w:r>
            </w:del>
          </w:p>
        </w:tc>
      </w:tr>
      <w:tr w:rsidR="00641A57" w14:paraId="2C5DF90E" w14:textId="77777777" w:rsidTr="00641A57">
        <w:trPr>
          <w:trHeight w:val="720"/>
          <w:del w:id="1184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3835B88B" w14:textId="77777777" w:rsidR="00641A57" w:rsidRDefault="00641A57">
            <w:pPr>
              <w:spacing w:line="360" w:lineRule="auto"/>
              <w:rPr>
                <w:del w:id="1185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186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58F53" w14:textId="77777777" w:rsidR="00641A57" w:rsidRDefault="00641A57">
            <w:pPr>
              <w:spacing w:line="360" w:lineRule="auto"/>
              <w:jc w:val="right"/>
              <w:rPr>
                <w:del w:id="118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8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5366" w14:textId="77777777" w:rsidR="00641A57" w:rsidRDefault="00641A57">
            <w:pPr>
              <w:spacing w:line="360" w:lineRule="auto"/>
              <w:jc w:val="right"/>
              <w:rPr>
                <w:del w:id="118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9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99.300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42747" w14:textId="77777777" w:rsidR="00641A57" w:rsidRDefault="00641A57">
            <w:pPr>
              <w:spacing w:line="360" w:lineRule="auto"/>
              <w:jc w:val="right"/>
              <w:rPr>
                <w:del w:id="119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9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1.2077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A39C" w14:textId="77777777" w:rsidR="00641A57" w:rsidRDefault="00641A57">
            <w:pPr>
              <w:spacing w:line="360" w:lineRule="auto"/>
              <w:jc w:val="center"/>
              <w:rPr>
                <w:del w:id="119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01F88931" w14:textId="77777777" w:rsidR="00641A57" w:rsidRDefault="00641A57">
            <w:pPr>
              <w:spacing w:line="360" w:lineRule="auto"/>
              <w:jc w:val="center"/>
              <w:rPr>
                <w:del w:id="119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19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0.2204948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3D778" w14:textId="77777777" w:rsidR="00641A57" w:rsidRDefault="00641A57">
            <w:pPr>
              <w:spacing w:line="240" w:lineRule="auto"/>
              <w:rPr>
                <w:del w:id="119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C284C21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97" w:author="muhammad ikhwan zein" w:date="2026-09-25T20:03:00Z" w16du:dateUtc="2026-09-26T00:03:00Z"/>
          <w:rFonts w:cstheme="minorHAnsi"/>
          <w:sz w:val="24"/>
          <w:szCs w:val="24"/>
        </w:rPr>
      </w:pPr>
    </w:p>
    <w:p w14:paraId="20FD50C0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198" w:author="muhammad ikhwan zein" w:date="2026-09-25T20:03:00Z" w16du:dateUtc="2026-09-26T00:03:00Z"/>
          <w:rFonts w:cstheme="minorHAnsi"/>
          <w:sz w:val="24"/>
          <w:szCs w:val="24"/>
        </w:rPr>
      </w:pPr>
      <w:del w:id="1199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no statistically significant changes in mean Spo</w:delText>
        </w:r>
        <w:r>
          <w:rPr>
            <w:rFonts w:cstheme="minorHAnsi"/>
            <w:sz w:val="24"/>
            <w:szCs w:val="24"/>
            <w:vertAlign w:val="subscript"/>
          </w:rPr>
          <w:delText xml:space="preserve">2 </w:delText>
        </w:r>
        <w:r>
          <w:rPr>
            <w:rFonts w:cstheme="minorHAnsi"/>
            <w:sz w:val="24"/>
            <w:szCs w:val="24"/>
          </w:rPr>
          <w:delText>in Group B compared to Group A (‘p’ value = 1.000 [&gt;0.05]). (Table 3)</w:delText>
        </w:r>
      </w:del>
    </w:p>
    <w:p w14:paraId="310FA985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00" w:author="muhammad ikhwan zein" w:date="2026-09-25T20:03:00Z" w16du:dateUtc="2026-09-26T00:03:00Z"/>
          <w:rFonts w:cstheme="minorHAnsi"/>
          <w:sz w:val="24"/>
          <w:szCs w:val="24"/>
        </w:rPr>
      </w:pPr>
    </w:p>
    <w:p w14:paraId="40E73001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01" w:author="muhammad ikhwan zein" w:date="2026-09-25T20:03:00Z" w16du:dateUtc="2026-09-26T00:03:00Z"/>
          <w:rFonts w:cstheme="minorHAnsi"/>
          <w:sz w:val="24"/>
          <w:szCs w:val="24"/>
        </w:rPr>
      </w:pPr>
      <w:del w:id="1202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4:</w:delText>
        </w:r>
      </w:del>
    </w:p>
    <w:p w14:paraId="0029644B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03" w:author="muhammad ikhwan zein" w:date="2026-09-25T20:03:00Z" w16du:dateUtc="2026-09-26T00:03:00Z"/>
          <w:rFonts w:cstheme="minorHAnsi"/>
          <w:sz w:val="24"/>
          <w:szCs w:val="24"/>
        </w:rPr>
      </w:pPr>
      <w:del w:id="1204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Comparison of duration of sensory blockade (minutes) between two groups:</w:delText>
        </w:r>
      </w:del>
    </w:p>
    <w:p w14:paraId="4EF94120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05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932"/>
        <w:gridCol w:w="1392"/>
        <w:gridCol w:w="1084"/>
        <w:gridCol w:w="1605"/>
        <w:gridCol w:w="2268"/>
      </w:tblGrid>
      <w:tr w:rsidR="00641A57" w14:paraId="77D9A94E" w14:textId="77777777" w:rsidTr="00641A57">
        <w:trPr>
          <w:trHeight w:val="300"/>
          <w:del w:id="1206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4B444516" w14:textId="77777777" w:rsidR="00641A57" w:rsidRDefault="00641A57">
            <w:pPr>
              <w:spacing w:line="360" w:lineRule="auto"/>
              <w:rPr>
                <w:del w:id="1207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08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B4AC4" w14:textId="77777777" w:rsidR="00641A57" w:rsidRDefault="00641A57">
            <w:pPr>
              <w:spacing w:line="360" w:lineRule="auto"/>
              <w:jc w:val="right"/>
              <w:rPr>
                <w:del w:id="120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1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FF8A6" w14:textId="77777777" w:rsidR="00641A57" w:rsidRDefault="00641A57">
            <w:pPr>
              <w:spacing w:line="360" w:lineRule="auto"/>
              <w:jc w:val="right"/>
              <w:rPr>
                <w:del w:id="121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1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2E208" w14:textId="77777777" w:rsidR="00641A57" w:rsidRDefault="00641A57">
            <w:pPr>
              <w:spacing w:line="360" w:lineRule="auto"/>
              <w:jc w:val="right"/>
              <w:rPr>
                <w:del w:id="121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1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0BB3" w14:textId="77777777" w:rsidR="00641A57" w:rsidRDefault="00641A57">
            <w:pPr>
              <w:spacing w:before="78" w:line="360" w:lineRule="auto"/>
              <w:jc w:val="center"/>
              <w:rPr>
                <w:del w:id="121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1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8DBE" w14:textId="77777777" w:rsidR="00641A57" w:rsidRDefault="00641A57">
            <w:pPr>
              <w:spacing w:line="360" w:lineRule="auto"/>
              <w:jc w:val="center"/>
              <w:rPr>
                <w:del w:id="121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1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07FD40E3" w14:textId="77777777" w:rsidTr="00641A57">
        <w:trPr>
          <w:trHeight w:val="300"/>
          <w:del w:id="1219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4411C21" w14:textId="77777777" w:rsidR="00641A57" w:rsidRDefault="00641A57">
            <w:pPr>
              <w:spacing w:line="360" w:lineRule="auto"/>
              <w:rPr>
                <w:del w:id="1220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21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1581" w14:textId="77777777" w:rsidR="00641A57" w:rsidRDefault="00641A57">
            <w:pPr>
              <w:spacing w:line="360" w:lineRule="auto"/>
              <w:jc w:val="right"/>
              <w:rPr>
                <w:del w:id="122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2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29E8C" w14:textId="77777777" w:rsidR="00641A57" w:rsidRDefault="00641A57">
            <w:pPr>
              <w:spacing w:line="360" w:lineRule="auto"/>
              <w:jc w:val="center"/>
              <w:rPr>
                <w:del w:id="122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2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351.500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952E7" w14:textId="77777777" w:rsidR="00641A57" w:rsidRDefault="00641A57">
            <w:pPr>
              <w:spacing w:line="360" w:lineRule="auto"/>
              <w:jc w:val="center"/>
              <w:rPr>
                <w:del w:id="122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2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63.4381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7"/>
              <w:gridCol w:w="72"/>
            </w:tblGrid>
            <w:tr w:rsidR="00641A57" w14:paraId="169EB3DD" w14:textId="77777777">
              <w:trPr>
                <w:tblCellSpacing w:w="22" w:type="dxa"/>
                <w:del w:id="1228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83E3864" w14:textId="77777777" w:rsidR="00641A57" w:rsidRDefault="00641A57">
                  <w:pPr>
                    <w:spacing w:before="120" w:line="360" w:lineRule="auto"/>
                    <w:jc w:val="center"/>
                    <w:rPr>
                      <w:del w:id="1229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1230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11.5821595</w:delText>
                    </w:r>
                  </w:del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6063150" w14:textId="77777777" w:rsidR="00641A57" w:rsidRDefault="00641A57">
                  <w:pPr>
                    <w:rPr>
                      <w:del w:id="1231" w:author="muhammad ikhwan zein" w:date="2026-09-25T20:03:00Z" w16du:dateUtc="2026-09-26T00:03:00Z"/>
                    </w:rPr>
                  </w:pPr>
                </w:p>
              </w:tc>
            </w:tr>
          </w:tbl>
          <w:p w14:paraId="6166EB0B" w14:textId="77777777" w:rsidR="00641A57" w:rsidRDefault="00641A57">
            <w:pPr>
              <w:spacing w:line="360" w:lineRule="auto"/>
              <w:jc w:val="center"/>
              <w:rPr>
                <w:del w:id="123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E2F5" w14:textId="77777777" w:rsidR="00641A57" w:rsidRDefault="00641A57">
            <w:pPr>
              <w:spacing w:line="360" w:lineRule="auto"/>
              <w:jc w:val="center"/>
              <w:rPr>
                <w:del w:id="123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6136A24D" w14:textId="77777777" w:rsidR="00641A57" w:rsidRDefault="00641A57">
            <w:pPr>
              <w:spacing w:line="360" w:lineRule="auto"/>
              <w:jc w:val="center"/>
              <w:rPr>
                <w:del w:id="123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35" w:author="muhammad ikhwan zein" w:date="2026-09-25T20:03:00Z" w16du:dateUtc="2026-09-26T00:03:00Z">
              <w:r>
                <w:rPr>
                  <w:rStyle w:val="apple-converted-space"/>
                  <w:rFonts w:ascii="Arial" w:hAnsi="Arial" w:cs="Arial"/>
                  <w:sz w:val="24"/>
                  <w:szCs w:val="24"/>
                  <w:shd w:val="clear" w:color="auto" w:fill="FFFFFF"/>
                </w:rPr>
                <w:delText> </w:delText>
              </w:r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0.6936</w:delText>
              </w:r>
            </w:del>
          </w:p>
        </w:tc>
      </w:tr>
      <w:tr w:rsidR="00641A57" w14:paraId="34A6F1F3" w14:textId="77777777" w:rsidTr="00641A57">
        <w:trPr>
          <w:trHeight w:val="720"/>
          <w:del w:id="1236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19AF00EF" w14:textId="77777777" w:rsidR="00641A57" w:rsidRDefault="00641A57">
            <w:pPr>
              <w:spacing w:line="360" w:lineRule="auto"/>
              <w:rPr>
                <w:del w:id="1237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38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39AB4" w14:textId="77777777" w:rsidR="00641A57" w:rsidRDefault="00641A57">
            <w:pPr>
              <w:spacing w:line="360" w:lineRule="auto"/>
              <w:jc w:val="right"/>
              <w:rPr>
                <w:del w:id="123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4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2C8FB" w14:textId="77777777" w:rsidR="00641A57" w:rsidRDefault="00641A57">
            <w:pPr>
              <w:spacing w:line="360" w:lineRule="auto"/>
              <w:jc w:val="center"/>
              <w:rPr>
                <w:del w:id="124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4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358.500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4F3A4" w14:textId="77777777" w:rsidR="00641A57" w:rsidRDefault="00641A57">
            <w:pPr>
              <w:spacing w:line="360" w:lineRule="auto"/>
              <w:jc w:val="center"/>
              <w:rPr>
                <w:del w:id="124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4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73.1690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A5BC" w14:textId="77777777" w:rsidR="00641A57" w:rsidRDefault="00641A57">
            <w:pPr>
              <w:spacing w:line="360" w:lineRule="auto"/>
              <w:jc w:val="center"/>
              <w:rPr>
                <w:del w:id="124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4929D7E4" w14:textId="77777777" w:rsidR="00641A57" w:rsidRDefault="00641A57">
            <w:pPr>
              <w:spacing w:line="360" w:lineRule="auto"/>
              <w:jc w:val="center"/>
              <w:rPr>
                <w:del w:id="124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4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13.3587706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C2150" w14:textId="77777777" w:rsidR="00641A57" w:rsidRDefault="00641A57">
            <w:pPr>
              <w:spacing w:line="240" w:lineRule="auto"/>
              <w:rPr>
                <w:del w:id="124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39CC2B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49" w:author="muhammad ikhwan zein" w:date="2026-09-25T20:03:00Z" w16du:dateUtc="2026-09-26T00:03:00Z"/>
          <w:rFonts w:cstheme="minorHAnsi"/>
          <w:sz w:val="24"/>
          <w:szCs w:val="24"/>
        </w:rPr>
      </w:pPr>
    </w:p>
    <w:p w14:paraId="2FE75667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50" w:author="muhammad ikhwan zein" w:date="2026-09-25T20:03:00Z" w16du:dateUtc="2026-09-26T00:03:00Z"/>
          <w:rFonts w:cstheme="minorHAnsi"/>
          <w:sz w:val="24"/>
          <w:szCs w:val="24"/>
        </w:rPr>
      </w:pPr>
      <w:del w:id="1251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no statistically significant difference in duration of sensory blockade between two groups. (‘p’ value = 0.6936 [&gt;0.05]). (Table 4)</w:delText>
        </w:r>
      </w:del>
    </w:p>
    <w:p w14:paraId="58EA786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52" w:author="muhammad ikhwan zein" w:date="2026-09-25T20:03:00Z" w16du:dateUtc="2026-09-26T00:03:00Z"/>
          <w:rFonts w:cstheme="minorHAnsi"/>
          <w:sz w:val="24"/>
          <w:szCs w:val="24"/>
        </w:rPr>
      </w:pPr>
    </w:p>
    <w:p w14:paraId="361A9A41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53" w:author="muhammad ikhwan zein" w:date="2026-09-25T20:03:00Z" w16du:dateUtc="2026-09-26T00:03:00Z"/>
          <w:rFonts w:cstheme="minorHAnsi"/>
          <w:sz w:val="24"/>
          <w:szCs w:val="24"/>
        </w:rPr>
      </w:pPr>
      <w:del w:id="1254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5:</w:delText>
        </w:r>
      </w:del>
    </w:p>
    <w:p w14:paraId="359C9358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55" w:author="muhammad ikhwan zein" w:date="2026-09-25T20:03:00Z" w16du:dateUtc="2026-09-26T00:03:00Z"/>
          <w:rFonts w:cstheme="minorHAnsi"/>
          <w:sz w:val="24"/>
          <w:szCs w:val="24"/>
        </w:rPr>
      </w:pPr>
      <w:del w:id="1256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Comparison of duration of motor blockade (minutes) between two groups:</w:delText>
        </w:r>
      </w:del>
    </w:p>
    <w:p w14:paraId="52CD67BE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57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932"/>
        <w:gridCol w:w="1392"/>
        <w:gridCol w:w="1084"/>
        <w:gridCol w:w="1484"/>
        <w:gridCol w:w="2345"/>
      </w:tblGrid>
      <w:tr w:rsidR="00641A57" w14:paraId="1EB193B1" w14:textId="77777777" w:rsidTr="00641A57">
        <w:trPr>
          <w:trHeight w:val="300"/>
          <w:del w:id="1258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2D11B685" w14:textId="77777777" w:rsidR="00641A57" w:rsidRDefault="00641A57">
            <w:pPr>
              <w:spacing w:line="360" w:lineRule="auto"/>
              <w:rPr>
                <w:del w:id="1259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60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3E5A2" w14:textId="77777777" w:rsidR="00641A57" w:rsidRDefault="00641A57">
            <w:pPr>
              <w:spacing w:line="360" w:lineRule="auto"/>
              <w:jc w:val="right"/>
              <w:rPr>
                <w:del w:id="126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6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3F1D" w14:textId="77777777" w:rsidR="00641A57" w:rsidRDefault="00641A57">
            <w:pPr>
              <w:spacing w:line="360" w:lineRule="auto"/>
              <w:jc w:val="right"/>
              <w:rPr>
                <w:del w:id="126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6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E50C" w14:textId="77777777" w:rsidR="00641A57" w:rsidRDefault="00641A57">
            <w:pPr>
              <w:spacing w:line="360" w:lineRule="auto"/>
              <w:jc w:val="right"/>
              <w:rPr>
                <w:del w:id="126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6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C8F6" w14:textId="77777777" w:rsidR="00641A57" w:rsidRDefault="00641A57">
            <w:pPr>
              <w:spacing w:before="78" w:line="360" w:lineRule="auto"/>
              <w:jc w:val="center"/>
              <w:rPr>
                <w:del w:id="126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6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69C6" w14:textId="77777777" w:rsidR="00641A57" w:rsidRDefault="00641A57">
            <w:pPr>
              <w:spacing w:line="360" w:lineRule="auto"/>
              <w:jc w:val="center"/>
              <w:rPr>
                <w:del w:id="126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7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0D95E897" w14:textId="77777777" w:rsidTr="00641A57">
        <w:trPr>
          <w:trHeight w:val="584"/>
          <w:del w:id="1271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1D7BC113" w14:textId="77777777" w:rsidR="00641A57" w:rsidRDefault="00641A57">
            <w:pPr>
              <w:spacing w:line="360" w:lineRule="auto"/>
              <w:rPr>
                <w:del w:id="1272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73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AC3A" w14:textId="77777777" w:rsidR="00641A57" w:rsidRDefault="00641A57">
            <w:pPr>
              <w:spacing w:line="360" w:lineRule="auto"/>
              <w:jc w:val="right"/>
              <w:rPr>
                <w:del w:id="127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7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DFAFF" w14:textId="77777777" w:rsidR="00641A57" w:rsidRDefault="00641A57">
            <w:pPr>
              <w:spacing w:line="360" w:lineRule="auto"/>
              <w:jc w:val="center"/>
              <w:rPr>
                <w:del w:id="127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7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305.500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2DEE1" w14:textId="77777777" w:rsidR="00641A57" w:rsidRDefault="00641A57">
            <w:pPr>
              <w:spacing w:line="360" w:lineRule="auto"/>
              <w:jc w:val="center"/>
              <w:rPr>
                <w:del w:id="127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7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62.0532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3A33" w14:textId="77777777" w:rsidR="00641A57" w:rsidRDefault="00641A57">
            <w:pPr>
              <w:spacing w:before="120" w:line="360" w:lineRule="auto"/>
              <w:jc w:val="center"/>
              <w:rPr>
                <w:del w:id="128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81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</w:rPr>
                <w:delText>11.3293125</w:delText>
              </w:r>
            </w:del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95EA" w14:textId="77777777" w:rsidR="00641A57" w:rsidRDefault="00641A57">
            <w:pPr>
              <w:spacing w:line="360" w:lineRule="auto"/>
              <w:jc w:val="center"/>
              <w:rPr>
                <w:del w:id="128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52D9EE40" w14:textId="77777777" w:rsidR="00641A57" w:rsidRDefault="00641A57">
            <w:pPr>
              <w:spacing w:line="360" w:lineRule="auto"/>
              <w:jc w:val="center"/>
              <w:rPr>
                <w:del w:id="128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84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0.1044</w:delText>
              </w:r>
            </w:del>
          </w:p>
        </w:tc>
      </w:tr>
      <w:tr w:rsidR="00641A57" w14:paraId="7B8D75D8" w14:textId="77777777" w:rsidTr="00641A57">
        <w:trPr>
          <w:trHeight w:val="720"/>
          <w:del w:id="1285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4B08AC71" w14:textId="77777777" w:rsidR="00641A57" w:rsidRDefault="00641A57">
            <w:pPr>
              <w:spacing w:line="360" w:lineRule="auto"/>
              <w:rPr>
                <w:del w:id="1286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287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C3EBF" w14:textId="77777777" w:rsidR="00641A57" w:rsidRDefault="00641A57">
            <w:pPr>
              <w:spacing w:line="360" w:lineRule="auto"/>
              <w:jc w:val="right"/>
              <w:rPr>
                <w:del w:id="128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8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FFB1C" w14:textId="77777777" w:rsidR="00641A57" w:rsidRDefault="00641A57">
            <w:pPr>
              <w:spacing w:line="360" w:lineRule="auto"/>
              <w:jc w:val="center"/>
              <w:rPr>
                <w:del w:id="129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9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336.500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10CDB" w14:textId="77777777" w:rsidR="00641A57" w:rsidRDefault="00641A57">
            <w:pPr>
              <w:spacing w:line="360" w:lineRule="auto"/>
              <w:jc w:val="center"/>
              <w:rPr>
                <w:del w:id="129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9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82.1285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036E" w14:textId="77777777" w:rsidR="00641A57" w:rsidRDefault="00641A57">
            <w:pPr>
              <w:spacing w:line="360" w:lineRule="auto"/>
              <w:jc w:val="center"/>
              <w:rPr>
                <w:del w:id="1294" w:author="muhammad ikhwan zein" w:date="2026-09-25T20:03:00Z" w16du:dateUtc="2026-09-26T00:03:00Z"/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4BCB4C95" w14:textId="77777777" w:rsidR="00641A57" w:rsidRDefault="00641A57">
            <w:pPr>
              <w:spacing w:line="360" w:lineRule="auto"/>
              <w:jc w:val="center"/>
              <w:rPr>
                <w:del w:id="129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296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14.9944527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BDC1" w14:textId="77777777" w:rsidR="00641A57" w:rsidRDefault="00641A57">
            <w:pPr>
              <w:spacing w:line="240" w:lineRule="auto"/>
              <w:rPr>
                <w:del w:id="129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CEECC69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98" w:author="muhammad ikhwan zein" w:date="2026-09-25T20:03:00Z" w16du:dateUtc="2026-09-26T00:03:00Z"/>
          <w:rFonts w:cstheme="minorHAnsi"/>
          <w:sz w:val="24"/>
          <w:szCs w:val="24"/>
        </w:rPr>
      </w:pPr>
    </w:p>
    <w:p w14:paraId="7024DC64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299" w:author="muhammad ikhwan zein" w:date="2026-09-25T20:03:00Z" w16du:dateUtc="2026-09-26T00:03:00Z"/>
          <w:rFonts w:cstheme="minorHAnsi"/>
          <w:sz w:val="24"/>
          <w:szCs w:val="24"/>
        </w:rPr>
      </w:pPr>
      <w:del w:id="1300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no statistically significant difference in duration of motor blockade between two groups. (‘p’ value = 0.1044 [&gt;0.05]). (Table 5)</w:delText>
        </w:r>
      </w:del>
    </w:p>
    <w:p w14:paraId="5127D918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01" w:author="muhammad ikhwan zein" w:date="2026-09-25T20:03:00Z" w16du:dateUtc="2026-09-26T00:03:00Z"/>
          <w:rFonts w:cstheme="minorHAnsi"/>
          <w:sz w:val="24"/>
          <w:szCs w:val="24"/>
        </w:rPr>
      </w:pPr>
    </w:p>
    <w:p w14:paraId="00C055C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02" w:author="muhammad ikhwan zein" w:date="2026-09-25T20:03:00Z" w16du:dateUtc="2026-09-26T00:03:00Z"/>
          <w:rFonts w:cstheme="minorHAnsi"/>
          <w:sz w:val="24"/>
          <w:szCs w:val="24"/>
        </w:rPr>
      </w:pPr>
      <w:del w:id="1303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6:</w:delText>
        </w:r>
      </w:del>
    </w:p>
    <w:p w14:paraId="6DA8320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04" w:author="muhammad ikhwan zein" w:date="2026-09-25T20:03:00Z" w16du:dateUtc="2026-09-26T00:03:00Z"/>
          <w:rFonts w:cstheme="minorHAnsi"/>
          <w:sz w:val="24"/>
          <w:szCs w:val="24"/>
        </w:rPr>
      </w:pPr>
      <w:del w:id="1305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Comparison of duration of post-operative analgesia (minutes) between two groups:</w:delText>
        </w:r>
      </w:del>
    </w:p>
    <w:p w14:paraId="6894E660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06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932"/>
        <w:gridCol w:w="1392"/>
        <w:gridCol w:w="1084"/>
        <w:gridCol w:w="1622"/>
        <w:gridCol w:w="2252"/>
      </w:tblGrid>
      <w:tr w:rsidR="00641A57" w14:paraId="786EA754" w14:textId="77777777" w:rsidTr="00641A57">
        <w:trPr>
          <w:trHeight w:val="300"/>
          <w:del w:id="1307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3356EB62" w14:textId="77777777" w:rsidR="00641A57" w:rsidRDefault="00641A57">
            <w:pPr>
              <w:spacing w:line="360" w:lineRule="auto"/>
              <w:rPr>
                <w:del w:id="1308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09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0E7C5" w14:textId="77777777" w:rsidR="00641A57" w:rsidRDefault="00641A57">
            <w:pPr>
              <w:spacing w:line="360" w:lineRule="auto"/>
              <w:jc w:val="right"/>
              <w:rPr>
                <w:del w:id="131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1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829E3" w14:textId="77777777" w:rsidR="00641A57" w:rsidRDefault="00641A57">
            <w:pPr>
              <w:spacing w:line="360" w:lineRule="auto"/>
              <w:jc w:val="right"/>
              <w:rPr>
                <w:del w:id="131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1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BC194" w14:textId="77777777" w:rsidR="00641A57" w:rsidRDefault="00641A57">
            <w:pPr>
              <w:spacing w:line="360" w:lineRule="auto"/>
              <w:jc w:val="right"/>
              <w:rPr>
                <w:del w:id="131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1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3BFC" w14:textId="77777777" w:rsidR="00641A57" w:rsidRDefault="00641A57">
            <w:pPr>
              <w:spacing w:before="78" w:line="360" w:lineRule="auto"/>
              <w:jc w:val="center"/>
              <w:rPr>
                <w:del w:id="131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1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F7B5" w14:textId="77777777" w:rsidR="00641A57" w:rsidRDefault="00641A57">
            <w:pPr>
              <w:spacing w:line="360" w:lineRule="auto"/>
              <w:jc w:val="center"/>
              <w:rPr>
                <w:del w:id="131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1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4B2567A8" w14:textId="77777777" w:rsidTr="00641A57">
        <w:trPr>
          <w:trHeight w:val="584"/>
          <w:del w:id="1320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481633C8" w14:textId="77777777" w:rsidR="00641A57" w:rsidRDefault="00641A57">
            <w:pPr>
              <w:spacing w:line="360" w:lineRule="auto"/>
              <w:rPr>
                <w:del w:id="1321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22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D59A6" w14:textId="77777777" w:rsidR="00641A57" w:rsidRDefault="00641A57">
            <w:pPr>
              <w:spacing w:line="360" w:lineRule="auto"/>
              <w:jc w:val="right"/>
              <w:rPr>
                <w:del w:id="132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2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4EE8C" w14:textId="77777777" w:rsidR="00641A57" w:rsidRDefault="00641A57">
            <w:pPr>
              <w:spacing w:line="360" w:lineRule="auto"/>
              <w:jc w:val="center"/>
              <w:rPr>
                <w:del w:id="132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26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459.000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685E" w14:textId="77777777" w:rsidR="00641A57" w:rsidRDefault="00641A57">
            <w:pPr>
              <w:spacing w:line="360" w:lineRule="auto"/>
              <w:jc w:val="center"/>
              <w:rPr>
                <w:del w:id="132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2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68.7299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"/>
              <w:gridCol w:w="1334"/>
            </w:tblGrid>
            <w:tr w:rsidR="00641A57" w14:paraId="6B4F9977" w14:textId="77777777">
              <w:trPr>
                <w:tblCellSpacing w:w="22" w:type="dxa"/>
                <w:del w:id="1329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460D37C" w14:textId="77777777" w:rsidR="00641A57" w:rsidRDefault="00641A57">
                  <w:pPr>
                    <w:rPr>
                      <w:del w:id="1330" w:author="muhammad ikhwan zein" w:date="2026-09-25T20:03:00Z" w16du:dateUtc="2026-09-26T00:03:00Z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419E271F" w14:textId="77777777" w:rsidR="00641A57" w:rsidRDefault="00641A57">
                  <w:pPr>
                    <w:spacing w:before="120" w:line="360" w:lineRule="auto"/>
                    <w:jc w:val="center"/>
                    <w:rPr>
                      <w:del w:id="1331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1332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12.5481412</w:delText>
                    </w:r>
                  </w:del>
                </w:p>
              </w:tc>
            </w:tr>
            <w:tr w:rsidR="00641A57" w14:paraId="3AE05118" w14:textId="77777777">
              <w:trPr>
                <w:tblCellSpacing w:w="22" w:type="dxa"/>
                <w:del w:id="1333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7BF55D3" w14:textId="77777777" w:rsidR="00641A57" w:rsidRDefault="00641A57">
                  <w:pPr>
                    <w:rPr>
                      <w:del w:id="1334" w:author="muhammad ikhwan zein" w:date="2026-09-25T20:03:00Z" w16du:dateUtc="2026-09-26T00:03:00Z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24C7990" w14:textId="77777777" w:rsidR="00641A57" w:rsidRDefault="00641A57">
                  <w:pPr>
                    <w:rPr>
                      <w:del w:id="1335" w:author="muhammad ikhwan zein" w:date="2026-09-25T20:03:00Z" w16du:dateUtc="2026-09-26T00:03:00Z"/>
                    </w:rPr>
                  </w:pPr>
                </w:p>
              </w:tc>
            </w:tr>
          </w:tbl>
          <w:p w14:paraId="4A93E002" w14:textId="77777777" w:rsidR="00641A57" w:rsidRDefault="00641A57">
            <w:pPr>
              <w:spacing w:line="360" w:lineRule="auto"/>
              <w:jc w:val="center"/>
              <w:rPr>
                <w:del w:id="133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81D9" w14:textId="77777777" w:rsidR="00641A57" w:rsidRDefault="00641A57">
            <w:pPr>
              <w:spacing w:line="360" w:lineRule="auto"/>
              <w:jc w:val="center"/>
              <w:rPr>
                <w:del w:id="133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3C53227F" w14:textId="77777777" w:rsidR="00641A57" w:rsidRDefault="00641A57">
            <w:pPr>
              <w:spacing w:line="360" w:lineRule="auto"/>
              <w:jc w:val="center"/>
              <w:rPr>
                <w:del w:id="133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5C5F329C" w14:textId="77777777" w:rsidR="00641A57" w:rsidRDefault="00641A57">
            <w:pPr>
              <w:spacing w:line="360" w:lineRule="auto"/>
              <w:jc w:val="center"/>
              <w:rPr>
                <w:del w:id="133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40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0.0038</w:delText>
              </w:r>
            </w:del>
          </w:p>
        </w:tc>
      </w:tr>
      <w:tr w:rsidR="00641A57" w14:paraId="538C793A" w14:textId="77777777" w:rsidTr="00641A57">
        <w:trPr>
          <w:trHeight w:val="782"/>
          <w:del w:id="1341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50681D4" w14:textId="77777777" w:rsidR="00641A57" w:rsidRDefault="00641A57">
            <w:pPr>
              <w:spacing w:line="360" w:lineRule="auto"/>
              <w:rPr>
                <w:del w:id="1342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43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F8E24" w14:textId="77777777" w:rsidR="00641A57" w:rsidRDefault="00641A57">
            <w:pPr>
              <w:spacing w:line="360" w:lineRule="auto"/>
              <w:jc w:val="right"/>
              <w:rPr>
                <w:del w:id="134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4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CB2C1" w14:textId="77777777" w:rsidR="00641A57" w:rsidRDefault="00641A57">
            <w:pPr>
              <w:spacing w:line="360" w:lineRule="auto"/>
              <w:jc w:val="center"/>
              <w:rPr>
                <w:del w:id="134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4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515.500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4804" w14:textId="77777777" w:rsidR="00641A57" w:rsidRDefault="00641A57">
            <w:pPr>
              <w:spacing w:line="360" w:lineRule="auto"/>
              <w:jc w:val="center"/>
              <w:rPr>
                <w:del w:id="134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4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75.9917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9A3E" w14:textId="77777777" w:rsidR="00641A57" w:rsidRDefault="00641A57">
            <w:pPr>
              <w:spacing w:line="360" w:lineRule="auto"/>
              <w:jc w:val="center"/>
              <w:rPr>
                <w:del w:id="135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34E71FBB" w14:textId="77777777" w:rsidR="00641A57" w:rsidRDefault="00641A57">
            <w:pPr>
              <w:spacing w:line="360" w:lineRule="auto"/>
              <w:jc w:val="center"/>
              <w:rPr>
                <w:del w:id="135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5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13.8741228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0F4B" w14:textId="77777777" w:rsidR="00641A57" w:rsidRDefault="00641A57">
            <w:pPr>
              <w:spacing w:line="240" w:lineRule="auto"/>
              <w:rPr>
                <w:del w:id="135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F137CC3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54" w:author="muhammad ikhwan zein" w:date="2026-09-25T20:03:00Z" w16du:dateUtc="2026-09-26T00:03:00Z"/>
          <w:rFonts w:cstheme="minorHAnsi"/>
          <w:sz w:val="24"/>
          <w:szCs w:val="24"/>
        </w:rPr>
      </w:pPr>
    </w:p>
    <w:p w14:paraId="39A624C0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55" w:author="muhammad ikhwan zein" w:date="2026-09-25T20:03:00Z" w16du:dateUtc="2026-09-26T00:03:00Z"/>
          <w:rFonts w:cstheme="minorHAnsi"/>
          <w:sz w:val="24"/>
          <w:szCs w:val="24"/>
        </w:rPr>
      </w:pPr>
      <w:del w:id="1356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statistically significant prolongation of post-operative analgesia in group B compared to group A. (‘p’ value = 0.0038 [&lt;0.05]). (Table 6)</w:delText>
        </w:r>
      </w:del>
    </w:p>
    <w:p w14:paraId="35DCA069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57" w:author="muhammad ikhwan zein" w:date="2026-09-25T20:03:00Z" w16du:dateUtc="2026-09-26T00:03:00Z"/>
          <w:rFonts w:cstheme="minorHAnsi"/>
          <w:sz w:val="24"/>
          <w:szCs w:val="24"/>
        </w:rPr>
      </w:pPr>
    </w:p>
    <w:p w14:paraId="6C029AA2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58" w:author="muhammad ikhwan zein" w:date="2026-09-25T20:03:00Z" w16du:dateUtc="2026-09-26T00:03:00Z"/>
          <w:rFonts w:cstheme="minorHAnsi"/>
          <w:sz w:val="24"/>
          <w:szCs w:val="24"/>
        </w:rPr>
      </w:pPr>
      <w:del w:id="1359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7:</w:delText>
        </w:r>
      </w:del>
    </w:p>
    <w:p w14:paraId="3AF3256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60" w:author="muhammad ikhwan zein" w:date="2026-09-25T20:03:00Z" w16du:dateUtc="2026-09-26T00:03:00Z"/>
          <w:rFonts w:cstheme="minorHAnsi"/>
          <w:sz w:val="24"/>
          <w:szCs w:val="24"/>
        </w:rPr>
      </w:pPr>
      <w:del w:id="1361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Comparison of total ephedrine consumption (milligrams) between two groups:</w:delText>
        </w:r>
      </w:del>
    </w:p>
    <w:p w14:paraId="1CEF81B8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362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932"/>
        <w:gridCol w:w="1392"/>
        <w:gridCol w:w="967"/>
        <w:gridCol w:w="1489"/>
        <w:gridCol w:w="2420"/>
      </w:tblGrid>
      <w:tr w:rsidR="00641A57" w14:paraId="1CFFF420" w14:textId="77777777" w:rsidTr="00641A57">
        <w:trPr>
          <w:trHeight w:val="300"/>
          <w:del w:id="1363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2B502F62" w14:textId="77777777" w:rsidR="00641A57" w:rsidRDefault="00641A57">
            <w:pPr>
              <w:spacing w:line="360" w:lineRule="auto"/>
              <w:rPr>
                <w:del w:id="1364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65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69DA4" w14:textId="77777777" w:rsidR="00641A57" w:rsidRDefault="00641A57">
            <w:pPr>
              <w:spacing w:line="360" w:lineRule="auto"/>
              <w:jc w:val="right"/>
              <w:rPr>
                <w:del w:id="136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6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6AA7" w14:textId="77777777" w:rsidR="00641A57" w:rsidRDefault="00641A57">
            <w:pPr>
              <w:spacing w:line="360" w:lineRule="auto"/>
              <w:jc w:val="right"/>
              <w:rPr>
                <w:del w:id="136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6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6CD9" w14:textId="77777777" w:rsidR="00641A57" w:rsidRDefault="00641A57">
            <w:pPr>
              <w:spacing w:line="360" w:lineRule="auto"/>
              <w:jc w:val="right"/>
              <w:rPr>
                <w:del w:id="137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7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E950E" w14:textId="77777777" w:rsidR="00641A57" w:rsidRDefault="00641A57">
            <w:pPr>
              <w:spacing w:before="78" w:line="360" w:lineRule="auto"/>
              <w:jc w:val="center"/>
              <w:rPr>
                <w:del w:id="137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7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F3DB" w14:textId="77777777" w:rsidR="00641A57" w:rsidRDefault="00641A57">
            <w:pPr>
              <w:spacing w:line="360" w:lineRule="auto"/>
              <w:jc w:val="center"/>
              <w:rPr>
                <w:del w:id="137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7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6DD0C92F" w14:textId="77777777" w:rsidTr="00641A57">
        <w:trPr>
          <w:trHeight w:val="584"/>
          <w:del w:id="1376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224521C1" w14:textId="77777777" w:rsidR="00641A57" w:rsidRDefault="00641A57">
            <w:pPr>
              <w:spacing w:line="360" w:lineRule="auto"/>
              <w:rPr>
                <w:del w:id="1377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78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CB072" w14:textId="77777777" w:rsidR="00641A57" w:rsidRDefault="00641A57">
            <w:pPr>
              <w:spacing w:line="360" w:lineRule="auto"/>
              <w:jc w:val="right"/>
              <w:rPr>
                <w:del w:id="137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8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9DC42" w14:textId="77777777" w:rsidR="00641A57" w:rsidRDefault="00641A57">
            <w:pPr>
              <w:spacing w:line="360" w:lineRule="auto"/>
              <w:jc w:val="center"/>
              <w:rPr>
                <w:del w:id="138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8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4.800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39775" w14:textId="77777777" w:rsidR="00641A57" w:rsidRDefault="00641A57">
            <w:pPr>
              <w:spacing w:line="360" w:lineRule="auto"/>
              <w:jc w:val="center"/>
              <w:rPr>
                <w:del w:id="138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8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5.3201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1"/>
              <w:gridCol w:w="72"/>
            </w:tblGrid>
            <w:tr w:rsidR="00641A57" w14:paraId="7E27F2DF" w14:textId="77777777">
              <w:trPr>
                <w:tblCellSpacing w:w="22" w:type="dxa"/>
                <w:del w:id="1385" w:author="muhammad ikhwan zein" w:date="2026-09-25T20:03:00Z" w16du:dateUtc="2026-09-26T00:03:00Z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4D64848" w14:textId="77777777" w:rsidR="00641A57" w:rsidRDefault="00641A57">
                  <w:pPr>
                    <w:spacing w:before="78" w:line="360" w:lineRule="auto"/>
                    <w:jc w:val="center"/>
                    <w:rPr>
                      <w:del w:id="1386" w:author="muhammad ikhwan zein" w:date="2026-09-25T20:03:00Z" w16du:dateUtc="2026-09-26T00:03:00Z"/>
                      <w:rFonts w:ascii="Arial" w:eastAsia="Times New Roman" w:hAnsi="Arial" w:cs="Arial"/>
                      <w:sz w:val="24"/>
                      <w:szCs w:val="24"/>
                    </w:rPr>
                  </w:pPr>
                  <w:del w:id="1387" w:author="muhammad ikhwan zein" w:date="2026-09-25T20:03:00Z" w16du:dateUtc="2026-09-26T00:03:00Z">
                    <w:r>
                      <w:rPr>
                        <w:rFonts w:ascii="Arial" w:eastAsia="Times New Roman" w:hAnsi="Arial" w:cs="Arial"/>
                        <w:sz w:val="24"/>
                        <w:szCs w:val="24"/>
                      </w:rPr>
                      <w:delText>0.9713129</w:delText>
                    </w:r>
                  </w:del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B9FD7D6" w14:textId="77777777" w:rsidR="00641A57" w:rsidRDefault="00641A57">
                  <w:pPr>
                    <w:rPr>
                      <w:del w:id="1388" w:author="muhammad ikhwan zein" w:date="2026-09-25T20:03:00Z" w16du:dateUtc="2026-09-26T00:03:00Z"/>
                    </w:rPr>
                  </w:pPr>
                </w:p>
              </w:tc>
            </w:tr>
          </w:tbl>
          <w:p w14:paraId="5D9D55D0" w14:textId="77777777" w:rsidR="00641A57" w:rsidRDefault="00641A57">
            <w:pPr>
              <w:spacing w:line="360" w:lineRule="auto"/>
              <w:jc w:val="center"/>
              <w:rPr>
                <w:del w:id="138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EFB1" w14:textId="77777777" w:rsidR="00641A57" w:rsidRDefault="00641A57">
            <w:pPr>
              <w:spacing w:line="360" w:lineRule="auto"/>
              <w:jc w:val="center"/>
              <w:rPr>
                <w:del w:id="139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17853F0E" w14:textId="77777777" w:rsidR="00641A57" w:rsidRDefault="00641A57">
            <w:pPr>
              <w:spacing w:line="360" w:lineRule="auto"/>
              <w:jc w:val="center"/>
              <w:rPr>
                <w:del w:id="139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92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0.0069</w:delText>
              </w:r>
            </w:del>
          </w:p>
        </w:tc>
      </w:tr>
      <w:tr w:rsidR="00641A57" w14:paraId="5FFBEFC0" w14:textId="77777777" w:rsidTr="00641A57">
        <w:trPr>
          <w:trHeight w:val="728"/>
          <w:del w:id="1393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DC30CC0" w14:textId="77777777" w:rsidR="00641A57" w:rsidRDefault="00641A57">
            <w:pPr>
              <w:spacing w:line="360" w:lineRule="auto"/>
              <w:rPr>
                <w:del w:id="1394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395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D2B8B" w14:textId="77777777" w:rsidR="00641A57" w:rsidRDefault="00641A57">
            <w:pPr>
              <w:spacing w:line="360" w:lineRule="auto"/>
              <w:jc w:val="right"/>
              <w:rPr>
                <w:del w:id="139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9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4ED5" w14:textId="77777777" w:rsidR="00641A57" w:rsidRDefault="00641A57">
            <w:pPr>
              <w:spacing w:line="360" w:lineRule="auto"/>
              <w:jc w:val="center"/>
              <w:rPr>
                <w:del w:id="139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39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9.000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92B54" w14:textId="77777777" w:rsidR="00641A57" w:rsidRDefault="00641A57">
            <w:pPr>
              <w:spacing w:line="360" w:lineRule="auto"/>
              <w:jc w:val="center"/>
              <w:rPr>
                <w:del w:id="140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0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6.2533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0936" w14:textId="77777777" w:rsidR="00641A57" w:rsidRDefault="00641A57">
            <w:pPr>
              <w:spacing w:line="360" w:lineRule="auto"/>
              <w:jc w:val="center"/>
              <w:rPr>
                <w:del w:id="140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5AAE3255" w14:textId="77777777" w:rsidR="00641A57" w:rsidRDefault="00641A57">
            <w:pPr>
              <w:spacing w:line="360" w:lineRule="auto"/>
              <w:rPr>
                <w:del w:id="140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0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 xml:space="preserve">  1.1416912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DF49" w14:textId="77777777" w:rsidR="00641A57" w:rsidRDefault="00641A57">
            <w:pPr>
              <w:spacing w:line="240" w:lineRule="auto"/>
              <w:rPr>
                <w:del w:id="140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F2978BB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06" w:author="muhammad ikhwan zein" w:date="2026-09-25T20:03:00Z" w16du:dateUtc="2026-09-26T00:03:00Z"/>
          <w:rFonts w:cstheme="minorHAnsi"/>
          <w:sz w:val="24"/>
          <w:szCs w:val="24"/>
        </w:rPr>
      </w:pPr>
    </w:p>
    <w:p w14:paraId="550991EC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07" w:author="muhammad ikhwan zein" w:date="2026-09-25T20:03:00Z" w16du:dateUtc="2026-09-26T00:03:00Z"/>
          <w:rFonts w:cstheme="minorHAnsi"/>
          <w:sz w:val="24"/>
          <w:szCs w:val="24"/>
        </w:rPr>
      </w:pPr>
      <w:del w:id="1408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statistically significant increase in total ephedrine consumption in group B compared to group A. (‘p’ value = 0.0069 [&lt;0.05]). (Table 7)</w:delText>
        </w:r>
      </w:del>
    </w:p>
    <w:p w14:paraId="6B2FEB77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09" w:author="muhammad ikhwan zein" w:date="2026-09-25T20:03:00Z" w16du:dateUtc="2026-09-26T00:03:00Z"/>
          <w:rFonts w:cstheme="minorHAnsi"/>
          <w:sz w:val="24"/>
          <w:szCs w:val="24"/>
        </w:rPr>
      </w:pPr>
    </w:p>
    <w:p w14:paraId="2869212E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10" w:author="muhammad ikhwan zein" w:date="2026-09-25T20:03:00Z" w16du:dateUtc="2026-09-26T00:03:00Z"/>
          <w:rFonts w:cstheme="minorHAnsi"/>
          <w:sz w:val="24"/>
          <w:szCs w:val="24"/>
        </w:rPr>
      </w:pPr>
      <w:del w:id="1411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Table 8:</w:delText>
        </w:r>
      </w:del>
    </w:p>
    <w:p w14:paraId="642A993B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12" w:author="muhammad ikhwan zein" w:date="2026-09-25T20:03:00Z" w16du:dateUtc="2026-09-26T00:03:00Z"/>
          <w:rFonts w:cstheme="minorHAnsi"/>
          <w:sz w:val="24"/>
          <w:szCs w:val="24"/>
        </w:rPr>
      </w:pPr>
      <w:del w:id="1413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Comparison of total blood loss (milliliter) between two groups:</w:delText>
        </w:r>
      </w:del>
    </w:p>
    <w:p w14:paraId="51455D20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14" w:author="muhammad ikhwan zein" w:date="2026-09-25T20:03:00Z" w16du:dateUtc="2026-09-26T00:03:00Z"/>
          <w:rFonts w:cstheme="minorHAnsi"/>
          <w:sz w:val="24"/>
          <w:szCs w:val="24"/>
        </w:rPr>
      </w:pPr>
    </w:p>
    <w:tbl>
      <w:tblPr>
        <w:tblW w:w="90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32"/>
        <w:gridCol w:w="1392"/>
        <w:gridCol w:w="1218"/>
        <w:gridCol w:w="1618"/>
        <w:gridCol w:w="2154"/>
      </w:tblGrid>
      <w:tr w:rsidR="00641A57" w14:paraId="2F47E0E6" w14:textId="77777777" w:rsidTr="00641A57">
        <w:trPr>
          <w:trHeight w:val="300"/>
          <w:del w:id="1415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6D1275A8" w14:textId="77777777" w:rsidR="00641A57" w:rsidRDefault="00641A57">
            <w:pPr>
              <w:spacing w:line="360" w:lineRule="auto"/>
              <w:rPr>
                <w:del w:id="1416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417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8907C" w14:textId="77777777" w:rsidR="00641A57" w:rsidRDefault="00641A57">
            <w:pPr>
              <w:spacing w:line="360" w:lineRule="auto"/>
              <w:jc w:val="right"/>
              <w:rPr>
                <w:del w:id="141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19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N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BD8D0" w14:textId="77777777" w:rsidR="00641A57" w:rsidRDefault="00641A57">
            <w:pPr>
              <w:spacing w:line="360" w:lineRule="auto"/>
              <w:jc w:val="right"/>
              <w:rPr>
                <w:del w:id="1420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21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MEAN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96F77" w14:textId="77777777" w:rsidR="00641A57" w:rsidRDefault="00641A57">
            <w:pPr>
              <w:spacing w:line="360" w:lineRule="auto"/>
              <w:jc w:val="right"/>
              <w:rPr>
                <w:del w:id="142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2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S.D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0225" w14:textId="77777777" w:rsidR="00641A57" w:rsidRDefault="00641A57">
            <w:pPr>
              <w:spacing w:before="78" w:line="360" w:lineRule="auto"/>
              <w:jc w:val="center"/>
              <w:rPr>
                <w:del w:id="142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2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S.E.M</w:delText>
              </w:r>
            </w:del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D1E15" w14:textId="77777777" w:rsidR="00641A57" w:rsidRDefault="00641A57">
            <w:pPr>
              <w:spacing w:line="360" w:lineRule="auto"/>
              <w:jc w:val="center"/>
              <w:rPr>
                <w:del w:id="142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2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P value</w:delText>
              </w:r>
            </w:del>
          </w:p>
        </w:tc>
      </w:tr>
      <w:tr w:rsidR="00641A57" w14:paraId="4A427912" w14:textId="77777777" w:rsidTr="00641A57">
        <w:trPr>
          <w:trHeight w:val="710"/>
          <w:del w:id="1428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38BA627" w14:textId="77777777" w:rsidR="00641A57" w:rsidRDefault="00641A57">
            <w:pPr>
              <w:spacing w:line="360" w:lineRule="auto"/>
              <w:rPr>
                <w:del w:id="1429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430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A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214C3" w14:textId="77777777" w:rsidR="00641A57" w:rsidRDefault="00641A57">
            <w:pPr>
              <w:spacing w:line="360" w:lineRule="auto"/>
              <w:jc w:val="right"/>
              <w:rPr>
                <w:del w:id="143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32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35A93" w14:textId="77777777" w:rsidR="00641A57" w:rsidRDefault="00641A57">
            <w:pPr>
              <w:spacing w:line="360" w:lineRule="auto"/>
              <w:jc w:val="center"/>
              <w:rPr>
                <w:del w:id="1433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3E069C29" w14:textId="77777777" w:rsidR="00641A57" w:rsidRDefault="00641A57">
            <w:pPr>
              <w:spacing w:line="360" w:lineRule="auto"/>
              <w:jc w:val="center"/>
              <w:rPr>
                <w:del w:id="143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3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354.000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193CF" w14:textId="77777777" w:rsidR="00641A57" w:rsidRDefault="00641A57">
            <w:pPr>
              <w:spacing w:line="360" w:lineRule="auto"/>
              <w:jc w:val="center"/>
              <w:rPr>
                <w:del w:id="143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37B0278B" w14:textId="77777777" w:rsidR="00641A57" w:rsidRDefault="00641A57">
            <w:pPr>
              <w:spacing w:line="360" w:lineRule="auto"/>
              <w:jc w:val="center"/>
              <w:rPr>
                <w:del w:id="143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38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144.6625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204" w:type="dxa"/>
              <w:tblCellSpacing w:w="2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8"/>
              <w:gridCol w:w="86"/>
            </w:tblGrid>
            <w:tr w:rsidR="00641A57" w14:paraId="1740E746" w14:textId="77777777">
              <w:trPr>
                <w:tblCellSpacing w:w="22" w:type="dxa"/>
                <w:del w:id="1439" w:author="muhammad ikhwan zein" w:date="2026-09-25T20:03:00Z" w16du:dateUtc="2026-09-26T00:03:00Z"/>
              </w:trPr>
              <w:tc>
                <w:tcPr>
                  <w:tcW w:w="1052" w:type="dxa"/>
                  <w:shd w:val="clear" w:color="auto" w:fill="FFFFFF"/>
                  <w:vAlign w:val="center"/>
                  <w:hideMark/>
                </w:tcPr>
                <w:p w14:paraId="7BE9D3F0" w14:textId="77777777" w:rsidR="00641A57" w:rsidRDefault="00641A57">
                  <w:pPr>
                    <w:rPr>
                      <w:del w:id="1440" w:author="muhammad ikhwan zein" w:date="2026-09-25T20:03:00Z" w16du:dateUtc="2026-09-26T00:03:00Z"/>
                    </w:rPr>
                  </w:pPr>
                </w:p>
              </w:tc>
              <w:tc>
                <w:tcPr>
                  <w:tcW w:w="20" w:type="dxa"/>
                  <w:shd w:val="clear" w:color="auto" w:fill="FFFFFF"/>
                  <w:vAlign w:val="center"/>
                  <w:hideMark/>
                </w:tcPr>
                <w:p w14:paraId="54749339" w14:textId="77777777" w:rsidR="00641A57" w:rsidRDefault="00641A57">
                  <w:pPr>
                    <w:rPr>
                      <w:del w:id="1441" w:author="muhammad ikhwan zein" w:date="2026-09-25T20:03:00Z" w16du:dateUtc="2026-09-26T00:03:00Z"/>
                    </w:rPr>
                  </w:pPr>
                </w:p>
              </w:tc>
            </w:tr>
          </w:tbl>
          <w:p w14:paraId="2FF51BAF" w14:textId="77777777" w:rsidR="00641A57" w:rsidRDefault="00641A57">
            <w:pPr>
              <w:spacing w:line="360" w:lineRule="auto"/>
              <w:jc w:val="center"/>
              <w:rPr>
                <w:del w:id="1442" w:author="muhammad ikhwan zein" w:date="2026-09-25T20:03:00Z" w16du:dateUtc="2026-09-26T00:03:00Z"/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6933C557" w14:textId="77777777" w:rsidR="00641A57" w:rsidRDefault="00641A57">
            <w:pPr>
              <w:spacing w:line="360" w:lineRule="auto"/>
              <w:jc w:val="center"/>
              <w:rPr>
                <w:del w:id="1443" w:author="muhammad ikhwan zein" w:date="2026-09-25T20:03:00Z" w16du:dateUtc="2026-09-26T00:03:00Z"/>
                <w:rFonts w:ascii="Arial" w:hAnsi="Arial" w:cs="Arial"/>
                <w:sz w:val="24"/>
                <w:szCs w:val="24"/>
                <w:shd w:val="clear" w:color="auto" w:fill="FFFFFF"/>
              </w:rPr>
            </w:pPr>
            <w:del w:id="1444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26.29154165</w:delText>
              </w:r>
            </w:del>
          </w:p>
        </w:tc>
        <w:tc>
          <w:tcPr>
            <w:tcW w:w="2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805D" w14:textId="77777777" w:rsidR="00641A57" w:rsidRDefault="00641A57">
            <w:pPr>
              <w:spacing w:line="360" w:lineRule="auto"/>
              <w:jc w:val="center"/>
              <w:rPr>
                <w:del w:id="1445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1A171687" w14:textId="77777777" w:rsidR="00641A57" w:rsidRDefault="00641A57">
            <w:pPr>
              <w:spacing w:line="360" w:lineRule="auto"/>
              <w:jc w:val="center"/>
              <w:rPr>
                <w:del w:id="144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02C7E901" w14:textId="77777777" w:rsidR="00641A57" w:rsidRDefault="00641A57">
            <w:pPr>
              <w:spacing w:line="360" w:lineRule="auto"/>
              <w:jc w:val="center"/>
              <w:rPr>
                <w:del w:id="1447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48" w:author="muhammad ikhwan zein" w:date="2026-09-25T20:03:00Z" w16du:dateUtc="2026-09-26T00:03:00Z">
              <w:r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delText>0.002</w:delText>
              </w:r>
            </w:del>
          </w:p>
        </w:tc>
      </w:tr>
      <w:tr w:rsidR="00641A57" w14:paraId="6CF88587" w14:textId="77777777" w:rsidTr="00641A57">
        <w:trPr>
          <w:trHeight w:val="710"/>
          <w:del w:id="1449" w:author="muhammad ikhwan zein" w:date="2026-09-25T20:03:00Z" w16du:dateUtc="2026-09-26T00:03:00Z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D9F1"/>
            <w:vAlign w:val="center"/>
            <w:hideMark/>
          </w:tcPr>
          <w:p w14:paraId="732B79BC" w14:textId="77777777" w:rsidR="00641A57" w:rsidRDefault="00641A57">
            <w:pPr>
              <w:spacing w:line="360" w:lineRule="auto"/>
              <w:rPr>
                <w:del w:id="1450" w:author="muhammad ikhwan zein" w:date="2026-09-25T20:03:00Z" w16du:dateUtc="2026-09-26T00:03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id="1451" w:author="muhammad ikhwan zein" w:date="2026-09-25T20:03:00Z" w16du:dateUtc="2026-09-26T00:03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Group B</w:delText>
              </w:r>
            </w:del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A1C1A" w14:textId="77777777" w:rsidR="00641A57" w:rsidRDefault="00641A57">
            <w:pPr>
              <w:spacing w:line="360" w:lineRule="auto"/>
              <w:jc w:val="right"/>
              <w:rPr>
                <w:del w:id="1452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53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30</w:delText>
              </w:r>
            </w:del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5068E" w14:textId="77777777" w:rsidR="00641A57" w:rsidRDefault="00641A57">
            <w:pPr>
              <w:spacing w:line="360" w:lineRule="auto"/>
              <w:rPr>
                <w:del w:id="1454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55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 xml:space="preserve">    180.500</w:delText>
              </w:r>
            </w:del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9721E" w14:textId="77777777" w:rsidR="00641A57" w:rsidRDefault="00641A57">
            <w:pPr>
              <w:spacing w:line="360" w:lineRule="auto"/>
              <w:rPr>
                <w:del w:id="1456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57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 xml:space="preserve">  72.3229</w:delText>
              </w:r>
            </w:del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BE64" w14:textId="77777777" w:rsidR="00641A57" w:rsidRDefault="00641A57">
            <w:pPr>
              <w:spacing w:line="360" w:lineRule="auto"/>
              <w:jc w:val="center"/>
              <w:rPr>
                <w:del w:id="1458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  <w:p w14:paraId="1E03E5D6" w14:textId="77777777" w:rsidR="00641A57" w:rsidRDefault="00641A57">
            <w:pPr>
              <w:spacing w:line="360" w:lineRule="auto"/>
              <w:jc w:val="center"/>
              <w:rPr>
                <w:del w:id="1459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  <w:del w:id="1460" w:author="muhammad ikhwan zein" w:date="2026-09-25T20:03:00Z" w16du:dateUtc="2026-09-26T00:03:00Z">
              <w:r>
                <w:rPr>
                  <w:rFonts w:ascii="Arial" w:eastAsia="Times New Roman" w:hAnsi="Arial" w:cs="Arial"/>
                  <w:sz w:val="24"/>
                  <w:szCs w:val="24"/>
                </w:rPr>
                <w:delText>13.15429458</w:delText>
              </w:r>
            </w:del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FE9D" w14:textId="77777777" w:rsidR="00641A57" w:rsidRDefault="00641A57">
            <w:pPr>
              <w:spacing w:line="240" w:lineRule="auto"/>
              <w:rPr>
                <w:del w:id="1461" w:author="muhammad ikhwan zein" w:date="2026-09-25T20:03:00Z" w16du:dateUtc="2026-09-26T00:03:00Z"/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5278A9A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62" w:author="muhammad ikhwan zein" w:date="2026-09-25T20:03:00Z" w16du:dateUtc="2026-09-26T00:03:00Z"/>
          <w:rFonts w:cstheme="minorHAnsi"/>
          <w:sz w:val="24"/>
          <w:szCs w:val="24"/>
        </w:rPr>
      </w:pPr>
    </w:p>
    <w:p w14:paraId="28FCE17B" w14:textId="77777777" w:rsidR="00641A57" w:rsidRDefault="00641A57" w:rsidP="00641A57">
      <w:pPr>
        <w:autoSpaceDE w:val="0"/>
        <w:autoSpaceDN w:val="0"/>
        <w:adjustRightInd w:val="0"/>
        <w:spacing w:line="240" w:lineRule="auto"/>
        <w:jc w:val="both"/>
        <w:rPr>
          <w:del w:id="1463" w:author="muhammad ikhwan zein" w:date="2026-09-25T20:03:00Z" w16du:dateUtc="2026-09-26T00:03:00Z"/>
          <w:rFonts w:cstheme="minorHAnsi"/>
          <w:sz w:val="24"/>
          <w:szCs w:val="24"/>
        </w:rPr>
      </w:pPr>
      <w:del w:id="1464" w:author="muhammad ikhwan zein" w:date="2026-09-25T20:03:00Z" w16du:dateUtc="2026-09-26T00:03:00Z">
        <w:r>
          <w:rPr>
            <w:rFonts w:cstheme="minorHAnsi"/>
            <w:sz w:val="24"/>
            <w:szCs w:val="24"/>
          </w:rPr>
          <w:delText>There was statistically significant decrease in blood loss in group B compared to group A. (‘p’ value = 0.002 [&lt;0.05]). (Table 8)</w:delText>
        </w:r>
      </w:del>
    </w:p>
    <w:p w14:paraId="0862F39E" w14:textId="77777777" w:rsidR="007C5DEB" w:rsidRDefault="007C5DEB"/>
    <w:sectPr w:rsidR="007C5DEB" w:rsidSect="000C54BB">
      <w:pgSz w:w="16838" w:h="11906" w:orient="landscape"/>
      <w:pgMar w:top="1417" w:right="1417" w:bottom="1417" w:left="1417" w:header="708" w:footer="708" w:gutter="0"/>
      <w:cols w:space="708"/>
      <w:docGrid w:linePitch="360"/>
      <w:sectPrChange w:id="1465" w:author="muhammad ikhwan zein" w:date="2026-09-25T20:03:00Z" w16du:dateUtc="2026-09-26T00:03:00Z">
        <w:sectPr w:rsidR="007C5DEB" w:rsidSect="000C54BB">
          <w:pgSz w:w="12240" w:h="15840" w:orient="portrait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A57"/>
    <w:rsid w:val="000C54BB"/>
    <w:rsid w:val="002C7C56"/>
    <w:rsid w:val="005B1140"/>
    <w:rsid w:val="005E33BB"/>
    <w:rsid w:val="00641A57"/>
    <w:rsid w:val="007C5DEB"/>
    <w:rsid w:val="008B7E91"/>
    <w:rsid w:val="00994685"/>
    <w:rsid w:val="00AD6564"/>
    <w:rsid w:val="00EB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0D6B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BB"/>
    <w:pPr>
      <w:spacing w:after="0" w:line="288" w:lineRule="auto"/>
      <w:pPrChange w:id="0" w:author="muhammad ikhwan zein" w:date="2026-09-25T20:03:00Z">
        <w:pPr>
          <w:spacing w:after="200" w:line="276" w:lineRule="auto"/>
        </w:pPr>
      </w:pPrChange>
    </w:pPr>
    <w:rPr>
      <w:rFonts w:ascii="Trebuchet MS" w:eastAsia="Calibri" w:hAnsi="Trebuchet MS" w:cs="Times New Roman"/>
      <w:kern w:val="2"/>
      <w:sz w:val="20"/>
      <w:szCs w:val="20"/>
      <w:lang w:val="nl-NL"/>
      <w:rPrChange w:id="0" w:author="muhammad ikhwan zein" w:date="2026-09-25T20:0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41A57"/>
  </w:style>
  <w:style w:type="table" w:styleId="PlainTable2">
    <w:name w:val="Plain Table 2"/>
    <w:basedOn w:val="TableNormal"/>
    <w:uiPriority w:val="42"/>
    <w:rsid w:val="00AD6564"/>
    <w:pPr>
      <w:spacing w:after="0" w:line="240" w:lineRule="auto"/>
    </w:pPr>
    <w:rPr>
      <w:rFonts w:ascii="Calibri" w:eastAsia="Calibri" w:hAnsi="Calibri" w:cs="Times New Roman"/>
      <w:kern w:val="2"/>
      <w:sz w:val="20"/>
      <w:szCs w:val="20"/>
      <w:lang w:val="nl-N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99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</dc:creator>
  <cp:keywords/>
  <dc:description/>
  <cp:lastModifiedBy>Arthur Souza Rodrigues</cp:lastModifiedBy>
  <cp:revision>1</cp:revision>
  <dcterms:created xsi:type="dcterms:W3CDTF">2016-12-12T06:54:00Z</dcterms:created>
  <dcterms:modified xsi:type="dcterms:W3CDTF">2026-09-26T00:03:00Z</dcterms:modified>
</cp:coreProperties>
</file>