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1A7107" w14:textId="77777777" w:rsidR="001E08FA" w:rsidRDefault="001E08FA" w:rsidP="001E08FA">
      <w:pPr>
        <w:rPr>
          <w:ins w:id="9" w:author="1" w:date="2026-09-22T12:59:00Z" w16du:dateUtc="2026-09-22T16:59:00Z"/>
          <w:szCs w:val="24"/>
        </w:rPr>
      </w:pPr>
    </w:p>
    <w:p w14:paraId="066F055E" w14:textId="77777777" w:rsidR="001E08FA" w:rsidRDefault="00C40747" w:rsidP="001E08FA">
      <w:pPr>
        <w:rPr>
          <w:ins w:id="10" w:author="1" w:date="2026-09-22T12:59:00Z" w16du:dateUtc="2026-09-22T16:59:00Z"/>
          <w:b/>
          <w:szCs w:val="24"/>
        </w:rPr>
      </w:pPr>
      <w:ins w:id="11" w:author="1" w:date="2026-09-22T12:59:00Z" w16du:dateUtc="2026-09-22T16:59:00Z">
        <w:r>
          <w:rPr>
            <w:b/>
            <w:noProof/>
            <w:szCs w:val="24"/>
          </w:rPr>
          <w:drawing>
            <wp:anchor distT="0" distB="0" distL="114300" distR="114300" simplePos="0" relativeHeight="251659264" behindDoc="0" locked="0" layoutInCell="1" allowOverlap="1">
              <wp:simplePos x="0" y="0"/>
              <wp:positionH relativeFrom="column">
                <wp:posOffset>2561590</wp:posOffset>
              </wp:positionH>
              <wp:positionV relativeFrom="paragraph">
                <wp:posOffset>-77470</wp:posOffset>
              </wp:positionV>
              <wp:extent cx="889635" cy="714375"/>
              <wp:effectExtent l="19050" t="0" r="5715" b="0"/>
              <wp:wrapSquare wrapText="bothSides"/>
              <wp:docPr id="3" name="Рисунок 0" descr="стрельн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стрельна.jpg"/>
                      <pic:cNvPicPr>
                        <a:picLocks noChangeAspect="1" noChangeArrowheads="1"/>
                      </pic:cNvPicPr>
                    </pic:nvPicPr>
                    <pic:blipFill>
                      <a:blip r:embed="rId6" cstate="print">
                        <a:lum bright="-20000" contrast="40000"/>
                      </a:blip>
                      <a:srcRect l="22966" t="29781" r="23471" b="29781"/>
                      <a:stretch>
                        <a:fillRect/>
                      </a:stretch>
                    </pic:blipFill>
                    <pic:spPr bwMode="auto">
                      <a:xfrm>
                        <a:off x="0" y="0"/>
                        <a:ext cx="889635" cy="714375"/>
                      </a:xfrm>
                      <a:prstGeom prst="rect">
                        <a:avLst/>
                      </a:prstGeom>
                      <a:noFill/>
                      <a:ln w="9525">
                        <a:noFill/>
                        <a:miter lim="800000"/>
                        <a:headEnd/>
                        <a:tailEnd/>
                      </a:ln>
                    </pic:spPr>
                  </pic:pic>
                </a:graphicData>
              </a:graphic>
            </wp:anchor>
          </w:drawing>
        </w:r>
      </w:ins>
    </w:p>
    <w:p w14:paraId="6C2DA94F" w14:textId="77777777" w:rsidR="001E08FA" w:rsidRDefault="001E08FA" w:rsidP="001E08FA">
      <w:pPr>
        <w:jc w:val="center"/>
        <w:rPr>
          <w:ins w:id="12" w:author="1" w:date="2026-09-22T12:59:00Z" w16du:dateUtc="2026-09-22T16:59:00Z"/>
          <w:b/>
          <w:szCs w:val="24"/>
        </w:rPr>
      </w:pPr>
    </w:p>
    <w:p w14:paraId="2EC52473" w14:textId="77777777" w:rsidR="001E08FA" w:rsidRDefault="001E08FA" w:rsidP="001E08FA">
      <w:pPr>
        <w:jc w:val="center"/>
        <w:rPr>
          <w:ins w:id="13" w:author="1" w:date="2026-09-22T12:59:00Z" w16du:dateUtc="2026-09-22T16:59:00Z"/>
          <w:b/>
          <w:szCs w:val="24"/>
        </w:rPr>
      </w:pPr>
    </w:p>
    <w:p w14:paraId="5C142711" w14:textId="77777777" w:rsidR="001E08FA" w:rsidRPr="001E08FA" w:rsidRDefault="001E08FA" w:rsidP="001E08FA">
      <w:pPr>
        <w:rPr>
          <w:ins w:id="14" w:author="1" w:date="2026-09-22T12:59:00Z" w16du:dateUtc="2026-09-22T16:59:00Z"/>
          <w:rFonts w:ascii="Times New Roman" w:hAnsi="Times New Roman" w:cs="Times New Roman"/>
          <w:b/>
          <w:sz w:val="24"/>
          <w:szCs w:val="24"/>
        </w:rPr>
      </w:pPr>
    </w:p>
    <w:p w14:paraId="0C2BA879" w14:textId="77777777" w:rsidR="001E08FA" w:rsidRDefault="001E08FA" w:rsidP="001E08FA">
      <w:pPr>
        <w:jc w:val="center"/>
        <w:rPr>
          <w:ins w:id="15" w:author="1" w:date="2026-09-22T12:59:00Z" w16du:dateUtc="2026-09-22T16:59:00Z"/>
          <w:rFonts w:ascii="Times New Roman" w:hAnsi="Times New Roman" w:cs="Times New Roman"/>
          <w:b/>
          <w:sz w:val="24"/>
          <w:szCs w:val="24"/>
        </w:rPr>
      </w:pPr>
    </w:p>
    <w:p w14:paraId="01EACFA6" w14:textId="77777777" w:rsidR="00F37F73" w:rsidRDefault="001E08FA" w:rsidP="001E08FA">
      <w:pPr>
        <w:jc w:val="center"/>
        <w:rPr>
          <w:ins w:id="16" w:author="1" w:date="2026-09-22T12:59:00Z" w16du:dateUtc="2026-09-22T16:59:00Z"/>
          <w:rFonts w:ascii="Times New Roman" w:hAnsi="Times New Roman" w:cs="Times New Roman"/>
          <w:b/>
          <w:sz w:val="24"/>
          <w:szCs w:val="24"/>
        </w:rPr>
      </w:pPr>
      <w:ins w:id="17" w:author="1" w:date="2026-09-22T12:59:00Z" w16du:dateUtc="2026-09-22T16:59:00Z">
        <w:r w:rsidRPr="001E08FA">
          <w:rPr>
            <w:rFonts w:ascii="Times New Roman" w:hAnsi="Times New Roman" w:cs="Times New Roman"/>
            <w:b/>
            <w:sz w:val="24"/>
            <w:szCs w:val="24"/>
          </w:rPr>
          <w:t xml:space="preserve">МУНИЦИПАЛЬНЫЙ СОВЕТ </w:t>
        </w:r>
      </w:ins>
    </w:p>
    <w:p w14:paraId="282CD4CB" w14:textId="77777777" w:rsidR="001E08FA" w:rsidRPr="001E08FA" w:rsidRDefault="001E08FA" w:rsidP="001E08FA">
      <w:pPr>
        <w:jc w:val="center"/>
        <w:rPr>
          <w:ins w:id="18" w:author="1" w:date="2026-09-22T12:59:00Z" w16du:dateUtc="2026-09-22T16:59:00Z"/>
          <w:rFonts w:ascii="Times New Roman" w:hAnsi="Times New Roman" w:cs="Times New Roman"/>
          <w:b/>
          <w:sz w:val="24"/>
          <w:szCs w:val="24"/>
        </w:rPr>
      </w:pPr>
      <w:ins w:id="19" w:author="1" w:date="2026-09-22T12:59:00Z" w16du:dateUtc="2026-09-22T16:59:00Z">
        <w:r w:rsidRPr="001E08FA">
          <w:rPr>
            <w:rFonts w:ascii="Times New Roman" w:hAnsi="Times New Roman" w:cs="Times New Roman"/>
            <w:b/>
            <w:sz w:val="24"/>
            <w:szCs w:val="24"/>
          </w:rPr>
          <w:t>МУНИЦИПАЛЬНОГО ОБРАЗОВАНИЯ ПОСЕЛОК СТРЕЛЬНА</w:t>
        </w:r>
      </w:ins>
    </w:p>
    <w:p w14:paraId="5AEC4025" w14:textId="77777777" w:rsidR="001E08FA" w:rsidRPr="001E08FA" w:rsidRDefault="001E08FA" w:rsidP="001E08FA">
      <w:pPr>
        <w:pBdr>
          <w:bottom w:val="single" w:sz="12" w:space="1" w:color="auto"/>
        </w:pBdr>
        <w:jc w:val="center"/>
        <w:rPr>
          <w:ins w:id="20" w:author="1" w:date="2026-09-22T12:59:00Z" w16du:dateUtc="2026-09-22T16:59:00Z"/>
          <w:rFonts w:ascii="Times New Roman" w:hAnsi="Times New Roman" w:cs="Times New Roman"/>
          <w:b/>
          <w:sz w:val="24"/>
          <w:szCs w:val="24"/>
        </w:rPr>
      </w:pPr>
      <w:ins w:id="21" w:author="1" w:date="2026-09-22T12:59:00Z" w16du:dateUtc="2026-09-22T16:59:00Z">
        <w:r w:rsidRPr="001E08FA">
          <w:rPr>
            <w:rFonts w:ascii="Times New Roman" w:hAnsi="Times New Roman" w:cs="Times New Roman"/>
            <w:b/>
            <w:sz w:val="24"/>
            <w:szCs w:val="24"/>
            <w:lang w:val="en-US"/>
          </w:rPr>
          <w:t>V</w:t>
        </w:r>
        <w:r w:rsidRPr="001E08FA">
          <w:rPr>
            <w:rFonts w:ascii="Times New Roman" w:hAnsi="Times New Roman" w:cs="Times New Roman"/>
            <w:b/>
            <w:sz w:val="24"/>
            <w:szCs w:val="24"/>
          </w:rPr>
          <w:t xml:space="preserve"> СОЗЫВА</w:t>
        </w:r>
      </w:ins>
    </w:p>
    <w:p w14:paraId="3465B877" w14:textId="77777777" w:rsidR="001E08FA" w:rsidRPr="001E08FA" w:rsidRDefault="001E08FA" w:rsidP="001E08FA">
      <w:pPr>
        <w:pStyle w:val="Heading1"/>
        <w:tabs>
          <w:tab w:val="num" w:pos="0"/>
        </w:tabs>
        <w:suppressAutoHyphens/>
        <w:ind w:left="432" w:hanging="432"/>
        <w:jc w:val="center"/>
        <w:rPr>
          <w:ins w:id="22" w:author="1" w:date="2026-09-22T12:59:00Z" w16du:dateUtc="2026-09-22T16:59:00Z"/>
          <w:b/>
          <w:sz w:val="24"/>
          <w:szCs w:val="24"/>
        </w:rPr>
      </w:pPr>
    </w:p>
    <w:p w14:paraId="3D626BB9" w14:textId="77777777" w:rsidR="001E08FA" w:rsidRPr="001E08FA" w:rsidRDefault="001E08FA" w:rsidP="001E08FA">
      <w:pPr>
        <w:pStyle w:val="Heading1"/>
        <w:tabs>
          <w:tab w:val="num" w:pos="0"/>
        </w:tabs>
        <w:suppressAutoHyphens/>
        <w:ind w:left="432" w:hanging="432"/>
        <w:jc w:val="center"/>
        <w:rPr>
          <w:ins w:id="23" w:author="1" w:date="2026-09-22T12:59:00Z" w16du:dateUtc="2026-09-22T16:59:00Z"/>
          <w:b/>
          <w:sz w:val="24"/>
          <w:szCs w:val="24"/>
        </w:rPr>
      </w:pPr>
      <w:ins w:id="24" w:author="1" w:date="2026-09-22T12:59:00Z" w16du:dateUtc="2026-09-22T16:59:00Z">
        <w:r w:rsidRPr="001E08FA">
          <w:rPr>
            <w:b/>
            <w:sz w:val="24"/>
            <w:szCs w:val="24"/>
          </w:rPr>
          <w:t>РЕШЕНИЕ (проект)</w:t>
        </w:r>
      </w:ins>
    </w:p>
    <w:p w14:paraId="03CB5E6B" w14:textId="77777777" w:rsidR="001E08FA" w:rsidRPr="001E08FA" w:rsidRDefault="001E08FA" w:rsidP="001E08FA">
      <w:pPr>
        <w:rPr>
          <w:ins w:id="25" w:author="1" w:date="2026-09-22T12:59:00Z" w16du:dateUtc="2026-09-22T16:59:00Z"/>
          <w:rFonts w:ascii="Times New Roman" w:hAnsi="Times New Roman" w:cs="Times New Roman"/>
          <w:sz w:val="24"/>
          <w:szCs w:val="24"/>
        </w:rPr>
      </w:pPr>
    </w:p>
    <w:p w14:paraId="2BF1E9EB" w14:textId="77777777" w:rsidR="001E08FA" w:rsidRPr="001E08FA" w:rsidRDefault="001E08FA" w:rsidP="001E08FA">
      <w:pPr>
        <w:rPr>
          <w:ins w:id="26" w:author="1" w:date="2026-09-22T12:59:00Z" w16du:dateUtc="2026-09-22T16:59:00Z"/>
          <w:rFonts w:ascii="Times New Roman" w:hAnsi="Times New Roman" w:cs="Times New Roman"/>
          <w:sz w:val="24"/>
          <w:szCs w:val="24"/>
        </w:rPr>
      </w:pPr>
      <w:ins w:id="27" w:author="1" w:date="2026-09-22T12:59:00Z" w16du:dateUtc="2026-09-22T16:59:00Z">
        <w:r w:rsidRPr="001E08FA">
          <w:rPr>
            <w:rFonts w:ascii="Times New Roman" w:hAnsi="Times New Roman" w:cs="Times New Roman"/>
            <w:sz w:val="24"/>
            <w:szCs w:val="24"/>
          </w:rPr>
          <w:t xml:space="preserve">  от __________ 2017 года                                                                                                      №__</w:t>
        </w:r>
      </w:ins>
    </w:p>
    <w:p w14:paraId="7AA794F0" w14:textId="77777777" w:rsidR="001E08FA" w:rsidRPr="001E08FA" w:rsidRDefault="001E08FA" w:rsidP="001E08FA">
      <w:pPr>
        <w:rPr>
          <w:ins w:id="28" w:author="1" w:date="2026-09-22T12:59:00Z" w16du:dateUtc="2026-09-22T16:59:00Z"/>
          <w:rFonts w:ascii="Times New Roman" w:hAnsi="Times New Roman" w:cs="Times New Roman"/>
          <w:b/>
          <w:bCs/>
          <w:sz w:val="24"/>
          <w:szCs w:val="24"/>
        </w:rPr>
      </w:pPr>
    </w:p>
    <w:p w14:paraId="0A09C0B7" w14:textId="77777777" w:rsidR="001E08FA" w:rsidRPr="001E08FA" w:rsidRDefault="001E08FA" w:rsidP="001E08FA">
      <w:pPr>
        <w:rPr>
          <w:ins w:id="29" w:author="1" w:date="2026-09-22T12:59:00Z" w16du:dateUtc="2026-09-22T16:59:00Z"/>
          <w:rFonts w:ascii="Times New Roman" w:hAnsi="Times New Roman" w:cs="Times New Roman"/>
          <w:sz w:val="24"/>
          <w:szCs w:val="24"/>
        </w:rPr>
      </w:pPr>
    </w:p>
    <w:p w14:paraId="3332D3D2" w14:textId="77777777" w:rsidR="00F37F73" w:rsidRDefault="00F37F73" w:rsidP="001E08FA">
      <w:pPr>
        <w:pStyle w:val="NormalWeb"/>
        <w:spacing w:before="0" w:beforeAutospacing="0" w:after="0" w:afterAutospacing="0"/>
        <w:jc w:val="center"/>
        <w:rPr>
          <w:ins w:id="30" w:author="1" w:date="2026-09-22T12:59:00Z" w16du:dateUtc="2026-09-22T16:59:00Z"/>
          <w:b/>
          <w:spacing w:val="-2"/>
        </w:rPr>
      </w:pPr>
    </w:p>
    <w:p w14:paraId="3FF4E0A0" w14:textId="77777777" w:rsidR="001E08FA" w:rsidRPr="001E08FA" w:rsidRDefault="00F37F73" w:rsidP="00F37F73">
      <w:pPr>
        <w:pStyle w:val="NormalWeb"/>
        <w:spacing w:before="0" w:beforeAutospacing="0" w:after="0" w:afterAutospacing="0"/>
        <w:jc w:val="center"/>
        <w:rPr>
          <w:ins w:id="31" w:author="1" w:date="2026-09-22T12:59:00Z" w16du:dateUtc="2026-09-22T16:59:00Z"/>
          <w:b/>
          <w:spacing w:val="-2"/>
        </w:rPr>
      </w:pPr>
      <w:ins w:id="32" w:author="1" w:date="2026-09-22T12:59:00Z" w16du:dateUtc="2026-09-22T16:59:00Z">
        <w:r>
          <w:rPr>
            <w:b/>
            <w:spacing w:val="-2"/>
          </w:rPr>
          <w:t xml:space="preserve">О внесении изменений в </w:t>
        </w:r>
        <w:r>
          <w:rPr>
            <w:b/>
          </w:rPr>
          <w:t>Положение</w:t>
        </w:r>
        <w:r w:rsidR="001E08FA">
          <w:rPr>
            <w:b/>
          </w:rPr>
          <w:t xml:space="preserve"> «Об осуществлении благоустройства территории Внутригородского муниципального образования Санкт-Петербурга поселок Стрельна»</w:t>
        </w:r>
        <w:r>
          <w:rPr>
            <w:b/>
          </w:rPr>
          <w:t>, утвержденное решением Муниципального Совета Муниципального образования поселок Стрельна от 05.09.2017 №56</w:t>
        </w:r>
      </w:ins>
    </w:p>
    <w:p w14:paraId="305A42F3" w14:textId="77777777" w:rsidR="001E08FA" w:rsidRPr="001E08FA" w:rsidRDefault="001E08FA" w:rsidP="001E08FA">
      <w:pPr>
        <w:pStyle w:val="NormalWeb"/>
        <w:spacing w:before="0" w:beforeAutospacing="0" w:after="0" w:afterAutospacing="0"/>
        <w:jc w:val="center"/>
        <w:rPr>
          <w:ins w:id="33" w:author="1" w:date="2026-09-22T12:59:00Z" w16du:dateUtc="2026-09-22T16:59:00Z"/>
          <w:b/>
          <w:spacing w:val="-2"/>
        </w:rPr>
      </w:pPr>
    </w:p>
    <w:p w14:paraId="11C7428A" w14:textId="77777777" w:rsidR="001E08FA" w:rsidRDefault="001E08FA" w:rsidP="001E08FA">
      <w:pPr>
        <w:pStyle w:val="21"/>
        <w:jc w:val="center"/>
        <w:rPr>
          <w:ins w:id="34" w:author="1" w:date="2026-09-22T12:59:00Z" w16du:dateUtc="2026-09-22T16:59:00Z"/>
          <w:sz w:val="24"/>
          <w:szCs w:val="24"/>
        </w:rPr>
      </w:pPr>
    </w:p>
    <w:p w14:paraId="24506EF1" w14:textId="77777777" w:rsidR="001E08FA" w:rsidRDefault="001E08FA" w:rsidP="009C61C2">
      <w:pPr>
        <w:pStyle w:val="21"/>
        <w:jc w:val="both"/>
        <w:rPr>
          <w:ins w:id="35" w:author="1" w:date="2026-09-22T12:59:00Z" w16du:dateUtc="2026-09-22T16:59:00Z"/>
          <w:sz w:val="24"/>
          <w:szCs w:val="24"/>
        </w:rPr>
      </w:pPr>
      <w:ins w:id="36" w:author="1" w:date="2026-09-22T12:59:00Z" w16du:dateUtc="2026-09-22T16:59:00Z">
        <w:r>
          <w:rPr>
            <w:sz w:val="24"/>
            <w:szCs w:val="24"/>
          </w:rPr>
          <w:tab/>
          <w:t xml:space="preserve">В соответствии с </w:t>
        </w:r>
        <w:r w:rsidR="009C61C2" w:rsidRPr="009C61C2">
          <w:rPr>
            <w:rFonts w:eastAsia="Calibri"/>
            <w:sz w:val="24"/>
            <w:szCs w:val="24"/>
          </w:rPr>
          <w:t>Законом Санкт-Петербурга от 23.09.2009 № 420-79</w:t>
        </w:r>
        <w:r w:rsidR="009C61C2" w:rsidRPr="009C61C2">
          <w:rPr>
            <w:sz w:val="24"/>
            <w:szCs w:val="24"/>
          </w:rPr>
          <w:t xml:space="preserve"> «</w:t>
        </w:r>
        <w:r w:rsidR="009C61C2" w:rsidRPr="009C61C2">
          <w:rPr>
            <w:rFonts w:eastAsia="Calibri"/>
            <w:sz w:val="24"/>
            <w:szCs w:val="24"/>
          </w:rPr>
          <w:t>Об организации местного самоуправления в Санкт-Петербурге»</w:t>
        </w:r>
        <w:r w:rsidR="009C61C2">
          <w:rPr>
            <w:rFonts w:eastAsia="Calibri"/>
            <w:sz w:val="24"/>
            <w:szCs w:val="24"/>
          </w:rPr>
          <w:t xml:space="preserve">, Уставом Внутригородского муниципального образования Санкт-Петербурга поселок Стрельна </w:t>
        </w:r>
      </w:ins>
    </w:p>
    <w:p w14:paraId="3CBCDFFA" w14:textId="77777777" w:rsidR="001E08FA" w:rsidRDefault="001E08FA" w:rsidP="001E08FA">
      <w:pPr>
        <w:pStyle w:val="21"/>
        <w:jc w:val="center"/>
        <w:rPr>
          <w:ins w:id="37" w:author="1" w:date="2026-09-22T12:59:00Z" w16du:dateUtc="2026-09-22T16:59:00Z"/>
          <w:sz w:val="24"/>
          <w:szCs w:val="24"/>
        </w:rPr>
      </w:pPr>
    </w:p>
    <w:p w14:paraId="34E95E26" w14:textId="77777777" w:rsidR="001E08FA" w:rsidRPr="001E08FA" w:rsidRDefault="001E08FA" w:rsidP="001E08FA">
      <w:pPr>
        <w:pStyle w:val="21"/>
        <w:jc w:val="center"/>
        <w:rPr>
          <w:ins w:id="38" w:author="1" w:date="2026-09-22T12:59:00Z" w16du:dateUtc="2026-09-22T16:59:00Z"/>
          <w:b/>
          <w:sz w:val="24"/>
          <w:szCs w:val="24"/>
        </w:rPr>
      </w:pPr>
      <w:ins w:id="39" w:author="1" w:date="2026-09-22T12:59:00Z" w16du:dateUtc="2026-09-22T16:59:00Z">
        <w:r w:rsidRPr="001E08FA">
          <w:rPr>
            <w:sz w:val="24"/>
            <w:szCs w:val="24"/>
          </w:rPr>
          <w:t> </w:t>
        </w:r>
        <w:r w:rsidRPr="001E08FA">
          <w:rPr>
            <w:b/>
            <w:sz w:val="24"/>
            <w:szCs w:val="24"/>
          </w:rPr>
          <w:t>МУНИЦИПАЛЬНЫЙ СОВЕТ</w:t>
        </w:r>
      </w:ins>
    </w:p>
    <w:p w14:paraId="77CDB9F5" w14:textId="77777777" w:rsidR="001E08FA" w:rsidRPr="001E08FA" w:rsidRDefault="001E08FA" w:rsidP="001E08FA">
      <w:pPr>
        <w:pStyle w:val="21"/>
        <w:jc w:val="center"/>
        <w:rPr>
          <w:ins w:id="40" w:author="1" w:date="2026-09-22T12:59:00Z" w16du:dateUtc="2026-09-22T16:59:00Z"/>
          <w:b/>
          <w:sz w:val="24"/>
          <w:szCs w:val="24"/>
        </w:rPr>
      </w:pPr>
      <w:ins w:id="41" w:author="1" w:date="2026-09-22T12:59:00Z" w16du:dateUtc="2026-09-22T16:59:00Z">
        <w:r w:rsidRPr="001E08FA">
          <w:rPr>
            <w:b/>
            <w:sz w:val="24"/>
            <w:szCs w:val="24"/>
          </w:rPr>
          <w:t>РЕШИЛ:</w:t>
        </w:r>
      </w:ins>
    </w:p>
    <w:p w14:paraId="2A63EA42" w14:textId="77777777" w:rsidR="001E08FA" w:rsidRPr="001E08FA" w:rsidRDefault="001E08FA" w:rsidP="001E08FA">
      <w:pPr>
        <w:pStyle w:val="21"/>
        <w:jc w:val="center"/>
        <w:rPr>
          <w:ins w:id="42" w:author="1" w:date="2026-09-22T12:59:00Z" w16du:dateUtc="2026-09-22T16:59:00Z"/>
          <w:b/>
          <w:sz w:val="24"/>
          <w:szCs w:val="24"/>
        </w:rPr>
      </w:pPr>
    </w:p>
    <w:p w14:paraId="561EC25D" w14:textId="77777777" w:rsidR="00F37F73" w:rsidRDefault="00F37F73" w:rsidP="00F37F73">
      <w:pPr>
        <w:numPr>
          <w:ilvl w:val="0"/>
          <w:numId w:val="29"/>
        </w:numPr>
        <w:ind w:left="0" w:firstLine="709"/>
        <w:jc w:val="both"/>
        <w:rPr>
          <w:ins w:id="43" w:author="1" w:date="2026-09-22T12:59:00Z" w16du:dateUtc="2026-09-22T16:59:00Z"/>
          <w:rFonts w:ascii="Times New Roman" w:hAnsi="Times New Roman" w:cs="Times New Roman"/>
          <w:sz w:val="24"/>
          <w:szCs w:val="24"/>
        </w:rPr>
      </w:pPr>
      <w:ins w:id="44" w:author="1" w:date="2026-09-22T12:59:00Z" w16du:dateUtc="2026-09-22T16:59:00Z">
        <w:r w:rsidRPr="00F37F73">
          <w:rPr>
            <w:rFonts w:ascii="Times New Roman" w:hAnsi="Times New Roman" w:cs="Times New Roman"/>
            <w:sz w:val="24"/>
            <w:szCs w:val="24"/>
          </w:rPr>
          <w:t>Внести следующие изменения в Положение «Об осуществлении благоустройства территории Внутригородского муниципального образования Санкт-Петербурга поселок Стрельна», утвержденное решением Муниципального Совета Муниципального образования поселок Стрельна от 05.09.2017 №56</w:t>
        </w:r>
        <w:r w:rsidR="000B0709">
          <w:rPr>
            <w:rFonts w:ascii="Times New Roman" w:hAnsi="Times New Roman" w:cs="Times New Roman"/>
            <w:sz w:val="24"/>
            <w:szCs w:val="24"/>
          </w:rPr>
          <w:t xml:space="preserve"> (далее – Положение)</w:t>
        </w:r>
        <w:r>
          <w:rPr>
            <w:rFonts w:ascii="Times New Roman" w:hAnsi="Times New Roman" w:cs="Times New Roman"/>
            <w:sz w:val="24"/>
            <w:szCs w:val="24"/>
          </w:rPr>
          <w:t>:</w:t>
        </w:r>
      </w:ins>
    </w:p>
    <w:p w14:paraId="75134233" w14:textId="77777777" w:rsidR="00F37F73" w:rsidRDefault="000B0709" w:rsidP="00FF542C">
      <w:pPr>
        <w:pStyle w:val="ListParagraph"/>
        <w:numPr>
          <w:ilvl w:val="0"/>
          <w:numId w:val="31"/>
        </w:numPr>
        <w:tabs>
          <w:tab w:val="left" w:pos="1134"/>
        </w:tabs>
        <w:ind w:left="0" w:firstLine="709"/>
        <w:jc w:val="both"/>
        <w:rPr>
          <w:ins w:id="45" w:author="1" w:date="2026-09-22T12:59:00Z" w16du:dateUtc="2026-09-22T16:59:00Z"/>
          <w:rFonts w:ascii="Times New Roman" w:hAnsi="Times New Roman"/>
          <w:sz w:val="24"/>
          <w:szCs w:val="24"/>
        </w:rPr>
      </w:pPr>
      <w:ins w:id="46" w:author="1" w:date="2026-09-22T12:59:00Z" w16du:dateUtc="2026-09-22T16:59:00Z">
        <w:r>
          <w:rPr>
            <w:rFonts w:ascii="Times New Roman" w:hAnsi="Times New Roman"/>
            <w:sz w:val="24"/>
            <w:szCs w:val="24"/>
          </w:rPr>
          <w:t>В пункте 1.4. Положения слова «</w:t>
        </w:r>
        <w:r w:rsidRPr="000B0709">
          <w:rPr>
            <w:rFonts w:ascii="Times New Roman" w:hAnsi="Times New Roman"/>
            <w:sz w:val="24"/>
            <w:szCs w:val="24"/>
          </w:rPr>
          <w:t>, а также за счет средств бюджета Санкт-Петербурга</w:t>
        </w:r>
        <w:r>
          <w:rPr>
            <w:rFonts w:ascii="Times New Roman" w:hAnsi="Times New Roman"/>
            <w:sz w:val="24"/>
            <w:szCs w:val="24"/>
          </w:rPr>
          <w:t>» исключить.</w:t>
        </w:r>
      </w:ins>
    </w:p>
    <w:p w14:paraId="7EDF8540" w14:textId="77777777" w:rsidR="00F37F73" w:rsidRDefault="00FF542C" w:rsidP="00FF542C">
      <w:pPr>
        <w:pStyle w:val="ListParagraph"/>
        <w:numPr>
          <w:ilvl w:val="0"/>
          <w:numId w:val="31"/>
        </w:numPr>
        <w:tabs>
          <w:tab w:val="left" w:pos="1134"/>
        </w:tabs>
        <w:ind w:left="0" w:firstLine="709"/>
        <w:jc w:val="both"/>
        <w:rPr>
          <w:ins w:id="47" w:author="1" w:date="2026-09-22T12:59:00Z" w16du:dateUtc="2026-09-22T16:59:00Z"/>
          <w:rFonts w:ascii="Times New Roman" w:hAnsi="Times New Roman"/>
          <w:sz w:val="24"/>
          <w:szCs w:val="24"/>
        </w:rPr>
      </w:pPr>
      <w:ins w:id="48" w:author="1" w:date="2026-09-22T12:59:00Z" w16du:dateUtc="2026-09-22T16:59:00Z">
        <w:r w:rsidRPr="00FF542C">
          <w:rPr>
            <w:rFonts w:ascii="Times New Roman" w:hAnsi="Times New Roman"/>
            <w:sz w:val="24"/>
            <w:szCs w:val="24"/>
          </w:rPr>
          <w:t xml:space="preserve">Пункт </w:t>
        </w:r>
        <w:r>
          <w:rPr>
            <w:rFonts w:ascii="Times New Roman" w:hAnsi="Times New Roman"/>
            <w:sz w:val="24"/>
            <w:szCs w:val="24"/>
          </w:rPr>
          <w:t>2.5.1. Положения дополнить словом «уличная» перед словом «мебель».</w:t>
        </w:r>
      </w:ins>
    </w:p>
    <w:p w14:paraId="6007E9A6" w14:textId="77777777" w:rsidR="00FF542C" w:rsidRDefault="00FF542C" w:rsidP="00FF542C">
      <w:pPr>
        <w:pStyle w:val="ListParagraph"/>
        <w:numPr>
          <w:ilvl w:val="0"/>
          <w:numId w:val="31"/>
        </w:numPr>
        <w:tabs>
          <w:tab w:val="left" w:pos="1134"/>
        </w:tabs>
        <w:ind w:left="0" w:firstLine="709"/>
        <w:jc w:val="both"/>
        <w:rPr>
          <w:ins w:id="49" w:author="1" w:date="2026-09-22T12:59:00Z" w16du:dateUtc="2026-09-22T16:59:00Z"/>
          <w:rFonts w:ascii="Times New Roman" w:hAnsi="Times New Roman"/>
          <w:sz w:val="24"/>
          <w:szCs w:val="24"/>
        </w:rPr>
      </w:pPr>
      <w:ins w:id="50" w:author="1" w:date="2026-09-22T12:59:00Z" w16du:dateUtc="2026-09-22T16:59:00Z">
        <w:r>
          <w:rPr>
            <w:rFonts w:ascii="Times New Roman" w:hAnsi="Times New Roman"/>
            <w:sz w:val="24"/>
            <w:szCs w:val="24"/>
          </w:rPr>
          <w:t>Пункт 2.5.3. Положения дополнить словом «уличной» перед словом «мебели».</w:t>
        </w:r>
      </w:ins>
    </w:p>
    <w:p w14:paraId="2A9B79D2" w14:textId="77777777" w:rsidR="00FF542C" w:rsidRDefault="00FF542C" w:rsidP="00FF542C">
      <w:pPr>
        <w:pStyle w:val="ListParagraph"/>
        <w:numPr>
          <w:ilvl w:val="0"/>
          <w:numId w:val="31"/>
        </w:numPr>
        <w:tabs>
          <w:tab w:val="left" w:pos="1134"/>
        </w:tabs>
        <w:ind w:left="0" w:firstLine="709"/>
        <w:jc w:val="both"/>
        <w:rPr>
          <w:ins w:id="51" w:author="1" w:date="2026-09-22T12:59:00Z" w16du:dateUtc="2026-09-22T16:59:00Z"/>
          <w:rFonts w:ascii="Times New Roman" w:hAnsi="Times New Roman"/>
          <w:sz w:val="24"/>
          <w:szCs w:val="24"/>
        </w:rPr>
      </w:pPr>
      <w:ins w:id="52" w:author="1" w:date="2026-09-22T12:59:00Z" w16du:dateUtc="2026-09-22T16:59:00Z">
        <w:r w:rsidRPr="00FF542C">
          <w:rPr>
            <w:rFonts w:ascii="Times New Roman" w:hAnsi="Times New Roman"/>
            <w:sz w:val="24"/>
            <w:szCs w:val="24"/>
          </w:rPr>
          <w:t>Абзац 1 пункта 2.11.5 Положения после слов «местного значения» дополнить словами «, взамен уничтоженных или поврежденных»</w:t>
        </w:r>
        <w:r>
          <w:rPr>
            <w:rFonts w:ascii="Times New Roman" w:hAnsi="Times New Roman"/>
            <w:sz w:val="24"/>
            <w:szCs w:val="24"/>
          </w:rPr>
          <w:t>.</w:t>
        </w:r>
      </w:ins>
    </w:p>
    <w:p w14:paraId="299D3213" w14:textId="77777777" w:rsidR="00F37F73" w:rsidRDefault="00FF542C" w:rsidP="00FF542C">
      <w:pPr>
        <w:pStyle w:val="ListParagraph"/>
        <w:numPr>
          <w:ilvl w:val="0"/>
          <w:numId w:val="31"/>
        </w:numPr>
        <w:tabs>
          <w:tab w:val="left" w:pos="1134"/>
        </w:tabs>
        <w:ind w:left="0" w:firstLine="709"/>
        <w:jc w:val="both"/>
        <w:rPr>
          <w:ins w:id="53" w:author="1" w:date="2026-09-22T12:59:00Z" w16du:dateUtc="2026-09-22T16:59:00Z"/>
          <w:rFonts w:ascii="Times New Roman" w:hAnsi="Times New Roman"/>
          <w:sz w:val="24"/>
          <w:szCs w:val="24"/>
        </w:rPr>
      </w:pPr>
      <w:ins w:id="54" w:author="1" w:date="2026-09-22T12:59:00Z" w16du:dateUtc="2026-09-22T16:59:00Z">
        <w:r>
          <w:rPr>
            <w:rFonts w:ascii="Times New Roman" w:hAnsi="Times New Roman"/>
            <w:sz w:val="24"/>
            <w:szCs w:val="24"/>
          </w:rPr>
          <w:t>Пункт 2.12.4. Положения исключить.</w:t>
        </w:r>
        <w:r w:rsidRPr="00FF542C">
          <w:rPr>
            <w:rFonts w:ascii="Times New Roman" w:hAnsi="Times New Roman"/>
            <w:sz w:val="24"/>
            <w:szCs w:val="24"/>
          </w:rPr>
          <w:t xml:space="preserve"> </w:t>
        </w:r>
      </w:ins>
    </w:p>
    <w:p w14:paraId="0E96D301" w14:textId="77777777" w:rsidR="00FF542C" w:rsidRPr="00FF542C" w:rsidRDefault="00FF542C" w:rsidP="00FF542C">
      <w:pPr>
        <w:pStyle w:val="ListParagraph"/>
        <w:tabs>
          <w:tab w:val="left" w:pos="1134"/>
        </w:tabs>
        <w:ind w:left="709"/>
        <w:jc w:val="both"/>
        <w:rPr>
          <w:ins w:id="55" w:author="1" w:date="2026-09-22T12:59:00Z" w16du:dateUtc="2026-09-22T16:59:00Z"/>
          <w:rFonts w:ascii="Times New Roman" w:hAnsi="Times New Roman"/>
          <w:sz w:val="24"/>
          <w:szCs w:val="24"/>
        </w:rPr>
      </w:pPr>
    </w:p>
    <w:p w14:paraId="4B298782" w14:textId="77777777" w:rsidR="009C61C2" w:rsidRPr="00637047" w:rsidRDefault="001E08FA" w:rsidP="009C61C2">
      <w:pPr>
        <w:numPr>
          <w:ilvl w:val="0"/>
          <w:numId w:val="29"/>
        </w:numPr>
        <w:spacing w:after="240"/>
        <w:ind w:left="0" w:firstLine="709"/>
        <w:jc w:val="both"/>
        <w:rPr>
          <w:ins w:id="56" w:author="1" w:date="2026-09-22T12:59:00Z" w16du:dateUtc="2026-09-22T16:59:00Z"/>
          <w:rFonts w:ascii="Times New Roman" w:hAnsi="Times New Roman" w:cs="Times New Roman"/>
          <w:sz w:val="24"/>
          <w:szCs w:val="24"/>
        </w:rPr>
      </w:pPr>
      <w:ins w:id="57" w:author="1" w:date="2026-09-22T12:59:00Z" w16du:dateUtc="2026-09-22T16:59:00Z">
        <w:r w:rsidRPr="00637047">
          <w:rPr>
            <w:rFonts w:ascii="Times New Roman" w:hAnsi="Times New Roman" w:cs="Times New Roman"/>
            <w:sz w:val="24"/>
            <w:szCs w:val="24"/>
          </w:rPr>
          <w:t>Контроль за исполнением настоящего решения возложить на Главу Муниципального образования поселок Стрельна</w:t>
        </w:r>
        <w:r w:rsidRPr="00637047">
          <w:rPr>
            <w:rFonts w:ascii="Times New Roman" w:hAnsi="Times New Roman" w:cs="Times New Roman"/>
            <w:spacing w:val="-2"/>
            <w:sz w:val="24"/>
            <w:szCs w:val="24"/>
          </w:rPr>
          <w:t xml:space="preserve"> Беленкова Валерия Николаевича.                                                                         </w:t>
        </w:r>
      </w:ins>
    </w:p>
    <w:p w14:paraId="13405E45" w14:textId="77777777" w:rsidR="001E08FA" w:rsidRPr="009C61C2" w:rsidRDefault="001E08FA" w:rsidP="009C61C2">
      <w:pPr>
        <w:numPr>
          <w:ilvl w:val="0"/>
          <w:numId w:val="29"/>
        </w:numPr>
        <w:spacing w:after="240"/>
        <w:ind w:left="0" w:firstLine="709"/>
        <w:jc w:val="both"/>
        <w:rPr>
          <w:ins w:id="58" w:author="1" w:date="2026-09-22T12:59:00Z" w16du:dateUtc="2026-09-22T16:59:00Z"/>
          <w:rFonts w:ascii="Times New Roman" w:hAnsi="Times New Roman" w:cs="Times New Roman"/>
          <w:sz w:val="24"/>
          <w:szCs w:val="24"/>
        </w:rPr>
      </w:pPr>
      <w:ins w:id="59" w:author="1" w:date="2026-09-22T12:59:00Z" w16du:dateUtc="2026-09-22T16:59:00Z">
        <w:r w:rsidRPr="009C61C2">
          <w:rPr>
            <w:rFonts w:ascii="Times New Roman" w:hAnsi="Times New Roman" w:cs="Times New Roman"/>
            <w:sz w:val="24"/>
            <w:szCs w:val="24"/>
          </w:rPr>
          <w:t xml:space="preserve">Настоящее решение вступает в силу со дня </w:t>
        </w:r>
        <w:r w:rsidR="009C61C2">
          <w:rPr>
            <w:rFonts w:ascii="Times New Roman" w:hAnsi="Times New Roman" w:cs="Times New Roman"/>
            <w:sz w:val="24"/>
            <w:szCs w:val="24"/>
          </w:rPr>
          <w:t xml:space="preserve">его </w:t>
        </w:r>
        <w:r w:rsidR="00637047">
          <w:rPr>
            <w:rFonts w:ascii="Times New Roman" w:hAnsi="Times New Roman" w:cs="Times New Roman"/>
            <w:sz w:val="24"/>
            <w:szCs w:val="24"/>
          </w:rPr>
          <w:t>официального опубликования (обнародования).</w:t>
        </w:r>
      </w:ins>
    </w:p>
    <w:p w14:paraId="276D40F4" w14:textId="77777777" w:rsidR="001E08FA" w:rsidRPr="001E08FA" w:rsidRDefault="001E08FA" w:rsidP="001E08FA">
      <w:pPr>
        <w:rPr>
          <w:ins w:id="60" w:author="1" w:date="2026-09-22T12:59:00Z" w16du:dateUtc="2026-09-22T16:59:00Z"/>
          <w:rFonts w:ascii="Times New Roman" w:hAnsi="Times New Roman" w:cs="Times New Roman"/>
          <w:sz w:val="24"/>
          <w:szCs w:val="24"/>
        </w:rPr>
      </w:pPr>
    </w:p>
    <w:p w14:paraId="256199D9" w14:textId="77777777" w:rsidR="001E08FA" w:rsidRPr="001E08FA" w:rsidRDefault="001E08FA" w:rsidP="001E08FA">
      <w:pPr>
        <w:rPr>
          <w:ins w:id="61" w:author="1" w:date="2026-09-22T12:59:00Z" w16du:dateUtc="2026-09-22T16:59:00Z"/>
          <w:rFonts w:ascii="Times New Roman" w:hAnsi="Times New Roman" w:cs="Times New Roman"/>
          <w:sz w:val="24"/>
          <w:szCs w:val="24"/>
        </w:rPr>
      </w:pPr>
    </w:p>
    <w:p w14:paraId="2C57DF11" w14:textId="77777777" w:rsidR="001E08FA" w:rsidRPr="001E08FA" w:rsidRDefault="001E08FA" w:rsidP="001E08FA">
      <w:pPr>
        <w:rPr>
          <w:ins w:id="62" w:author="1" w:date="2026-09-22T12:59:00Z" w16du:dateUtc="2026-09-22T16:59:00Z"/>
          <w:rFonts w:ascii="Times New Roman" w:hAnsi="Times New Roman" w:cs="Times New Roman"/>
          <w:sz w:val="24"/>
          <w:szCs w:val="24"/>
        </w:rPr>
      </w:pPr>
      <w:ins w:id="63" w:author="1" w:date="2026-09-22T12:59:00Z" w16du:dateUtc="2026-09-22T16:59:00Z">
        <w:r w:rsidRPr="001E08FA">
          <w:rPr>
            <w:rFonts w:ascii="Times New Roman" w:hAnsi="Times New Roman" w:cs="Times New Roman"/>
            <w:sz w:val="24"/>
            <w:szCs w:val="24"/>
          </w:rPr>
          <w:t xml:space="preserve">Глава Муниципального образования, </w:t>
        </w:r>
      </w:ins>
    </w:p>
    <w:p w14:paraId="421562B9" w14:textId="77777777" w:rsidR="001E08FA" w:rsidRPr="001E08FA" w:rsidRDefault="001E08FA" w:rsidP="001E08FA">
      <w:pPr>
        <w:rPr>
          <w:ins w:id="64" w:author="1" w:date="2026-09-22T12:59:00Z" w16du:dateUtc="2026-09-22T16:59:00Z"/>
          <w:rFonts w:ascii="Times New Roman" w:hAnsi="Times New Roman" w:cs="Times New Roman"/>
          <w:sz w:val="24"/>
          <w:szCs w:val="24"/>
        </w:rPr>
      </w:pPr>
      <w:ins w:id="65" w:author="1" w:date="2026-09-22T12:59:00Z" w16du:dateUtc="2026-09-22T16:59:00Z">
        <w:r w:rsidRPr="001E08FA">
          <w:rPr>
            <w:rFonts w:ascii="Times New Roman" w:hAnsi="Times New Roman" w:cs="Times New Roman"/>
            <w:sz w:val="24"/>
            <w:szCs w:val="24"/>
          </w:rPr>
          <w:t>исполняющий полномочия</w:t>
        </w:r>
      </w:ins>
    </w:p>
    <w:p w14:paraId="1396136E" w14:textId="77777777" w:rsidR="006D3606" w:rsidRDefault="001E08FA" w:rsidP="006D3606">
      <w:pPr>
        <w:jc w:val="center"/>
        <w:rPr>
          <w:del w:id="66" w:author="1" w:date="2026-09-22T12:59:00Z" w16du:dateUtc="2026-09-22T16:59:00Z"/>
          <w:u w:val="single"/>
        </w:rPr>
      </w:pPr>
      <w:ins w:id="67" w:author="1" w:date="2026-09-22T12:59:00Z" w16du:dateUtc="2026-09-22T16:59:00Z">
        <w:r w:rsidRPr="001E08FA">
          <w:rPr>
            <w:rFonts w:ascii="Times New Roman" w:hAnsi="Times New Roman" w:cs="Times New Roman"/>
            <w:sz w:val="24"/>
            <w:szCs w:val="24"/>
          </w:rPr>
          <w:t>председателя Муниципального Совета</w:t>
        </w:r>
        <w:r w:rsidRPr="001E08FA">
          <w:rPr>
            <w:rFonts w:ascii="Times New Roman" w:hAnsi="Times New Roman" w:cs="Times New Roman"/>
            <w:sz w:val="24"/>
            <w:szCs w:val="24"/>
          </w:rPr>
          <w:tab/>
        </w:r>
        <w:r w:rsidRPr="001E08FA">
          <w:rPr>
            <w:rFonts w:ascii="Times New Roman" w:hAnsi="Times New Roman" w:cs="Times New Roman"/>
            <w:sz w:val="24"/>
            <w:szCs w:val="24"/>
          </w:rPr>
          <w:tab/>
        </w:r>
        <w:r w:rsidRPr="001E08FA">
          <w:rPr>
            <w:rFonts w:ascii="Times New Roman" w:hAnsi="Times New Roman" w:cs="Times New Roman"/>
            <w:sz w:val="24"/>
            <w:szCs w:val="24"/>
          </w:rPr>
          <w:tab/>
          <w:t xml:space="preserve">                              В.Н. Беленков</w:t>
        </w:r>
      </w:ins>
      <w:del w:id="68" w:author="1" w:date="2026-09-22T12:59:00Z" w16du:dateUtc="2026-09-22T16:59:00Z">
        <w:r w:rsidR="006D3606">
          <w:rPr>
            <w:u w:val="single"/>
          </w:rPr>
          <w:delText xml:space="preserve">Sales Builder Pro Pricebook </w:delText>
        </w:r>
      </w:del>
    </w:p>
    <w:p w14:paraId="7F74141C" w14:textId="77777777" w:rsidR="006D3606" w:rsidRDefault="006D3606" w:rsidP="006D3606">
      <w:pPr>
        <w:jc w:val="center"/>
        <w:rPr>
          <w:del w:id="69" w:author="1" w:date="2026-09-22T12:59:00Z" w16du:dateUtc="2026-09-22T16:59:00Z"/>
          <w:u w:val="single"/>
        </w:rPr>
      </w:pPr>
      <w:del w:id="70" w:author="1" w:date="2026-09-22T12:59:00Z" w16du:dateUtc="2026-09-22T16:59:00Z">
        <w:r w:rsidRPr="006D3606">
          <w:rPr>
            <w:u w:val="single"/>
          </w:rPr>
          <w:delText>After Launch Checklist</w:delText>
        </w:r>
        <w:r>
          <w:rPr>
            <w:u w:val="single"/>
          </w:rPr>
          <w:delText xml:space="preserve"> </w:delText>
        </w:r>
      </w:del>
    </w:p>
    <w:p w14:paraId="23347C5F" w14:textId="77777777" w:rsidR="006D3606" w:rsidRDefault="006D3606">
      <w:pPr>
        <w:rPr>
          <w:del w:id="71" w:author="1" w:date="2026-09-22T12:59:00Z" w16du:dateUtc="2026-09-22T16:59:00Z"/>
        </w:rPr>
      </w:pPr>
    </w:p>
    <w:p w14:paraId="2F940847" w14:textId="77777777" w:rsidR="006D3606" w:rsidRDefault="006D3606">
      <w:pPr>
        <w:rPr>
          <w:del w:id="72" w:author="1" w:date="2026-09-22T12:59:00Z" w16du:dateUtc="2026-09-22T16:59:00Z"/>
        </w:rPr>
      </w:pPr>
      <w:del w:id="73" w:author="1" w:date="2026-09-22T12:59:00Z" w16du:dateUtc="2026-09-22T16:59:00Z">
        <w:r>
          <w:delText>I love a checklist to complete a project. Use this checklist to methodically customize the app to meet the needs of your company.</w:delText>
        </w:r>
        <w:r w:rsidR="00FA1F52">
          <w:delText xml:space="preserve"> </w:delText>
        </w:r>
      </w:del>
    </w:p>
    <w:p w14:paraId="5D0E555F" w14:textId="77777777" w:rsidR="006D3606" w:rsidRDefault="006D3606">
      <w:pPr>
        <w:rPr>
          <w:del w:id="74" w:author="1" w:date="2026-09-22T12:59:00Z" w16du:dateUtc="2026-09-22T16:59:00Z"/>
        </w:rPr>
      </w:pPr>
    </w:p>
    <w:p w14:paraId="09EE0597" w14:textId="77777777" w:rsidR="004908C8" w:rsidRDefault="0063519C">
      <w:pPr>
        <w:rPr>
          <w:del w:id="75" w:author="1" w:date="2026-09-22T12:59:00Z" w16du:dateUtc="2026-09-22T16:59:00Z"/>
        </w:rPr>
      </w:pPr>
      <w:del w:id="76" w:author="1" w:date="2026-09-22T12:59:00Z" w16du:dateUtc="2026-09-22T16:59:00Z">
        <w:r>
          <w:fldChar w:fldCharType="begin">
            <w:ffData>
              <w:name w:val="Check1"/>
              <w:enabled/>
              <w:calcOnExit w:val="0"/>
              <w:checkBox>
                <w:sizeAuto/>
                <w:default w:val="0"/>
              </w:checkBox>
            </w:ffData>
          </w:fldChar>
        </w:r>
        <w:bookmarkStart w:id="77" w:name="Check1"/>
        <w:r>
          <w:delInstrText xml:space="preserve"> FORMCHECKBOX </w:delInstrText>
        </w:r>
        <w:r>
          <w:fldChar w:fldCharType="separate"/>
        </w:r>
        <w:r>
          <w:fldChar w:fldCharType="end"/>
        </w:r>
        <w:bookmarkEnd w:id="77"/>
        <w:r>
          <w:delText xml:space="preserve"> </w:delText>
        </w:r>
        <w:r w:rsidR="00AE66CA">
          <w:delText>Equipment</w:delText>
        </w:r>
      </w:del>
    </w:p>
    <w:p w14:paraId="0B5930CC" w14:textId="77777777" w:rsidR="001323E6" w:rsidRDefault="001323E6" w:rsidP="0063519C">
      <w:pPr>
        <w:pStyle w:val="ListParagraph"/>
        <w:numPr>
          <w:ilvl w:val="0"/>
          <w:numId w:val="1"/>
        </w:numPr>
        <w:rPr>
          <w:del w:id="78" w:author="1" w:date="2026-09-22T12:59:00Z" w16du:dateUtc="2026-09-22T16:59:00Z"/>
        </w:rPr>
      </w:pPr>
      <w:del w:id="79" w:author="1" w:date="2026-09-22T12:59:00Z" w16du:dateUtc="2026-09-22T16:59:00Z">
        <w:r>
          <w:delText>Export the worksheet</w:delText>
        </w:r>
        <w:r w:rsidR="00562F12">
          <w:delText>.</w:delText>
        </w:r>
      </w:del>
    </w:p>
    <w:p w14:paraId="77B1CBC3" w14:textId="77777777" w:rsidR="00AE66CA" w:rsidRDefault="00AE66CA" w:rsidP="0063519C">
      <w:pPr>
        <w:pStyle w:val="ListParagraph"/>
        <w:numPr>
          <w:ilvl w:val="0"/>
          <w:numId w:val="1"/>
        </w:numPr>
        <w:rPr>
          <w:del w:id="80" w:author="1" w:date="2026-09-22T12:59:00Z" w16du:dateUtc="2026-09-22T16:59:00Z"/>
        </w:rPr>
      </w:pPr>
      <w:del w:id="81" w:author="1" w:date="2026-09-22T12:59:00Z" w16du:dateUtc="2026-09-22T16:59:00Z">
        <w:r>
          <w:delText>Highlight Model Display Name changes you would like to have made.</w:delText>
        </w:r>
      </w:del>
    </w:p>
    <w:p w14:paraId="7AE2E6E1" w14:textId="77777777" w:rsidR="00AE66CA" w:rsidRDefault="00AE66CA" w:rsidP="0063519C">
      <w:pPr>
        <w:pStyle w:val="ListParagraph"/>
        <w:numPr>
          <w:ilvl w:val="0"/>
          <w:numId w:val="1"/>
        </w:numPr>
        <w:rPr>
          <w:del w:id="82" w:author="1" w:date="2026-09-22T12:59:00Z" w16du:dateUtc="2026-09-22T16:59:00Z"/>
        </w:rPr>
      </w:pPr>
      <w:del w:id="83" w:author="1" w:date="2026-09-22T12:59:00Z" w16du:dateUtc="2026-09-22T16:59:00Z">
        <w:r>
          <w:delText>Indicate items that you want to remove from your price book.</w:delText>
        </w:r>
      </w:del>
    </w:p>
    <w:p w14:paraId="6DC04D6E" w14:textId="77777777" w:rsidR="00AE66CA" w:rsidRDefault="00AE66CA" w:rsidP="0063519C">
      <w:pPr>
        <w:pStyle w:val="ListParagraph"/>
        <w:numPr>
          <w:ilvl w:val="0"/>
          <w:numId w:val="1"/>
        </w:numPr>
        <w:rPr>
          <w:del w:id="84" w:author="1" w:date="2026-09-22T12:59:00Z" w16du:dateUtc="2026-09-22T16:59:00Z"/>
        </w:rPr>
      </w:pPr>
      <w:del w:id="85" w:author="1" w:date="2026-09-22T12:59:00Z" w16du:dateUtc="2026-09-22T16:59:00Z">
        <w:r>
          <w:delText>Add additional series/models if needed</w:delText>
        </w:r>
      </w:del>
    </w:p>
    <w:p w14:paraId="0567735E" w14:textId="77777777" w:rsidR="00AE66CA" w:rsidRDefault="00AE66CA" w:rsidP="00F469DF">
      <w:pPr>
        <w:pStyle w:val="ListParagraph"/>
        <w:numPr>
          <w:ilvl w:val="0"/>
          <w:numId w:val="1"/>
        </w:numPr>
        <w:rPr>
          <w:del w:id="86" w:author="1" w:date="2026-09-22T12:59:00Z" w16du:dateUtc="2026-09-22T16:59:00Z"/>
        </w:rPr>
      </w:pPr>
      <w:del w:id="87" w:author="1" w:date="2026-09-22T12:59:00Z" w16du:dateUtc="2026-09-22T16:59:00Z">
        <w:r>
          <w:delText xml:space="preserve">Submit the document to </w:delText>
        </w:r>
        <w:r w:rsidR="006D3606">
          <w:delText>Document Portal. (Management Portal &gt;Documents)</w:delText>
        </w:r>
      </w:del>
    </w:p>
    <w:p w14:paraId="6CC1A11B" w14:textId="77777777" w:rsidR="00AE66CA" w:rsidRDefault="00AE66CA">
      <w:pPr>
        <w:rPr>
          <w:del w:id="88" w:author="1" w:date="2026-09-22T12:59:00Z" w16du:dateUtc="2026-09-22T16:59:00Z"/>
        </w:rPr>
      </w:pPr>
    </w:p>
    <w:p w14:paraId="5B4E7F58" w14:textId="77777777" w:rsidR="00AE66CA" w:rsidRDefault="0063519C">
      <w:pPr>
        <w:rPr>
          <w:del w:id="89" w:author="1" w:date="2026-09-22T12:59:00Z" w16du:dateUtc="2026-09-22T16:59:00Z"/>
        </w:rPr>
      </w:pPr>
      <w:del w:id="90" w:author="1" w:date="2026-09-22T12:59:00Z" w16du:dateUtc="2026-09-22T16:59:00Z">
        <w:r>
          <w:fldChar w:fldCharType="begin">
            <w:ffData>
              <w:name w:val="Check2"/>
              <w:enabled/>
              <w:calcOnExit w:val="0"/>
              <w:checkBox>
                <w:sizeAuto/>
                <w:default w:val="0"/>
              </w:checkBox>
            </w:ffData>
          </w:fldChar>
        </w:r>
        <w:bookmarkStart w:id="91" w:name="Check2"/>
        <w:r>
          <w:delInstrText xml:space="preserve"> FORMCHECKBOX </w:delInstrText>
        </w:r>
        <w:r>
          <w:fldChar w:fldCharType="separate"/>
        </w:r>
        <w:r>
          <w:fldChar w:fldCharType="end"/>
        </w:r>
        <w:bookmarkEnd w:id="91"/>
        <w:r>
          <w:delText xml:space="preserve"> </w:delText>
        </w:r>
        <w:r w:rsidR="00AE66CA">
          <w:delText>Accessories</w:delText>
        </w:r>
      </w:del>
    </w:p>
    <w:p w14:paraId="6D783A98" w14:textId="77777777" w:rsidR="00AE66CA" w:rsidRDefault="00AE66CA" w:rsidP="0063519C">
      <w:pPr>
        <w:pStyle w:val="ListParagraph"/>
        <w:numPr>
          <w:ilvl w:val="0"/>
          <w:numId w:val="4"/>
        </w:numPr>
        <w:rPr>
          <w:del w:id="92" w:author="1" w:date="2026-09-22T12:59:00Z" w16du:dateUtc="2026-09-22T16:59:00Z"/>
        </w:rPr>
      </w:pPr>
      <w:del w:id="93" w:author="1" w:date="2026-09-22T12:59:00Z" w16du:dateUtc="2026-09-22T16:59:00Z">
        <w:r>
          <w:delText>Export the worksheet</w:delText>
        </w:r>
      </w:del>
    </w:p>
    <w:p w14:paraId="386CBB13" w14:textId="77777777" w:rsidR="00AE66CA" w:rsidRDefault="00AE66CA" w:rsidP="0063519C">
      <w:pPr>
        <w:pStyle w:val="ListParagraph"/>
        <w:numPr>
          <w:ilvl w:val="0"/>
          <w:numId w:val="4"/>
        </w:numPr>
        <w:rPr>
          <w:del w:id="94" w:author="1" w:date="2026-09-22T12:59:00Z" w16du:dateUtc="2026-09-22T16:59:00Z"/>
        </w:rPr>
      </w:pPr>
      <w:del w:id="95" w:author="1" w:date="2026-09-22T12:59:00Z" w16du:dateUtc="2026-09-22T16:59:00Z">
        <w:r>
          <w:delText>Highlight Model Display Name changes you would like to have made.</w:delText>
        </w:r>
      </w:del>
    </w:p>
    <w:p w14:paraId="3E51AA6F" w14:textId="77777777" w:rsidR="00AE66CA" w:rsidRDefault="00AE66CA" w:rsidP="0063519C">
      <w:pPr>
        <w:pStyle w:val="ListParagraph"/>
        <w:numPr>
          <w:ilvl w:val="0"/>
          <w:numId w:val="4"/>
        </w:numPr>
        <w:rPr>
          <w:del w:id="96" w:author="1" w:date="2026-09-22T12:59:00Z" w16du:dateUtc="2026-09-22T16:59:00Z"/>
        </w:rPr>
      </w:pPr>
      <w:del w:id="97" w:author="1" w:date="2026-09-22T12:59:00Z" w16du:dateUtc="2026-09-22T16:59:00Z">
        <w:r>
          <w:delText>Indicate items that you want to remove from your price book.</w:delText>
        </w:r>
      </w:del>
    </w:p>
    <w:p w14:paraId="5E0438B1" w14:textId="77777777" w:rsidR="00AE66CA" w:rsidRDefault="00AE66CA" w:rsidP="0063519C">
      <w:pPr>
        <w:pStyle w:val="ListParagraph"/>
        <w:numPr>
          <w:ilvl w:val="0"/>
          <w:numId w:val="4"/>
        </w:numPr>
        <w:rPr>
          <w:del w:id="98" w:author="1" w:date="2026-09-22T12:59:00Z" w16du:dateUtc="2026-09-22T16:59:00Z"/>
        </w:rPr>
      </w:pPr>
      <w:del w:id="99" w:author="1" w:date="2026-09-22T12:59:00Z" w16du:dateUtc="2026-09-22T16:59:00Z">
        <w:r>
          <w:delText>Add additional models if needed</w:delText>
        </w:r>
      </w:del>
    </w:p>
    <w:p w14:paraId="62FFCC5E" w14:textId="77777777" w:rsidR="00AE66CA" w:rsidRDefault="00AE66CA" w:rsidP="00AE66CA">
      <w:pPr>
        <w:pStyle w:val="ListParagraph"/>
        <w:numPr>
          <w:ilvl w:val="0"/>
          <w:numId w:val="4"/>
        </w:numPr>
        <w:rPr>
          <w:del w:id="100" w:author="1" w:date="2026-09-22T12:59:00Z" w16du:dateUtc="2026-09-22T16:59:00Z"/>
        </w:rPr>
      </w:pPr>
      <w:del w:id="101" w:author="1" w:date="2026-09-22T12:59:00Z" w16du:dateUtc="2026-09-22T16:59:00Z">
        <w:r>
          <w:delText>Submit the document to Document Portal  – CSS will import the update sheet.</w:delText>
        </w:r>
      </w:del>
    </w:p>
    <w:p w14:paraId="0A502BD6" w14:textId="77777777" w:rsidR="00AE66CA" w:rsidRDefault="00AE66CA" w:rsidP="0063519C">
      <w:pPr>
        <w:pStyle w:val="ListParagraph"/>
        <w:numPr>
          <w:ilvl w:val="0"/>
          <w:numId w:val="4"/>
        </w:numPr>
        <w:rPr>
          <w:del w:id="102" w:author="1" w:date="2026-09-22T12:59:00Z" w16du:dateUtc="2026-09-22T16:59:00Z"/>
        </w:rPr>
      </w:pPr>
      <w:del w:id="103" w:author="1" w:date="2026-09-22T12:59:00Z" w16du:dateUtc="2026-09-22T16:59:00Z">
        <w:r>
          <w:delText>Note: The manage button allows you to make changes to the items that display in the app and allows you to add additional items as needed. Changes made with the manage button go live immediately.</w:delText>
        </w:r>
      </w:del>
    </w:p>
    <w:p w14:paraId="40AE639E" w14:textId="77777777" w:rsidR="00AE66CA" w:rsidRDefault="00AE66CA" w:rsidP="00AE66CA">
      <w:pPr>
        <w:rPr>
          <w:del w:id="104" w:author="1" w:date="2026-09-22T12:59:00Z" w16du:dateUtc="2026-09-22T16:59:00Z"/>
        </w:rPr>
      </w:pPr>
    </w:p>
    <w:p w14:paraId="7D308B0C" w14:textId="77777777" w:rsidR="00AE66CA" w:rsidRDefault="0063519C" w:rsidP="00AE66CA">
      <w:pPr>
        <w:rPr>
          <w:del w:id="105" w:author="1" w:date="2026-09-22T12:59:00Z" w16du:dateUtc="2026-09-22T16:59:00Z"/>
        </w:rPr>
      </w:pPr>
      <w:del w:id="106" w:author="1" w:date="2026-09-22T12:59:00Z" w16du:dateUtc="2026-09-22T16:59:00Z">
        <w:r>
          <w:fldChar w:fldCharType="begin">
            <w:ffData>
              <w:name w:val="Check3"/>
              <w:enabled/>
              <w:calcOnExit w:val="0"/>
              <w:checkBox>
                <w:sizeAuto/>
                <w:default w:val="0"/>
              </w:checkBox>
            </w:ffData>
          </w:fldChar>
        </w:r>
        <w:bookmarkStart w:id="107" w:name="Check3"/>
        <w:r>
          <w:delInstrText xml:space="preserve"> FORMCHECKBOX </w:delInstrText>
        </w:r>
        <w:r>
          <w:fldChar w:fldCharType="separate"/>
        </w:r>
        <w:r>
          <w:fldChar w:fldCharType="end"/>
        </w:r>
        <w:bookmarkEnd w:id="107"/>
        <w:r>
          <w:delText xml:space="preserve"> </w:delText>
        </w:r>
        <w:r w:rsidR="00AE66CA">
          <w:delText>Add-Ons/Services</w:delText>
        </w:r>
      </w:del>
    </w:p>
    <w:p w14:paraId="4A5345B8" w14:textId="77777777" w:rsidR="00AE66CA" w:rsidRDefault="00AE66CA" w:rsidP="0063519C">
      <w:pPr>
        <w:pStyle w:val="ListParagraph"/>
        <w:numPr>
          <w:ilvl w:val="0"/>
          <w:numId w:val="5"/>
        </w:numPr>
        <w:rPr>
          <w:del w:id="108" w:author="1" w:date="2026-09-22T12:59:00Z" w16du:dateUtc="2026-09-22T16:59:00Z"/>
        </w:rPr>
      </w:pPr>
      <w:del w:id="109" w:author="1" w:date="2026-09-22T12:59:00Z" w16du:dateUtc="2026-09-22T16:59:00Z">
        <w:r>
          <w:delText>Export the worksheet</w:delText>
        </w:r>
      </w:del>
    </w:p>
    <w:p w14:paraId="77A66F25" w14:textId="77777777" w:rsidR="00AE66CA" w:rsidRDefault="00AE66CA" w:rsidP="0063519C">
      <w:pPr>
        <w:pStyle w:val="ListParagraph"/>
        <w:numPr>
          <w:ilvl w:val="0"/>
          <w:numId w:val="5"/>
        </w:numPr>
        <w:rPr>
          <w:del w:id="110" w:author="1" w:date="2026-09-22T12:59:00Z" w16du:dateUtc="2026-09-22T16:59:00Z"/>
        </w:rPr>
      </w:pPr>
      <w:del w:id="111" w:author="1" w:date="2026-09-22T12:59:00Z" w16du:dateUtc="2026-09-22T16:59:00Z">
        <w:r>
          <w:delText>Highlight Model Display Name changes you would like to have made.</w:delText>
        </w:r>
      </w:del>
    </w:p>
    <w:p w14:paraId="4702CD56" w14:textId="77777777" w:rsidR="00AE66CA" w:rsidRDefault="00AE66CA" w:rsidP="0063519C">
      <w:pPr>
        <w:pStyle w:val="ListParagraph"/>
        <w:numPr>
          <w:ilvl w:val="0"/>
          <w:numId w:val="5"/>
        </w:numPr>
        <w:rPr>
          <w:del w:id="112" w:author="1" w:date="2026-09-22T12:59:00Z" w16du:dateUtc="2026-09-22T16:59:00Z"/>
        </w:rPr>
      </w:pPr>
      <w:del w:id="113" w:author="1" w:date="2026-09-22T12:59:00Z" w16du:dateUtc="2026-09-22T16:59:00Z">
        <w:r>
          <w:delText>Indicate items that you want to remove from your price book.</w:delText>
        </w:r>
      </w:del>
    </w:p>
    <w:p w14:paraId="518C2F7D" w14:textId="77777777" w:rsidR="00AE66CA" w:rsidRDefault="00AE66CA" w:rsidP="0063519C">
      <w:pPr>
        <w:pStyle w:val="ListParagraph"/>
        <w:numPr>
          <w:ilvl w:val="0"/>
          <w:numId w:val="5"/>
        </w:numPr>
        <w:rPr>
          <w:del w:id="114" w:author="1" w:date="2026-09-22T12:59:00Z" w16du:dateUtc="2026-09-22T16:59:00Z"/>
        </w:rPr>
      </w:pPr>
      <w:del w:id="115" w:author="1" w:date="2026-09-22T12:59:00Z" w16du:dateUtc="2026-09-22T16:59:00Z">
        <w:r>
          <w:delText>Add additional services if needed</w:delText>
        </w:r>
      </w:del>
    </w:p>
    <w:p w14:paraId="0A06A0AF" w14:textId="77777777" w:rsidR="00AE66CA" w:rsidRDefault="00AE66CA" w:rsidP="0063519C">
      <w:pPr>
        <w:pStyle w:val="ListParagraph"/>
        <w:numPr>
          <w:ilvl w:val="0"/>
          <w:numId w:val="5"/>
        </w:numPr>
        <w:rPr>
          <w:del w:id="116" w:author="1" w:date="2026-09-22T12:59:00Z" w16du:dateUtc="2026-09-22T16:59:00Z"/>
        </w:rPr>
      </w:pPr>
      <w:del w:id="117" w:author="1" w:date="2026-09-22T12:59:00Z" w16du:dateUtc="2026-09-22T16:59:00Z">
        <w:r>
          <w:delText>Submit the document to Document Portal – CSS will import the update sheet.</w:delText>
        </w:r>
      </w:del>
    </w:p>
    <w:p w14:paraId="3B4F1DFC" w14:textId="77777777" w:rsidR="00AE66CA" w:rsidRDefault="00AE66CA" w:rsidP="0063519C">
      <w:pPr>
        <w:rPr>
          <w:del w:id="118" w:author="1" w:date="2026-09-22T12:59:00Z" w16du:dateUtc="2026-09-22T16:59:00Z"/>
        </w:rPr>
      </w:pPr>
    </w:p>
    <w:p w14:paraId="653E202A" w14:textId="77777777" w:rsidR="00AE66CA" w:rsidRDefault="00AE66CA" w:rsidP="00AE66CA">
      <w:pPr>
        <w:pStyle w:val="ListParagraph"/>
        <w:numPr>
          <w:ilvl w:val="0"/>
          <w:numId w:val="5"/>
        </w:numPr>
        <w:rPr>
          <w:del w:id="119" w:author="1" w:date="2026-09-22T12:59:00Z" w16du:dateUtc="2026-09-22T16:59:00Z"/>
        </w:rPr>
      </w:pPr>
      <w:del w:id="120" w:author="1" w:date="2026-09-22T12:59:00Z" w16du:dateUtc="2026-09-22T16:59:00Z">
        <w:r>
          <w:delText>Note: The manage button allows you to make changes to the items that display in the app and allows you to add additional items as needed. Changes made with the manage button go live immediately.</w:delText>
        </w:r>
      </w:del>
    </w:p>
    <w:p w14:paraId="1B64E060" w14:textId="77777777" w:rsidR="00F469DF" w:rsidRDefault="00F469DF" w:rsidP="00AE66CA">
      <w:pPr>
        <w:rPr>
          <w:del w:id="121" w:author="1" w:date="2026-09-22T12:59:00Z" w16du:dateUtc="2026-09-22T16:59:00Z"/>
          <w:u w:val="single"/>
        </w:rPr>
      </w:pPr>
    </w:p>
    <w:p w14:paraId="080072AF" w14:textId="77777777" w:rsidR="00AE66CA" w:rsidRPr="005466F7" w:rsidRDefault="00AE66CA" w:rsidP="00AE66CA">
      <w:pPr>
        <w:rPr>
          <w:del w:id="122" w:author="1" w:date="2026-09-22T12:59:00Z" w16du:dateUtc="2026-09-22T16:59:00Z"/>
          <w:u w:val="single"/>
        </w:rPr>
      </w:pPr>
      <w:del w:id="123" w:author="1" w:date="2026-09-22T12:59:00Z" w16du:dateUtc="2026-09-22T16:59:00Z">
        <w:r w:rsidRPr="005466F7">
          <w:rPr>
            <w:u w:val="single"/>
          </w:rPr>
          <w:delText>Pricing</w:delText>
        </w:r>
      </w:del>
    </w:p>
    <w:p w14:paraId="143C52B5" w14:textId="77777777" w:rsidR="00AE66CA" w:rsidRDefault="00AE66CA" w:rsidP="00AE66CA">
      <w:pPr>
        <w:rPr>
          <w:del w:id="124" w:author="1" w:date="2026-09-22T12:59:00Z" w16du:dateUtc="2026-09-22T16:59:00Z"/>
        </w:rPr>
      </w:pPr>
    </w:p>
    <w:p w14:paraId="693DA6E5" w14:textId="77777777" w:rsidR="00AE66CA" w:rsidRDefault="00F469DF" w:rsidP="00F469DF">
      <w:pPr>
        <w:rPr>
          <w:del w:id="125" w:author="1" w:date="2026-09-22T12:59:00Z" w16du:dateUtc="2026-09-22T16:59:00Z"/>
        </w:rPr>
      </w:pPr>
      <w:del w:id="126" w:author="1" w:date="2026-09-22T12:59:00Z" w16du:dateUtc="2026-09-22T16:59:00Z">
        <w:r>
          <w:fldChar w:fldCharType="begin">
            <w:ffData>
              <w:name w:val="Check12"/>
              <w:enabled/>
              <w:calcOnExit w:val="0"/>
              <w:checkBox>
                <w:sizeAuto/>
                <w:default w:val="0"/>
              </w:checkBox>
            </w:ffData>
          </w:fldChar>
        </w:r>
        <w:bookmarkStart w:id="127" w:name="Check12"/>
        <w:r>
          <w:delInstrText xml:space="preserve"> FORMCHECKBOX </w:delInstrText>
        </w:r>
        <w:r>
          <w:fldChar w:fldCharType="separate"/>
        </w:r>
        <w:r>
          <w:fldChar w:fldCharType="end"/>
        </w:r>
        <w:bookmarkEnd w:id="127"/>
        <w:r>
          <w:delText xml:space="preserve"> </w:delText>
        </w:r>
        <w:r w:rsidR="00AE66CA">
          <w:delText>Set tax rate</w:delText>
        </w:r>
      </w:del>
    </w:p>
    <w:p w14:paraId="7D38816B" w14:textId="77777777" w:rsidR="00F469DF" w:rsidRDefault="00F469DF" w:rsidP="00F469DF">
      <w:pPr>
        <w:rPr>
          <w:del w:id="128" w:author="1" w:date="2026-09-22T12:59:00Z" w16du:dateUtc="2026-09-22T16:59:00Z"/>
        </w:rPr>
      </w:pPr>
    </w:p>
    <w:p w14:paraId="7BC9EB17" w14:textId="77777777" w:rsidR="00AE66CA" w:rsidRDefault="00F469DF" w:rsidP="00F469DF">
      <w:pPr>
        <w:rPr>
          <w:del w:id="129" w:author="1" w:date="2026-09-22T12:59:00Z" w16du:dateUtc="2026-09-22T16:59:00Z"/>
        </w:rPr>
      </w:pPr>
      <w:del w:id="130" w:author="1" w:date="2026-09-22T12:59:00Z" w16du:dateUtc="2026-09-22T16:59:00Z">
        <w:r>
          <w:fldChar w:fldCharType="begin">
            <w:ffData>
              <w:name w:val="Check13"/>
              <w:enabled/>
              <w:calcOnExit w:val="0"/>
              <w:checkBox>
                <w:sizeAuto/>
                <w:default w:val="0"/>
              </w:checkBox>
            </w:ffData>
          </w:fldChar>
        </w:r>
        <w:bookmarkStart w:id="131" w:name="Check13"/>
        <w:r>
          <w:delInstrText xml:space="preserve"> FORMCHECKBOX </w:delInstrText>
        </w:r>
        <w:r>
          <w:fldChar w:fldCharType="separate"/>
        </w:r>
        <w:r>
          <w:fldChar w:fldCharType="end"/>
        </w:r>
        <w:bookmarkEnd w:id="131"/>
        <w:r>
          <w:delText xml:space="preserve"> </w:delText>
        </w:r>
        <w:r w:rsidR="00AE66CA">
          <w:delText>Set Desired Margin</w:delText>
        </w:r>
      </w:del>
    </w:p>
    <w:p w14:paraId="0C4CD010" w14:textId="77777777" w:rsidR="00272054" w:rsidRDefault="00272054" w:rsidP="00AE66CA">
      <w:pPr>
        <w:rPr>
          <w:del w:id="132" w:author="1" w:date="2026-09-22T12:59:00Z" w16du:dateUtc="2026-09-22T16:59:00Z"/>
        </w:rPr>
      </w:pPr>
    </w:p>
    <w:p w14:paraId="79D6AF48" w14:textId="77777777" w:rsidR="00AE66CA" w:rsidRDefault="00AE66CA" w:rsidP="00AE66CA">
      <w:pPr>
        <w:rPr>
          <w:del w:id="133" w:author="1" w:date="2026-09-22T12:59:00Z" w16du:dateUtc="2026-09-22T16:59:00Z"/>
        </w:rPr>
      </w:pPr>
      <w:del w:id="134" w:author="1" w:date="2026-09-22T12:59:00Z" w16du:dateUtc="2026-09-22T16:59:00Z">
        <w:r>
          <w:delText>Cost</w:delText>
        </w:r>
      </w:del>
    </w:p>
    <w:p w14:paraId="3C0F4336" w14:textId="77777777" w:rsidR="00F469DF" w:rsidRDefault="00F469DF" w:rsidP="00F469DF">
      <w:pPr>
        <w:rPr>
          <w:del w:id="135" w:author="1" w:date="2026-09-22T12:59:00Z" w16du:dateUtc="2026-09-22T16:59:00Z"/>
        </w:rPr>
      </w:pPr>
    </w:p>
    <w:p w14:paraId="30923161" w14:textId="77777777" w:rsidR="00AE66CA" w:rsidRDefault="00F42698" w:rsidP="00F469DF">
      <w:pPr>
        <w:rPr>
          <w:del w:id="136" w:author="1" w:date="2026-09-22T12:59:00Z" w16du:dateUtc="2026-09-22T16:59:00Z"/>
        </w:rPr>
      </w:pPr>
      <w:del w:id="137" w:author="1" w:date="2026-09-22T12:59:00Z" w16du:dateUtc="2026-09-22T16:59:00Z">
        <w:r>
          <w:fldChar w:fldCharType="begin">
            <w:ffData>
              <w:name w:val="Check14"/>
              <w:enabled/>
              <w:calcOnExit w:val="0"/>
              <w:checkBox>
                <w:sizeAuto/>
                <w:default w:val="0"/>
              </w:checkBox>
            </w:ffData>
          </w:fldChar>
        </w:r>
        <w:bookmarkStart w:id="138" w:name="Check14"/>
        <w:r>
          <w:delInstrText xml:space="preserve"> FORMCHECKBOX </w:delInstrText>
        </w:r>
        <w:r>
          <w:fldChar w:fldCharType="separate"/>
        </w:r>
        <w:r>
          <w:fldChar w:fldCharType="end"/>
        </w:r>
        <w:bookmarkEnd w:id="138"/>
        <w:r>
          <w:delText xml:space="preserve"> </w:delText>
        </w:r>
        <w:r w:rsidR="00AE66CA">
          <w:delText xml:space="preserve">Install Kits: Set standard install kit $ amount </w:delText>
        </w:r>
        <w:r w:rsidR="00F469DF">
          <w:delText xml:space="preserve">for </w:delText>
        </w:r>
        <w:r w:rsidR="00AE66CA">
          <w:delText xml:space="preserve">each equipment type in your </w:delText>
        </w:r>
        <w:r>
          <w:delText>price book</w:delText>
        </w:r>
        <w:r w:rsidR="00AE66CA">
          <w:delText xml:space="preserve">. </w:delText>
        </w:r>
      </w:del>
    </w:p>
    <w:p w14:paraId="737D2A01" w14:textId="77777777" w:rsidR="00520715" w:rsidRDefault="00520715" w:rsidP="00F469DF">
      <w:pPr>
        <w:rPr>
          <w:del w:id="139" w:author="1" w:date="2026-09-22T12:59:00Z" w16du:dateUtc="2026-09-22T16:59:00Z"/>
        </w:rPr>
      </w:pPr>
    </w:p>
    <w:p w14:paraId="23C16B6A" w14:textId="77777777" w:rsidR="00AE66CA" w:rsidRDefault="0063519C" w:rsidP="00AE66CA">
      <w:pPr>
        <w:rPr>
          <w:del w:id="140" w:author="1" w:date="2026-09-22T12:59:00Z" w16du:dateUtc="2026-09-22T16:59:00Z"/>
        </w:rPr>
      </w:pPr>
      <w:del w:id="141" w:author="1" w:date="2026-09-22T12:59:00Z" w16du:dateUtc="2026-09-22T16:59:00Z">
        <w:r>
          <w:fldChar w:fldCharType="begin">
            <w:ffData>
              <w:name w:val="Check7"/>
              <w:enabled/>
              <w:calcOnExit w:val="0"/>
              <w:checkBox>
                <w:sizeAuto/>
                <w:default w:val="0"/>
              </w:checkBox>
            </w:ffData>
          </w:fldChar>
        </w:r>
        <w:bookmarkStart w:id="142" w:name="Check7"/>
        <w:r>
          <w:delInstrText xml:space="preserve"> FORMCHECKBOX </w:delInstrText>
        </w:r>
        <w:r>
          <w:fldChar w:fldCharType="separate"/>
        </w:r>
        <w:r>
          <w:fldChar w:fldCharType="end"/>
        </w:r>
        <w:bookmarkEnd w:id="142"/>
        <w:r>
          <w:delText xml:space="preserve"> </w:delText>
        </w:r>
        <w:r w:rsidR="00AE66CA">
          <w:delText>Manage Kits</w:delText>
        </w:r>
        <w:r w:rsidR="00272054">
          <w:delText xml:space="preserve"> Button</w:delText>
        </w:r>
        <w:r w:rsidR="00F469DF">
          <w:delText xml:space="preserve"> (</w:delText>
        </w:r>
        <w:r w:rsidR="00562F12">
          <w:delText>Install Manager Pro option if purchased</w:delText>
        </w:r>
        <w:r w:rsidR="00F469DF">
          <w:delText>)</w:delText>
        </w:r>
      </w:del>
    </w:p>
    <w:p w14:paraId="4E428F82" w14:textId="77777777" w:rsidR="00272054" w:rsidRDefault="00272054" w:rsidP="00AE66CA">
      <w:pPr>
        <w:pStyle w:val="ListParagraph"/>
        <w:numPr>
          <w:ilvl w:val="0"/>
          <w:numId w:val="7"/>
        </w:numPr>
        <w:rPr>
          <w:del w:id="143" w:author="1" w:date="2026-09-22T12:59:00Z" w16du:dateUtc="2026-09-22T16:59:00Z"/>
        </w:rPr>
      </w:pPr>
      <w:del w:id="144" w:author="1" w:date="2026-09-22T12:59:00Z" w16du:dateUtc="2026-09-22T16:59:00Z">
        <w:r>
          <w:delText>Each equipment type in your price book has an install kit. Accessories and Add-Ons do not have an install kit</w:delText>
        </w:r>
        <w:r w:rsidR="0067216D">
          <w:delText>s.</w:delText>
        </w:r>
      </w:del>
    </w:p>
    <w:p w14:paraId="6A884B6F" w14:textId="77777777" w:rsidR="00F92B96" w:rsidRDefault="00F92B96" w:rsidP="00AE66CA">
      <w:pPr>
        <w:pStyle w:val="ListParagraph"/>
        <w:numPr>
          <w:ilvl w:val="0"/>
          <w:numId w:val="7"/>
        </w:numPr>
        <w:rPr>
          <w:del w:id="145" w:author="1" w:date="2026-09-22T12:59:00Z" w16du:dateUtc="2026-09-22T16:59:00Z"/>
        </w:rPr>
      </w:pPr>
      <w:del w:id="146" w:author="1" w:date="2026-09-22T12:59:00Z" w16du:dateUtc="2026-09-22T16:59:00Z">
        <w:r>
          <w:delText>Each equipment type contains Categories. Categories can be optional, recommended or mandatory.</w:delText>
        </w:r>
      </w:del>
    </w:p>
    <w:p w14:paraId="09C2E008" w14:textId="77777777" w:rsidR="00F92B96" w:rsidRDefault="00F92B96" w:rsidP="00AE66CA">
      <w:pPr>
        <w:pStyle w:val="ListParagraph"/>
        <w:numPr>
          <w:ilvl w:val="0"/>
          <w:numId w:val="7"/>
        </w:numPr>
        <w:rPr>
          <w:del w:id="147" w:author="1" w:date="2026-09-22T12:59:00Z" w16du:dateUtc="2026-09-22T16:59:00Z"/>
        </w:rPr>
      </w:pPr>
      <w:del w:id="148" w:author="1" w:date="2026-09-22T12:59:00Z" w16du:dateUtc="2026-09-22T16:59:00Z">
        <w:r>
          <w:delText>Categories contain kit items</w:delText>
        </w:r>
      </w:del>
    </w:p>
    <w:p w14:paraId="14194C4E" w14:textId="77777777" w:rsidR="00AE66CA" w:rsidRDefault="00272054" w:rsidP="0063519C">
      <w:pPr>
        <w:pStyle w:val="ListParagraph"/>
        <w:numPr>
          <w:ilvl w:val="0"/>
          <w:numId w:val="7"/>
        </w:numPr>
        <w:rPr>
          <w:del w:id="149" w:author="1" w:date="2026-09-22T12:59:00Z" w16du:dateUtc="2026-09-22T16:59:00Z"/>
        </w:rPr>
      </w:pPr>
      <w:del w:id="150" w:author="1" w:date="2026-09-22T12:59:00Z" w16du:dateUtc="2026-09-22T16:59:00Z">
        <w:r>
          <w:delText xml:space="preserve">If you have a lot of changes to make </w:delText>
        </w:r>
        <w:r w:rsidR="00AE66CA">
          <w:delText xml:space="preserve">Export </w:delText>
        </w:r>
        <w:r>
          <w:delText>Kit items</w:delText>
        </w:r>
        <w:r w:rsidR="00F92B96">
          <w:delText xml:space="preserve"> worksheet</w:delText>
        </w:r>
        <w:r>
          <w:delText>. Indicate items that you would like to have removed</w:delText>
        </w:r>
      </w:del>
    </w:p>
    <w:p w14:paraId="2991050F" w14:textId="77777777" w:rsidR="00331438" w:rsidRDefault="00331438" w:rsidP="00331438">
      <w:pPr>
        <w:pStyle w:val="ListParagraph"/>
        <w:numPr>
          <w:ilvl w:val="0"/>
          <w:numId w:val="7"/>
        </w:numPr>
        <w:rPr>
          <w:del w:id="151" w:author="1" w:date="2026-09-22T12:59:00Z" w16du:dateUtc="2026-09-22T16:59:00Z"/>
        </w:rPr>
      </w:pPr>
      <w:del w:id="152" w:author="1" w:date="2026-09-22T12:59:00Z" w16du:dateUtc="2026-09-22T16:59:00Z">
        <w:r>
          <w:delText>Submit the document to Document Portal – CSS will import the update sheet.</w:delText>
        </w:r>
      </w:del>
    </w:p>
    <w:p w14:paraId="3B7BD72F" w14:textId="77777777" w:rsidR="00272054" w:rsidRDefault="00272054" w:rsidP="00AE66CA">
      <w:pPr>
        <w:pStyle w:val="ListParagraph"/>
        <w:numPr>
          <w:ilvl w:val="0"/>
          <w:numId w:val="7"/>
        </w:numPr>
        <w:rPr>
          <w:del w:id="153" w:author="1" w:date="2026-09-22T12:59:00Z" w16du:dateUtc="2026-09-22T16:59:00Z"/>
        </w:rPr>
      </w:pPr>
      <w:del w:id="154" w:author="1" w:date="2026-09-22T12:59:00Z" w16du:dateUtc="2026-09-22T16:59:00Z">
        <w:r>
          <w:delText>Manage Install Kits allows you to make changes that go live automatically. You can add additional items and change what is currently loaded.</w:delText>
        </w:r>
      </w:del>
    </w:p>
    <w:p w14:paraId="18FAEB89" w14:textId="77777777" w:rsidR="00AE66CA" w:rsidRDefault="00AE66CA" w:rsidP="00AE66CA">
      <w:pPr>
        <w:rPr>
          <w:del w:id="155" w:author="1" w:date="2026-09-22T12:59:00Z" w16du:dateUtc="2026-09-22T16:59:00Z"/>
        </w:rPr>
      </w:pPr>
    </w:p>
    <w:p w14:paraId="6D2AA8DB" w14:textId="77777777" w:rsidR="00AE66CA" w:rsidRDefault="0063519C" w:rsidP="00AE66CA">
      <w:pPr>
        <w:rPr>
          <w:del w:id="156" w:author="1" w:date="2026-09-22T12:59:00Z" w16du:dateUtc="2026-09-22T16:59:00Z"/>
        </w:rPr>
      </w:pPr>
      <w:del w:id="157" w:author="1" w:date="2026-09-22T12:59:00Z" w16du:dateUtc="2026-09-22T16:59:00Z">
        <w:r>
          <w:fldChar w:fldCharType="begin">
            <w:ffData>
              <w:name w:val="Check8"/>
              <w:enabled/>
              <w:calcOnExit w:val="0"/>
              <w:checkBox>
                <w:sizeAuto/>
                <w:default w:val="0"/>
              </w:checkBox>
            </w:ffData>
          </w:fldChar>
        </w:r>
        <w:bookmarkStart w:id="158" w:name="Check8"/>
        <w:r>
          <w:delInstrText xml:space="preserve"> FORMCHECKBOX </w:delInstrText>
        </w:r>
        <w:r>
          <w:fldChar w:fldCharType="separate"/>
        </w:r>
        <w:r>
          <w:fldChar w:fldCharType="end"/>
        </w:r>
        <w:bookmarkEnd w:id="158"/>
        <w:r>
          <w:delText xml:space="preserve"> </w:delText>
        </w:r>
        <w:r w:rsidR="00AE66CA">
          <w:delText>Labor: Set standard labor</w:delText>
        </w:r>
        <w:r w:rsidR="00F469DF">
          <w:delText xml:space="preserve"> $/hr and number of hrs. </w:delText>
        </w:r>
        <w:r w:rsidR="00AE66CA">
          <w:delText xml:space="preserve"> for each equipment type. </w:delText>
        </w:r>
      </w:del>
    </w:p>
    <w:p w14:paraId="189CBB58" w14:textId="77777777" w:rsidR="000A5AFD" w:rsidRDefault="000A5AFD" w:rsidP="00AE66CA">
      <w:pPr>
        <w:rPr>
          <w:del w:id="159" w:author="1" w:date="2026-09-22T12:59:00Z" w16du:dateUtc="2026-09-22T16:59:00Z"/>
        </w:rPr>
      </w:pPr>
    </w:p>
    <w:p w14:paraId="4FCBD418" w14:textId="77777777" w:rsidR="0063519C" w:rsidRDefault="0063519C" w:rsidP="00AE66CA">
      <w:pPr>
        <w:rPr>
          <w:del w:id="160" w:author="1" w:date="2026-09-22T12:59:00Z" w16du:dateUtc="2026-09-22T16:59:00Z"/>
        </w:rPr>
      </w:pPr>
      <w:del w:id="161" w:author="1" w:date="2026-09-22T12:59:00Z" w16du:dateUtc="2026-09-22T16:59:00Z">
        <w:r>
          <w:fldChar w:fldCharType="begin">
            <w:ffData>
              <w:name w:val="Check9"/>
              <w:enabled/>
              <w:calcOnExit w:val="0"/>
              <w:checkBox>
                <w:sizeAuto/>
                <w:default w:val="0"/>
              </w:checkBox>
            </w:ffData>
          </w:fldChar>
        </w:r>
        <w:bookmarkStart w:id="162" w:name="Check9"/>
        <w:r>
          <w:delInstrText xml:space="preserve"> FORMCHECKBOX </w:delInstrText>
        </w:r>
        <w:r>
          <w:fldChar w:fldCharType="separate"/>
        </w:r>
        <w:r>
          <w:fldChar w:fldCharType="end"/>
        </w:r>
        <w:bookmarkEnd w:id="162"/>
        <w:r>
          <w:delText xml:space="preserve"> </w:delText>
        </w:r>
        <w:r w:rsidR="00EC0FBA">
          <w:delText>Labor Options Button</w:delText>
        </w:r>
        <w:r w:rsidR="0031284C">
          <w:delText xml:space="preserve"> (Install Manager Pro </w:delText>
        </w:r>
        <w:r w:rsidR="00562F12">
          <w:delText>option if purchased</w:delText>
        </w:r>
        <w:r w:rsidR="0031284C">
          <w:delText>)</w:delText>
        </w:r>
      </w:del>
    </w:p>
    <w:p w14:paraId="59946E3D" w14:textId="77777777" w:rsidR="00272054" w:rsidRDefault="00EC0FBA" w:rsidP="0063519C">
      <w:pPr>
        <w:pStyle w:val="ListParagraph"/>
        <w:numPr>
          <w:ilvl w:val="0"/>
          <w:numId w:val="10"/>
        </w:numPr>
        <w:rPr>
          <w:del w:id="163" w:author="1" w:date="2026-09-22T12:59:00Z" w16du:dateUtc="2026-09-22T16:59:00Z"/>
        </w:rPr>
      </w:pPr>
      <w:del w:id="164" w:author="1" w:date="2026-09-22T12:59:00Z" w16du:dateUtc="2026-09-22T16:59:00Z">
        <w:r>
          <w:delText xml:space="preserve">Labor options are commonly used to adjust the amount of time applied to a piece of equipment based on the difficulty of the job. i.e. Crawl Space, Attic, etc. </w:delText>
        </w:r>
      </w:del>
    </w:p>
    <w:p w14:paraId="2E560BFA" w14:textId="77777777" w:rsidR="0063519C" w:rsidRDefault="00EC0FBA" w:rsidP="0063519C">
      <w:pPr>
        <w:pStyle w:val="ListParagraph"/>
        <w:numPr>
          <w:ilvl w:val="0"/>
          <w:numId w:val="10"/>
        </w:numPr>
        <w:rPr>
          <w:del w:id="165" w:author="1" w:date="2026-09-22T12:59:00Z" w16du:dateUtc="2026-09-22T16:59:00Z"/>
        </w:rPr>
      </w:pPr>
      <w:del w:id="166" w:author="1" w:date="2026-09-22T12:59:00Z" w16du:dateUtc="2026-09-22T16:59:00Z">
        <w:r>
          <w:delText>Install Button in the App displays the standard labor amount. Sales can select a different labor option while building the quote.</w:delText>
        </w:r>
      </w:del>
    </w:p>
    <w:p w14:paraId="36164C4A" w14:textId="77777777" w:rsidR="00EC0FBA" w:rsidRDefault="00EC0FBA" w:rsidP="0063519C">
      <w:pPr>
        <w:pStyle w:val="ListParagraph"/>
        <w:numPr>
          <w:ilvl w:val="0"/>
          <w:numId w:val="10"/>
        </w:numPr>
        <w:rPr>
          <w:del w:id="167" w:author="1" w:date="2026-09-22T12:59:00Z" w16du:dateUtc="2026-09-22T16:59:00Z"/>
        </w:rPr>
      </w:pPr>
      <w:del w:id="168" w:author="1" w:date="2026-09-22T12:59:00Z" w16du:dateUtc="2026-09-22T16:59:00Z">
        <w:r>
          <w:delText>Labor options are built out for equipment only. If you need labor and labor options for accessories or add-ons, a business rule would need to be added for the equipment type.</w:delText>
        </w:r>
      </w:del>
    </w:p>
    <w:p w14:paraId="10797DE4" w14:textId="77777777" w:rsidR="00EC0FBA" w:rsidRDefault="00EC0FBA" w:rsidP="00AE66CA">
      <w:pPr>
        <w:rPr>
          <w:del w:id="169" w:author="1" w:date="2026-09-22T12:59:00Z" w16du:dateUtc="2026-09-22T16:59:00Z"/>
        </w:rPr>
      </w:pPr>
    </w:p>
    <w:p w14:paraId="1FDF407D" w14:textId="77777777" w:rsidR="00EC0FBA" w:rsidRDefault="0063519C" w:rsidP="00AE66CA">
      <w:pPr>
        <w:rPr>
          <w:del w:id="170" w:author="1" w:date="2026-09-22T12:59:00Z" w16du:dateUtc="2026-09-22T16:59:00Z"/>
        </w:rPr>
      </w:pPr>
      <w:del w:id="171" w:author="1" w:date="2026-09-22T12:59:00Z" w16du:dateUtc="2026-09-22T16:59:00Z">
        <w:r>
          <w:fldChar w:fldCharType="begin">
            <w:ffData>
              <w:name w:val="Check10"/>
              <w:enabled/>
              <w:calcOnExit w:val="0"/>
              <w:checkBox>
                <w:sizeAuto/>
                <w:default w:val="0"/>
              </w:checkBox>
            </w:ffData>
          </w:fldChar>
        </w:r>
        <w:bookmarkStart w:id="172" w:name="Check10"/>
        <w:r>
          <w:delInstrText xml:space="preserve"> FORMCHECKBOX </w:delInstrText>
        </w:r>
        <w:r>
          <w:fldChar w:fldCharType="separate"/>
        </w:r>
        <w:r>
          <w:fldChar w:fldCharType="end"/>
        </w:r>
        <w:bookmarkEnd w:id="172"/>
        <w:r>
          <w:delText xml:space="preserve"> </w:delText>
        </w:r>
        <w:r w:rsidR="00EC0FBA">
          <w:delText>Pricing Adjustments:</w:delText>
        </w:r>
      </w:del>
    </w:p>
    <w:p w14:paraId="52B9B8C7" w14:textId="77777777" w:rsidR="00EC0FBA" w:rsidRDefault="00EC0FBA" w:rsidP="0063519C">
      <w:pPr>
        <w:pStyle w:val="ListParagraph"/>
        <w:numPr>
          <w:ilvl w:val="0"/>
          <w:numId w:val="9"/>
        </w:numPr>
        <w:rPr>
          <w:del w:id="173" w:author="1" w:date="2026-09-22T12:59:00Z" w16du:dateUtc="2026-09-22T16:59:00Z"/>
        </w:rPr>
      </w:pPr>
      <w:del w:id="174" w:author="1" w:date="2026-09-22T12:59:00Z" w16du:dateUtc="2026-09-22T16:59:00Z">
        <w:r>
          <w:delText>Commonly used for commissions. Commissions are applied after the Margin is applied to cost of equipment, Install kits and Labor.</w:delText>
        </w:r>
      </w:del>
    </w:p>
    <w:p w14:paraId="39F27B11" w14:textId="77777777" w:rsidR="0063519C" w:rsidRDefault="0063519C" w:rsidP="0063519C">
      <w:pPr>
        <w:pStyle w:val="ListParagraph"/>
        <w:numPr>
          <w:ilvl w:val="0"/>
          <w:numId w:val="9"/>
        </w:numPr>
        <w:rPr>
          <w:del w:id="175" w:author="1" w:date="2026-09-22T12:59:00Z" w16du:dateUtc="2026-09-22T16:59:00Z"/>
        </w:rPr>
      </w:pPr>
      <w:del w:id="176" w:author="1" w:date="2026-09-22T12:59:00Z" w16du:dateUtc="2026-09-22T16:59:00Z">
        <w:r>
          <w:delText xml:space="preserve">Pricing adjustments only apply to items where the price is </w:delText>
        </w:r>
        <w:r w:rsidRPr="0063519C">
          <w:rPr>
            <w:b/>
          </w:rPr>
          <w:delText>calculated</w:delText>
        </w:r>
        <w:r>
          <w:rPr>
            <w:b/>
          </w:rPr>
          <w:delText xml:space="preserve"> </w:delText>
        </w:r>
        <w:r>
          <w:delText>using the business rules.</w:delText>
        </w:r>
      </w:del>
    </w:p>
    <w:p w14:paraId="26680DAC" w14:textId="77777777" w:rsidR="00EC0FBA" w:rsidRDefault="00EC0FBA" w:rsidP="00AE66CA">
      <w:pPr>
        <w:rPr>
          <w:del w:id="177" w:author="1" w:date="2026-09-22T12:59:00Z" w16du:dateUtc="2026-09-22T16:59:00Z"/>
        </w:rPr>
      </w:pPr>
    </w:p>
    <w:p w14:paraId="00E158CE" w14:textId="77777777" w:rsidR="00EC0FBA" w:rsidRDefault="0063519C" w:rsidP="00AE66CA">
      <w:pPr>
        <w:rPr>
          <w:del w:id="178" w:author="1" w:date="2026-09-22T12:59:00Z" w16du:dateUtc="2026-09-22T16:59:00Z"/>
        </w:rPr>
      </w:pPr>
      <w:del w:id="179" w:author="1" w:date="2026-09-22T12:59:00Z" w16du:dateUtc="2026-09-22T16:59:00Z">
        <w:r>
          <w:fldChar w:fldCharType="begin">
            <w:ffData>
              <w:name w:val="Check11"/>
              <w:enabled/>
              <w:calcOnExit w:val="0"/>
              <w:checkBox>
                <w:sizeAuto/>
                <w:default w:val="0"/>
              </w:checkBox>
            </w:ffData>
          </w:fldChar>
        </w:r>
        <w:bookmarkStart w:id="180" w:name="Check11"/>
        <w:r>
          <w:delInstrText xml:space="preserve"> FORMCHECKBOX </w:delInstrText>
        </w:r>
        <w:r>
          <w:fldChar w:fldCharType="separate"/>
        </w:r>
        <w:r>
          <w:fldChar w:fldCharType="end"/>
        </w:r>
        <w:bookmarkEnd w:id="180"/>
        <w:r>
          <w:delText xml:space="preserve"> </w:delText>
        </w:r>
        <w:r w:rsidR="00EC0FBA">
          <w:delText>Overall Job Costs:</w:delText>
        </w:r>
      </w:del>
    </w:p>
    <w:p w14:paraId="601877BA" w14:textId="77777777" w:rsidR="00EC0FBA" w:rsidRDefault="00EC0FBA" w:rsidP="0063519C">
      <w:pPr>
        <w:pStyle w:val="ListParagraph"/>
        <w:numPr>
          <w:ilvl w:val="0"/>
          <w:numId w:val="8"/>
        </w:numPr>
        <w:rPr>
          <w:del w:id="181" w:author="1" w:date="2026-09-22T12:59:00Z" w16du:dateUtc="2026-09-22T16:59:00Z"/>
        </w:rPr>
      </w:pPr>
      <w:del w:id="182" w:author="1" w:date="2026-09-22T12:59:00Z" w16du:dateUtc="2026-09-22T16:59:00Z">
        <w:r>
          <w:delText xml:space="preserve">This section is commonly used for items that apply to the entire Option when selected. (i.e. permits, extra labor, duct testing). Margins </w:delText>
        </w:r>
        <w:r w:rsidR="00F92B96">
          <w:delText xml:space="preserve">and labor </w:delText>
        </w:r>
        <w:r>
          <w:delText xml:space="preserve">are set to each </w:delText>
        </w:r>
        <w:r w:rsidR="00F92B96">
          <w:delText xml:space="preserve">line </w:delText>
        </w:r>
        <w:r>
          <w:delText>item in this section.</w:delText>
        </w:r>
      </w:del>
    </w:p>
    <w:p w14:paraId="25B610CF" w14:textId="77777777" w:rsidR="0098020B" w:rsidRDefault="0098020B" w:rsidP="0098020B">
      <w:pPr>
        <w:rPr>
          <w:del w:id="183" w:author="1" w:date="2026-09-22T12:59:00Z" w16du:dateUtc="2026-09-22T16:59:00Z"/>
        </w:rPr>
      </w:pPr>
    </w:p>
    <w:p w14:paraId="54AFAC44" w14:textId="77777777" w:rsidR="0098020B" w:rsidRPr="0098020B" w:rsidRDefault="0098020B" w:rsidP="0098020B">
      <w:pPr>
        <w:shd w:val="clear" w:color="auto" w:fill="FFFFFF"/>
        <w:rPr>
          <w:del w:id="184" w:author="1" w:date="2026-09-22T12:59:00Z" w16du:dateUtc="2026-09-22T16:59:00Z"/>
        </w:rPr>
      </w:pPr>
      <w:del w:id="185" w:author="1" w:date="2026-09-22T12:59:00Z" w16du:dateUtc="2026-09-22T16:59:00Z">
        <w:r>
          <w:rPr>
            <w:color w:val="222222"/>
          </w:rPr>
          <w:fldChar w:fldCharType="begin">
            <w:ffData>
              <w:name w:val="Check15"/>
              <w:enabled/>
              <w:calcOnExit w:val="0"/>
              <w:checkBox>
                <w:sizeAuto/>
                <w:default w:val="0"/>
              </w:checkBox>
            </w:ffData>
          </w:fldChar>
        </w:r>
        <w:bookmarkStart w:id="186" w:name="Check15"/>
        <w:r>
          <w:rPr>
            <w:color w:val="222222"/>
          </w:rPr>
          <w:delInstrText xml:space="preserve"> FORMCHECKBOX </w:delInstrText>
        </w:r>
        <w:r>
          <w:rPr>
            <w:color w:val="222222"/>
          </w:rPr>
        </w:r>
        <w:r>
          <w:rPr>
            <w:color w:val="222222"/>
          </w:rPr>
          <w:fldChar w:fldCharType="separate"/>
        </w:r>
        <w:r>
          <w:rPr>
            <w:color w:val="222222"/>
          </w:rPr>
          <w:fldChar w:fldCharType="end"/>
        </w:r>
        <w:bookmarkEnd w:id="186"/>
        <w:r>
          <w:rPr>
            <w:color w:val="222222"/>
          </w:rPr>
          <w:delText xml:space="preserve">  </w:delText>
        </w:r>
        <w:r w:rsidRPr="0098020B">
          <w:delText>Financing:</w:delText>
        </w:r>
      </w:del>
    </w:p>
    <w:p w14:paraId="72708916" w14:textId="77777777" w:rsidR="0098020B" w:rsidRPr="0098020B" w:rsidRDefault="0098020B" w:rsidP="0098020B">
      <w:pPr>
        <w:pStyle w:val="ListParagraph"/>
        <w:numPr>
          <w:ilvl w:val="0"/>
          <w:numId w:val="8"/>
        </w:numPr>
        <w:rPr>
          <w:del w:id="187" w:author="1" w:date="2026-09-22T12:59:00Z" w16du:dateUtc="2026-09-22T16:59:00Z"/>
        </w:rPr>
      </w:pPr>
      <w:del w:id="188" w:author="1" w:date="2026-09-22T12:59:00Z" w16du:dateUtc="2026-09-22T16:59:00Z">
        <w:r w:rsidRPr="0098020B">
          <w:delText>Your CSS can load your most commonly used programs.</w:delText>
        </w:r>
      </w:del>
    </w:p>
    <w:p w14:paraId="62480FC5" w14:textId="77777777" w:rsidR="0098020B" w:rsidRPr="0098020B" w:rsidRDefault="0098020B" w:rsidP="0098020B">
      <w:pPr>
        <w:pStyle w:val="ListParagraph"/>
        <w:numPr>
          <w:ilvl w:val="0"/>
          <w:numId w:val="8"/>
        </w:numPr>
        <w:rPr>
          <w:del w:id="189" w:author="1" w:date="2026-09-22T12:59:00Z" w16du:dateUtc="2026-09-22T16:59:00Z"/>
        </w:rPr>
      </w:pPr>
      <w:del w:id="190" w:author="1" w:date="2026-09-22T12:59:00Z" w16du:dateUtc="2026-09-22T16:59:00Z">
        <w:r w:rsidRPr="0098020B">
          <w:delText>Provide a list that includes the plan name, term, payment factor, and dealer fee.</w:delText>
        </w:r>
      </w:del>
    </w:p>
    <w:p w14:paraId="0191DF4C" w14:textId="77777777" w:rsidR="0098020B" w:rsidRPr="0098020B" w:rsidRDefault="0098020B" w:rsidP="0098020B">
      <w:pPr>
        <w:pStyle w:val="ListParagraph"/>
        <w:numPr>
          <w:ilvl w:val="0"/>
          <w:numId w:val="8"/>
        </w:numPr>
        <w:rPr>
          <w:del w:id="191" w:author="1" w:date="2026-09-22T12:59:00Z" w16du:dateUtc="2026-09-22T16:59:00Z"/>
        </w:rPr>
      </w:pPr>
      <w:del w:id="192" w:author="1" w:date="2026-09-22T12:59:00Z" w16du:dateUtc="2026-09-22T16:59:00Z">
        <w:r w:rsidRPr="0098020B">
          <w:delText>Submit the document to Document Portal.</w:delText>
        </w:r>
      </w:del>
    </w:p>
    <w:p w14:paraId="54301B35" w14:textId="77777777" w:rsidR="0098020B" w:rsidRDefault="0098020B" w:rsidP="0098020B">
      <w:pPr>
        <w:pStyle w:val="ListParagraph"/>
        <w:numPr>
          <w:ilvl w:val="0"/>
          <w:numId w:val="8"/>
        </w:numPr>
        <w:rPr>
          <w:del w:id="193" w:author="1" w:date="2026-09-22T12:59:00Z" w16du:dateUtc="2026-09-22T16:59:00Z"/>
          <w:rFonts w:cs="Arial"/>
          <w:color w:val="222222"/>
        </w:rPr>
      </w:pPr>
      <w:del w:id="194" w:author="1" w:date="2026-09-22T12:59:00Z" w16du:dateUtc="2026-09-22T16:59:00Z">
        <w:r w:rsidRPr="0098020B">
          <w:delText>Note: The manage button allows you to load your own program details, sort the order in which they display on your app, or deactivate old programs</w:delText>
        </w:r>
        <w:r>
          <w:rPr>
            <w:rFonts w:cs="Arial"/>
            <w:color w:val="222222"/>
          </w:rPr>
          <w:delText>. </w:delText>
        </w:r>
      </w:del>
    </w:p>
    <w:p w14:paraId="5490ADB9" w14:textId="77777777" w:rsidR="0098020B" w:rsidRDefault="0098020B" w:rsidP="0098020B">
      <w:pPr>
        <w:rPr>
          <w:del w:id="195" w:author="1" w:date="2026-09-22T12:59:00Z" w16du:dateUtc="2026-09-22T16:59:00Z"/>
        </w:rPr>
      </w:pPr>
    </w:p>
    <w:p w14:paraId="4D6585F9" w14:textId="77777777" w:rsidR="00EC0FBA" w:rsidRDefault="00EC0FBA" w:rsidP="00AE66CA">
      <w:pPr>
        <w:rPr>
          <w:del w:id="196" w:author="1" w:date="2026-09-22T12:59:00Z" w16du:dateUtc="2026-09-22T16:59:00Z"/>
        </w:rPr>
      </w:pPr>
    </w:p>
    <w:p w14:paraId="4AD16D49" w14:textId="77777777" w:rsidR="00AE66CA" w:rsidRPr="001E08FA" w:rsidRDefault="00AE66CA" w:rsidP="00AE66CA">
      <w:pPr>
        <w:rPr>
          <w:rFonts w:ascii="Times New Roman" w:hAnsi="Times New Roman"/>
          <w:sz w:val="24"/>
          <w:rPrChange w:id="197" w:author="1" w:date="2026-09-22T12:59:00Z" w16du:dateUtc="2026-09-22T16:59:00Z">
            <w:rPr/>
          </w:rPrChange>
        </w:rPr>
      </w:pPr>
    </w:p>
    <w:p w14:paraId="5F5A5C77" w14:textId="77777777" w:rsidR="00AE66CA" w:rsidRPr="001E08FA" w:rsidRDefault="00AE66CA">
      <w:pPr>
        <w:rPr>
          <w:rFonts w:ascii="Times New Roman" w:hAnsi="Times New Roman"/>
          <w:sz w:val="24"/>
          <w:rPrChange w:id="198" w:author="1" w:date="2026-09-22T12:59:00Z" w16du:dateUtc="2026-09-22T16:59:00Z">
            <w:rPr/>
          </w:rPrChange>
        </w:rPr>
      </w:pPr>
    </w:p>
    <w:p w14:paraId="289A1DFE" w14:textId="77777777" w:rsidR="00AE66CA" w:rsidRPr="001E08FA" w:rsidRDefault="00AE66CA" w:rsidP="00FF542C">
      <w:pPr>
        <w:autoSpaceDE w:val="0"/>
        <w:rPr>
          <w:rFonts w:ascii="Times New Roman" w:hAnsi="Times New Roman"/>
          <w:sz w:val="24"/>
          <w:rPrChange w:id="199" w:author="1" w:date="2026-09-22T12:59:00Z" w16du:dateUtc="2026-09-22T16:59:00Z">
            <w:rPr/>
          </w:rPrChange>
        </w:rPr>
        <w:pPrChange w:id="200" w:author="1" w:date="2026-09-22T12:59:00Z" w16du:dateUtc="2026-09-22T16:59:00Z">
          <w:pPr/>
        </w:pPrChange>
      </w:pPr>
    </w:p>
    <w:sectPr w:rsidR="00AE66CA" w:rsidRPr="001E08FA" w:rsidSect="006E54AE">
      <w:pgSz w:w="11906" w:h="16838"/>
      <w:pgMar w:top="1079" w:right="850" w:bottom="1134" w:left="1440" w:header="708" w:footer="708" w:gutter="0"/>
      <w:cols w:space="708"/>
      <w:docGrid w:linePitch="360"/>
      <w:sectPrChange w:id="201" w:author="1" w:date="2026-09-22T12:59:00Z" w16du:dateUtc="2026-09-22T16:59:00Z">
        <w:sectPr w:rsidR="00AE66CA" w:rsidRPr="001E08FA" w:rsidSect="006E54AE">
          <w:pgSz w:w="12240" w:h="15840"/>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A2696"/>
    <w:multiLevelType w:val="hybridMultilevel"/>
    <w:tmpl w:val="704EF3E6"/>
    <w:lvl w:ilvl="0" w:tplc="A99AFDC8">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 w15:restartNumberingAfterBreak="0">
    <w:nsid w:val="084C027F"/>
    <w:multiLevelType w:val="hybridMultilevel"/>
    <w:tmpl w:val="26F4B4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FB353A"/>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CFE1C0A"/>
    <w:multiLevelType w:val="multilevel"/>
    <w:tmpl w:val="29A03F5C"/>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1440"/>
        </w:tabs>
        <w:ind w:left="1440" w:hanging="360"/>
      </w:pPr>
      <w:rPr>
        <w:rFonts w:hint="default"/>
        <w:b w:val="0"/>
      </w:rPr>
    </w:lvl>
    <w:lvl w:ilvl="2">
      <w:start w:val="1"/>
      <w:numFmt w:val="decimal"/>
      <w:lvlText w:val="%1.%2.%3."/>
      <w:lvlJc w:val="left"/>
      <w:pPr>
        <w:tabs>
          <w:tab w:val="num" w:pos="2880"/>
        </w:tabs>
        <w:ind w:left="2880" w:hanging="720"/>
      </w:pPr>
      <w:rPr>
        <w:rFonts w:hint="default"/>
        <w:b/>
      </w:rPr>
    </w:lvl>
    <w:lvl w:ilvl="3">
      <w:start w:val="1"/>
      <w:numFmt w:val="decimal"/>
      <w:lvlText w:val="%1.%2.%3.%4."/>
      <w:lvlJc w:val="left"/>
      <w:pPr>
        <w:tabs>
          <w:tab w:val="num" w:pos="3960"/>
        </w:tabs>
        <w:ind w:left="3960" w:hanging="720"/>
      </w:pPr>
      <w:rPr>
        <w:rFonts w:hint="default"/>
        <w:b/>
      </w:rPr>
    </w:lvl>
    <w:lvl w:ilvl="4">
      <w:start w:val="1"/>
      <w:numFmt w:val="decimal"/>
      <w:lvlText w:val="%1.%2.%3.%4.%5."/>
      <w:lvlJc w:val="left"/>
      <w:pPr>
        <w:tabs>
          <w:tab w:val="num" w:pos="5400"/>
        </w:tabs>
        <w:ind w:left="5400" w:hanging="1080"/>
      </w:pPr>
      <w:rPr>
        <w:rFonts w:hint="default"/>
        <w:b/>
      </w:rPr>
    </w:lvl>
    <w:lvl w:ilvl="5">
      <w:start w:val="1"/>
      <w:numFmt w:val="decimal"/>
      <w:lvlText w:val="%1.%2.%3.%4.%5.%6."/>
      <w:lvlJc w:val="left"/>
      <w:pPr>
        <w:tabs>
          <w:tab w:val="num" w:pos="6480"/>
        </w:tabs>
        <w:ind w:left="6480" w:hanging="1080"/>
      </w:pPr>
      <w:rPr>
        <w:rFonts w:hint="default"/>
        <w:b/>
      </w:rPr>
    </w:lvl>
    <w:lvl w:ilvl="6">
      <w:start w:val="1"/>
      <w:numFmt w:val="decimal"/>
      <w:lvlText w:val="%1.%2.%3.%4.%5.%6.%7."/>
      <w:lvlJc w:val="left"/>
      <w:pPr>
        <w:tabs>
          <w:tab w:val="num" w:pos="7920"/>
        </w:tabs>
        <w:ind w:left="7920" w:hanging="1440"/>
      </w:pPr>
      <w:rPr>
        <w:rFonts w:hint="default"/>
        <w:b/>
      </w:rPr>
    </w:lvl>
    <w:lvl w:ilvl="7">
      <w:start w:val="1"/>
      <w:numFmt w:val="decimal"/>
      <w:lvlText w:val="%1.%2.%3.%4.%5.%6.%7.%8."/>
      <w:lvlJc w:val="left"/>
      <w:pPr>
        <w:tabs>
          <w:tab w:val="num" w:pos="9000"/>
        </w:tabs>
        <w:ind w:left="9000" w:hanging="1440"/>
      </w:pPr>
      <w:rPr>
        <w:rFonts w:hint="default"/>
        <w:b/>
      </w:rPr>
    </w:lvl>
    <w:lvl w:ilvl="8">
      <w:start w:val="1"/>
      <w:numFmt w:val="decimal"/>
      <w:lvlText w:val="%1.%2.%3.%4.%5.%6.%7.%8.%9."/>
      <w:lvlJc w:val="left"/>
      <w:pPr>
        <w:tabs>
          <w:tab w:val="num" w:pos="10440"/>
        </w:tabs>
        <w:ind w:left="10440" w:hanging="1800"/>
      </w:pPr>
      <w:rPr>
        <w:rFonts w:hint="default"/>
        <w:b/>
      </w:rPr>
    </w:lvl>
  </w:abstractNum>
  <w:abstractNum w:abstractNumId="4" w15:restartNumberingAfterBreak="0">
    <w:nsid w:val="0F235899"/>
    <w:multiLevelType w:val="multilevel"/>
    <w:tmpl w:val="71D8F96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70"/>
        </w:tabs>
        <w:ind w:left="107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F2D6818"/>
    <w:multiLevelType w:val="hybridMultilevel"/>
    <w:tmpl w:val="3C8C4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6F4287"/>
    <w:multiLevelType w:val="hybridMultilevel"/>
    <w:tmpl w:val="D5CC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E4A60"/>
    <w:multiLevelType w:val="hybridMultilevel"/>
    <w:tmpl w:val="FCBA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CA5DE9"/>
    <w:multiLevelType w:val="multilevel"/>
    <w:tmpl w:val="054C828A"/>
    <w:lvl w:ilvl="0">
      <w:start w:val="2"/>
      <w:numFmt w:val="decimal"/>
      <w:lvlText w:val="%1"/>
      <w:lvlJc w:val="left"/>
      <w:pPr>
        <w:tabs>
          <w:tab w:val="num" w:pos="600"/>
        </w:tabs>
        <w:ind w:left="600" w:hanging="600"/>
      </w:pPr>
      <w:rPr>
        <w:rFonts w:hint="default"/>
      </w:rPr>
    </w:lvl>
    <w:lvl w:ilvl="1">
      <w:start w:val="1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17E72840"/>
    <w:multiLevelType w:val="hybridMultilevel"/>
    <w:tmpl w:val="A1BA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E44539"/>
    <w:multiLevelType w:val="multilevel"/>
    <w:tmpl w:val="D6A4F1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928"/>
        </w:tabs>
        <w:ind w:left="928"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2E35708B"/>
    <w:multiLevelType w:val="hybridMultilevel"/>
    <w:tmpl w:val="FCA28C66"/>
    <w:lvl w:ilvl="0" w:tplc="8D961832">
      <w:start w:val="1"/>
      <w:numFmt w:val="decimal"/>
      <w:lvlText w:val="%1."/>
      <w:lvlJc w:val="left"/>
      <w:pPr>
        <w:ind w:left="1617" w:hanging="1050"/>
      </w:pPr>
      <w:rPr>
        <w:rFonts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2FB50155"/>
    <w:multiLevelType w:val="hybridMultilevel"/>
    <w:tmpl w:val="76063F86"/>
    <w:lvl w:ilvl="0" w:tplc="20688F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1CA5810"/>
    <w:multiLevelType w:val="multilevel"/>
    <w:tmpl w:val="71D8F9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37F8614A"/>
    <w:multiLevelType w:val="hybridMultilevel"/>
    <w:tmpl w:val="60C25676"/>
    <w:lvl w:ilvl="0" w:tplc="8E5CCF98">
      <w:start w:val="1"/>
      <w:numFmt w:val="bullet"/>
      <w:lvlText w:val="­"/>
      <w:lvlJc w:val="left"/>
      <w:pPr>
        <w:tabs>
          <w:tab w:val="num" w:pos="1428"/>
        </w:tabs>
        <w:ind w:left="1428" w:hanging="360"/>
      </w:pPr>
      <w:rPr>
        <w:rFonts w:ascii="Courier New" w:hAnsi="Courier New"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5" w15:restartNumberingAfterBreak="0">
    <w:nsid w:val="4170222E"/>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3926AA4"/>
    <w:multiLevelType w:val="hybridMultilevel"/>
    <w:tmpl w:val="36AE284A"/>
    <w:lvl w:ilvl="0" w:tplc="3A227C88">
      <w:start w:val="1"/>
      <w:numFmt w:val="decimal"/>
      <w:lvlText w:val="%1."/>
      <w:lvlJc w:val="left"/>
      <w:pPr>
        <w:tabs>
          <w:tab w:val="num" w:pos="2415"/>
        </w:tabs>
        <w:ind w:left="2415" w:hanging="1155"/>
      </w:pPr>
      <w:rPr>
        <w:rFonts w:hint="default"/>
      </w:rPr>
    </w:lvl>
    <w:lvl w:ilvl="1" w:tplc="04190019" w:tentative="1">
      <w:start w:val="1"/>
      <w:numFmt w:val="lowerLetter"/>
      <w:lvlText w:val="%2."/>
      <w:lvlJc w:val="left"/>
      <w:pPr>
        <w:tabs>
          <w:tab w:val="num" w:pos="2340"/>
        </w:tabs>
        <w:ind w:left="2340" w:hanging="360"/>
      </w:pPr>
    </w:lvl>
    <w:lvl w:ilvl="2" w:tplc="0419001B" w:tentative="1">
      <w:start w:val="1"/>
      <w:numFmt w:val="lowerRoman"/>
      <w:lvlText w:val="%3."/>
      <w:lvlJc w:val="right"/>
      <w:pPr>
        <w:tabs>
          <w:tab w:val="num" w:pos="3060"/>
        </w:tabs>
        <w:ind w:left="3060" w:hanging="180"/>
      </w:pPr>
    </w:lvl>
    <w:lvl w:ilvl="3" w:tplc="0419000F" w:tentative="1">
      <w:start w:val="1"/>
      <w:numFmt w:val="decimal"/>
      <w:lvlText w:val="%4."/>
      <w:lvlJc w:val="left"/>
      <w:pPr>
        <w:tabs>
          <w:tab w:val="num" w:pos="3780"/>
        </w:tabs>
        <w:ind w:left="3780" w:hanging="360"/>
      </w:pPr>
    </w:lvl>
    <w:lvl w:ilvl="4" w:tplc="04190019" w:tentative="1">
      <w:start w:val="1"/>
      <w:numFmt w:val="lowerLetter"/>
      <w:lvlText w:val="%5."/>
      <w:lvlJc w:val="left"/>
      <w:pPr>
        <w:tabs>
          <w:tab w:val="num" w:pos="4500"/>
        </w:tabs>
        <w:ind w:left="4500" w:hanging="360"/>
      </w:pPr>
    </w:lvl>
    <w:lvl w:ilvl="5" w:tplc="0419001B" w:tentative="1">
      <w:start w:val="1"/>
      <w:numFmt w:val="lowerRoman"/>
      <w:lvlText w:val="%6."/>
      <w:lvlJc w:val="right"/>
      <w:pPr>
        <w:tabs>
          <w:tab w:val="num" w:pos="5220"/>
        </w:tabs>
        <w:ind w:left="5220" w:hanging="180"/>
      </w:pPr>
    </w:lvl>
    <w:lvl w:ilvl="6" w:tplc="0419000F" w:tentative="1">
      <w:start w:val="1"/>
      <w:numFmt w:val="decimal"/>
      <w:lvlText w:val="%7."/>
      <w:lvlJc w:val="left"/>
      <w:pPr>
        <w:tabs>
          <w:tab w:val="num" w:pos="5940"/>
        </w:tabs>
        <w:ind w:left="5940" w:hanging="360"/>
      </w:pPr>
    </w:lvl>
    <w:lvl w:ilvl="7" w:tplc="04190019" w:tentative="1">
      <w:start w:val="1"/>
      <w:numFmt w:val="lowerLetter"/>
      <w:lvlText w:val="%8."/>
      <w:lvlJc w:val="left"/>
      <w:pPr>
        <w:tabs>
          <w:tab w:val="num" w:pos="6660"/>
        </w:tabs>
        <w:ind w:left="6660" w:hanging="360"/>
      </w:pPr>
    </w:lvl>
    <w:lvl w:ilvl="8" w:tplc="0419001B" w:tentative="1">
      <w:start w:val="1"/>
      <w:numFmt w:val="lowerRoman"/>
      <w:lvlText w:val="%9."/>
      <w:lvlJc w:val="right"/>
      <w:pPr>
        <w:tabs>
          <w:tab w:val="num" w:pos="7380"/>
        </w:tabs>
        <w:ind w:left="7380" w:hanging="180"/>
      </w:pPr>
    </w:lvl>
  </w:abstractNum>
  <w:abstractNum w:abstractNumId="17" w15:restartNumberingAfterBreak="0">
    <w:nsid w:val="4A501B3D"/>
    <w:multiLevelType w:val="hybridMultilevel"/>
    <w:tmpl w:val="65143600"/>
    <w:lvl w:ilvl="0" w:tplc="7C38ECE8">
      <w:start w:val="1"/>
      <w:numFmt w:val="decimal"/>
      <w:lvlText w:val="%1."/>
      <w:lvlJc w:val="left"/>
      <w:pPr>
        <w:tabs>
          <w:tab w:val="num" w:pos="1788"/>
        </w:tabs>
        <w:ind w:left="1788" w:hanging="360"/>
      </w:pPr>
      <w:rPr>
        <w:rFonts w:hint="default"/>
      </w:r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18" w15:restartNumberingAfterBreak="0">
    <w:nsid w:val="4AAA1D41"/>
    <w:multiLevelType w:val="hybridMultilevel"/>
    <w:tmpl w:val="FE627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6E4C20"/>
    <w:multiLevelType w:val="hybridMultilevel"/>
    <w:tmpl w:val="ED22F2A8"/>
    <w:lvl w:ilvl="0" w:tplc="9728727E">
      <w:start w:val="1"/>
      <w:numFmt w:val="decimal"/>
      <w:lvlText w:val="%1."/>
      <w:lvlJc w:val="left"/>
      <w:pPr>
        <w:tabs>
          <w:tab w:val="num" w:pos="1080"/>
        </w:tabs>
        <w:ind w:left="1080" w:hanging="360"/>
      </w:pPr>
      <w:rPr>
        <w:rFonts w:hint="default"/>
      </w:rPr>
    </w:lvl>
    <w:lvl w:ilvl="1" w:tplc="AEA46818">
      <w:numFmt w:val="none"/>
      <w:lvlText w:val=""/>
      <w:lvlJc w:val="left"/>
      <w:pPr>
        <w:tabs>
          <w:tab w:val="num" w:pos="360"/>
        </w:tabs>
      </w:pPr>
    </w:lvl>
    <w:lvl w:ilvl="2" w:tplc="B8400022">
      <w:numFmt w:val="none"/>
      <w:lvlText w:val=""/>
      <w:lvlJc w:val="left"/>
      <w:pPr>
        <w:tabs>
          <w:tab w:val="num" w:pos="360"/>
        </w:tabs>
      </w:pPr>
    </w:lvl>
    <w:lvl w:ilvl="3" w:tplc="94644126">
      <w:numFmt w:val="none"/>
      <w:lvlText w:val=""/>
      <w:lvlJc w:val="left"/>
      <w:pPr>
        <w:tabs>
          <w:tab w:val="num" w:pos="360"/>
        </w:tabs>
      </w:pPr>
    </w:lvl>
    <w:lvl w:ilvl="4" w:tplc="A7307092">
      <w:numFmt w:val="none"/>
      <w:lvlText w:val=""/>
      <w:lvlJc w:val="left"/>
      <w:pPr>
        <w:tabs>
          <w:tab w:val="num" w:pos="360"/>
        </w:tabs>
      </w:pPr>
    </w:lvl>
    <w:lvl w:ilvl="5" w:tplc="EA0C7760">
      <w:numFmt w:val="none"/>
      <w:lvlText w:val=""/>
      <w:lvlJc w:val="left"/>
      <w:pPr>
        <w:tabs>
          <w:tab w:val="num" w:pos="360"/>
        </w:tabs>
      </w:pPr>
    </w:lvl>
    <w:lvl w:ilvl="6" w:tplc="06484688">
      <w:numFmt w:val="none"/>
      <w:lvlText w:val=""/>
      <w:lvlJc w:val="left"/>
      <w:pPr>
        <w:tabs>
          <w:tab w:val="num" w:pos="360"/>
        </w:tabs>
      </w:pPr>
    </w:lvl>
    <w:lvl w:ilvl="7" w:tplc="22E2B3FA">
      <w:numFmt w:val="none"/>
      <w:lvlText w:val=""/>
      <w:lvlJc w:val="left"/>
      <w:pPr>
        <w:tabs>
          <w:tab w:val="num" w:pos="360"/>
        </w:tabs>
      </w:pPr>
    </w:lvl>
    <w:lvl w:ilvl="8" w:tplc="0B6EECE8">
      <w:numFmt w:val="none"/>
      <w:lvlText w:val=""/>
      <w:lvlJc w:val="left"/>
      <w:pPr>
        <w:tabs>
          <w:tab w:val="num" w:pos="360"/>
        </w:tabs>
      </w:pPr>
    </w:lvl>
  </w:abstractNum>
  <w:abstractNum w:abstractNumId="20" w15:restartNumberingAfterBreak="0">
    <w:nsid w:val="502D1A22"/>
    <w:multiLevelType w:val="hybridMultilevel"/>
    <w:tmpl w:val="3438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D41795"/>
    <w:multiLevelType w:val="hybridMultilevel"/>
    <w:tmpl w:val="C102F1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1D50AC"/>
    <w:multiLevelType w:val="hybridMultilevel"/>
    <w:tmpl w:val="2B40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154727"/>
    <w:multiLevelType w:val="hybridMultilevel"/>
    <w:tmpl w:val="BC8619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794279"/>
    <w:multiLevelType w:val="multilevel"/>
    <w:tmpl w:val="9C4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2C1744"/>
    <w:multiLevelType w:val="multilevel"/>
    <w:tmpl w:val="60FC31D0"/>
    <w:lvl w:ilvl="0">
      <w:start w:val="2"/>
      <w:numFmt w:val="decimal"/>
      <w:lvlText w:val="%1."/>
      <w:lvlJc w:val="left"/>
      <w:pPr>
        <w:tabs>
          <w:tab w:val="num" w:pos="1275"/>
        </w:tabs>
        <w:ind w:left="1275" w:hanging="1275"/>
      </w:pPr>
      <w:rPr>
        <w:rFonts w:hint="default"/>
      </w:rPr>
    </w:lvl>
    <w:lvl w:ilvl="1">
      <w:start w:val="1"/>
      <w:numFmt w:val="decimal"/>
      <w:lvlText w:val="%1.%2."/>
      <w:lvlJc w:val="left"/>
      <w:pPr>
        <w:tabs>
          <w:tab w:val="num" w:pos="1983"/>
        </w:tabs>
        <w:ind w:left="1983" w:hanging="1275"/>
      </w:pPr>
      <w:rPr>
        <w:rFonts w:hint="default"/>
      </w:rPr>
    </w:lvl>
    <w:lvl w:ilvl="2">
      <w:start w:val="1"/>
      <w:numFmt w:val="decimal"/>
      <w:lvlText w:val="%1.%2.%3."/>
      <w:lvlJc w:val="left"/>
      <w:pPr>
        <w:tabs>
          <w:tab w:val="num" w:pos="1995"/>
        </w:tabs>
        <w:ind w:left="1995" w:hanging="1275"/>
      </w:pPr>
      <w:rPr>
        <w:rFonts w:hint="default"/>
      </w:rPr>
    </w:lvl>
    <w:lvl w:ilvl="3">
      <w:start w:val="1"/>
      <w:numFmt w:val="decimal"/>
      <w:lvlText w:val="%1.%2.%3.%4."/>
      <w:lvlJc w:val="left"/>
      <w:pPr>
        <w:tabs>
          <w:tab w:val="num" w:pos="3399"/>
        </w:tabs>
        <w:ind w:left="3399" w:hanging="1275"/>
      </w:pPr>
      <w:rPr>
        <w:rFonts w:hint="default"/>
      </w:rPr>
    </w:lvl>
    <w:lvl w:ilvl="4">
      <w:start w:val="1"/>
      <w:numFmt w:val="decimal"/>
      <w:lvlText w:val="%1.%2.%3.%4.%5."/>
      <w:lvlJc w:val="left"/>
      <w:pPr>
        <w:tabs>
          <w:tab w:val="num" w:pos="4107"/>
        </w:tabs>
        <w:ind w:left="4107" w:hanging="1275"/>
      </w:pPr>
      <w:rPr>
        <w:rFonts w:hint="default"/>
      </w:rPr>
    </w:lvl>
    <w:lvl w:ilvl="5">
      <w:start w:val="1"/>
      <w:numFmt w:val="decimal"/>
      <w:lvlText w:val="%1.%2.%3.%4.%5.%6."/>
      <w:lvlJc w:val="left"/>
      <w:pPr>
        <w:tabs>
          <w:tab w:val="num" w:pos="4815"/>
        </w:tabs>
        <w:ind w:left="4815" w:hanging="1275"/>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26" w15:restartNumberingAfterBreak="0">
    <w:nsid w:val="6F2F347E"/>
    <w:multiLevelType w:val="hybridMultilevel"/>
    <w:tmpl w:val="2DE876AA"/>
    <w:lvl w:ilvl="0" w:tplc="B3BA628C">
      <w:start w:val="1"/>
      <w:numFmt w:val="decimal"/>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 w15:restartNumberingAfterBreak="0">
    <w:nsid w:val="715F13FB"/>
    <w:multiLevelType w:val="hybridMultilevel"/>
    <w:tmpl w:val="65980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C42339"/>
    <w:multiLevelType w:val="hybridMultilevel"/>
    <w:tmpl w:val="F6304FB6"/>
    <w:lvl w:ilvl="0" w:tplc="78AAA858">
      <w:start w:val="1"/>
      <w:numFmt w:val="decimal"/>
      <w:lvlText w:val="%1."/>
      <w:lvlJc w:val="left"/>
      <w:pPr>
        <w:tabs>
          <w:tab w:val="num" w:pos="720"/>
        </w:tabs>
        <w:ind w:left="720" w:hanging="360"/>
      </w:pPr>
    </w:lvl>
    <w:lvl w:ilvl="1" w:tplc="C340F352">
      <w:numFmt w:val="none"/>
      <w:lvlText w:val=""/>
      <w:lvlJc w:val="left"/>
      <w:pPr>
        <w:tabs>
          <w:tab w:val="num" w:pos="360"/>
        </w:tabs>
      </w:pPr>
    </w:lvl>
    <w:lvl w:ilvl="2" w:tplc="51B2B004">
      <w:numFmt w:val="none"/>
      <w:lvlText w:val=""/>
      <w:lvlJc w:val="left"/>
      <w:pPr>
        <w:tabs>
          <w:tab w:val="num" w:pos="360"/>
        </w:tabs>
      </w:pPr>
    </w:lvl>
    <w:lvl w:ilvl="3" w:tplc="079AF9DA">
      <w:numFmt w:val="none"/>
      <w:lvlText w:val=""/>
      <w:lvlJc w:val="left"/>
      <w:pPr>
        <w:tabs>
          <w:tab w:val="num" w:pos="360"/>
        </w:tabs>
      </w:pPr>
    </w:lvl>
    <w:lvl w:ilvl="4" w:tplc="A5647D28">
      <w:numFmt w:val="none"/>
      <w:lvlText w:val=""/>
      <w:lvlJc w:val="left"/>
      <w:pPr>
        <w:tabs>
          <w:tab w:val="num" w:pos="360"/>
        </w:tabs>
      </w:pPr>
    </w:lvl>
    <w:lvl w:ilvl="5" w:tplc="D6A882DA">
      <w:numFmt w:val="none"/>
      <w:lvlText w:val=""/>
      <w:lvlJc w:val="left"/>
      <w:pPr>
        <w:tabs>
          <w:tab w:val="num" w:pos="360"/>
        </w:tabs>
      </w:pPr>
    </w:lvl>
    <w:lvl w:ilvl="6" w:tplc="67FEF586">
      <w:numFmt w:val="none"/>
      <w:lvlText w:val=""/>
      <w:lvlJc w:val="left"/>
      <w:pPr>
        <w:tabs>
          <w:tab w:val="num" w:pos="360"/>
        </w:tabs>
      </w:pPr>
    </w:lvl>
    <w:lvl w:ilvl="7" w:tplc="AA6C9A88">
      <w:numFmt w:val="none"/>
      <w:lvlText w:val=""/>
      <w:lvlJc w:val="left"/>
      <w:pPr>
        <w:tabs>
          <w:tab w:val="num" w:pos="360"/>
        </w:tabs>
      </w:pPr>
    </w:lvl>
    <w:lvl w:ilvl="8" w:tplc="EE582C20">
      <w:numFmt w:val="none"/>
      <w:lvlText w:val=""/>
      <w:lvlJc w:val="left"/>
      <w:pPr>
        <w:tabs>
          <w:tab w:val="num" w:pos="360"/>
        </w:tabs>
      </w:pPr>
    </w:lvl>
  </w:abstractNum>
  <w:abstractNum w:abstractNumId="29" w15:restartNumberingAfterBreak="0">
    <w:nsid w:val="7C4A7EF7"/>
    <w:multiLevelType w:val="hybridMultilevel"/>
    <w:tmpl w:val="5264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681127">
    <w:abstractNumId w:val="7"/>
  </w:num>
  <w:num w:numId="2" w16cid:durableId="668140495">
    <w:abstractNumId w:val="23"/>
  </w:num>
  <w:num w:numId="3" w16cid:durableId="1942370660">
    <w:abstractNumId w:val="21"/>
  </w:num>
  <w:num w:numId="4" w16cid:durableId="1669095493">
    <w:abstractNumId w:val="18"/>
  </w:num>
  <w:num w:numId="5" w16cid:durableId="1854757262">
    <w:abstractNumId w:val="22"/>
  </w:num>
  <w:num w:numId="6" w16cid:durableId="1367559232">
    <w:abstractNumId w:val="6"/>
  </w:num>
  <w:num w:numId="7" w16cid:durableId="1602639675">
    <w:abstractNumId w:val="20"/>
  </w:num>
  <w:num w:numId="8" w16cid:durableId="847061615">
    <w:abstractNumId w:val="29"/>
  </w:num>
  <w:num w:numId="9" w16cid:durableId="1736901393">
    <w:abstractNumId w:val="9"/>
  </w:num>
  <w:num w:numId="10" w16cid:durableId="2140565044">
    <w:abstractNumId w:val="27"/>
  </w:num>
  <w:num w:numId="11" w16cid:durableId="1828745346">
    <w:abstractNumId w:val="24"/>
  </w:num>
  <w:num w:numId="12" w16cid:durableId="536044938">
    <w:abstractNumId w:val="19"/>
  </w:num>
  <w:num w:numId="13" w16cid:durableId="112863944">
    <w:abstractNumId w:val="17"/>
  </w:num>
  <w:num w:numId="14" w16cid:durableId="491721611">
    <w:abstractNumId w:val="25"/>
  </w:num>
  <w:num w:numId="15" w16cid:durableId="361591120">
    <w:abstractNumId w:val="16"/>
  </w:num>
  <w:num w:numId="16" w16cid:durableId="787309894">
    <w:abstractNumId w:val="8"/>
  </w:num>
  <w:num w:numId="17" w16cid:durableId="433482539">
    <w:abstractNumId w:val="28"/>
  </w:num>
  <w:num w:numId="18" w16cid:durableId="1709446890">
    <w:abstractNumId w:val="10"/>
  </w:num>
  <w:num w:numId="19" w16cid:durableId="1455051827">
    <w:abstractNumId w:val="14"/>
  </w:num>
  <w:num w:numId="20" w16cid:durableId="56978259">
    <w:abstractNumId w:val="4"/>
  </w:num>
  <w:num w:numId="21" w16cid:durableId="310255104">
    <w:abstractNumId w:val="13"/>
  </w:num>
  <w:num w:numId="22" w16cid:durableId="105973413">
    <w:abstractNumId w:val="3"/>
  </w:num>
  <w:num w:numId="23" w16cid:durableId="997198407">
    <w:abstractNumId w:val="1"/>
  </w:num>
  <w:num w:numId="24" w16cid:durableId="402918233">
    <w:abstractNumId w:val="2"/>
  </w:num>
  <w:num w:numId="25" w16cid:durableId="1477575590">
    <w:abstractNumId w:val="5"/>
  </w:num>
  <w:num w:numId="26" w16cid:durableId="2072536085">
    <w:abstractNumId w:val="11"/>
  </w:num>
  <w:num w:numId="27" w16cid:durableId="1623806728">
    <w:abstractNumId w:val="26"/>
  </w:num>
  <w:num w:numId="28" w16cid:durableId="287317515">
    <w:abstractNumId w:val="15"/>
  </w:num>
  <w:num w:numId="29" w16cid:durableId="466819604">
    <w:abstractNumId w:val="0"/>
  </w:num>
  <w:num w:numId="30" w16cid:durableId="77309028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2149797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CA"/>
    <w:rsid w:val="000024EF"/>
    <w:rsid w:val="00004082"/>
    <w:rsid w:val="00006004"/>
    <w:rsid w:val="00006C34"/>
    <w:rsid w:val="00007443"/>
    <w:rsid w:val="00010880"/>
    <w:rsid w:val="000122E8"/>
    <w:rsid w:val="00012D91"/>
    <w:rsid w:val="000134DD"/>
    <w:rsid w:val="00015C1D"/>
    <w:rsid w:val="00015F5E"/>
    <w:rsid w:val="00024C46"/>
    <w:rsid w:val="00025421"/>
    <w:rsid w:val="00025975"/>
    <w:rsid w:val="000271AF"/>
    <w:rsid w:val="00027DEF"/>
    <w:rsid w:val="0003164B"/>
    <w:rsid w:val="000522D1"/>
    <w:rsid w:val="00056A73"/>
    <w:rsid w:val="00065CBD"/>
    <w:rsid w:val="0008309E"/>
    <w:rsid w:val="00086483"/>
    <w:rsid w:val="00092A9F"/>
    <w:rsid w:val="00092F3A"/>
    <w:rsid w:val="000A0CCE"/>
    <w:rsid w:val="000A1A40"/>
    <w:rsid w:val="000A2FB9"/>
    <w:rsid w:val="000A5A91"/>
    <w:rsid w:val="000A5AFD"/>
    <w:rsid w:val="000B0174"/>
    <w:rsid w:val="000B0709"/>
    <w:rsid w:val="000B174C"/>
    <w:rsid w:val="000B182B"/>
    <w:rsid w:val="000C302C"/>
    <w:rsid w:val="000C519C"/>
    <w:rsid w:val="000C6636"/>
    <w:rsid w:val="000D414E"/>
    <w:rsid w:val="000E2006"/>
    <w:rsid w:val="000E2BFB"/>
    <w:rsid w:val="000E3424"/>
    <w:rsid w:val="000E39D9"/>
    <w:rsid w:val="000E52FD"/>
    <w:rsid w:val="000E5369"/>
    <w:rsid w:val="000F034A"/>
    <w:rsid w:val="000F37A3"/>
    <w:rsid w:val="000F3C79"/>
    <w:rsid w:val="000F5984"/>
    <w:rsid w:val="000F59BD"/>
    <w:rsid w:val="0010369E"/>
    <w:rsid w:val="0011068A"/>
    <w:rsid w:val="00111AAA"/>
    <w:rsid w:val="001124FA"/>
    <w:rsid w:val="001156CC"/>
    <w:rsid w:val="00125AAB"/>
    <w:rsid w:val="001265ED"/>
    <w:rsid w:val="001302F9"/>
    <w:rsid w:val="001323E6"/>
    <w:rsid w:val="0013247A"/>
    <w:rsid w:val="0013625A"/>
    <w:rsid w:val="00145E9A"/>
    <w:rsid w:val="001473B9"/>
    <w:rsid w:val="00147CBB"/>
    <w:rsid w:val="0015568D"/>
    <w:rsid w:val="00156BA3"/>
    <w:rsid w:val="00160B41"/>
    <w:rsid w:val="0016591D"/>
    <w:rsid w:val="0016779F"/>
    <w:rsid w:val="0017118E"/>
    <w:rsid w:val="00171919"/>
    <w:rsid w:val="00176308"/>
    <w:rsid w:val="00181288"/>
    <w:rsid w:val="00182395"/>
    <w:rsid w:val="00183182"/>
    <w:rsid w:val="00185E2D"/>
    <w:rsid w:val="001906B0"/>
    <w:rsid w:val="00196BAD"/>
    <w:rsid w:val="001A0D6B"/>
    <w:rsid w:val="001A21E3"/>
    <w:rsid w:val="001A4164"/>
    <w:rsid w:val="001A5104"/>
    <w:rsid w:val="001A5AAC"/>
    <w:rsid w:val="001B0554"/>
    <w:rsid w:val="001B6472"/>
    <w:rsid w:val="001B799A"/>
    <w:rsid w:val="001C133F"/>
    <w:rsid w:val="001C7240"/>
    <w:rsid w:val="001D0726"/>
    <w:rsid w:val="001D167C"/>
    <w:rsid w:val="001D2A1D"/>
    <w:rsid w:val="001D591F"/>
    <w:rsid w:val="001D7E0F"/>
    <w:rsid w:val="001E03AD"/>
    <w:rsid w:val="001E08FA"/>
    <w:rsid w:val="001E1D37"/>
    <w:rsid w:val="001E353C"/>
    <w:rsid w:val="001E460C"/>
    <w:rsid w:val="001E4F04"/>
    <w:rsid w:val="001E5457"/>
    <w:rsid w:val="001E6B73"/>
    <w:rsid w:val="001E6FF6"/>
    <w:rsid w:val="001E74A2"/>
    <w:rsid w:val="001F1AAE"/>
    <w:rsid w:val="001F2969"/>
    <w:rsid w:val="001F4798"/>
    <w:rsid w:val="001F75C6"/>
    <w:rsid w:val="002035C1"/>
    <w:rsid w:val="0020723A"/>
    <w:rsid w:val="00207B33"/>
    <w:rsid w:val="00216BA5"/>
    <w:rsid w:val="00217736"/>
    <w:rsid w:val="00222C60"/>
    <w:rsid w:val="002260A7"/>
    <w:rsid w:val="0022733A"/>
    <w:rsid w:val="002308CA"/>
    <w:rsid w:val="002309BC"/>
    <w:rsid w:val="00241FBA"/>
    <w:rsid w:val="00244108"/>
    <w:rsid w:val="00246E3C"/>
    <w:rsid w:val="0025088D"/>
    <w:rsid w:val="00252300"/>
    <w:rsid w:val="00252DF1"/>
    <w:rsid w:val="00253DC5"/>
    <w:rsid w:val="00262000"/>
    <w:rsid w:val="00262A9A"/>
    <w:rsid w:val="00262B2F"/>
    <w:rsid w:val="00263E44"/>
    <w:rsid w:val="00272054"/>
    <w:rsid w:val="002725B2"/>
    <w:rsid w:val="0027525B"/>
    <w:rsid w:val="00284F1D"/>
    <w:rsid w:val="00285FFD"/>
    <w:rsid w:val="00290449"/>
    <w:rsid w:val="00290613"/>
    <w:rsid w:val="0029493B"/>
    <w:rsid w:val="002A07A9"/>
    <w:rsid w:val="002A62DA"/>
    <w:rsid w:val="002A74BD"/>
    <w:rsid w:val="002B2AF1"/>
    <w:rsid w:val="002B35B4"/>
    <w:rsid w:val="002C10DE"/>
    <w:rsid w:val="002C2415"/>
    <w:rsid w:val="002C4E4C"/>
    <w:rsid w:val="002C6404"/>
    <w:rsid w:val="002D10C2"/>
    <w:rsid w:val="002D3324"/>
    <w:rsid w:val="002D76D9"/>
    <w:rsid w:val="002D7BCF"/>
    <w:rsid w:val="002E2200"/>
    <w:rsid w:val="002E29B5"/>
    <w:rsid w:val="002E2B79"/>
    <w:rsid w:val="002E5391"/>
    <w:rsid w:val="002F08F7"/>
    <w:rsid w:val="002F307F"/>
    <w:rsid w:val="002F6003"/>
    <w:rsid w:val="002F6801"/>
    <w:rsid w:val="002F6B3B"/>
    <w:rsid w:val="0030328E"/>
    <w:rsid w:val="003032A4"/>
    <w:rsid w:val="003112D5"/>
    <w:rsid w:val="0031284C"/>
    <w:rsid w:val="00316246"/>
    <w:rsid w:val="00316CFA"/>
    <w:rsid w:val="003248AA"/>
    <w:rsid w:val="00331438"/>
    <w:rsid w:val="00334406"/>
    <w:rsid w:val="00335088"/>
    <w:rsid w:val="00336395"/>
    <w:rsid w:val="003363CB"/>
    <w:rsid w:val="003370C3"/>
    <w:rsid w:val="0034111E"/>
    <w:rsid w:val="00343108"/>
    <w:rsid w:val="003456A4"/>
    <w:rsid w:val="003516AC"/>
    <w:rsid w:val="003516D1"/>
    <w:rsid w:val="003551AF"/>
    <w:rsid w:val="0036012D"/>
    <w:rsid w:val="003A4E09"/>
    <w:rsid w:val="003A6248"/>
    <w:rsid w:val="003A6526"/>
    <w:rsid w:val="003A7B90"/>
    <w:rsid w:val="003B1829"/>
    <w:rsid w:val="003B22EA"/>
    <w:rsid w:val="003C12B7"/>
    <w:rsid w:val="003C2265"/>
    <w:rsid w:val="003C316A"/>
    <w:rsid w:val="003C4569"/>
    <w:rsid w:val="003D2AF2"/>
    <w:rsid w:val="003D4511"/>
    <w:rsid w:val="003D7A03"/>
    <w:rsid w:val="003D7B9F"/>
    <w:rsid w:val="003E2429"/>
    <w:rsid w:val="003E320D"/>
    <w:rsid w:val="003F0DB9"/>
    <w:rsid w:val="003F30D8"/>
    <w:rsid w:val="003F5013"/>
    <w:rsid w:val="003F5C69"/>
    <w:rsid w:val="003F7D5B"/>
    <w:rsid w:val="00400709"/>
    <w:rsid w:val="00402203"/>
    <w:rsid w:val="004022DB"/>
    <w:rsid w:val="00405B33"/>
    <w:rsid w:val="004062D2"/>
    <w:rsid w:val="004125E1"/>
    <w:rsid w:val="00412DD0"/>
    <w:rsid w:val="00420A30"/>
    <w:rsid w:val="00420CE3"/>
    <w:rsid w:val="00426403"/>
    <w:rsid w:val="00430045"/>
    <w:rsid w:val="00431931"/>
    <w:rsid w:val="00436FE4"/>
    <w:rsid w:val="00442F5D"/>
    <w:rsid w:val="00443152"/>
    <w:rsid w:val="00443A89"/>
    <w:rsid w:val="004471B2"/>
    <w:rsid w:val="00452B89"/>
    <w:rsid w:val="00456E15"/>
    <w:rsid w:val="004659AA"/>
    <w:rsid w:val="004661BF"/>
    <w:rsid w:val="00472C81"/>
    <w:rsid w:val="004737DB"/>
    <w:rsid w:val="00474EC5"/>
    <w:rsid w:val="00477836"/>
    <w:rsid w:val="00481981"/>
    <w:rsid w:val="00481AEA"/>
    <w:rsid w:val="00481D99"/>
    <w:rsid w:val="00486346"/>
    <w:rsid w:val="004901E8"/>
    <w:rsid w:val="00492362"/>
    <w:rsid w:val="00494F22"/>
    <w:rsid w:val="0049692D"/>
    <w:rsid w:val="004A5AB0"/>
    <w:rsid w:val="004B2313"/>
    <w:rsid w:val="004B3724"/>
    <w:rsid w:val="004C4550"/>
    <w:rsid w:val="004C712E"/>
    <w:rsid w:val="004C7F34"/>
    <w:rsid w:val="004D195C"/>
    <w:rsid w:val="004D21EA"/>
    <w:rsid w:val="004E2A6F"/>
    <w:rsid w:val="004E4A1B"/>
    <w:rsid w:val="004E6165"/>
    <w:rsid w:val="004E664F"/>
    <w:rsid w:val="004F068E"/>
    <w:rsid w:val="004F214E"/>
    <w:rsid w:val="004F4BA5"/>
    <w:rsid w:val="004F7CE1"/>
    <w:rsid w:val="00500277"/>
    <w:rsid w:val="00500EAE"/>
    <w:rsid w:val="005013D9"/>
    <w:rsid w:val="00503055"/>
    <w:rsid w:val="00511ECB"/>
    <w:rsid w:val="00512D95"/>
    <w:rsid w:val="00514DCE"/>
    <w:rsid w:val="00520715"/>
    <w:rsid w:val="0052257A"/>
    <w:rsid w:val="005242EE"/>
    <w:rsid w:val="00530DFC"/>
    <w:rsid w:val="00531B8F"/>
    <w:rsid w:val="00533E93"/>
    <w:rsid w:val="00536C62"/>
    <w:rsid w:val="0054404A"/>
    <w:rsid w:val="005442E2"/>
    <w:rsid w:val="005449A7"/>
    <w:rsid w:val="005466F7"/>
    <w:rsid w:val="005469B0"/>
    <w:rsid w:val="00554BC8"/>
    <w:rsid w:val="00557396"/>
    <w:rsid w:val="00560BBE"/>
    <w:rsid w:val="00562214"/>
    <w:rsid w:val="00562F12"/>
    <w:rsid w:val="0056468E"/>
    <w:rsid w:val="00564900"/>
    <w:rsid w:val="00567470"/>
    <w:rsid w:val="00567F31"/>
    <w:rsid w:val="0057060A"/>
    <w:rsid w:val="00572A08"/>
    <w:rsid w:val="005751CB"/>
    <w:rsid w:val="00575505"/>
    <w:rsid w:val="005778D0"/>
    <w:rsid w:val="00582CF4"/>
    <w:rsid w:val="005846DE"/>
    <w:rsid w:val="005A0ADA"/>
    <w:rsid w:val="005A0C9E"/>
    <w:rsid w:val="005A0CCA"/>
    <w:rsid w:val="005A3F1D"/>
    <w:rsid w:val="005B0BBB"/>
    <w:rsid w:val="005B2404"/>
    <w:rsid w:val="005B5DAC"/>
    <w:rsid w:val="005B764D"/>
    <w:rsid w:val="005C088C"/>
    <w:rsid w:val="005C4087"/>
    <w:rsid w:val="005C41D2"/>
    <w:rsid w:val="005C4234"/>
    <w:rsid w:val="005C62C9"/>
    <w:rsid w:val="005D0880"/>
    <w:rsid w:val="005D4EE5"/>
    <w:rsid w:val="005E7D0A"/>
    <w:rsid w:val="005F0ABC"/>
    <w:rsid w:val="005F1D9B"/>
    <w:rsid w:val="005F3D55"/>
    <w:rsid w:val="005F59C2"/>
    <w:rsid w:val="006003FB"/>
    <w:rsid w:val="00600A66"/>
    <w:rsid w:val="00602695"/>
    <w:rsid w:val="00603653"/>
    <w:rsid w:val="00611BF0"/>
    <w:rsid w:val="006121C2"/>
    <w:rsid w:val="00612C19"/>
    <w:rsid w:val="00612F40"/>
    <w:rsid w:val="006138D4"/>
    <w:rsid w:val="006160EB"/>
    <w:rsid w:val="00620D05"/>
    <w:rsid w:val="0062204A"/>
    <w:rsid w:val="00622A5A"/>
    <w:rsid w:val="00624C13"/>
    <w:rsid w:val="00624DF3"/>
    <w:rsid w:val="006258ED"/>
    <w:rsid w:val="00630270"/>
    <w:rsid w:val="0063519C"/>
    <w:rsid w:val="00635D0B"/>
    <w:rsid w:val="00637047"/>
    <w:rsid w:val="00641F52"/>
    <w:rsid w:val="006441DD"/>
    <w:rsid w:val="006457D9"/>
    <w:rsid w:val="006555B9"/>
    <w:rsid w:val="006616BF"/>
    <w:rsid w:val="006626B8"/>
    <w:rsid w:val="0066277F"/>
    <w:rsid w:val="006641C7"/>
    <w:rsid w:val="0067216D"/>
    <w:rsid w:val="00673BE3"/>
    <w:rsid w:val="00673C00"/>
    <w:rsid w:val="0067785F"/>
    <w:rsid w:val="00680896"/>
    <w:rsid w:val="00680D39"/>
    <w:rsid w:val="00682DCB"/>
    <w:rsid w:val="00684C68"/>
    <w:rsid w:val="006949E1"/>
    <w:rsid w:val="00694EF8"/>
    <w:rsid w:val="006A3A7E"/>
    <w:rsid w:val="006A61A4"/>
    <w:rsid w:val="006A67EF"/>
    <w:rsid w:val="006B0AA2"/>
    <w:rsid w:val="006B13D8"/>
    <w:rsid w:val="006B5E48"/>
    <w:rsid w:val="006B71B1"/>
    <w:rsid w:val="006B73DB"/>
    <w:rsid w:val="006B7C35"/>
    <w:rsid w:val="006C14CF"/>
    <w:rsid w:val="006C52C9"/>
    <w:rsid w:val="006C6FDD"/>
    <w:rsid w:val="006C73FE"/>
    <w:rsid w:val="006D0A9E"/>
    <w:rsid w:val="006D25E6"/>
    <w:rsid w:val="006D32AF"/>
    <w:rsid w:val="006D3606"/>
    <w:rsid w:val="006D57F9"/>
    <w:rsid w:val="006E3286"/>
    <w:rsid w:val="006E4D2B"/>
    <w:rsid w:val="006E54AE"/>
    <w:rsid w:val="006E6DA8"/>
    <w:rsid w:val="006E7BC6"/>
    <w:rsid w:val="006F02BB"/>
    <w:rsid w:val="006F2129"/>
    <w:rsid w:val="006F3588"/>
    <w:rsid w:val="006F6586"/>
    <w:rsid w:val="006F7DD5"/>
    <w:rsid w:val="00701899"/>
    <w:rsid w:val="00702449"/>
    <w:rsid w:val="007026EE"/>
    <w:rsid w:val="00705A55"/>
    <w:rsid w:val="00710492"/>
    <w:rsid w:val="007135C5"/>
    <w:rsid w:val="00717FD3"/>
    <w:rsid w:val="00720433"/>
    <w:rsid w:val="00724F5C"/>
    <w:rsid w:val="00726661"/>
    <w:rsid w:val="007338BD"/>
    <w:rsid w:val="00737085"/>
    <w:rsid w:val="00743253"/>
    <w:rsid w:val="00743B55"/>
    <w:rsid w:val="0075100C"/>
    <w:rsid w:val="00751D91"/>
    <w:rsid w:val="007522E5"/>
    <w:rsid w:val="00752498"/>
    <w:rsid w:val="00763C2A"/>
    <w:rsid w:val="007710E5"/>
    <w:rsid w:val="00776916"/>
    <w:rsid w:val="007819AA"/>
    <w:rsid w:val="00796731"/>
    <w:rsid w:val="00796986"/>
    <w:rsid w:val="007A3353"/>
    <w:rsid w:val="007A6304"/>
    <w:rsid w:val="007B214B"/>
    <w:rsid w:val="007B68D8"/>
    <w:rsid w:val="007C41AB"/>
    <w:rsid w:val="007C4E40"/>
    <w:rsid w:val="007D36E4"/>
    <w:rsid w:val="007D39AD"/>
    <w:rsid w:val="007D417A"/>
    <w:rsid w:val="007E173A"/>
    <w:rsid w:val="007E1A57"/>
    <w:rsid w:val="007E3401"/>
    <w:rsid w:val="007F2089"/>
    <w:rsid w:val="007F516C"/>
    <w:rsid w:val="007F7CBE"/>
    <w:rsid w:val="00805A52"/>
    <w:rsid w:val="00813B10"/>
    <w:rsid w:val="0082083D"/>
    <w:rsid w:val="00834528"/>
    <w:rsid w:val="008410CB"/>
    <w:rsid w:val="00843ACF"/>
    <w:rsid w:val="00851C18"/>
    <w:rsid w:val="00857BAC"/>
    <w:rsid w:val="00862F59"/>
    <w:rsid w:val="00866A05"/>
    <w:rsid w:val="00870738"/>
    <w:rsid w:val="00870E01"/>
    <w:rsid w:val="00871676"/>
    <w:rsid w:val="00875E83"/>
    <w:rsid w:val="00876071"/>
    <w:rsid w:val="0088009C"/>
    <w:rsid w:val="00882DA3"/>
    <w:rsid w:val="00892E3A"/>
    <w:rsid w:val="00894842"/>
    <w:rsid w:val="008A3043"/>
    <w:rsid w:val="008A41B9"/>
    <w:rsid w:val="008A58AF"/>
    <w:rsid w:val="008A7FDC"/>
    <w:rsid w:val="008B6947"/>
    <w:rsid w:val="008C0E15"/>
    <w:rsid w:val="008C1958"/>
    <w:rsid w:val="008C2558"/>
    <w:rsid w:val="008C7443"/>
    <w:rsid w:val="008D3162"/>
    <w:rsid w:val="008D444E"/>
    <w:rsid w:val="008D546A"/>
    <w:rsid w:val="008D6F84"/>
    <w:rsid w:val="008E1C5E"/>
    <w:rsid w:val="008E2298"/>
    <w:rsid w:val="008E64A0"/>
    <w:rsid w:val="008E791D"/>
    <w:rsid w:val="008E7C45"/>
    <w:rsid w:val="008F28E3"/>
    <w:rsid w:val="008F2A06"/>
    <w:rsid w:val="008F4F99"/>
    <w:rsid w:val="00900A56"/>
    <w:rsid w:val="00901678"/>
    <w:rsid w:val="00901B73"/>
    <w:rsid w:val="00907ABD"/>
    <w:rsid w:val="009113AC"/>
    <w:rsid w:val="0091493C"/>
    <w:rsid w:val="00921512"/>
    <w:rsid w:val="00922796"/>
    <w:rsid w:val="009263C3"/>
    <w:rsid w:val="0093054E"/>
    <w:rsid w:val="00930BAF"/>
    <w:rsid w:val="009340E2"/>
    <w:rsid w:val="00934DFB"/>
    <w:rsid w:val="009373B9"/>
    <w:rsid w:val="00940796"/>
    <w:rsid w:val="00950C6A"/>
    <w:rsid w:val="00956EE7"/>
    <w:rsid w:val="009613A6"/>
    <w:rsid w:val="00962BCF"/>
    <w:rsid w:val="0096674C"/>
    <w:rsid w:val="0097100D"/>
    <w:rsid w:val="00973CD1"/>
    <w:rsid w:val="00974E36"/>
    <w:rsid w:val="0098020B"/>
    <w:rsid w:val="009835AE"/>
    <w:rsid w:val="00985F19"/>
    <w:rsid w:val="00990487"/>
    <w:rsid w:val="009910F1"/>
    <w:rsid w:val="009951D9"/>
    <w:rsid w:val="00997F01"/>
    <w:rsid w:val="009A05C0"/>
    <w:rsid w:val="009A289B"/>
    <w:rsid w:val="009A4B45"/>
    <w:rsid w:val="009A75DE"/>
    <w:rsid w:val="009B5531"/>
    <w:rsid w:val="009C2277"/>
    <w:rsid w:val="009C240E"/>
    <w:rsid w:val="009C2F31"/>
    <w:rsid w:val="009C5FCB"/>
    <w:rsid w:val="009C61C2"/>
    <w:rsid w:val="009D466C"/>
    <w:rsid w:val="009D4DF7"/>
    <w:rsid w:val="009E097A"/>
    <w:rsid w:val="009E3492"/>
    <w:rsid w:val="009E4951"/>
    <w:rsid w:val="009E7863"/>
    <w:rsid w:val="009F31AE"/>
    <w:rsid w:val="009F3ACD"/>
    <w:rsid w:val="009F4757"/>
    <w:rsid w:val="009F686B"/>
    <w:rsid w:val="009F7986"/>
    <w:rsid w:val="00A0254C"/>
    <w:rsid w:val="00A03A78"/>
    <w:rsid w:val="00A05031"/>
    <w:rsid w:val="00A106C2"/>
    <w:rsid w:val="00A13EEB"/>
    <w:rsid w:val="00A16139"/>
    <w:rsid w:val="00A206BD"/>
    <w:rsid w:val="00A23900"/>
    <w:rsid w:val="00A24DA5"/>
    <w:rsid w:val="00A26C2F"/>
    <w:rsid w:val="00A33AA9"/>
    <w:rsid w:val="00A36331"/>
    <w:rsid w:val="00A4140F"/>
    <w:rsid w:val="00A4155E"/>
    <w:rsid w:val="00A50A51"/>
    <w:rsid w:val="00A515CB"/>
    <w:rsid w:val="00A534B6"/>
    <w:rsid w:val="00A55CBA"/>
    <w:rsid w:val="00A73B17"/>
    <w:rsid w:val="00A75F22"/>
    <w:rsid w:val="00A90570"/>
    <w:rsid w:val="00A90C22"/>
    <w:rsid w:val="00A948A1"/>
    <w:rsid w:val="00A96B4D"/>
    <w:rsid w:val="00AA0759"/>
    <w:rsid w:val="00AA0D5F"/>
    <w:rsid w:val="00AA3851"/>
    <w:rsid w:val="00AA425E"/>
    <w:rsid w:val="00AA7060"/>
    <w:rsid w:val="00AB30FE"/>
    <w:rsid w:val="00AB6F5C"/>
    <w:rsid w:val="00AC2AC2"/>
    <w:rsid w:val="00AC391E"/>
    <w:rsid w:val="00AC42AD"/>
    <w:rsid w:val="00AC4731"/>
    <w:rsid w:val="00AC50C8"/>
    <w:rsid w:val="00AC54C0"/>
    <w:rsid w:val="00AC649A"/>
    <w:rsid w:val="00AD520C"/>
    <w:rsid w:val="00AD7B63"/>
    <w:rsid w:val="00AE3D77"/>
    <w:rsid w:val="00AE66CA"/>
    <w:rsid w:val="00AF23C6"/>
    <w:rsid w:val="00AF4401"/>
    <w:rsid w:val="00B01029"/>
    <w:rsid w:val="00B02076"/>
    <w:rsid w:val="00B02C67"/>
    <w:rsid w:val="00B02F71"/>
    <w:rsid w:val="00B04D33"/>
    <w:rsid w:val="00B06159"/>
    <w:rsid w:val="00B100B1"/>
    <w:rsid w:val="00B13135"/>
    <w:rsid w:val="00B16632"/>
    <w:rsid w:val="00B17F6E"/>
    <w:rsid w:val="00B2018E"/>
    <w:rsid w:val="00B20BCA"/>
    <w:rsid w:val="00B4135B"/>
    <w:rsid w:val="00B44A31"/>
    <w:rsid w:val="00B51379"/>
    <w:rsid w:val="00B53EA4"/>
    <w:rsid w:val="00B542D2"/>
    <w:rsid w:val="00B6249E"/>
    <w:rsid w:val="00B62625"/>
    <w:rsid w:val="00B63154"/>
    <w:rsid w:val="00B636BF"/>
    <w:rsid w:val="00B72EED"/>
    <w:rsid w:val="00B77586"/>
    <w:rsid w:val="00B80D88"/>
    <w:rsid w:val="00B812C8"/>
    <w:rsid w:val="00B81805"/>
    <w:rsid w:val="00B83077"/>
    <w:rsid w:val="00B83215"/>
    <w:rsid w:val="00B86CA0"/>
    <w:rsid w:val="00B92FB1"/>
    <w:rsid w:val="00B931BE"/>
    <w:rsid w:val="00B97BA2"/>
    <w:rsid w:val="00BA06B2"/>
    <w:rsid w:val="00BA20E8"/>
    <w:rsid w:val="00BA5A56"/>
    <w:rsid w:val="00BA74BA"/>
    <w:rsid w:val="00BC1E5F"/>
    <w:rsid w:val="00BC5303"/>
    <w:rsid w:val="00BC6832"/>
    <w:rsid w:val="00BC779E"/>
    <w:rsid w:val="00BC7D29"/>
    <w:rsid w:val="00BD0012"/>
    <w:rsid w:val="00BD0CF2"/>
    <w:rsid w:val="00BD0F13"/>
    <w:rsid w:val="00BD1FCE"/>
    <w:rsid w:val="00BD3E0E"/>
    <w:rsid w:val="00BF28FE"/>
    <w:rsid w:val="00BF3146"/>
    <w:rsid w:val="00BF432F"/>
    <w:rsid w:val="00BF497A"/>
    <w:rsid w:val="00BF706C"/>
    <w:rsid w:val="00BF73E1"/>
    <w:rsid w:val="00C00560"/>
    <w:rsid w:val="00C03404"/>
    <w:rsid w:val="00C04091"/>
    <w:rsid w:val="00C071FB"/>
    <w:rsid w:val="00C10BB4"/>
    <w:rsid w:val="00C116AA"/>
    <w:rsid w:val="00C13EC6"/>
    <w:rsid w:val="00C14D8F"/>
    <w:rsid w:val="00C165FF"/>
    <w:rsid w:val="00C176B6"/>
    <w:rsid w:val="00C21ECD"/>
    <w:rsid w:val="00C27769"/>
    <w:rsid w:val="00C31ACA"/>
    <w:rsid w:val="00C3269A"/>
    <w:rsid w:val="00C40747"/>
    <w:rsid w:val="00C412D8"/>
    <w:rsid w:val="00C425B9"/>
    <w:rsid w:val="00C42827"/>
    <w:rsid w:val="00C51761"/>
    <w:rsid w:val="00C52A67"/>
    <w:rsid w:val="00C53F8E"/>
    <w:rsid w:val="00C70FB8"/>
    <w:rsid w:val="00C76845"/>
    <w:rsid w:val="00C76F13"/>
    <w:rsid w:val="00C9363A"/>
    <w:rsid w:val="00C9509C"/>
    <w:rsid w:val="00C963BB"/>
    <w:rsid w:val="00C97A4E"/>
    <w:rsid w:val="00CB312A"/>
    <w:rsid w:val="00CB4ED4"/>
    <w:rsid w:val="00CB53B7"/>
    <w:rsid w:val="00CB78CC"/>
    <w:rsid w:val="00CC0206"/>
    <w:rsid w:val="00CC0ED6"/>
    <w:rsid w:val="00CC5F13"/>
    <w:rsid w:val="00CD433B"/>
    <w:rsid w:val="00CD5E45"/>
    <w:rsid w:val="00CD6515"/>
    <w:rsid w:val="00CE1B16"/>
    <w:rsid w:val="00CE1DBE"/>
    <w:rsid w:val="00CF2072"/>
    <w:rsid w:val="00CF217C"/>
    <w:rsid w:val="00CF5BE4"/>
    <w:rsid w:val="00D0034D"/>
    <w:rsid w:val="00D04B49"/>
    <w:rsid w:val="00D06A93"/>
    <w:rsid w:val="00D15EDC"/>
    <w:rsid w:val="00D23514"/>
    <w:rsid w:val="00D235E5"/>
    <w:rsid w:val="00D3401C"/>
    <w:rsid w:val="00D428C6"/>
    <w:rsid w:val="00D44210"/>
    <w:rsid w:val="00D5063C"/>
    <w:rsid w:val="00D50E5C"/>
    <w:rsid w:val="00D57F92"/>
    <w:rsid w:val="00D601CF"/>
    <w:rsid w:val="00D6027E"/>
    <w:rsid w:val="00D60888"/>
    <w:rsid w:val="00D644D1"/>
    <w:rsid w:val="00D72347"/>
    <w:rsid w:val="00D7505A"/>
    <w:rsid w:val="00D834C8"/>
    <w:rsid w:val="00D926D1"/>
    <w:rsid w:val="00D92A47"/>
    <w:rsid w:val="00DA2AB4"/>
    <w:rsid w:val="00DA38E0"/>
    <w:rsid w:val="00DA49FF"/>
    <w:rsid w:val="00DA60C4"/>
    <w:rsid w:val="00DB4797"/>
    <w:rsid w:val="00DB6B2F"/>
    <w:rsid w:val="00DB74D2"/>
    <w:rsid w:val="00DC1FB9"/>
    <w:rsid w:val="00DC293C"/>
    <w:rsid w:val="00DC4316"/>
    <w:rsid w:val="00DC623E"/>
    <w:rsid w:val="00DC6B75"/>
    <w:rsid w:val="00DC73B8"/>
    <w:rsid w:val="00DD164D"/>
    <w:rsid w:val="00DD4AB3"/>
    <w:rsid w:val="00DD5349"/>
    <w:rsid w:val="00DD5E6A"/>
    <w:rsid w:val="00DE0D6B"/>
    <w:rsid w:val="00DF069E"/>
    <w:rsid w:val="00DF0959"/>
    <w:rsid w:val="00DF1BFF"/>
    <w:rsid w:val="00DF4ADF"/>
    <w:rsid w:val="00DF7649"/>
    <w:rsid w:val="00E00F3A"/>
    <w:rsid w:val="00E10B81"/>
    <w:rsid w:val="00E10B99"/>
    <w:rsid w:val="00E11A54"/>
    <w:rsid w:val="00E15856"/>
    <w:rsid w:val="00E159BB"/>
    <w:rsid w:val="00E23D7D"/>
    <w:rsid w:val="00E255FC"/>
    <w:rsid w:val="00E25B9E"/>
    <w:rsid w:val="00E25F45"/>
    <w:rsid w:val="00E27E08"/>
    <w:rsid w:val="00E30088"/>
    <w:rsid w:val="00E30432"/>
    <w:rsid w:val="00E33A50"/>
    <w:rsid w:val="00E34856"/>
    <w:rsid w:val="00E40B3D"/>
    <w:rsid w:val="00E4233A"/>
    <w:rsid w:val="00E46F6F"/>
    <w:rsid w:val="00E54AAD"/>
    <w:rsid w:val="00E55B36"/>
    <w:rsid w:val="00E563CD"/>
    <w:rsid w:val="00E57EB9"/>
    <w:rsid w:val="00E60F66"/>
    <w:rsid w:val="00E63FD4"/>
    <w:rsid w:val="00E722BF"/>
    <w:rsid w:val="00E72BE3"/>
    <w:rsid w:val="00E85195"/>
    <w:rsid w:val="00E86264"/>
    <w:rsid w:val="00E86E61"/>
    <w:rsid w:val="00E87018"/>
    <w:rsid w:val="00E96AF8"/>
    <w:rsid w:val="00EA6537"/>
    <w:rsid w:val="00EA7F3B"/>
    <w:rsid w:val="00EB1311"/>
    <w:rsid w:val="00EB237B"/>
    <w:rsid w:val="00EB3E7C"/>
    <w:rsid w:val="00EB6A46"/>
    <w:rsid w:val="00EB7E61"/>
    <w:rsid w:val="00EC017A"/>
    <w:rsid w:val="00EC0FBA"/>
    <w:rsid w:val="00EC2F28"/>
    <w:rsid w:val="00EC3309"/>
    <w:rsid w:val="00EC7FF7"/>
    <w:rsid w:val="00ED6183"/>
    <w:rsid w:val="00ED737E"/>
    <w:rsid w:val="00EE0F06"/>
    <w:rsid w:val="00EE1E64"/>
    <w:rsid w:val="00EF05A7"/>
    <w:rsid w:val="00EF16A3"/>
    <w:rsid w:val="00F0207E"/>
    <w:rsid w:val="00F02A16"/>
    <w:rsid w:val="00F0536E"/>
    <w:rsid w:val="00F0629E"/>
    <w:rsid w:val="00F064AB"/>
    <w:rsid w:val="00F10A59"/>
    <w:rsid w:val="00F11B01"/>
    <w:rsid w:val="00F147B1"/>
    <w:rsid w:val="00F21879"/>
    <w:rsid w:val="00F23058"/>
    <w:rsid w:val="00F259CC"/>
    <w:rsid w:val="00F2691D"/>
    <w:rsid w:val="00F26961"/>
    <w:rsid w:val="00F31C12"/>
    <w:rsid w:val="00F32B8A"/>
    <w:rsid w:val="00F37F73"/>
    <w:rsid w:val="00F42698"/>
    <w:rsid w:val="00F46238"/>
    <w:rsid w:val="00F4682B"/>
    <w:rsid w:val="00F469DF"/>
    <w:rsid w:val="00F46CEF"/>
    <w:rsid w:val="00F47F86"/>
    <w:rsid w:val="00F57A84"/>
    <w:rsid w:val="00F67AB3"/>
    <w:rsid w:val="00F7304E"/>
    <w:rsid w:val="00F821B4"/>
    <w:rsid w:val="00F84815"/>
    <w:rsid w:val="00F86FB9"/>
    <w:rsid w:val="00F92B96"/>
    <w:rsid w:val="00F9659B"/>
    <w:rsid w:val="00F96E80"/>
    <w:rsid w:val="00FA1F52"/>
    <w:rsid w:val="00FA3BEF"/>
    <w:rsid w:val="00FB01E9"/>
    <w:rsid w:val="00FB04AF"/>
    <w:rsid w:val="00FB13E9"/>
    <w:rsid w:val="00FB21C0"/>
    <w:rsid w:val="00FB24D3"/>
    <w:rsid w:val="00FB5E37"/>
    <w:rsid w:val="00FC5A01"/>
    <w:rsid w:val="00FC5B2A"/>
    <w:rsid w:val="00FD0348"/>
    <w:rsid w:val="00FD5C73"/>
    <w:rsid w:val="00FD71EB"/>
    <w:rsid w:val="00FE220B"/>
    <w:rsid w:val="00FE4540"/>
    <w:rsid w:val="00FE4F05"/>
    <w:rsid w:val="00FE68F0"/>
    <w:rsid w:val="00FE6ACC"/>
    <w:rsid w:val="00FF0113"/>
    <w:rsid w:val="00FF08FD"/>
    <w:rsid w:val="00FF0A2F"/>
    <w:rsid w:val="00FF1131"/>
    <w:rsid w:val="00FF17DB"/>
    <w:rsid w:val="00FF5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39BE"/>
  <w15:chartTrackingRefBased/>
  <w15:docId w15:val="{94F6DD30-8D2F-874F-823B-C77B42CC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AB0"/>
    <w:pPr>
      <w:pPrChange w:id="0" w:author="1" w:date="2026-09-22T12:59:00Z">
        <w:pPr/>
      </w:pPrChange>
    </w:pPr>
    <w:rPr>
      <w:rFonts w:ascii="Arial" w:eastAsia="Times New Roman" w:hAnsi="Arial" w:cs="Arial"/>
      <w:sz w:val="18"/>
      <w:szCs w:val="18"/>
      <w:lang w:val="ru-RU" w:eastAsia="ru-RU"/>
      <w:rPrChange w:id="0" w:author="1" w:date="2026-09-22T12:59:00Z">
        <w:rPr>
          <w:sz w:val="24"/>
          <w:szCs w:val="24"/>
          <w:lang w:val="en-US" w:eastAsia="en-US" w:bidi="ar-SA"/>
        </w:rPr>
      </w:rPrChange>
    </w:rPr>
  </w:style>
  <w:style w:type="paragraph" w:styleId="Heading1">
    <w:name w:val="heading 1"/>
    <w:basedOn w:val="Normal"/>
    <w:next w:val="Normal"/>
    <w:link w:val="Heading1Char"/>
    <w:uiPriority w:val="9"/>
    <w:qFormat/>
    <w:rsid w:val="002C10DE"/>
    <w:pPr>
      <w:keepNext/>
      <w:outlineLvl w:val="0"/>
      <w:pPrChange w:id="1" w:author="1" w:date="2026-09-22T12:59:00Z">
        <w:pPr>
          <w:keepNext/>
          <w:outlineLvl w:val="0"/>
        </w:pPr>
      </w:pPrChange>
    </w:pPr>
    <w:rPr>
      <w:rFonts w:ascii="Times New Roman" w:hAnsi="Times New Roman" w:cs="Times New Roman"/>
      <w:sz w:val="32"/>
      <w:szCs w:val="20"/>
      <w:rPrChange w:id="1" w:author="1" w:date="2026-09-22T12:59:00Z">
        <w:rPr>
          <w:rFonts w:ascii="Arial" w:hAnsi="Arial" w:cs="Arial"/>
          <w:sz w:val="32"/>
          <w:lang w:val="ru-RU" w:eastAsia="ru-RU"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C1FB9"/>
    <w:pPr>
      <w:ind w:left="708"/>
      <w:pPrChange w:id="2" w:author="1" w:date="2026-09-22T12:59:00Z">
        <w:pPr>
          <w:ind w:left="720"/>
          <w:contextualSpacing/>
        </w:pPr>
      </w:pPrChange>
    </w:pPr>
    <w:rPr>
      <w:rFonts w:cs="Times New Roman"/>
      <w:rPrChange w:id="2" w:author="1" w:date="2026-09-22T12:59:00Z">
        <w:rPr>
          <w:rFonts w:ascii="Arial" w:hAnsi="Arial" w:cs="Arial"/>
          <w:sz w:val="18"/>
          <w:szCs w:val="18"/>
          <w:lang w:val="ru-RU" w:eastAsia="ru-RU" w:bidi="ar-SA"/>
        </w:rPr>
      </w:rPrChange>
    </w:rPr>
  </w:style>
  <w:style w:type="character" w:customStyle="1" w:styleId="Heading1Char">
    <w:name w:val="Heading 1 Char"/>
    <w:basedOn w:val="DefaultParagraphFont"/>
    <w:link w:val="Heading1"/>
    <w:uiPriority w:val="9"/>
    <w:rsid w:val="005D4EE5"/>
    <w:rPr>
      <w:rFonts w:ascii="Times New Roman" w:eastAsia="Times New Roman" w:hAnsi="Times New Roman" w:cs="Times New Roman"/>
      <w:sz w:val="32"/>
      <w:szCs w:val="20"/>
      <w:lang w:val="ru-RU" w:eastAsia="ru-RU"/>
    </w:rPr>
  </w:style>
  <w:style w:type="paragraph" w:customStyle="1" w:styleId="a">
    <w:name w:val="Прижатый влево"/>
    <w:basedOn w:val="Normal"/>
    <w:next w:val="Normal"/>
    <w:rsid w:val="00BC5303"/>
    <w:pPr>
      <w:autoSpaceDE w:val="0"/>
      <w:autoSpaceDN w:val="0"/>
      <w:adjustRightInd w:val="0"/>
      <w:pPrChange w:id="3" w:author="1" w:date="2026-09-22T12:59:00Z">
        <w:pPr>
          <w:autoSpaceDE w:val="0"/>
          <w:autoSpaceDN w:val="0"/>
          <w:adjustRightInd w:val="0"/>
        </w:pPr>
      </w:pPrChange>
    </w:pPr>
    <w:rPr>
      <w:rFonts w:cs="Times New Roman"/>
      <w:sz w:val="24"/>
      <w:szCs w:val="24"/>
      <w:rPrChange w:id="3" w:author="1" w:date="2026-09-22T12:59:00Z">
        <w:rPr>
          <w:rFonts w:ascii="Arial" w:hAnsi="Arial" w:cs="Arial"/>
          <w:sz w:val="18"/>
          <w:szCs w:val="18"/>
          <w:lang w:val="ru-RU" w:eastAsia="ru-RU" w:bidi="ar-SA"/>
        </w:rPr>
      </w:rPrChange>
    </w:rPr>
  </w:style>
  <w:style w:type="paragraph" w:customStyle="1" w:styleId="1">
    <w:name w:val="çàãîëîâîê 1"/>
    <w:basedOn w:val="Normal"/>
    <w:next w:val="Normal"/>
    <w:rsid w:val="002C10DE"/>
    <w:pPr>
      <w:keepNext/>
      <w:pPrChange w:id="4" w:author="1" w:date="2026-09-22T12:59:00Z">
        <w:pPr>
          <w:keepNext/>
        </w:pPr>
      </w:pPrChange>
    </w:pPr>
    <w:rPr>
      <w:rFonts w:ascii="Times New Roman" w:hAnsi="Times New Roman" w:cs="Times New Roman"/>
      <w:b/>
      <w:sz w:val="24"/>
      <w:szCs w:val="20"/>
      <w:rPrChange w:id="4" w:author="1" w:date="2026-09-22T12:59:00Z">
        <w:rPr>
          <w:rFonts w:ascii="Arial" w:hAnsi="Arial" w:cs="Arial"/>
          <w:b/>
          <w:sz w:val="18"/>
          <w:lang w:val="ru-RU" w:eastAsia="ru-RU" w:bidi="ar-SA"/>
        </w:rPr>
      </w:rPrChange>
    </w:rPr>
  </w:style>
  <w:style w:type="paragraph" w:customStyle="1" w:styleId="2">
    <w:name w:val="çàãîëîâîê 2"/>
    <w:basedOn w:val="Normal"/>
    <w:next w:val="Normal"/>
    <w:rsid w:val="002C10DE"/>
    <w:pPr>
      <w:keepNext/>
      <w:jc w:val="center"/>
      <w:pPrChange w:id="5" w:author="1" w:date="2026-09-22T12:59:00Z">
        <w:pPr>
          <w:keepNext/>
          <w:jc w:val="center"/>
        </w:pPr>
      </w:pPrChange>
    </w:pPr>
    <w:rPr>
      <w:rFonts w:ascii="Times New Roman" w:hAnsi="Times New Roman" w:cs="Times New Roman"/>
      <w:b/>
      <w:sz w:val="28"/>
      <w:szCs w:val="20"/>
      <w:rPrChange w:id="5" w:author="1" w:date="2026-09-22T12:59:00Z">
        <w:rPr>
          <w:rFonts w:ascii="Arial" w:hAnsi="Arial" w:cs="Arial"/>
          <w:b/>
          <w:sz w:val="28"/>
          <w:lang w:val="ru-RU" w:eastAsia="ru-RU" w:bidi="ar-SA"/>
        </w:rPr>
      </w:rPrChange>
    </w:rPr>
  </w:style>
  <w:style w:type="character" w:customStyle="1" w:styleId="FontStyle21">
    <w:name w:val="Font Style21"/>
    <w:basedOn w:val="DefaultParagraphFont"/>
    <w:rsid w:val="005D4EE5"/>
    <w:rPr>
      <w:rFonts w:ascii="Times New Roman" w:hAnsi="Times New Roman" w:cs="Times New Roman"/>
      <w:sz w:val="16"/>
      <w:szCs w:val="16"/>
    </w:rPr>
  </w:style>
  <w:style w:type="character" w:customStyle="1" w:styleId="a0">
    <w:name w:val="Гипертекстовая ссылка"/>
    <w:basedOn w:val="DefaultParagraphFont"/>
    <w:uiPriority w:val="99"/>
    <w:rsid w:val="005D4EE5"/>
    <w:rPr>
      <w:color w:val="008000"/>
    </w:rPr>
  </w:style>
  <w:style w:type="character" w:customStyle="1" w:styleId="ListParagraphChar">
    <w:name w:val="List Paragraph Char"/>
    <w:link w:val="ListParagraph"/>
    <w:uiPriority w:val="34"/>
    <w:locked/>
    <w:rsid w:val="005D4EE5"/>
    <w:rPr>
      <w:rFonts w:ascii="Arial" w:eastAsia="Times New Roman" w:hAnsi="Arial" w:cs="Times New Roman"/>
      <w:sz w:val="18"/>
      <w:szCs w:val="18"/>
      <w:lang w:val="ru-RU" w:eastAsia="ru-RU"/>
    </w:rPr>
  </w:style>
  <w:style w:type="paragraph" w:styleId="BalloonText">
    <w:name w:val="Balloon Text"/>
    <w:basedOn w:val="Normal"/>
    <w:link w:val="BalloonTextChar"/>
    <w:rsid w:val="005D4EE5"/>
    <w:rPr>
      <w:rFonts w:ascii="Tahoma" w:hAnsi="Tahoma" w:cs="Tahoma"/>
      <w:sz w:val="16"/>
      <w:szCs w:val="16"/>
    </w:rPr>
  </w:style>
  <w:style w:type="character" w:customStyle="1" w:styleId="BalloonTextChar">
    <w:name w:val="Balloon Text Char"/>
    <w:basedOn w:val="DefaultParagraphFont"/>
    <w:link w:val="BalloonText"/>
    <w:rsid w:val="005D4EE5"/>
    <w:rPr>
      <w:rFonts w:ascii="Tahoma" w:eastAsia="Times New Roman" w:hAnsi="Tahoma" w:cs="Tahoma"/>
      <w:sz w:val="16"/>
      <w:szCs w:val="16"/>
      <w:lang w:val="ru-RU" w:eastAsia="ru-RU"/>
    </w:rPr>
  </w:style>
  <w:style w:type="paragraph" w:customStyle="1" w:styleId="21">
    <w:name w:val="Основной текст 21"/>
    <w:basedOn w:val="Normal"/>
    <w:rsid w:val="001E08FA"/>
    <w:pPr>
      <w:suppressAutoHyphens/>
      <w:pPrChange w:id="6" w:author="1" w:date="2026-09-22T12:59:00Z">
        <w:pPr>
          <w:suppressAutoHyphens/>
        </w:pPr>
      </w:pPrChange>
    </w:pPr>
    <w:rPr>
      <w:rFonts w:ascii="Times New Roman" w:hAnsi="Times New Roman" w:cs="Times New Roman"/>
      <w:bCs/>
      <w:sz w:val="20"/>
      <w:szCs w:val="20"/>
      <w:lang w:eastAsia="ar-SA"/>
      <w:rPrChange w:id="6" w:author="1" w:date="2026-09-22T12:59:00Z">
        <w:rPr>
          <w:rFonts w:ascii="Arial" w:hAnsi="Arial" w:cs="Arial"/>
          <w:bCs/>
          <w:lang w:val="ru-RU" w:eastAsia="ar-SA" w:bidi="ar-SA"/>
        </w:rPr>
      </w:rPrChange>
    </w:rPr>
  </w:style>
  <w:style w:type="paragraph" w:styleId="BodyTextIndent">
    <w:name w:val="Body Text Indent"/>
    <w:basedOn w:val="Normal"/>
    <w:link w:val="BodyTextIndentChar"/>
    <w:uiPriority w:val="99"/>
    <w:unhideWhenUsed/>
    <w:rsid w:val="001E08FA"/>
    <w:pPr>
      <w:spacing w:before="100" w:beforeAutospacing="1" w:after="100" w:afterAutospacing="1"/>
      <w:pPrChange w:id="7" w:author="1" w:date="2026-09-22T12:59:00Z">
        <w:pPr>
          <w:spacing w:before="100" w:beforeAutospacing="1" w:after="100" w:afterAutospacing="1"/>
        </w:pPr>
      </w:pPrChange>
    </w:pPr>
    <w:rPr>
      <w:rFonts w:ascii="Times New Roman" w:hAnsi="Times New Roman" w:cs="Times New Roman"/>
      <w:sz w:val="24"/>
      <w:szCs w:val="24"/>
      <w:rPrChange w:id="7" w:author="1" w:date="2026-09-22T12:59:00Z">
        <w:rPr>
          <w:rFonts w:ascii="Arial" w:hAnsi="Arial" w:cs="Arial"/>
          <w:sz w:val="18"/>
          <w:szCs w:val="18"/>
          <w:lang w:val="ru-RU" w:eastAsia="ru-RU" w:bidi="ar-SA"/>
        </w:rPr>
      </w:rPrChange>
    </w:rPr>
  </w:style>
  <w:style w:type="character" w:customStyle="1" w:styleId="BodyTextIndentChar">
    <w:name w:val="Body Text Indent Char"/>
    <w:basedOn w:val="DefaultParagraphFont"/>
    <w:link w:val="BodyTextIndent"/>
    <w:uiPriority w:val="99"/>
    <w:rsid w:val="005D4EE5"/>
    <w:rPr>
      <w:rFonts w:ascii="Times New Roman" w:eastAsia="Times New Roman" w:hAnsi="Times New Roman" w:cs="Times New Roman"/>
      <w:lang w:val="ru-RU" w:eastAsia="ru-RU"/>
    </w:rPr>
  </w:style>
  <w:style w:type="paragraph" w:styleId="NormalWeb">
    <w:name w:val="Normal (Web)"/>
    <w:basedOn w:val="Normal"/>
    <w:uiPriority w:val="99"/>
    <w:unhideWhenUsed/>
    <w:rsid w:val="001E08FA"/>
    <w:pPr>
      <w:spacing w:before="100" w:beforeAutospacing="1" w:after="100" w:afterAutospacing="1"/>
      <w:pPrChange w:id="8" w:author="1" w:date="2026-09-22T12:59:00Z">
        <w:pPr>
          <w:spacing w:before="100" w:beforeAutospacing="1" w:after="100" w:afterAutospacing="1"/>
        </w:pPr>
      </w:pPrChange>
    </w:pPr>
    <w:rPr>
      <w:rFonts w:ascii="Times New Roman" w:hAnsi="Times New Roman" w:cs="Times New Roman"/>
      <w:sz w:val="24"/>
      <w:szCs w:val="24"/>
      <w:rPrChange w:id="8" w:author="1" w:date="2026-09-22T12:59:00Z">
        <w:rPr>
          <w:rFonts w:ascii="Arial" w:hAnsi="Arial" w:cs="Arial"/>
          <w:sz w:val="18"/>
          <w:szCs w:val="18"/>
          <w:lang w:val="ru-RU" w:eastAsia="ru-RU"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166283">
      <w:bodyDiv w:val="1"/>
      <w:marLeft w:val="0"/>
      <w:marRight w:val="0"/>
      <w:marTop w:val="0"/>
      <w:marBottom w:val="0"/>
      <w:divBdr>
        <w:top w:val="none" w:sz="0" w:space="0" w:color="auto"/>
        <w:left w:val="none" w:sz="0" w:space="0" w:color="auto"/>
        <w:bottom w:val="none" w:sz="0" w:space="0" w:color="auto"/>
        <w:right w:val="none" w:sz="0" w:space="0" w:color="auto"/>
      </w:divBdr>
      <w:divsChild>
        <w:div w:id="1924100974">
          <w:marLeft w:val="0"/>
          <w:marRight w:val="0"/>
          <w:marTop w:val="0"/>
          <w:marBottom w:val="0"/>
          <w:divBdr>
            <w:top w:val="none" w:sz="0" w:space="0" w:color="auto"/>
            <w:left w:val="none" w:sz="0" w:space="0" w:color="auto"/>
            <w:bottom w:val="none" w:sz="0" w:space="0" w:color="auto"/>
            <w:right w:val="none" w:sz="0" w:space="0" w:color="auto"/>
          </w:divBdr>
        </w:div>
        <w:div w:id="1357728883">
          <w:marLeft w:val="0"/>
          <w:marRight w:val="0"/>
          <w:marTop w:val="0"/>
          <w:marBottom w:val="0"/>
          <w:divBdr>
            <w:top w:val="none" w:sz="0" w:space="0" w:color="auto"/>
            <w:left w:val="none" w:sz="0" w:space="0" w:color="auto"/>
            <w:bottom w:val="none" w:sz="0" w:space="0" w:color="auto"/>
            <w:right w:val="none" w:sz="0" w:space="0" w:color="auto"/>
          </w:divBdr>
        </w:div>
      </w:divsChild>
    </w:div>
    <w:div w:id="57995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435C6-1D8B-F245-AE7D-3F6B005EE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Arthur Souza Rodrigues</cp:lastModifiedBy>
  <cp:revision>1</cp:revision>
  <dcterms:created xsi:type="dcterms:W3CDTF">2020-04-01T15:44:00Z</dcterms:created>
  <dcterms:modified xsi:type="dcterms:W3CDTF">2026-09-22T16:59:00Z</dcterms:modified>
  <cp:category/>
</cp:coreProperties>
</file>