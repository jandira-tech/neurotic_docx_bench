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FD151" w14:textId="77777777" w:rsidR="00A8106D" w:rsidRDefault="00A8106D">
      <w:pPr>
        <w:spacing w:after="0"/>
        <w:rPr>
          <w:ins w:id="10" w:author="Comparison" w:date="2026-09-25T20:04:00Z" w16du:dateUtc="2026-09-26T00:04:00Z"/>
          <w:rFonts w:ascii="Arial" w:eastAsia="Arial" w:hAnsi="Arial" w:cs="Arial"/>
          <w:vanish/>
          <w:sz w:val="20"/>
          <w:szCs w:val="20"/>
        </w:rPr>
      </w:pPr>
      <w:bookmarkStart w:id="11" w:name="47990011"/>
      <w:bookmarkEnd w:id="11"/>
    </w:p>
    <w:p w14:paraId="389DE10D" w14:textId="77777777" w:rsidR="00A8106D" w:rsidRDefault="00DD4A15">
      <w:pPr>
        <w:numPr>
          <w:ilvl w:val="0"/>
          <w:numId w:val="1"/>
        </w:numPr>
        <w:pBdr>
          <w:top w:val="single" w:sz="16" w:space="0" w:color="4472C4"/>
          <w:left w:val="single" w:sz="16" w:space="0" w:color="4472C4"/>
          <w:bottom w:val="single" w:sz="16" w:space="0" w:color="4472C4"/>
          <w:right w:val="single" w:sz="16" w:space="0" w:color="4472C4"/>
        </w:pBdr>
        <w:shd w:val="clear" w:color="auto" w:fill="E2EFD9"/>
        <w:spacing w:after="0"/>
        <w:rPr>
          <w:ins w:id="12" w:author="Comparison" w:date="2026-09-25T20:04:00Z" w16du:dateUtc="2026-09-26T00:04:00Z"/>
          <w:rFonts w:ascii="Arial" w:eastAsia="Arial" w:hAnsi="Arial" w:cs="Arial"/>
          <w:vanish/>
          <w:sz w:val="20"/>
          <w:szCs w:val="20"/>
        </w:rPr>
      </w:pPr>
      <w:ins w:id="13" w:author="Comparison" w:date="2026-09-25T20:04:00Z" w16du:dateUtc="2026-09-26T00:04:00Z">
        <w:r>
          <w:rPr>
            <w:rFonts w:ascii="Arial" w:eastAsia="Arial" w:hAnsi="Arial" w:cs="Arial"/>
            <w:vanish/>
            <w:color w:val="0000FF"/>
            <w:sz w:val="20"/>
            <w:szCs w:val="20"/>
          </w:rPr>
          <w:t>Accessories for toilet, shower, and bath by ASI.</w:t>
        </w:r>
        <w:r>
          <w:rPr>
            <w:rFonts w:ascii="Arial" w:eastAsia="Arial" w:hAnsi="Arial" w:cs="Arial"/>
            <w:vanish/>
            <w:color w:val="0000FF"/>
            <w:sz w:val="20"/>
            <w:szCs w:val="20"/>
          </w:rPr>
          <w:br/>
          <w:t>The section includes specifications for commonly encountered accessories with typical options. Special types, such as materials other than stainless steel, chrome, and baked enamel, or modular designed accessories, will need to be added by editing or by listing by model name in a schedule.</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Electrically operated paper towel dispensers, electric hand dryers, and diaper changing stations are also included in this section.                                                                               </w:t>
        </w:r>
        <w:r>
          <w:rPr>
            <w:rFonts w:ascii="Arial" w:eastAsia="Arial" w:hAnsi="Arial" w:cs="Arial"/>
            <w:vanish/>
            <w:color w:val="0000FF"/>
            <w:sz w:val="20"/>
            <w:szCs w:val="20"/>
          </w:rPr>
          <w:br/>
        </w:r>
        <w:r>
          <w:rPr>
            <w:rFonts w:ascii="Arial" w:eastAsia="Arial" w:hAnsi="Arial" w:cs="Arial"/>
            <w:vanish/>
            <w:color w:val="0000FF"/>
            <w:sz w:val="20"/>
            <w:szCs w:val="20"/>
          </w:rPr>
          <w:br/>
          <w:t>SECTION 10 2800 (10800) -- TOILET, BATH, AND LAUNDRY ACCESSORIES - ASI, Copyright 2021, ASI.      </w:t>
        </w:r>
        <w:r>
          <w:rPr>
            <w:rFonts w:ascii="Arial" w:eastAsia="Arial" w:hAnsi="Arial" w:cs="Arial"/>
            <w:vanish/>
            <w:color w:val="0000FF"/>
            <w:sz w:val="20"/>
            <w:szCs w:val="20"/>
          </w:rPr>
          <w:br/>
          <w:t>                                                                                                                                                 </w:t>
        </w:r>
      </w:ins>
    </w:p>
    <w:p w14:paraId="1BCF7449" w14:textId="77777777" w:rsidR="00A8106D" w:rsidRDefault="00DD4A15">
      <w:pPr>
        <w:pStyle w:val="CSILevel0"/>
        <w:numPr>
          <w:ilvl w:val="0"/>
          <w:numId w:val="2"/>
        </w:numPr>
        <w:jc w:val="center"/>
        <w:rPr>
          <w:ins w:id="14" w:author="Comparison" w:date="2026-09-25T20:04:00Z" w16du:dateUtc="2026-09-26T00:04:00Z"/>
        </w:rPr>
      </w:pPr>
      <w:ins w:id="15" w:author="Comparison" w:date="2026-09-25T20:04:00Z" w16du:dateUtc="2026-09-26T00:04:00Z">
        <w:r>
          <w:t xml:space="preserve">Section 102800 </w:t>
        </w:r>
        <w:r>
          <w:br/>
        </w:r>
        <w:r>
          <w:t>Toilet, Bath, and Laundry Accessories - ASI</w:t>
        </w:r>
      </w:ins>
    </w:p>
    <w:p w14:paraId="00ACCFB8" w14:textId="77777777" w:rsidR="00A8106D" w:rsidRDefault="00DD4A15">
      <w:pPr>
        <w:pStyle w:val="CSILevel1"/>
        <w:rPr>
          <w:ins w:id="16" w:author="Comparison" w:date="2026-09-25T20:04:00Z" w16du:dateUtc="2026-09-26T00:04:00Z"/>
        </w:rPr>
      </w:pPr>
      <w:ins w:id="17" w:author="Comparison" w:date="2026-09-25T20:04:00Z" w16du:dateUtc="2026-09-26T00:04:00Z">
        <w:r>
          <w:rPr>
            <w:highlight w:val="lightGray"/>
          </w:rPr>
          <w:t>PART 1  GENERAL</w:t>
        </w:r>
      </w:ins>
    </w:p>
    <w:p w14:paraId="00A965FE" w14:textId="77777777" w:rsidR="00A8106D" w:rsidRDefault="00DD4A15">
      <w:pPr>
        <w:pStyle w:val="CSILevel2"/>
        <w:rPr>
          <w:ins w:id="18" w:author="Comparison" w:date="2026-09-25T20:04:00Z" w16du:dateUtc="2026-09-26T00:04:00Z"/>
        </w:rPr>
      </w:pPr>
      <w:ins w:id="19" w:author="Comparison" w:date="2026-09-25T20:04:00Z" w16du:dateUtc="2026-09-26T00:04:00Z">
        <w:r>
          <w:rPr>
            <w:highlight w:val="lightGray"/>
          </w:rPr>
          <w:t>SECTION INCLUDES</w:t>
        </w:r>
      </w:ins>
    </w:p>
    <w:p w14:paraId="7DBA71D3" w14:textId="77777777" w:rsidR="00A8106D" w:rsidRDefault="00DD4A15">
      <w:pPr>
        <w:pStyle w:val="CSILevel3"/>
        <w:rPr>
          <w:ins w:id="20" w:author="Comparison" w:date="2026-09-25T20:04:00Z" w16du:dateUtc="2026-09-26T00:04:00Z"/>
        </w:rPr>
      </w:pPr>
      <w:ins w:id="21" w:author="Comparison" w:date="2026-09-25T20:04:00Z" w16du:dateUtc="2026-09-26T00:04:00Z">
        <w:r>
          <w:rPr>
            <w:highlight w:val="lightGray"/>
          </w:rPr>
          <w:t>Paper towel combination units.</w:t>
        </w:r>
      </w:ins>
    </w:p>
    <w:p w14:paraId="74ADABF6" w14:textId="77777777" w:rsidR="00A8106D" w:rsidRDefault="00A8106D">
      <w:pPr>
        <w:spacing w:after="0"/>
        <w:ind w:left="530"/>
        <w:rPr>
          <w:ins w:id="22" w:author="Comparison" w:date="2026-09-25T20:04:00Z" w16du:dateUtc="2026-09-26T00:04:00Z"/>
          <w:rFonts w:ascii="Arial" w:eastAsia="Arial" w:hAnsi="Arial" w:cs="Arial"/>
          <w:vanish/>
          <w:sz w:val="20"/>
          <w:szCs w:val="20"/>
        </w:rPr>
      </w:pPr>
    </w:p>
    <w:p w14:paraId="45AAFB12" w14:textId="77777777" w:rsidR="00A8106D" w:rsidRDefault="00DD4A15">
      <w:pPr>
        <w:numPr>
          <w:ilvl w:val="0"/>
          <w:numId w:val="4"/>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23" w:author="Comparison" w:date="2026-09-25T20:04:00Z" w16du:dateUtc="2026-09-26T00:04:00Z"/>
          <w:rFonts w:ascii="Arial" w:eastAsia="Arial" w:hAnsi="Arial" w:cs="Arial"/>
          <w:vanish/>
          <w:sz w:val="20"/>
          <w:szCs w:val="20"/>
        </w:rPr>
      </w:pPr>
      <w:ins w:id="24" w:author="Comparison" w:date="2026-09-25T20:04:00Z" w16du:dateUtc="2026-09-26T00:04:00Z">
        <w:r>
          <w:rPr>
            <w:rFonts w:ascii="Arial" w:eastAsia="Arial" w:hAnsi="Arial" w:cs="Arial"/>
            <w:vanish/>
            <w:color w:val="0000FF"/>
            <w:sz w:val="20"/>
            <w:szCs w:val="20"/>
          </w:rPr>
          <w:t>List sections that are referenced directly in this section; indicate specific items.  Do not list sections that specify installation of products included in this section;  include a cross-reference statement in Part 3  (Formerly these cross-</w:t>
        </w:r>
        <w:r>
          <w:rPr>
            <w:rFonts w:ascii="Arial" w:eastAsia="Arial" w:hAnsi="Arial" w:cs="Arial"/>
            <w:vanish/>
            <w:color w:val="0000FF"/>
            <w:sz w:val="20"/>
            <w:szCs w:val="20"/>
          </w:rPr>
          <w:t>references were included here under article titled "Products Supplied But Not Installed Under This Section.")  Do not list sections that specify products for which installation is specified in this section;  include a cross-reference statement in Part 2.  (Formerly these cross-references were included here under article titled "Products Installed But Not Supplied Under This Section.</w:t>
        </w:r>
      </w:ins>
    </w:p>
    <w:p w14:paraId="4B6EC15F" w14:textId="77777777" w:rsidR="00A8106D" w:rsidRDefault="00DD4A15">
      <w:pPr>
        <w:pStyle w:val="CSILevel2"/>
        <w:rPr>
          <w:ins w:id="25" w:author="Comparison" w:date="2026-09-25T20:04:00Z" w16du:dateUtc="2026-09-26T00:04:00Z"/>
        </w:rPr>
      </w:pPr>
      <w:ins w:id="26" w:author="Comparison" w:date="2026-09-25T20:04:00Z" w16du:dateUtc="2026-09-26T00:04:00Z">
        <w:r>
          <w:rPr>
            <w:highlight w:val="lightGray"/>
          </w:rPr>
          <w:t>RELATED REQUIREMENTS</w:t>
        </w:r>
      </w:ins>
    </w:p>
    <w:p w14:paraId="72FD3F90" w14:textId="77777777" w:rsidR="00A8106D" w:rsidRDefault="00A8106D">
      <w:pPr>
        <w:spacing w:after="0"/>
        <w:ind w:left="530"/>
        <w:rPr>
          <w:ins w:id="27" w:author="Comparison" w:date="2026-09-25T20:04:00Z" w16du:dateUtc="2026-09-26T00:04:00Z"/>
          <w:rFonts w:ascii="Arial" w:eastAsia="Arial" w:hAnsi="Arial" w:cs="Arial"/>
          <w:vanish/>
          <w:sz w:val="20"/>
          <w:szCs w:val="20"/>
        </w:rPr>
      </w:pPr>
    </w:p>
    <w:p w14:paraId="787C6049" w14:textId="77777777" w:rsidR="00A8106D" w:rsidRDefault="00DD4A15">
      <w:pPr>
        <w:numPr>
          <w:ilvl w:val="0"/>
          <w:numId w:val="5"/>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28" w:author="Comparison" w:date="2026-09-25T20:04:00Z" w16du:dateUtc="2026-09-26T00:04:00Z"/>
          <w:rFonts w:ascii="Arial" w:eastAsia="Arial" w:hAnsi="Arial" w:cs="Arial"/>
          <w:vanish/>
          <w:sz w:val="20"/>
          <w:szCs w:val="20"/>
        </w:rPr>
      </w:pPr>
      <w:ins w:id="29" w:author="Comparison" w:date="2026-09-25T20:04:00Z" w16du:dateUtc="2026-09-26T00:04:00Z">
        <w:r>
          <w:rPr>
            <w:rFonts w:ascii="Arial" w:eastAsia="Arial" w:hAnsi="Arial" w:cs="Arial"/>
            <w:vanish/>
            <w:color w:val="0000FF"/>
            <w:sz w:val="20"/>
            <w:szCs w:val="20"/>
          </w:rPr>
          <w:t>List reference standards that are included within the text of this section.  Use the full title as listed in the reference standard itself.  Include as author the full name of the sponsoring organization, unless the acronym is an adequate identifier (ASTM, ANSI, NEMA, etc.).  Include the date of publication if consistent with global decision on publication dates.</w:t>
        </w:r>
      </w:ins>
    </w:p>
    <w:p w14:paraId="5686BCCA" w14:textId="77777777" w:rsidR="00A8106D" w:rsidRDefault="00DD4A15">
      <w:pPr>
        <w:pStyle w:val="CSILevel2"/>
        <w:rPr>
          <w:ins w:id="30" w:author="Comparison" w:date="2026-09-25T20:04:00Z" w16du:dateUtc="2026-09-26T00:04:00Z"/>
        </w:rPr>
      </w:pPr>
      <w:ins w:id="31" w:author="Comparison" w:date="2026-09-25T20:04:00Z" w16du:dateUtc="2026-09-26T00:04:00Z">
        <w:r>
          <w:rPr>
            <w:highlight w:val="lightGray"/>
          </w:rPr>
          <w:t>REFERENCE STANDARDS</w:t>
        </w:r>
      </w:ins>
    </w:p>
    <w:p w14:paraId="0A057D5C" w14:textId="77777777" w:rsidR="00A8106D" w:rsidRDefault="00A8106D">
      <w:pPr>
        <w:spacing w:after="0"/>
        <w:ind w:left="900"/>
        <w:rPr>
          <w:ins w:id="32" w:author="Comparison" w:date="2026-09-25T20:04:00Z" w16du:dateUtc="2026-09-26T00:04:00Z"/>
          <w:rFonts w:ascii="Arial" w:eastAsia="Arial" w:hAnsi="Arial" w:cs="Arial"/>
          <w:vanish/>
          <w:sz w:val="20"/>
          <w:szCs w:val="20"/>
        </w:rPr>
      </w:pPr>
    </w:p>
    <w:p w14:paraId="0FA6DC16" w14:textId="77777777" w:rsidR="00A8106D" w:rsidRDefault="00DD4A15">
      <w:pPr>
        <w:numPr>
          <w:ilvl w:val="0"/>
          <w:numId w:val="6"/>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33" w:author="Comparison" w:date="2026-09-25T20:04:00Z" w16du:dateUtc="2026-09-26T00:04:00Z"/>
          <w:rFonts w:ascii="Arial" w:eastAsia="Arial" w:hAnsi="Arial" w:cs="Arial"/>
          <w:vanish/>
          <w:sz w:val="20"/>
          <w:szCs w:val="20"/>
        </w:rPr>
      </w:pPr>
      <w:ins w:id="34" w:author="Comparison" w:date="2026-09-25T20:04:00Z" w16du:dateUtc="2026-09-26T00:04:00Z">
        <w:r>
          <w:rPr>
            <w:rFonts w:ascii="Arial" w:eastAsia="Arial" w:hAnsi="Arial" w:cs="Arial"/>
            <w:vanish/>
            <w:color w:val="0000FF"/>
            <w:sz w:val="20"/>
            <w:szCs w:val="20"/>
          </w:rPr>
          <w:t xml:space="preserve">Search online at </w:t>
        </w:r>
        <w:r>
          <w:rPr>
            <w:vanish/>
          </w:rPr>
          <w:fldChar w:fldCharType="begin"/>
        </w:r>
        <w:r>
          <w:rPr>
            <w:vanish/>
          </w:rPr>
          <w:instrText>HYPERLINK "http://www.ada.gov/" \t "_blank" \h</w:instrText>
        </w:r>
        <w:r>
          <w:rPr>
            <w:vanish/>
          </w:rPr>
        </w:r>
        <w:r>
          <w:rPr>
            <w:vanish/>
          </w:rPr>
          <w:fldChar w:fldCharType="separate"/>
        </w:r>
        <w:r>
          <w:rPr>
            <w:rFonts w:ascii="Arial" w:eastAsia="Arial" w:hAnsi="Arial" w:cs="Arial"/>
            <w:vanish/>
            <w:color w:val="0000FF"/>
            <w:sz w:val="20"/>
            <w:szCs w:val="20"/>
            <w:u w:val="single" w:color="0000EE"/>
          </w:rPr>
          <w:t>www.ada.gov</w:t>
        </w:r>
        <w:r>
          <w:rPr>
            <w:vanish/>
          </w:rPr>
          <w:fldChar w:fldCharType="end"/>
        </w:r>
        <w:r>
          <w:rPr>
            <w:rFonts w:ascii="Arial" w:eastAsia="Arial" w:hAnsi="Arial" w:cs="Arial"/>
            <w:vanish/>
            <w:color w:val="0000FF"/>
            <w:sz w:val="20"/>
            <w:szCs w:val="20"/>
          </w:rPr>
          <w:t xml:space="preserve"> for a free copy of the 2010 ADA Standards for Accessible Design published by the U. S. Department of Justice (DOJ).</w:t>
        </w:r>
      </w:ins>
    </w:p>
    <w:p w14:paraId="0F55EB2C" w14:textId="77777777" w:rsidR="00A8106D" w:rsidRDefault="00DD4A15">
      <w:pPr>
        <w:pStyle w:val="CSILevel3"/>
        <w:rPr>
          <w:ins w:id="35" w:author="Comparison" w:date="2026-09-25T20:04:00Z" w16du:dateUtc="2026-09-26T00:04:00Z"/>
        </w:rPr>
      </w:pPr>
      <w:ins w:id="36" w:author="Comparison" w:date="2026-09-25T20:04:00Z" w16du:dateUtc="2026-09-26T00:04:00Z">
        <w:r>
          <w:rPr>
            <w:highlight w:val="lightGray"/>
          </w:rPr>
          <w:t>ADA Standards - 2010 ADA Standards for Accessible Design; 2010.</w:t>
        </w:r>
      </w:ins>
    </w:p>
    <w:p w14:paraId="6E2BACC8" w14:textId="77777777" w:rsidR="00A8106D" w:rsidRDefault="00A8106D">
      <w:pPr>
        <w:spacing w:after="0"/>
        <w:ind w:left="900"/>
        <w:rPr>
          <w:ins w:id="37" w:author="Comparison" w:date="2026-09-25T20:04:00Z" w16du:dateUtc="2026-09-26T00:04:00Z"/>
          <w:rFonts w:ascii="Arial" w:eastAsia="Arial" w:hAnsi="Arial" w:cs="Arial"/>
          <w:vanish/>
          <w:sz w:val="20"/>
          <w:szCs w:val="20"/>
        </w:rPr>
      </w:pPr>
    </w:p>
    <w:p w14:paraId="1C905E88" w14:textId="77777777" w:rsidR="00A8106D" w:rsidRDefault="00DD4A15">
      <w:pPr>
        <w:numPr>
          <w:ilvl w:val="0"/>
          <w:numId w:val="7"/>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38" w:author="Comparison" w:date="2026-09-25T20:04:00Z" w16du:dateUtc="2026-09-26T00:04:00Z"/>
          <w:rFonts w:ascii="Arial" w:eastAsia="Arial" w:hAnsi="Arial" w:cs="Arial"/>
          <w:vanish/>
          <w:sz w:val="20"/>
          <w:szCs w:val="20"/>
        </w:rPr>
      </w:pPr>
      <w:ins w:id="39" w:author="Comparison" w:date="2026-09-25T20:04:00Z" w16du:dateUtc="2026-09-26T00:04:00Z">
        <w:r>
          <w:rPr>
            <w:rFonts w:ascii="Arial" w:eastAsia="Arial" w:hAnsi="Arial" w:cs="Arial"/>
            <w:vanish/>
            <w:color w:val="0000FF"/>
            <w:sz w:val="20"/>
            <w:szCs w:val="20"/>
          </w:rPr>
          <w:t xml:space="preserve">Visit </w:t>
        </w:r>
        <w:r>
          <w:rPr>
            <w:vanish/>
          </w:rPr>
          <w:fldChar w:fldCharType="begin"/>
        </w:r>
        <w:r>
          <w:rPr>
            <w:vanish/>
          </w:rPr>
          <w:instrText>HYPERLINK "https://global.ihs.com/doc_detail.cfm?&amp;rid=BSD&amp;item_s_key=00006864&amp;item_key_date=901231&amp;input_doc_number=ICC&amp;input_doc_title=" \t "_blank" \h</w:instrText>
        </w:r>
        <w:r>
          <w:rPr>
            <w:vanish/>
          </w:rPr>
        </w:r>
        <w:r>
          <w:rPr>
            <w:vanish/>
          </w:rPr>
          <w:fldChar w:fldCharType="separate"/>
        </w:r>
        <w:r>
          <w:rPr>
            <w:rFonts w:ascii="Arial" w:eastAsia="Arial" w:hAnsi="Arial" w:cs="Arial"/>
            <w:vanish/>
            <w:color w:val="0000FF"/>
            <w:sz w:val="20"/>
            <w:szCs w:val="20"/>
            <w:u w:val="single" w:color="0000EE"/>
          </w:rPr>
          <w:t>IHS Standards Store</w:t>
        </w:r>
        <w:r>
          <w:rPr>
            <w:vanish/>
          </w:rPr>
          <w:fldChar w:fldCharType="end"/>
        </w:r>
        <w:r>
          <w:rPr>
            <w:rFonts w:ascii="Arial" w:eastAsia="Arial" w:hAnsi="Arial" w:cs="Arial"/>
            <w:vanish/>
            <w:color w:val="0000FF"/>
            <w:sz w:val="20"/>
            <w:szCs w:val="20"/>
          </w:rPr>
          <w:t xml:space="preserve"> for free information or to purchase a copy of this document.</w:t>
        </w:r>
      </w:ins>
    </w:p>
    <w:p w14:paraId="69875435" w14:textId="77777777" w:rsidR="00A8106D" w:rsidRDefault="00DD4A15">
      <w:pPr>
        <w:pStyle w:val="CSILevel3"/>
        <w:rPr>
          <w:ins w:id="40" w:author="Comparison" w:date="2026-09-25T20:04:00Z" w16du:dateUtc="2026-09-26T00:04:00Z"/>
        </w:rPr>
      </w:pPr>
      <w:ins w:id="41" w:author="Comparison" w:date="2026-09-25T20:04:00Z" w16du:dateUtc="2026-09-26T00:04:00Z">
        <w:r>
          <w:rPr>
            <w:highlight w:val="lightGray"/>
          </w:rPr>
          <w:t>ICC A117.1 - Accessible and Usable Buildings and Facilities; 2017.</w:t>
        </w:r>
      </w:ins>
    </w:p>
    <w:p w14:paraId="07B65611" w14:textId="77777777" w:rsidR="00A8106D" w:rsidRDefault="00A8106D">
      <w:pPr>
        <w:spacing w:after="0"/>
        <w:ind w:left="530"/>
        <w:rPr>
          <w:ins w:id="42" w:author="Comparison" w:date="2026-09-25T20:04:00Z" w16du:dateUtc="2026-09-26T00:04:00Z"/>
          <w:rFonts w:ascii="Arial" w:eastAsia="Arial" w:hAnsi="Arial" w:cs="Arial"/>
          <w:vanish/>
          <w:sz w:val="20"/>
          <w:szCs w:val="20"/>
        </w:rPr>
      </w:pPr>
    </w:p>
    <w:p w14:paraId="7910715C" w14:textId="77777777" w:rsidR="00A8106D" w:rsidRDefault="00DD4A15">
      <w:pPr>
        <w:numPr>
          <w:ilvl w:val="0"/>
          <w:numId w:val="8"/>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43" w:author="Comparison" w:date="2026-09-25T20:04:00Z" w16du:dateUtc="2026-09-26T00:04:00Z"/>
          <w:rFonts w:ascii="Arial" w:eastAsia="Arial" w:hAnsi="Arial" w:cs="Arial"/>
          <w:vanish/>
          <w:sz w:val="20"/>
          <w:szCs w:val="20"/>
        </w:rPr>
      </w:pPr>
      <w:ins w:id="44" w:author="Comparison" w:date="2026-09-25T20:04:00Z" w16du:dateUtc="2026-09-26T00:04:00Z">
        <w:r>
          <w:rPr>
            <w:rFonts w:ascii="Arial" w:eastAsia="Arial" w:hAnsi="Arial" w:cs="Arial"/>
            <w:vanish/>
            <w:color w:val="0000FF"/>
            <w:sz w:val="20"/>
            <w:szCs w:val="20"/>
          </w:rPr>
          <w:t>Do not request submittals if drawings sufficiently describe the products of this section or if proprietary specifying techniques are used.  The review of submittals increases the possibility of unintended variations to drawings, thereby increasing the design professional's liability.  See Section 01 3000 (01300) - Administrative Requirements for definitions of which types of submittals are for review, for information, and for project record.</w:t>
        </w:r>
      </w:ins>
    </w:p>
    <w:p w14:paraId="06D9D68E" w14:textId="77777777" w:rsidR="00A8106D" w:rsidRDefault="00DD4A15">
      <w:pPr>
        <w:pStyle w:val="CSILevel2"/>
        <w:rPr>
          <w:ins w:id="45" w:author="Comparison" w:date="2026-09-25T20:04:00Z" w16du:dateUtc="2026-09-26T00:04:00Z"/>
        </w:rPr>
      </w:pPr>
      <w:ins w:id="46" w:author="Comparison" w:date="2026-09-25T20:04:00Z" w16du:dateUtc="2026-09-26T00:04:00Z">
        <w:r>
          <w:rPr>
            <w:highlight w:val="lightGray"/>
          </w:rPr>
          <w:t>SUBMITTALS</w:t>
        </w:r>
      </w:ins>
    </w:p>
    <w:p w14:paraId="6E08A9EC" w14:textId="77777777" w:rsidR="00A8106D" w:rsidRDefault="00DD4A15">
      <w:pPr>
        <w:pStyle w:val="CSILevel3"/>
        <w:rPr>
          <w:ins w:id="47" w:author="Comparison" w:date="2026-09-25T20:04:00Z" w16du:dateUtc="2026-09-26T00:04:00Z"/>
        </w:rPr>
      </w:pPr>
      <w:ins w:id="48" w:author="Comparison" w:date="2026-09-25T20:04:00Z" w16du:dateUtc="2026-09-26T00:04:00Z">
        <w:r>
          <w:t>See Section 013000 - Administrative Requirements for submittal procedures.</w:t>
        </w:r>
      </w:ins>
    </w:p>
    <w:p w14:paraId="5D6BC69B" w14:textId="77777777" w:rsidR="00A8106D" w:rsidRDefault="00A8106D">
      <w:pPr>
        <w:spacing w:after="0"/>
        <w:ind w:left="900"/>
        <w:rPr>
          <w:ins w:id="49" w:author="Comparison" w:date="2026-09-25T20:04:00Z" w16du:dateUtc="2026-09-26T00:04:00Z"/>
          <w:rFonts w:ascii="Arial" w:eastAsia="Arial" w:hAnsi="Arial" w:cs="Arial"/>
          <w:vanish/>
          <w:sz w:val="20"/>
          <w:szCs w:val="20"/>
        </w:rPr>
      </w:pPr>
    </w:p>
    <w:p w14:paraId="0AAF1C87" w14:textId="77777777" w:rsidR="00A8106D" w:rsidRDefault="00DD4A15">
      <w:pPr>
        <w:numPr>
          <w:ilvl w:val="0"/>
          <w:numId w:val="9"/>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50" w:author="Comparison" w:date="2026-09-25T20:04:00Z" w16du:dateUtc="2026-09-26T00:04:00Z"/>
          <w:rFonts w:ascii="Arial" w:eastAsia="Arial" w:hAnsi="Arial" w:cs="Arial"/>
          <w:vanish/>
          <w:sz w:val="20"/>
          <w:szCs w:val="20"/>
        </w:rPr>
      </w:pPr>
      <w:ins w:id="51" w:author="Comparison" w:date="2026-09-25T20:04:00Z" w16du:dateUtc="2026-09-26T00:04:00Z">
        <w:r>
          <w:rPr>
            <w:rFonts w:ascii="Arial" w:eastAsia="Arial" w:hAnsi="Arial" w:cs="Arial"/>
            <w:vanish/>
            <w:color w:val="0000FF"/>
            <w:sz w:val="20"/>
            <w:szCs w:val="20"/>
          </w:rPr>
          <w:t>When manufacturer's instructions for specific installation requirements are referenced in PART 3 EXECUTION, include the following request for submittal of those instructions.  Edit the PART 3 statements to avoid conflict with manufacturer's instructions.</w:t>
        </w:r>
      </w:ins>
    </w:p>
    <w:p w14:paraId="7AE60FF3" w14:textId="77777777" w:rsidR="00A8106D" w:rsidRDefault="00DD4A15">
      <w:pPr>
        <w:pStyle w:val="CSILevel3"/>
        <w:rPr>
          <w:ins w:id="52" w:author="Comparison" w:date="2026-09-25T20:04:00Z" w16du:dateUtc="2026-09-26T00:04:00Z"/>
        </w:rPr>
      </w:pPr>
      <w:ins w:id="53" w:author="Comparison" w:date="2026-09-25T20:04:00Z" w16du:dateUtc="2026-09-26T00:04:00Z">
        <w:r>
          <w:rPr>
            <w:highlight w:val="lightGray"/>
          </w:rPr>
          <w:t>Manufacturer's Installation Instructions:  Indicate special procedures and conditions requiring special attention.</w:t>
        </w:r>
      </w:ins>
    </w:p>
    <w:p w14:paraId="66FEE439" w14:textId="77777777" w:rsidR="00A8106D" w:rsidRDefault="00DD4A15">
      <w:pPr>
        <w:pStyle w:val="CSILevel1"/>
        <w:rPr>
          <w:ins w:id="54" w:author="Comparison" w:date="2026-09-25T20:04:00Z" w16du:dateUtc="2026-09-26T00:04:00Z"/>
        </w:rPr>
      </w:pPr>
      <w:ins w:id="55" w:author="Comparison" w:date="2026-09-25T20:04:00Z" w16du:dateUtc="2026-09-26T00:04:00Z">
        <w:r>
          <w:t>PART 2  PRODUCTS</w:t>
        </w:r>
      </w:ins>
    </w:p>
    <w:p w14:paraId="5B863DCA" w14:textId="77777777" w:rsidR="00A8106D" w:rsidRDefault="00A8106D">
      <w:pPr>
        <w:spacing w:after="0"/>
        <w:ind w:left="530"/>
        <w:rPr>
          <w:ins w:id="56" w:author="Comparison" w:date="2026-09-25T20:04:00Z" w16du:dateUtc="2026-09-26T00:04:00Z"/>
          <w:rFonts w:ascii="Arial" w:eastAsia="Arial" w:hAnsi="Arial" w:cs="Arial"/>
          <w:vanish/>
          <w:sz w:val="20"/>
          <w:szCs w:val="20"/>
        </w:rPr>
      </w:pPr>
    </w:p>
    <w:p w14:paraId="47FD5B7A" w14:textId="77777777" w:rsidR="00A8106D" w:rsidRDefault="00DD4A15">
      <w:pPr>
        <w:numPr>
          <w:ilvl w:val="0"/>
          <w:numId w:val="10"/>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57" w:author="Comparison" w:date="2026-09-25T20:04:00Z" w16du:dateUtc="2026-09-26T00:04:00Z"/>
          <w:rFonts w:ascii="Arial" w:eastAsia="Arial" w:hAnsi="Arial" w:cs="Arial"/>
          <w:vanish/>
          <w:sz w:val="20"/>
          <w:szCs w:val="20"/>
        </w:rPr>
      </w:pPr>
      <w:ins w:id="58" w:author="Comparison" w:date="2026-09-25T20:04:00Z" w16du:dateUtc="2026-09-26T00:04:00Z">
        <w:r>
          <w:rPr>
            <w:rFonts w:ascii="Arial" w:eastAsia="Arial" w:hAnsi="Arial" w:cs="Arial"/>
            <w:vanish/>
            <w:color w:val="0000FF"/>
            <w:sz w:val="20"/>
            <w:szCs w:val="20"/>
          </w:rPr>
          <w:t xml:space="preserve">Select manufacturers by category or </w:t>
        </w:r>
        <w:r>
          <w:rPr>
            <w:rFonts w:ascii="Arial" w:eastAsia="Arial" w:hAnsi="Arial" w:cs="Arial"/>
            <w:vanish/>
            <w:color w:val="0000FF"/>
            <w:sz w:val="20"/>
            <w:szCs w:val="20"/>
          </w:rPr>
          <w:t>list specific model numbers or product names if desired.</w:t>
        </w:r>
      </w:ins>
    </w:p>
    <w:p w14:paraId="5DAB4324" w14:textId="77777777" w:rsidR="00A8106D" w:rsidRDefault="00DD4A15">
      <w:pPr>
        <w:pStyle w:val="CSILevel2"/>
        <w:rPr>
          <w:ins w:id="59" w:author="Comparison" w:date="2026-09-25T20:04:00Z" w16du:dateUtc="2026-09-26T00:04:00Z"/>
        </w:rPr>
      </w:pPr>
      <w:ins w:id="60" w:author="Comparison" w:date="2026-09-25T20:04:00Z" w16du:dateUtc="2026-09-26T00:04:00Z">
        <w:r>
          <w:rPr>
            <w:highlight w:val="lightGray"/>
          </w:rPr>
          <w:t>MANUFACTURERs</w:t>
        </w:r>
      </w:ins>
    </w:p>
    <w:p w14:paraId="0E3BA488" w14:textId="77777777" w:rsidR="00A8106D" w:rsidRDefault="00A8106D">
      <w:pPr>
        <w:spacing w:after="0"/>
        <w:ind w:left="900"/>
        <w:rPr>
          <w:ins w:id="61" w:author="Comparison" w:date="2026-09-25T20:04:00Z" w16du:dateUtc="2026-09-26T00:04:00Z"/>
          <w:rFonts w:ascii="Arial" w:eastAsia="Arial" w:hAnsi="Arial" w:cs="Arial"/>
          <w:vanish/>
          <w:sz w:val="20"/>
          <w:szCs w:val="20"/>
        </w:rPr>
      </w:pPr>
    </w:p>
    <w:p w14:paraId="2123B0D4" w14:textId="77777777" w:rsidR="00A8106D" w:rsidRDefault="00DD4A15">
      <w:pPr>
        <w:numPr>
          <w:ilvl w:val="0"/>
          <w:numId w:val="11"/>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62" w:author="Comparison" w:date="2026-09-25T20:04:00Z" w16du:dateUtc="2026-09-26T00:04:00Z"/>
          <w:rFonts w:ascii="Arial" w:eastAsia="Arial" w:hAnsi="Arial" w:cs="Arial"/>
          <w:vanish/>
          <w:sz w:val="20"/>
          <w:szCs w:val="20"/>
        </w:rPr>
      </w:pPr>
      <w:ins w:id="63" w:author="Comparison" w:date="2026-09-25T20:04:00Z" w16du:dateUtc="2026-09-26T00:04:00Z">
        <w:r>
          <w:rPr>
            <w:rFonts w:ascii="Arial" w:eastAsia="Arial" w:hAnsi="Arial" w:cs="Arial"/>
            <w:vanish/>
            <w:color w:val="0000FF"/>
            <w:sz w:val="20"/>
            <w:szCs w:val="20"/>
          </w:rPr>
          <w:br/>
        </w:r>
        <w:r>
          <w:rPr>
            <w:vanish/>
          </w:rPr>
          <w:fldChar w:fldCharType="begin"/>
        </w:r>
        <w:r>
          <w:rPr>
            <w:vanish/>
          </w:rPr>
          <w:instrText>HYPERLINK "https://americanspecialties.com/product_category/showertub-accessories/" \t "_blank" \h</w:instrText>
        </w:r>
        <w:r>
          <w:rPr>
            <w:vanish/>
          </w:rPr>
        </w:r>
        <w:r>
          <w:rPr>
            <w:vanish/>
          </w:rPr>
          <w:fldChar w:fldCharType="separate"/>
        </w:r>
        <w:r>
          <w:rPr>
            <w:rFonts w:ascii="Arial" w:eastAsia="Arial" w:hAnsi="Arial" w:cs="Arial"/>
            <w:vanish/>
            <w:color w:val="0000FF"/>
            <w:sz w:val="20"/>
            <w:szCs w:val="20"/>
            <w:u w:val="single" w:color="0000EE"/>
          </w:rPr>
          <w:t>ASI (American Specialties, Inc.) - Commercial and Residential Toilet, Shower, and Bath Accessories</w:t>
        </w:r>
        <w:r>
          <w:rPr>
            <w:vanish/>
          </w:rPr>
          <w:fldChar w:fldCharType="end"/>
        </w:r>
        <w:r>
          <w:rPr>
            <w:rFonts w:ascii="Arial" w:eastAsia="Arial" w:hAnsi="Arial" w:cs="Arial"/>
            <w:vanish/>
            <w:color w:val="0000FF"/>
            <w:sz w:val="20"/>
            <w:szCs w:val="20"/>
          </w:rPr>
          <w:br/>
        </w:r>
        <w:r>
          <w:rPr>
            <w:rFonts w:ascii="Arial" w:eastAsia="Arial" w:hAnsi="Arial" w:cs="Arial"/>
            <w:vanish/>
            <w:color w:val="0000FF"/>
            <w:sz w:val="20"/>
            <w:szCs w:val="20"/>
          </w:rPr>
          <w:t>ASI provides a full range of shower and tub accessories that show attention to details to address the safety and comfort needs of users. All items-including shower seats and benches, tub seats, soap dishes, and shower curtain rods-are designed to ensure secure installation and easy use.</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American Specialties, Inc. is the world’s leading manufacturer of commercial washroom accessories, offering the largest product breadth in the industry with over 3000 accessories and seven curated collections that are fully integrated to work together seamlessly.</w:t>
        </w:r>
        <w:r>
          <w:rPr>
            <w:rFonts w:ascii="Arial" w:eastAsia="Arial" w:hAnsi="Arial" w:cs="Arial"/>
            <w:vanish/>
            <w:color w:val="0000FF"/>
            <w:sz w:val="20"/>
            <w:szCs w:val="20"/>
          </w:rPr>
          <w:br/>
        </w:r>
        <w:r>
          <w:rPr>
            <w:rFonts w:ascii="Arial" w:eastAsia="Arial" w:hAnsi="Arial" w:cs="Arial"/>
            <w:vanish/>
            <w:color w:val="0000FF"/>
            <w:sz w:val="20"/>
            <w:szCs w:val="20"/>
          </w:rPr>
          <w:br/>
          <w:t xml:space="preserve">Only </w:t>
        </w:r>
        <w:r>
          <w:rPr>
            <w:vanish/>
          </w:rPr>
          <w:fldChar w:fldCharType="begin"/>
        </w:r>
        <w:r>
          <w:rPr>
            <w:vanish/>
          </w:rPr>
          <w:instrText>HYPERLINK "http://www.asigroup.us/" \t "_blank" \h</w:instrText>
        </w:r>
        <w:r>
          <w:rPr>
            <w:vanish/>
          </w:rPr>
        </w:r>
        <w:r>
          <w:rPr>
            <w:vanish/>
          </w:rPr>
          <w:fldChar w:fldCharType="separate"/>
        </w:r>
        <w:r>
          <w:rPr>
            <w:rFonts w:ascii="Arial" w:eastAsia="Arial" w:hAnsi="Arial" w:cs="Arial"/>
            <w:vanish/>
            <w:color w:val="0000FF"/>
            <w:sz w:val="20"/>
            <w:szCs w:val="20"/>
            <w:u w:val="single" w:color="0000EE"/>
          </w:rPr>
          <w:t>ASI Group</w:t>
        </w:r>
        <w:r>
          <w:rPr>
            <w:vanish/>
          </w:rPr>
          <w:fldChar w:fldCharType="end"/>
        </w:r>
        <w:r>
          <w:rPr>
            <w:rFonts w:ascii="Arial" w:eastAsia="Arial" w:hAnsi="Arial" w:cs="Arial"/>
            <w:vanish/>
            <w:color w:val="0000FF"/>
            <w:sz w:val="20"/>
            <w:szCs w:val="20"/>
          </w:rPr>
          <w:t xml:space="preserve"> designs, engineers, and manufactures fully integrated washroom accessories, partitions, lockers, and visual display products from one source. The ASI Group is known for innovative products, speed to market, and the widest offering of materials and products in the industry.</w:t>
        </w:r>
        <w:r>
          <w:rPr>
            <w:rFonts w:ascii="Arial" w:eastAsia="Arial" w:hAnsi="Arial" w:cs="Arial"/>
            <w:vanish/>
            <w:color w:val="0000FF"/>
            <w:sz w:val="20"/>
            <w:szCs w:val="20"/>
          </w:rPr>
          <w:br/>
        </w:r>
        <w:r>
          <w:rPr>
            <w:rFonts w:ascii="Arial" w:eastAsia="Arial" w:hAnsi="Arial" w:cs="Arial"/>
            <w:vanish/>
            <w:color w:val="0000FF"/>
            <w:sz w:val="20"/>
            <w:szCs w:val="20"/>
          </w:rPr>
          <w:br/>
          <w:t>Contact Information:</w:t>
        </w:r>
        <w:r>
          <w:rPr>
            <w:rFonts w:ascii="Arial" w:eastAsia="Arial" w:hAnsi="Arial" w:cs="Arial"/>
            <w:vanish/>
            <w:color w:val="0000FF"/>
            <w:sz w:val="20"/>
            <w:szCs w:val="20"/>
          </w:rPr>
          <w:br/>
          <w:t>American Specialties, Inc.</w:t>
        </w:r>
        <w:r>
          <w:rPr>
            <w:rFonts w:ascii="Arial" w:eastAsia="Arial" w:hAnsi="Arial" w:cs="Arial"/>
            <w:vanish/>
            <w:color w:val="0000FF"/>
            <w:sz w:val="20"/>
            <w:szCs w:val="20"/>
          </w:rPr>
          <w:br/>
          <w:t>441 Saw Mill River Road</w:t>
        </w:r>
        <w:r>
          <w:rPr>
            <w:rFonts w:ascii="Arial" w:eastAsia="Arial" w:hAnsi="Arial" w:cs="Arial"/>
            <w:vanish/>
            <w:color w:val="0000FF"/>
            <w:sz w:val="20"/>
            <w:szCs w:val="20"/>
          </w:rPr>
          <w:br/>
          <w:t>Yonkers, NY 10701</w:t>
        </w:r>
        <w:r>
          <w:rPr>
            <w:rFonts w:ascii="Arial" w:eastAsia="Arial" w:hAnsi="Arial" w:cs="Arial"/>
            <w:vanish/>
            <w:color w:val="0000FF"/>
            <w:sz w:val="20"/>
            <w:szCs w:val="20"/>
          </w:rPr>
          <w:br/>
          <w:t>United States</w:t>
        </w:r>
        <w:r>
          <w:rPr>
            <w:rFonts w:ascii="Arial" w:eastAsia="Arial" w:hAnsi="Arial" w:cs="Arial"/>
            <w:vanish/>
            <w:color w:val="0000FF"/>
            <w:sz w:val="20"/>
            <w:szCs w:val="20"/>
          </w:rPr>
          <w:br/>
        </w:r>
        <w:r>
          <w:rPr>
            <w:rFonts w:ascii="Arial" w:eastAsia="Arial" w:hAnsi="Arial" w:cs="Arial"/>
            <w:vanish/>
            <w:color w:val="0000FF"/>
            <w:sz w:val="20"/>
            <w:szCs w:val="20"/>
          </w:rPr>
          <w:br/>
          <w:t>Phone: 914-476-9000</w:t>
        </w:r>
        <w:r>
          <w:rPr>
            <w:rFonts w:ascii="Arial" w:eastAsia="Arial" w:hAnsi="Arial" w:cs="Arial"/>
            <w:vanish/>
            <w:color w:val="0000FF"/>
            <w:sz w:val="20"/>
            <w:szCs w:val="20"/>
          </w:rPr>
          <w:br/>
        </w:r>
        <w:r>
          <w:rPr>
            <w:rFonts w:ascii="Arial" w:eastAsia="Arial" w:hAnsi="Arial" w:cs="Arial"/>
            <w:vanish/>
            <w:color w:val="0000FF"/>
            <w:sz w:val="20"/>
            <w:szCs w:val="20"/>
          </w:rPr>
          <w:br/>
        </w:r>
        <w:r>
          <w:rPr>
            <w:vanish/>
          </w:rPr>
          <w:fldChar w:fldCharType="begin"/>
        </w:r>
        <w:r>
          <w:rPr>
            <w:vanish/>
          </w:rPr>
          <w:instrText>HYPERLINK "https://americanspecialties.com/representatives/" \t "_blank" \h</w:instrText>
        </w:r>
        <w:r>
          <w:rPr>
            <w:vanish/>
          </w:rPr>
        </w:r>
        <w:r>
          <w:rPr>
            <w:vanish/>
          </w:rPr>
          <w:fldChar w:fldCharType="separate"/>
        </w:r>
        <w:r>
          <w:rPr>
            <w:rFonts w:ascii="Arial" w:eastAsia="Arial" w:hAnsi="Arial" w:cs="Arial"/>
            <w:vanish/>
            <w:color w:val="0000FF"/>
            <w:sz w:val="20"/>
            <w:szCs w:val="20"/>
            <w:u w:val="single" w:color="0000EE"/>
          </w:rPr>
          <w:t>Contact for Design Professional</w:t>
        </w:r>
        <w:r>
          <w:rPr>
            <w:vanish/>
          </w:rPr>
          <w:fldChar w:fldCharType="end"/>
        </w:r>
        <w:r>
          <w:rPr>
            <w:rFonts w:ascii="Arial" w:eastAsia="Arial" w:hAnsi="Arial" w:cs="Arial"/>
            <w:vanish/>
            <w:color w:val="0000FF"/>
            <w:sz w:val="20"/>
            <w:szCs w:val="20"/>
          </w:rPr>
          <w:br/>
        </w:r>
        <w:r>
          <w:rPr>
            <w:rFonts w:ascii="Arial" w:eastAsia="Arial" w:hAnsi="Arial" w:cs="Arial"/>
            <w:vanish/>
            <w:color w:val="0000FF"/>
            <w:sz w:val="20"/>
            <w:szCs w:val="20"/>
          </w:rPr>
          <w:br/>
        </w:r>
        <w:r>
          <w:rPr>
            <w:vanish/>
          </w:rPr>
          <w:fldChar w:fldCharType="begin"/>
        </w:r>
        <w:r>
          <w:rPr>
            <w:vanish/>
          </w:rPr>
          <w:instrText>HYPERLINK "https://americanspecialties.com/continuing-education/" \t "_blank" \h</w:instrText>
        </w:r>
        <w:r>
          <w:rPr>
            <w:vanish/>
          </w:rPr>
        </w:r>
        <w:r>
          <w:rPr>
            <w:vanish/>
          </w:rPr>
          <w:fldChar w:fldCharType="separate"/>
        </w:r>
        <w:r>
          <w:rPr>
            <w:rFonts w:ascii="Arial" w:eastAsia="Arial" w:hAnsi="Arial" w:cs="Arial"/>
            <w:vanish/>
            <w:color w:val="0000FF"/>
            <w:sz w:val="20"/>
            <w:szCs w:val="20"/>
            <w:u w:val="single" w:color="0000EE"/>
          </w:rPr>
          <w:t>Online CEU Courses</w:t>
        </w:r>
        <w:r>
          <w:rPr>
            <w:vanish/>
          </w:rPr>
          <w:fldChar w:fldCharType="end"/>
        </w:r>
        <w:r>
          <w:rPr>
            <w:rFonts w:ascii="Arial" w:eastAsia="Arial" w:hAnsi="Arial" w:cs="Arial"/>
            <w:vanish/>
            <w:color w:val="0000FF"/>
            <w:sz w:val="20"/>
            <w:szCs w:val="20"/>
          </w:rPr>
          <w:br/>
        </w:r>
        <w:r>
          <w:rPr>
            <w:rFonts w:ascii="Arial" w:eastAsia="Arial" w:hAnsi="Arial" w:cs="Arial"/>
            <w:vanish/>
            <w:color w:val="0000FF"/>
            <w:sz w:val="20"/>
            <w:szCs w:val="20"/>
          </w:rPr>
          <w:br/>
        </w:r>
        <w:r>
          <w:rPr>
            <w:vanish/>
          </w:rPr>
          <w:fldChar w:fldCharType="begin"/>
        </w:r>
        <w:r>
          <w:rPr>
            <w:vanish/>
          </w:rPr>
          <w:instrText>HYPERLINK "http://www.americanspecialties.com/" \t "_blank" \h</w:instrText>
        </w:r>
        <w:r>
          <w:rPr>
            <w:vanish/>
          </w:rPr>
        </w:r>
        <w:r>
          <w:rPr>
            <w:vanish/>
          </w:rPr>
          <w:fldChar w:fldCharType="separate"/>
        </w:r>
        <w:r>
          <w:rPr>
            <w:rFonts w:ascii="Arial" w:eastAsia="Arial" w:hAnsi="Arial" w:cs="Arial"/>
            <w:vanish/>
            <w:color w:val="0000FF"/>
            <w:sz w:val="20"/>
            <w:szCs w:val="20"/>
            <w:u w:val="single" w:color="0000EE"/>
          </w:rPr>
          <w:t>www.americanspecialties.com</w:t>
        </w:r>
        <w:r>
          <w:rPr>
            <w:vanish/>
          </w:rPr>
          <w:fldChar w:fldCharType="end"/>
        </w:r>
        <w:r>
          <w:rPr>
            <w:rFonts w:ascii="Arial" w:eastAsia="Arial" w:hAnsi="Arial" w:cs="Arial"/>
            <w:vanish/>
            <w:color w:val="0000FF"/>
            <w:sz w:val="20"/>
            <w:szCs w:val="20"/>
          </w:rPr>
          <w:br/>
        </w:r>
        <w:r>
          <w:rPr>
            <w:rFonts w:ascii="Arial" w:eastAsia="Arial" w:hAnsi="Arial" w:cs="Arial"/>
            <w:vanish/>
            <w:color w:val="0000FF"/>
            <w:sz w:val="20"/>
            <w:szCs w:val="20"/>
          </w:rPr>
          <w:br/>
          <w:t>Plant Location: Yonkers, NY</w:t>
        </w:r>
        <w:r>
          <w:rPr>
            <w:rFonts w:ascii="Arial" w:eastAsia="Arial" w:hAnsi="Arial" w:cs="Arial"/>
            <w:vanish/>
            <w:color w:val="0000FF"/>
            <w:sz w:val="20"/>
            <w:szCs w:val="20"/>
          </w:rPr>
          <w:br/>
        </w:r>
        <w:r>
          <w:rPr>
            <w:rFonts w:ascii="Arial" w:eastAsia="Arial" w:hAnsi="Arial" w:cs="Arial"/>
            <w:vanish/>
            <w:color w:val="0000FF"/>
            <w:sz w:val="20"/>
            <w:szCs w:val="20"/>
          </w:rPr>
          <w:br/>
        </w:r>
      </w:ins>
    </w:p>
    <w:p w14:paraId="71436A10" w14:textId="77777777" w:rsidR="00A8106D" w:rsidRDefault="00DD4A15">
      <w:pPr>
        <w:pStyle w:val="CSILevel3"/>
        <w:rPr>
          <w:ins w:id="64" w:author="Comparison" w:date="2026-09-25T20:04:00Z" w16du:dateUtc="2026-09-26T00:04:00Z"/>
        </w:rPr>
      </w:pPr>
      <w:ins w:id="65" w:author="Comparison" w:date="2026-09-25T20:04:00Z" w16du:dateUtc="2026-09-26T00:04:00Z">
        <w:r>
          <w:rPr>
            <w:highlight w:val="lightGray"/>
          </w:rPr>
          <w:t>Basis of Design Manufacturer:  American Specialties, Inc:  www.americanspecialties.com/#sle.</w:t>
        </w:r>
      </w:ins>
    </w:p>
    <w:p w14:paraId="4248D8BB" w14:textId="77777777" w:rsidR="00A8106D" w:rsidRDefault="00A8106D">
      <w:pPr>
        <w:spacing w:after="0"/>
        <w:ind w:left="900"/>
        <w:rPr>
          <w:ins w:id="66" w:author="Comparison" w:date="2026-09-25T20:04:00Z" w16du:dateUtc="2026-09-26T00:04:00Z"/>
          <w:rFonts w:ascii="Arial" w:eastAsia="Arial" w:hAnsi="Arial" w:cs="Arial"/>
          <w:vanish/>
          <w:sz w:val="20"/>
          <w:szCs w:val="20"/>
        </w:rPr>
      </w:pPr>
    </w:p>
    <w:p w14:paraId="7FAF4D94" w14:textId="77777777" w:rsidR="00A8106D" w:rsidRDefault="00DD4A15">
      <w:pPr>
        <w:numPr>
          <w:ilvl w:val="0"/>
          <w:numId w:val="12"/>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67" w:author="Comparison" w:date="2026-09-25T20:04:00Z" w16du:dateUtc="2026-09-26T00:04:00Z"/>
          <w:rFonts w:ascii="Arial" w:eastAsia="Arial" w:hAnsi="Arial" w:cs="Arial"/>
          <w:vanish/>
          <w:sz w:val="20"/>
          <w:szCs w:val="20"/>
        </w:rPr>
      </w:pPr>
      <w:ins w:id="68" w:author="Comparison" w:date="2026-09-25T20:04:00Z" w16du:dateUtc="2026-09-26T00:04:00Z">
        <w:r>
          <w:rPr>
            <w:rFonts w:ascii="Arial" w:eastAsia="Arial" w:hAnsi="Arial" w:cs="Arial"/>
            <w:vanish/>
            <w:color w:val="0000FF"/>
            <w:sz w:val="20"/>
            <w:szCs w:val="20"/>
          </w:rPr>
          <w:t>This manufacturer list can be used alone or in addition to specifying a "Basis of Design" manufacturer.   </w:t>
        </w:r>
        <w:r>
          <w:rPr>
            <w:rFonts w:ascii="Arial" w:eastAsia="Arial" w:hAnsi="Arial" w:cs="Arial"/>
            <w:vanish/>
            <w:color w:val="0000FF"/>
            <w:sz w:val="20"/>
            <w:szCs w:val="20"/>
          </w:rPr>
          <w:br/>
        </w:r>
        <w:r>
          <w:rPr>
            <w:rFonts w:ascii="Arial" w:eastAsia="Arial" w:hAnsi="Arial" w:cs="Arial"/>
            <w:vanish/>
            <w:color w:val="0000FF"/>
            <w:sz w:val="20"/>
            <w:szCs w:val="20"/>
          </w:rPr>
          <w:br/>
        </w:r>
        <w:r>
          <w:rPr>
            <w:rFonts w:ascii="Arial" w:eastAsia="Arial" w:hAnsi="Arial" w:cs="Arial"/>
            <w:vanish/>
            <w:color w:val="0000FF"/>
            <w:sz w:val="20"/>
            <w:szCs w:val="20"/>
          </w:rPr>
          <w:t>Select "Other Acceptable" Manufacturers in the choice if a "Basis of Design" manufacturer is specified above.  Otherwise, use the option "None-N/A".</w:t>
        </w:r>
      </w:ins>
    </w:p>
    <w:p w14:paraId="03402A32" w14:textId="77777777" w:rsidR="00A8106D" w:rsidRDefault="00DD4A15">
      <w:pPr>
        <w:pStyle w:val="CSILevel3"/>
        <w:rPr>
          <w:ins w:id="69" w:author="Comparison" w:date="2026-09-25T20:04:00Z" w16du:dateUtc="2026-09-26T00:04:00Z"/>
        </w:rPr>
      </w:pPr>
      <w:ins w:id="70" w:author="Comparison" w:date="2026-09-25T20:04:00Z" w16du:dateUtc="2026-09-26T00:04:00Z">
        <w:r>
          <w:rPr>
            <w:highlight w:val="lightGray"/>
          </w:rPr>
          <w:t>Other Acceptable Manufacturers:</w:t>
        </w:r>
      </w:ins>
    </w:p>
    <w:p w14:paraId="4F9F6434" w14:textId="77777777" w:rsidR="00A8106D" w:rsidRDefault="00DD4A15">
      <w:pPr>
        <w:pStyle w:val="CSILevel4"/>
        <w:rPr>
          <w:ins w:id="71" w:author="Comparison" w:date="2026-09-25T20:04:00Z" w16du:dateUtc="2026-09-26T00:04:00Z"/>
        </w:rPr>
      </w:pPr>
      <w:ins w:id="72" w:author="Comparison" w:date="2026-09-25T20:04:00Z" w16du:dateUtc="2026-09-26T00:04:00Z">
        <w:r>
          <w:rPr>
            <w:highlight w:val="lightGray"/>
          </w:rPr>
          <w:t>Products by listed manufacturers are subject to compliance with specified requirements found in specification and in Technical Data Sheet of selected ASI model and prior approval of Architect.</w:t>
        </w:r>
      </w:ins>
    </w:p>
    <w:p w14:paraId="30D406E5" w14:textId="77777777" w:rsidR="00A8106D" w:rsidRDefault="00DD4A15">
      <w:pPr>
        <w:pStyle w:val="CSILevel3"/>
        <w:rPr>
          <w:ins w:id="73" w:author="Comparison" w:date="2026-09-25T20:04:00Z" w16du:dateUtc="2026-09-26T00:04:00Z"/>
        </w:rPr>
      </w:pPr>
      <w:ins w:id="74" w:author="Comparison" w:date="2026-09-25T20:04:00Z" w16du:dateUtc="2026-09-26T00:04:00Z">
        <w:r>
          <w:rPr>
            <w:highlight w:val="lightGray"/>
          </w:rPr>
          <w:t>Substitutions:  See Section 016000 - Product Requirements.</w:t>
        </w:r>
      </w:ins>
    </w:p>
    <w:p w14:paraId="51194E2A" w14:textId="77777777" w:rsidR="00A8106D" w:rsidRDefault="00DD4A15">
      <w:pPr>
        <w:pStyle w:val="CSILevel4"/>
        <w:rPr>
          <w:ins w:id="75" w:author="Comparison" w:date="2026-09-25T20:04:00Z" w16du:dateUtc="2026-09-26T00:04:00Z"/>
        </w:rPr>
      </w:pPr>
      <w:ins w:id="76" w:author="Comparison" w:date="2026-09-25T20:04:00Z" w16du:dateUtc="2026-09-26T00:04:00Z">
        <w:r>
          <w:rPr>
            <w:highlight w:val="lightGray"/>
          </w:rPr>
          <w:t>All proposed substitutions (clearly delineated as such) must be submitted in writing for approval by Architect minimum of 10 working days prior to bid date and must be made available to all bidders. Proposed substitutes must be accompanied by review of  specification and ASI Technical Data Sheets noting compliance on line-by-line basis.</w:t>
        </w:r>
      </w:ins>
    </w:p>
    <w:p w14:paraId="52D88C54" w14:textId="77777777" w:rsidR="00A8106D" w:rsidRDefault="00DD4A15">
      <w:pPr>
        <w:pStyle w:val="CSILevel2"/>
        <w:rPr>
          <w:ins w:id="77" w:author="Comparison" w:date="2026-09-25T20:04:00Z" w16du:dateUtc="2026-09-26T00:04:00Z"/>
        </w:rPr>
      </w:pPr>
      <w:ins w:id="78" w:author="Comparison" w:date="2026-09-25T20:04:00Z" w16du:dateUtc="2026-09-26T00:04:00Z">
        <w:r>
          <w:rPr>
            <w:highlight w:val="lightGray"/>
          </w:rPr>
          <w:t>Paper Towel Combination Units</w:t>
        </w:r>
      </w:ins>
    </w:p>
    <w:p w14:paraId="588C6202" w14:textId="77777777" w:rsidR="00A8106D" w:rsidRDefault="00DD4A15">
      <w:pPr>
        <w:pStyle w:val="CSILevel3"/>
        <w:rPr>
          <w:ins w:id="79" w:author="Comparison" w:date="2026-09-25T20:04:00Z" w16du:dateUtc="2026-09-26T00:04:00Z"/>
        </w:rPr>
      </w:pPr>
      <w:ins w:id="80" w:author="Comparison" w:date="2026-09-25T20:04:00Z" w16du:dateUtc="2026-09-26T00:04:00Z">
        <w:r>
          <w:t>Combination Towel Dispenser/Waste Receptacle:  Stainless steel; seamless wall flanges, continuous heavy-duty stainless steel multi-staked piano hinges, tumbler locks on upper and lower doors.</w:t>
        </w:r>
      </w:ins>
    </w:p>
    <w:p w14:paraId="1C98CB5C" w14:textId="77777777" w:rsidR="00A8106D" w:rsidRDefault="00DD4A15">
      <w:pPr>
        <w:pStyle w:val="CSILevel4"/>
        <w:rPr>
          <w:ins w:id="81" w:author="Comparison" w:date="2026-09-25T20:04:00Z" w16du:dateUtc="2026-09-26T00:04:00Z"/>
        </w:rPr>
      </w:pPr>
      <w:ins w:id="82" w:author="Comparison" w:date="2026-09-25T20:04:00Z" w16du:dateUtc="2026-09-26T00:04:00Z">
        <w:r>
          <w:rPr>
            <w:highlight w:val="lightGray"/>
          </w:rPr>
          <w:t>Mounting:  As indicated in product listing.</w:t>
        </w:r>
      </w:ins>
    </w:p>
    <w:p w14:paraId="2CBE39BA" w14:textId="77777777" w:rsidR="00A8106D" w:rsidRDefault="00DD4A15">
      <w:pPr>
        <w:pStyle w:val="CSILevel4"/>
        <w:rPr>
          <w:ins w:id="83" w:author="Comparison" w:date="2026-09-25T20:04:00Z" w16du:dateUtc="2026-09-26T00:04:00Z"/>
        </w:rPr>
      </w:pPr>
      <w:ins w:id="84" w:author="Comparison" w:date="2026-09-25T20:04:00Z" w16du:dateUtc="2026-09-26T00:04:00Z">
        <w:r>
          <w:rPr>
            <w:highlight w:val="lightGray"/>
          </w:rPr>
          <w:t>Stainless Steel Thickness:  As indicated on Technical Data Sheet for selected ASI model.</w:t>
        </w:r>
      </w:ins>
    </w:p>
    <w:p w14:paraId="18B95BFB" w14:textId="77777777" w:rsidR="00A8106D" w:rsidRDefault="00DD4A15">
      <w:pPr>
        <w:pStyle w:val="CSILevel4"/>
        <w:rPr>
          <w:ins w:id="85" w:author="Comparison" w:date="2026-09-25T20:04:00Z" w16du:dateUtc="2026-09-26T00:04:00Z"/>
        </w:rPr>
      </w:pPr>
      <w:ins w:id="86" w:author="Comparison" w:date="2026-09-25T20:04:00Z" w16du:dateUtc="2026-09-26T00:04:00Z">
        <w:r>
          <w:rPr>
            <w:highlight w:val="lightGray"/>
          </w:rPr>
          <w:t>Waste Receptacle Liner:  Reusable, heavy-duty vinyl.</w:t>
        </w:r>
      </w:ins>
    </w:p>
    <w:p w14:paraId="1A0A63A2" w14:textId="77777777" w:rsidR="00A8106D" w:rsidRDefault="00DD4A15">
      <w:pPr>
        <w:pStyle w:val="CSILevel4"/>
        <w:rPr>
          <w:ins w:id="87" w:author="Comparison" w:date="2026-09-25T20:04:00Z" w16du:dateUtc="2026-09-26T00:04:00Z"/>
        </w:rPr>
      </w:pPr>
      <w:ins w:id="88" w:author="Comparison" w:date="2026-09-25T20:04:00Z" w16du:dateUtc="2026-09-26T00:04:00Z">
        <w:r>
          <w:rPr>
            <w:highlight w:val="lightGray"/>
          </w:rPr>
          <w:t>Towel Type:  As indicated in product listing.</w:t>
        </w:r>
      </w:ins>
    </w:p>
    <w:p w14:paraId="1B9D0137" w14:textId="77777777" w:rsidR="00A8106D" w:rsidRDefault="00DD4A15">
      <w:pPr>
        <w:pStyle w:val="CSILevel4"/>
        <w:rPr>
          <w:ins w:id="89" w:author="Comparison" w:date="2026-09-25T20:04:00Z" w16du:dateUtc="2026-09-26T00:04:00Z"/>
        </w:rPr>
      </w:pPr>
      <w:ins w:id="90" w:author="Comparison" w:date="2026-09-25T20:04:00Z" w16du:dateUtc="2026-09-26T00:04:00Z">
        <w:r>
          <w:rPr>
            <w:highlight w:val="lightGray"/>
          </w:rPr>
          <w:t>Folded Towel Dispenser Capacity:  As indicated in product listing.</w:t>
        </w:r>
      </w:ins>
    </w:p>
    <w:p w14:paraId="714459C5" w14:textId="77777777" w:rsidR="00A8106D" w:rsidRDefault="00DD4A15">
      <w:pPr>
        <w:pStyle w:val="CSILevel4"/>
        <w:rPr>
          <w:ins w:id="91" w:author="Comparison" w:date="2026-09-25T20:04:00Z" w16du:dateUtc="2026-09-26T00:04:00Z"/>
        </w:rPr>
      </w:pPr>
      <w:ins w:id="92" w:author="Comparison" w:date="2026-09-25T20:04:00Z" w16du:dateUtc="2026-09-26T00:04:00Z">
        <w:r>
          <w:rPr>
            <w:highlight w:val="lightGray"/>
          </w:rPr>
          <w:t>Waste Receptacle Capacity:  As indicated in product listing.</w:t>
        </w:r>
      </w:ins>
    </w:p>
    <w:p w14:paraId="6634BCA5" w14:textId="77777777" w:rsidR="00A8106D" w:rsidRDefault="00DD4A15">
      <w:pPr>
        <w:pStyle w:val="CSILevel4"/>
        <w:rPr>
          <w:ins w:id="93" w:author="Comparison" w:date="2026-09-25T20:04:00Z" w16du:dateUtc="2026-09-26T00:04:00Z"/>
        </w:rPr>
      </w:pPr>
      <w:ins w:id="94" w:author="Comparison" w:date="2026-09-25T20:04:00Z" w16du:dateUtc="2026-09-26T00:04:00Z">
        <w:r>
          <w:rPr>
            <w:highlight w:val="lightGray"/>
          </w:rPr>
          <w:t>Products:</w:t>
        </w:r>
      </w:ins>
    </w:p>
    <w:p w14:paraId="1035FD4E" w14:textId="77777777" w:rsidR="00A8106D" w:rsidRDefault="00DD4A15">
      <w:pPr>
        <w:pStyle w:val="CSILevel5"/>
        <w:rPr>
          <w:ins w:id="95" w:author="Comparison" w:date="2026-09-25T20:04:00Z" w16du:dateUtc="2026-09-26T00:04:00Z"/>
        </w:rPr>
      </w:pPr>
      <w:ins w:id="96" w:author="Comparison" w:date="2026-09-25T20:04:00Z" w16du:dateUtc="2026-09-26T00:04:00Z">
        <w:r>
          <w:rPr>
            <w:highlight w:val="lightGray"/>
          </w:rPr>
          <w:t>Model 0469-ND - Recessed - Traditional Collection - Paper Towel Dispenser and Waste Receptacle - No Door - 12 gal (45.4 L).</w:t>
        </w:r>
      </w:ins>
    </w:p>
    <w:p w14:paraId="02435A61" w14:textId="77777777" w:rsidR="00A8106D" w:rsidRDefault="00DD4A15">
      <w:pPr>
        <w:pStyle w:val="CSILevel5"/>
        <w:rPr>
          <w:ins w:id="97" w:author="Comparison" w:date="2026-09-25T20:04:00Z" w16du:dateUtc="2026-09-26T00:04:00Z"/>
        </w:rPr>
      </w:pPr>
      <w:ins w:id="98" w:author="Comparison" w:date="2026-09-25T20:04:00Z" w16du:dateUtc="2026-09-26T00:04:00Z">
        <w:r>
          <w:rPr>
            <w:highlight w:val="lightGray"/>
          </w:rPr>
          <w:t>Substitutions:  Section 016000 - Product Requirements.</w:t>
        </w:r>
      </w:ins>
    </w:p>
    <w:p w14:paraId="6CEEE1D3" w14:textId="77777777" w:rsidR="00A8106D" w:rsidRDefault="00A8106D">
      <w:pPr>
        <w:spacing w:after="0"/>
        <w:ind w:left="530"/>
        <w:rPr>
          <w:ins w:id="99" w:author="Comparison" w:date="2026-09-25T20:04:00Z" w16du:dateUtc="2026-09-26T00:04:00Z"/>
          <w:rFonts w:ascii="Arial" w:eastAsia="Arial" w:hAnsi="Arial" w:cs="Arial"/>
          <w:vanish/>
          <w:sz w:val="20"/>
          <w:szCs w:val="20"/>
        </w:rPr>
      </w:pPr>
    </w:p>
    <w:p w14:paraId="235A4A67" w14:textId="77777777" w:rsidR="00A8106D" w:rsidRDefault="00DD4A15">
      <w:pPr>
        <w:numPr>
          <w:ilvl w:val="0"/>
          <w:numId w:val="13"/>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100" w:author="Comparison" w:date="2026-09-25T20:04:00Z" w16du:dateUtc="2026-09-26T00:04:00Z"/>
          <w:rFonts w:ascii="Arial" w:eastAsia="Arial" w:hAnsi="Arial" w:cs="Arial"/>
          <w:vanish/>
          <w:sz w:val="20"/>
          <w:szCs w:val="20"/>
        </w:rPr>
      </w:pPr>
      <w:ins w:id="101" w:author="Comparison" w:date="2026-09-25T20:04:00Z" w16du:dateUtc="2026-09-26T00:04:00Z">
        <w:r>
          <w:rPr>
            <w:rFonts w:ascii="Arial" w:eastAsia="Arial" w:hAnsi="Arial" w:cs="Arial"/>
            <w:vanish/>
            <w:color w:val="0000FF"/>
            <w:sz w:val="20"/>
            <w:szCs w:val="20"/>
          </w:rPr>
          <w:t xml:space="preserve">The material specifications in this article will </w:t>
        </w:r>
        <w:r>
          <w:rPr>
            <w:rFonts w:ascii="Arial" w:eastAsia="Arial" w:hAnsi="Arial" w:cs="Arial"/>
            <w:vanish/>
            <w:color w:val="0000FF"/>
            <w:sz w:val="20"/>
            <w:szCs w:val="20"/>
          </w:rPr>
          <w:t>only be used if the accessory item descriptions below or the manufacturers' model numbers listed do not fully define the quality level.  For instance, it does little good to specify that stainless steel is to be ASTM A66, Type 304 if the specified manufacturer's accessories are made of Type 316.  On the other hand, an open descriptive specification may need further quality definition for evaluation of proposed manufacturers' products.</w:t>
        </w:r>
      </w:ins>
    </w:p>
    <w:p w14:paraId="59E5074A" w14:textId="77777777" w:rsidR="00A8106D" w:rsidRDefault="00DD4A15">
      <w:pPr>
        <w:pStyle w:val="CSILevel2"/>
        <w:rPr>
          <w:ins w:id="102" w:author="Comparison" w:date="2026-09-25T20:04:00Z" w16du:dateUtc="2026-09-26T00:04:00Z"/>
        </w:rPr>
      </w:pPr>
      <w:ins w:id="103" w:author="Comparison" w:date="2026-09-25T20:04:00Z" w16du:dateUtc="2026-09-26T00:04:00Z">
        <w:r>
          <w:t>Materials</w:t>
        </w:r>
      </w:ins>
    </w:p>
    <w:p w14:paraId="425592BA" w14:textId="77777777" w:rsidR="00A8106D" w:rsidRDefault="00DD4A15">
      <w:pPr>
        <w:pStyle w:val="CSILevel3"/>
        <w:rPr>
          <w:ins w:id="104" w:author="Comparison" w:date="2026-09-25T20:04:00Z" w16du:dateUtc="2026-09-26T00:04:00Z"/>
        </w:rPr>
      </w:pPr>
      <w:ins w:id="105" w:author="Comparison" w:date="2026-09-25T20:04:00Z" w16du:dateUtc="2026-09-26T00:04:00Z">
        <w:r>
          <w:t>Accessories - General:  Shop assembled, free of dents and scratches and packaged complete with anchors and fittings, steel anchor plates, adapters, and anchor components for installation.</w:t>
        </w:r>
      </w:ins>
    </w:p>
    <w:p w14:paraId="67EAB22C" w14:textId="77777777" w:rsidR="00A8106D" w:rsidRDefault="00A8106D">
      <w:pPr>
        <w:spacing w:after="0"/>
        <w:ind w:left="530"/>
        <w:rPr>
          <w:ins w:id="106" w:author="Comparison" w:date="2026-09-25T20:04:00Z" w16du:dateUtc="2026-09-26T00:04:00Z"/>
          <w:rFonts w:ascii="Arial" w:eastAsia="Arial" w:hAnsi="Arial" w:cs="Arial"/>
          <w:vanish/>
          <w:sz w:val="20"/>
          <w:szCs w:val="20"/>
        </w:rPr>
      </w:pPr>
    </w:p>
    <w:p w14:paraId="31C24290" w14:textId="77777777" w:rsidR="00A8106D" w:rsidRDefault="00DD4A15">
      <w:pPr>
        <w:numPr>
          <w:ilvl w:val="0"/>
          <w:numId w:val="14"/>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107" w:author="Comparison" w:date="2026-09-25T20:04:00Z" w16du:dateUtc="2026-09-26T00:04:00Z"/>
          <w:rFonts w:ascii="Arial" w:eastAsia="Arial" w:hAnsi="Arial" w:cs="Arial"/>
          <w:vanish/>
          <w:sz w:val="20"/>
          <w:szCs w:val="20"/>
        </w:rPr>
      </w:pPr>
      <w:ins w:id="108" w:author="Comparison" w:date="2026-09-25T20:04:00Z" w16du:dateUtc="2026-09-26T00:04:00Z">
        <w:r>
          <w:rPr>
            <w:rFonts w:ascii="Arial" w:eastAsia="Arial" w:hAnsi="Arial" w:cs="Arial"/>
            <w:vanish/>
            <w:color w:val="0000FF"/>
            <w:sz w:val="20"/>
            <w:szCs w:val="20"/>
          </w:rPr>
          <w:t>The paragraph below is optional text</w:t>
        </w:r>
      </w:ins>
    </w:p>
    <w:p w14:paraId="04805C77" w14:textId="77777777" w:rsidR="00A8106D" w:rsidRDefault="00DD4A15">
      <w:pPr>
        <w:pStyle w:val="CSILevel2"/>
        <w:rPr>
          <w:ins w:id="109" w:author="Comparison" w:date="2026-09-25T20:04:00Z" w16du:dateUtc="2026-09-26T00:04:00Z"/>
        </w:rPr>
      </w:pPr>
      <w:ins w:id="110" w:author="Comparison" w:date="2026-09-25T20:04:00Z" w16du:dateUtc="2026-09-26T00:04:00Z">
        <w:r>
          <w:rPr>
            <w:highlight w:val="lightGray"/>
          </w:rPr>
          <w:t>Fabrication</w:t>
        </w:r>
      </w:ins>
    </w:p>
    <w:p w14:paraId="4B680604" w14:textId="77777777" w:rsidR="00A8106D" w:rsidRDefault="00DD4A15">
      <w:pPr>
        <w:pStyle w:val="CSILevel3"/>
        <w:rPr>
          <w:ins w:id="111" w:author="Comparison" w:date="2026-09-25T20:04:00Z" w16du:dateUtc="2026-09-26T00:04:00Z"/>
        </w:rPr>
      </w:pPr>
      <w:ins w:id="112" w:author="Comparison" w:date="2026-09-25T20:04:00Z" w16du:dateUtc="2026-09-26T00:04:00Z">
        <w:r>
          <w:rPr>
            <w:highlight w:val="lightGray"/>
          </w:rPr>
          <w:t>Traditional Collection:</w:t>
        </w:r>
      </w:ins>
    </w:p>
    <w:p w14:paraId="70BB978C" w14:textId="77777777" w:rsidR="00A8106D" w:rsidRDefault="00DD4A15">
      <w:pPr>
        <w:pStyle w:val="CSILevel4"/>
        <w:rPr>
          <w:ins w:id="113" w:author="Comparison" w:date="2026-09-25T20:04:00Z" w16du:dateUtc="2026-09-26T00:04:00Z"/>
        </w:rPr>
      </w:pPr>
      <w:ins w:id="114" w:author="Comparison" w:date="2026-09-25T20:04:00Z" w16du:dateUtc="2026-09-26T00:04:00Z">
        <w:r>
          <w:lastRenderedPageBreak/>
          <w:t>Basic Construction Requirements:</w:t>
        </w:r>
      </w:ins>
    </w:p>
    <w:p w14:paraId="67B1DCBA" w14:textId="77777777" w:rsidR="00A8106D" w:rsidRDefault="00DD4A15">
      <w:pPr>
        <w:pStyle w:val="CSILevel5"/>
        <w:rPr>
          <w:ins w:id="115" w:author="Comparison" w:date="2026-09-25T20:04:00Z" w16du:dateUtc="2026-09-26T00:04:00Z"/>
        </w:rPr>
      </w:pPr>
      <w:ins w:id="116" w:author="Comparison" w:date="2026-09-25T20:04:00Z" w16du:dateUtc="2026-09-26T00:04:00Z">
        <w:r>
          <w:t>Doors:  Type 304, 22 gauge, 0.0312 inch (0.79 mm) stainless steel, double pan construction, with 1/4 inch (6 mm) thick structural fiberboard core.</w:t>
        </w:r>
      </w:ins>
    </w:p>
    <w:p w14:paraId="2D6DC9FA" w14:textId="77777777" w:rsidR="00A8106D" w:rsidRDefault="00DD4A15">
      <w:pPr>
        <w:pStyle w:val="CSILevel5"/>
        <w:rPr>
          <w:ins w:id="117" w:author="Comparison" w:date="2026-09-25T20:04:00Z" w16du:dateUtc="2026-09-26T00:04:00Z"/>
        </w:rPr>
      </w:pPr>
      <w:ins w:id="118" w:author="Comparison" w:date="2026-09-25T20:04:00Z" w16du:dateUtc="2026-09-26T00:04:00Z">
        <w:r>
          <w:t>Cabinets:  Type 304, 22 gauge, 0.0312 inch (0.79 mm) stainless steel, formed perimeter trim with 1/4 inch (6 mm) return to wall four sides; joints welded, sight-exposed welds finished to match sheet finish.</w:t>
        </w:r>
      </w:ins>
    </w:p>
    <w:p w14:paraId="67EA3FB4" w14:textId="77777777" w:rsidR="00A8106D" w:rsidRDefault="00DD4A15">
      <w:pPr>
        <w:pStyle w:val="CSILevel5"/>
        <w:rPr>
          <w:ins w:id="119" w:author="Comparison" w:date="2026-09-25T20:04:00Z" w16du:dateUtc="2026-09-26T00:04:00Z"/>
        </w:rPr>
      </w:pPr>
      <w:ins w:id="120" w:author="Comparison" w:date="2026-09-25T20:04:00Z" w16du:dateUtc="2026-09-26T00:04:00Z">
        <w:r>
          <w:t>Hinges:  Heavy-duty stainless steel multi-staked piano hinge, 3/16 inch (5 mm) diameter barrel, full length of cabinet; hinge leaves spot-welded to door and cabinet body.</w:t>
        </w:r>
      </w:ins>
    </w:p>
    <w:p w14:paraId="209ACBF6" w14:textId="77777777" w:rsidR="00A8106D" w:rsidRDefault="00DD4A15">
      <w:pPr>
        <w:pStyle w:val="CSILevel5"/>
        <w:rPr>
          <w:ins w:id="121" w:author="Comparison" w:date="2026-09-25T20:04:00Z" w16du:dateUtc="2026-09-26T00:04:00Z"/>
        </w:rPr>
      </w:pPr>
      <w:ins w:id="122" w:author="Comparison" w:date="2026-09-25T20:04:00Z" w16du:dateUtc="2026-09-26T00:04:00Z">
        <w:r>
          <w:t>Locks:  Tumbler locks, keyed alike other toilet accessory locks, with one key for each lock.</w:t>
        </w:r>
      </w:ins>
    </w:p>
    <w:p w14:paraId="6D8F6199" w14:textId="77777777" w:rsidR="00A8106D" w:rsidRDefault="00DD4A15">
      <w:pPr>
        <w:pStyle w:val="CSILevel5"/>
        <w:rPr>
          <w:ins w:id="123" w:author="Comparison" w:date="2026-09-25T20:04:00Z" w16du:dateUtc="2026-09-26T00:04:00Z"/>
        </w:rPr>
      </w:pPr>
      <w:ins w:id="124" w:author="Comparison" w:date="2026-09-25T20:04:00Z" w16du:dateUtc="2026-09-26T00:04:00Z">
        <w:r>
          <w:t>Cabinet and Door Finish:  No.4 satin finish.</w:t>
        </w:r>
      </w:ins>
    </w:p>
    <w:p w14:paraId="30A0247E" w14:textId="77777777" w:rsidR="00A8106D" w:rsidRDefault="00A8106D">
      <w:pPr>
        <w:spacing w:after="0"/>
        <w:ind w:left="530"/>
        <w:rPr>
          <w:ins w:id="125" w:author="Comparison" w:date="2026-09-25T20:04:00Z" w16du:dateUtc="2026-09-26T00:04:00Z"/>
          <w:rFonts w:ascii="Arial" w:eastAsia="Arial" w:hAnsi="Arial" w:cs="Arial"/>
          <w:vanish/>
          <w:sz w:val="20"/>
          <w:szCs w:val="20"/>
        </w:rPr>
      </w:pPr>
    </w:p>
    <w:p w14:paraId="0AA4BDA2" w14:textId="77777777" w:rsidR="00A8106D" w:rsidRDefault="00DD4A15">
      <w:pPr>
        <w:numPr>
          <w:ilvl w:val="0"/>
          <w:numId w:val="15"/>
        </w:numPr>
        <w:pBdr>
          <w:top w:val="single" w:sz="16" w:space="0" w:color="4472C4"/>
          <w:left w:val="single" w:sz="16" w:space="0" w:color="4472C4"/>
          <w:bottom w:val="single" w:sz="16" w:space="0" w:color="4472C4"/>
          <w:right w:val="single" w:sz="16" w:space="0" w:color="4472C4"/>
        </w:pBdr>
        <w:shd w:val="clear" w:color="auto" w:fill="E2EFD9"/>
        <w:spacing w:after="0"/>
        <w:ind w:left="530"/>
        <w:rPr>
          <w:ins w:id="126" w:author="Comparison" w:date="2026-09-25T20:04:00Z" w16du:dateUtc="2026-09-26T00:04:00Z"/>
          <w:rFonts w:ascii="Arial" w:eastAsia="Arial" w:hAnsi="Arial" w:cs="Arial"/>
          <w:vanish/>
          <w:sz w:val="20"/>
          <w:szCs w:val="20"/>
        </w:rPr>
      </w:pPr>
      <w:ins w:id="127" w:author="Comparison" w:date="2026-09-25T20:04:00Z" w16du:dateUtc="2026-09-26T00:04:00Z">
        <w:r>
          <w:rPr>
            <w:rFonts w:ascii="Arial" w:eastAsia="Arial" w:hAnsi="Arial" w:cs="Arial"/>
            <w:vanish/>
            <w:color w:val="0000FF"/>
            <w:sz w:val="20"/>
            <w:szCs w:val="20"/>
          </w:rPr>
          <w:t>Select and edit one or more of the following paragraphs based on materials and finishes of accessories selected.  If a proprietary specification fully covers the required finishes, inclusion of this article is not required.</w:t>
        </w:r>
      </w:ins>
    </w:p>
    <w:p w14:paraId="6D0BAABE" w14:textId="77777777" w:rsidR="00A8106D" w:rsidRDefault="00DD4A15">
      <w:pPr>
        <w:pStyle w:val="CSILevel2"/>
        <w:rPr>
          <w:ins w:id="128" w:author="Comparison" w:date="2026-09-25T20:04:00Z" w16du:dateUtc="2026-09-26T00:04:00Z"/>
        </w:rPr>
      </w:pPr>
      <w:ins w:id="129" w:author="Comparison" w:date="2026-09-25T20:04:00Z" w16du:dateUtc="2026-09-26T00:04:00Z">
        <w:r>
          <w:t>Finishes</w:t>
        </w:r>
      </w:ins>
    </w:p>
    <w:p w14:paraId="73A23262" w14:textId="77777777" w:rsidR="00A8106D" w:rsidRDefault="00A8106D">
      <w:pPr>
        <w:spacing w:after="0"/>
        <w:ind w:left="900"/>
        <w:rPr>
          <w:ins w:id="130" w:author="Comparison" w:date="2026-09-25T20:04:00Z" w16du:dateUtc="2026-09-26T00:04:00Z"/>
          <w:rFonts w:ascii="Arial" w:eastAsia="Arial" w:hAnsi="Arial" w:cs="Arial"/>
          <w:vanish/>
          <w:sz w:val="20"/>
          <w:szCs w:val="20"/>
        </w:rPr>
      </w:pPr>
    </w:p>
    <w:p w14:paraId="3073C114" w14:textId="77777777" w:rsidR="00A8106D" w:rsidRDefault="00DD4A15">
      <w:pPr>
        <w:numPr>
          <w:ilvl w:val="0"/>
          <w:numId w:val="16"/>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131" w:author="Comparison" w:date="2026-09-25T20:04:00Z" w16du:dateUtc="2026-09-26T00:04:00Z"/>
          <w:rFonts w:ascii="Arial" w:eastAsia="Arial" w:hAnsi="Arial" w:cs="Arial"/>
          <w:vanish/>
          <w:sz w:val="20"/>
          <w:szCs w:val="20"/>
        </w:rPr>
      </w:pPr>
      <w:ins w:id="132" w:author="Comparison" w:date="2026-09-25T20:04:00Z" w16du:dateUtc="2026-09-26T00:04:00Z">
        <w:r>
          <w:rPr>
            <w:rFonts w:ascii="Arial" w:eastAsia="Arial" w:hAnsi="Arial" w:cs="Arial"/>
            <w:vanish/>
            <w:color w:val="0000FF"/>
            <w:sz w:val="20"/>
            <w:szCs w:val="20"/>
          </w:rPr>
          <w:t>The paragraph below is optional text</w:t>
        </w:r>
      </w:ins>
    </w:p>
    <w:p w14:paraId="63C2F042" w14:textId="77777777" w:rsidR="00A8106D" w:rsidRDefault="00DD4A15">
      <w:pPr>
        <w:pStyle w:val="CSILevel3"/>
        <w:rPr>
          <w:ins w:id="133" w:author="Comparison" w:date="2026-09-25T20:04:00Z" w16du:dateUtc="2026-09-26T00:04:00Z"/>
        </w:rPr>
      </w:pPr>
      <w:ins w:id="134" w:author="Comparison" w:date="2026-09-25T20:04:00Z" w16du:dateUtc="2026-09-26T00:04:00Z">
        <w:r>
          <w:rPr>
            <w:highlight w:val="lightGray"/>
          </w:rPr>
          <w:t>Shop Primed Ferrous Metals:  Pretreat and clean, spray apply one coat primer and bake.</w:t>
        </w:r>
      </w:ins>
    </w:p>
    <w:p w14:paraId="48880591" w14:textId="77777777" w:rsidR="00A8106D" w:rsidRDefault="00A8106D">
      <w:pPr>
        <w:spacing w:after="0"/>
        <w:ind w:left="900"/>
        <w:rPr>
          <w:ins w:id="135" w:author="Comparison" w:date="2026-09-25T20:04:00Z" w16du:dateUtc="2026-09-26T00:04:00Z"/>
          <w:rFonts w:ascii="Arial" w:eastAsia="Arial" w:hAnsi="Arial" w:cs="Arial"/>
          <w:vanish/>
          <w:sz w:val="20"/>
          <w:szCs w:val="20"/>
        </w:rPr>
      </w:pPr>
    </w:p>
    <w:p w14:paraId="254A739A" w14:textId="77777777" w:rsidR="00A8106D" w:rsidRDefault="00DD4A15">
      <w:pPr>
        <w:numPr>
          <w:ilvl w:val="0"/>
          <w:numId w:val="17"/>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136" w:author="Comparison" w:date="2026-09-25T20:04:00Z" w16du:dateUtc="2026-09-26T00:04:00Z"/>
          <w:rFonts w:ascii="Arial" w:eastAsia="Arial" w:hAnsi="Arial" w:cs="Arial"/>
          <w:vanish/>
          <w:sz w:val="20"/>
          <w:szCs w:val="20"/>
        </w:rPr>
      </w:pPr>
      <w:ins w:id="137" w:author="Comparison" w:date="2026-09-25T20:04:00Z" w16du:dateUtc="2026-09-26T00:04:00Z">
        <w:r>
          <w:rPr>
            <w:rFonts w:ascii="Arial" w:eastAsia="Arial" w:hAnsi="Arial" w:cs="Arial"/>
            <w:vanish/>
            <w:color w:val="0000FF"/>
            <w:sz w:val="20"/>
            <w:szCs w:val="20"/>
          </w:rPr>
          <w:t>The paragraph below is optional text</w:t>
        </w:r>
      </w:ins>
    </w:p>
    <w:p w14:paraId="3441B250" w14:textId="77777777" w:rsidR="00A8106D" w:rsidRDefault="00DD4A15">
      <w:pPr>
        <w:pStyle w:val="CSILevel3"/>
        <w:rPr>
          <w:ins w:id="138" w:author="Comparison" w:date="2026-09-25T20:04:00Z" w16du:dateUtc="2026-09-26T00:04:00Z"/>
        </w:rPr>
      </w:pPr>
      <w:ins w:id="139" w:author="Comparison" w:date="2026-09-25T20:04:00Z" w16du:dateUtc="2026-09-26T00:04:00Z">
        <w:r>
          <w:rPr>
            <w:highlight w:val="lightGray"/>
          </w:rPr>
          <w:t>Back paint components where contact is made with building finishes to prevent electrolysis.</w:t>
        </w:r>
      </w:ins>
    </w:p>
    <w:p w14:paraId="576278F5" w14:textId="77777777" w:rsidR="00A8106D" w:rsidRDefault="00DD4A15">
      <w:pPr>
        <w:pStyle w:val="CSILevel1"/>
        <w:rPr>
          <w:ins w:id="140" w:author="Comparison" w:date="2026-09-25T20:04:00Z" w16du:dateUtc="2026-09-26T00:04:00Z"/>
        </w:rPr>
      </w:pPr>
      <w:ins w:id="141" w:author="Comparison" w:date="2026-09-25T20:04:00Z" w16du:dateUtc="2026-09-26T00:04:00Z">
        <w:r>
          <w:rPr>
            <w:highlight w:val="lightGray"/>
          </w:rPr>
          <w:t>PART 3  EXECUTION</w:t>
        </w:r>
      </w:ins>
    </w:p>
    <w:p w14:paraId="77C73D4C" w14:textId="77777777" w:rsidR="00A8106D" w:rsidRDefault="00DD4A15">
      <w:pPr>
        <w:pStyle w:val="CSILevel2"/>
        <w:rPr>
          <w:ins w:id="142" w:author="Comparison" w:date="2026-09-25T20:04:00Z" w16du:dateUtc="2026-09-26T00:04:00Z"/>
        </w:rPr>
      </w:pPr>
      <w:ins w:id="143" w:author="Comparison" w:date="2026-09-25T20:04:00Z" w16du:dateUtc="2026-09-26T00:04:00Z">
        <w:r>
          <w:rPr>
            <w:highlight w:val="lightGray"/>
          </w:rPr>
          <w:t>EXAMINATION</w:t>
        </w:r>
      </w:ins>
    </w:p>
    <w:p w14:paraId="318774D6" w14:textId="77777777" w:rsidR="00A8106D" w:rsidRDefault="00DD4A15">
      <w:pPr>
        <w:pStyle w:val="CSILevel3"/>
        <w:rPr>
          <w:ins w:id="144" w:author="Comparison" w:date="2026-09-25T20:04:00Z" w16du:dateUtc="2026-09-26T00:04:00Z"/>
        </w:rPr>
      </w:pPr>
      <w:ins w:id="145" w:author="Comparison" w:date="2026-09-25T20:04:00Z" w16du:dateUtc="2026-09-26T00:04:00Z">
        <w:r>
          <w:t>Verify existing conditions before starting work.</w:t>
        </w:r>
      </w:ins>
    </w:p>
    <w:p w14:paraId="349A02B2" w14:textId="77777777" w:rsidR="00A8106D" w:rsidRDefault="00DD4A15">
      <w:pPr>
        <w:pStyle w:val="CSILevel3"/>
        <w:rPr>
          <w:ins w:id="146" w:author="Comparison" w:date="2026-09-25T20:04:00Z" w16du:dateUtc="2026-09-26T00:04:00Z"/>
        </w:rPr>
      </w:pPr>
      <w:ins w:id="147" w:author="Comparison" w:date="2026-09-25T20:04:00Z" w16du:dateUtc="2026-09-26T00:04:00Z">
        <w:r>
          <w:t>Verify exact location of accessories for installation.</w:t>
        </w:r>
      </w:ins>
    </w:p>
    <w:p w14:paraId="13662F0C" w14:textId="77777777" w:rsidR="00A8106D" w:rsidRDefault="00DD4A15">
      <w:pPr>
        <w:pStyle w:val="CSILevel2"/>
        <w:rPr>
          <w:ins w:id="148" w:author="Comparison" w:date="2026-09-25T20:04:00Z" w16du:dateUtc="2026-09-26T00:04:00Z"/>
        </w:rPr>
      </w:pPr>
      <w:ins w:id="149" w:author="Comparison" w:date="2026-09-25T20:04:00Z" w16du:dateUtc="2026-09-26T00:04:00Z">
        <w:r>
          <w:rPr>
            <w:highlight w:val="lightGray"/>
          </w:rPr>
          <w:t>PREPARATION</w:t>
        </w:r>
      </w:ins>
    </w:p>
    <w:p w14:paraId="5227A4AB" w14:textId="77777777" w:rsidR="00A8106D" w:rsidRDefault="00DD4A15">
      <w:pPr>
        <w:pStyle w:val="CSILevel3"/>
        <w:rPr>
          <w:ins w:id="150" w:author="Comparison" w:date="2026-09-25T20:04:00Z" w16du:dateUtc="2026-09-26T00:04:00Z"/>
        </w:rPr>
      </w:pPr>
      <w:ins w:id="151" w:author="Comparison" w:date="2026-09-25T20:04:00Z" w16du:dateUtc="2026-09-26T00:04:00Z">
        <w:r>
          <w:rPr>
            <w:highlight w:val="lightGray"/>
          </w:rPr>
          <w:t>Deliver inserts and rough-in frames to site for timely installation.</w:t>
        </w:r>
      </w:ins>
    </w:p>
    <w:p w14:paraId="55E50EA2" w14:textId="77777777" w:rsidR="00A8106D" w:rsidRDefault="00DD4A15">
      <w:pPr>
        <w:pStyle w:val="CSILevel3"/>
        <w:rPr>
          <w:ins w:id="152" w:author="Comparison" w:date="2026-09-25T20:04:00Z" w16du:dateUtc="2026-09-26T00:04:00Z"/>
        </w:rPr>
      </w:pPr>
      <w:ins w:id="153" w:author="Comparison" w:date="2026-09-25T20:04:00Z" w16du:dateUtc="2026-09-26T00:04:00Z">
        <w:r>
          <w:rPr>
            <w:highlight w:val="lightGray"/>
          </w:rPr>
          <w:t>Provide templates and rough-in measurements as required.</w:t>
        </w:r>
      </w:ins>
    </w:p>
    <w:p w14:paraId="4F6F46E0" w14:textId="77777777" w:rsidR="00A8106D" w:rsidRDefault="00DD4A15">
      <w:pPr>
        <w:pStyle w:val="CSILevel2"/>
        <w:rPr>
          <w:ins w:id="154" w:author="Comparison" w:date="2026-09-25T20:04:00Z" w16du:dateUtc="2026-09-26T00:04:00Z"/>
        </w:rPr>
      </w:pPr>
      <w:ins w:id="155" w:author="Comparison" w:date="2026-09-25T20:04:00Z" w16du:dateUtc="2026-09-26T00:04:00Z">
        <w:r>
          <w:t>INSTALLATION</w:t>
        </w:r>
      </w:ins>
    </w:p>
    <w:p w14:paraId="7AFEDA09" w14:textId="77777777" w:rsidR="00A8106D" w:rsidRDefault="00DD4A15">
      <w:pPr>
        <w:pStyle w:val="CSILevel3"/>
        <w:rPr>
          <w:ins w:id="156" w:author="Comparison" w:date="2026-09-25T20:04:00Z" w16du:dateUtc="2026-09-26T00:04:00Z"/>
        </w:rPr>
      </w:pPr>
      <w:ins w:id="157" w:author="Comparison" w:date="2026-09-25T20:04:00Z" w16du:dateUtc="2026-09-26T00:04:00Z">
        <w:r>
          <w:rPr>
            <w:highlight w:val="lightGray"/>
          </w:rPr>
          <w:t>Install accessories in accordance with manufacturers' instructions in locations indicated on drawings.</w:t>
        </w:r>
      </w:ins>
    </w:p>
    <w:p w14:paraId="1DFF833B" w14:textId="77777777" w:rsidR="00A8106D" w:rsidRDefault="00A8106D">
      <w:pPr>
        <w:spacing w:after="0"/>
        <w:ind w:left="900"/>
        <w:rPr>
          <w:ins w:id="158" w:author="Comparison" w:date="2026-09-25T20:04:00Z" w16du:dateUtc="2026-09-26T00:04:00Z"/>
          <w:rFonts w:ascii="Arial" w:eastAsia="Arial" w:hAnsi="Arial" w:cs="Arial"/>
          <w:vanish/>
          <w:sz w:val="20"/>
          <w:szCs w:val="20"/>
        </w:rPr>
      </w:pPr>
    </w:p>
    <w:p w14:paraId="6E5A40ED" w14:textId="77777777" w:rsidR="00A8106D" w:rsidRDefault="00DD4A15">
      <w:pPr>
        <w:numPr>
          <w:ilvl w:val="0"/>
          <w:numId w:val="18"/>
        </w:numPr>
        <w:pBdr>
          <w:top w:val="single" w:sz="16" w:space="0" w:color="4472C4"/>
          <w:left w:val="single" w:sz="16" w:space="0" w:color="4472C4"/>
          <w:bottom w:val="single" w:sz="16" w:space="0" w:color="4472C4"/>
          <w:right w:val="single" w:sz="16" w:space="0" w:color="4472C4"/>
        </w:pBdr>
        <w:shd w:val="clear" w:color="auto" w:fill="E2EFD9"/>
        <w:spacing w:after="0"/>
        <w:ind w:left="900"/>
        <w:rPr>
          <w:ins w:id="159" w:author="Comparison" w:date="2026-09-25T20:04:00Z" w16du:dateUtc="2026-09-26T00:04:00Z"/>
          <w:rFonts w:ascii="Arial" w:eastAsia="Arial" w:hAnsi="Arial" w:cs="Arial"/>
          <w:vanish/>
          <w:sz w:val="20"/>
          <w:szCs w:val="20"/>
        </w:rPr>
      </w:pPr>
      <w:ins w:id="160" w:author="Comparison" w:date="2026-09-25T20:04:00Z" w16du:dateUtc="2026-09-26T00:04:00Z">
        <w:r>
          <w:rPr>
            <w:rFonts w:ascii="Arial" w:eastAsia="Arial" w:hAnsi="Arial" w:cs="Arial"/>
            <w:vanish/>
            <w:color w:val="0000FF"/>
            <w:sz w:val="20"/>
            <w:szCs w:val="20"/>
          </w:rPr>
          <w:t>The paragraph below is optional text</w:t>
        </w:r>
      </w:ins>
    </w:p>
    <w:p w14:paraId="1779C3C7" w14:textId="77777777" w:rsidR="00A8106D" w:rsidRDefault="00DD4A15">
      <w:pPr>
        <w:pStyle w:val="CSILevel3"/>
        <w:rPr>
          <w:ins w:id="161" w:author="Comparison" w:date="2026-09-25T20:04:00Z" w16du:dateUtc="2026-09-26T00:04:00Z"/>
        </w:rPr>
      </w:pPr>
      <w:ins w:id="162" w:author="Comparison" w:date="2026-09-25T20:04:00Z" w16du:dateUtc="2026-09-26T00:04:00Z">
        <w:r>
          <w:t>Mounting Heights:  As required by accessibility regulations, unless otherwise indicated.</w:t>
        </w:r>
      </w:ins>
    </w:p>
    <w:p w14:paraId="3558708D" w14:textId="77777777" w:rsidR="00A8106D" w:rsidRDefault="00DD4A15">
      <w:pPr>
        <w:pStyle w:val="CSILevel4"/>
        <w:rPr>
          <w:ins w:id="163" w:author="Comparison" w:date="2026-09-25T20:04:00Z" w16du:dateUtc="2026-09-26T00:04:00Z"/>
        </w:rPr>
      </w:pPr>
      <w:ins w:id="164" w:author="Comparison" w:date="2026-09-25T20:04:00Z" w16du:dateUtc="2026-09-26T00:04:00Z">
        <w:r>
          <w:rPr>
            <w:highlight w:val="lightGray"/>
          </w:rPr>
          <w:t>Other Accessories:  As indicated on drawings.</w:t>
        </w:r>
      </w:ins>
    </w:p>
    <w:p w14:paraId="1CE2A119" w14:textId="77777777" w:rsidR="00A8106D" w:rsidRDefault="00DD4A15">
      <w:pPr>
        <w:pStyle w:val="CSILevel2"/>
        <w:rPr>
          <w:ins w:id="165" w:author="Comparison" w:date="2026-09-25T20:04:00Z" w16du:dateUtc="2026-09-26T00:04:00Z"/>
        </w:rPr>
      </w:pPr>
      <w:ins w:id="166" w:author="Comparison" w:date="2026-09-25T20:04:00Z" w16du:dateUtc="2026-09-26T00:04:00Z">
        <w:r>
          <w:rPr>
            <w:highlight w:val="lightGray"/>
          </w:rPr>
          <w:t>PROTECTION</w:t>
        </w:r>
      </w:ins>
    </w:p>
    <w:p w14:paraId="3D4B07AF" w14:textId="77777777" w:rsidR="00A8106D" w:rsidRDefault="00DD4A15">
      <w:pPr>
        <w:pStyle w:val="CSILevel3"/>
        <w:rPr>
          <w:ins w:id="167" w:author="Comparison" w:date="2026-09-25T20:04:00Z" w16du:dateUtc="2026-09-26T00:04:00Z"/>
        </w:rPr>
      </w:pPr>
      <w:ins w:id="168" w:author="Comparison" w:date="2026-09-25T20:04:00Z" w16du:dateUtc="2026-09-26T00:04:00Z">
        <w:r>
          <w:t>Protect installed accessories from damage due to subsequent construction operations.</w:t>
        </w:r>
      </w:ins>
    </w:p>
    <w:p w14:paraId="33FC49CC" w14:textId="77777777" w:rsidR="00727D2A" w:rsidRDefault="00DD4A15">
      <w:pPr>
        <w:pStyle w:val="Title"/>
        <w:rPr>
          <w:del w:id="169" w:author="Comparison" w:date="2026-09-25T20:04:00Z" w16du:dateUtc="2026-09-26T00:04:00Z"/>
        </w:rPr>
      </w:pPr>
      <w:ins w:id="170" w:author="Comparison" w:date="2026-09-25T20:04:00Z" w16du:dateUtc="2026-09-26T00:04:00Z">
        <w:r>
          <w:rPr>
            <w:rFonts w:ascii="Arial" w:eastAsia="Arial" w:hAnsi="Arial" w:cs="Arial"/>
            <w:sz w:val="20"/>
            <w:szCs w:val="20"/>
          </w:rPr>
          <w:t>END OF SECTION</w:t>
        </w:r>
      </w:ins>
      <w:del w:id="171" w:author="Comparison" w:date="2026-09-25T20:04:00Z" w16du:dateUtc="2026-09-26T00:04:00Z">
        <w:r>
          <w:delText>Injury event</w:delText>
        </w:r>
        <w:r>
          <w:delText>—</w:delText>
        </w:r>
        <w:r>
          <w:delText>place of occurrence, code (ICD-10-AM 8th edn) ANN{.N[N]}</w:delText>
        </w:r>
      </w:del>
    </w:p>
    <w:p w14:paraId="70A7E2EF" w14:textId="77777777" w:rsidR="00727D2A" w:rsidRDefault="00DD4A15">
      <w:pPr>
        <w:pStyle w:val="Subtitle"/>
        <w:rPr>
          <w:del w:id="172" w:author="Comparison" w:date="2026-09-25T20:04:00Z" w16du:dateUtc="2026-09-26T00:04:00Z"/>
        </w:rPr>
      </w:pPr>
      <w:del w:id="173" w:author="Comparison" w:date="2026-09-25T20:04:00Z" w16du:dateUtc="2026-09-26T00:04:00Z">
        <w:r>
          <w:delText>Exported from METEOR</w:delText>
        </w:r>
      </w:del>
    </w:p>
    <w:p w14:paraId="73B9E421" w14:textId="77777777" w:rsidR="00727D2A" w:rsidRDefault="00DD4A15">
      <w:pPr>
        <w:pStyle w:val="Subtitle"/>
        <w:spacing w:after="4800"/>
        <w:rPr>
          <w:del w:id="174" w:author="Comparison" w:date="2026-09-25T20:04:00Z" w16du:dateUtc="2026-09-26T00:04:00Z"/>
        </w:rPr>
      </w:pPr>
      <w:del w:id="175" w:author="Comparison" w:date="2026-09-25T20:04:00Z" w16du:dateUtc="2026-09-26T00:04:00Z">
        <w:r>
          <w:delText>(AIHW's Metadata Online Registry)</w:delText>
        </w:r>
      </w:del>
    </w:p>
    <w:p w14:paraId="3D71C930" w14:textId="77777777" w:rsidR="00727D2A" w:rsidRDefault="00DD4A15">
      <w:pPr>
        <w:rPr>
          <w:del w:id="176" w:author="Comparison" w:date="2026-09-25T20:04:00Z" w16du:dateUtc="2026-09-26T00:04:00Z"/>
        </w:rPr>
      </w:pPr>
      <w:del w:id="177" w:author="Comparison" w:date="2026-09-25T20:04:00Z" w16du:dateUtc="2026-09-26T00:04:00Z">
        <w:r>
          <w:delText>© Australian Institute of Health and Welfare 2024</w:delText>
        </w:r>
      </w:del>
    </w:p>
    <w:p w14:paraId="51401260" w14:textId="77777777" w:rsidR="00727D2A" w:rsidRDefault="00727D2A">
      <w:pPr>
        <w:rPr>
          <w:del w:id="178" w:author="Comparison" w:date="2026-09-25T20:04:00Z" w16du:dateUtc="2026-09-26T00:04:00Z"/>
        </w:rPr>
      </w:pPr>
    </w:p>
    <w:p w14:paraId="220DC1D9" w14:textId="77777777" w:rsidR="00727D2A" w:rsidRDefault="00DD4A15">
      <w:pPr>
        <w:rPr>
          <w:del w:id="179" w:author="Comparison" w:date="2026-09-25T20:04:00Z" w16du:dateUtc="2026-09-26T00:04:00Z"/>
        </w:rPr>
      </w:pPr>
      <w:del w:id="180" w:author="Comparison" w:date="2026-09-25T20:04:00Z" w16du:dateUtc="2026-09-26T00:04:00Z">
        <w:r>
          <w:delTex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delText>
        </w:r>
      </w:del>
    </w:p>
    <w:p w14:paraId="04D25490" w14:textId="77777777" w:rsidR="00727D2A" w:rsidRDefault="00DD4A15">
      <w:pPr>
        <w:rPr>
          <w:del w:id="181" w:author="Comparison" w:date="2026-09-25T20:04:00Z" w16du:dateUtc="2026-09-26T00:04:00Z"/>
        </w:rPr>
      </w:pPr>
      <w:del w:id="182" w:author="Comparison" w:date="2026-09-25T20:04:00Z" w16du:dateUtc="2026-09-26T00:04:00Z">
        <w:r>
          <w:delText>You may distribute, remix and build on this website’s material but must attribute the AIHW as the copyright holder, in line with our attribution policy. The full terms and conditions of this licence are available at https://creativecommons.org/licenses/by/4.0/.</w:delText>
        </w:r>
      </w:del>
    </w:p>
    <w:p w14:paraId="1402CAAB" w14:textId="77777777" w:rsidR="00727D2A" w:rsidRDefault="00DD4A15">
      <w:pPr>
        <w:rPr>
          <w:del w:id="183" w:author="Comparison" w:date="2026-09-25T20:04:00Z" w16du:dateUtc="2026-09-26T00:04:00Z"/>
        </w:rPr>
      </w:pPr>
      <w:del w:id="184" w:author="Comparison" w:date="2026-09-25T20:04:00Z" w16du:dateUtc="2026-09-26T00:04:00Z">
        <w:r>
          <w:delText>Enquiries relating to copyright should be addressed to info@aihw.gov.au.</w:delText>
        </w:r>
      </w:del>
    </w:p>
    <w:p w14:paraId="4A25B7FF" w14:textId="77777777" w:rsidR="00727D2A" w:rsidRDefault="00DD4A15">
      <w:pPr>
        <w:rPr>
          <w:del w:id="185" w:author="Comparison" w:date="2026-09-25T20:04:00Z" w16du:dateUtc="2026-09-26T00:04:00Z"/>
        </w:rPr>
      </w:pPr>
      <w:del w:id="186" w:author="Comparison" w:date="2026-09-25T20:04:00Z" w16du:dateUtc="2026-09-26T00:04:00Z">
        <w:r>
          <w:delText>Enquiries or comments on the METEOR metadata or download should be directed to the METEOR team at meteor@aihw.gov.au.</w:delText>
        </w:r>
      </w:del>
    </w:p>
    <w:p w14:paraId="24107C1E" w14:textId="77777777" w:rsidR="00727D2A" w:rsidRDefault="00DD4A15">
      <w:pPr>
        <w:rPr>
          <w:del w:id="187" w:author="Comparison" w:date="2026-09-25T20:04:00Z" w16du:dateUtc="2026-09-26T00:04:00Z"/>
        </w:rPr>
      </w:pPr>
      <w:del w:id="188" w:author="Comparison" w:date="2026-09-25T20:04:00Z" w16du:dateUtc="2026-09-26T00:04:00Z">
        <w:r>
          <w:br w:type="page"/>
        </w:r>
      </w:del>
    </w:p>
    <w:p w14:paraId="27765381" w14:textId="77777777" w:rsidR="00727D2A" w:rsidRDefault="00DD4A15">
      <w:pPr>
        <w:pStyle w:val="Heading1"/>
        <w:rPr>
          <w:del w:id="189" w:author="Comparison" w:date="2026-09-25T20:04:00Z" w16du:dateUtc="2026-09-26T00:04:00Z"/>
        </w:rPr>
      </w:pPr>
      <w:del w:id="190" w:author="Comparison" w:date="2026-09-25T20:04:00Z" w16du:dateUtc="2026-09-26T00:04:00Z">
        <w:r>
          <w:delText>Injury event</w:delText>
        </w:r>
        <w:r>
          <w:delText>—</w:delText>
        </w:r>
        <w:r>
          <w:delText>place of occurrence, code (ICD-10-AM 8th edn) ANN{.N[N]}</w:delText>
        </w:r>
      </w:del>
    </w:p>
    <w:tbl>
      <w:tblPr>
        <w:tblStyle w:val="TableGrid"/>
        <w:tblW w:w="5000" w:type="pct"/>
        <w:tblLayout w:type="fixed"/>
        <w:tblLook w:val="04A0" w:firstRow="1" w:lastRow="0" w:firstColumn="1" w:lastColumn="0" w:noHBand="0" w:noVBand="1"/>
      </w:tblPr>
      <w:tblGrid>
        <w:gridCol w:w="2340"/>
        <w:gridCol w:w="7020"/>
      </w:tblGrid>
      <w:tr w:rsidR="00727D2A" w14:paraId="00E90B6C" w14:textId="77777777">
        <w:trPr>
          <w:del w:id="191"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016E5615" w14:textId="77777777" w:rsidR="00727D2A" w:rsidRDefault="00DD4A15">
            <w:pPr>
              <w:pStyle w:val="Heading3"/>
              <w:outlineLvl w:val="2"/>
              <w:rPr>
                <w:del w:id="192" w:author="Comparison" w:date="2026-09-25T20:04:00Z" w16du:dateUtc="2026-09-26T00:04:00Z"/>
              </w:rPr>
            </w:pPr>
            <w:del w:id="193" w:author="Comparison" w:date="2026-09-25T20:04:00Z" w16du:dateUtc="2026-09-26T00:04:00Z">
              <w:r>
                <w:delText>Identifying and definitional attributes</w:delText>
              </w:r>
            </w:del>
          </w:p>
        </w:tc>
      </w:tr>
      <w:tr w:rsidR="00727D2A" w14:paraId="43410CA7" w14:textId="77777777">
        <w:trPr>
          <w:del w:id="194"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767CCA9" w14:textId="77777777" w:rsidR="00727D2A" w:rsidRDefault="00DD4A15">
            <w:pPr>
              <w:rPr>
                <w:del w:id="195" w:author="Comparison" w:date="2026-09-25T20:04:00Z" w16du:dateUtc="2026-09-26T00:04:00Z"/>
              </w:rPr>
            </w:pPr>
            <w:del w:id="196" w:author="Comparison" w:date="2026-09-25T20:04:00Z" w16du:dateUtc="2026-09-26T00:04:00Z">
              <w:r>
                <w:rPr>
                  <w:rStyle w:val="row-heading"/>
                </w:rPr>
                <w:delText>Metadata item type:</w:delText>
              </w:r>
            </w:del>
          </w:p>
        </w:tc>
        <w:tc>
          <w:tcPr>
            <w:tcW w:w="360" w:type="dxa"/>
            <w:tcBorders>
              <w:top w:val="none" w:sz="0" w:space="0" w:color="000000"/>
              <w:left w:val="none" w:sz="0" w:space="0" w:color="000000"/>
              <w:bottom w:val="none" w:sz="0" w:space="0" w:color="000000"/>
              <w:right w:val="none" w:sz="0" w:space="0" w:color="000000"/>
            </w:tcBorders>
          </w:tcPr>
          <w:p w14:paraId="342324A1" w14:textId="77777777" w:rsidR="00727D2A" w:rsidRDefault="00DD4A15">
            <w:pPr>
              <w:rPr>
                <w:del w:id="197" w:author="Comparison" w:date="2026-09-25T20:04:00Z" w16du:dateUtc="2026-09-26T00:04:00Z"/>
              </w:rPr>
            </w:pPr>
            <w:del w:id="198" w:author="Comparison" w:date="2026-09-25T20:04:00Z" w16du:dateUtc="2026-09-26T00:04:00Z">
              <w:r>
                <w:delText>Data Element</w:delText>
              </w:r>
            </w:del>
          </w:p>
        </w:tc>
      </w:tr>
      <w:tr w:rsidR="00727D2A" w14:paraId="714BD377" w14:textId="77777777">
        <w:trPr>
          <w:del w:id="199"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18F2D13" w14:textId="77777777" w:rsidR="00727D2A" w:rsidRDefault="00DD4A15">
            <w:pPr>
              <w:rPr>
                <w:del w:id="200" w:author="Comparison" w:date="2026-09-25T20:04:00Z" w16du:dateUtc="2026-09-26T00:04:00Z"/>
              </w:rPr>
            </w:pPr>
            <w:del w:id="201" w:author="Comparison" w:date="2026-09-25T20:04:00Z" w16du:dateUtc="2026-09-26T00:04:00Z">
              <w:r>
                <w:rPr>
                  <w:rStyle w:val="row-heading"/>
                </w:rPr>
                <w:delText>Short name:</w:delText>
              </w:r>
            </w:del>
          </w:p>
        </w:tc>
        <w:tc>
          <w:tcPr>
            <w:tcW w:w="360" w:type="dxa"/>
            <w:tcBorders>
              <w:top w:val="none" w:sz="0" w:space="0" w:color="000000"/>
              <w:left w:val="none" w:sz="0" w:space="0" w:color="000000"/>
              <w:bottom w:val="none" w:sz="0" w:space="0" w:color="000000"/>
              <w:right w:val="none" w:sz="0" w:space="0" w:color="000000"/>
            </w:tcBorders>
          </w:tcPr>
          <w:p w14:paraId="5CC0F38A" w14:textId="77777777" w:rsidR="00727D2A" w:rsidRDefault="00DD4A15">
            <w:pPr>
              <w:rPr>
                <w:del w:id="202" w:author="Comparison" w:date="2026-09-25T20:04:00Z" w16du:dateUtc="2026-09-26T00:04:00Z"/>
              </w:rPr>
            </w:pPr>
            <w:del w:id="203" w:author="Comparison" w:date="2026-09-25T20:04:00Z" w16du:dateUtc="2026-09-26T00:04:00Z">
              <w:r>
                <w:rPr>
                  <w:rStyle w:val="alternate-name-de"/>
                </w:rPr>
                <w:delText>Place of occurrence of external cause of injury (ICD-10-AM)</w:delText>
              </w:r>
            </w:del>
          </w:p>
        </w:tc>
      </w:tr>
      <w:tr w:rsidR="00727D2A" w14:paraId="4F789AA1" w14:textId="77777777">
        <w:trPr>
          <w:del w:id="204"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4FC7060" w14:textId="77777777" w:rsidR="00727D2A" w:rsidRDefault="00DD4A15">
            <w:pPr>
              <w:rPr>
                <w:del w:id="205" w:author="Comparison" w:date="2026-09-25T20:04:00Z" w16du:dateUtc="2026-09-26T00:04:00Z"/>
              </w:rPr>
            </w:pPr>
            <w:del w:id="206" w:author="Comparison" w:date="2026-09-25T20:04:00Z" w16du:dateUtc="2026-09-26T00:04:00Z">
              <w:r>
                <w:rPr>
                  <w:rStyle w:val="row-heading"/>
                </w:rPr>
                <w:delText>METEOR identifier:</w:delText>
              </w:r>
            </w:del>
          </w:p>
        </w:tc>
        <w:tc>
          <w:tcPr>
            <w:tcW w:w="360" w:type="dxa"/>
            <w:tcBorders>
              <w:top w:val="none" w:sz="0" w:space="0" w:color="000000"/>
              <w:left w:val="none" w:sz="0" w:space="0" w:color="000000"/>
              <w:bottom w:val="none" w:sz="0" w:space="0" w:color="000000"/>
              <w:right w:val="none" w:sz="0" w:space="0" w:color="000000"/>
            </w:tcBorders>
          </w:tcPr>
          <w:p w14:paraId="636FB4D1" w14:textId="77777777" w:rsidR="00727D2A" w:rsidRDefault="00DD4A15">
            <w:pPr>
              <w:rPr>
                <w:del w:id="207" w:author="Comparison" w:date="2026-09-25T20:04:00Z" w16du:dateUtc="2026-09-26T00:04:00Z"/>
              </w:rPr>
            </w:pPr>
            <w:del w:id="208" w:author="Comparison" w:date="2026-09-25T20:04:00Z" w16du:dateUtc="2026-09-26T00:04:00Z">
              <w:r>
                <w:delText>514302</w:delText>
              </w:r>
            </w:del>
          </w:p>
        </w:tc>
      </w:tr>
      <w:tr w:rsidR="00727D2A" w14:paraId="209E97D5" w14:textId="77777777">
        <w:trPr>
          <w:del w:id="209"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0D0F11F" w14:textId="77777777" w:rsidR="00727D2A" w:rsidRDefault="00DD4A15">
            <w:pPr>
              <w:rPr>
                <w:del w:id="210" w:author="Comparison" w:date="2026-09-25T20:04:00Z" w16du:dateUtc="2026-09-26T00:04:00Z"/>
              </w:rPr>
            </w:pPr>
            <w:del w:id="211" w:author="Comparison" w:date="2026-09-25T20:04:00Z" w16du:dateUtc="2026-09-26T00:04:00Z">
              <w:r>
                <w:rPr>
                  <w:rStyle w:val="row-heading"/>
                </w:rPr>
                <w:delText>Registration status:</w:delText>
              </w:r>
            </w:del>
          </w:p>
        </w:tc>
        <w:tc>
          <w:tcPr>
            <w:tcW w:w="360" w:type="dxa"/>
            <w:tcBorders>
              <w:top w:val="none" w:sz="0" w:space="0" w:color="000000"/>
              <w:left w:val="none" w:sz="0" w:space="0" w:color="000000"/>
              <w:bottom w:val="none" w:sz="0" w:space="0" w:color="000000"/>
              <w:right w:val="none" w:sz="0" w:space="0" w:color="000000"/>
            </w:tcBorders>
          </w:tcPr>
          <w:p w14:paraId="4ABF1BE9" w14:textId="77777777" w:rsidR="00727D2A" w:rsidRDefault="00DD4A15">
            <w:pPr>
              <w:rPr>
                <w:del w:id="212" w:author="Comparison" w:date="2026-09-25T20:04:00Z" w16du:dateUtc="2026-09-26T00:04:00Z"/>
              </w:rPr>
            </w:pPr>
            <w:del w:id="213" w:author="Comparison" w:date="2026-09-25T20:04:00Z" w16du:dateUtc="2026-09-26T00:04:00Z">
              <w:r>
                <w:fldChar w:fldCharType="begin"/>
              </w:r>
              <w:r>
                <w:delInstrText>HYPERLINK "https://meteor.aihw.gov.au/RegistrationAuthority/12"</w:delInstrText>
              </w:r>
              <w:r>
                <w:fldChar w:fldCharType="separate"/>
              </w:r>
              <w:r>
                <w:rPr>
                  <w:rStyle w:val="Hyperlink"/>
                  <w:color w:val="244061"/>
                </w:rPr>
                <w:delText>Health</w:delText>
              </w:r>
              <w:r>
                <w:fldChar w:fldCharType="end"/>
              </w:r>
              <w:r>
                <w:rPr>
                  <w:rStyle w:val="row-content"/>
                  <w:color w:val="244061"/>
                </w:rPr>
                <w:delText>, Superseded 13/11/2014</w:delText>
              </w:r>
            </w:del>
          </w:p>
        </w:tc>
      </w:tr>
      <w:tr w:rsidR="00727D2A" w14:paraId="7AFD28DB" w14:textId="77777777">
        <w:trPr>
          <w:del w:id="214"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F338637" w14:textId="77777777" w:rsidR="00727D2A" w:rsidRDefault="00DD4A15">
            <w:pPr>
              <w:rPr>
                <w:del w:id="215" w:author="Comparison" w:date="2026-09-25T20:04:00Z" w16du:dateUtc="2026-09-26T00:04:00Z"/>
              </w:rPr>
            </w:pPr>
            <w:del w:id="216" w:author="Comparison" w:date="2026-09-25T20:04:00Z" w16du:dateUtc="2026-09-26T00:04:00Z">
              <w:r>
                <w:rPr>
                  <w:rStyle w:val="row-heading"/>
                </w:rPr>
                <w:delText>Definition:</w:delText>
              </w:r>
            </w:del>
          </w:p>
        </w:tc>
        <w:tc>
          <w:tcPr>
            <w:tcW w:w="360" w:type="dxa"/>
            <w:tcBorders>
              <w:top w:val="none" w:sz="0" w:space="0" w:color="000000"/>
              <w:left w:val="none" w:sz="0" w:space="0" w:color="000000"/>
              <w:bottom w:val="none" w:sz="0" w:space="0" w:color="000000"/>
              <w:right w:val="none" w:sz="0" w:space="0" w:color="000000"/>
            </w:tcBorders>
          </w:tcPr>
          <w:p w14:paraId="76B0E2E3" w14:textId="77777777" w:rsidR="00727D2A" w:rsidRDefault="00DD4A15">
            <w:pPr>
              <w:rPr>
                <w:del w:id="217" w:author="Comparison" w:date="2026-09-25T20:04:00Z" w16du:dateUtc="2026-09-26T00:04:00Z"/>
              </w:rPr>
            </w:pPr>
            <w:del w:id="218" w:author="Comparison" w:date="2026-09-25T20:04:00Z" w16du:dateUtc="2026-09-26T00:04:00Z">
              <w:r>
                <w:rPr>
                  <w:rStyle w:val="row-content-rich-text"/>
                </w:rPr>
                <w:delText>The place where the external cause of injury, poisoning or adverse effect occurred, as represented by a code.</w:delText>
              </w:r>
            </w:del>
          </w:p>
        </w:tc>
      </w:tr>
      <w:tr w:rsidR="00727D2A" w14:paraId="76D95246" w14:textId="77777777">
        <w:trPr>
          <w:del w:id="219"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D154647" w14:textId="77777777" w:rsidR="00727D2A" w:rsidRDefault="00DD4A15">
            <w:pPr>
              <w:rPr>
                <w:del w:id="220" w:author="Comparison" w:date="2026-09-25T20:04:00Z" w16du:dateUtc="2026-09-26T00:04:00Z"/>
              </w:rPr>
            </w:pPr>
            <w:del w:id="221" w:author="Comparison" w:date="2026-09-25T20:04:00Z" w16du:dateUtc="2026-09-26T00:04:00Z">
              <w:r>
                <w:rPr>
                  <w:rStyle w:val="row-heading"/>
                </w:rPr>
                <w:delText>Data Element Concept:</w:delText>
              </w:r>
            </w:del>
          </w:p>
        </w:tc>
        <w:tc>
          <w:tcPr>
            <w:tcW w:w="360" w:type="dxa"/>
            <w:tcBorders>
              <w:top w:val="none" w:sz="0" w:space="0" w:color="000000"/>
              <w:left w:val="none" w:sz="0" w:space="0" w:color="000000"/>
              <w:bottom w:val="none" w:sz="0" w:space="0" w:color="000000"/>
              <w:right w:val="none" w:sz="0" w:space="0" w:color="000000"/>
            </w:tcBorders>
          </w:tcPr>
          <w:p w14:paraId="14360137" w14:textId="77777777" w:rsidR="00727D2A" w:rsidRDefault="00DD4A15">
            <w:pPr>
              <w:rPr>
                <w:del w:id="222" w:author="Comparison" w:date="2026-09-25T20:04:00Z" w16du:dateUtc="2026-09-26T00:04:00Z"/>
              </w:rPr>
            </w:pPr>
            <w:del w:id="223" w:author="Comparison" w:date="2026-09-25T20:04:00Z" w16du:dateUtc="2026-09-26T00:04:00Z">
              <w:r>
                <w:fldChar w:fldCharType="begin"/>
              </w:r>
              <w:r>
                <w:delInstrText>HYPERLINK "https://meteor.aihw.gov.au/content/269924"</w:delInstrText>
              </w:r>
              <w:r>
                <w:fldChar w:fldCharType="separate"/>
              </w:r>
              <w:r>
                <w:rPr>
                  <w:rStyle w:val="Hyperlink"/>
                </w:rPr>
                <w:delText>Injury event—place of occurrence</w:delText>
              </w:r>
              <w:r>
                <w:fldChar w:fldCharType="end"/>
              </w:r>
            </w:del>
          </w:p>
        </w:tc>
      </w:tr>
      <w:tr w:rsidR="00727D2A" w14:paraId="3C5D0619" w14:textId="77777777">
        <w:trPr>
          <w:del w:id="224"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A364995" w14:textId="77777777" w:rsidR="00727D2A" w:rsidRDefault="00DD4A15">
            <w:pPr>
              <w:rPr>
                <w:del w:id="225" w:author="Comparison" w:date="2026-09-25T20:04:00Z" w16du:dateUtc="2026-09-26T00:04:00Z"/>
              </w:rPr>
            </w:pPr>
            <w:del w:id="226" w:author="Comparison" w:date="2026-09-25T20:04:00Z" w16du:dateUtc="2026-09-26T00:04:00Z">
              <w:r>
                <w:rPr>
                  <w:rStyle w:val="row-heading"/>
                </w:rPr>
                <w:delText>Value Domain:</w:delText>
              </w:r>
            </w:del>
          </w:p>
        </w:tc>
        <w:tc>
          <w:tcPr>
            <w:tcW w:w="360" w:type="dxa"/>
            <w:tcBorders>
              <w:top w:val="none" w:sz="0" w:space="0" w:color="000000"/>
              <w:left w:val="none" w:sz="0" w:space="0" w:color="000000"/>
              <w:bottom w:val="none" w:sz="0" w:space="0" w:color="000000"/>
              <w:right w:val="none" w:sz="0" w:space="0" w:color="000000"/>
            </w:tcBorders>
          </w:tcPr>
          <w:p w14:paraId="5FB1A03C" w14:textId="77777777" w:rsidR="00727D2A" w:rsidRDefault="00DD4A15">
            <w:pPr>
              <w:rPr>
                <w:del w:id="227" w:author="Comparison" w:date="2026-09-25T20:04:00Z" w16du:dateUtc="2026-09-26T00:04:00Z"/>
              </w:rPr>
            </w:pPr>
            <w:del w:id="228" w:author="Comparison" w:date="2026-09-25T20:04:00Z" w16du:dateUtc="2026-09-26T00:04:00Z">
              <w:r>
                <w:fldChar w:fldCharType="begin"/>
              </w:r>
              <w:r>
                <w:delInstrText>HYPERLINK "https://meteor.aihw.gov.au/content/514073"</w:delInstrText>
              </w:r>
              <w:r>
                <w:fldChar w:fldCharType="separate"/>
              </w:r>
              <w:r>
                <w:rPr>
                  <w:rStyle w:val="Hyperlink"/>
                </w:rPr>
                <w:delText>Place of occurrence (ICD-10-AM 8th edn) ANN{.N[N]}</w:delText>
              </w:r>
              <w:r>
                <w:fldChar w:fldCharType="end"/>
              </w:r>
            </w:del>
          </w:p>
        </w:tc>
      </w:tr>
    </w:tbl>
    <w:p w14:paraId="57BFC0ED" w14:textId="77777777" w:rsidR="00727D2A" w:rsidRDefault="00727D2A">
      <w:pPr>
        <w:rPr>
          <w:del w:id="229" w:author="Comparison" w:date="2026-09-25T20:04:00Z" w16du:dateUtc="2026-09-26T00:04:00Z"/>
        </w:rPr>
      </w:pPr>
    </w:p>
    <w:tbl>
      <w:tblPr>
        <w:tblStyle w:val="TableGrid"/>
        <w:tblW w:w="5000" w:type="pct"/>
        <w:tblLayout w:type="fixed"/>
        <w:tblLook w:val="04A0" w:firstRow="1" w:lastRow="0" w:firstColumn="1" w:lastColumn="0" w:noHBand="0" w:noVBand="1"/>
      </w:tblPr>
      <w:tblGrid>
        <w:gridCol w:w="2340"/>
        <w:gridCol w:w="7020"/>
      </w:tblGrid>
      <w:tr w:rsidR="00727D2A" w14:paraId="6156E0EA" w14:textId="77777777">
        <w:trPr>
          <w:del w:id="230" w:author="Comparison" w:date="2026-09-25T20:04:00Z" w16du:dateUtc="2026-09-26T00:04:00Z"/>
        </w:trPr>
        <w:tc>
          <w:tcPr>
            <w:tcW w:w="1080" w:type="dxa"/>
            <w:gridSpan w:val="2"/>
            <w:tcBorders>
              <w:top w:val="none" w:sz="0" w:space="0" w:color="000000"/>
              <w:left w:val="none" w:sz="0" w:space="0" w:color="000000"/>
              <w:bottom w:val="none" w:sz="0" w:space="0" w:color="000000"/>
              <w:right w:val="none" w:sz="0" w:space="0" w:color="000000"/>
            </w:tcBorders>
          </w:tcPr>
          <w:p w14:paraId="725927C0" w14:textId="77777777" w:rsidR="00727D2A" w:rsidRDefault="00DD4A15">
            <w:pPr>
              <w:pStyle w:val="Heading2"/>
              <w:pBdr>
                <w:bottom w:val="single" w:sz="0" w:space="0" w:color="auto"/>
              </w:pBdr>
              <w:outlineLvl w:val="1"/>
              <w:rPr>
                <w:del w:id="231" w:author="Comparison" w:date="2026-09-25T20:04:00Z" w16du:dateUtc="2026-09-26T00:04:00Z"/>
              </w:rPr>
            </w:pPr>
            <w:del w:id="232" w:author="Comparison" w:date="2026-09-25T20:04:00Z" w16du:dateUtc="2026-09-26T00:04:00Z">
              <w:r>
                <w:delText>Value domain attributes</w:delText>
              </w:r>
            </w:del>
          </w:p>
        </w:tc>
      </w:tr>
      <w:tr w:rsidR="00727D2A" w14:paraId="4E2E3BB8" w14:textId="77777777">
        <w:trPr>
          <w:del w:id="233" w:author="Comparison" w:date="2026-09-25T20:04:00Z" w16du:dateUtc="2026-09-26T00:04:00Z"/>
        </w:trPr>
        <w:tc>
          <w:tcPr>
            <w:tcW w:w="108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5CFF6E10" w14:textId="77777777" w:rsidR="00727D2A" w:rsidRDefault="00DD4A15">
            <w:pPr>
              <w:pStyle w:val="Heading3"/>
              <w:outlineLvl w:val="2"/>
              <w:rPr>
                <w:del w:id="234" w:author="Comparison" w:date="2026-09-25T20:04:00Z" w16du:dateUtc="2026-09-26T00:04:00Z"/>
              </w:rPr>
            </w:pPr>
            <w:del w:id="235" w:author="Comparison" w:date="2026-09-25T20:04:00Z" w16du:dateUtc="2026-09-26T00:04:00Z">
              <w:r>
                <w:delText>Representational attributes</w:delText>
              </w:r>
            </w:del>
          </w:p>
        </w:tc>
      </w:tr>
      <w:tr w:rsidR="00727D2A" w14:paraId="0EC9204A" w14:textId="77777777">
        <w:trPr>
          <w:del w:id="236"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EB5EEDD" w14:textId="77777777" w:rsidR="00727D2A" w:rsidRDefault="00DD4A15">
            <w:pPr>
              <w:rPr>
                <w:del w:id="237" w:author="Comparison" w:date="2026-09-25T20:04:00Z" w16du:dateUtc="2026-09-26T00:04:00Z"/>
              </w:rPr>
            </w:pPr>
            <w:del w:id="238" w:author="Comparison" w:date="2026-09-25T20:04:00Z" w16du:dateUtc="2026-09-26T00:04:00Z">
              <w:r>
                <w:rPr>
                  <w:rStyle w:val="row-heading"/>
                </w:rPr>
                <w:delText>Classification scheme:</w:delText>
              </w:r>
            </w:del>
          </w:p>
        </w:tc>
        <w:tc>
          <w:tcPr>
            <w:tcW w:w="720" w:type="dxa"/>
            <w:tcBorders>
              <w:top w:val="none" w:sz="0" w:space="0" w:color="000000"/>
              <w:left w:val="none" w:sz="0" w:space="0" w:color="000000"/>
              <w:bottom w:val="none" w:sz="0" w:space="0" w:color="000000"/>
              <w:right w:val="none" w:sz="0" w:space="0" w:color="000000"/>
            </w:tcBorders>
          </w:tcPr>
          <w:p w14:paraId="04997925" w14:textId="77777777" w:rsidR="00727D2A" w:rsidRDefault="00DD4A15">
            <w:pPr>
              <w:rPr>
                <w:del w:id="239" w:author="Comparison" w:date="2026-09-25T20:04:00Z" w16du:dateUtc="2026-09-26T00:04:00Z"/>
              </w:rPr>
            </w:pPr>
            <w:del w:id="240" w:author="Comparison" w:date="2026-09-25T20:04:00Z" w16du:dateUtc="2026-09-26T00:04:00Z">
              <w:r>
                <w:fldChar w:fldCharType="begin"/>
              </w:r>
              <w:r>
                <w:delInstrText>HYPERLINK "https://meteor.aihw.gov.au/content/514003"</w:delInstrText>
              </w:r>
              <w:r>
                <w:fldChar w:fldCharType="separate"/>
              </w:r>
              <w:r>
                <w:rPr>
                  <w:rStyle w:val="Hyperlink"/>
                </w:rPr>
                <w:delText>International Statistical Classification of Diseases and Related Health Problems, Tenth Revision, Australian Modification 8th edition</w:delText>
              </w:r>
              <w:r>
                <w:fldChar w:fldCharType="end"/>
              </w:r>
            </w:del>
          </w:p>
        </w:tc>
      </w:tr>
      <w:tr w:rsidR="00727D2A" w14:paraId="3F41C211" w14:textId="77777777">
        <w:trPr>
          <w:del w:id="241"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4E871ED" w14:textId="77777777" w:rsidR="00727D2A" w:rsidRDefault="00DD4A15">
            <w:pPr>
              <w:rPr>
                <w:del w:id="242" w:author="Comparison" w:date="2026-09-25T20:04:00Z" w16du:dateUtc="2026-09-26T00:04:00Z"/>
              </w:rPr>
            </w:pPr>
            <w:del w:id="243" w:author="Comparison" w:date="2026-09-25T20:04:00Z" w16du:dateUtc="2026-09-26T00:04:00Z">
              <w:r>
                <w:rPr>
                  <w:rStyle w:val="row-heading"/>
                </w:rPr>
                <w:delText>Representation class:</w:delText>
              </w:r>
            </w:del>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74677007" w14:textId="77777777" w:rsidR="00727D2A" w:rsidRDefault="00DD4A15">
            <w:pPr>
              <w:rPr>
                <w:del w:id="244" w:author="Comparison" w:date="2026-09-25T20:04:00Z" w16du:dateUtc="2026-09-26T00:04:00Z"/>
              </w:rPr>
            </w:pPr>
            <w:del w:id="245" w:author="Comparison" w:date="2026-09-25T20:04:00Z" w16du:dateUtc="2026-09-26T00:04:00Z">
              <w:r>
                <w:rPr>
                  <w:rStyle w:val="row-content"/>
                </w:rPr>
                <w:delText>Code</w:delText>
              </w:r>
            </w:del>
          </w:p>
        </w:tc>
      </w:tr>
      <w:tr w:rsidR="00727D2A" w14:paraId="5D8261BA" w14:textId="77777777">
        <w:trPr>
          <w:del w:id="246"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8BED3E0" w14:textId="77777777" w:rsidR="00727D2A" w:rsidRDefault="00DD4A15">
            <w:pPr>
              <w:rPr>
                <w:del w:id="247" w:author="Comparison" w:date="2026-09-25T20:04:00Z" w16du:dateUtc="2026-09-26T00:04:00Z"/>
              </w:rPr>
            </w:pPr>
            <w:del w:id="248" w:author="Comparison" w:date="2026-09-25T20:04:00Z" w16du:dateUtc="2026-09-26T00:04:00Z">
              <w:r>
                <w:rPr>
                  <w:rStyle w:val="row-heading"/>
                </w:rPr>
                <w:delText>Data type:</w:delText>
              </w:r>
            </w:del>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2BD32014" w14:textId="77777777" w:rsidR="00727D2A" w:rsidRDefault="00DD4A15">
            <w:pPr>
              <w:rPr>
                <w:del w:id="249" w:author="Comparison" w:date="2026-09-25T20:04:00Z" w16du:dateUtc="2026-09-26T00:04:00Z"/>
              </w:rPr>
            </w:pPr>
            <w:del w:id="250" w:author="Comparison" w:date="2026-09-25T20:04:00Z" w16du:dateUtc="2026-09-26T00:04:00Z">
              <w:r>
                <w:rPr>
                  <w:rStyle w:val="row-content"/>
                </w:rPr>
                <w:delText>String</w:delText>
              </w:r>
            </w:del>
          </w:p>
        </w:tc>
      </w:tr>
      <w:tr w:rsidR="00727D2A" w14:paraId="2895F1F1" w14:textId="77777777">
        <w:trPr>
          <w:del w:id="251"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DEBFAD4" w14:textId="77777777" w:rsidR="00727D2A" w:rsidRDefault="00DD4A15">
            <w:pPr>
              <w:rPr>
                <w:del w:id="252" w:author="Comparison" w:date="2026-09-25T20:04:00Z" w16du:dateUtc="2026-09-26T00:04:00Z"/>
              </w:rPr>
            </w:pPr>
            <w:del w:id="253" w:author="Comparison" w:date="2026-09-25T20:04:00Z" w16du:dateUtc="2026-09-26T00:04:00Z">
              <w:r>
                <w:rPr>
                  <w:rStyle w:val="row-heading"/>
                </w:rPr>
                <w:delText>Format:</w:delText>
              </w:r>
            </w:del>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1028430" w14:textId="77777777" w:rsidR="00727D2A" w:rsidRDefault="00DD4A15">
            <w:pPr>
              <w:rPr>
                <w:del w:id="254" w:author="Comparison" w:date="2026-09-25T20:04:00Z" w16du:dateUtc="2026-09-26T00:04:00Z"/>
              </w:rPr>
            </w:pPr>
            <w:del w:id="255" w:author="Comparison" w:date="2026-09-25T20:04:00Z" w16du:dateUtc="2026-09-26T00:04:00Z">
              <w:r>
                <w:rPr>
                  <w:rStyle w:val="row-content"/>
                </w:rPr>
                <w:delText>ANN{.N[N]}</w:delText>
              </w:r>
            </w:del>
          </w:p>
        </w:tc>
      </w:tr>
      <w:tr w:rsidR="00727D2A" w14:paraId="40FFEBE5" w14:textId="77777777">
        <w:trPr>
          <w:del w:id="256"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B6F6F7D" w14:textId="77777777" w:rsidR="00727D2A" w:rsidRDefault="00DD4A15">
            <w:pPr>
              <w:rPr>
                <w:del w:id="257" w:author="Comparison" w:date="2026-09-25T20:04:00Z" w16du:dateUtc="2026-09-26T00:04:00Z"/>
              </w:rPr>
            </w:pPr>
            <w:del w:id="258" w:author="Comparison" w:date="2026-09-25T20:04:00Z" w16du:dateUtc="2026-09-26T00:04:00Z">
              <w:r>
                <w:rPr>
                  <w:rStyle w:val="row-heading"/>
                </w:rPr>
                <w:delText>Maximum character length:</w:delText>
              </w:r>
            </w:del>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D14C616" w14:textId="77777777" w:rsidR="00727D2A" w:rsidRDefault="00DD4A15">
            <w:pPr>
              <w:rPr>
                <w:del w:id="259" w:author="Comparison" w:date="2026-09-25T20:04:00Z" w16du:dateUtc="2026-09-26T00:04:00Z"/>
              </w:rPr>
            </w:pPr>
            <w:del w:id="260" w:author="Comparison" w:date="2026-09-25T20:04:00Z" w16du:dateUtc="2026-09-26T00:04:00Z">
              <w:r>
                <w:rPr>
                  <w:rStyle w:val="row-content"/>
                </w:rPr>
                <w:delText>6</w:delText>
              </w:r>
            </w:del>
          </w:p>
        </w:tc>
      </w:tr>
    </w:tbl>
    <w:p w14:paraId="350988FC" w14:textId="77777777" w:rsidR="00727D2A" w:rsidRDefault="00727D2A">
      <w:pPr>
        <w:rPr>
          <w:del w:id="261" w:author="Comparison" w:date="2026-09-25T20:04:00Z" w16du:dateUtc="2026-09-26T00:04:00Z"/>
        </w:rPr>
      </w:pPr>
    </w:p>
    <w:p w14:paraId="49D8E863" w14:textId="77777777" w:rsidR="00727D2A" w:rsidRDefault="00727D2A">
      <w:pPr>
        <w:rPr>
          <w:del w:id="262" w:author="Comparison" w:date="2026-09-25T20:04:00Z" w16du:dateUtc="2026-09-26T00:04:00Z"/>
        </w:rPr>
      </w:pPr>
    </w:p>
    <w:tbl>
      <w:tblPr>
        <w:tblStyle w:val="TableGrid"/>
        <w:tblW w:w="5000" w:type="pct"/>
        <w:tblLayout w:type="fixed"/>
        <w:tblLook w:val="04A0" w:firstRow="1" w:lastRow="0" w:firstColumn="1" w:lastColumn="0" w:noHBand="0" w:noVBand="1"/>
      </w:tblPr>
      <w:tblGrid>
        <w:gridCol w:w="2340"/>
        <w:gridCol w:w="7020"/>
      </w:tblGrid>
      <w:tr w:rsidR="00727D2A" w14:paraId="499ECAEB" w14:textId="77777777">
        <w:trPr>
          <w:del w:id="263"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Pr>
          <w:p w14:paraId="21580AB0" w14:textId="77777777" w:rsidR="00727D2A" w:rsidRDefault="00DD4A15">
            <w:pPr>
              <w:pStyle w:val="Heading2"/>
              <w:pBdr>
                <w:bottom w:val="single" w:sz="0" w:space="0" w:color="auto"/>
              </w:pBdr>
              <w:outlineLvl w:val="1"/>
              <w:rPr>
                <w:del w:id="264" w:author="Comparison" w:date="2026-09-25T20:04:00Z" w16du:dateUtc="2026-09-26T00:04:00Z"/>
              </w:rPr>
            </w:pPr>
            <w:del w:id="265" w:author="Comparison" w:date="2026-09-25T20:04:00Z" w16du:dateUtc="2026-09-26T00:04:00Z">
              <w:r>
                <w:delText>Data element attributes</w:delText>
              </w:r>
              <w:r>
                <w:delText> </w:delText>
              </w:r>
            </w:del>
          </w:p>
        </w:tc>
      </w:tr>
      <w:tr w:rsidR="00727D2A" w14:paraId="5C66F5B8" w14:textId="77777777">
        <w:trPr>
          <w:del w:id="266"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6BDB7010" w14:textId="77777777" w:rsidR="00727D2A" w:rsidRDefault="00DD4A15">
            <w:pPr>
              <w:pStyle w:val="Heading3"/>
              <w:outlineLvl w:val="2"/>
              <w:rPr>
                <w:del w:id="267" w:author="Comparison" w:date="2026-09-25T20:04:00Z" w16du:dateUtc="2026-09-26T00:04:00Z"/>
              </w:rPr>
            </w:pPr>
            <w:del w:id="268" w:author="Comparison" w:date="2026-09-25T20:04:00Z" w16du:dateUtc="2026-09-26T00:04:00Z">
              <w:r>
                <w:delText>Collection and usage attributes</w:delText>
              </w:r>
            </w:del>
          </w:p>
        </w:tc>
      </w:tr>
      <w:tr w:rsidR="00727D2A" w14:paraId="3383A208" w14:textId="77777777">
        <w:trPr>
          <w:del w:id="269"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4ED80DD" w14:textId="77777777" w:rsidR="00727D2A" w:rsidRDefault="00DD4A15">
            <w:pPr>
              <w:rPr>
                <w:del w:id="270" w:author="Comparison" w:date="2026-09-25T20:04:00Z" w16du:dateUtc="2026-09-26T00:04:00Z"/>
              </w:rPr>
            </w:pPr>
            <w:del w:id="271" w:author="Comparison" w:date="2026-09-25T20:04:00Z" w16du:dateUtc="2026-09-26T00:04:00Z">
              <w:r>
                <w:rPr>
                  <w:rStyle w:val="row-heading"/>
                </w:rPr>
                <w:delText>Guide for use:</w:delText>
              </w:r>
            </w:del>
          </w:p>
        </w:tc>
        <w:tc>
          <w:tcPr>
            <w:tcW w:w="360" w:type="dxa"/>
            <w:tcBorders>
              <w:top w:val="none" w:sz="0" w:space="0" w:color="000000"/>
              <w:left w:val="none" w:sz="0" w:space="0" w:color="000000"/>
              <w:bottom w:val="none" w:sz="0" w:space="0" w:color="000000"/>
              <w:right w:val="none" w:sz="0" w:space="0" w:color="000000"/>
            </w:tcBorders>
          </w:tcPr>
          <w:p w14:paraId="56758323" w14:textId="77777777" w:rsidR="00727D2A" w:rsidRDefault="00DD4A15">
            <w:pPr>
              <w:spacing w:after="160"/>
              <w:rPr>
                <w:del w:id="272" w:author="Comparison" w:date="2026-09-25T20:04:00Z" w16du:dateUtc="2026-09-26T00:04:00Z"/>
              </w:rPr>
            </w:pPr>
            <w:del w:id="273" w:author="Comparison" w:date="2026-09-25T20:04:00Z" w16du:dateUtc="2026-09-26T00:04:00Z">
              <w:r>
                <w:rPr>
                  <w:rStyle w:val="row-content-rich-text"/>
                </w:rPr>
                <w:delText>Admitted patient:</w:delText>
              </w:r>
            </w:del>
          </w:p>
          <w:p w14:paraId="7534C248" w14:textId="77777777" w:rsidR="00727D2A" w:rsidRDefault="00DD4A15">
            <w:pPr>
              <w:spacing w:after="160"/>
              <w:rPr>
                <w:del w:id="274" w:author="Comparison" w:date="2026-09-25T20:04:00Z" w16du:dateUtc="2026-09-26T00:04:00Z"/>
              </w:rPr>
            </w:pPr>
            <w:del w:id="275" w:author="Comparison" w:date="2026-09-25T20:04:00Z" w16du:dateUtc="2026-09-26T00:04:00Z">
              <w:r>
                <w:rPr>
                  <w:rStyle w:val="row-content-rich-text"/>
                </w:rPr>
                <w:delText xml:space="preserve">External cause codes in the range V00 to Y89 must be accompanied by a place of occurrence code. </w:delText>
              </w:r>
            </w:del>
          </w:p>
          <w:p w14:paraId="040E4BEE" w14:textId="77777777" w:rsidR="00727D2A" w:rsidRDefault="00DD4A15">
            <w:pPr>
              <w:rPr>
                <w:del w:id="276" w:author="Comparison" w:date="2026-09-25T20:04:00Z" w16du:dateUtc="2026-09-26T00:04:00Z"/>
              </w:rPr>
            </w:pPr>
            <w:del w:id="277" w:author="Comparison" w:date="2026-09-25T20:04:00Z" w16du:dateUtc="2026-09-26T00:04:00Z">
              <w:r>
                <w:rPr>
                  <w:rStyle w:val="row-content-rich-text"/>
                </w:rPr>
                <w:delText>External cause codes V00 to Y34 must be accompanied by an activity code.</w:delText>
              </w:r>
            </w:del>
          </w:p>
        </w:tc>
      </w:tr>
      <w:tr w:rsidR="00727D2A" w14:paraId="24701A14" w14:textId="77777777">
        <w:trPr>
          <w:del w:id="278"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BEBEC10" w14:textId="77777777" w:rsidR="00727D2A" w:rsidRDefault="00DD4A15">
            <w:pPr>
              <w:rPr>
                <w:del w:id="279" w:author="Comparison" w:date="2026-09-25T20:04:00Z" w16du:dateUtc="2026-09-26T00:04:00Z"/>
              </w:rPr>
            </w:pPr>
            <w:del w:id="280" w:author="Comparison" w:date="2026-09-25T20:04:00Z" w16du:dateUtc="2026-09-26T00:04:00Z">
              <w:r>
                <w:rPr>
                  <w:rStyle w:val="row-heading"/>
                </w:rPr>
                <w:delText>Comments:</w:delText>
              </w:r>
            </w:del>
          </w:p>
        </w:tc>
        <w:tc>
          <w:tcPr>
            <w:tcW w:w="360" w:type="dxa"/>
            <w:tcBorders>
              <w:top w:val="none" w:sz="0" w:space="0" w:color="000000"/>
              <w:left w:val="none" w:sz="0" w:space="0" w:color="000000"/>
              <w:bottom w:val="none" w:sz="0" w:space="0" w:color="000000"/>
              <w:right w:val="none" w:sz="0" w:space="0" w:color="000000"/>
            </w:tcBorders>
          </w:tcPr>
          <w:p w14:paraId="04CC15E1" w14:textId="77777777" w:rsidR="00727D2A" w:rsidRDefault="00DD4A15">
            <w:pPr>
              <w:rPr>
                <w:del w:id="281" w:author="Comparison" w:date="2026-09-25T20:04:00Z" w16du:dateUtc="2026-09-26T00:04:00Z"/>
              </w:rPr>
            </w:pPr>
            <w:del w:id="282" w:author="Comparison" w:date="2026-09-25T20:04:00Z" w16du:dateUtc="2026-09-26T00:04:00Z">
              <w:r>
                <w:rPr>
                  <w:rStyle w:val="row-content-rich-text"/>
                </w:rPr>
                <w:delText>Enables categorisation of injury and poisoning according to factors important for injury control. Necessary for defining and monitoring injury control targets, injury costing and identifying cases for in-depth research.</w:delText>
              </w:r>
            </w:del>
          </w:p>
        </w:tc>
      </w:tr>
      <w:tr w:rsidR="00727D2A" w14:paraId="0BBE44D5" w14:textId="77777777">
        <w:trPr>
          <w:del w:id="283"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7BA533B9" w14:textId="77777777" w:rsidR="00727D2A" w:rsidRDefault="00DD4A15">
            <w:pPr>
              <w:pStyle w:val="Heading3"/>
              <w:outlineLvl w:val="2"/>
              <w:rPr>
                <w:del w:id="284" w:author="Comparison" w:date="2026-09-25T20:04:00Z" w16du:dateUtc="2026-09-26T00:04:00Z"/>
              </w:rPr>
            </w:pPr>
            <w:del w:id="285" w:author="Comparison" w:date="2026-09-25T20:04:00Z" w16du:dateUtc="2026-09-26T00:04:00Z">
              <w:r>
                <w:delText>Source and reference attributes</w:delText>
              </w:r>
            </w:del>
          </w:p>
        </w:tc>
      </w:tr>
      <w:tr w:rsidR="00727D2A" w14:paraId="13BA1DB2" w14:textId="77777777">
        <w:trPr>
          <w:del w:id="286"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D636630" w14:textId="77777777" w:rsidR="00727D2A" w:rsidRDefault="00DD4A15">
            <w:pPr>
              <w:rPr>
                <w:del w:id="287" w:author="Comparison" w:date="2026-09-25T20:04:00Z" w16du:dateUtc="2026-09-26T00:04:00Z"/>
              </w:rPr>
            </w:pPr>
            <w:del w:id="288" w:author="Comparison" w:date="2026-09-25T20:04:00Z" w16du:dateUtc="2026-09-26T00:04:00Z">
              <w:r>
                <w:rPr>
                  <w:rStyle w:val="row-heading"/>
                </w:rPr>
                <w:delText>Origin:</w:delText>
              </w:r>
            </w:del>
          </w:p>
        </w:tc>
        <w:tc>
          <w:tcPr>
            <w:tcW w:w="360" w:type="dxa"/>
            <w:tcBorders>
              <w:top w:val="none" w:sz="0" w:space="0" w:color="000000"/>
              <w:left w:val="none" w:sz="0" w:space="0" w:color="000000"/>
              <w:bottom w:val="none" w:sz="0" w:space="0" w:color="000000"/>
              <w:right w:val="none" w:sz="0" w:space="0" w:color="000000"/>
            </w:tcBorders>
          </w:tcPr>
          <w:p w14:paraId="09540BDE" w14:textId="77777777" w:rsidR="00727D2A" w:rsidRDefault="00DD4A15">
            <w:pPr>
              <w:spacing w:after="160"/>
              <w:rPr>
                <w:del w:id="289" w:author="Comparison" w:date="2026-09-25T20:04:00Z" w16du:dateUtc="2026-09-26T00:04:00Z"/>
              </w:rPr>
            </w:pPr>
            <w:del w:id="290" w:author="Comparison" w:date="2026-09-25T20:04:00Z" w16du:dateUtc="2026-09-26T00:04:00Z">
              <w:r>
                <w:rPr>
                  <w:rStyle w:val="row-content-rich-text"/>
                </w:rPr>
                <w:delText>National Centre for Classification in Health</w:delText>
              </w:r>
            </w:del>
          </w:p>
          <w:p w14:paraId="7858019C" w14:textId="77777777" w:rsidR="00727D2A" w:rsidRDefault="00DD4A15">
            <w:pPr>
              <w:spacing w:after="160"/>
              <w:rPr>
                <w:del w:id="291" w:author="Comparison" w:date="2026-09-25T20:04:00Z" w16du:dateUtc="2026-09-26T00:04:00Z"/>
              </w:rPr>
            </w:pPr>
            <w:del w:id="292" w:author="Comparison" w:date="2026-09-25T20:04:00Z" w16du:dateUtc="2026-09-26T00:04:00Z">
              <w:r>
                <w:rPr>
                  <w:rStyle w:val="row-content-rich-text"/>
                </w:rPr>
                <w:delText>AIHW National Injury Surveillance Unit</w:delText>
              </w:r>
            </w:del>
          </w:p>
          <w:p w14:paraId="6342C630" w14:textId="77777777" w:rsidR="00727D2A" w:rsidRDefault="00DD4A15">
            <w:pPr>
              <w:rPr>
                <w:del w:id="293" w:author="Comparison" w:date="2026-09-25T20:04:00Z" w16du:dateUtc="2026-09-26T00:04:00Z"/>
              </w:rPr>
            </w:pPr>
            <w:del w:id="294" w:author="Comparison" w:date="2026-09-25T20:04:00Z" w16du:dateUtc="2026-09-26T00:04:00Z">
              <w:r>
                <w:rPr>
                  <w:rStyle w:val="row-content-rich-text"/>
                </w:rPr>
                <w:delText>National Data Standards for Injury Surveillance Advisory Group</w:delText>
              </w:r>
            </w:del>
          </w:p>
        </w:tc>
      </w:tr>
      <w:tr w:rsidR="00727D2A" w14:paraId="5888B77B" w14:textId="77777777">
        <w:trPr>
          <w:del w:id="295" w:author="Comparison" w:date="2026-09-25T20:04:00Z" w16du:dateUtc="2026-09-26T00:04: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6611EB9C" w14:textId="77777777" w:rsidR="00727D2A" w:rsidRDefault="00DD4A15">
            <w:pPr>
              <w:pStyle w:val="Heading3"/>
              <w:outlineLvl w:val="2"/>
              <w:rPr>
                <w:del w:id="296" w:author="Comparison" w:date="2026-09-25T20:04:00Z" w16du:dateUtc="2026-09-26T00:04:00Z"/>
              </w:rPr>
            </w:pPr>
            <w:del w:id="297" w:author="Comparison" w:date="2026-09-25T20:04:00Z" w16du:dateUtc="2026-09-26T00:04:00Z">
              <w:r>
                <w:delText>Relational attributes</w:delText>
              </w:r>
            </w:del>
          </w:p>
        </w:tc>
      </w:tr>
      <w:tr w:rsidR="00727D2A" w14:paraId="2A2BE6F2" w14:textId="77777777">
        <w:trPr>
          <w:del w:id="298"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FF3D489" w14:textId="77777777" w:rsidR="00727D2A" w:rsidRDefault="00DD4A15">
            <w:pPr>
              <w:rPr>
                <w:del w:id="299" w:author="Comparison" w:date="2026-09-25T20:04:00Z" w16du:dateUtc="2026-09-26T00:04:00Z"/>
              </w:rPr>
            </w:pPr>
            <w:del w:id="300" w:author="Comparison" w:date="2026-09-25T20:04:00Z" w16du:dateUtc="2026-09-26T00:04:00Z">
              <w:r>
                <w:rPr>
                  <w:rStyle w:val="row-heading"/>
                </w:rPr>
                <w:delText>Related metadata references:</w:delText>
              </w:r>
            </w:del>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82D3FFF" w14:textId="77777777" w:rsidR="00727D2A" w:rsidRDefault="00DD4A15">
            <w:pPr>
              <w:rPr>
                <w:del w:id="301" w:author="Comparison" w:date="2026-09-25T20:04:00Z" w16du:dateUtc="2026-09-26T00:04:00Z"/>
              </w:rPr>
            </w:pPr>
            <w:del w:id="302" w:author="Comparison" w:date="2026-09-25T20:04:00Z" w16du:dateUtc="2026-09-26T00:04:00Z">
              <w:r>
                <w:rPr>
                  <w:rStyle w:val="row-content"/>
                </w:rPr>
                <w:delText xml:space="preserve">Supersedes </w:delText>
              </w:r>
              <w:r>
                <w:fldChar w:fldCharType="begin"/>
              </w:r>
              <w:r>
                <w:delInstrText>HYPERLINK "https://meteor.aihw.gov.au/content/391334"</w:delInstrText>
              </w:r>
              <w:r>
                <w:fldChar w:fldCharType="separate"/>
              </w:r>
              <w:r>
                <w:rPr>
                  <w:rStyle w:val="Hyperlink"/>
                </w:rPr>
                <w:delText>Injury event—place of occurrence, code (ICD-10-AM 7th edn) ANN{.N[N]}</w:delText>
              </w:r>
              <w:r>
                <w:fldChar w:fldCharType="end"/>
              </w:r>
            </w:del>
          </w:p>
          <w:p w14:paraId="1AFCE445" w14:textId="77777777" w:rsidR="00727D2A" w:rsidRDefault="00DD4A15">
            <w:pPr>
              <w:pStyle w:val="registration-status"/>
              <w:rPr>
                <w:del w:id="303" w:author="Comparison" w:date="2026-09-25T20:04:00Z" w16du:dateUtc="2026-09-26T00:04:00Z"/>
              </w:rPr>
            </w:pPr>
            <w:del w:id="304" w:author="Comparison" w:date="2026-09-25T20:04:00Z" w16du:dateUtc="2026-09-26T00:04:00Z">
              <w:r>
                <w:fldChar w:fldCharType="begin"/>
              </w:r>
              <w:r>
                <w:delInstrText>HYPERLINK "https://meteor.aihw.gov.au/RegistrationAuthority/12"</w:delInstrText>
              </w:r>
              <w:r>
                <w:fldChar w:fldCharType="separate"/>
              </w:r>
              <w:r>
                <w:rPr>
                  <w:rStyle w:val="Hyperlink"/>
                  <w:color w:val="244061"/>
                </w:rPr>
                <w:delText>Health</w:delText>
              </w:r>
              <w:r>
                <w:fldChar w:fldCharType="end"/>
              </w:r>
              <w:r>
                <w:rPr>
                  <w:rStyle w:val="row-content"/>
                  <w:color w:val="244061"/>
                </w:rPr>
                <w:delText>, Superseded 02/05/2013</w:delText>
              </w:r>
            </w:del>
          </w:p>
          <w:p w14:paraId="72CDDB3E" w14:textId="77777777" w:rsidR="00727D2A" w:rsidRDefault="00DD4A15">
            <w:pPr>
              <w:rPr>
                <w:del w:id="305" w:author="Comparison" w:date="2026-09-25T20:04:00Z" w16du:dateUtc="2026-09-26T00:04:00Z"/>
              </w:rPr>
            </w:pPr>
            <w:del w:id="306" w:author="Comparison" w:date="2026-09-25T20:04:00Z" w16du:dateUtc="2026-09-26T00:04:00Z">
              <w:r>
                <w:br/>
              </w:r>
              <w:r>
                <w:rPr>
                  <w:rStyle w:val="row-content"/>
                </w:rPr>
                <w:delText xml:space="preserve">Has been superseded by </w:delText>
              </w:r>
              <w:r>
                <w:fldChar w:fldCharType="begin"/>
              </w:r>
              <w:r>
                <w:delInstrText>HYPERLINK "https://meteor.aihw.gov.au/content/589028"</w:delInstrText>
              </w:r>
              <w:r>
                <w:fldChar w:fldCharType="separate"/>
              </w:r>
              <w:r>
                <w:rPr>
                  <w:rStyle w:val="Hyperlink"/>
                </w:rPr>
                <w:delText>Injury event—place of occurrence, code (ICD-10-AM 9th edn) ANN{.N[N]}</w:delText>
              </w:r>
              <w:r>
                <w:fldChar w:fldCharType="end"/>
              </w:r>
            </w:del>
          </w:p>
          <w:p w14:paraId="5E60D1DB" w14:textId="77777777" w:rsidR="00727D2A" w:rsidRDefault="00DD4A15">
            <w:pPr>
              <w:pStyle w:val="registration-status"/>
              <w:rPr>
                <w:del w:id="307" w:author="Comparison" w:date="2026-09-25T20:04:00Z" w16du:dateUtc="2026-09-26T00:04:00Z"/>
              </w:rPr>
            </w:pPr>
            <w:del w:id="308" w:author="Comparison" w:date="2026-09-25T20:04:00Z" w16du:dateUtc="2026-09-26T00:04:00Z">
              <w:r>
                <w:fldChar w:fldCharType="begin"/>
              </w:r>
              <w:r>
                <w:delInstrText>HYPERLINK "https://meteor.aihw.gov.au/RegistrationAuthority/12"</w:delInstrText>
              </w:r>
              <w:r>
                <w:fldChar w:fldCharType="separate"/>
              </w:r>
              <w:r>
                <w:rPr>
                  <w:rStyle w:val="Hyperlink"/>
                  <w:color w:val="244061"/>
                </w:rPr>
                <w:delText>Health</w:delText>
              </w:r>
              <w:r>
                <w:fldChar w:fldCharType="end"/>
              </w:r>
              <w:r>
                <w:rPr>
                  <w:rStyle w:val="row-content"/>
                  <w:color w:val="244061"/>
                </w:rPr>
                <w:delText>, Superseded 05/10/2016</w:delText>
              </w:r>
            </w:del>
          </w:p>
          <w:p w14:paraId="435FB3D2" w14:textId="77777777" w:rsidR="00727D2A" w:rsidRDefault="00DD4A15">
            <w:pPr>
              <w:pStyle w:val="registration-status"/>
              <w:rPr>
                <w:del w:id="309" w:author="Comparison" w:date="2026-09-25T20:04:00Z" w16du:dateUtc="2026-09-26T00:04:00Z"/>
              </w:rPr>
            </w:pPr>
            <w:del w:id="310" w:author="Comparison" w:date="2026-09-25T20:04:00Z" w16du:dateUtc="2026-09-26T00:04:00Z">
              <w:r>
                <w:fldChar w:fldCharType="begin"/>
              </w:r>
              <w:r>
                <w:delInstrText>HYPERLINK "https://meteor.aihw.gov.au/RegistrationAuthority/15"</w:delInstrText>
              </w:r>
              <w:r>
                <w:fldChar w:fldCharType="separate"/>
              </w:r>
              <w:r>
                <w:rPr>
                  <w:rStyle w:val="Hyperlink"/>
                  <w:color w:val="244061"/>
                </w:rPr>
                <w:delText>Tasmanian Health</w:delText>
              </w:r>
              <w:r>
                <w:fldChar w:fldCharType="end"/>
              </w:r>
              <w:r>
                <w:rPr>
                  <w:rStyle w:val="row-content"/>
                  <w:color w:val="244061"/>
                </w:rPr>
                <w:delText>, Superseded 10/07/2017</w:delText>
              </w:r>
            </w:del>
          </w:p>
          <w:p w14:paraId="49826365" w14:textId="77777777" w:rsidR="00727D2A" w:rsidRDefault="00DD4A15">
            <w:pPr>
              <w:rPr>
                <w:del w:id="311" w:author="Comparison" w:date="2026-09-25T20:04:00Z" w16du:dateUtc="2026-09-26T00:04:00Z"/>
              </w:rPr>
            </w:pPr>
            <w:del w:id="312" w:author="Comparison" w:date="2026-09-25T20:04:00Z" w16du:dateUtc="2026-09-26T00:04:00Z">
              <w:r>
                <w:br/>
              </w:r>
            </w:del>
          </w:p>
        </w:tc>
      </w:tr>
      <w:tr w:rsidR="00727D2A" w14:paraId="35DB8E5E" w14:textId="77777777">
        <w:trPr>
          <w:del w:id="313" w:author="Comparison" w:date="2026-09-25T20:04:00Z" w16du:dateUtc="2026-09-26T00:04: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1478FCD" w14:textId="77777777" w:rsidR="00727D2A" w:rsidRDefault="00DD4A15">
            <w:pPr>
              <w:rPr>
                <w:del w:id="314" w:author="Comparison" w:date="2026-09-25T20:04:00Z" w16du:dateUtc="2026-09-26T00:04:00Z"/>
              </w:rPr>
            </w:pPr>
            <w:del w:id="315" w:author="Comparison" w:date="2026-09-25T20:04:00Z" w16du:dateUtc="2026-09-26T00:04:00Z">
              <w:r>
                <w:rPr>
                  <w:rStyle w:val="row-heading"/>
                </w:rPr>
                <w:delText>Implementation in Data Set Specifications:</w:delText>
              </w:r>
            </w:del>
          </w:p>
        </w:tc>
        <w:tc>
          <w:tcPr>
            <w:tcW w:w="360" w:type="dxa"/>
            <w:tcBorders>
              <w:top w:val="none" w:sz="0" w:space="0" w:color="000000"/>
              <w:left w:val="none" w:sz="0" w:space="0" w:color="000000"/>
              <w:bottom w:val="none" w:sz="0" w:space="0" w:color="000000"/>
              <w:right w:val="none" w:sz="0" w:space="0" w:color="000000"/>
            </w:tcBorders>
          </w:tcPr>
          <w:p w14:paraId="6164AD06" w14:textId="77777777" w:rsidR="00727D2A" w:rsidRDefault="00DD4A15">
            <w:pPr>
              <w:rPr>
                <w:del w:id="316" w:author="Comparison" w:date="2026-09-25T20:04:00Z" w16du:dateUtc="2026-09-26T00:04:00Z"/>
              </w:rPr>
            </w:pPr>
            <w:del w:id="317" w:author="Comparison" w:date="2026-09-25T20:04:00Z" w16du:dateUtc="2026-09-26T00:04:00Z">
              <w:r>
                <w:fldChar w:fldCharType="begin"/>
              </w:r>
              <w:r>
                <w:delInstrText>HYPERLINK "https://meteor.aihw.gov.au/content/491555"</w:delInstrText>
              </w:r>
              <w:r>
                <w:fldChar w:fldCharType="separate"/>
              </w:r>
              <w:r>
                <w:rPr>
                  <w:rStyle w:val="Hyperlink"/>
                </w:rPr>
                <w:delText>Admitted patient care NMDS 2013-14</w:delText>
              </w:r>
              <w:r>
                <w:fldChar w:fldCharType="end"/>
              </w:r>
            </w:del>
          </w:p>
          <w:p w14:paraId="6E4E9B44" w14:textId="77777777" w:rsidR="00727D2A" w:rsidRDefault="00DD4A15">
            <w:pPr>
              <w:pStyle w:val="registration-status"/>
              <w:rPr>
                <w:del w:id="318" w:author="Comparison" w:date="2026-09-25T20:04:00Z" w16du:dateUtc="2026-09-26T00:04:00Z"/>
              </w:rPr>
            </w:pPr>
            <w:del w:id="319" w:author="Comparison" w:date="2026-09-25T20:04:00Z" w16du:dateUtc="2026-09-26T00:04:00Z">
              <w:r>
                <w:fldChar w:fldCharType="begin"/>
              </w:r>
              <w:r>
                <w:delInstrText>HYPERLINK "https://meteor.aihw.gov.au/RegistrationAuthority/12"</w:delInstrText>
              </w:r>
              <w:r>
                <w:fldChar w:fldCharType="separate"/>
              </w:r>
              <w:r>
                <w:rPr>
                  <w:rStyle w:val="Hyperlink"/>
                  <w:color w:val="244061"/>
                </w:rPr>
                <w:delText>Health</w:delText>
              </w:r>
              <w:r>
                <w:fldChar w:fldCharType="end"/>
              </w:r>
              <w:r>
                <w:rPr>
                  <w:rStyle w:val="row-content"/>
                  <w:color w:val="244061"/>
                </w:rPr>
                <w:delText>, Superseded 11/04/2014</w:delText>
              </w:r>
            </w:del>
          </w:p>
          <w:p w14:paraId="58A7629B" w14:textId="77777777" w:rsidR="00727D2A" w:rsidRDefault="00DD4A15">
            <w:pPr>
              <w:rPr>
                <w:del w:id="320" w:author="Comparison" w:date="2026-09-25T20:04:00Z" w16du:dateUtc="2026-09-26T00:04:00Z"/>
              </w:rPr>
            </w:pPr>
            <w:del w:id="321" w:author="Comparison" w:date="2026-09-25T20:04:00Z" w16du:dateUtc="2026-09-26T00:04:00Z">
              <w:r>
                <w:rPr>
                  <w:rStyle w:val="row-content"/>
                  <w:b/>
                  <w:i/>
                </w:rPr>
                <w:delText xml:space="preserve">Implementation start date: </w:delText>
              </w:r>
              <w:r>
                <w:rPr>
                  <w:rStyle w:val="row-content"/>
                </w:rPr>
                <w:delText>01/07/2013</w:delText>
              </w:r>
              <w:r>
                <w:br/>
              </w:r>
              <w:r>
                <w:rPr>
                  <w:rStyle w:val="row-content"/>
                  <w:b/>
                  <w:i/>
                </w:rPr>
                <w:delText xml:space="preserve">Implementation end date: </w:delText>
              </w:r>
              <w:r>
                <w:rPr>
                  <w:rStyle w:val="row-content"/>
                </w:rPr>
                <w:delText>30/06/2014</w:delText>
              </w:r>
              <w:r>
                <w:br/>
              </w:r>
              <w:r>
                <w:rPr>
                  <w:rStyle w:val="row-content"/>
                  <w:b/>
                  <w:i/>
                </w:rPr>
                <w:delText xml:space="preserve">DSS specific information: </w:delText>
              </w:r>
              <w:r>
                <w:rPr>
                  <w:rStyle w:val="row-content"/>
                </w:rPr>
                <w:delText>To be used with ICD-10-AM external cause codes.</w:delText>
              </w:r>
              <w:r>
                <w:br/>
              </w:r>
              <w:r>
                <w:br/>
              </w:r>
              <w:r>
                <w:fldChar w:fldCharType="begin"/>
              </w:r>
              <w:r>
                <w:delInstrText>HYPERLINK "https://meteor.aihw.gov.au/content/535047"</w:delInstrText>
              </w:r>
              <w:r>
                <w:fldChar w:fldCharType="separate"/>
              </w:r>
              <w:r>
                <w:rPr>
                  <w:rStyle w:val="Hyperlink"/>
                </w:rPr>
                <w:delText>Admitted patient care NMDS 2014-15</w:delText>
              </w:r>
              <w:r>
                <w:fldChar w:fldCharType="end"/>
              </w:r>
            </w:del>
          </w:p>
          <w:p w14:paraId="287ECB85" w14:textId="77777777" w:rsidR="00727D2A" w:rsidRDefault="00DD4A15">
            <w:pPr>
              <w:pStyle w:val="registration-status"/>
              <w:rPr>
                <w:del w:id="322" w:author="Comparison" w:date="2026-09-25T20:04:00Z" w16du:dateUtc="2026-09-26T00:04:00Z"/>
              </w:rPr>
            </w:pPr>
            <w:del w:id="323" w:author="Comparison" w:date="2026-09-25T20:04:00Z" w16du:dateUtc="2026-09-26T00:04:00Z">
              <w:r>
                <w:fldChar w:fldCharType="begin"/>
              </w:r>
              <w:r>
                <w:delInstrText>HYPERLINK "https://meteor.aihw.gov.au/RegistrationAuthority/12"</w:delInstrText>
              </w:r>
              <w:r>
                <w:fldChar w:fldCharType="separate"/>
              </w:r>
              <w:r>
                <w:rPr>
                  <w:rStyle w:val="Hyperlink"/>
                  <w:color w:val="244061"/>
                </w:rPr>
                <w:delText>Health</w:delText>
              </w:r>
              <w:r>
                <w:fldChar w:fldCharType="end"/>
              </w:r>
              <w:r>
                <w:rPr>
                  <w:rStyle w:val="row-content"/>
                  <w:color w:val="244061"/>
                </w:rPr>
                <w:delText>, Superseded 13/11/2014</w:delText>
              </w:r>
            </w:del>
          </w:p>
          <w:p w14:paraId="235286C8" w14:textId="77777777" w:rsidR="00727D2A" w:rsidRDefault="00DD4A15">
            <w:pPr>
              <w:rPr>
                <w:del w:id="324" w:author="Comparison" w:date="2026-09-25T20:04:00Z" w16du:dateUtc="2026-09-26T00:04:00Z"/>
              </w:rPr>
            </w:pPr>
            <w:del w:id="325" w:author="Comparison" w:date="2026-09-25T20:04:00Z" w16du:dateUtc="2026-09-26T00:04:00Z">
              <w:r>
                <w:rPr>
                  <w:rStyle w:val="row-content"/>
                  <w:b/>
                  <w:i/>
                </w:rPr>
                <w:delText xml:space="preserve">Implementation start date: </w:delText>
              </w:r>
              <w:r>
                <w:rPr>
                  <w:rStyle w:val="row-content"/>
                </w:rPr>
                <w:delText>01/07/2014</w:delText>
              </w:r>
              <w:r>
                <w:br/>
              </w:r>
              <w:r>
                <w:rPr>
                  <w:rStyle w:val="row-content"/>
                  <w:b/>
                  <w:i/>
                </w:rPr>
                <w:delText xml:space="preserve">Implementation end date: </w:delText>
              </w:r>
              <w:r>
                <w:rPr>
                  <w:rStyle w:val="row-content"/>
                </w:rPr>
                <w:delText>30/06/2015</w:delText>
              </w:r>
              <w:r>
                <w:br/>
              </w:r>
              <w:r>
                <w:rPr>
                  <w:rStyle w:val="row-content"/>
                  <w:b/>
                  <w:i/>
                </w:rPr>
                <w:delText xml:space="preserve">DSS specific information: </w:delText>
              </w:r>
              <w:r>
                <w:rPr>
                  <w:rStyle w:val="row-content"/>
                </w:rPr>
                <w:delText>To be used with ICD-10-AM external cause codes.</w:delText>
              </w:r>
              <w:r>
                <w:br/>
              </w:r>
              <w:r>
                <w:br/>
              </w:r>
              <w:r>
                <w:fldChar w:fldCharType="begin"/>
              </w:r>
              <w:r>
                <w:delInstrText>HYPERLINK "https://meteor.aihw.gov.au/content/516747"</w:delInstrText>
              </w:r>
              <w:r>
                <w:fldChar w:fldCharType="separate"/>
              </w:r>
              <w:r>
                <w:rPr>
                  <w:rStyle w:val="Hyperlink"/>
                </w:rPr>
                <w:delText>Injury surveillance NBPDS 2013-</w:delText>
              </w:r>
              <w:r>
                <w:fldChar w:fldCharType="end"/>
              </w:r>
            </w:del>
          </w:p>
          <w:p w14:paraId="30097BDA" w14:textId="77777777" w:rsidR="00727D2A" w:rsidRDefault="00DD4A15">
            <w:pPr>
              <w:pStyle w:val="registration-status"/>
              <w:rPr>
                <w:del w:id="326" w:author="Comparison" w:date="2026-09-25T20:04:00Z" w16du:dateUtc="2026-09-26T00:04:00Z"/>
              </w:rPr>
            </w:pPr>
            <w:del w:id="327" w:author="Comparison" w:date="2026-09-25T20:04:00Z" w16du:dateUtc="2026-09-26T00:04:00Z">
              <w:r>
                <w:fldChar w:fldCharType="begin"/>
              </w:r>
              <w:r>
                <w:delInstrText>HYPERLINK "https://meteor.aihw.gov.au/RegistrationAuthority/12"</w:delInstrText>
              </w:r>
              <w:r>
                <w:fldChar w:fldCharType="separate"/>
              </w:r>
              <w:r>
                <w:rPr>
                  <w:rStyle w:val="Hyperlink"/>
                  <w:color w:val="244061"/>
                </w:rPr>
                <w:delText>Health</w:delText>
              </w:r>
              <w:r>
                <w:fldChar w:fldCharType="end"/>
              </w:r>
              <w:r>
                <w:rPr>
                  <w:rStyle w:val="row-content"/>
                  <w:color w:val="244061"/>
                </w:rPr>
                <w:delText>, Standard 02/05/2013</w:delText>
              </w:r>
            </w:del>
          </w:p>
          <w:p w14:paraId="76E121D3" w14:textId="77777777" w:rsidR="00727D2A" w:rsidRDefault="00DD4A15">
            <w:pPr>
              <w:rPr>
                <w:del w:id="328" w:author="Comparison" w:date="2026-09-25T20:04:00Z" w16du:dateUtc="2026-09-26T00:04:00Z"/>
              </w:rPr>
            </w:pPr>
            <w:del w:id="329" w:author="Comparison" w:date="2026-09-25T20:04:00Z" w16du:dateUtc="2026-09-26T00:04:00Z">
              <w:r>
                <w:rPr>
                  <w:rStyle w:val="row-content"/>
                  <w:b/>
                  <w:i/>
                </w:rPr>
                <w:delText xml:space="preserve">Implementation start date: </w:delText>
              </w:r>
              <w:r>
                <w:rPr>
                  <w:rStyle w:val="row-content"/>
                </w:rPr>
                <w:delText>01/07/2013</w:delText>
              </w:r>
              <w:r>
                <w:br/>
              </w:r>
              <w:r>
                <w:br/>
              </w:r>
            </w:del>
          </w:p>
        </w:tc>
      </w:tr>
    </w:tbl>
    <w:p w14:paraId="42F18996" w14:textId="77777777" w:rsidR="00727D2A" w:rsidRDefault="00727D2A">
      <w:pPr>
        <w:rPr>
          <w:del w:id="330" w:author="Comparison" w:date="2026-09-25T20:04:00Z" w16du:dateUtc="2026-09-26T00:04:00Z"/>
        </w:rPr>
      </w:pPr>
    </w:p>
    <w:p w14:paraId="47380660" w14:textId="77777777" w:rsidR="00727D2A" w:rsidRDefault="00DD4A15">
      <w:pPr>
        <w:pStyle w:val="CSILevel0"/>
        <w:numPr>
          <w:ilvl w:val="0"/>
          <w:numId w:val="19"/>
        </w:numPr>
        <w:jc w:val="center"/>
        <w:pPrChange w:id="331" w:author="Comparison" w:date="2026-09-25T20:04:00Z" w16du:dateUtc="2026-09-26T00:04:00Z">
          <w:pPr/>
        </w:pPrChange>
      </w:pPr>
      <w:del w:id="332" w:author="Comparison" w:date="2026-09-25T20:04:00Z" w16du:dateUtc="2026-09-26T00:04:00Z">
        <w:r>
          <w:br/>
        </w:r>
      </w:del>
    </w:p>
    <w:sectPr w:rsidR="00727D2A">
      <w:headerReference w:type="default" r:id="rId7"/>
      <w:footerReference w:type="default" r:id="rId8"/>
      <w:pgSz w:w="12240" w:h="15840" w:code="1"/>
      <w:pgMar w:top="1440" w:right="1440" w:bottom="1440" w:left="1440" w:header="720" w:footer="720" w:gutter="0"/>
      <w:pgNumType w:start="1"/>
      <w:cols w:space="708"/>
      <w:titlePg w:val="0"/>
      <w:docGrid w:linePitch="360"/>
      <w:sectPrChange w:id="348" w:author="Comparison" w:date="2026-09-25T20:04:00Z" w16du:dateUtc="2026-09-26T00:04:00Z">
        <w:sectPr w:rsidR="00727D2A">
          <w:pgSz w:code="0"/>
          <w:pgMar w:top="1060" w:right="1000" w:bottom="1060" w:left="1000" w:header="720" w:footer="300" w:gutter="0"/>
          <w:pgNumType w:start="0"/>
          <w:cols w:space="720"/>
          <w:titlePg/>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5CB7C3" w14:textId="77777777" w:rsidR="00DD4A15" w:rsidRDefault="00DD4A15">
      <w:pPr>
        <w:spacing w:after="0" w:line="240" w:lineRule="auto"/>
      </w:pPr>
      <w:r>
        <w:separator/>
      </w:r>
    </w:p>
  </w:endnote>
  <w:endnote w:type="continuationSeparator" w:id="0">
    <w:p w14:paraId="2BBF52D2" w14:textId="77777777" w:rsidR="00DD4A15" w:rsidRDefault="00DD4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A8106D" w14:paraId="49269E38" w14:textId="77777777">
      <w:tblPrEx>
        <w:tblCellMar>
          <w:top w:w="0" w:type="dxa"/>
          <w:bottom w:w="0" w:type="dxa"/>
        </w:tblCellMar>
      </w:tblPrEx>
      <w:trPr>
        <w:ins w:id="338" w:author="Comparison" w:date="2026-09-25T20:04:00Z" w16du:dateUtc="2026-09-26T00:04:00Z"/>
      </w:trPr>
      <w:tc>
        <w:tcPr>
          <w:tcW w:w="1650" w:type="pct"/>
          <w:vAlign w:val="center"/>
        </w:tcPr>
        <w:p w14:paraId="10DCABC3" w14:textId="77777777" w:rsidR="00A8106D" w:rsidRDefault="00DD4A15">
          <w:pPr>
            <w:spacing w:after="0"/>
            <w:rPr>
              <w:ins w:id="339" w:author="Comparison" w:date="2026-09-25T20:04:00Z" w16du:dateUtc="2026-09-26T00:04:00Z"/>
              <w:rFonts w:ascii="Times New Roman" w:eastAsia="Times New Roman" w:hAnsi="Times New Roman" w:cs="Times New Roman"/>
              <w:sz w:val="24"/>
              <w:szCs w:val="24"/>
            </w:rPr>
          </w:pPr>
          <w:ins w:id="340" w:author="Comparison" w:date="2026-09-25T20:04:00Z" w16du:dateUtc="2026-09-26T00:04:00Z">
            <w:r>
              <w:rPr>
                <w:rFonts w:ascii="Arial" w:eastAsia="Arial" w:hAnsi="Arial" w:cs="Arial"/>
                <w:sz w:val="20"/>
                <w:szCs w:val="20"/>
              </w:rPr>
              <w:t>Powered by SpecLink 03/06/2025</w:t>
            </w:r>
          </w:ins>
        </w:p>
      </w:tc>
      <w:tc>
        <w:tcPr>
          <w:tcW w:w="1650" w:type="pct"/>
          <w:vAlign w:val="center"/>
        </w:tcPr>
        <w:p w14:paraId="7CB60A1D" w14:textId="5F7766B1" w:rsidR="00A8106D" w:rsidRDefault="00DD4A15">
          <w:pPr>
            <w:spacing w:after="0"/>
            <w:jc w:val="center"/>
            <w:rPr>
              <w:ins w:id="341" w:author="Comparison" w:date="2026-09-25T20:04:00Z" w16du:dateUtc="2026-09-26T00:04:00Z"/>
              <w:rFonts w:ascii="Times New Roman" w:eastAsia="Times New Roman" w:hAnsi="Times New Roman" w:cs="Times New Roman"/>
              <w:sz w:val="24"/>
              <w:szCs w:val="24"/>
            </w:rPr>
          </w:pPr>
          <w:ins w:id="342" w:author="Comparison" w:date="2026-09-25T20:04:00Z" w16du:dateUtc="2026-09-26T00:04:00Z">
            <w:r>
              <w:rPr>
                <w:rFonts w:ascii="Arial" w:eastAsia="Arial" w:hAnsi="Arial" w:cs="Arial"/>
                <w:sz w:val="20"/>
                <w:szCs w:val="20"/>
              </w:rPr>
              <w:t xml:space="preserve">102800 - </w:t>
            </w:r>
            <w:r>
              <w:rPr>
                <w:rFonts w:ascii="Arial" w:eastAsia="Arial" w:hAnsi="Arial" w:cs="Arial"/>
                <w:sz w:val="20"/>
                <w:szCs w:val="20"/>
              </w:rPr>
              <w:fldChar w:fldCharType="begin"/>
            </w:r>
            <w:r>
              <w:rPr>
                <w:rFonts w:ascii="Arial" w:eastAsia="Arial" w:hAnsi="Arial" w:cs="Arial"/>
                <w:sz w:val="20"/>
                <w:szCs w:val="20"/>
              </w:rPr>
              <w:instrText xml:space="preserve">PAGE </w:instrText>
            </w:r>
          </w:ins>
          <w:r w:rsidR="00803BB1">
            <w:rPr>
              <w:rFonts w:ascii="Arial" w:eastAsia="Arial" w:hAnsi="Arial" w:cs="Arial"/>
              <w:sz w:val="20"/>
              <w:szCs w:val="20"/>
            </w:rPr>
            <w:fldChar w:fldCharType="separate"/>
          </w:r>
          <w:r w:rsidR="00803BB1">
            <w:rPr>
              <w:rFonts w:ascii="Arial" w:eastAsia="Arial" w:hAnsi="Arial" w:cs="Arial"/>
              <w:noProof/>
              <w:sz w:val="20"/>
              <w:szCs w:val="20"/>
            </w:rPr>
            <w:t>1</w:t>
          </w:r>
          <w:ins w:id="343" w:author="Comparison" w:date="2026-09-25T20:04:00Z" w16du:dateUtc="2026-09-26T00:04:00Z">
            <w:r>
              <w:rPr>
                <w:rFonts w:ascii="Arial" w:eastAsia="Arial" w:hAnsi="Arial" w:cs="Arial"/>
                <w:sz w:val="20"/>
                <w:szCs w:val="20"/>
              </w:rPr>
              <w:fldChar w:fldCharType="end"/>
            </w:r>
            <w:r>
              <w:rPr>
                <w:rFonts w:ascii="Arial" w:eastAsia="Arial" w:hAnsi="Arial" w:cs="Arial"/>
                <w:sz w:val="20"/>
                <w:szCs w:val="20"/>
              </w:rPr>
              <w:t> </w:t>
            </w:r>
          </w:ins>
        </w:p>
      </w:tc>
      <w:tc>
        <w:tcPr>
          <w:tcW w:w="1650" w:type="pct"/>
          <w:vAlign w:val="center"/>
        </w:tcPr>
        <w:p w14:paraId="6EAEF62A" w14:textId="77777777" w:rsidR="00A8106D" w:rsidRDefault="00DD4A15">
          <w:pPr>
            <w:spacing w:after="0"/>
            <w:jc w:val="right"/>
            <w:rPr>
              <w:ins w:id="344" w:author="Comparison" w:date="2026-09-25T20:04:00Z" w16du:dateUtc="2026-09-26T00:04:00Z"/>
              <w:rFonts w:ascii="Times New Roman" w:eastAsia="Times New Roman" w:hAnsi="Times New Roman" w:cs="Times New Roman"/>
              <w:sz w:val="24"/>
              <w:szCs w:val="24"/>
            </w:rPr>
          </w:pPr>
          <w:ins w:id="345" w:author="Comparison" w:date="2026-09-25T20:04:00Z" w16du:dateUtc="2026-09-26T00:04:00Z">
            <w:r>
              <w:rPr>
                <w:rFonts w:ascii="Arial" w:eastAsia="Arial" w:hAnsi="Arial" w:cs="Arial"/>
                <w:sz w:val="20"/>
                <w:szCs w:val="20"/>
              </w:rPr>
              <w:t>Toilet, Bath, and Laundry Accessories - ASI </w:t>
            </w:r>
          </w:ins>
        </w:p>
      </w:tc>
    </w:tr>
  </w:tbl>
  <w:p w14:paraId="4B596445" w14:textId="77777777" w:rsidR="00727D2A" w:rsidRDefault="00DD4A15">
    <w:pPr>
      <w:pBdr>
        <w:top w:val="single" w:sz="0" w:space="0" w:color="auto"/>
      </w:pBdr>
      <w:rPr>
        <w:del w:id="346" w:author="Comparison" w:date="2026-09-25T20:04:00Z" w16du:dateUtc="2026-09-26T00:04:00Z"/>
      </w:rPr>
    </w:pPr>
    <w:del w:id="347" w:author="Comparison" w:date="2026-09-25T20:04:00Z" w16du:dateUtc="2026-09-26T00:04:00Z">
      <w:r>
        <w:ptab w:relativeTo="margin" w:alignment="left" w:leader="none"/>
      </w:r>
      <w:r>
        <w:delText>Metadata 514302</w:delText>
      </w:r>
      <w:r>
        <w:ptab w:relativeTo="margin" w:alignment="right" w:leader="none"/>
      </w:r>
      <w:r>
        <w:delText xml:space="preserve">Page </w:delText>
      </w:r>
      <w:r>
        <w:fldChar w:fldCharType="begin"/>
      </w:r>
      <w:r>
        <w:delInstrText>PAGE</w:delInstrText>
      </w:r>
      <w:r>
        <w:fldChar w:fldCharType="separate"/>
      </w:r>
      <w:r>
        <w:fldChar w:fldCharType="end"/>
      </w:r>
      <w:r>
        <w:delText xml:space="preserve"> of </w:delText>
      </w:r>
      <w:r>
        <w:fldChar w:fldCharType="begin"/>
      </w:r>
      <w:r>
        <w:delInstrText>NUMPAGES</w:delInstrText>
      </w:r>
      <w:r>
        <w:fldChar w:fldCharType="separate"/>
      </w:r>
      <w:r>
        <w:fldChar w:fldCharType="end"/>
      </w:r>
      <w:r>
        <w:ptab w:relativeTo="margin" w:alignment="left" w:leader="none"/>
      </w:r>
      <w:r>
        <w:delText>Downloaded 25-May-2024</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108734" w14:textId="77777777" w:rsidR="00DD4A15" w:rsidRDefault="00DD4A15">
      <w:pPr>
        <w:spacing w:after="0" w:line="240" w:lineRule="auto"/>
      </w:pPr>
      <w:r>
        <w:separator/>
      </w:r>
    </w:p>
  </w:footnote>
  <w:footnote w:type="continuationSeparator" w:id="0">
    <w:p w14:paraId="2AB932AF" w14:textId="77777777" w:rsidR="00DD4A15" w:rsidRDefault="00DD4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14"/>
      <w:gridCol w:w="3115"/>
      <w:gridCol w:w="3115"/>
    </w:tblGrid>
    <w:tr w:rsidR="00A8106D" w14:paraId="59ED328E" w14:textId="77777777">
      <w:tblPrEx>
        <w:tblCellMar>
          <w:top w:w="0" w:type="dxa"/>
          <w:bottom w:w="0" w:type="dxa"/>
        </w:tblCellMar>
      </w:tblPrEx>
      <w:trPr>
        <w:ins w:id="333" w:author="Comparison" w:date="2026-09-25T20:04:00Z" w16du:dateUtc="2026-09-26T00:04:00Z"/>
      </w:trPr>
      <w:tc>
        <w:tcPr>
          <w:tcW w:w="1650" w:type="pct"/>
          <w:tcBorders>
            <w:top w:val="single" w:sz="6" w:space="0" w:color="DDDDDD"/>
            <w:left w:val="single" w:sz="6" w:space="0" w:color="DDDDDD"/>
            <w:bottom w:val="single" w:sz="6" w:space="0" w:color="DDDDDD"/>
            <w:right w:val="single" w:sz="6" w:space="0" w:color="DDDDDD"/>
          </w:tcBorders>
          <w:vAlign w:val="center"/>
        </w:tcPr>
        <w:p w14:paraId="03C967F3" w14:textId="77777777" w:rsidR="00A8106D" w:rsidRDefault="00A8106D">
          <w:pPr>
            <w:spacing w:after="0"/>
            <w:rPr>
              <w:ins w:id="334" w:author="Comparison" w:date="2026-09-25T20:04:00Z" w16du:dateUtc="2026-09-26T00:04:00Z"/>
              <w:rFonts w:ascii="Times New Roman" w:eastAsia="Times New Roman" w:hAnsi="Times New Roman" w:cs="Times New Roman"/>
              <w:sz w:val="24"/>
              <w:szCs w:val="24"/>
            </w:rPr>
          </w:pPr>
        </w:p>
      </w:tc>
      <w:tc>
        <w:tcPr>
          <w:tcW w:w="1650" w:type="pct"/>
          <w:tcBorders>
            <w:top w:val="single" w:sz="6" w:space="0" w:color="DDDDDD"/>
            <w:left w:val="single" w:sz="6" w:space="0" w:color="DDDDDD"/>
            <w:bottom w:val="single" w:sz="6" w:space="0" w:color="DDDDDD"/>
            <w:right w:val="single" w:sz="6" w:space="0" w:color="DDDDDD"/>
          </w:tcBorders>
          <w:vAlign w:val="center"/>
        </w:tcPr>
        <w:p w14:paraId="60A582AF" w14:textId="77777777" w:rsidR="00A8106D" w:rsidRDefault="00A8106D">
          <w:pPr>
            <w:spacing w:after="0"/>
            <w:jc w:val="center"/>
            <w:rPr>
              <w:ins w:id="335" w:author="Comparison" w:date="2026-09-25T20:04:00Z" w16du:dateUtc="2026-09-26T00:04:00Z"/>
              <w:rFonts w:ascii="Times New Roman" w:eastAsia="Times New Roman" w:hAnsi="Times New Roman" w:cs="Times New Roman"/>
              <w:sz w:val="24"/>
              <w:szCs w:val="24"/>
            </w:rPr>
          </w:pPr>
        </w:p>
      </w:tc>
      <w:tc>
        <w:tcPr>
          <w:tcW w:w="1650" w:type="pct"/>
          <w:tcBorders>
            <w:top w:val="single" w:sz="6" w:space="0" w:color="DDDDDD"/>
            <w:left w:val="single" w:sz="6" w:space="0" w:color="DDDDDD"/>
            <w:bottom w:val="single" w:sz="6" w:space="0" w:color="DDDDDD"/>
            <w:right w:val="single" w:sz="6" w:space="0" w:color="DDDDDD"/>
          </w:tcBorders>
          <w:vAlign w:val="center"/>
        </w:tcPr>
        <w:p w14:paraId="48936742" w14:textId="77777777" w:rsidR="00A8106D" w:rsidRDefault="00A8106D">
          <w:pPr>
            <w:spacing w:after="0"/>
            <w:jc w:val="right"/>
            <w:rPr>
              <w:ins w:id="336" w:author="Comparison" w:date="2026-09-25T20:04:00Z" w16du:dateUtc="2026-09-26T00:04:00Z"/>
              <w:rFonts w:ascii="Times New Roman" w:eastAsia="Times New Roman" w:hAnsi="Times New Roman" w:cs="Times New Roman"/>
              <w:sz w:val="24"/>
              <w:szCs w:val="24"/>
            </w:rPr>
          </w:pPr>
        </w:p>
      </w:tc>
    </w:tr>
  </w:tbl>
  <w:p w14:paraId="0A53BA51" w14:textId="77777777" w:rsidR="00803BB1" w:rsidRDefault="00803BB1">
    <w:pPr>
      <w:pStyle w:val="Header"/>
      <w:rPr>
        <w:del w:id="337" w:author="Comparison" w:date="2026-09-25T20:04:00Z" w16du:dateUtc="2026-09-26T00:04: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3680A"/>
    <w:multiLevelType w:val="hybridMultilevel"/>
    <w:tmpl w:val="30267F28"/>
    <w:lvl w:ilvl="0" w:tplc="A7783FC4">
      <w:start w:val="1"/>
      <w:numFmt w:val="decimal"/>
      <w:lvlText w:val="%1."/>
      <w:lvlJc w:val="left"/>
      <w:pPr>
        <w:ind w:left="720" w:hanging="360"/>
      </w:pPr>
    </w:lvl>
    <w:lvl w:ilvl="1" w:tplc="99E8E678">
      <w:start w:val="1"/>
      <w:numFmt w:val="lowerLetter"/>
      <w:lvlText w:val="%2."/>
      <w:lvlJc w:val="left"/>
      <w:pPr>
        <w:ind w:left="1440" w:hanging="360"/>
      </w:pPr>
    </w:lvl>
    <w:lvl w:ilvl="2" w:tplc="514A09FC">
      <w:start w:val="1"/>
      <w:numFmt w:val="lowerRoman"/>
      <w:lvlText w:val="%3."/>
      <w:lvlJc w:val="right"/>
      <w:pPr>
        <w:ind w:left="2160" w:hanging="180"/>
      </w:pPr>
    </w:lvl>
    <w:lvl w:ilvl="3" w:tplc="71A43864">
      <w:start w:val="1"/>
      <w:numFmt w:val="decimal"/>
      <w:lvlText w:val="%4."/>
      <w:lvlJc w:val="left"/>
      <w:pPr>
        <w:ind w:left="2880" w:hanging="360"/>
      </w:pPr>
    </w:lvl>
    <w:lvl w:ilvl="4" w:tplc="AE5A5E44">
      <w:start w:val="1"/>
      <w:numFmt w:val="lowerLetter"/>
      <w:lvlText w:val="%5."/>
      <w:lvlJc w:val="left"/>
      <w:pPr>
        <w:ind w:left="3600" w:hanging="360"/>
      </w:pPr>
    </w:lvl>
    <w:lvl w:ilvl="5" w:tplc="EA4E30DA">
      <w:start w:val="1"/>
      <w:numFmt w:val="lowerRoman"/>
      <w:lvlText w:val="%6."/>
      <w:lvlJc w:val="right"/>
      <w:pPr>
        <w:ind w:left="4320" w:hanging="180"/>
      </w:pPr>
    </w:lvl>
    <w:lvl w:ilvl="6" w:tplc="6FBE494A">
      <w:start w:val="1"/>
      <w:numFmt w:val="decimal"/>
      <w:lvlText w:val="%7."/>
      <w:lvlJc w:val="left"/>
      <w:pPr>
        <w:ind w:left="5040" w:hanging="360"/>
      </w:pPr>
    </w:lvl>
    <w:lvl w:ilvl="7" w:tplc="FCCCE886">
      <w:start w:val="1"/>
      <w:numFmt w:val="lowerLetter"/>
      <w:lvlText w:val="%8."/>
      <w:lvlJc w:val="left"/>
      <w:pPr>
        <w:ind w:left="5760" w:hanging="360"/>
      </w:pPr>
    </w:lvl>
    <w:lvl w:ilvl="8" w:tplc="F8347212">
      <w:start w:val="1"/>
      <w:numFmt w:val="lowerRoman"/>
      <w:lvlText w:val="%9."/>
      <w:lvlJc w:val="right"/>
      <w:pPr>
        <w:ind w:left="6480" w:hanging="180"/>
      </w:pPr>
    </w:lvl>
  </w:abstractNum>
  <w:abstractNum w:abstractNumId="1" w15:restartNumberingAfterBreak="0">
    <w:nsid w:val="03CC476E"/>
    <w:multiLevelType w:val="hybridMultilevel"/>
    <w:tmpl w:val="390020AC"/>
    <w:lvl w:ilvl="0" w:tplc="C9101AB0">
      <w:start w:val="1"/>
      <w:numFmt w:val="decimal"/>
      <w:lvlText w:val="%1."/>
      <w:lvlJc w:val="left"/>
      <w:pPr>
        <w:ind w:left="720" w:hanging="360"/>
      </w:pPr>
    </w:lvl>
    <w:lvl w:ilvl="1" w:tplc="573864D4">
      <w:start w:val="1"/>
      <w:numFmt w:val="lowerLetter"/>
      <w:lvlText w:val="%2."/>
      <w:lvlJc w:val="left"/>
      <w:pPr>
        <w:ind w:left="1440" w:hanging="360"/>
      </w:pPr>
    </w:lvl>
    <w:lvl w:ilvl="2" w:tplc="7BF27AEE">
      <w:start w:val="1"/>
      <w:numFmt w:val="lowerRoman"/>
      <w:lvlText w:val="%3."/>
      <w:lvlJc w:val="right"/>
      <w:pPr>
        <w:ind w:left="2160" w:hanging="180"/>
      </w:pPr>
    </w:lvl>
    <w:lvl w:ilvl="3" w:tplc="6CCAE6D2">
      <w:start w:val="1"/>
      <w:numFmt w:val="decimal"/>
      <w:lvlText w:val="%4."/>
      <w:lvlJc w:val="left"/>
      <w:pPr>
        <w:ind w:left="2880" w:hanging="360"/>
      </w:pPr>
    </w:lvl>
    <w:lvl w:ilvl="4" w:tplc="98D227D2">
      <w:start w:val="1"/>
      <w:numFmt w:val="lowerLetter"/>
      <w:lvlText w:val="%5."/>
      <w:lvlJc w:val="left"/>
      <w:pPr>
        <w:ind w:left="3600" w:hanging="360"/>
      </w:pPr>
    </w:lvl>
    <w:lvl w:ilvl="5" w:tplc="30E42BBC">
      <w:start w:val="1"/>
      <w:numFmt w:val="lowerRoman"/>
      <w:lvlText w:val="%6."/>
      <w:lvlJc w:val="right"/>
      <w:pPr>
        <w:ind w:left="4320" w:hanging="180"/>
      </w:pPr>
    </w:lvl>
    <w:lvl w:ilvl="6" w:tplc="3E965C66">
      <w:start w:val="1"/>
      <w:numFmt w:val="decimal"/>
      <w:lvlText w:val="%7."/>
      <w:lvlJc w:val="left"/>
      <w:pPr>
        <w:ind w:left="5040" w:hanging="360"/>
      </w:pPr>
    </w:lvl>
    <w:lvl w:ilvl="7" w:tplc="2F98221E">
      <w:start w:val="1"/>
      <w:numFmt w:val="lowerLetter"/>
      <w:lvlText w:val="%8."/>
      <w:lvlJc w:val="left"/>
      <w:pPr>
        <w:ind w:left="5760" w:hanging="360"/>
      </w:pPr>
    </w:lvl>
    <w:lvl w:ilvl="8" w:tplc="2B445EC4">
      <w:start w:val="1"/>
      <w:numFmt w:val="lowerRoman"/>
      <w:lvlText w:val="%9."/>
      <w:lvlJc w:val="right"/>
      <w:pPr>
        <w:ind w:left="6480" w:hanging="180"/>
      </w:pPr>
    </w:lvl>
  </w:abstractNum>
  <w:abstractNum w:abstractNumId="2" w15:restartNumberingAfterBreak="0">
    <w:nsid w:val="090F389F"/>
    <w:multiLevelType w:val="hybridMultilevel"/>
    <w:tmpl w:val="FA7033B0"/>
    <w:lvl w:ilvl="0" w:tplc="37EA5F8E">
      <w:start w:val="1"/>
      <w:numFmt w:val="decimal"/>
      <w:lvlText w:val="%1."/>
      <w:lvlJc w:val="left"/>
      <w:pPr>
        <w:ind w:left="720" w:hanging="360"/>
      </w:pPr>
    </w:lvl>
    <w:lvl w:ilvl="1" w:tplc="3C4228EE">
      <w:start w:val="1"/>
      <w:numFmt w:val="lowerLetter"/>
      <w:lvlText w:val="%2."/>
      <w:lvlJc w:val="left"/>
      <w:pPr>
        <w:ind w:left="1440" w:hanging="360"/>
      </w:pPr>
    </w:lvl>
    <w:lvl w:ilvl="2" w:tplc="86D6530A">
      <w:start w:val="1"/>
      <w:numFmt w:val="lowerRoman"/>
      <w:lvlText w:val="%3."/>
      <w:lvlJc w:val="right"/>
      <w:pPr>
        <w:ind w:left="2160" w:hanging="180"/>
      </w:pPr>
    </w:lvl>
    <w:lvl w:ilvl="3" w:tplc="2C18088A">
      <w:start w:val="1"/>
      <w:numFmt w:val="decimal"/>
      <w:lvlText w:val="%4."/>
      <w:lvlJc w:val="left"/>
      <w:pPr>
        <w:ind w:left="2880" w:hanging="360"/>
      </w:pPr>
    </w:lvl>
    <w:lvl w:ilvl="4" w:tplc="D124E92C">
      <w:start w:val="1"/>
      <w:numFmt w:val="lowerLetter"/>
      <w:lvlText w:val="%5."/>
      <w:lvlJc w:val="left"/>
      <w:pPr>
        <w:ind w:left="3600" w:hanging="360"/>
      </w:pPr>
    </w:lvl>
    <w:lvl w:ilvl="5" w:tplc="F9C801CE">
      <w:start w:val="1"/>
      <w:numFmt w:val="lowerRoman"/>
      <w:lvlText w:val="%6."/>
      <w:lvlJc w:val="right"/>
      <w:pPr>
        <w:ind w:left="4320" w:hanging="180"/>
      </w:pPr>
    </w:lvl>
    <w:lvl w:ilvl="6" w:tplc="A0E642A6">
      <w:start w:val="1"/>
      <w:numFmt w:val="decimal"/>
      <w:lvlText w:val="%7."/>
      <w:lvlJc w:val="left"/>
      <w:pPr>
        <w:ind w:left="5040" w:hanging="360"/>
      </w:pPr>
    </w:lvl>
    <w:lvl w:ilvl="7" w:tplc="5EE60C32">
      <w:start w:val="1"/>
      <w:numFmt w:val="lowerLetter"/>
      <w:lvlText w:val="%8."/>
      <w:lvlJc w:val="left"/>
      <w:pPr>
        <w:ind w:left="5760" w:hanging="360"/>
      </w:pPr>
    </w:lvl>
    <w:lvl w:ilvl="8" w:tplc="549EA4A6">
      <w:start w:val="1"/>
      <w:numFmt w:val="lowerRoman"/>
      <w:lvlText w:val="%9."/>
      <w:lvlJc w:val="right"/>
      <w:pPr>
        <w:ind w:left="6480" w:hanging="180"/>
      </w:pPr>
    </w:lvl>
  </w:abstractNum>
  <w:abstractNum w:abstractNumId="3" w15:restartNumberingAfterBreak="0">
    <w:nsid w:val="0FF136DD"/>
    <w:multiLevelType w:val="hybridMultilevel"/>
    <w:tmpl w:val="E07ECA28"/>
    <w:lvl w:ilvl="0" w:tplc="D70C857E">
      <w:start w:val="1"/>
      <w:numFmt w:val="decimal"/>
      <w:lvlText w:val="%1."/>
      <w:lvlJc w:val="left"/>
      <w:pPr>
        <w:ind w:left="720" w:hanging="360"/>
      </w:pPr>
    </w:lvl>
    <w:lvl w:ilvl="1" w:tplc="B114BCAA">
      <w:start w:val="1"/>
      <w:numFmt w:val="lowerLetter"/>
      <w:lvlText w:val="%2."/>
      <w:lvlJc w:val="left"/>
      <w:pPr>
        <w:ind w:left="1440" w:hanging="360"/>
      </w:pPr>
    </w:lvl>
    <w:lvl w:ilvl="2" w:tplc="411C2FB2">
      <w:start w:val="1"/>
      <w:numFmt w:val="lowerRoman"/>
      <w:lvlText w:val="%3."/>
      <w:lvlJc w:val="right"/>
      <w:pPr>
        <w:ind w:left="2160" w:hanging="180"/>
      </w:pPr>
    </w:lvl>
    <w:lvl w:ilvl="3" w:tplc="17380ED2">
      <w:start w:val="1"/>
      <w:numFmt w:val="decimal"/>
      <w:lvlText w:val="%4."/>
      <w:lvlJc w:val="left"/>
      <w:pPr>
        <w:ind w:left="2880" w:hanging="360"/>
      </w:pPr>
    </w:lvl>
    <w:lvl w:ilvl="4" w:tplc="CA88382C">
      <w:start w:val="1"/>
      <w:numFmt w:val="lowerLetter"/>
      <w:lvlText w:val="%5."/>
      <w:lvlJc w:val="left"/>
      <w:pPr>
        <w:ind w:left="3600" w:hanging="360"/>
      </w:pPr>
    </w:lvl>
    <w:lvl w:ilvl="5" w:tplc="783C002C">
      <w:start w:val="1"/>
      <w:numFmt w:val="lowerRoman"/>
      <w:lvlText w:val="%6."/>
      <w:lvlJc w:val="right"/>
      <w:pPr>
        <w:ind w:left="4320" w:hanging="180"/>
      </w:pPr>
    </w:lvl>
    <w:lvl w:ilvl="6" w:tplc="0F00C73C">
      <w:start w:val="1"/>
      <w:numFmt w:val="decimal"/>
      <w:lvlText w:val="%7."/>
      <w:lvlJc w:val="left"/>
      <w:pPr>
        <w:ind w:left="5040" w:hanging="360"/>
      </w:pPr>
    </w:lvl>
    <w:lvl w:ilvl="7" w:tplc="FCB2D24A">
      <w:start w:val="1"/>
      <w:numFmt w:val="lowerLetter"/>
      <w:lvlText w:val="%8."/>
      <w:lvlJc w:val="left"/>
      <w:pPr>
        <w:ind w:left="5760" w:hanging="360"/>
      </w:pPr>
    </w:lvl>
    <w:lvl w:ilvl="8" w:tplc="EC9A5170">
      <w:start w:val="1"/>
      <w:numFmt w:val="lowerRoman"/>
      <w:lvlText w:val="%9."/>
      <w:lvlJc w:val="right"/>
      <w:pPr>
        <w:ind w:left="6480" w:hanging="180"/>
      </w:pPr>
    </w:lvl>
  </w:abstractNum>
  <w:abstractNum w:abstractNumId="4" w15:restartNumberingAfterBreak="0">
    <w:nsid w:val="11BB7678"/>
    <w:multiLevelType w:val="hybridMultilevel"/>
    <w:tmpl w:val="447E2986"/>
    <w:lvl w:ilvl="0" w:tplc="41F85916">
      <w:start w:val="1"/>
      <w:numFmt w:val="decimal"/>
      <w:lvlText w:val="%1."/>
      <w:lvlJc w:val="left"/>
      <w:pPr>
        <w:ind w:left="720" w:hanging="360"/>
      </w:pPr>
    </w:lvl>
    <w:lvl w:ilvl="1" w:tplc="019060FE">
      <w:start w:val="1"/>
      <w:numFmt w:val="lowerLetter"/>
      <w:lvlText w:val="%2."/>
      <w:lvlJc w:val="left"/>
      <w:pPr>
        <w:ind w:left="1440" w:hanging="360"/>
      </w:pPr>
    </w:lvl>
    <w:lvl w:ilvl="2" w:tplc="5AB2D5FE">
      <w:start w:val="1"/>
      <w:numFmt w:val="lowerRoman"/>
      <w:lvlText w:val="%3."/>
      <w:lvlJc w:val="right"/>
      <w:pPr>
        <w:ind w:left="2160" w:hanging="180"/>
      </w:pPr>
    </w:lvl>
    <w:lvl w:ilvl="3" w:tplc="335CE1EA">
      <w:start w:val="1"/>
      <w:numFmt w:val="decimal"/>
      <w:lvlText w:val="%4."/>
      <w:lvlJc w:val="left"/>
      <w:pPr>
        <w:ind w:left="2880" w:hanging="360"/>
      </w:pPr>
    </w:lvl>
    <w:lvl w:ilvl="4" w:tplc="7FA8CA6E">
      <w:start w:val="1"/>
      <w:numFmt w:val="lowerLetter"/>
      <w:lvlText w:val="%5."/>
      <w:lvlJc w:val="left"/>
      <w:pPr>
        <w:ind w:left="3600" w:hanging="360"/>
      </w:pPr>
    </w:lvl>
    <w:lvl w:ilvl="5" w:tplc="8BDA9B24">
      <w:start w:val="1"/>
      <w:numFmt w:val="lowerRoman"/>
      <w:lvlText w:val="%6."/>
      <w:lvlJc w:val="right"/>
      <w:pPr>
        <w:ind w:left="4320" w:hanging="180"/>
      </w:pPr>
    </w:lvl>
    <w:lvl w:ilvl="6" w:tplc="220695B8">
      <w:start w:val="1"/>
      <w:numFmt w:val="decimal"/>
      <w:lvlText w:val="%7."/>
      <w:lvlJc w:val="left"/>
      <w:pPr>
        <w:ind w:left="5040" w:hanging="360"/>
      </w:pPr>
    </w:lvl>
    <w:lvl w:ilvl="7" w:tplc="52BEBA58">
      <w:start w:val="1"/>
      <w:numFmt w:val="lowerLetter"/>
      <w:lvlText w:val="%8."/>
      <w:lvlJc w:val="left"/>
      <w:pPr>
        <w:ind w:left="5760" w:hanging="360"/>
      </w:pPr>
    </w:lvl>
    <w:lvl w:ilvl="8" w:tplc="5976652A">
      <w:start w:val="1"/>
      <w:numFmt w:val="lowerRoman"/>
      <w:lvlText w:val="%9."/>
      <w:lvlJc w:val="right"/>
      <w:pPr>
        <w:ind w:left="6480" w:hanging="180"/>
      </w:pPr>
    </w:lvl>
  </w:abstractNum>
  <w:abstractNum w:abstractNumId="5" w15:restartNumberingAfterBreak="0">
    <w:nsid w:val="17AC524E"/>
    <w:multiLevelType w:val="hybridMultilevel"/>
    <w:tmpl w:val="844821B2"/>
    <w:lvl w:ilvl="0" w:tplc="05280FD6">
      <w:start w:val="1"/>
      <w:numFmt w:val="decimal"/>
      <w:lvlText w:val="%1."/>
      <w:lvlJc w:val="left"/>
      <w:pPr>
        <w:ind w:left="720" w:hanging="360"/>
      </w:pPr>
    </w:lvl>
    <w:lvl w:ilvl="1" w:tplc="C5F041BA">
      <w:start w:val="1"/>
      <w:numFmt w:val="lowerLetter"/>
      <w:lvlText w:val="%2."/>
      <w:lvlJc w:val="left"/>
      <w:pPr>
        <w:ind w:left="1440" w:hanging="360"/>
      </w:pPr>
    </w:lvl>
    <w:lvl w:ilvl="2" w:tplc="FC20F3D0">
      <w:start w:val="1"/>
      <w:numFmt w:val="lowerRoman"/>
      <w:lvlText w:val="%3."/>
      <w:lvlJc w:val="right"/>
      <w:pPr>
        <w:ind w:left="2160" w:hanging="180"/>
      </w:pPr>
    </w:lvl>
    <w:lvl w:ilvl="3" w:tplc="F6049A40">
      <w:start w:val="1"/>
      <w:numFmt w:val="decimal"/>
      <w:lvlText w:val="%4."/>
      <w:lvlJc w:val="left"/>
      <w:pPr>
        <w:ind w:left="2880" w:hanging="360"/>
      </w:pPr>
    </w:lvl>
    <w:lvl w:ilvl="4" w:tplc="2606FFCE">
      <w:start w:val="1"/>
      <w:numFmt w:val="lowerLetter"/>
      <w:lvlText w:val="%5."/>
      <w:lvlJc w:val="left"/>
      <w:pPr>
        <w:ind w:left="3600" w:hanging="360"/>
      </w:pPr>
    </w:lvl>
    <w:lvl w:ilvl="5" w:tplc="1F5C92A0">
      <w:start w:val="1"/>
      <w:numFmt w:val="lowerRoman"/>
      <w:lvlText w:val="%6."/>
      <w:lvlJc w:val="right"/>
      <w:pPr>
        <w:ind w:left="4320" w:hanging="180"/>
      </w:pPr>
    </w:lvl>
    <w:lvl w:ilvl="6" w:tplc="8D7AE638">
      <w:start w:val="1"/>
      <w:numFmt w:val="decimal"/>
      <w:lvlText w:val="%7."/>
      <w:lvlJc w:val="left"/>
      <w:pPr>
        <w:ind w:left="5040" w:hanging="360"/>
      </w:pPr>
    </w:lvl>
    <w:lvl w:ilvl="7" w:tplc="99E6BD4C">
      <w:start w:val="1"/>
      <w:numFmt w:val="lowerLetter"/>
      <w:lvlText w:val="%8."/>
      <w:lvlJc w:val="left"/>
      <w:pPr>
        <w:ind w:left="5760" w:hanging="360"/>
      </w:pPr>
    </w:lvl>
    <w:lvl w:ilvl="8" w:tplc="82009794">
      <w:start w:val="1"/>
      <w:numFmt w:val="lowerRoman"/>
      <w:lvlText w:val="%9."/>
      <w:lvlJc w:val="right"/>
      <w:pPr>
        <w:ind w:left="6480" w:hanging="180"/>
      </w:pPr>
    </w:lvl>
  </w:abstractNum>
  <w:abstractNum w:abstractNumId="6" w15:restartNumberingAfterBreak="0">
    <w:nsid w:val="1C0637A5"/>
    <w:multiLevelType w:val="hybridMultilevel"/>
    <w:tmpl w:val="F18AE632"/>
    <w:lvl w:ilvl="0" w:tplc="9DAE868A">
      <w:start w:val="1"/>
      <w:numFmt w:val="decimal"/>
      <w:lvlText w:val="%1."/>
      <w:lvlJc w:val="left"/>
      <w:pPr>
        <w:ind w:left="720" w:hanging="360"/>
      </w:pPr>
    </w:lvl>
    <w:lvl w:ilvl="1" w:tplc="E416C89C">
      <w:start w:val="1"/>
      <w:numFmt w:val="lowerLetter"/>
      <w:lvlText w:val="%2."/>
      <w:lvlJc w:val="left"/>
      <w:pPr>
        <w:ind w:left="1440" w:hanging="360"/>
      </w:pPr>
    </w:lvl>
    <w:lvl w:ilvl="2" w:tplc="AAD8B9BC">
      <w:start w:val="1"/>
      <w:numFmt w:val="lowerRoman"/>
      <w:lvlText w:val="%3."/>
      <w:lvlJc w:val="right"/>
      <w:pPr>
        <w:ind w:left="2160" w:hanging="180"/>
      </w:pPr>
    </w:lvl>
    <w:lvl w:ilvl="3" w:tplc="DF6AA666">
      <w:start w:val="1"/>
      <w:numFmt w:val="decimal"/>
      <w:lvlText w:val="%4."/>
      <w:lvlJc w:val="left"/>
      <w:pPr>
        <w:ind w:left="2880" w:hanging="360"/>
      </w:pPr>
    </w:lvl>
    <w:lvl w:ilvl="4" w:tplc="2E445612">
      <w:start w:val="1"/>
      <w:numFmt w:val="lowerLetter"/>
      <w:lvlText w:val="%5."/>
      <w:lvlJc w:val="left"/>
      <w:pPr>
        <w:ind w:left="3600" w:hanging="360"/>
      </w:pPr>
    </w:lvl>
    <w:lvl w:ilvl="5" w:tplc="6FBCF29A">
      <w:start w:val="1"/>
      <w:numFmt w:val="lowerRoman"/>
      <w:lvlText w:val="%6."/>
      <w:lvlJc w:val="right"/>
      <w:pPr>
        <w:ind w:left="4320" w:hanging="180"/>
      </w:pPr>
    </w:lvl>
    <w:lvl w:ilvl="6" w:tplc="999A2C38">
      <w:start w:val="1"/>
      <w:numFmt w:val="decimal"/>
      <w:lvlText w:val="%7."/>
      <w:lvlJc w:val="left"/>
      <w:pPr>
        <w:ind w:left="5040" w:hanging="360"/>
      </w:pPr>
    </w:lvl>
    <w:lvl w:ilvl="7" w:tplc="DC8ED562">
      <w:start w:val="1"/>
      <w:numFmt w:val="lowerLetter"/>
      <w:lvlText w:val="%8."/>
      <w:lvlJc w:val="left"/>
      <w:pPr>
        <w:ind w:left="5760" w:hanging="360"/>
      </w:pPr>
    </w:lvl>
    <w:lvl w:ilvl="8" w:tplc="B87AD978">
      <w:start w:val="1"/>
      <w:numFmt w:val="lowerRoman"/>
      <w:lvlText w:val="%9."/>
      <w:lvlJc w:val="right"/>
      <w:pPr>
        <w:ind w:left="6480" w:hanging="180"/>
      </w:pPr>
    </w:lvl>
  </w:abstractNum>
  <w:abstractNum w:abstractNumId="7" w15:restartNumberingAfterBreak="0">
    <w:nsid w:val="20842C26"/>
    <w:multiLevelType w:val="hybridMultilevel"/>
    <w:tmpl w:val="D6C861C6"/>
    <w:lvl w:ilvl="0" w:tplc="685C1E3E">
      <w:start w:val="1"/>
      <w:numFmt w:val="decimal"/>
      <w:lvlText w:val="%1."/>
      <w:lvlJc w:val="left"/>
      <w:pPr>
        <w:ind w:left="720" w:hanging="360"/>
      </w:pPr>
    </w:lvl>
    <w:lvl w:ilvl="1" w:tplc="9DDC6C84">
      <w:start w:val="1"/>
      <w:numFmt w:val="lowerLetter"/>
      <w:lvlText w:val="%2."/>
      <w:lvlJc w:val="left"/>
      <w:pPr>
        <w:ind w:left="1440" w:hanging="360"/>
      </w:pPr>
    </w:lvl>
    <w:lvl w:ilvl="2" w:tplc="69D0E85C">
      <w:start w:val="1"/>
      <w:numFmt w:val="lowerRoman"/>
      <w:lvlText w:val="%3."/>
      <w:lvlJc w:val="right"/>
      <w:pPr>
        <w:ind w:left="2160" w:hanging="180"/>
      </w:pPr>
    </w:lvl>
    <w:lvl w:ilvl="3" w:tplc="A02EA7E6">
      <w:start w:val="1"/>
      <w:numFmt w:val="decimal"/>
      <w:lvlText w:val="%4."/>
      <w:lvlJc w:val="left"/>
      <w:pPr>
        <w:ind w:left="2880" w:hanging="360"/>
      </w:pPr>
    </w:lvl>
    <w:lvl w:ilvl="4" w:tplc="AA4EDE66">
      <w:start w:val="1"/>
      <w:numFmt w:val="lowerLetter"/>
      <w:lvlText w:val="%5."/>
      <w:lvlJc w:val="left"/>
      <w:pPr>
        <w:ind w:left="3600" w:hanging="360"/>
      </w:pPr>
    </w:lvl>
    <w:lvl w:ilvl="5" w:tplc="A37EA10C">
      <w:start w:val="1"/>
      <w:numFmt w:val="lowerRoman"/>
      <w:lvlText w:val="%6."/>
      <w:lvlJc w:val="right"/>
      <w:pPr>
        <w:ind w:left="4320" w:hanging="180"/>
      </w:pPr>
    </w:lvl>
    <w:lvl w:ilvl="6" w:tplc="D1787E88">
      <w:start w:val="1"/>
      <w:numFmt w:val="decimal"/>
      <w:lvlText w:val="%7."/>
      <w:lvlJc w:val="left"/>
      <w:pPr>
        <w:ind w:left="5040" w:hanging="360"/>
      </w:pPr>
    </w:lvl>
    <w:lvl w:ilvl="7" w:tplc="9B94E72E">
      <w:start w:val="1"/>
      <w:numFmt w:val="lowerLetter"/>
      <w:lvlText w:val="%8."/>
      <w:lvlJc w:val="left"/>
      <w:pPr>
        <w:ind w:left="5760" w:hanging="360"/>
      </w:pPr>
    </w:lvl>
    <w:lvl w:ilvl="8" w:tplc="67DE3D64">
      <w:start w:val="1"/>
      <w:numFmt w:val="lowerRoman"/>
      <w:lvlText w:val="%9."/>
      <w:lvlJc w:val="right"/>
      <w:pPr>
        <w:ind w:left="6480" w:hanging="180"/>
      </w:pPr>
    </w:lvl>
  </w:abstractNum>
  <w:abstractNum w:abstractNumId="8" w15:restartNumberingAfterBreak="0">
    <w:nsid w:val="24615C95"/>
    <w:multiLevelType w:val="hybridMultilevel"/>
    <w:tmpl w:val="F80EC9F4"/>
    <w:lvl w:ilvl="0" w:tplc="182E1E6A">
      <w:start w:val="1"/>
      <w:numFmt w:val="decimal"/>
      <w:lvlText w:val="%1."/>
      <w:lvlJc w:val="left"/>
      <w:pPr>
        <w:ind w:left="720" w:hanging="360"/>
      </w:pPr>
    </w:lvl>
    <w:lvl w:ilvl="1" w:tplc="4D288E9C">
      <w:start w:val="1"/>
      <w:numFmt w:val="lowerLetter"/>
      <w:lvlText w:val="%2."/>
      <w:lvlJc w:val="left"/>
      <w:pPr>
        <w:ind w:left="1440" w:hanging="360"/>
      </w:pPr>
    </w:lvl>
    <w:lvl w:ilvl="2" w:tplc="8E888E14">
      <w:start w:val="1"/>
      <w:numFmt w:val="lowerRoman"/>
      <w:lvlText w:val="%3."/>
      <w:lvlJc w:val="right"/>
      <w:pPr>
        <w:ind w:left="2160" w:hanging="180"/>
      </w:pPr>
    </w:lvl>
    <w:lvl w:ilvl="3" w:tplc="09962090">
      <w:start w:val="1"/>
      <w:numFmt w:val="decimal"/>
      <w:lvlText w:val="%4."/>
      <w:lvlJc w:val="left"/>
      <w:pPr>
        <w:ind w:left="2880" w:hanging="360"/>
      </w:pPr>
    </w:lvl>
    <w:lvl w:ilvl="4" w:tplc="82EC2AD6">
      <w:start w:val="1"/>
      <w:numFmt w:val="lowerLetter"/>
      <w:lvlText w:val="%5."/>
      <w:lvlJc w:val="left"/>
      <w:pPr>
        <w:ind w:left="3600" w:hanging="360"/>
      </w:pPr>
    </w:lvl>
    <w:lvl w:ilvl="5" w:tplc="A2A87168">
      <w:start w:val="1"/>
      <w:numFmt w:val="lowerRoman"/>
      <w:lvlText w:val="%6."/>
      <w:lvlJc w:val="right"/>
      <w:pPr>
        <w:ind w:left="4320" w:hanging="180"/>
      </w:pPr>
    </w:lvl>
    <w:lvl w:ilvl="6" w:tplc="0CBA9330">
      <w:start w:val="1"/>
      <w:numFmt w:val="decimal"/>
      <w:lvlText w:val="%7."/>
      <w:lvlJc w:val="left"/>
      <w:pPr>
        <w:ind w:left="5040" w:hanging="360"/>
      </w:pPr>
    </w:lvl>
    <w:lvl w:ilvl="7" w:tplc="13E240DC">
      <w:start w:val="1"/>
      <w:numFmt w:val="lowerLetter"/>
      <w:lvlText w:val="%8."/>
      <w:lvlJc w:val="left"/>
      <w:pPr>
        <w:ind w:left="5760" w:hanging="360"/>
      </w:pPr>
    </w:lvl>
    <w:lvl w:ilvl="8" w:tplc="9CEEC2E8">
      <w:start w:val="1"/>
      <w:numFmt w:val="lowerRoman"/>
      <w:lvlText w:val="%9."/>
      <w:lvlJc w:val="right"/>
      <w:pPr>
        <w:ind w:left="6480" w:hanging="180"/>
      </w:pPr>
    </w:lvl>
  </w:abstractNum>
  <w:abstractNum w:abstractNumId="9" w15:restartNumberingAfterBreak="0">
    <w:nsid w:val="28F92024"/>
    <w:multiLevelType w:val="hybridMultilevel"/>
    <w:tmpl w:val="7946D726"/>
    <w:lvl w:ilvl="0" w:tplc="6C6A7912">
      <w:start w:val="1"/>
      <w:numFmt w:val="decimal"/>
      <w:lvlText w:val="%1."/>
      <w:lvlJc w:val="left"/>
      <w:pPr>
        <w:ind w:left="720" w:hanging="360"/>
      </w:pPr>
    </w:lvl>
    <w:lvl w:ilvl="1" w:tplc="32181EA2">
      <w:start w:val="1"/>
      <w:numFmt w:val="lowerLetter"/>
      <w:lvlText w:val="%2."/>
      <w:lvlJc w:val="left"/>
      <w:pPr>
        <w:ind w:left="1440" w:hanging="360"/>
      </w:pPr>
    </w:lvl>
    <w:lvl w:ilvl="2" w:tplc="7FF094D4">
      <w:start w:val="1"/>
      <w:numFmt w:val="lowerRoman"/>
      <w:lvlText w:val="%3."/>
      <w:lvlJc w:val="right"/>
      <w:pPr>
        <w:ind w:left="2160" w:hanging="180"/>
      </w:pPr>
    </w:lvl>
    <w:lvl w:ilvl="3" w:tplc="0C183C06">
      <w:start w:val="1"/>
      <w:numFmt w:val="decimal"/>
      <w:lvlText w:val="%4."/>
      <w:lvlJc w:val="left"/>
      <w:pPr>
        <w:ind w:left="2880" w:hanging="360"/>
      </w:pPr>
    </w:lvl>
    <w:lvl w:ilvl="4" w:tplc="3E209DFA">
      <w:start w:val="1"/>
      <w:numFmt w:val="lowerLetter"/>
      <w:lvlText w:val="%5."/>
      <w:lvlJc w:val="left"/>
      <w:pPr>
        <w:ind w:left="3600" w:hanging="360"/>
      </w:pPr>
    </w:lvl>
    <w:lvl w:ilvl="5" w:tplc="EF82056C">
      <w:start w:val="1"/>
      <w:numFmt w:val="lowerRoman"/>
      <w:lvlText w:val="%6."/>
      <w:lvlJc w:val="right"/>
      <w:pPr>
        <w:ind w:left="4320" w:hanging="180"/>
      </w:pPr>
    </w:lvl>
    <w:lvl w:ilvl="6" w:tplc="380CA57C">
      <w:start w:val="1"/>
      <w:numFmt w:val="decimal"/>
      <w:lvlText w:val="%7."/>
      <w:lvlJc w:val="left"/>
      <w:pPr>
        <w:ind w:left="5040" w:hanging="360"/>
      </w:pPr>
    </w:lvl>
    <w:lvl w:ilvl="7" w:tplc="16D68390">
      <w:start w:val="1"/>
      <w:numFmt w:val="lowerLetter"/>
      <w:lvlText w:val="%8."/>
      <w:lvlJc w:val="left"/>
      <w:pPr>
        <w:ind w:left="5760" w:hanging="360"/>
      </w:pPr>
    </w:lvl>
    <w:lvl w:ilvl="8" w:tplc="D428A576">
      <w:start w:val="1"/>
      <w:numFmt w:val="lowerRoman"/>
      <w:lvlText w:val="%9."/>
      <w:lvlJc w:val="right"/>
      <w:pPr>
        <w:ind w:left="6480" w:hanging="180"/>
      </w:pPr>
    </w:lvl>
  </w:abstractNum>
  <w:abstractNum w:abstractNumId="10" w15:restartNumberingAfterBreak="0">
    <w:nsid w:val="2921046A"/>
    <w:multiLevelType w:val="hybridMultilevel"/>
    <w:tmpl w:val="321CAF56"/>
    <w:lvl w:ilvl="0" w:tplc="062290D0">
      <w:start w:val="1"/>
      <w:numFmt w:val="decimal"/>
      <w:lvlText w:val="%1."/>
      <w:lvlJc w:val="left"/>
      <w:pPr>
        <w:ind w:left="720" w:hanging="360"/>
      </w:pPr>
    </w:lvl>
    <w:lvl w:ilvl="1" w:tplc="EE5016D8">
      <w:start w:val="1"/>
      <w:numFmt w:val="lowerLetter"/>
      <w:lvlText w:val="%2."/>
      <w:lvlJc w:val="left"/>
      <w:pPr>
        <w:ind w:left="1440" w:hanging="360"/>
      </w:pPr>
    </w:lvl>
    <w:lvl w:ilvl="2" w:tplc="BF5A5794">
      <w:start w:val="1"/>
      <w:numFmt w:val="lowerRoman"/>
      <w:lvlText w:val="%3."/>
      <w:lvlJc w:val="right"/>
      <w:pPr>
        <w:ind w:left="2160" w:hanging="180"/>
      </w:pPr>
    </w:lvl>
    <w:lvl w:ilvl="3" w:tplc="36B421F8">
      <w:start w:val="1"/>
      <w:numFmt w:val="decimal"/>
      <w:lvlText w:val="%4."/>
      <w:lvlJc w:val="left"/>
      <w:pPr>
        <w:ind w:left="2880" w:hanging="360"/>
      </w:pPr>
    </w:lvl>
    <w:lvl w:ilvl="4" w:tplc="989072CC">
      <w:start w:val="1"/>
      <w:numFmt w:val="lowerLetter"/>
      <w:lvlText w:val="%5."/>
      <w:lvlJc w:val="left"/>
      <w:pPr>
        <w:ind w:left="3600" w:hanging="360"/>
      </w:pPr>
    </w:lvl>
    <w:lvl w:ilvl="5" w:tplc="6B76113E">
      <w:start w:val="1"/>
      <w:numFmt w:val="lowerRoman"/>
      <w:lvlText w:val="%6."/>
      <w:lvlJc w:val="right"/>
      <w:pPr>
        <w:ind w:left="4320" w:hanging="180"/>
      </w:pPr>
    </w:lvl>
    <w:lvl w:ilvl="6" w:tplc="FCB2FFB4">
      <w:start w:val="1"/>
      <w:numFmt w:val="decimal"/>
      <w:lvlText w:val="%7."/>
      <w:lvlJc w:val="left"/>
      <w:pPr>
        <w:ind w:left="5040" w:hanging="360"/>
      </w:pPr>
    </w:lvl>
    <w:lvl w:ilvl="7" w:tplc="49B05F6A">
      <w:start w:val="1"/>
      <w:numFmt w:val="lowerLetter"/>
      <w:lvlText w:val="%8."/>
      <w:lvlJc w:val="left"/>
      <w:pPr>
        <w:ind w:left="5760" w:hanging="360"/>
      </w:pPr>
    </w:lvl>
    <w:lvl w:ilvl="8" w:tplc="00727FF2">
      <w:start w:val="1"/>
      <w:numFmt w:val="lowerRoman"/>
      <w:lvlText w:val="%9."/>
      <w:lvlJc w:val="right"/>
      <w:pPr>
        <w:ind w:left="6480" w:hanging="180"/>
      </w:pPr>
    </w:lvl>
  </w:abstractNum>
  <w:abstractNum w:abstractNumId="11" w15:restartNumberingAfterBreak="0">
    <w:nsid w:val="30782A48"/>
    <w:multiLevelType w:val="hybridMultilevel"/>
    <w:tmpl w:val="96385164"/>
    <w:lvl w:ilvl="0" w:tplc="B90A37FA">
      <w:start w:val="1"/>
      <w:numFmt w:val="decimal"/>
      <w:lvlText w:val="%1."/>
      <w:lvlJc w:val="left"/>
      <w:pPr>
        <w:ind w:left="720" w:hanging="360"/>
      </w:pPr>
    </w:lvl>
    <w:lvl w:ilvl="1" w:tplc="C97C3EC8">
      <w:start w:val="1"/>
      <w:numFmt w:val="lowerLetter"/>
      <w:lvlText w:val="%2."/>
      <w:lvlJc w:val="left"/>
      <w:pPr>
        <w:ind w:left="1440" w:hanging="360"/>
      </w:pPr>
    </w:lvl>
    <w:lvl w:ilvl="2" w:tplc="D1623E0A">
      <w:start w:val="1"/>
      <w:numFmt w:val="lowerRoman"/>
      <w:lvlText w:val="%3."/>
      <w:lvlJc w:val="right"/>
      <w:pPr>
        <w:ind w:left="2160" w:hanging="180"/>
      </w:pPr>
    </w:lvl>
    <w:lvl w:ilvl="3" w:tplc="8A78BE7A">
      <w:start w:val="1"/>
      <w:numFmt w:val="decimal"/>
      <w:lvlText w:val="%4."/>
      <w:lvlJc w:val="left"/>
      <w:pPr>
        <w:ind w:left="2880" w:hanging="360"/>
      </w:pPr>
    </w:lvl>
    <w:lvl w:ilvl="4" w:tplc="E4B0CD40">
      <w:start w:val="1"/>
      <w:numFmt w:val="lowerLetter"/>
      <w:lvlText w:val="%5."/>
      <w:lvlJc w:val="left"/>
      <w:pPr>
        <w:ind w:left="3600" w:hanging="360"/>
      </w:pPr>
    </w:lvl>
    <w:lvl w:ilvl="5" w:tplc="964429EA">
      <w:start w:val="1"/>
      <w:numFmt w:val="lowerRoman"/>
      <w:lvlText w:val="%6."/>
      <w:lvlJc w:val="right"/>
      <w:pPr>
        <w:ind w:left="4320" w:hanging="180"/>
      </w:pPr>
    </w:lvl>
    <w:lvl w:ilvl="6" w:tplc="6D7A466E">
      <w:start w:val="1"/>
      <w:numFmt w:val="decimal"/>
      <w:lvlText w:val="%7."/>
      <w:lvlJc w:val="left"/>
      <w:pPr>
        <w:ind w:left="5040" w:hanging="360"/>
      </w:pPr>
    </w:lvl>
    <w:lvl w:ilvl="7" w:tplc="654CA05C">
      <w:start w:val="1"/>
      <w:numFmt w:val="lowerLetter"/>
      <w:lvlText w:val="%8."/>
      <w:lvlJc w:val="left"/>
      <w:pPr>
        <w:ind w:left="5760" w:hanging="360"/>
      </w:pPr>
    </w:lvl>
    <w:lvl w:ilvl="8" w:tplc="8C1EEDB0">
      <w:start w:val="1"/>
      <w:numFmt w:val="lowerRoman"/>
      <w:lvlText w:val="%9."/>
      <w:lvlJc w:val="right"/>
      <w:pPr>
        <w:ind w:left="6480" w:hanging="180"/>
      </w:pPr>
    </w:lvl>
  </w:abstractNum>
  <w:abstractNum w:abstractNumId="12" w15:restartNumberingAfterBreak="0">
    <w:nsid w:val="37F20BB0"/>
    <w:multiLevelType w:val="hybridMultilevel"/>
    <w:tmpl w:val="0A8AA5C0"/>
    <w:lvl w:ilvl="0" w:tplc="54C0C1DC">
      <w:start w:val="1"/>
      <w:numFmt w:val="decimal"/>
      <w:lvlText w:val="%1."/>
      <w:lvlJc w:val="left"/>
      <w:pPr>
        <w:ind w:left="720" w:hanging="360"/>
      </w:pPr>
    </w:lvl>
    <w:lvl w:ilvl="1" w:tplc="9710C128">
      <w:start w:val="1"/>
      <w:numFmt w:val="lowerLetter"/>
      <w:lvlText w:val="%2."/>
      <w:lvlJc w:val="left"/>
      <w:pPr>
        <w:ind w:left="1440" w:hanging="360"/>
      </w:pPr>
    </w:lvl>
    <w:lvl w:ilvl="2" w:tplc="C144079C">
      <w:start w:val="1"/>
      <w:numFmt w:val="lowerRoman"/>
      <w:lvlText w:val="%3."/>
      <w:lvlJc w:val="right"/>
      <w:pPr>
        <w:ind w:left="2160" w:hanging="180"/>
      </w:pPr>
    </w:lvl>
    <w:lvl w:ilvl="3" w:tplc="36EE9AF0">
      <w:start w:val="1"/>
      <w:numFmt w:val="decimal"/>
      <w:lvlText w:val="%4."/>
      <w:lvlJc w:val="left"/>
      <w:pPr>
        <w:ind w:left="2880" w:hanging="360"/>
      </w:pPr>
    </w:lvl>
    <w:lvl w:ilvl="4" w:tplc="73FE6502">
      <w:start w:val="1"/>
      <w:numFmt w:val="lowerLetter"/>
      <w:lvlText w:val="%5."/>
      <w:lvlJc w:val="left"/>
      <w:pPr>
        <w:ind w:left="3600" w:hanging="360"/>
      </w:pPr>
    </w:lvl>
    <w:lvl w:ilvl="5" w:tplc="95A8CAE8">
      <w:start w:val="1"/>
      <w:numFmt w:val="lowerRoman"/>
      <w:lvlText w:val="%6."/>
      <w:lvlJc w:val="right"/>
      <w:pPr>
        <w:ind w:left="4320" w:hanging="180"/>
      </w:pPr>
    </w:lvl>
    <w:lvl w:ilvl="6" w:tplc="E146E9E0">
      <w:start w:val="1"/>
      <w:numFmt w:val="decimal"/>
      <w:lvlText w:val="%7."/>
      <w:lvlJc w:val="left"/>
      <w:pPr>
        <w:ind w:left="5040" w:hanging="360"/>
      </w:pPr>
    </w:lvl>
    <w:lvl w:ilvl="7" w:tplc="BF28EB8C">
      <w:start w:val="1"/>
      <w:numFmt w:val="lowerLetter"/>
      <w:lvlText w:val="%8."/>
      <w:lvlJc w:val="left"/>
      <w:pPr>
        <w:ind w:left="5760" w:hanging="360"/>
      </w:pPr>
    </w:lvl>
    <w:lvl w:ilvl="8" w:tplc="0456B9C6">
      <w:start w:val="1"/>
      <w:numFmt w:val="lowerRoman"/>
      <w:lvlText w:val="%9."/>
      <w:lvlJc w:val="right"/>
      <w:pPr>
        <w:ind w:left="6480" w:hanging="180"/>
      </w:pPr>
    </w:lvl>
  </w:abstractNum>
  <w:abstractNum w:abstractNumId="13" w15:restartNumberingAfterBreak="0">
    <w:nsid w:val="46F158D9"/>
    <w:multiLevelType w:val="hybridMultilevel"/>
    <w:tmpl w:val="65B0842E"/>
    <w:lvl w:ilvl="0" w:tplc="7B921E82">
      <w:start w:val="1"/>
      <w:numFmt w:val="decimal"/>
      <w:lvlText w:val="%1."/>
      <w:lvlJc w:val="left"/>
      <w:pPr>
        <w:ind w:left="720" w:hanging="360"/>
      </w:pPr>
    </w:lvl>
    <w:lvl w:ilvl="1" w:tplc="D4401532">
      <w:start w:val="1"/>
      <w:numFmt w:val="lowerLetter"/>
      <w:lvlText w:val="%2."/>
      <w:lvlJc w:val="left"/>
      <w:pPr>
        <w:ind w:left="1440" w:hanging="360"/>
      </w:pPr>
    </w:lvl>
    <w:lvl w:ilvl="2" w:tplc="6A60522E">
      <w:start w:val="1"/>
      <w:numFmt w:val="lowerRoman"/>
      <w:lvlText w:val="%3."/>
      <w:lvlJc w:val="right"/>
      <w:pPr>
        <w:ind w:left="2160" w:hanging="180"/>
      </w:pPr>
    </w:lvl>
    <w:lvl w:ilvl="3" w:tplc="301E6AE0">
      <w:start w:val="1"/>
      <w:numFmt w:val="decimal"/>
      <w:lvlText w:val="%4."/>
      <w:lvlJc w:val="left"/>
      <w:pPr>
        <w:ind w:left="2880" w:hanging="360"/>
      </w:pPr>
    </w:lvl>
    <w:lvl w:ilvl="4" w:tplc="A364AF78">
      <w:start w:val="1"/>
      <w:numFmt w:val="lowerLetter"/>
      <w:lvlText w:val="%5."/>
      <w:lvlJc w:val="left"/>
      <w:pPr>
        <w:ind w:left="3600" w:hanging="360"/>
      </w:pPr>
    </w:lvl>
    <w:lvl w:ilvl="5" w:tplc="28FA4308">
      <w:start w:val="1"/>
      <w:numFmt w:val="lowerRoman"/>
      <w:lvlText w:val="%6."/>
      <w:lvlJc w:val="right"/>
      <w:pPr>
        <w:ind w:left="4320" w:hanging="180"/>
      </w:pPr>
    </w:lvl>
    <w:lvl w:ilvl="6" w:tplc="068CABF0">
      <w:start w:val="1"/>
      <w:numFmt w:val="decimal"/>
      <w:lvlText w:val="%7."/>
      <w:lvlJc w:val="left"/>
      <w:pPr>
        <w:ind w:left="5040" w:hanging="360"/>
      </w:pPr>
    </w:lvl>
    <w:lvl w:ilvl="7" w:tplc="A22AC0F0">
      <w:start w:val="1"/>
      <w:numFmt w:val="lowerLetter"/>
      <w:lvlText w:val="%8."/>
      <w:lvlJc w:val="left"/>
      <w:pPr>
        <w:ind w:left="5760" w:hanging="360"/>
      </w:pPr>
    </w:lvl>
    <w:lvl w:ilvl="8" w:tplc="4F422E58">
      <w:start w:val="1"/>
      <w:numFmt w:val="lowerRoman"/>
      <w:lvlText w:val="%9."/>
      <w:lvlJc w:val="right"/>
      <w:pPr>
        <w:ind w:left="6480" w:hanging="180"/>
      </w:pPr>
    </w:lvl>
  </w:abstractNum>
  <w:abstractNum w:abstractNumId="14" w15:restartNumberingAfterBreak="0">
    <w:nsid w:val="4A57298D"/>
    <w:multiLevelType w:val="hybridMultilevel"/>
    <w:tmpl w:val="8D74002A"/>
    <w:lvl w:ilvl="0" w:tplc="9B605730">
      <w:start w:val="1"/>
      <w:numFmt w:val="decimal"/>
      <w:lvlText w:val="%1."/>
      <w:lvlJc w:val="left"/>
      <w:pPr>
        <w:ind w:left="720" w:hanging="360"/>
      </w:pPr>
    </w:lvl>
    <w:lvl w:ilvl="1" w:tplc="493E54D0">
      <w:start w:val="1"/>
      <w:numFmt w:val="lowerLetter"/>
      <w:lvlText w:val="%2."/>
      <w:lvlJc w:val="left"/>
      <w:pPr>
        <w:ind w:left="1440" w:hanging="360"/>
      </w:pPr>
    </w:lvl>
    <w:lvl w:ilvl="2" w:tplc="2E748A9A">
      <w:start w:val="1"/>
      <w:numFmt w:val="lowerRoman"/>
      <w:lvlText w:val="%3."/>
      <w:lvlJc w:val="right"/>
      <w:pPr>
        <w:ind w:left="2160" w:hanging="180"/>
      </w:pPr>
    </w:lvl>
    <w:lvl w:ilvl="3" w:tplc="CE5C5124">
      <w:start w:val="1"/>
      <w:numFmt w:val="decimal"/>
      <w:lvlText w:val="%4."/>
      <w:lvlJc w:val="left"/>
      <w:pPr>
        <w:ind w:left="2880" w:hanging="360"/>
      </w:pPr>
    </w:lvl>
    <w:lvl w:ilvl="4" w:tplc="442A75C4">
      <w:start w:val="1"/>
      <w:numFmt w:val="lowerLetter"/>
      <w:lvlText w:val="%5."/>
      <w:lvlJc w:val="left"/>
      <w:pPr>
        <w:ind w:left="3600" w:hanging="360"/>
      </w:pPr>
    </w:lvl>
    <w:lvl w:ilvl="5" w:tplc="4418E0F8">
      <w:start w:val="1"/>
      <w:numFmt w:val="lowerRoman"/>
      <w:lvlText w:val="%6."/>
      <w:lvlJc w:val="right"/>
      <w:pPr>
        <w:ind w:left="4320" w:hanging="180"/>
      </w:pPr>
    </w:lvl>
    <w:lvl w:ilvl="6" w:tplc="4B2674F4">
      <w:start w:val="1"/>
      <w:numFmt w:val="decimal"/>
      <w:lvlText w:val="%7."/>
      <w:lvlJc w:val="left"/>
      <w:pPr>
        <w:ind w:left="5040" w:hanging="360"/>
      </w:pPr>
    </w:lvl>
    <w:lvl w:ilvl="7" w:tplc="5866AD12">
      <w:start w:val="1"/>
      <w:numFmt w:val="lowerLetter"/>
      <w:lvlText w:val="%8."/>
      <w:lvlJc w:val="left"/>
      <w:pPr>
        <w:ind w:left="5760" w:hanging="360"/>
      </w:pPr>
    </w:lvl>
    <w:lvl w:ilvl="8" w:tplc="1E10A3AC">
      <w:start w:val="1"/>
      <w:numFmt w:val="lowerRoman"/>
      <w:lvlText w:val="%9."/>
      <w:lvlJc w:val="right"/>
      <w:pPr>
        <w:ind w:left="6480" w:hanging="180"/>
      </w:pPr>
    </w:lvl>
  </w:abstractNum>
  <w:abstractNum w:abstractNumId="15" w15:restartNumberingAfterBreak="0">
    <w:nsid w:val="53BB7D18"/>
    <w:multiLevelType w:val="hybridMultilevel"/>
    <w:tmpl w:val="C3C2925A"/>
    <w:lvl w:ilvl="0" w:tplc="2DBAA64E">
      <w:start w:val="1"/>
      <w:numFmt w:val="decimal"/>
      <w:pStyle w:val="CSILevel0"/>
      <w:lvlText w:val="%1."/>
      <w:lvlJc w:val="left"/>
      <w:pPr>
        <w:ind w:left="720" w:hanging="360"/>
      </w:pPr>
    </w:lvl>
    <w:lvl w:ilvl="1" w:tplc="7F28AD80">
      <w:start w:val="1"/>
      <w:numFmt w:val="lowerLetter"/>
      <w:pStyle w:val="CSILevel1"/>
      <w:lvlText w:val="%2."/>
      <w:lvlJc w:val="left"/>
      <w:pPr>
        <w:ind w:left="1440" w:hanging="360"/>
      </w:pPr>
    </w:lvl>
    <w:lvl w:ilvl="2" w:tplc="81A41370">
      <w:start w:val="1"/>
      <w:numFmt w:val="lowerRoman"/>
      <w:pStyle w:val="CSILevel2"/>
      <w:lvlText w:val="%3."/>
      <w:lvlJc w:val="right"/>
      <w:pPr>
        <w:ind w:left="2160" w:hanging="180"/>
      </w:pPr>
    </w:lvl>
    <w:lvl w:ilvl="3" w:tplc="26D8B48A">
      <w:start w:val="1"/>
      <w:numFmt w:val="decimal"/>
      <w:pStyle w:val="CSILevel3"/>
      <w:lvlText w:val="%4."/>
      <w:lvlJc w:val="left"/>
      <w:pPr>
        <w:ind w:left="2880" w:hanging="360"/>
      </w:pPr>
    </w:lvl>
    <w:lvl w:ilvl="4" w:tplc="BDACF84A">
      <w:start w:val="1"/>
      <w:numFmt w:val="lowerLetter"/>
      <w:pStyle w:val="CSILevel4"/>
      <w:lvlText w:val="%5."/>
      <w:lvlJc w:val="left"/>
      <w:pPr>
        <w:ind w:left="3600" w:hanging="360"/>
      </w:pPr>
    </w:lvl>
    <w:lvl w:ilvl="5" w:tplc="D56C4886">
      <w:start w:val="1"/>
      <w:numFmt w:val="lowerRoman"/>
      <w:pStyle w:val="CSILevel5"/>
      <w:lvlText w:val="%6."/>
      <w:lvlJc w:val="right"/>
      <w:pPr>
        <w:ind w:left="4320" w:hanging="180"/>
      </w:pPr>
    </w:lvl>
    <w:lvl w:ilvl="6" w:tplc="AEF8E4AA">
      <w:start w:val="1"/>
      <w:numFmt w:val="decimal"/>
      <w:pStyle w:val="CSILevel6"/>
      <w:lvlText w:val="%7."/>
      <w:lvlJc w:val="left"/>
      <w:pPr>
        <w:ind w:left="5040" w:hanging="360"/>
      </w:pPr>
    </w:lvl>
    <w:lvl w:ilvl="7" w:tplc="DC7048A2">
      <w:start w:val="1"/>
      <w:numFmt w:val="lowerLetter"/>
      <w:pStyle w:val="CSILevel7"/>
      <w:lvlText w:val="%8."/>
      <w:lvlJc w:val="left"/>
      <w:pPr>
        <w:ind w:left="5760" w:hanging="360"/>
      </w:pPr>
    </w:lvl>
    <w:lvl w:ilvl="8" w:tplc="BB568B0C">
      <w:start w:val="1"/>
      <w:numFmt w:val="lowerRoman"/>
      <w:pStyle w:val="CSILevel8"/>
      <w:lvlText w:val="%9."/>
      <w:lvlJc w:val="right"/>
      <w:pPr>
        <w:ind w:left="6480" w:hanging="180"/>
      </w:pPr>
    </w:lvl>
  </w:abstractNum>
  <w:abstractNum w:abstractNumId="16" w15:restartNumberingAfterBreak="0">
    <w:nsid w:val="65E13583"/>
    <w:multiLevelType w:val="hybridMultilevel"/>
    <w:tmpl w:val="21843910"/>
    <w:lvl w:ilvl="0" w:tplc="A322FB78">
      <w:start w:val="1"/>
      <w:numFmt w:val="decimal"/>
      <w:lvlText w:val="%1."/>
      <w:lvlJc w:val="left"/>
      <w:pPr>
        <w:ind w:left="720" w:hanging="360"/>
      </w:pPr>
    </w:lvl>
    <w:lvl w:ilvl="1" w:tplc="BD62F986">
      <w:start w:val="1"/>
      <w:numFmt w:val="lowerLetter"/>
      <w:lvlText w:val="%2."/>
      <w:lvlJc w:val="left"/>
      <w:pPr>
        <w:ind w:left="1440" w:hanging="360"/>
      </w:pPr>
    </w:lvl>
    <w:lvl w:ilvl="2" w:tplc="29608D96">
      <w:start w:val="1"/>
      <w:numFmt w:val="lowerRoman"/>
      <w:lvlText w:val="%3."/>
      <w:lvlJc w:val="right"/>
      <w:pPr>
        <w:ind w:left="2160" w:hanging="180"/>
      </w:pPr>
    </w:lvl>
    <w:lvl w:ilvl="3" w:tplc="29924008">
      <w:start w:val="1"/>
      <w:numFmt w:val="decimal"/>
      <w:lvlText w:val="%4."/>
      <w:lvlJc w:val="left"/>
      <w:pPr>
        <w:ind w:left="2880" w:hanging="360"/>
      </w:pPr>
    </w:lvl>
    <w:lvl w:ilvl="4" w:tplc="E53833B4">
      <w:start w:val="1"/>
      <w:numFmt w:val="lowerLetter"/>
      <w:lvlText w:val="%5."/>
      <w:lvlJc w:val="left"/>
      <w:pPr>
        <w:ind w:left="3600" w:hanging="360"/>
      </w:pPr>
    </w:lvl>
    <w:lvl w:ilvl="5" w:tplc="E816573E">
      <w:start w:val="1"/>
      <w:numFmt w:val="lowerRoman"/>
      <w:lvlText w:val="%6."/>
      <w:lvlJc w:val="right"/>
      <w:pPr>
        <w:ind w:left="4320" w:hanging="180"/>
      </w:pPr>
    </w:lvl>
    <w:lvl w:ilvl="6" w:tplc="6DA84F60">
      <w:start w:val="1"/>
      <w:numFmt w:val="decimal"/>
      <w:lvlText w:val="%7."/>
      <w:lvlJc w:val="left"/>
      <w:pPr>
        <w:ind w:left="5040" w:hanging="360"/>
      </w:pPr>
    </w:lvl>
    <w:lvl w:ilvl="7" w:tplc="88886A90">
      <w:start w:val="1"/>
      <w:numFmt w:val="lowerLetter"/>
      <w:lvlText w:val="%8."/>
      <w:lvlJc w:val="left"/>
      <w:pPr>
        <w:ind w:left="5760" w:hanging="360"/>
      </w:pPr>
    </w:lvl>
    <w:lvl w:ilvl="8" w:tplc="8716F4F8">
      <w:start w:val="1"/>
      <w:numFmt w:val="lowerRoman"/>
      <w:lvlText w:val="%9."/>
      <w:lvlJc w:val="right"/>
      <w:pPr>
        <w:ind w:left="6480" w:hanging="180"/>
      </w:pPr>
    </w:lvl>
  </w:abstractNum>
  <w:abstractNum w:abstractNumId="17" w15:restartNumberingAfterBreak="0">
    <w:nsid w:val="6ED65FF7"/>
    <w:multiLevelType w:val="hybridMultilevel"/>
    <w:tmpl w:val="90406E00"/>
    <w:lvl w:ilvl="0" w:tplc="8682D2BC">
      <w:start w:val="1"/>
      <w:numFmt w:val="decimal"/>
      <w:lvlText w:val="%1."/>
      <w:lvlJc w:val="left"/>
      <w:pPr>
        <w:ind w:left="720" w:hanging="360"/>
      </w:pPr>
    </w:lvl>
    <w:lvl w:ilvl="1" w:tplc="100CD99E">
      <w:start w:val="1"/>
      <w:numFmt w:val="lowerLetter"/>
      <w:lvlText w:val="%2."/>
      <w:lvlJc w:val="left"/>
      <w:pPr>
        <w:ind w:left="1440" w:hanging="360"/>
      </w:pPr>
    </w:lvl>
    <w:lvl w:ilvl="2" w:tplc="35AA2388">
      <w:start w:val="1"/>
      <w:numFmt w:val="lowerRoman"/>
      <w:lvlText w:val="%3."/>
      <w:lvlJc w:val="right"/>
      <w:pPr>
        <w:ind w:left="2160" w:hanging="180"/>
      </w:pPr>
    </w:lvl>
    <w:lvl w:ilvl="3" w:tplc="65B2D006">
      <w:start w:val="1"/>
      <w:numFmt w:val="decimal"/>
      <w:lvlText w:val="%4."/>
      <w:lvlJc w:val="left"/>
      <w:pPr>
        <w:ind w:left="2880" w:hanging="360"/>
      </w:pPr>
    </w:lvl>
    <w:lvl w:ilvl="4" w:tplc="29306F26">
      <w:start w:val="1"/>
      <w:numFmt w:val="lowerLetter"/>
      <w:lvlText w:val="%5."/>
      <w:lvlJc w:val="left"/>
      <w:pPr>
        <w:ind w:left="3600" w:hanging="360"/>
      </w:pPr>
    </w:lvl>
    <w:lvl w:ilvl="5" w:tplc="60F86E04">
      <w:start w:val="1"/>
      <w:numFmt w:val="lowerRoman"/>
      <w:lvlText w:val="%6."/>
      <w:lvlJc w:val="right"/>
      <w:pPr>
        <w:ind w:left="4320" w:hanging="180"/>
      </w:pPr>
    </w:lvl>
    <w:lvl w:ilvl="6" w:tplc="1E62EA8A">
      <w:start w:val="1"/>
      <w:numFmt w:val="decimal"/>
      <w:lvlText w:val="%7."/>
      <w:lvlJc w:val="left"/>
      <w:pPr>
        <w:ind w:left="5040" w:hanging="360"/>
      </w:pPr>
    </w:lvl>
    <w:lvl w:ilvl="7" w:tplc="6AC0AE0C">
      <w:start w:val="1"/>
      <w:numFmt w:val="lowerLetter"/>
      <w:lvlText w:val="%8."/>
      <w:lvlJc w:val="left"/>
      <w:pPr>
        <w:ind w:left="5760" w:hanging="360"/>
      </w:pPr>
    </w:lvl>
    <w:lvl w:ilvl="8" w:tplc="9DCE645A">
      <w:start w:val="1"/>
      <w:numFmt w:val="lowerRoman"/>
      <w:lvlText w:val="%9."/>
      <w:lvlJc w:val="right"/>
      <w:pPr>
        <w:ind w:left="6480" w:hanging="180"/>
      </w:pPr>
    </w:lvl>
  </w:abstractNum>
  <w:abstractNum w:abstractNumId="18" w15:restartNumberingAfterBreak="0">
    <w:nsid w:val="79D5211E"/>
    <w:multiLevelType w:val="hybridMultilevel"/>
    <w:tmpl w:val="6E94A6FC"/>
    <w:lvl w:ilvl="0" w:tplc="9D041372">
      <w:start w:val="1"/>
      <w:numFmt w:val="decimal"/>
      <w:lvlText w:val="%1."/>
      <w:lvlJc w:val="left"/>
      <w:pPr>
        <w:ind w:left="720" w:hanging="360"/>
      </w:pPr>
    </w:lvl>
    <w:lvl w:ilvl="1" w:tplc="72BE51EA">
      <w:start w:val="1"/>
      <w:numFmt w:val="lowerLetter"/>
      <w:lvlText w:val="%2."/>
      <w:lvlJc w:val="left"/>
      <w:pPr>
        <w:ind w:left="1440" w:hanging="360"/>
      </w:pPr>
    </w:lvl>
    <w:lvl w:ilvl="2" w:tplc="0E7856AC">
      <w:start w:val="1"/>
      <w:numFmt w:val="lowerRoman"/>
      <w:lvlText w:val="%3."/>
      <w:lvlJc w:val="right"/>
      <w:pPr>
        <w:ind w:left="2160" w:hanging="180"/>
      </w:pPr>
    </w:lvl>
    <w:lvl w:ilvl="3" w:tplc="5A5AA16A">
      <w:start w:val="1"/>
      <w:numFmt w:val="decimal"/>
      <w:lvlText w:val="%4."/>
      <w:lvlJc w:val="left"/>
      <w:pPr>
        <w:ind w:left="2880" w:hanging="360"/>
      </w:pPr>
    </w:lvl>
    <w:lvl w:ilvl="4" w:tplc="EA2AD6D2">
      <w:start w:val="1"/>
      <w:numFmt w:val="lowerLetter"/>
      <w:lvlText w:val="%5."/>
      <w:lvlJc w:val="left"/>
      <w:pPr>
        <w:ind w:left="3600" w:hanging="360"/>
      </w:pPr>
    </w:lvl>
    <w:lvl w:ilvl="5" w:tplc="F58CBF74">
      <w:start w:val="1"/>
      <w:numFmt w:val="lowerRoman"/>
      <w:lvlText w:val="%6."/>
      <w:lvlJc w:val="right"/>
      <w:pPr>
        <w:ind w:left="4320" w:hanging="180"/>
      </w:pPr>
    </w:lvl>
    <w:lvl w:ilvl="6" w:tplc="501E0E14">
      <w:start w:val="1"/>
      <w:numFmt w:val="decimal"/>
      <w:lvlText w:val="%7."/>
      <w:lvlJc w:val="left"/>
      <w:pPr>
        <w:ind w:left="5040" w:hanging="360"/>
      </w:pPr>
    </w:lvl>
    <w:lvl w:ilvl="7" w:tplc="9886BF88">
      <w:start w:val="1"/>
      <w:numFmt w:val="lowerLetter"/>
      <w:lvlText w:val="%8."/>
      <w:lvlJc w:val="left"/>
      <w:pPr>
        <w:ind w:left="5760" w:hanging="360"/>
      </w:pPr>
    </w:lvl>
    <w:lvl w:ilvl="8" w:tplc="5F8017A8">
      <w:start w:val="1"/>
      <w:numFmt w:val="lowerRoman"/>
      <w:lvlText w:val="%9."/>
      <w:lvlJc w:val="right"/>
      <w:pPr>
        <w:ind w:left="6480" w:hanging="180"/>
      </w:pPr>
    </w:lvl>
  </w:abstractNum>
  <w:num w:numId="1" w16cid:durableId="523330038">
    <w:abstractNumId w:val="3"/>
    <w:lvlOverride w:ilvl="0">
      <w:lvl w:ilvl="0" w:tplc="D70C857E">
        <w:start w:val="1"/>
        <w:numFmt w:val="none"/>
        <w:suff w:val="nothing"/>
        <w:lvlText w:val=""/>
        <w:lvlJc w:val="center"/>
        <w:pPr>
          <w:ind w:left="0" w:firstLine="0"/>
        </w:pPr>
      </w:lvl>
    </w:lvlOverride>
  </w:num>
  <w:num w:numId="2" w16cid:durableId="382290970">
    <w:abstractNumId w:val="1"/>
    <w:lvlOverride w:ilvl="0">
      <w:lvl w:ilvl="0" w:tplc="C9101AB0">
        <w:start w:val="1"/>
        <w:numFmt w:val="none"/>
        <w:suff w:val="nothing"/>
        <w:lvlText w:val=""/>
        <w:lvlJc w:val="center"/>
        <w:pPr>
          <w:ind w:left="0" w:firstLine="0"/>
        </w:pPr>
        <w:rPr>
          <w:b/>
          <w:bCs/>
          <w:i w:val="0"/>
          <w:strike w:val="0"/>
        </w:rPr>
      </w:lvl>
    </w:lvlOverride>
  </w:num>
  <w:num w:numId="3" w16cid:durableId="2070958475">
    <w:abstractNumId w:val="15"/>
    <w:lvlOverride w:ilvl="0">
      <w:lvl w:ilvl="0" w:tplc="2DBAA64E">
        <w:start w:val="1"/>
        <w:numFmt w:val="none"/>
        <w:pStyle w:val="CSILevel0"/>
        <w:suff w:val="nothing"/>
        <w:lvlText w:val="%1"/>
        <w:lvlJc w:val="center"/>
        <w:pPr>
          <w:ind w:left="720" w:firstLine="0"/>
        </w:pPr>
        <w:rPr>
          <w:b w:val="0"/>
          <w:bCs w:val="0"/>
          <w:i w:val="0"/>
          <w:caps w:val="0"/>
          <w:strike w:val="0"/>
          <w:u w:val="none"/>
        </w:rPr>
      </w:lvl>
    </w:lvlOverride>
    <w:lvlOverride w:ilvl="1">
      <w:lvl w:ilvl="1" w:tplc="7F28AD80">
        <w:start w:val="1"/>
        <w:numFmt w:val="decimal"/>
        <w:pStyle w:val="CSILevel1"/>
        <w:suff w:val="nothing"/>
        <w:lvlText w:val=""/>
        <w:lvlJc w:val="left"/>
        <w:pPr>
          <w:ind w:left="0" w:firstLine="0"/>
        </w:pPr>
        <w:rPr>
          <w:b/>
          <w:bCs/>
          <w:i w:val="0"/>
          <w:caps w:val="0"/>
          <w:strike w:val="0"/>
          <w:u w:val="none"/>
        </w:rPr>
      </w:lvl>
    </w:lvlOverride>
    <w:lvlOverride w:ilvl="2">
      <w:lvl w:ilvl="2" w:tplc="81A41370">
        <w:start w:val="1"/>
        <w:numFmt w:val="decimalZero"/>
        <w:pStyle w:val="CSILevel2"/>
        <w:lvlText w:val="%2.%3"/>
        <w:lvlJc w:val="left"/>
        <w:pPr>
          <w:ind w:left="530" w:hanging="530"/>
        </w:pPr>
        <w:rPr>
          <w:b/>
          <w:bCs/>
          <w:i w:val="0"/>
          <w:caps w:val="0"/>
          <w:strike w:val="0"/>
          <w:u w:val="none"/>
        </w:rPr>
      </w:lvl>
    </w:lvlOverride>
    <w:lvlOverride w:ilvl="3">
      <w:lvl w:ilvl="3" w:tplc="26D8B48A">
        <w:start w:val="1"/>
        <w:numFmt w:val="upperLetter"/>
        <w:pStyle w:val="CSILevel3"/>
        <w:lvlText w:val="%4."/>
        <w:lvlJc w:val="left"/>
        <w:pPr>
          <w:ind w:left="900" w:hanging="420"/>
        </w:pPr>
        <w:rPr>
          <w:b w:val="0"/>
          <w:bCs w:val="0"/>
          <w:i w:val="0"/>
          <w:caps w:val="0"/>
          <w:strike w:val="0"/>
          <w:u w:val="none"/>
        </w:rPr>
      </w:lvl>
    </w:lvlOverride>
    <w:lvlOverride w:ilvl="4">
      <w:lvl w:ilvl="4" w:tplc="BDACF84A">
        <w:start w:val="1"/>
        <w:numFmt w:val="decimal"/>
        <w:pStyle w:val="CSILevel4"/>
        <w:lvlText w:val="%5."/>
        <w:lvlJc w:val="left"/>
        <w:pPr>
          <w:ind w:left="1360" w:hanging="460"/>
        </w:pPr>
        <w:rPr>
          <w:b w:val="0"/>
          <w:bCs w:val="0"/>
          <w:i w:val="0"/>
          <w:caps w:val="0"/>
          <w:strike w:val="0"/>
          <w:u w:val="none"/>
        </w:rPr>
      </w:lvl>
    </w:lvlOverride>
    <w:lvlOverride w:ilvl="5">
      <w:lvl w:ilvl="5" w:tplc="D56C4886">
        <w:start w:val="1"/>
        <w:numFmt w:val="lowerLetter"/>
        <w:pStyle w:val="CSILevel5"/>
        <w:lvlText w:val="%6."/>
        <w:lvlJc w:val="left"/>
        <w:pPr>
          <w:ind w:left="1780" w:hanging="420"/>
        </w:pPr>
        <w:rPr>
          <w:b w:val="0"/>
          <w:bCs w:val="0"/>
          <w:i w:val="0"/>
          <w:caps w:val="0"/>
          <w:strike w:val="0"/>
          <w:u w:val="none"/>
        </w:rPr>
      </w:lvl>
    </w:lvlOverride>
    <w:lvlOverride w:ilvl="6">
      <w:lvl w:ilvl="6" w:tplc="AEF8E4AA">
        <w:start w:val="1"/>
        <w:numFmt w:val="decimal"/>
        <w:pStyle w:val="CSILevel6"/>
        <w:lvlText w:val="%7)"/>
        <w:lvlJc w:val="left"/>
        <w:pPr>
          <w:ind w:left="2230" w:hanging="450"/>
        </w:pPr>
        <w:rPr>
          <w:b w:val="0"/>
          <w:bCs w:val="0"/>
          <w:i w:val="0"/>
          <w:caps w:val="0"/>
          <w:strike w:val="0"/>
          <w:u w:val="none"/>
        </w:rPr>
      </w:lvl>
    </w:lvlOverride>
    <w:lvlOverride w:ilvl="7">
      <w:lvl w:ilvl="7" w:tplc="DC7048A2">
        <w:start w:val="1"/>
        <w:numFmt w:val="lowerLetter"/>
        <w:pStyle w:val="CSILevel7"/>
        <w:lvlText w:val="(%8)"/>
        <w:lvlJc w:val="left"/>
        <w:pPr>
          <w:ind w:left="2650" w:hanging="420"/>
        </w:pPr>
        <w:rPr>
          <w:b w:val="0"/>
          <w:bCs w:val="0"/>
          <w:i w:val="0"/>
          <w:caps w:val="0"/>
          <w:strike w:val="0"/>
          <w:u w:val="none"/>
        </w:rPr>
      </w:lvl>
    </w:lvlOverride>
    <w:lvlOverride w:ilvl="8">
      <w:lvl w:ilvl="8" w:tplc="BB568B0C">
        <w:start w:val="1"/>
        <w:numFmt w:val="decimal"/>
        <w:pStyle w:val="CSILevel8"/>
        <w:lvlText w:val="(%9)"/>
        <w:lvlJc w:val="left"/>
        <w:pPr>
          <w:ind w:left="3100" w:hanging="450"/>
        </w:pPr>
        <w:rPr>
          <w:b w:val="0"/>
          <w:bCs w:val="0"/>
          <w:i w:val="0"/>
          <w:caps w:val="0"/>
          <w:strike w:val="0"/>
          <w:u w:val="none"/>
        </w:rPr>
      </w:lvl>
    </w:lvlOverride>
  </w:num>
  <w:num w:numId="4" w16cid:durableId="1314331922">
    <w:abstractNumId w:val="4"/>
    <w:lvlOverride w:ilvl="0">
      <w:lvl w:ilvl="0" w:tplc="41F85916">
        <w:start w:val="1"/>
        <w:numFmt w:val="none"/>
        <w:suff w:val="nothing"/>
        <w:lvlText w:val=""/>
        <w:lvlJc w:val="center"/>
        <w:pPr>
          <w:ind w:left="0" w:firstLine="0"/>
        </w:pPr>
      </w:lvl>
    </w:lvlOverride>
  </w:num>
  <w:num w:numId="5" w16cid:durableId="180357159">
    <w:abstractNumId w:val="14"/>
    <w:lvlOverride w:ilvl="0">
      <w:lvl w:ilvl="0" w:tplc="9B605730">
        <w:start w:val="1"/>
        <w:numFmt w:val="none"/>
        <w:suff w:val="nothing"/>
        <w:lvlText w:val=""/>
        <w:lvlJc w:val="center"/>
        <w:pPr>
          <w:ind w:left="0" w:firstLine="0"/>
        </w:pPr>
      </w:lvl>
    </w:lvlOverride>
  </w:num>
  <w:num w:numId="6" w16cid:durableId="3283738">
    <w:abstractNumId w:val="16"/>
    <w:lvlOverride w:ilvl="0">
      <w:lvl w:ilvl="0" w:tplc="A322FB78">
        <w:start w:val="1"/>
        <w:numFmt w:val="none"/>
        <w:suff w:val="nothing"/>
        <w:lvlText w:val=""/>
        <w:lvlJc w:val="center"/>
        <w:pPr>
          <w:ind w:left="0" w:firstLine="0"/>
        </w:pPr>
      </w:lvl>
    </w:lvlOverride>
  </w:num>
  <w:num w:numId="7" w16cid:durableId="945845688">
    <w:abstractNumId w:val="0"/>
    <w:lvlOverride w:ilvl="0">
      <w:lvl w:ilvl="0" w:tplc="A7783FC4">
        <w:start w:val="1"/>
        <w:numFmt w:val="none"/>
        <w:suff w:val="nothing"/>
        <w:lvlText w:val=""/>
        <w:lvlJc w:val="center"/>
        <w:pPr>
          <w:ind w:left="0" w:firstLine="0"/>
        </w:pPr>
      </w:lvl>
    </w:lvlOverride>
  </w:num>
  <w:num w:numId="8" w16cid:durableId="1010839312">
    <w:abstractNumId w:val="10"/>
    <w:lvlOverride w:ilvl="0">
      <w:lvl w:ilvl="0" w:tplc="062290D0">
        <w:start w:val="1"/>
        <w:numFmt w:val="none"/>
        <w:suff w:val="nothing"/>
        <w:lvlText w:val=""/>
        <w:lvlJc w:val="center"/>
        <w:pPr>
          <w:ind w:left="0" w:firstLine="0"/>
        </w:pPr>
      </w:lvl>
    </w:lvlOverride>
  </w:num>
  <w:num w:numId="9" w16cid:durableId="2078359431">
    <w:abstractNumId w:val="5"/>
    <w:lvlOverride w:ilvl="0">
      <w:lvl w:ilvl="0" w:tplc="05280FD6">
        <w:start w:val="1"/>
        <w:numFmt w:val="none"/>
        <w:suff w:val="nothing"/>
        <w:lvlText w:val=""/>
        <w:lvlJc w:val="center"/>
        <w:pPr>
          <w:ind w:left="0" w:firstLine="0"/>
        </w:pPr>
      </w:lvl>
    </w:lvlOverride>
  </w:num>
  <w:num w:numId="10" w16cid:durableId="1980068425">
    <w:abstractNumId w:val="18"/>
    <w:lvlOverride w:ilvl="0">
      <w:lvl w:ilvl="0" w:tplc="9D041372">
        <w:start w:val="1"/>
        <w:numFmt w:val="none"/>
        <w:suff w:val="nothing"/>
        <w:lvlText w:val=""/>
        <w:lvlJc w:val="center"/>
        <w:pPr>
          <w:ind w:left="0" w:firstLine="0"/>
        </w:pPr>
      </w:lvl>
    </w:lvlOverride>
  </w:num>
  <w:num w:numId="11" w16cid:durableId="21322895">
    <w:abstractNumId w:val="13"/>
    <w:lvlOverride w:ilvl="0">
      <w:lvl w:ilvl="0" w:tplc="7B921E82">
        <w:start w:val="1"/>
        <w:numFmt w:val="none"/>
        <w:suff w:val="nothing"/>
        <w:lvlText w:val=""/>
        <w:lvlJc w:val="center"/>
        <w:pPr>
          <w:ind w:left="0" w:firstLine="0"/>
        </w:pPr>
      </w:lvl>
    </w:lvlOverride>
  </w:num>
  <w:num w:numId="12" w16cid:durableId="2042396095">
    <w:abstractNumId w:val="9"/>
    <w:lvlOverride w:ilvl="0">
      <w:lvl w:ilvl="0" w:tplc="6C6A7912">
        <w:start w:val="1"/>
        <w:numFmt w:val="none"/>
        <w:suff w:val="nothing"/>
        <w:lvlText w:val=""/>
        <w:lvlJc w:val="center"/>
        <w:pPr>
          <w:ind w:left="0" w:firstLine="0"/>
        </w:pPr>
      </w:lvl>
    </w:lvlOverride>
  </w:num>
  <w:num w:numId="13" w16cid:durableId="1606838644">
    <w:abstractNumId w:val="11"/>
    <w:lvlOverride w:ilvl="0">
      <w:lvl w:ilvl="0" w:tplc="B90A37FA">
        <w:start w:val="1"/>
        <w:numFmt w:val="none"/>
        <w:suff w:val="nothing"/>
        <w:lvlText w:val=""/>
        <w:lvlJc w:val="center"/>
        <w:pPr>
          <w:ind w:left="0" w:firstLine="0"/>
        </w:pPr>
      </w:lvl>
    </w:lvlOverride>
  </w:num>
  <w:num w:numId="14" w16cid:durableId="1731928740">
    <w:abstractNumId w:val="17"/>
    <w:lvlOverride w:ilvl="0">
      <w:lvl w:ilvl="0" w:tplc="8682D2BC">
        <w:start w:val="1"/>
        <w:numFmt w:val="none"/>
        <w:suff w:val="nothing"/>
        <w:lvlText w:val=""/>
        <w:lvlJc w:val="center"/>
        <w:pPr>
          <w:ind w:left="0" w:firstLine="0"/>
        </w:pPr>
      </w:lvl>
    </w:lvlOverride>
  </w:num>
  <w:num w:numId="15" w16cid:durableId="711460076">
    <w:abstractNumId w:val="12"/>
    <w:lvlOverride w:ilvl="0">
      <w:lvl w:ilvl="0" w:tplc="54C0C1DC">
        <w:start w:val="1"/>
        <w:numFmt w:val="none"/>
        <w:suff w:val="nothing"/>
        <w:lvlText w:val=""/>
        <w:lvlJc w:val="center"/>
        <w:pPr>
          <w:ind w:left="0" w:firstLine="0"/>
        </w:pPr>
      </w:lvl>
    </w:lvlOverride>
  </w:num>
  <w:num w:numId="16" w16cid:durableId="886919161">
    <w:abstractNumId w:val="7"/>
    <w:lvlOverride w:ilvl="0">
      <w:lvl w:ilvl="0" w:tplc="685C1E3E">
        <w:start w:val="1"/>
        <w:numFmt w:val="none"/>
        <w:suff w:val="nothing"/>
        <w:lvlText w:val=""/>
        <w:lvlJc w:val="center"/>
        <w:pPr>
          <w:ind w:left="0" w:firstLine="0"/>
        </w:pPr>
      </w:lvl>
    </w:lvlOverride>
  </w:num>
  <w:num w:numId="17" w16cid:durableId="234513949">
    <w:abstractNumId w:val="6"/>
    <w:lvlOverride w:ilvl="0">
      <w:lvl w:ilvl="0" w:tplc="9DAE868A">
        <w:start w:val="1"/>
        <w:numFmt w:val="none"/>
        <w:suff w:val="nothing"/>
        <w:lvlText w:val=""/>
        <w:lvlJc w:val="center"/>
        <w:pPr>
          <w:ind w:left="0" w:firstLine="0"/>
        </w:pPr>
      </w:lvl>
    </w:lvlOverride>
  </w:num>
  <w:num w:numId="18" w16cid:durableId="896428874">
    <w:abstractNumId w:val="2"/>
    <w:lvlOverride w:ilvl="0">
      <w:lvl w:ilvl="0" w:tplc="37EA5F8E">
        <w:start w:val="1"/>
        <w:numFmt w:val="none"/>
        <w:suff w:val="nothing"/>
        <w:lvlText w:val=""/>
        <w:lvlJc w:val="center"/>
        <w:pPr>
          <w:ind w:left="0" w:firstLine="0"/>
        </w:pPr>
      </w:lvl>
    </w:lvlOverride>
  </w:num>
  <w:num w:numId="19" w16cid:durableId="179050709">
    <w:abstractNumId w:val="8"/>
    <w:lvlOverride w:ilvl="0">
      <w:lvl w:ilvl="0" w:tplc="182E1E6A">
        <w:start w:val="1"/>
        <w:numFmt w:val="none"/>
        <w:suff w:val="nothing"/>
        <w:lvlText w:val=""/>
        <w:lvlJc w:val="center"/>
        <w:pPr>
          <w:ind w:left="0" w:firstLine="0"/>
        </w:pPr>
        <w:rPr>
          <w:b/>
          <w:bCs/>
          <w:i w:val="0"/>
          <w:strike w:val="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D2A"/>
    <w:rsid w:val="001961D1"/>
    <w:rsid w:val="005E33BB"/>
    <w:rsid w:val="00727D2A"/>
    <w:rsid w:val="00803BB1"/>
    <w:rsid w:val="00806F8D"/>
    <w:rsid w:val="00A8106D"/>
    <w:rsid w:val="00DD4A15"/>
    <w:rsid w:val="00E04510"/>
    <w:rsid w:val="00ED7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Comparison" w:date="2026-09-25T20:04:00Z">
        <w:pPr>
          <w:spacing w:after="160" w:line="278" w:lineRule="auto"/>
        </w:pPr>
      </w:pPrChange>
    </w:pPr>
    <w:rPr>
      <w:rFonts w:ascii="Calibri" w:eastAsia="Calibri" w:hAnsi="Calibri" w:cs="Calibri"/>
      <w:kern w:val="0"/>
      <w:sz w:val="22"/>
      <w:szCs w:val="22"/>
      <w14:ligatures w14:val="none"/>
      <w:rPrChange w:id="0" w:author="Comparison" w:date="2026-09-25T20:04:00Z">
        <w:rPr>
          <w:rFonts w:ascii="Segoe UI" w:eastAsiaTheme="minorEastAsia" w:hAnsiTheme="minorHAnsi" w:cstheme="minorBidi"/>
          <w:color w:val="000000" w:themeColor="text1"/>
          <w:kern w:val="2"/>
          <w:sz w:val="22"/>
          <w:szCs w:val="24"/>
          <w:lang w:val="en-US" w:eastAsia="en-US" w:bidi="ar-SA"/>
          <w14:ligatures w14:val="standardContextual"/>
        </w:rPr>
      </w:rPrChange>
    </w:rPr>
  </w:style>
  <w:style w:type="paragraph" w:styleId="Heading1">
    <w:name w:val="heading 1"/>
    <w:uiPriority w:val="9"/>
    <w:qFormat/>
    <w:pPr>
      <w:outlineLvl w:val="0"/>
    </w:pPr>
    <w:rPr>
      <w:rFonts w:ascii="Segoe UI"/>
      <w:b/>
      <w:color w:val="092938" w:themeColor="accent1" w:themeShade="6F"/>
      <w:sz w:val="36"/>
    </w:rPr>
  </w:style>
  <w:style w:type="paragraph" w:styleId="Heading2">
    <w:name w:val="heading 2"/>
    <w:uiPriority w:val="9"/>
    <w:unhideWhenUsed/>
    <w:qFormat/>
    <w:pPr>
      <w:outlineLvl w:val="1"/>
    </w:pPr>
    <w:rPr>
      <w:rFonts w:ascii="Segoe UI"/>
      <w:b/>
      <w:color w:val="0A2F40" w:themeColor="accent1" w:themeShade="7F"/>
      <w:sz w:val="32"/>
    </w:rPr>
  </w:style>
  <w:style w:type="paragraph" w:styleId="Heading3">
    <w:name w:val="heading 3"/>
    <w:uiPriority w:val="9"/>
    <w:unhideWhenUsed/>
    <w:qFormat/>
    <w:pPr>
      <w:outlineLvl w:val="2"/>
    </w:pPr>
    <w:rPr>
      <w:rFonts w:ascii="Segoe UI"/>
      <w:b/>
      <w:color w:val="0F4761" w:themeColor="accent1" w:themeShade="BF"/>
      <w:sz w:val="28"/>
    </w:rPr>
  </w:style>
  <w:style w:type="paragraph" w:styleId="Heading4">
    <w:name w:val="heading 4"/>
    <w:uiPriority w:val="9"/>
    <w:semiHidden/>
    <w:unhideWhenUsed/>
    <w:qFormat/>
    <w:pPr>
      <w:outlineLvl w:val="3"/>
    </w:pPr>
    <w:rPr>
      <w:rFonts w:ascii="Segoe UI"/>
      <w:b/>
      <w:color w:val="135979" w:themeColor="accent1" w:themeShade="EF"/>
      <w:sz w:val="26"/>
    </w:rPr>
  </w:style>
  <w:style w:type="paragraph" w:styleId="Heading5">
    <w:name w:val="heading 5"/>
    <w:uiPriority w:val="9"/>
    <w:semiHidden/>
    <w:unhideWhenUsed/>
    <w:qFormat/>
    <w:pPr>
      <w:outlineLvl w:val="4"/>
    </w:pPr>
    <w:rPr>
      <w:rFonts w:ascii="Segoe UI"/>
      <w:b/>
      <w:color w:val="156082" w:themeColor="accent1"/>
    </w:rPr>
  </w:style>
  <w:style w:type="paragraph" w:styleId="Heading6">
    <w:name w:val="heading 6"/>
    <w:uiPriority w:val="9"/>
    <w:semiHidden/>
    <w:unhideWhenUsed/>
    <w:qFormat/>
    <w:pPr>
      <w:outlineLvl w:val="5"/>
    </w:pPr>
    <w:rPr>
      <w:rFonts w:ascii="Segoe UI"/>
      <w:b/>
      <w:color w:val="156082"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row-heading">
    <w:name w:val="row-heading"/>
    <w:uiPriority w:val="11"/>
    <w:qFormat/>
    <w:rPr>
      <w:rFonts w:ascii="Segoe UI"/>
      <w:color w:val="0E2841" w:themeColor="dark2"/>
      <w:sz w:val="22"/>
    </w:rPr>
  </w:style>
  <w:style w:type="character" w:customStyle="1" w:styleId="row-content">
    <w:name w:val="row-content"/>
    <w:uiPriority w:val="12"/>
    <w:qFormat/>
  </w:style>
  <w:style w:type="character" w:customStyle="1" w:styleId="row-content-rich-text">
    <w:name w:val="row-content-rich-text"/>
    <w:uiPriority w:val="12"/>
    <w:qFormat/>
  </w:style>
  <w:style w:type="character" w:customStyle="1" w:styleId="alternate-name-de">
    <w:name w:val="alternate-name-de"/>
    <w:uiPriority w:val="12"/>
    <w:qFormat/>
  </w:style>
  <w:style w:type="character" w:customStyle="1" w:styleId="alternate-name-indicator">
    <w:name w:val="alternate-name-indicator"/>
    <w:uiPriority w:val="12"/>
    <w:qFormat/>
  </w:style>
  <w:style w:type="paragraph" w:customStyle="1" w:styleId="registration-status">
    <w:name w:val="registration-status"/>
    <w:basedOn w:val="Normal"/>
    <w:uiPriority w:val="12"/>
    <w:qFormat/>
    <w:pPr>
      <w:ind w:left="400"/>
    </w:pPr>
  </w:style>
  <w:style w:type="table" w:styleId="TableGrid">
    <w:name w:val="Table Gri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character" w:styleId="Hyperlink">
    <w:name w:val="Hyperlink"/>
    <w:unhideWhenUsed/>
    <w:rPr>
      <w:color w:val="467886" w:themeColor="hyperlink"/>
      <w:u w:val="single"/>
    </w:rPr>
  </w:style>
  <w:style w:type="table" w:customStyle="1" w:styleId="InnerTable">
    <w:name w:val="Inner Table"/>
    <w:basedOn w:val="TableGrid"/>
    <w:tblPr>
      <w:tblCellMar>
        <w:left w:w="0" w:type="dxa"/>
        <w:right w:w="0" w:type="dxa"/>
      </w:tblCellMar>
    </w:tblPr>
    <w:trPr>
      <w:hidden/>
    </w:trPr>
  </w:style>
  <w:style w:type="paragraph" w:styleId="Title">
    <w:name w:val="Title"/>
    <w:basedOn w:val="Normal"/>
    <w:next w:val="Normal"/>
    <w:uiPriority w:val="10"/>
    <w:qFormat/>
    <w:rPr>
      <w:rFonts w:ascii="Calibri Light"/>
      <w:color w:val="000000" w:themeColor="dark1"/>
      <w:sz w:val="56"/>
    </w:rPr>
  </w:style>
  <w:style w:type="paragraph" w:styleId="Subtitle">
    <w:name w:val="Subtitle"/>
    <w:basedOn w:val="Normal"/>
    <w:next w:val="Normal"/>
    <w:uiPriority w:val="11"/>
    <w:qFormat/>
    <w:rPr>
      <w:rFonts w:ascii="Calibri Light"/>
      <w:color w:val="000000" w:themeColor="dark1"/>
      <w:sz w:val="32"/>
    </w:rPr>
  </w:style>
  <w:style w:type="paragraph" w:customStyle="1" w:styleId="CSILevel0">
    <w:name w:val="CSILevel0"/>
    <w:qFormat/>
    <w:pPr>
      <w:numPr>
        <w:numId w:val="3"/>
      </w:numPr>
      <w:spacing w:before="86" w:after="0" w:line="240" w:lineRule="auto"/>
      <w:pPrChange w:id="1" w:author="Comparison" w:date="2026-09-25T20:04:00Z">
        <w:pPr>
          <w:numPr>
            <w:numId w:val="3"/>
          </w:numPr>
          <w:spacing w:before="86"/>
          <w:ind w:left="720"/>
        </w:pPr>
      </w:pPrChange>
    </w:pPr>
    <w:rPr>
      <w:rFonts w:ascii="Arial" w:eastAsia="Arial" w:hAnsi="Arial" w:cs="Arial"/>
      <w:b/>
      <w:bCs/>
      <w:caps/>
      <w:kern w:val="0"/>
      <w:sz w:val="20"/>
      <w:szCs w:val="20"/>
      <w14:ligatures w14:val="none"/>
      <w:rPrChange w:id="1" w:author="Comparison" w:date="2026-09-25T20:04:00Z">
        <w:rPr>
          <w:rFonts w:ascii="Arial" w:eastAsia="Arial" w:hAnsi="Arial" w:cs="Arial"/>
          <w:b/>
          <w:bCs/>
          <w:caps/>
          <w:lang w:val="en-US" w:eastAsia="en-US" w:bidi="ar-SA"/>
        </w:rPr>
      </w:rPrChange>
    </w:rPr>
  </w:style>
  <w:style w:type="table" w:customStyle="1" w:styleId="Table-CSILevel0">
    <w:name w:val="Table-CSILevel0"/>
    <w:qFormat/>
    <w:rsid w:val="00803BB1"/>
    <w:pPr>
      <w:spacing w:before="86" w:after="0" w:line="276" w:lineRule="auto"/>
    </w:pPr>
    <w:rPr>
      <w:rFonts w:ascii="Arial" w:eastAsia="Arial" w:hAnsi="Arial" w:cs="Arial"/>
      <w:b/>
      <w:bCs/>
      <w:caps/>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0-AddParaTC">
    <w:name w:val="Table-CSILevel0-AddParaTC"/>
    <w:qFormat/>
    <w:rsid w:val="00803BB1"/>
    <w:pPr>
      <w:spacing w:before="86" w:after="0" w:line="276" w:lineRule="auto"/>
    </w:pPr>
    <w:rPr>
      <w:rFonts w:ascii="Arial" w:eastAsia="Arial" w:hAnsi="Arial" w:cs="Arial"/>
      <w:b/>
      <w:bCs/>
      <w:caps/>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0-RemoveParaTC">
    <w:name w:val="Table-CSILevel0-RemoveParaTC"/>
    <w:qFormat/>
    <w:rsid w:val="00803BB1"/>
    <w:pPr>
      <w:spacing w:before="86" w:after="0" w:line="276" w:lineRule="auto"/>
    </w:pPr>
    <w:rPr>
      <w:rFonts w:ascii="Arial" w:eastAsia="Arial" w:hAnsi="Arial" w:cs="Arial"/>
      <w:b/>
      <w:bCs/>
      <w:caps/>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1">
    <w:name w:val="CSILevel1"/>
    <w:qFormat/>
    <w:pPr>
      <w:numPr>
        <w:ilvl w:val="1"/>
        <w:numId w:val="3"/>
      </w:numPr>
      <w:spacing w:before="86" w:after="0" w:line="240" w:lineRule="auto"/>
      <w:outlineLvl w:val="0"/>
      <w:pPrChange w:id="2" w:author="Comparison" w:date="2026-09-25T20:04:00Z">
        <w:pPr>
          <w:numPr>
            <w:ilvl w:val="1"/>
            <w:numId w:val="3"/>
          </w:numPr>
          <w:spacing w:before="86"/>
          <w:outlineLvl w:val="0"/>
        </w:pPr>
      </w:pPrChange>
    </w:pPr>
    <w:rPr>
      <w:rFonts w:ascii="Arial" w:eastAsia="Arial" w:hAnsi="Arial" w:cs="Arial"/>
      <w:b/>
      <w:bCs/>
      <w:caps/>
      <w:kern w:val="0"/>
      <w:sz w:val="20"/>
      <w:szCs w:val="20"/>
      <w14:ligatures w14:val="none"/>
      <w:rPrChange w:id="2" w:author="Comparison" w:date="2026-09-25T20:04:00Z">
        <w:rPr>
          <w:rFonts w:ascii="Arial" w:eastAsia="Arial" w:hAnsi="Arial" w:cs="Arial"/>
          <w:b/>
          <w:bCs/>
          <w:caps/>
          <w:lang w:val="en-US" w:eastAsia="en-US" w:bidi="ar-SA"/>
        </w:rPr>
      </w:rPrChange>
    </w:rPr>
  </w:style>
  <w:style w:type="table" w:customStyle="1" w:styleId="Table-CSILevel1">
    <w:name w:val="Table-CSILevel1"/>
    <w:qFormat/>
    <w:rsid w:val="00803BB1"/>
    <w:pPr>
      <w:spacing w:before="86" w:after="0" w:line="276" w:lineRule="auto"/>
      <w:outlineLvl w:val="0"/>
    </w:pPr>
    <w:rPr>
      <w:rFonts w:ascii="Arial" w:eastAsia="Arial" w:hAnsi="Arial" w:cs="Arial"/>
      <w:b/>
      <w:bCs/>
      <w:caps/>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1-AddParaTC">
    <w:name w:val="Table-CSILevel1-AddParaTC"/>
    <w:qFormat/>
    <w:rsid w:val="00803BB1"/>
    <w:pPr>
      <w:spacing w:before="86" w:after="0" w:line="276" w:lineRule="auto"/>
      <w:outlineLvl w:val="0"/>
    </w:pPr>
    <w:rPr>
      <w:rFonts w:ascii="Arial" w:eastAsia="Arial" w:hAnsi="Arial" w:cs="Arial"/>
      <w:b/>
      <w:bCs/>
      <w:caps/>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1-RemoveParaTC">
    <w:name w:val="Table-CSILevel1-RemoveParaTC"/>
    <w:qFormat/>
    <w:rsid w:val="00803BB1"/>
    <w:pPr>
      <w:spacing w:before="86" w:after="0" w:line="276" w:lineRule="auto"/>
      <w:outlineLvl w:val="0"/>
    </w:pPr>
    <w:rPr>
      <w:rFonts w:ascii="Arial" w:eastAsia="Arial" w:hAnsi="Arial" w:cs="Arial"/>
      <w:b/>
      <w:bCs/>
      <w:caps/>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2">
    <w:name w:val="CSILevel2"/>
    <w:qFormat/>
    <w:pPr>
      <w:numPr>
        <w:ilvl w:val="2"/>
        <w:numId w:val="3"/>
      </w:numPr>
      <w:spacing w:before="86" w:after="0" w:line="240" w:lineRule="auto"/>
      <w:outlineLvl w:val="1"/>
      <w:pPrChange w:id="3" w:author="Comparison" w:date="2026-09-25T20:04:00Z">
        <w:pPr>
          <w:numPr>
            <w:ilvl w:val="2"/>
            <w:numId w:val="3"/>
          </w:numPr>
          <w:spacing w:before="86"/>
          <w:ind w:left="530" w:hanging="530"/>
          <w:outlineLvl w:val="1"/>
        </w:pPr>
      </w:pPrChange>
    </w:pPr>
    <w:rPr>
      <w:rFonts w:ascii="Arial" w:eastAsia="Arial" w:hAnsi="Arial" w:cs="Arial"/>
      <w:b/>
      <w:bCs/>
      <w:caps/>
      <w:kern w:val="0"/>
      <w:sz w:val="20"/>
      <w:szCs w:val="20"/>
      <w14:ligatures w14:val="none"/>
      <w:rPrChange w:id="3" w:author="Comparison" w:date="2026-09-25T20:04:00Z">
        <w:rPr>
          <w:rFonts w:ascii="Arial" w:eastAsia="Arial" w:hAnsi="Arial" w:cs="Arial"/>
          <w:b/>
          <w:bCs/>
          <w:caps/>
          <w:lang w:val="en-US" w:eastAsia="en-US" w:bidi="ar-SA"/>
        </w:rPr>
      </w:rPrChange>
    </w:rPr>
  </w:style>
  <w:style w:type="table" w:customStyle="1" w:styleId="Table-CSILevel2">
    <w:name w:val="Table-CSILevel2"/>
    <w:qFormat/>
    <w:rsid w:val="00803BB1"/>
    <w:pPr>
      <w:spacing w:before="86" w:after="0" w:line="276" w:lineRule="auto"/>
      <w:outlineLvl w:val="1"/>
    </w:pPr>
    <w:rPr>
      <w:rFonts w:ascii="Arial" w:eastAsia="Arial" w:hAnsi="Arial" w:cs="Arial"/>
      <w:b/>
      <w:bCs/>
      <w:caps/>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2-AddParaTC">
    <w:name w:val="Table-CSILevel2-AddParaTC"/>
    <w:qFormat/>
    <w:rsid w:val="00803BB1"/>
    <w:pPr>
      <w:spacing w:before="86" w:after="0" w:line="276" w:lineRule="auto"/>
      <w:outlineLvl w:val="1"/>
    </w:pPr>
    <w:rPr>
      <w:rFonts w:ascii="Arial" w:eastAsia="Arial" w:hAnsi="Arial" w:cs="Arial"/>
      <w:b/>
      <w:bCs/>
      <w:caps/>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2-RemoveParaTC">
    <w:name w:val="Table-CSILevel2-RemoveParaTC"/>
    <w:qFormat/>
    <w:rsid w:val="00803BB1"/>
    <w:pPr>
      <w:spacing w:before="86" w:after="0" w:line="276" w:lineRule="auto"/>
      <w:outlineLvl w:val="1"/>
    </w:pPr>
    <w:rPr>
      <w:rFonts w:ascii="Arial" w:eastAsia="Arial" w:hAnsi="Arial" w:cs="Arial"/>
      <w:b/>
      <w:bCs/>
      <w:caps/>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3">
    <w:name w:val="CSILevel3"/>
    <w:qFormat/>
    <w:pPr>
      <w:numPr>
        <w:ilvl w:val="3"/>
        <w:numId w:val="3"/>
      </w:numPr>
      <w:spacing w:before="86" w:after="0" w:line="240" w:lineRule="auto"/>
      <w:outlineLvl w:val="2"/>
      <w:pPrChange w:id="4" w:author="Comparison" w:date="2026-09-25T20:04:00Z">
        <w:pPr>
          <w:numPr>
            <w:ilvl w:val="3"/>
            <w:numId w:val="3"/>
          </w:numPr>
          <w:spacing w:before="86"/>
          <w:ind w:left="900" w:hanging="420"/>
          <w:outlineLvl w:val="2"/>
        </w:pPr>
      </w:pPrChange>
    </w:pPr>
    <w:rPr>
      <w:rFonts w:ascii="Arial" w:eastAsia="Arial" w:hAnsi="Arial" w:cs="Arial"/>
      <w:kern w:val="0"/>
      <w:sz w:val="20"/>
      <w:szCs w:val="20"/>
      <w14:ligatures w14:val="none"/>
      <w:rPrChange w:id="4" w:author="Comparison" w:date="2026-09-25T20:04:00Z">
        <w:rPr>
          <w:rFonts w:ascii="Arial" w:eastAsia="Arial" w:hAnsi="Arial" w:cs="Arial"/>
          <w:lang w:val="en-US" w:eastAsia="en-US" w:bidi="ar-SA"/>
        </w:rPr>
      </w:rPrChange>
    </w:rPr>
  </w:style>
  <w:style w:type="table" w:customStyle="1" w:styleId="Table-CSILevel3">
    <w:name w:val="Table-CSILevel3"/>
    <w:qFormat/>
    <w:rsid w:val="00803BB1"/>
    <w:pPr>
      <w:spacing w:before="86" w:after="0" w:line="276" w:lineRule="auto"/>
      <w:outlineLvl w:val="2"/>
    </w:pPr>
    <w:rPr>
      <w:rFonts w:ascii="Arial" w:eastAsia="Arial" w:hAnsi="Arial" w:cs="Arial"/>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3-AddParaTC">
    <w:name w:val="Table-CSILevel3-AddParaTC"/>
    <w:qFormat/>
    <w:rsid w:val="00803BB1"/>
    <w:pPr>
      <w:spacing w:before="86" w:after="0" w:line="276" w:lineRule="auto"/>
      <w:outlineLvl w:val="2"/>
    </w:pPr>
    <w:rPr>
      <w:rFonts w:ascii="Arial" w:eastAsia="Arial" w:hAnsi="Arial" w:cs="Arial"/>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3-RemoveParaTC">
    <w:name w:val="Table-CSILevel3-RemoveParaTC"/>
    <w:qFormat/>
    <w:rsid w:val="00803BB1"/>
    <w:pPr>
      <w:spacing w:before="86" w:after="0" w:line="276" w:lineRule="auto"/>
      <w:outlineLvl w:val="2"/>
    </w:pPr>
    <w:rPr>
      <w:rFonts w:ascii="Arial" w:eastAsia="Arial" w:hAnsi="Arial" w:cs="Arial"/>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4">
    <w:name w:val="CSILevel4"/>
    <w:qFormat/>
    <w:pPr>
      <w:numPr>
        <w:ilvl w:val="4"/>
        <w:numId w:val="3"/>
      </w:numPr>
      <w:spacing w:before="14" w:after="0" w:line="240" w:lineRule="auto"/>
      <w:outlineLvl w:val="3"/>
      <w:pPrChange w:id="5" w:author="Comparison" w:date="2026-09-25T20:04:00Z">
        <w:pPr>
          <w:numPr>
            <w:ilvl w:val="4"/>
            <w:numId w:val="3"/>
          </w:numPr>
          <w:spacing w:before="14"/>
          <w:ind w:left="1360" w:hanging="460"/>
          <w:outlineLvl w:val="3"/>
        </w:pPr>
      </w:pPrChange>
    </w:pPr>
    <w:rPr>
      <w:rFonts w:ascii="Arial" w:eastAsia="Arial" w:hAnsi="Arial" w:cs="Arial"/>
      <w:kern w:val="0"/>
      <w:sz w:val="20"/>
      <w:szCs w:val="20"/>
      <w14:ligatures w14:val="none"/>
      <w:rPrChange w:id="5" w:author="Comparison" w:date="2026-09-25T20:04:00Z">
        <w:rPr>
          <w:rFonts w:ascii="Arial" w:eastAsia="Arial" w:hAnsi="Arial" w:cs="Arial"/>
          <w:lang w:val="en-US" w:eastAsia="en-US" w:bidi="ar-SA"/>
        </w:rPr>
      </w:rPrChange>
    </w:rPr>
  </w:style>
  <w:style w:type="table" w:customStyle="1" w:styleId="Table-CSILevel4">
    <w:name w:val="Table-CSILevel4"/>
    <w:qFormat/>
    <w:rsid w:val="00803BB1"/>
    <w:pPr>
      <w:spacing w:before="14" w:after="0" w:line="276" w:lineRule="auto"/>
      <w:outlineLvl w:val="3"/>
    </w:pPr>
    <w:rPr>
      <w:rFonts w:ascii="Arial" w:eastAsia="Arial" w:hAnsi="Arial" w:cs="Arial"/>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4-AddParaTC">
    <w:name w:val="Table-CSILevel4-AddParaTC"/>
    <w:qFormat/>
    <w:rsid w:val="00803BB1"/>
    <w:pPr>
      <w:spacing w:before="14" w:after="0" w:line="276" w:lineRule="auto"/>
      <w:outlineLvl w:val="3"/>
    </w:pPr>
    <w:rPr>
      <w:rFonts w:ascii="Arial" w:eastAsia="Arial" w:hAnsi="Arial" w:cs="Arial"/>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4-RemoveParaTC">
    <w:name w:val="Table-CSILevel4-RemoveParaTC"/>
    <w:qFormat/>
    <w:rsid w:val="00803BB1"/>
    <w:pPr>
      <w:spacing w:before="14" w:after="0" w:line="276" w:lineRule="auto"/>
      <w:outlineLvl w:val="3"/>
    </w:pPr>
    <w:rPr>
      <w:rFonts w:ascii="Arial" w:eastAsia="Arial" w:hAnsi="Arial" w:cs="Arial"/>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5">
    <w:name w:val="CSILevel5"/>
    <w:qFormat/>
    <w:pPr>
      <w:numPr>
        <w:ilvl w:val="5"/>
        <w:numId w:val="3"/>
      </w:numPr>
      <w:spacing w:before="14" w:after="0" w:line="240" w:lineRule="auto"/>
      <w:outlineLvl w:val="4"/>
      <w:pPrChange w:id="6" w:author="Comparison" w:date="2026-09-25T20:04:00Z">
        <w:pPr>
          <w:numPr>
            <w:ilvl w:val="5"/>
            <w:numId w:val="3"/>
          </w:numPr>
          <w:spacing w:before="14"/>
          <w:ind w:left="1780" w:hanging="420"/>
          <w:outlineLvl w:val="4"/>
        </w:pPr>
      </w:pPrChange>
    </w:pPr>
    <w:rPr>
      <w:rFonts w:ascii="Arial" w:eastAsia="Arial" w:hAnsi="Arial" w:cs="Arial"/>
      <w:kern w:val="0"/>
      <w:sz w:val="20"/>
      <w:szCs w:val="20"/>
      <w14:ligatures w14:val="none"/>
      <w:rPrChange w:id="6" w:author="Comparison" w:date="2026-09-25T20:04:00Z">
        <w:rPr>
          <w:rFonts w:ascii="Arial" w:eastAsia="Arial" w:hAnsi="Arial" w:cs="Arial"/>
          <w:lang w:val="en-US" w:eastAsia="en-US" w:bidi="ar-SA"/>
        </w:rPr>
      </w:rPrChange>
    </w:rPr>
  </w:style>
  <w:style w:type="table" w:customStyle="1" w:styleId="Table-CSILevel5">
    <w:name w:val="Table-CSILevel5"/>
    <w:qFormat/>
    <w:rsid w:val="00803BB1"/>
    <w:pPr>
      <w:spacing w:before="14" w:after="0" w:line="276" w:lineRule="auto"/>
      <w:outlineLvl w:val="4"/>
    </w:pPr>
    <w:rPr>
      <w:rFonts w:ascii="Arial" w:eastAsia="Arial" w:hAnsi="Arial" w:cs="Arial"/>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5-AddParaTC">
    <w:name w:val="Table-CSILevel5-AddParaTC"/>
    <w:qFormat/>
    <w:rsid w:val="00803BB1"/>
    <w:pPr>
      <w:spacing w:before="14" w:after="0" w:line="276" w:lineRule="auto"/>
      <w:outlineLvl w:val="4"/>
    </w:pPr>
    <w:rPr>
      <w:rFonts w:ascii="Arial" w:eastAsia="Arial" w:hAnsi="Arial" w:cs="Arial"/>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5-RemoveParaTC">
    <w:name w:val="Table-CSILevel5-RemoveParaTC"/>
    <w:qFormat/>
    <w:rsid w:val="00803BB1"/>
    <w:pPr>
      <w:spacing w:before="14" w:after="0" w:line="276" w:lineRule="auto"/>
      <w:outlineLvl w:val="4"/>
    </w:pPr>
    <w:rPr>
      <w:rFonts w:ascii="Arial" w:eastAsia="Arial" w:hAnsi="Arial" w:cs="Arial"/>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6">
    <w:name w:val="CSILevel6"/>
    <w:qFormat/>
    <w:pPr>
      <w:numPr>
        <w:ilvl w:val="6"/>
        <w:numId w:val="3"/>
      </w:numPr>
      <w:spacing w:before="14" w:after="0" w:line="240" w:lineRule="auto"/>
      <w:outlineLvl w:val="5"/>
      <w:pPrChange w:id="7" w:author="Comparison" w:date="2026-09-25T20:04:00Z">
        <w:pPr>
          <w:numPr>
            <w:ilvl w:val="6"/>
            <w:numId w:val="3"/>
          </w:numPr>
          <w:spacing w:before="14"/>
          <w:ind w:left="2230" w:hanging="450"/>
          <w:outlineLvl w:val="5"/>
        </w:pPr>
      </w:pPrChange>
    </w:pPr>
    <w:rPr>
      <w:rFonts w:ascii="Arial" w:eastAsia="Arial" w:hAnsi="Arial" w:cs="Arial"/>
      <w:kern w:val="0"/>
      <w:sz w:val="20"/>
      <w:szCs w:val="20"/>
      <w14:ligatures w14:val="none"/>
      <w:rPrChange w:id="7" w:author="Comparison" w:date="2026-09-25T20:04:00Z">
        <w:rPr>
          <w:rFonts w:ascii="Arial" w:eastAsia="Arial" w:hAnsi="Arial" w:cs="Arial"/>
          <w:lang w:val="en-US" w:eastAsia="en-US" w:bidi="ar-SA"/>
        </w:rPr>
      </w:rPrChange>
    </w:rPr>
  </w:style>
  <w:style w:type="table" w:customStyle="1" w:styleId="Table-CSILevel6">
    <w:name w:val="Table-CSILevel6"/>
    <w:qFormat/>
    <w:rsid w:val="00803BB1"/>
    <w:pPr>
      <w:spacing w:before="14" w:after="0" w:line="276" w:lineRule="auto"/>
      <w:outlineLvl w:val="5"/>
    </w:pPr>
    <w:rPr>
      <w:rFonts w:ascii="Arial" w:eastAsia="Arial" w:hAnsi="Arial" w:cs="Arial"/>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6-AddParaTC">
    <w:name w:val="Table-CSILevel6-AddParaTC"/>
    <w:qFormat/>
    <w:rsid w:val="00803BB1"/>
    <w:pPr>
      <w:spacing w:before="14" w:after="0" w:line="276" w:lineRule="auto"/>
      <w:outlineLvl w:val="5"/>
    </w:pPr>
    <w:rPr>
      <w:rFonts w:ascii="Arial" w:eastAsia="Arial" w:hAnsi="Arial" w:cs="Arial"/>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6-RemoveParaTC">
    <w:name w:val="Table-CSILevel6-RemoveParaTC"/>
    <w:qFormat/>
    <w:rsid w:val="00803BB1"/>
    <w:pPr>
      <w:spacing w:before="14" w:after="0" w:line="276" w:lineRule="auto"/>
      <w:outlineLvl w:val="5"/>
    </w:pPr>
    <w:rPr>
      <w:rFonts w:ascii="Arial" w:eastAsia="Arial" w:hAnsi="Arial" w:cs="Arial"/>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7">
    <w:name w:val="CSILevel7"/>
    <w:qFormat/>
    <w:pPr>
      <w:numPr>
        <w:ilvl w:val="7"/>
        <w:numId w:val="3"/>
      </w:numPr>
      <w:spacing w:before="14" w:after="0" w:line="240" w:lineRule="auto"/>
      <w:outlineLvl w:val="6"/>
      <w:pPrChange w:id="8" w:author="Comparison" w:date="2026-09-25T20:04:00Z">
        <w:pPr>
          <w:numPr>
            <w:ilvl w:val="7"/>
            <w:numId w:val="3"/>
          </w:numPr>
          <w:spacing w:before="14"/>
          <w:ind w:left="2650" w:hanging="420"/>
          <w:outlineLvl w:val="6"/>
        </w:pPr>
      </w:pPrChange>
    </w:pPr>
    <w:rPr>
      <w:rFonts w:ascii="Arial" w:eastAsia="Arial" w:hAnsi="Arial" w:cs="Arial"/>
      <w:kern w:val="0"/>
      <w:sz w:val="20"/>
      <w:szCs w:val="20"/>
      <w14:ligatures w14:val="none"/>
      <w:rPrChange w:id="8" w:author="Comparison" w:date="2026-09-25T20:04:00Z">
        <w:rPr>
          <w:rFonts w:ascii="Arial" w:eastAsia="Arial" w:hAnsi="Arial" w:cs="Arial"/>
          <w:lang w:val="en-US" w:eastAsia="en-US" w:bidi="ar-SA"/>
        </w:rPr>
      </w:rPrChange>
    </w:rPr>
  </w:style>
  <w:style w:type="table" w:customStyle="1" w:styleId="Table-CSILevel7">
    <w:name w:val="Table-CSILevel7"/>
    <w:qFormat/>
    <w:rsid w:val="00803BB1"/>
    <w:pPr>
      <w:spacing w:before="14" w:after="0" w:line="276" w:lineRule="auto"/>
      <w:outlineLvl w:val="6"/>
    </w:pPr>
    <w:rPr>
      <w:rFonts w:ascii="Arial" w:eastAsia="Arial" w:hAnsi="Arial" w:cs="Arial"/>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7-AddParaTC">
    <w:name w:val="Table-CSILevel7-AddParaTC"/>
    <w:qFormat/>
    <w:rsid w:val="00803BB1"/>
    <w:pPr>
      <w:spacing w:before="14" w:after="0" w:line="276" w:lineRule="auto"/>
      <w:outlineLvl w:val="6"/>
    </w:pPr>
    <w:rPr>
      <w:rFonts w:ascii="Arial" w:eastAsia="Arial" w:hAnsi="Arial" w:cs="Arial"/>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7-RemoveParaTC">
    <w:name w:val="Table-CSILevel7-RemoveParaTC"/>
    <w:qFormat/>
    <w:rsid w:val="00803BB1"/>
    <w:pPr>
      <w:spacing w:before="14" w:after="0" w:line="276" w:lineRule="auto"/>
      <w:outlineLvl w:val="6"/>
    </w:pPr>
    <w:rPr>
      <w:rFonts w:ascii="Arial" w:eastAsia="Arial" w:hAnsi="Arial" w:cs="Arial"/>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customStyle="1" w:styleId="CSILevel8">
    <w:name w:val="CSILevel8"/>
    <w:qFormat/>
    <w:pPr>
      <w:numPr>
        <w:ilvl w:val="8"/>
        <w:numId w:val="3"/>
      </w:numPr>
      <w:spacing w:before="14" w:after="0" w:line="240" w:lineRule="auto"/>
      <w:outlineLvl w:val="7"/>
      <w:pPrChange w:id="9" w:author="Comparison" w:date="2026-09-25T20:04:00Z">
        <w:pPr>
          <w:numPr>
            <w:ilvl w:val="8"/>
            <w:numId w:val="3"/>
          </w:numPr>
          <w:spacing w:before="14"/>
          <w:ind w:left="3100" w:hanging="450"/>
          <w:outlineLvl w:val="7"/>
        </w:pPr>
      </w:pPrChange>
    </w:pPr>
    <w:rPr>
      <w:rFonts w:ascii="Arial" w:eastAsia="Arial" w:hAnsi="Arial" w:cs="Arial"/>
      <w:kern w:val="0"/>
      <w:sz w:val="20"/>
      <w:szCs w:val="20"/>
      <w14:ligatures w14:val="none"/>
      <w:rPrChange w:id="9" w:author="Comparison" w:date="2026-09-25T20:04:00Z">
        <w:rPr>
          <w:rFonts w:ascii="Arial" w:eastAsia="Arial" w:hAnsi="Arial" w:cs="Arial"/>
          <w:lang w:val="en-US" w:eastAsia="en-US" w:bidi="ar-SA"/>
        </w:rPr>
      </w:rPrChange>
    </w:rPr>
  </w:style>
  <w:style w:type="table" w:customStyle="1" w:styleId="Table-CSILevel8">
    <w:name w:val="Table-CSILevel8"/>
    <w:qFormat/>
    <w:rsid w:val="00803BB1"/>
    <w:pPr>
      <w:spacing w:before="14" w:after="0" w:line="276" w:lineRule="auto"/>
      <w:outlineLvl w:val="7"/>
    </w:pPr>
    <w:rPr>
      <w:rFonts w:ascii="Arial" w:eastAsia="Arial" w:hAnsi="Arial" w:cs="Arial"/>
      <w:kern w:val="0"/>
      <w:sz w:val="20"/>
      <w:szCs w:val="20"/>
      <w14:ligatures w14:val="none"/>
    </w:rPr>
    <w:tblPr>
      <w:tblStyleRowBandSize w:val="1"/>
      <w:tblStyleColBandSize w:val="1"/>
      <w:tblCellMar>
        <w:top w:w="0" w:type="dxa"/>
        <w:left w:w="0" w:type="dxa"/>
        <w:bottom w:w="0" w:type="dxa"/>
        <w:right w:w="0" w:type="dxa"/>
      </w:tblCellMar>
    </w:tblPr>
    <w:trPr>
      <w:hidden/>
    </w:trPr>
  </w:style>
  <w:style w:type="table" w:customStyle="1" w:styleId="Table-CSILevel8-AddParaTC">
    <w:name w:val="Table-CSILevel8-AddParaTC"/>
    <w:qFormat/>
    <w:rsid w:val="00803BB1"/>
    <w:pPr>
      <w:spacing w:before="14" w:after="0" w:line="276" w:lineRule="auto"/>
      <w:outlineLvl w:val="7"/>
    </w:pPr>
    <w:rPr>
      <w:rFonts w:ascii="Arial" w:eastAsia="Arial" w:hAnsi="Arial" w:cs="Arial"/>
      <w:color w:val="FF0000"/>
      <w:kern w:val="0"/>
      <w:sz w:val="20"/>
      <w:szCs w:val="20"/>
      <w:u w:val="single"/>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table" w:customStyle="1" w:styleId="Table-CSILevel8-RemoveParaTC">
    <w:name w:val="Table-CSILevel8-RemoveParaTC"/>
    <w:qFormat/>
    <w:rsid w:val="00803BB1"/>
    <w:pPr>
      <w:spacing w:before="14" w:after="0" w:line="276" w:lineRule="auto"/>
      <w:outlineLvl w:val="7"/>
    </w:pPr>
    <w:rPr>
      <w:rFonts w:ascii="Arial" w:eastAsia="Arial" w:hAnsi="Arial" w:cs="Arial"/>
      <w:strike/>
      <w:color w:val="FF0000"/>
      <w:kern w:val="0"/>
      <w:sz w:val="20"/>
      <w:szCs w:val="20"/>
      <w14:ligatures w14:val="non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trPr>
  </w:style>
  <w:style w:type="paragraph" w:styleId="Header">
    <w:name w:val="header"/>
    <w:basedOn w:val="Normal"/>
    <w:link w:val="HeaderChar"/>
    <w:uiPriority w:val="99"/>
    <w:unhideWhenUsed/>
    <w:rsid w:val="00803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BB1"/>
    <w:rPr>
      <w:rFonts w:ascii="Segoe UI"/>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2079</Words>
  <Characters>11854</Characters>
  <Application>Microsoft Office Word</Application>
  <DocSecurity>0</DocSecurity>
  <Lines>98</Lines>
  <Paragraphs>27</Paragraphs>
  <ScaleCrop>false</ScaleCrop>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2026-09-26T00:04:00Z</dcterms:created>
  <dcterms:modified xsi:type="dcterms:W3CDTF">2026-09-26T00:04:00Z</dcterms:modified>
</cp:coreProperties>
</file>