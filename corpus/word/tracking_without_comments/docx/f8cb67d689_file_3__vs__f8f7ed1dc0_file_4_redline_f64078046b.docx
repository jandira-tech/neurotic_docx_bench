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F7610A" w14:textId="77777777" w:rsidR="00D2713C" w:rsidRDefault="00D2713C">
      <w:pPr>
        <w:rPr>
          <w:rFonts w:ascii="&quot;Open Sans&quot;, sans-serif" w:hAnsi="&quot;Open Sans&quot;, sans-serif"/>
          <w:rPrChange w:id="0" w:author="Arthur Souza Rodrigues" w:date="2026-07-10T21:41:00Z" w16du:dateUtc="2026-07-11T01:41:00Z">
            <w:rPr>
              <w:b/>
              <w:bCs/>
            </w:rPr>
          </w:rPrChange>
        </w:rPr>
        <w:pPrChange w:id="1" w:author="Arthur Souza Rodrigues" w:date="2026-07-10T21:41:00Z" w16du:dateUtc="2026-07-11T01:41:00Z">
          <w:pPr>
            <w:jc w:val="center"/>
          </w:pPr>
        </w:pPrChange>
      </w:pPr>
      <w:r>
        <w:rPr>
          <w:rFonts w:ascii="&quot;Open Sans&quot;, sans-serif" w:hAnsi="&quot;Open Sans&quot;, sans-serif"/>
          <w:rPrChange w:id="2" w:author="Arthur Souza Rodrigues" w:date="2026-07-10T21:41:00Z" w16du:dateUtc="2026-07-11T01:41:00Z">
            <w:rPr>
              <w:b/>
              <w:bCs/>
            </w:rPr>
          </w:rPrChange>
        </w:rPr>
        <w:t>file_</w:t>
      </w:r>
      <w:ins w:id="3" w:author="Arthur Souza Rodrigues" w:date="2026-07-10T21:41:00Z" w16du:dateUtc="2026-07-11T01:41:00Z">
        <w:r w:rsidR="00E14DE8">
          <w:rPr>
            <w:rFonts w:ascii="&quot;Open Sans&quot;, sans-serif" w:hAnsi="&quot;Open Sans&quot;, sans-serif" w:cs="&quot;Open Sans&quot;, sans-serif"/>
          </w:rPr>
          <w:t>4</w:t>
        </w:r>
      </w:ins>
      <w:del w:id="4" w:author="Arthur Souza Rodrigues" w:date="2026-07-10T21:41:00Z" w16du:dateUtc="2026-07-11T01:41:00Z">
        <w:r>
          <w:rPr>
            <w:b/>
            <w:bCs/>
          </w:rPr>
          <w:delText>3</w:delText>
        </w:r>
      </w:del>
      <w:r>
        <w:rPr>
          <w:rFonts w:ascii="&quot;Open Sans&quot;, sans-serif" w:hAnsi="&quot;Open Sans&quot;, sans-serif"/>
          <w:rPrChange w:id="5" w:author="Arthur Souza Rodrigues" w:date="2026-07-10T21:41:00Z" w16du:dateUtc="2026-07-11T01:41:00Z">
            <w:rPr>
              <w:b/>
              <w:bCs/>
            </w:rPr>
          </w:rPrChange>
        </w:rPr>
        <w:t>.docx</w:t>
      </w:r>
    </w:p>
    <w:p w14:paraId="27AFDD0B" w14:textId="37E9A8A4" w:rsidR="00E93C81" w:rsidRDefault="00E229F8">
      <w:pPr>
        <w:pPrChange w:id="6" w:author="Arthur Souza Rodrigues" w:date="2026-07-10T21:41:00Z" w16du:dateUtc="2026-07-11T01:41:00Z">
          <w:pPr>
            <w:jc w:val="center"/>
          </w:pPr>
        </w:pPrChange>
      </w:pPr>
      <w:ins w:id="7" w:author="Arthur Souza Rodrigues" w:date="2026-07-10T21:41:00Z" w16du:dateUtc="2026-07-11T01:41:00Z">
        <w:r>
          <w:rPr>
            <w:rFonts w:ascii="&quot;Open Sans&quot;, sans-serif" w:hAnsi="&quot;Open Sans&quot;, sans-serif" w:cs="&quot;Open Sans&quot;, sans-serif"/>
          </w:rPr>
          <w:t>Open Sans Font</w:t>
        </w:r>
      </w:ins>
      <w:del w:id="8" w:author="Arthur Souza Rodrigues" w:date="2026-07-10T21:41:00Z" w16du:dateUtc="2026-07-11T01:41:00Z">
        <w:r>
          <w:rPr>
            <w:b/>
            <w:bCs/>
          </w:rPr>
          <w:delText>Center Aligned Bold Text</w:delText>
        </w:r>
      </w:del>
      <w:r>
        <w:rPr>
          <w:rFonts w:ascii="&quot;Open Sans&quot;, sans-serif" w:hAnsi="&quot;Open Sans&quot;, sans-serif"/>
          <w:rPrChange w:id="9" w:author="Arthur Souza Rodrigues" w:date="2026-07-10T21:41:00Z" w16du:dateUtc="2026-07-11T01:41:00Z">
            <w:rPr>
              <w:b/>
              <w:bCs/>
            </w:rPr>
          </w:rPrChange>
        </w:rPr>
        <w:t xml:space="preserve"> Demo</w:t>
      </w:r>
    </w:p>
    <w:p w14:paraId="20BFC371" w14:textId="77777777" w:rsidR="00E93C81" w:rsidRDefault="00E229F8">
      <w:pPr>
        <w:jc w:val="center"/>
        <w:rPr>
          <w:del w:id="10" w:author="Arthur Souza Rodrigues" w:date="2026-07-10T21:41:00Z" w16du:dateUtc="2026-07-11T01:41:00Z"/>
        </w:rPr>
      </w:pPr>
      <w:r>
        <w:rPr>
          <w:rFonts w:ascii="&quot;Open Sans&quot;, sans-serif" w:hAnsi="&quot;Open Sans&quot;, sans-serif"/>
          <w:rPrChange w:id="11" w:author="Arthur Souza Rodrigues" w:date="2026-07-10T21:41:00Z" w16du:dateUtc="2026-07-11T01:41:00Z">
            <w:rPr>
              <w:b/>
              <w:bCs/>
            </w:rPr>
          </w:rPrChange>
        </w:rPr>
        <w:t xml:space="preserve">This </w:t>
      </w:r>
      <w:del w:id="12" w:author="Arthur Souza Rodrigues" w:date="2026-07-10T21:41:00Z" w16du:dateUtc="2026-07-11T01:41:00Z">
        <w:r>
          <w:rPr>
            <w:b/>
            <w:bCs/>
          </w:rPr>
          <w:delText>text is both centered and bold.</w:delText>
        </w:r>
      </w:del>
    </w:p>
    <w:p w14:paraId="10C921B3" w14:textId="77777777" w:rsidR="008D1B07" w:rsidRDefault="00E229F8">
      <w:pPr>
        <w:rPr>
          <w:ins w:id="13" w:author="Arthur Souza Rodrigues" w:date="2026-07-10T21:41:00Z" w16du:dateUtc="2026-07-11T01:41:00Z"/>
        </w:rPr>
      </w:pPr>
      <w:del w:id="14" w:author="Arthur Souza Rodrigues" w:date="2026-07-10T21:41:00Z" w16du:dateUtc="2026-07-11T01:41:00Z">
        <w:r>
          <w:rPr>
            <w:b/>
            <w:bCs/>
          </w:rPr>
          <w:delText xml:space="preserve">Centered bold text is perfect for </w:delText>
        </w:r>
      </w:del>
      <w:r>
        <w:rPr>
          <w:rFonts w:ascii="&quot;Open Sans&quot;, sans-serif" w:hAnsi="&quot;Open Sans&quot;, sans-serif"/>
          <w:rPrChange w:id="15" w:author="Arthur Souza Rodrigues" w:date="2026-07-10T21:41:00Z" w16du:dateUtc="2026-07-11T01:41:00Z">
            <w:rPr>
              <w:b/>
              <w:bCs/>
            </w:rPr>
          </w:rPrChange>
        </w:rPr>
        <w:t xml:space="preserve">document </w:t>
      </w:r>
      <w:ins w:id="16" w:author="Arthur Souza Rodrigues" w:date="2026-07-10T21:41:00Z" w16du:dateUtc="2026-07-11T01:41:00Z">
        <w:r>
          <w:rPr>
            <w:rFonts w:ascii="&quot;Open Sans&quot;, sans-serif" w:hAnsi="&quot;Open Sans&quot;, sans-serif" w:cs="&quot;Open Sans&quot;, sans-serif"/>
          </w:rPr>
          <w:t>uses the Open Sans font family.</w:t>
        </w:r>
      </w:ins>
    </w:p>
    <w:p w14:paraId="77B994B9" w14:textId="77777777" w:rsidR="00E93C81" w:rsidRDefault="00E229F8">
      <w:pPr>
        <w:pPrChange w:id="17" w:author="Arthur Souza Rodrigues" w:date="2026-07-10T21:41:00Z" w16du:dateUtc="2026-07-11T01:41:00Z">
          <w:pPr>
            <w:jc w:val="center"/>
          </w:pPr>
        </w:pPrChange>
      </w:pPr>
      <w:ins w:id="18" w:author="Arthur Souza Rodrigues" w:date="2026-07-10T21:41:00Z" w16du:dateUtc="2026-07-11T01:41:00Z">
        <w:r>
          <w:rPr>
            <w:rFonts w:ascii="&quot;Open Sans&quot;, sans-serif" w:hAnsi="&quot;Open Sans&quot;, sans-serif" w:cs="&quot;Open Sans&quot;, sans-serif"/>
          </w:rPr>
          <w:t>Open Sans is a clean, modern sans-serif typeface.</w:t>
        </w:r>
      </w:ins>
      <w:del w:id="19" w:author="Arthur Souza Rodrigues" w:date="2026-07-10T21:41:00Z" w16du:dateUtc="2026-07-11T01:41:00Z">
        <w:r>
          <w:rPr>
            <w:b/>
            <w:bCs/>
          </w:rPr>
          <w:delText>titles.</w:delText>
        </w:r>
      </w:del>
    </w:p>
    <w:sectPr w:rsidR="00E93C8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3C81"/>
    <w:rsid w:val="0015705F"/>
    <w:rsid w:val="008D1B07"/>
    <w:rsid w:val="00B93B6C"/>
    <w:rsid w:val="00D2713C"/>
    <w:rsid w:val="00D53FE7"/>
    <w:rsid w:val="00E14DE8"/>
    <w:rsid w:val="00E93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5DA3B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2026-05-14T17:01:00Z</dcterms:created>
  <dcterms:modified xsi:type="dcterms:W3CDTF">2026-07-11T01:41:00Z</dcterms:modified>
</cp:coreProperties>
</file>