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0EAEF" w14:textId="77777777" w:rsidR="00B9695B" w:rsidRDefault="00B9695B">
      <w:r>
        <w:t>file_128.docx</w:t>
      </w:r>
    </w:p>
    <w:p w14:paraId="24B72895" w14:textId="63302178" w:rsidR="00F0645B" w:rsidRDefault="001B718C">
      <w:r>
        <w:t>Employee Review - John Smith</w:t>
      </w:r>
    </w:p>
    <w:p w14:paraId="219CA1AA" w14:textId="77777777" w:rsidR="00F0645B" w:rsidRDefault="001B718C">
      <w:r>
        <w:t>Department: Engineering</w:t>
      </w:r>
    </w:p>
    <w:p w14:paraId="10F2BFD1" w14:textId="77777777" w:rsidR="00F0645B" w:rsidRDefault="001B718C">
      <w:r>
        <w:t>Performance Rating: 4/5</w:t>
      </w:r>
      <w:ins w:id="0" w:author="Online User" w:date="2026-05-14T18:19:00Z">
        <w:r>
          <w:t xml:space="preserve"> and leadership</w:t>
        </w:r>
      </w:ins>
    </w:p>
    <w:p w14:paraId="4BB56C39" w14:textId="77777777" w:rsidR="00F0645B" w:rsidRDefault="001B718C">
      <w:r>
        <w:t>Strengths: Problem solving, teamwork</w:t>
      </w:r>
    </w:p>
    <w:p w14:paraId="0A05A27F" w14:textId="77777777" w:rsidR="00F0645B" w:rsidRDefault="001B718C">
      <w:r>
        <w:t>Areas for Improvement: Communication</w:t>
      </w:r>
    </w:p>
    <w:p w14:paraId="1537A92C" w14:textId="77777777" w:rsidR="00F0645B" w:rsidRDefault="001B718C">
      <w:pPr>
        <w:jc w:val="center"/>
      </w:pPr>
      <w:r>
        <w:t>Recommendation: Promote to Senior Engineer</w:t>
      </w:r>
    </w:p>
    <w:sectPr w:rsidR="00F0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5B"/>
    <w:rsid w:val="00B9695B"/>
    <w:rsid w:val="00D53FE7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3322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2026-05-14T18:19:00Z</dcterms:created>
  <dcterms:modified xsi:type="dcterms:W3CDTF">2026-07-11T01:31:00Z</dcterms:modified>
</cp:coreProperties>
</file>