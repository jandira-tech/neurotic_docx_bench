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834514" w14:textId="60D9A8C8" w:rsidR="00663A96" w:rsidRDefault="00663A96" w:rsidP="00663A96">
      <w:pPr>
        <w:pStyle w:val="Title"/>
        <w:rPr>
          <w:ins w:id="15" w:author="Troy Lambert" w:date="2026-09-25T21:09:00Z" w16du:dateUtc="2026-09-26T01:09:00Z"/>
        </w:rPr>
      </w:pPr>
      <w:ins w:id="16" w:author="Troy Lambert" w:date="2026-09-25T21:09:00Z" w16du:dateUtc="2026-09-26T01:09:00Z">
        <w:r>
          <w:t>Word Import Template with Act Structure</w:t>
        </w:r>
      </w:ins>
    </w:p>
    <w:p w14:paraId="272F54AF" w14:textId="77777777" w:rsidR="00663A96" w:rsidRDefault="00663A96" w:rsidP="00663A96">
      <w:pPr>
        <w:rPr>
          <w:ins w:id="17" w:author="Troy Lambert" w:date="2026-09-25T21:09:00Z" w16du:dateUtc="2026-09-26T01:09:00Z"/>
          <w:rFonts w:asciiTheme="majorHAnsi" w:eastAsiaTheme="majorEastAsia" w:hAnsiTheme="majorHAnsi" w:cstheme="majorBidi"/>
          <w:spacing w:val="-10"/>
          <w:kern w:val="28"/>
          <w:sz w:val="56"/>
          <w:szCs w:val="56"/>
        </w:rPr>
      </w:pPr>
      <w:ins w:id="18" w:author="Troy Lambert" w:date="2026-09-25T21:09:00Z" w16du:dateUtc="2026-09-26T01:09:00Z">
        <w:r>
          <w:br w:type="page"/>
        </w:r>
      </w:ins>
    </w:p>
    <w:p w14:paraId="32CC3880" w14:textId="5F95BA24" w:rsidR="00881B6A" w:rsidRPr="00663A96" w:rsidRDefault="00663A96" w:rsidP="00663A96">
      <w:pPr>
        <w:pStyle w:val="Heading1"/>
        <w:rPr>
          <w:ins w:id="19" w:author="Troy Lambert" w:date="2026-09-25T21:09:00Z" w16du:dateUtc="2026-09-26T01:09:00Z"/>
        </w:rPr>
      </w:pPr>
      <w:ins w:id="20" w:author="Troy Lambert" w:date="2026-09-25T21:09:00Z" w16du:dateUtc="2026-09-26T01:09:00Z">
        <w:r w:rsidRPr="00663A96">
          <w:lastRenderedPageBreak/>
          <w:t>Outline</w:t>
        </w:r>
      </w:ins>
    </w:p>
    <w:p w14:paraId="628FCE7A" w14:textId="562BFD24" w:rsidR="00EF2D48" w:rsidRDefault="00EF2D48" w:rsidP="00663A96">
      <w:pPr>
        <w:pStyle w:val="Heading2"/>
        <w:rPr>
          <w:ins w:id="21" w:author="Troy Lambert" w:date="2026-09-25T21:09:00Z" w16du:dateUtc="2026-09-26T01:09:00Z"/>
        </w:rPr>
      </w:pPr>
      <w:ins w:id="22" w:author="Troy Lambert" w:date="2026-09-25T21:09:00Z" w16du:dateUtc="2026-09-26T01:09:00Z">
        <w:r>
          <w:t>H2 Act 1</w:t>
        </w:r>
      </w:ins>
    </w:p>
    <w:p w14:paraId="474AB549" w14:textId="137B4B4D" w:rsidR="00EF2D48" w:rsidRPr="00EF2D48" w:rsidRDefault="00EF2D48" w:rsidP="00EF2D48">
      <w:pPr>
        <w:rPr>
          <w:ins w:id="23" w:author="Troy Lambert" w:date="2026-09-25T21:09:00Z" w16du:dateUtc="2026-09-26T01:09:00Z"/>
        </w:rPr>
      </w:pPr>
      <w:ins w:id="24" w:author="Troy Lambert" w:date="2026-09-25T21:09:00Z" w16du:dateUtc="2026-09-26T01:09:00Z">
        <w:r>
          <w:t>This is the act level, and allows you to put your chapters into Act structure</w:t>
        </w:r>
      </w:ins>
    </w:p>
    <w:p w14:paraId="744A54A2" w14:textId="727AC685" w:rsidR="00663A96" w:rsidRDefault="00663A96" w:rsidP="00EF2D48">
      <w:pPr>
        <w:pStyle w:val="Heading3"/>
        <w:rPr>
          <w:ins w:id="25" w:author="Troy Lambert" w:date="2026-09-25T21:09:00Z" w16du:dateUtc="2026-09-26T01:09:00Z"/>
        </w:rPr>
      </w:pPr>
      <w:ins w:id="26" w:author="Troy Lambert" w:date="2026-09-25T21:09:00Z" w16du:dateUtc="2026-09-26T01:09:00Z">
        <w:r>
          <w:t>H</w:t>
        </w:r>
        <w:r w:rsidR="00EF2D48">
          <w:t>3</w:t>
        </w:r>
        <w:r>
          <w:t xml:space="preserve"> Chapter/Scene/Beat</w:t>
        </w:r>
      </w:ins>
    </w:p>
    <w:p w14:paraId="2E17BD93" w14:textId="13635FE0" w:rsidR="00663A96" w:rsidRPr="00663A96" w:rsidRDefault="00663A96" w:rsidP="00663A96">
      <w:pPr>
        <w:rPr>
          <w:ins w:id="27" w:author="Troy Lambert" w:date="2026-09-25T21:09:00Z" w16du:dateUtc="2026-09-26T01:09:00Z"/>
        </w:rPr>
      </w:pPr>
      <w:ins w:id="28" w:author="Troy Lambert" w:date="2026-09-25T21:09:00Z" w16du:dateUtc="2026-09-26T01:09:00Z">
        <w:r w:rsidRPr="00663A96">
          <w:t>This is the header in Plottr that runs across the top of the timeline</w:t>
        </w:r>
      </w:ins>
    </w:p>
    <w:p w14:paraId="4EAA59F9" w14:textId="0A406097" w:rsidR="00663A96" w:rsidRPr="00663A96" w:rsidRDefault="00663A96" w:rsidP="00EF2D48">
      <w:pPr>
        <w:pStyle w:val="Heading4"/>
        <w:rPr>
          <w:ins w:id="29" w:author="Troy Lambert" w:date="2026-09-25T21:09:00Z" w16du:dateUtc="2026-09-26T01:09:00Z"/>
        </w:rPr>
      </w:pPr>
      <w:ins w:id="30" w:author="Troy Lambert" w:date="2026-09-25T21:09:00Z" w16du:dateUtc="2026-09-26T01:09:00Z">
        <w:r>
          <w:t>H</w:t>
        </w:r>
        <w:r w:rsidR="00EF2D48">
          <w:t>4</w:t>
        </w:r>
        <w:r>
          <w:t xml:space="preserve"> Scene Card Title (</w:t>
        </w:r>
        <w:r w:rsidR="00A85F25">
          <w:t>Main Plot</w:t>
        </w:r>
        <w:r>
          <w:t>)</w:t>
        </w:r>
      </w:ins>
    </w:p>
    <w:p w14:paraId="5D2A9678" w14:textId="7005F144" w:rsidR="00663A96" w:rsidRDefault="00663A96" w:rsidP="00663A96">
      <w:pPr>
        <w:rPr>
          <w:ins w:id="31" w:author="Troy Lambert" w:date="2026-09-25T21:09:00Z" w16du:dateUtc="2026-09-26T01:09:00Z"/>
        </w:rPr>
      </w:pPr>
      <w:ins w:id="32" w:author="Troy Lambert" w:date="2026-09-25T21:09:00Z" w16du:dateUtc="2026-09-26T01:09:00Z">
        <w:r>
          <w:t>Begin Summary</w:t>
        </w:r>
      </w:ins>
    </w:p>
    <w:p w14:paraId="5984F771" w14:textId="5F65137D" w:rsidR="00B221CA" w:rsidRDefault="00B221CA" w:rsidP="00B221CA">
      <w:pPr>
        <w:rPr>
          <w:ins w:id="33" w:author="Troy Lambert" w:date="2026-09-25T21:09:00Z" w16du:dateUtc="2026-09-26T01:09:00Z"/>
        </w:rPr>
      </w:pPr>
      <w:ins w:id="34" w:author="Troy Lambert" w:date="2026-09-25T21:09:00Z" w16du:dateUtc="2026-09-26T01:09:00Z">
        <w:r>
          <w:t>Characters: Main Character, Side Character</w:t>
        </w:r>
      </w:ins>
    </w:p>
    <w:p w14:paraId="5D158A55" w14:textId="7C8CB696" w:rsidR="00B221CA" w:rsidRDefault="00B221CA" w:rsidP="00B221CA">
      <w:pPr>
        <w:rPr>
          <w:ins w:id="35" w:author="Troy Lambert" w:date="2026-09-25T21:09:00Z" w16du:dateUtc="2026-09-26T01:09:00Z"/>
        </w:rPr>
      </w:pPr>
      <w:ins w:id="36" w:author="Troy Lambert" w:date="2026-09-25T21:09:00Z" w16du:dateUtc="2026-09-26T01:09:00Z">
        <w:r>
          <w:t>Places: Scene Setting</w:t>
        </w:r>
      </w:ins>
    </w:p>
    <w:p w14:paraId="4F7E1192" w14:textId="5EB09C6E" w:rsidR="00B221CA" w:rsidRDefault="00B221CA" w:rsidP="00B221CA">
      <w:pPr>
        <w:rPr>
          <w:ins w:id="37" w:author="Troy Lambert" w:date="2026-09-25T21:09:00Z" w16du:dateUtc="2026-09-26T01:09:00Z"/>
        </w:rPr>
      </w:pPr>
      <w:ins w:id="38" w:author="Troy Lambert" w:date="2026-09-25T21:09:00Z" w16du:dateUtc="2026-09-26T01:09:00Z">
        <w:r>
          <w:t xml:space="preserve">Tags: Pacing, POV, Theme </w:t>
        </w:r>
      </w:ins>
    </w:p>
    <w:p w14:paraId="091CCD00" w14:textId="450FAC20" w:rsidR="00663A96" w:rsidRDefault="00EF2D48" w:rsidP="00B221CA">
      <w:pPr>
        <w:rPr>
          <w:ins w:id="39" w:author="Troy Lambert" w:date="2026-09-25T21:09:00Z" w16du:dateUtc="2026-09-26T01:09:00Z"/>
        </w:rPr>
      </w:pPr>
      <w:ins w:id="40" w:author="Troy Lambert" w:date="2026-09-25T21:09:00Z" w16du:dateUtc="2026-09-26T01:09:00Z">
        <w:r>
          <w:t xml:space="preserve">When using act structure, </w:t>
        </w:r>
        <w:r w:rsidR="00663A96">
          <w:t>H</w:t>
        </w:r>
        <w:r>
          <w:t>4</w:t>
        </w:r>
        <w:r w:rsidR="00663A96">
          <w:t xml:space="preserve"> defines the name of each scene card. The text in parentheses after the scene card name tells Plottr what to name the plotline this scene card will be associated with. If you have no text in parentheses after any scene card, all of your “scenes” will be placed on a single timeline.</w:t>
        </w:r>
      </w:ins>
    </w:p>
    <w:p w14:paraId="209601FE" w14:textId="4E6E56E5" w:rsidR="00663A96" w:rsidRDefault="00663A96" w:rsidP="00663A96">
      <w:pPr>
        <w:rPr>
          <w:ins w:id="41" w:author="Troy Lambert" w:date="2026-09-25T21:09:00Z" w16du:dateUtc="2026-09-26T01:09:00Z"/>
        </w:rPr>
      </w:pPr>
      <w:ins w:id="42" w:author="Troy Lambert" w:date="2026-09-25T21:09:00Z" w16du:dateUtc="2026-09-26T01:09:00Z">
        <w:r>
          <w:t xml:space="preserve">Begin summary denotes the text you want to appear inside of the scene card. End summary denotes the end of that text. </w:t>
        </w:r>
      </w:ins>
    </w:p>
    <w:p w14:paraId="30BA9DAE" w14:textId="675D24F9" w:rsidR="00663A96" w:rsidRDefault="00663A96" w:rsidP="00663A96">
      <w:pPr>
        <w:rPr>
          <w:ins w:id="43" w:author="Troy Lambert" w:date="2026-09-25T21:09:00Z" w16du:dateUtc="2026-09-26T01:09:00Z"/>
        </w:rPr>
      </w:pPr>
      <w:ins w:id="44" w:author="Troy Lambert" w:date="2026-09-25T21:09:00Z" w16du:dateUtc="2026-09-26T01:09:00Z">
        <w:r>
          <w:t xml:space="preserve">Within the content of the scene card, you can </w:t>
        </w:r>
        <w:r w:rsidR="00B221CA">
          <w:t>also add things like Characters in the Scene, Places, and Tags as denoted above, followed by a colon. Separate more than one value in these fields using a comma as shown.</w:t>
        </w:r>
      </w:ins>
    </w:p>
    <w:p w14:paraId="3B504116" w14:textId="2C321E4C" w:rsidR="00B221CA" w:rsidRDefault="00B221CA" w:rsidP="00663A96">
      <w:pPr>
        <w:rPr>
          <w:ins w:id="45" w:author="Troy Lambert" w:date="2026-09-25T21:09:00Z" w16du:dateUtc="2026-09-26T01:09:00Z"/>
        </w:rPr>
      </w:pPr>
      <w:ins w:id="46" w:author="Troy Lambert" w:date="2026-09-25T21:09:00Z" w16du:dateUtc="2026-09-26T01:09:00Z">
        <w:r>
          <w:t>End Summary</w:t>
        </w:r>
      </w:ins>
    </w:p>
    <w:p w14:paraId="21C48117" w14:textId="3FBBD9CC" w:rsidR="00B221CA" w:rsidRDefault="00B221CA" w:rsidP="00EF2D48">
      <w:pPr>
        <w:pStyle w:val="Heading4"/>
        <w:rPr>
          <w:ins w:id="47" w:author="Troy Lambert" w:date="2026-09-25T21:09:00Z" w16du:dateUtc="2026-09-26T01:09:00Z"/>
        </w:rPr>
      </w:pPr>
      <w:ins w:id="48" w:author="Troy Lambert" w:date="2026-09-25T21:09:00Z" w16du:dateUtc="2026-09-26T01:09:00Z">
        <w:r>
          <w:t>H</w:t>
        </w:r>
        <w:r w:rsidR="00EF2D48">
          <w:t>4</w:t>
        </w:r>
        <w:r>
          <w:t xml:space="preserve"> Second Scene Card (Subplot)</w:t>
        </w:r>
      </w:ins>
    </w:p>
    <w:p w14:paraId="19F1CE19" w14:textId="66645DF2" w:rsidR="00B221CA" w:rsidRDefault="00B221CA" w:rsidP="00663A96">
      <w:pPr>
        <w:rPr>
          <w:ins w:id="49" w:author="Troy Lambert" w:date="2026-09-25T21:09:00Z" w16du:dateUtc="2026-09-26T01:09:00Z"/>
        </w:rPr>
      </w:pPr>
      <w:ins w:id="50" w:author="Troy Lambert" w:date="2026-09-25T21:09:00Z" w16du:dateUtc="2026-09-26T01:09:00Z">
        <w:r>
          <w:t>Begin Summary</w:t>
        </w:r>
      </w:ins>
    </w:p>
    <w:p w14:paraId="1A6DB274" w14:textId="0CF0176D" w:rsidR="00B221CA" w:rsidRDefault="00B221CA" w:rsidP="00663A96">
      <w:pPr>
        <w:rPr>
          <w:ins w:id="51" w:author="Troy Lambert" w:date="2026-09-25T21:09:00Z" w16du:dateUtc="2026-09-26T01:09:00Z"/>
        </w:rPr>
      </w:pPr>
      <w:ins w:id="52" w:author="Troy Lambert" w:date="2026-09-25T21:09:00Z" w16du:dateUtc="2026-09-26T01:09:00Z">
        <w:r>
          <w:t>You can add as many scenes and plotlines as you like, as long as you continue to use the same heading style. All scene cards under the H</w:t>
        </w:r>
        <w:r w:rsidR="00EF2D48">
          <w:t>3</w:t>
        </w:r>
        <w:r>
          <w:t xml:space="preserve"> will appear under that Chapter/Scene/Beat</w:t>
        </w:r>
      </w:ins>
    </w:p>
    <w:p w14:paraId="65AC87F5" w14:textId="72CC59F1" w:rsidR="00B221CA" w:rsidRDefault="00B221CA" w:rsidP="00663A96">
      <w:pPr>
        <w:rPr>
          <w:ins w:id="53" w:author="Troy Lambert" w:date="2026-09-25T21:09:00Z" w16du:dateUtc="2026-09-26T01:09:00Z"/>
        </w:rPr>
      </w:pPr>
      <w:ins w:id="54" w:author="Troy Lambert" w:date="2026-09-25T21:09:00Z" w16du:dateUtc="2026-09-26T01:09:00Z">
        <w:r>
          <w:t>End Summary</w:t>
        </w:r>
      </w:ins>
    </w:p>
    <w:p w14:paraId="522FE492" w14:textId="46200FD1" w:rsidR="00EF2D48" w:rsidRDefault="00B221CA" w:rsidP="00663A96">
      <w:pPr>
        <w:rPr>
          <w:ins w:id="55" w:author="Troy Lambert" w:date="2026-09-25T21:09:00Z" w16du:dateUtc="2026-09-26T01:09:00Z"/>
        </w:rPr>
      </w:pPr>
      <w:ins w:id="56" w:author="Troy Lambert" w:date="2026-09-25T21:09:00Z" w16du:dateUtc="2026-09-26T01:09:00Z">
        <w:r>
          <w:t xml:space="preserve">If you have text in your word document outside of the begin and end summary, it will not be imported into the Plottr file. This enables you to create summaries in an existing document, arrange the heading styles, and import from word without importing your entire manuscript. This means your outline can be </w:t>
        </w:r>
        <w:r w:rsidR="00A85F25">
          <w:t xml:space="preserve">created </w:t>
        </w:r>
        <w:r>
          <w:t>where you wr</w:t>
        </w:r>
        <w:r w:rsidR="00A85F25">
          <w:t>ote</w:t>
        </w:r>
        <w:r>
          <w:t xml:space="preserve"> your story. No need for a secondary document</w:t>
        </w:r>
        <w:r w:rsidR="00A85F25">
          <w:t xml:space="preserve">! If you have not started writing yet, or you have started a work outside Plottr and want to import it, this is a perfect solution. </w:t>
        </w:r>
      </w:ins>
    </w:p>
    <w:p w14:paraId="29F1BCD5" w14:textId="57BF4F71" w:rsidR="00A85F25" w:rsidRDefault="00EF2D48" w:rsidP="00EF2D48">
      <w:pPr>
        <w:pStyle w:val="Heading3"/>
        <w:rPr>
          <w:ins w:id="57" w:author="Troy Lambert" w:date="2026-09-25T21:09:00Z" w16du:dateUtc="2026-09-26T01:09:00Z"/>
        </w:rPr>
      </w:pPr>
      <w:ins w:id="58" w:author="Troy Lambert" w:date="2026-09-25T21:09:00Z" w16du:dateUtc="2026-09-26T01:09:00Z">
        <w:r>
          <w:t>H3</w:t>
        </w:r>
        <w:r w:rsidR="00A85F25">
          <w:t xml:space="preserve"> Chapter/Scene/Beat 2</w:t>
        </w:r>
      </w:ins>
    </w:p>
    <w:p w14:paraId="58AC13A9" w14:textId="1F8669A1" w:rsidR="00B221CA" w:rsidRDefault="00EF2D48" w:rsidP="00EF2D48">
      <w:pPr>
        <w:pStyle w:val="Heading4"/>
        <w:rPr>
          <w:ins w:id="59" w:author="Troy Lambert" w:date="2026-09-25T21:09:00Z" w16du:dateUtc="2026-09-26T01:09:00Z"/>
        </w:rPr>
      </w:pPr>
      <w:ins w:id="60" w:author="Troy Lambert" w:date="2026-09-25T21:09:00Z" w16du:dateUtc="2026-09-26T01:09:00Z">
        <w:r>
          <w:t>H4</w:t>
        </w:r>
        <w:r w:rsidR="00A85F25">
          <w:t xml:space="preserve"> Scene Card Chapter 2 (Main Plot)</w:t>
        </w:r>
      </w:ins>
    </w:p>
    <w:p w14:paraId="384D00FF" w14:textId="10F99375" w:rsidR="00A85F25" w:rsidRDefault="00A85F25" w:rsidP="00663A96">
      <w:pPr>
        <w:rPr>
          <w:ins w:id="61" w:author="Troy Lambert" w:date="2026-09-25T21:09:00Z" w16du:dateUtc="2026-09-26T01:09:00Z"/>
        </w:rPr>
      </w:pPr>
      <w:ins w:id="62" w:author="Troy Lambert" w:date="2026-09-25T21:09:00Z" w16du:dateUtc="2026-09-26T01:09:00Z">
        <w:r>
          <w:t>Begin Summary</w:t>
        </w:r>
      </w:ins>
    </w:p>
    <w:p w14:paraId="34430AAB" w14:textId="171F0453" w:rsidR="00A85F25" w:rsidRDefault="00A85F25" w:rsidP="00663A96">
      <w:pPr>
        <w:rPr>
          <w:ins w:id="63" w:author="Troy Lambert" w:date="2026-09-25T21:09:00Z" w16du:dateUtc="2026-09-26T01:09:00Z"/>
        </w:rPr>
      </w:pPr>
      <w:ins w:id="64" w:author="Troy Lambert" w:date="2026-09-25T21:09:00Z" w16du:dateUtc="2026-09-26T01:09:00Z">
        <w:r>
          <w:t xml:space="preserve">Be sure your plotlines are spelled exactly the same. Otherwise, Plottr will create a new one with the new spelling. You can create as many chapters or scenes as you would like, and as long as your plotline names are consistent, you can create as many plotlines as you like. </w:t>
        </w:r>
      </w:ins>
    </w:p>
    <w:p w14:paraId="3C2ABA98" w14:textId="392912B4" w:rsidR="00A85F25" w:rsidRDefault="00A85F25" w:rsidP="00663A96">
      <w:pPr>
        <w:rPr>
          <w:ins w:id="65" w:author="Troy Lambert" w:date="2026-09-25T21:09:00Z" w16du:dateUtc="2026-09-26T01:09:00Z"/>
        </w:rPr>
      </w:pPr>
      <w:ins w:id="66" w:author="Troy Lambert" w:date="2026-09-25T21:09:00Z" w16du:dateUtc="2026-09-26T01:09:00Z">
        <w:r>
          <w:t xml:space="preserve">This template will include </w:t>
        </w:r>
        <w:r w:rsidR="00EF2D48">
          <w:t xml:space="preserve">three acts, </w:t>
        </w:r>
        <w:r>
          <w:t>ten chapters</w:t>
        </w:r>
        <w:r w:rsidR="00EF2D48">
          <w:t xml:space="preserve">, and corresponding </w:t>
        </w:r>
        <w:r>
          <w:t xml:space="preserve">scene cards on a main plot and subplot, but you can replace the text and continue heading styles throughout your document or create your own from scratch. </w:t>
        </w:r>
      </w:ins>
    </w:p>
    <w:p w14:paraId="0BCB8239" w14:textId="7E237836" w:rsidR="00A85F25" w:rsidRDefault="00A85F25" w:rsidP="00663A96">
      <w:pPr>
        <w:rPr>
          <w:ins w:id="67" w:author="Troy Lambert" w:date="2026-09-25T21:09:00Z" w16du:dateUtc="2026-09-26T01:09:00Z"/>
        </w:rPr>
      </w:pPr>
      <w:ins w:id="68" w:author="Troy Lambert" w:date="2026-09-25T21:09:00Z" w16du:dateUtc="2026-09-26T01:09:00Z">
        <w:r>
          <w:t xml:space="preserve">Before attempting an import, we recommend checking your heading styles using the navigation pane. If you have any questions, feel free to contact our support team at support@plottr.com. </w:t>
        </w:r>
      </w:ins>
    </w:p>
    <w:p w14:paraId="5BA7D5B8" w14:textId="0BA8D7EF" w:rsidR="005804D6" w:rsidRDefault="005804D6" w:rsidP="00663A96">
      <w:pPr>
        <w:rPr>
          <w:ins w:id="69" w:author="Troy Lambert" w:date="2026-09-25T21:09:00Z" w16du:dateUtc="2026-09-26T01:09:00Z"/>
        </w:rPr>
      </w:pPr>
      <w:ins w:id="70" w:author="Troy Lambert" w:date="2026-09-25T21:09:00Z" w16du:dateUtc="2026-09-26T01:09:00Z">
        <w:r>
          <w:t>End Summary</w:t>
        </w:r>
      </w:ins>
    </w:p>
    <w:p w14:paraId="60369B64" w14:textId="635814AA" w:rsidR="00A85F25" w:rsidRDefault="00EF2D48" w:rsidP="00EF2D48">
      <w:pPr>
        <w:pStyle w:val="Heading4"/>
        <w:rPr>
          <w:ins w:id="71" w:author="Troy Lambert" w:date="2026-09-25T21:09:00Z" w16du:dateUtc="2026-09-26T01:09:00Z"/>
        </w:rPr>
      </w:pPr>
      <w:ins w:id="72" w:author="Troy Lambert" w:date="2026-09-25T21:09:00Z" w16du:dateUtc="2026-09-26T01:09:00Z">
        <w:r>
          <w:t>H4</w:t>
        </w:r>
        <w:r w:rsidR="00A85F25">
          <w:t xml:space="preserve"> Scene Card2 Chapter 2 (Subplot)</w:t>
        </w:r>
      </w:ins>
    </w:p>
    <w:p w14:paraId="24081E3D" w14:textId="6ACE9317" w:rsidR="00A85F25" w:rsidRDefault="00A85F25" w:rsidP="00A85F25">
      <w:pPr>
        <w:rPr>
          <w:ins w:id="73" w:author="Troy Lambert" w:date="2026-09-25T21:09:00Z" w16du:dateUtc="2026-09-26T01:09:00Z"/>
        </w:rPr>
      </w:pPr>
      <w:ins w:id="74" w:author="Troy Lambert" w:date="2026-09-25T21:09:00Z" w16du:dateUtc="2026-09-26T01:09:00Z">
        <w:r>
          <w:t>Begin Summary</w:t>
        </w:r>
      </w:ins>
    </w:p>
    <w:p w14:paraId="6850A7B4" w14:textId="083D0415" w:rsidR="00A85F25" w:rsidRDefault="00A85F25" w:rsidP="00A85F25">
      <w:pPr>
        <w:rPr>
          <w:ins w:id="75" w:author="Troy Lambert" w:date="2026-09-25T21:09:00Z" w16du:dateUtc="2026-09-26T01:09:00Z"/>
        </w:rPr>
      </w:pPr>
      <w:ins w:id="76" w:author="Troy Lambert" w:date="2026-09-25T21:09:00Z" w16du:dateUtc="2026-09-26T01:09:00Z">
        <w:r>
          <w:t>[Your Text Here]</w:t>
        </w:r>
      </w:ins>
    </w:p>
    <w:p w14:paraId="483B699F" w14:textId="3F62FFD9" w:rsidR="00A85F25" w:rsidRDefault="00A85F25" w:rsidP="00A85F25">
      <w:pPr>
        <w:rPr>
          <w:ins w:id="77" w:author="Troy Lambert" w:date="2026-09-25T21:09:00Z" w16du:dateUtc="2026-09-26T01:09:00Z"/>
        </w:rPr>
      </w:pPr>
      <w:ins w:id="78" w:author="Troy Lambert" w:date="2026-09-25T21:09:00Z" w16du:dateUtc="2026-09-26T01:09:00Z">
        <w:r>
          <w:t>End Summary</w:t>
        </w:r>
      </w:ins>
    </w:p>
    <w:p w14:paraId="40AD7A84" w14:textId="76A58F90" w:rsidR="00A85F25" w:rsidRDefault="00EF2D48" w:rsidP="00EF2D48">
      <w:pPr>
        <w:pStyle w:val="Heading3"/>
        <w:rPr>
          <w:ins w:id="79" w:author="Troy Lambert" w:date="2026-09-25T21:09:00Z" w16du:dateUtc="2026-09-26T01:09:00Z"/>
        </w:rPr>
      </w:pPr>
      <w:ins w:id="80" w:author="Troy Lambert" w:date="2026-09-25T21:09:00Z" w16du:dateUtc="2026-09-26T01:09:00Z">
        <w:r>
          <w:t>H3</w:t>
        </w:r>
        <w:r w:rsidR="00A85F25">
          <w:t xml:space="preserve"> Chapter/Scene/Beat 3</w:t>
        </w:r>
      </w:ins>
    </w:p>
    <w:p w14:paraId="5A41F241" w14:textId="456185D4" w:rsidR="00A85F25" w:rsidRDefault="00EF2D48" w:rsidP="00EF2D48">
      <w:pPr>
        <w:pStyle w:val="Heading4"/>
        <w:rPr>
          <w:ins w:id="81" w:author="Troy Lambert" w:date="2026-09-25T21:09:00Z" w16du:dateUtc="2026-09-26T01:09:00Z"/>
        </w:rPr>
      </w:pPr>
      <w:ins w:id="82" w:author="Troy Lambert" w:date="2026-09-25T21:09:00Z" w16du:dateUtc="2026-09-26T01:09:00Z">
        <w:r>
          <w:t>H4</w:t>
        </w:r>
        <w:r w:rsidR="00A85F25">
          <w:t xml:space="preserve"> Scene Card Chapter 3 (Main Plot)</w:t>
        </w:r>
      </w:ins>
    </w:p>
    <w:p w14:paraId="2EF7971C" w14:textId="77777777" w:rsidR="00A85F25" w:rsidRDefault="00A85F25" w:rsidP="00A85F25">
      <w:pPr>
        <w:rPr>
          <w:ins w:id="83" w:author="Troy Lambert" w:date="2026-09-25T21:09:00Z" w16du:dateUtc="2026-09-26T01:09:00Z"/>
        </w:rPr>
      </w:pPr>
      <w:ins w:id="84" w:author="Troy Lambert" w:date="2026-09-25T21:09:00Z" w16du:dateUtc="2026-09-26T01:09:00Z">
        <w:r>
          <w:t>Begin Summary</w:t>
        </w:r>
      </w:ins>
    </w:p>
    <w:p w14:paraId="79E7ED9D" w14:textId="24B829D6" w:rsidR="00A85F25" w:rsidRDefault="00A85F25" w:rsidP="00A85F25">
      <w:pPr>
        <w:rPr>
          <w:ins w:id="85" w:author="Troy Lambert" w:date="2026-09-25T21:09:00Z" w16du:dateUtc="2026-09-26T01:09:00Z"/>
        </w:rPr>
      </w:pPr>
      <w:ins w:id="86" w:author="Troy Lambert" w:date="2026-09-25T21:09:00Z" w16du:dateUtc="2026-09-26T01:09:00Z">
        <w:r>
          <w:t>[Your Text Here]</w:t>
        </w:r>
      </w:ins>
    </w:p>
    <w:p w14:paraId="6600E5A0" w14:textId="44B6CE3C" w:rsidR="005804D6" w:rsidRDefault="005804D6" w:rsidP="00A85F25">
      <w:pPr>
        <w:rPr>
          <w:ins w:id="87" w:author="Troy Lambert" w:date="2026-09-25T21:09:00Z" w16du:dateUtc="2026-09-26T01:09:00Z"/>
        </w:rPr>
      </w:pPr>
      <w:ins w:id="88" w:author="Troy Lambert" w:date="2026-09-25T21:09:00Z" w16du:dateUtc="2026-09-26T01:09:00Z">
        <w:r>
          <w:t>End Summary</w:t>
        </w:r>
      </w:ins>
    </w:p>
    <w:p w14:paraId="51938BC8" w14:textId="4E460579" w:rsidR="00A85F25" w:rsidRDefault="00EF2D48" w:rsidP="00A85F25">
      <w:pPr>
        <w:pStyle w:val="Heading3"/>
        <w:rPr>
          <w:ins w:id="89" w:author="Troy Lambert" w:date="2026-09-25T21:09:00Z" w16du:dateUtc="2026-09-26T01:09:00Z"/>
        </w:rPr>
      </w:pPr>
      <w:ins w:id="90" w:author="Troy Lambert" w:date="2026-09-25T21:09:00Z" w16du:dateUtc="2026-09-26T01:09:00Z">
        <w:r>
          <w:t>H4</w:t>
        </w:r>
        <w:r w:rsidR="00A85F25">
          <w:t xml:space="preserve"> Scene Card2 Chapter 3 (Subplot)</w:t>
        </w:r>
      </w:ins>
    </w:p>
    <w:p w14:paraId="2466594A" w14:textId="77777777" w:rsidR="00A85F25" w:rsidRDefault="00A85F25" w:rsidP="00A85F25">
      <w:pPr>
        <w:rPr>
          <w:ins w:id="91" w:author="Troy Lambert" w:date="2026-09-25T21:09:00Z" w16du:dateUtc="2026-09-26T01:09:00Z"/>
        </w:rPr>
      </w:pPr>
      <w:ins w:id="92" w:author="Troy Lambert" w:date="2026-09-25T21:09:00Z" w16du:dateUtc="2026-09-26T01:09:00Z">
        <w:r>
          <w:t>Begin Summary</w:t>
        </w:r>
      </w:ins>
    </w:p>
    <w:p w14:paraId="057C395D" w14:textId="77777777" w:rsidR="00A85F25" w:rsidRDefault="00A85F25" w:rsidP="00A85F25">
      <w:pPr>
        <w:rPr>
          <w:ins w:id="93" w:author="Troy Lambert" w:date="2026-09-25T21:09:00Z" w16du:dateUtc="2026-09-26T01:09:00Z"/>
        </w:rPr>
      </w:pPr>
      <w:ins w:id="94" w:author="Troy Lambert" w:date="2026-09-25T21:09:00Z" w16du:dateUtc="2026-09-26T01:09:00Z">
        <w:r>
          <w:t>[Your Text Here]</w:t>
        </w:r>
      </w:ins>
    </w:p>
    <w:p w14:paraId="51CF7DF3" w14:textId="09B15139" w:rsidR="00A85F25" w:rsidRDefault="00A85F25" w:rsidP="00A85F25">
      <w:pPr>
        <w:rPr>
          <w:ins w:id="95" w:author="Troy Lambert" w:date="2026-09-25T21:09:00Z" w16du:dateUtc="2026-09-26T01:09:00Z"/>
        </w:rPr>
      </w:pPr>
      <w:ins w:id="96" w:author="Troy Lambert" w:date="2026-09-25T21:09:00Z" w16du:dateUtc="2026-09-26T01:09:00Z">
        <w:r>
          <w:t>End Summary</w:t>
        </w:r>
      </w:ins>
    </w:p>
    <w:p w14:paraId="677361EC" w14:textId="6C32017F" w:rsidR="0066114C" w:rsidRDefault="0066114C" w:rsidP="0066114C">
      <w:pPr>
        <w:pStyle w:val="Heading2"/>
        <w:rPr>
          <w:ins w:id="97" w:author="Troy Lambert" w:date="2026-09-25T21:09:00Z" w16du:dateUtc="2026-09-26T01:09:00Z"/>
        </w:rPr>
      </w:pPr>
      <w:ins w:id="98" w:author="Troy Lambert" w:date="2026-09-25T21:09:00Z" w16du:dateUtc="2026-09-26T01:09:00Z">
        <w:r>
          <w:t>H2 Act 2</w:t>
        </w:r>
      </w:ins>
    </w:p>
    <w:p w14:paraId="1B9A7AB2" w14:textId="2AFC72ED" w:rsidR="00A85F25" w:rsidRDefault="00EF2D48" w:rsidP="0066114C">
      <w:pPr>
        <w:pStyle w:val="Heading3"/>
        <w:rPr>
          <w:ins w:id="99" w:author="Troy Lambert" w:date="2026-09-25T21:09:00Z" w16du:dateUtc="2026-09-26T01:09:00Z"/>
        </w:rPr>
      </w:pPr>
      <w:ins w:id="100" w:author="Troy Lambert" w:date="2026-09-25T21:09:00Z" w16du:dateUtc="2026-09-26T01:09:00Z">
        <w:r>
          <w:t>H3</w:t>
        </w:r>
        <w:r w:rsidR="00A85F25">
          <w:t xml:space="preserve"> Chapter/Scene/Beat 4</w:t>
        </w:r>
      </w:ins>
    </w:p>
    <w:p w14:paraId="1061BCEF" w14:textId="64A0AB5D" w:rsidR="00A85F25" w:rsidRDefault="00EF2D48" w:rsidP="00EF2D48">
      <w:pPr>
        <w:pStyle w:val="Heading4"/>
        <w:rPr>
          <w:ins w:id="101" w:author="Troy Lambert" w:date="2026-09-25T21:09:00Z" w16du:dateUtc="2026-09-26T01:09:00Z"/>
        </w:rPr>
      </w:pPr>
      <w:ins w:id="102" w:author="Troy Lambert" w:date="2026-09-25T21:09:00Z" w16du:dateUtc="2026-09-26T01:09:00Z">
        <w:r>
          <w:t>H4</w:t>
        </w:r>
        <w:r w:rsidR="00A85F25">
          <w:t xml:space="preserve"> Scene Card Chapter 4 (Main Plot)</w:t>
        </w:r>
      </w:ins>
    </w:p>
    <w:p w14:paraId="1099CE21" w14:textId="77777777" w:rsidR="00A85F25" w:rsidRDefault="00A85F25" w:rsidP="00A85F25">
      <w:pPr>
        <w:rPr>
          <w:ins w:id="103" w:author="Troy Lambert" w:date="2026-09-25T21:09:00Z" w16du:dateUtc="2026-09-26T01:09:00Z"/>
        </w:rPr>
      </w:pPr>
      <w:ins w:id="104" w:author="Troy Lambert" w:date="2026-09-25T21:09:00Z" w16du:dateUtc="2026-09-26T01:09:00Z">
        <w:r>
          <w:t>Begin Summary</w:t>
        </w:r>
      </w:ins>
    </w:p>
    <w:p w14:paraId="77858F64" w14:textId="77777777" w:rsidR="00A85F25" w:rsidRDefault="00A85F25" w:rsidP="00A85F25">
      <w:pPr>
        <w:rPr>
          <w:ins w:id="105" w:author="Troy Lambert" w:date="2026-09-25T21:09:00Z" w16du:dateUtc="2026-09-26T01:09:00Z"/>
        </w:rPr>
      </w:pPr>
      <w:ins w:id="106" w:author="Troy Lambert" w:date="2026-09-25T21:09:00Z" w16du:dateUtc="2026-09-26T01:09:00Z">
        <w:r>
          <w:t>[Your Text Here]</w:t>
        </w:r>
      </w:ins>
    </w:p>
    <w:p w14:paraId="4C8D8D06" w14:textId="6C575541" w:rsidR="005804D6" w:rsidRDefault="005804D6" w:rsidP="00A85F25">
      <w:pPr>
        <w:rPr>
          <w:ins w:id="107" w:author="Troy Lambert" w:date="2026-09-25T21:09:00Z" w16du:dateUtc="2026-09-26T01:09:00Z"/>
        </w:rPr>
      </w:pPr>
      <w:ins w:id="108" w:author="Troy Lambert" w:date="2026-09-25T21:09:00Z" w16du:dateUtc="2026-09-26T01:09:00Z">
        <w:r>
          <w:t>End Summary</w:t>
        </w:r>
      </w:ins>
    </w:p>
    <w:p w14:paraId="59DAF380" w14:textId="721CCB79" w:rsidR="00A85F25" w:rsidRDefault="00EF2D48" w:rsidP="00EF2D48">
      <w:pPr>
        <w:pStyle w:val="Heading4"/>
        <w:rPr>
          <w:ins w:id="109" w:author="Troy Lambert" w:date="2026-09-25T21:09:00Z" w16du:dateUtc="2026-09-26T01:09:00Z"/>
        </w:rPr>
      </w:pPr>
      <w:ins w:id="110" w:author="Troy Lambert" w:date="2026-09-25T21:09:00Z" w16du:dateUtc="2026-09-26T01:09:00Z">
        <w:r>
          <w:t>H4</w:t>
        </w:r>
        <w:r w:rsidR="00A85F25">
          <w:t xml:space="preserve"> Scene Card2 Chapter 4 (Subplot)</w:t>
        </w:r>
      </w:ins>
    </w:p>
    <w:p w14:paraId="3FBC5F39" w14:textId="77777777" w:rsidR="00A85F25" w:rsidRDefault="00A85F25" w:rsidP="00A85F25">
      <w:pPr>
        <w:rPr>
          <w:ins w:id="111" w:author="Troy Lambert" w:date="2026-09-25T21:09:00Z" w16du:dateUtc="2026-09-26T01:09:00Z"/>
        </w:rPr>
      </w:pPr>
      <w:ins w:id="112" w:author="Troy Lambert" w:date="2026-09-25T21:09:00Z" w16du:dateUtc="2026-09-26T01:09:00Z">
        <w:r>
          <w:t>Begin Summary</w:t>
        </w:r>
      </w:ins>
    </w:p>
    <w:p w14:paraId="389DF2DC" w14:textId="77777777" w:rsidR="00A85F25" w:rsidRDefault="00A85F25" w:rsidP="00A85F25">
      <w:pPr>
        <w:rPr>
          <w:ins w:id="113" w:author="Troy Lambert" w:date="2026-09-25T21:09:00Z" w16du:dateUtc="2026-09-26T01:09:00Z"/>
        </w:rPr>
      </w:pPr>
      <w:ins w:id="114" w:author="Troy Lambert" w:date="2026-09-25T21:09:00Z" w16du:dateUtc="2026-09-26T01:09:00Z">
        <w:r>
          <w:t>[Your Text Here]</w:t>
        </w:r>
      </w:ins>
    </w:p>
    <w:p w14:paraId="1E7AC401" w14:textId="77777777" w:rsidR="00A85F25" w:rsidRPr="00A85F25" w:rsidRDefault="00A85F25" w:rsidP="00A85F25">
      <w:pPr>
        <w:rPr>
          <w:ins w:id="115" w:author="Troy Lambert" w:date="2026-09-25T21:09:00Z" w16du:dateUtc="2026-09-26T01:09:00Z"/>
        </w:rPr>
      </w:pPr>
      <w:ins w:id="116" w:author="Troy Lambert" w:date="2026-09-25T21:09:00Z" w16du:dateUtc="2026-09-26T01:09:00Z">
        <w:r>
          <w:t>End Summary</w:t>
        </w:r>
      </w:ins>
    </w:p>
    <w:p w14:paraId="4478D1B8" w14:textId="57DBF4C3" w:rsidR="005804D6" w:rsidRDefault="00EF2D48" w:rsidP="0066114C">
      <w:pPr>
        <w:pStyle w:val="Heading3"/>
        <w:rPr>
          <w:ins w:id="117" w:author="Troy Lambert" w:date="2026-09-25T21:09:00Z" w16du:dateUtc="2026-09-26T01:09:00Z"/>
        </w:rPr>
      </w:pPr>
      <w:ins w:id="118" w:author="Troy Lambert" w:date="2026-09-25T21:09:00Z" w16du:dateUtc="2026-09-26T01:09:00Z">
        <w:r>
          <w:t>H3</w:t>
        </w:r>
        <w:r w:rsidR="005804D6">
          <w:t xml:space="preserve"> Chapter/Scene/Beat 4</w:t>
        </w:r>
      </w:ins>
    </w:p>
    <w:p w14:paraId="6A125B67" w14:textId="24CD2045" w:rsidR="005804D6" w:rsidRDefault="00EF2D48" w:rsidP="00EF2D48">
      <w:pPr>
        <w:pStyle w:val="Heading4"/>
        <w:rPr>
          <w:ins w:id="119" w:author="Troy Lambert" w:date="2026-09-25T21:09:00Z" w16du:dateUtc="2026-09-26T01:09:00Z"/>
        </w:rPr>
      </w:pPr>
      <w:ins w:id="120" w:author="Troy Lambert" w:date="2026-09-25T21:09:00Z" w16du:dateUtc="2026-09-26T01:09:00Z">
        <w:r>
          <w:t>H4</w:t>
        </w:r>
        <w:r w:rsidR="005804D6">
          <w:t xml:space="preserve"> Scene Card Chapter 5 (Main Plot)</w:t>
        </w:r>
      </w:ins>
    </w:p>
    <w:p w14:paraId="5D497D45" w14:textId="77777777" w:rsidR="005804D6" w:rsidRDefault="005804D6" w:rsidP="005804D6">
      <w:pPr>
        <w:rPr>
          <w:ins w:id="121" w:author="Troy Lambert" w:date="2026-09-25T21:09:00Z" w16du:dateUtc="2026-09-26T01:09:00Z"/>
        </w:rPr>
      </w:pPr>
      <w:ins w:id="122" w:author="Troy Lambert" w:date="2026-09-25T21:09:00Z" w16du:dateUtc="2026-09-26T01:09:00Z">
        <w:r>
          <w:t>Begin Summary</w:t>
        </w:r>
      </w:ins>
    </w:p>
    <w:p w14:paraId="6757ADC2" w14:textId="77777777" w:rsidR="005804D6" w:rsidRDefault="005804D6" w:rsidP="005804D6">
      <w:pPr>
        <w:rPr>
          <w:ins w:id="123" w:author="Troy Lambert" w:date="2026-09-25T21:09:00Z" w16du:dateUtc="2026-09-26T01:09:00Z"/>
        </w:rPr>
      </w:pPr>
      <w:ins w:id="124" w:author="Troy Lambert" w:date="2026-09-25T21:09:00Z" w16du:dateUtc="2026-09-26T01:09:00Z">
        <w:r>
          <w:t>[Your Text Here]</w:t>
        </w:r>
      </w:ins>
    </w:p>
    <w:p w14:paraId="29B1E8AF" w14:textId="77777777" w:rsidR="005804D6" w:rsidRDefault="005804D6" w:rsidP="005804D6">
      <w:pPr>
        <w:rPr>
          <w:ins w:id="125" w:author="Troy Lambert" w:date="2026-09-25T21:09:00Z" w16du:dateUtc="2026-09-26T01:09:00Z"/>
        </w:rPr>
      </w:pPr>
      <w:ins w:id="126" w:author="Troy Lambert" w:date="2026-09-25T21:09:00Z" w16du:dateUtc="2026-09-26T01:09:00Z">
        <w:r>
          <w:t>End Summary</w:t>
        </w:r>
      </w:ins>
    </w:p>
    <w:p w14:paraId="2938490F" w14:textId="18142C59" w:rsidR="005804D6" w:rsidRDefault="00EF2D48" w:rsidP="00EF2D48">
      <w:pPr>
        <w:pStyle w:val="Heading4"/>
        <w:rPr>
          <w:ins w:id="127" w:author="Troy Lambert" w:date="2026-09-25T21:09:00Z" w16du:dateUtc="2026-09-26T01:09:00Z"/>
        </w:rPr>
      </w:pPr>
      <w:ins w:id="128" w:author="Troy Lambert" w:date="2026-09-25T21:09:00Z" w16du:dateUtc="2026-09-26T01:09:00Z">
        <w:r>
          <w:t>H4</w:t>
        </w:r>
        <w:r w:rsidR="005804D6">
          <w:t xml:space="preserve"> Scene Card2 Chapter 5 (Subplot)</w:t>
        </w:r>
      </w:ins>
    </w:p>
    <w:p w14:paraId="6F5782DD" w14:textId="77777777" w:rsidR="005804D6" w:rsidRDefault="005804D6" w:rsidP="005804D6">
      <w:pPr>
        <w:rPr>
          <w:ins w:id="129" w:author="Troy Lambert" w:date="2026-09-25T21:09:00Z" w16du:dateUtc="2026-09-26T01:09:00Z"/>
        </w:rPr>
      </w:pPr>
      <w:ins w:id="130" w:author="Troy Lambert" w:date="2026-09-25T21:09:00Z" w16du:dateUtc="2026-09-26T01:09:00Z">
        <w:r>
          <w:t>Begin Summary</w:t>
        </w:r>
      </w:ins>
    </w:p>
    <w:p w14:paraId="0B443DE4" w14:textId="77777777" w:rsidR="005804D6" w:rsidRDefault="005804D6" w:rsidP="005804D6">
      <w:pPr>
        <w:rPr>
          <w:ins w:id="131" w:author="Troy Lambert" w:date="2026-09-25T21:09:00Z" w16du:dateUtc="2026-09-26T01:09:00Z"/>
        </w:rPr>
      </w:pPr>
      <w:ins w:id="132" w:author="Troy Lambert" w:date="2026-09-25T21:09:00Z" w16du:dateUtc="2026-09-26T01:09:00Z">
        <w:r>
          <w:t>[Your Text Here]</w:t>
        </w:r>
      </w:ins>
    </w:p>
    <w:p w14:paraId="540712FE" w14:textId="77777777" w:rsidR="005804D6" w:rsidRPr="00A85F25" w:rsidRDefault="005804D6" w:rsidP="005804D6">
      <w:pPr>
        <w:rPr>
          <w:ins w:id="133" w:author="Troy Lambert" w:date="2026-09-25T21:09:00Z" w16du:dateUtc="2026-09-26T01:09:00Z"/>
        </w:rPr>
      </w:pPr>
      <w:ins w:id="134" w:author="Troy Lambert" w:date="2026-09-25T21:09:00Z" w16du:dateUtc="2026-09-26T01:09:00Z">
        <w:r>
          <w:t>End Summary</w:t>
        </w:r>
      </w:ins>
    </w:p>
    <w:p w14:paraId="6B467054" w14:textId="273371DF" w:rsidR="005804D6" w:rsidRDefault="00EF2D48" w:rsidP="0066114C">
      <w:pPr>
        <w:pStyle w:val="Heading3"/>
        <w:rPr>
          <w:ins w:id="135" w:author="Troy Lambert" w:date="2026-09-25T21:09:00Z" w16du:dateUtc="2026-09-26T01:09:00Z"/>
        </w:rPr>
      </w:pPr>
      <w:ins w:id="136" w:author="Troy Lambert" w:date="2026-09-25T21:09:00Z" w16du:dateUtc="2026-09-26T01:09:00Z">
        <w:r>
          <w:t>H3</w:t>
        </w:r>
        <w:r w:rsidR="005804D6">
          <w:t xml:space="preserve"> Chapter/Scene/Beat 6</w:t>
        </w:r>
      </w:ins>
    </w:p>
    <w:p w14:paraId="08503F87" w14:textId="536888AE" w:rsidR="005804D6" w:rsidRDefault="00EF2D48" w:rsidP="00EF2D48">
      <w:pPr>
        <w:pStyle w:val="Heading4"/>
        <w:rPr>
          <w:ins w:id="137" w:author="Troy Lambert" w:date="2026-09-25T21:09:00Z" w16du:dateUtc="2026-09-26T01:09:00Z"/>
        </w:rPr>
      </w:pPr>
      <w:ins w:id="138" w:author="Troy Lambert" w:date="2026-09-25T21:09:00Z" w16du:dateUtc="2026-09-26T01:09:00Z">
        <w:r>
          <w:t>H4</w:t>
        </w:r>
        <w:r w:rsidR="005804D6">
          <w:t xml:space="preserve"> Scene Card Chapter 6 (Main Plot)</w:t>
        </w:r>
      </w:ins>
    </w:p>
    <w:p w14:paraId="09A1DF02" w14:textId="77777777" w:rsidR="005804D6" w:rsidRDefault="005804D6" w:rsidP="005804D6">
      <w:pPr>
        <w:rPr>
          <w:ins w:id="139" w:author="Troy Lambert" w:date="2026-09-25T21:09:00Z" w16du:dateUtc="2026-09-26T01:09:00Z"/>
        </w:rPr>
      </w:pPr>
      <w:ins w:id="140" w:author="Troy Lambert" w:date="2026-09-25T21:09:00Z" w16du:dateUtc="2026-09-26T01:09:00Z">
        <w:r>
          <w:t>Begin Summary</w:t>
        </w:r>
      </w:ins>
    </w:p>
    <w:p w14:paraId="21F515B6" w14:textId="77777777" w:rsidR="005804D6" w:rsidRDefault="005804D6" w:rsidP="005804D6">
      <w:pPr>
        <w:rPr>
          <w:ins w:id="141" w:author="Troy Lambert" w:date="2026-09-25T21:09:00Z" w16du:dateUtc="2026-09-26T01:09:00Z"/>
        </w:rPr>
      </w:pPr>
      <w:ins w:id="142" w:author="Troy Lambert" w:date="2026-09-25T21:09:00Z" w16du:dateUtc="2026-09-26T01:09:00Z">
        <w:r>
          <w:t>[Your Text Here]</w:t>
        </w:r>
      </w:ins>
    </w:p>
    <w:p w14:paraId="524EB39E" w14:textId="77777777" w:rsidR="005804D6" w:rsidRDefault="005804D6" w:rsidP="005804D6">
      <w:pPr>
        <w:rPr>
          <w:ins w:id="143" w:author="Troy Lambert" w:date="2026-09-25T21:09:00Z" w16du:dateUtc="2026-09-26T01:09:00Z"/>
        </w:rPr>
      </w:pPr>
      <w:ins w:id="144" w:author="Troy Lambert" w:date="2026-09-25T21:09:00Z" w16du:dateUtc="2026-09-26T01:09:00Z">
        <w:r>
          <w:t>End Summary</w:t>
        </w:r>
      </w:ins>
    </w:p>
    <w:p w14:paraId="304D9FB2" w14:textId="7463042D" w:rsidR="005804D6" w:rsidRDefault="00EF2D48" w:rsidP="00EF2D48">
      <w:pPr>
        <w:pStyle w:val="Heading4"/>
        <w:rPr>
          <w:ins w:id="145" w:author="Troy Lambert" w:date="2026-09-25T21:09:00Z" w16du:dateUtc="2026-09-26T01:09:00Z"/>
        </w:rPr>
      </w:pPr>
      <w:ins w:id="146" w:author="Troy Lambert" w:date="2026-09-25T21:09:00Z" w16du:dateUtc="2026-09-26T01:09:00Z">
        <w:r>
          <w:t>H4</w:t>
        </w:r>
        <w:r w:rsidR="005804D6">
          <w:t xml:space="preserve"> Scene Card2 Chapter 6 (Subplot)</w:t>
        </w:r>
      </w:ins>
    </w:p>
    <w:p w14:paraId="2CF44DB3" w14:textId="77777777" w:rsidR="005804D6" w:rsidRDefault="005804D6" w:rsidP="005804D6">
      <w:pPr>
        <w:rPr>
          <w:ins w:id="147" w:author="Troy Lambert" w:date="2026-09-25T21:09:00Z" w16du:dateUtc="2026-09-26T01:09:00Z"/>
        </w:rPr>
      </w:pPr>
      <w:ins w:id="148" w:author="Troy Lambert" w:date="2026-09-25T21:09:00Z" w16du:dateUtc="2026-09-26T01:09:00Z">
        <w:r>
          <w:t>Begin Summary</w:t>
        </w:r>
      </w:ins>
    </w:p>
    <w:p w14:paraId="3355A44B" w14:textId="77777777" w:rsidR="005804D6" w:rsidRDefault="005804D6" w:rsidP="005804D6">
      <w:pPr>
        <w:rPr>
          <w:ins w:id="149" w:author="Troy Lambert" w:date="2026-09-25T21:09:00Z" w16du:dateUtc="2026-09-26T01:09:00Z"/>
        </w:rPr>
      </w:pPr>
      <w:ins w:id="150" w:author="Troy Lambert" w:date="2026-09-25T21:09:00Z" w16du:dateUtc="2026-09-26T01:09:00Z">
        <w:r>
          <w:t>[Your Text Here]</w:t>
        </w:r>
      </w:ins>
    </w:p>
    <w:p w14:paraId="778CAA08" w14:textId="77777777" w:rsidR="005804D6" w:rsidRDefault="005804D6" w:rsidP="005804D6">
      <w:pPr>
        <w:rPr>
          <w:ins w:id="151" w:author="Troy Lambert" w:date="2026-09-25T21:09:00Z" w16du:dateUtc="2026-09-26T01:09:00Z"/>
        </w:rPr>
      </w:pPr>
      <w:ins w:id="152" w:author="Troy Lambert" w:date="2026-09-25T21:09:00Z" w16du:dateUtc="2026-09-26T01:09:00Z">
        <w:r>
          <w:t>End Summary</w:t>
        </w:r>
      </w:ins>
    </w:p>
    <w:p w14:paraId="3DE1661E" w14:textId="7DFFC2D3" w:rsidR="0066114C" w:rsidRPr="00A85F25" w:rsidRDefault="0066114C" w:rsidP="0066114C">
      <w:pPr>
        <w:pStyle w:val="Heading2"/>
        <w:rPr>
          <w:ins w:id="153" w:author="Troy Lambert" w:date="2026-09-25T21:09:00Z" w16du:dateUtc="2026-09-26T01:09:00Z"/>
        </w:rPr>
      </w:pPr>
      <w:ins w:id="154" w:author="Troy Lambert" w:date="2026-09-25T21:09:00Z" w16du:dateUtc="2026-09-26T01:09:00Z">
        <w:r>
          <w:t>H2 Act 3</w:t>
        </w:r>
      </w:ins>
    </w:p>
    <w:p w14:paraId="75B3D50C" w14:textId="65BA79D8" w:rsidR="005804D6" w:rsidRDefault="00EF2D48" w:rsidP="0066114C">
      <w:pPr>
        <w:pStyle w:val="Heading3"/>
        <w:rPr>
          <w:ins w:id="155" w:author="Troy Lambert" w:date="2026-09-25T21:09:00Z" w16du:dateUtc="2026-09-26T01:09:00Z"/>
        </w:rPr>
      </w:pPr>
      <w:ins w:id="156" w:author="Troy Lambert" w:date="2026-09-25T21:09:00Z" w16du:dateUtc="2026-09-26T01:09:00Z">
        <w:r>
          <w:t>H3</w:t>
        </w:r>
        <w:r w:rsidR="005804D6">
          <w:t xml:space="preserve"> Chapter/Scene/Beat 7</w:t>
        </w:r>
      </w:ins>
    </w:p>
    <w:p w14:paraId="0F011630" w14:textId="13F3AE68" w:rsidR="005804D6" w:rsidRDefault="00EF2D48" w:rsidP="00EF2D48">
      <w:pPr>
        <w:pStyle w:val="Heading4"/>
        <w:rPr>
          <w:ins w:id="157" w:author="Troy Lambert" w:date="2026-09-25T21:09:00Z" w16du:dateUtc="2026-09-26T01:09:00Z"/>
        </w:rPr>
      </w:pPr>
      <w:ins w:id="158" w:author="Troy Lambert" w:date="2026-09-25T21:09:00Z" w16du:dateUtc="2026-09-26T01:09:00Z">
        <w:r>
          <w:t>H4</w:t>
        </w:r>
        <w:r w:rsidR="005804D6">
          <w:t xml:space="preserve"> Scene Card Chapter 7 (Main Plot)</w:t>
        </w:r>
      </w:ins>
    </w:p>
    <w:p w14:paraId="37BCE769" w14:textId="77777777" w:rsidR="005804D6" w:rsidRDefault="005804D6" w:rsidP="005804D6">
      <w:pPr>
        <w:rPr>
          <w:ins w:id="159" w:author="Troy Lambert" w:date="2026-09-25T21:09:00Z" w16du:dateUtc="2026-09-26T01:09:00Z"/>
        </w:rPr>
      </w:pPr>
      <w:ins w:id="160" w:author="Troy Lambert" w:date="2026-09-25T21:09:00Z" w16du:dateUtc="2026-09-26T01:09:00Z">
        <w:r>
          <w:t>Begin Summary</w:t>
        </w:r>
      </w:ins>
    </w:p>
    <w:p w14:paraId="650674EB" w14:textId="77777777" w:rsidR="005804D6" w:rsidRDefault="005804D6" w:rsidP="005804D6">
      <w:pPr>
        <w:rPr>
          <w:ins w:id="161" w:author="Troy Lambert" w:date="2026-09-25T21:09:00Z" w16du:dateUtc="2026-09-26T01:09:00Z"/>
        </w:rPr>
      </w:pPr>
      <w:ins w:id="162" w:author="Troy Lambert" w:date="2026-09-25T21:09:00Z" w16du:dateUtc="2026-09-26T01:09:00Z">
        <w:r>
          <w:t>[Your Text Here]</w:t>
        </w:r>
      </w:ins>
    </w:p>
    <w:p w14:paraId="43C04A0A" w14:textId="77777777" w:rsidR="005804D6" w:rsidRDefault="005804D6" w:rsidP="005804D6">
      <w:pPr>
        <w:rPr>
          <w:ins w:id="163" w:author="Troy Lambert" w:date="2026-09-25T21:09:00Z" w16du:dateUtc="2026-09-26T01:09:00Z"/>
        </w:rPr>
      </w:pPr>
      <w:ins w:id="164" w:author="Troy Lambert" w:date="2026-09-25T21:09:00Z" w16du:dateUtc="2026-09-26T01:09:00Z">
        <w:r>
          <w:t>End Summary</w:t>
        </w:r>
      </w:ins>
    </w:p>
    <w:p w14:paraId="42E54656" w14:textId="639BE5B5" w:rsidR="005804D6" w:rsidRDefault="00EF2D48" w:rsidP="00EF2D48">
      <w:pPr>
        <w:pStyle w:val="Heading4"/>
        <w:rPr>
          <w:ins w:id="165" w:author="Troy Lambert" w:date="2026-09-25T21:09:00Z" w16du:dateUtc="2026-09-26T01:09:00Z"/>
        </w:rPr>
      </w:pPr>
      <w:ins w:id="166" w:author="Troy Lambert" w:date="2026-09-25T21:09:00Z" w16du:dateUtc="2026-09-26T01:09:00Z">
        <w:r>
          <w:t>H4</w:t>
        </w:r>
        <w:r w:rsidR="005804D6">
          <w:t xml:space="preserve"> Scene Card2 Chapter 7 (Subplot)</w:t>
        </w:r>
      </w:ins>
    </w:p>
    <w:p w14:paraId="70C82FE0" w14:textId="77777777" w:rsidR="005804D6" w:rsidRDefault="005804D6" w:rsidP="005804D6">
      <w:pPr>
        <w:rPr>
          <w:ins w:id="167" w:author="Troy Lambert" w:date="2026-09-25T21:09:00Z" w16du:dateUtc="2026-09-26T01:09:00Z"/>
        </w:rPr>
      </w:pPr>
      <w:ins w:id="168" w:author="Troy Lambert" w:date="2026-09-25T21:09:00Z" w16du:dateUtc="2026-09-26T01:09:00Z">
        <w:r>
          <w:t>Begin Summary</w:t>
        </w:r>
      </w:ins>
    </w:p>
    <w:p w14:paraId="4AE18E06" w14:textId="77777777" w:rsidR="005804D6" w:rsidRDefault="005804D6" w:rsidP="005804D6">
      <w:pPr>
        <w:rPr>
          <w:ins w:id="169" w:author="Troy Lambert" w:date="2026-09-25T21:09:00Z" w16du:dateUtc="2026-09-26T01:09:00Z"/>
        </w:rPr>
      </w:pPr>
      <w:ins w:id="170" w:author="Troy Lambert" w:date="2026-09-25T21:09:00Z" w16du:dateUtc="2026-09-26T01:09:00Z">
        <w:r>
          <w:t>[Your Text Here]</w:t>
        </w:r>
      </w:ins>
    </w:p>
    <w:p w14:paraId="4A125A84" w14:textId="77777777" w:rsidR="005804D6" w:rsidRPr="00A85F25" w:rsidRDefault="005804D6" w:rsidP="005804D6">
      <w:pPr>
        <w:rPr>
          <w:ins w:id="171" w:author="Troy Lambert" w:date="2026-09-25T21:09:00Z" w16du:dateUtc="2026-09-26T01:09:00Z"/>
        </w:rPr>
      </w:pPr>
      <w:ins w:id="172" w:author="Troy Lambert" w:date="2026-09-25T21:09:00Z" w16du:dateUtc="2026-09-26T01:09:00Z">
        <w:r>
          <w:t>End Summary</w:t>
        </w:r>
      </w:ins>
    </w:p>
    <w:p w14:paraId="7D294E33" w14:textId="076DC982" w:rsidR="005804D6" w:rsidRDefault="00EF2D48" w:rsidP="0066114C">
      <w:pPr>
        <w:pStyle w:val="Heading3"/>
        <w:rPr>
          <w:ins w:id="173" w:author="Troy Lambert" w:date="2026-09-25T21:09:00Z" w16du:dateUtc="2026-09-26T01:09:00Z"/>
        </w:rPr>
      </w:pPr>
      <w:ins w:id="174" w:author="Troy Lambert" w:date="2026-09-25T21:09:00Z" w16du:dateUtc="2026-09-26T01:09:00Z">
        <w:r>
          <w:t>H3</w:t>
        </w:r>
        <w:r w:rsidR="005804D6">
          <w:t xml:space="preserve"> Chapter/Scene/Beat 8</w:t>
        </w:r>
      </w:ins>
    </w:p>
    <w:p w14:paraId="34A9F171" w14:textId="0B365611" w:rsidR="005804D6" w:rsidRDefault="00EF2D48" w:rsidP="00EF2D48">
      <w:pPr>
        <w:pStyle w:val="Heading4"/>
        <w:rPr>
          <w:ins w:id="175" w:author="Troy Lambert" w:date="2026-09-25T21:09:00Z" w16du:dateUtc="2026-09-26T01:09:00Z"/>
        </w:rPr>
      </w:pPr>
      <w:ins w:id="176" w:author="Troy Lambert" w:date="2026-09-25T21:09:00Z" w16du:dateUtc="2026-09-26T01:09:00Z">
        <w:r>
          <w:t>H4</w:t>
        </w:r>
        <w:r w:rsidR="005804D6">
          <w:t xml:space="preserve"> Scene Card Chapter 8 (Main Plot)</w:t>
        </w:r>
      </w:ins>
    </w:p>
    <w:p w14:paraId="76A039B7" w14:textId="77777777" w:rsidR="005804D6" w:rsidRDefault="005804D6" w:rsidP="005804D6">
      <w:pPr>
        <w:rPr>
          <w:ins w:id="177" w:author="Troy Lambert" w:date="2026-09-25T21:09:00Z" w16du:dateUtc="2026-09-26T01:09:00Z"/>
        </w:rPr>
      </w:pPr>
      <w:ins w:id="178" w:author="Troy Lambert" w:date="2026-09-25T21:09:00Z" w16du:dateUtc="2026-09-26T01:09:00Z">
        <w:r>
          <w:t>Begin Summary</w:t>
        </w:r>
      </w:ins>
    </w:p>
    <w:p w14:paraId="7BD30E20" w14:textId="77777777" w:rsidR="005804D6" w:rsidRDefault="005804D6" w:rsidP="005804D6">
      <w:pPr>
        <w:rPr>
          <w:ins w:id="179" w:author="Troy Lambert" w:date="2026-09-25T21:09:00Z" w16du:dateUtc="2026-09-26T01:09:00Z"/>
        </w:rPr>
      </w:pPr>
      <w:ins w:id="180" w:author="Troy Lambert" w:date="2026-09-25T21:09:00Z" w16du:dateUtc="2026-09-26T01:09:00Z">
        <w:r>
          <w:t>[Your Text Here]</w:t>
        </w:r>
      </w:ins>
    </w:p>
    <w:p w14:paraId="6AD1CA26" w14:textId="77777777" w:rsidR="005804D6" w:rsidRDefault="005804D6" w:rsidP="005804D6">
      <w:pPr>
        <w:rPr>
          <w:ins w:id="181" w:author="Troy Lambert" w:date="2026-09-25T21:09:00Z" w16du:dateUtc="2026-09-26T01:09:00Z"/>
        </w:rPr>
      </w:pPr>
      <w:ins w:id="182" w:author="Troy Lambert" w:date="2026-09-25T21:09:00Z" w16du:dateUtc="2026-09-26T01:09:00Z">
        <w:r>
          <w:t>End Summary</w:t>
        </w:r>
      </w:ins>
    </w:p>
    <w:p w14:paraId="0D44FCA2" w14:textId="47458BF2" w:rsidR="005804D6" w:rsidRDefault="00EF2D48" w:rsidP="00EF2D48">
      <w:pPr>
        <w:pStyle w:val="Heading4"/>
        <w:rPr>
          <w:ins w:id="183" w:author="Troy Lambert" w:date="2026-09-25T21:09:00Z" w16du:dateUtc="2026-09-26T01:09:00Z"/>
        </w:rPr>
      </w:pPr>
      <w:ins w:id="184" w:author="Troy Lambert" w:date="2026-09-25T21:09:00Z" w16du:dateUtc="2026-09-26T01:09:00Z">
        <w:r>
          <w:t>H4</w:t>
        </w:r>
        <w:r w:rsidR="005804D6">
          <w:t xml:space="preserve"> Scene Card2 Chapter 8 (Subplot)</w:t>
        </w:r>
      </w:ins>
    </w:p>
    <w:p w14:paraId="2A9C8AD3" w14:textId="77777777" w:rsidR="005804D6" w:rsidRDefault="005804D6" w:rsidP="005804D6">
      <w:pPr>
        <w:rPr>
          <w:ins w:id="185" w:author="Troy Lambert" w:date="2026-09-25T21:09:00Z" w16du:dateUtc="2026-09-26T01:09:00Z"/>
        </w:rPr>
      </w:pPr>
      <w:ins w:id="186" w:author="Troy Lambert" w:date="2026-09-25T21:09:00Z" w16du:dateUtc="2026-09-26T01:09:00Z">
        <w:r>
          <w:t>Begin Summary</w:t>
        </w:r>
      </w:ins>
    </w:p>
    <w:p w14:paraId="52868E6D" w14:textId="77777777" w:rsidR="005804D6" w:rsidRDefault="005804D6" w:rsidP="005804D6">
      <w:pPr>
        <w:rPr>
          <w:ins w:id="187" w:author="Troy Lambert" w:date="2026-09-25T21:09:00Z" w16du:dateUtc="2026-09-26T01:09:00Z"/>
        </w:rPr>
      </w:pPr>
      <w:ins w:id="188" w:author="Troy Lambert" w:date="2026-09-25T21:09:00Z" w16du:dateUtc="2026-09-26T01:09:00Z">
        <w:r>
          <w:t>[Your Text Here]</w:t>
        </w:r>
      </w:ins>
    </w:p>
    <w:p w14:paraId="0F12DA45" w14:textId="77777777" w:rsidR="005804D6" w:rsidRPr="00A85F25" w:rsidRDefault="005804D6" w:rsidP="005804D6">
      <w:pPr>
        <w:rPr>
          <w:ins w:id="189" w:author="Troy Lambert" w:date="2026-09-25T21:09:00Z" w16du:dateUtc="2026-09-26T01:09:00Z"/>
        </w:rPr>
      </w:pPr>
      <w:ins w:id="190" w:author="Troy Lambert" w:date="2026-09-25T21:09:00Z" w16du:dateUtc="2026-09-26T01:09:00Z">
        <w:r>
          <w:t>End Summary</w:t>
        </w:r>
      </w:ins>
    </w:p>
    <w:p w14:paraId="0C6DB838" w14:textId="13DD2DBE" w:rsidR="005804D6" w:rsidRDefault="00EF2D48" w:rsidP="0066114C">
      <w:pPr>
        <w:pStyle w:val="Heading3"/>
        <w:rPr>
          <w:ins w:id="191" w:author="Troy Lambert" w:date="2026-09-25T21:09:00Z" w16du:dateUtc="2026-09-26T01:09:00Z"/>
        </w:rPr>
      </w:pPr>
      <w:ins w:id="192" w:author="Troy Lambert" w:date="2026-09-25T21:09:00Z" w16du:dateUtc="2026-09-26T01:09:00Z">
        <w:r>
          <w:t>H3</w:t>
        </w:r>
        <w:r w:rsidR="005804D6">
          <w:t xml:space="preserve"> Chapter/Scene/Beat 9</w:t>
        </w:r>
      </w:ins>
    </w:p>
    <w:p w14:paraId="6840FBA8" w14:textId="475D773C" w:rsidR="005804D6" w:rsidRDefault="00EF2D48" w:rsidP="00EF2D48">
      <w:pPr>
        <w:pStyle w:val="Heading4"/>
        <w:rPr>
          <w:ins w:id="193" w:author="Troy Lambert" w:date="2026-09-25T21:09:00Z" w16du:dateUtc="2026-09-26T01:09:00Z"/>
        </w:rPr>
      </w:pPr>
      <w:ins w:id="194" w:author="Troy Lambert" w:date="2026-09-25T21:09:00Z" w16du:dateUtc="2026-09-26T01:09:00Z">
        <w:r>
          <w:t>H4</w:t>
        </w:r>
        <w:r w:rsidR="005804D6">
          <w:t xml:space="preserve"> Scene Card Chapter 9 (Main Plot)</w:t>
        </w:r>
      </w:ins>
    </w:p>
    <w:p w14:paraId="20034888" w14:textId="77777777" w:rsidR="005804D6" w:rsidRDefault="005804D6" w:rsidP="005804D6">
      <w:pPr>
        <w:rPr>
          <w:ins w:id="195" w:author="Troy Lambert" w:date="2026-09-25T21:09:00Z" w16du:dateUtc="2026-09-26T01:09:00Z"/>
        </w:rPr>
      </w:pPr>
      <w:ins w:id="196" w:author="Troy Lambert" w:date="2026-09-25T21:09:00Z" w16du:dateUtc="2026-09-26T01:09:00Z">
        <w:r>
          <w:t>Begin Summary</w:t>
        </w:r>
      </w:ins>
    </w:p>
    <w:p w14:paraId="39023D7B" w14:textId="77777777" w:rsidR="005804D6" w:rsidRDefault="005804D6" w:rsidP="005804D6">
      <w:pPr>
        <w:rPr>
          <w:ins w:id="197" w:author="Troy Lambert" w:date="2026-09-25T21:09:00Z" w16du:dateUtc="2026-09-26T01:09:00Z"/>
        </w:rPr>
      </w:pPr>
      <w:ins w:id="198" w:author="Troy Lambert" w:date="2026-09-25T21:09:00Z" w16du:dateUtc="2026-09-26T01:09:00Z">
        <w:r>
          <w:t>[Your Text Here]</w:t>
        </w:r>
      </w:ins>
    </w:p>
    <w:p w14:paraId="25FD7ABE" w14:textId="77777777" w:rsidR="005804D6" w:rsidRDefault="005804D6" w:rsidP="005804D6">
      <w:pPr>
        <w:rPr>
          <w:ins w:id="199" w:author="Troy Lambert" w:date="2026-09-25T21:09:00Z" w16du:dateUtc="2026-09-26T01:09:00Z"/>
        </w:rPr>
      </w:pPr>
      <w:ins w:id="200" w:author="Troy Lambert" w:date="2026-09-25T21:09:00Z" w16du:dateUtc="2026-09-26T01:09:00Z">
        <w:r>
          <w:t>End Summary</w:t>
        </w:r>
      </w:ins>
    </w:p>
    <w:p w14:paraId="085A8373" w14:textId="03277E49" w:rsidR="005804D6" w:rsidRDefault="00EF2D48" w:rsidP="00EF2D48">
      <w:pPr>
        <w:pStyle w:val="Heading4"/>
        <w:rPr>
          <w:ins w:id="201" w:author="Troy Lambert" w:date="2026-09-25T21:09:00Z" w16du:dateUtc="2026-09-26T01:09:00Z"/>
        </w:rPr>
      </w:pPr>
      <w:ins w:id="202" w:author="Troy Lambert" w:date="2026-09-25T21:09:00Z" w16du:dateUtc="2026-09-26T01:09:00Z">
        <w:r>
          <w:t>H4</w:t>
        </w:r>
        <w:r w:rsidR="005804D6">
          <w:t xml:space="preserve"> Scene Card2 Chapter 9 (Subplot)</w:t>
        </w:r>
      </w:ins>
    </w:p>
    <w:p w14:paraId="13717DA4" w14:textId="77777777" w:rsidR="005804D6" w:rsidRDefault="005804D6" w:rsidP="005804D6">
      <w:pPr>
        <w:rPr>
          <w:ins w:id="203" w:author="Troy Lambert" w:date="2026-09-25T21:09:00Z" w16du:dateUtc="2026-09-26T01:09:00Z"/>
        </w:rPr>
      </w:pPr>
      <w:ins w:id="204" w:author="Troy Lambert" w:date="2026-09-25T21:09:00Z" w16du:dateUtc="2026-09-26T01:09:00Z">
        <w:r>
          <w:t>Begin Summary</w:t>
        </w:r>
      </w:ins>
    </w:p>
    <w:p w14:paraId="03EDAC29" w14:textId="77777777" w:rsidR="005804D6" w:rsidRDefault="005804D6" w:rsidP="005804D6">
      <w:pPr>
        <w:rPr>
          <w:ins w:id="205" w:author="Troy Lambert" w:date="2026-09-25T21:09:00Z" w16du:dateUtc="2026-09-26T01:09:00Z"/>
        </w:rPr>
      </w:pPr>
      <w:ins w:id="206" w:author="Troy Lambert" w:date="2026-09-25T21:09:00Z" w16du:dateUtc="2026-09-26T01:09:00Z">
        <w:r>
          <w:t>[Your Text Here]</w:t>
        </w:r>
      </w:ins>
    </w:p>
    <w:p w14:paraId="4FF2617B" w14:textId="77777777" w:rsidR="005804D6" w:rsidRPr="00A85F25" w:rsidRDefault="005804D6" w:rsidP="005804D6">
      <w:pPr>
        <w:rPr>
          <w:ins w:id="207" w:author="Troy Lambert" w:date="2026-09-25T21:09:00Z" w16du:dateUtc="2026-09-26T01:09:00Z"/>
        </w:rPr>
      </w:pPr>
      <w:ins w:id="208" w:author="Troy Lambert" w:date="2026-09-25T21:09:00Z" w16du:dateUtc="2026-09-26T01:09:00Z">
        <w:r>
          <w:t>End Summary</w:t>
        </w:r>
      </w:ins>
    </w:p>
    <w:p w14:paraId="439E7386" w14:textId="0B5BD2BA" w:rsidR="005804D6" w:rsidRDefault="00EF2D48" w:rsidP="0066114C">
      <w:pPr>
        <w:pStyle w:val="Heading3"/>
        <w:rPr>
          <w:ins w:id="209" w:author="Troy Lambert" w:date="2026-09-25T21:09:00Z" w16du:dateUtc="2026-09-26T01:09:00Z"/>
        </w:rPr>
      </w:pPr>
      <w:ins w:id="210" w:author="Troy Lambert" w:date="2026-09-25T21:09:00Z" w16du:dateUtc="2026-09-26T01:09:00Z">
        <w:r>
          <w:t>H3</w:t>
        </w:r>
        <w:r w:rsidR="005804D6">
          <w:t xml:space="preserve"> Chapter/Scene/Beat 10</w:t>
        </w:r>
      </w:ins>
    </w:p>
    <w:p w14:paraId="30C2B332" w14:textId="1A0BA16A" w:rsidR="005804D6" w:rsidRDefault="00EF2D48" w:rsidP="00EF2D48">
      <w:pPr>
        <w:pStyle w:val="Heading4"/>
        <w:rPr>
          <w:ins w:id="211" w:author="Troy Lambert" w:date="2026-09-25T21:09:00Z" w16du:dateUtc="2026-09-26T01:09:00Z"/>
        </w:rPr>
      </w:pPr>
      <w:ins w:id="212" w:author="Troy Lambert" w:date="2026-09-25T21:09:00Z" w16du:dateUtc="2026-09-26T01:09:00Z">
        <w:r>
          <w:t>H4</w:t>
        </w:r>
        <w:r w:rsidR="005804D6">
          <w:t xml:space="preserve"> Scene Card Chapter 10 (Main Plot)</w:t>
        </w:r>
      </w:ins>
    </w:p>
    <w:p w14:paraId="38616500" w14:textId="77777777" w:rsidR="005804D6" w:rsidRDefault="005804D6" w:rsidP="005804D6">
      <w:pPr>
        <w:rPr>
          <w:ins w:id="213" w:author="Troy Lambert" w:date="2026-09-25T21:09:00Z" w16du:dateUtc="2026-09-26T01:09:00Z"/>
        </w:rPr>
      </w:pPr>
      <w:ins w:id="214" w:author="Troy Lambert" w:date="2026-09-25T21:09:00Z" w16du:dateUtc="2026-09-26T01:09:00Z">
        <w:r>
          <w:t>Begin Summary</w:t>
        </w:r>
      </w:ins>
    </w:p>
    <w:p w14:paraId="0B6C70B1" w14:textId="77777777" w:rsidR="005804D6" w:rsidRDefault="005804D6" w:rsidP="005804D6">
      <w:pPr>
        <w:rPr>
          <w:ins w:id="215" w:author="Troy Lambert" w:date="2026-09-25T21:09:00Z" w16du:dateUtc="2026-09-26T01:09:00Z"/>
        </w:rPr>
      </w:pPr>
      <w:ins w:id="216" w:author="Troy Lambert" w:date="2026-09-25T21:09:00Z" w16du:dateUtc="2026-09-26T01:09:00Z">
        <w:r>
          <w:t>[Your Text Here]</w:t>
        </w:r>
      </w:ins>
    </w:p>
    <w:p w14:paraId="5A2BF8E9" w14:textId="77777777" w:rsidR="005804D6" w:rsidRDefault="005804D6" w:rsidP="005804D6">
      <w:pPr>
        <w:rPr>
          <w:ins w:id="217" w:author="Troy Lambert" w:date="2026-09-25T21:09:00Z" w16du:dateUtc="2026-09-26T01:09:00Z"/>
        </w:rPr>
      </w:pPr>
      <w:ins w:id="218" w:author="Troy Lambert" w:date="2026-09-25T21:09:00Z" w16du:dateUtc="2026-09-26T01:09:00Z">
        <w:r>
          <w:t>End Summary</w:t>
        </w:r>
      </w:ins>
    </w:p>
    <w:p w14:paraId="63F8EED7" w14:textId="5EBED088" w:rsidR="005804D6" w:rsidRDefault="00EF2D48" w:rsidP="00EF2D48">
      <w:pPr>
        <w:pStyle w:val="Heading4"/>
        <w:rPr>
          <w:ins w:id="219" w:author="Troy Lambert" w:date="2026-09-25T21:09:00Z" w16du:dateUtc="2026-09-26T01:09:00Z"/>
        </w:rPr>
      </w:pPr>
      <w:ins w:id="220" w:author="Troy Lambert" w:date="2026-09-25T21:09:00Z" w16du:dateUtc="2026-09-26T01:09:00Z">
        <w:r>
          <w:t>H4</w:t>
        </w:r>
        <w:r w:rsidR="005804D6">
          <w:t xml:space="preserve"> Scene Card2 Chapter 10 (Subplot)</w:t>
        </w:r>
      </w:ins>
    </w:p>
    <w:p w14:paraId="5FEF9308" w14:textId="77777777" w:rsidR="005804D6" w:rsidRDefault="005804D6" w:rsidP="005804D6">
      <w:pPr>
        <w:rPr>
          <w:ins w:id="221" w:author="Troy Lambert" w:date="2026-09-25T21:09:00Z" w16du:dateUtc="2026-09-26T01:09:00Z"/>
        </w:rPr>
      </w:pPr>
      <w:ins w:id="222" w:author="Troy Lambert" w:date="2026-09-25T21:09:00Z" w16du:dateUtc="2026-09-26T01:09:00Z">
        <w:r>
          <w:t>Begin Summary</w:t>
        </w:r>
      </w:ins>
    </w:p>
    <w:p w14:paraId="04E88D73" w14:textId="77777777" w:rsidR="005804D6" w:rsidRDefault="005804D6" w:rsidP="005804D6">
      <w:pPr>
        <w:rPr>
          <w:ins w:id="223" w:author="Troy Lambert" w:date="2026-09-25T21:09:00Z" w16du:dateUtc="2026-09-26T01:09:00Z"/>
        </w:rPr>
      </w:pPr>
      <w:ins w:id="224" w:author="Troy Lambert" w:date="2026-09-25T21:09:00Z" w16du:dateUtc="2026-09-26T01:09:00Z">
        <w:r>
          <w:t>[Your Text Here]</w:t>
        </w:r>
      </w:ins>
    </w:p>
    <w:p w14:paraId="4DE98A2C" w14:textId="77777777" w:rsidR="009F7CF9" w:rsidRDefault="005804D6" w:rsidP="00E50F3F">
      <w:pPr>
        <w:jc w:val="center"/>
        <w:rPr>
          <w:del w:id="225" w:author="Troy Lambert" w:date="2026-09-25T21:09:00Z" w16du:dateUtc="2026-09-26T01:09:00Z"/>
          <w:rFonts w:ascii="Arial" w:hAnsi="Arial" w:cs="Arial"/>
        </w:rPr>
      </w:pPr>
      <w:ins w:id="226" w:author="Troy Lambert" w:date="2026-09-25T21:09:00Z" w16du:dateUtc="2026-09-26T01:09:00Z">
        <w:r>
          <w:t>End Summary</w:t>
        </w:r>
      </w:ins>
      <w:del w:id="227" w:author="Troy Lambert" w:date="2026-09-25T21:09:00Z" w16du:dateUtc="2026-09-26T01:09:00Z">
        <w:r w:rsidR="009F7CF9">
          <w:rPr>
            <w:rFonts w:ascii="Arial" w:hAnsi="Arial" w:cs="Arial"/>
          </w:rPr>
          <w:delText>Silver nanoparticles and their role in antibiotic resistance</w:delText>
        </w:r>
      </w:del>
    </w:p>
    <w:p w14:paraId="13669B65" w14:textId="77777777" w:rsidR="009F7CF9" w:rsidRDefault="009F7CF9" w:rsidP="009D196F">
      <w:pPr>
        <w:rPr>
          <w:del w:id="228" w:author="Troy Lambert" w:date="2026-09-25T21:09:00Z" w16du:dateUtc="2026-09-26T01:09:00Z"/>
          <w:rFonts w:ascii="Arial" w:hAnsi="Arial" w:cs="Arial"/>
        </w:rPr>
      </w:pPr>
    </w:p>
    <w:p w14:paraId="62642A43" w14:textId="77777777" w:rsidR="00BB3EB8" w:rsidRPr="00D7636B" w:rsidRDefault="009D196F" w:rsidP="009D196F">
      <w:pPr>
        <w:rPr>
          <w:del w:id="229" w:author="Troy Lambert" w:date="2026-09-25T21:09:00Z" w16du:dateUtc="2026-09-26T01:09:00Z"/>
          <w:rFonts w:ascii="Arial" w:hAnsi="Arial" w:cs="Arial"/>
        </w:rPr>
      </w:pPr>
      <w:del w:id="230" w:author="Troy Lambert" w:date="2026-09-25T21:09:00Z" w16du:dateUtc="2026-09-26T01:09:00Z">
        <w:r w:rsidRPr="00D7636B">
          <w:rPr>
            <w:rFonts w:ascii="Arial" w:hAnsi="Arial" w:cs="Arial"/>
          </w:rPr>
          <w:delText>Abstract</w:delText>
        </w:r>
        <w:r w:rsidR="00BB3EB8" w:rsidRPr="00D7636B">
          <w:rPr>
            <w:rFonts w:ascii="Arial" w:hAnsi="Arial" w:cs="Arial"/>
          </w:rPr>
          <w:tab/>
        </w:r>
        <w:r w:rsidR="00BB3EB8" w:rsidRPr="00D7636B">
          <w:rPr>
            <w:rFonts w:ascii="Arial" w:hAnsi="Arial" w:cs="Arial"/>
          </w:rPr>
          <w:tab/>
        </w:r>
      </w:del>
    </w:p>
    <w:p w14:paraId="37B62B80" w14:textId="77777777" w:rsidR="00B97DFE" w:rsidRPr="00D7636B" w:rsidRDefault="00186DA0" w:rsidP="00BB3EB8">
      <w:pPr>
        <w:ind w:firstLine="720"/>
        <w:rPr>
          <w:del w:id="231" w:author="Troy Lambert" w:date="2026-09-25T21:09:00Z" w16du:dateUtc="2026-09-26T01:09:00Z"/>
          <w:rFonts w:ascii="Arial" w:hAnsi="Arial" w:cs="Arial"/>
        </w:rPr>
      </w:pPr>
      <w:del w:id="232" w:author="Troy Lambert" w:date="2026-09-25T21:09:00Z" w16du:dateUtc="2026-09-26T01:09:00Z">
        <w:r w:rsidRPr="00D7636B">
          <w:rPr>
            <w:rFonts w:ascii="Arial" w:hAnsi="Arial" w:cs="Arial"/>
          </w:rPr>
          <w:delText>Antibiotic res</w:delText>
        </w:r>
        <w:r w:rsidR="001B3EBB" w:rsidRPr="00D7636B">
          <w:rPr>
            <w:rFonts w:ascii="Arial" w:hAnsi="Arial" w:cs="Arial"/>
          </w:rPr>
          <w:delText xml:space="preserve">istance is widely recognized as a global health concern, and </w:delText>
        </w:r>
        <w:r w:rsidR="006600A7" w:rsidRPr="00D7636B">
          <w:rPr>
            <w:rFonts w:ascii="Arial" w:hAnsi="Arial" w:cs="Arial"/>
          </w:rPr>
          <w:delText>has long had its cause attributed to</w:delText>
        </w:r>
        <w:r w:rsidR="001B3EBB" w:rsidRPr="00D7636B">
          <w:rPr>
            <w:rFonts w:ascii="Arial" w:hAnsi="Arial" w:cs="Arial"/>
          </w:rPr>
          <w:delText xml:space="preserve"> the increased use in agriculture and human medicine. </w:delText>
        </w:r>
        <w:r w:rsidR="006600A7" w:rsidRPr="00D7636B">
          <w:rPr>
            <w:rFonts w:ascii="Arial" w:hAnsi="Arial" w:cs="Arial"/>
          </w:rPr>
          <w:delText xml:space="preserve">Not only does antibiotic resistance pose a threat to the agricultural industry, but also human health. </w:delText>
        </w:r>
        <w:r w:rsidR="0091354E" w:rsidRPr="00D7636B">
          <w:rPr>
            <w:rFonts w:ascii="Arial" w:hAnsi="Arial" w:cs="Arial"/>
          </w:rPr>
          <w:delText xml:space="preserve">A recent article </w:delText>
        </w:r>
        <w:r w:rsidR="006600A7" w:rsidRPr="00D7636B">
          <w:rPr>
            <w:rFonts w:ascii="Arial" w:hAnsi="Arial" w:cs="Arial"/>
          </w:rPr>
          <w:delText xml:space="preserve">by Chitrada Kaweeteerawat, Preeyawis Na Ubol, Sanirat Sangmuang, Sasitorn Aueviriyavit &amp; Rawiwan Maniratanachote studied the mechanisms of antibiotic resistance in bacteria exposed to silver nanoparticles (AgNPs). Bacteria exposed to sub-lethal doses </w:delText>
        </w:r>
        <w:r w:rsidR="00E50F3F">
          <w:rPr>
            <w:rFonts w:ascii="Arial" w:hAnsi="Arial" w:cs="Arial"/>
          </w:rPr>
          <w:delText xml:space="preserve">of </w:delText>
        </w:r>
        <w:r w:rsidR="00D7636B">
          <w:rPr>
            <w:rFonts w:ascii="Arial" w:hAnsi="Arial" w:cs="Arial"/>
          </w:rPr>
          <w:delText>silver nanoparticles</w:delText>
        </w:r>
        <w:r w:rsidR="006600A7" w:rsidRPr="00D7636B">
          <w:rPr>
            <w:rFonts w:ascii="Arial" w:hAnsi="Arial" w:cs="Arial"/>
          </w:rPr>
          <w:delText xml:space="preserve"> showed increases in antibiotic resistance to a number of antibiotics. Because silver nanoparticles are often used in consumer products and medical appliances due to their antimicrobial properties, this study suggests that the very reason these appliances are often being used, is leading to an increase in antibiotic resistance among pathogenic bacteria.</w:delText>
        </w:r>
      </w:del>
    </w:p>
    <w:p w14:paraId="62AF9B33" w14:textId="77777777" w:rsidR="006600A7" w:rsidRDefault="006600A7">
      <w:pPr>
        <w:rPr>
          <w:del w:id="233" w:author="Troy Lambert" w:date="2026-09-25T21:09:00Z" w16du:dateUtc="2026-09-26T01:09:00Z"/>
          <w:rFonts w:ascii="Arial" w:hAnsi="Arial" w:cs="Arial"/>
        </w:rPr>
      </w:pPr>
    </w:p>
    <w:p w14:paraId="05E1DB3B" w14:textId="77777777" w:rsidR="00DB7C04" w:rsidRDefault="00DB7C04">
      <w:pPr>
        <w:rPr>
          <w:del w:id="234" w:author="Troy Lambert" w:date="2026-09-25T21:09:00Z" w16du:dateUtc="2026-09-26T01:09:00Z"/>
          <w:rFonts w:ascii="Arial" w:hAnsi="Arial" w:cs="Arial"/>
        </w:rPr>
      </w:pPr>
      <w:del w:id="235" w:author="Troy Lambert" w:date="2026-09-25T21:09:00Z" w16du:dateUtc="2026-09-26T01:09:00Z">
        <w:r>
          <w:rPr>
            <w:rFonts w:ascii="Arial" w:hAnsi="Arial" w:cs="Arial"/>
          </w:rPr>
          <w:delText>Introduction</w:delText>
        </w:r>
      </w:del>
    </w:p>
    <w:p w14:paraId="44A428E5" w14:textId="77777777" w:rsidR="00DB7C04" w:rsidRDefault="00DB7C04">
      <w:pPr>
        <w:rPr>
          <w:del w:id="236" w:author="Troy Lambert" w:date="2026-09-25T21:09:00Z" w16du:dateUtc="2026-09-26T01:09:00Z"/>
          <w:rFonts w:ascii="Arial" w:hAnsi="Arial" w:cs="Arial"/>
        </w:rPr>
      </w:pPr>
      <w:del w:id="237" w:author="Troy Lambert" w:date="2026-09-25T21:09:00Z" w16du:dateUtc="2026-09-26T01:09:00Z">
        <w:r>
          <w:rPr>
            <w:rFonts w:ascii="Arial" w:hAnsi="Arial" w:cs="Arial"/>
          </w:rPr>
          <w:tab/>
          <w:delText xml:space="preserve">The rapid increase in antibiotic resistant bacteria has caused a marked rise in mortality rate related to bacterial infections that could otherwise be treated with antibiotics. This has left researchers scrambling for new advancements in treatments for antibiotic resistant bacterial. </w:delText>
        </w:r>
        <w:r w:rsidR="00DA2273">
          <w:rPr>
            <w:rFonts w:ascii="Arial" w:hAnsi="Arial" w:cs="Arial"/>
          </w:rPr>
          <w:delText xml:space="preserve">Silver nanoparticles have recently been found to contain many benefits regarding microbes, one specifically being their antimicrobial properties. This discovery has led to an increase in engineered silver nanoparticle-containing production like food storage containers, antiseptic sprays, and wound dressings and bandages. With these developments, research has been conducted to look into the possible unintended consequences of silver nanoparticle use in the environment, the human microbiota and in bacteria. It has been found that when bacteria are exposed to sub-lethal doses of silver nanoparticles, mutations and adaptions occur at the DNA level, leaving the bacteria with more hardy membranes that are less permeable, lesser degrees of oxidative stress, and more resistant to a wide range of antibiotics. </w:delText>
        </w:r>
      </w:del>
    </w:p>
    <w:p w14:paraId="68C1B773" w14:textId="77777777" w:rsidR="00E50F3F" w:rsidRDefault="00E50F3F">
      <w:pPr>
        <w:rPr>
          <w:del w:id="238" w:author="Troy Lambert" w:date="2026-09-25T21:09:00Z" w16du:dateUtc="2026-09-26T01:09:00Z"/>
          <w:rFonts w:ascii="Arial" w:hAnsi="Arial" w:cs="Arial"/>
        </w:rPr>
      </w:pPr>
    </w:p>
    <w:p w14:paraId="6AA7A3F2" w14:textId="77777777" w:rsidR="00E50F3F" w:rsidRDefault="00E50F3F">
      <w:pPr>
        <w:rPr>
          <w:del w:id="239" w:author="Troy Lambert" w:date="2026-09-25T21:09:00Z" w16du:dateUtc="2026-09-26T01:09:00Z"/>
          <w:rFonts w:ascii="Arial" w:hAnsi="Arial" w:cs="Arial"/>
        </w:rPr>
      </w:pPr>
      <w:del w:id="240" w:author="Troy Lambert" w:date="2026-09-25T21:09:00Z" w16du:dateUtc="2026-09-26T01:09:00Z">
        <w:r>
          <w:rPr>
            <w:rFonts w:ascii="Arial" w:hAnsi="Arial" w:cs="Arial"/>
          </w:rPr>
          <w:delText>Recent Progress</w:delText>
        </w:r>
      </w:del>
    </w:p>
    <w:p w14:paraId="3C496DB4" w14:textId="77777777" w:rsidR="00E50F3F" w:rsidRDefault="00E50F3F" w:rsidP="00E50F3F">
      <w:pPr>
        <w:rPr>
          <w:del w:id="241" w:author="Troy Lambert" w:date="2026-09-25T21:09:00Z" w16du:dateUtc="2026-09-26T01:09:00Z"/>
          <w:rFonts w:ascii="Arial" w:hAnsi="Arial" w:cs="Arial"/>
        </w:rPr>
      </w:pPr>
      <w:del w:id="242" w:author="Troy Lambert" w:date="2026-09-25T21:09:00Z" w16du:dateUtc="2026-09-26T01:09:00Z">
        <w:r>
          <w:rPr>
            <w:rFonts w:ascii="Arial" w:hAnsi="Arial" w:cs="Arial"/>
          </w:rPr>
          <w:tab/>
          <w:delText>Currently a lot of the research being done on silver nanoparticles is in regard to their antimicrobial properties and benefits, which is why a study looking into the potential adverse side effect or unintended consequences to their uses and disposal is so important. In “</w:delText>
        </w:r>
        <w:r w:rsidRPr="00E50F3F">
          <w:rPr>
            <w:rFonts w:ascii="Arial" w:hAnsi="Arial" w:cs="Arial"/>
          </w:rPr>
          <w:delText>Mechanistic antimicrobial approach of extracellularly synthesized silver nanoparticles against gram positive and gram negative bacteria</w:delText>
        </w:r>
        <w:r>
          <w:rPr>
            <w:rFonts w:ascii="Arial" w:hAnsi="Arial" w:cs="Arial"/>
          </w:rPr>
          <w:delText xml:space="preserve">” authorsv </w:delText>
        </w:r>
        <w:r w:rsidRPr="00E50F3F">
          <w:rPr>
            <w:rFonts w:ascii="Arial" w:hAnsi="Arial" w:cs="Arial"/>
          </w:rPr>
          <w:delText xml:space="preserve">Tamboli, Dhawal P. </w:delText>
        </w:r>
        <w:r>
          <w:rPr>
            <w:rFonts w:ascii="Arial" w:hAnsi="Arial" w:cs="Arial"/>
          </w:rPr>
          <w:delText xml:space="preserve">and </w:delText>
        </w:r>
        <w:r w:rsidRPr="00E50F3F">
          <w:rPr>
            <w:rFonts w:ascii="Arial" w:hAnsi="Arial" w:cs="Arial"/>
          </w:rPr>
          <w:delText>Lee, Dae Sung</w:delText>
        </w:r>
        <w:r>
          <w:rPr>
            <w:rFonts w:ascii="Arial" w:hAnsi="Arial" w:cs="Arial"/>
          </w:rPr>
          <w:delText xml:space="preserve"> mention a result that </w:delText>
        </w:r>
        <w:r w:rsidRPr="00E50F3F">
          <w:rPr>
            <w:rFonts w:ascii="Arial" w:hAnsi="Arial" w:cs="Arial"/>
            <w:i/>
          </w:rPr>
          <w:delText>E. coli</w:delText>
        </w:r>
        <w:r w:rsidRPr="00E50F3F">
          <w:rPr>
            <w:rFonts w:ascii="Arial" w:hAnsi="Arial" w:cs="Arial"/>
          </w:rPr>
          <w:delText xml:space="preserve"> exhibited DNA fragmentation after being treated with the </w:delText>
        </w:r>
        <w:r>
          <w:rPr>
            <w:rFonts w:ascii="Arial" w:hAnsi="Arial" w:cs="Arial"/>
          </w:rPr>
          <w:delText>silver nanoparticles. What the paper in review does so well at mentioning is that if bacteria are introduced to sub-lethal doses</w:delText>
        </w:r>
        <w:r w:rsidR="00F26583">
          <w:rPr>
            <w:rFonts w:ascii="Arial" w:hAnsi="Arial" w:cs="Arial"/>
          </w:rPr>
          <w:delText xml:space="preserve"> of silver nanoparticls</w:delText>
        </w:r>
        <w:r>
          <w:rPr>
            <w:rFonts w:ascii="Arial" w:hAnsi="Arial" w:cs="Arial"/>
          </w:rPr>
          <w:delText xml:space="preserve">, the </w:delText>
        </w:r>
        <w:r w:rsidR="00D6626E">
          <w:rPr>
            <w:rFonts w:ascii="Arial" w:hAnsi="Arial" w:cs="Arial"/>
          </w:rPr>
          <w:delText>exact opposite can happen. B</w:delText>
        </w:r>
        <w:r>
          <w:rPr>
            <w:rFonts w:ascii="Arial" w:hAnsi="Arial" w:cs="Arial"/>
          </w:rPr>
          <w:delText xml:space="preserve">ecause levels of silver nanoparticles that are dissipated in the environment cannot be controlled or accurately measured, </w:delText>
        </w:r>
        <w:r w:rsidR="00D6626E">
          <w:rPr>
            <w:rFonts w:ascii="Arial" w:hAnsi="Arial" w:cs="Arial"/>
          </w:rPr>
          <w:delText>more research should be conducted to evaluate the implications of widespread use of silver nanoparticles and their disposal methods.</w:delText>
        </w:r>
      </w:del>
    </w:p>
    <w:p w14:paraId="680276B8" w14:textId="77777777" w:rsidR="00DB7C04" w:rsidRPr="00D7636B" w:rsidRDefault="00DB7C04">
      <w:pPr>
        <w:rPr>
          <w:del w:id="243" w:author="Troy Lambert" w:date="2026-09-25T21:09:00Z" w16du:dateUtc="2026-09-26T01:09:00Z"/>
          <w:rFonts w:ascii="Arial" w:hAnsi="Arial" w:cs="Arial"/>
        </w:rPr>
      </w:pPr>
    </w:p>
    <w:p w14:paraId="41915300" w14:textId="77777777" w:rsidR="006600A7" w:rsidRPr="00D7636B" w:rsidRDefault="00DB7C04">
      <w:pPr>
        <w:rPr>
          <w:del w:id="244" w:author="Troy Lambert" w:date="2026-09-25T21:09:00Z" w16du:dateUtc="2026-09-26T01:09:00Z"/>
          <w:rFonts w:ascii="Arial" w:hAnsi="Arial" w:cs="Arial"/>
        </w:rPr>
      </w:pPr>
      <w:del w:id="245" w:author="Troy Lambert" w:date="2026-09-25T21:09:00Z" w16du:dateUtc="2026-09-26T01:09:00Z">
        <w:r>
          <w:rPr>
            <w:rFonts w:ascii="Arial" w:hAnsi="Arial" w:cs="Arial"/>
          </w:rPr>
          <w:delText>Discussion</w:delText>
        </w:r>
      </w:del>
    </w:p>
    <w:p w14:paraId="7F29FEE3" w14:textId="77777777" w:rsidR="00D7636B" w:rsidRPr="00D7636B" w:rsidRDefault="009D196F" w:rsidP="00D7636B">
      <w:pPr>
        <w:rPr>
          <w:del w:id="246" w:author="Troy Lambert" w:date="2026-09-25T21:09:00Z" w16du:dateUtc="2026-09-26T01:09:00Z"/>
          <w:rFonts w:ascii="Arial" w:eastAsia="Times New Roman" w:hAnsi="Arial" w:cs="Arial"/>
        </w:rPr>
      </w:pPr>
      <w:del w:id="247" w:author="Troy Lambert" w:date="2026-09-25T21:09:00Z" w16du:dateUtc="2026-09-26T01:09:00Z">
        <w:r w:rsidRPr="00D7636B">
          <w:rPr>
            <w:rFonts w:ascii="Arial" w:hAnsi="Arial" w:cs="Arial"/>
          </w:rPr>
          <w:tab/>
          <w:delText xml:space="preserve">In </w:delText>
        </w:r>
        <w:r w:rsidRPr="00D7636B">
          <w:rPr>
            <w:rFonts w:ascii="Arial" w:hAnsi="Arial" w:cs="Arial"/>
            <w:color w:val="000000" w:themeColor="text1"/>
          </w:rPr>
          <w:delText xml:space="preserve">this study, </w:delText>
        </w:r>
        <w:r w:rsidR="00D7636B" w:rsidRPr="00D7636B">
          <w:rPr>
            <w:rFonts w:ascii="Arial" w:eastAsia="Times New Roman" w:hAnsi="Arial" w:cs="Arial"/>
            <w:i/>
            <w:iCs/>
            <w:color w:val="000000" w:themeColor="text1"/>
          </w:rPr>
          <w:delText>S. aureus</w:delText>
        </w:r>
        <w:r w:rsidR="00D7636B" w:rsidRPr="00D7636B">
          <w:rPr>
            <w:rFonts w:ascii="Arial" w:eastAsia="Times New Roman" w:hAnsi="Arial" w:cs="Arial"/>
            <w:color w:val="000000" w:themeColor="text1"/>
          </w:rPr>
          <w:delText> strain ATCC 6538 and E. coli strain ATCC 8739</w:delText>
        </w:r>
      </w:del>
    </w:p>
    <w:p w14:paraId="09244D25" w14:textId="77777777" w:rsidR="00DA2273" w:rsidRDefault="009D196F">
      <w:pPr>
        <w:rPr>
          <w:del w:id="248" w:author="Troy Lambert" w:date="2026-09-25T21:09:00Z" w16du:dateUtc="2026-09-26T01:09:00Z"/>
          <w:rFonts w:ascii="Arial" w:hAnsi="Arial" w:cs="Arial"/>
        </w:rPr>
      </w:pPr>
      <w:del w:id="249" w:author="Troy Lambert" w:date="2026-09-25T21:09:00Z" w16du:dateUtc="2026-09-26T01:09:00Z">
        <w:r w:rsidRPr="00D7636B">
          <w:rPr>
            <w:rFonts w:ascii="Arial" w:hAnsi="Arial" w:cs="Arial"/>
          </w:rPr>
          <w:delText xml:space="preserve">were used in an attempt to </w:delText>
        </w:r>
        <w:r w:rsidR="00D7636B" w:rsidRPr="00D7636B">
          <w:rPr>
            <w:rFonts w:ascii="Arial" w:hAnsi="Arial" w:cs="Arial"/>
          </w:rPr>
          <w:delText>provide</w:delText>
        </w:r>
        <w:r w:rsidRPr="00D7636B">
          <w:rPr>
            <w:rFonts w:ascii="Arial" w:hAnsi="Arial" w:cs="Arial"/>
          </w:rPr>
          <w:delText xml:space="preserve"> two view points of the data in two bacteria</w:delText>
        </w:r>
        <w:r w:rsidR="00D7636B" w:rsidRPr="00D7636B">
          <w:rPr>
            <w:rFonts w:ascii="Arial" w:hAnsi="Arial" w:cs="Arial"/>
          </w:rPr>
          <w:delText>, both a gram negative and a gram positive,</w:delText>
        </w:r>
        <w:r w:rsidRPr="00D7636B">
          <w:rPr>
            <w:rFonts w:ascii="Arial" w:hAnsi="Arial" w:cs="Arial"/>
          </w:rPr>
          <w:delText xml:space="preserve"> commonly found in humans. The bacterium were exposed to a sub-lethal doses of </w:delText>
        </w:r>
        <w:r w:rsidR="00D7636B">
          <w:rPr>
            <w:rFonts w:ascii="Arial" w:hAnsi="Arial" w:cs="Arial"/>
          </w:rPr>
          <w:delText>silver nanoparticles</w:delText>
        </w:r>
        <w:r w:rsidRPr="00D7636B">
          <w:rPr>
            <w:rFonts w:ascii="Arial" w:hAnsi="Arial" w:cs="Arial"/>
          </w:rPr>
          <w:delText xml:space="preserve"> over different time periods, and then tested against controls to different antibiotics. The results showed that after treatment with </w:delText>
        </w:r>
        <w:r w:rsidR="00D7636B">
          <w:rPr>
            <w:rFonts w:ascii="Arial" w:hAnsi="Arial" w:cs="Arial"/>
          </w:rPr>
          <w:delText>silver nanoparticles</w:delText>
        </w:r>
        <w:r w:rsidRPr="00D7636B">
          <w:rPr>
            <w:rFonts w:ascii="Arial" w:hAnsi="Arial" w:cs="Arial"/>
          </w:rPr>
          <w:delText xml:space="preserve">, staph had a XXX increase in antibiotic resistance, and E. coli showed a XXX increase to penicillin. To shed light on the mechanisms behind the bacterial adaption that ultimately led to antibiotic resistance in the bacterium, </w:delText>
        </w:r>
        <w:r w:rsidR="00D7636B">
          <w:rPr>
            <w:rFonts w:ascii="Arial" w:hAnsi="Arial" w:cs="Arial"/>
          </w:rPr>
          <w:delText>several sets of data</w:delText>
        </w:r>
        <w:r w:rsidR="00327DCB" w:rsidRPr="00D7636B">
          <w:rPr>
            <w:rFonts w:ascii="Arial" w:hAnsi="Arial" w:cs="Arial"/>
          </w:rPr>
          <w:delText xml:space="preserve"> were </w:delText>
        </w:r>
        <w:r w:rsidR="00D7636B">
          <w:rPr>
            <w:rFonts w:ascii="Arial" w:hAnsi="Arial" w:cs="Arial"/>
          </w:rPr>
          <w:delText>collected</w:delText>
        </w:r>
        <w:r w:rsidR="00327DCB" w:rsidRPr="00D7636B">
          <w:rPr>
            <w:rFonts w:ascii="Arial" w:hAnsi="Arial" w:cs="Arial"/>
          </w:rPr>
          <w:delText xml:space="preserve"> </w:delText>
        </w:r>
        <w:r w:rsidR="00D7636B">
          <w:rPr>
            <w:rFonts w:ascii="Arial" w:hAnsi="Arial" w:cs="Arial"/>
          </w:rPr>
          <w:delText>from</w:delText>
        </w:r>
        <w:r w:rsidR="00327DCB" w:rsidRPr="00D7636B">
          <w:rPr>
            <w:rFonts w:ascii="Arial" w:hAnsi="Arial" w:cs="Arial"/>
          </w:rPr>
          <w:delText xml:space="preserve"> the bacterium after treatment with </w:delText>
        </w:r>
        <w:r w:rsidR="00D7636B">
          <w:rPr>
            <w:rFonts w:ascii="Arial" w:hAnsi="Arial" w:cs="Arial"/>
          </w:rPr>
          <w:delText>silver nanoparticles, these tests consisted</w:delText>
        </w:r>
        <w:r w:rsidR="00D7636B" w:rsidRPr="00D7636B">
          <w:rPr>
            <w:rFonts w:ascii="Arial" w:hAnsi="Arial" w:cs="Arial"/>
          </w:rPr>
          <w:delText xml:space="preserve"> of bacterial membrane damage, cellular oxidative stress, and ATP levels inside the cells</w:delText>
        </w:r>
        <w:r w:rsidR="00327DCB" w:rsidRPr="00D7636B">
          <w:rPr>
            <w:rFonts w:ascii="Arial" w:hAnsi="Arial" w:cs="Arial"/>
          </w:rPr>
          <w:delText xml:space="preserve">. The results showed that pre-exposure to </w:delText>
        </w:r>
        <w:r w:rsidR="00D7636B">
          <w:rPr>
            <w:rFonts w:ascii="Arial" w:hAnsi="Arial" w:cs="Arial"/>
          </w:rPr>
          <w:delText>silver nanoparticles</w:delText>
        </w:r>
        <w:r w:rsidR="00D7636B" w:rsidRPr="00D7636B">
          <w:rPr>
            <w:rFonts w:ascii="Arial" w:hAnsi="Arial" w:cs="Arial"/>
          </w:rPr>
          <w:delText xml:space="preserve"> </w:delText>
        </w:r>
        <w:r w:rsidR="00327DCB" w:rsidRPr="00D7636B">
          <w:rPr>
            <w:rFonts w:ascii="Arial" w:hAnsi="Arial" w:cs="Arial"/>
          </w:rPr>
          <w:delText xml:space="preserve">caused the bacteria to exhibit more robust plasma membrane that became less permeable to foreign substances (like antibiotics). The data collected also indicated that the bacterium pre-treated with </w:delText>
        </w:r>
        <w:r w:rsidR="00D7636B">
          <w:rPr>
            <w:rFonts w:ascii="Arial" w:hAnsi="Arial" w:cs="Arial"/>
          </w:rPr>
          <w:delText>silver nanoparticles</w:delText>
        </w:r>
        <w:r w:rsidR="00D7636B" w:rsidRPr="00D7636B">
          <w:rPr>
            <w:rFonts w:ascii="Arial" w:hAnsi="Arial" w:cs="Arial"/>
          </w:rPr>
          <w:delText xml:space="preserve"> </w:delText>
        </w:r>
        <w:r w:rsidR="00327DCB" w:rsidRPr="00D7636B">
          <w:rPr>
            <w:rFonts w:ascii="Arial" w:hAnsi="Arial" w:cs="Arial"/>
          </w:rPr>
          <w:delText xml:space="preserve">showed a lesser degree of oxidative stress </w:delText>
        </w:r>
        <w:r w:rsidR="00D7636B">
          <w:rPr>
            <w:rFonts w:ascii="Arial" w:hAnsi="Arial" w:cs="Arial"/>
          </w:rPr>
          <w:delText>silver nanoparticles</w:delText>
        </w:r>
        <w:r w:rsidR="00D7636B" w:rsidRPr="00D7636B">
          <w:rPr>
            <w:rFonts w:ascii="Arial" w:hAnsi="Arial" w:cs="Arial"/>
          </w:rPr>
          <w:delText xml:space="preserve"> </w:delText>
        </w:r>
        <w:r w:rsidR="00327DCB" w:rsidRPr="00D7636B">
          <w:rPr>
            <w:rFonts w:ascii="Arial" w:hAnsi="Arial" w:cs="Arial"/>
          </w:rPr>
          <w:delText xml:space="preserve">to untreated controls. This data is consistent with a recent study that showed </w:delText>
        </w:r>
        <w:r w:rsidR="00D7636B">
          <w:rPr>
            <w:rFonts w:ascii="Arial" w:hAnsi="Arial" w:cs="Arial"/>
          </w:rPr>
          <w:delText>silver nanoparticles</w:delText>
        </w:r>
        <w:r w:rsidR="00D7636B" w:rsidRPr="00D7636B">
          <w:rPr>
            <w:rFonts w:ascii="Arial" w:hAnsi="Arial" w:cs="Arial"/>
          </w:rPr>
          <w:delText xml:space="preserve"> </w:delText>
        </w:r>
        <w:r w:rsidR="00327DCB" w:rsidRPr="00D7636B">
          <w:rPr>
            <w:rFonts w:ascii="Arial" w:hAnsi="Arial" w:cs="Arial"/>
          </w:rPr>
          <w:delText xml:space="preserve">pre-treated E. coli upregulate antioxidant mechanisms (McQuillan and Shaw 2014 as cited in ). Also, cells pre-treated with </w:delText>
        </w:r>
        <w:r w:rsidR="00D7636B">
          <w:rPr>
            <w:rFonts w:ascii="Arial" w:hAnsi="Arial" w:cs="Arial"/>
          </w:rPr>
          <w:delText>silver nanoparticles</w:delText>
        </w:r>
        <w:r w:rsidR="00D7636B" w:rsidRPr="00D7636B">
          <w:rPr>
            <w:rFonts w:ascii="Arial" w:hAnsi="Arial" w:cs="Arial"/>
          </w:rPr>
          <w:delText xml:space="preserve"> </w:delText>
        </w:r>
        <w:r w:rsidR="00327DCB" w:rsidRPr="00D7636B">
          <w:rPr>
            <w:rFonts w:ascii="Arial" w:hAnsi="Arial" w:cs="Arial"/>
          </w:rPr>
          <w:delText>were also found to retain higher levels of ATP molecules compared to the non-treated control in the presence of ampicillin.</w:delText>
        </w:r>
        <w:r w:rsidR="00D7636B" w:rsidRPr="00D7636B">
          <w:rPr>
            <w:rFonts w:ascii="Arial" w:hAnsi="Arial" w:cs="Arial"/>
          </w:rPr>
          <w:delText xml:space="preserve"> </w:delText>
        </w:r>
        <w:r w:rsidR="00D7636B">
          <w:rPr>
            <w:rFonts w:ascii="Arial" w:hAnsi="Arial" w:cs="Arial"/>
          </w:rPr>
          <w:delText xml:space="preserve">The bacteria pre-exposed to silver nanoparticles showed a minimal inhibitory concentration increase and a minimal biocidal concentration increase of two- to eightfold. Further </w:delText>
        </w:r>
        <w:r w:rsidR="00DB7C04">
          <w:rPr>
            <w:rFonts w:ascii="Arial" w:hAnsi="Arial" w:cs="Arial"/>
          </w:rPr>
          <w:delText>investigation was done when the</w:delText>
        </w:r>
        <w:r w:rsidR="00D7636B">
          <w:rPr>
            <w:rFonts w:ascii="Arial" w:hAnsi="Arial" w:cs="Arial"/>
          </w:rPr>
          <w:delText xml:space="preserve"> </w:delText>
        </w:r>
        <w:r w:rsidR="00DB7C04">
          <w:rPr>
            <w:rFonts w:ascii="Arial" w:hAnsi="Arial" w:cs="Arial"/>
          </w:rPr>
          <w:delText xml:space="preserve">minimal inhibitory concentration was calculated against four antibiotics, all with diverse targets and mechanisms of action in inhibiting bacteria—a  cell wall synthesis inhibitor, (penicillin), a 50S ribosome subunit inhibitor (chloramphenicol), a 30S ribosomal subunit inhibitor (kanamycin), and an effective antibiotic against beta-lactamase producing bacteria (amoxicillin and clavulanic acid, also known as Cavumox)—were used. Treatment with silver nanoparticles resulted in a two- to eightfold increase in minimal inhibitory concentration values </w:delText>
        </w:r>
        <w:r w:rsidR="00EF1052">
          <w:rPr>
            <w:rFonts w:ascii="Arial" w:hAnsi="Arial" w:cs="Arial"/>
          </w:rPr>
          <w:delText>competed</w:delText>
        </w:r>
        <w:r w:rsidR="00DB7C04">
          <w:rPr>
            <w:rFonts w:ascii="Arial" w:hAnsi="Arial" w:cs="Arial"/>
          </w:rPr>
          <w:delText xml:space="preserve"> to the un-treated controls in both bacterial with the exaction that the silver nanoparticle treatment did not significantly change the minimal inhibitory concentration value of E. coli when exposed to kanamycin. </w:delText>
        </w:r>
      </w:del>
    </w:p>
    <w:p w14:paraId="50B02F86" w14:textId="77777777" w:rsidR="00DA2273" w:rsidRDefault="00DA2273">
      <w:pPr>
        <w:rPr>
          <w:del w:id="250" w:author="Troy Lambert" w:date="2026-09-25T21:09:00Z" w16du:dateUtc="2026-09-26T01:09:00Z"/>
          <w:rFonts w:ascii="Arial" w:hAnsi="Arial" w:cs="Arial"/>
        </w:rPr>
      </w:pPr>
    </w:p>
    <w:p w14:paraId="121C1288" w14:textId="77777777" w:rsidR="00327DCB" w:rsidRPr="00D7636B" w:rsidRDefault="00DA2273" w:rsidP="00EF1052">
      <w:pPr>
        <w:ind w:firstLine="720"/>
        <w:rPr>
          <w:del w:id="251" w:author="Troy Lambert" w:date="2026-09-25T21:09:00Z" w16du:dateUtc="2026-09-26T01:09:00Z"/>
          <w:rFonts w:ascii="Arial" w:hAnsi="Arial" w:cs="Arial"/>
        </w:rPr>
      </w:pPr>
      <w:del w:id="252" w:author="Troy Lambert" w:date="2026-09-25T21:09:00Z" w16du:dateUtc="2026-09-26T01:09:00Z">
        <w:r>
          <w:rPr>
            <w:rFonts w:ascii="Arial" w:hAnsi="Arial" w:cs="Arial"/>
          </w:rPr>
          <w:delText xml:space="preserve">Overall silver nanoparticles have a large potential at negatively impacting the environment in a number of ways. Silver nanoparticles have been found in non-lethal concentrations in soil and in water, which has likely led to the same antibiotic resistance development seen in this experiment, but in nature. This poses a threat to human health and continues to </w:delText>
        </w:r>
        <w:r w:rsidR="00EF1052">
          <w:rPr>
            <w:rFonts w:ascii="Arial" w:hAnsi="Arial" w:cs="Arial"/>
          </w:rPr>
          <w:delText>deepen the breadth and mode of development of antibiotic resistant bacteria that we see today. This study sheds light on the possible unintended consequences of the use of silver nanoparticles, and specifically their disposal leading to non-lethal doses found in various areas of the environment, and how it is contributing to the rise in antibiotic resistant bacteria. With this information, researchers can explore a new avenue of po</w:delText>
        </w:r>
        <w:r w:rsidR="00E50F3F">
          <w:rPr>
            <w:rFonts w:ascii="Arial" w:hAnsi="Arial" w:cs="Arial"/>
          </w:rPr>
          <w:delText>ssible ways to combat the ever-i</w:delText>
        </w:r>
        <w:r w:rsidR="00EF1052">
          <w:rPr>
            <w:rFonts w:ascii="Arial" w:hAnsi="Arial" w:cs="Arial"/>
          </w:rPr>
          <w:delText xml:space="preserve">ncreasing rate of complications and death related to bacteria that would otherwise be treated with antibiotics. </w:delText>
        </w:r>
      </w:del>
    </w:p>
    <w:p w14:paraId="59FF9FA1" w14:textId="77777777" w:rsidR="001B3EBB" w:rsidRPr="00D7636B" w:rsidRDefault="00327DCB">
      <w:pPr>
        <w:rPr>
          <w:del w:id="253" w:author="Troy Lambert" w:date="2026-09-25T21:09:00Z" w16du:dateUtc="2026-09-26T01:09:00Z"/>
          <w:rFonts w:ascii="Arial" w:hAnsi="Arial" w:cs="Arial"/>
        </w:rPr>
      </w:pPr>
      <w:del w:id="254" w:author="Troy Lambert" w:date="2026-09-25T21:09:00Z" w16du:dateUtc="2026-09-26T01:09:00Z">
        <w:r w:rsidRPr="00D7636B">
          <w:rPr>
            <w:rFonts w:ascii="Arial" w:hAnsi="Arial" w:cs="Arial"/>
          </w:rPr>
          <w:tab/>
        </w:r>
      </w:del>
    </w:p>
    <w:p w14:paraId="3E9BD47B" w14:textId="77777777" w:rsidR="001B3EBB" w:rsidRPr="00D7636B" w:rsidRDefault="001B3EBB">
      <w:pPr>
        <w:rPr>
          <w:del w:id="255" w:author="Troy Lambert" w:date="2026-09-25T21:09:00Z" w16du:dateUtc="2026-09-26T01:09:00Z"/>
          <w:rFonts w:ascii="Arial" w:hAnsi="Arial" w:cs="Arial"/>
        </w:rPr>
      </w:pPr>
    </w:p>
    <w:p w14:paraId="7B334939" w14:textId="77777777" w:rsidR="00327DCB" w:rsidRPr="00D7636B" w:rsidRDefault="00327DCB">
      <w:pPr>
        <w:rPr>
          <w:del w:id="256" w:author="Troy Lambert" w:date="2026-09-25T21:09:00Z" w16du:dateUtc="2026-09-26T01:09:00Z"/>
          <w:rFonts w:ascii="Arial" w:hAnsi="Arial" w:cs="Arial"/>
        </w:rPr>
      </w:pPr>
    </w:p>
    <w:p w14:paraId="798D080A" w14:textId="77777777" w:rsidR="00327DCB" w:rsidRPr="00D7636B" w:rsidRDefault="00327DCB">
      <w:pPr>
        <w:rPr>
          <w:del w:id="257" w:author="Troy Lambert" w:date="2026-09-25T21:09:00Z" w16du:dateUtc="2026-09-26T01:09:00Z"/>
          <w:rFonts w:ascii="Arial" w:hAnsi="Arial" w:cs="Arial"/>
        </w:rPr>
      </w:pPr>
      <w:del w:id="258" w:author="Troy Lambert" w:date="2026-09-25T21:09:00Z" w16du:dateUtc="2026-09-26T01:09:00Z">
        <w:r w:rsidRPr="00D7636B">
          <w:rPr>
            <w:rFonts w:ascii="Arial" w:hAnsi="Arial" w:cs="Arial"/>
          </w:rPr>
          <w:delText xml:space="preserve">References </w:delText>
        </w:r>
      </w:del>
    </w:p>
    <w:p w14:paraId="327A5CE6" w14:textId="77777777" w:rsidR="00327DCB" w:rsidRDefault="00327DCB">
      <w:pPr>
        <w:rPr>
          <w:del w:id="259" w:author="Troy Lambert" w:date="2026-09-25T21:09:00Z" w16du:dateUtc="2026-09-26T01:09:00Z"/>
          <w:rFonts w:ascii="Arial" w:hAnsi="Arial" w:cs="Arial"/>
        </w:rPr>
      </w:pPr>
    </w:p>
    <w:p w14:paraId="1B4AA160" w14:textId="77777777" w:rsidR="00DA2273" w:rsidRDefault="00DA2273">
      <w:pPr>
        <w:rPr>
          <w:del w:id="260" w:author="Troy Lambert" w:date="2026-09-25T21:09:00Z" w16du:dateUtc="2026-09-26T01:09:00Z"/>
          <w:rFonts w:ascii="Arial" w:hAnsi="Arial" w:cs="Arial"/>
        </w:rPr>
      </w:pPr>
      <w:del w:id="261" w:author="Troy Lambert" w:date="2026-09-25T21:09:00Z" w16du:dateUtc="2026-09-26T01:09:00Z">
        <w:r w:rsidRPr="00DA2273">
          <w:rPr>
            <w:rFonts w:ascii="Arial" w:hAnsi="Arial" w:cs="Arial"/>
          </w:rPr>
          <w:delText>Chitrada Kaweeteerawat, Preeyawis Na Ubol, Sanirat Sangmuang, Sasitorn Aueviriyavit &amp; Rawiwan Maniratanachote (2017) Mechanisms of antibiotic resistance in bacteria mediated by silver nanoparticles, Journal of Toxicology and Environmental Health, Part A, 80:23-24, 1276-1289, DOI: 10.1080/15287394.2017.1376727</w:delText>
        </w:r>
      </w:del>
    </w:p>
    <w:p w14:paraId="191D8DBC" w14:textId="77777777" w:rsidR="00DA2273" w:rsidRPr="00D7636B" w:rsidRDefault="00DA2273">
      <w:pPr>
        <w:rPr>
          <w:del w:id="262" w:author="Troy Lambert" w:date="2026-09-25T21:09:00Z" w16du:dateUtc="2026-09-26T01:09:00Z"/>
          <w:rFonts w:ascii="Arial" w:hAnsi="Arial" w:cs="Arial"/>
        </w:rPr>
      </w:pPr>
    </w:p>
    <w:p w14:paraId="1DD31F12" w14:textId="77777777" w:rsidR="00327DCB" w:rsidRPr="00D7636B" w:rsidRDefault="00327DCB" w:rsidP="00327DCB">
      <w:pPr>
        <w:rPr>
          <w:del w:id="263" w:author="Troy Lambert" w:date="2026-09-25T21:09:00Z" w16du:dateUtc="2026-09-26T01:09:00Z"/>
          <w:rFonts w:ascii="Arial" w:hAnsi="Arial" w:cs="Arial"/>
        </w:rPr>
      </w:pPr>
      <w:del w:id="264" w:author="Troy Lambert" w:date="2026-09-25T21:09:00Z" w16du:dateUtc="2026-09-26T01:09:00Z">
        <w:r w:rsidRPr="00D7636B">
          <w:rPr>
            <w:rFonts w:ascii="Arial" w:hAnsi="Arial" w:cs="Arial"/>
          </w:rPr>
          <w:delText>McQuillan, J. S., and A. M. Shaw. 2014. Differential gene regulation in the Ag nanoparticle and Ag+-induced silver stress response in Escherichia coli: A full transcriptomic profile. Nanotoxicology 8:177–184. doi:10.3109/17435390.2013.870243.</w:delText>
        </w:r>
      </w:del>
    </w:p>
    <w:p w14:paraId="475BAABD" w14:textId="77777777" w:rsidR="00327DCB" w:rsidRPr="00A85F25" w:rsidRDefault="00327DCB">
      <w:pPr>
        <w:rPr>
          <w:rPrChange w:id="265" w:author="Troy Lambert" w:date="2026-09-25T21:09:00Z" w16du:dateUtc="2026-09-26T01:09:00Z">
            <w:rPr>
              <w:rFonts w:ascii="Arial" w:hAnsi="Arial" w:cs="Arial"/>
            </w:rPr>
          </w:rPrChange>
        </w:rPr>
      </w:pPr>
    </w:p>
    <w:sectPr w:rsidR="00327DCB" w:rsidRPr="00A85F25" w:rsidSect="00F85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DA0"/>
    <w:rsid w:val="00186DA0"/>
    <w:rsid w:val="001B12D0"/>
    <w:rsid w:val="001B3EBB"/>
    <w:rsid w:val="00327DCB"/>
    <w:rsid w:val="0043073F"/>
    <w:rsid w:val="004C10E2"/>
    <w:rsid w:val="005804D6"/>
    <w:rsid w:val="005C4E45"/>
    <w:rsid w:val="006600A7"/>
    <w:rsid w:val="0066114C"/>
    <w:rsid w:val="00663A96"/>
    <w:rsid w:val="00682DCE"/>
    <w:rsid w:val="006F2FA7"/>
    <w:rsid w:val="00881B6A"/>
    <w:rsid w:val="0091354E"/>
    <w:rsid w:val="009D196F"/>
    <w:rsid w:val="009F7CF9"/>
    <w:rsid w:val="00A85F25"/>
    <w:rsid w:val="00B221CA"/>
    <w:rsid w:val="00BB3EB8"/>
    <w:rsid w:val="00D270FF"/>
    <w:rsid w:val="00D6626E"/>
    <w:rsid w:val="00D7636B"/>
    <w:rsid w:val="00DA2273"/>
    <w:rsid w:val="00DB7C04"/>
    <w:rsid w:val="00E50F3F"/>
    <w:rsid w:val="00E758A2"/>
    <w:rsid w:val="00EE62D0"/>
    <w:rsid w:val="00EF1052"/>
    <w:rsid w:val="00EF2D48"/>
    <w:rsid w:val="00F26583"/>
    <w:rsid w:val="00F3158D"/>
    <w:rsid w:val="00F5226E"/>
    <w:rsid w:val="00F8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0B0D31"/>
  <w15:chartTrackingRefBased/>
  <w15:docId w15:val="{44970D58-4520-5845-BDF2-8819ABD1C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A96"/>
    <w:pPr>
      <w:spacing w:after="100" w:afterAutospacing="1"/>
      <w:pPrChange w:id="0" w:author="Troy Lambert" w:date="2026-09-25T21:09:00Z">
        <w:pPr/>
      </w:pPrChange>
    </w:pPr>
    <w:rPr>
      <w:kern w:val="2"/>
      <w14:ligatures w14:val="standardContextual"/>
      <w:rPrChange w:id="0" w:author="Troy Lambert" w:date="2026-09-25T21:09:00Z">
        <w:rPr>
          <w:rFonts w:asciiTheme="minorHAnsi" w:eastAsiaTheme="minorHAnsi" w:hAnsiTheme="minorHAnsi" w:cstheme="minorBidi"/>
          <w:sz w:val="24"/>
          <w:szCs w:val="24"/>
          <w:lang w:val="en-US" w:eastAsia="en-US" w:bidi="ar-SA"/>
        </w:rPr>
      </w:rPrChange>
    </w:rPr>
  </w:style>
  <w:style w:type="paragraph" w:styleId="Heading1">
    <w:name w:val="heading 1"/>
    <w:basedOn w:val="Normal"/>
    <w:next w:val="Normal"/>
    <w:link w:val="Heading1Char"/>
    <w:uiPriority w:val="9"/>
    <w:qFormat/>
    <w:rsid w:val="00663A96"/>
    <w:pPr>
      <w:keepNext/>
      <w:keepLines/>
      <w:spacing w:before="360" w:after="80"/>
      <w:jc w:val="center"/>
      <w:outlineLvl w:val="0"/>
      <w:pPrChange w:id="1" w:author="Troy Lambert" w:date="2026-09-25T21:09:00Z">
        <w:pPr>
          <w:keepNext/>
          <w:keepLines/>
          <w:spacing w:before="360" w:after="80" w:afterAutospacing="1"/>
          <w:jc w:val="center"/>
          <w:outlineLvl w:val="0"/>
        </w:pPr>
      </w:pPrChange>
    </w:pPr>
    <w:rPr>
      <w:rFonts w:asciiTheme="majorHAnsi" w:eastAsiaTheme="majorEastAsia" w:hAnsiTheme="majorHAnsi" w:cstheme="majorBidi"/>
      <w:color w:val="2F5496" w:themeColor="accent1" w:themeShade="BF"/>
      <w:sz w:val="40"/>
      <w:szCs w:val="40"/>
      <w:rPrChange w:id="1" w:author="Troy Lambert" w:date="2026-09-25T21:09:00Z">
        <w:rPr>
          <w:rFonts w:asciiTheme="majorHAnsi" w:eastAsiaTheme="majorEastAsia" w:hAnsiTheme="majorHAnsi" w:cstheme="majorBidi"/>
          <w:color w:val="2F5496"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663A96"/>
    <w:pPr>
      <w:keepNext/>
      <w:keepLines/>
      <w:spacing w:before="160" w:after="80"/>
      <w:outlineLvl w:val="1"/>
      <w:pPrChange w:id="2" w:author="Troy Lambert" w:date="2026-09-25T21:09:00Z">
        <w:pPr>
          <w:keepNext/>
          <w:keepLines/>
          <w:spacing w:before="160" w:after="80" w:afterAutospacing="1"/>
          <w:outlineLvl w:val="1"/>
        </w:pPr>
      </w:pPrChange>
    </w:pPr>
    <w:rPr>
      <w:rFonts w:asciiTheme="majorHAnsi" w:eastAsiaTheme="majorEastAsia" w:hAnsiTheme="majorHAnsi" w:cstheme="majorBidi"/>
      <w:color w:val="2F5496" w:themeColor="accent1" w:themeShade="BF"/>
      <w:sz w:val="32"/>
      <w:szCs w:val="32"/>
      <w:rPrChange w:id="2" w:author="Troy Lambert" w:date="2026-09-25T21:09:00Z">
        <w:rPr>
          <w:rFonts w:asciiTheme="majorHAnsi" w:eastAsiaTheme="majorEastAsia" w:hAnsiTheme="majorHAnsi" w:cstheme="majorBidi"/>
          <w:color w:val="2F5496"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663A96"/>
    <w:pPr>
      <w:keepNext/>
      <w:keepLines/>
      <w:spacing w:before="160" w:after="80"/>
      <w:outlineLvl w:val="2"/>
      <w:pPrChange w:id="3" w:author="Troy Lambert" w:date="2026-09-25T21:09:00Z">
        <w:pPr>
          <w:keepNext/>
          <w:keepLines/>
          <w:spacing w:before="160" w:after="80" w:afterAutospacing="1"/>
          <w:outlineLvl w:val="2"/>
        </w:pPr>
      </w:pPrChange>
    </w:pPr>
    <w:rPr>
      <w:rFonts w:eastAsiaTheme="majorEastAsia" w:cstheme="majorBidi"/>
      <w:color w:val="2F5496" w:themeColor="accent1" w:themeShade="BF"/>
      <w:sz w:val="28"/>
      <w:szCs w:val="28"/>
      <w:rPrChange w:id="3" w:author="Troy Lambert" w:date="2026-09-25T21:09:00Z">
        <w:rPr>
          <w:rFonts w:asciiTheme="minorHAnsi" w:eastAsiaTheme="majorEastAsia" w:hAnsiTheme="minorHAnsi" w:cstheme="majorBidi"/>
          <w:color w:val="2F5496"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unhideWhenUsed/>
    <w:qFormat/>
    <w:rsid w:val="00663A96"/>
    <w:pPr>
      <w:keepNext/>
      <w:keepLines/>
      <w:spacing w:before="80" w:after="40"/>
      <w:outlineLvl w:val="3"/>
      <w:pPrChange w:id="4" w:author="Troy Lambert" w:date="2026-09-25T21:09:00Z">
        <w:pPr>
          <w:keepNext/>
          <w:keepLines/>
          <w:spacing w:before="80" w:after="40" w:afterAutospacing="1"/>
          <w:outlineLvl w:val="3"/>
        </w:pPr>
      </w:pPrChange>
    </w:pPr>
    <w:rPr>
      <w:rFonts w:eastAsiaTheme="majorEastAsia" w:cstheme="majorBidi"/>
      <w:i/>
      <w:iCs/>
      <w:color w:val="2F5496" w:themeColor="accent1" w:themeShade="BF"/>
      <w:rPrChange w:id="4" w:author="Troy Lambert" w:date="2026-09-25T21:09:00Z">
        <w:rPr>
          <w:rFonts w:asciiTheme="minorHAnsi" w:eastAsiaTheme="majorEastAsia" w:hAnsiTheme="minorHAnsi" w:cstheme="majorBidi"/>
          <w:i/>
          <w:iCs/>
          <w:color w:val="2F5496"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663A96"/>
    <w:pPr>
      <w:keepNext/>
      <w:keepLines/>
      <w:spacing w:before="80" w:after="40"/>
      <w:outlineLvl w:val="4"/>
      <w:pPrChange w:id="5" w:author="Troy Lambert" w:date="2026-09-25T21:09:00Z">
        <w:pPr>
          <w:keepNext/>
          <w:keepLines/>
          <w:spacing w:before="80" w:after="40" w:afterAutospacing="1"/>
          <w:outlineLvl w:val="4"/>
        </w:pPr>
      </w:pPrChange>
    </w:pPr>
    <w:rPr>
      <w:rFonts w:eastAsiaTheme="majorEastAsia" w:cstheme="majorBidi"/>
      <w:color w:val="2F5496" w:themeColor="accent1" w:themeShade="BF"/>
      <w:rPrChange w:id="5" w:author="Troy Lambert" w:date="2026-09-25T21:09:00Z">
        <w:rPr>
          <w:rFonts w:asciiTheme="minorHAnsi" w:eastAsiaTheme="majorEastAsia" w:hAnsiTheme="minorHAnsi" w:cstheme="majorBidi"/>
          <w:color w:val="2F5496"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663A96"/>
    <w:pPr>
      <w:keepNext/>
      <w:keepLines/>
      <w:spacing w:before="40"/>
      <w:outlineLvl w:val="5"/>
      <w:pPrChange w:id="6" w:author="Troy Lambert" w:date="2026-09-25T21:09:00Z">
        <w:pPr>
          <w:keepNext/>
          <w:keepLines/>
          <w:spacing w:before="40" w:after="100" w:afterAutospacing="1"/>
          <w:outlineLvl w:val="5"/>
        </w:pPr>
      </w:pPrChange>
    </w:pPr>
    <w:rPr>
      <w:rFonts w:eastAsiaTheme="majorEastAsia" w:cstheme="majorBidi"/>
      <w:i/>
      <w:iCs/>
      <w:color w:val="595959" w:themeColor="text1" w:themeTint="A6"/>
      <w:rPrChange w:id="6" w:author="Troy Lambert" w:date="2026-09-25T21:09: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663A96"/>
    <w:pPr>
      <w:keepNext/>
      <w:keepLines/>
      <w:spacing w:before="40"/>
      <w:outlineLvl w:val="6"/>
      <w:pPrChange w:id="7" w:author="Troy Lambert" w:date="2026-09-25T21:09:00Z">
        <w:pPr>
          <w:keepNext/>
          <w:keepLines/>
          <w:spacing w:before="40" w:after="100" w:afterAutospacing="1"/>
          <w:outlineLvl w:val="6"/>
        </w:pPr>
      </w:pPrChange>
    </w:pPr>
    <w:rPr>
      <w:rFonts w:eastAsiaTheme="majorEastAsia" w:cstheme="majorBidi"/>
      <w:color w:val="595959" w:themeColor="text1" w:themeTint="A6"/>
      <w:rPrChange w:id="7" w:author="Troy Lambert" w:date="2026-09-25T21:09: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663A96"/>
    <w:pPr>
      <w:keepNext/>
      <w:keepLines/>
      <w:outlineLvl w:val="7"/>
      <w:pPrChange w:id="8" w:author="Troy Lambert" w:date="2026-09-25T21:09:00Z">
        <w:pPr>
          <w:keepNext/>
          <w:keepLines/>
          <w:spacing w:after="100" w:afterAutospacing="1"/>
          <w:outlineLvl w:val="7"/>
        </w:pPr>
      </w:pPrChange>
    </w:pPr>
    <w:rPr>
      <w:rFonts w:eastAsiaTheme="majorEastAsia" w:cstheme="majorBidi"/>
      <w:i/>
      <w:iCs/>
      <w:color w:val="272727" w:themeColor="text1" w:themeTint="D8"/>
      <w:rPrChange w:id="8" w:author="Troy Lambert" w:date="2026-09-25T21:09: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663A96"/>
    <w:pPr>
      <w:keepNext/>
      <w:keepLines/>
      <w:outlineLvl w:val="8"/>
      <w:pPrChange w:id="9" w:author="Troy Lambert" w:date="2026-09-25T21:09:00Z">
        <w:pPr>
          <w:keepNext/>
          <w:keepLines/>
          <w:spacing w:after="100" w:afterAutospacing="1"/>
          <w:outlineLvl w:val="8"/>
        </w:pPr>
      </w:pPrChange>
    </w:pPr>
    <w:rPr>
      <w:rFonts w:eastAsiaTheme="majorEastAsia" w:cstheme="majorBidi"/>
      <w:color w:val="272727" w:themeColor="text1" w:themeTint="D8"/>
      <w:rPrChange w:id="9" w:author="Troy Lambert" w:date="2026-09-25T21:09: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0E2"/>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4C10E2"/>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4C10E2"/>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4C10E2"/>
    <w:rPr>
      <w:rFonts w:eastAsiaTheme="majorEastAsia"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semiHidden/>
    <w:rsid w:val="004C10E2"/>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4C10E2"/>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4C10E2"/>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4C10E2"/>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4C10E2"/>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663A96"/>
    <w:pPr>
      <w:spacing w:after="80"/>
      <w:contextualSpacing/>
      <w:pPrChange w:id="10" w:author="Troy Lambert" w:date="2026-09-25T21:09:00Z">
        <w:pPr>
          <w:spacing w:after="80" w:afterAutospacing="1"/>
          <w:contextualSpacing/>
        </w:pPr>
      </w:pPrChange>
    </w:pPr>
    <w:rPr>
      <w:rFonts w:asciiTheme="majorHAnsi" w:eastAsiaTheme="majorEastAsia" w:hAnsiTheme="majorHAnsi" w:cstheme="majorBidi"/>
      <w:spacing w:val="-10"/>
      <w:kern w:val="28"/>
      <w:sz w:val="56"/>
      <w:szCs w:val="56"/>
      <w:rPrChange w:id="10" w:author="Troy Lambert" w:date="2026-09-25T21:09: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4C10E2"/>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63A96"/>
    <w:pPr>
      <w:numPr>
        <w:ilvl w:val="1"/>
      </w:numPr>
      <w:spacing w:after="160"/>
      <w:pPrChange w:id="11" w:author="Troy Lambert" w:date="2026-09-25T21:09:00Z">
        <w:pPr>
          <w:numPr>
            <w:ilvl w:val="1"/>
          </w:numPr>
          <w:spacing w:after="160" w:afterAutospacing="1"/>
        </w:pPr>
      </w:pPrChange>
    </w:pPr>
    <w:rPr>
      <w:rFonts w:eastAsiaTheme="majorEastAsia" w:cstheme="majorBidi"/>
      <w:color w:val="595959" w:themeColor="text1" w:themeTint="A6"/>
      <w:spacing w:val="15"/>
      <w:sz w:val="28"/>
      <w:szCs w:val="28"/>
      <w:rPrChange w:id="11" w:author="Troy Lambert" w:date="2026-09-25T21:09: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4C10E2"/>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63A96"/>
    <w:pPr>
      <w:spacing w:before="160" w:after="160"/>
      <w:jc w:val="center"/>
      <w:pPrChange w:id="12" w:author="Troy Lambert" w:date="2026-09-25T21:09:00Z">
        <w:pPr>
          <w:spacing w:before="160" w:after="160" w:afterAutospacing="1"/>
          <w:jc w:val="center"/>
        </w:pPr>
      </w:pPrChange>
    </w:pPr>
    <w:rPr>
      <w:i/>
      <w:iCs/>
      <w:color w:val="404040" w:themeColor="text1" w:themeTint="BF"/>
      <w:rPrChange w:id="12" w:author="Troy Lambert" w:date="2026-09-25T21:09: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4C10E2"/>
    <w:rPr>
      <w:i/>
      <w:iCs/>
      <w:color w:val="404040" w:themeColor="text1" w:themeTint="BF"/>
      <w:kern w:val="2"/>
      <w14:ligatures w14:val="standardContextual"/>
    </w:rPr>
  </w:style>
  <w:style w:type="paragraph" w:styleId="ListParagraph">
    <w:name w:val="List Paragraph"/>
    <w:basedOn w:val="Normal"/>
    <w:uiPriority w:val="34"/>
    <w:qFormat/>
    <w:rsid w:val="00663A96"/>
    <w:pPr>
      <w:ind w:left="720"/>
      <w:contextualSpacing/>
      <w:pPrChange w:id="13" w:author="Troy Lambert" w:date="2026-09-25T21:09:00Z">
        <w:pPr>
          <w:spacing w:after="100" w:afterAutospacing="1"/>
          <w:ind w:left="720"/>
          <w:contextualSpacing/>
        </w:pPr>
      </w:pPrChange>
    </w:pPr>
    <w:rPr>
      <w:rPrChange w:id="13" w:author="Troy Lambert" w:date="2026-09-25T21:09:00Z">
        <w:rPr>
          <w:rFonts w:asciiTheme="minorHAnsi" w:eastAsiaTheme="minorHAnsi" w:hAnsiTheme="minorHAnsi" w:cstheme="minorBidi"/>
          <w:kern w:val="2"/>
          <w:sz w:val="24"/>
          <w:szCs w:val="24"/>
          <w:lang w:val="en-US" w:eastAsia="en-US" w:bidi="ar-SA"/>
          <w14:ligatures w14:val="standardContextual"/>
        </w:rPr>
      </w:rPrChange>
    </w:rPr>
  </w:style>
  <w:style w:type="character" w:styleId="IntenseEmphasis">
    <w:name w:val="Intense Emphasis"/>
    <w:basedOn w:val="DefaultParagraphFont"/>
    <w:uiPriority w:val="21"/>
    <w:qFormat/>
    <w:rsid w:val="004C10E2"/>
    <w:rPr>
      <w:i/>
      <w:iCs/>
      <w:color w:val="2F5496" w:themeColor="accent1" w:themeShade="BF"/>
    </w:rPr>
  </w:style>
  <w:style w:type="paragraph" w:styleId="IntenseQuote">
    <w:name w:val="Intense Quote"/>
    <w:basedOn w:val="Normal"/>
    <w:next w:val="Normal"/>
    <w:link w:val="IntenseQuoteChar"/>
    <w:uiPriority w:val="30"/>
    <w:qFormat/>
    <w:rsid w:val="00663A96"/>
    <w:pPr>
      <w:pBdr>
        <w:top w:val="single" w:sz="4" w:space="10" w:color="2F5496" w:themeColor="accent1" w:themeShade="BF"/>
        <w:bottom w:val="single" w:sz="4" w:space="10" w:color="2F5496" w:themeColor="accent1" w:themeShade="BF"/>
      </w:pBdr>
      <w:spacing w:before="360" w:after="360"/>
      <w:ind w:left="864" w:right="864"/>
      <w:jc w:val="center"/>
      <w:pPrChange w:id="14" w:author="Troy Lambert" w:date="2026-09-25T21:09:00Z">
        <w:pPr>
          <w:pBdr>
            <w:top w:val="single" w:sz="4" w:space="10" w:color="2F5496" w:themeColor="accent1" w:themeShade="BF"/>
            <w:bottom w:val="single" w:sz="4" w:space="10" w:color="2F5496" w:themeColor="accent1" w:themeShade="BF"/>
          </w:pBdr>
          <w:spacing w:before="360" w:after="360" w:afterAutospacing="1"/>
          <w:ind w:left="864" w:right="864"/>
          <w:jc w:val="center"/>
        </w:pPr>
      </w:pPrChange>
    </w:pPr>
    <w:rPr>
      <w:i/>
      <w:iCs/>
      <w:color w:val="2F5496" w:themeColor="accent1" w:themeShade="BF"/>
      <w:rPrChange w:id="14" w:author="Troy Lambert" w:date="2026-09-25T21:09:00Z">
        <w:rPr>
          <w:rFonts w:asciiTheme="minorHAnsi" w:eastAsiaTheme="minorHAnsi" w:hAnsiTheme="minorHAnsi" w:cstheme="minorBidi"/>
          <w:i/>
          <w:iCs/>
          <w:color w:val="2F5496"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4C10E2"/>
    <w:rPr>
      <w:i/>
      <w:iCs/>
      <w:color w:val="2F5496" w:themeColor="accent1" w:themeShade="BF"/>
      <w:kern w:val="2"/>
      <w14:ligatures w14:val="standardContextual"/>
    </w:rPr>
  </w:style>
  <w:style w:type="character" w:styleId="IntenseReference">
    <w:name w:val="Intense Reference"/>
    <w:basedOn w:val="DefaultParagraphFont"/>
    <w:uiPriority w:val="32"/>
    <w:qFormat/>
    <w:rsid w:val="004C10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76098">
      <w:bodyDiv w:val="1"/>
      <w:marLeft w:val="0"/>
      <w:marRight w:val="0"/>
      <w:marTop w:val="0"/>
      <w:marBottom w:val="0"/>
      <w:divBdr>
        <w:top w:val="none" w:sz="0" w:space="0" w:color="auto"/>
        <w:left w:val="none" w:sz="0" w:space="0" w:color="auto"/>
        <w:bottom w:val="none" w:sz="0" w:space="0" w:color="auto"/>
        <w:right w:val="none" w:sz="0" w:space="0" w:color="auto"/>
      </w:divBdr>
    </w:div>
    <w:div w:id="197473568">
      <w:bodyDiv w:val="1"/>
      <w:marLeft w:val="0"/>
      <w:marRight w:val="0"/>
      <w:marTop w:val="0"/>
      <w:marBottom w:val="0"/>
      <w:divBdr>
        <w:top w:val="none" w:sz="0" w:space="0" w:color="auto"/>
        <w:left w:val="none" w:sz="0" w:space="0" w:color="auto"/>
        <w:bottom w:val="none" w:sz="0" w:space="0" w:color="auto"/>
        <w:right w:val="none" w:sz="0" w:space="0" w:color="auto"/>
      </w:divBdr>
    </w:div>
    <w:div w:id="315303167">
      <w:bodyDiv w:val="1"/>
      <w:marLeft w:val="0"/>
      <w:marRight w:val="0"/>
      <w:marTop w:val="0"/>
      <w:marBottom w:val="0"/>
      <w:divBdr>
        <w:top w:val="none" w:sz="0" w:space="0" w:color="auto"/>
        <w:left w:val="none" w:sz="0" w:space="0" w:color="auto"/>
        <w:bottom w:val="none" w:sz="0" w:space="0" w:color="auto"/>
        <w:right w:val="none" w:sz="0" w:space="0" w:color="auto"/>
      </w:divBdr>
    </w:div>
    <w:div w:id="387992035">
      <w:bodyDiv w:val="1"/>
      <w:marLeft w:val="0"/>
      <w:marRight w:val="0"/>
      <w:marTop w:val="0"/>
      <w:marBottom w:val="0"/>
      <w:divBdr>
        <w:top w:val="none" w:sz="0" w:space="0" w:color="auto"/>
        <w:left w:val="none" w:sz="0" w:space="0" w:color="auto"/>
        <w:bottom w:val="none" w:sz="0" w:space="0" w:color="auto"/>
        <w:right w:val="none" w:sz="0" w:space="0" w:color="auto"/>
      </w:divBdr>
    </w:div>
    <w:div w:id="422459243">
      <w:bodyDiv w:val="1"/>
      <w:marLeft w:val="0"/>
      <w:marRight w:val="0"/>
      <w:marTop w:val="0"/>
      <w:marBottom w:val="0"/>
      <w:divBdr>
        <w:top w:val="none" w:sz="0" w:space="0" w:color="auto"/>
        <w:left w:val="none" w:sz="0" w:space="0" w:color="auto"/>
        <w:bottom w:val="none" w:sz="0" w:space="0" w:color="auto"/>
        <w:right w:val="none" w:sz="0" w:space="0" w:color="auto"/>
      </w:divBdr>
    </w:div>
    <w:div w:id="717127279">
      <w:bodyDiv w:val="1"/>
      <w:marLeft w:val="0"/>
      <w:marRight w:val="0"/>
      <w:marTop w:val="0"/>
      <w:marBottom w:val="0"/>
      <w:divBdr>
        <w:top w:val="none" w:sz="0" w:space="0" w:color="auto"/>
        <w:left w:val="none" w:sz="0" w:space="0" w:color="auto"/>
        <w:bottom w:val="none" w:sz="0" w:space="0" w:color="auto"/>
        <w:right w:val="none" w:sz="0" w:space="0" w:color="auto"/>
      </w:divBdr>
    </w:div>
    <w:div w:id="856700780">
      <w:bodyDiv w:val="1"/>
      <w:marLeft w:val="0"/>
      <w:marRight w:val="0"/>
      <w:marTop w:val="0"/>
      <w:marBottom w:val="0"/>
      <w:divBdr>
        <w:top w:val="none" w:sz="0" w:space="0" w:color="auto"/>
        <w:left w:val="none" w:sz="0" w:space="0" w:color="auto"/>
        <w:bottom w:val="none" w:sz="0" w:space="0" w:color="auto"/>
        <w:right w:val="none" w:sz="0" w:space="0" w:color="auto"/>
      </w:divBdr>
    </w:div>
    <w:div w:id="1025208568">
      <w:bodyDiv w:val="1"/>
      <w:marLeft w:val="0"/>
      <w:marRight w:val="0"/>
      <w:marTop w:val="0"/>
      <w:marBottom w:val="0"/>
      <w:divBdr>
        <w:top w:val="none" w:sz="0" w:space="0" w:color="auto"/>
        <w:left w:val="none" w:sz="0" w:space="0" w:color="auto"/>
        <w:bottom w:val="none" w:sz="0" w:space="0" w:color="auto"/>
        <w:right w:val="none" w:sz="0" w:space="0" w:color="auto"/>
      </w:divBdr>
    </w:div>
    <w:div w:id="1246105795">
      <w:bodyDiv w:val="1"/>
      <w:marLeft w:val="0"/>
      <w:marRight w:val="0"/>
      <w:marTop w:val="0"/>
      <w:marBottom w:val="0"/>
      <w:divBdr>
        <w:top w:val="none" w:sz="0" w:space="0" w:color="auto"/>
        <w:left w:val="none" w:sz="0" w:space="0" w:color="auto"/>
        <w:bottom w:val="none" w:sz="0" w:space="0" w:color="auto"/>
        <w:right w:val="none" w:sz="0" w:space="0" w:color="auto"/>
      </w:divBdr>
    </w:div>
    <w:div w:id="1572543965">
      <w:bodyDiv w:val="1"/>
      <w:marLeft w:val="0"/>
      <w:marRight w:val="0"/>
      <w:marTop w:val="0"/>
      <w:marBottom w:val="0"/>
      <w:divBdr>
        <w:top w:val="none" w:sz="0" w:space="0" w:color="auto"/>
        <w:left w:val="none" w:sz="0" w:space="0" w:color="auto"/>
        <w:bottom w:val="none" w:sz="0" w:space="0" w:color="auto"/>
        <w:right w:val="none" w:sz="0" w:space="0" w:color="auto"/>
      </w:divBdr>
      <w:divsChild>
        <w:div w:id="991913459">
          <w:marLeft w:val="0"/>
          <w:marRight w:val="0"/>
          <w:marTop w:val="0"/>
          <w:marBottom w:val="0"/>
          <w:divBdr>
            <w:top w:val="none" w:sz="0" w:space="0" w:color="auto"/>
            <w:left w:val="none" w:sz="0" w:space="0" w:color="auto"/>
            <w:bottom w:val="none" w:sz="0" w:space="0" w:color="auto"/>
            <w:right w:val="none" w:sz="0" w:space="0" w:color="auto"/>
          </w:divBdr>
        </w:div>
        <w:div w:id="179973486">
          <w:marLeft w:val="0"/>
          <w:marRight w:val="0"/>
          <w:marTop w:val="0"/>
          <w:marBottom w:val="0"/>
          <w:divBdr>
            <w:top w:val="none" w:sz="0" w:space="0" w:color="auto"/>
            <w:left w:val="none" w:sz="0" w:space="0" w:color="auto"/>
            <w:bottom w:val="none" w:sz="0" w:space="0" w:color="auto"/>
            <w:right w:val="none" w:sz="0" w:space="0" w:color="auto"/>
          </w:divBdr>
          <w:divsChild>
            <w:div w:id="1270239965">
              <w:marLeft w:val="0"/>
              <w:marRight w:val="0"/>
              <w:marTop w:val="0"/>
              <w:marBottom w:val="0"/>
              <w:divBdr>
                <w:top w:val="none" w:sz="0" w:space="0" w:color="auto"/>
                <w:left w:val="none" w:sz="0" w:space="0" w:color="auto"/>
                <w:bottom w:val="none" w:sz="0" w:space="0" w:color="auto"/>
                <w:right w:val="none" w:sz="0" w:space="0" w:color="auto"/>
              </w:divBdr>
              <w:divsChild>
                <w:div w:id="1511262262">
                  <w:marLeft w:val="0"/>
                  <w:marRight w:val="0"/>
                  <w:marTop w:val="0"/>
                  <w:marBottom w:val="0"/>
                  <w:divBdr>
                    <w:top w:val="none" w:sz="0" w:space="0" w:color="auto"/>
                    <w:left w:val="none" w:sz="0" w:space="0" w:color="auto"/>
                    <w:bottom w:val="none" w:sz="0" w:space="0" w:color="auto"/>
                    <w:right w:val="none" w:sz="0" w:space="0" w:color="auto"/>
                  </w:divBdr>
                  <w:divsChild>
                    <w:div w:id="1011952375">
                      <w:marLeft w:val="0"/>
                      <w:marRight w:val="0"/>
                      <w:marTop w:val="0"/>
                      <w:marBottom w:val="0"/>
                      <w:divBdr>
                        <w:top w:val="none" w:sz="0" w:space="0" w:color="auto"/>
                        <w:left w:val="none" w:sz="0" w:space="0" w:color="auto"/>
                        <w:bottom w:val="none" w:sz="0" w:space="0" w:color="auto"/>
                        <w:right w:val="none" w:sz="0" w:space="0" w:color="auto"/>
                      </w:divBdr>
                    </w:div>
                  </w:divsChild>
                </w:div>
                <w:div w:id="1288588392">
                  <w:marLeft w:val="0"/>
                  <w:marRight w:val="0"/>
                  <w:marTop w:val="0"/>
                  <w:marBottom w:val="0"/>
                  <w:divBdr>
                    <w:top w:val="none" w:sz="0" w:space="0" w:color="auto"/>
                    <w:left w:val="none" w:sz="0" w:space="0" w:color="auto"/>
                    <w:bottom w:val="none" w:sz="0" w:space="0" w:color="auto"/>
                    <w:right w:val="none" w:sz="0" w:space="0" w:color="auto"/>
                  </w:divBdr>
                  <w:divsChild>
                    <w:div w:id="201641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60592">
      <w:bodyDiv w:val="1"/>
      <w:marLeft w:val="0"/>
      <w:marRight w:val="0"/>
      <w:marTop w:val="0"/>
      <w:marBottom w:val="0"/>
      <w:divBdr>
        <w:top w:val="none" w:sz="0" w:space="0" w:color="auto"/>
        <w:left w:val="none" w:sz="0" w:space="0" w:color="auto"/>
        <w:bottom w:val="none" w:sz="0" w:space="0" w:color="auto"/>
        <w:right w:val="none" w:sz="0" w:space="0" w:color="auto"/>
      </w:divBdr>
    </w:div>
    <w:div w:id="211100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1685</Words>
  <Characters>9610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Arthur Souza Rodrigues</cp:lastModifiedBy>
  <cp:revision>1</cp:revision>
  <dcterms:created xsi:type="dcterms:W3CDTF">2019-02-07T23:55:00Z</dcterms:created>
  <dcterms:modified xsi:type="dcterms:W3CDTF">2026-09-26T01:09:00Z</dcterms:modified>
</cp:coreProperties>
</file>