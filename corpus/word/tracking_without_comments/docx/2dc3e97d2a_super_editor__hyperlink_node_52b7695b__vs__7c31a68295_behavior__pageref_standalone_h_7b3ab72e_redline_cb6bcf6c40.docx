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ins w:id="9" w:author="Caio Pizzol" w:date="2026-08-03T22:26:00Z" w16du:dateUtc="2026-08-04T02:26:00Z"/>
          <w:rFonts w:eastAsiaTheme="minorEastAsia"/>
          <w:noProof/>
        </w:rPr>
      </w:pPr>
      <w:ins w:id="10" w:author="Caio Pizzol" w:date="2026-08-03T22:26:00Z" w16du:dateUtc="2026-08-04T02:26:00Z">
        <w:r>
          <w:fldChar w:fldCharType="begin"/>
        </w:r>
        <w:r>
          <w:instrText xml:space="preserve"> TOC \o "1-3" \h \z </w:instrText>
        </w:r>
        <w:r>
          <w:fldChar w:fldCharType="separate"/>
        </w:r>
        <w:r w:rsidRPr="00661A0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ins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ins w:id="11" w:author="Caio Pizzol" w:date="2026-08-03T22:26:00Z" w16du:dateUtc="2026-08-04T02:26:00Z"/>
          <w:rFonts w:eastAsiaTheme="minorEastAsia"/>
          <w:noProof/>
        </w:rPr>
      </w:pPr>
      <w:ins w:id="12" w:author="Caio Pizzol" w:date="2026-08-03T22:26:00Z" w16du:dateUtc="2026-08-04T02:26:00Z">
        <w:r>
          <w:fldChar w:fldCharType="begin"/>
        </w:r>
        <w:r>
          <w:instrText>HYPERLINK \l "_Toc227765980"</w:instrText>
        </w:r>
        <w:r>
          <w:fldChar w:fldCharType="separate"/>
        </w:r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ins w:id="13" w:author="Caio Pizzol" w:date="2026-08-03T22:26:00Z" w16du:dateUtc="2026-08-04T02:26:00Z"/>
          <w:rFonts w:eastAsiaTheme="minorEastAsia"/>
          <w:noProof/>
        </w:rPr>
      </w:pPr>
      <w:ins w:id="14" w:author="Caio Pizzol" w:date="2026-08-03T22:26:00Z" w16du:dateUtc="2026-08-04T02:26:00Z">
        <w:r>
          <w:fldChar w:fldCharType="begin"/>
        </w:r>
        <w:r>
          <w:instrText>HYPERLINK \l "_Toc227765981"</w:instrText>
        </w:r>
        <w:r>
          <w:fldChar w:fldCharType="separate"/>
        </w:r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ins w:id="15" w:author="Caio Pizzol" w:date="2026-08-03T22:26:00Z" w16du:dateUtc="2026-08-04T02:26:00Z"/>
          <w:rFonts w:eastAsiaTheme="minorEastAsia"/>
          <w:noProof/>
        </w:rPr>
      </w:pPr>
      <w:ins w:id="16" w:author="Caio Pizzol" w:date="2026-08-03T22:26:00Z" w16du:dateUtc="2026-08-04T02:26:00Z">
        <w:r>
          <w:fldChar w:fldCharType="begin"/>
        </w:r>
        <w:r>
          <w:instrText>HYPERLINK \l "_Toc227765982"</w:instrText>
        </w:r>
        <w:r>
          <w:fldChar w:fldCharType="separate"/>
        </w:r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ins w:id="17" w:author="Caio Pizzol" w:date="2026-08-03T22:26:00Z" w16du:dateUtc="2026-08-04T02:26:00Z"/>
          <w:rFonts w:eastAsiaTheme="minorEastAsia"/>
          <w:noProof/>
        </w:rPr>
      </w:pPr>
      <w:ins w:id="18" w:author="Caio Pizzol" w:date="2026-08-03T22:26:00Z" w16du:dateUtc="2026-08-04T02:26:00Z">
        <w:r>
          <w:fldChar w:fldCharType="begin"/>
        </w:r>
        <w:r>
          <w:instrText>HYPERLINK \l "_Toc227765983"</w:instrText>
        </w:r>
        <w:r>
          <w:fldChar w:fldCharType="separate"/>
        </w:r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ins w:id="19" w:author="Caio Pizzol" w:date="2026-08-03T22:26:00Z" w16du:dateUtc="2026-08-04T02:26:00Z"/>
          <w:rFonts w:eastAsiaTheme="minorEastAsia"/>
          <w:noProof/>
        </w:rPr>
      </w:pPr>
      <w:ins w:id="20" w:author="Caio Pizzol" w:date="2026-08-03T22:26:00Z" w16du:dateUtc="2026-08-04T02:26:00Z">
        <w:r>
          <w:fldChar w:fldCharType="begin"/>
        </w:r>
        <w:r>
          <w:instrText>HYPERLINK \l "_Toc227765984"</w:instrText>
        </w:r>
        <w:r>
          <w:fldChar w:fldCharType="separate"/>
        </w:r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ins w:id="21" w:author="Caio Pizzol" w:date="2026-08-03T22:26:00Z" w16du:dateUtc="2026-08-04T02:26:00Z"/>
          <w:rFonts w:eastAsiaTheme="minorEastAsia"/>
          <w:noProof/>
        </w:rPr>
      </w:pPr>
      <w:ins w:id="22" w:author="Caio Pizzol" w:date="2026-08-03T22:26:00Z" w16du:dateUtc="2026-08-04T02:26:00Z">
        <w:r>
          <w:fldChar w:fldCharType="begin"/>
        </w:r>
        <w:r>
          <w:instrText>HYPERLINK \l "_Toc227765985"</w:instrText>
        </w:r>
        <w:r>
          <w:fldChar w:fldCharType="separate"/>
        </w:r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870CDE" w14:textId="45DBD7BC" w:rsidR="004076D5" w:rsidRDefault="004076D5" w:rsidP="004076D5">
      <w:pPr>
        <w:pStyle w:val="Heading1"/>
        <w:rPr>
          <w:ins w:id="23" w:author="Caio Pizzol" w:date="2026-08-03T22:26:00Z" w16du:dateUtc="2026-08-04T02:26:00Z"/>
        </w:rPr>
      </w:pPr>
      <w:ins w:id="24" w:author="Caio Pizzol" w:date="2026-08-03T22:26:00Z" w16du:dateUtc="2026-08-04T02:26:00Z">
        <w:r>
          <w:fldChar w:fldCharType="end"/>
        </w:r>
      </w:ins>
    </w:p>
    <w:p w14:paraId="15B497F4" w14:textId="7CA978AA" w:rsidR="00DE0A42" w:rsidRDefault="004076D5" w:rsidP="004076D5">
      <w:pPr>
        <w:pStyle w:val="Heading1"/>
        <w:rPr>
          <w:ins w:id="25" w:author="Caio Pizzol" w:date="2026-08-03T22:26:00Z" w16du:dateUtc="2026-08-04T02:26:00Z"/>
        </w:rPr>
      </w:pPr>
      <w:bookmarkStart w:id="26" w:name="_Toc227765979"/>
      <w:ins w:id="27" w:author="Caio Pizzol" w:date="2026-08-03T22:26:00Z" w16du:dateUtc="2026-08-04T02:26:00Z">
        <w:r>
          <w:t>Introduction</w:t>
        </w:r>
        <w:bookmarkEnd w:id="26"/>
      </w:ins>
    </w:p>
    <w:p w14:paraId="49C7FCAC" w14:textId="183520DD" w:rsidR="004076D5" w:rsidRDefault="004076D5" w:rsidP="004076D5">
      <w:pPr>
        <w:rPr>
          <w:ins w:id="28" w:author="Caio Pizzol" w:date="2026-08-03T22:26:00Z" w16du:dateUtc="2026-08-04T02:26:00Z"/>
        </w:rPr>
      </w:pPr>
      <w:ins w:id="29" w:author="Caio Pizzol" w:date="2026-08-03T22:26:00Z" w16du:dateUtc="2026-08-04T02:26:00Z">
        <w:r>
          <w:t>This is the introduction section.</w:t>
        </w:r>
      </w:ins>
    </w:p>
    <w:p w14:paraId="622557C5" w14:textId="4DA50233" w:rsidR="004076D5" w:rsidRDefault="004076D5" w:rsidP="004076D5">
      <w:pPr>
        <w:pStyle w:val="Heading2"/>
        <w:rPr>
          <w:ins w:id="30" w:author="Caio Pizzol" w:date="2026-08-03T22:26:00Z" w16du:dateUtc="2026-08-04T02:26:00Z"/>
        </w:rPr>
      </w:pPr>
      <w:bookmarkStart w:id="31" w:name="_Toc227765980"/>
      <w:ins w:id="32" w:author="Caio Pizzol" w:date="2026-08-03T22:26:00Z" w16du:dateUtc="2026-08-04T02:26:00Z">
        <w:r>
          <w:t>Background</w:t>
        </w:r>
        <w:bookmarkEnd w:id="31"/>
      </w:ins>
    </w:p>
    <w:p w14:paraId="416EF529" w14:textId="44DA0C77" w:rsidR="004076D5" w:rsidRDefault="004076D5" w:rsidP="004076D5">
      <w:pPr>
        <w:rPr>
          <w:ins w:id="33" w:author="Caio Pizzol" w:date="2026-08-03T22:26:00Z" w16du:dateUtc="2026-08-04T02:26:00Z"/>
        </w:rPr>
      </w:pPr>
      <w:ins w:id="34" w:author="Caio Pizzol" w:date="2026-08-03T22:26:00Z" w16du:dateUtc="2026-08-04T02:26:00Z">
        <w:r>
          <w:t>Prior work focused on narrow aspects.</w:t>
        </w:r>
      </w:ins>
    </w:p>
    <w:p w14:paraId="7C1D1003" w14:textId="77777777" w:rsidR="004076D5" w:rsidRDefault="004076D5">
      <w:pPr>
        <w:rPr>
          <w:ins w:id="35" w:author="Caio Pizzol" w:date="2026-08-03T22:26:00Z" w16du:dateUtc="2026-08-04T02:26:00Z"/>
        </w:rPr>
      </w:pPr>
      <w:ins w:id="36" w:author="Caio Pizzol" w:date="2026-08-03T22:26:00Z" w16du:dateUtc="2026-08-04T02:26:00Z">
        <w:r>
          <w:br w:type="page"/>
        </w:r>
      </w:ins>
    </w:p>
    <w:p w14:paraId="6B37558E" w14:textId="01FC3AAE" w:rsidR="004076D5" w:rsidRDefault="004076D5" w:rsidP="004076D5">
      <w:pPr>
        <w:pStyle w:val="Heading1"/>
        <w:rPr>
          <w:ins w:id="37" w:author="Caio Pizzol" w:date="2026-08-03T22:26:00Z" w16du:dateUtc="2026-08-04T02:26:00Z"/>
        </w:rPr>
      </w:pPr>
      <w:bookmarkStart w:id="38" w:name="_Toc227765981"/>
      <w:ins w:id="39" w:author="Caio Pizzol" w:date="2026-08-03T22:26:00Z" w16du:dateUtc="2026-08-04T02:26:00Z">
        <w:r>
          <w:lastRenderedPageBreak/>
          <w:t>Methodology</w:t>
        </w:r>
        <w:bookmarkEnd w:id="38"/>
      </w:ins>
    </w:p>
    <w:p w14:paraId="44E73056" w14:textId="743633BF" w:rsidR="004076D5" w:rsidRDefault="004076D5" w:rsidP="004076D5">
      <w:pPr>
        <w:rPr>
          <w:ins w:id="40" w:author="Caio Pizzol" w:date="2026-08-03T22:26:00Z" w16du:dateUtc="2026-08-04T02:26:00Z"/>
        </w:rPr>
      </w:pPr>
      <w:ins w:id="41" w:author="Caio Pizzol" w:date="2026-08-03T22:26:00Z" w16du:dateUtc="2026-08-04T02:26:00Z">
        <w:r>
          <w:t>Three-step approach.</w:t>
        </w:r>
      </w:ins>
    </w:p>
    <w:p w14:paraId="75CC43B4" w14:textId="384E46EE" w:rsidR="004076D5" w:rsidRDefault="004076D5" w:rsidP="004076D5">
      <w:pPr>
        <w:pStyle w:val="Heading2"/>
        <w:rPr>
          <w:ins w:id="42" w:author="Caio Pizzol" w:date="2026-08-03T22:26:00Z" w16du:dateUtc="2026-08-04T02:26:00Z"/>
        </w:rPr>
      </w:pPr>
      <w:bookmarkStart w:id="43" w:name="_Toc227765982"/>
      <w:ins w:id="44" w:author="Caio Pizzol" w:date="2026-08-03T22:26:00Z" w16du:dateUtc="2026-08-04T02:26:00Z">
        <w:r>
          <w:t>Data Collection</w:t>
        </w:r>
        <w:bookmarkEnd w:id="43"/>
      </w:ins>
    </w:p>
    <w:p w14:paraId="64C47010" w14:textId="5F0BF831" w:rsidR="004076D5" w:rsidRDefault="004076D5" w:rsidP="004076D5">
      <w:pPr>
        <w:rPr>
          <w:ins w:id="45" w:author="Caio Pizzol" w:date="2026-08-03T22:26:00Z" w16du:dateUtc="2026-08-04T02:26:00Z"/>
        </w:rPr>
      </w:pPr>
      <w:ins w:id="46" w:author="Caio Pizzol" w:date="2026-08-03T22:26:00Z" w16du:dateUtc="2026-08-04T02:26:00Z">
        <w:r>
          <w:t>We gathered data for six months.</w:t>
        </w:r>
      </w:ins>
    </w:p>
    <w:p w14:paraId="72162987" w14:textId="574418FA" w:rsidR="004076D5" w:rsidRDefault="004076D5" w:rsidP="004076D5">
      <w:pPr>
        <w:pStyle w:val="Heading2"/>
        <w:rPr>
          <w:ins w:id="47" w:author="Caio Pizzol" w:date="2026-08-03T22:26:00Z" w16du:dateUtc="2026-08-04T02:26:00Z"/>
        </w:rPr>
      </w:pPr>
      <w:bookmarkStart w:id="48" w:name="_Toc227765983"/>
      <w:ins w:id="49" w:author="Caio Pizzol" w:date="2026-08-03T22:26:00Z" w16du:dateUtc="2026-08-04T02:26:00Z">
        <w:r>
          <w:t>Analysis</w:t>
        </w:r>
        <w:bookmarkEnd w:id="48"/>
      </w:ins>
    </w:p>
    <w:p w14:paraId="277901B0" w14:textId="6E58153A" w:rsidR="004076D5" w:rsidRDefault="004076D5" w:rsidP="004076D5">
      <w:pPr>
        <w:rPr>
          <w:ins w:id="50" w:author="Caio Pizzol" w:date="2026-08-03T22:26:00Z" w16du:dateUtc="2026-08-04T02:26:00Z"/>
        </w:rPr>
      </w:pPr>
      <w:ins w:id="51" w:author="Caio Pizzol" w:date="2026-08-03T22:26:00Z" w16du:dateUtc="2026-08-04T02:26:00Z">
        <w:r>
          <w:t>Two-phase analysis.</w:t>
        </w:r>
      </w:ins>
    </w:p>
    <w:p w14:paraId="44333E57" w14:textId="77777777" w:rsidR="004076D5" w:rsidRDefault="004076D5">
      <w:pPr>
        <w:rPr>
          <w:ins w:id="52" w:author="Caio Pizzol" w:date="2026-08-03T22:26:00Z" w16du:dateUtc="2026-08-04T02:26:00Z"/>
        </w:rPr>
      </w:pPr>
      <w:ins w:id="53" w:author="Caio Pizzol" w:date="2026-08-03T22:26:00Z" w16du:dateUtc="2026-08-04T02:26:00Z">
        <w:r>
          <w:br w:type="page"/>
        </w:r>
      </w:ins>
    </w:p>
    <w:p w14:paraId="37706825" w14:textId="7CEB7B93" w:rsidR="004076D5" w:rsidRDefault="004076D5" w:rsidP="004076D5">
      <w:pPr>
        <w:pStyle w:val="Heading1"/>
        <w:rPr>
          <w:ins w:id="54" w:author="Caio Pizzol" w:date="2026-08-03T22:26:00Z" w16du:dateUtc="2026-08-04T02:26:00Z"/>
        </w:rPr>
      </w:pPr>
      <w:bookmarkStart w:id="55" w:name="_Toc227765984"/>
      <w:ins w:id="56" w:author="Caio Pizzol" w:date="2026-08-03T22:26:00Z" w16du:dateUtc="2026-08-04T02:26:00Z">
        <w:r>
          <w:t>Results</w:t>
        </w:r>
        <w:bookmarkEnd w:id="55"/>
      </w:ins>
    </w:p>
    <w:p w14:paraId="5C219AEC" w14:textId="21A0E9F6" w:rsidR="004076D5" w:rsidRDefault="004076D5" w:rsidP="004076D5">
      <w:pPr>
        <w:rPr>
          <w:ins w:id="57" w:author="Caio Pizzol" w:date="2026-08-03T22:26:00Z" w16du:dateUtc="2026-08-04T02:26:00Z"/>
        </w:rPr>
      </w:pPr>
      <w:ins w:id="58" w:author="Caio Pizzol" w:date="2026-08-03T22:26:00Z" w16du:dateUtc="2026-08-04T02:26:00Z">
        <w:r>
          <w:t>Primary finding confirms the hypothesis.</w:t>
        </w:r>
      </w:ins>
    </w:p>
    <w:p w14:paraId="353C5085" w14:textId="77777777" w:rsidR="004076D5" w:rsidRDefault="004076D5">
      <w:pPr>
        <w:rPr>
          <w:ins w:id="59" w:author="Caio Pizzol" w:date="2026-08-03T22:26:00Z" w16du:dateUtc="2026-08-04T02:26:00Z"/>
        </w:rPr>
      </w:pPr>
      <w:ins w:id="60" w:author="Caio Pizzol" w:date="2026-08-03T22:26:00Z" w16du:dateUtc="2026-08-04T02:26:00Z">
        <w:r>
          <w:br w:type="page"/>
        </w:r>
      </w:ins>
    </w:p>
    <w:p w14:paraId="6129F4CB" w14:textId="65E9C319" w:rsidR="004076D5" w:rsidRDefault="004076D5" w:rsidP="004076D5">
      <w:pPr>
        <w:pStyle w:val="Heading1"/>
        <w:rPr>
          <w:ins w:id="61" w:author="Caio Pizzol" w:date="2026-08-03T22:26:00Z" w16du:dateUtc="2026-08-04T02:26:00Z"/>
        </w:rPr>
      </w:pPr>
      <w:bookmarkStart w:id="62" w:name="_Toc227765985"/>
      <w:ins w:id="63" w:author="Caio Pizzol" w:date="2026-08-03T22:26:00Z" w16du:dateUtc="2026-08-04T02:26:00Z">
        <w:r>
          <w:t>Conclusion</w:t>
        </w:r>
        <w:bookmarkEnd w:id="62"/>
      </w:ins>
    </w:p>
    <w:p w14:paraId="20D4A8D3" w14:textId="77777777" w:rsidR="007155A3" w:rsidRDefault="004076D5">
      <w:pPr>
        <w:rPr>
          <w:del w:id="64" w:author="Caio Pizzol" w:date="2026-08-03T22:26:00Z" w16du:dateUtc="2026-08-04T02:26:00Z"/>
        </w:rPr>
      </w:pPr>
      <w:ins w:id="65" w:author="Caio Pizzol" w:date="2026-08-03T22:26:00Z" w16du:dateUtc="2026-08-04T02:26:00Z">
        <w:r>
          <w:t>Small fix preserves correctness.</w:t>
        </w:r>
      </w:ins>
      <w:del w:id="66" w:author="Caio Pizzol" w:date="2026-08-03T22:26:00Z" w16du:dateUtc="2026-08-04T02:26:00Z">
        <w:r w:rsidR="007155A3">
          <w:delText>Test file with hyperlink</w:delText>
        </w:r>
      </w:del>
    </w:p>
    <w:p w14:paraId="0EE2BE33" w14:textId="37FE9228" w:rsidR="00D24516" w:rsidRPr="004076D5" w:rsidRDefault="007155A3">
      <w:pPr>
        <w:rPr>
          <w:rPrChange w:id="67" w:author="Caio Pizzol" w:date="2026-08-03T22:26:00Z" w16du:dateUtc="2026-08-04T02:26:00Z">
            <w:rPr>
              <w:rFonts w:ascii="Arial" w:hAnsi="Arial" w:cs="Arial"/>
              <w:sz w:val="20"/>
              <w:szCs w:val="20"/>
            </w:rPr>
          </w:rPrChange>
        </w:rPr>
      </w:pPr>
      <w:del w:id="68" w:author="Caio Pizzol" w:date="2026-08-03T22:26:00Z" w16du:dateUtc="2026-08-04T02:26:00Z">
        <w:r>
          <w:br/>
        </w:r>
        <w:r>
          <w:fldChar w:fldCharType="begin"/>
        </w:r>
        <w:r>
          <w:delInstrText>HYPERLINK "https://stackoverflow.com/questions/66669593/how-to-attach-image-at-first-page-in-docx-file-nodejs"</w:delInstrText>
        </w:r>
        <w:r>
          <w:fldChar w:fldCharType="separate"/>
        </w:r>
        <w:r w:rsidRPr="00C4612A">
          <w:rPr>
            <w:rStyle w:val="Hyperlink"/>
            <w:rFonts w:ascii="Arial" w:hAnsi="Arial" w:cs="Arial"/>
            <w:sz w:val="20"/>
            <w:szCs w:val="20"/>
          </w:rPr>
          <w:delText>https://stackoverflow.com/questions/66669593/how-to-attach-image-at-first-page-in-docx-file-nodejs</w:delText>
        </w:r>
        <w:r>
          <w:fldChar w:fldCharType="end"/>
        </w:r>
        <w:r w:rsidRPr="00C4612A">
          <w:rPr>
            <w:rFonts w:ascii="Arial" w:hAnsi="Arial" w:cs="Arial"/>
            <w:sz w:val="20"/>
            <w:szCs w:val="20"/>
          </w:rPr>
          <w:delText> </w:delText>
        </w:r>
      </w:del>
    </w:p>
    <w:sectPr w:rsidR="00D24516" w:rsidRPr="004076D5">
      <w:pgSz w:w="12240" w:h="15840"/>
      <w:pgMar w:top="1440" w:right="1440" w:bottom="1440" w:left="1440" w:header="720" w:footer="720" w:gutter="0"/>
      <w:cols w:space="720"/>
      <w:docGrid w:linePitch="360"/>
      <w:sectPrChange w:id="69" w:author="Caio Pizzol" w:date="2026-08-03T22:26:00Z" w16du:dateUtc="2026-08-04T02:26:00Z">
        <w:sectPr w:rsidR="00D24516" w:rsidRPr="004076D5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A3"/>
    <w:rsid w:val="000919B2"/>
    <w:rsid w:val="00172191"/>
    <w:rsid w:val="002031F9"/>
    <w:rsid w:val="003A1882"/>
    <w:rsid w:val="004076D5"/>
    <w:rsid w:val="004A427B"/>
    <w:rsid w:val="005122DE"/>
    <w:rsid w:val="00635D55"/>
    <w:rsid w:val="007155A3"/>
    <w:rsid w:val="00744453"/>
    <w:rsid w:val="009F58C9"/>
    <w:rsid w:val="00A16521"/>
    <w:rsid w:val="00B41974"/>
    <w:rsid w:val="00C4612A"/>
    <w:rsid w:val="00D24516"/>
    <w:rsid w:val="00DE0A42"/>
    <w:rsid w:val="00FF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00F58"/>
  <w15:chartTrackingRefBased/>
  <w15:docId w15:val="{ACB0ED6A-6386-864A-AA35-3F9803B6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line="278" w:lineRule="auto"/>
      <w:outlineLvl w:val="5"/>
      <w:pPrChange w:id="0" w:author="Caio Pizzol" w:date="2026-08-03T22:26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lang w:val="en-US"/>
      <w:rPrChange w:id="0" w:author="Caio Pizzol" w:date="2026-08-03T22:2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line="278" w:lineRule="auto"/>
      <w:outlineLvl w:val="6"/>
      <w:pPrChange w:id="1" w:author="Caio Pizzol" w:date="2026-08-03T22:26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lang w:val="en-US"/>
      <w:rPrChange w:id="1" w:author="Caio Pizzol" w:date="2026-08-03T22:2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line="278" w:lineRule="auto"/>
      <w:outlineLvl w:val="7"/>
      <w:pPrChange w:id="2" w:author="Caio Pizzol" w:date="2026-08-03T22:26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lang w:val="en-US"/>
      <w:rPrChange w:id="2" w:author="Caio Pizzol" w:date="2026-08-03T22:2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line="278" w:lineRule="auto"/>
      <w:outlineLvl w:val="8"/>
      <w:pPrChange w:id="3" w:author="Caio Pizzol" w:date="2026-08-03T22:26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lang w:val="en-US"/>
      <w:rPrChange w:id="3" w:author="Caio Pizzol" w:date="2026-08-03T22:2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A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A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A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A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/>
      <w:contextualSpacing/>
      <w:pPrChange w:id="4" w:author="Caio Pizzol" w:date="2026-08-03T22:2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:rPrChange w:id="4" w:author="Caio Pizzol" w:date="2026-08-03T22:2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155A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  <w:spacing w:after="160" w:line="278" w:lineRule="auto"/>
      <w:pPrChange w:id="5" w:author="Caio Pizzol" w:date="2026-08-03T22:26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:rPrChange w:id="5" w:author="Caio Pizzol" w:date="2026-08-03T22:2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155A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 w:after="160" w:line="278" w:lineRule="auto"/>
      <w:jc w:val="center"/>
      <w:pPrChange w:id="6" w:author="Caio Pizzol" w:date="2026-08-03T22:26:00Z">
        <w:pPr>
          <w:spacing w:before="160" w:after="160"/>
          <w:jc w:val="center"/>
        </w:pPr>
      </w:pPrChange>
    </w:pPr>
    <w:rPr>
      <w:i/>
      <w:iCs/>
      <w:color w:val="404040" w:themeColor="text1" w:themeTint="BF"/>
      <w:lang w:val="en-US"/>
      <w:rPrChange w:id="6" w:author="Caio Pizzol" w:date="2026-08-03T22:26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155A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1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A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55A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A3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 w:line="278" w:lineRule="auto"/>
      <w:pPrChange w:id="7" w:author="Caio Pizzol" w:date="2026-08-03T22:26:00Z">
        <w:pPr>
          <w:spacing w:after="100" w:line="278" w:lineRule="auto"/>
        </w:pPr>
      </w:pPrChange>
    </w:pPr>
    <w:rPr>
      <w:lang w:val="en-US"/>
      <w:rPrChange w:id="7" w:author="Caio Pizzol" w:date="2026-08-03T22:2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 w:line="278" w:lineRule="auto"/>
      <w:ind w:left="240"/>
      <w:pPrChange w:id="8" w:author="Caio Pizzol" w:date="2026-08-03T22:26:00Z">
        <w:pPr>
          <w:spacing w:after="100" w:line="278" w:lineRule="auto"/>
          <w:ind w:left="240"/>
        </w:pPr>
      </w:pPrChange>
    </w:pPr>
    <w:rPr>
      <w:lang w:val="en-US"/>
      <w:rPrChange w:id="8" w:author="Caio Pizzol" w:date="2026-08-03T22:2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2025-01-19T14:53:00Z</dcterms:created>
  <dcterms:modified xsi:type="dcterms:W3CDTF">2026-08-04T02:26:00Z</dcterms:modified>
</cp:coreProperties>
</file>