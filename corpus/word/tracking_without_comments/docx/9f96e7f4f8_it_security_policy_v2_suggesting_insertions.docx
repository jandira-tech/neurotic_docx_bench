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5A5174FB">
      <w:pPr>
        <w:spacing w:line="276"/>
      </w:pPr>
      <w:r>
        <w:t>IT Security Policy v2.0</w:t>
      </w:r>
    </w:p>
    <w:p w14:paraId="68B579D7">
      <w:r>
        <w:t>Effective Date: January 2026</w:t>
      </w:r>
    </w:p>
    <w:p w14:paraId="DB8B51A2">
      <w:r>
        <w:t>Scope: All employees and contractors</w:t>
      </w:r>
    </w:p>
    <w:p w14:paraId="6259979F">
      <w:r>
        <w:t>Password Requirements: 12+ characters</w:t>
      </w:r>
    </w:p>
    <w:p w14:paraId="54436A72">
      <w:r>
        <w:t>MFA: Required for all systems</w:t>
      </w:r>
    </w:p>
    <w:p w14:paraId="70617CFD">
      <w:r>
        <w:t>Data Backup: Daily automated backups</w:t>
      </w:r>
    </w:p>
    <w:p w14:paraId="8D5648E3">
      <w:r>
        <w:t>Incident Response: 4-hour SLA</w:t>
      </w:r>
      <w:ins w:id="1778776725740" w:author="Online User" w:date="2026-05-14T18:20:26.374Z">
        <w:r>
          <w:t xml:space="preserve"> and bi-annual audits</w:t>
        </w:r>
      </w:ins>
    </w:p>
    <w:p w14:paraId="284C7637">
      <w:r>
        <w:t>Annual Security Training: Mandatory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2026-05-14T18:20:26.671Z</dcterms:created>
  <dcterms:modified xsi:type="dcterms:W3CDTF">2026-05-14T18:20:26.689Z</dcterms:modified>
</cp:coreProperties>
</file>