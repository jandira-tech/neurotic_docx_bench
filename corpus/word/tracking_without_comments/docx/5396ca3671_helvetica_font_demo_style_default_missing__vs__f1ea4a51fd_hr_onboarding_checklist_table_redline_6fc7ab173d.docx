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20D83C" w14:textId="77777777" w:rsidR="00A60743" w:rsidRDefault="00534549">
      <w:pPr>
        <w:rPr>
          <w:ins w:id="0" w:author="Comparison" w:date="2026-09-26T14:41:00Z" w16du:dateUtc="2026-09-26T18:41:00Z"/>
        </w:rPr>
      </w:pPr>
      <w:ins w:id="1" w:author="Comparison" w:date="2026-09-26T14:41:00Z" w16du:dateUtc="2026-09-26T18:41:00Z">
        <w:r>
          <w:t>HR Onboarding Checklist</w:t>
        </w:r>
      </w:ins>
    </w:p>
    <w:p w14:paraId="76145627" w14:textId="77777777" w:rsidR="00A60743" w:rsidRDefault="00A60743">
      <w:pPr>
        <w:rPr>
          <w:ins w:id="2" w:author="Comparison" w:date="2026-09-26T14:41:00Z" w16du:dateUtc="2026-09-26T18:41:00Z"/>
        </w:rPr>
      </w:pPr>
    </w:p>
    <w:p w14:paraId="053A06A4" w14:textId="77777777" w:rsidR="00A60743" w:rsidRDefault="00A60743">
      <w:pPr>
        <w:rPr>
          <w:ins w:id="3" w:author="Comparison" w:date="2026-09-26T14:41:00Z" w16du:dateUtc="2026-09-26T18:41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0743" w14:paraId="3A7C6FF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676B" w14:textId="77777777" w:rsidR="00A60743" w:rsidRDefault="00534549">
            <w:pPr>
              <w:rPr>
                <w:ins w:id="5" w:author="Comparison" w:date="2026-09-26T14:41:00Z" w16du:dateUtc="2026-09-26T18:41:00Z"/>
              </w:rPr>
            </w:pPr>
            <w:ins w:id="6" w:author="Comparison" w:date="2026-09-26T14:41:00Z" w16du:dateUtc="2026-09-26T18:41:00Z">
              <w:r>
                <w:t>Step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434B" w14:textId="77777777" w:rsidR="00A60743" w:rsidRDefault="00534549">
            <w:pPr>
              <w:rPr>
                <w:ins w:id="7" w:author="Comparison" w:date="2026-09-26T14:41:00Z" w16du:dateUtc="2026-09-26T18:41:00Z"/>
              </w:rPr>
            </w:pPr>
            <w:ins w:id="8" w:author="Comparison" w:date="2026-09-26T14:41:00Z" w16du:dateUtc="2026-09-26T18:41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82C3" w14:textId="77777777" w:rsidR="00A60743" w:rsidRDefault="00534549">
            <w:pPr>
              <w:rPr>
                <w:ins w:id="9" w:author="Comparison" w:date="2026-09-26T14:41:00Z" w16du:dateUtc="2026-09-26T18:41:00Z"/>
              </w:rPr>
            </w:pPr>
            <w:ins w:id="10" w:author="Comparison" w:date="2026-09-26T14:41:00Z" w16du:dateUtc="2026-09-26T18:41:00Z">
              <w:r>
                <w:t>Done</w:t>
              </w:r>
            </w:ins>
          </w:p>
        </w:tc>
      </w:tr>
      <w:tr w:rsidR="00A60743" w14:paraId="5155298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63F8" w14:textId="77777777" w:rsidR="00A60743" w:rsidRDefault="00534549">
            <w:pPr>
              <w:rPr>
                <w:ins w:id="12" w:author="Comparison" w:date="2026-09-26T14:41:00Z" w16du:dateUtc="2026-09-26T18:41:00Z"/>
              </w:rPr>
            </w:pPr>
            <w:ins w:id="13" w:author="Comparison" w:date="2026-09-26T14:41:00Z" w16du:dateUtc="2026-09-26T18:41:00Z">
              <w:r>
                <w:t>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09FF" w14:textId="77777777" w:rsidR="00A60743" w:rsidRDefault="00534549">
            <w:pPr>
              <w:rPr>
                <w:ins w:id="14" w:author="Comparison" w:date="2026-09-26T14:41:00Z" w16du:dateUtc="2026-09-26T18:41:00Z"/>
              </w:rPr>
            </w:pPr>
            <w:ins w:id="15" w:author="Comparison" w:date="2026-09-26T14:41:00Z" w16du:dateUtc="2026-09-26T18:41:00Z">
              <w:r>
                <w:t>Sign NDA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3A81" w14:textId="77777777" w:rsidR="00A60743" w:rsidRDefault="00534549">
            <w:pPr>
              <w:rPr>
                <w:ins w:id="16" w:author="Comparison" w:date="2026-09-26T14:41:00Z" w16du:dateUtc="2026-09-26T18:41:00Z"/>
              </w:rPr>
            </w:pPr>
            <w:ins w:id="17" w:author="Comparison" w:date="2026-09-26T14:41:00Z" w16du:dateUtc="2026-09-26T18:41:00Z">
              <w:r>
                <w:t>Yes</w:t>
              </w:r>
            </w:ins>
          </w:p>
        </w:tc>
      </w:tr>
      <w:tr w:rsidR="00A60743" w14:paraId="62C3951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9-26T14:41:00Z" w16du:dateUtc="2026-09-26T18:41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D307" w14:textId="77777777" w:rsidR="00A60743" w:rsidRDefault="00534549">
            <w:pPr>
              <w:rPr>
                <w:ins w:id="19" w:author="Comparison" w:date="2026-09-26T14:41:00Z" w16du:dateUtc="2026-09-26T18:41:00Z"/>
              </w:rPr>
            </w:pPr>
            <w:ins w:id="20" w:author="Comparison" w:date="2026-09-26T14:41:00Z" w16du:dateUtc="2026-09-26T18:41:00Z">
              <w:r>
                <w:t>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84FD" w14:textId="77777777" w:rsidR="00A60743" w:rsidRDefault="00534549">
            <w:pPr>
              <w:rPr>
                <w:ins w:id="21" w:author="Comparison" w:date="2026-09-26T14:41:00Z" w16du:dateUtc="2026-09-26T18:41:00Z"/>
              </w:rPr>
            </w:pPr>
            <w:ins w:id="22" w:author="Comparison" w:date="2026-09-26T14:41:00Z" w16du:dateUtc="2026-09-26T18:41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C8C2" w14:textId="77777777" w:rsidR="00A60743" w:rsidRDefault="00534549">
            <w:pPr>
              <w:rPr>
                <w:ins w:id="23" w:author="Comparison" w:date="2026-09-26T14:41:00Z" w16du:dateUtc="2026-09-26T18:41:00Z"/>
              </w:rPr>
            </w:pPr>
            <w:ins w:id="24" w:author="Comparison" w:date="2026-09-26T14:41:00Z" w16du:dateUtc="2026-09-26T18:41:00Z">
              <w:r>
                <w:t>No</w:t>
              </w:r>
            </w:ins>
          </w:p>
        </w:tc>
      </w:tr>
    </w:tbl>
    <w:p w14:paraId="283CDFD6" w14:textId="77777777" w:rsidR="0091055E" w:rsidRDefault="00534549">
      <w:pPr>
        <w:rPr>
          <w:del w:id="25" w:author="Comparison" w:date="2026-09-26T14:41:00Z" w16du:dateUtc="2026-09-26T18:41:00Z"/>
        </w:rPr>
      </w:pPr>
      <w:del w:id="26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91055E" w:rsidRDefault="00534549">
      <w:pPr>
        <w:rPr>
          <w:del w:id="27" w:author="Comparison" w:date="2026-09-26T14:41:00Z" w16du:dateUtc="2026-09-26T18:41:00Z"/>
        </w:rPr>
      </w:pPr>
      <w:del w:id="28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91055E" w:rsidRDefault="00534549">
      <w:del w:id="29" w:author="Comparison" w:date="2026-09-26T14:41:00Z" w16du:dateUtc="2026-09-26T18:41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9105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55E"/>
    <w:rsid w:val="00217552"/>
    <w:rsid w:val="005017B3"/>
    <w:rsid w:val="00534549"/>
    <w:rsid w:val="0091055E"/>
    <w:rsid w:val="009D75E1"/>
    <w:rsid w:val="00A6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2026-09-26T18:41:00Z</dcterms:modified>
</cp:coreProperties>
</file>