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7B3DFF" w14:textId="6250999F" w:rsidR="00F679D6" w:rsidRPr="001424BB" w:rsidRDefault="00072B4B" w:rsidP="00395697">
      <w:pPr>
        <w:pStyle w:val="Heading7"/>
        <w:spacing w:before="120"/>
        <w:ind w:left="0" w:firstLine="0"/>
        <w:jc w:val="both"/>
        <w:rPr>
          <w:del w:id="6" w:author="Comparison" w:date="2026-09-22T12:19:00Z" w16du:dateUtc="2026-09-22T16:19:00Z"/>
          <w:b w:val="0"/>
          <w:caps/>
          <w:sz w:val="12"/>
          <w:szCs w:val="32"/>
        </w:rPr>
      </w:pPr>
      <w:ins w:id="7" w:author="Comparison" w:date="2026-09-22T12:19:00Z" w16du:dateUtc="2026-09-22T16:19:00Z">
        <w:r>
          <w:rPr>
            <w:bCs/>
          </w:rPr>
          <w:t>ACB-kædemotor - frit konfigurerbar - CDC-1-ACB</w:t>
        </w:r>
        <w:r>
          <w:br/>
        </w:r>
        <w:r>
          <w:rPr>
            <w:bCs/>
          </w:rPr>
          <w:t>24 V DC / Tilpasset efter kundeønsker</w:t>
        </w:r>
        <w:r>
          <w:br/>
        </w:r>
        <w:r>
          <w:br/>
          <w:t>Elektrisk motor til integreret, usynlig montering i vinduesprofilen og til eftermontering.</w:t>
        </w:r>
        <w:r>
          <w:br/>
          <w:t>Praktisk til motoriseret åbning og lukning af vinduer og lemme.</w:t>
        </w:r>
        <w:r>
          <w:br/>
          <w:t>Kan bruges til Komfortopluk, røgudluftning og brandventilation iht. DS/EN12101-2</w:t>
        </w:r>
        <w:r>
          <w:br/>
          <w:t>Kan kombineres med alle D+H låsemotorer.</w:t>
        </w:r>
        <w:r>
          <w:br/>
        </w:r>
        <w:r>
          <w:br/>
        </w:r>
        <w:r>
          <w:rPr>
            <w:bCs/>
          </w:rPr>
          <w:t>Egenskaber:</w:t>
        </w:r>
        <w:r>
          <w:br/>
          <w:t>Integreret, frit parametrerbar slukningselektronik for at forhindre en defekt i tilfælde af overbelastning af vindue og motor.</w:t>
        </w:r>
        <w:r>
          <w:br/>
        </w:r>
        <w:r>
          <w:t>Integreret grænseflade ACB (Advanced Communication Bus) med åben Modbus RTU-protokol.</w:t>
        </w:r>
        <w:r>
          <w:br/>
          <w:t>Direkte integration af motoren gennem åben buskommunikation via ACB (Advanced Communication Bus), f.eks. i CTS (bygningsautomation).</w:t>
        </w:r>
        <w:r>
          <w:br/>
          <w:t>Lav driftsstøj takket være innovativ, akustisk afkobling af drevkomponenterne.</w:t>
        </w:r>
        <w:r>
          <w:br/>
          <w:t>Højpræcisionsmotor og synkron elektronik til synkron drift af op til 8 motorer.</w:t>
        </w:r>
        <w:r>
          <w:br/>
          <w:t>Korrosionsbeskyttet, hærdet, stålkæde, vedligeholdelsesfri takket være livstidssmøring.</w:t>
        </w:r>
        <w:r>
          <w:br/>
        </w:r>
        <w:r>
          <w:t>Highspeed-funktion (-HS) til hurtigt opluk af vinduer i tilfælde af brand (ABV).</w:t>
        </w:r>
        <w:r>
          <w:br/>
          <w:t>Justerbart, flertrins klembeskyttelsessystem (løbetid, kraft, åbning).</w:t>
        </w:r>
        <w:r>
          <w:br/>
          <w:t>Automatisk aflastning af tætningsbåndet efter lukning beskytter tætningslister.</w:t>
        </w:r>
        <w:r>
          <w:br/>
          <w:t>Lavt kabelforbrug med mulighed for gennemsløjfning af op til 3 motorer.</w:t>
        </w:r>
        <w:r>
          <w:br/>
          <w:t>Enkel installation takket være stik med beskyttelse mod omvendt polaritet.</w:t>
        </w:r>
        <w:r>
          <w:br/>
          <w:t>Tilslutning valgfrit mulig fra venstre eller højre (forsyning inkl. bussignaler).</w:t>
        </w:r>
        <w:r>
          <w:br/>
        </w:r>
        <w:r>
          <w:t>Kan parametriseres individuelt via D+H SCS-software.</w:t>
        </w:r>
        <w:r>
          <w:br/>
        </w:r>
        <w:r>
          <w:br/>
        </w:r>
        <w:r>
          <w:rPr>
            <w:bCs/>
          </w:rPr>
          <w:t>Funktionsbeskrivelse ACB</w:t>
        </w:r>
        <w:r>
          <w:br/>
          <w:t>Sikker ABV-central kommunikation gennem krypteret dataoverførsel mellem centraler og motorer fra D+H Mechatronic AG.</w:t>
        </w:r>
        <w:r>
          <w:br/>
          <w:t>Direkte styring af motoren via ACB mulig.</w:t>
        </w:r>
        <w:r>
          <w:br/>
          <w:t>Som standard er motoren indstillet med drift med pol-skift fra fabrikken.</w:t>
        </w:r>
        <w:r>
          <w:br/>
          <w:t>Præcis styring af position og feedback, herunder angivelser af den faktiske position.</w:t>
        </w:r>
        <w:r>
          <w:br/>
          <w:t>Åbne- og lukke meddelelser kommer direkte fra motoren via ACB-kommunikation.</w:t>
        </w:r>
        <w:r>
          <w:br/>
        </w:r>
        <w:r>
          <w:t>Motorens generelle status, som f.eks. samlet kørestrækning, antal aktiveringer, diagnostik og nødfunktion, kan evalueres.</w:t>
        </w:r>
        <w:r>
          <w:br/>
          <w:t>  </w:t>
        </w:r>
        <w:r>
          <w:br/>
        </w:r>
        <w:r>
          <w:rPr>
            <w:bCs/>
          </w:rPr>
          <w:t>Udvidelsesfunktioner:</w:t>
        </w:r>
        <w:r>
          <w:br/>
        </w:r>
        <w:r>
          <w:rPr>
            <w:bCs/>
          </w:rPr>
          <w:t>Option "SBD/SBU"</w:t>
        </w:r>
        <w:r>
          <w:t xml:space="preserve"> - Korrosionsbeskyttet, hærdet stålkæde i sidebue-design til lave karmhøjder</w:t>
        </w:r>
        <w:r>
          <w:br/>
        </w:r>
        <w:r>
          <w:rPr>
            <w:bCs/>
          </w:rPr>
          <w:t xml:space="preserve">Option "ZB" </w:t>
        </w:r>
        <w:r>
          <w:t>- Vindebroanvendelse til sidemontering af motoren på vinduet</w:t>
        </w:r>
        <w:r>
          <w:br/>
        </w:r>
        <w:r>
          <w:rPr>
            <w:bCs/>
          </w:rPr>
          <w:t xml:space="preserve">Option "CP" </w:t>
        </w:r>
        <w:r>
          <w:t>- Brugertilpasset motorfunktionsprogrammering såsom løbetid, kraft og åbning</w:t>
        </w:r>
        <w:r>
          <w:br/>
        </w:r>
        <w:r>
          <w:rPr>
            <w:bCs/>
          </w:rPr>
          <w:t xml:space="preserve">Option "HP" </w:t>
        </w:r>
        <w:r>
          <w:t>- Åbningsprogrammering</w:t>
        </w:r>
        <w:r>
          <w:br/>
        </w:r>
        <w:r>
          <w:rPr>
            <w:bCs/>
          </w:rPr>
          <w:t xml:space="preserve">Option "VP" </w:t>
        </w:r>
        <w:r>
          <w:t>- Signal til forbindelse med D+H BSY+ låsemotorer</w:t>
        </w:r>
        <w:r>
          <w:br/>
        </w:r>
        <w:r>
          <w:rPr>
            <w:bCs/>
          </w:rPr>
          <w:t xml:space="preserve">Option "KM" </w:t>
        </w:r>
        <w:r>
          <w:t>- Kraftig motor-gear-enhed med øget kraft (op til 400 N) til at åbne og lukke tunge parallelsprossede og hæve-/sænkevindue/tophængte vinduer.</w:t>
        </w:r>
        <w:r>
          <w:br/>
        </w:r>
        <w:r>
          <w:rPr>
            <w:bCs/>
          </w:rPr>
          <w:t xml:space="preserve">Option "LS" </w:t>
        </w:r>
        <w:r>
          <w:t>- Lavhastigheds-programmering i LUKKET-retning til 5 mm/s</w:t>
        </w:r>
        <w:r>
          <w:br/>
        </w:r>
        <w:r>
          <w:rPr>
            <w:bCs/>
          </w:rPr>
          <w:t>Option "SA"</w:t>
        </w:r>
        <w:r>
          <w:t xml:space="preserve"> - "Afbryder ÅBEN" endepositionsmeddelelse</w:t>
        </w:r>
        <w:r>
          <w:br/>
        </w:r>
        <w:r>
          <w:rPr>
            <w:bCs/>
          </w:rPr>
          <w:t>Option "SZ"</w:t>
        </w:r>
        <w:r>
          <w:t xml:space="preserve"> - "Afbryder LUKKET" endepositionsmeddelelse</w:t>
        </w:r>
        <w:r>
          <w:br/>
        </w:r>
        <w:r>
          <w:rPr>
            <w:bCs/>
          </w:rPr>
          <w:t>Option "SA-SZ"</w:t>
        </w:r>
        <w:r>
          <w:t xml:space="preserve"> - "Afbryder ÅBEN" og "Afbryder LUKKET" endepositionsmeddelelse</w:t>
        </w:r>
        <w:r>
          <w:br/>
        </w:r>
        <w:r>
          <w:rPr>
            <w:bCs/>
          </w:rPr>
          <w:t>Option "AS2"</w:t>
        </w:r>
        <w:r>
          <w:t xml:space="preserve"> - Akustisk signal i overensstemmelse med beskyttelsesklasse 2 i henhold til MaschRL/42/EG</w:t>
        </w:r>
        <w:r>
          <w:br/>
        </w:r>
        <w:r>
          <w:rPr>
            <w:bCs/>
          </w:rPr>
          <w:t>Option "AS3"</w:t>
        </w:r>
        <w:r>
          <w:t xml:space="preserve"> - Akustisk signal i overensstemmelse med beskyttelsesklasse 3 i henhold til MaschRL/42/EG</w:t>
        </w:r>
        <w:r>
          <w:br/>
        </w:r>
        <w:r>
          <w:rPr>
            <w:bCs/>
          </w:rPr>
          <w:lastRenderedPageBreak/>
          <w:t>Option "SKS"</w:t>
        </w:r>
        <w:r>
          <w:t xml:space="preserve"> - Mulighed for direkte tilslutning af en klembeskyttelsesliste eller en optisk sensor til overvågning af lukkekanten på motoren</w:t>
        </w:r>
        <w:r>
          <w:br/>
        </w:r>
        <w:r>
          <w:rPr>
            <w:bCs/>
          </w:rPr>
          <w:t xml:space="preserve">Option "specialfarve" </w:t>
        </w:r>
        <w:r>
          <w:t>- lakering til perfekt integration i facadens udseende i henhold til RAL, DB, NCS</w:t>
        </w:r>
        <w:r>
          <w:br/>
        </w:r>
        <w:r>
          <w:br/>
        </w:r>
        <w:r>
          <w:rPr>
            <w:bCs/>
          </w:rPr>
          <w:t>Tekniske data:</w:t>
        </w:r>
        <w:r>
          <w:br/>
          <w:t>Forsyning: 24 V DC / ±15 %</w:t>
        </w:r>
        <w:r>
          <w:br/>
          <w:t>Strømforbrug:</w:t>
        </w:r>
        <w:r>
          <w:br/>
        </w:r>
        <w:r>
          <w:rPr>
            <w:color w:val="E10025"/>
          </w:rPr>
          <w:t>0,6 A (til 350 mm åbning)</w:t>
        </w:r>
        <w:r>
          <w:br/>
        </w:r>
        <w:r>
          <w:rPr>
            <w:color w:val="0092D4"/>
          </w:rPr>
          <w:t>0,8 A (til 500 + 600 mm åbning)</w:t>
        </w:r>
        <w:r>
          <w:br/>
        </w:r>
        <w:r>
          <w:rPr>
            <w:color w:val="0092D4"/>
          </w:rPr>
          <w:t>1 A (til 700 mm åbning)</w:t>
        </w:r>
        <w:r>
          <w:br/>
        </w:r>
        <w:r>
          <w:rPr>
            <w:color w:val="6DB755"/>
          </w:rPr>
          <w:t>1 A (til 800 - 1300 mm åbning)</w:t>
        </w:r>
        <w:r>
          <w:br/>
          <w:t>Indkoblingstid: 30 % (TIL: 3 Min. / FRA: 7 Min.)</w:t>
        </w:r>
        <w:r>
          <w:br/>
          <w:t>Udkobling: Integreret elektronisk belastningsafbryder</w:t>
        </w:r>
        <w:r>
          <w:br/>
          <w:t>Konfiguration: Main eller Sub</w:t>
        </w:r>
        <w:r>
          <w:br/>
          <w:t>Design: Højre eller venstre</w:t>
        </w:r>
        <w:r>
          <w:br/>
          <w:t>Trykkraft: 250 N</w:t>
        </w:r>
        <w:r>
          <w:br/>
          <w:t>Trækkraft: 250 N</w:t>
        </w:r>
        <w:r>
          <w:br/>
          <w:t>Nominel låsekraft **: 1500 N</w:t>
        </w:r>
        <w:r>
          <w:br/>
          <w:t>Levetid: 20000 dobbeltoperationer *</w:t>
        </w:r>
        <w:r>
          <w:br/>
          <w:t>Åbning:300 mm - 1300 mm</w:t>
        </w:r>
        <w:r>
          <w:br/>
          <w:t>Hastighed ÅBNE: 6,7 mm/s</w:t>
        </w:r>
        <w:r>
          <w:br/>
          <w:t>Hastighed ÅBNE - ABV:</w:t>
        </w:r>
        <w:r>
          <w:br/>
        </w:r>
        <w:r>
          <w:rPr>
            <w:color w:val="E10025"/>
          </w:rPr>
          <w:t>9,4 mm/s (til 350 mm åbning)</w:t>
        </w:r>
        <w:r>
          <w:br/>
        </w:r>
        <w:r>
          <w:rPr>
            <w:color w:val="0092D4"/>
          </w:rPr>
          <w:t>13,6 mm/s (til 500 + 700 mm åbning)</w:t>
        </w:r>
        <w:r>
          <w:br/>
        </w:r>
        <w:r>
          <w:rPr>
            <w:color w:val="6DB755"/>
          </w:rPr>
          <w:t>15 mm/s (til 800 - 1300 mm åbning)</w:t>
        </w:r>
        <w:r>
          <w:br/>
          <w:t>Hastighed LUKKE:</w:t>
        </w:r>
        <w:r>
          <w:br/>
        </w:r>
        <w:r>
          <w:rPr>
            <w:color w:val="E10025"/>
          </w:rPr>
          <w:t>5 mm/s (til 350 mm åbning)</w:t>
        </w:r>
        <w:r>
          <w:br/>
        </w:r>
        <w:r>
          <w:rPr>
            <w:color w:val="0092D4"/>
          </w:rPr>
          <w:t>6,7 mm/s (til 500 + 700 mm åbning)</w:t>
        </w:r>
        <w:r>
          <w:br/>
        </w:r>
        <w:r>
          <w:rPr>
            <w:color w:val="6DB755"/>
          </w:rPr>
          <w:t>6,7 mm/s (til 800 - 1300 mm åbning)</w:t>
        </w:r>
        <w:r>
          <w:br/>
          <w:t>Beskyttelsesklasse: IP 32</w:t>
        </w:r>
        <w:r>
          <w:br/>
          <w:t>Måling af lydtryk (støjemission): LpA ≤ 35 dB(A)</w:t>
        </w:r>
        <w:r>
          <w:br/>
          <w:t>Temperaturområde: -15 °C (-5 °C ***) ... +75 °C</w:t>
        </w:r>
        <w:r>
          <w:br/>
          <w:t>Temperaturstandsikkerhed: B300 (30 min / 300 °C)</w:t>
        </w:r>
        <w:r>
          <w:br/>
          <w:t>Hus: Aluminium</w:t>
        </w:r>
        <w:r>
          <w:br/>
          <w:t>Farve: Specialfarve i henhold til RAL/DB/NCS</w:t>
        </w:r>
        <w:r>
          <w:br/>
          <w:t>Tilslutning: Silikonekabel</w:t>
        </w:r>
        <w:r>
          <w:br/>
          <w:t>B x H x D: 405-885 (åbningsafhængig) x 30 x 39 mm</w:t>
        </w:r>
        <w:r>
          <w:br/>
        </w:r>
        <w:r>
          <w:br/>
          <w:t>* Ved lodret anvendelse skal D+H-forhandleren kontaktes!</w:t>
        </w:r>
        <w:r>
          <w:br/>
          <w:t>** Afhængig af fastgørelsen, *** iht. VdS 2580</w:t>
        </w:r>
        <w:r>
          <w:br/>
        </w:r>
        <w:r>
          <w:br/>
        </w:r>
        <w:r>
          <w:rPr>
            <w:bCs/>
          </w:rPr>
          <w:t>Leverance:</w:t>
        </w:r>
        <w:r>
          <w:br/>
        </w:r>
        <w:r>
          <w:t>Motor, silikoneforbindelseskabel med systemstik, brugsanvisning</w:t>
        </w:r>
        <w:r>
          <w:br/>
        </w:r>
        <w:r>
          <w:br/>
          <w:t>Brand: D+H</w:t>
        </w:r>
        <w:r>
          <w:br/>
          <w:t>Type: CDC-1-ACB</w:t>
        </w:r>
        <w:r>
          <w:br/>
        </w:r>
        <w:r>
          <w:rPr>
            <w:bCs/>
          </w:rPr>
          <w:t>Art.nr.:</w:t>
        </w:r>
        <w:r>
          <w:t xml:space="preserve"> 26.100.00</w:t>
        </w:r>
        <w:r>
          <w:br/>
        </w:r>
        <w:r>
          <w:br/>
        </w:r>
        <w:r>
          <w:br/>
        </w:r>
        <w:r>
          <w:br/>
        </w:r>
        <w:r>
          <w:rPr>
            <w:bCs/>
          </w:rPr>
          <w:t xml:space="preserve">                    Mængde: .......... stk     Pris: ................. DKK     Total: ................. DKK</w:t>
        </w:r>
        <w:r>
          <w:br/>
        </w:r>
        <w:r>
          <w:br/>
        </w:r>
        <w:r>
          <w:br/>
        </w:r>
        <w:r>
          <w:rPr>
            <w:bCs/>
            <w:i/>
            <w:iCs/>
          </w:rPr>
          <w:t>Gør din lokale D+H-partner tilgængelig for designvarianter.</w:t>
        </w:r>
        <w:r>
          <w:br/>
        </w:r>
        <w:r>
          <w:br/>
        </w:r>
        <w:r>
          <w:br/>
        </w:r>
        <w:r>
          <w:br/>
          <w:t>https://www.dh-partner.com/dk/da/service/projekterings-hjaelp</w:t>
        </w:r>
        <w:r>
          <w:br/>
        </w:r>
        <w:r>
          <w:br/>
        </w:r>
        <w:r>
          <w:rPr>
            <w:bCs/>
          </w:rPr>
          <w:t>Vigtige noter:</w:t>
        </w:r>
        <w:r>
          <w:br/>
        </w:r>
        <w:r>
          <w:br/>
        </w:r>
        <w:r>
          <w:t>Denne produktbeskrivelse udgør ikke et udbud. Ansvaret for overensstemmelse med udbudsretlige krav påhviler den udbudsgivende projektant eller arkitekt.</w:t>
        </w:r>
        <w:r>
          <w:br/>
        </w:r>
        <w:r>
          <w:br/>
          <w:t>Montering og ibrugtagning skal ske i henhold til producentens anvisninger.</w:t>
        </w:r>
        <w:r>
          <w:br/>
        </w:r>
        <w:r>
          <w:br/>
          <w:t>Med forbehold for tekniske ændringer.</w:t>
        </w:r>
      </w:ins>
    </w:p>
    <w:p w14:paraId="49224992" w14:textId="436D3397" w:rsidR="00CB62CE" w:rsidRPr="001424BB" w:rsidRDefault="00CB62CE" w:rsidP="00395697">
      <w:pPr>
        <w:jc w:val="both"/>
        <w:rPr>
          <w:del w:id="8" w:author="Comparison" w:date="2026-09-22T12:19:00Z" w16du:dateUtc="2026-09-22T16:19:00Z"/>
          <w:lang w:eastAsia="fr-FR"/>
        </w:rPr>
      </w:pPr>
    </w:p>
    <w:p w14:paraId="4F61019E" w14:textId="5787FB77" w:rsidR="00CB62CE" w:rsidRPr="001424BB" w:rsidRDefault="00CB62CE" w:rsidP="00395697">
      <w:pPr>
        <w:jc w:val="both"/>
        <w:rPr>
          <w:del w:id="9" w:author="Comparison" w:date="2026-09-22T12:19:00Z" w16du:dateUtc="2026-09-22T16:19:00Z"/>
          <w:lang w:eastAsia="fr-FR"/>
        </w:rPr>
      </w:pPr>
    </w:p>
    <w:p w14:paraId="16C6E1BE" w14:textId="66CF03DF" w:rsidR="00CB62CE" w:rsidRPr="001424BB" w:rsidRDefault="00CB62CE" w:rsidP="00395697">
      <w:pPr>
        <w:jc w:val="both"/>
        <w:rPr>
          <w:del w:id="10" w:author="Comparison" w:date="2026-09-22T12:19:00Z" w16du:dateUtc="2026-09-22T16:19:00Z"/>
          <w:lang w:eastAsia="fr-FR"/>
        </w:rPr>
      </w:pPr>
    </w:p>
    <w:p w14:paraId="2ED477A7" w14:textId="27FEFBE4" w:rsidR="00CB62CE" w:rsidRPr="001424BB" w:rsidRDefault="00CB62CE" w:rsidP="00395697">
      <w:pPr>
        <w:jc w:val="both"/>
        <w:rPr>
          <w:del w:id="11" w:author="Comparison" w:date="2026-09-22T12:19:00Z" w16du:dateUtc="2026-09-22T16:19:00Z"/>
          <w:lang w:eastAsia="fr-FR"/>
        </w:rPr>
      </w:pPr>
    </w:p>
    <w:p w14:paraId="7C121278" w14:textId="77777777" w:rsidR="00CB62CE" w:rsidRPr="001424BB" w:rsidRDefault="00CB62CE" w:rsidP="00395697">
      <w:pPr>
        <w:jc w:val="both"/>
        <w:rPr>
          <w:del w:id="12" w:author="Comparison" w:date="2026-09-22T12:19:00Z" w16du:dateUtc="2026-09-22T16:19:00Z"/>
          <w:lang w:eastAsia="fr-FR"/>
        </w:rPr>
      </w:pPr>
    </w:p>
    <w:p w14:paraId="4E9832F1" w14:textId="77777777" w:rsidR="0077401E" w:rsidRPr="001424BB" w:rsidRDefault="0077401E" w:rsidP="00395697">
      <w:pPr>
        <w:jc w:val="both"/>
        <w:rPr>
          <w:del w:id="13" w:author="Comparison" w:date="2026-09-22T12:19:00Z" w16du:dateUtc="2026-09-22T16:19:00Z"/>
          <w:sz w:val="16"/>
          <w:lang w:eastAsia="fr-FR"/>
        </w:rPr>
      </w:pPr>
    </w:p>
    <w:p w14:paraId="114133DE" w14:textId="77777777" w:rsidR="000330DD" w:rsidRPr="001424BB" w:rsidRDefault="000330DD" w:rsidP="00395697">
      <w:pPr>
        <w:jc w:val="both"/>
        <w:rPr>
          <w:del w:id="14" w:author="Comparison" w:date="2026-09-22T12:19:00Z" w16du:dateUtc="2026-09-22T16:19:00Z"/>
          <w:sz w:val="16"/>
          <w:lang w:eastAsia="fr-FR"/>
        </w:rPr>
      </w:pPr>
    </w:p>
    <w:p w14:paraId="0889C185" w14:textId="77777777" w:rsidR="000330DD" w:rsidRPr="001424BB" w:rsidRDefault="000330DD" w:rsidP="00395697">
      <w:pPr>
        <w:jc w:val="both"/>
        <w:rPr>
          <w:del w:id="15" w:author="Comparison" w:date="2026-09-22T12:19:00Z" w16du:dateUtc="2026-09-22T16:19:00Z"/>
          <w:sz w:val="16"/>
          <w:lang w:eastAsia="fr-FR"/>
        </w:rPr>
      </w:pPr>
    </w:p>
    <w:p w14:paraId="35EFF3A4" w14:textId="77777777" w:rsidR="000330DD" w:rsidRPr="001424BB" w:rsidRDefault="000330DD" w:rsidP="00395697">
      <w:pPr>
        <w:jc w:val="both"/>
        <w:rPr>
          <w:del w:id="16" w:author="Comparison" w:date="2026-09-22T12:19:00Z" w16du:dateUtc="2026-09-22T16:19:00Z"/>
          <w:sz w:val="16"/>
          <w:lang w:eastAsia="fr-FR"/>
        </w:rPr>
      </w:pPr>
    </w:p>
    <w:p w14:paraId="5203C64D" w14:textId="77777777" w:rsidR="000330DD" w:rsidRPr="001424BB" w:rsidRDefault="000330DD" w:rsidP="00395697">
      <w:pPr>
        <w:jc w:val="both"/>
        <w:rPr>
          <w:del w:id="17" w:author="Comparison" w:date="2026-09-22T12:19:00Z" w16du:dateUtc="2026-09-22T16:19:00Z"/>
          <w:sz w:val="16"/>
          <w:lang w:eastAsia="fr-FR"/>
        </w:rPr>
      </w:pPr>
    </w:p>
    <w:p w14:paraId="7C5C8D85" w14:textId="77777777" w:rsidR="000330DD" w:rsidRPr="001424BB" w:rsidRDefault="000330DD" w:rsidP="00395697">
      <w:pPr>
        <w:jc w:val="both"/>
        <w:rPr>
          <w:del w:id="18" w:author="Comparison" w:date="2026-09-22T12:19:00Z" w16du:dateUtc="2026-09-22T16:19:00Z"/>
          <w:sz w:val="16"/>
          <w:lang w:eastAsia="fr-FR"/>
        </w:rPr>
      </w:pPr>
    </w:p>
    <w:p w14:paraId="05FDE1C1" w14:textId="77777777" w:rsidR="000330DD" w:rsidRPr="001424BB" w:rsidRDefault="000330DD" w:rsidP="00395697">
      <w:pPr>
        <w:jc w:val="both"/>
        <w:rPr>
          <w:del w:id="19" w:author="Comparison" w:date="2026-09-22T12:19:00Z" w16du:dateUtc="2026-09-22T16:19:00Z"/>
          <w:sz w:val="16"/>
          <w:lang w:eastAsia="fr-FR"/>
        </w:rPr>
      </w:pPr>
    </w:p>
    <w:p w14:paraId="2BCFE1B0" w14:textId="77777777" w:rsidR="000330DD" w:rsidRPr="001424BB" w:rsidRDefault="000330DD" w:rsidP="00395697">
      <w:pPr>
        <w:jc w:val="both"/>
        <w:rPr>
          <w:del w:id="20" w:author="Comparison" w:date="2026-09-22T12:19:00Z" w16du:dateUtc="2026-09-22T16:19:00Z"/>
          <w:sz w:val="16"/>
          <w:lang w:eastAsia="fr-FR"/>
        </w:rPr>
      </w:pPr>
    </w:p>
    <w:p w14:paraId="0968BFA4" w14:textId="77777777" w:rsidR="000330DD" w:rsidRPr="001424BB" w:rsidRDefault="000330DD" w:rsidP="00395697">
      <w:pPr>
        <w:jc w:val="both"/>
        <w:rPr>
          <w:del w:id="21" w:author="Comparison" w:date="2026-09-22T12:19:00Z" w16du:dateUtc="2026-09-22T16:19:00Z"/>
          <w:sz w:val="16"/>
          <w:lang w:eastAsia="fr-FR"/>
        </w:rPr>
      </w:pPr>
    </w:p>
    <w:p w14:paraId="39B52923" w14:textId="77777777" w:rsidR="000330DD" w:rsidRPr="001424BB" w:rsidRDefault="000330DD" w:rsidP="00395697">
      <w:pPr>
        <w:jc w:val="both"/>
        <w:rPr>
          <w:del w:id="22" w:author="Comparison" w:date="2026-09-22T12:19:00Z" w16du:dateUtc="2026-09-22T16:19:00Z"/>
          <w:sz w:val="16"/>
          <w:lang w:eastAsia="fr-FR"/>
        </w:rPr>
      </w:pPr>
    </w:p>
    <w:p w14:paraId="45AA438D" w14:textId="77777777" w:rsidR="000330DD" w:rsidRPr="001424BB" w:rsidRDefault="000330DD" w:rsidP="00395697">
      <w:pPr>
        <w:jc w:val="both"/>
        <w:rPr>
          <w:del w:id="23" w:author="Comparison" w:date="2026-09-22T12:19:00Z" w16du:dateUtc="2026-09-22T16:19:00Z"/>
          <w:sz w:val="16"/>
          <w:lang w:eastAsia="fr-FR"/>
        </w:rPr>
      </w:pPr>
    </w:p>
    <w:p w14:paraId="652AFD58" w14:textId="77777777" w:rsidR="000330DD" w:rsidRPr="001424BB" w:rsidRDefault="000330DD" w:rsidP="00395697">
      <w:pPr>
        <w:jc w:val="both"/>
        <w:rPr>
          <w:del w:id="24" w:author="Comparison" w:date="2026-09-22T12:19:00Z" w16du:dateUtc="2026-09-22T16:19:00Z"/>
          <w:sz w:val="16"/>
          <w:lang w:eastAsia="fr-FR"/>
        </w:rPr>
      </w:pPr>
    </w:p>
    <w:p w14:paraId="42AB5C67" w14:textId="77777777" w:rsidR="000330DD" w:rsidRPr="001424BB" w:rsidRDefault="000330DD" w:rsidP="00395697">
      <w:pPr>
        <w:jc w:val="both"/>
        <w:rPr>
          <w:del w:id="25" w:author="Comparison" w:date="2026-09-22T12:19:00Z" w16du:dateUtc="2026-09-22T16:19:00Z"/>
          <w:sz w:val="16"/>
          <w:lang w:eastAsia="fr-FR"/>
        </w:rPr>
      </w:pPr>
    </w:p>
    <w:p w14:paraId="24EA0AD3" w14:textId="77777777" w:rsidR="000330DD" w:rsidRPr="001424BB" w:rsidRDefault="000330DD" w:rsidP="00395697">
      <w:pPr>
        <w:jc w:val="both"/>
        <w:rPr>
          <w:del w:id="26" w:author="Comparison" w:date="2026-09-22T12:19:00Z" w16du:dateUtc="2026-09-22T16:19:00Z"/>
          <w:sz w:val="16"/>
          <w:lang w:eastAsia="fr-FR"/>
        </w:rPr>
      </w:pPr>
    </w:p>
    <w:p w14:paraId="42B509D1" w14:textId="77777777" w:rsidR="000330DD" w:rsidRPr="001424BB" w:rsidRDefault="000330DD" w:rsidP="00395697">
      <w:pPr>
        <w:jc w:val="both"/>
        <w:rPr>
          <w:del w:id="27" w:author="Comparison" w:date="2026-09-22T12:19:00Z" w16du:dateUtc="2026-09-22T16:19:00Z"/>
          <w:sz w:val="16"/>
          <w:lang w:eastAsia="fr-FR"/>
        </w:rPr>
      </w:pPr>
    </w:p>
    <w:p w14:paraId="13A0F880" w14:textId="77777777" w:rsidR="000330DD" w:rsidRPr="001424BB" w:rsidRDefault="000330DD" w:rsidP="00395697">
      <w:pPr>
        <w:ind w:left="10" w:right="231"/>
        <w:jc w:val="both"/>
        <w:rPr>
          <w:del w:id="28" w:author="Comparison" w:date="2026-09-22T12:19:00Z" w16du:dateUtc="2026-09-22T16:19:00Z"/>
          <w:sz w:val="28"/>
        </w:rPr>
      </w:pPr>
    </w:p>
    <w:p w14:paraId="119C8AF3" w14:textId="6AB45EC4" w:rsidR="0078181C" w:rsidRPr="001424BB" w:rsidRDefault="00D458C1" w:rsidP="0078181C">
      <w:pPr>
        <w:ind w:left="10" w:right="231"/>
        <w:jc w:val="right"/>
        <w:rPr>
          <w:del w:id="29" w:author="Comparison" w:date="2026-09-22T12:19:00Z" w16du:dateUtc="2026-09-22T16:19:00Z"/>
          <w:rFonts w:eastAsia="Calibri"/>
          <w:b/>
          <w:color w:val="0A477D"/>
          <w:sz w:val="32"/>
        </w:rPr>
      </w:pPr>
      <w:del w:id="30" w:author="Comparison" w:date="2026-09-22T12:19:00Z" w16du:dateUtc="2026-09-22T16:19:00Z">
        <w:r w:rsidRPr="001424BB">
          <w:rPr>
            <w:rFonts w:eastAsia="Calibri"/>
            <w:b/>
            <w:color w:val="0A477D"/>
            <w:sz w:val="32"/>
          </w:rPr>
          <w:delText>Convention de cotutelle international</w:delText>
        </w:r>
        <w:r w:rsidR="0078181C" w:rsidRPr="001424BB">
          <w:rPr>
            <w:rFonts w:eastAsia="Calibri"/>
            <w:b/>
            <w:color w:val="0A477D"/>
            <w:sz w:val="32"/>
          </w:rPr>
          <w:delText>e de thèse</w:delText>
        </w:r>
        <w:r w:rsidRPr="001424BB">
          <w:rPr>
            <w:rFonts w:eastAsia="Calibri"/>
            <w:b/>
            <w:color w:val="0A477D"/>
            <w:sz w:val="32"/>
          </w:rPr>
          <w:delText xml:space="preserve"> </w:delText>
        </w:r>
      </w:del>
    </w:p>
    <w:p w14:paraId="7C50FED7" w14:textId="24A486E8" w:rsidR="000330DD" w:rsidRPr="001424BB" w:rsidRDefault="0078181C" w:rsidP="0078181C">
      <w:pPr>
        <w:ind w:left="10" w:right="231"/>
        <w:jc w:val="right"/>
        <w:rPr>
          <w:del w:id="31" w:author="Comparison" w:date="2026-09-22T12:19:00Z" w16du:dateUtc="2026-09-22T16:19:00Z"/>
          <w:b/>
          <w:color w:val="808080"/>
        </w:rPr>
      </w:pPr>
      <w:del w:id="32" w:author="Comparison" w:date="2026-09-22T12:19:00Z" w16du:dateUtc="2026-09-22T16:19:00Z">
        <w:r w:rsidRPr="001424BB">
          <w:rPr>
            <w:rFonts w:eastAsia="Calibri"/>
            <w:b/>
            <w:noProof/>
            <w:color w:val="0A477D"/>
            <w:sz w:val="32"/>
            <w:lang w:eastAsia="fr-FR"/>
          </w:rPr>
          <mc:AlternateContent>
            <mc:Choice Requires="wps">
              <w:drawing>
                <wp:anchor distT="0" distB="0" distL="114300" distR="114300" simplePos="0" relativeHeight="251712512" behindDoc="0" locked="0" layoutInCell="1" allowOverlap="1" wp14:anchorId="083E9573" wp14:editId="51296024">
                  <wp:simplePos x="0" y="0"/>
                  <wp:positionH relativeFrom="margin">
                    <wp:posOffset>63500</wp:posOffset>
                  </wp:positionH>
                  <wp:positionV relativeFrom="paragraph">
                    <wp:posOffset>250825</wp:posOffset>
                  </wp:positionV>
                  <wp:extent cx="6431915" cy="45085"/>
                  <wp:effectExtent l="0" t="0" r="0" b="0"/>
                  <wp:wrapTopAndBottom/>
                  <wp:docPr id="620369363" name="Forme libre 1"/>
                  <wp:cNvGraphicFramePr/>
                  <a:graphic xmlns:a="http://schemas.openxmlformats.org/drawingml/2006/main">
                    <a:graphicData uri="http://schemas.microsoft.com/office/word/2010/wordprocessingShape">
                      <wps:wsp>
                        <wps:cNvSpPr/>
                        <wps:spPr>
                          <a:xfrm flipV="1">
                            <a:off x="0" y="0"/>
                            <a:ext cx="6431915" cy="45085"/>
                          </a:xfrm>
                          <a:custGeom>
                            <a:avLst/>
                            <a:gdLst/>
                            <a:ahLst/>
                            <a:cxnLst/>
                            <a:rect l="0" t="0" r="0" b="0"/>
                            <a:pathLst>
                              <a:path w="5667376">
                                <a:moveTo>
                                  <a:pt x="5667376" y="0"/>
                                </a:moveTo>
                                <a:lnTo>
                                  <a:pt x="0" y="0"/>
                                </a:lnTo>
                              </a:path>
                            </a:pathLst>
                          </a:custGeom>
                          <a:ln w="3048" cap="flat">
                            <a:miter lim="127000"/>
                          </a:ln>
                        </wps:spPr>
                        <wps:style>
                          <a:lnRef idx="1">
                            <a:srgbClr val="7F7F7F"/>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0BD0C32D" id="Forme libre 1" o:spid="_x0000_s1026" style="position:absolute;margin-left:5pt;margin-top:19.75pt;width:506.45pt;height:3.55pt;flip:y;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66737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" path="m5667376,l,e" filled="f" strokecolor="#7f7f7f" strokeweight=".24pt">
                  <v:stroke miterlimit="83231f" joinstyle="miter"/>
                  <v:path arrowok="t" textboxrect="0,0,5667376,45085"/>
                  <w10:wrap type="topAndBottom" anchorx="margin"/>
                </v:shape>
              </w:pict>
            </mc:Fallback>
          </mc:AlternateContent>
        </w:r>
        <w:r w:rsidR="00D458C1" w:rsidRPr="001424BB">
          <w:rPr>
            <w:rFonts w:eastAsia="Calibri"/>
            <w:b/>
            <w:color w:val="0A477D"/>
            <w:sz w:val="32"/>
          </w:rPr>
          <w:delText>de</w:delText>
        </w:r>
        <w:r w:rsidR="000330DD" w:rsidRPr="001424BB">
          <w:rPr>
            <w:rFonts w:eastAsia="Calibri"/>
            <w:b/>
            <w:color w:val="0A477D"/>
            <w:sz w:val="32"/>
          </w:rPr>
          <w:delText xml:space="preserve"> Université de Toulouse</w:delText>
        </w:r>
      </w:del>
    </w:p>
    <w:p w14:paraId="4A4D6C40" w14:textId="2A48855E" w:rsidR="000330DD" w:rsidRPr="001424BB" w:rsidRDefault="000330DD" w:rsidP="00395697">
      <w:pPr>
        <w:ind w:left="10" w:right="231"/>
        <w:jc w:val="both"/>
        <w:rPr>
          <w:del w:id="33" w:author="Comparison" w:date="2026-09-22T12:19:00Z" w16du:dateUtc="2026-09-22T16:19:00Z"/>
          <w:b/>
          <w:color w:val="808080"/>
        </w:rPr>
      </w:pPr>
    </w:p>
    <w:p w14:paraId="173EAD8B" w14:textId="4089620B" w:rsidR="000330DD" w:rsidRPr="001424BB" w:rsidRDefault="0078181C" w:rsidP="0078181C">
      <w:pPr>
        <w:ind w:left="10" w:right="231"/>
        <w:jc w:val="right"/>
        <w:rPr>
          <w:del w:id="34" w:author="Comparison" w:date="2026-09-22T12:19:00Z" w16du:dateUtc="2026-09-22T16:19:00Z"/>
          <w:rFonts w:eastAsia="Calibri"/>
          <w:b/>
          <w:color w:val="0A477D"/>
          <w:sz w:val="32"/>
        </w:rPr>
      </w:pPr>
      <w:bookmarkStart w:id="35" w:name="_Hlk171066678"/>
      <w:del w:id="36" w:author="Comparison" w:date="2026-09-22T12:19:00Z" w16du:dateUtc="2026-09-22T16:19:00Z">
        <w:r w:rsidRPr="001424BB">
          <w:rPr>
            <w:rFonts w:eastAsia="Calibri"/>
            <w:b/>
            <w:color w:val="0A477D"/>
            <w:sz w:val="32"/>
          </w:rPr>
          <w:delText>International thesis cosupervision agreement</w:delText>
        </w:r>
      </w:del>
    </w:p>
    <w:bookmarkEnd w:id="35"/>
    <w:p w14:paraId="71830E98" w14:textId="70030579" w:rsidR="00A12F09" w:rsidRPr="001424BB" w:rsidRDefault="00A12F09" w:rsidP="0078181C">
      <w:pPr>
        <w:ind w:left="10" w:right="231"/>
        <w:jc w:val="right"/>
        <w:rPr>
          <w:del w:id="37" w:author="Comparison" w:date="2026-09-22T12:19:00Z" w16du:dateUtc="2026-09-22T16:19:00Z"/>
          <w:rFonts w:eastAsia="Calibri"/>
          <w:b/>
          <w:color w:val="0A477D"/>
          <w:sz w:val="32"/>
        </w:rPr>
      </w:pPr>
      <w:del w:id="38" w:author="Comparison" w:date="2026-09-22T12:19:00Z" w16du:dateUtc="2026-09-22T16:19:00Z">
        <w:r w:rsidRPr="001424BB">
          <w:rPr>
            <w:rFonts w:eastAsia="Calibri"/>
            <w:b/>
            <w:color w:val="0A477D"/>
            <w:sz w:val="32"/>
          </w:rPr>
          <w:delText>of The University of Toulouse</w:delText>
        </w:r>
      </w:del>
    </w:p>
    <w:p w14:paraId="2A7BDFE6" w14:textId="14BE924F" w:rsidR="0078181C" w:rsidRPr="001424BB" w:rsidRDefault="0078181C" w:rsidP="0078181C">
      <w:pPr>
        <w:ind w:left="10" w:right="231"/>
        <w:jc w:val="right"/>
        <w:rPr>
          <w:del w:id="39" w:author="Comparison" w:date="2026-09-22T12:19:00Z" w16du:dateUtc="2026-09-22T16:19:00Z"/>
          <w:rFonts w:eastAsia="Calibri"/>
          <w:b/>
          <w:color w:val="0A477D"/>
          <w:sz w:val="32"/>
        </w:rPr>
      </w:pPr>
    </w:p>
    <w:p w14:paraId="5A945C40" w14:textId="77777777" w:rsidR="000330DD" w:rsidRPr="001424BB" w:rsidRDefault="000330DD" w:rsidP="00395697">
      <w:pPr>
        <w:ind w:left="10" w:right="231"/>
        <w:jc w:val="both"/>
        <w:rPr>
          <w:del w:id="40" w:author="Comparison" w:date="2026-09-22T12:19:00Z" w16du:dateUtc="2026-09-22T16:19:00Z"/>
          <w:b/>
          <w:color w:val="808080"/>
        </w:rPr>
      </w:pPr>
    </w:p>
    <w:p w14:paraId="08A3EA48" w14:textId="77777777" w:rsidR="000330DD" w:rsidRPr="001424BB" w:rsidRDefault="000330DD" w:rsidP="00395697">
      <w:pPr>
        <w:ind w:left="10" w:right="231"/>
        <w:jc w:val="both"/>
        <w:rPr>
          <w:del w:id="41" w:author="Comparison" w:date="2026-09-22T12:19:00Z" w16du:dateUtc="2026-09-22T16:19:00Z"/>
          <w:b/>
          <w:color w:val="808080"/>
        </w:rPr>
      </w:pPr>
    </w:p>
    <w:p w14:paraId="135F7645" w14:textId="77777777" w:rsidR="000330DD" w:rsidRPr="001424BB" w:rsidRDefault="000330DD" w:rsidP="00395697">
      <w:pPr>
        <w:ind w:left="10" w:right="231"/>
        <w:jc w:val="both"/>
        <w:rPr>
          <w:del w:id="42" w:author="Comparison" w:date="2026-09-22T12:19:00Z" w16du:dateUtc="2026-09-22T16:19:00Z"/>
          <w:b/>
          <w:color w:val="808080"/>
        </w:rPr>
      </w:pPr>
    </w:p>
    <w:p w14:paraId="5048EBB0" w14:textId="77777777" w:rsidR="000330DD" w:rsidRPr="001424BB" w:rsidRDefault="000330DD" w:rsidP="00395697">
      <w:pPr>
        <w:ind w:left="10" w:right="231"/>
        <w:jc w:val="both"/>
        <w:rPr>
          <w:del w:id="43" w:author="Comparison" w:date="2026-09-22T12:19:00Z" w16du:dateUtc="2026-09-22T16:19:00Z"/>
          <w:b/>
          <w:color w:val="808080"/>
        </w:rPr>
      </w:pPr>
    </w:p>
    <w:p w14:paraId="1886A8BD" w14:textId="77777777" w:rsidR="000330DD" w:rsidRPr="001424BB" w:rsidRDefault="000330DD" w:rsidP="00395697">
      <w:pPr>
        <w:ind w:left="2832" w:right="401"/>
        <w:jc w:val="both"/>
        <w:rPr>
          <w:del w:id="44" w:author="Comparison" w:date="2026-09-22T12:19:00Z" w16du:dateUtc="2026-09-22T16:19:00Z"/>
          <w:color w:val="808080"/>
        </w:rPr>
      </w:pPr>
    </w:p>
    <w:p w14:paraId="0104206C" w14:textId="77777777" w:rsidR="000330DD" w:rsidRPr="001424BB" w:rsidRDefault="000330DD" w:rsidP="00395697">
      <w:pPr>
        <w:ind w:left="2832" w:right="401"/>
        <w:jc w:val="both"/>
        <w:rPr>
          <w:del w:id="45" w:author="Comparison" w:date="2026-09-22T12:19:00Z" w16du:dateUtc="2026-09-22T16:19:00Z"/>
          <w:color w:val="808080"/>
        </w:rPr>
      </w:pPr>
    </w:p>
    <w:p w14:paraId="165C86D6" w14:textId="77777777" w:rsidR="000330DD" w:rsidRPr="001424BB" w:rsidRDefault="000330DD" w:rsidP="00395697">
      <w:pPr>
        <w:ind w:left="2832" w:right="401"/>
        <w:jc w:val="both"/>
        <w:rPr>
          <w:del w:id="46" w:author="Comparison" w:date="2026-09-22T12:19:00Z" w16du:dateUtc="2026-09-22T16:19:00Z"/>
          <w:color w:val="808080"/>
        </w:rPr>
      </w:pPr>
    </w:p>
    <w:p w14:paraId="76AD6AAD" w14:textId="77777777" w:rsidR="000330DD" w:rsidRPr="001424BB" w:rsidRDefault="000330DD" w:rsidP="00395697">
      <w:pPr>
        <w:ind w:left="2832" w:right="401"/>
        <w:jc w:val="both"/>
        <w:rPr>
          <w:del w:id="47" w:author="Comparison" w:date="2026-09-22T12:19:00Z" w16du:dateUtc="2026-09-22T16:19:00Z"/>
          <w:color w:val="808080"/>
        </w:rPr>
      </w:pPr>
    </w:p>
    <w:p w14:paraId="75E25742" w14:textId="77777777" w:rsidR="000330DD" w:rsidRPr="001424BB" w:rsidRDefault="000330DD" w:rsidP="00395697">
      <w:pPr>
        <w:ind w:left="2832" w:right="401"/>
        <w:jc w:val="both"/>
        <w:rPr>
          <w:del w:id="48" w:author="Comparison" w:date="2026-09-22T12:19:00Z" w16du:dateUtc="2026-09-22T16:19:00Z"/>
          <w:color w:val="808080"/>
        </w:rPr>
      </w:pPr>
    </w:p>
    <w:p w14:paraId="073A707F" w14:textId="77777777" w:rsidR="000330DD" w:rsidRPr="001424BB" w:rsidRDefault="000330DD" w:rsidP="00395697">
      <w:pPr>
        <w:ind w:left="2832" w:right="401"/>
        <w:jc w:val="both"/>
        <w:rPr>
          <w:del w:id="49" w:author="Comparison" w:date="2026-09-22T12:19:00Z" w16du:dateUtc="2026-09-22T16:19:00Z"/>
          <w:color w:val="808080"/>
        </w:rPr>
      </w:pPr>
    </w:p>
    <w:p w14:paraId="67FA72CE" w14:textId="77777777" w:rsidR="000330DD" w:rsidRPr="001424BB" w:rsidRDefault="000330DD" w:rsidP="00395697">
      <w:pPr>
        <w:ind w:left="2832" w:right="401"/>
        <w:jc w:val="both"/>
        <w:rPr>
          <w:del w:id="50" w:author="Comparison" w:date="2026-09-22T12:19:00Z" w16du:dateUtc="2026-09-22T16:19:00Z"/>
          <w:color w:val="808080"/>
        </w:rPr>
      </w:pPr>
    </w:p>
    <w:p w14:paraId="0E132B4C" w14:textId="77777777" w:rsidR="000330DD" w:rsidRPr="001424BB" w:rsidRDefault="000330DD" w:rsidP="00395697">
      <w:pPr>
        <w:ind w:left="2832" w:right="401"/>
        <w:jc w:val="both"/>
        <w:rPr>
          <w:del w:id="51" w:author="Comparison" w:date="2026-09-22T12:19:00Z" w16du:dateUtc="2026-09-22T16:19:00Z"/>
          <w:color w:val="808080"/>
        </w:rPr>
      </w:pPr>
    </w:p>
    <w:p w14:paraId="1070A9A6" w14:textId="77777777" w:rsidR="000330DD" w:rsidRPr="001424BB" w:rsidRDefault="000330DD" w:rsidP="00395697">
      <w:pPr>
        <w:ind w:left="2832" w:right="401"/>
        <w:jc w:val="both"/>
        <w:rPr>
          <w:del w:id="52" w:author="Comparison" w:date="2026-09-22T12:19:00Z" w16du:dateUtc="2026-09-22T16:19:00Z"/>
          <w:color w:val="808080"/>
        </w:rPr>
      </w:pPr>
    </w:p>
    <w:p w14:paraId="4D291122" w14:textId="77777777" w:rsidR="000330DD" w:rsidRPr="001424BB" w:rsidRDefault="000330DD" w:rsidP="00395697">
      <w:pPr>
        <w:ind w:left="2832" w:right="401"/>
        <w:jc w:val="both"/>
        <w:rPr>
          <w:del w:id="53" w:author="Comparison" w:date="2026-09-22T12:19:00Z" w16du:dateUtc="2026-09-22T16:19:00Z"/>
          <w:color w:val="808080"/>
        </w:rPr>
      </w:pPr>
    </w:p>
    <w:p w14:paraId="3B83184C" w14:textId="77777777" w:rsidR="000330DD" w:rsidRPr="001424BB" w:rsidRDefault="000330DD" w:rsidP="00395697">
      <w:pPr>
        <w:ind w:left="2832" w:right="401"/>
        <w:jc w:val="both"/>
        <w:rPr>
          <w:del w:id="54" w:author="Comparison" w:date="2026-09-22T12:19:00Z" w16du:dateUtc="2026-09-22T16:19:00Z"/>
          <w:color w:val="808080"/>
        </w:rPr>
      </w:pPr>
    </w:p>
    <w:p w14:paraId="2F47F85F" w14:textId="77777777" w:rsidR="000330DD" w:rsidRPr="001424BB" w:rsidRDefault="000330DD" w:rsidP="00395697">
      <w:pPr>
        <w:ind w:left="2832" w:right="401"/>
        <w:jc w:val="both"/>
        <w:rPr>
          <w:del w:id="55" w:author="Comparison" w:date="2026-09-22T12:19:00Z" w16du:dateUtc="2026-09-22T16:19:00Z"/>
          <w:color w:val="808080"/>
        </w:rPr>
      </w:pPr>
    </w:p>
    <w:p w14:paraId="77102967" w14:textId="77777777" w:rsidR="000330DD" w:rsidRPr="001424BB" w:rsidRDefault="000330DD" w:rsidP="00395697">
      <w:pPr>
        <w:ind w:left="2832" w:right="401"/>
        <w:jc w:val="both"/>
        <w:rPr>
          <w:del w:id="56" w:author="Comparison" w:date="2026-09-22T12:19:00Z" w16du:dateUtc="2026-09-22T16:19:00Z"/>
          <w:color w:val="808080"/>
        </w:rPr>
      </w:pPr>
    </w:p>
    <w:p w14:paraId="42114CE7" w14:textId="77777777" w:rsidR="000330DD" w:rsidRPr="001424BB" w:rsidRDefault="000330DD" w:rsidP="00395697">
      <w:pPr>
        <w:ind w:left="2832" w:right="401"/>
        <w:jc w:val="both"/>
        <w:rPr>
          <w:del w:id="57" w:author="Comparison" w:date="2026-09-22T12:19:00Z" w16du:dateUtc="2026-09-22T16:19:00Z"/>
          <w:color w:val="808080"/>
        </w:rPr>
      </w:pPr>
    </w:p>
    <w:p w14:paraId="2CC016C1" w14:textId="77777777" w:rsidR="000330DD" w:rsidRPr="001424BB" w:rsidRDefault="000330DD" w:rsidP="00395697">
      <w:pPr>
        <w:ind w:left="2832" w:right="401"/>
        <w:jc w:val="both"/>
        <w:rPr>
          <w:del w:id="58" w:author="Comparison" w:date="2026-09-22T12:19:00Z" w16du:dateUtc="2026-09-22T16:19:00Z"/>
          <w:color w:val="808080"/>
        </w:rPr>
      </w:pPr>
    </w:p>
    <w:p w14:paraId="6035C5F9" w14:textId="77777777" w:rsidR="000330DD" w:rsidRPr="001424BB" w:rsidRDefault="000330DD" w:rsidP="00395697">
      <w:pPr>
        <w:ind w:left="2832" w:right="401"/>
        <w:jc w:val="both"/>
        <w:rPr>
          <w:del w:id="59" w:author="Comparison" w:date="2026-09-22T12:19:00Z" w16du:dateUtc="2026-09-22T16:19:00Z"/>
          <w:color w:val="808080"/>
        </w:rPr>
      </w:pPr>
    </w:p>
    <w:p w14:paraId="3F58A574" w14:textId="77777777" w:rsidR="000330DD" w:rsidRPr="001424BB" w:rsidRDefault="000330DD" w:rsidP="00395697">
      <w:pPr>
        <w:ind w:left="2832" w:right="401"/>
        <w:jc w:val="both"/>
        <w:rPr>
          <w:del w:id="60" w:author="Comparison" w:date="2026-09-22T12:19:00Z" w16du:dateUtc="2026-09-22T16:19:00Z"/>
          <w:color w:val="808080"/>
        </w:rPr>
      </w:pPr>
    </w:p>
    <w:p w14:paraId="46D034EC" w14:textId="77777777" w:rsidR="000330DD" w:rsidRPr="001424BB" w:rsidRDefault="000330DD" w:rsidP="00395697">
      <w:pPr>
        <w:ind w:left="2832" w:right="401"/>
        <w:jc w:val="both"/>
        <w:rPr>
          <w:del w:id="61" w:author="Comparison" w:date="2026-09-22T12:19:00Z" w16du:dateUtc="2026-09-22T16:19:00Z"/>
          <w:color w:val="808080"/>
        </w:rPr>
      </w:pPr>
    </w:p>
    <w:p w14:paraId="3C8B1D26" w14:textId="77777777" w:rsidR="000330DD" w:rsidRPr="001424BB" w:rsidRDefault="000330DD" w:rsidP="00395697">
      <w:pPr>
        <w:ind w:left="2832" w:right="401"/>
        <w:jc w:val="both"/>
        <w:rPr>
          <w:del w:id="62" w:author="Comparison" w:date="2026-09-22T12:19:00Z" w16du:dateUtc="2026-09-22T16:19:00Z"/>
          <w:color w:val="808080"/>
        </w:rPr>
      </w:pPr>
    </w:p>
    <w:p w14:paraId="3FEA055C" w14:textId="77777777" w:rsidR="000330DD" w:rsidRPr="001424BB" w:rsidRDefault="000330DD" w:rsidP="00395697">
      <w:pPr>
        <w:ind w:left="2832" w:right="401"/>
        <w:jc w:val="both"/>
        <w:rPr>
          <w:del w:id="63" w:author="Comparison" w:date="2026-09-22T12:19:00Z" w16du:dateUtc="2026-09-22T16:19:00Z"/>
        </w:rPr>
      </w:pPr>
    </w:p>
    <w:p w14:paraId="50C6105B" w14:textId="4E424AB0" w:rsidR="00162486" w:rsidRPr="001424BB" w:rsidRDefault="00B336E5" w:rsidP="00162486">
      <w:pPr>
        <w:jc w:val="both"/>
        <w:rPr>
          <w:del w:id="64" w:author="Comparison" w:date="2026-09-22T12:19:00Z" w16du:dateUtc="2026-09-22T16:19:00Z"/>
          <w:b/>
          <w:sz w:val="21"/>
          <w:szCs w:val="21"/>
        </w:rPr>
      </w:pPr>
      <w:del w:id="65" w:author="Comparison" w:date="2026-09-22T12:19:00Z" w16du:dateUtc="2026-09-22T16:19:00Z">
        <w:r w:rsidRPr="00B336E5">
          <w:rPr>
            <w:b/>
            <w:sz w:val="21"/>
            <w:szCs w:val="21"/>
          </w:rPr>
          <w:delText>Avenant</w:delText>
        </w:r>
        <w:r w:rsidR="00162486" w:rsidRPr="00B336E5">
          <w:rPr>
            <w:b/>
            <w:sz w:val="21"/>
            <w:szCs w:val="21"/>
          </w:rPr>
          <w:delText xml:space="preserve"> </w:delText>
        </w:r>
        <w:r w:rsidRPr="00B336E5">
          <w:rPr>
            <w:b/>
            <w:sz w:val="21"/>
            <w:szCs w:val="21"/>
          </w:rPr>
          <w:delText xml:space="preserve">à la convention de cotutelle du </w:delText>
        </w:r>
        <w:r w:rsidR="00162486" w:rsidRPr="00B336E5">
          <w:rPr>
            <w:b/>
            <w:sz w:val="21"/>
            <w:szCs w:val="21"/>
          </w:rPr>
          <w:delText>conclu</w:delText>
        </w:r>
        <w:r w:rsidRPr="00B336E5">
          <w:rPr>
            <w:b/>
            <w:sz w:val="21"/>
            <w:szCs w:val="21"/>
          </w:rPr>
          <w:delText xml:space="preserve">e </w:delText>
        </w:r>
        <w:r w:rsidRPr="00B336E5">
          <w:rPr>
            <w:b/>
            <w:sz w:val="21"/>
            <w:szCs w:val="21"/>
            <w:highlight w:val="yellow"/>
          </w:rPr>
          <w:delText>[date signature]</w:delText>
        </w:r>
        <w:r w:rsidRPr="00B336E5">
          <w:rPr>
            <w:b/>
            <w:sz w:val="21"/>
            <w:szCs w:val="21"/>
          </w:rPr>
          <w:delText> </w:delText>
        </w:r>
        <w:r w:rsidR="00162486" w:rsidRPr="00B336E5">
          <w:rPr>
            <w:b/>
            <w:sz w:val="21"/>
            <w:szCs w:val="21"/>
          </w:rPr>
          <w:delText>entre</w:delText>
        </w:r>
        <w:r w:rsidR="00627729" w:rsidRPr="001424BB">
          <w:rPr>
            <w:b/>
            <w:sz w:val="21"/>
            <w:szCs w:val="21"/>
          </w:rPr>
          <w:delText xml:space="preserve"> / </w:delText>
        </w:r>
        <w:r w:rsidRPr="00B336E5">
          <w:rPr>
            <w:b/>
            <w:i/>
            <w:sz w:val="21"/>
            <w:szCs w:val="21"/>
          </w:rPr>
          <w:delText xml:space="preserve">Amendment to the co-supervision agreement of </w:delText>
        </w:r>
        <w:r w:rsidRPr="00B336E5">
          <w:rPr>
            <w:b/>
            <w:i/>
            <w:sz w:val="21"/>
            <w:szCs w:val="21"/>
            <w:highlight w:val="yellow"/>
          </w:rPr>
          <w:delText>[date signed]</w:delText>
        </w:r>
        <w:r w:rsidRPr="00B336E5">
          <w:rPr>
            <w:b/>
            <w:i/>
            <w:sz w:val="21"/>
            <w:szCs w:val="21"/>
          </w:rPr>
          <w:delText xml:space="preserve"> between</w:delText>
        </w:r>
        <w:r>
          <w:rPr>
            <w:b/>
            <w:i/>
            <w:sz w:val="21"/>
            <w:szCs w:val="21"/>
          </w:rPr>
          <w:delText> :</w:delText>
        </w:r>
      </w:del>
    </w:p>
    <w:p w14:paraId="596E66AC" w14:textId="77777777" w:rsidR="00162486" w:rsidRPr="001424BB" w:rsidRDefault="00072B4B" w:rsidP="00162486">
      <w:pPr>
        <w:jc w:val="both"/>
        <w:rPr>
          <w:del w:id="66" w:author="Comparison" w:date="2026-09-22T12:19:00Z" w16du:dateUtc="2026-09-22T16:19:00Z"/>
          <w:sz w:val="21"/>
          <w:szCs w:val="21"/>
        </w:rPr>
      </w:pPr>
      <w:sdt>
        <w:sdtPr>
          <w:rPr>
            <w:sz w:val="21"/>
            <w:szCs w:val="21"/>
          </w:rPr>
          <w:id w:val="-2026231416"/>
          <w:placeholder>
            <w:docPart w:val="86A61DD32FAC4147B9512515368A124E"/>
          </w:placeholder>
          <w:showingPlcHdr/>
          <w:comboBox>
            <w:listItem w:value="Choisissez un élément."/>
            <w:listItem w:displayText="Université Toulouse - Jean Jaurès" w:value="Université Toulouse - Jean Jaurès"/>
            <w:listItem w:displayText="Université Toulouse III - Paul Sabatier" w:value="Université Toulouse III - Paul Sabatier"/>
            <w:listItem w:displayText="Toulouse INP" w:value="Toulouse INP"/>
            <w:listItem w:displayText="INSA Toulouse" w:value="INSA Toulouse"/>
          </w:comboBox>
        </w:sdtPr>
        <w:sdtEndPr/>
        <w:sdtContent>
          <w:del w:id="67" w:author="Comparison" w:date="2026-09-22T12:19:00Z" w16du:dateUtc="2026-09-22T16:19:00Z">
            <w:r w:rsidR="00162486" w:rsidRPr="001424BB">
              <w:rPr>
                <w:rStyle w:val="PlaceholderText"/>
                <w:sz w:val="21"/>
                <w:szCs w:val="21"/>
              </w:rPr>
              <w:delText>Choisissez un élément.</w:delText>
            </w:r>
          </w:del>
        </w:sdtContent>
      </w:sdt>
    </w:p>
    <w:p w14:paraId="535F82F7" w14:textId="4E8C3FB7" w:rsidR="00162486" w:rsidRPr="001424BB" w:rsidRDefault="00162486" w:rsidP="00162486">
      <w:pPr>
        <w:jc w:val="both"/>
        <w:rPr>
          <w:del w:id="68" w:author="Comparison" w:date="2026-09-22T12:19:00Z" w16du:dateUtc="2026-09-22T16:19:00Z"/>
          <w:sz w:val="21"/>
          <w:szCs w:val="21"/>
        </w:rPr>
      </w:pPr>
      <w:del w:id="69" w:author="Comparison" w:date="2026-09-22T12:19:00Z" w16du:dateUtc="2026-09-22T16:19:00Z">
        <w:r w:rsidRPr="001424BB">
          <w:rPr>
            <w:sz w:val="21"/>
            <w:szCs w:val="21"/>
          </w:rPr>
          <w:delText>Désigné.e dans la présente convention </w:delText>
        </w:r>
        <w:r w:rsidR="00627729" w:rsidRPr="001424BB">
          <w:rPr>
            <w:sz w:val="21"/>
            <w:szCs w:val="21"/>
          </w:rPr>
          <w:delText xml:space="preserve">/ </w:delText>
        </w:r>
        <w:r w:rsidR="00627729" w:rsidRPr="001424BB">
          <w:rPr>
            <w:i/>
            <w:sz w:val="21"/>
            <w:szCs w:val="21"/>
          </w:rPr>
          <w:delText>Designated in the present agreement</w:delText>
        </w:r>
        <w:r w:rsidR="00627729" w:rsidRPr="001424BB">
          <w:rPr>
            <w:sz w:val="21"/>
            <w:szCs w:val="21"/>
          </w:rPr>
          <w:delText xml:space="preserve"> </w:delText>
        </w:r>
        <w:r w:rsidRPr="001424BB">
          <w:rPr>
            <w:sz w:val="21"/>
            <w:szCs w:val="21"/>
          </w:rPr>
          <w:delText xml:space="preserve">: </w:delText>
        </w:r>
      </w:del>
      <w:sdt>
        <w:sdtPr>
          <w:rPr>
            <w:sz w:val="21"/>
            <w:szCs w:val="21"/>
          </w:rPr>
          <w:alias w:val="Nom court"/>
          <w:tag w:val="Nom court"/>
          <w:id w:val="-1827501515"/>
          <w:placeholder>
            <w:docPart w:val="B9CC843489DB4A609A6900B85F57C2BA"/>
          </w:placeholder>
          <w:showingPlcHdr/>
          <w:comboBox>
            <w:listItem w:value="Choisissez un élément."/>
            <w:listItem w:displayText="UT2J" w:value="UT2J"/>
            <w:listItem w:displayText="UT3" w:value="UT3"/>
            <w:listItem w:displayText="INP" w:value="INP"/>
            <w:listItem w:displayText="INSA" w:value="INSA"/>
          </w:comboBox>
        </w:sdtPr>
        <w:sdtEndPr/>
        <w:sdtContent>
          <w:del w:id="70" w:author="Comparison" w:date="2026-09-22T12:19:00Z" w16du:dateUtc="2026-09-22T16:19:00Z">
            <w:r w:rsidRPr="001424BB">
              <w:rPr>
                <w:rStyle w:val="PlaceholderText"/>
                <w:sz w:val="21"/>
                <w:szCs w:val="21"/>
              </w:rPr>
              <w:delText>Choisissez un élément.</w:delText>
            </w:r>
          </w:del>
        </w:sdtContent>
      </w:sdt>
    </w:p>
    <w:p w14:paraId="7B65B8BC" w14:textId="6ABB01C9" w:rsidR="00162486" w:rsidRPr="001424BB" w:rsidRDefault="00162486" w:rsidP="00162486">
      <w:pPr>
        <w:jc w:val="both"/>
        <w:rPr>
          <w:del w:id="71" w:author="Comparison" w:date="2026-09-22T12:19:00Z" w16du:dateUtc="2026-09-22T16:19:00Z"/>
          <w:sz w:val="21"/>
          <w:szCs w:val="21"/>
        </w:rPr>
      </w:pPr>
      <w:del w:id="72" w:author="Comparison" w:date="2026-09-22T12:19:00Z" w16du:dateUtc="2026-09-22T16:19:00Z">
        <w:r w:rsidRPr="001424BB">
          <w:rPr>
            <w:sz w:val="21"/>
            <w:szCs w:val="21"/>
          </w:rPr>
          <w:delText>Adresse</w:delText>
        </w:r>
        <w:r w:rsidR="00627729" w:rsidRPr="001424BB">
          <w:rPr>
            <w:sz w:val="21"/>
            <w:szCs w:val="21"/>
          </w:rPr>
          <w:delText xml:space="preserve"> / </w:delText>
        </w:r>
        <w:r w:rsidR="00627729" w:rsidRPr="001424BB">
          <w:rPr>
            <w:i/>
            <w:sz w:val="21"/>
            <w:szCs w:val="21"/>
          </w:rPr>
          <w:delText xml:space="preserve">Address </w:delText>
        </w:r>
        <w:r w:rsidRPr="001424BB">
          <w:rPr>
            <w:sz w:val="21"/>
            <w:szCs w:val="21"/>
          </w:rPr>
          <w:delText>:</w:delText>
        </w:r>
      </w:del>
    </w:p>
    <w:sdt>
      <w:sdtPr>
        <w:rPr>
          <w:sz w:val="21"/>
          <w:szCs w:val="21"/>
        </w:rPr>
        <w:alias w:val="Adresse établissement"/>
        <w:tag w:val="Adresse établissement"/>
        <w:id w:val="2081477331"/>
        <w:placeholder>
          <w:docPart w:val="86A61DD32FAC4147B9512515368A124E"/>
        </w:placeholder>
        <w:showingPlcHdr/>
        <w:comboBox>
          <w:listItem w:value="Choisissez un élément."/>
          <w:listItem w:displayText="5 Allée Antonio Machado, 31058 Toulouse" w:value="5 Allée Antonio Machado, 31058 Toulouse"/>
          <w:listItem w:displayText="118 Rte de Narbonne, 31062 Toulouse" w:value="118 Rte de Narbonne, 31062 Toulouse"/>
          <w:listItem w:displayText="6 Allée Emile Monso, 31400 Toulouse" w:value="6 Allée Emile Monso, 31400 Toulouse"/>
          <w:listItem w:displayText="135 avenue de Rangueil, 31077 Toulouse cedex 4" w:value="135 avenue de Rangueil, 31077 Toulouse cedex 4"/>
        </w:comboBox>
      </w:sdtPr>
      <w:sdtEndPr/>
      <w:sdtContent>
        <w:p w14:paraId="086D05DA" w14:textId="77777777" w:rsidR="00162486" w:rsidRPr="001424BB" w:rsidRDefault="00162486" w:rsidP="00162486">
          <w:pPr>
            <w:jc w:val="both"/>
            <w:rPr>
              <w:del w:id="73" w:author="Comparison" w:date="2026-09-22T12:19:00Z" w16du:dateUtc="2026-09-22T16:19:00Z"/>
              <w:sz w:val="21"/>
              <w:szCs w:val="21"/>
            </w:rPr>
          </w:pPr>
          <w:del w:id="74" w:author="Comparison" w:date="2026-09-22T12:19:00Z" w16du:dateUtc="2026-09-22T16:19:00Z">
            <w:r w:rsidRPr="001424BB">
              <w:rPr>
                <w:rStyle w:val="PlaceholderText"/>
                <w:sz w:val="21"/>
                <w:szCs w:val="21"/>
              </w:rPr>
              <w:delText>Choisissez un élément.</w:delText>
            </w:r>
          </w:del>
        </w:p>
      </w:sdtContent>
    </w:sdt>
    <w:p w14:paraId="598631EB" w14:textId="41991D71" w:rsidR="00162486" w:rsidRPr="001424BB" w:rsidRDefault="00162486" w:rsidP="00162486">
      <w:pPr>
        <w:jc w:val="both"/>
        <w:rPr>
          <w:del w:id="75" w:author="Comparison" w:date="2026-09-22T12:19:00Z" w16du:dateUtc="2026-09-22T16:19:00Z"/>
          <w:sz w:val="21"/>
          <w:szCs w:val="21"/>
        </w:rPr>
      </w:pPr>
      <w:del w:id="76" w:author="Comparison" w:date="2026-09-22T12:19:00Z" w16du:dateUtc="2026-09-22T16:19:00Z">
        <w:r w:rsidRPr="001424BB">
          <w:rPr>
            <w:sz w:val="21"/>
            <w:szCs w:val="21"/>
          </w:rPr>
          <w:delText>Représenté.e par</w:delText>
        </w:r>
        <w:r w:rsidR="00627729" w:rsidRPr="001424BB">
          <w:rPr>
            <w:sz w:val="21"/>
            <w:szCs w:val="21"/>
          </w:rPr>
          <w:delText xml:space="preserve"> / </w:delText>
        </w:r>
        <w:r w:rsidR="00627729" w:rsidRPr="001424BB">
          <w:rPr>
            <w:i/>
            <w:sz w:val="21"/>
            <w:szCs w:val="21"/>
          </w:rPr>
          <w:delText>Represented by</w:delText>
        </w:r>
        <w:r w:rsidR="00627729" w:rsidRPr="001424BB">
          <w:rPr>
            <w:sz w:val="21"/>
            <w:szCs w:val="21"/>
          </w:rPr>
          <w:delText> :</w:delText>
        </w:r>
        <w:r w:rsidRPr="001424BB">
          <w:rPr>
            <w:sz w:val="21"/>
            <w:szCs w:val="21"/>
          </w:rPr>
          <w:delText xml:space="preserve"> </w:delText>
        </w:r>
      </w:del>
      <w:sdt>
        <w:sdtPr>
          <w:rPr>
            <w:sz w:val="21"/>
            <w:szCs w:val="21"/>
          </w:rPr>
          <w:alias w:val="Liste Président.es"/>
          <w:tag w:val="Liste Président.es"/>
          <w:id w:val="-727764701"/>
          <w:placeholder>
            <w:docPart w:val="C1A1E0151A4244D0BCCB79FA6D763BE5"/>
          </w:placeholder>
          <w:showingPlcHdr/>
          <w:comboBox>
            <w:listItem w:value="Choisissez un élément."/>
            <w:listItem w:displayText="sa Présidente, her President Emmanuelle Garnier" w:value="sa Présidente, her President Emmanuelle Garnier"/>
            <w:listItem w:displayText="sa Présidente, her President Odile Rauzy" w:value="sa Présidente, her President Odile Rauzy"/>
            <w:listItem w:displayText="sa Présidente, her President Dominique Poquillon" w:value="sa Présidente, her President Dominique Poquillon"/>
            <w:listItem w:displayText="son Directeur, his Director Bertrand Raquet" w:value="son Directeur, his Director Bertrand Raquet"/>
          </w:comboBox>
        </w:sdtPr>
        <w:sdtEndPr/>
        <w:sdtContent>
          <w:del w:id="77" w:author="Comparison" w:date="2026-09-22T12:19:00Z" w16du:dateUtc="2026-09-22T16:19:00Z">
            <w:r w:rsidRPr="001424BB">
              <w:rPr>
                <w:rStyle w:val="PlaceholderText"/>
                <w:sz w:val="21"/>
                <w:szCs w:val="21"/>
              </w:rPr>
              <w:delText>Choisissez un élément.</w:delText>
            </w:r>
          </w:del>
        </w:sdtContent>
      </w:sdt>
    </w:p>
    <w:p w14:paraId="4F5F00A3" w14:textId="77777777" w:rsidR="00162486" w:rsidRPr="001424BB" w:rsidRDefault="00162486" w:rsidP="00162486">
      <w:pPr>
        <w:jc w:val="both"/>
        <w:rPr>
          <w:del w:id="78" w:author="Comparison" w:date="2026-09-22T12:19:00Z" w16du:dateUtc="2026-09-22T16:19:00Z"/>
          <w:sz w:val="21"/>
          <w:szCs w:val="21"/>
        </w:rPr>
      </w:pPr>
    </w:p>
    <w:p w14:paraId="2B096CE6" w14:textId="0F62763F" w:rsidR="00162486" w:rsidRPr="001424BB" w:rsidRDefault="00162486" w:rsidP="00162486">
      <w:pPr>
        <w:jc w:val="both"/>
        <w:rPr>
          <w:del w:id="79" w:author="Comparison" w:date="2026-09-22T12:19:00Z" w16du:dateUtc="2026-09-22T16:19:00Z"/>
          <w:sz w:val="21"/>
          <w:szCs w:val="21"/>
        </w:rPr>
      </w:pPr>
      <w:del w:id="80" w:author="Comparison" w:date="2026-09-22T12:19:00Z" w16du:dateUtc="2026-09-22T16:19:00Z">
        <w:r w:rsidRPr="001424BB">
          <w:rPr>
            <w:sz w:val="21"/>
            <w:szCs w:val="21"/>
          </w:rPr>
          <w:delText xml:space="preserve">L’Université de Toulouse </w:delText>
        </w:r>
      </w:del>
    </w:p>
    <w:p w14:paraId="2DC23A55" w14:textId="6B84EB81" w:rsidR="00162486" w:rsidRPr="001424BB" w:rsidRDefault="00162486" w:rsidP="00162486">
      <w:pPr>
        <w:jc w:val="both"/>
        <w:rPr>
          <w:del w:id="81" w:author="Comparison" w:date="2026-09-22T12:19:00Z" w16du:dateUtc="2026-09-22T16:19:00Z"/>
          <w:sz w:val="21"/>
          <w:szCs w:val="21"/>
        </w:rPr>
      </w:pPr>
      <w:del w:id="82" w:author="Comparison" w:date="2026-09-22T12:19:00Z" w16du:dateUtc="2026-09-22T16:19:00Z">
        <w:r w:rsidRPr="001424BB">
          <w:rPr>
            <w:sz w:val="21"/>
            <w:szCs w:val="21"/>
          </w:rPr>
          <w:delText>Désignée dans la présente convention</w:delText>
        </w:r>
        <w:r w:rsidR="00627729" w:rsidRPr="001424BB">
          <w:rPr>
            <w:sz w:val="21"/>
            <w:szCs w:val="21"/>
          </w:rPr>
          <w:delText xml:space="preserve"> / </w:delText>
        </w:r>
        <w:r w:rsidR="00627729" w:rsidRPr="001424BB">
          <w:rPr>
            <w:i/>
            <w:sz w:val="21"/>
            <w:szCs w:val="21"/>
          </w:rPr>
          <w:delText>Designated in the present agreement</w:delText>
        </w:r>
        <w:r w:rsidRPr="001424BB">
          <w:rPr>
            <w:sz w:val="21"/>
            <w:szCs w:val="21"/>
          </w:rPr>
          <w:delText> : UT</w:delText>
        </w:r>
      </w:del>
    </w:p>
    <w:p w14:paraId="23A3844B" w14:textId="1CAB0376" w:rsidR="00162486" w:rsidRPr="001424BB" w:rsidRDefault="00162486" w:rsidP="00162486">
      <w:pPr>
        <w:jc w:val="both"/>
        <w:rPr>
          <w:del w:id="83" w:author="Comparison" w:date="2026-09-22T12:19:00Z" w16du:dateUtc="2026-09-22T16:19:00Z"/>
          <w:sz w:val="21"/>
          <w:szCs w:val="21"/>
        </w:rPr>
      </w:pPr>
      <w:del w:id="84" w:author="Comparison" w:date="2026-09-22T12:19:00Z" w16du:dateUtc="2026-09-22T16:19:00Z">
        <w:r w:rsidRPr="001424BB">
          <w:rPr>
            <w:sz w:val="21"/>
            <w:szCs w:val="21"/>
          </w:rPr>
          <w:delText>Adresse </w:delText>
        </w:r>
        <w:r w:rsidR="00627729" w:rsidRPr="001424BB">
          <w:rPr>
            <w:sz w:val="21"/>
            <w:szCs w:val="21"/>
          </w:rPr>
          <w:delText xml:space="preserve">/ </w:delText>
        </w:r>
        <w:r w:rsidR="00627729" w:rsidRPr="001424BB">
          <w:rPr>
            <w:i/>
            <w:sz w:val="21"/>
            <w:szCs w:val="21"/>
          </w:rPr>
          <w:delText xml:space="preserve">Address </w:delText>
        </w:r>
        <w:r w:rsidRPr="001424BB">
          <w:rPr>
            <w:sz w:val="21"/>
            <w:szCs w:val="21"/>
          </w:rPr>
          <w:delText>:</w:delText>
        </w:r>
      </w:del>
    </w:p>
    <w:p w14:paraId="5316ED13" w14:textId="77777777" w:rsidR="00162486" w:rsidRPr="001424BB" w:rsidRDefault="00162486" w:rsidP="00162486">
      <w:pPr>
        <w:jc w:val="both"/>
        <w:rPr>
          <w:del w:id="85" w:author="Comparison" w:date="2026-09-22T12:19:00Z" w16du:dateUtc="2026-09-22T16:19:00Z"/>
          <w:sz w:val="21"/>
          <w:szCs w:val="21"/>
        </w:rPr>
      </w:pPr>
      <w:del w:id="86" w:author="Comparison" w:date="2026-09-22T12:19:00Z" w16du:dateUtc="2026-09-22T16:19:00Z">
        <w:r w:rsidRPr="001424BB">
          <w:rPr>
            <w:sz w:val="21"/>
            <w:szCs w:val="21"/>
          </w:rPr>
          <w:delText>41 Allées Jules Guesde - CS 61321, 31013 TOULOUSE - CEDEX 6</w:delText>
        </w:r>
      </w:del>
    </w:p>
    <w:p w14:paraId="3191E076" w14:textId="68BA1F03" w:rsidR="00162486" w:rsidRDefault="00162486" w:rsidP="00162486">
      <w:pPr>
        <w:jc w:val="both"/>
        <w:rPr>
          <w:del w:id="87" w:author="Comparison" w:date="2026-09-22T12:19:00Z" w16du:dateUtc="2026-09-22T16:19:00Z"/>
          <w:sz w:val="21"/>
          <w:szCs w:val="21"/>
        </w:rPr>
      </w:pPr>
      <w:del w:id="88" w:author="Comparison" w:date="2026-09-22T12:19:00Z" w16du:dateUtc="2026-09-22T16:19:00Z">
        <w:r w:rsidRPr="001424BB">
          <w:rPr>
            <w:sz w:val="21"/>
            <w:szCs w:val="21"/>
          </w:rPr>
          <w:delText>Représentée par son Président</w:delText>
        </w:r>
        <w:r w:rsidR="00627729" w:rsidRPr="001424BB">
          <w:rPr>
            <w:sz w:val="21"/>
            <w:szCs w:val="21"/>
          </w:rPr>
          <w:delText xml:space="preserve"> / </w:delText>
        </w:r>
        <w:r w:rsidR="00627729" w:rsidRPr="001424BB">
          <w:rPr>
            <w:i/>
            <w:sz w:val="21"/>
            <w:szCs w:val="21"/>
          </w:rPr>
          <w:delText>Represented by</w:delText>
        </w:r>
        <w:r w:rsidR="00627729" w:rsidRPr="001424BB">
          <w:rPr>
            <w:sz w:val="21"/>
            <w:szCs w:val="21"/>
          </w:rPr>
          <w:delText> </w:delText>
        </w:r>
        <w:r w:rsidR="00627729" w:rsidRPr="001424BB">
          <w:rPr>
            <w:i/>
            <w:sz w:val="21"/>
            <w:szCs w:val="21"/>
          </w:rPr>
          <w:delText>her President</w:delText>
        </w:r>
        <w:r w:rsidR="00627729" w:rsidRPr="001424BB">
          <w:rPr>
            <w:sz w:val="21"/>
            <w:szCs w:val="21"/>
          </w:rPr>
          <w:delText xml:space="preserve"> : </w:delText>
        </w:r>
        <w:r w:rsidRPr="001424BB">
          <w:rPr>
            <w:sz w:val="21"/>
            <w:szCs w:val="21"/>
          </w:rPr>
          <w:delText>Michael Toplis</w:delText>
        </w:r>
      </w:del>
    </w:p>
    <w:p w14:paraId="47449480" w14:textId="2D01C73F" w:rsidR="00115BE5" w:rsidRDefault="00115BE5" w:rsidP="00162486">
      <w:pPr>
        <w:jc w:val="both"/>
        <w:rPr>
          <w:del w:id="89" w:author="Comparison" w:date="2026-09-22T12:19:00Z" w16du:dateUtc="2026-09-22T16:19:00Z"/>
          <w:sz w:val="21"/>
          <w:szCs w:val="21"/>
        </w:rPr>
      </w:pPr>
    </w:p>
    <w:p w14:paraId="5D4F179E" w14:textId="77777777" w:rsidR="00115BE5" w:rsidRDefault="00115BE5" w:rsidP="00115BE5">
      <w:pPr>
        <w:jc w:val="both"/>
        <w:rPr>
          <w:del w:id="90" w:author="Comparison" w:date="2026-09-22T12:19:00Z" w16du:dateUtc="2026-09-22T16:19:00Z"/>
          <w:sz w:val="21"/>
          <w:szCs w:val="21"/>
        </w:rPr>
      </w:pPr>
      <w:del w:id="91" w:author="Comparison" w:date="2026-09-22T12:19:00Z" w16du:dateUtc="2026-09-22T16:19:00Z">
        <w:r>
          <w:rPr>
            <w:sz w:val="21"/>
            <w:szCs w:val="21"/>
          </w:rPr>
          <w:delText>Et/</w:delText>
        </w:r>
        <w:r w:rsidRPr="000E3E2E">
          <w:rPr>
            <w:i/>
            <w:sz w:val="21"/>
            <w:szCs w:val="21"/>
          </w:rPr>
          <w:delText>And </w:delText>
        </w:r>
        <w:r>
          <w:rPr>
            <w:sz w:val="21"/>
            <w:szCs w:val="21"/>
          </w:rPr>
          <w:delText xml:space="preserve">: </w:delText>
        </w:r>
      </w:del>
    </w:p>
    <w:p w14:paraId="3E49E383" w14:textId="77777777" w:rsidR="00115BE5" w:rsidRDefault="00115BE5" w:rsidP="00115BE5">
      <w:pPr>
        <w:jc w:val="both"/>
        <w:rPr>
          <w:del w:id="92" w:author="Comparison" w:date="2026-09-22T12:19:00Z" w16du:dateUtc="2026-09-22T16:19:00Z"/>
          <w:sz w:val="21"/>
          <w:szCs w:val="21"/>
        </w:rPr>
      </w:pPr>
      <w:del w:id="93" w:author="Comparison" w:date="2026-09-22T12:19:00Z" w16du:dateUtc="2026-09-22T16:19:00Z">
        <w:r>
          <w:rPr>
            <w:sz w:val="21"/>
            <w:szCs w:val="21"/>
          </w:rPr>
          <w:delText>[Partner establishment]</w:delText>
        </w:r>
      </w:del>
    </w:p>
    <w:p w14:paraId="33A9EDA2" w14:textId="77777777" w:rsidR="00115BE5" w:rsidRDefault="00115BE5" w:rsidP="00115BE5">
      <w:pPr>
        <w:jc w:val="both"/>
        <w:rPr>
          <w:del w:id="94" w:author="Comparison" w:date="2026-09-22T12:19:00Z" w16du:dateUtc="2026-09-22T16:19:00Z"/>
          <w:sz w:val="21"/>
          <w:szCs w:val="21"/>
        </w:rPr>
      </w:pPr>
      <w:del w:id="95" w:author="Comparison" w:date="2026-09-22T12:19:00Z" w16du:dateUtc="2026-09-22T16:19:00Z">
        <w:r w:rsidRPr="001424BB">
          <w:rPr>
            <w:sz w:val="21"/>
            <w:szCs w:val="21"/>
          </w:rPr>
          <w:delText xml:space="preserve">Désignée dans la présente convention / </w:delText>
        </w:r>
        <w:r w:rsidRPr="001424BB">
          <w:rPr>
            <w:i/>
            <w:sz w:val="21"/>
            <w:szCs w:val="21"/>
          </w:rPr>
          <w:delText>Designated in the present agreement</w:delText>
        </w:r>
        <w:r>
          <w:rPr>
            <w:sz w:val="21"/>
            <w:szCs w:val="21"/>
          </w:rPr>
          <w:delText> :</w:delText>
        </w:r>
      </w:del>
    </w:p>
    <w:p w14:paraId="190E3FEA" w14:textId="77777777" w:rsidR="00115BE5" w:rsidRPr="001424BB" w:rsidRDefault="00115BE5" w:rsidP="00115BE5">
      <w:pPr>
        <w:jc w:val="both"/>
        <w:rPr>
          <w:del w:id="96" w:author="Comparison" w:date="2026-09-22T12:19:00Z" w16du:dateUtc="2026-09-22T16:19:00Z"/>
          <w:sz w:val="21"/>
          <w:szCs w:val="21"/>
        </w:rPr>
      </w:pPr>
      <w:del w:id="97" w:author="Comparison" w:date="2026-09-22T12:19:00Z" w16du:dateUtc="2026-09-22T16:19:00Z">
        <w:r w:rsidRPr="001424BB">
          <w:rPr>
            <w:sz w:val="21"/>
            <w:szCs w:val="21"/>
          </w:rPr>
          <w:delText xml:space="preserve">Adresse / </w:delText>
        </w:r>
        <w:r w:rsidRPr="001424BB">
          <w:rPr>
            <w:i/>
            <w:sz w:val="21"/>
            <w:szCs w:val="21"/>
          </w:rPr>
          <w:delText xml:space="preserve">Address </w:delText>
        </w:r>
        <w:r w:rsidRPr="001424BB">
          <w:rPr>
            <w:sz w:val="21"/>
            <w:szCs w:val="21"/>
          </w:rPr>
          <w:delText>:</w:delText>
        </w:r>
      </w:del>
    </w:p>
    <w:p w14:paraId="52B6A23D" w14:textId="77777777" w:rsidR="00115BE5" w:rsidRDefault="00115BE5" w:rsidP="00115BE5">
      <w:pPr>
        <w:jc w:val="both"/>
        <w:rPr>
          <w:del w:id="98" w:author="Comparison" w:date="2026-09-22T12:19:00Z" w16du:dateUtc="2026-09-22T16:19:00Z"/>
          <w:sz w:val="21"/>
          <w:szCs w:val="21"/>
        </w:rPr>
      </w:pPr>
    </w:p>
    <w:p w14:paraId="437ADAC6" w14:textId="77777777" w:rsidR="00115BE5" w:rsidRDefault="00115BE5" w:rsidP="00115BE5">
      <w:pPr>
        <w:jc w:val="both"/>
        <w:rPr>
          <w:del w:id="99" w:author="Comparison" w:date="2026-09-22T12:19:00Z" w16du:dateUtc="2026-09-22T16:19:00Z"/>
          <w:sz w:val="21"/>
          <w:szCs w:val="21"/>
        </w:rPr>
      </w:pPr>
      <w:del w:id="100" w:author="Comparison" w:date="2026-09-22T12:19:00Z" w16du:dateUtc="2026-09-22T16:19:00Z">
        <w:r w:rsidRPr="001424BB">
          <w:rPr>
            <w:sz w:val="21"/>
            <w:szCs w:val="21"/>
          </w:rPr>
          <w:delText xml:space="preserve">Représentée par son Président / </w:delText>
        </w:r>
        <w:r w:rsidRPr="001424BB">
          <w:rPr>
            <w:i/>
            <w:sz w:val="21"/>
            <w:szCs w:val="21"/>
          </w:rPr>
          <w:delText>Represented by</w:delText>
        </w:r>
        <w:r w:rsidRPr="001424BB">
          <w:rPr>
            <w:sz w:val="21"/>
            <w:szCs w:val="21"/>
          </w:rPr>
          <w:delText> :</w:delText>
        </w:r>
      </w:del>
    </w:p>
    <w:p w14:paraId="38458012" w14:textId="77777777" w:rsidR="00115BE5" w:rsidRPr="001424BB" w:rsidRDefault="00115BE5" w:rsidP="00162486">
      <w:pPr>
        <w:jc w:val="both"/>
        <w:rPr>
          <w:del w:id="101" w:author="Comparison" w:date="2026-09-22T12:19:00Z" w16du:dateUtc="2026-09-22T16:19:00Z"/>
          <w:sz w:val="21"/>
          <w:szCs w:val="21"/>
        </w:rPr>
      </w:pPr>
    </w:p>
    <w:p w14:paraId="0AF65FA5" w14:textId="77777777" w:rsidR="00162486" w:rsidRPr="001424BB" w:rsidRDefault="00162486" w:rsidP="00162486">
      <w:pPr>
        <w:jc w:val="both"/>
        <w:rPr>
          <w:del w:id="102" w:author="Comparison" w:date="2026-09-22T12:19:00Z" w16du:dateUtc="2026-09-22T16:19:00Z"/>
          <w:sz w:val="21"/>
          <w:szCs w:val="21"/>
        </w:rPr>
      </w:pPr>
    </w:p>
    <w:p w14:paraId="5EAF8848" w14:textId="77777777" w:rsidR="00162486" w:rsidRPr="001424BB" w:rsidRDefault="00162486" w:rsidP="00162486">
      <w:pPr>
        <w:jc w:val="both"/>
        <w:rPr>
          <w:del w:id="103" w:author="Comparison" w:date="2026-09-22T12:19:00Z" w16du:dateUtc="2026-09-22T16:19:00Z"/>
          <w:b/>
          <w:sz w:val="21"/>
          <w:szCs w:val="21"/>
        </w:rPr>
      </w:pPr>
      <w:del w:id="104" w:author="Comparison" w:date="2026-09-22T12:19:00Z" w16du:dateUtc="2026-09-22T16:19:00Z">
        <w:r w:rsidRPr="001424BB">
          <w:rPr>
            <w:b/>
            <w:sz w:val="21"/>
            <w:szCs w:val="21"/>
          </w:rPr>
          <w:delText>Textes de référence :</w:delText>
        </w:r>
      </w:del>
    </w:p>
    <w:p w14:paraId="0F0C1896" w14:textId="77777777" w:rsidR="00162486" w:rsidRPr="001424BB" w:rsidRDefault="00162486" w:rsidP="00162486">
      <w:pPr>
        <w:jc w:val="both"/>
        <w:rPr>
          <w:del w:id="105" w:author="Comparison" w:date="2026-09-22T12:19:00Z" w16du:dateUtc="2026-09-22T16:19:00Z"/>
          <w:rFonts w:eastAsia="Verdana"/>
          <w:color w:val="000000" w:themeColor="text1"/>
          <w:sz w:val="21"/>
          <w:szCs w:val="21"/>
          <w:lang w:eastAsia="fr-FR"/>
        </w:rPr>
      </w:pPr>
      <w:del w:id="106" w:author="Comparison" w:date="2026-09-22T12:19:00Z" w16du:dateUtc="2026-09-22T16:19:00Z">
        <w:r w:rsidRPr="001424BB">
          <w:rPr>
            <w:rFonts w:eastAsia="Verdana"/>
            <w:color w:val="000000" w:themeColor="text1"/>
            <w:sz w:val="21"/>
            <w:szCs w:val="21"/>
            <w:lang w:eastAsia="fr-FR"/>
          </w:rPr>
          <w:delText>Articles L121-3, L123-7, L612-7, D 613-17 à D613-24 du code de l’éducation</w:delText>
        </w:r>
      </w:del>
    </w:p>
    <w:p w14:paraId="5E17F195" w14:textId="77777777" w:rsidR="00162486" w:rsidRPr="001424BB" w:rsidRDefault="00162486" w:rsidP="00162486">
      <w:pPr>
        <w:jc w:val="both"/>
        <w:rPr>
          <w:del w:id="107" w:author="Comparison" w:date="2026-09-22T12:19:00Z" w16du:dateUtc="2026-09-22T16:19:00Z"/>
          <w:rFonts w:eastAsia="Verdana"/>
          <w:color w:val="000000"/>
          <w:sz w:val="21"/>
          <w:szCs w:val="21"/>
          <w:lang w:eastAsia="fr-FR"/>
        </w:rPr>
      </w:pPr>
      <w:del w:id="108" w:author="Comparison" w:date="2026-09-22T12:19:00Z" w16du:dateUtc="2026-09-22T16:19:00Z">
        <w:r w:rsidRPr="001424BB">
          <w:rPr>
            <w:rFonts w:eastAsia="Verdana"/>
            <w:color w:val="2F5496"/>
            <w:sz w:val="21"/>
            <w:szCs w:val="21"/>
            <w:lang w:eastAsia="fr-FR"/>
          </w:rPr>
          <w:delText>Arrêté du 25 mai 2016 modifié</w:delText>
        </w:r>
        <w:r w:rsidRPr="001424BB">
          <w:rPr>
            <w:rFonts w:eastAsia="Verdana"/>
            <w:color w:val="008079"/>
            <w:sz w:val="21"/>
            <w:szCs w:val="21"/>
            <w:lang w:eastAsia="fr-FR"/>
          </w:rPr>
          <w:delText xml:space="preserve"> </w:delText>
        </w:r>
        <w:r w:rsidRPr="001424BB">
          <w:rPr>
            <w:rFonts w:eastAsia="Verdana"/>
            <w:color w:val="000000"/>
            <w:sz w:val="21"/>
            <w:szCs w:val="21"/>
            <w:lang w:eastAsia="fr-FR"/>
          </w:rPr>
          <w:delText>fixant le cadre national de la formation et les modalités conduisant à la délivrance du diplôme national de doctorat</w:delText>
        </w:r>
      </w:del>
    </w:p>
    <w:p w14:paraId="579BB8B8" w14:textId="77777777" w:rsidR="00162486" w:rsidRPr="001424BB" w:rsidRDefault="00162486" w:rsidP="00162486">
      <w:pPr>
        <w:autoSpaceDE w:val="0"/>
        <w:autoSpaceDN w:val="0"/>
        <w:adjustRightInd w:val="0"/>
        <w:spacing w:after="21"/>
        <w:jc w:val="both"/>
        <w:rPr>
          <w:del w:id="109" w:author="Comparison" w:date="2026-09-22T12:19:00Z" w16du:dateUtc="2026-09-22T16:19:00Z"/>
          <w:sz w:val="21"/>
          <w:szCs w:val="21"/>
        </w:rPr>
      </w:pPr>
      <w:del w:id="110" w:author="Comparison" w:date="2026-09-22T12:19:00Z" w16du:dateUtc="2026-09-22T16:19:00Z">
        <w:r w:rsidRPr="001424BB">
          <w:rPr>
            <w:rFonts w:eastAsia="Verdana"/>
            <w:color w:val="2F5496"/>
            <w:sz w:val="21"/>
            <w:szCs w:val="21"/>
            <w:lang w:eastAsia="fr-FR"/>
          </w:rPr>
          <w:delText>Arrêté du 16 juillet 2019</w:delText>
        </w:r>
        <w:r w:rsidRPr="001424BB">
          <w:rPr>
            <w:color w:val="2E74B5" w:themeColor="accent5" w:themeShade="BF"/>
            <w:sz w:val="21"/>
            <w:szCs w:val="21"/>
          </w:rPr>
          <w:delText xml:space="preserve"> </w:delText>
        </w:r>
        <w:r w:rsidRPr="001424BB">
          <w:rPr>
            <w:sz w:val="21"/>
            <w:szCs w:val="21"/>
          </w:rPr>
          <w:delText>relatif à l'acquittement de la contribution de vie étudiante et de campus ;</w:delText>
        </w:r>
      </w:del>
    </w:p>
    <w:p w14:paraId="0C0A51A6" w14:textId="77777777" w:rsidR="00162486" w:rsidRPr="001424BB" w:rsidRDefault="00162486" w:rsidP="00162486">
      <w:pPr>
        <w:autoSpaceDE w:val="0"/>
        <w:autoSpaceDN w:val="0"/>
        <w:adjustRightInd w:val="0"/>
        <w:spacing w:after="21"/>
        <w:jc w:val="both"/>
        <w:rPr>
          <w:del w:id="111" w:author="Comparison" w:date="2026-09-22T12:19:00Z" w16du:dateUtc="2026-09-22T16:19:00Z"/>
          <w:sz w:val="21"/>
          <w:szCs w:val="21"/>
        </w:rPr>
      </w:pPr>
      <w:del w:id="112" w:author="Comparison" w:date="2026-09-22T12:19:00Z" w16du:dateUtc="2026-09-22T16:19:00Z">
        <w:r w:rsidRPr="001424BB">
          <w:rPr>
            <w:rFonts w:eastAsia="Verdana"/>
            <w:color w:val="2F5496"/>
            <w:sz w:val="21"/>
            <w:szCs w:val="21"/>
            <w:lang w:eastAsia="fr-FR"/>
          </w:rPr>
          <w:delText>Règlement Intérieur des études doctorales de l’Université de Toulouse</w:delText>
        </w:r>
        <w:r w:rsidRPr="001424BB">
          <w:rPr>
            <w:color w:val="2E74B5" w:themeColor="accent5" w:themeShade="BF"/>
            <w:sz w:val="21"/>
            <w:szCs w:val="21"/>
          </w:rPr>
          <w:delText> </w:delText>
        </w:r>
        <w:r w:rsidRPr="001424BB">
          <w:rPr>
            <w:sz w:val="21"/>
            <w:szCs w:val="21"/>
          </w:rPr>
          <w:delText>;</w:delText>
        </w:r>
      </w:del>
    </w:p>
    <w:p w14:paraId="02EB08E0" w14:textId="77777777" w:rsidR="00162486" w:rsidRPr="001424BB" w:rsidRDefault="00162486" w:rsidP="00162486">
      <w:pPr>
        <w:autoSpaceDE w:val="0"/>
        <w:autoSpaceDN w:val="0"/>
        <w:adjustRightInd w:val="0"/>
        <w:spacing w:after="21"/>
        <w:jc w:val="both"/>
        <w:rPr>
          <w:del w:id="113" w:author="Comparison" w:date="2026-09-22T12:19:00Z" w16du:dateUtc="2026-09-22T16:19:00Z"/>
          <w:sz w:val="21"/>
          <w:szCs w:val="21"/>
        </w:rPr>
      </w:pPr>
      <w:del w:id="114" w:author="Comparison" w:date="2026-09-22T12:19:00Z" w16du:dateUtc="2026-09-22T16:19:00Z">
        <w:r w:rsidRPr="001424BB">
          <w:rPr>
            <w:rFonts w:eastAsia="Verdana"/>
            <w:color w:val="2F5496"/>
            <w:sz w:val="21"/>
            <w:szCs w:val="21"/>
            <w:lang w:eastAsia="fr-FR"/>
          </w:rPr>
          <w:delText>Règlement Intérieur des études doctorales spécifique aux disciplines des Sciences Humaines et Sociale, Arts, Lettres et Langues (SHS-ALL)</w:delText>
        </w:r>
        <w:r w:rsidRPr="001424BB">
          <w:rPr>
            <w:sz w:val="21"/>
            <w:szCs w:val="21"/>
          </w:rPr>
          <w:delText> ;</w:delText>
        </w:r>
      </w:del>
    </w:p>
    <w:p w14:paraId="0DC03C5D" w14:textId="77777777" w:rsidR="00162486" w:rsidRPr="001424BB" w:rsidRDefault="00162486" w:rsidP="00162486">
      <w:pPr>
        <w:autoSpaceDE w:val="0"/>
        <w:autoSpaceDN w:val="0"/>
        <w:adjustRightInd w:val="0"/>
        <w:spacing w:after="21"/>
        <w:jc w:val="both"/>
        <w:rPr>
          <w:del w:id="115" w:author="Comparison" w:date="2026-09-22T12:19:00Z" w16du:dateUtc="2026-09-22T16:19:00Z"/>
          <w:color w:val="2E74B5" w:themeColor="accent5" w:themeShade="BF"/>
          <w:sz w:val="21"/>
          <w:szCs w:val="21"/>
        </w:rPr>
      </w:pPr>
      <w:del w:id="116" w:author="Comparison" w:date="2026-09-22T12:19:00Z" w16du:dateUtc="2026-09-22T16:19:00Z">
        <w:r w:rsidRPr="001424BB">
          <w:rPr>
            <w:rFonts w:eastAsia="Verdana"/>
            <w:color w:val="2F5496"/>
            <w:sz w:val="21"/>
            <w:szCs w:val="21"/>
            <w:lang w:eastAsia="fr-FR"/>
          </w:rPr>
          <w:delText>Règlement Intérieur des études doctorales spécifique aux disciplines de Sciences Technologie Santé (STS)</w:delText>
        </w:r>
        <w:r w:rsidRPr="001424BB">
          <w:rPr>
            <w:color w:val="2E74B5" w:themeColor="accent5" w:themeShade="BF"/>
            <w:sz w:val="21"/>
            <w:szCs w:val="21"/>
          </w:rPr>
          <w:delText> </w:delText>
        </w:r>
        <w:r w:rsidRPr="001424BB">
          <w:rPr>
            <w:sz w:val="21"/>
            <w:szCs w:val="21"/>
          </w:rPr>
          <w:delText>;</w:delText>
        </w:r>
      </w:del>
    </w:p>
    <w:p w14:paraId="28BFF00B" w14:textId="5B27A4E3" w:rsidR="00162486" w:rsidRDefault="00162486" w:rsidP="00162486">
      <w:pPr>
        <w:jc w:val="both"/>
        <w:rPr>
          <w:del w:id="117" w:author="Comparison" w:date="2026-09-22T12:19:00Z" w16du:dateUtc="2026-09-22T16:19:00Z"/>
          <w:rFonts w:eastAsia="Verdana"/>
          <w:color w:val="2F5496"/>
          <w:sz w:val="21"/>
          <w:szCs w:val="21"/>
          <w:lang w:eastAsia="fr-FR"/>
        </w:rPr>
      </w:pPr>
      <w:del w:id="118" w:author="Comparison" w:date="2026-09-22T12:19:00Z" w16du:dateUtc="2026-09-22T16:19:00Z">
        <w:r w:rsidRPr="001424BB">
          <w:rPr>
            <w:rFonts w:eastAsia="Verdana"/>
            <w:color w:val="2F5496"/>
            <w:sz w:val="21"/>
            <w:szCs w:val="21"/>
            <w:lang w:eastAsia="fr-FR"/>
          </w:rPr>
          <w:delText>Charte du Doctorat de l’Université de Toulouse</w:delText>
        </w:r>
      </w:del>
    </w:p>
    <w:p w14:paraId="1AED72D5" w14:textId="225B0B1B" w:rsidR="00115BE5" w:rsidRDefault="00115BE5" w:rsidP="00162486">
      <w:pPr>
        <w:jc w:val="both"/>
        <w:rPr>
          <w:del w:id="119" w:author="Comparison" w:date="2026-09-22T12:19:00Z" w16du:dateUtc="2026-09-22T16:19:00Z"/>
          <w:sz w:val="21"/>
          <w:szCs w:val="21"/>
        </w:rPr>
      </w:pPr>
    </w:p>
    <w:p w14:paraId="19C5C75A" w14:textId="5BD8682C" w:rsidR="00115BE5" w:rsidRPr="00115BE5" w:rsidRDefault="00115BE5" w:rsidP="00162486">
      <w:pPr>
        <w:jc w:val="both"/>
        <w:rPr>
          <w:del w:id="120" w:author="Comparison" w:date="2026-09-22T12:19:00Z" w16du:dateUtc="2026-09-22T16:19:00Z"/>
          <w:b/>
          <w:i/>
          <w:sz w:val="21"/>
          <w:szCs w:val="21"/>
        </w:rPr>
      </w:pPr>
      <w:del w:id="121" w:author="Comparison" w:date="2026-09-22T12:19:00Z" w16du:dateUtc="2026-09-22T16:19:00Z">
        <w:r w:rsidRPr="00115BE5">
          <w:rPr>
            <w:b/>
            <w:i/>
            <w:sz w:val="21"/>
            <w:szCs w:val="21"/>
            <w:highlight w:val="yellow"/>
          </w:rPr>
          <w:delText>Textes of Reference :</w:delText>
        </w:r>
      </w:del>
    </w:p>
    <w:p w14:paraId="6664BE7C" w14:textId="0ED3D1EB" w:rsidR="00162486" w:rsidRPr="001424BB" w:rsidRDefault="00162486" w:rsidP="00162486">
      <w:pPr>
        <w:jc w:val="both"/>
        <w:rPr>
          <w:del w:id="122" w:author="Comparison" w:date="2026-09-22T12:19:00Z" w16du:dateUtc="2026-09-22T16:19:00Z"/>
          <w:sz w:val="21"/>
          <w:szCs w:val="21"/>
          <w:lang w:eastAsia="fr-FR"/>
        </w:rPr>
      </w:pPr>
    </w:p>
    <w:p w14:paraId="07282272" w14:textId="65FC3A2C" w:rsidR="00627729" w:rsidRDefault="000939D5" w:rsidP="00A12F09">
      <w:pPr>
        <w:jc w:val="both"/>
        <w:rPr>
          <w:del w:id="123" w:author="Comparison" w:date="2026-09-22T12:19:00Z" w16du:dateUtc="2026-09-22T16:19:00Z"/>
          <w:i/>
          <w:sz w:val="21"/>
          <w:szCs w:val="21"/>
        </w:rPr>
      </w:pPr>
      <w:del w:id="124" w:author="Comparison" w:date="2026-09-22T12:19:00Z" w16du:dateUtc="2026-09-22T16:19:00Z">
        <w:r>
          <w:rPr>
            <w:bCs/>
            <w:sz w:val="21"/>
            <w:szCs w:val="21"/>
          </w:rPr>
          <w:delText xml:space="preserve">Le présent avenant fait suite à la convention de cotutelle conclue entre </w:delText>
        </w:r>
      </w:del>
      <w:sdt>
        <w:sdtPr>
          <w:rPr>
            <w:sz w:val="21"/>
            <w:szCs w:val="21"/>
          </w:rPr>
          <w:id w:val="-102804968"/>
          <w:placeholder>
            <w:docPart w:val="D45E29694E2A41EAA99158A720AEE456"/>
          </w:placeholder>
          <w:showingPlcHdr/>
          <w:comboBox>
            <w:listItem w:value="Choisissez un élément."/>
            <w:listItem w:displayText="Université Toulouse - Jean Jaurès" w:value="Université Toulouse - Jean Jaurès"/>
            <w:listItem w:displayText="Université Toulouse III - Paul Sabatier" w:value="Université Toulouse III - Paul Sabatier"/>
            <w:listItem w:displayText="Toulouse INP" w:value="Toulouse INP"/>
            <w:listItem w:displayText="INSA Toulouse" w:value="INSA Toulouse"/>
          </w:comboBox>
        </w:sdtPr>
        <w:sdtEndPr/>
        <w:sdtContent>
          <w:del w:id="125" w:author="Comparison" w:date="2026-09-22T12:19:00Z" w16du:dateUtc="2026-09-22T16:19:00Z">
            <w:r w:rsidRPr="001424BB">
              <w:rPr>
                <w:rStyle w:val="PlaceholderText"/>
                <w:sz w:val="21"/>
                <w:szCs w:val="21"/>
              </w:rPr>
              <w:delText>Choisissez un élément.</w:delText>
            </w:r>
          </w:del>
        </w:sdtContent>
      </w:sdt>
      <w:del w:id="126" w:author="Comparison" w:date="2026-09-22T12:19:00Z" w16du:dateUtc="2026-09-22T16:19:00Z">
        <w:r>
          <w:rPr>
            <w:sz w:val="21"/>
            <w:szCs w:val="21"/>
          </w:rPr>
          <w:delText xml:space="preserve"> , </w:delText>
        </w:r>
        <w:r>
          <w:rPr>
            <w:bCs/>
            <w:sz w:val="21"/>
            <w:szCs w:val="21"/>
          </w:rPr>
          <w:delText xml:space="preserve">l’Université de Toulouse et </w:delText>
        </w:r>
        <w:r w:rsidRPr="000939D5">
          <w:rPr>
            <w:sz w:val="21"/>
            <w:szCs w:val="21"/>
          </w:rPr>
          <w:delText>[Partner establishment]</w:delText>
        </w:r>
        <w:r>
          <w:rPr>
            <w:sz w:val="21"/>
            <w:szCs w:val="21"/>
          </w:rPr>
          <w:delText>.</w:delText>
        </w:r>
      </w:del>
    </w:p>
    <w:p w14:paraId="4B720874" w14:textId="18509702" w:rsidR="000939D5" w:rsidRPr="000939D5" w:rsidRDefault="000939D5" w:rsidP="00A12F09">
      <w:pPr>
        <w:jc w:val="both"/>
        <w:rPr>
          <w:del w:id="127" w:author="Comparison" w:date="2026-09-22T12:19:00Z" w16du:dateUtc="2026-09-22T16:19:00Z"/>
          <w:i/>
          <w:sz w:val="21"/>
          <w:szCs w:val="21"/>
        </w:rPr>
      </w:pPr>
      <w:del w:id="128" w:author="Comparison" w:date="2026-09-22T12:19:00Z" w16du:dateUtc="2026-09-22T16:19:00Z">
        <w:r w:rsidRPr="000939D5">
          <w:rPr>
            <w:i/>
            <w:sz w:val="21"/>
            <w:szCs w:val="21"/>
          </w:rPr>
          <w:delText xml:space="preserve">The present amendment follows the International thesis cosupervision agreement concluded between </w:delText>
        </w:r>
      </w:del>
      <w:sdt>
        <w:sdtPr>
          <w:rPr>
            <w:i/>
            <w:sz w:val="21"/>
            <w:szCs w:val="21"/>
          </w:rPr>
          <w:id w:val="865178859"/>
          <w:placeholder>
            <w:docPart w:val="0081AE050E814E4DB7AEC9EA89D7FEA9"/>
          </w:placeholder>
          <w:showingPlcHdr/>
          <w:comboBox>
            <w:listItem w:value="Choisissez un élément."/>
            <w:listItem w:displayText="Université Toulouse - Jean Jaurès" w:value="Université Toulouse - Jean Jaurès"/>
            <w:listItem w:displayText="Université Toulouse III - Paul Sabatier" w:value="Université Toulouse III - Paul Sabatier"/>
            <w:listItem w:displayText="Toulouse INP" w:value="Toulouse INP"/>
            <w:listItem w:displayText="INSA Toulouse" w:value="INSA Toulouse"/>
          </w:comboBox>
        </w:sdtPr>
        <w:sdtEndPr/>
        <w:sdtContent>
          <w:del w:id="129" w:author="Comparison" w:date="2026-09-22T12:19:00Z" w16du:dateUtc="2026-09-22T16:19:00Z">
            <w:r w:rsidRPr="000939D5">
              <w:rPr>
                <w:rStyle w:val="PlaceholderText"/>
                <w:i/>
                <w:sz w:val="21"/>
                <w:szCs w:val="21"/>
              </w:rPr>
              <w:delText>Choisissez un élément.</w:delText>
            </w:r>
          </w:del>
        </w:sdtContent>
      </w:sdt>
      <w:del w:id="130" w:author="Comparison" w:date="2026-09-22T12:19:00Z" w16du:dateUtc="2026-09-22T16:19:00Z">
        <w:r w:rsidRPr="000939D5">
          <w:rPr>
            <w:i/>
            <w:sz w:val="21"/>
            <w:szCs w:val="21"/>
          </w:rPr>
          <w:delText>, Université de Toulouse and [Partner establishment].</w:delText>
        </w:r>
      </w:del>
    </w:p>
    <w:p w14:paraId="66BDE637" w14:textId="77777777" w:rsidR="000939D5" w:rsidRPr="000939D5" w:rsidRDefault="000939D5" w:rsidP="00A12F09">
      <w:pPr>
        <w:jc w:val="both"/>
        <w:rPr>
          <w:del w:id="131" w:author="Comparison" w:date="2026-09-22T12:19:00Z" w16du:dateUtc="2026-09-22T16:19:00Z"/>
          <w:sz w:val="21"/>
          <w:szCs w:val="21"/>
        </w:rPr>
      </w:pPr>
    </w:p>
    <w:p w14:paraId="7E4AC22C" w14:textId="6838A384" w:rsidR="00A12F09" w:rsidRPr="001424BB" w:rsidRDefault="00A12F09" w:rsidP="00A12F09">
      <w:pPr>
        <w:jc w:val="both"/>
        <w:rPr>
          <w:del w:id="132" w:author="Comparison" w:date="2026-09-22T12:19:00Z" w16du:dateUtc="2026-09-22T16:19:00Z"/>
          <w:bCs/>
          <w:sz w:val="21"/>
          <w:szCs w:val="21"/>
        </w:rPr>
      </w:pPr>
      <w:del w:id="133" w:author="Comparison" w:date="2026-09-22T12:19:00Z" w16du:dateUtc="2026-09-22T16:19:00Z">
        <w:r w:rsidRPr="001424BB">
          <w:rPr>
            <w:bCs/>
            <w:sz w:val="21"/>
            <w:szCs w:val="21"/>
          </w:rPr>
          <w:delText>Cet</w:delText>
        </w:r>
        <w:r w:rsidR="000939D5">
          <w:rPr>
            <w:bCs/>
            <w:sz w:val="21"/>
            <w:szCs w:val="21"/>
          </w:rPr>
          <w:delText xml:space="preserve"> avenant </w:delText>
        </w:r>
        <w:r w:rsidRPr="001424BB">
          <w:rPr>
            <w:bCs/>
            <w:sz w:val="21"/>
            <w:szCs w:val="21"/>
          </w:rPr>
          <w:delText>est établi entre les Parties en faveur de</w:delText>
        </w:r>
        <w:r w:rsidR="00627729" w:rsidRPr="001424BB">
          <w:rPr>
            <w:bCs/>
            <w:sz w:val="21"/>
            <w:szCs w:val="21"/>
          </w:rPr>
          <w:delText xml:space="preserve"> / </w:delText>
        </w:r>
        <w:r w:rsidR="00627729" w:rsidRPr="000939D5">
          <w:rPr>
            <w:bCs/>
            <w:i/>
            <w:sz w:val="21"/>
            <w:szCs w:val="21"/>
          </w:rPr>
          <w:delText>T</w:delText>
        </w:r>
        <w:r w:rsidR="00627729" w:rsidRPr="001424BB">
          <w:rPr>
            <w:bCs/>
            <w:i/>
            <w:sz w:val="21"/>
            <w:szCs w:val="21"/>
          </w:rPr>
          <w:delText xml:space="preserve">his </w:delText>
        </w:r>
        <w:r w:rsidR="000939D5">
          <w:rPr>
            <w:bCs/>
            <w:i/>
            <w:sz w:val="21"/>
            <w:szCs w:val="21"/>
          </w:rPr>
          <w:delText>amendment</w:delText>
        </w:r>
        <w:r w:rsidR="00627729" w:rsidRPr="001424BB">
          <w:rPr>
            <w:bCs/>
            <w:i/>
            <w:sz w:val="21"/>
            <w:szCs w:val="21"/>
          </w:rPr>
          <w:delText xml:space="preserve"> is </w:delText>
        </w:r>
        <w:r w:rsidR="000939D5">
          <w:rPr>
            <w:bCs/>
            <w:i/>
            <w:sz w:val="21"/>
            <w:szCs w:val="21"/>
          </w:rPr>
          <w:delText>concluded</w:delText>
        </w:r>
        <w:r w:rsidR="00627729" w:rsidRPr="001424BB">
          <w:rPr>
            <w:bCs/>
            <w:i/>
            <w:sz w:val="21"/>
            <w:szCs w:val="21"/>
          </w:rPr>
          <w:delText xml:space="preserve"> between the Parties in favour of </w:delText>
        </w:r>
        <w:r w:rsidR="00627729" w:rsidRPr="001424BB">
          <w:rPr>
            <w:bCs/>
            <w:sz w:val="21"/>
            <w:szCs w:val="21"/>
          </w:rPr>
          <w:delText xml:space="preserve"> </w:delText>
        </w:r>
        <w:r w:rsidRPr="001424BB">
          <w:rPr>
            <w:bCs/>
            <w:sz w:val="21"/>
            <w:szCs w:val="21"/>
          </w:rPr>
          <w:delText xml:space="preserve">: </w:delText>
        </w:r>
      </w:del>
    </w:p>
    <w:p w14:paraId="15080B72" w14:textId="5852EA08" w:rsidR="00A12F09" w:rsidRPr="001424BB" w:rsidRDefault="00A12F09" w:rsidP="00A12F09">
      <w:pPr>
        <w:jc w:val="both"/>
        <w:rPr>
          <w:del w:id="134" w:author="Comparison" w:date="2026-09-22T12:19:00Z" w16du:dateUtc="2026-09-22T16:19:00Z"/>
          <w:bCs/>
          <w:sz w:val="21"/>
          <w:szCs w:val="21"/>
        </w:rPr>
      </w:pPr>
      <w:del w:id="135" w:author="Comparison" w:date="2026-09-22T12:19:00Z" w16du:dateUtc="2026-09-22T16:19:00Z">
        <w:r w:rsidRPr="001424BB">
          <w:rPr>
            <w:bCs/>
            <w:sz w:val="21"/>
            <w:szCs w:val="21"/>
          </w:rPr>
          <w:delText>NOM</w:delText>
        </w:r>
        <w:r w:rsidR="00627729" w:rsidRPr="001424BB">
          <w:rPr>
            <w:bCs/>
            <w:sz w:val="21"/>
            <w:szCs w:val="21"/>
          </w:rPr>
          <w:delText> / LASTNAME</w:delText>
        </w:r>
        <w:r w:rsidRPr="001424BB">
          <w:rPr>
            <w:bCs/>
            <w:sz w:val="21"/>
            <w:szCs w:val="21"/>
          </w:rPr>
          <w:delText> :</w:delText>
        </w:r>
      </w:del>
    </w:p>
    <w:p w14:paraId="70ABD8D2" w14:textId="32321AEF" w:rsidR="00A12F09" w:rsidRPr="001424BB" w:rsidRDefault="00A12F09" w:rsidP="00A12F09">
      <w:pPr>
        <w:jc w:val="both"/>
        <w:rPr>
          <w:del w:id="136" w:author="Comparison" w:date="2026-09-22T12:19:00Z" w16du:dateUtc="2026-09-22T16:19:00Z"/>
          <w:bCs/>
          <w:sz w:val="21"/>
          <w:szCs w:val="21"/>
        </w:rPr>
      </w:pPr>
      <w:del w:id="137" w:author="Comparison" w:date="2026-09-22T12:19:00Z" w16du:dateUtc="2026-09-22T16:19:00Z">
        <w:r w:rsidRPr="001424BB">
          <w:rPr>
            <w:bCs/>
            <w:sz w:val="21"/>
            <w:szCs w:val="21"/>
          </w:rPr>
          <w:delText>Prénom</w:delText>
        </w:r>
        <w:r w:rsidR="00627729" w:rsidRPr="001424BB">
          <w:rPr>
            <w:bCs/>
            <w:sz w:val="21"/>
            <w:szCs w:val="21"/>
          </w:rPr>
          <w:delText> / Firstname</w:delText>
        </w:r>
        <w:r w:rsidRPr="001424BB">
          <w:rPr>
            <w:bCs/>
            <w:sz w:val="21"/>
            <w:szCs w:val="21"/>
          </w:rPr>
          <w:delText xml:space="preserve"> : </w:delText>
        </w:r>
      </w:del>
    </w:p>
    <w:p w14:paraId="4B3CCF83" w14:textId="62E3D7F4" w:rsidR="002E3591" w:rsidRPr="001424BB" w:rsidRDefault="00A12F09" w:rsidP="00A12F09">
      <w:pPr>
        <w:jc w:val="both"/>
        <w:rPr>
          <w:del w:id="138" w:author="Comparison" w:date="2026-09-22T12:19:00Z" w16du:dateUtc="2026-09-22T16:19:00Z"/>
          <w:bCs/>
          <w:sz w:val="21"/>
          <w:szCs w:val="21"/>
        </w:rPr>
      </w:pPr>
      <w:del w:id="139" w:author="Comparison" w:date="2026-09-22T12:19:00Z" w16du:dateUtc="2026-09-22T16:19:00Z">
        <w:r w:rsidRPr="001424BB">
          <w:rPr>
            <w:bCs/>
            <w:sz w:val="21"/>
            <w:szCs w:val="21"/>
          </w:rPr>
          <w:delText>Né.e le </w:delText>
        </w:r>
        <w:r w:rsidR="002E3591" w:rsidRPr="001424BB">
          <w:rPr>
            <w:bCs/>
            <w:sz w:val="21"/>
            <w:szCs w:val="21"/>
          </w:rPr>
          <w:delText xml:space="preserve">/ Born the </w:delText>
        </w:r>
        <w:r w:rsidRPr="001424BB">
          <w:rPr>
            <w:bCs/>
            <w:sz w:val="21"/>
            <w:szCs w:val="21"/>
          </w:rPr>
          <w:delText>: …</w:delText>
        </w:r>
        <w:r w:rsidR="00627729" w:rsidRPr="001424BB">
          <w:rPr>
            <w:bCs/>
            <w:sz w:val="21"/>
            <w:szCs w:val="21"/>
          </w:rPr>
          <w:delText>………………</w:delText>
        </w:r>
        <w:r w:rsidR="002E3591" w:rsidRPr="001424BB">
          <w:rPr>
            <w:bCs/>
            <w:sz w:val="21"/>
            <w:szCs w:val="21"/>
          </w:rPr>
          <w:delText>…..</w:delText>
        </w:r>
      </w:del>
    </w:p>
    <w:p w14:paraId="0BA9EA47" w14:textId="01AAEFAC" w:rsidR="00A12F09" w:rsidRPr="001424BB" w:rsidRDefault="00627729" w:rsidP="00A12F09">
      <w:pPr>
        <w:jc w:val="both"/>
        <w:rPr>
          <w:del w:id="140" w:author="Comparison" w:date="2026-09-22T12:19:00Z" w16du:dateUtc="2026-09-22T16:19:00Z"/>
          <w:bCs/>
          <w:sz w:val="21"/>
          <w:szCs w:val="21"/>
        </w:rPr>
      </w:pPr>
      <w:del w:id="141" w:author="Comparison" w:date="2026-09-22T12:19:00Z" w16du:dateUtc="2026-09-22T16:19:00Z">
        <w:r w:rsidRPr="001424BB">
          <w:rPr>
            <w:bCs/>
            <w:sz w:val="21"/>
            <w:szCs w:val="21"/>
          </w:rPr>
          <w:delText xml:space="preserve">Ville / </w:delText>
        </w:r>
        <w:r w:rsidRPr="001424BB">
          <w:rPr>
            <w:bCs/>
            <w:i/>
            <w:sz w:val="21"/>
            <w:szCs w:val="21"/>
          </w:rPr>
          <w:delText>in City</w:delText>
        </w:r>
        <w:r w:rsidRPr="001424BB">
          <w:rPr>
            <w:bCs/>
            <w:sz w:val="21"/>
            <w:szCs w:val="21"/>
          </w:rPr>
          <w:delText xml:space="preserve"> : </w:delText>
        </w:r>
        <w:r w:rsidR="00A12F09" w:rsidRPr="001424BB">
          <w:rPr>
            <w:bCs/>
            <w:sz w:val="21"/>
            <w:szCs w:val="21"/>
          </w:rPr>
          <w:delText>…</w:delText>
        </w:r>
        <w:r w:rsidRPr="001424BB">
          <w:rPr>
            <w:bCs/>
            <w:sz w:val="21"/>
            <w:szCs w:val="21"/>
          </w:rPr>
          <w:delText>……………………</w:delText>
        </w:r>
        <w:r w:rsidR="002E3591" w:rsidRPr="001424BB">
          <w:rPr>
            <w:bCs/>
            <w:sz w:val="21"/>
            <w:szCs w:val="21"/>
          </w:rPr>
          <w:delText>………..</w:delText>
        </w:r>
        <w:r w:rsidRPr="001424BB">
          <w:rPr>
            <w:bCs/>
            <w:sz w:val="21"/>
            <w:szCs w:val="21"/>
          </w:rPr>
          <w:delText xml:space="preserve"> </w:delText>
        </w:r>
        <w:r w:rsidR="002E3591" w:rsidRPr="001424BB">
          <w:rPr>
            <w:bCs/>
            <w:sz w:val="21"/>
            <w:szCs w:val="21"/>
          </w:rPr>
          <w:delText xml:space="preserve">Pays / </w:delText>
        </w:r>
        <w:r w:rsidR="002E3591" w:rsidRPr="001424BB">
          <w:rPr>
            <w:bCs/>
            <w:i/>
            <w:sz w:val="21"/>
            <w:szCs w:val="21"/>
          </w:rPr>
          <w:delText>Country</w:delText>
        </w:r>
        <w:r w:rsidR="002E3591" w:rsidRPr="001424BB">
          <w:rPr>
            <w:bCs/>
            <w:sz w:val="21"/>
            <w:szCs w:val="21"/>
          </w:rPr>
          <w:delText> : ……………………………..</w:delText>
        </w:r>
      </w:del>
    </w:p>
    <w:p w14:paraId="108D4E2F" w14:textId="7AA37FC4" w:rsidR="00A12F09" w:rsidRPr="001424BB" w:rsidRDefault="00A12F09" w:rsidP="00A12F09">
      <w:pPr>
        <w:jc w:val="both"/>
        <w:rPr>
          <w:del w:id="142" w:author="Comparison" w:date="2026-09-22T12:19:00Z" w16du:dateUtc="2026-09-22T16:19:00Z"/>
          <w:bCs/>
          <w:sz w:val="21"/>
          <w:szCs w:val="21"/>
        </w:rPr>
      </w:pPr>
      <w:del w:id="143" w:author="Comparison" w:date="2026-09-22T12:19:00Z" w16du:dateUtc="2026-09-22T16:19:00Z">
        <w:r w:rsidRPr="001424BB">
          <w:rPr>
            <w:bCs/>
            <w:sz w:val="21"/>
            <w:szCs w:val="21"/>
          </w:rPr>
          <w:delText>Nationalité </w:delText>
        </w:r>
        <w:r w:rsidR="002E3591" w:rsidRPr="001424BB">
          <w:rPr>
            <w:bCs/>
            <w:sz w:val="21"/>
            <w:szCs w:val="21"/>
          </w:rPr>
          <w:delText xml:space="preserve">/ Nationality </w:delText>
        </w:r>
        <w:r w:rsidRPr="001424BB">
          <w:rPr>
            <w:bCs/>
            <w:sz w:val="21"/>
            <w:szCs w:val="21"/>
          </w:rPr>
          <w:delText>:</w:delText>
        </w:r>
      </w:del>
    </w:p>
    <w:p w14:paraId="17FD10E2" w14:textId="4C2F7845" w:rsidR="00A12F09" w:rsidRPr="001424BB" w:rsidRDefault="00A12F09" w:rsidP="00A12F09">
      <w:pPr>
        <w:jc w:val="both"/>
        <w:rPr>
          <w:del w:id="144" w:author="Comparison" w:date="2026-09-22T12:19:00Z" w16du:dateUtc="2026-09-22T16:19:00Z"/>
          <w:bCs/>
          <w:sz w:val="21"/>
          <w:szCs w:val="21"/>
        </w:rPr>
      </w:pPr>
      <w:del w:id="145" w:author="Comparison" w:date="2026-09-22T12:19:00Z" w16du:dateUtc="2026-09-22T16:19:00Z">
        <w:r w:rsidRPr="001424BB">
          <w:rPr>
            <w:bCs/>
            <w:sz w:val="21"/>
            <w:szCs w:val="21"/>
          </w:rPr>
          <w:delText>Ci-après dénommé.e « le/la doctorant.e »</w:delText>
        </w:r>
        <w:r w:rsidR="002E3591" w:rsidRPr="001424BB">
          <w:rPr>
            <w:bCs/>
            <w:sz w:val="21"/>
            <w:szCs w:val="21"/>
          </w:rPr>
          <w:delText xml:space="preserve"> / </w:delText>
        </w:r>
        <w:r w:rsidR="002E3591" w:rsidRPr="001424BB">
          <w:rPr>
            <w:bCs/>
            <w:i/>
            <w:sz w:val="21"/>
            <w:szCs w:val="21"/>
          </w:rPr>
          <w:delText>Hereinafter referred to as the doctoral student</w:delText>
        </w:r>
        <w:r w:rsidR="002E3591" w:rsidRPr="001424BB">
          <w:rPr>
            <w:bCs/>
            <w:sz w:val="21"/>
            <w:szCs w:val="21"/>
          </w:rPr>
          <w:delText>.</w:delText>
        </w:r>
      </w:del>
    </w:p>
    <w:p w14:paraId="6F28E661" w14:textId="1A01BAB4" w:rsidR="00A12F09" w:rsidRPr="001424BB" w:rsidRDefault="00A12F09" w:rsidP="00162486">
      <w:pPr>
        <w:jc w:val="both"/>
        <w:rPr>
          <w:del w:id="146" w:author="Comparison" w:date="2026-09-22T12:19:00Z" w16du:dateUtc="2026-09-22T16:19:00Z"/>
          <w:sz w:val="21"/>
          <w:szCs w:val="21"/>
          <w:lang w:eastAsia="fr-FR"/>
        </w:rPr>
      </w:pPr>
    </w:p>
    <w:p w14:paraId="59B95233" w14:textId="77777777" w:rsidR="00A12F09" w:rsidRPr="001424BB" w:rsidRDefault="00A12F09" w:rsidP="00A12F09">
      <w:pPr>
        <w:pStyle w:val="NoSpacing"/>
        <w:jc w:val="both"/>
        <w:rPr>
          <w:del w:id="147" w:author="Comparison" w:date="2026-09-22T12:19:00Z" w16du:dateUtc="2026-09-22T16:19:00Z"/>
          <w:rFonts w:ascii="Arial" w:hAnsi="Arial" w:cs="Arial"/>
          <w:bCs/>
          <w:sz w:val="21"/>
          <w:szCs w:val="21"/>
          <w:lang w:bidi="he-IL"/>
        </w:rPr>
      </w:pPr>
    </w:p>
    <w:p w14:paraId="4A5A8BE4" w14:textId="52C7F129" w:rsidR="001424BB" w:rsidRDefault="001424BB" w:rsidP="00162486">
      <w:pPr>
        <w:jc w:val="both"/>
        <w:rPr>
          <w:del w:id="148" w:author="Comparison" w:date="2026-09-22T12:19:00Z" w16du:dateUtc="2026-09-22T16:19:00Z"/>
          <w:i/>
          <w:sz w:val="21"/>
          <w:szCs w:val="21"/>
          <w:lang w:eastAsia="fr-FR"/>
        </w:rPr>
      </w:pPr>
    </w:p>
    <w:p w14:paraId="5B7B916D" w14:textId="2E86F324" w:rsidR="00850921" w:rsidRDefault="00850921" w:rsidP="00162486">
      <w:pPr>
        <w:jc w:val="both"/>
        <w:rPr>
          <w:del w:id="149" w:author="Comparison" w:date="2026-09-22T12:19:00Z" w16du:dateUtc="2026-09-22T16:19:00Z"/>
          <w:i/>
          <w:sz w:val="21"/>
          <w:szCs w:val="21"/>
          <w:lang w:eastAsia="fr-FR"/>
        </w:rPr>
      </w:pPr>
    </w:p>
    <w:p w14:paraId="0A2A7F2D" w14:textId="77777777" w:rsidR="00850921" w:rsidRPr="001424BB" w:rsidRDefault="00850921" w:rsidP="00162486">
      <w:pPr>
        <w:jc w:val="both"/>
        <w:rPr>
          <w:del w:id="150" w:author="Comparison" w:date="2026-09-22T12:19:00Z" w16du:dateUtc="2026-09-22T16:19:00Z"/>
          <w:i/>
          <w:sz w:val="21"/>
          <w:szCs w:val="21"/>
          <w:lang w:eastAsia="fr-FR"/>
        </w:rPr>
      </w:pPr>
    </w:p>
    <w:p w14:paraId="3DF12505" w14:textId="77777777" w:rsidR="002E3591" w:rsidRPr="001424BB" w:rsidRDefault="002E3591" w:rsidP="00162486">
      <w:pPr>
        <w:jc w:val="both"/>
        <w:rPr>
          <w:del w:id="151" w:author="Comparison" w:date="2026-09-22T12:19:00Z" w16du:dateUtc="2026-09-22T16:19:00Z"/>
          <w:sz w:val="21"/>
          <w:szCs w:val="21"/>
          <w:lang w:eastAsia="fr-FR"/>
        </w:rPr>
      </w:pPr>
    </w:p>
    <w:p w14:paraId="72A9F739" w14:textId="77777777" w:rsidR="00850921" w:rsidRDefault="00850921" w:rsidP="00A12F09">
      <w:pPr>
        <w:jc w:val="both"/>
        <w:rPr>
          <w:del w:id="152" w:author="Comparison" w:date="2026-09-22T12:19:00Z" w16du:dateUtc="2026-09-22T16:19:00Z"/>
          <w:b/>
          <w:sz w:val="21"/>
          <w:szCs w:val="21"/>
        </w:rPr>
      </w:pPr>
    </w:p>
    <w:p w14:paraId="6F41797E" w14:textId="77777777" w:rsidR="00850921" w:rsidRDefault="00850921" w:rsidP="00A12F09">
      <w:pPr>
        <w:jc w:val="both"/>
        <w:rPr>
          <w:del w:id="153" w:author="Comparison" w:date="2026-09-22T12:19:00Z" w16du:dateUtc="2026-09-22T16:19:00Z"/>
          <w:b/>
          <w:sz w:val="21"/>
          <w:szCs w:val="21"/>
        </w:rPr>
      </w:pPr>
    </w:p>
    <w:p w14:paraId="60950441" w14:textId="7B6A6D7F" w:rsidR="002E3591" w:rsidRDefault="00A67E17" w:rsidP="00A12F09">
      <w:pPr>
        <w:jc w:val="both"/>
        <w:rPr>
          <w:del w:id="154" w:author="Comparison" w:date="2026-09-22T12:19:00Z" w16du:dateUtc="2026-09-22T16:19:00Z"/>
          <w:b/>
          <w:i/>
          <w:sz w:val="21"/>
          <w:szCs w:val="21"/>
        </w:rPr>
      </w:pPr>
      <w:del w:id="155" w:author="Comparison" w:date="2026-09-22T12:19:00Z" w16du:dateUtc="2026-09-22T16:19:00Z">
        <w:r>
          <w:rPr>
            <w:b/>
            <w:sz w:val="21"/>
            <w:szCs w:val="21"/>
          </w:rPr>
          <w:delText xml:space="preserve">Modification des articles 3, 4 et 5 : durée de la thèse, périodes de travail </w:delText>
        </w:r>
        <w:r w:rsidRPr="001424BB">
          <w:rPr>
            <w:b/>
            <w:sz w:val="21"/>
            <w:szCs w:val="21"/>
          </w:rPr>
          <w:delText>dans chaque établissement partenaire</w:delText>
        </w:r>
        <w:r>
          <w:rPr>
            <w:b/>
            <w:sz w:val="21"/>
            <w:szCs w:val="21"/>
          </w:rPr>
          <w:delText xml:space="preserve"> et financement / </w:delText>
        </w:r>
        <w:r w:rsidRPr="00A67E17">
          <w:rPr>
            <w:b/>
            <w:i/>
            <w:sz w:val="21"/>
            <w:szCs w:val="21"/>
          </w:rPr>
          <w:delText>Modification of articles 3, 4 and 5: duration of thesis, work periods at each partner institution and funding</w:delText>
        </w:r>
        <w:r>
          <w:rPr>
            <w:b/>
            <w:i/>
            <w:sz w:val="21"/>
            <w:szCs w:val="21"/>
          </w:rPr>
          <w:delText> </w:delText>
        </w:r>
        <w:r>
          <w:rPr>
            <w:b/>
            <w:sz w:val="21"/>
            <w:szCs w:val="21"/>
          </w:rPr>
          <w:delText xml:space="preserve">: </w:delText>
        </w:r>
      </w:del>
    </w:p>
    <w:p w14:paraId="16A66C53" w14:textId="77777777" w:rsidR="007A7EDB" w:rsidRPr="001424BB" w:rsidRDefault="007A7EDB" w:rsidP="00A12F09">
      <w:pPr>
        <w:jc w:val="both"/>
        <w:rPr>
          <w:del w:id="156" w:author="Comparison" w:date="2026-09-22T12:19:00Z" w16du:dateUtc="2026-09-22T16:19:00Z"/>
          <w:b/>
          <w:sz w:val="21"/>
          <w:szCs w:val="21"/>
        </w:rPr>
      </w:pPr>
    </w:p>
    <w:p w14:paraId="2967FED5" w14:textId="561ED192" w:rsidR="00A67E17" w:rsidRPr="001424BB" w:rsidRDefault="00A67E17" w:rsidP="00A12F09">
      <w:pPr>
        <w:jc w:val="both"/>
        <w:rPr>
          <w:del w:id="157" w:author="Comparison" w:date="2026-09-22T12:19:00Z" w16du:dateUtc="2026-09-22T16:19:00Z"/>
          <w:sz w:val="21"/>
          <w:szCs w:val="21"/>
        </w:rPr>
      </w:pPr>
      <w:del w:id="158" w:author="Comparison" w:date="2026-09-22T12:19:00Z" w16du:dateUtc="2026-09-22T16:19:00Z">
        <w:r>
          <w:rPr>
            <w:sz w:val="21"/>
            <w:szCs w:val="21"/>
          </w:rPr>
          <w:delText xml:space="preserve">La thèse est prolongée de </w:delText>
        </w:r>
        <w:r w:rsidR="00B336E5">
          <w:rPr>
            <w:sz w:val="21"/>
            <w:szCs w:val="21"/>
          </w:rPr>
          <w:delText>[</w:delText>
        </w:r>
        <w:r w:rsidRPr="00B336E5">
          <w:rPr>
            <w:sz w:val="21"/>
            <w:szCs w:val="21"/>
            <w:highlight w:val="yellow"/>
          </w:rPr>
          <w:delText>XX année</w:delText>
        </w:r>
        <w:r>
          <w:rPr>
            <w:sz w:val="21"/>
            <w:szCs w:val="21"/>
          </w:rPr>
          <w:delText>]. Les nouvelles périodes de travail</w:delText>
        </w:r>
        <w:r w:rsidR="00B336E5">
          <w:rPr>
            <w:sz w:val="21"/>
            <w:szCs w:val="21"/>
          </w:rPr>
          <w:delText xml:space="preserve"> et les droits d’inscriptions,</w:delText>
        </w:r>
        <w:r>
          <w:rPr>
            <w:sz w:val="21"/>
            <w:szCs w:val="21"/>
          </w:rPr>
          <w:delText xml:space="preserve"> </w:delText>
        </w:r>
        <w:r w:rsidR="00B336E5">
          <w:rPr>
            <w:sz w:val="21"/>
            <w:szCs w:val="21"/>
          </w:rPr>
          <w:delText xml:space="preserve">du ou de </w:delText>
        </w:r>
        <w:r>
          <w:rPr>
            <w:sz w:val="21"/>
            <w:szCs w:val="21"/>
          </w:rPr>
          <w:delText xml:space="preserve">la Doctorant.e </w:delText>
        </w:r>
        <w:r w:rsidR="00B336E5">
          <w:rPr>
            <w:sz w:val="21"/>
            <w:szCs w:val="21"/>
          </w:rPr>
          <w:delText xml:space="preserve">seront répartis de cette façon </w:delText>
        </w:r>
        <w:r>
          <w:rPr>
            <w:sz w:val="21"/>
            <w:szCs w:val="21"/>
          </w:rPr>
          <w:delText>dans chaque établissement</w:delText>
        </w:r>
        <w:r w:rsidR="00B336E5">
          <w:rPr>
            <w:sz w:val="21"/>
            <w:szCs w:val="21"/>
          </w:rPr>
          <w:delText xml:space="preserve"> / </w:delText>
        </w:r>
        <w:r w:rsidR="00B336E5" w:rsidRPr="00B336E5">
          <w:rPr>
            <w:i/>
            <w:sz w:val="21"/>
            <w:szCs w:val="21"/>
          </w:rPr>
          <w:delText>The thesis is extended by [</w:delText>
        </w:r>
        <w:r w:rsidR="00B336E5" w:rsidRPr="00B336E5">
          <w:rPr>
            <w:i/>
            <w:sz w:val="21"/>
            <w:szCs w:val="21"/>
            <w:highlight w:val="yellow"/>
          </w:rPr>
          <w:delText>XX year</w:delText>
        </w:r>
        <w:r w:rsidR="00B336E5" w:rsidRPr="00B336E5">
          <w:rPr>
            <w:i/>
            <w:sz w:val="21"/>
            <w:szCs w:val="21"/>
          </w:rPr>
          <w:delText>]. The Doctoral student's new work periods and registration fees will be distributed as follows in each establishment</w:delText>
        </w:r>
        <w:r w:rsidR="00B336E5">
          <w:rPr>
            <w:sz w:val="21"/>
            <w:szCs w:val="21"/>
          </w:rPr>
          <w:delText> :</w:delText>
        </w:r>
      </w:del>
    </w:p>
    <w:p w14:paraId="304982E9" w14:textId="6EF39265" w:rsidR="00A12F09" w:rsidRDefault="00A12F09" w:rsidP="00A12F09">
      <w:pPr>
        <w:jc w:val="both"/>
        <w:rPr>
          <w:del w:id="159" w:author="Comparison" w:date="2026-09-22T12:19:00Z" w16du:dateUtc="2026-09-22T16:19:00Z"/>
          <w:sz w:val="21"/>
          <w:szCs w:val="21"/>
        </w:rPr>
      </w:pPr>
    </w:p>
    <w:tbl>
      <w:tblPr>
        <w:tblStyle w:val="TableGrid"/>
        <w:tblW w:w="9922" w:type="dxa"/>
        <w:tblInd w:w="284" w:type="dxa"/>
        <w:tblLook w:val="04A0" w:firstRow="1" w:lastRow="0" w:firstColumn="1" w:lastColumn="0" w:noHBand="0" w:noVBand="1"/>
      </w:tblPr>
      <w:tblGrid>
        <w:gridCol w:w="2551"/>
        <w:gridCol w:w="2268"/>
        <w:gridCol w:w="2552"/>
        <w:gridCol w:w="2551"/>
      </w:tblGrid>
      <w:tr w:rsidR="00A67E17" w:rsidRPr="001424BB" w14:paraId="460E0EA5" w14:textId="77777777" w:rsidTr="004E0181">
        <w:trPr>
          <w:del w:id="160" w:author="Comparison" w:date="2026-09-22T12:19:00Z" w16du:dateUtc="2026-09-22T16:19:00Z"/>
        </w:trPr>
        <w:tc>
          <w:tcPr>
            <w:tcW w:w="2551" w:type="dxa"/>
            <w:tcBorders>
              <w:top w:val="nil"/>
              <w:left w:val="nil"/>
            </w:tcBorders>
            <w:vAlign w:val="center"/>
          </w:tcPr>
          <w:p w14:paraId="00F1F3F8" w14:textId="77777777" w:rsidR="00A67E17" w:rsidRPr="001424BB" w:rsidRDefault="00A67E17" w:rsidP="004E0181">
            <w:pPr>
              <w:pStyle w:val="ListParagraph"/>
              <w:widowControl w:val="0"/>
              <w:ind w:left="0"/>
              <w:rPr>
                <w:del w:id="161" w:author="Comparison" w:date="2026-09-22T12:19:00Z" w16du:dateUtc="2026-09-22T16:19:00Z"/>
                <w:sz w:val="21"/>
                <w:szCs w:val="21"/>
              </w:rPr>
            </w:pPr>
          </w:p>
        </w:tc>
        <w:tc>
          <w:tcPr>
            <w:tcW w:w="2268" w:type="dxa"/>
            <w:vAlign w:val="center"/>
          </w:tcPr>
          <w:p w14:paraId="5D291EA6" w14:textId="77777777" w:rsidR="00A67E17" w:rsidRPr="001424BB" w:rsidRDefault="00072B4B" w:rsidP="004E0181">
            <w:pPr>
              <w:pStyle w:val="ListParagraph"/>
              <w:widowControl w:val="0"/>
              <w:ind w:left="0"/>
              <w:rPr>
                <w:del w:id="162" w:author="Comparison" w:date="2026-09-22T12:19:00Z" w16du:dateUtc="2026-09-22T16:19:00Z"/>
                <w:b/>
                <w:bCs/>
                <w:sz w:val="21"/>
                <w:szCs w:val="21"/>
              </w:rPr>
            </w:pPr>
            <w:customXmlDelRangeStart w:id="163" w:author="Comparison" w:date="2026-09-22T12:19:00Z"/>
            <w:sdt>
              <w:sdtPr>
                <w:rPr>
                  <w:sz w:val="21"/>
                  <w:szCs w:val="21"/>
                </w:rPr>
                <w:id w:val="-733088189"/>
                <w:placeholder>
                  <w:docPart w:val="0D0FEF1FA2C94392A2D4F63D9213D060"/>
                </w:placeholder>
                <w:showingPlcHdr/>
                <w:comboBox>
                  <w:listItem w:value="Choisissez un élément."/>
                  <w:listItem w:displayText="Université Toulouse - Jean Jaurès" w:value="Université Toulouse - Jean Jaurès"/>
                  <w:listItem w:displayText="Université Toulouse III - Paul Sabatier" w:value="Université Toulouse III - Paul Sabatier"/>
                  <w:listItem w:displayText="Toulouse INP" w:value="Toulouse INP"/>
                  <w:listItem w:displayText="INSA Toulouse" w:value="INSA Toulouse"/>
                </w:comboBox>
              </w:sdtPr>
              <w:sdtEndPr/>
              <w:sdtContent>
                <w:customXmlDelRangeEnd w:id="163"/>
                <w:del w:id="164" w:author="Comparison" w:date="2026-09-22T12:19:00Z" w16du:dateUtc="2026-09-22T16:19:00Z">
                  <w:r w:rsidR="00A67E17" w:rsidRPr="001424BB">
                    <w:rPr>
                      <w:rStyle w:val="PlaceholderText"/>
                    </w:rPr>
                    <w:delText>Choisissez un élément.</w:delText>
                  </w:r>
                </w:del>
                <w:customXmlDelRangeStart w:id="165" w:author="Comparison" w:date="2026-09-22T12:19:00Z"/>
              </w:sdtContent>
            </w:sdt>
            <w:customXmlDelRangeEnd w:id="165"/>
          </w:p>
        </w:tc>
        <w:tc>
          <w:tcPr>
            <w:tcW w:w="2552" w:type="dxa"/>
            <w:vAlign w:val="center"/>
          </w:tcPr>
          <w:p w14:paraId="0D89B0EF" w14:textId="77777777" w:rsidR="00A67E17" w:rsidRPr="001424BB" w:rsidRDefault="00A67E17" w:rsidP="004E0181">
            <w:pPr>
              <w:pStyle w:val="ListParagraph"/>
              <w:widowControl w:val="0"/>
              <w:ind w:left="0"/>
              <w:rPr>
                <w:del w:id="166" w:author="Comparison" w:date="2026-09-22T12:19:00Z" w16du:dateUtc="2026-09-22T16:19:00Z"/>
                <w:b/>
                <w:bCs/>
                <w:sz w:val="21"/>
                <w:szCs w:val="21"/>
              </w:rPr>
            </w:pPr>
            <w:del w:id="167" w:author="Comparison" w:date="2026-09-22T12:19:00Z" w16du:dateUtc="2026-09-22T16:19:00Z">
              <w:r w:rsidRPr="001424BB">
                <w:rPr>
                  <w:b/>
                  <w:bCs/>
                  <w:sz w:val="21"/>
                  <w:szCs w:val="21"/>
                </w:rPr>
                <w:delText>[Partner Establishment]</w:delText>
              </w:r>
            </w:del>
          </w:p>
        </w:tc>
        <w:tc>
          <w:tcPr>
            <w:tcW w:w="2551" w:type="dxa"/>
            <w:vAlign w:val="center"/>
          </w:tcPr>
          <w:p w14:paraId="76556B9B" w14:textId="77777777" w:rsidR="00A67E17" w:rsidRPr="001424BB" w:rsidRDefault="00A67E17" w:rsidP="004E0181">
            <w:pPr>
              <w:pStyle w:val="ListParagraph"/>
              <w:widowControl w:val="0"/>
              <w:ind w:left="0"/>
              <w:rPr>
                <w:del w:id="168" w:author="Comparison" w:date="2026-09-22T12:19:00Z" w16du:dateUtc="2026-09-22T16:19:00Z"/>
                <w:b/>
                <w:bCs/>
                <w:sz w:val="21"/>
                <w:szCs w:val="21"/>
              </w:rPr>
            </w:pPr>
            <w:del w:id="169" w:author="Comparison" w:date="2026-09-22T12:19:00Z" w16du:dateUtc="2026-09-22T16:19:00Z">
              <w:r w:rsidRPr="001424BB">
                <w:rPr>
                  <w:b/>
                  <w:bCs/>
                  <w:sz w:val="21"/>
                  <w:szCs w:val="21"/>
                </w:rPr>
                <w:delText>Droits de scolarité</w:delText>
              </w:r>
              <w:r>
                <w:rPr>
                  <w:b/>
                  <w:bCs/>
                  <w:sz w:val="21"/>
                  <w:szCs w:val="21"/>
                </w:rPr>
                <w:delText>/</w:delText>
              </w:r>
              <w:r w:rsidRPr="00A67E17">
                <w:rPr>
                  <w:b/>
                  <w:bCs/>
                  <w:i/>
                  <w:sz w:val="21"/>
                  <w:szCs w:val="21"/>
                </w:rPr>
                <w:delText>Registration fees</w:delText>
              </w:r>
            </w:del>
          </w:p>
        </w:tc>
      </w:tr>
      <w:tr w:rsidR="00A67E17" w:rsidRPr="001424BB" w14:paraId="21C3207C" w14:textId="77777777" w:rsidTr="004E0181">
        <w:trPr>
          <w:del w:id="170" w:author="Comparison" w:date="2026-09-22T12:19:00Z" w16du:dateUtc="2026-09-22T16:19:00Z"/>
        </w:trPr>
        <w:tc>
          <w:tcPr>
            <w:tcW w:w="2551" w:type="dxa"/>
            <w:vAlign w:val="center"/>
          </w:tcPr>
          <w:p w14:paraId="2454BB2A" w14:textId="77777777" w:rsidR="00A67E17" w:rsidRPr="001424BB" w:rsidRDefault="00A67E17" w:rsidP="004E0181">
            <w:pPr>
              <w:widowControl w:val="0"/>
              <w:jc w:val="both"/>
              <w:rPr>
                <w:del w:id="171" w:author="Comparison" w:date="2026-09-22T12:19:00Z" w16du:dateUtc="2026-09-22T16:19:00Z"/>
                <w:b/>
                <w:bCs/>
                <w:sz w:val="21"/>
                <w:szCs w:val="21"/>
              </w:rPr>
            </w:pPr>
          </w:p>
        </w:tc>
        <w:tc>
          <w:tcPr>
            <w:tcW w:w="2268" w:type="dxa"/>
            <w:vAlign w:val="center"/>
          </w:tcPr>
          <w:p w14:paraId="619D1153" w14:textId="77777777" w:rsidR="00A67E17" w:rsidRPr="001424BB" w:rsidRDefault="00A67E17" w:rsidP="004E0181">
            <w:pPr>
              <w:widowControl w:val="0"/>
              <w:jc w:val="both"/>
              <w:rPr>
                <w:del w:id="172" w:author="Comparison" w:date="2026-09-22T12:19:00Z" w16du:dateUtc="2026-09-22T16:19:00Z"/>
                <w:sz w:val="21"/>
                <w:szCs w:val="21"/>
              </w:rPr>
            </w:pPr>
            <w:del w:id="173" w:author="Comparison" w:date="2026-09-22T12:19:00Z" w16du:dateUtc="2026-09-22T16:19:00Z">
              <w:r w:rsidRPr="001424BB">
                <w:rPr>
                  <w:sz w:val="21"/>
                  <w:szCs w:val="21"/>
                </w:rPr>
                <w:delText xml:space="preserve">Année complète ou dates indicatives / </w:delText>
              </w:r>
            </w:del>
          </w:p>
          <w:p w14:paraId="61AE798A" w14:textId="77777777" w:rsidR="00A67E17" w:rsidRPr="001424BB" w:rsidRDefault="00A67E17" w:rsidP="004E0181">
            <w:pPr>
              <w:widowControl w:val="0"/>
              <w:jc w:val="both"/>
              <w:rPr>
                <w:del w:id="174" w:author="Comparison" w:date="2026-09-22T12:19:00Z" w16du:dateUtc="2026-09-22T16:19:00Z"/>
                <w:i/>
                <w:sz w:val="21"/>
                <w:szCs w:val="21"/>
              </w:rPr>
            </w:pPr>
            <w:del w:id="175" w:author="Comparison" w:date="2026-09-22T12:19:00Z" w16du:dateUtc="2026-09-22T16:19:00Z">
              <w:r w:rsidRPr="001424BB">
                <w:rPr>
                  <w:i/>
                  <w:sz w:val="21"/>
                  <w:szCs w:val="21"/>
                </w:rPr>
                <w:delText>Full year or indicative dates</w:delText>
              </w:r>
            </w:del>
          </w:p>
        </w:tc>
        <w:tc>
          <w:tcPr>
            <w:tcW w:w="2552" w:type="dxa"/>
            <w:vAlign w:val="center"/>
          </w:tcPr>
          <w:p w14:paraId="7D797B8B" w14:textId="77777777" w:rsidR="00A67E17" w:rsidRPr="001424BB" w:rsidRDefault="00A67E17" w:rsidP="004E0181">
            <w:pPr>
              <w:widowControl w:val="0"/>
              <w:jc w:val="both"/>
              <w:rPr>
                <w:del w:id="176" w:author="Comparison" w:date="2026-09-22T12:19:00Z" w16du:dateUtc="2026-09-22T16:19:00Z"/>
                <w:sz w:val="21"/>
                <w:szCs w:val="21"/>
              </w:rPr>
            </w:pPr>
            <w:del w:id="177" w:author="Comparison" w:date="2026-09-22T12:19:00Z" w16du:dateUtc="2026-09-22T16:19:00Z">
              <w:r w:rsidRPr="001424BB">
                <w:rPr>
                  <w:sz w:val="21"/>
                  <w:szCs w:val="21"/>
                </w:rPr>
                <w:delText xml:space="preserve">Année complète ou dates indicatives / </w:delText>
              </w:r>
            </w:del>
          </w:p>
          <w:p w14:paraId="38859096" w14:textId="77777777" w:rsidR="00A67E17" w:rsidRPr="001424BB" w:rsidRDefault="00A67E17" w:rsidP="004E0181">
            <w:pPr>
              <w:pStyle w:val="ListParagraph"/>
              <w:widowControl w:val="0"/>
              <w:ind w:left="0"/>
              <w:rPr>
                <w:del w:id="178" w:author="Comparison" w:date="2026-09-22T12:19:00Z" w16du:dateUtc="2026-09-22T16:19:00Z"/>
                <w:sz w:val="21"/>
                <w:szCs w:val="21"/>
              </w:rPr>
            </w:pPr>
            <w:del w:id="179" w:author="Comparison" w:date="2026-09-22T12:19:00Z" w16du:dateUtc="2026-09-22T16:19:00Z">
              <w:r w:rsidRPr="001424BB">
                <w:rPr>
                  <w:i/>
                  <w:sz w:val="21"/>
                  <w:szCs w:val="21"/>
                </w:rPr>
                <w:delText>Full year or indicative dates</w:delText>
              </w:r>
            </w:del>
          </w:p>
        </w:tc>
        <w:tc>
          <w:tcPr>
            <w:tcW w:w="2551" w:type="dxa"/>
            <w:vAlign w:val="center"/>
          </w:tcPr>
          <w:p w14:paraId="7708A587" w14:textId="77777777" w:rsidR="00A67E17" w:rsidRPr="001424BB" w:rsidRDefault="00072B4B" w:rsidP="004E0181">
            <w:pPr>
              <w:pStyle w:val="ListParagraph"/>
              <w:widowControl w:val="0"/>
              <w:ind w:left="0"/>
              <w:rPr>
                <w:del w:id="180" w:author="Comparison" w:date="2026-09-22T12:19:00Z" w16du:dateUtc="2026-09-22T16:19:00Z"/>
                <w:sz w:val="21"/>
                <w:szCs w:val="21"/>
              </w:rPr>
            </w:pPr>
            <w:customXmlDelRangeStart w:id="181" w:author="Comparison" w:date="2026-09-22T12:19:00Z"/>
            <w:sdt>
              <w:sdtPr>
                <w:rPr>
                  <w:sz w:val="21"/>
                  <w:szCs w:val="21"/>
                </w:rPr>
                <w:id w:val="-548306509"/>
                <w:placeholder>
                  <w:docPart w:val="D8BF386AD0A84D69AD55084A3AE56B6C"/>
                </w:placeholder>
                <w:showingPlcHdr/>
                <w:comboBox>
                  <w:listItem w:value="Choisissez un élément."/>
                  <w:listItem w:displayText="Université Toulouse - Jean Jaurès" w:value="Université Toulouse - Jean Jaurès"/>
                  <w:listItem w:displayText="Université Toulouse III - Paul Sabatier" w:value="Université Toulouse III - Paul Sabatier"/>
                  <w:listItem w:displayText="Toulouse INP" w:value="Toulouse INP"/>
                  <w:listItem w:displayText="INSA Toulouse" w:value="INSA Toulouse"/>
                </w:comboBox>
              </w:sdtPr>
              <w:sdtEndPr/>
              <w:sdtContent>
                <w:customXmlDelRangeEnd w:id="181"/>
                <w:del w:id="182" w:author="Comparison" w:date="2026-09-22T12:19:00Z" w16du:dateUtc="2026-09-22T16:19:00Z">
                  <w:r w:rsidR="00A67E17" w:rsidRPr="001424BB">
                    <w:rPr>
                      <w:rStyle w:val="PlaceholderText"/>
                    </w:rPr>
                    <w:delText>Choisissez un élément.</w:delText>
                  </w:r>
                </w:del>
                <w:customXmlDelRangeStart w:id="183" w:author="Comparison" w:date="2026-09-22T12:19:00Z"/>
              </w:sdtContent>
            </w:sdt>
            <w:customXmlDelRangeEnd w:id="183"/>
            <w:del w:id="184" w:author="Comparison" w:date="2026-09-22T12:19:00Z" w16du:dateUtc="2026-09-22T16:19:00Z">
              <w:r w:rsidR="00A67E17" w:rsidRPr="001424BB">
                <w:rPr>
                  <w:sz w:val="21"/>
                  <w:szCs w:val="21"/>
                </w:rPr>
                <w:delText xml:space="preserve"> Ou [Partner establishment]</w:delText>
              </w:r>
            </w:del>
          </w:p>
        </w:tc>
      </w:tr>
      <w:tr w:rsidR="00A67E17" w:rsidRPr="001424BB" w14:paraId="51A337F6" w14:textId="77777777" w:rsidTr="004E0181">
        <w:trPr>
          <w:del w:id="185" w:author="Comparison" w:date="2026-09-22T12:19:00Z" w16du:dateUtc="2026-09-22T16:19:00Z"/>
        </w:trPr>
        <w:tc>
          <w:tcPr>
            <w:tcW w:w="2551" w:type="dxa"/>
            <w:vAlign w:val="center"/>
          </w:tcPr>
          <w:p w14:paraId="55C1F303" w14:textId="77777777" w:rsidR="00A67E17" w:rsidRPr="001424BB" w:rsidRDefault="00A67E17" w:rsidP="004E0181">
            <w:pPr>
              <w:widowControl w:val="0"/>
              <w:jc w:val="both"/>
              <w:rPr>
                <w:del w:id="186" w:author="Comparison" w:date="2026-09-22T12:19:00Z" w16du:dateUtc="2026-09-22T16:19:00Z"/>
                <w:b/>
                <w:bCs/>
                <w:sz w:val="21"/>
                <w:szCs w:val="21"/>
              </w:rPr>
            </w:pPr>
            <w:del w:id="187" w:author="Comparison" w:date="2026-09-22T12:19:00Z" w16du:dateUtc="2026-09-22T16:19:00Z">
              <w:r w:rsidRPr="001424BB">
                <w:rPr>
                  <w:b/>
                  <w:bCs/>
                  <w:sz w:val="21"/>
                  <w:szCs w:val="21"/>
                </w:rPr>
                <w:delText>4</w:delText>
              </w:r>
              <w:r w:rsidRPr="001424BB">
                <w:rPr>
                  <w:b/>
                  <w:bCs/>
                  <w:sz w:val="21"/>
                  <w:szCs w:val="21"/>
                  <w:vertAlign w:val="superscript"/>
                </w:rPr>
                <w:delText>ème</w:delText>
              </w:r>
              <w:r w:rsidRPr="001424BB">
                <w:rPr>
                  <w:b/>
                  <w:bCs/>
                  <w:sz w:val="21"/>
                  <w:szCs w:val="21"/>
                </w:rPr>
                <w:delText xml:space="preserve"> année académique</w:delText>
              </w:r>
            </w:del>
          </w:p>
          <w:p w14:paraId="0C949C40" w14:textId="77777777" w:rsidR="00A67E17" w:rsidRPr="001424BB" w:rsidRDefault="00A67E17" w:rsidP="004E0181">
            <w:pPr>
              <w:widowControl w:val="0"/>
              <w:jc w:val="both"/>
              <w:rPr>
                <w:del w:id="188" w:author="Comparison" w:date="2026-09-22T12:19:00Z" w16du:dateUtc="2026-09-22T16:19:00Z"/>
                <w:b/>
                <w:bCs/>
                <w:sz w:val="21"/>
                <w:szCs w:val="21"/>
              </w:rPr>
            </w:pPr>
            <w:del w:id="189" w:author="Comparison" w:date="2026-09-22T12:19:00Z" w16du:dateUtc="2026-09-22T16:19:00Z">
              <w:r w:rsidRPr="001424BB">
                <w:rPr>
                  <w:b/>
                  <w:bCs/>
                  <w:i/>
                  <w:sz w:val="21"/>
                  <w:szCs w:val="21"/>
                </w:rPr>
                <w:delText>4th academic year</w:delText>
              </w:r>
            </w:del>
          </w:p>
        </w:tc>
        <w:tc>
          <w:tcPr>
            <w:tcW w:w="2268" w:type="dxa"/>
            <w:vAlign w:val="center"/>
          </w:tcPr>
          <w:p w14:paraId="3C3AF4C7" w14:textId="77777777" w:rsidR="00A67E17" w:rsidRPr="001424BB" w:rsidRDefault="00A67E17" w:rsidP="004E0181">
            <w:pPr>
              <w:pStyle w:val="ListParagraph"/>
              <w:widowControl w:val="0"/>
              <w:ind w:left="0"/>
              <w:rPr>
                <w:del w:id="190" w:author="Comparison" w:date="2026-09-22T12:19:00Z" w16du:dateUtc="2026-09-22T16:19:00Z"/>
                <w:sz w:val="21"/>
                <w:szCs w:val="21"/>
              </w:rPr>
            </w:pPr>
          </w:p>
        </w:tc>
        <w:tc>
          <w:tcPr>
            <w:tcW w:w="2552" w:type="dxa"/>
            <w:vAlign w:val="center"/>
          </w:tcPr>
          <w:p w14:paraId="3CCD529B" w14:textId="77777777" w:rsidR="00A67E17" w:rsidRPr="001424BB" w:rsidRDefault="00A67E17" w:rsidP="004E0181">
            <w:pPr>
              <w:pStyle w:val="ListParagraph"/>
              <w:widowControl w:val="0"/>
              <w:ind w:left="0"/>
              <w:rPr>
                <w:del w:id="191" w:author="Comparison" w:date="2026-09-22T12:19:00Z" w16du:dateUtc="2026-09-22T16:19:00Z"/>
                <w:sz w:val="21"/>
                <w:szCs w:val="21"/>
              </w:rPr>
            </w:pPr>
          </w:p>
        </w:tc>
        <w:tc>
          <w:tcPr>
            <w:tcW w:w="2551" w:type="dxa"/>
            <w:vAlign w:val="center"/>
          </w:tcPr>
          <w:p w14:paraId="2BE6D5C2" w14:textId="77777777" w:rsidR="00A67E17" w:rsidRPr="001424BB" w:rsidRDefault="00A67E17" w:rsidP="004E0181">
            <w:pPr>
              <w:pStyle w:val="ListParagraph"/>
              <w:widowControl w:val="0"/>
              <w:ind w:left="0"/>
              <w:rPr>
                <w:del w:id="192" w:author="Comparison" w:date="2026-09-22T12:19:00Z" w16du:dateUtc="2026-09-22T16:19:00Z"/>
                <w:sz w:val="21"/>
                <w:szCs w:val="21"/>
              </w:rPr>
            </w:pPr>
          </w:p>
        </w:tc>
      </w:tr>
      <w:tr w:rsidR="00A67E17" w:rsidRPr="001424BB" w14:paraId="72D8E306" w14:textId="77777777" w:rsidTr="004E0181">
        <w:trPr>
          <w:del w:id="193" w:author="Comparison" w:date="2026-09-22T12:19:00Z" w16du:dateUtc="2026-09-22T16:19:00Z"/>
        </w:trPr>
        <w:tc>
          <w:tcPr>
            <w:tcW w:w="2551" w:type="dxa"/>
            <w:vAlign w:val="center"/>
          </w:tcPr>
          <w:p w14:paraId="7DA6B2F4" w14:textId="77777777" w:rsidR="00A67E17" w:rsidRPr="001424BB" w:rsidRDefault="00A67E17" w:rsidP="004E0181">
            <w:pPr>
              <w:widowControl w:val="0"/>
              <w:jc w:val="both"/>
              <w:rPr>
                <w:del w:id="194" w:author="Comparison" w:date="2026-09-22T12:19:00Z" w16du:dateUtc="2026-09-22T16:19:00Z"/>
                <w:b/>
                <w:bCs/>
                <w:sz w:val="21"/>
                <w:szCs w:val="21"/>
              </w:rPr>
            </w:pPr>
            <w:del w:id="195" w:author="Comparison" w:date="2026-09-22T12:19:00Z" w16du:dateUtc="2026-09-22T16:19:00Z">
              <w:r w:rsidRPr="001424BB">
                <w:rPr>
                  <w:b/>
                  <w:bCs/>
                  <w:sz w:val="21"/>
                  <w:szCs w:val="21"/>
                </w:rPr>
                <w:delText>5</w:delText>
              </w:r>
              <w:r w:rsidRPr="001424BB">
                <w:rPr>
                  <w:b/>
                  <w:bCs/>
                  <w:sz w:val="21"/>
                  <w:szCs w:val="21"/>
                  <w:vertAlign w:val="superscript"/>
                </w:rPr>
                <w:delText>ème</w:delText>
              </w:r>
              <w:r w:rsidRPr="001424BB">
                <w:rPr>
                  <w:b/>
                  <w:bCs/>
                  <w:sz w:val="21"/>
                  <w:szCs w:val="21"/>
                </w:rPr>
                <w:delText xml:space="preserve"> année académique</w:delText>
              </w:r>
            </w:del>
          </w:p>
          <w:p w14:paraId="7F2C2BA1" w14:textId="77777777" w:rsidR="00A67E17" w:rsidRPr="001424BB" w:rsidRDefault="00A67E17" w:rsidP="004E0181">
            <w:pPr>
              <w:widowControl w:val="0"/>
              <w:jc w:val="both"/>
              <w:rPr>
                <w:del w:id="196" w:author="Comparison" w:date="2026-09-22T12:19:00Z" w16du:dateUtc="2026-09-22T16:19:00Z"/>
                <w:b/>
                <w:bCs/>
                <w:sz w:val="21"/>
                <w:szCs w:val="21"/>
              </w:rPr>
            </w:pPr>
            <w:del w:id="197" w:author="Comparison" w:date="2026-09-22T12:19:00Z" w16du:dateUtc="2026-09-22T16:19:00Z">
              <w:r w:rsidRPr="001424BB">
                <w:rPr>
                  <w:b/>
                  <w:bCs/>
                  <w:i/>
                  <w:sz w:val="21"/>
                  <w:szCs w:val="21"/>
                </w:rPr>
                <w:delText>5th academic year</w:delText>
              </w:r>
            </w:del>
          </w:p>
        </w:tc>
        <w:tc>
          <w:tcPr>
            <w:tcW w:w="2268" w:type="dxa"/>
            <w:vAlign w:val="center"/>
          </w:tcPr>
          <w:p w14:paraId="5C92BC64" w14:textId="77777777" w:rsidR="00A67E17" w:rsidRPr="001424BB" w:rsidRDefault="00A67E17" w:rsidP="004E0181">
            <w:pPr>
              <w:pStyle w:val="ListParagraph"/>
              <w:widowControl w:val="0"/>
              <w:ind w:left="0"/>
              <w:rPr>
                <w:del w:id="198" w:author="Comparison" w:date="2026-09-22T12:19:00Z" w16du:dateUtc="2026-09-22T16:19:00Z"/>
                <w:sz w:val="21"/>
                <w:szCs w:val="21"/>
              </w:rPr>
            </w:pPr>
          </w:p>
        </w:tc>
        <w:tc>
          <w:tcPr>
            <w:tcW w:w="2552" w:type="dxa"/>
            <w:vAlign w:val="center"/>
          </w:tcPr>
          <w:p w14:paraId="045240BE" w14:textId="77777777" w:rsidR="00A67E17" w:rsidRPr="001424BB" w:rsidRDefault="00A67E17" w:rsidP="004E0181">
            <w:pPr>
              <w:pStyle w:val="ListParagraph"/>
              <w:widowControl w:val="0"/>
              <w:ind w:left="0"/>
              <w:rPr>
                <w:del w:id="199" w:author="Comparison" w:date="2026-09-22T12:19:00Z" w16du:dateUtc="2026-09-22T16:19:00Z"/>
                <w:sz w:val="21"/>
                <w:szCs w:val="21"/>
              </w:rPr>
            </w:pPr>
          </w:p>
        </w:tc>
        <w:tc>
          <w:tcPr>
            <w:tcW w:w="2551" w:type="dxa"/>
            <w:vAlign w:val="center"/>
          </w:tcPr>
          <w:p w14:paraId="628A6887" w14:textId="77777777" w:rsidR="00A67E17" w:rsidRPr="001424BB" w:rsidRDefault="00A67E17" w:rsidP="004E0181">
            <w:pPr>
              <w:pStyle w:val="ListParagraph"/>
              <w:widowControl w:val="0"/>
              <w:ind w:left="0"/>
              <w:rPr>
                <w:del w:id="200" w:author="Comparison" w:date="2026-09-22T12:19:00Z" w16du:dateUtc="2026-09-22T16:19:00Z"/>
                <w:sz w:val="21"/>
                <w:szCs w:val="21"/>
              </w:rPr>
            </w:pPr>
          </w:p>
        </w:tc>
      </w:tr>
      <w:tr w:rsidR="00A67E17" w:rsidRPr="001424BB" w14:paraId="5C87C6FB" w14:textId="77777777" w:rsidTr="004E0181">
        <w:trPr>
          <w:del w:id="201" w:author="Comparison" w:date="2026-09-22T12:19:00Z" w16du:dateUtc="2026-09-22T16:19:00Z"/>
        </w:trPr>
        <w:tc>
          <w:tcPr>
            <w:tcW w:w="2551" w:type="dxa"/>
            <w:vAlign w:val="center"/>
          </w:tcPr>
          <w:p w14:paraId="058A512C" w14:textId="77777777" w:rsidR="00A67E17" w:rsidRPr="001424BB" w:rsidRDefault="00A67E17" w:rsidP="004E0181">
            <w:pPr>
              <w:widowControl w:val="0"/>
              <w:jc w:val="both"/>
              <w:rPr>
                <w:del w:id="202" w:author="Comparison" w:date="2026-09-22T12:19:00Z" w16du:dateUtc="2026-09-22T16:19:00Z"/>
                <w:b/>
                <w:bCs/>
                <w:sz w:val="21"/>
                <w:szCs w:val="21"/>
              </w:rPr>
            </w:pPr>
            <w:del w:id="203" w:author="Comparison" w:date="2026-09-22T12:19:00Z" w16du:dateUtc="2026-09-22T16:19:00Z">
              <w:r w:rsidRPr="001424BB">
                <w:rPr>
                  <w:b/>
                  <w:bCs/>
                  <w:sz w:val="21"/>
                  <w:szCs w:val="21"/>
                </w:rPr>
                <w:delText>6</w:delText>
              </w:r>
              <w:r w:rsidRPr="001424BB">
                <w:rPr>
                  <w:b/>
                  <w:bCs/>
                  <w:sz w:val="21"/>
                  <w:szCs w:val="21"/>
                  <w:vertAlign w:val="superscript"/>
                </w:rPr>
                <w:delText>ème</w:delText>
              </w:r>
              <w:r w:rsidRPr="001424BB">
                <w:rPr>
                  <w:b/>
                  <w:bCs/>
                  <w:sz w:val="21"/>
                  <w:szCs w:val="21"/>
                </w:rPr>
                <w:delText xml:space="preserve"> année académique</w:delText>
              </w:r>
            </w:del>
          </w:p>
          <w:p w14:paraId="2658BF5B" w14:textId="77777777" w:rsidR="00A67E17" w:rsidRPr="001424BB" w:rsidRDefault="00A67E17" w:rsidP="004E0181">
            <w:pPr>
              <w:widowControl w:val="0"/>
              <w:jc w:val="both"/>
              <w:rPr>
                <w:del w:id="204" w:author="Comparison" w:date="2026-09-22T12:19:00Z" w16du:dateUtc="2026-09-22T16:19:00Z"/>
                <w:b/>
                <w:bCs/>
                <w:sz w:val="21"/>
                <w:szCs w:val="21"/>
              </w:rPr>
            </w:pPr>
            <w:del w:id="205" w:author="Comparison" w:date="2026-09-22T12:19:00Z" w16du:dateUtc="2026-09-22T16:19:00Z">
              <w:r w:rsidRPr="001424BB">
                <w:rPr>
                  <w:b/>
                  <w:bCs/>
                  <w:i/>
                  <w:sz w:val="21"/>
                  <w:szCs w:val="21"/>
                </w:rPr>
                <w:delText>6th academic year</w:delText>
              </w:r>
            </w:del>
          </w:p>
        </w:tc>
        <w:tc>
          <w:tcPr>
            <w:tcW w:w="2268" w:type="dxa"/>
            <w:vAlign w:val="center"/>
          </w:tcPr>
          <w:p w14:paraId="35B1CCA4" w14:textId="77777777" w:rsidR="00A67E17" w:rsidRPr="001424BB" w:rsidRDefault="00A67E17" w:rsidP="004E0181">
            <w:pPr>
              <w:pStyle w:val="ListParagraph"/>
              <w:widowControl w:val="0"/>
              <w:ind w:left="0"/>
              <w:rPr>
                <w:del w:id="206" w:author="Comparison" w:date="2026-09-22T12:19:00Z" w16du:dateUtc="2026-09-22T16:19:00Z"/>
                <w:sz w:val="21"/>
                <w:szCs w:val="21"/>
              </w:rPr>
            </w:pPr>
          </w:p>
        </w:tc>
        <w:tc>
          <w:tcPr>
            <w:tcW w:w="2552" w:type="dxa"/>
            <w:vAlign w:val="center"/>
          </w:tcPr>
          <w:p w14:paraId="01048D78" w14:textId="77777777" w:rsidR="00A67E17" w:rsidRPr="001424BB" w:rsidRDefault="00A67E17" w:rsidP="004E0181">
            <w:pPr>
              <w:pStyle w:val="ListParagraph"/>
              <w:widowControl w:val="0"/>
              <w:ind w:left="0"/>
              <w:rPr>
                <w:del w:id="207" w:author="Comparison" w:date="2026-09-22T12:19:00Z" w16du:dateUtc="2026-09-22T16:19:00Z"/>
                <w:sz w:val="21"/>
                <w:szCs w:val="21"/>
              </w:rPr>
            </w:pPr>
          </w:p>
        </w:tc>
        <w:tc>
          <w:tcPr>
            <w:tcW w:w="2551" w:type="dxa"/>
            <w:vAlign w:val="center"/>
          </w:tcPr>
          <w:p w14:paraId="26B3D890" w14:textId="77777777" w:rsidR="00A67E17" w:rsidRPr="001424BB" w:rsidRDefault="00A67E17" w:rsidP="004E0181">
            <w:pPr>
              <w:pStyle w:val="ListParagraph"/>
              <w:widowControl w:val="0"/>
              <w:ind w:left="0"/>
              <w:rPr>
                <w:del w:id="208" w:author="Comparison" w:date="2026-09-22T12:19:00Z" w16du:dateUtc="2026-09-22T16:19:00Z"/>
                <w:sz w:val="21"/>
                <w:szCs w:val="21"/>
              </w:rPr>
            </w:pPr>
          </w:p>
        </w:tc>
      </w:tr>
    </w:tbl>
    <w:p w14:paraId="1144228F" w14:textId="77777777" w:rsidR="00A67E17" w:rsidRPr="001424BB" w:rsidRDefault="00A67E17" w:rsidP="00A12F09">
      <w:pPr>
        <w:jc w:val="both"/>
        <w:rPr>
          <w:del w:id="209" w:author="Comparison" w:date="2026-09-22T12:19:00Z" w16du:dateUtc="2026-09-22T16:19:00Z"/>
          <w:sz w:val="21"/>
          <w:szCs w:val="21"/>
        </w:rPr>
      </w:pPr>
    </w:p>
    <w:p w14:paraId="572FEE3B" w14:textId="77777777" w:rsidR="001424BB" w:rsidRDefault="001424BB" w:rsidP="00A12F09">
      <w:pPr>
        <w:jc w:val="both"/>
        <w:rPr>
          <w:del w:id="210" w:author="Comparison" w:date="2026-09-22T12:19:00Z" w16du:dateUtc="2026-09-22T16:19:00Z"/>
          <w:sz w:val="21"/>
          <w:szCs w:val="21"/>
        </w:rPr>
      </w:pPr>
    </w:p>
    <w:p w14:paraId="1F01708A" w14:textId="79FF6E1B" w:rsidR="00A12F09" w:rsidRPr="001424BB" w:rsidRDefault="00A12F09" w:rsidP="00A12F09">
      <w:pPr>
        <w:jc w:val="both"/>
        <w:rPr>
          <w:del w:id="211" w:author="Comparison" w:date="2026-09-22T12:19:00Z" w16du:dateUtc="2026-09-22T16:19:00Z"/>
          <w:i/>
          <w:sz w:val="21"/>
          <w:szCs w:val="21"/>
        </w:rPr>
      </w:pPr>
      <w:del w:id="212" w:author="Comparison" w:date="2026-09-22T12:19:00Z" w16du:dateUtc="2026-09-22T16:19:00Z">
        <w:r w:rsidRPr="001424BB">
          <w:rPr>
            <w:sz w:val="21"/>
            <w:szCs w:val="21"/>
          </w:rPr>
          <w:delText>Les droits d’inscription sont acquittés une seule fois au titre d’une année universitaire. Lorsque le/la doctorant.e s’acquitte des droits universitaires dans un établissement, il/elle est donc dispensé.e de ces mêmes droits dans l’établissement partenaire.</w:delText>
        </w:r>
      </w:del>
    </w:p>
    <w:p w14:paraId="0B41E340" w14:textId="1A506594" w:rsidR="003A6A07" w:rsidRPr="001424BB" w:rsidRDefault="003A6A07" w:rsidP="00A12F09">
      <w:pPr>
        <w:jc w:val="both"/>
        <w:rPr>
          <w:del w:id="213" w:author="Comparison" w:date="2026-09-22T12:19:00Z" w16du:dateUtc="2026-09-22T16:19:00Z"/>
          <w:i/>
          <w:sz w:val="21"/>
          <w:szCs w:val="21"/>
        </w:rPr>
      </w:pPr>
      <w:del w:id="214" w:author="Comparison" w:date="2026-09-22T12:19:00Z" w16du:dateUtc="2026-09-22T16:19:00Z">
        <w:r w:rsidRPr="001424BB">
          <w:rPr>
            <w:i/>
            <w:sz w:val="21"/>
            <w:szCs w:val="21"/>
          </w:rPr>
          <w:delText>Registration fees are paid only once for each academic year. If the doctoral student pays university fees at one institution, he/she is exempt from paying the same fees at the partner institution.</w:delText>
        </w:r>
      </w:del>
    </w:p>
    <w:p w14:paraId="3B9D5CC2" w14:textId="77777777" w:rsidR="003A6A07" w:rsidRPr="001424BB" w:rsidRDefault="003A6A07" w:rsidP="00A12F09">
      <w:pPr>
        <w:jc w:val="both"/>
        <w:rPr>
          <w:del w:id="215" w:author="Comparison" w:date="2026-09-22T12:19:00Z" w16du:dateUtc="2026-09-22T16:19:00Z"/>
          <w:sz w:val="21"/>
          <w:szCs w:val="21"/>
        </w:rPr>
      </w:pPr>
    </w:p>
    <w:p w14:paraId="154727B7" w14:textId="371B1063" w:rsidR="00A12F09" w:rsidRPr="001424BB" w:rsidRDefault="00A12F09" w:rsidP="00A12F09">
      <w:pPr>
        <w:jc w:val="both"/>
        <w:rPr>
          <w:del w:id="216" w:author="Comparison" w:date="2026-09-22T12:19:00Z" w16du:dateUtc="2026-09-22T16:19:00Z"/>
          <w:sz w:val="21"/>
          <w:szCs w:val="21"/>
        </w:rPr>
      </w:pPr>
      <w:del w:id="217" w:author="Comparison" w:date="2026-09-22T12:19:00Z" w16du:dateUtc="2026-09-22T16:19:00Z">
        <w:r w:rsidRPr="001424BB">
          <w:rPr>
            <w:sz w:val="21"/>
            <w:szCs w:val="21"/>
          </w:rPr>
          <w:delText>Lorsque les droits d’inscription sont acquittés en France, le/la doctorant.e est tenu.e de s’acquitter de la C</w:delText>
        </w:r>
        <w:r w:rsidR="003A6A07" w:rsidRPr="001424BB">
          <w:rPr>
            <w:sz w:val="21"/>
            <w:szCs w:val="21"/>
          </w:rPr>
          <w:delText xml:space="preserve">ontribution à la </w:delText>
        </w:r>
        <w:r w:rsidRPr="001424BB">
          <w:rPr>
            <w:sz w:val="21"/>
            <w:szCs w:val="21"/>
          </w:rPr>
          <w:delText>V</w:delText>
        </w:r>
        <w:r w:rsidR="003A6A07" w:rsidRPr="001424BB">
          <w:rPr>
            <w:sz w:val="21"/>
            <w:szCs w:val="21"/>
          </w:rPr>
          <w:delText xml:space="preserve">ie </w:delText>
        </w:r>
        <w:r w:rsidRPr="001424BB">
          <w:rPr>
            <w:sz w:val="21"/>
            <w:szCs w:val="21"/>
          </w:rPr>
          <w:delText>E</w:delText>
        </w:r>
        <w:r w:rsidR="003A6A07" w:rsidRPr="001424BB">
          <w:rPr>
            <w:sz w:val="21"/>
            <w:szCs w:val="21"/>
          </w:rPr>
          <w:delText xml:space="preserve">tudiante et de </w:delText>
        </w:r>
        <w:r w:rsidRPr="001424BB">
          <w:rPr>
            <w:sz w:val="21"/>
            <w:szCs w:val="21"/>
          </w:rPr>
          <w:delText>C</w:delText>
        </w:r>
        <w:r w:rsidR="003A6A07" w:rsidRPr="001424BB">
          <w:rPr>
            <w:sz w:val="21"/>
            <w:szCs w:val="21"/>
          </w:rPr>
          <w:delText>ampus (CVEC)</w:delText>
        </w:r>
        <w:r w:rsidRPr="001424BB">
          <w:rPr>
            <w:sz w:val="21"/>
            <w:szCs w:val="21"/>
          </w:rPr>
          <w:delText>.</w:delText>
        </w:r>
      </w:del>
    </w:p>
    <w:p w14:paraId="076731B1" w14:textId="1E061ADF" w:rsidR="003A6A07" w:rsidRPr="001424BB" w:rsidRDefault="003A6A07" w:rsidP="00A12F09">
      <w:pPr>
        <w:jc w:val="both"/>
        <w:rPr>
          <w:del w:id="218" w:author="Comparison" w:date="2026-09-22T12:19:00Z" w16du:dateUtc="2026-09-22T16:19:00Z"/>
          <w:i/>
          <w:sz w:val="21"/>
          <w:szCs w:val="21"/>
        </w:rPr>
      </w:pPr>
      <w:del w:id="219" w:author="Comparison" w:date="2026-09-22T12:19:00Z" w16du:dateUtc="2026-09-22T16:19:00Z">
        <w:r w:rsidRPr="001424BB">
          <w:rPr>
            <w:i/>
            <w:sz w:val="21"/>
            <w:szCs w:val="21"/>
          </w:rPr>
          <w:delText>When registration fees are paid in France, the doctoral student is required to pay the Contribution to Student and Campus Life (CVEC).</w:delText>
        </w:r>
      </w:del>
    </w:p>
    <w:p w14:paraId="6B419B0D" w14:textId="77777777" w:rsidR="003A6A07" w:rsidRPr="001424BB" w:rsidRDefault="003A6A07" w:rsidP="00A12F09">
      <w:pPr>
        <w:jc w:val="both"/>
        <w:rPr>
          <w:del w:id="220" w:author="Comparison" w:date="2026-09-22T12:19:00Z" w16du:dateUtc="2026-09-22T16:19:00Z"/>
          <w:sz w:val="21"/>
          <w:szCs w:val="21"/>
        </w:rPr>
      </w:pPr>
    </w:p>
    <w:p w14:paraId="2DAF744B" w14:textId="77777777" w:rsidR="00B336E5" w:rsidRPr="001424BB" w:rsidRDefault="00B336E5" w:rsidP="00B336E5">
      <w:pPr>
        <w:jc w:val="both"/>
        <w:rPr>
          <w:del w:id="221" w:author="Comparison" w:date="2026-09-22T12:19:00Z" w16du:dateUtc="2026-09-22T16:19:00Z"/>
          <w:b/>
          <w:sz w:val="21"/>
          <w:szCs w:val="21"/>
        </w:rPr>
      </w:pPr>
      <w:del w:id="222" w:author="Comparison" w:date="2026-09-22T12:19:00Z" w16du:dateUtc="2026-09-22T16:19:00Z">
        <w:r w:rsidRPr="001424BB">
          <w:rPr>
            <w:b/>
            <w:sz w:val="21"/>
            <w:szCs w:val="21"/>
          </w:rPr>
          <w:delText xml:space="preserve">Financement de la thèse / </w:delText>
        </w:r>
        <w:r w:rsidRPr="001424BB">
          <w:rPr>
            <w:b/>
            <w:i/>
            <w:sz w:val="21"/>
            <w:szCs w:val="21"/>
          </w:rPr>
          <w:delText>Thesis funding</w:delText>
        </w:r>
        <w:r w:rsidRPr="001424BB">
          <w:rPr>
            <w:b/>
            <w:sz w:val="21"/>
            <w:szCs w:val="21"/>
          </w:rPr>
          <w:delText xml:space="preserve"> : </w:delText>
        </w:r>
      </w:del>
    </w:p>
    <w:p w14:paraId="3F0D27C1" w14:textId="77777777" w:rsidR="00B336E5" w:rsidRDefault="00072B4B" w:rsidP="00B336E5">
      <w:pPr>
        <w:jc w:val="both"/>
        <w:rPr>
          <w:del w:id="223" w:author="Comparison" w:date="2026-09-22T12:19:00Z" w16du:dateUtc="2026-09-22T16:19:00Z"/>
          <w:sz w:val="21"/>
          <w:szCs w:val="21"/>
        </w:rPr>
      </w:pPr>
      <w:sdt>
        <w:sdtPr>
          <w:rPr>
            <w:sz w:val="21"/>
            <w:szCs w:val="21"/>
          </w:rPr>
          <w:id w:val="1764264718"/>
          <w14:checkbox>
            <w14:checked w14:val="0"/>
            <w14:checkedState w14:val="2612" w14:font="MS Gothic"/>
            <w14:uncheckedState w14:val="2610" w14:font="MS Gothic"/>
          </w14:checkbox>
        </w:sdtPr>
        <w:sdtEndPr/>
        <w:sdtContent>
          <w:r w:rsidR="00B336E5" w:rsidRPr="001424BB">
            <w:rPr>
              <w:rFonts w:ascii="Segoe UI Symbol" w:eastAsia="MS Gothic" w:hAnsi="Segoe UI Symbol" w:cs="Segoe UI Symbol"/>
              <w:sz w:val="21"/>
              <w:szCs w:val="21"/>
            </w:rPr>
            <w:t>☐</w:t>
          </w:r>
        </w:sdtContent>
      </w:sdt>
      <w:del w:id="224" w:author="Comparison" w:date="2026-09-22T12:19:00Z" w16du:dateUtc="2026-09-22T16:19:00Z">
        <w:r w:rsidR="00B336E5" w:rsidRPr="001424BB">
          <w:rPr>
            <w:sz w:val="21"/>
            <w:szCs w:val="21"/>
          </w:rPr>
          <w:delText xml:space="preserve"> Non applicable / Not applicable</w:delText>
        </w:r>
      </w:del>
    </w:p>
    <w:p w14:paraId="7BB4C4AA" w14:textId="76BAEE07" w:rsidR="001424BB" w:rsidRDefault="001424BB" w:rsidP="005052BA">
      <w:pPr>
        <w:jc w:val="both"/>
        <w:rPr>
          <w:del w:id="225" w:author="Comparison" w:date="2026-09-22T12:19:00Z" w16du:dateUtc="2026-09-22T16:19:00Z"/>
          <w:sz w:val="21"/>
          <w:szCs w:val="21"/>
          <w:lang w:eastAsia="fr-FR"/>
        </w:rPr>
      </w:pPr>
    </w:p>
    <w:p w14:paraId="52AB050A" w14:textId="77777777" w:rsidR="0075534A" w:rsidRDefault="00B336E5" w:rsidP="00B336E5">
      <w:pPr>
        <w:jc w:val="both"/>
        <w:rPr>
          <w:del w:id="226" w:author="Comparison" w:date="2026-09-22T12:19:00Z" w16du:dateUtc="2026-09-22T16:19:00Z"/>
          <w:sz w:val="21"/>
          <w:szCs w:val="21"/>
        </w:rPr>
      </w:pPr>
      <w:del w:id="227" w:author="Comparison" w:date="2026-09-22T12:19:00Z" w16du:dateUtc="2026-09-22T16:19:00Z">
        <w:r w:rsidRPr="00B336E5">
          <w:rPr>
            <w:sz w:val="21"/>
            <w:szCs w:val="21"/>
          </w:rPr>
          <w:delText>En Sciences Technologie Santé, si la prolongation est effectuée à Toulouse, la direction de thèse devra justifier d’une prolongation du financement jusqu’à la date de dépôt du manuscrit. Une attestation de prolongation de financement allant jusqu’au dépôt du manuscrit doit être annexée au présent avenant à la convention</w:delText>
        </w:r>
        <w:r>
          <w:rPr>
            <w:sz w:val="21"/>
            <w:szCs w:val="21"/>
          </w:rPr>
          <w:delText xml:space="preserve">. / </w:delText>
        </w:r>
      </w:del>
    </w:p>
    <w:p w14:paraId="38F2AEED" w14:textId="1636E2E4" w:rsidR="00B336E5" w:rsidRDefault="00B336E5" w:rsidP="00B336E5">
      <w:pPr>
        <w:jc w:val="both"/>
        <w:rPr>
          <w:del w:id="228" w:author="Comparison" w:date="2026-09-22T12:19:00Z" w16du:dateUtc="2026-09-22T16:19:00Z"/>
          <w:sz w:val="21"/>
          <w:szCs w:val="21"/>
        </w:rPr>
      </w:pPr>
      <w:del w:id="229" w:author="Comparison" w:date="2026-09-22T12:19:00Z" w16du:dateUtc="2026-09-22T16:19:00Z">
        <w:r w:rsidRPr="00B336E5">
          <w:rPr>
            <w:i/>
            <w:sz w:val="21"/>
            <w:szCs w:val="21"/>
          </w:rPr>
          <w:delText>In Science Technology Health, if the extension is to be carried out in Toulouse, the thesis supervisor must provide proof of extended funding up to the date of submission of the manuscript. A certificate of extended funding up to the date of submission of the manuscript must be appended to this amendment to the agreement.</w:delText>
        </w:r>
      </w:del>
    </w:p>
    <w:p w14:paraId="620BA1AD" w14:textId="74B73987" w:rsidR="00A12F09" w:rsidRPr="001424BB" w:rsidRDefault="00A12F09" w:rsidP="00A12F09">
      <w:pPr>
        <w:jc w:val="both"/>
        <w:rPr>
          <w:del w:id="230" w:author="Comparison" w:date="2026-09-22T12:19:00Z" w16du:dateUtc="2026-09-22T16:19:00Z"/>
          <w:sz w:val="21"/>
          <w:szCs w:val="21"/>
          <w:lang w:eastAsia="fr-FR"/>
        </w:rPr>
      </w:pPr>
    </w:p>
    <w:p w14:paraId="5790382D" w14:textId="265842E4" w:rsidR="00850921" w:rsidRDefault="00850921" w:rsidP="00A12F09">
      <w:pPr>
        <w:jc w:val="both"/>
        <w:rPr>
          <w:del w:id="231" w:author="Comparison" w:date="2026-09-22T12:19:00Z" w16du:dateUtc="2026-09-22T16:19:00Z"/>
          <w:i/>
          <w:sz w:val="21"/>
          <w:szCs w:val="21"/>
        </w:rPr>
      </w:pPr>
    </w:p>
    <w:p w14:paraId="230AE006" w14:textId="73410CAF" w:rsidR="00B336E5" w:rsidRDefault="00B336E5" w:rsidP="00A12F09">
      <w:pPr>
        <w:jc w:val="both"/>
        <w:rPr>
          <w:del w:id="232" w:author="Comparison" w:date="2026-09-22T12:19:00Z" w16du:dateUtc="2026-09-22T16:19:00Z"/>
          <w:i/>
          <w:sz w:val="21"/>
          <w:szCs w:val="21"/>
        </w:rPr>
      </w:pPr>
    </w:p>
    <w:p w14:paraId="219092DB" w14:textId="425EAA02" w:rsidR="00B336E5" w:rsidRDefault="00B336E5" w:rsidP="00A12F09">
      <w:pPr>
        <w:jc w:val="both"/>
        <w:rPr>
          <w:del w:id="233" w:author="Comparison" w:date="2026-09-22T12:19:00Z" w16du:dateUtc="2026-09-22T16:19:00Z"/>
          <w:i/>
          <w:sz w:val="21"/>
          <w:szCs w:val="21"/>
        </w:rPr>
      </w:pPr>
    </w:p>
    <w:p w14:paraId="44ACEF62" w14:textId="39686894" w:rsidR="00B336E5" w:rsidRDefault="00B336E5" w:rsidP="00A12F09">
      <w:pPr>
        <w:jc w:val="both"/>
        <w:rPr>
          <w:del w:id="234" w:author="Comparison" w:date="2026-09-22T12:19:00Z" w16du:dateUtc="2026-09-22T16:19:00Z"/>
          <w:i/>
          <w:sz w:val="21"/>
          <w:szCs w:val="21"/>
        </w:rPr>
      </w:pPr>
    </w:p>
    <w:p w14:paraId="7580D7C5" w14:textId="6AE290E2" w:rsidR="00B336E5" w:rsidRDefault="00B336E5" w:rsidP="00A12F09">
      <w:pPr>
        <w:jc w:val="both"/>
        <w:rPr>
          <w:del w:id="235" w:author="Comparison" w:date="2026-09-22T12:19:00Z" w16du:dateUtc="2026-09-22T16:19:00Z"/>
          <w:i/>
          <w:sz w:val="21"/>
          <w:szCs w:val="21"/>
        </w:rPr>
      </w:pPr>
    </w:p>
    <w:p w14:paraId="10DD12BC" w14:textId="0C2467AE" w:rsidR="00B336E5" w:rsidRDefault="00B336E5" w:rsidP="00A12F09">
      <w:pPr>
        <w:jc w:val="both"/>
        <w:rPr>
          <w:del w:id="236" w:author="Comparison" w:date="2026-09-22T12:19:00Z" w16du:dateUtc="2026-09-22T16:19:00Z"/>
          <w:i/>
          <w:sz w:val="21"/>
          <w:szCs w:val="21"/>
        </w:rPr>
      </w:pPr>
    </w:p>
    <w:p w14:paraId="6BAA2638" w14:textId="79893265" w:rsidR="00B336E5" w:rsidRDefault="00B336E5" w:rsidP="00A12F09">
      <w:pPr>
        <w:jc w:val="both"/>
        <w:rPr>
          <w:del w:id="237" w:author="Comparison" w:date="2026-09-22T12:19:00Z" w16du:dateUtc="2026-09-22T16:19:00Z"/>
          <w:i/>
          <w:sz w:val="21"/>
          <w:szCs w:val="21"/>
        </w:rPr>
      </w:pPr>
    </w:p>
    <w:p w14:paraId="1F5F36DE" w14:textId="370648FD" w:rsidR="00B336E5" w:rsidRDefault="00B336E5" w:rsidP="00A12F09">
      <w:pPr>
        <w:jc w:val="both"/>
        <w:rPr>
          <w:del w:id="238" w:author="Comparison" w:date="2026-09-22T12:19:00Z" w16du:dateUtc="2026-09-22T16:19:00Z"/>
          <w:i/>
          <w:sz w:val="21"/>
          <w:szCs w:val="21"/>
        </w:rPr>
      </w:pPr>
    </w:p>
    <w:p w14:paraId="072AF019" w14:textId="77777777" w:rsidR="00B20D6D" w:rsidRDefault="00B20D6D" w:rsidP="00A12F09">
      <w:pPr>
        <w:jc w:val="both"/>
        <w:rPr>
          <w:del w:id="239" w:author="Comparison" w:date="2026-09-22T12:19:00Z" w16du:dateUtc="2026-09-22T16:19:00Z"/>
          <w:i/>
          <w:sz w:val="21"/>
          <w:szCs w:val="21"/>
        </w:rPr>
      </w:pPr>
    </w:p>
    <w:p w14:paraId="066D41B2" w14:textId="287DF25A" w:rsidR="00B336E5" w:rsidRDefault="00B336E5" w:rsidP="00A12F09">
      <w:pPr>
        <w:jc w:val="both"/>
        <w:rPr>
          <w:del w:id="240" w:author="Comparison" w:date="2026-09-22T12:19:00Z" w16du:dateUtc="2026-09-22T16:19:00Z"/>
          <w:i/>
          <w:sz w:val="21"/>
          <w:szCs w:val="21"/>
        </w:rPr>
      </w:pPr>
    </w:p>
    <w:p w14:paraId="02C73260" w14:textId="77777777" w:rsidR="00B336E5" w:rsidRPr="001424BB" w:rsidRDefault="00B336E5" w:rsidP="00A12F09">
      <w:pPr>
        <w:jc w:val="both"/>
        <w:rPr>
          <w:del w:id="241" w:author="Comparison" w:date="2026-09-22T12:19:00Z" w16du:dateUtc="2026-09-22T16:19:00Z"/>
          <w:i/>
          <w:sz w:val="21"/>
          <w:szCs w:val="21"/>
        </w:rPr>
      </w:pPr>
    </w:p>
    <w:p w14:paraId="14167CFE" w14:textId="3A29118F" w:rsidR="00DE623F" w:rsidRDefault="004E0C9D" w:rsidP="004E0C9D">
      <w:pPr>
        <w:jc w:val="center"/>
        <w:rPr>
          <w:del w:id="242" w:author="Comparison" w:date="2026-09-22T12:19:00Z" w16du:dateUtc="2026-09-22T16:19:00Z"/>
          <w:b/>
          <w:i/>
          <w:sz w:val="21"/>
          <w:szCs w:val="21"/>
          <w:lang w:eastAsia="fr-FR"/>
        </w:rPr>
      </w:pPr>
      <w:del w:id="243" w:author="Comparison" w:date="2026-09-22T12:19:00Z" w16du:dateUtc="2026-09-22T16:19:00Z">
        <w:r w:rsidRPr="004E0C9D">
          <w:rPr>
            <w:b/>
            <w:sz w:val="21"/>
            <w:szCs w:val="21"/>
            <w:lang w:eastAsia="fr-FR"/>
          </w:rPr>
          <w:delText xml:space="preserve">Engagement et signatures / </w:delText>
        </w:r>
        <w:r w:rsidRPr="004E0C9D">
          <w:rPr>
            <w:b/>
            <w:i/>
            <w:sz w:val="21"/>
            <w:szCs w:val="21"/>
            <w:lang w:eastAsia="fr-FR"/>
          </w:rPr>
          <w:delText>Commitment and signatures</w:delText>
        </w:r>
      </w:del>
    </w:p>
    <w:p w14:paraId="54936B6C" w14:textId="77777777" w:rsidR="004E0C9D" w:rsidRPr="004E0C9D" w:rsidRDefault="004E0C9D" w:rsidP="004E0C9D">
      <w:pPr>
        <w:jc w:val="center"/>
        <w:rPr>
          <w:del w:id="244" w:author="Comparison" w:date="2026-09-22T12:19:00Z" w16du:dateUtc="2026-09-22T16:19:00Z"/>
          <w:b/>
          <w:sz w:val="21"/>
          <w:szCs w:val="21"/>
          <w:lang w:eastAsia="fr-FR"/>
        </w:rPr>
      </w:pPr>
    </w:p>
    <w:tbl>
      <w:tblPr>
        <w:tblStyle w:val="TableGrid"/>
        <w:tblW w:w="0" w:type="auto"/>
        <w:tblLook w:val="04A0" w:firstRow="1" w:lastRow="0" w:firstColumn="1" w:lastColumn="0" w:noHBand="0" w:noVBand="1"/>
      </w:tblPr>
      <w:tblGrid>
        <w:gridCol w:w="4486"/>
        <w:gridCol w:w="4529"/>
      </w:tblGrid>
      <w:tr w:rsidR="003B56C5" w:rsidRPr="001424BB" w14:paraId="28747D5D" w14:textId="77777777" w:rsidTr="005322B6">
        <w:trPr>
          <w:del w:id="245" w:author="Comparison" w:date="2026-09-22T12:19:00Z" w16du:dateUtc="2026-09-22T16:19:00Z"/>
        </w:trPr>
        <w:tc>
          <w:tcPr>
            <w:tcW w:w="10195" w:type="dxa"/>
            <w:gridSpan w:val="2"/>
          </w:tcPr>
          <w:p w14:paraId="6542CDE6" w14:textId="77777777" w:rsidR="003B56C5" w:rsidRDefault="003B56C5" w:rsidP="003B5AB0">
            <w:pPr>
              <w:jc w:val="center"/>
              <w:rPr>
                <w:del w:id="246" w:author="Comparison" w:date="2026-09-22T12:19:00Z" w16du:dateUtc="2026-09-22T16:19:00Z"/>
                <w:sz w:val="21"/>
                <w:szCs w:val="21"/>
              </w:rPr>
            </w:pPr>
            <w:del w:id="247" w:author="Comparison" w:date="2026-09-22T12:19:00Z" w16du:dateUtc="2026-09-22T16:19:00Z">
              <w:r>
                <w:rPr>
                  <w:sz w:val="21"/>
                  <w:szCs w:val="21"/>
                </w:rPr>
                <w:delText>Le ou la doctorant.e</w:delText>
              </w:r>
            </w:del>
          </w:p>
          <w:p w14:paraId="4EE1EE6F" w14:textId="77777777" w:rsidR="003B56C5" w:rsidRDefault="003B56C5" w:rsidP="003B5AB0">
            <w:pPr>
              <w:jc w:val="center"/>
              <w:rPr>
                <w:del w:id="248" w:author="Comparison" w:date="2026-09-22T12:19:00Z" w16du:dateUtc="2026-09-22T16:19:00Z"/>
                <w:sz w:val="21"/>
                <w:szCs w:val="21"/>
              </w:rPr>
            </w:pPr>
          </w:p>
          <w:p w14:paraId="4C84F828" w14:textId="77777777" w:rsidR="003B56C5" w:rsidRDefault="003B56C5" w:rsidP="003B5AB0">
            <w:pPr>
              <w:jc w:val="center"/>
              <w:rPr>
                <w:del w:id="249" w:author="Comparison" w:date="2026-09-22T12:19:00Z" w16du:dateUtc="2026-09-22T16:19:00Z"/>
                <w:sz w:val="21"/>
                <w:szCs w:val="21"/>
              </w:rPr>
            </w:pPr>
          </w:p>
          <w:p w14:paraId="2430FC96" w14:textId="77777777" w:rsidR="003B56C5" w:rsidRDefault="003B56C5" w:rsidP="003B5AB0">
            <w:pPr>
              <w:jc w:val="center"/>
              <w:rPr>
                <w:del w:id="250" w:author="Comparison" w:date="2026-09-22T12:19:00Z" w16du:dateUtc="2026-09-22T16:19:00Z"/>
                <w:sz w:val="21"/>
                <w:szCs w:val="21"/>
              </w:rPr>
            </w:pPr>
          </w:p>
          <w:p w14:paraId="0656C91B" w14:textId="77777777" w:rsidR="003B56C5" w:rsidRDefault="003B56C5" w:rsidP="003B56C5">
            <w:pPr>
              <w:rPr>
                <w:del w:id="251" w:author="Comparison" w:date="2026-09-22T12:19:00Z" w16du:dateUtc="2026-09-22T16:19:00Z"/>
                <w:sz w:val="21"/>
                <w:szCs w:val="21"/>
              </w:rPr>
            </w:pPr>
          </w:p>
          <w:p w14:paraId="4A6DD6A4" w14:textId="77777777" w:rsidR="003B56C5" w:rsidRDefault="003B56C5" w:rsidP="003B5AB0">
            <w:pPr>
              <w:jc w:val="center"/>
              <w:rPr>
                <w:del w:id="252" w:author="Comparison" w:date="2026-09-22T12:19:00Z" w16du:dateUtc="2026-09-22T16:19:00Z"/>
                <w:sz w:val="21"/>
                <w:szCs w:val="21"/>
              </w:rPr>
            </w:pPr>
          </w:p>
          <w:p w14:paraId="72D03681" w14:textId="77777777" w:rsidR="003B56C5" w:rsidRDefault="003B56C5" w:rsidP="003B5AB0">
            <w:pPr>
              <w:jc w:val="center"/>
              <w:rPr>
                <w:del w:id="253" w:author="Comparison" w:date="2026-09-22T12:19:00Z" w16du:dateUtc="2026-09-22T16:19:00Z"/>
                <w:sz w:val="21"/>
                <w:szCs w:val="21"/>
              </w:rPr>
            </w:pPr>
          </w:p>
          <w:p w14:paraId="74B03F2C" w14:textId="38C7E667" w:rsidR="003B56C5" w:rsidRDefault="003B56C5" w:rsidP="00115BE5">
            <w:pPr>
              <w:jc w:val="center"/>
              <w:rPr>
                <w:del w:id="254" w:author="Comparison" w:date="2026-09-22T12:19:00Z" w16du:dateUtc="2026-09-22T16:19:00Z"/>
                <w:sz w:val="21"/>
                <w:szCs w:val="21"/>
                <w:lang w:eastAsia="fr-FR"/>
              </w:rPr>
            </w:pPr>
            <w:del w:id="255" w:author="Comparison" w:date="2026-09-22T12:19:00Z" w16du:dateUtc="2026-09-22T16:19:00Z">
              <w:r>
                <w:rPr>
                  <w:sz w:val="21"/>
                  <w:szCs w:val="21"/>
                </w:rPr>
                <w:delText xml:space="preserve">Date : </w:delText>
              </w:r>
            </w:del>
          </w:p>
        </w:tc>
      </w:tr>
      <w:tr w:rsidR="004E0C9D" w:rsidRPr="001424BB" w14:paraId="79E1B499" w14:textId="77777777" w:rsidTr="00DE623F">
        <w:trPr>
          <w:del w:id="256" w:author="Comparison" w:date="2026-09-22T12:19:00Z" w16du:dateUtc="2026-09-22T16:19:00Z"/>
        </w:trPr>
        <w:tc>
          <w:tcPr>
            <w:tcW w:w="5097" w:type="dxa"/>
          </w:tcPr>
          <w:p w14:paraId="0192C78A" w14:textId="77777777" w:rsidR="004E0C9D" w:rsidRDefault="003B56C5" w:rsidP="003B5AB0">
            <w:pPr>
              <w:jc w:val="center"/>
              <w:rPr>
                <w:del w:id="257" w:author="Comparison" w:date="2026-09-22T12:19:00Z" w16du:dateUtc="2026-09-22T16:19:00Z"/>
                <w:sz w:val="21"/>
                <w:szCs w:val="21"/>
              </w:rPr>
            </w:pPr>
            <w:del w:id="258" w:author="Comparison" w:date="2026-09-22T12:19:00Z" w16du:dateUtc="2026-09-22T16:19:00Z">
              <w:r>
                <w:rPr>
                  <w:sz w:val="21"/>
                  <w:szCs w:val="21"/>
                </w:rPr>
                <w:delText>Direction de la thèse à l’Université de Toulouse</w:delText>
              </w:r>
            </w:del>
          </w:p>
          <w:p w14:paraId="7B7ABDDC" w14:textId="77777777" w:rsidR="003B56C5" w:rsidRDefault="003B56C5" w:rsidP="003B5AB0">
            <w:pPr>
              <w:jc w:val="center"/>
              <w:rPr>
                <w:del w:id="259" w:author="Comparison" w:date="2026-09-22T12:19:00Z" w16du:dateUtc="2026-09-22T16:19:00Z"/>
                <w:sz w:val="21"/>
                <w:szCs w:val="21"/>
              </w:rPr>
            </w:pPr>
          </w:p>
          <w:p w14:paraId="393E9DC5" w14:textId="77777777" w:rsidR="003B56C5" w:rsidRDefault="003B56C5" w:rsidP="003B56C5">
            <w:pPr>
              <w:rPr>
                <w:del w:id="260" w:author="Comparison" w:date="2026-09-22T12:19:00Z" w16du:dateUtc="2026-09-22T16:19:00Z"/>
                <w:sz w:val="21"/>
                <w:szCs w:val="21"/>
              </w:rPr>
            </w:pPr>
          </w:p>
          <w:p w14:paraId="13CF8265" w14:textId="77777777" w:rsidR="003B56C5" w:rsidRDefault="003B56C5" w:rsidP="003B5AB0">
            <w:pPr>
              <w:jc w:val="center"/>
              <w:rPr>
                <w:del w:id="261" w:author="Comparison" w:date="2026-09-22T12:19:00Z" w16du:dateUtc="2026-09-22T16:19:00Z"/>
                <w:sz w:val="21"/>
                <w:szCs w:val="21"/>
              </w:rPr>
            </w:pPr>
          </w:p>
          <w:p w14:paraId="55A72A1C" w14:textId="77777777" w:rsidR="003B56C5" w:rsidRDefault="003B56C5" w:rsidP="003B5AB0">
            <w:pPr>
              <w:jc w:val="center"/>
              <w:rPr>
                <w:del w:id="262" w:author="Comparison" w:date="2026-09-22T12:19:00Z" w16du:dateUtc="2026-09-22T16:19:00Z"/>
                <w:sz w:val="21"/>
                <w:szCs w:val="21"/>
              </w:rPr>
            </w:pPr>
          </w:p>
          <w:p w14:paraId="7A5C62D5" w14:textId="77777777" w:rsidR="003B56C5" w:rsidRDefault="003B56C5" w:rsidP="003B5AB0">
            <w:pPr>
              <w:jc w:val="center"/>
              <w:rPr>
                <w:del w:id="263" w:author="Comparison" w:date="2026-09-22T12:19:00Z" w16du:dateUtc="2026-09-22T16:19:00Z"/>
                <w:sz w:val="21"/>
                <w:szCs w:val="21"/>
              </w:rPr>
            </w:pPr>
          </w:p>
          <w:p w14:paraId="0AE30F53" w14:textId="51E40986" w:rsidR="003B56C5" w:rsidRDefault="003B56C5" w:rsidP="003B5AB0">
            <w:pPr>
              <w:jc w:val="center"/>
              <w:rPr>
                <w:del w:id="264" w:author="Comparison" w:date="2026-09-22T12:19:00Z" w16du:dateUtc="2026-09-22T16:19:00Z"/>
                <w:sz w:val="21"/>
                <w:szCs w:val="21"/>
              </w:rPr>
            </w:pPr>
            <w:del w:id="265" w:author="Comparison" w:date="2026-09-22T12:19:00Z" w16du:dateUtc="2026-09-22T16:19:00Z">
              <w:r>
                <w:rPr>
                  <w:sz w:val="21"/>
                  <w:szCs w:val="21"/>
                </w:rPr>
                <w:delText>Nom, prénom, titre</w:delText>
              </w:r>
            </w:del>
          </w:p>
          <w:p w14:paraId="48E6396B" w14:textId="307A0A28" w:rsidR="003B56C5" w:rsidRDefault="003B56C5" w:rsidP="003B5AB0">
            <w:pPr>
              <w:jc w:val="center"/>
              <w:rPr>
                <w:del w:id="266" w:author="Comparison" w:date="2026-09-22T12:19:00Z" w16du:dateUtc="2026-09-22T16:19:00Z"/>
                <w:sz w:val="21"/>
                <w:szCs w:val="21"/>
              </w:rPr>
            </w:pPr>
            <w:del w:id="267" w:author="Comparison" w:date="2026-09-22T12:19:00Z" w16du:dateUtc="2026-09-22T16:19:00Z">
              <w:r>
                <w:rPr>
                  <w:sz w:val="21"/>
                  <w:szCs w:val="21"/>
                </w:rPr>
                <w:delText xml:space="preserve">Date : </w:delText>
              </w:r>
            </w:del>
          </w:p>
        </w:tc>
        <w:tc>
          <w:tcPr>
            <w:tcW w:w="5098" w:type="dxa"/>
          </w:tcPr>
          <w:p w14:paraId="665FC5F7" w14:textId="77777777" w:rsidR="003B56C5" w:rsidRPr="003B56C5" w:rsidRDefault="003B56C5" w:rsidP="003B56C5">
            <w:pPr>
              <w:jc w:val="center"/>
              <w:rPr>
                <w:del w:id="268" w:author="Comparison" w:date="2026-09-22T12:19:00Z" w16du:dateUtc="2026-09-22T16:19:00Z"/>
                <w:i/>
                <w:sz w:val="21"/>
                <w:szCs w:val="21"/>
                <w:lang w:eastAsia="fr-FR"/>
              </w:rPr>
            </w:pPr>
            <w:del w:id="269" w:author="Comparison" w:date="2026-09-22T12:19:00Z" w16du:dateUtc="2026-09-22T16:19:00Z">
              <w:r w:rsidRPr="003B56C5">
                <w:rPr>
                  <w:i/>
                  <w:sz w:val="21"/>
                  <w:szCs w:val="21"/>
                  <w:lang w:val="en-GB" w:eastAsia="fr-FR"/>
                </w:rPr>
                <w:delText xml:space="preserve">PhD supervisor at </w:delText>
              </w:r>
              <w:r w:rsidRPr="003B56C5">
                <w:rPr>
                  <w:i/>
                  <w:sz w:val="21"/>
                  <w:szCs w:val="21"/>
                  <w:lang w:eastAsia="fr-FR"/>
                </w:rPr>
                <w:delText>[Partner establishment]</w:delText>
              </w:r>
            </w:del>
          </w:p>
          <w:p w14:paraId="75D2D023" w14:textId="77777777" w:rsidR="004E0C9D" w:rsidRDefault="004E0C9D" w:rsidP="00115BE5">
            <w:pPr>
              <w:jc w:val="center"/>
              <w:rPr>
                <w:del w:id="270" w:author="Comparison" w:date="2026-09-22T12:19:00Z" w16du:dateUtc="2026-09-22T16:19:00Z"/>
                <w:sz w:val="21"/>
                <w:szCs w:val="21"/>
                <w:lang w:eastAsia="fr-FR"/>
              </w:rPr>
            </w:pPr>
          </w:p>
          <w:p w14:paraId="773A2ED3" w14:textId="77777777" w:rsidR="003B56C5" w:rsidRDefault="003B56C5" w:rsidP="003B56C5">
            <w:pPr>
              <w:rPr>
                <w:del w:id="271" w:author="Comparison" w:date="2026-09-22T12:19:00Z" w16du:dateUtc="2026-09-22T16:19:00Z"/>
                <w:sz w:val="21"/>
                <w:szCs w:val="21"/>
                <w:lang w:eastAsia="fr-FR"/>
              </w:rPr>
            </w:pPr>
          </w:p>
          <w:p w14:paraId="7961CAFF" w14:textId="77777777" w:rsidR="003B56C5" w:rsidRDefault="003B56C5" w:rsidP="00115BE5">
            <w:pPr>
              <w:jc w:val="center"/>
              <w:rPr>
                <w:del w:id="272" w:author="Comparison" w:date="2026-09-22T12:19:00Z" w16du:dateUtc="2026-09-22T16:19:00Z"/>
                <w:sz w:val="21"/>
                <w:szCs w:val="21"/>
                <w:lang w:eastAsia="fr-FR"/>
              </w:rPr>
            </w:pPr>
          </w:p>
          <w:p w14:paraId="4BA9EDF4" w14:textId="77777777" w:rsidR="003B56C5" w:rsidRDefault="003B56C5" w:rsidP="00115BE5">
            <w:pPr>
              <w:jc w:val="center"/>
              <w:rPr>
                <w:del w:id="273" w:author="Comparison" w:date="2026-09-22T12:19:00Z" w16du:dateUtc="2026-09-22T16:19:00Z"/>
                <w:sz w:val="21"/>
                <w:szCs w:val="21"/>
                <w:lang w:eastAsia="fr-FR"/>
              </w:rPr>
            </w:pPr>
          </w:p>
          <w:p w14:paraId="0329E0BA" w14:textId="77777777" w:rsidR="003B56C5" w:rsidRDefault="003B56C5" w:rsidP="00115BE5">
            <w:pPr>
              <w:jc w:val="center"/>
              <w:rPr>
                <w:del w:id="274" w:author="Comparison" w:date="2026-09-22T12:19:00Z" w16du:dateUtc="2026-09-22T16:19:00Z"/>
                <w:sz w:val="21"/>
                <w:szCs w:val="21"/>
                <w:lang w:eastAsia="fr-FR"/>
              </w:rPr>
            </w:pPr>
          </w:p>
          <w:p w14:paraId="05F5B87E" w14:textId="266A149E" w:rsidR="003B56C5" w:rsidRPr="003B56C5" w:rsidRDefault="003B56C5" w:rsidP="00115BE5">
            <w:pPr>
              <w:jc w:val="center"/>
              <w:rPr>
                <w:del w:id="275" w:author="Comparison" w:date="2026-09-22T12:19:00Z" w16du:dateUtc="2026-09-22T16:19:00Z"/>
                <w:i/>
                <w:sz w:val="21"/>
                <w:szCs w:val="21"/>
                <w:lang w:eastAsia="fr-FR"/>
              </w:rPr>
            </w:pPr>
            <w:del w:id="276" w:author="Comparison" w:date="2026-09-22T12:19:00Z" w16du:dateUtc="2026-09-22T16:19:00Z">
              <w:r w:rsidRPr="003B56C5">
                <w:rPr>
                  <w:i/>
                  <w:sz w:val="21"/>
                  <w:szCs w:val="21"/>
                  <w:lang w:eastAsia="fr-FR"/>
                </w:rPr>
                <w:delText>Lastname, name, title</w:delText>
              </w:r>
            </w:del>
          </w:p>
          <w:p w14:paraId="433596A9" w14:textId="2B85B7CA" w:rsidR="003B56C5" w:rsidRDefault="003B56C5" w:rsidP="00115BE5">
            <w:pPr>
              <w:jc w:val="center"/>
              <w:rPr>
                <w:del w:id="277" w:author="Comparison" w:date="2026-09-22T12:19:00Z" w16du:dateUtc="2026-09-22T16:19:00Z"/>
                <w:sz w:val="21"/>
                <w:szCs w:val="21"/>
                <w:lang w:eastAsia="fr-FR"/>
              </w:rPr>
            </w:pPr>
            <w:del w:id="278" w:author="Comparison" w:date="2026-09-22T12:19:00Z" w16du:dateUtc="2026-09-22T16:19:00Z">
              <w:r>
                <w:rPr>
                  <w:sz w:val="21"/>
                  <w:szCs w:val="21"/>
                  <w:lang w:eastAsia="fr-FR"/>
                </w:rPr>
                <w:delText xml:space="preserve">Date : </w:delText>
              </w:r>
            </w:del>
          </w:p>
        </w:tc>
      </w:tr>
      <w:tr w:rsidR="004E0C9D" w:rsidRPr="001424BB" w14:paraId="3D9BE367" w14:textId="77777777" w:rsidTr="00DE623F">
        <w:trPr>
          <w:del w:id="279" w:author="Comparison" w:date="2026-09-22T12:19:00Z" w16du:dateUtc="2026-09-22T16:19:00Z"/>
        </w:trPr>
        <w:tc>
          <w:tcPr>
            <w:tcW w:w="5097" w:type="dxa"/>
          </w:tcPr>
          <w:p w14:paraId="2C05541F" w14:textId="391D9853" w:rsidR="003B56C5" w:rsidRDefault="003B56C5" w:rsidP="003B56C5">
            <w:pPr>
              <w:jc w:val="center"/>
              <w:rPr>
                <w:del w:id="280" w:author="Comparison" w:date="2026-09-22T12:19:00Z" w16du:dateUtc="2026-09-22T16:19:00Z"/>
                <w:sz w:val="21"/>
                <w:szCs w:val="21"/>
              </w:rPr>
            </w:pPr>
            <w:del w:id="281" w:author="Comparison" w:date="2026-09-22T12:19:00Z" w16du:dateUtc="2026-09-22T16:19:00Z">
              <w:r>
                <w:rPr>
                  <w:sz w:val="21"/>
                  <w:szCs w:val="21"/>
                </w:rPr>
                <w:delText xml:space="preserve">Direction de l’Ecole doctorale à l’Université de Toulouse </w:delText>
              </w:r>
            </w:del>
            <w:customXmlDelRangeStart w:id="282" w:author="Comparison" w:date="2026-09-22T12:19:00Z"/>
            <w:sdt>
              <w:sdtPr>
                <w:rPr>
                  <w:sz w:val="21"/>
                  <w:szCs w:val="21"/>
                </w:rPr>
                <w:alias w:val="liste ED"/>
                <w:tag w:val="liste ED"/>
                <w:id w:val="2136206052"/>
                <w:placeholder>
                  <w:docPart w:val="6A32F1D459BA48D795915189D62EA5B7"/>
                </w:placeholder>
                <w:showingPlcHdr/>
                <w:comboBox>
                  <w:listItem w:value="Choisissez un élément."/>
                  <w:listItem w:displayText="ALLPH@" w:value="ALLPH@"/>
                  <w:listItem w:displayText="BSB" w:value="BSB"/>
                  <w:listItem w:displayText="CLESCO" w:value="CLESCO"/>
                  <w:listItem w:displayText="EDMITT" w:value="EDMITT"/>
                  <w:listItem w:displayText="GEETS" w:value="GEETS"/>
                  <w:listItem w:displayText="MEGEP" w:value="MEGEP"/>
                  <w:listItem w:displayText="SDM" w:value="SDM"/>
                  <w:listItem w:displayText="SDU2E" w:value="SDU2E"/>
                  <w:listItem w:displayText="SEVAB" w:value="SEVAB"/>
                  <w:listItem w:displayText="SYSTEMES" w:value="SYSTEMES"/>
                  <w:listItem w:displayText="TESC" w:value="TESC"/>
                </w:comboBox>
              </w:sdtPr>
              <w:sdtEndPr/>
              <w:sdtContent>
                <w:customXmlDelRangeEnd w:id="282"/>
                <w:del w:id="283" w:author="Comparison" w:date="2026-09-22T12:19:00Z" w16du:dateUtc="2026-09-22T16:19:00Z">
                  <w:r w:rsidRPr="00645B4E">
                    <w:rPr>
                      <w:rStyle w:val="PlaceholderText"/>
                    </w:rPr>
                    <w:delText>Choisissez un élément.</w:delText>
                  </w:r>
                </w:del>
                <w:customXmlDelRangeStart w:id="284" w:author="Comparison" w:date="2026-09-22T12:19:00Z"/>
              </w:sdtContent>
            </w:sdt>
            <w:customXmlDelRangeEnd w:id="284"/>
          </w:p>
          <w:p w14:paraId="72F6B8CE" w14:textId="77777777" w:rsidR="003B56C5" w:rsidRDefault="003B56C5" w:rsidP="003B56C5">
            <w:pPr>
              <w:rPr>
                <w:del w:id="285" w:author="Comparison" w:date="2026-09-22T12:19:00Z" w16du:dateUtc="2026-09-22T16:19:00Z"/>
                <w:sz w:val="21"/>
                <w:szCs w:val="21"/>
              </w:rPr>
            </w:pPr>
          </w:p>
          <w:p w14:paraId="2E78CE73" w14:textId="525AD19A" w:rsidR="003B56C5" w:rsidRDefault="003B56C5" w:rsidP="003B56C5">
            <w:pPr>
              <w:rPr>
                <w:del w:id="286" w:author="Comparison" w:date="2026-09-22T12:19:00Z" w16du:dateUtc="2026-09-22T16:19:00Z"/>
                <w:sz w:val="21"/>
                <w:szCs w:val="21"/>
              </w:rPr>
            </w:pPr>
          </w:p>
          <w:p w14:paraId="0127D432" w14:textId="77777777" w:rsidR="003B56C5" w:rsidRDefault="003B56C5" w:rsidP="003B56C5">
            <w:pPr>
              <w:rPr>
                <w:del w:id="287" w:author="Comparison" w:date="2026-09-22T12:19:00Z" w16du:dateUtc="2026-09-22T16:19:00Z"/>
                <w:sz w:val="21"/>
                <w:szCs w:val="21"/>
              </w:rPr>
            </w:pPr>
          </w:p>
          <w:p w14:paraId="4A7EE550" w14:textId="77777777" w:rsidR="003B56C5" w:rsidRDefault="003B56C5" w:rsidP="003B56C5">
            <w:pPr>
              <w:rPr>
                <w:del w:id="288" w:author="Comparison" w:date="2026-09-22T12:19:00Z" w16du:dateUtc="2026-09-22T16:19:00Z"/>
                <w:sz w:val="21"/>
                <w:szCs w:val="21"/>
              </w:rPr>
            </w:pPr>
          </w:p>
          <w:p w14:paraId="2AB77A13" w14:textId="77777777" w:rsidR="003B56C5" w:rsidRDefault="003B56C5" w:rsidP="003B56C5">
            <w:pPr>
              <w:rPr>
                <w:del w:id="289" w:author="Comparison" w:date="2026-09-22T12:19:00Z" w16du:dateUtc="2026-09-22T16:19:00Z"/>
                <w:sz w:val="21"/>
                <w:szCs w:val="21"/>
              </w:rPr>
            </w:pPr>
          </w:p>
          <w:p w14:paraId="46E0276D" w14:textId="77777777" w:rsidR="003B56C5" w:rsidRDefault="003B56C5" w:rsidP="003B56C5">
            <w:pPr>
              <w:rPr>
                <w:del w:id="290" w:author="Comparison" w:date="2026-09-22T12:19:00Z" w16du:dateUtc="2026-09-22T16:19:00Z"/>
                <w:sz w:val="21"/>
                <w:szCs w:val="21"/>
              </w:rPr>
            </w:pPr>
          </w:p>
          <w:p w14:paraId="59D3FEB2" w14:textId="77777777" w:rsidR="005B2A6E" w:rsidRDefault="005B2A6E" w:rsidP="005B2A6E">
            <w:pPr>
              <w:jc w:val="center"/>
              <w:rPr>
                <w:del w:id="291" w:author="Comparison" w:date="2026-09-22T12:19:00Z" w16du:dateUtc="2026-09-22T16:19:00Z"/>
                <w:sz w:val="21"/>
                <w:szCs w:val="21"/>
              </w:rPr>
            </w:pPr>
            <w:del w:id="292" w:author="Comparison" w:date="2026-09-22T12:19:00Z" w16du:dateUtc="2026-09-22T16:19:00Z">
              <w:r>
                <w:rPr>
                  <w:sz w:val="21"/>
                  <w:szCs w:val="21"/>
                </w:rPr>
                <w:delText>Nom, prénom, titre</w:delText>
              </w:r>
            </w:del>
          </w:p>
          <w:p w14:paraId="55876CFD" w14:textId="35FB23D5" w:rsidR="003B56C5" w:rsidRDefault="003B56C5" w:rsidP="003B56C5">
            <w:pPr>
              <w:jc w:val="center"/>
              <w:rPr>
                <w:del w:id="293" w:author="Comparison" w:date="2026-09-22T12:19:00Z" w16du:dateUtc="2026-09-22T16:19:00Z"/>
                <w:sz w:val="21"/>
                <w:szCs w:val="21"/>
              </w:rPr>
            </w:pPr>
            <w:del w:id="294" w:author="Comparison" w:date="2026-09-22T12:19:00Z" w16du:dateUtc="2026-09-22T16:19:00Z">
              <w:r>
                <w:rPr>
                  <w:sz w:val="21"/>
                  <w:szCs w:val="21"/>
                </w:rPr>
                <w:delText>Date :</w:delText>
              </w:r>
            </w:del>
          </w:p>
        </w:tc>
        <w:tc>
          <w:tcPr>
            <w:tcW w:w="5098" w:type="dxa"/>
          </w:tcPr>
          <w:p w14:paraId="6DB11875" w14:textId="77777777" w:rsidR="003B56C5" w:rsidRPr="003B56C5" w:rsidRDefault="003B56C5" w:rsidP="003B56C5">
            <w:pPr>
              <w:jc w:val="center"/>
              <w:rPr>
                <w:del w:id="295" w:author="Comparison" w:date="2026-09-22T12:19:00Z" w16du:dateUtc="2026-09-22T16:19:00Z"/>
                <w:i/>
                <w:sz w:val="21"/>
                <w:szCs w:val="21"/>
                <w:lang w:eastAsia="fr-FR"/>
              </w:rPr>
            </w:pPr>
            <w:del w:id="296" w:author="Comparison" w:date="2026-09-22T12:19:00Z" w16du:dateUtc="2026-09-22T16:19:00Z">
              <w:r>
                <w:rPr>
                  <w:sz w:val="21"/>
                  <w:szCs w:val="21"/>
                  <w:lang w:eastAsia="fr-FR"/>
                </w:rPr>
                <w:delText xml:space="preserve">Doctoral school at </w:delText>
              </w:r>
              <w:r w:rsidRPr="003B56C5">
                <w:rPr>
                  <w:i/>
                  <w:sz w:val="21"/>
                  <w:szCs w:val="21"/>
                  <w:lang w:eastAsia="fr-FR"/>
                </w:rPr>
                <w:delText>[Partner establishment]</w:delText>
              </w:r>
            </w:del>
          </w:p>
          <w:p w14:paraId="45A8D4C5" w14:textId="29C07C77" w:rsidR="004E0C9D" w:rsidRDefault="004E0C9D" w:rsidP="00115BE5">
            <w:pPr>
              <w:jc w:val="center"/>
              <w:rPr>
                <w:del w:id="297" w:author="Comparison" w:date="2026-09-22T12:19:00Z" w16du:dateUtc="2026-09-22T16:19:00Z"/>
                <w:sz w:val="21"/>
                <w:szCs w:val="21"/>
                <w:lang w:eastAsia="fr-FR"/>
              </w:rPr>
            </w:pPr>
          </w:p>
          <w:p w14:paraId="438E16E5" w14:textId="77777777" w:rsidR="003B56C5" w:rsidRDefault="003B56C5" w:rsidP="00115BE5">
            <w:pPr>
              <w:jc w:val="center"/>
              <w:rPr>
                <w:del w:id="298" w:author="Comparison" w:date="2026-09-22T12:19:00Z" w16du:dateUtc="2026-09-22T16:19:00Z"/>
                <w:sz w:val="21"/>
                <w:szCs w:val="21"/>
                <w:lang w:eastAsia="fr-FR"/>
              </w:rPr>
            </w:pPr>
          </w:p>
          <w:p w14:paraId="580F162E" w14:textId="77777777" w:rsidR="003B56C5" w:rsidRDefault="003B56C5" w:rsidP="00115BE5">
            <w:pPr>
              <w:jc w:val="center"/>
              <w:rPr>
                <w:del w:id="299" w:author="Comparison" w:date="2026-09-22T12:19:00Z" w16du:dateUtc="2026-09-22T16:19:00Z"/>
                <w:sz w:val="21"/>
                <w:szCs w:val="21"/>
                <w:lang w:eastAsia="fr-FR"/>
              </w:rPr>
            </w:pPr>
          </w:p>
          <w:p w14:paraId="0FE0472D" w14:textId="77777777" w:rsidR="003B56C5" w:rsidRDefault="003B56C5" w:rsidP="00115BE5">
            <w:pPr>
              <w:jc w:val="center"/>
              <w:rPr>
                <w:del w:id="300" w:author="Comparison" w:date="2026-09-22T12:19:00Z" w16du:dateUtc="2026-09-22T16:19:00Z"/>
                <w:sz w:val="21"/>
                <w:szCs w:val="21"/>
                <w:lang w:eastAsia="fr-FR"/>
              </w:rPr>
            </w:pPr>
          </w:p>
          <w:p w14:paraId="57BC0560" w14:textId="70042E12" w:rsidR="003B56C5" w:rsidRDefault="003B56C5" w:rsidP="00115BE5">
            <w:pPr>
              <w:jc w:val="center"/>
              <w:rPr>
                <w:del w:id="301" w:author="Comparison" w:date="2026-09-22T12:19:00Z" w16du:dateUtc="2026-09-22T16:19:00Z"/>
                <w:sz w:val="21"/>
                <w:szCs w:val="21"/>
                <w:lang w:eastAsia="fr-FR"/>
              </w:rPr>
            </w:pPr>
          </w:p>
          <w:p w14:paraId="6B685350" w14:textId="1C51034D" w:rsidR="003B56C5" w:rsidRDefault="003B56C5" w:rsidP="00115BE5">
            <w:pPr>
              <w:jc w:val="center"/>
              <w:rPr>
                <w:del w:id="302" w:author="Comparison" w:date="2026-09-22T12:19:00Z" w16du:dateUtc="2026-09-22T16:19:00Z"/>
                <w:sz w:val="21"/>
                <w:szCs w:val="21"/>
                <w:lang w:eastAsia="fr-FR"/>
              </w:rPr>
            </w:pPr>
          </w:p>
          <w:p w14:paraId="6AF84F5A" w14:textId="53091A3E" w:rsidR="003B56C5" w:rsidRDefault="003B56C5" w:rsidP="00115BE5">
            <w:pPr>
              <w:jc w:val="center"/>
              <w:rPr>
                <w:del w:id="303" w:author="Comparison" w:date="2026-09-22T12:19:00Z" w16du:dateUtc="2026-09-22T16:19:00Z"/>
                <w:sz w:val="21"/>
                <w:szCs w:val="21"/>
                <w:lang w:eastAsia="fr-FR"/>
              </w:rPr>
            </w:pPr>
          </w:p>
          <w:p w14:paraId="288E39A3" w14:textId="77777777" w:rsidR="005B2A6E" w:rsidRDefault="005B2A6E" w:rsidP="005B2A6E">
            <w:pPr>
              <w:jc w:val="center"/>
              <w:rPr>
                <w:del w:id="304" w:author="Comparison" w:date="2026-09-22T12:19:00Z" w16du:dateUtc="2026-09-22T16:19:00Z"/>
                <w:sz w:val="21"/>
                <w:szCs w:val="21"/>
                <w:highlight w:val="yellow"/>
                <w:lang w:eastAsia="fr-FR"/>
              </w:rPr>
            </w:pPr>
            <w:del w:id="305" w:author="Comparison" w:date="2026-09-22T12:19:00Z" w16du:dateUtc="2026-09-22T16:19:00Z">
              <w:r>
                <w:rPr>
                  <w:i/>
                  <w:sz w:val="21"/>
                  <w:szCs w:val="21"/>
                  <w:lang w:eastAsia="fr-FR"/>
                </w:rPr>
                <w:delText xml:space="preserve">Title, </w:delText>
              </w:r>
              <w:r w:rsidRPr="003B56C5">
                <w:rPr>
                  <w:i/>
                  <w:sz w:val="21"/>
                  <w:szCs w:val="21"/>
                  <w:lang w:eastAsia="fr-FR"/>
                </w:rPr>
                <w:delText>Lastname, name</w:delText>
              </w:r>
            </w:del>
          </w:p>
          <w:p w14:paraId="476D0D16" w14:textId="423CEA73" w:rsidR="003B56C5" w:rsidRDefault="003B56C5" w:rsidP="00115BE5">
            <w:pPr>
              <w:jc w:val="center"/>
              <w:rPr>
                <w:del w:id="306" w:author="Comparison" w:date="2026-09-22T12:19:00Z" w16du:dateUtc="2026-09-22T16:19:00Z"/>
                <w:sz w:val="21"/>
                <w:szCs w:val="21"/>
                <w:lang w:eastAsia="fr-FR"/>
              </w:rPr>
            </w:pPr>
            <w:del w:id="307" w:author="Comparison" w:date="2026-09-22T12:19:00Z" w16du:dateUtc="2026-09-22T16:19:00Z">
              <w:r>
                <w:rPr>
                  <w:sz w:val="21"/>
                  <w:szCs w:val="21"/>
                  <w:lang w:eastAsia="fr-FR"/>
                </w:rPr>
                <w:delText xml:space="preserve">Date : </w:delText>
              </w:r>
            </w:del>
          </w:p>
        </w:tc>
      </w:tr>
      <w:tr w:rsidR="00DE623F" w:rsidRPr="001424BB" w14:paraId="43CEF78A" w14:textId="77777777" w:rsidTr="00DE623F">
        <w:trPr>
          <w:del w:id="308" w:author="Comparison" w:date="2026-09-22T12:19:00Z" w16du:dateUtc="2026-09-22T16:19:00Z"/>
        </w:trPr>
        <w:tc>
          <w:tcPr>
            <w:tcW w:w="5097" w:type="dxa"/>
          </w:tcPr>
          <w:p w14:paraId="52A60C33" w14:textId="56AC200D" w:rsidR="003B5AB0" w:rsidRDefault="00072B4B" w:rsidP="003B5AB0">
            <w:pPr>
              <w:jc w:val="center"/>
              <w:rPr>
                <w:del w:id="309" w:author="Comparison" w:date="2026-09-22T12:19:00Z" w16du:dateUtc="2026-09-22T16:19:00Z"/>
                <w:sz w:val="21"/>
                <w:szCs w:val="21"/>
                <w:lang w:eastAsia="fr-FR"/>
              </w:rPr>
            </w:pPr>
            <w:customXmlDelRangeStart w:id="310" w:author="Comparison" w:date="2026-09-22T12:19:00Z"/>
            <w:sdt>
              <w:sdtPr>
                <w:rPr>
                  <w:sz w:val="21"/>
                  <w:szCs w:val="21"/>
                </w:rPr>
                <w:id w:val="230054264"/>
                <w:placeholder>
                  <w:docPart w:val="B070725F1EEC44B3932C8F4FF050106C"/>
                </w:placeholder>
                <w:showingPlcHdr/>
                <w:comboBox>
                  <w:listItem w:value="Choisissez un élément."/>
                  <w:listItem w:displayText="Université Toulouse - Jean Jaurès" w:value="Université Toulouse - Jean Jaurès"/>
                  <w:listItem w:displayText="Université Toulouse III - Paul Sabatier" w:value="Université Toulouse III - Paul Sabatier"/>
                  <w:listItem w:displayText="Toulouse INP" w:value="Toulouse INP"/>
                  <w:listItem w:displayText="INSA Toulouse" w:value="INSA Toulouse"/>
                </w:comboBox>
              </w:sdtPr>
              <w:sdtEndPr/>
              <w:sdtContent>
                <w:customXmlDelRangeEnd w:id="310"/>
                <w:del w:id="311" w:author="Comparison" w:date="2026-09-22T12:19:00Z" w16du:dateUtc="2026-09-22T16:19:00Z">
                  <w:r w:rsidR="003B5AB0" w:rsidRPr="001424BB">
                    <w:rPr>
                      <w:rStyle w:val="PlaceholderText"/>
                      <w:sz w:val="21"/>
                      <w:szCs w:val="21"/>
                    </w:rPr>
                    <w:delText>Choisissez un élément.</w:delText>
                  </w:r>
                </w:del>
                <w:customXmlDelRangeStart w:id="312" w:author="Comparison" w:date="2026-09-22T12:19:00Z"/>
              </w:sdtContent>
            </w:sdt>
            <w:customXmlDelRangeEnd w:id="312"/>
          </w:p>
          <w:p w14:paraId="6B0BFEDD" w14:textId="2560E997" w:rsidR="003B5AB0" w:rsidRDefault="003B5AB0" w:rsidP="00DE623F">
            <w:pPr>
              <w:jc w:val="both"/>
              <w:rPr>
                <w:del w:id="313" w:author="Comparison" w:date="2026-09-22T12:19:00Z" w16du:dateUtc="2026-09-22T16:19:00Z"/>
                <w:sz w:val="21"/>
                <w:szCs w:val="21"/>
                <w:lang w:eastAsia="fr-FR"/>
              </w:rPr>
            </w:pPr>
          </w:p>
          <w:p w14:paraId="11EE1F19" w14:textId="772BC25E" w:rsidR="003B5AB0" w:rsidRDefault="003B5AB0" w:rsidP="00DE623F">
            <w:pPr>
              <w:jc w:val="both"/>
              <w:rPr>
                <w:del w:id="314" w:author="Comparison" w:date="2026-09-22T12:19:00Z" w16du:dateUtc="2026-09-22T16:19:00Z"/>
                <w:sz w:val="21"/>
                <w:szCs w:val="21"/>
                <w:lang w:eastAsia="fr-FR"/>
              </w:rPr>
            </w:pPr>
          </w:p>
          <w:p w14:paraId="64CC8A81" w14:textId="15EA6888" w:rsidR="003B5AB0" w:rsidRDefault="003B5AB0" w:rsidP="00DE623F">
            <w:pPr>
              <w:jc w:val="both"/>
              <w:rPr>
                <w:del w:id="315" w:author="Comparison" w:date="2026-09-22T12:19:00Z" w16du:dateUtc="2026-09-22T16:19:00Z"/>
                <w:sz w:val="21"/>
                <w:szCs w:val="21"/>
                <w:lang w:eastAsia="fr-FR"/>
              </w:rPr>
            </w:pPr>
          </w:p>
          <w:p w14:paraId="5FF50F98" w14:textId="7291DAF0" w:rsidR="003B5AB0" w:rsidRDefault="003B5AB0" w:rsidP="00DE623F">
            <w:pPr>
              <w:jc w:val="both"/>
              <w:rPr>
                <w:del w:id="316" w:author="Comparison" w:date="2026-09-22T12:19:00Z" w16du:dateUtc="2026-09-22T16:19:00Z"/>
                <w:sz w:val="21"/>
                <w:szCs w:val="21"/>
                <w:lang w:eastAsia="fr-FR"/>
              </w:rPr>
            </w:pPr>
          </w:p>
          <w:p w14:paraId="37EBF7E5" w14:textId="77777777" w:rsidR="003B5AB0" w:rsidRDefault="003B5AB0" w:rsidP="00DE623F">
            <w:pPr>
              <w:jc w:val="both"/>
              <w:rPr>
                <w:del w:id="317" w:author="Comparison" w:date="2026-09-22T12:19:00Z" w16du:dateUtc="2026-09-22T16:19:00Z"/>
                <w:sz w:val="21"/>
                <w:szCs w:val="21"/>
                <w:lang w:eastAsia="fr-FR"/>
              </w:rPr>
            </w:pPr>
          </w:p>
          <w:p w14:paraId="378AB7AE" w14:textId="7382C7B3" w:rsidR="003B5AB0" w:rsidRDefault="003B5AB0" w:rsidP="00DE623F">
            <w:pPr>
              <w:jc w:val="both"/>
              <w:rPr>
                <w:del w:id="318" w:author="Comparison" w:date="2026-09-22T12:19:00Z" w16du:dateUtc="2026-09-22T16:19:00Z"/>
                <w:sz w:val="21"/>
                <w:szCs w:val="21"/>
                <w:lang w:eastAsia="fr-FR"/>
              </w:rPr>
            </w:pPr>
          </w:p>
          <w:p w14:paraId="7B340580" w14:textId="77777777" w:rsidR="003B56C5" w:rsidRDefault="003B56C5" w:rsidP="00DE623F">
            <w:pPr>
              <w:jc w:val="both"/>
              <w:rPr>
                <w:del w:id="319" w:author="Comparison" w:date="2026-09-22T12:19:00Z" w16du:dateUtc="2026-09-22T16:19:00Z"/>
                <w:sz w:val="21"/>
                <w:szCs w:val="21"/>
                <w:lang w:eastAsia="fr-FR"/>
              </w:rPr>
            </w:pPr>
          </w:p>
          <w:p w14:paraId="0C4A2894" w14:textId="77777777" w:rsidR="003B5AB0" w:rsidRDefault="003B5AB0" w:rsidP="003B5AB0">
            <w:pPr>
              <w:jc w:val="center"/>
              <w:rPr>
                <w:del w:id="320" w:author="Comparison" w:date="2026-09-22T12:19:00Z" w16du:dateUtc="2026-09-22T16:19:00Z"/>
                <w:sz w:val="21"/>
                <w:szCs w:val="21"/>
                <w:lang w:eastAsia="fr-FR"/>
              </w:rPr>
            </w:pPr>
          </w:p>
          <w:p w14:paraId="0EA36D1D" w14:textId="77777777" w:rsidR="004E0C9D" w:rsidRDefault="004E0C9D" w:rsidP="004E0C9D">
            <w:pPr>
              <w:jc w:val="both"/>
              <w:rPr>
                <w:del w:id="321" w:author="Comparison" w:date="2026-09-22T12:19:00Z" w16du:dateUtc="2026-09-22T16:19:00Z"/>
                <w:sz w:val="21"/>
                <w:szCs w:val="21"/>
                <w:lang w:eastAsia="fr-FR"/>
              </w:rPr>
            </w:pPr>
          </w:p>
          <w:p w14:paraId="2CDA42EF" w14:textId="2E9DA829" w:rsidR="004E0C9D" w:rsidRDefault="00072B4B" w:rsidP="004E0C9D">
            <w:pPr>
              <w:jc w:val="center"/>
              <w:rPr>
                <w:del w:id="322" w:author="Comparison" w:date="2026-09-22T12:19:00Z" w16du:dateUtc="2026-09-22T16:19:00Z"/>
                <w:sz w:val="21"/>
                <w:szCs w:val="21"/>
                <w:lang w:eastAsia="fr-FR"/>
              </w:rPr>
            </w:pPr>
            <w:customXmlDelRangeStart w:id="323" w:author="Comparison" w:date="2026-09-22T12:19:00Z"/>
            <w:sdt>
              <w:sdtPr>
                <w:rPr>
                  <w:sz w:val="21"/>
                  <w:szCs w:val="21"/>
                </w:rPr>
                <w:alias w:val="Liste Président.es"/>
                <w:tag w:val="Liste Président.es"/>
                <w:id w:val="-493723622"/>
                <w:placeholder>
                  <w:docPart w:val="01B395A6BE4A42E1A930ABCD0F1623E9"/>
                </w:placeholder>
                <w:showingPlcHdr/>
                <w:comboBox>
                  <w:listItem w:value="Choisissez un élément."/>
                  <w:listItem w:displayText="sa Présidente, her President Emmanuelle Garnier" w:value="sa Présidente, her President Emmanuelle Garnier"/>
                  <w:listItem w:displayText="sa Présidente, her President Odile Rauzy" w:value="sa Présidente, her President Odile Rauzy"/>
                  <w:listItem w:displayText="sa Présidente, her President Dominique Poquillon" w:value="sa Présidente, her President Dominique Poquillon"/>
                  <w:listItem w:displayText="son Directeur, his Director Bertrand Raquet" w:value="son Directeur, his Director Bertrand Raquet"/>
                </w:comboBox>
              </w:sdtPr>
              <w:sdtEndPr/>
              <w:sdtContent>
                <w:customXmlDelRangeEnd w:id="323"/>
                <w:del w:id="324" w:author="Comparison" w:date="2026-09-22T12:19:00Z" w16du:dateUtc="2026-09-22T16:19:00Z">
                  <w:r w:rsidR="004E0C9D" w:rsidRPr="001424BB">
                    <w:rPr>
                      <w:rStyle w:val="PlaceholderText"/>
                      <w:sz w:val="21"/>
                      <w:szCs w:val="21"/>
                    </w:rPr>
                    <w:delText>Choisissez un élément.</w:delText>
                  </w:r>
                </w:del>
                <w:customXmlDelRangeStart w:id="325" w:author="Comparison" w:date="2026-09-22T12:19:00Z"/>
              </w:sdtContent>
            </w:sdt>
            <w:customXmlDelRangeEnd w:id="325"/>
          </w:p>
          <w:p w14:paraId="2BCAB0B6" w14:textId="3F332858" w:rsidR="004E0C9D" w:rsidRPr="001424BB" w:rsidRDefault="004E0C9D" w:rsidP="003B5AB0">
            <w:pPr>
              <w:jc w:val="center"/>
              <w:rPr>
                <w:del w:id="326" w:author="Comparison" w:date="2026-09-22T12:19:00Z" w16du:dateUtc="2026-09-22T16:19:00Z"/>
                <w:sz w:val="21"/>
                <w:szCs w:val="21"/>
                <w:lang w:eastAsia="fr-FR"/>
              </w:rPr>
            </w:pPr>
            <w:del w:id="327" w:author="Comparison" w:date="2026-09-22T12:19:00Z" w16du:dateUtc="2026-09-22T16:19:00Z">
              <w:r>
                <w:rPr>
                  <w:sz w:val="21"/>
                  <w:szCs w:val="21"/>
                  <w:lang w:eastAsia="fr-FR"/>
                </w:rPr>
                <w:delText xml:space="preserve">Date : </w:delText>
              </w:r>
            </w:del>
          </w:p>
        </w:tc>
        <w:tc>
          <w:tcPr>
            <w:tcW w:w="5098" w:type="dxa"/>
          </w:tcPr>
          <w:p w14:paraId="4EAE3A12" w14:textId="77777777" w:rsidR="00115BE5" w:rsidRPr="003B56C5" w:rsidRDefault="00115BE5" w:rsidP="00115BE5">
            <w:pPr>
              <w:jc w:val="center"/>
              <w:rPr>
                <w:del w:id="328" w:author="Comparison" w:date="2026-09-22T12:19:00Z" w16du:dateUtc="2026-09-22T16:19:00Z"/>
                <w:i/>
                <w:sz w:val="21"/>
                <w:szCs w:val="21"/>
                <w:lang w:eastAsia="fr-FR"/>
              </w:rPr>
            </w:pPr>
            <w:del w:id="329" w:author="Comparison" w:date="2026-09-22T12:19:00Z" w16du:dateUtc="2026-09-22T16:19:00Z">
              <w:r w:rsidRPr="003B56C5">
                <w:rPr>
                  <w:i/>
                  <w:sz w:val="21"/>
                  <w:szCs w:val="21"/>
                  <w:lang w:eastAsia="fr-FR"/>
                </w:rPr>
                <w:delText>[Partner establishment]</w:delText>
              </w:r>
            </w:del>
          </w:p>
          <w:p w14:paraId="6FD8765C" w14:textId="77777777" w:rsidR="00DE623F" w:rsidRDefault="00DE623F" w:rsidP="00DE623F">
            <w:pPr>
              <w:jc w:val="both"/>
              <w:rPr>
                <w:del w:id="330" w:author="Comparison" w:date="2026-09-22T12:19:00Z" w16du:dateUtc="2026-09-22T16:19:00Z"/>
                <w:sz w:val="21"/>
                <w:szCs w:val="21"/>
                <w:lang w:eastAsia="fr-FR"/>
              </w:rPr>
            </w:pPr>
          </w:p>
          <w:p w14:paraId="15C02E5C" w14:textId="77777777" w:rsidR="00115BE5" w:rsidRDefault="00115BE5" w:rsidP="00DE623F">
            <w:pPr>
              <w:jc w:val="both"/>
              <w:rPr>
                <w:del w:id="331" w:author="Comparison" w:date="2026-09-22T12:19:00Z" w16du:dateUtc="2026-09-22T16:19:00Z"/>
                <w:sz w:val="21"/>
                <w:szCs w:val="21"/>
                <w:lang w:eastAsia="fr-FR"/>
              </w:rPr>
            </w:pPr>
          </w:p>
          <w:p w14:paraId="28E2A0CF" w14:textId="77777777" w:rsidR="00115BE5" w:rsidRDefault="00115BE5" w:rsidP="00DE623F">
            <w:pPr>
              <w:jc w:val="both"/>
              <w:rPr>
                <w:del w:id="332" w:author="Comparison" w:date="2026-09-22T12:19:00Z" w16du:dateUtc="2026-09-22T16:19:00Z"/>
                <w:sz w:val="21"/>
                <w:szCs w:val="21"/>
                <w:lang w:eastAsia="fr-FR"/>
              </w:rPr>
            </w:pPr>
          </w:p>
          <w:p w14:paraId="11E6675A" w14:textId="77777777" w:rsidR="00115BE5" w:rsidRDefault="00115BE5" w:rsidP="00DE623F">
            <w:pPr>
              <w:jc w:val="both"/>
              <w:rPr>
                <w:del w:id="333" w:author="Comparison" w:date="2026-09-22T12:19:00Z" w16du:dateUtc="2026-09-22T16:19:00Z"/>
                <w:sz w:val="21"/>
                <w:szCs w:val="21"/>
                <w:lang w:eastAsia="fr-FR"/>
              </w:rPr>
            </w:pPr>
          </w:p>
          <w:p w14:paraId="56EDE110" w14:textId="77777777" w:rsidR="00115BE5" w:rsidRDefault="00115BE5" w:rsidP="00DE623F">
            <w:pPr>
              <w:jc w:val="both"/>
              <w:rPr>
                <w:del w:id="334" w:author="Comparison" w:date="2026-09-22T12:19:00Z" w16du:dateUtc="2026-09-22T16:19:00Z"/>
                <w:sz w:val="21"/>
                <w:szCs w:val="21"/>
                <w:lang w:eastAsia="fr-FR"/>
              </w:rPr>
            </w:pPr>
          </w:p>
          <w:p w14:paraId="71C14647" w14:textId="77777777" w:rsidR="00115BE5" w:rsidRDefault="00115BE5" w:rsidP="00DE623F">
            <w:pPr>
              <w:jc w:val="both"/>
              <w:rPr>
                <w:del w:id="335" w:author="Comparison" w:date="2026-09-22T12:19:00Z" w16du:dateUtc="2026-09-22T16:19:00Z"/>
                <w:sz w:val="21"/>
                <w:szCs w:val="21"/>
                <w:lang w:eastAsia="fr-FR"/>
              </w:rPr>
            </w:pPr>
          </w:p>
          <w:p w14:paraId="2E1ECFC4" w14:textId="77777777" w:rsidR="00115BE5" w:rsidRDefault="00115BE5" w:rsidP="00DE623F">
            <w:pPr>
              <w:jc w:val="both"/>
              <w:rPr>
                <w:del w:id="336" w:author="Comparison" w:date="2026-09-22T12:19:00Z" w16du:dateUtc="2026-09-22T16:19:00Z"/>
                <w:sz w:val="21"/>
                <w:szCs w:val="21"/>
                <w:lang w:eastAsia="fr-FR"/>
              </w:rPr>
            </w:pPr>
          </w:p>
          <w:p w14:paraId="245A4E1C" w14:textId="77777777" w:rsidR="00115BE5" w:rsidRDefault="00115BE5" w:rsidP="00DE623F">
            <w:pPr>
              <w:jc w:val="both"/>
              <w:rPr>
                <w:del w:id="337" w:author="Comparison" w:date="2026-09-22T12:19:00Z" w16du:dateUtc="2026-09-22T16:19:00Z"/>
                <w:sz w:val="21"/>
                <w:szCs w:val="21"/>
                <w:lang w:eastAsia="fr-FR"/>
              </w:rPr>
            </w:pPr>
          </w:p>
          <w:p w14:paraId="58653AFF" w14:textId="77777777" w:rsidR="005B2A6E" w:rsidRDefault="005B2A6E" w:rsidP="004E0C9D">
            <w:pPr>
              <w:jc w:val="center"/>
              <w:rPr>
                <w:del w:id="338" w:author="Comparison" w:date="2026-09-22T12:19:00Z" w16du:dateUtc="2026-09-22T16:19:00Z"/>
                <w:i/>
                <w:sz w:val="21"/>
                <w:szCs w:val="21"/>
                <w:lang w:eastAsia="fr-FR"/>
              </w:rPr>
            </w:pPr>
          </w:p>
          <w:p w14:paraId="72CFCA3B" w14:textId="77777777" w:rsidR="005B2A6E" w:rsidRDefault="005B2A6E" w:rsidP="005B2A6E">
            <w:pPr>
              <w:jc w:val="center"/>
              <w:rPr>
                <w:del w:id="339" w:author="Comparison" w:date="2026-09-22T12:19:00Z" w16du:dateUtc="2026-09-22T16:19:00Z"/>
                <w:sz w:val="21"/>
                <w:szCs w:val="21"/>
                <w:highlight w:val="yellow"/>
                <w:lang w:eastAsia="fr-FR"/>
              </w:rPr>
            </w:pPr>
            <w:del w:id="340" w:author="Comparison" w:date="2026-09-22T12:19:00Z" w16du:dateUtc="2026-09-22T16:19:00Z">
              <w:r>
                <w:rPr>
                  <w:i/>
                  <w:sz w:val="21"/>
                  <w:szCs w:val="21"/>
                  <w:lang w:eastAsia="fr-FR"/>
                </w:rPr>
                <w:delText xml:space="preserve">Title, </w:delText>
              </w:r>
              <w:r w:rsidRPr="003B56C5">
                <w:rPr>
                  <w:i/>
                  <w:sz w:val="21"/>
                  <w:szCs w:val="21"/>
                  <w:lang w:eastAsia="fr-FR"/>
                </w:rPr>
                <w:delText>Lastname, name</w:delText>
              </w:r>
            </w:del>
          </w:p>
          <w:p w14:paraId="19EA125B" w14:textId="451909BA" w:rsidR="004E0C9D" w:rsidRPr="001424BB" w:rsidRDefault="004E0C9D" w:rsidP="004E0C9D">
            <w:pPr>
              <w:jc w:val="center"/>
              <w:rPr>
                <w:del w:id="341" w:author="Comparison" w:date="2026-09-22T12:19:00Z" w16du:dateUtc="2026-09-22T16:19:00Z"/>
                <w:sz w:val="21"/>
                <w:szCs w:val="21"/>
                <w:lang w:eastAsia="fr-FR"/>
              </w:rPr>
            </w:pPr>
            <w:del w:id="342" w:author="Comparison" w:date="2026-09-22T12:19:00Z" w16du:dateUtc="2026-09-22T16:19:00Z">
              <w:r>
                <w:rPr>
                  <w:sz w:val="21"/>
                  <w:szCs w:val="21"/>
                  <w:lang w:eastAsia="fr-FR"/>
                </w:rPr>
                <w:delText>Date :</w:delText>
              </w:r>
            </w:del>
          </w:p>
        </w:tc>
      </w:tr>
      <w:tr w:rsidR="00DE623F" w:rsidRPr="001424BB" w14:paraId="3A11D487" w14:textId="77777777" w:rsidTr="00DE623F">
        <w:trPr>
          <w:del w:id="343" w:author="Comparison" w:date="2026-09-22T12:19:00Z" w16du:dateUtc="2026-09-22T16:19:00Z"/>
        </w:trPr>
        <w:tc>
          <w:tcPr>
            <w:tcW w:w="5097" w:type="dxa"/>
          </w:tcPr>
          <w:p w14:paraId="2C15BC9A" w14:textId="77777777" w:rsidR="00DE623F" w:rsidRDefault="003B5AB0" w:rsidP="003B5AB0">
            <w:pPr>
              <w:jc w:val="center"/>
              <w:rPr>
                <w:del w:id="344" w:author="Comparison" w:date="2026-09-22T12:19:00Z" w16du:dateUtc="2026-09-22T16:19:00Z"/>
                <w:sz w:val="21"/>
                <w:szCs w:val="21"/>
                <w:lang w:eastAsia="fr-FR"/>
              </w:rPr>
            </w:pPr>
            <w:del w:id="345" w:author="Comparison" w:date="2026-09-22T12:19:00Z" w16du:dateUtc="2026-09-22T16:19:00Z">
              <w:r>
                <w:rPr>
                  <w:sz w:val="21"/>
                  <w:szCs w:val="21"/>
                  <w:lang w:eastAsia="fr-FR"/>
                </w:rPr>
                <w:delText>L’Université de Toulouse</w:delText>
              </w:r>
            </w:del>
          </w:p>
          <w:p w14:paraId="36D2E1C2" w14:textId="77777777" w:rsidR="003B5AB0" w:rsidRDefault="003B5AB0" w:rsidP="00DE623F">
            <w:pPr>
              <w:jc w:val="both"/>
              <w:rPr>
                <w:del w:id="346" w:author="Comparison" w:date="2026-09-22T12:19:00Z" w16du:dateUtc="2026-09-22T16:19:00Z"/>
                <w:sz w:val="21"/>
                <w:szCs w:val="21"/>
                <w:lang w:eastAsia="fr-FR"/>
              </w:rPr>
            </w:pPr>
          </w:p>
          <w:p w14:paraId="49036886" w14:textId="7CACB3A2" w:rsidR="003B5AB0" w:rsidRDefault="003B5AB0" w:rsidP="00DE623F">
            <w:pPr>
              <w:jc w:val="both"/>
              <w:rPr>
                <w:del w:id="347" w:author="Comparison" w:date="2026-09-22T12:19:00Z" w16du:dateUtc="2026-09-22T16:19:00Z"/>
                <w:sz w:val="21"/>
                <w:szCs w:val="21"/>
                <w:lang w:eastAsia="fr-FR"/>
              </w:rPr>
            </w:pPr>
          </w:p>
          <w:p w14:paraId="08743661" w14:textId="6D56E9B2" w:rsidR="003B5AB0" w:rsidRDefault="003B5AB0" w:rsidP="00DE623F">
            <w:pPr>
              <w:jc w:val="both"/>
              <w:rPr>
                <w:del w:id="348" w:author="Comparison" w:date="2026-09-22T12:19:00Z" w16du:dateUtc="2026-09-22T16:19:00Z"/>
                <w:sz w:val="21"/>
                <w:szCs w:val="21"/>
                <w:lang w:eastAsia="fr-FR"/>
              </w:rPr>
            </w:pPr>
          </w:p>
          <w:p w14:paraId="3A50564A" w14:textId="0878D97E" w:rsidR="003B5AB0" w:rsidRDefault="003B5AB0" w:rsidP="00DE623F">
            <w:pPr>
              <w:jc w:val="both"/>
              <w:rPr>
                <w:del w:id="349" w:author="Comparison" w:date="2026-09-22T12:19:00Z" w16du:dateUtc="2026-09-22T16:19:00Z"/>
                <w:sz w:val="21"/>
                <w:szCs w:val="21"/>
                <w:lang w:eastAsia="fr-FR"/>
              </w:rPr>
            </w:pPr>
          </w:p>
          <w:p w14:paraId="1F3C5B7E" w14:textId="77777777" w:rsidR="003B5AB0" w:rsidRDefault="003B5AB0" w:rsidP="00DE623F">
            <w:pPr>
              <w:jc w:val="both"/>
              <w:rPr>
                <w:del w:id="350" w:author="Comparison" w:date="2026-09-22T12:19:00Z" w16du:dateUtc="2026-09-22T16:19:00Z"/>
                <w:sz w:val="21"/>
                <w:szCs w:val="21"/>
                <w:lang w:eastAsia="fr-FR"/>
              </w:rPr>
            </w:pPr>
          </w:p>
          <w:p w14:paraId="4037E178" w14:textId="3AD194AE" w:rsidR="003B5AB0" w:rsidRDefault="003B5AB0" w:rsidP="00DE623F">
            <w:pPr>
              <w:jc w:val="both"/>
              <w:rPr>
                <w:del w:id="351" w:author="Comparison" w:date="2026-09-22T12:19:00Z" w16du:dateUtc="2026-09-22T16:19:00Z"/>
                <w:sz w:val="21"/>
                <w:szCs w:val="21"/>
                <w:lang w:eastAsia="fr-FR"/>
              </w:rPr>
            </w:pPr>
          </w:p>
          <w:p w14:paraId="1541BA1F" w14:textId="158DE1C0" w:rsidR="003B5AB0" w:rsidRDefault="003B5AB0" w:rsidP="00DE623F">
            <w:pPr>
              <w:jc w:val="both"/>
              <w:rPr>
                <w:del w:id="352" w:author="Comparison" w:date="2026-09-22T12:19:00Z" w16du:dateUtc="2026-09-22T16:19:00Z"/>
                <w:sz w:val="21"/>
                <w:szCs w:val="21"/>
                <w:lang w:eastAsia="fr-FR"/>
              </w:rPr>
            </w:pPr>
          </w:p>
          <w:p w14:paraId="7F1A35D9" w14:textId="2B90C164" w:rsidR="003B5AB0" w:rsidRDefault="003B5AB0" w:rsidP="00DE623F">
            <w:pPr>
              <w:jc w:val="both"/>
              <w:rPr>
                <w:del w:id="353" w:author="Comparison" w:date="2026-09-22T12:19:00Z" w16du:dateUtc="2026-09-22T16:19:00Z"/>
                <w:sz w:val="21"/>
                <w:szCs w:val="21"/>
                <w:lang w:eastAsia="fr-FR"/>
              </w:rPr>
            </w:pPr>
          </w:p>
          <w:p w14:paraId="6B57E108" w14:textId="77777777" w:rsidR="003B5AB0" w:rsidRDefault="003B5AB0" w:rsidP="00DE623F">
            <w:pPr>
              <w:jc w:val="both"/>
              <w:rPr>
                <w:del w:id="354" w:author="Comparison" w:date="2026-09-22T12:19:00Z" w16du:dateUtc="2026-09-22T16:19:00Z"/>
                <w:sz w:val="21"/>
                <w:szCs w:val="21"/>
                <w:lang w:eastAsia="fr-FR"/>
              </w:rPr>
            </w:pPr>
          </w:p>
          <w:p w14:paraId="4C0D5963" w14:textId="77777777" w:rsidR="003B5AB0" w:rsidRDefault="003B5AB0" w:rsidP="00DE623F">
            <w:pPr>
              <w:jc w:val="both"/>
              <w:rPr>
                <w:del w:id="355" w:author="Comparison" w:date="2026-09-22T12:19:00Z" w16du:dateUtc="2026-09-22T16:19:00Z"/>
                <w:sz w:val="21"/>
                <w:szCs w:val="21"/>
                <w:lang w:eastAsia="fr-FR"/>
              </w:rPr>
            </w:pPr>
          </w:p>
          <w:p w14:paraId="6E354B9B" w14:textId="7BF79A88" w:rsidR="003B5AB0" w:rsidRDefault="003B5AB0" w:rsidP="003B5AB0">
            <w:pPr>
              <w:jc w:val="center"/>
              <w:rPr>
                <w:del w:id="356" w:author="Comparison" w:date="2026-09-22T12:19:00Z" w16du:dateUtc="2026-09-22T16:19:00Z"/>
                <w:sz w:val="21"/>
                <w:szCs w:val="21"/>
                <w:lang w:eastAsia="fr-FR"/>
              </w:rPr>
            </w:pPr>
            <w:del w:id="357" w:author="Comparison" w:date="2026-09-22T12:19:00Z" w16du:dateUtc="2026-09-22T16:19:00Z">
              <w:r>
                <w:rPr>
                  <w:sz w:val="21"/>
                  <w:szCs w:val="21"/>
                  <w:lang w:eastAsia="fr-FR"/>
                </w:rPr>
                <w:delText>son Président</w:delText>
              </w:r>
              <w:r w:rsidR="004E0C9D">
                <w:rPr>
                  <w:sz w:val="21"/>
                  <w:szCs w:val="21"/>
                  <w:lang w:eastAsia="fr-FR"/>
                </w:rPr>
                <w:delText xml:space="preserve">, </w:delText>
              </w:r>
              <w:r w:rsidR="004E0C9D" w:rsidRPr="004E0C9D">
                <w:rPr>
                  <w:i/>
                  <w:sz w:val="21"/>
                  <w:szCs w:val="21"/>
                  <w:lang w:eastAsia="fr-FR"/>
                </w:rPr>
                <w:delText>its President</w:delText>
              </w:r>
              <w:r w:rsidR="004E0C9D">
                <w:rPr>
                  <w:sz w:val="21"/>
                  <w:szCs w:val="21"/>
                  <w:lang w:eastAsia="fr-FR"/>
                </w:rPr>
                <w:delText xml:space="preserve"> </w:delText>
              </w:r>
              <w:r>
                <w:rPr>
                  <w:sz w:val="21"/>
                  <w:szCs w:val="21"/>
                  <w:lang w:eastAsia="fr-FR"/>
                </w:rPr>
                <w:delText>Michael Toplis</w:delText>
              </w:r>
            </w:del>
          </w:p>
          <w:p w14:paraId="75FB31BC" w14:textId="5C3C0BFC" w:rsidR="004E0C9D" w:rsidRPr="001424BB" w:rsidRDefault="004E0C9D" w:rsidP="003B5AB0">
            <w:pPr>
              <w:jc w:val="center"/>
              <w:rPr>
                <w:del w:id="358" w:author="Comparison" w:date="2026-09-22T12:19:00Z" w16du:dateUtc="2026-09-22T16:19:00Z"/>
                <w:sz w:val="21"/>
                <w:szCs w:val="21"/>
                <w:lang w:eastAsia="fr-FR"/>
              </w:rPr>
            </w:pPr>
            <w:del w:id="359" w:author="Comparison" w:date="2026-09-22T12:19:00Z" w16du:dateUtc="2026-09-22T16:19:00Z">
              <w:r>
                <w:rPr>
                  <w:sz w:val="21"/>
                  <w:szCs w:val="21"/>
                  <w:lang w:eastAsia="fr-FR"/>
                </w:rPr>
                <w:delText xml:space="preserve">Date : </w:delText>
              </w:r>
            </w:del>
          </w:p>
        </w:tc>
        <w:tc>
          <w:tcPr>
            <w:tcW w:w="5098" w:type="dxa"/>
          </w:tcPr>
          <w:p w14:paraId="7810D8DB" w14:textId="77777777" w:rsidR="003B56C5" w:rsidRDefault="003B56C5" w:rsidP="003B56C5">
            <w:pPr>
              <w:jc w:val="center"/>
              <w:rPr>
                <w:del w:id="360" w:author="Comparison" w:date="2026-09-22T12:19:00Z" w16du:dateUtc="2026-09-22T16:19:00Z"/>
                <w:sz w:val="21"/>
                <w:szCs w:val="21"/>
                <w:lang w:eastAsia="fr-FR"/>
              </w:rPr>
            </w:pPr>
            <w:del w:id="361" w:author="Comparison" w:date="2026-09-22T12:19:00Z" w16du:dateUtc="2026-09-22T16:19:00Z">
              <w:r>
                <w:rPr>
                  <w:sz w:val="21"/>
                  <w:szCs w:val="21"/>
                  <w:lang w:eastAsia="fr-FR"/>
                </w:rPr>
                <w:delText>[Partner establishment]</w:delText>
              </w:r>
            </w:del>
          </w:p>
          <w:p w14:paraId="395C4CFC" w14:textId="77777777" w:rsidR="003B56C5" w:rsidRDefault="003B56C5" w:rsidP="003B56C5">
            <w:pPr>
              <w:jc w:val="both"/>
              <w:rPr>
                <w:del w:id="362" w:author="Comparison" w:date="2026-09-22T12:19:00Z" w16du:dateUtc="2026-09-22T16:19:00Z"/>
                <w:sz w:val="21"/>
                <w:szCs w:val="21"/>
                <w:lang w:eastAsia="fr-FR"/>
              </w:rPr>
            </w:pPr>
          </w:p>
          <w:p w14:paraId="25022A1A" w14:textId="77777777" w:rsidR="003B56C5" w:rsidRDefault="003B56C5" w:rsidP="003B56C5">
            <w:pPr>
              <w:jc w:val="both"/>
              <w:rPr>
                <w:del w:id="363" w:author="Comparison" w:date="2026-09-22T12:19:00Z" w16du:dateUtc="2026-09-22T16:19:00Z"/>
                <w:sz w:val="21"/>
                <w:szCs w:val="21"/>
                <w:lang w:eastAsia="fr-FR"/>
              </w:rPr>
            </w:pPr>
          </w:p>
          <w:p w14:paraId="5F15F705" w14:textId="77777777" w:rsidR="003B56C5" w:rsidRDefault="003B56C5" w:rsidP="003B56C5">
            <w:pPr>
              <w:jc w:val="both"/>
              <w:rPr>
                <w:del w:id="364" w:author="Comparison" w:date="2026-09-22T12:19:00Z" w16du:dateUtc="2026-09-22T16:19:00Z"/>
                <w:sz w:val="21"/>
                <w:szCs w:val="21"/>
                <w:lang w:eastAsia="fr-FR"/>
              </w:rPr>
            </w:pPr>
          </w:p>
          <w:p w14:paraId="68B250E8" w14:textId="77777777" w:rsidR="003B56C5" w:rsidRDefault="003B56C5" w:rsidP="003B56C5">
            <w:pPr>
              <w:jc w:val="both"/>
              <w:rPr>
                <w:del w:id="365" w:author="Comparison" w:date="2026-09-22T12:19:00Z" w16du:dateUtc="2026-09-22T16:19:00Z"/>
                <w:sz w:val="21"/>
                <w:szCs w:val="21"/>
                <w:lang w:eastAsia="fr-FR"/>
              </w:rPr>
            </w:pPr>
          </w:p>
          <w:p w14:paraId="1BD6C92C" w14:textId="77777777" w:rsidR="003B56C5" w:rsidRDefault="003B56C5" w:rsidP="003B56C5">
            <w:pPr>
              <w:jc w:val="both"/>
              <w:rPr>
                <w:del w:id="366" w:author="Comparison" w:date="2026-09-22T12:19:00Z" w16du:dateUtc="2026-09-22T16:19:00Z"/>
                <w:sz w:val="21"/>
                <w:szCs w:val="21"/>
                <w:lang w:eastAsia="fr-FR"/>
              </w:rPr>
            </w:pPr>
          </w:p>
          <w:p w14:paraId="19F05E40" w14:textId="77777777" w:rsidR="003B56C5" w:rsidRDefault="003B56C5" w:rsidP="003B56C5">
            <w:pPr>
              <w:jc w:val="both"/>
              <w:rPr>
                <w:del w:id="367" w:author="Comparison" w:date="2026-09-22T12:19:00Z" w16du:dateUtc="2026-09-22T16:19:00Z"/>
                <w:sz w:val="21"/>
                <w:szCs w:val="21"/>
                <w:lang w:eastAsia="fr-FR"/>
              </w:rPr>
            </w:pPr>
          </w:p>
          <w:p w14:paraId="355C78BE" w14:textId="77777777" w:rsidR="003B56C5" w:rsidRDefault="003B56C5" w:rsidP="003B56C5">
            <w:pPr>
              <w:jc w:val="both"/>
              <w:rPr>
                <w:del w:id="368" w:author="Comparison" w:date="2026-09-22T12:19:00Z" w16du:dateUtc="2026-09-22T16:19:00Z"/>
                <w:sz w:val="21"/>
                <w:szCs w:val="21"/>
                <w:lang w:eastAsia="fr-FR"/>
              </w:rPr>
            </w:pPr>
          </w:p>
          <w:p w14:paraId="3790F368" w14:textId="77777777" w:rsidR="003B56C5" w:rsidRDefault="003B56C5" w:rsidP="003B56C5">
            <w:pPr>
              <w:jc w:val="both"/>
              <w:rPr>
                <w:del w:id="369" w:author="Comparison" w:date="2026-09-22T12:19:00Z" w16du:dateUtc="2026-09-22T16:19:00Z"/>
                <w:sz w:val="21"/>
                <w:szCs w:val="21"/>
                <w:lang w:eastAsia="fr-FR"/>
              </w:rPr>
            </w:pPr>
          </w:p>
          <w:p w14:paraId="4ED6A337" w14:textId="77777777" w:rsidR="003B56C5" w:rsidRDefault="003B56C5" w:rsidP="003B56C5">
            <w:pPr>
              <w:jc w:val="both"/>
              <w:rPr>
                <w:del w:id="370" w:author="Comparison" w:date="2026-09-22T12:19:00Z" w16du:dateUtc="2026-09-22T16:19:00Z"/>
                <w:sz w:val="21"/>
                <w:szCs w:val="21"/>
                <w:lang w:eastAsia="fr-FR"/>
              </w:rPr>
            </w:pPr>
          </w:p>
          <w:p w14:paraId="1B4044EE" w14:textId="77777777" w:rsidR="003B56C5" w:rsidRDefault="003B56C5" w:rsidP="003B56C5">
            <w:pPr>
              <w:jc w:val="both"/>
              <w:rPr>
                <w:del w:id="371" w:author="Comparison" w:date="2026-09-22T12:19:00Z" w16du:dateUtc="2026-09-22T16:19:00Z"/>
                <w:sz w:val="21"/>
                <w:szCs w:val="21"/>
                <w:lang w:eastAsia="fr-FR"/>
              </w:rPr>
            </w:pPr>
          </w:p>
          <w:p w14:paraId="0AF38473" w14:textId="52EF7712" w:rsidR="005B2A6E" w:rsidRDefault="005B2A6E" w:rsidP="005B2A6E">
            <w:pPr>
              <w:jc w:val="center"/>
              <w:rPr>
                <w:del w:id="372" w:author="Comparison" w:date="2026-09-22T12:19:00Z" w16du:dateUtc="2026-09-22T16:19:00Z"/>
                <w:sz w:val="21"/>
                <w:szCs w:val="21"/>
                <w:highlight w:val="yellow"/>
                <w:lang w:eastAsia="fr-FR"/>
              </w:rPr>
            </w:pPr>
            <w:del w:id="373" w:author="Comparison" w:date="2026-09-22T12:19:00Z" w16du:dateUtc="2026-09-22T16:19:00Z">
              <w:r>
                <w:rPr>
                  <w:i/>
                  <w:sz w:val="21"/>
                  <w:szCs w:val="21"/>
                  <w:lang w:eastAsia="fr-FR"/>
                </w:rPr>
                <w:delText xml:space="preserve">Title, </w:delText>
              </w:r>
              <w:r w:rsidRPr="003B56C5">
                <w:rPr>
                  <w:i/>
                  <w:sz w:val="21"/>
                  <w:szCs w:val="21"/>
                  <w:lang w:eastAsia="fr-FR"/>
                </w:rPr>
                <w:delText>Lastname, name</w:delText>
              </w:r>
            </w:del>
          </w:p>
          <w:p w14:paraId="40AFF9E0" w14:textId="41E2E030" w:rsidR="00DE623F" w:rsidRPr="001424BB" w:rsidRDefault="003B56C5" w:rsidP="003B56C5">
            <w:pPr>
              <w:jc w:val="center"/>
              <w:rPr>
                <w:del w:id="374" w:author="Comparison" w:date="2026-09-22T12:19:00Z" w16du:dateUtc="2026-09-22T16:19:00Z"/>
                <w:sz w:val="21"/>
                <w:szCs w:val="21"/>
                <w:lang w:eastAsia="fr-FR"/>
              </w:rPr>
            </w:pPr>
            <w:del w:id="375" w:author="Comparison" w:date="2026-09-22T12:19:00Z" w16du:dateUtc="2026-09-22T16:19:00Z">
              <w:r>
                <w:rPr>
                  <w:sz w:val="21"/>
                  <w:szCs w:val="21"/>
                  <w:lang w:eastAsia="fr-FR"/>
                </w:rPr>
                <w:delText>Date :</w:delText>
              </w:r>
            </w:del>
          </w:p>
        </w:tc>
      </w:tr>
    </w:tbl>
    <w:p w14:paraId="71963D54" w14:textId="39420803" w:rsidR="00DE623F" w:rsidRDefault="00DE623F" w:rsidP="00DE623F">
      <w:pPr>
        <w:jc w:val="both"/>
        <w:rPr>
          <w:del w:id="376" w:author="Comparison" w:date="2026-09-22T12:19:00Z" w16du:dateUtc="2026-09-22T16:19:00Z"/>
          <w:sz w:val="21"/>
          <w:szCs w:val="21"/>
          <w:lang w:eastAsia="fr-FR"/>
        </w:rPr>
      </w:pPr>
    </w:p>
    <w:p w14:paraId="0E8F875B" w14:textId="33486E7F" w:rsidR="005162EC" w:rsidRDefault="005162EC">
      <w:pPr>
        <w:rPr>
          <w:rPrChange w:id="377" w:author="Comparison" w:date="2026-09-22T12:19:00Z" w16du:dateUtc="2026-09-22T16:19:00Z">
            <w:rPr>
              <w:rFonts w:cs="Arial"/>
              <w:sz w:val="21"/>
              <w:szCs w:val="21"/>
              <w:lang w:eastAsia="fr-FR"/>
            </w:rPr>
          </w:rPrChange>
        </w:rPr>
        <w:pPrChange w:id="378" w:author="Comparison" w:date="2026-09-22T12:19:00Z" w16du:dateUtc="2026-09-22T16:19:00Z">
          <w:pPr>
            <w:jc w:val="both"/>
          </w:pPr>
        </w:pPrChange>
      </w:pPr>
    </w:p>
    <w:sectPr w:rsidR="005162EC">
      <w:headerReference w:type="even" r:id="rId8"/>
      <w:headerReference w:type="default" r:id="rId9"/>
      <w:footerReference w:type="default" r:id="rId10"/>
      <w:headerReference w:type="first" r:id="rId11"/>
      <w:pgSz w:w="11905" w:h="16837"/>
      <w:pgMar w:top="1440" w:right="1440" w:bottom="1440" w:left="1440" w:header="720" w:footer="720" w:gutter="0"/>
      <w:cols w:space="720"/>
      <w:docGrid w:linePitch="0"/>
      <w:sectPrChange w:id="395" w:author="Comparison" w:date="2026-09-22T12:19:00Z" w16du:dateUtc="2026-09-22T16:19:00Z">
        <w:sectPr w:rsidR="005162EC">
          <w:pgSz w:w="11906" w:h="16838"/>
          <w:pgMar w:top="2269" w:right="992" w:bottom="567" w:left="709" w:header="284" w:footer="284" w:gutter="0"/>
          <w:cols w:space="708"/>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0A100F" w14:textId="77777777" w:rsidR="00072B4B" w:rsidRDefault="00072B4B">
      <w:pPr>
        <w:spacing w:after="0" w:line="240" w:lineRule="auto"/>
        <w:pPrChange w:id="4" w:author="Comparison" w:date="2026-09-22T12:19:00Z" w16du:dateUtc="2026-09-22T16:19:00Z">
          <w:pPr/>
        </w:pPrChange>
      </w:pPr>
      <w:r>
        <w:separator/>
      </w:r>
    </w:p>
  </w:endnote>
  <w:endnote w:type="continuationSeparator" w:id="0">
    <w:p w14:paraId="188D92BB" w14:textId="77777777" w:rsidR="00072B4B" w:rsidRDefault="00072B4B">
      <w:pPr>
        <w:spacing w:after="0" w:line="240" w:lineRule="auto"/>
        <w:pPrChange w:id="5" w:author="Comparison" w:date="2026-09-22T12:19:00Z" w16du:dateUtc="2026-09-22T16:19: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rbel">
    <w:panose1 w:val="020B0503020204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5368387"/>
      <w:docPartObj>
        <w:docPartGallery w:val="Page Numbers (Bottom of Page)"/>
        <w:docPartUnique/>
      </w:docPartObj>
    </w:sdtPr>
    <w:sdtEndPr/>
    <w:sdtContent>
      <w:sdt>
        <w:sdtPr>
          <w:id w:val="-1769616900"/>
          <w:docPartObj>
            <w:docPartGallery w:val="Page Numbers (Top of Page)"/>
            <w:docPartUnique/>
          </w:docPartObj>
        </w:sdtPr>
        <w:sdtEndPr/>
        <w:sdtContent>
          <w:p w14:paraId="00EC6261" w14:textId="39F07B81" w:rsidR="001424BB" w:rsidRDefault="001424BB">
            <w:pPr>
              <w:pStyle w:val="Footer"/>
              <w:jc w:val="right"/>
            </w:pPr>
            <w:del w:id="391" w:author="Comparison" w:date="2026-09-22T12:19:00Z" w16du:dateUtc="2026-09-22T16:19:00Z">
              <w:r>
                <w:delText xml:space="preserve">Page </w:delText>
              </w:r>
              <w:r>
                <w:rPr>
                  <w:b/>
                  <w:bCs/>
                </w:rPr>
                <w:fldChar w:fldCharType="begin"/>
              </w:r>
              <w:r>
                <w:rPr>
                  <w:b/>
                  <w:bCs/>
                </w:rPr>
                <w:delInstrText>PAGE</w:delInstrText>
              </w:r>
              <w:r>
                <w:rPr>
                  <w:b/>
                  <w:bCs/>
                </w:rPr>
                <w:fldChar w:fldCharType="separate"/>
              </w:r>
              <w:r w:rsidR="008F74D6">
                <w:rPr>
                  <w:b/>
                  <w:bCs/>
                  <w:noProof/>
                </w:rPr>
                <w:delText>2</w:delText>
              </w:r>
              <w:r>
                <w:rPr>
                  <w:b/>
                  <w:bCs/>
                </w:rPr>
                <w:fldChar w:fldCharType="end"/>
              </w:r>
              <w:r>
                <w:delText xml:space="preserve"> sur </w:delText>
              </w:r>
              <w:r>
                <w:rPr>
                  <w:b/>
                  <w:bCs/>
                </w:rPr>
                <w:fldChar w:fldCharType="begin"/>
              </w:r>
              <w:r>
                <w:rPr>
                  <w:b/>
                  <w:bCs/>
                </w:rPr>
                <w:delInstrText>NUMPAGES</w:delInstrText>
              </w:r>
              <w:r>
                <w:rPr>
                  <w:b/>
                  <w:bCs/>
                </w:rPr>
                <w:fldChar w:fldCharType="separate"/>
              </w:r>
              <w:r w:rsidR="008F74D6">
                <w:rPr>
                  <w:b/>
                  <w:bCs/>
                  <w:noProof/>
                </w:rPr>
                <w:delText>4</w:delText>
              </w:r>
              <w:r>
                <w:rPr>
                  <w:b/>
                  <w:bCs/>
                </w:rPr>
                <w:fldChar w:fldCharType="end"/>
              </w:r>
            </w:del>
          </w:p>
        </w:sdtContent>
      </w:sdt>
    </w:sdtContent>
  </w:sdt>
  <w:p w14:paraId="2E666310" w14:textId="033ABDC0" w:rsidR="001424BB" w:rsidRDefault="001424BB">
    <w:pPr>
      <w:pStyle w:val="BodyText"/>
      <w:pPrChange w:id="392" w:author="Comparison" w:date="2026-09-22T12:19:00Z" w16du:dateUtc="2026-09-22T16:1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E0BCB8" w14:textId="77777777" w:rsidR="00072B4B" w:rsidRDefault="00072B4B">
      <w:pPr>
        <w:spacing w:after="0" w:line="240" w:lineRule="auto"/>
        <w:pPrChange w:id="2" w:author="Comparison" w:date="2026-09-22T12:19:00Z" w16du:dateUtc="2026-09-22T16:19:00Z">
          <w:pPr/>
        </w:pPrChange>
      </w:pPr>
      <w:r>
        <w:separator/>
      </w:r>
    </w:p>
  </w:footnote>
  <w:footnote w:type="continuationSeparator" w:id="0">
    <w:p w14:paraId="3EB8E154" w14:textId="77777777" w:rsidR="00072B4B" w:rsidRDefault="00072B4B">
      <w:pPr>
        <w:spacing w:after="0" w:line="240" w:lineRule="auto"/>
        <w:pPrChange w:id="3" w:author="Comparison" w:date="2026-09-22T12:19:00Z" w16du:dateUtc="2026-09-22T16:19: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9BAFFF" w14:textId="77777777" w:rsidR="001424BB" w:rsidRDefault="00072B4B">
    <w:pPr>
      <w:pStyle w:val="BodyTextIndent2"/>
      <w:pPrChange w:id="379" w:author="Comparison" w:date="2026-09-22T12:19:00Z" w16du:dateUtc="2026-09-22T16:19:00Z">
        <w:pPr>
          <w:pStyle w:val="Header"/>
        </w:pPr>
      </w:pPrChange>
    </w:pPr>
    <w:del w:id="380" w:author="Comparison" w:date="2026-09-22T12:19:00Z" w16du:dateUtc="2026-09-22T16:19:00Z">
      <w:r>
        <w:rPr>
          <w:noProof/>
        </w:rPr>
        <w:pict w14:anchorId="066A8F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7310013" o:spid="_x0000_s1032" type="#_x0000_t136" alt="" style="position:absolute;left:0;text-align:left;margin-left:0;margin-top:0;width:561.8pt;height:112.3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EXEMPLE"/>
            <w10:wrap anchorx="margin" anchory="margin"/>
          </v:shape>
        </w:pict>
      </w:r>
      <w:r>
        <w:rPr>
          <w:noProof/>
        </w:rPr>
        <w:pict w14:anchorId="0D3FD6DF">
          <v:shape id="PowerPlusWaterMarkObject1107267263" o:spid="_x0000_s1031" type="#_x0000_t136" alt="" style="position:absolute;left:0;text-align:left;margin-left:0;margin-top:0;width:612.9pt;height:61.25pt;rotation:315;z-index:-251658240;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OCUMENT INTERNE"/>
            <w10:wrap anchorx="margin" anchory="margin"/>
          </v:shape>
        </w:pict>
      </w:r>
      <w:r>
        <w:rPr>
          <w:noProof/>
        </w:rPr>
        <w:pict w14:anchorId="38258C51">
          <v:shape id="PowerPlusWaterMarkObject1107242297" o:spid="_x0000_s1030" type="#_x0000_t136" alt="" style="position:absolute;left:0;text-align:left;margin-left:0;margin-top:0;width:478.1pt;height:47.8pt;z-index:-251661312;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OCUMENT INTERNE"/>
            <w10:wrap anchorx="margin" anchory="margin"/>
          </v:shape>
        </w:pict>
      </w:r>
      <w:r>
        <w:rPr>
          <w:noProof/>
        </w:rPr>
        <w:pict w14:anchorId="3B2DF464">
          <v:shape id="PowerPlusWaterMarkObject1107194513" o:spid="_x0000_s1029" type="#_x0000_t136" alt="" style="position:absolute;left:0;text-align:left;margin-left:0;margin-top:0;width:612.9pt;height:61.25pt;rotation:315;z-index:-251663360;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OCUMENT INTERNE"/>
            <w10:wrap anchorx="margin" anchory="margin"/>
          </v:shape>
        </w:pict>
      </w:r>
    </w:del>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Ind w:w="10" w:type="dxa"/>
      <w:tblCellMar>
        <w:left w:w="10" w:type="dxa"/>
        <w:right w:w="10" w:type="dxa"/>
      </w:tblCellMar>
      <w:tblLook w:val="0000" w:firstRow="0" w:lastRow="0" w:firstColumn="0" w:lastColumn="0" w:noHBand="0" w:noVBand="0"/>
    </w:tblPr>
    <w:tblGrid>
      <w:gridCol w:w="4056"/>
      <w:gridCol w:w="903"/>
      <w:gridCol w:w="4056"/>
    </w:tblGrid>
    <w:tr w:rsidR="009B4325" w14:paraId="10B30392" w14:textId="77777777">
      <w:tblPrEx>
        <w:tblCellMar>
          <w:top w:w="0" w:type="dxa"/>
          <w:bottom w:w="0" w:type="dxa"/>
        </w:tblCellMar>
      </w:tblPrEx>
      <w:trPr>
        <w:ins w:id="381" w:author="Comparison" w:date="2026-09-22T12:19:00Z" w16du:dateUtc="2026-09-22T16:19:00Z"/>
      </w:trPr>
      <w:tc>
        <w:tcPr>
          <w:tcW w:w="4500" w:type="dxa"/>
          <w:tcBorders>
            <w:bottom w:val="single" w:sz="1" w:space="0" w:color="000000"/>
          </w:tcBorders>
          <w:noWrap/>
        </w:tcPr>
        <w:p w14:paraId="6C3F27FA" w14:textId="77777777" w:rsidR="009B4325" w:rsidRDefault="00072B4B">
          <w:pPr>
            <w:rPr>
              <w:ins w:id="382" w:author="Comparison" w:date="2026-09-22T12:19:00Z" w16du:dateUtc="2026-09-22T16:19:00Z"/>
            </w:rPr>
          </w:pPr>
          <w:ins w:id="383" w:author="Comparison" w:date="2026-09-22T12:19:00Z" w16du:dateUtc="2026-09-22T16:19:00Z">
            <w:r>
              <w:rPr>
                <w:color w:val="000000"/>
                <w:sz w:val="24"/>
                <w:szCs w:val="24"/>
              </w:rPr>
              <w:t>D+H</w:t>
            </w:r>
            <w:r>
              <w:rPr>
                <w:color w:val="000000"/>
              </w:rPr>
              <w:t xml:space="preserve"> | Kilde: www.dh-partner.com</w:t>
            </w:r>
          </w:ins>
        </w:p>
      </w:tc>
      <w:tc>
        <w:tcPr>
          <w:tcW w:w="1000" w:type="dxa"/>
          <w:tcBorders>
            <w:bottom w:val="single" w:sz="1" w:space="0" w:color="000000"/>
          </w:tcBorders>
          <w:noWrap/>
        </w:tcPr>
        <w:p w14:paraId="4DED8AA5" w14:textId="0340156D" w:rsidR="009B4325" w:rsidRDefault="00072B4B">
          <w:pPr>
            <w:jc w:val="center"/>
            <w:rPr>
              <w:ins w:id="384" w:author="Comparison" w:date="2026-09-22T12:19:00Z" w16du:dateUtc="2026-09-22T16:19:00Z"/>
            </w:rPr>
          </w:pPr>
          <w:ins w:id="385" w:author="Comparison" w:date="2026-09-22T12:19:00Z" w16du:dateUtc="2026-09-22T16:19:00Z">
            <w:r>
              <w:rPr>
                <w:color w:val="000000"/>
              </w:rPr>
              <w:t>-</w:t>
            </w:r>
            <w:r>
              <w:fldChar w:fldCharType="begin"/>
            </w:r>
            <w:r>
              <w:rPr>
                <w:color w:val="000000"/>
              </w:rPr>
              <w:instrText>PAGE</w:instrText>
            </w:r>
            <w:r>
              <w:fldChar w:fldCharType="separate"/>
            </w:r>
          </w:ins>
          <w:r w:rsidR="00F3506B">
            <w:rPr>
              <w:noProof/>
              <w:color w:val="000000"/>
            </w:rPr>
            <w:t>1</w:t>
          </w:r>
          <w:ins w:id="386" w:author="Comparison" w:date="2026-09-22T12:19:00Z" w16du:dateUtc="2026-09-22T16:19:00Z">
            <w:r>
              <w:fldChar w:fldCharType="end"/>
            </w:r>
            <w:r>
              <w:rPr>
                <w:color w:val="000000"/>
              </w:rPr>
              <w:t>-</w:t>
            </w:r>
          </w:ins>
        </w:p>
      </w:tc>
      <w:tc>
        <w:tcPr>
          <w:tcW w:w="4500" w:type="dxa"/>
          <w:tcBorders>
            <w:bottom w:val="single" w:sz="1" w:space="0" w:color="000000"/>
          </w:tcBorders>
          <w:noWrap/>
        </w:tcPr>
        <w:p w14:paraId="2CECBA47" w14:textId="77777777" w:rsidR="009B4325" w:rsidRDefault="00072B4B">
          <w:pPr>
            <w:jc w:val="right"/>
            <w:rPr>
              <w:ins w:id="387" w:author="Comparison" w:date="2026-09-22T12:19:00Z" w16du:dateUtc="2026-09-22T16:19:00Z"/>
            </w:rPr>
          </w:pPr>
          <w:ins w:id="388" w:author="Comparison" w:date="2026-09-22T12:19:00Z" w16du:dateUtc="2026-09-22T16:19:00Z">
            <w:r>
              <w:rPr>
                <w:color w:val="000000"/>
              </w:rPr>
              <w:t>07.12.2025</w:t>
            </w:r>
          </w:ins>
        </w:p>
      </w:tc>
    </w:tr>
  </w:tbl>
  <w:p w14:paraId="549E0409" w14:textId="198F4CD4" w:rsidR="001424BB" w:rsidRDefault="001424BB" w:rsidP="00921A9A">
    <w:pPr>
      <w:pStyle w:val="Header"/>
      <w:jc w:val="center"/>
      <w:rPr>
        <w:del w:id="389" w:author="Comparison" w:date="2026-09-22T12:19:00Z" w16du:dateUtc="2026-09-22T16:19:00Z"/>
      </w:rPr>
    </w:pPr>
    <w:del w:id="390" w:author="Comparison" w:date="2026-09-22T12:19:00Z" w16du:dateUtc="2026-09-22T16:19:00Z">
      <w:r w:rsidRPr="00F679D6">
        <w:rPr>
          <w:noProof/>
          <w:lang w:eastAsia="fr-FR"/>
        </w:rPr>
        <w:drawing>
          <wp:anchor distT="0" distB="0" distL="114300" distR="114300" simplePos="0" relativeHeight="251665408" behindDoc="1" locked="0" layoutInCell="1" allowOverlap="1" wp14:anchorId="595815FB" wp14:editId="49BFAF14">
            <wp:simplePos x="0" y="0"/>
            <wp:positionH relativeFrom="margin">
              <wp:posOffset>5171440</wp:posOffset>
            </wp:positionH>
            <wp:positionV relativeFrom="paragraph">
              <wp:posOffset>173990</wp:posOffset>
            </wp:positionV>
            <wp:extent cx="1476375" cy="522605"/>
            <wp:effectExtent l="0" t="0" r="9525" b="0"/>
            <wp:wrapTight wrapText="bothSides">
              <wp:wrapPolygon edited="0">
                <wp:start x="0" y="0"/>
                <wp:lineTo x="0" y="18109"/>
                <wp:lineTo x="557" y="20471"/>
                <wp:lineTo x="4738" y="20471"/>
                <wp:lineTo x="5295" y="20471"/>
                <wp:lineTo x="6410" y="14173"/>
                <wp:lineTo x="21461" y="12598"/>
                <wp:lineTo x="21461" y="7874"/>
                <wp:lineTo x="20067" y="0"/>
                <wp:lineTo x="0" y="0"/>
              </wp:wrapPolygon>
            </wp:wrapTight>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T-blocmarque-Bleu.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76375" cy="522605"/>
                    </a:xfrm>
                    <a:prstGeom prst="rect">
                      <a:avLst/>
                    </a:prstGeom>
                  </pic:spPr>
                </pic:pic>
              </a:graphicData>
            </a:graphic>
            <wp14:sizeRelH relativeFrom="page">
              <wp14:pctWidth>0</wp14:pctWidth>
            </wp14:sizeRelH>
            <wp14:sizeRelV relativeFrom="page">
              <wp14:pctHeight>0</wp14:pctHeight>
            </wp14:sizeRelV>
          </wp:anchor>
        </w:drawing>
      </w:r>
      <w:r w:rsidRPr="00F679D6">
        <w:rPr>
          <w:noProof/>
          <w:lang w:eastAsia="fr-FR"/>
        </w:rPr>
        <w:drawing>
          <wp:anchor distT="0" distB="0" distL="114300" distR="114300" simplePos="0" relativeHeight="251664384" behindDoc="0" locked="0" layoutInCell="1" allowOverlap="1" wp14:anchorId="7CF833E2" wp14:editId="3E70B177">
            <wp:simplePos x="0" y="0"/>
            <wp:positionH relativeFrom="column">
              <wp:posOffset>-83185</wp:posOffset>
            </wp:positionH>
            <wp:positionV relativeFrom="paragraph">
              <wp:posOffset>10795</wp:posOffset>
            </wp:positionV>
            <wp:extent cx="1295400" cy="1169035"/>
            <wp:effectExtent l="0" t="0" r="0" b="0"/>
            <wp:wrapSquare wrapText="bothSides"/>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publique-Francaise.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295400" cy="1169035"/>
                    </a:xfrm>
                    <a:prstGeom prst="rect">
                      <a:avLst/>
                    </a:prstGeom>
                  </pic:spPr>
                </pic:pic>
              </a:graphicData>
            </a:graphic>
            <wp14:sizeRelH relativeFrom="page">
              <wp14:pctWidth>0</wp14:pctWidth>
            </wp14:sizeRelH>
            <wp14:sizeRelV relativeFrom="page">
              <wp14:pctHeight>0</wp14:pctHeight>
            </wp14:sizeRelV>
          </wp:anchor>
        </w:drawing>
      </w:r>
      <w:r>
        <w:rPr>
          <w:noProof/>
          <w:lang w:eastAsia="fr-FR"/>
        </w:rPr>
        <mc:AlternateContent>
          <mc:Choice Requires="wps">
            <w:drawing>
              <wp:anchor distT="0" distB="0" distL="114300" distR="114300" simplePos="0" relativeHeight="251656192" behindDoc="0" locked="0" layoutInCell="1" allowOverlap="1" wp14:anchorId="5C3D4ACE" wp14:editId="366BB547">
                <wp:simplePos x="0" y="0"/>
                <wp:positionH relativeFrom="column">
                  <wp:posOffset>0</wp:posOffset>
                </wp:positionH>
                <wp:positionV relativeFrom="paragraph">
                  <wp:posOffset>0</wp:posOffset>
                </wp:positionV>
                <wp:extent cx="914400" cy="914400"/>
                <wp:effectExtent l="0" t="0" r="0" b="0"/>
                <wp:wrapNone/>
                <wp:docPr id="1515473121"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14400" cy="914400"/>
                        </a:xfrm>
                        <a:prstGeom prst="rect">
                          <a:avLst/>
                        </a:prstGeom>
                      </wps:spPr>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0092DB5" id="_x0000_t202" coordsize="21600,21600" o:spt="202" path="m,l,21600r21600,l21600,xe">
                <v:stroke joinstyle="miter"/>
                <v:path gradientshapeok="t" o:connecttype="rect"/>
              </v:shapetype>
              <v:shape id="Zone de texte 7" o:spid="_x0000_s1026" type="#_x0000_t202" style="position:absolute;margin-left:0;margin-top:0;width:1in;height: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" filled="f" stroked="f">
                <v:path arrowok="t"/>
              </v:shape>
            </w:pict>
          </mc:Fallback>
        </mc:AlternateContent>
      </w:r>
      <w:r>
        <w:rPr>
          <w:noProof/>
          <w:lang w:eastAsia="fr-FR"/>
        </w:rPr>
        <mc:AlternateContent>
          <mc:Choice Requires="wps">
            <w:drawing>
              <wp:anchor distT="0" distB="0" distL="114300" distR="114300" simplePos="0" relativeHeight="251659264" behindDoc="0" locked="0" layoutInCell="1" allowOverlap="1" wp14:anchorId="5D16229B" wp14:editId="353A8EE4">
                <wp:simplePos x="0" y="0"/>
                <wp:positionH relativeFrom="column">
                  <wp:posOffset>0</wp:posOffset>
                </wp:positionH>
                <wp:positionV relativeFrom="paragraph">
                  <wp:posOffset>0</wp:posOffset>
                </wp:positionV>
                <wp:extent cx="914400" cy="914400"/>
                <wp:effectExtent l="0" t="0" r="0" b="0"/>
                <wp:wrapNone/>
                <wp:docPr id="1258463035"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14400" cy="914400"/>
                        </a:xfrm>
                        <a:prstGeom prst="rect">
                          <a:avLst/>
                        </a:prstGeom>
                      </wps:spPr>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27AA7B80" id="Zone de texte 8" o:spid="_x0000_s1026" type="#_x0000_t202" style="position:absolute;margin-left:0;margin-top:0;width:1in;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" filled="f" stroked="f">
                <v:path arrowok="t"/>
              </v:shape>
            </w:pict>
          </mc:Fallback>
        </mc:AlternateContent>
      </w:r>
      <w:r>
        <w:rPr>
          <w:noProof/>
          <w:lang w:eastAsia="fr-FR"/>
        </w:rPr>
        <mc:AlternateContent>
          <mc:Choice Requires="wps">
            <w:drawing>
              <wp:anchor distT="0" distB="0" distL="114300" distR="114300" simplePos="0" relativeHeight="251662336" behindDoc="0" locked="0" layoutInCell="1" allowOverlap="1" wp14:anchorId="2288A0F7" wp14:editId="6E93D8ED">
                <wp:simplePos x="0" y="0"/>
                <wp:positionH relativeFrom="column">
                  <wp:posOffset>0</wp:posOffset>
                </wp:positionH>
                <wp:positionV relativeFrom="paragraph">
                  <wp:posOffset>0</wp:posOffset>
                </wp:positionV>
                <wp:extent cx="914400" cy="914400"/>
                <wp:effectExtent l="0" t="0" r="0" b="0"/>
                <wp:wrapNone/>
                <wp:docPr id="1744521918"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14400" cy="914400"/>
                        </a:xfrm>
                        <a:prstGeom prst="rect">
                          <a:avLst/>
                        </a:prstGeom>
                      </wps:spPr>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52200FE5" id="Zone de texte 9" o:spid="_x0000_s1026" type="#_x0000_t202" style="position:absolute;margin-left:0;margin-top:0;width:1in;height:1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" filled="f" stroked="f">
                <v:path arrowok="t"/>
              </v:shape>
            </w:pict>
          </mc:Fallback>
        </mc:AlternateConten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2FAD8F" w14:textId="77777777" w:rsidR="001424BB" w:rsidRDefault="00072B4B">
    <w:pPr>
      <w:pStyle w:val="BodyTextIndent2"/>
      <w:pPrChange w:id="393" w:author="Comparison" w:date="2026-09-22T12:19:00Z" w16du:dateUtc="2026-09-22T16:19:00Z">
        <w:pPr>
          <w:pStyle w:val="Header"/>
        </w:pPr>
      </w:pPrChange>
    </w:pPr>
    <w:del w:id="394" w:author="Comparison" w:date="2026-09-22T12:19:00Z" w16du:dateUtc="2026-09-22T16:19:00Z">
      <w:r>
        <w:rPr>
          <w:noProof/>
        </w:rPr>
        <w:pict w14:anchorId="30C295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7310012" o:spid="_x0000_s1028" type="#_x0000_t136" alt="" style="position:absolute;left:0;text-align:left;margin-left:0;margin-top:0;width:561.8pt;height:112.35pt;rotation:315;z-index:-251656192;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EXEMPLE"/>
            <w10:wrap anchorx="margin" anchory="margin"/>
          </v:shape>
        </w:pict>
      </w:r>
      <w:r>
        <w:rPr>
          <w:noProof/>
        </w:rPr>
        <w:pict w14:anchorId="13844663">
          <v:shape id="PowerPlusWaterMarkObject1107267262" o:spid="_x0000_s1027" type="#_x0000_t136" alt="" style="position:absolute;left:0;text-align:left;margin-left:0;margin-top:0;width:612.9pt;height:61.25pt;rotation:315;z-index:-251659264;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OCUMENT INTERNE"/>
            <w10:wrap anchorx="margin" anchory="margin"/>
          </v:shape>
        </w:pict>
      </w:r>
      <w:r>
        <w:rPr>
          <w:noProof/>
        </w:rPr>
        <w:pict w14:anchorId="35D00D63">
          <v:shape id="PowerPlusWaterMarkObject1107242296" o:spid="_x0000_s1026" type="#_x0000_t136" alt="" style="position:absolute;left:0;text-align:left;margin-left:0;margin-top:0;width:478.1pt;height:47.8pt;z-index:-251662336;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OCUMENT INTERNE"/>
            <w10:wrap anchorx="margin" anchory="margin"/>
          </v:shape>
        </w:pict>
      </w:r>
      <w:r>
        <w:rPr>
          <w:noProof/>
        </w:rPr>
        <w:pict w14:anchorId="3BEF65A4">
          <v:shape id="PowerPlusWaterMarkObject1107194512" o:spid="_x0000_s1025" type="#_x0000_t136" alt="" style="position:absolute;left:0;text-align:left;margin-left:0;margin-top:0;width:612.9pt;height:61.25pt;rotation:315;z-index:-251664384;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OCUMENT INTERNE"/>
            <w10:wrap anchorx="margin" anchory="margin"/>
          </v:shape>
        </w:pic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0E54E2"/>
    <w:multiLevelType w:val="hybridMultilevel"/>
    <w:tmpl w:val="57D62838"/>
    <w:lvl w:ilvl="0" w:tplc="6484A7FE">
      <w:numFmt w:val="bullet"/>
      <w:lvlText w:val="-"/>
      <w:lvlJc w:val="left"/>
      <w:pPr>
        <w:ind w:left="720" w:hanging="360"/>
      </w:pPr>
      <w:rPr>
        <w:rFonts w:ascii="Corbel" w:eastAsia="MS Mincho" w:hAnsi="Corbel" w:cs="Corbel" w:hint="default"/>
        <w:color w:val="008079"/>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A38627C"/>
    <w:multiLevelType w:val="hybridMultilevel"/>
    <w:tmpl w:val="208A9294"/>
    <w:lvl w:ilvl="0" w:tplc="1D964FF6">
      <w:start w:val="9"/>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ABA5AC3"/>
    <w:multiLevelType w:val="hybridMultilevel"/>
    <w:tmpl w:val="53BCD3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209402D"/>
    <w:multiLevelType w:val="multilevel"/>
    <w:tmpl w:val="1A744D5C"/>
    <w:lvl w:ilvl="0">
      <w:start w:val="1"/>
      <w:numFmt w:val="decimal"/>
      <w:lvlText w:val="%1."/>
      <w:lvlJc w:val="left"/>
      <w:pPr>
        <w:ind w:left="360" w:hanging="360"/>
      </w:pPr>
      <w:rPr>
        <w:rFonts w:hint="default"/>
        <w:b/>
        <w:sz w:val="28"/>
      </w:rPr>
    </w:lvl>
    <w:lvl w:ilvl="1">
      <w:start w:val="2"/>
      <w:numFmt w:val="decimal"/>
      <w:isLgl/>
      <w:lvlText w:val="%1.%2"/>
      <w:lvlJc w:val="left"/>
      <w:pPr>
        <w:ind w:left="578" w:hanging="360"/>
      </w:pPr>
      <w:rPr>
        <w:rFonts w:hint="default"/>
      </w:rPr>
    </w:lvl>
    <w:lvl w:ilvl="2">
      <w:start w:val="1"/>
      <w:numFmt w:val="decimal"/>
      <w:isLgl/>
      <w:lvlText w:val="%1.%2.%3"/>
      <w:lvlJc w:val="left"/>
      <w:pPr>
        <w:ind w:left="938" w:hanging="720"/>
      </w:pPr>
      <w:rPr>
        <w:rFonts w:hint="default"/>
      </w:rPr>
    </w:lvl>
    <w:lvl w:ilvl="3">
      <w:start w:val="1"/>
      <w:numFmt w:val="decimal"/>
      <w:isLgl/>
      <w:lvlText w:val="%1.%2.%3.%4"/>
      <w:lvlJc w:val="left"/>
      <w:pPr>
        <w:ind w:left="938" w:hanging="720"/>
      </w:pPr>
      <w:rPr>
        <w:rFonts w:hint="default"/>
      </w:rPr>
    </w:lvl>
    <w:lvl w:ilvl="4">
      <w:start w:val="1"/>
      <w:numFmt w:val="decimal"/>
      <w:isLgl/>
      <w:lvlText w:val="%1.%2.%3.%4.%5"/>
      <w:lvlJc w:val="left"/>
      <w:pPr>
        <w:ind w:left="1298" w:hanging="1080"/>
      </w:pPr>
      <w:rPr>
        <w:rFonts w:hint="default"/>
      </w:rPr>
    </w:lvl>
    <w:lvl w:ilvl="5">
      <w:start w:val="1"/>
      <w:numFmt w:val="decimal"/>
      <w:isLgl/>
      <w:lvlText w:val="%1.%2.%3.%4.%5.%6"/>
      <w:lvlJc w:val="left"/>
      <w:pPr>
        <w:ind w:left="1298" w:hanging="1080"/>
      </w:pPr>
      <w:rPr>
        <w:rFonts w:hint="default"/>
      </w:rPr>
    </w:lvl>
    <w:lvl w:ilvl="6">
      <w:start w:val="1"/>
      <w:numFmt w:val="decimal"/>
      <w:isLgl/>
      <w:lvlText w:val="%1.%2.%3.%4.%5.%6.%7"/>
      <w:lvlJc w:val="left"/>
      <w:pPr>
        <w:ind w:left="1658" w:hanging="1440"/>
      </w:pPr>
      <w:rPr>
        <w:rFonts w:hint="default"/>
      </w:rPr>
    </w:lvl>
    <w:lvl w:ilvl="7">
      <w:start w:val="1"/>
      <w:numFmt w:val="decimal"/>
      <w:isLgl/>
      <w:lvlText w:val="%1.%2.%3.%4.%5.%6.%7.%8"/>
      <w:lvlJc w:val="left"/>
      <w:pPr>
        <w:ind w:left="1658" w:hanging="1440"/>
      </w:pPr>
      <w:rPr>
        <w:rFonts w:hint="default"/>
      </w:rPr>
    </w:lvl>
    <w:lvl w:ilvl="8">
      <w:start w:val="1"/>
      <w:numFmt w:val="decimal"/>
      <w:isLgl/>
      <w:lvlText w:val="%1.%2.%3.%4.%5.%6.%7.%8.%9"/>
      <w:lvlJc w:val="left"/>
      <w:pPr>
        <w:ind w:left="2018" w:hanging="1800"/>
      </w:pPr>
      <w:rPr>
        <w:rFonts w:hint="default"/>
      </w:rPr>
    </w:lvl>
  </w:abstractNum>
  <w:abstractNum w:abstractNumId="4" w15:restartNumberingAfterBreak="0">
    <w:nsid w:val="338B130E"/>
    <w:multiLevelType w:val="hybridMultilevel"/>
    <w:tmpl w:val="6130F7AA"/>
    <w:lvl w:ilvl="0" w:tplc="7570C358">
      <w:start w:val="2"/>
      <w:numFmt w:val="bullet"/>
      <w:lvlText w:val="-"/>
      <w:lvlJc w:val="left"/>
      <w:pPr>
        <w:ind w:left="720" w:hanging="360"/>
      </w:pPr>
      <w:rPr>
        <w:rFonts w:ascii="Calibri Light" w:eastAsiaTheme="majorEastAsia" w:hAnsi="Calibri Light"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632923"/>
    <w:multiLevelType w:val="hybridMultilevel"/>
    <w:tmpl w:val="B9E05B48"/>
    <w:lvl w:ilvl="0" w:tplc="C00CFC46">
      <w:numFmt w:val="bullet"/>
      <w:lvlText w:val=""/>
      <w:lvlJc w:val="left"/>
      <w:pPr>
        <w:tabs>
          <w:tab w:val="num" w:pos="502"/>
        </w:tabs>
        <w:ind w:left="502" w:hanging="360"/>
      </w:pPr>
      <w:rPr>
        <w:rFonts w:ascii="Symbol" w:hAnsi="Symbol" w:hint="default"/>
      </w:rPr>
    </w:lvl>
    <w:lvl w:ilvl="1" w:tplc="8050F3F4">
      <w:start w:val="1"/>
      <w:numFmt w:val="bullet"/>
      <w:lvlText w:val=""/>
      <w:lvlJc w:val="left"/>
      <w:pPr>
        <w:tabs>
          <w:tab w:val="num" w:pos="1440"/>
        </w:tabs>
        <w:ind w:left="1440" w:hanging="36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BEB6000"/>
    <w:multiLevelType w:val="hybridMultilevel"/>
    <w:tmpl w:val="ED8CAECE"/>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3F66B15"/>
    <w:multiLevelType w:val="hybridMultilevel"/>
    <w:tmpl w:val="ED8CAECE"/>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A770104"/>
    <w:multiLevelType w:val="hybridMultilevel"/>
    <w:tmpl w:val="3A4AB6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46311C2"/>
    <w:multiLevelType w:val="multilevel"/>
    <w:tmpl w:val="4812296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7FC1706"/>
    <w:multiLevelType w:val="hybridMultilevel"/>
    <w:tmpl w:val="CAF6D7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1F95575"/>
    <w:multiLevelType w:val="multilevel"/>
    <w:tmpl w:val="46048E7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649A428E"/>
    <w:multiLevelType w:val="hybridMultilevel"/>
    <w:tmpl w:val="9CB42FE2"/>
    <w:lvl w:ilvl="0" w:tplc="C75A39E6">
      <w:numFmt w:val="bullet"/>
      <w:lvlText w:val="-"/>
      <w:lvlJc w:val="left"/>
      <w:pPr>
        <w:ind w:left="720" w:hanging="360"/>
      </w:pPr>
      <w:rPr>
        <w:rFonts w:ascii="Times New Roman" w:eastAsia="MS Mincho"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D560FB1"/>
    <w:multiLevelType w:val="multilevel"/>
    <w:tmpl w:val="5CE8A552"/>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296033024">
    <w:abstractNumId w:val="5"/>
  </w:num>
  <w:num w:numId="2" w16cid:durableId="933394784">
    <w:abstractNumId w:val="3"/>
  </w:num>
  <w:num w:numId="3" w16cid:durableId="1271089053">
    <w:abstractNumId w:val="11"/>
  </w:num>
  <w:num w:numId="4" w16cid:durableId="516844155">
    <w:abstractNumId w:val="13"/>
  </w:num>
  <w:num w:numId="5" w16cid:durableId="1247113193">
    <w:abstractNumId w:val="9"/>
  </w:num>
  <w:num w:numId="6" w16cid:durableId="1437098278">
    <w:abstractNumId w:val="12"/>
  </w:num>
  <w:num w:numId="7" w16cid:durableId="1284383154">
    <w:abstractNumId w:val="0"/>
  </w:num>
  <w:num w:numId="8" w16cid:durableId="1911571028">
    <w:abstractNumId w:val="10"/>
  </w:num>
  <w:num w:numId="9" w16cid:durableId="528684917">
    <w:abstractNumId w:val="4"/>
  </w:num>
  <w:num w:numId="10" w16cid:durableId="1616014596">
    <w:abstractNumId w:val="8"/>
  </w:num>
  <w:num w:numId="11" w16cid:durableId="1540050423">
    <w:abstractNumId w:val="7"/>
  </w:num>
  <w:num w:numId="12" w16cid:durableId="1609892843">
    <w:abstractNumId w:val="1"/>
  </w:num>
  <w:num w:numId="13" w16cid:durableId="702748892">
    <w:abstractNumId w:val="6"/>
  </w:num>
  <w:num w:numId="14" w16cid:durableId="135911490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8A4"/>
    <w:rsid w:val="0000040A"/>
    <w:rsid w:val="00005DF1"/>
    <w:rsid w:val="00010DDF"/>
    <w:rsid w:val="00020189"/>
    <w:rsid w:val="00020D9D"/>
    <w:rsid w:val="000330DD"/>
    <w:rsid w:val="000417BF"/>
    <w:rsid w:val="00051802"/>
    <w:rsid w:val="00053A45"/>
    <w:rsid w:val="00072B4B"/>
    <w:rsid w:val="00076749"/>
    <w:rsid w:val="00086698"/>
    <w:rsid w:val="0009075B"/>
    <w:rsid w:val="000939D5"/>
    <w:rsid w:val="000A6A91"/>
    <w:rsid w:val="000B4F23"/>
    <w:rsid w:val="000C4A38"/>
    <w:rsid w:val="000D4BFC"/>
    <w:rsid w:val="000D5D93"/>
    <w:rsid w:val="000E1404"/>
    <w:rsid w:val="000F5A47"/>
    <w:rsid w:val="00115BE5"/>
    <w:rsid w:val="001319A3"/>
    <w:rsid w:val="0013225B"/>
    <w:rsid w:val="00132B94"/>
    <w:rsid w:val="001424BB"/>
    <w:rsid w:val="00143317"/>
    <w:rsid w:val="00145B64"/>
    <w:rsid w:val="00154511"/>
    <w:rsid w:val="0015579F"/>
    <w:rsid w:val="00162486"/>
    <w:rsid w:val="00162E08"/>
    <w:rsid w:val="00166F50"/>
    <w:rsid w:val="00170A13"/>
    <w:rsid w:val="00176D78"/>
    <w:rsid w:val="00180218"/>
    <w:rsid w:val="001822B3"/>
    <w:rsid w:val="00196044"/>
    <w:rsid w:val="00196F55"/>
    <w:rsid w:val="0019776E"/>
    <w:rsid w:val="001A1AC6"/>
    <w:rsid w:val="001B06C2"/>
    <w:rsid w:val="001B6C32"/>
    <w:rsid w:val="001C078B"/>
    <w:rsid w:val="001E08CF"/>
    <w:rsid w:val="001E414F"/>
    <w:rsid w:val="001E479D"/>
    <w:rsid w:val="001E7831"/>
    <w:rsid w:val="001F4B54"/>
    <w:rsid w:val="00203107"/>
    <w:rsid w:val="002037D3"/>
    <w:rsid w:val="00205C31"/>
    <w:rsid w:val="00223457"/>
    <w:rsid w:val="00235844"/>
    <w:rsid w:val="00253C42"/>
    <w:rsid w:val="002811C5"/>
    <w:rsid w:val="00294361"/>
    <w:rsid w:val="00297622"/>
    <w:rsid w:val="002B1330"/>
    <w:rsid w:val="002B57C3"/>
    <w:rsid w:val="002D4AA6"/>
    <w:rsid w:val="002D54F6"/>
    <w:rsid w:val="002D5586"/>
    <w:rsid w:val="002D78DE"/>
    <w:rsid w:val="002E06C6"/>
    <w:rsid w:val="002E3591"/>
    <w:rsid w:val="002E5327"/>
    <w:rsid w:val="002F0456"/>
    <w:rsid w:val="0031169B"/>
    <w:rsid w:val="00314935"/>
    <w:rsid w:val="00317DC0"/>
    <w:rsid w:val="00323102"/>
    <w:rsid w:val="00323E44"/>
    <w:rsid w:val="0034224F"/>
    <w:rsid w:val="003641C0"/>
    <w:rsid w:val="003736F2"/>
    <w:rsid w:val="0038135F"/>
    <w:rsid w:val="003830D2"/>
    <w:rsid w:val="00395697"/>
    <w:rsid w:val="003A054C"/>
    <w:rsid w:val="003A6A07"/>
    <w:rsid w:val="003B56C5"/>
    <w:rsid w:val="003B5AB0"/>
    <w:rsid w:val="003B78D2"/>
    <w:rsid w:val="003D4B7A"/>
    <w:rsid w:val="003E7464"/>
    <w:rsid w:val="003F6E5B"/>
    <w:rsid w:val="00412B1B"/>
    <w:rsid w:val="00427FFB"/>
    <w:rsid w:val="00431B17"/>
    <w:rsid w:val="004466E2"/>
    <w:rsid w:val="004544E9"/>
    <w:rsid w:val="00462B83"/>
    <w:rsid w:val="00464A16"/>
    <w:rsid w:val="00472BAB"/>
    <w:rsid w:val="00482670"/>
    <w:rsid w:val="004E0368"/>
    <w:rsid w:val="004E0C9D"/>
    <w:rsid w:val="004E2073"/>
    <w:rsid w:val="004E56A7"/>
    <w:rsid w:val="004E723B"/>
    <w:rsid w:val="004F5054"/>
    <w:rsid w:val="004F5A54"/>
    <w:rsid w:val="005052BA"/>
    <w:rsid w:val="00507B2C"/>
    <w:rsid w:val="00511E74"/>
    <w:rsid w:val="00515756"/>
    <w:rsid w:val="005162EC"/>
    <w:rsid w:val="00525538"/>
    <w:rsid w:val="005257C4"/>
    <w:rsid w:val="00534FC8"/>
    <w:rsid w:val="00540650"/>
    <w:rsid w:val="00566E0A"/>
    <w:rsid w:val="0057006D"/>
    <w:rsid w:val="00577911"/>
    <w:rsid w:val="00584684"/>
    <w:rsid w:val="0059020F"/>
    <w:rsid w:val="00595C66"/>
    <w:rsid w:val="00597A2F"/>
    <w:rsid w:val="005B2A6E"/>
    <w:rsid w:val="005B455D"/>
    <w:rsid w:val="005C753B"/>
    <w:rsid w:val="005D2B94"/>
    <w:rsid w:val="005D3932"/>
    <w:rsid w:val="005F1EEA"/>
    <w:rsid w:val="005F5B91"/>
    <w:rsid w:val="00605E98"/>
    <w:rsid w:val="00623AC1"/>
    <w:rsid w:val="00627729"/>
    <w:rsid w:val="006338A9"/>
    <w:rsid w:val="00656A56"/>
    <w:rsid w:val="00657405"/>
    <w:rsid w:val="006623B3"/>
    <w:rsid w:val="006736CA"/>
    <w:rsid w:val="0068174B"/>
    <w:rsid w:val="006862B2"/>
    <w:rsid w:val="00694B58"/>
    <w:rsid w:val="00695ED8"/>
    <w:rsid w:val="006A0CFE"/>
    <w:rsid w:val="006B21AA"/>
    <w:rsid w:val="006B753E"/>
    <w:rsid w:val="006C49FE"/>
    <w:rsid w:val="006D13F4"/>
    <w:rsid w:val="006D542F"/>
    <w:rsid w:val="006E216E"/>
    <w:rsid w:val="006F0CE0"/>
    <w:rsid w:val="006F1745"/>
    <w:rsid w:val="007067C5"/>
    <w:rsid w:val="0071072E"/>
    <w:rsid w:val="00726872"/>
    <w:rsid w:val="007317A4"/>
    <w:rsid w:val="00747131"/>
    <w:rsid w:val="00752CA0"/>
    <w:rsid w:val="0075534A"/>
    <w:rsid w:val="007651B0"/>
    <w:rsid w:val="0077401E"/>
    <w:rsid w:val="00777BCD"/>
    <w:rsid w:val="0078181C"/>
    <w:rsid w:val="00782BED"/>
    <w:rsid w:val="007862A0"/>
    <w:rsid w:val="007A7EDB"/>
    <w:rsid w:val="007B1916"/>
    <w:rsid w:val="007B3A8E"/>
    <w:rsid w:val="007B3B4B"/>
    <w:rsid w:val="007C6ADC"/>
    <w:rsid w:val="007D2D76"/>
    <w:rsid w:val="007F0B4D"/>
    <w:rsid w:val="00813F72"/>
    <w:rsid w:val="0081536E"/>
    <w:rsid w:val="00817BA3"/>
    <w:rsid w:val="0082006B"/>
    <w:rsid w:val="0082263F"/>
    <w:rsid w:val="00823131"/>
    <w:rsid w:val="0082557F"/>
    <w:rsid w:val="008311E2"/>
    <w:rsid w:val="008442FE"/>
    <w:rsid w:val="008472E4"/>
    <w:rsid w:val="00850873"/>
    <w:rsid w:val="00850921"/>
    <w:rsid w:val="00874497"/>
    <w:rsid w:val="00874FA2"/>
    <w:rsid w:val="00875E83"/>
    <w:rsid w:val="008761B8"/>
    <w:rsid w:val="00877878"/>
    <w:rsid w:val="008844D8"/>
    <w:rsid w:val="0089217D"/>
    <w:rsid w:val="008A65B6"/>
    <w:rsid w:val="008C340F"/>
    <w:rsid w:val="008C437B"/>
    <w:rsid w:val="008C7628"/>
    <w:rsid w:val="008D2936"/>
    <w:rsid w:val="008E0ABE"/>
    <w:rsid w:val="008F74D6"/>
    <w:rsid w:val="00912726"/>
    <w:rsid w:val="00914D57"/>
    <w:rsid w:val="00921A9A"/>
    <w:rsid w:val="00921C60"/>
    <w:rsid w:val="009251BB"/>
    <w:rsid w:val="00940075"/>
    <w:rsid w:val="009430FD"/>
    <w:rsid w:val="0094344F"/>
    <w:rsid w:val="00944209"/>
    <w:rsid w:val="00947C49"/>
    <w:rsid w:val="00951E8D"/>
    <w:rsid w:val="00953325"/>
    <w:rsid w:val="00957EC9"/>
    <w:rsid w:val="009864AA"/>
    <w:rsid w:val="00993AC3"/>
    <w:rsid w:val="009978A4"/>
    <w:rsid w:val="009A0A18"/>
    <w:rsid w:val="009B4325"/>
    <w:rsid w:val="009B533D"/>
    <w:rsid w:val="009C0389"/>
    <w:rsid w:val="009C68EF"/>
    <w:rsid w:val="009F25B6"/>
    <w:rsid w:val="009F3648"/>
    <w:rsid w:val="009F6874"/>
    <w:rsid w:val="00A058C9"/>
    <w:rsid w:val="00A12F09"/>
    <w:rsid w:val="00A22E88"/>
    <w:rsid w:val="00A268CA"/>
    <w:rsid w:val="00A30A7E"/>
    <w:rsid w:val="00A41DCB"/>
    <w:rsid w:val="00A4234C"/>
    <w:rsid w:val="00A620DC"/>
    <w:rsid w:val="00A6415A"/>
    <w:rsid w:val="00A67E17"/>
    <w:rsid w:val="00A861DC"/>
    <w:rsid w:val="00AB1179"/>
    <w:rsid w:val="00AD0321"/>
    <w:rsid w:val="00AE2B73"/>
    <w:rsid w:val="00AE78C3"/>
    <w:rsid w:val="00AF0224"/>
    <w:rsid w:val="00B02723"/>
    <w:rsid w:val="00B1043E"/>
    <w:rsid w:val="00B20D6D"/>
    <w:rsid w:val="00B23BD5"/>
    <w:rsid w:val="00B25D81"/>
    <w:rsid w:val="00B30FA7"/>
    <w:rsid w:val="00B323B0"/>
    <w:rsid w:val="00B336E5"/>
    <w:rsid w:val="00B339F6"/>
    <w:rsid w:val="00B706F7"/>
    <w:rsid w:val="00B7125E"/>
    <w:rsid w:val="00B8703F"/>
    <w:rsid w:val="00BA2E09"/>
    <w:rsid w:val="00BB0A96"/>
    <w:rsid w:val="00BB131E"/>
    <w:rsid w:val="00BB3ED0"/>
    <w:rsid w:val="00BB41BC"/>
    <w:rsid w:val="00BC355C"/>
    <w:rsid w:val="00BD6497"/>
    <w:rsid w:val="00BE68BF"/>
    <w:rsid w:val="00C00E75"/>
    <w:rsid w:val="00C07894"/>
    <w:rsid w:val="00C10C6D"/>
    <w:rsid w:val="00C1326F"/>
    <w:rsid w:val="00C403C1"/>
    <w:rsid w:val="00C46BA0"/>
    <w:rsid w:val="00C5198B"/>
    <w:rsid w:val="00C57FED"/>
    <w:rsid w:val="00C82CEC"/>
    <w:rsid w:val="00C97B22"/>
    <w:rsid w:val="00CA49C7"/>
    <w:rsid w:val="00CA5822"/>
    <w:rsid w:val="00CB3E64"/>
    <w:rsid w:val="00CB62CE"/>
    <w:rsid w:val="00CC354F"/>
    <w:rsid w:val="00CD70C2"/>
    <w:rsid w:val="00CE2E31"/>
    <w:rsid w:val="00CE58E5"/>
    <w:rsid w:val="00CF147E"/>
    <w:rsid w:val="00CF18BC"/>
    <w:rsid w:val="00CF79C1"/>
    <w:rsid w:val="00D15A97"/>
    <w:rsid w:val="00D166B3"/>
    <w:rsid w:val="00D1718D"/>
    <w:rsid w:val="00D20E4B"/>
    <w:rsid w:val="00D24552"/>
    <w:rsid w:val="00D24742"/>
    <w:rsid w:val="00D273E5"/>
    <w:rsid w:val="00D3178A"/>
    <w:rsid w:val="00D34AB1"/>
    <w:rsid w:val="00D37AEE"/>
    <w:rsid w:val="00D458C1"/>
    <w:rsid w:val="00D50BEF"/>
    <w:rsid w:val="00D57057"/>
    <w:rsid w:val="00D74F5D"/>
    <w:rsid w:val="00D75B87"/>
    <w:rsid w:val="00D77BF1"/>
    <w:rsid w:val="00D959BB"/>
    <w:rsid w:val="00D97A0A"/>
    <w:rsid w:val="00DA2214"/>
    <w:rsid w:val="00DA3C2D"/>
    <w:rsid w:val="00DA5E10"/>
    <w:rsid w:val="00DB558C"/>
    <w:rsid w:val="00DC6DB9"/>
    <w:rsid w:val="00DD3CF6"/>
    <w:rsid w:val="00DD6623"/>
    <w:rsid w:val="00DE623F"/>
    <w:rsid w:val="00DF3454"/>
    <w:rsid w:val="00E073BF"/>
    <w:rsid w:val="00E130A7"/>
    <w:rsid w:val="00E35E7C"/>
    <w:rsid w:val="00E4609F"/>
    <w:rsid w:val="00E475D1"/>
    <w:rsid w:val="00E502AD"/>
    <w:rsid w:val="00E55F81"/>
    <w:rsid w:val="00E571AD"/>
    <w:rsid w:val="00EA1080"/>
    <w:rsid w:val="00EA23A4"/>
    <w:rsid w:val="00EB4CD7"/>
    <w:rsid w:val="00EB4E74"/>
    <w:rsid w:val="00EC7D3F"/>
    <w:rsid w:val="00ED0E31"/>
    <w:rsid w:val="00ED63AC"/>
    <w:rsid w:val="00EE5A16"/>
    <w:rsid w:val="00F051F7"/>
    <w:rsid w:val="00F0614C"/>
    <w:rsid w:val="00F11917"/>
    <w:rsid w:val="00F14387"/>
    <w:rsid w:val="00F214F8"/>
    <w:rsid w:val="00F224EC"/>
    <w:rsid w:val="00F2674E"/>
    <w:rsid w:val="00F3506B"/>
    <w:rsid w:val="00F3633F"/>
    <w:rsid w:val="00F40C87"/>
    <w:rsid w:val="00F46E82"/>
    <w:rsid w:val="00F60748"/>
    <w:rsid w:val="00F679D6"/>
    <w:rsid w:val="00F8531D"/>
    <w:rsid w:val="00F86680"/>
    <w:rsid w:val="00F90CE9"/>
    <w:rsid w:val="00F92B75"/>
    <w:rsid w:val="00FA2BFF"/>
    <w:rsid w:val="00FA3D30"/>
    <w:rsid w:val="00FA70E1"/>
    <w:rsid w:val="00FA7127"/>
    <w:rsid w:val="00FB4C28"/>
    <w:rsid w:val="00FB773C"/>
    <w:rsid w:val="00FD30B0"/>
    <w:rsid w:val="00FD4714"/>
    <w:rsid w:val="00FD5C84"/>
    <w:rsid w:val="00FF16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53758"/>
  <w15:docId w15:val="{F1A0EEED-5171-4D17-90A1-F72EB6CE1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Change w:id="0" w:author="Comparison" w:date="2026-09-22T12:19:00Z">
        <w:pPr/>
      </w:pPrChange>
    </w:pPr>
    <w:rPr>
      <w:rFonts w:ascii="Arial" w:eastAsia="Arial" w:hAnsi="Arial" w:cs="Arial"/>
      <w:lang w:val="en-US" w:eastAsia="en-US"/>
      <w:rPrChange w:id="0" w:author="Comparison" w:date="2026-09-22T12:19:00Z">
        <w:rPr>
          <w:rFonts w:ascii="Arial" w:eastAsia="MS Mincho" w:hAnsi="Arial"/>
          <w:sz w:val="24"/>
          <w:szCs w:val="24"/>
          <w:lang w:val="fr-FR" w:eastAsia="ja-JP" w:bidi="ar-SA"/>
        </w:rPr>
      </w:rPrChange>
    </w:rPr>
  </w:style>
  <w:style w:type="paragraph" w:styleId="Heading1">
    <w:name w:val="heading 1"/>
    <w:basedOn w:val="Normal"/>
    <w:next w:val="Normal"/>
    <w:qFormat/>
    <w:rsid w:val="007B3B4B"/>
    <w:pPr>
      <w:keepNext/>
      <w:spacing w:before="120"/>
      <w:outlineLvl w:val="0"/>
    </w:pPr>
    <w:rPr>
      <w:rFonts w:eastAsia="Times New Roman"/>
      <w:b/>
      <w:lang w:eastAsia="fr-FR"/>
    </w:rPr>
  </w:style>
  <w:style w:type="paragraph" w:styleId="Heading3">
    <w:name w:val="heading 3"/>
    <w:basedOn w:val="Normal"/>
    <w:next w:val="Normal"/>
    <w:qFormat/>
    <w:rsid w:val="00DB558C"/>
    <w:pPr>
      <w:keepNext/>
      <w:spacing w:before="240" w:after="60"/>
      <w:outlineLvl w:val="2"/>
    </w:pPr>
    <w:rPr>
      <w:b/>
      <w:bCs/>
      <w:sz w:val="26"/>
      <w:szCs w:val="26"/>
    </w:rPr>
  </w:style>
  <w:style w:type="paragraph" w:styleId="Heading4">
    <w:name w:val="heading 4"/>
    <w:basedOn w:val="Normal"/>
    <w:next w:val="Normal"/>
    <w:qFormat/>
    <w:rsid w:val="00DB558C"/>
    <w:pPr>
      <w:keepNext/>
      <w:spacing w:before="240" w:after="60"/>
      <w:outlineLvl w:val="3"/>
    </w:pPr>
    <w:rPr>
      <w:b/>
      <w:bCs/>
      <w:sz w:val="28"/>
      <w:szCs w:val="28"/>
    </w:rPr>
  </w:style>
  <w:style w:type="paragraph" w:styleId="Heading5">
    <w:name w:val="heading 5"/>
    <w:basedOn w:val="Normal"/>
    <w:next w:val="Normal"/>
    <w:qFormat/>
    <w:rsid w:val="00482670"/>
    <w:pPr>
      <w:keepNext/>
      <w:ind w:left="360" w:hanging="360"/>
      <w:jc w:val="center"/>
      <w:outlineLvl w:val="4"/>
    </w:pPr>
    <w:rPr>
      <w:rFonts w:eastAsia="Times New Roman"/>
      <w:b/>
      <w:sz w:val="28"/>
      <w:lang w:eastAsia="fr-FR"/>
    </w:rPr>
  </w:style>
  <w:style w:type="paragraph" w:styleId="Heading7">
    <w:name w:val="heading 7"/>
    <w:basedOn w:val="Normal"/>
    <w:next w:val="Normal"/>
    <w:link w:val="Heading7Char"/>
    <w:qFormat/>
    <w:rsid w:val="00482670"/>
    <w:pPr>
      <w:keepNext/>
      <w:ind w:left="360" w:hanging="360"/>
      <w:jc w:val="center"/>
      <w:outlineLvl w:val="6"/>
    </w:pPr>
    <w:rPr>
      <w:rFonts w:eastAsia="Times New Roman"/>
      <w:b/>
      <w:sz w:val="22"/>
      <w:lang w:eastAsia="fr-FR"/>
    </w:rPr>
  </w:style>
  <w:style w:type="paragraph" w:styleId="Heading8">
    <w:name w:val="heading 8"/>
    <w:basedOn w:val="Normal"/>
    <w:next w:val="Normal"/>
    <w:qFormat/>
    <w:rsid w:val="00DB558C"/>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5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B558C"/>
    <w:pPr>
      <w:spacing w:line="360" w:lineRule="atLeast"/>
      <w:jc w:val="center"/>
    </w:pPr>
    <w:rPr>
      <w:rFonts w:ascii="Times" w:eastAsia="Times New Roman" w:hAnsi="Times"/>
      <w:lang w:eastAsia="fr-FR"/>
    </w:rPr>
  </w:style>
  <w:style w:type="paragraph" w:styleId="BodyTextIndent">
    <w:name w:val="Body Text Indent"/>
    <w:basedOn w:val="Normal"/>
    <w:rsid w:val="00DB558C"/>
    <w:pPr>
      <w:spacing w:after="120"/>
      <w:ind w:left="283"/>
    </w:pPr>
  </w:style>
  <w:style w:type="paragraph" w:styleId="BodyTextIndent2">
    <w:name w:val="Body Text Indent 2"/>
    <w:basedOn w:val="Normal"/>
    <w:rsid w:val="00DB558C"/>
    <w:pPr>
      <w:spacing w:after="120" w:line="480" w:lineRule="auto"/>
      <w:ind w:left="283"/>
    </w:pPr>
  </w:style>
  <w:style w:type="paragraph" w:styleId="Caption">
    <w:name w:val="caption"/>
    <w:basedOn w:val="Normal"/>
    <w:next w:val="Normal"/>
    <w:qFormat/>
    <w:rsid w:val="00DB558C"/>
    <w:pPr>
      <w:tabs>
        <w:tab w:val="left" w:pos="6521"/>
      </w:tabs>
      <w:spacing w:before="240"/>
    </w:pPr>
    <w:rPr>
      <w:rFonts w:eastAsia="Times New Roman"/>
      <w:lang w:eastAsia="fr-FR"/>
    </w:rPr>
  </w:style>
  <w:style w:type="character" w:styleId="Hyperlink">
    <w:name w:val="Hyperlink"/>
    <w:uiPriority w:val="99"/>
    <w:rsid w:val="00DB558C"/>
    <w:rPr>
      <w:color w:val="0000FF"/>
      <w:u w:val="single"/>
    </w:rPr>
  </w:style>
  <w:style w:type="paragraph" w:styleId="ListParagraph">
    <w:name w:val="List Paragraph"/>
    <w:basedOn w:val="Normal"/>
    <w:uiPriority w:val="34"/>
    <w:qFormat/>
    <w:rsid w:val="00C1326F"/>
    <w:pPr>
      <w:ind w:left="708"/>
    </w:pPr>
  </w:style>
  <w:style w:type="paragraph" w:styleId="Header">
    <w:name w:val="header"/>
    <w:basedOn w:val="Normal"/>
    <w:link w:val="HeaderChar"/>
    <w:uiPriority w:val="99"/>
    <w:rsid w:val="00B25D81"/>
    <w:pPr>
      <w:tabs>
        <w:tab w:val="center" w:pos="4536"/>
        <w:tab w:val="right" w:pos="9072"/>
      </w:tabs>
    </w:pPr>
  </w:style>
  <w:style w:type="character" w:customStyle="1" w:styleId="HeaderChar">
    <w:name w:val="Header Char"/>
    <w:link w:val="Header"/>
    <w:uiPriority w:val="99"/>
    <w:rsid w:val="00B25D81"/>
    <w:rPr>
      <w:sz w:val="24"/>
      <w:szCs w:val="24"/>
      <w:lang w:eastAsia="ja-JP"/>
    </w:rPr>
  </w:style>
  <w:style w:type="paragraph" w:styleId="Footer">
    <w:name w:val="footer"/>
    <w:basedOn w:val="Normal"/>
    <w:link w:val="FooterChar"/>
    <w:uiPriority w:val="99"/>
    <w:rsid w:val="00B25D81"/>
    <w:pPr>
      <w:tabs>
        <w:tab w:val="center" w:pos="4536"/>
        <w:tab w:val="right" w:pos="9072"/>
      </w:tabs>
    </w:pPr>
  </w:style>
  <w:style w:type="character" w:customStyle="1" w:styleId="FooterChar">
    <w:name w:val="Footer Char"/>
    <w:link w:val="Footer"/>
    <w:uiPriority w:val="99"/>
    <w:rsid w:val="00B25D81"/>
    <w:rPr>
      <w:sz w:val="24"/>
      <w:szCs w:val="24"/>
      <w:lang w:eastAsia="ja-JP"/>
    </w:rPr>
  </w:style>
  <w:style w:type="paragraph" w:styleId="BalloonText">
    <w:name w:val="Balloon Text"/>
    <w:basedOn w:val="Normal"/>
    <w:link w:val="BalloonTextChar"/>
    <w:rsid w:val="00010DDF"/>
    <w:rPr>
      <w:rFonts w:ascii="Tahoma" w:hAnsi="Tahoma" w:cs="Tahoma"/>
      <w:sz w:val="16"/>
      <w:szCs w:val="16"/>
    </w:rPr>
  </w:style>
  <w:style w:type="character" w:customStyle="1" w:styleId="BalloonTextChar">
    <w:name w:val="Balloon Text Char"/>
    <w:link w:val="BalloonText"/>
    <w:rsid w:val="00010DDF"/>
    <w:rPr>
      <w:rFonts w:ascii="Tahoma" w:hAnsi="Tahoma" w:cs="Tahoma"/>
      <w:sz w:val="16"/>
      <w:szCs w:val="16"/>
      <w:lang w:eastAsia="ja-JP"/>
    </w:rPr>
  </w:style>
  <w:style w:type="character" w:customStyle="1" w:styleId="Heading7Char">
    <w:name w:val="Heading 7 Char"/>
    <w:link w:val="Heading7"/>
    <w:rsid w:val="00D15A97"/>
    <w:rPr>
      <w:rFonts w:eastAsia="Times New Roman"/>
      <w:b/>
      <w:sz w:val="22"/>
    </w:rPr>
  </w:style>
  <w:style w:type="paragraph" w:customStyle="1" w:styleId="Default">
    <w:name w:val="Default"/>
    <w:rsid w:val="007067C5"/>
    <w:pPr>
      <w:autoSpaceDE w:val="0"/>
      <w:autoSpaceDN w:val="0"/>
      <w:adjustRightInd w:val="0"/>
    </w:pPr>
    <w:rPr>
      <w:color w:val="000000"/>
      <w:sz w:val="24"/>
      <w:szCs w:val="24"/>
    </w:rPr>
  </w:style>
  <w:style w:type="paragraph" w:styleId="Title">
    <w:name w:val="Title"/>
    <w:basedOn w:val="Normal"/>
    <w:next w:val="Normal"/>
    <w:link w:val="TitleChar"/>
    <w:qFormat/>
    <w:rsid w:val="00CF147E"/>
    <w:pPr>
      <w:contextualSpacing/>
    </w:pPr>
    <w:rPr>
      <w:rFonts w:eastAsiaTheme="majorEastAsia" w:cstheme="majorBidi"/>
      <w:b/>
      <w:spacing w:val="-10"/>
      <w:kern w:val="28"/>
      <w:szCs w:val="56"/>
      <w:u w:val="single"/>
    </w:rPr>
  </w:style>
  <w:style w:type="character" w:customStyle="1" w:styleId="TitleChar">
    <w:name w:val="Title Char"/>
    <w:basedOn w:val="DefaultParagraphFont"/>
    <w:link w:val="Title"/>
    <w:rsid w:val="00CF147E"/>
    <w:rPr>
      <w:rFonts w:ascii="Arial" w:eastAsiaTheme="majorEastAsia" w:hAnsi="Arial" w:cstheme="majorBidi"/>
      <w:b/>
      <w:spacing w:val="-10"/>
      <w:kern w:val="28"/>
      <w:sz w:val="24"/>
      <w:szCs w:val="56"/>
      <w:u w:val="single"/>
      <w:lang w:eastAsia="ja-JP"/>
    </w:rPr>
  </w:style>
  <w:style w:type="paragraph" w:styleId="TOCHeading">
    <w:name w:val="TOC Heading"/>
    <w:basedOn w:val="Heading1"/>
    <w:next w:val="Normal"/>
    <w:uiPriority w:val="39"/>
    <w:unhideWhenUsed/>
    <w:qFormat/>
    <w:rsid w:val="00566E0A"/>
    <w:pPr>
      <w:keepLines/>
      <w:spacing w:before="240" w:line="259" w:lineRule="auto"/>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566E0A"/>
    <w:pPr>
      <w:spacing w:after="100"/>
    </w:pPr>
  </w:style>
  <w:style w:type="paragraph" w:styleId="FootnoteText">
    <w:name w:val="footnote text"/>
    <w:basedOn w:val="Normal"/>
    <w:link w:val="FootnoteTextChar"/>
    <w:semiHidden/>
    <w:unhideWhenUsed/>
    <w:rsid w:val="00566E0A"/>
  </w:style>
  <w:style w:type="character" w:customStyle="1" w:styleId="FootnoteTextChar">
    <w:name w:val="Footnote Text Char"/>
    <w:basedOn w:val="DefaultParagraphFont"/>
    <w:link w:val="FootnoteText"/>
    <w:semiHidden/>
    <w:rsid w:val="00566E0A"/>
    <w:rPr>
      <w:rFonts w:ascii="Arial" w:hAnsi="Arial"/>
      <w:lang w:eastAsia="ja-JP"/>
    </w:rPr>
  </w:style>
  <w:style w:type="character" w:styleId="FootnoteReference">
    <w:name w:val="footnote reference"/>
    <w:semiHidden/>
    <w:unhideWhenUsed/>
    <w:rPr>
      <w:vertAlign w:val="superscript"/>
      <w:rPrChange w:id="1" w:author="Comparison" w:date="2026-09-22T12:19:00Z">
        <w:rPr>
          <w:vertAlign w:val="superscript"/>
        </w:rPr>
      </w:rPrChange>
    </w:rPr>
  </w:style>
  <w:style w:type="character" w:customStyle="1" w:styleId="Mentionnonrsolue1">
    <w:name w:val="Mention non résolue1"/>
    <w:basedOn w:val="DefaultParagraphFont"/>
    <w:uiPriority w:val="99"/>
    <w:semiHidden/>
    <w:unhideWhenUsed/>
    <w:rsid w:val="004E0368"/>
    <w:rPr>
      <w:color w:val="605E5C"/>
      <w:shd w:val="clear" w:color="auto" w:fill="E1DFDD"/>
    </w:rPr>
  </w:style>
  <w:style w:type="character" w:styleId="FollowedHyperlink">
    <w:name w:val="FollowedHyperlink"/>
    <w:basedOn w:val="DefaultParagraphFont"/>
    <w:semiHidden/>
    <w:unhideWhenUsed/>
    <w:rsid w:val="005257C4"/>
    <w:rPr>
      <w:color w:val="954F72" w:themeColor="followedHyperlink"/>
      <w:u w:val="single"/>
    </w:rPr>
  </w:style>
  <w:style w:type="character" w:customStyle="1" w:styleId="UnresolvedMention1">
    <w:name w:val="Unresolved Mention1"/>
    <w:basedOn w:val="DefaultParagraphFont"/>
    <w:uiPriority w:val="99"/>
    <w:semiHidden/>
    <w:unhideWhenUsed/>
    <w:rsid w:val="00F214F8"/>
    <w:rPr>
      <w:color w:val="605E5C"/>
      <w:shd w:val="clear" w:color="auto" w:fill="E1DFDD"/>
    </w:rPr>
  </w:style>
  <w:style w:type="character" w:styleId="PlaceholderText">
    <w:name w:val="Placeholder Text"/>
    <w:basedOn w:val="DefaultParagraphFont"/>
    <w:uiPriority w:val="99"/>
    <w:semiHidden/>
    <w:rsid w:val="00162486"/>
    <w:rPr>
      <w:color w:val="808080"/>
    </w:rPr>
  </w:style>
  <w:style w:type="paragraph" w:styleId="NoSpacing">
    <w:name w:val="No Spacing"/>
    <w:uiPriority w:val="1"/>
    <w:qFormat/>
    <w:rsid w:val="00A12F09"/>
    <w:rPr>
      <w:rFonts w:ascii="Calibri" w:eastAsia="Calibri" w:hAnsi="Calibri"/>
      <w:sz w:val="22"/>
      <w:szCs w:val="22"/>
    </w:rPr>
  </w:style>
  <w:style w:type="paragraph" w:styleId="BodyText3">
    <w:name w:val="Body Text 3"/>
    <w:basedOn w:val="Normal"/>
    <w:link w:val="BodyText3Char"/>
    <w:semiHidden/>
    <w:unhideWhenUsed/>
    <w:rsid w:val="00DE623F"/>
    <w:pPr>
      <w:spacing w:after="120"/>
    </w:pPr>
    <w:rPr>
      <w:sz w:val="16"/>
      <w:szCs w:val="16"/>
    </w:rPr>
  </w:style>
  <w:style w:type="character" w:customStyle="1" w:styleId="BodyText3Char">
    <w:name w:val="Body Text 3 Char"/>
    <w:basedOn w:val="DefaultParagraphFont"/>
    <w:link w:val="BodyText3"/>
    <w:semiHidden/>
    <w:rsid w:val="00DE623F"/>
    <w:rPr>
      <w:rFonts w:ascii="Arial" w:hAnsi="Arial"/>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40126285">
      <w:bodyDiv w:val="1"/>
      <w:marLeft w:val="0"/>
      <w:marRight w:val="0"/>
      <w:marTop w:val="0"/>
      <w:marBottom w:val="0"/>
      <w:divBdr>
        <w:top w:val="none" w:sz="0" w:space="0" w:color="auto"/>
        <w:left w:val="none" w:sz="0" w:space="0" w:color="auto"/>
        <w:bottom w:val="none" w:sz="0" w:space="0" w:color="auto"/>
        <w:right w:val="none" w:sz="0" w:space="0" w:color="auto"/>
      </w:divBdr>
    </w:div>
    <w:div w:id="1770008946">
      <w:bodyDiv w:val="1"/>
      <w:marLeft w:val="0"/>
      <w:marRight w:val="0"/>
      <w:marTop w:val="0"/>
      <w:marBottom w:val="0"/>
      <w:divBdr>
        <w:top w:val="none" w:sz="0" w:space="0" w:color="auto"/>
        <w:left w:val="none" w:sz="0" w:space="0" w:color="auto"/>
        <w:bottom w:val="none" w:sz="0" w:space="0" w:color="auto"/>
        <w:right w:val="none" w:sz="0" w:space="0" w:color="auto"/>
      </w:divBdr>
    </w:div>
    <w:div w:id="203360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86A61DD32FAC4147B9512515368A124E"/>
        <w:category>
          <w:name w:val="Général"/>
          <w:gallery w:val="placeholder"/>
        </w:category>
        <w:types>
          <w:type w:val="bbPlcHdr"/>
        </w:types>
        <w:behaviors>
          <w:behavior w:val="content"/>
        </w:behaviors>
        <w:guid w:val="{8214D361-CB39-4FF6-9D54-03D7188C8BAE}"/>
      </w:docPartPr>
      <w:docPartBody>
        <w:p w:rsidR="00BD5C14" w:rsidRDefault="00BD5C14" w:rsidP="00BD5C14">
          <w:pPr>
            <w:pStyle w:val="86A61DD32FAC4147B9512515368A124E"/>
          </w:pPr>
          <w:r w:rsidRPr="00CA65C7">
            <w:rPr>
              <w:rStyle w:val="PlaceholderText"/>
            </w:rPr>
            <w:t>Choisissez un élément.</w:t>
          </w:r>
        </w:p>
      </w:docPartBody>
    </w:docPart>
    <w:docPart>
      <w:docPartPr>
        <w:name w:val="C1A1E0151A4244D0BCCB79FA6D763BE5"/>
        <w:category>
          <w:name w:val="Général"/>
          <w:gallery w:val="placeholder"/>
        </w:category>
        <w:types>
          <w:type w:val="bbPlcHdr"/>
        </w:types>
        <w:behaviors>
          <w:behavior w:val="content"/>
        </w:behaviors>
        <w:guid w:val="{C1D44319-86EB-4B02-8282-CC10C3B9C4EB}"/>
      </w:docPartPr>
      <w:docPartBody>
        <w:p w:rsidR="00BD5C14" w:rsidRDefault="00BD5C14" w:rsidP="00BD5C14">
          <w:pPr>
            <w:pStyle w:val="C1A1E0151A4244D0BCCB79FA6D763BE5"/>
          </w:pPr>
          <w:r w:rsidRPr="00CA65C7">
            <w:rPr>
              <w:rStyle w:val="PlaceholderText"/>
            </w:rPr>
            <w:t>Choisissez un élément.</w:t>
          </w:r>
        </w:p>
      </w:docPartBody>
    </w:docPart>
    <w:docPart>
      <w:docPartPr>
        <w:name w:val="B9CC843489DB4A609A6900B85F57C2BA"/>
        <w:category>
          <w:name w:val="Général"/>
          <w:gallery w:val="placeholder"/>
        </w:category>
        <w:types>
          <w:type w:val="bbPlcHdr"/>
        </w:types>
        <w:behaviors>
          <w:behavior w:val="content"/>
        </w:behaviors>
        <w:guid w:val="{5AEBA9D9-5D78-4656-8A44-1ED5DDACDFA6}"/>
      </w:docPartPr>
      <w:docPartBody>
        <w:p w:rsidR="00BD5C14" w:rsidRDefault="00BD5C14" w:rsidP="00BD5C14">
          <w:pPr>
            <w:pStyle w:val="B9CC843489DB4A609A6900B85F57C2BA"/>
          </w:pPr>
          <w:r w:rsidRPr="00645B4E">
            <w:rPr>
              <w:rStyle w:val="PlaceholderText"/>
            </w:rPr>
            <w:t>Choisissez un élément.</w:t>
          </w:r>
        </w:p>
      </w:docPartBody>
    </w:docPart>
    <w:docPart>
      <w:docPartPr>
        <w:name w:val="B070725F1EEC44B3932C8F4FF050106C"/>
        <w:category>
          <w:name w:val="Général"/>
          <w:gallery w:val="placeholder"/>
        </w:category>
        <w:types>
          <w:type w:val="bbPlcHdr"/>
        </w:types>
        <w:behaviors>
          <w:behavior w:val="content"/>
        </w:behaviors>
        <w:guid w:val="{F4E96191-EB7B-4CBA-9764-3E61398D4386}"/>
      </w:docPartPr>
      <w:docPartBody>
        <w:p w:rsidR="00C22B3F" w:rsidRDefault="00FB18AE" w:rsidP="00FB18AE">
          <w:pPr>
            <w:pStyle w:val="B070725F1EEC44B3932C8F4FF050106C"/>
          </w:pPr>
          <w:r w:rsidRPr="00CA65C7">
            <w:rPr>
              <w:rStyle w:val="PlaceholderText"/>
            </w:rPr>
            <w:t>Choisissez un élément.</w:t>
          </w:r>
        </w:p>
      </w:docPartBody>
    </w:docPart>
    <w:docPart>
      <w:docPartPr>
        <w:name w:val="01B395A6BE4A42E1A930ABCD0F1623E9"/>
        <w:category>
          <w:name w:val="Général"/>
          <w:gallery w:val="placeholder"/>
        </w:category>
        <w:types>
          <w:type w:val="bbPlcHdr"/>
        </w:types>
        <w:behaviors>
          <w:behavior w:val="content"/>
        </w:behaviors>
        <w:guid w:val="{907B0020-3336-47E9-B03D-18EBB7FDA880}"/>
      </w:docPartPr>
      <w:docPartBody>
        <w:p w:rsidR="00C72C1C" w:rsidRDefault="008D267D" w:rsidP="008D267D">
          <w:pPr>
            <w:pStyle w:val="01B395A6BE4A42E1A930ABCD0F1623E9"/>
          </w:pPr>
          <w:r w:rsidRPr="00CA65C7">
            <w:rPr>
              <w:rStyle w:val="PlaceholderText"/>
            </w:rPr>
            <w:t>Choisissez un élément.</w:t>
          </w:r>
        </w:p>
      </w:docPartBody>
    </w:docPart>
    <w:docPart>
      <w:docPartPr>
        <w:name w:val="6A32F1D459BA48D795915189D62EA5B7"/>
        <w:category>
          <w:name w:val="Général"/>
          <w:gallery w:val="placeholder"/>
        </w:category>
        <w:types>
          <w:type w:val="bbPlcHdr"/>
        </w:types>
        <w:behaviors>
          <w:behavior w:val="content"/>
        </w:behaviors>
        <w:guid w:val="{31C30DBD-2F9F-4EB3-9A9C-AFB187573E12}"/>
      </w:docPartPr>
      <w:docPartBody>
        <w:p w:rsidR="00C72C1C" w:rsidRDefault="008D267D" w:rsidP="008D267D">
          <w:pPr>
            <w:pStyle w:val="6A32F1D459BA48D795915189D62EA5B7"/>
          </w:pPr>
          <w:r w:rsidRPr="00645B4E">
            <w:rPr>
              <w:rStyle w:val="PlaceholderText"/>
            </w:rPr>
            <w:t>Choisissez un élément.</w:t>
          </w:r>
        </w:p>
      </w:docPartBody>
    </w:docPart>
    <w:docPart>
      <w:docPartPr>
        <w:name w:val="D45E29694E2A41EAA99158A720AEE456"/>
        <w:category>
          <w:name w:val="Général"/>
          <w:gallery w:val="placeholder"/>
        </w:category>
        <w:types>
          <w:type w:val="bbPlcHdr"/>
        </w:types>
        <w:behaviors>
          <w:behavior w:val="content"/>
        </w:behaviors>
        <w:guid w:val="{4873EEA0-4986-4B43-A071-12A6E98243AC}"/>
      </w:docPartPr>
      <w:docPartBody>
        <w:p w:rsidR="00B10C07" w:rsidRDefault="00C72C1C" w:rsidP="00C72C1C">
          <w:pPr>
            <w:pStyle w:val="D45E29694E2A41EAA99158A720AEE456"/>
          </w:pPr>
          <w:r w:rsidRPr="00CA65C7">
            <w:rPr>
              <w:rStyle w:val="PlaceholderText"/>
            </w:rPr>
            <w:t>Choisissez un élément.</w:t>
          </w:r>
        </w:p>
      </w:docPartBody>
    </w:docPart>
    <w:docPart>
      <w:docPartPr>
        <w:name w:val="0081AE050E814E4DB7AEC9EA89D7FEA9"/>
        <w:category>
          <w:name w:val="Général"/>
          <w:gallery w:val="placeholder"/>
        </w:category>
        <w:types>
          <w:type w:val="bbPlcHdr"/>
        </w:types>
        <w:behaviors>
          <w:behavior w:val="content"/>
        </w:behaviors>
        <w:guid w:val="{2B6AFB25-0BEF-4919-A1C9-603246F2DC19}"/>
      </w:docPartPr>
      <w:docPartBody>
        <w:p w:rsidR="00B10C07" w:rsidRDefault="00C72C1C" w:rsidP="00C72C1C">
          <w:pPr>
            <w:pStyle w:val="0081AE050E814E4DB7AEC9EA89D7FEA9"/>
          </w:pPr>
          <w:r w:rsidRPr="00CA65C7">
            <w:rPr>
              <w:rStyle w:val="PlaceholderText"/>
            </w:rPr>
            <w:t>Choisissez un élément.</w:t>
          </w:r>
        </w:p>
      </w:docPartBody>
    </w:docPart>
    <w:docPart>
      <w:docPartPr>
        <w:name w:val="0D0FEF1FA2C94392A2D4F63D9213D060"/>
        <w:category>
          <w:name w:val="Général"/>
          <w:gallery w:val="placeholder"/>
        </w:category>
        <w:types>
          <w:type w:val="bbPlcHdr"/>
        </w:types>
        <w:behaviors>
          <w:behavior w:val="content"/>
        </w:behaviors>
        <w:guid w:val="{AE540F73-3672-4199-8E80-CF81C588C3AE}"/>
      </w:docPartPr>
      <w:docPartBody>
        <w:p w:rsidR="007F6D2B" w:rsidRDefault="00B10C07" w:rsidP="00B10C07">
          <w:pPr>
            <w:pStyle w:val="0D0FEF1FA2C94392A2D4F63D9213D060"/>
          </w:pPr>
          <w:r w:rsidRPr="00CA65C7">
            <w:rPr>
              <w:rStyle w:val="PlaceholderText"/>
            </w:rPr>
            <w:t>Choisissez un élément.</w:t>
          </w:r>
        </w:p>
      </w:docPartBody>
    </w:docPart>
    <w:docPart>
      <w:docPartPr>
        <w:name w:val="D8BF386AD0A84D69AD55084A3AE56B6C"/>
        <w:category>
          <w:name w:val="Général"/>
          <w:gallery w:val="placeholder"/>
        </w:category>
        <w:types>
          <w:type w:val="bbPlcHdr"/>
        </w:types>
        <w:behaviors>
          <w:behavior w:val="content"/>
        </w:behaviors>
        <w:guid w:val="{486CA45B-BCF9-4471-870F-744B032A9474}"/>
      </w:docPartPr>
      <w:docPartBody>
        <w:p w:rsidR="007F6D2B" w:rsidRDefault="00B10C07" w:rsidP="00B10C07">
          <w:pPr>
            <w:pStyle w:val="D8BF386AD0A84D69AD55084A3AE56B6C"/>
          </w:pPr>
          <w:r w:rsidRPr="00CA65C7">
            <w:rPr>
              <w:rStyle w:val="PlaceholderText"/>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rbel">
    <w:panose1 w:val="020B0503020204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C14"/>
    <w:rsid w:val="0001129E"/>
    <w:rsid w:val="003C275D"/>
    <w:rsid w:val="0055175B"/>
    <w:rsid w:val="005C618C"/>
    <w:rsid w:val="006B6F94"/>
    <w:rsid w:val="007F6D2B"/>
    <w:rsid w:val="00875E83"/>
    <w:rsid w:val="008D267D"/>
    <w:rsid w:val="00B10C07"/>
    <w:rsid w:val="00B10FA4"/>
    <w:rsid w:val="00BD5C14"/>
    <w:rsid w:val="00C22B3F"/>
    <w:rsid w:val="00C72C1C"/>
    <w:rsid w:val="00F25ED5"/>
    <w:rsid w:val="00F614D9"/>
    <w:rsid w:val="00FB18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10C07"/>
    <w:rPr>
      <w:color w:val="808080"/>
    </w:rPr>
  </w:style>
  <w:style w:type="paragraph" w:customStyle="1" w:styleId="86A61DD32FAC4147B9512515368A124E">
    <w:name w:val="86A61DD32FAC4147B9512515368A124E"/>
    <w:rsid w:val="00BD5C14"/>
  </w:style>
  <w:style w:type="paragraph" w:customStyle="1" w:styleId="C1A1E0151A4244D0BCCB79FA6D763BE5">
    <w:name w:val="C1A1E0151A4244D0BCCB79FA6D763BE5"/>
    <w:rsid w:val="00BD5C14"/>
  </w:style>
  <w:style w:type="paragraph" w:customStyle="1" w:styleId="B9CC843489DB4A609A6900B85F57C2BA">
    <w:name w:val="B9CC843489DB4A609A6900B85F57C2BA"/>
    <w:rsid w:val="00BD5C14"/>
  </w:style>
  <w:style w:type="paragraph" w:customStyle="1" w:styleId="B070725F1EEC44B3932C8F4FF050106C">
    <w:name w:val="B070725F1EEC44B3932C8F4FF050106C"/>
    <w:rsid w:val="00FB18AE"/>
  </w:style>
  <w:style w:type="paragraph" w:customStyle="1" w:styleId="01B395A6BE4A42E1A930ABCD0F1623E9">
    <w:name w:val="01B395A6BE4A42E1A930ABCD0F1623E9"/>
    <w:rsid w:val="008D267D"/>
  </w:style>
  <w:style w:type="paragraph" w:customStyle="1" w:styleId="6A32F1D459BA48D795915189D62EA5B7">
    <w:name w:val="6A32F1D459BA48D795915189D62EA5B7"/>
    <w:rsid w:val="008D267D"/>
  </w:style>
  <w:style w:type="paragraph" w:customStyle="1" w:styleId="D45E29694E2A41EAA99158A720AEE456">
    <w:name w:val="D45E29694E2A41EAA99158A720AEE456"/>
    <w:rsid w:val="00C72C1C"/>
  </w:style>
  <w:style w:type="paragraph" w:customStyle="1" w:styleId="0081AE050E814E4DB7AEC9EA89D7FEA9">
    <w:name w:val="0081AE050E814E4DB7AEC9EA89D7FEA9"/>
    <w:rsid w:val="00C72C1C"/>
  </w:style>
  <w:style w:type="paragraph" w:customStyle="1" w:styleId="0D0FEF1FA2C94392A2D4F63D9213D060">
    <w:name w:val="0D0FEF1FA2C94392A2D4F63D9213D060"/>
    <w:rsid w:val="00B10C07"/>
  </w:style>
  <w:style w:type="paragraph" w:customStyle="1" w:styleId="D8BF386AD0A84D69AD55084A3AE56B6C">
    <w:name w:val="D8BF386AD0A84D69AD55084A3AE56B6C"/>
    <w:rsid w:val="00B10C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Thème Offic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9A79F4-88EE-43CF-A99C-08D2485A8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1602</Words>
  <Characters>9138</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Curriculum Vitae</vt:lpstr>
    </vt:vector>
  </TitlesOfParts>
  <Company>INP Toulouse</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Microsoft Office User</dc:creator>
  <cp:lastModifiedBy>Arthur Souza Rodrigues</cp:lastModifiedBy>
  <cp:revision>1</cp:revision>
  <cp:lastPrinted>2016-02-03T13:36:00Z</cp:lastPrinted>
  <dcterms:created xsi:type="dcterms:W3CDTF">2024-12-10T10:15:00Z</dcterms:created>
  <dcterms:modified xsi:type="dcterms:W3CDTF">2026-09-22T16:19:00Z</dcterms:modified>
</cp:coreProperties>
</file>