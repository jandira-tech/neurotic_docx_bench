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BA3467" w14:textId="77777777" w:rsidR="00BC32DD" w:rsidRPr="001A2552" w:rsidRDefault="00BC32DD" w:rsidP="00BC32DD">
      <w:pPr>
        <w:jc w:val="center"/>
        <w:rPr>
          <w:ins w:id="12" w:author="msi" w:date="2026-09-22T12:17:00Z" w16du:dateUtc="2026-09-22T16:17:00Z"/>
          <w:sz w:val="16"/>
          <w:szCs w:val="16"/>
        </w:rPr>
      </w:pPr>
      <w:ins w:id="13" w:author="msi" w:date="2026-09-22T12:17:00Z" w16du:dateUtc="2026-09-22T16:17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1B7951F9" w14:textId="77777777" w:rsidR="00BC32DD" w:rsidRPr="001A2552" w:rsidRDefault="00BC32DD" w:rsidP="00BC32DD">
      <w:pPr>
        <w:jc w:val="center"/>
        <w:rPr>
          <w:ins w:id="14" w:author="msi" w:date="2026-09-22T12:17:00Z" w16du:dateUtc="2026-09-22T16:17:00Z"/>
          <w:b/>
          <w:sz w:val="16"/>
          <w:szCs w:val="16"/>
        </w:rPr>
      </w:pPr>
      <w:ins w:id="15" w:author="msi" w:date="2026-09-22T12:17:00Z" w16du:dateUtc="2026-09-22T16:17:00Z">
        <w:r w:rsidRPr="001A2552">
          <w:rPr>
            <w:b/>
            <w:sz w:val="16"/>
            <w:szCs w:val="16"/>
          </w:rPr>
          <w:t>Açık Ders Malzemeleri</w:t>
        </w:r>
      </w:ins>
    </w:p>
    <w:p w14:paraId="184A8F5B" w14:textId="77777777" w:rsidR="00BC32DD" w:rsidRDefault="00BC32DD" w:rsidP="00BC32DD">
      <w:pPr>
        <w:pStyle w:val="Basliklar"/>
        <w:jc w:val="center"/>
        <w:rPr>
          <w:ins w:id="16" w:author="msi" w:date="2026-09-22T12:17:00Z" w16du:dateUtc="2026-09-22T16:17:00Z"/>
          <w:sz w:val="16"/>
          <w:szCs w:val="16"/>
        </w:rPr>
      </w:pPr>
    </w:p>
    <w:p w14:paraId="7F6A5DFC" w14:textId="77777777" w:rsidR="00BC32DD" w:rsidRPr="001A2552" w:rsidRDefault="00BC32DD" w:rsidP="00BC32DD">
      <w:pPr>
        <w:pStyle w:val="Basliklar"/>
        <w:jc w:val="center"/>
        <w:rPr>
          <w:ins w:id="17" w:author="msi" w:date="2026-09-22T12:17:00Z" w16du:dateUtc="2026-09-22T16:17:00Z"/>
          <w:sz w:val="16"/>
          <w:szCs w:val="16"/>
        </w:rPr>
      </w:pPr>
      <w:ins w:id="18" w:author="msi" w:date="2026-09-22T12:17:00Z" w16du:dateUtc="2026-09-22T16:17:00Z">
        <w:r>
          <w:rPr>
            <w:sz w:val="16"/>
            <w:szCs w:val="16"/>
          </w:rPr>
          <w:t>Ders izlence Formu</w:t>
        </w:r>
      </w:ins>
    </w:p>
    <w:p w14:paraId="2EA49B23" w14:textId="77777777" w:rsidR="00BC32DD" w:rsidRPr="001A2552" w:rsidRDefault="00BC32DD" w:rsidP="00BC32DD">
      <w:pPr>
        <w:rPr>
          <w:ins w:id="19" w:author="msi" w:date="2026-09-22T12:17:00Z" w16du:dateUtc="2026-09-22T16:17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0" w:author="msi" w:date="2026-09-22T12:17:00Z" w16du:dateUtc="2026-09-22T16:17:00Z">
          <w:tblPr>
            <w:tblStyle w:val="TableGrid"/>
            <w:tblpPr w:leftFromText="180" w:rightFromText="180" w:vertAnchor="page" w:horzAnchor="margin" w:tblpY="2621"/>
            <w:tblW w:w="0" w:type="auto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21">
          <w:tblGrid>
            <w:gridCol w:w="38"/>
            <w:gridCol w:w="2745"/>
            <w:gridCol w:w="435"/>
            <w:gridCol w:w="5633"/>
            <w:gridCol w:w="435"/>
          </w:tblGrid>
        </w:tblGridChange>
      </w:tblGrid>
      <w:tr w:rsidR="00624A22" w:rsidRPr="00FD3C31" w14:paraId="104DED76" w14:textId="09B02E6E" w:rsidTr="00832AEF">
        <w:trPr>
          <w:jc w:val="center"/>
          <w:trPrChange w:id="22" w:author="msi" w:date="2026-09-22T12:17:00Z" w16du:dateUtc="2026-09-22T16:17:00Z">
            <w:trPr>
              <w:trHeight w:val="517"/>
            </w:trPr>
          </w:trPrChange>
        </w:trPr>
        <w:tc>
          <w:tcPr>
            <w:tcW w:w="2745" w:type="dxa"/>
            <w:vAlign w:val="center"/>
            <w:tcPrChange w:id="23" w:author="msi" w:date="2026-09-22T12:17:00Z" w16du:dateUtc="2026-09-22T16:17:00Z">
              <w:tcPr>
                <w:tcW w:w="9286" w:type="dxa"/>
                <w:gridSpan w:val="3"/>
                <w:tcBorders>
                  <w:bottom w:val="dotted" w:sz="4" w:space="0" w:color="auto"/>
                </w:tcBorders>
                <w:vAlign w:val="center"/>
              </w:tcPr>
            </w:tcPrChange>
          </w:tcPr>
          <w:p w14:paraId="5C0917C5" w14:textId="77777777" w:rsidR="00624A22" w:rsidRPr="00384DF9" w:rsidRDefault="00BC32DD" w:rsidP="00715085">
            <w:pPr>
              <w:framePr w:hSpace="180" w:wrap="around" w:vAnchor="page" w:hAnchor="margin" w:y="2621"/>
              <w:rPr>
                <w:del w:id="24" w:author="msi" w:date="2026-09-22T12:17:00Z" w16du:dateUtc="2026-09-22T16:17:00Z"/>
                <w:rFonts w:ascii="Arial" w:hAnsi="Arial" w:cs="Arial"/>
                <w:b/>
                <w:sz w:val="24"/>
              </w:rPr>
            </w:pPr>
            <w:ins w:id="25" w:author="msi" w:date="2026-09-22T12:17:00Z" w16du:dateUtc="2026-09-22T16:17:00Z">
              <w:r w:rsidRPr="001A2552">
                <w:rPr>
                  <w:szCs w:val="16"/>
                </w:rPr>
                <w:t>Dersin Kodu ve İsmi</w:t>
              </w:r>
            </w:ins>
          </w:p>
          <w:p w14:paraId="392EBE71" w14:textId="42236540" w:rsidR="00615674" w:rsidRDefault="007D5DC8" w:rsidP="00715085">
            <w:pPr>
              <w:framePr w:hSpace="180" w:wrap="around" w:vAnchor="page" w:hAnchor="margin" w:y="2621"/>
              <w:jc w:val="center"/>
              <w:rPr>
                <w:del w:id="26" w:author="msi" w:date="2026-09-22T12:17:00Z" w16du:dateUtc="2026-09-22T16:17:00Z"/>
                <w:rFonts w:ascii="Arial" w:hAnsi="Arial" w:cs="Arial"/>
                <w:b/>
                <w:sz w:val="26"/>
                <w:szCs w:val="26"/>
              </w:rPr>
            </w:pPr>
            <w:del w:id="27" w:author="msi" w:date="2026-09-22T12:17:00Z" w16du:dateUtc="2026-09-22T16:17:00Z">
              <w:r>
                <w:rPr>
                  <w:rFonts w:ascii="Arial" w:hAnsi="Arial" w:cs="Arial"/>
                  <w:b/>
                  <w:sz w:val="26"/>
                  <w:szCs w:val="26"/>
                </w:rPr>
                <w:delText xml:space="preserve">Příloha ZD č. </w:delText>
              </w:r>
              <w:r w:rsidR="00E4376D">
                <w:rPr>
                  <w:rFonts w:ascii="Arial" w:hAnsi="Arial" w:cs="Arial"/>
                  <w:b/>
                  <w:sz w:val="26"/>
                  <w:szCs w:val="26"/>
                </w:rPr>
                <w:delText>7</w:delText>
              </w:r>
              <w:r w:rsidR="00624A22" w:rsidRPr="0019410C">
                <w:rPr>
                  <w:rFonts w:ascii="Arial" w:hAnsi="Arial" w:cs="Arial"/>
                  <w:b/>
                  <w:sz w:val="26"/>
                  <w:szCs w:val="26"/>
                </w:rPr>
                <w:delText xml:space="preserve"> – Seznam poddodavatelů </w:delText>
              </w:r>
              <w:r w:rsidR="00615674">
                <w:rPr>
                  <w:rFonts w:ascii="Arial" w:hAnsi="Arial" w:cs="Arial"/>
                  <w:b/>
                  <w:sz w:val="26"/>
                  <w:szCs w:val="26"/>
                </w:rPr>
                <w:delText xml:space="preserve">na plnění </w:delText>
              </w:r>
            </w:del>
          </w:p>
          <w:p w14:paraId="63E1CB56" w14:textId="01C68D7E" w:rsidR="00624A22" w:rsidRPr="0019410C" w:rsidRDefault="00615674" w:rsidP="00715085">
            <w:pPr>
              <w:framePr w:hSpace="180" w:wrap="around" w:vAnchor="page" w:hAnchor="margin" w:y="2621"/>
              <w:jc w:val="center"/>
              <w:rPr>
                <w:del w:id="28" w:author="msi" w:date="2026-09-22T12:17:00Z" w16du:dateUtc="2026-09-22T16:17:00Z"/>
                <w:rFonts w:ascii="Arial" w:hAnsi="Arial" w:cs="Arial"/>
                <w:b/>
                <w:sz w:val="26"/>
                <w:szCs w:val="26"/>
              </w:rPr>
            </w:pPr>
            <w:del w:id="29" w:author="msi" w:date="2026-09-22T12:17:00Z" w16du:dateUtc="2026-09-22T16:17:00Z">
              <w:r>
                <w:rPr>
                  <w:rFonts w:ascii="Arial" w:hAnsi="Arial" w:cs="Arial"/>
                  <w:b/>
                  <w:sz w:val="26"/>
                  <w:szCs w:val="26"/>
                </w:rPr>
                <w:delText>předmětu veřejné zakázky</w:delText>
              </w:r>
            </w:del>
          </w:p>
          <w:p w14:paraId="68429C39" w14:textId="535C71E2" w:rsidR="00624A22" w:rsidRPr="00E4376D" w:rsidRDefault="00624A22" w:rsidP="00715085">
            <w:pPr>
              <w:framePr w:hSpace="180" w:wrap="around" w:vAnchor="page" w:hAnchor="margin" w:y="2621"/>
              <w:jc w:val="center"/>
              <w:rPr>
                <w:del w:id="30" w:author="msi" w:date="2026-09-22T12:17:00Z" w16du:dateUtc="2026-09-22T16:17:00Z"/>
                <w:rFonts w:ascii="Arial" w:hAnsi="Arial" w:cs="Arial"/>
                <w:b/>
                <w:sz w:val="24"/>
              </w:rPr>
            </w:pPr>
            <w:del w:id="31" w:author="msi" w:date="2026-09-22T12:17:00Z" w16du:dateUtc="2026-09-22T16:17:00Z">
              <w:r w:rsidRPr="00E4376D">
                <w:rPr>
                  <w:rFonts w:ascii="Arial" w:hAnsi="Arial" w:cs="Arial"/>
                  <w:b/>
                  <w:sz w:val="24"/>
                </w:rPr>
                <w:delText xml:space="preserve">(vzorový </w:delText>
              </w:r>
              <w:r w:rsidR="00E4376D" w:rsidRPr="00E4376D">
                <w:rPr>
                  <w:rFonts w:ascii="Arial" w:hAnsi="Arial" w:cs="Arial"/>
                  <w:b/>
                  <w:sz w:val="24"/>
                </w:rPr>
                <w:delText>dokument</w:delText>
              </w:r>
              <w:r w:rsidRPr="00E4376D">
                <w:rPr>
                  <w:rFonts w:ascii="Arial" w:hAnsi="Arial" w:cs="Arial"/>
                  <w:b/>
                  <w:sz w:val="24"/>
                </w:rPr>
                <w:delText>)</w:delText>
              </w:r>
            </w:del>
          </w:p>
          <w:p w14:paraId="5E702BD2" w14:textId="77777777" w:rsidR="00624A22" w:rsidRPr="001A2552" w:rsidRDefault="00624A22" w:rsidP="00832AEF">
            <w:pPr>
              <w:pStyle w:val="DersBasliklar"/>
              <w:rPr>
                <w:rPrChange w:id="32" w:author="msi" w:date="2026-09-22T12:17:00Z" w16du:dateUtc="2026-09-22T16:17:00Z">
                  <w:rPr>
                    <w:rFonts w:ascii="Arial" w:hAnsi="Arial" w:cs="Arial"/>
                    <w:b/>
                    <w:sz w:val="24"/>
                    <w:szCs w:val="24"/>
                  </w:rPr>
                </w:rPrChange>
              </w:rPr>
              <w:pPrChange w:id="33" w:author="msi" w:date="2026-09-22T12:17:00Z" w16du:dateUtc="2026-09-22T16:17:00Z">
                <w:pPr>
                  <w:framePr w:hSpace="180" w:wrap="around" w:vAnchor="page" w:hAnchor="margin" w:y="2621"/>
                  <w:jc w:val="center"/>
                </w:pPr>
              </w:pPrChange>
            </w:pPr>
          </w:p>
        </w:tc>
        <w:tc>
          <w:tcPr>
            <w:tcW w:w="6068" w:type="dxa"/>
            <w:tcPrChange w:id="34" w:author="msi" w:date="2026-09-22T12:17:00Z" w16du:dateUtc="2026-09-22T16:17:00Z">
              <w:tcPr>
                <w:tcW w:w="6068" w:type="dxa"/>
                <w:gridSpan w:val="2"/>
              </w:tcPr>
            </w:tcPrChange>
          </w:tcPr>
          <w:p w14:paraId="69031A80" w14:textId="77777777" w:rsidR="00CC0B85" w:rsidRDefault="00CC0B85" w:rsidP="00F95BE5">
            <w:pPr>
              <w:pStyle w:val="DersBilgileri"/>
              <w:rPr>
                <w:bCs/>
              </w:rPr>
            </w:pPr>
            <w:ins w:id="35" w:author="msi" w:date="2026-09-22T12:17:00Z" w16du:dateUtc="2026-09-22T16:17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36" w:author="msi" w:date="2026-09-22T12:17:00Z" w16du:dateUtc="2026-09-22T16:17:00Z">
          <w:tblPr>
            <w:tblStyle w:val="TableGrid"/>
            <w:tblpPr w:leftFromText="180" w:rightFromText="180" w:vertAnchor="page" w:horzAnchor="margin" w:tblpY="2621"/>
            <w:tblW w:w="0" w:type="auto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37">
          <w:tblGrid>
            <w:gridCol w:w="38"/>
            <w:gridCol w:w="2745"/>
            <w:gridCol w:w="435"/>
            <w:gridCol w:w="2849"/>
            <w:gridCol w:w="2784"/>
            <w:gridCol w:w="435"/>
          </w:tblGrid>
        </w:tblGridChange>
      </w:tblGrid>
      <w:tr w:rsidR="0063386F" w:rsidRPr="00346492" w14:paraId="174D3961" w14:textId="17BD9B3E" w:rsidTr="00832AEF">
        <w:trPr>
          <w:jc w:val="center"/>
          <w:trPrChange w:id="38" w:author="msi" w:date="2026-09-22T12:17:00Z" w16du:dateUtc="2026-09-22T16:17:00Z">
            <w:trPr>
              <w:trHeight w:val="63"/>
            </w:trPr>
          </w:trPrChange>
        </w:trPr>
        <w:tc>
          <w:tcPr>
            <w:tcW w:w="2745" w:type="dxa"/>
            <w:vAlign w:val="center"/>
            <w:tcPrChange w:id="39" w:author="msi" w:date="2026-09-22T12:17:00Z" w16du:dateUtc="2026-09-22T16:17:00Z">
              <w:tcPr>
                <w:tcW w:w="9286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shd w:val="pct20" w:color="auto" w:fill="auto"/>
                <w:vAlign w:val="center"/>
              </w:tcPr>
            </w:tcPrChange>
          </w:tcPr>
          <w:p w14:paraId="7D0A82EA" w14:textId="3DD1504B" w:rsidR="0063386F" w:rsidRPr="001A2552" w:rsidRDefault="00BC32DD" w:rsidP="00832AEF">
            <w:pPr>
              <w:pStyle w:val="DersBasliklar"/>
              <w:rPr>
                <w:rPrChange w:id="40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41" w:author="msi" w:date="2026-09-22T12:17:00Z" w16du:dateUtc="2026-09-22T16:17:00Z">
                <w:pPr>
                  <w:framePr w:hSpace="180" w:wrap="around" w:vAnchor="page" w:hAnchor="margin" w:y="2621"/>
                  <w:spacing w:before="120" w:after="120"/>
                </w:pPr>
              </w:pPrChange>
            </w:pPr>
            <w:ins w:id="42" w:author="msi" w:date="2026-09-22T12:17:00Z" w16du:dateUtc="2026-09-22T16:17:00Z">
              <w:r w:rsidRPr="001A2552">
                <w:rPr>
                  <w:szCs w:val="16"/>
                </w:rPr>
                <w:t>Dersin Sorumlusu</w:t>
              </w:r>
            </w:ins>
            <w:del w:id="43" w:author="msi" w:date="2026-09-22T12:17:00Z" w16du:dateUtc="2026-09-22T16:17:00Z">
              <w:r w:rsidR="0063386F" w:rsidRPr="00346492">
                <w:rPr>
                  <w:rFonts w:ascii="Arial" w:hAnsi="Arial" w:cs="Arial"/>
                  <w:sz w:val="18"/>
                  <w:szCs w:val="18"/>
                </w:rPr>
                <w:delText>Identifikační údaje zadavatele a název veřejné zakázky:</w:delText>
              </w:r>
            </w:del>
          </w:p>
        </w:tc>
        <w:tc>
          <w:tcPr>
            <w:tcW w:w="6068" w:type="dxa"/>
            <w:tcPrChange w:id="44" w:author="msi" w:date="2026-09-22T12:17:00Z" w16du:dateUtc="2026-09-22T16:17:00Z">
              <w:tcPr>
                <w:tcW w:w="6068" w:type="dxa"/>
                <w:gridSpan w:val="3"/>
              </w:tcPr>
            </w:tcPrChange>
          </w:tcPr>
          <w:p w14:paraId="20E2482A" w14:textId="77777777" w:rsidR="00F911A6" w:rsidRPr="00B00DF3" w:rsidRDefault="00F911A6" w:rsidP="00832AEF">
            <w:pPr>
              <w:pStyle w:val="DersBilgileri"/>
            </w:pPr>
            <w:ins w:id="45" w:author="msi" w:date="2026-09-22T12:17:00Z" w16du:dateUtc="2026-09-22T16:17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63386F" w:rsidRPr="00346492" w14:paraId="397F7B3E" w14:textId="77777777" w:rsidTr="00832AEF">
        <w:trPr>
          <w:jc w:val="center"/>
          <w:trPrChange w:id="46" w:author="msi" w:date="2026-09-22T12:17:00Z" w16du:dateUtc="2026-09-22T16:17:00Z">
            <w:trPr>
              <w:trHeight w:val="641"/>
            </w:trPr>
          </w:trPrChange>
        </w:trPr>
        <w:tc>
          <w:tcPr>
            <w:tcW w:w="2745" w:type="dxa"/>
            <w:vAlign w:val="center"/>
            <w:tcPrChange w:id="47" w:author="msi" w:date="2026-09-22T12:17:00Z" w16du:dateUtc="2026-09-22T16:17:00Z">
              <w:tcPr>
                <w:tcW w:w="6067" w:type="dxa"/>
                <w:gridSpan w:val="4"/>
                <w:tcBorders>
                  <w:top w:val="dotted" w:sz="4" w:space="0" w:color="auto"/>
                </w:tcBorders>
                <w:vAlign w:val="center"/>
              </w:tcPr>
            </w:tcPrChange>
          </w:tcPr>
          <w:p w14:paraId="0AC15104" w14:textId="17E03AFE" w:rsidR="0063386F" w:rsidRPr="001A2552" w:rsidRDefault="00BC32DD" w:rsidP="00832AEF">
            <w:pPr>
              <w:pStyle w:val="DersBasliklar"/>
              <w:rPr>
                <w:rPrChange w:id="48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49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ins w:id="50" w:author="msi" w:date="2026-09-22T12:17:00Z" w16du:dateUtc="2026-09-22T16:17:00Z">
              <w:r w:rsidRPr="001A2552">
                <w:rPr>
                  <w:szCs w:val="16"/>
                </w:rPr>
                <w:t>Dersin Düzeyi</w:t>
              </w:r>
            </w:ins>
            <w:del w:id="51" w:author="msi" w:date="2026-09-22T12:17:00Z" w16du:dateUtc="2026-09-22T16:17:00Z">
              <w:r w:rsidR="0063386F" w:rsidRPr="00346492">
                <w:rPr>
                  <w:rFonts w:ascii="Arial" w:hAnsi="Arial" w:cs="Arial"/>
                  <w:sz w:val="18"/>
                  <w:szCs w:val="18"/>
                </w:rPr>
                <w:delText>Zadavatel veřejné zakázky:</w:delText>
              </w:r>
            </w:del>
          </w:p>
        </w:tc>
        <w:tc>
          <w:tcPr>
            <w:tcW w:w="6068" w:type="dxa"/>
            <w:tcPrChange w:id="52" w:author="msi" w:date="2026-09-22T12:17:00Z" w16du:dateUtc="2026-09-22T16:17:00Z">
              <w:tcPr>
                <w:tcW w:w="3219" w:type="dxa"/>
                <w:gridSpan w:val="2"/>
                <w:tcBorders>
                  <w:top w:val="dotted" w:sz="4" w:space="0" w:color="auto"/>
                </w:tcBorders>
              </w:tcPr>
            </w:tcPrChange>
          </w:tcPr>
          <w:p w14:paraId="33270B50" w14:textId="3BA3010B" w:rsidR="0063386F" w:rsidRPr="00346492" w:rsidRDefault="00F911A6" w:rsidP="00715085">
            <w:pPr>
              <w:pStyle w:val="Default"/>
              <w:framePr w:hSpace="180" w:wrap="around" w:vAnchor="page" w:hAnchor="margin" w:y="2621"/>
              <w:rPr>
                <w:del w:id="53" w:author="msi" w:date="2026-09-22T12:17:00Z" w16du:dateUtc="2026-09-22T16:17:00Z"/>
                <w:b/>
                <w:sz w:val="18"/>
                <w:szCs w:val="18"/>
              </w:rPr>
            </w:pPr>
            <w:ins w:id="54" w:author="msi" w:date="2026-09-22T12:17:00Z" w16du:dateUtc="2026-09-22T16:17:00Z">
              <w:r w:rsidRPr="00B00DF3">
                <w:rPr>
                  <w:szCs w:val="16"/>
                </w:rPr>
                <w:t>LİSANS</w:t>
              </w:r>
            </w:ins>
            <w:del w:id="55" w:author="msi" w:date="2026-09-22T12:17:00Z" w16du:dateUtc="2026-09-22T16:17:00Z">
              <w:r w:rsidR="0063386F" w:rsidRPr="00346492">
                <w:rPr>
                  <w:b/>
                  <w:sz w:val="18"/>
                  <w:szCs w:val="18"/>
                </w:rPr>
                <w:delText>Název: Město</w:delText>
              </w:r>
              <w:r w:rsidR="00E4376D">
                <w:rPr>
                  <w:b/>
                  <w:sz w:val="18"/>
                  <w:szCs w:val="18"/>
                </w:rPr>
                <w:delText xml:space="preserve"> Bruntál</w:delText>
              </w:r>
            </w:del>
          </w:p>
          <w:p w14:paraId="7BE9C5CA" w14:textId="2E268367" w:rsidR="0063386F" w:rsidRPr="00346492" w:rsidRDefault="0063386F" w:rsidP="00715085">
            <w:pPr>
              <w:pStyle w:val="Default"/>
              <w:framePr w:hSpace="180" w:wrap="around" w:vAnchor="page" w:hAnchor="margin" w:y="2621"/>
              <w:rPr>
                <w:del w:id="56" w:author="msi" w:date="2026-09-22T12:17:00Z" w16du:dateUtc="2026-09-22T16:17:00Z"/>
                <w:b/>
                <w:sz w:val="18"/>
                <w:szCs w:val="18"/>
              </w:rPr>
            </w:pPr>
            <w:del w:id="57" w:author="msi" w:date="2026-09-22T12:17:00Z" w16du:dateUtc="2026-09-22T16:17:00Z">
              <w:r w:rsidRPr="00346492">
                <w:rPr>
                  <w:b/>
                  <w:sz w:val="18"/>
                  <w:szCs w:val="18"/>
                </w:rPr>
                <w:delText xml:space="preserve">Adresa: </w:delText>
              </w:r>
              <w:r w:rsidR="00E4376D">
                <w:rPr>
                  <w:b/>
                  <w:sz w:val="18"/>
                  <w:szCs w:val="18"/>
                </w:rPr>
                <w:delText>Nádražní 994/20, 792 01 Bruntál 1</w:delText>
              </w:r>
            </w:del>
          </w:p>
          <w:p w14:paraId="023EAD00" w14:textId="79974CE6" w:rsidR="0063386F" w:rsidRPr="00B00DF3" w:rsidRDefault="0063386F" w:rsidP="00832AEF">
            <w:pPr>
              <w:pStyle w:val="DersBilgileri"/>
              <w:rPr>
                <w:rPrChange w:id="58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59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del w:id="60" w:author="msi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IČ/DIČ: 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00295892</w:delText>
              </w:r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 / CZ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00295892</w:delText>
              </w:r>
            </w:del>
          </w:p>
        </w:tc>
      </w:tr>
      <w:tr w:rsidR="0063386F" w:rsidRPr="00346492" w14:paraId="10FEFF4B" w14:textId="77777777" w:rsidTr="00832AEF">
        <w:trPr>
          <w:jc w:val="center"/>
          <w:trPrChange w:id="61" w:author="msi" w:date="2026-09-22T12:17:00Z" w16du:dateUtc="2026-09-22T16:17:00Z">
            <w:trPr>
              <w:trHeight w:val="63"/>
            </w:trPr>
          </w:trPrChange>
        </w:trPr>
        <w:tc>
          <w:tcPr>
            <w:tcW w:w="2745" w:type="dxa"/>
            <w:vAlign w:val="center"/>
            <w:tcPrChange w:id="62" w:author="msi" w:date="2026-09-22T12:17:00Z" w16du:dateUtc="2026-09-22T16:17:00Z">
              <w:tcPr>
                <w:tcW w:w="6067" w:type="dxa"/>
                <w:gridSpan w:val="4"/>
                <w:tcBorders>
                  <w:bottom w:val="dotted" w:sz="4" w:space="0" w:color="auto"/>
                </w:tcBorders>
                <w:vAlign w:val="center"/>
              </w:tcPr>
            </w:tcPrChange>
          </w:tcPr>
          <w:p w14:paraId="2B35862B" w14:textId="423A869C" w:rsidR="0063386F" w:rsidRPr="001A2552" w:rsidRDefault="00BC32DD" w:rsidP="00832AEF">
            <w:pPr>
              <w:pStyle w:val="DersBasliklar"/>
              <w:rPr>
                <w:rPrChange w:id="63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64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ins w:id="65" w:author="msi" w:date="2026-09-22T12:17:00Z" w16du:dateUtc="2026-09-22T16:17:00Z">
              <w:r w:rsidRPr="001A2552">
                <w:rPr>
                  <w:szCs w:val="16"/>
                </w:rPr>
                <w:t>Dersin Kredisi</w:t>
              </w:r>
            </w:ins>
            <w:del w:id="66" w:author="msi" w:date="2026-09-22T12:17:00Z" w16du:dateUtc="2026-09-22T16:17:00Z">
              <w:r w:rsidR="0063386F" w:rsidRPr="00346492">
                <w:rPr>
                  <w:rFonts w:ascii="Arial" w:hAnsi="Arial" w:cs="Arial"/>
                  <w:sz w:val="18"/>
                  <w:szCs w:val="18"/>
                </w:rPr>
                <w:delText>Název veřejné zakázky:</w:delText>
              </w:r>
            </w:del>
          </w:p>
        </w:tc>
        <w:tc>
          <w:tcPr>
            <w:tcW w:w="6068" w:type="dxa"/>
            <w:tcPrChange w:id="67" w:author="msi" w:date="2026-09-22T12:17:00Z" w16du:dateUtc="2026-09-22T16:17:00Z">
              <w:tcPr>
                <w:tcW w:w="3219" w:type="dxa"/>
                <w:gridSpan w:val="2"/>
                <w:tcBorders>
                  <w:bottom w:val="dotted" w:sz="4" w:space="0" w:color="auto"/>
                </w:tcBorders>
              </w:tcPr>
            </w:tcPrChange>
          </w:tcPr>
          <w:p w14:paraId="35A4DEAA" w14:textId="0724AACE" w:rsidR="0063386F" w:rsidRPr="00B00DF3" w:rsidRDefault="00F911A6" w:rsidP="00832AEF">
            <w:pPr>
              <w:pStyle w:val="DersBilgileri"/>
              <w:rPr>
                <w:rPrChange w:id="68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69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ins w:id="70" w:author="msi" w:date="2026-09-22T12:17:00Z" w16du:dateUtc="2026-09-22T16:17:00Z">
              <w:r w:rsidRPr="00B00DF3">
                <w:rPr>
                  <w:szCs w:val="16"/>
                </w:rPr>
                <w:t>8</w:t>
              </w:r>
            </w:ins>
            <w:del w:id="71" w:author="msi" w:date="2026-09-22T12:17:00Z" w16du:dateUtc="2026-09-22T16:17:00Z"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 xml:space="preserve">Modernizace veřejného osvětlení </w:delText>
              </w:r>
              <w:r w:rsidR="00361A26">
                <w:rPr>
                  <w:rFonts w:ascii="Arial" w:hAnsi="Arial" w:cs="Arial"/>
                  <w:b/>
                  <w:sz w:val="18"/>
                  <w:szCs w:val="18"/>
                </w:rPr>
                <w:delText>M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ěsto Bruntál</w:delText>
              </w:r>
            </w:del>
          </w:p>
        </w:tc>
      </w:tr>
      <w:tr w:rsidR="0063386F" w:rsidRPr="00346492" w14:paraId="29B4ACFE" w14:textId="737142C3" w:rsidTr="00832AEF">
        <w:trPr>
          <w:jc w:val="center"/>
          <w:trPrChange w:id="72" w:author="msi" w:date="2026-09-22T12:17:00Z" w16du:dateUtc="2026-09-22T16:17:00Z">
            <w:trPr>
              <w:trHeight w:val="86"/>
            </w:trPr>
          </w:trPrChange>
        </w:trPr>
        <w:tc>
          <w:tcPr>
            <w:tcW w:w="2745" w:type="dxa"/>
            <w:vAlign w:val="center"/>
            <w:tcPrChange w:id="73" w:author="msi" w:date="2026-09-22T12:17:00Z" w16du:dateUtc="2026-09-22T16:17:00Z">
              <w:tcPr>
                <w:tcW w:w="9286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shd w:val="pct20" w:color="auto" w:fill="auto"/>
                <w:vAlign w:val="center"/>
              </w:tcPr>
            </w:tcPrChange>
          </w:tcPr>
          <w:p w14:paraId="49DC7656" w14:textId="685AA54D" w:rsidR="0063386F" w:rsidRPr="001A2552" w:rsidRDefault="00BC32DD" w:rsidP="00832AEF">
            <w:pPr>
              <w:pStyle w:val="DersBasliklar"/>
              <w:rPr>
                <w:rPrChange w:id="74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75" w:author="msi" w:date="2026-09-22T12:17:00Z" w16du:dateUtc="2026-09-22T16:17:00Z">
                <w:pPr>
                  <w:framePr w:hSpace="180" w:wrap="around" w:vAnchor="page" w:hAnchor="margin" w:y="2621"/>
                  <w:spacing w:before="120" w:after="120"/>
                </w:pPr>
              </w:pPrChange>
            </w:pPr>
            <w:ins w:id="76" w:author="msi" w:date="2026-09-22T12:17:00Z" w16du:dateUtc="2026-09-22T16:17:00Z">
              <w:r w:rsidRPr="001A2552">
                <w:rPr>
                  <w:szCs w:val="16"/>
                </w:rPr>
                <w:t>Dersin Türü</w:t>
              </w:r>
            </w:ins>
            <w:del w:id="77" w:author="msi" w:date="2026-09-22T12:17:00Z" w16du:dateUtc="2026-09-22T16:17:00Z">
              <w:r w:rsidR="0063386F" w:rsidRPr="00346492">
                <w:rPr>
                  <w:rFonts w:ascii="Arial" w:hAnsi="Arial" w:cs="Arial"/>
                  <w:sz w:val="18"/>
                  <w:szCs w:val="18"/>
                </w:rPr>
                <w:delText>Identifikační údaje účastníka zadávacího řízení:</w:delText>
              </w:r>
            </w:del>
          </w:p>
        </w:tc>
        <w:tc>
          <w:tcPr>
            <w:tcW w:w="6068" w:type="dxa"/>
            <w:tcPrChange w:id="78" w:author="msi" w:date="2026-09-22T12:17:00Z" w16du:dateUtc="2026-09-22T16:17:00Z">
              <w:tcPr>
                <w:tcW w:w="6068" w:type="dxa"/>
                <w:gridSpan w:val="3"/>
              </w:tcPr>
            </w:tcPrChange>
          </w:tcPr>
          <w:p w14:paraId="7BBC8E95" w14:textId="77777777" w:rsidR="00F8234C" w:rsidRDefault="00F8234C" w:rsidP="00832AEF">
            <w:pPr>
              <w:pStyle w:val="DersBilgileri"/>
            </w:pPr>
            <w:ins w:id="79" w:author="msi" w:date="2026-09-22T12:17:00Z" w16du:dateUtc="2026-09-22T16:17:00Z">
              <w:r>
                <w:rPr>
                  <w:szCs w:val="16"/>
                </w:rPr>
                <w:t>SEÇMELİ</w:t>
              </w:r>
            </w:ins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80" w:author="msi" w:date="2026-09-22T12:17:00Z" w16du:dateUtc="2026-09-22T16:17:00Z">
          <w:tblPr>
            <w:tblStyle w:val="TableGrid"/>
            <w:tblpPr w:leftFromText="180" w:rightFromText="180" w:vertAnchor="page" w:horzAnchor="margin" w:tblpY="2621"/>
            <w:tblW w:w="0" w:type="auto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81">
          <w:tblGrid>
            <w:gridCol w:w="38"/>
            <w:gridCol w:w="2745"/>
            <w:gridCol w:w="3284"/>
            <w:gridCol w:w="2784"/>
            <w:gridCol w:w="435"/>
          </w:tblGrid>
        </w:tblGridChange>
      </w:tblGrid>
      <w:tr w:rsidR="0063386F" w:rsidRPr="00346492" w14:paraId="6C756F1B" w14:textId="77777777" w:rsidTr="00832AEF">
        <w:trPr>
          <w:jc w:val="center"/>
          <w:trPrChange w:id="82" w:author="msi" w:date="2026-09-22T12:17:00Z" w16du:dateUtc="2026-09-22T16:17:00Z">
            <w:trPr>
              <w:trHeight w:val="192"/>
            </w:trPr>
          </w:trPrChange>
        </w:trPr>
        <w:tc>
          <w:tcPr>
            <w:tcW w:w="2745" w:type="dxa"/>
            <w:vAlign w:val="center"/>
            <w:tcPrChange w:id="83" w:author="msi" w:date="2026-09-22T12:17:00Z" w16du:dateUtc="2026-09-22T16:17:00Z">
              <w:tcPr>
                <w:tcW w:w="6067" w:type="dxa"/>
                <w:gridSpan w:val="3"/>
                <w:tcBorders>
                  <w:top w:val="dotted" w:sz="4" w:space="0" w:color="auto"/>
                </w:tcBorders>
              </w:tcPr>
            </w:tcPrChange>
          </w:tcPr>
          <w:p w14:paraId="3A1B7956" w14:textId="77777777" w:rsidR="0063386F" w:rsidRPr="00346492" w:rsidRDefault="00BC32DD" w:rsidP="00715085">
            <w:pPr>
              <w:framePr w:hSpace="180" w:wrap="around" w:vAnchor="page" w:hAnchor="margin" w:y="2621"/>
              <w:rPr>
                <w:del w:id="84" w:author="msi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ins w:id="85" w:author="msi" w:date="2026-09-22T12:17:00Z" w16du:dateUtc="2026-09-22T16:17:00Z">
              <w:r w:rsidRPr="001A2552">
                <w:rPr>
                  <w:szCs w:val="16"/>
                </w:rPr>
                <w:t>Dersin İçeriği</w:t>
              </w:r>
            </w:ins>
            <w:del w:id="86" w:author="msi" w:date="2026-09-22T12:17:00Z" w16du:dateUtc="2026-09-22T16:17:00Z">
              <w:r w:rsidR="0063386F" w:rsidRPr="00346492">
                <w:rPr>
                  <w:rFonts w:ascii="Arial" w:hAnsi="Arial" w:cs="Arial"/>
                  <w:b/>
                  <w:sz w:val="18"/>
                  <w:szCs w:val="18"/>
                </w:rPr>
                <w:delText>Účastník zadávacího řízení:</w:delText>
              </w:r>
            </w:del>
          </w:p>
          <w:p w14:paraId="135D4765" w14:textId="4B0A9A54" w:rsidR="0063386F" w:rsidRPr="001A2552" w:rsidRDefault="0063386F" w:rsidP="00832AEF">
            <w:pPr>
              <w:pStyle w:val="DersBasliklar"/>
              <w:rPr>
                <w:rPrChange w:id="87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88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del w:id="89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(obchodní firma nebo název organizace)</w:delText>
              </w:r>
            </w:del>
          </w:p>
        </w:tc>
        <w:tc>
          <w:tcPr>
            <w:tcW w:w="6068" w:type="dxa"/>
            <w:tcPrChange w:id="90" w:author="msi" w:date="2026-09-22T12:17:00Z" w16du:dateUtc="2026-09-22T16:17:00Z">
              <w:tcPr>
                <w:tcW w:w="3219" w:type="dxa"/>
                <w:gridSpan w:val="2"/>
                <w:tcBorders>
                  <w:top w:val="dotted" w:sz="4" w:space="0" w:color="auto"/>
                </w:tcBorders>
                <w:vAlign w:val="center"/>
              </w:tcPr>
            </w:tcPrChange>
          </w:tcPr>
          <w:p w14:paraId="588948B5" w14:textId="77777777" w:rsidR="00F911A6" w:rsidRPr="00B00DF3" w:rsidRDefault="00F911A6" w:rsidP="00F911A6">
            <w:pPr>
              <w:rPr>
                <w:ins w:id="91" w:author="msi" w:date="2026-09-22T12:17:00Z" w16du:dateUtc="2026-09-22T16:17:00Z"/>
                <w:sz w:val="16"/>
                <w:szCs w:val="16"/>
              </w:rPr>
            </w:pPr>
          </w:p>
          <w:p w14:paraId="25B71AB4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2" w:author="msi" w:date="2026-09-22T12:17:00Z" w16du:dateUtc="2026-09-22T16:17:00Z"/>
                <w:sz w:val="16"/>
                <w:szCs w:val="16"/>
              </w:rPr>
            </w:pPr>
            <w:ins w:id="93" w:author="msi" w:date="2026-09-22T12:17:00Z" w16du:dateUtc="2026-09-22T16:17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7C8821C9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4" w:author="msi" w:date="2026-09-22T12:17:00Z" w16du:dateUtc="2026-09-22T16:17:00Z"/>
                <w:sz w:val="16"/>
                <w:szCs w:val="16"/>
              </w:rPr>
            </w:pPr>
            <w:ins w:id="95" w:author="msi" w:date="2026-09-22T12:17:00Z" w16du:dateUtc="2026-09-22T16:17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D851748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6" w:author="msi" w:date="2026-09-22T12:17:00Z" w16du:dateUtc="2026-09-22T16:17:00Z"/>
                <w:sz w:val="16"/>
                <w:szCs w:val="16"/>
              </w:rPr>
            </w:pPr>
            <w:ins w:id="97" w:author="msi" w:date="2026-09-22T12:17:00Z" w16du:dateUtc="2026-09-22T16:1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45DAD0FD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8" w:author="msi" w:date="2026-09-22T12:17:00Z" w16du:dateUtc="2026-09-22T16:17:00Z"/>
                <w:sz w:val="16"/>
                <w:szCs w:val="16"/>
              </w:rPr>
            </w:pPr>
            <w:ins w:id="99" w:author="msi" w:date="2026-09-22T12:17:00Z" w16du:dateUtc="2026-09-22T16:1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76905DB6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00" w:author="msi" w:date="2026-09-22T12:17:00Z" w16du:dateUtc="2026-09-22T16:17:00Z"/>
                <w:sz w:val="16"/>
                <w:szCs w:val="16"/>
              </w:rPr>
            </w:pPr>
            <w:ins w:id="101" w:author="msi" w:date="2026-09-22T12:17:00Z" w16du:dateUtc="2026-09-22T16:1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1B680D39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102" w:author="msi" w:date="2026-09-22T12:17:00Z" w16du:dateUtc="2026-09-22T16:17:00Z"/>
                <w:sz w:val="16"/>
                <w:szCs w:val="16"/>
              </w:rPr>
            </w:pPr>
            <w:ins w:id="103" w:author="msi" w:date="2026-09-22T12:17:00Z" w16du:dateUtc="2026-09-22T16:17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01D01229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104" w:author="msi" w:date="2026-09-22T12:17:00Z" w16du:dateUtc="2026-09-22T16:17:00Z"/>
                <w:sz w:val="16"/>
                <w:szCs w:val="16"/>
              </w:rPr>
            </w:pPr>
            <w:ins w:id="105" w:author="msi" w:date="2026-09-22T12:17:00Z" w16du:dateUtc="2026-09-22T16:17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226A8B79" w14:textId="77777777" w:rsidR="0063386F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rPrChange w:id="106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107" w:author="msi" w:date="2026-09-22T12:17:00Z" w16du:dateUtc="2026-09-22T16:17:00Z">
                <w:pPr>
                  <w:framePr w:hSpace="180" w:wrap="around" w:vAnchor="page" w:hAnchor="margin" w:y="2621"/>
                  <w:jc w:val="center"/>
                </w:pPr>
              </w:pPrChange>
            </w:pPr>
            <w:ins w:id="108" w:author="msi" w:date="2026-09-22T12:17:00Z" w16du:dateUtc="2026-09-22T16:17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63386F" w:rsidRPr="00346492" w14:paraId="216AEC0C" w14:textId="77777777" w:rsidTr="00832AEF">
        <w:trPr>
          <w:jc w:val="center"/>
          <w:trPrChange w:id="109" w:author="msi" w:date="2026-09-22T12:17:00Z" w16du:dateUtc="2026-09-22T16:17:00Z">
            <w:trPr>
              <w:trHeight w:val="198"/>
            </w:trPr>
          </w:trPrChange>
        </w:trPr>
        <w:tc>
          <w:tcPr>
            <w:tcW w:w="2745" w:type="dxa"/>
            <w:vAlign w:val="center"/>
            <w:tcPrChange w:id="110" w:author="msi" w:date="2026-09-22T12:17:00Z" w16du:dateUtc="2026-09-22T16:17:00Z">
              <w:tcPr>
                <w:tcW w:w="6067" w:type="dxa"/>
                <w:gridSpan w:val="3"/>
              </w:tcPr>
            </w:tcPrChange>
          </w:tcPr>
          <w:p w14:paraId="41AB74DF" w14:textId="77777777" w:rsidR="0063386F" w:rsidRPr="00346492" w:rsidRDefault="00BC32DD" w:rsidP="00715085">
            <w:pPr>
              <w:framePr w:hSpace="180" w:wrap="around" w:vAnchor="page" w:hAnchor="margin" w:y="2621"/>
              <w:rPr>
                <w:del w:id="111" w:author="msi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ins w:id="112" w:author="msi" w:date="2026-09-22T12:17:00Z" w16du:dateUtc="2026-09-22T16:17:00Z">
              <w:r w:rsidRPr="001A2552">
                <w:rPr>
                  <w:szCs w:val="16"/>
                </w:rPr>
                <w:t>Dersin Amacı</w:t>
              </w:r>
            </w:ins>
            <w:del w:id="113" w:author="msi" w:date="2026-09-22T12:17:00Z" w16du:dateUtc="2026-09-22T16:17:00Z">
              <w:r w:rsidR="0063386F" w:rsidRPr="00346492">
                <w:rPr>
                  <w:rFonts w:ascii="Arial" w:hAnsi="Arial" w:cs="Arial"/>
                  <w:b/>
                  <w:sz w:val="18"/>
                  <w:szCs w:val="18"/>
                </w:rPr>
                <w:delText>Sídlo:</w:delText>
              </w:r>
            </w:del>
          </w:p>
          <w:p w14:paraId="3130BF0A" w14:textId="69AF651A" w:rsidR="0063386F" w:rsidRPr="001A2552" w:rsidRDefault="0063386F" w:rsidP="00832AEF">
            <w:pPr>
              <w:pStyle w:val="DersBasliklar"/>
              <w:rPr>
                <w:rPrChange w:id="114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115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del w:id="116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(celá adresa včetně PSČ)</w:delText>
              </w:r>
            </w:del>
          </w:p>
        </w:tc>
        <w:tc>
          <w:tcPr>
            <w:tcW w:w="6068" w:type="dxa"/>
            <w:tcPrChange w:id="117" w:author="msi" w:date="2026-09-22T12:17:00Z" w16du:dateUtc="2026-09-22T16:17:00Z">
              <w:tcPr>
                <w:tcW w:w="3219" w:type="dxa"/>
                <w:gridSpan w:val="2"/>
                <w:vAlign w:val="center"/>
              </w:tcPr>
            </w:tcPrChange>
          </w:tcPr>
          <w:p w14:paraId="02925A35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8" w:author="msi" w:date="2026-09-22T12:17:00Z" w16du:dateUtc="2026-09-22T16:17:00Z"/>
                <w:sz w:val="16"/>
                <w:szCs w:val="16"/>
              </w:rPr>
            </w:pPr>
            <w:ins w:id="119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439B6245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0" w:author="msi" w:date="2026-09-22T12:17:00Z" w16du:dateUtc="2026-09-22T16:17:00Z"/>
                <w:sz w:val="16"/>
                <w:szCs w:val="16"/>
              </w:rPr>
            </w:pPr>
            <w:ins w:id="121" w:author="msi" w:date="2026-09-22T12:17:00Z" w16du:dateUtc="2026-09-22T16:17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3B15C1B1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2" w:author="msi" w:date="2026-09-22T12:17:00Z" w16du:dateUtc="2026-09-22T16:17:00Z"/>
                <w:sz w:val="16"/>
                <w:szCs w:val="16"/>
              </w:rPr>
            </w:pPr>
            <w:ins w:id="123" w:author="msi" w:date="2026-09-22T12:17:00Z" w16du:dateUtc="2026-09-22T16:17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CB47EDD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4" w:author="msi" w:date="2026-09-22T12:17:00Z" w16du:dateUtc="2026-09-22T16:17:00Z"/>
                <w:sz w:val="16"/>
                <w:szCs w:val="16"/>
              </w:rPr>
            </w:pPr>
            <w:ins w:id="125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4373BCC7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6" w:author="msi" w:date="2026-09-22T12:17:00Z" w16du:dateUtc="2026-09-22T16:17:00Z"/>
                <w:sz w:val="16"/>
                <w:szCs w:val="16"/>
              </w:rPr>
            </w:pPr>
            <w:ins w:id="127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4A1DE5A0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8" w:author="msi" w:date="2026-09-22T12:17:00Z" w16du:dateUtc="2026-09-22T16:17:00Z"/>
                <w:sz w:val="16"/>
                <w:szCs w:val="16"/>
              </w:rPr>
            </w:pPr>
            <w:ins w:id="129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77FF01F7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30" w:author="msi" w:date="2026-09-22T12:17:00Z" w16du:dateUtc="2026-09-22T16:17:00Z"/>
                <w:sz w:val="16"/>
                <w:szCs w:val="16"/>
              </w:rPr>
            </w:pPr>
            <w:ins w:id="131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CFB4E94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32" w:author="msi" w:date="2026-09-22T12:17:00Z" w16du:dateUtc="2026-09-22T16:17:00Z"/>
                <w:sz w:val="16"/>
                <w:szCs w:val="16"/>
              </w:rPr>
            </w:pPr>
            <w:ins w:id="133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C10F3EF" w14:textId="77777777" w:rsidR="0063386F" w:rsidRPr="00B00DF3" w:rsidRDefault="0063386F" w:rsidP="00832AEF">
            <w:pPr>
              <w:pStyle w:val="DersBilgileri"/>
              <w:rPr>
                <w:rPrChange w:id="134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135" w:author="msi" w:date="2026-09-22T12:17:00Z" w16du:dateUtc="2026-09-22T16:17:00Z">
                <w:pPr>
                  <w:framePr w:hSpace="180" w:wrap="around" w:vAnchor="page" w:hAnchor="margin" w:y="2621"/>
                  <w:jc w:val="center"/>
                </w:pPr>
              </w:pPrChange>
            </w:pPr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36" w:author="msi" w:date="2026-09-22T12:17:00Z" w16du:dateUtc="2026-09-22T16:17:00Z">
          <w:tblPr>
            <w:tblStyle w:val="TableGrid"/>
            <w:tblpPr w:leftFromText="180" w:rightFromText="180" w:vertAnchor="page" w:horzAnchor="margin" w:tblpY="2621"/>
            <w:tblW w:w="0" w:type="auto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137">
          <w:tblGrid>
            <w:gridCol w:w="38"/>
            <w:gridCol w:w="2745"/>
            <w:gridCol w:w="435"/>
            <w:gridCol w:w="2849"/>
            <w:gridCol w:w="2784"/>
            <w:gridCol w:w="435"/>
          </w:tblGrid>
        </w:tblGridChange>
      </w:tblGrid>
      <w:tr w:rsidR="0063386F" w:rsidRPr="00346492" w14:paraId="2BBFAEAC" w14:textId="77777777" w:rsidTr="00832AEF">
        <w:trPr>
          <w:jc w:val="center"/>
          <w:trPrChange w:id="138" w:author="msi" w:date="2026-09-22T12:17:00Z" w16du:dateUtc="2026-09-22T16:17:00Z">
            <w:trPr>
              <w:trHeight w:val="76"/>
            </w:trPr>
          </w:trPrChange>
        </w:trPr>
        <w:tc>
          <w:tcPr>
            <w:tcW w:w="2745" w:type="dxa"/>
            <w:vAlign w:val="center"/>
            <w:tcPrChange w:id="139" w:author="msi" w:date="2026-09-22T12:17:00Z" w16du:dateUtc="2026-09-22T16:17:00Z">
              <w:tcPr>
                <w:tcW w:w="6067" w:type="dxa"/>
                <w:gridSpan w:val="4"/>
                <w:vAlign w:val="center"/>
              </w:tcPr>
            </w:tcPrChange>
          </w:tcPr>
          <w:p w14:paraId="7F03528E" w14:textId="08C68B56" w:rsidR="0063386F" w:rsidRPr="001A2552" w:rsidRDefault="00BC32DD" w:rsidP="00832AEF">
            <w:pPr>
              <w:pStyle w:val="DersBasliklar"/>
              <w:rPr>
                <w:rPrChange w:id="140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141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ins w:id="142" w:author="msi" w:date="2026-09-22T12:17:00Z" w16du:dateUtc="2026-09-22T16:17:00Z">
              <w:r w:rsidRPr="001A2552">
                <w:rPr>
                  <w:szCs w:val="16"/>
                </w:rPr>
                <w:t>Dersin Süresi</w:t>
              </w:r>
            </w:ins>
            <w:del w:id="143" w:author="msi" w:date="2026-09-22T12:17:00Z" w16du:dateUtc="2026-09-22T16:17:00Z">
              <w:r w:rsidR="0063386F" w:rsidRPr="00346492">
                <w:rPr>
                  <w:rFonts w:ascii="Arial" w:hAnsi="Arial" w:cs="Arial"/>
                  <w:sz w:val="18"/>
                  <w:szCs w:val="18"/>
                </w:rPr>
                <w:delText>IČ:</w:delText>
              </w:r>
            </w:del>
          </w:p>
        </w:tc>
        <w:tc>
          <w:tcPr>
            <w:tcW w:w="6068" w:type="dxa"/>
            <w:tcPrChange w:id="144" w:author="msi" w:date="2026-09-22T12:17:00Z" w16du:dateUtc="2026-09-22T16:17:00Z">
              <w:tcPr>
                <w:tcW w:w="3219" w:type="dxa"/>
                <w:gridSpan w:val="2"/>
                <w:vAlign w:val="center"/>
              </w:tcPr>
            </w:tcPrChange>
          </w:tcPr>
          <w:p w14:paraId="6606BE4E" w14:textId="77777777" w:rsidR="0063386F" w:rsidRPr="00B00DF3" w:rsidRDefault="00F8234C" w:rsidP="00832AEF">
            <w:pPr>
              <w:pStyle w:val="DersBilgileri"/>
              <w:rPr>
                <w:rPrChange w:id="145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146" w:author="msi" w:date="2026-09-22T12:17:00Z" w16du:dateUtc="2026-09-22T16:17:00Z">
                <w:pPr>
                  <w:framePr w:hSpace="180" w:wrap="around" w:vAnchor="page" w:hAnchor="margin" w:y="2621"/>
                  <w:jc w:val="center"/>
                </w:pPr>
              </w:pPrChange>
            </w:pPr>
            <w:ins w:id="147" w:author="msi" w:date="2026-09-22T12:17:00Z" w16du:dateUtc="2026-09-22T16:17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63386F" w:rsidRPr="00346492" w14:paraId="664A93A6" w14:textId="77777777" w:rsidTr="00832AEF">
        <w:trPr>
          <w:jc w:val="center"/>
          <w:trPrChange w:id="148" w:author="msi" w:date="2026-09-22T12:17:00Z" w16du:dateUtc="2026-09-22T16:17:00Z">
            <w:trPr>
              <w:trHeight w:val="136"/>
            </w:trPr>
          </w:trPrChange>
        </w:trPr>
        <w:tc>
          <w:tcPr>
            <w:tcW w:w="2745" w:type="dxa"/>
            <w:vAlign w:val="center"/>
            <w:tcPrChange w:id="149" w:author="msi" w:date="2026-09-22T12:17:00Z" w16du:dateUtc="2026-09-22T16:17:00Z">
              <w:tcPr>
                <w:tcW w:w="6067" w:type="dxa"/>
                <w:gridSpan w:val="4"/>
                <w:tcBorders>
                  <w:bottom w:val="dotted" w:sz="4" w:space="0" w:color="auto"/>
                </w:tcBorders>
                <w:vAlign w:val="center"/>
              </w:tcPr>
            </w:tcPrChange>
          </w:tcPr>
          <w:p w14:paraId="2194AA6D" w14:textId="43DC2381" w:rsidR="0063386F" w:rsidRPr="001A2552" w:rsidRDefault="00BC32DD" w:rsidP="00832AEF">
            <w:pPr>
              <w:pStyle w:val="DersBasliklar"/>
              <w:rPr>
                <w:rPrChange w:id="150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151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ins w:id="152" w:author="msi" w:date="2026-09-22T12:17:00Z" w16du:dateUtc="2026-09-22T16:17:00Z">
              <w:r w:rsidRPr="001A2552">
                <w:rPr>
                  <w:szCs w:val="16"/>
                </w:rPr>
                <w:t>Eğitim Dili</w:t>
              </w:r>
            </w:ins>
            <w:del w:id="153" w:author="msi" w:date="2026-09-22T12:17:00Z" w16du:dateUtc="2026-09-22T16:17:00Z">
              <w:r w:rsidR="0063386F" w:rsidRPr="00346492">
                <w:rPr>
                  <w:rFonts w:ascii="Arial" w:hAnsi="Arial" w:cs="Arial"/>
                  <w:sz w:val="18"/>
                  <w:szCs w:val="18"/>
                </w:rPr>
                <w:delText>DIČ:</w:delText>
              </w:r>
            </w:del>
          </w:p>
        </w:tc>
        <w:tc>
          <w:tcPr>
            <w:tcW w:w="6068" w:type="dxa"/>
            <w:tcPrChange w:id="154" w:author="msi" w:date="2026-09-22T12:17:00Z" w16du:dateUtc="2026-09-22T16:17:00Z">
              <w:tcPr>
                <w:tcW w:w="3219" w:type="dxa"/>
                <w:gridSpan w:val="2"/>
                <w:tcBorders>
                  <w:bottom w:val="dotted" w:sz="4" w:space="0" w:color="auto"/>
                </w:tcBorders>
                <w:vAlign w:val="center"/>
              </w:tcPr>
            </w:tcPrChange>
          </w:tcPr>
          <w:p w14:paraId="3DEA7300" w14:textId="77777777" w:rsidR="0063386F" w:rsidRPr="00B00DF3" w:rsidRDefault="00B00DF3" w:rsidP="00832AEF">
            <w:pPr>
              <w:pStyle w:val="DersBilgileri"/>
              <w:rPr>
                <w:rPrChange w:id="155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156" w:author="msi" w:date="2026-09-22T12:17:00Z" w16du:dateUtc="2026-09-22T16:17:00Z">
                <w:pPr>
                  <w:framePr w:hSpace="180" w:wrap="around" w:vAnchor="page" w:hAnchor="margin" w:y="2621"/>
                  <w:jc w:val="center"/>
                </w:pPr>
              </w:pPrChange>
            </w:pPr>
            <w:ins w:id="157" w:author="msi" w:date="2026-09-22T12:17:00Z" w16du:dateUtc="2026-09-22T16:17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63386F" w:rsidRPr="00346492" w14:paraId="3D4B45A9" w14:textId="28B75A5B" w:rsidTr="00832AEF">
        <w:trPr>
          <w:jc w:val="center"/>
          <w:trPrChange w:id="158" w:author="msi" w:date="2026-09-22T12:17:00Z" w16du:dateUtc="2026-09-22T16:17:00Z">
            <w:trPr>
              <w:trHeight w:val="63"/>
            </w:trPr>
          </w:trPrChange>
        </w:trPr>
        <w:tc>
          <w:tcPr>
            <w:tcW w:w="2745" w:type="dxa"/>
            <w:vAlign w:val="center"/>
            <w:tcPrChange w:id="159" w:author="msi" w:date="2026-09-22T12:17:00Z" w16du:dateUtc="2026-09-22T16:17:00Z">
              <w:tcPr>
                <w:tcW w:w="9286" w:type="dxa"/>
                <w:gridSpan w:val="3"/>
                <w:tcBorders>
                  <w:top w:val="dotted" w:sz="4" w:space="0" w:color="auto"/>
                  <w:bottom w:val="dotted" w:sz="4" w:space="0" w:color="auto"/>
                </w:tcBorders>
                <w:shd w:val="pct20" w:color="auto" w:fill="auto"/>
                <w:vAlign w:val="center"/>
              </w:tcPr>
            </w:tcPrChange>
          </w:tcPr>
          <w:p w14:paraId="1379A8BE" w14:textId="64195D61" w:rsidR="0063386F" w:rsidRPr="001A2552" w:rsidRDefault="00BC32DD" w:rsidP="00832AEF">
            <w:pPr>
              <w:pStyle w:val="DersBasliklar"/>
              <w:rPr>
                <w:rPrChange w:id="160" w:author="msi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161" w:author="msi" w:date="2026-09-22T12:17:00Z" w16du:dateUtc="2026-09-22T16:17:00Z">
                <w:pPr>
                  <w:framePr w:hSpace="180" w:wrap="around" w:vAnchor="page" w:hAnchor="margin" w:y="2621"/>
                  <w:spacing w:before="120" w:after="120"/>
                </w:pPr>
              </w:pPrChange>
            </w:pPr>
            <w:ins w:id="162" w:author="msi" w:date="2026-09-22T12:17:00Z" w16du:dateUtc="2026-09-22T16:17:00Z">
              <w:r w:rsidRPr="001A2552">
                <w:rPr>
                  <w:szCs w:val="16"/>
                </w:rPr>
                <w:t>Ön Koşul</w:t>
              </w:r>
            </w:ins>
            <w:del w:id="163" w:author="msi" w:date="2026-09-22T12:17:00Z" w16du:dateUtc="2026-09-22T16:17:00Z">
              <w:r w:rsidR="0063386F" w:rsidRPr="00346492">
                <w:rPr>
                  <w:rFonts w:ascii="Arial" w:hAnsi="Arial" w:cs="Arial"/>
                  <w:sz w:val="18"/>
                  <w:szCs w:val="18"/>
                </w:rPr>
                <w:delText>Seznam poddodavatelů:</w:delText>
              </w:r>
            </w:del>
          </w:p>
        </w:tc>
        <w:tc>
          <w:tcPr>
            <w:tcW w:w="6068" w:type="dxa"/>
            <w:tcPrChange w:id="164" w:author="msi" w:date="2026-09-22T12:17:00Z" w16du:dateUtc="2026-09-22T16:17:00Z">
              <w:tcPr>
                <w:tcW w:w="6068" w:type="dxa"/>
                <w:gridSpan w:val="3"/>
              </w:tcPr>
            </w:tcPrChange>
          </w:tcPr>
          <w:p w14:paraId="2408E99C" w14:textId="77777777" w:rsidR="00BC32DD" w:rsidRPr="00B00DF3" w:rsidRDefault="00BC32DD" w:rsidP="00832AEF">
            <w:pPr>
              <w:pStyle w:val="DersBilgileri"/>
            </w:pPr>
          </w:p>
        </w:tc>
      </w:tr>
    </w:tbl>
    <w:tbl>
      <w:tblPr>
        <w:tblStyle w:val="TableGrid"/>
        <w:tblpPr w:leftFromText="180" w:rightFromText="180" w:vertAnchor="page" w:horzAnchor="margin" w:tblpY="262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7"/>
        <w:gridCol w:w="3002"/>
        <w:gridCol w:w="2698"/>
        <w:gridCol w:w="2299"/>
        <w:gridCol w:w="920"/>
      </w:tblGrid>
      <w:tr w:rsidR="0063386F" w:rsidRPr="00346492" w14:paraId="53D1388F" w14:textId="77777777" w:rsidTr="00715085">
        <w:trPr>
          <w:trHeight w:val="641"/>
          <w:del w:id="165" w:author="msi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189B7700" w14:textId="77777777" w:rsidR="0063386F" w:rsidRPr="00346492" w:rsidRDefault="0063386F" w:rsidP="00715085">
            <w:pPr>
              <w:jc w:val="center"/>
              <w:rPr>
                <w:del w:id="16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67" w:author="msi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</w:delText>
              </w:r>
            </w:del>
          </w:p>
        </w:tc>
        <w:tc>
          <w:tcPr>
            <w:tcW w:w="2299" w:type="dxa"/>
            <w:tcBorders>
              <w:top w:val="dotted" w:sz="4" w:space="0" w:color="auto"/>
            </w:tcBorders>
            <w:vAlign w:val="center"/>
          </w:tcPr>
          <w:p w14:paraId="1F30F825" w14:textId="77777777" w:rsidR="0063386F" w:rsidRPr="00346492" w:rsidRDefault="0063386F" w:rsidP="00715085">
            <w:pPr>
              <w:jc w:val="center"/>
              <w:rPr>
                <w:del w:id="168" w:author="msi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69" w:author="msi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Specifikace části plnění zakázky, kterou má </w:delText>
              </w:r>
              <w:r w:rsidRPr="00346492"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delText>účastník zadávacího řízení</w:delText>
              </w:r>
              <w:r w:rsidRPr="00346492">
                <w:rPr>
                  <w:rFonts w:ascii="Arial" w:hAnsi="Arial" w:cs="Arial"/>
                  <w:color w:val="000000"/>
                  <w:sz w:val="18"/>
                  <w:szCs w:val="18"/>
                </w:rPr>
                <w:delText xml:space="preserve"> </w:delText>
              </w:r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v úmyslu zadat poddodavateli</w:delText>
              </w:r>
            </w:del>
          </w:p>
        </w:tc>
        <w:tc>
          <w:tcPr>
            <w:tcW w:w="920" w:type="dxa"/>
            <w:tcBorders>
              <w:top w:val="dotted" w:sz="4" w:space="0" w:color="auto"/>
            </w:tcBorders>
            <w:vAlign w:val="center"/>
          </w:tcPr>
          <w:p w14:paraId="34AC5F4F" w14:textId="77777777" w:rsidR="0063386F" w:rsidRPr="00346492" w:rsidRDefault="0063386F" w:rsidP="00715085">
            <w:pPr>
              <w:jc w:val="center"/>
              <w:rPr>
                <w:del w:id="170" w:author="msi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171" w:author="msi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% podíl na plnění zakázky</w:delText>
              </w:r>
            </w:del>
          </w:p>
        </w:tc>
      </w:tr>
      <w:tr w:rsidR="00346492" w:rsidRPr="00346492" w14:paraId="4A417B12" w14:textId="77777777" w:rsidTr="00715085">
        <w:trPr>
          <w:trHeight w:val="269"/>
          <w:del w:id="172" w:author="msi" w:date="2026-09-22T12:17:00Z" w16du:dateUtc="2026-09-22T16:17:00Z"/>
        </w:trPr>
        <w:tc>
          <w:tcPr>
            <w:tcW w:w="367" w:type="dxa"/>
            <w:vMerge w:val="restart"/>
          </w:tcPr>
          <w:p w14:paraId="1C739E24" w14:textId="77777777" w:rsidR="0063386F" w:rsidRPr="00346492" w:rsidRDefault="0063386F" w:rsidP="00715085">
            <w:pPr>
              <w:rPr>
                <w:del w:id="17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74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1.</w:delText>
              </w:r>
            </w:del>
          </w:p>
        </w:tc>
        <w:tc>
          <w:tcPr>
            <w:tcW w:w="3002" w:type="dxa"/>
            <w:vAlign w:val="center"/>
          </w:tcPr>
          <w:p w14:paraId="1A869CE7" w14:textId="499A57C6" w:rsidR="0063386F" w:rsidRPr="00346492" w:rsidRDefault="0063386F" w:rsidP="00715085">
            <w:pPr>
              <w:rPr>
                <w:del w:id="17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76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393E0AE2" w14:textId="77777777" w:rsidR="0063386F" w:rsidRPr="00346492" w:rsidRDefault="0063386F" w:rsidP="00715085">
            <w:pPr>
              <w:rPr>
                <w:del w:id="17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1C344616" w14:textId="77777777" w:rsidR="0063386F" w:rsidRPr="00346492" w:rsidRDefault="0063386F" w:rsidP="00715085">
            <w:pPr>
              <w:rPr>
                <w:del w:id="17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1C71867F" w14:textId="77777777" w:rsidR="0063386F" w:rsidRPr="00346492" w:rsidRDefault="0063386F" w:rsidP="00715085">
            <w:pPr>
              <w:rPr>
                <w:del w:id="17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79CC92" w14:textId="77777777" w:rsidTr="00715085">
        <w:trPr>
          <w:trHeight w:val="409"/>
          <w:del w:id="180" w:author="msi" w:date="2026-09-22T12:17:00Z" w16du:dateUtc="2026-09-22T16:17:00Z"/>
        </w:trPr>
        <w:tc>
          <w:tcPr>
            <w:tcW w:w="367" w:type="dxa"/>
            <w:vMerge/>
          </w:tcPr>
          <w:p w14:paraId="4D1B3F93" w14:textId="77777777" w:rsidR="0063386F" w:rsidRPr="00346492" w:rsidRDefault="0063386F" w:rsidP="00715085">
            <w:pPr>
              <w:rPr>
                <w:del w:id="18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62C2AB" w14:textId="59BF01EB" w:rsidR="0063386F" w:rsidRPr="00346492" w:rsidRDefault="0063386F" w:rsidP="00715085">
            <w:pPr>
              <w:rPr>
                <w:del w:id="18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83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4CD2F2E9" w14:textId="77777777" w:rsidR="0063386F" w:rsidRPr="00346492" w:rsidRDefault="0063386F" w:rsidP="00715085">
            <w:pPr>
              <w:rPr>
                <w:del w:id="18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BDB7D9" w14:textId="77777777" w:rsidR="0063386F" w:rsidRPr="00346492" w:rsidRDefault="0063386F" w:rsidP="00715085">
            <w:pPr>
              <w:rPr>
                <w:del w:id="18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042EC8E" w14:textId="77777777" w:rsidR="0063386F" w:rsidRPr="00346492" w:rsidRDefault="0063386F" w:rsidP="00715085">
            <w:pPr>
              <w:rPr>
                <w:del w:id="18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6065523" w14:textId="77777777" w:rsidTr="00715085">
        <w:trPr>
          <w:trHeight w:val="124"/>
          <w:del w:id="187" w:author="msi" w:date="2026-09-22T12:17:00Z" w16du:dateUtc="2026-09-22T16:17:00Z"/>
        </w:trPr>
        <w:tc>
          <w:tcPr>
            <w:tcW w:w="367" w:type="dxa"/>
            <w:vMerge/>
          </w:tcPr>
          <w:p w14:paraId="65A9AD5E" w14:textId="77777777" w:rsidR="0063386F" w:rsidRPr="00346492" w:rsidRDefault="0063386F" w:rsidP="00715085">
            <w:pPr>
              <w:rPr>
                <w:del w:id="18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6CCF0F" w14:textId="77777777" w:rsidR="0063386F" w:rsidRPr="00346492" w:rsidRDefault="0063386F" w:rsidP="00715085">
            <w:pPr>
              <w:rPr>
                <w:del w:id="18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90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1E50391C" w14:textId="77777777" w:rsidR="0063386F" w:rsidRPr="00346492" w:rsidRDefault="0063386F" w:rsidP="00715085">
            <w:pPr>
              <w:rPr>
                <w:del w:id="19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6ABA5AA" w14:textId="77777777" w:rsidR="0063386F" w:rsidRPr="00346492" w:rsidRDefault="0063386F" w:rsidP="00715085">
            <w:pPr>
              <w:rPr>
                <w:del w:id="19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1FF30F8" w14:textId="77777777" w:rsidR="0063386F" w:rsidRPr="00346492" w:rsidRDefault="0063386F" w:rsidP="00715085">
            <w:pPr>
              <w:rPr>
                <w:del w:id="19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635163" w14:textId="77777777" w:rsidTr="00715085">
        <w:trPr>
          <w:trHeight w:val="184"/>
          <w:del w:id="194" w:author="msi" w:date="2026-09-22T12:17:00Z" w16du:dateUtc="2026-09-22T16:17:00Z"/>
        </w:trPr>
        <w:tc>
          <w:tcPr>
            <w:tcW w:w="367" w:type="dxa"/>
            <w:vMerge/>
          </w:tcPr>
          <w:p w14:paraId="2BFCFEA7" w14:textId="77777777" w:rsidR="0063386F" w:rsidRPr="00346492" w:rsidRDefault="0063386F" w:rsidP="00715085">
            <w:pPr>
              <w:rPr>
                <w:del w:id="19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3C21C78" w14:textId="36EF5025" w:rsidR="0063386F" w:rsidRPr="00346492" w:rsidRDefault="0063386F" w:rsidP="00715085">
            <w:pPr>
              <w:rPr>
                <w:del w:id="19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97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</w:delText>
              </w:r>
              <w:r w:rsidR="003112D2" w:rsidRPr="00346492">
                <w:rPr>
                  <w:rFonts w:ascii="Arial" w:hAnsi="Arial" w:cs="Arial"/>
                  <w:sz w:val="18"/>
                  <w:szCs w:val="18"/>
                </w:rPr>
                <w:delText>/DIČ</w:delText>
              </w:r>
              <w:r w:rsidRPr="00346492">
                <w:rPr>
                  <w:rFonts w:ascii="Arial" w:hAnsi="Arial" w:cs="Arial"/>
                  <w:sz w:val="18"/>
                  <w:szCs w:val="18"/>
                </w:rPr>
                <w:delText>:</w:delText>
              </w:r>
            </w:del>
          </w:p>
        </w:tc>
        <w:tc>
          <w:tcPr>
            <w:tcW w:w="2698" w:type="dxa"/>
            <w:vAlign w:val="center"/>
          </w:tcPr>
          <w:p w14:paraId="68CAEC3A" w14:textId="77777777" w:rsidR="0063386F" w:rsidRPr="00346492" w:rsidRDefault="0063386F" w:rsidP="00715085">
            <w:pPr>
              <w:rPr>
                <w:del w:id="19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BD55598" w14:textId="77777777" w:rsidR="0063386F" w:rsidRPr="00346492" w:rsidRDefault="0063386F" w:rsidP="00715085">
            <w:pPr>
              <w:rPr>
                <w:del w:id="19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24190F8" w14:textId="77777777" w:rsidR="0063386F" w:rsidRPr="00346492" w:rsidRDefault="0063386F" w:rsidP="00715085">
            <w:pPr>
              <w:rPr>
                <w:del w:id="20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871B47D" w14:textId="77777777" w:rsidTr="00715085">
        <w:trPr>
          <w:trHeight w:val="130"/>
          <w:del w:id="201" w:author="msi" w:date="2026-09-22T12:17:00Z" w16du:dateUtc="2026-09-22T16:17:00Z"/>
        </w:trPr>
        <w:tc>
          <w:tcPr>
            <w:tcW w:w="367" w:type="dxa"/>
            <w:vMerge/>
          </w:tcPr>
          <w:p w14:paraId="152F1897" w14:textId="77777777" w:rsidR="003112D2" w:rsidRPr="00346492" w:rsidRDefault="003112D2" w:rsidP="00715085">
            <w:pPr>
              <w:rPr>
                <w:del w:id="20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ACF1D44" w14:textId="5C0709D5" w:rsidR="003112D2" w:rsidRPr="00346492" w:rsidRDefault="003112D2" w:rsidP="00715085">
            <w:pPr>
              <w:rPr>
                <w:del w:id="20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04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06A28D54" w14:textId="77777777" w:rsidR="003112D2" w:rsidRPr="00346492" w:rsidRDefault="003112D2" w:rsidP="00715085">
            <w:pPr>
              <w:rPr>
                <w:del w:id="20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51477E7" w14:textId="77777777" w:rsidR="003112D2" w:rsidRPr="00346492" w:rsidRDefault="003112D2" w:rsidP="00715085">
            <w:pPr>
              <w:rPr>
                <w:del w:id="20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D48AF17" w14:textId="77777777" w:rsidR="003112D2" w:rsidRPr="00346492" w:rsidRDefault="003112D2" w:rsidP="00715085">
            <w:pPr>
              <w:rPr>
                <w:del w:id="20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ED8D81E" w14:textId="77777777" w:rsidTr="00715085">
        <w:trPr>
          <w:trHeight w:val="130"/>
          <w:del w:id="208" w:author="msi" w:date="2026-09-22T12:17:00Z" w16du:dateUtc="2026-09-22T16:17:00Z"/>
        </w:trPr>
        <w:tc>
          <w:tcPr>
            <w:tcW w:w="367" w:type="dxa"/>
            <w:vMerge/>
          </w:tcPr>
          <w:p w14:paraId="74463FEC" w14:textId="77777777" w:rsidR="003112D2" w:rsidRPr="00346492" w:rsidRDefault="003112D2" w:rsidP="00715085">
            <w:pPr>
              <w:rPr>
                <w:del w:id="20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60F279C" w14:textId="27F8159D" w:rsidR="003112D2" w:rsidRPr="00346492" w:rsidRDefault="003112D2" w:rsidP="00715085">
            <w:pPr>
              <w:rPr>
                <w:del w:id="21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11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4E6F74A5" w14:textId="77777777" w:rsidR="003112D2" w:rsidRPr="00346492" w:rsidRDefault="003112D2" w:rsidP="00715085">
            <w:pPr>
              <w:rPr>
                <w:del w:id="21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4DACA24" w14:textId="77777777" w:rsidR="003112D2" w:rsidRPr="00346492" w:rsidRDefault="003112D2" w:rsidP="00715085">
            <w:pPr>
              <w:rPr>
                <w:del w:id="21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88985A4" w14:textId="77777777" w:rsidR="003112D2" w:rsidRPr="00346492" w:rsidRDefault="003112D2" w:rsidP="00715085">
            <w:pPr>
              <w:rPr>
                <w:del w:id="21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24C535" w14:textId="77777777" w:rsidTr="00715085">
        <w:trPr>
          <w:trHeight w:val="130"/>
          <w:del w:id="215" w:author="msi" w:date="2026-09-22T12:17:00Z" w16du:dateUtc="2026-09-22T16:17:00Z"/>
        </w:trPr>
        <w:tc>
          <w:tcPr>
            <w:tcW w:w="367" w:type="dxa"/>
            <w:vMerge/>
          </w:tcPr>
          <w:p w14:paraId="55360DE4" w14:textId="77777777" w:rsidR="0063386F" w:rsidRPr="00346492" w:rsidRDefault="0063386F" w:rsidP="00715085">
            <w:pPr>
              <w:rPr>
                <w:del w:id="21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5BFD63F" w14:textId="77777777" w:rsidR="0063386F" w:rsidRPr="00346492" w:rsidRDefault="0063386F" w:rsidP="00715085">
            <w:pPr>
              <w:rPr>
                <w:del w:id="21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18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7B8AF05F" w14:textId="77777777" w:rsidR="0063386F" w:rsidRPr="00346492" w:rsidRDefault="0063386F" w:rsidP="00715085">
            <w:pPr>
              <w:rPr>
                <w:del w:id="21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1C346347" w14:textId="77777777" w:rsidR="0063386F" w:rsidRPr="00346492" w:rsidRDefault="0063386F" w:rsidP="00715085">
            <w:pPr>
              <w:rPr>
                <w:del w:id="22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0D14A86" w14:textId="77777777" w:rsidR="0063386F" w:rsidRPr="00346492" w:rsidRDefault="0063386F" w:rsidP="00715085">
            <w:pPr>
              <w:rPr>
                <w:del w:id="22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8B31DEA" w14:textId="77777777" w:rsidTr="00715085">
        <w:trPr>
          <w:trHeight w:val="74"/>
          <w:del w:id="222" w:author="msi" w:date="2026-09-22T12:17:00Z" w16du:dateUtc="2026-09-22T16:17:00Z"/>
        </w:trPr>
        <w:tc>
          <w:tcPr>
            <w:tcW w:w="367" w:type="dxa"/>
            <w:vMerge/>
          </w:tcPr>
          <w:p w14:paraId="55AE4384" w14:textId="77777777" w:rsidR="0063386F" w:rsidRPr="00346492" w:rsidRDefault="0063386F" w:rsidP="00715085">
            <w:pPr>
              <w:rPr>
                <w:del w:id="22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96100D0" w14:textId="77777777" w:rsidR="0063386F" w:rsidRPr="00346492" w:rsidRDefault="0063386F" w:rsidP="00715085">
            <w:pPr>
              <w:rPr>
                <w:del w:id="22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25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3968E795" w14:textId="77777777" w:rsidR="0063386F" w:rsidRPr="00346492" w:rsidRDefault="0063386F" w:rsidP="00715085">
            <w:pPr>
              <w:rPr>
                <w:del w:id="22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8890591" w14:textId="77777777" w:rsidR="0063386F" w:rsidRPr="00346492" w:rsidRDefault="0063386F" w:rsidP="00715085">
            <w:pPr>
              <w:rPr>
                <w:del w:id="22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A73544" w14:textId="77777777" w:rsidR="0063386F" w:rsidRPr="00346492" w:rsidRDefault="0063386F" w:rsidP="00715085">
            <w:pPr>
              <w:rPr>
                <w:del w:id="22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1228A24E" w14:textId="77777777" w:rsidTr="00715085">
        <w:trPr>
          <w:trHeight w:val="116"/>
          <w:del w:id="229" w:author="msi" w:date="2026-09-22T12:17:00Z" w16du:dateUtc="2026-09-22T16:17:00Z"/>
        </w:trPr>
        <w:tc>
          <w:tcPr>
            <w:tcW w:w="367" w:type="dxa"/>
          </w:tcPr>
          <w:p w14:paraId="7D2DC681" w14:textId="77777777" w:rsidR="0063386F" w:rsidRPr="00346492" w:rsidRDefault="0063386F" w:rsidP="00715085">
            <w:pPr>
              <w:rPr>
                <w:del w:id="23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60254DDB" w14:textId="77777777" w:rsidR="0063386F" w:rsidRPr="00346492" w:rsidRDefault="0063386F" w:rsidP="00715085">
            <w:pPr>
              <w:rPr>
                <w:del w:id="23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32" w:author="msi" w:date="2026-09-22T12:17:00Z" w16du:dateUtc="2026-09-22T16:17:00Z">
          <w:tblPr>
            <w:tblStyle w:val="TableGrid"/>
            <w:tblpPr w:leftFromText="180" w:rightFromText="180" w:vertAnchor="page" w:horzAnchor="margin" w:tblpY="2621"/>
            <w:tblW w:w="0" w:type="auto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446"/>
        <w:gridCol w:w="1977"/>
        <w:gridCol w:w="2420"/>
        <w:gridCol w:w="1123"/>
        <w:gridCol w:w="1123"/>
        <w:gridCol w:w="1123"/>
        <w:tblGridChange w:id="233">
          <w:tblGrid>
            <w:gridCol w:w="38"/>
            <w:gridCol w:w="146"/>
            <w:gridCol w:w="183"/>
            <w:gridCol w:w="1117"/>
            <w:gridCol w:w="1885"/>
            <w:gridCol w:w="92"/>
            <w:gridCol w:w="2420"/>
            <w:gridCol w:w="186"/>
            <w:gridCol w:w="937"/>
            <w:gridCol w:w="1123"/>
            <w:gridCol w:w="239"/>
            <w:gridCol w:w="884"/>
            <w:gridCol w:w="36"/>
          </w:tblGrid>
        </w:tblGridChange>
      </w:tblGrid>
      <w:tr w:rsidR="00346492" w:rsidRPr="00346492" w14:paraId="3216F1E2" w14:textId="77777777" w:rsidTr="00832AEF">
        <w:trPr>
          <w:jc w:val="center"/>
        </w:trPr>
        <w:tc>
          <w:tcPr>
            <w:tcW w:w="2745" w:type="dxa"/>
            <w:vAlign w:val="center"/>
            <w:tcPrChange w:id="234" w:author="msi" w:date="2026-09-22T12:17:00Z" w16du:dateUtc="2026-09-22T16:17:00Z">
              <w:tcPr>
                <w:tcW w:w="2745" w:type="dxa"/>
                <w:gridSpan w:val="2"/>
              </w:tcPr>
            </w:tcPrChange>
          </w:tcPr>
          <w:p w14:paraId="0C8DA5EA" w14:textId="77777777" w:rsidR="00BC32DD" w:rsidRPr="001A2552" w:rsidRDefault="00BC32DD" w:rsidP="00832AEF">
            <w:pPr>
              <w:pStyle w:val="DersBasliklar"/>
              <w:rPr>
                <w:b w:val="0"/>
                <w:bCs w:val="0"/>
                <w:i w:val="0"/>
                <w:szCs w:val="16"/>
              </w:rPr>
            </w:pPr>
            <w:ins w:id="235" w:author="msi" w:date="2026-09-22T12:17:00Z" w16du:dateUtc="2026-09-22T16:17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  <w:tcPrChange w:id="236" w:author="msi" w:date="2026-09-22T12:17:00Z" w16du:dateUtc="2026-09-22T16:17:00Z">
              <w:tcPr>
                <w:tcW w:w="367" w:type="dxa"/>
              </w:tcPr>
            </w:tcPrChange>
          </w:tcPr>
          <w:p w14:paraId="3122B4F6" w14:textId="77777777" w:rsidR="00B00DF3" w:rsidRPr="00B00DF3" w:rsidRDefault="00B00DF3" w:rsidP="00B00DF3">
            <w:pPr>
              <w:rPr>
                <w:ins w:id="237" w:author="msi" w:date="2026-09-22T12:17:00Z" w16du:dateUtc="2026-09-22T16:17:00Z"/>
                <w:sz w:val="16"/>
                <w:szCs w:val="16"/>
              </w:rPr>
            </w:pPr>
            <w:ins w:id="238" w:author="msi" w:date="2026-09-22T12:17:00Z" w16du:dateUtc="2026-09-22T16:17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1B8508A0" w14:textId="77777777" w:rsidR="00B00DF3" w:rsidRPr="00B00DF3" w:rsidRDefault="00B00DF3" w:rsidP="00B00DF3">
            <w:pPr>
              <w:rPr>
                <w:ins w:id="239" w:author="msi" w:date="2026-09-22T12:17:00Z" w16du:dateUtc="2026-09-22T16:17:00Z"/>
                <w:sz w:val="16"/>
                <w:szCs w:val="16"/>
              </w:rPr>
            </w:pPr>
            <w:ins w:id="240" w:author="msi" w:date="2026-09-22T12:17:00Z" w16du:dateUtc="2026-09-22T16:17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59A8B1FF" w14:textId="77777777" w:rsidR="00B00DF3" w:rsidRPr="00B00DF3" w:rsidRDefault="00B00DF3" w:rsidP="00B00DF3">
            <w:pPr>
              <w:rPr>
                <w:ins w:id="241" w:author="msi" w:date="2026-09-22T12:17:00Z" w16du:dateUtc="2026-09-22T16:17:00Z"/>
                <w:sz w:val="16"/>
                <w:szCs w:val="16"/>
              </w:rPr>
            </w:pPr>
            <w:ins w:id="242" w:author="msi" w:date="2026-09-22T12:17:00Z" w16du:dateUtc="2026-09-22T16:17:00Z">
              <w:r w:rsidRPr="00B00DF3">
                <w:rPr>
                  <w:sz w:val="16"/>
                  <w:szCs w:val="16"/>
                </w:rPr>
                <w:t xml:space="preserve">-Akyüz, E. (2015) </w:t>
              </w:r>
              <w:r w:rsidRPr="00B00DF3">
                <w:rPr>
                  <w:sz w:val="16"/>
                  <w:szCs w:val="16"/>
                </w:rPr>
                <w:lastRenderedPageBreak/>
                <w:t>Çocuk Hakları. Ankara: Pegem Yayınları.</w:t>
              </w:r>
            </w:ins>
          </w:p>
          <w:p w14:paraId="37C1759A" w14:textId="77777777" w:rsidR="00B00DF3" w:rsidRPr="00B00DF3" w:rsidRDefault="00B00DF3" w:rsidP="00B00DF3">
            <w:pPr>
              <w:pStyle w:val="BodyText2"/>
              <w:jc w:val="both"/>
              <w:rPr>
                <w:ins w:id="243" w:author="msi" w:date="2026-09-22T12:17:00Z" w16du:dateUtc="2026-09-22T16:17:00Z"/>
                <w:rFonts w:ascii="Verdana" w:hAnsi="Verdana"/>
                <w:sz w:val="16"/>
                <w:szCs w:val="16"/>
              </w:rPr>
            </w:pPr>
            <w:ins w:id="244" w:author="msi" w:date="2026-09-22T12:17:00Z" w16du:dateUtc="2026-09-22T16:17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13C9795A" w14:textId="77777777" w:rsidR="00B00DF3" w:rsidRPr="00B00DF3" w:rsidRDefault="00B00DF3" w:rsidP="00B00DF3">
            <w:pPr>
              <w:rPr>
                <w:ins w:id="245" w:author="msi" w:date="2026-09-22T12:17:00Z" w16du:dateUtc="2026-09-22T16:17:00Z"/>
                <w:sz w:val="16"/>
                <w:szCs w:val="16"/>
              </w:rPr>
            </w:pPr>
            <w:ins w:id="246" w:author="msi" w:date="2026-09-22T12:17:00Z" w16du:dateUtc="2026-09-22T16:17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33413475" w14:textId="77777777" w:rsidR="00B00DF3" w:rsidRPr="00B00DF3" w:rsidRDefault="00B00DF3" w:rsidP="00B00DF3">
            <w:pPr>
              <w:rPr>
                <w:ins w:id="247" w:author="msi" w:date="2026-09-22T12:17:00Z" w16du:dateUtc="2026-09-22T16:17:00Z"/>
                <w:sz w:val="16"/>
                <w:szCs w:val="16"/>
              </w:rPr>
            </w:pPr>
            <w:ins w:id="248" w:author="msi" w:date="2026-09-22T12:17:00Z" w16du:dateUtc="2026-09-22T16:17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67864046" w14:textId="77777777" w:rsidR="00B00DF3" w:rsidRPr="00B00DF3" w:rsidRDefault="00B00DF3" w:rsidP="00B00DF3">
            <w:pPr>
              <w:rPr>
                <w:ins w:id="249" w:author="msi" w:date="2026-09-22T12:17:00Z" w16du:dateUtc="2026-09-22T16:17:00Z"/>
                <w:sz w:val="16"/>
                <w:szCs w:val="16"/>
              </w:rPr>
            </w:pPr>
            <w:ins w:id="250" w:author="msi" w:date="2026-09-22T12:17:00Z" w16du:dateUtc="2026-09-22T16:17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245C9A1E" w14:textId="77777777" w:rsidR="00B00DF3" w:rsidRPr="00B00DF3" w:rsidRDefault="00B00DF3" w:rsidP="00B00DF3">
            <w:pPr>
              <w:rPr>
                <w:ins w:id="251" w:author="msi" w:date="2026-09-22T12:17:00Z" w16du:dateUtc="2026-09-22T16:17:00Z"/>
                <w:sz w:val="16"/>
                <w:szCs w:val="16"/>
              </w:rPr>
            </w:pPr>
            <w:ins w:id="252" w:author="msi" w:date="2026-09-22T12:17:00Z" w16du:dateUtc="2026-09-22T16:17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0F913ED4" w14:textId="77777777" w:rsidR="00B00DF3" w:rsidRPr="00B00DF3" w:rsidRDefault="00B00DF3" w:rsidP="00B00DF3">
            <w:pPr>
              <w:rPr>
                <w:ins w:id="253" w:author="msi" w:date="2026-09-22T12:17:00Z" w16du:dateUtc="2026-09-22T16:17:00Z"/>
                <w:sz w:val="16"/>
                <w:szCs w:val="16"/>
              </w:rPr>
            </w:pPr>
            <w:ins w:id="254" w:author="msi" w:date="2026-09-22T12:17:00Z" w16du:dateUtc="2026-09-22T16:17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3BE73259" w14:textId="701AB652" w:rsidR="003112D2" w:rsidRPr="00B00DF3" w:rsidRDefault="003112D2" w:rsidP="00832AEF">
            <w:pPr>
              <w:pStyle w:val="Kaynakca"/>
              <w:rPr>
                <w:lang w:val="tr-TR"/>
                <w:rPrChange w:id="255" w:author="msi" w:date="2026-09-22T12:17:00Z" w16du:dateUtc="2026-09-22T16:17:00Z">
                  <w:rPr>
                    <w:rFonts w:ascii="Arial" w:hAnsi="Arial" w:cs="Arial"/>
                    <w:sz w:val="18"/>
                    <w:szCs w:val="18"/>
                  </w:rPr>
                </w:rPrChange>
              </w:rPr>
              <w:pPrChange w:id="256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del w:id="257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2.</w:delText>
              </w:r>
            </w:del>
          </w:p>
        </w:tc>
        <w:tc>
          <w:tcPr>
            <w:tcW w:w="6068" w:type="dxa"/>
            <w:tcPrChange w:id="258" w:author="msi" w:date="2026-09-22T12:17:00Z" w16du:dateUtc="2026-09-22T16:17:00Z">
              <w:tcPr>
                <w:tcW w:w="3002" w:type="dxa"/>
                <w:gridSpan w:val="2"/>
                <w:vAlign w:val="center"/>
              </w:tcPr>
            </w:tcPrChange>
          </w:tcPr>
          <w:p w14:paraId="2F835A06" w14:textId="6D9A6440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  <w:del w:id="259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lastRenderedPageBreak/>
                <w:delText>Obchodní firma/název/jméno, příjmení:</w:delText>
              </w:r>
            </w:del>
          </w:p>
        </w:tc>
        <w:tc>
          <w:tcPr>
            <w:tcW w:w="6068" w:type="dxa"/>
            <w:tcPrChange w:id="260" w:author="msi" w:date="2026-09-22T12:17:00Z" w16du:dateUtc="2026-09-22T16:17:00Z">
              <w:tcPr>
                <w:tcW w:w="2698" w:type="dxa"/>
                <w:gridSpan w:val="3"/>
                <w:vAlign w:val="center"/>
              </w:tcPr>
            </w:tcPrChange>
          </w:tcPr>
          <w:p w14:paraId="5D215BEA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68" w:type="dxa"/>
            <w:tcPrChange w:id="261" w:author="msi" w:date="2026-09-22T12:17:00Z" w16du:dateUtc="2026-09-22T16:17:00Z">
              <w:tcPr>
                <w:tcW w:w="2299" w:type="dxa"/>
                <w:gridSpan w:val="3"/>
              </w:tcPr>
            </w:tcPrChange>
          </w:tcPr>
          <w:p w14:paraId="63D001A3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68" w:type="dxa"/>
            <w:tcPrChange w:id="262" w:author="msi" w:date="2026-09-22T12:17:00Z" w16du:dateUtc="2026-09-22T16:17:00Z">
              <w:tcPr>
                <w:tcW w:w="920" w:type="dxa"/>
                <w:gridSpan w:val="2"/>
              </w:tcPr>
            </w:tcPrChange>
          </w:tcPr>
          <w:p w14:paraId="3DDBBE0E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612CA8" w14:textId="77777777" w:rsidTr="00832AEF">
        <w:trPr>
          <w:jc w:val="center"/>
        </w:trPr>
        <w:tc>
          <w:tcPr>
            <w:tcW w:w="2745" w:type="dxa"/>
            <w:gridSpan w:val="2"/>
            <w:vAlign w:val="center"/>
            <w:tcPrChange w:id="263" w:author="msi" w:date="2026-09-22T12:17:00Z" w16du:dateUtc="2026-09-22T16:17:00Z">
              <w:tcPr>
                <w:tcW w:w="367" w:type="dxa"/>
                <w:gridSpan w:val="3"/>
              </w:tcPr>
            </w:tcPrChange>
          </w:tcPr>
          <w:p w14:paraId="354A39ED" w14:textId="77777777" w:rsidR="003112D2" w:rsidRPr="001A2552" w:rsidRDefault="00BC32DD" w:rsidP="00832AEF">
            <w:pPr>
              <w:pStyle w:val="DersBasliklar"/>
              <w:rPr>
                <w:rPrChange w:id="264" w:author="msi" w:date="2026-09-22T12:17:00Z" w16du:dateUtc="2026-09-22T16:17:00Z">
                  <w:rPr>
                    <w:rFonts w:ascii="Arial" w:hAnsi="Arial" w:cs="Arial"/>
                    <w:sz w:val="18"/>
                    <w:szCs w:val="18"/>
                  </w:rPr>
                </w:rPrChange>
              </w:rPr>
              <w:pPrChange w:id="265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ins w:id="266" w:author="msi" w:date="2026-09-22T12:17:00Z" w16du:dateUtc="2026-09-22T16:17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  <w:tcPrChange w:id="267" w:author="msi" w:date="2026-09-22T12:17:00Z" w16du:dateUtc="2026-09-22T16:17:00Z">
              <w:tcPr>
                <w:tcW w:w="3002" w:type="dxa"/>
                <w:gridSpan w:val="2"/>
                <w:vAlign w:val="center"/>
              </w:tcPr>
            </w:tcPrChange>
          </w:tcPr>
          <w:p w14:paraId="7B9D163B" w14:textId="19BA0180" w:rsidR="003112D2" w:rsidRPr="001A2552" w:rsidRDefault="00B00DF3" w:rsidP="00832AEF">
            <w:pPr>
              <w:pStyle w:val="DersBilgileri"/>
              <w:rPr>
                <w:rPrChange w:id="268" w:author="msi" w:date="2026-09-22T12:17:00Z" w16du:dateUtc="2026-09-22T16:17:00Z">
                  <w:rPr>
                    <w:rFonts w:ascii="Arial" w:hAnsi="Arial" w:cs="Arial"/>
                    <w:sz w:val="18"/>
                    <w:szCs w:val="18"/>
                  </w:rPr>
                </w:rPrChange>
              </w:rPr>
              <w:pPrChange w:id="269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ins w:id="270" w:author="msi" w:date="2026-09-22T12:17:00Z" w16du:dateUtc="2026-09-22T16:17:00Z">
              <w:r>
                <w:rPr>
                  <w:szCs w:val="16"/>
                </w:rPr>
                <w:t>8</w:t>
              </w:r>
            </w:ins>
            <w:del w:id="271" w:author="msi" w:date="2026-09-22T12:17:00Z" w16du:dateUtc="2026-09-22T16:17:00Z">
              <w:r w:rsidR="003112D2"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6068" w:type="dxa"/>
            <w:vAlign w:val="center"/>
            <w:tcPrChange w:id="272" w:author="msi" w:date="2026-09-22T12:17:00Z" w16du:dateUtc="2026-09-22T16:17:00Z">
              <w:tcPr>
                <w:tcW w:w="2698" w:type="dxa"/>
                <w:gridSpan w:val="3"/>
                <w:vAlign w:val="center"/>
              </w:tcPr>
            </w:tcPrChange>
          </w:tcPr>
          <w:p w14:paraId="546ACD2B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68" w:type="dxa"/>
            <w:vAlign w:val="center"/>
            <w:tcPrChange w:id="273" w:author="msi" w:date="2026-09-22T12:17:00Z" w16du:dateUtc="2026-09-22T16:17:00Z">
              <w:tcPr>
                <w:tcW w:w="2299" w:type="dxa"/>
                <w:gridSpan w:val="3"/>
              </w:tcPr>
            </w:tcPrChange>
          </w:tcPr>
          <w:p w14:paraId="204DCEA7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68" w:type="dxa"/>
            <w:vAlign w:val="center"/>
            <w:tcPrChange w:id="274" w:author="msi" w:date="2026-09-22T12:17:00Z" w16du:dateUtc="2026-09-22T16:17:00Z">
              <w:tcPr>
                <w:tcW w:w="920" w:type="dxa"/>
                <w:gridSpan w:val="2"/>
              </w:tcPr>
            </w:tcPrChange>
          </w:tcPr>
          <w:p w14:paraId="63FDA2F3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63476A" w14:textId="77777777" w:rsidTr="00832AEF">
        <w:trPr>
          <w:jc w:val="center"/>
        </w:trPr>
        <w:tc>
          <w:tcPr>
            <w:tcW w:w="2745" w:type="dxa"/>
            <w:gridSpan w:val="2"/>
            <w:vAlign w:val="center"/>
            <w:tcPrChange w:id="275" w:author="msi" w:date="2026-09-22T12:17:00Z" w16du:dateUtc="2026-09-22T16:17:00Z">
              <w:tcPr>
                <w:tcW w:w="367" w:type="dxa"/>
                <w:gridSpan w:val="3"/>
              </w:tcPr>
            </w:tcPrChange>
          </w:tcPr>
          <w:p w14:paraId="6EFADD7B" w14:textId="77777777" w:rsidR="003112D2" w:rsidRPr="001A2552" w:rsidRDefault="00BC32DD" w:rsidP="00832AEF">
            <w:pPr>
              <w:pStyle w:val="DersBasliklar"/>
              <w:rPr>
                <w:rPrChange w:id="276" w:author="msi" w:date="2026-09-22T12:17:00Z" w16du:dateUtc="2026-09-22T16:17:00Z">
                  <w:rPr>
                    <w:rFonts w:ascii="Arial" w:hAnsi="Arial" w:cs="Arial"/>
                    <w:sz w:val="18"/>
                    <w:szCs w:val="18"/>
                  </w:rPr>
                </w:rPrChange>
              </w:rPr>
              <w:pPrChange w:id="277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ins w:id="278" w:author="msi" w:date="2026-09-22T12:17:00Z" w16du:dateUtc="2026-09-22T16:17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  <w:tcPrChange w:id="279" w:author="msi" w:date="2026-09-22T12:17:00Z" w16du:dateUtc="2026-09-22T16:17:00Z">
              <w:tcPr>
                <w:tcW w:w="3002" w:type="dxa"/>
                <w:gridSpan w:val="2"/>
                <w:vAlign w:val="center"/>
              </w:tcPr>
            </w:tcPrChange>
          </w:tcPr>
          <w:p w14:paraId="290F9738" w14:textId="7A10DF28" w:rsidR="003112D2" w:rsidRPr="001A2552" w:rsidRDefault="003112D2" w:rsidP="00832AEF">
            <w:pPr>
              <w:pStyle w:val="DersBilgileri"/>
              <w:rPr>
                <w:rPrChange w:id="280" w:author="msi" w:date="2026-09-22T12:17:00Z" w16du:dateUtc="2026-09-22T16:17:00Z">
                  <w:rPr>
                    <w:rFonts w:ascii="Arial" w:hAnsi="Arial" w:cs="Arial"/>
                    <w:sz w:val="18"/>
                    <w:szCs w:val="18"/>
                  </w:rPr>
                </w:rPrChange>
              </w:rPr>
              <w:pPrChange w:id="281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del w:id="282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6068" w:type="dxa"/>
            <w:vAlign w:val="center"/>
            <w:tcPrChange w:id="283" w:author="msi" w:date="2026-09-22T12:17:00Z" w16du:dateUtc="2026-09-22T16:17:00Z">
              <w:tcPr>
                <w:tcW w:w="2698" w:type="dxa"/>
                <w:gridSpan w:val="3"/>
                <w:vAlign w:val="center"/>
              </w:tcPr>
            </w:tcPrChange>
          </w:tcPr>
          <w:p w14:paraId="56290999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68" w:type="dxa"/>
            <w:vAlign w:val="center"/>
            <w:tcPrChange w:id="284" w:author="msi" w:date="2026-09-22T12:17:00Z" w16du:dateUtc="2026-09-22T16:17:00Z">
              <w:tcPr>
                <w:tcW w:w="2299" w:type="dxa"/>
                <w:gridSpan w:val="3"/>
              </w:tcPr>
            </w:tcPrChange>
          </w:tcPr>
          <w:p w14:paraId="7F620CA4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68" w:type="dxa"/>
            <w:vAlign w:val="center"/>
            <w:tcPrChange w:id="285" w:author="msi" w:date="2026-09-22T12:17:00Z" w16du:dateUtc="2026-09-22T16:17:00Z">
              <w:tcPr>
                <w:tcW w:w="920" w:type="dxa"/>
                <w:gridSpan w:val="2"/>
              </w:tcPr>
            </w:tcPrChange>
          </w:tcPr>
          <w:p w14:paraId="6F8BFC84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2D80CE0" w14:textId="77777777" w:rsidTr="00832AEF">
        <w:trPr>
          <w:jc w:val="center"/>
        </w:trPr>
        <w:tc>
          <w:tcPr>
            <w:tcW w:w="2745" w:type="dxa"/>
            <w:gridSpan w:val="2"/>
            <w:vAlign w:val="center"/>
            <w:tcPrChange w:id="286" w:author="msi" w:date="2026-09-22T12:17:00Z" w16du:dateUtc="2026-09-22T16:17:00Z">
              <w:tcPr>
                <w:tcW w:w="367" w:type="dxa"/>
                <w:gridSpan w:val="3"/>
              </w:tcPr>
            </w:tcPrChange>
          </w:tcPr>
          <w:p w14:paraId="607613EC" w14:textId="77777777" w:rsidR="003112D2" w:rsidRPr="001A2552" w:rsidRDefault="00BC32DD" w:rsidP="00832AEF">
            <w:pPr>
              <w:pStyle w:val="DersBasliklar"/>
              <w:rPr>
                <w:rPrChange w:id="287" w:author="msi" w:date="2026-09-22T12:17:00Z" w16du:dateUtc="2026-09-22T16:17:00Z">
                  <w:rPr>
                    <w:rFonts w:ascii="Arial" w:hAnsi="Arial" w:cs="Arial"/>
                    <w:sz w:val="18"/>
                    <w:szCs w:val="18"/>
                  </w:rPr>
                </w:rPrChange>
              </w:rPr>
              <w:pPrChange w:id="288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ins w:id="289" w:author="msi" w:date="2026-09-22T12:17:00Z" w16du:dateUtc="2026-09-22T16:17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  <w:tcPrChange w:id="290" w:author="msi" w:date="2026-09-22T12:17:00Z" w16du:dateUtc="2026-09-22T16:17:00Z">
              <w:tcPr>
                <w:tcW w:w="3002" w:type="dxa"/>
                <w:gridSpan w:val="2"/>
                <w:vAlign w:val="center"/>
              </w:tcPr>
            </w:tcPrChange>
          </w:tcPr>
          <w:p w14:paraId="2CE727B7" w14:textId="744DF525" w:rsidR="003112D2" w:rsidRPr="001A2552" w:rsidRDefault="003112D2" w:rsidP="00832AEF">
            <w:pPr>
              <w:pStyle w:val="DersBilgileri"/>
              <w:rPr>
                <w:rPrChange w:id="291" w:author="msi" w:date="2026-09-22T12:17:00Z" w16du:dateUtc="2026-09-22T16:17:00Z">
                  <w:rPr>
                    <w:rFonts w:ascii="Arial" w:hAnsi="Arial" w:cs="Arial"/>
                    <w:sz w:val="18"/>
                    <w:szCs w:val="18"/>
                  </w:rPr>
                </w:rPrChange>
              </w:rPr>
              <w:pPrChange w:id="292" w:author="msi" w:date="2026-09-22T12:17:00Z" w16du:dateUtc="2026-09-22T16:17:00Z">
                <w:pPr>
                  <w:framePr w:hSpace="180" w:wrap="around" w:vAnchor="page" w:hAnchor="margin" w:y="2621"/>
                </w:pPr>
              </w:pPrChange>
            </w:pPr>
            <w:del w:id="293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6068" w:type="dxa"/>
            <w:vAlign w:val="center"/>
            <w:tcPrChange w:id="294" w:author="msi" w:date="2026-09-22T12:17:00Z" w16du:dateUtc="2026-09-22T16:17:00Z">
              <w:tcPr>
                <w:tcW w:w="2698" w:type="dxa"/>
                <w:gridSpan w:val="3"/>
                <w:vAlign w:val="center"/>
              </w:tcPr>
            </w:tcPrChange>
          </w:tcPr>
          <w:p w14:paraId="3AEB6F4C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68" w:type="dxa"/>
            <w:vAlign w:val="center"/>
            <w:tcPrChange w:id="295" w:author="msi" w:date="2026-09-22T12:17:00Z" w16du:dateUtc="2026-09-22T16:17:00Z">
              <w:tcPr>
                <w:tcW w:w="2299" w:type="dxa"/>
                <w:gridSpan w:val="3"/>
              </w:tcPr>
            </w:tcPrChange>
          </w:tcPr>
          <w:p w14:paraId="75198BF3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68" w:type="dxa"/>
            <w:vAlign w:val="center"/>
            <w:tcPrChange w:id="296" w:author="msi" w:date="2026-09-22T12:17:00Z" w16du:dateUtc="2026-09-22T16:17:00Z">
              <w:tcPr>
                <w:tcW w:w="920" w:type="dxa"/>
                <w:gridSpan w:val="2"/>
              </w:tcPr>
            </w:tcPrChange>
          </w:tcPr>
          <w:p w14:paraId="701AE535" w14:textId="77777777" w:rsidR="003112D2" w:rsidRPr="00346492" w:rsidRDefault="003112D2" w:rsidP="00715085">
            <w:pPr>
              <w:framePr w:hSpace="180" w:wrap="around" w:vAnchor="page" w:hAnchor="margin" w:y="2621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262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7"/>
        <w:gridCol w:w="3002"/>
        <w:gridCol w:w="2698"/>
        <w:gridCol w:w="2299"/>
        <w:gridCol w:w="920"/>
      </w:tblGrid>
      <w:tr w:rsidR="00346492" w:rsidRPr="00346492" w14:paraId="2596B290" w14:textId="77777777" w:rsidTr="00715085">
        <w:trPr>
          <w:del w:id="297" w:author="msi" w:date="2026-09-22T12:17:00Z" w16du:dateUtc="2026-09-22T16:17:00Z"/>
        </w:trPr>
        <w:tc>
          <w:tcPr>
            <w:tcW w:w="367" w:type="dxa"/>
          </w:tcPr>
          <w:p w14:paraId="43B7AA43" w14:textId="77777777" w:rsidR="003112D2" w:rsidRPr="00346492" w:rsidRDefault="003112D2" w:rsidP="00715085">
            <w:pPr>
              <w:rPr>
                <w:del w:id="29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0BB6BC" w14:textId="576D17CC" w:rsidR="003112D2" w:rsidRPr="00346492" w:rsidRDefault="003112D2" w:rsidP="00715085">
            <w:pPr>
              <w:rPr>
                <w:del w:id="29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00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746E47CD" w14:textId="77777777" w:rsidR="003112D2" w:rsidRPr="00346492" w:rsidRDefault="003112D2" w:rsidP="00715085">
            <w:pPr>
              <w:rPr>
                <w:del w:id="30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</w:tcPr>
          <w:p w14:paraId="45C566E7" w14:textId="77777777" w:rsidR="003112D2" w:rsidRPr="00346492" w:rsidRDefault="003112D2" w:rsidP="00715085">
            <w:pPr>
              <w:rPr>
                <w:del w:id="30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</w:tcPr>
          <w:p w14:paraId="41098741" w14:textId="77777777" w:rsidR="003112D2" w:rsidRPr="00346492" w:rsidRDefault="003112D2" w:rsidP="00715085">
            <w:pPr>
              <w:rPr>
                <w:del w:id="30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03886C8" w14:textId="77777777" w:rsidTr="00715085">
        <w:trPr>
          <w:del w:id="304" w:author="msi" w:date="2026-09-22T12:17:00Z" w16du:dateUtc="2026-09-22T16:17:00Z"/>
        </w:trPr>
        <w:tc>
          <w:tcPr>
            <w:tcW w:w="367" w:type="dxa"/>
          </w:tcPr>
          <w:p w14:paraId="214D1202" w14:textId="77777777" w:rsidR="003112D2" w:rsidRPr="00346492" w:rsidRDefault="003112D2" w:rsidP="00715085">
            <w:pPr>
              <w:rPr>
                <w:del w:id="30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4B8AC72" w14:textId="443EA128" w:rsidR="003112D2" w:rsidRPr="00346492" w:rsidRDefault="003112D2" w:rsidP="00715085">
            <w:pPr>
              <w:rPr>
                <w:del w:id="30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07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5BBC6376" w14:textId="77777777" w:rsidR="003112D2" w:rsidRPr="00346492" w:rsidRDefault="003112D2" w:rsidP="00715085">
            <w:pPr>
              <w:rPr>
                <w:del w:id="30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</w:tcPr>
          <w:p w14:paraId="65407BBC" w14:textId="77777777" w:rsidR="003112D2" w:rsidRPr="00346492" w:rsidRDefault="003112D2" w:rsidP="00715085">
            <w:pPr>
              <w:rPr>
                <w:del w:id="30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</w:tcPr>
          <w:p w14:paraId="75D7BB47" w14:textId="77777777" w:rsidR="003112D2" w:rsidRPr="00346492" w:rsidRDefault="003112D2" w:rsidP="00715085">
            <w:pPr>
              <w:rPr>
                <w:del w:id="31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3AE1157" w14:textId="77777777" w:rsidTr="00715085">
        <w:trPr>
          <w:del w:id="311" w:author="msi" w:date="2026-09-22T12:17:00Z" w16du:dateUtc="2026-09-22T16:17:00Z"/>
        </w:trPr>
        <w:tc>
          <w:tcPr>
            <w:tcW w:w="367" w:type="dxa"/>
          </w:tcPr>
          <w:p w14:paraId="43978764" w14:textId="77777777" w:rsidR="003112D2" w:rsidRPr="00346492" w:rsidRDefault="003112D2" w:rsidP="00715085">
            <w:pPr>
              <w:rPr>
                <w:del w:id="31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731CDFD" w14:textId="2C3B4423" w:rsidR="003112D2" w:rsidRPr="00346492" w:rsidRDefault="003112D2" w:rsidP="00715085">
            <w:pPr>
              <w:rPr>
                <w:del w:id="31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14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3CB82167" w14:textId="77777777" w:rsidR="003112D2" w:rsidRPr="00346492" w:rsidRDefault="003112D2" w:rsidP="00715085">
            <w:pPr>
              <w:rPr>
                <w:del w:id="31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</w:tcPr>
          <w:p w14:paraId="7EE6329F" w14:textId="77777777" w:rsidR="003112D2" w:rsidRPr="00346492" w:rsidRDefault="003112D2" w:rsidP="00715085">
            <w:pPr>
              <w:rPr>
                <w:del w:id="31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</w:tcPr>
          <w:p w14:paraId="60310588" w14:textId="77777777" w:rsidR="003112D2" w:rsidRPr="00346492" w:rsidRDefault="003112D2" w:rsidP="00715085">
            <w:pPr>
              <w:rPr>
                <w:del w:id="31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40374E8" w14:textId="77777777" w:rsidTr="00715085">
        <w:trPr>
          <w:trHeight w:val="74"/>
          <w:del w:id="318" w:author="msi" w:date="2026-09-22T12:17:00Z" w16du:dateUtc="2026-09-22T16:17:00Z"/>
        </w:trPr>
        <w:tc>
          <w:tcPr>
            <w:tcW w:w="367" w:type="dxa"/>
          </w:tcPr>
          <w:p w14:paraId="57DC15C3" w14:textId="77777777" w:rsidR="003112D2" w:rsidRPr="00346492" w:rsidRDefault="003112D2" w:rsidP="00715085">
            <w:pPr>
              <w:rPr>
                <w:del w:id="31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13BCDE8" w14:textId="54805D9B" w:rsidR="003112D2" w:rsidRPr="00346492" w:rsidRDefault="003112D2" w:rsidP="00715085">
            <w:pPr>
              <w:rPr>
                <w:del w:id="32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21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5E56FE9E" w14:textId="77777777" w:rsidR="003112D2" w:rsidRPr="00346492" w:rsidRDefault="003112D2" w:rsidP="00715085">
            <w:pPr>
              <w:rPr>
                <w:del w:id="32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</w:tcPr>
          <w:p w14:paraId="4A72DC39" w14:textId="77777777" w:rsidR="003112D2" w:rsidRPr="00346492" w:rsidRDefault="003112D2" w:rsidP="00715085">
            <w:pPr>
              <w:rPr>
                <w:del w:id="32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</w:tcPr>
          <w:p w14:paraId="337754F8" w14:textId="77777777" w:rsidR="003112D2" w:rsidRPr="00346492" w:rsidRDefault="003112D2" w:rsidP="00715085">
            <w:pPr>
              <w:rPr>
                <w:del w:id="32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B707C4" w14:textId="77777777" w:rsidTr="00715085">
        <w:trPr>
          <w:trHeight w:val="116"/>
          <w:del w:id="325" w:author="msi" w:date="2026-09-22T12:17:00Z" w16du:dateUtc="2026-09-22T16:17:00Z"/>
        </w:trPr>
        <w:tc>
          <w:tcPr>
            <w:tcW w:w="367" w:type="dxa"/>
          </w:tcPr>
          <w:p w14:paraId="13A88E59" w14:textId="77777777" w:rsidR="0063386F" w:rsidRPr="00346492" w:rsidRDefault="0063386F" w:rsidP="00715085">
            <w:pPr>
              <w:rPr>
                <w:del w:id="32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4469AA4C" w14:textId="77777777" w:rsidR="0063386F" w:rsidRPr="00346492" w:rsidRDefault="0063386F" w:rsidP="00715085">
            <w:pPr>
              <w:rPr>
                <w:del w:id="32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9FDBB9F" w14:textId="77777777" w:rsidTr="00715085">
        <w:trPr>
          <w:del w:id="328" w:author="msi" w:date="2026-09-22T12:17:00Z" w16du:dateUtc="2026-09-22T16:17:00Z"/>
        </w:trPr>
        <w:tc>
          <w:tcPr>
            <w:tcW w:w="367" w:type="dxa"/>
            <w:vMerge w:val="restart"/>
          </w:tcPr>
          <w:p w14:paraId="1CB1C219" w14:textId="77777777" w:rsidR="003112D2" w:rsidRPr="00346492" w:rsidRDefault="003112D2" w:rsidP="00715085">
            <w:pPr>
              <w:rPr>
                <w:del w:id="32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30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3.</w:delText>
              </w:r>
            </w:del>
          </w:p>
        </w:tc>
        <w:tc>
          <w:tcPr>
            <w:tcW w:w="3002" w:type="dxa"/>
            <w:vAlign w:val="center"/>
          </w:tcPr>
          <w:p w14:paraId="6A6FEF07" w14:textId="2341A5C8" w:rsidR="003112D2" w:rsidRPr="00346492" w:rsidRDefault="003112D2" w:rsidP="00715085">
            <w:pPr>
              <w:rPr>
                <w:del w:id="33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32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6331D75A" w14:textId="77777777" w:rsidR="003112D2" w:rsidRPr="00346492" w:rsidRDefault="003112D2" w:rsidP="00715085">
            <w:pPr>
              <w:rPr>
                <w:del w:id="33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1F828C" w14:textId="77777777" w:rsidR="003112D2" w:rsidRPr="00346492" w:rsidRDefault="003112D2" w:rsidP="00715085">
            <w:pPr>
              <w:rPr>
                <w:del w:id="33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5DFE915" w14:textId="77777777" w:rsidR="003112D2" w:rsidRPr="00346492" w:rsidRDefault="003112D2" w:rsidP="00715085">
            <w:pPr>
              <w:rPr>
                <w:del w:id="33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D9D87B0" w14:textId="77777777" w:rsidTr="00715085">
        <w:trPr>
          <w:del w:id="336" w:author="msi" w:date="2026-09-22T12:17:00Z" w16du:dateUtc="2026-09-22T16:17:00Z"/>
        </w:trPr>
        <w:tc>
          <w:tcPr>
            <w:tcW w:w="367" w:type="dxa"/>
            <w:vMerge/>
          </w:tcPr>
          <w:p w14:paraId="0613994F" w14:textId="77777777" w:rsidR="003112D2" w:rsidRPr="00346492" w:rsidRDefault="003112D2" w:rsidP="00715085">
            <w:pPr>
              <w:rPr>
                <w:del w:id="33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8ED174F" w14:textId="563593F6" w:rsidR="003112D2" w:rsidRPr="00346492" w:rsidRDefault="003112D2" w:rsidP="00715085">
            <w:pPr>
              <w:rPr>
                <w:del w:id="33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39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7AA40098" w14:textId="77777777" w:rsidR="003112D2" w:rsidRPr="00346492" w:rsidRDefault="003112D2" w:rsidP="00715085">
            <w:pPr>
              <w:rPr>
                <w:del w:id="34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0B7D1B1" w14:textId="77777777" w:rsidR="003112D2" w:rsidRPr="00346492" w:rsidRDefault="003112D2" w:rsidP="00715085">
            <w:pPr>
              <w:rPr>
                <w:del w:id="34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6F41A31" w14:textId="77777777" w:rsidR="003112D2" w:rsidRPr="00346492" w:rsidRDefault="003112D2" w:rsidP="00715085">
            <w:pPr>
              <w:rPr>
                <w:del w:id="34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767AAFD" w14:textId="77777777" w:rsidTr="00715085">
        <w:trPr>
          <w:del w:id="343" w:author="msi" w:date="2026-09-22T12:17:00Z" w16du:dateUtc="2026-09-22T16:17:00Z"/>
        </w:trPr>
        <w:tc>
          <w:tcPr>
            <w:tcW w:w="367" w:type="dxa"/>
            <w:vMerge/>
          </w:tcPr>
          <w:p w14:paraId="1F6B77FE" w14:textId="77777777" w:rsidR="003112D2" w:rsidRPr="00346492" w:rsidRDefault="003112D2" w:rsidP="00715085">
            <w:pPr>
              <w:rPr>
                <w:del w:id="34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E70FAE" w14:textId="49BA33D8" w:rsidR="003112D2" w:rsidRPr="00346492" w:rsidRDefault="003112D2" w:rsidP="00715085">
            <w:pPr>
              <w:rPr>
                <w:del w:id="34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46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53518031" w14:textId="77777777" w:rsidR="003112D2" w:rsidRPr="00346492" w:rsidRDefault="003112D2" w:rsidP="00715085">
            <w:pPr>
              <w:rPr>
                <w:del w:id="34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8AFCCE9" w14:textId="77777777" w:rsidR="003112D2" w:rsidRPr="00346492" w:rsidRDefault="003112D2" w:rsidP="00715085">
            <w:pPr>
              <w:rPr>
                <w:del w:id="34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55032E" w14:textId="77777777" w:rsidR="003112D2" w:rsidRPr="00346492" w:rsidRDefault="003112D2" w:rsidP="00715085">
            <w:pPr>
              <w:rPr>
                <w:del w:id="34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FEA7706" w14:textId="77777777" w:rsidTr="00715085">
        <w:trPr>
          <w:del w:id="350" w:author="msi" w:date="2026-09-22T12:17:00Z" w16du:dateUtc="2026-09-22T16:17:00Z"/>
        </w:trPr>
        <w:tc>
          <w:tcPr>
            <w:tcW w:w="367" w:type="dxa"/>
            <w:vMerge/>
          </w:tcPr>
          <w:p w14:paraId="39578CDC" w14:textId="77777777" w:rsidR="003112D2" w:rsidRPr="00346492" w:rsidRDefault="003112D2" w:rsidP="00715085">
            <w:pPr>
              <w:rPr>
                <w:del w:id="35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EC3A91D" w14:textId="0763D1AB" w:rsidR="003112D2" w:rsidRPr="00346492" w:rsidRDefault="003112D2" w:rsidP="00715085">
            <w:pPr>
              <w:rPr>
                <w:del w:id="35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53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633BAB87" w14:textId="77777777" w:rsidR="003112D2" w:rsidRPr="00346492" w:rsidRDefault="003112D2" w:rsidP="00715085">
            <w:pPr>
              <w:rPr>
                <w:del w:id="35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304CC3" w14:textId="77777777" w:rsidR="003112D2" w:rsidRPr="00346492" w:rsidRDefault="003112D2" w:rsidP="00715085">
            <w:pPr>
              <w:rPr>
                <w:del w:id="35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EFD8BD6" w14:textId="77777777" w:rsidR="003112D2" w:rsidRPr="00346492" w:rsidRDefault="003112D2" w:rsidP="00715085">
            <w:pPr>
              <w:rPr>
                <w:del w:id="35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AB2FB27" w14:textId="77777777" w:rsidTr="00715085">
        <w:trPr>
          <w:del w:id="357" w:author="msi" w:date="2026-09-22T12:17:00Z" w16du:dateUtc="2026-09-22T16:17:00Z"/>
        </w:trPr>
        <w:tc>
          <w:tcPr>
            <w:tcW w:w="367" w:type="dxa"/>
            <w:vMerge/>
          </w:tcPr>
          <w:p w14:paraId="3F179D5A" w14:textId="77777777" w:rsidR="003112D2" w:rsidRPr="00346492" w:rsidRDefault="003112D2" w:rsidP="00715085">
            <w:pPr>
              <w:rPr>
                <w:del w:id="35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7FC5FB0" w14:textId="17B76C1E" w:rsidR="003112D2" w:rsidRPr="00346492" w:rsidRDefault="003112D2" w:rsidP="00715085">
            <w:pPr>
              <w:rPr>
                <w:del w:id="35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60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77EF9C2E" w14:textId="77777777" w:rsidR="003112D2" w:rsidRPr="00346492" w:rsidRDefault="003112D2" w:rsidP="00715085">
            <w:pPr>
              <w:rPr>
                <w:del w:id="36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E478839" w14:textId="77777777" w:rsidR="003112D2" w:rsidRPr="00346492" w:rsidRDefault="003112D2" w:rsidP="00715085">
            <w:pPr>
              <w:rPr>
                <w:del w:id="36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941C1C1" w14:textId="77777777" w:rsidR="003112D2" w:rsidRPr="00346492" w:rsidRDefault="003112D2" w:rsidP="00715085">
            <w:pPr>
              <w:rPr>
                <w:del w:id="36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3E3F6" w14:textId="77777777" w:rsidTr="00715085">
        <w:trPr>
          <w:del w:id="364" w:author="msi" w:date="2026-09-22T12:17:00Z" w16du:dateUtc="2026-09-22T16:17:00Z"/>
        </w:trPr>
        <w:tc>
          <w:tcPr>
            <w:tcW w:w="367" w:type="dxa"/>
            <w:vMerge/>
          </w:tcPr>
          <w:p w14:paraId="4F59F28A" w14:textId="77777777" w:rsidR="003112D2" w:rsidRPr="00346492" w:rsidRDefault="003112D2" w:rsidP="00715085">
            <w:pPr>
              <w:rPr>
                <w:del w:id="36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8BA7D23" w14:textId="1C0A649A" w:rsidR="003112D2" w:rsidRPr="00346492" w:rsidRDefault="003112D2" w:rsidP="00715085">
            <w:pPr>
              <w:rPr>
                <w:del w:id="36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67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355F7BDC" w14:textId="77777777" w:rsidR="003112D2" w:rsidRPr="00346492" w:rsidRDefault="003112D2" w:rsidP="00715085">
            <w:pPr>
              <w:rPr>
                <w:del w:id="36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B1F8017" w14:textId="77777777" w:rsidR="003112D2" w:rsidRPr="00346492" w:rsidRDefault="003112D2" w:rsidP="00715085">
            <w:pPr>
              <w:rPr>
                <w:del w:id="36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281ABAC" w14:textId="77777777" w:rsidR="003112D2" w:rsidRPr="00346492" w:rsidRDefault="003112D2" w:rsidP="00715085">
            <w:pPr>
              <w:rPr>
                <w:del w:id="37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0F35A74" w14:textId="77777777" w:rsidTr="00715085">
        <w:trPr>
          <w:del w:id="371" w:author="msi" w:date="2026-09-22T12:17:00Z" w16du:dateUtc="2026-09-22T16:17:00Z"/>
        </w:trPr>
        <w:tc>
          <w:tcPr>
            <w:tcW w:w="367" w:type="dxa"/>
            <w:vMerge/>
          </w:tcPr>
          <w:p w14:paraId="716D4595" w14:textId="77777777" w:rsidR="003112D2" w:rsidRPr="00346492" w:rsidRDefault="003112D2" w:rsidP="00715085">
            <w:pPr>
              <w:rPr>
                <w:del w:id="37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81350A8" w14:textId="12E7CCCE" w:rsidR="003112D2" w:rsidRPr="00346492" w:rsidRDefault="003112D2" w:rsidP="00715085">
            <w:pPr>
              <w:rPr>
                <w:del w:id="37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74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6809E351" w14:textId="77777777" w:rsidR="003112D2" w:rsidRPr="00346492" w:rsidRDefault="003112D2" w:rsidP="00715085">
            <w:pPr>
              <w:rPr>
                <w:del w:id="37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6293A9" w14:textId="77777777" w:rsidR="003112D2" w:rsidRPr="00346492" w:rsidRDefault="003112D2" w:rsidP="00715085">
            <w:pPr>
              <w:rPr>
                <w:del w:id="37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6C79031" w14:textId="77777777" w:rsidR="003112D2" w:rsidRPr="00346492" w:rsidRDefault="003112D2" w:rsidP="00715085">
            <w:pPr>
              <w:rPr>
                <w:del w:id="37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2305D11" w14:textId="77777777" w:rsidTr="00715085">
        <w:trPr>
          <w:trHeight w:val="74"/>
          <w:del w:id="378" w:author="msi" w:date="2026-09-22T12:17:00Z" w16du:dateUtc="2026-09-22T16:17:00Z"/>
        </w:trPr>
        <w:tc>
          <w:tcPr>
            <w:tcW w:w="367" w:type="dxa"/>
            <w:vMerge/>
          </w:tcPr>
          <w:p w14:paraId="02E1E5E4" w14:textId="77777777" w:rsidR="003112D2" w:rsidRPr="00346492" w:rsidRDefault="003112D2" w:rsidP="00715085">
            <w:pPr>
              <w:rPr>
                <w:del w:id="37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F3D15D3" w14:textId="218FA994" w:rsidR="003112D2" w:rsidRPr="00346492" w:rsidRDefault="003112D2" w:rsidP="00715085">
            <w:pPr>
              <w:rPr>
                <w:del w:id="38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81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557B09C2" w14:textId="77777777" w:rsidR="003112D2" w:rsidRPr="00346492" w:rsidRDefault="003112D2" w:rsidP="00715085">
            <w:pPr>
              <w:rPr>
                <w:del w:id="38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C323A9B" w14:textId="77777777" w:rsidR="003112D2" w:rsidRPr="00346492" w:rsidRDefault="003112D2" w:rsidP="00715085">
            <w:pPr>
              <w:rPr>
                <w:del w:id="38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DFF320F" w14:textId="77777777" w:rsidR="003112D2" w:rsidRPr="00346492" w:rsidRDefault="003112D2" w:rsidP="00715085">
            <w:pPr>
              <w:rPr>
                <w:del w:id="38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3B4E5E" w14:textId="77777777" w:rsidTr="00715085">
        <w:trPr>
          <w:trHeight w:val="74"/>
          <w:del w:id="385" w:author="msi" w:date="2026-09-22T12:17:00Z" w16du:dateUtc="2026-09-22T16:17:00Z"/>
        </w:trPr>
        <w:tc>
          <w:tcPr>
            <w:tcW w:w="9286" w:type="dxa"/>
            <w:gridSpan w:val="5"/>
            <w:vAlign w:val="center"/>
          </w:tcPr>
          <w:p w14:paraId="346F1311" w14:textId="77777777" w:rsidR="0063386F" w:rsidRPr="00346492" w:rsidRDefault="0063386F" w:rsidP="00715085">
            <w:pPr>
              <w:rPr>
                <w:del w:id="386" w:author="msi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46492" w:rsidRPr="00346492" w14:paraId="3EBA506B" w14:textId="77777777" w:rsidTr="00715085">
        <w:trPr>
          <w:trHeight w:val="269"/>
          <w:del w:id="387" w:author="msi" w:date="2026-09-22T12:17:00Z" w16du:dateUtc="2026-09-22T16:17:00Z"/>
        </w:trPr>
        <w:tc>
          <w:tcPr>
            <w:tcW w:w="367" w:type="dxa"/>
            <w:vMerge w:val="restart"/>
          </w:tcPr>
          <w:p w14:paraId="123A21CD" w14:textId="77777777" w:rsidR="003112D2" w:rsidRPr="00346492" w:rsidRDefault="003112D2" w:rsidP="00715085">
            <w:pPr>
              <w:rPr>
                <w:del w:id="38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89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4.</w:delText>
              </w:r>
            </w:del>
          </w:p>
        </w:tc>
        <w:tc>
          <w:tcPr>
            <w:tcW w:w="3002" w:type="dxa"/>
            <w:vAlign w:val="center"/>
          </w:tcPr>
          <w:p w14:paraId="5B2F6B0C" w14:textId="3A6CC35D" w:rsidR="003112D2" w:rsidRPr="00346492" w:rsidRDefault="003112D2" w:rsidP="00715085">
            <w:pPr>
              <w:rPr>
                <w:del w:id="39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91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452A8054" w14:textId="77777777" w:rsidR="003112D2" w:rsidRPr="00346492" w:rsidRDefault="003112D2" w:rsidP="00715085">
            <w:pPr>
              <w:rPr>
                <w:del w:id="39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89EF9C" w14:textId="77777777" w:rsidR="003112D2" w:rsidRPr="00346492" w:rsidRDefault="003112D2" w:rsidP="00715085">
            <w:pPr>
              <w:rPr>
                <w:del w:id="39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68B9E606" w14:textId="77777777" w:rsidR="003112D2" w:rsidRPr="00346492" w:rsidRDefault="003112D2" w:rsidP="00715085">
            <w:pPr>
              <w:rPr>
                <w:del w:id="39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99BBAE" w14:textId="77777777" w:rsidTr="00715085">
        <w:trPr>
          <w:trHeight w:val="409"/>
          <w:del w:id="395" w:author="msi" w:date="2026-09-22T12:17:00Z" w16du:dateUtc="2026-09-22T16:17:00Z"/>
        </w:trPr>
        <w:tc>
          <w:tcPr>
            <w:tcW w:w="367" w:type="dxa"/>
            <w:vMerge/>
          </w:tcPr>
          <w:p w14:paraId="0CABE35A" w14:textId="77777777" w:rsidR="003112D2" w:rsidRPr="00346492" w:rsidRDefault="003112D2" w:rsidP="00715085">
            <w:pPr>
              <w:rPr>
                <w:del w:id="39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3DBC4D" w14:textId="71A86AFC" w:rsidR="003112D2" w:rsidRPr="00346492" w:rsidRDefault="003112D2" w:rsidP="00715085">
            <w:pPr>
              <w:rPr>
                <w:del w:id="39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98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106DB031" w14:textId="77777777" w:rsidR="003112D2" w:rsidRPr="00346492" w:rsidRDefault="003112D2" w:rsidP="00715085">
            <w:pPr>
              <w:rPr>
                <w:del w:id="39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B0CEF96" w14:textId="77777777" w:rsidR="003112D2" w:rsidRPr="00346492" w:rsidRDefault="003112D2" w:rsidP="00715085">
            <w:pPr>
              <w:rPr>
                <w:del w:id="40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A5038A4" w14:textId="77777777" w:rsidR="003112D2" w:rsidRPr="00346492" w:rsidRDefault="003112D2" w:rsidP="00715085">
            <w:pPr>
              <w:rPr>
                <w:del w:id="40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4BAB9E" w14:textId="77777777" w:rsidTr="00715085">
        <w:trPr>
          <w:trHeight w:val="124"/>
          <w:del w:id="402" w:author="msi" w:date="2026-09-22T12:17:00Z" w16du:dateUtc="2026-09-22T16:17:00Z"/>
        </w:trPr>
        <w:tc>
          <w:tcPr>
            <w:tcW w:w="367" w:type="dxa"/>
            <w:vMerge/>
          </w:tcPr>
          <w:p w14:paraId="2EC1BC5B" w14:textId="77777777" w:rsidR="003112D2" w:rsidRPr="00346492" w:rsidRDefault="003112D2" w:rsidP="00715085">
            <w:pPr>
              <w:rPr>
                <w:del w:id="40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963C719" w14:textId="2B12F63A" w:rsidR="003112D2" w:rsidRPr="00346492" w:rsidRDefault="003112D2" w:rsidP="00715085">
            <w:pPr>
              <w:rPr>
                <w:del w:id="40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05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63D9F454" w14:textId="77777777" w:rsidR="003112D2" w:rsidRPr="00346492" w:rsidRDefault="003112D2" w:rsidP="00715085">
            <w:pPr>
              <w:rPr>
                <w:del w:id="40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B7F2A16" w14:textId="77777777" w:rsidR="003112D2" w:rsidRPr="00346492" w:rsidRDefault="003112D2" w:rsidP="00715085">
            <w:pPr>
              <w:rPr>
                <w:del w:id="40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7E533B" w14:textId="77777777" w:rsidR="003112D2" w:rsidRPr="00346492" w:rsidRDefault="003112D2" w:rsidP="00715085">
            <w:pPr>
              <w:rPr>
                <w:del w:id="40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5040B95" w14:textId="77777777" w:rsidTr="00715085">
        <w:trPr>
          <w:trHeight w:val="184"/>
          <w:del w:id="409" w:author="msi" w:date="2026-09-22T12:17:00Z" w16du:dateUtc="2026-09-22T16:17:00Z"/>
        </w:trPr>
        <w:tc>
          <w:tcPr>
            <w:tcW w:w="367" w:type="dxa"/>
            <w:vMerge/>
          </w:tcPr>
          <w:p w14:paraId="756D03D1" w14:textId="77777777" w:rsidR="003112D2" w:rsidRPr="00346492" w:rsidRDefault="003112D2" w:rsidP="00715085">
            <w:pPr>
              <w:rPr>
                <w:del w:id="41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2386647" w14:textId="117CCCF7" w:rsidR="003112D2" w:rsidRPr="00346492" w:rsidRDefault="003112D2" w:rsidP="00715085">
            <w:pPr>
              <w:rPr>
                <w:del w:id="41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12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78B8ADA5" w14:textId="77777777" w:rsidR="003112D2" w:rsidRPr="00346492" w:rsidRDefault="003112D2" w:rsidP="00715085">
            <w:pPr>
              <w:rPr>
                <w:del w:id="41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FEA9CE2" w14:textId="77777777" w:rsidR="003112D2" w:rsidRPr="00346492" w:rsidRDefault="003112D2" w:rsidP="00715085">
            <w:pPr>
              <w:rPr>
                <w:del w:id="41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6917360" w14:textId="77777777" w:rsidR="003112D2" w:rsidRPr="00346492" w:rsidRDefault="003112D2" w:rsidP="00715085">
            <w:pPr>
              <w:rPr>
                <w:del w:id="41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402AB06" w14:textId="77777777" w:rsidTr="00715085">
        <w:trPr>
          <w:trHeight w:val="184"/>
          <w:del w:id="416" w:author="msi" w:date="2026-09-22T12:17:00Z" w16du:dateUtc="2026-09-22T16:17:00Z"/>
        </w:trPr>
        <w:tc>
          <w:tcPr>
            <w:tcW w:w="367" w:type="dxa"/>
            <w:vMerge/>
          </w:tcPr>
          <w:p w14:paraId="0F03942F" w14:textId="77777777" w:rsidR="003112D2" w:rsidRPr="00346492" w:rsidRDefault="003112D2" w:rsidP="00715085">
            <w:pPr>
              <w:rPr>
                <w:del w:id="41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7588301" w14:textId="6F1A2798" w:rsidR="003112D2" w:rsidRPr="00346492" w:rsidRDefault="003112D2" w:rsidP="00715085">
            <w:pPr>
              <w:rPr>
                <w:del w:id="41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19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39A66C1F" w14:textId="77777777" w:rsidR="003112D2" w:rsidRPr="00346492" w:rsidRDefault="003112D2" w:rsidP="00715085">
            <w:pPr>
              <w:rPr>
                <w:del w:id="42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08EA1ED" w14:textId="77777777" w:rsidR="003112D2" w:rsidRPr="00346492" w:rsidRDefault="003112D2" w:rsidP="00715085">
            <w:pPr>
              <w:rPr>
                <w:del w:id="42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AE6D192" w14:textId="77777777" w:rsidR="003112D2" w:rsidRPr="00346492" w:rsidRDefault="003112D2" w:rsidP="00715085">
            <w:pPr>
              <w:rPr>
                <w:del w:id="42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A55977E" w14:textId="77777777" w:rsidTr="00715085">
        <w:trPr>
          <w:trHeight w:val="130"/>
          <w:del w:id="423" w:author="msi" w:date="2026-09-22T12:17:00Z" w16du:dateUtc="2026-09-22T16:17:00Z"/>
        </w:trPr>
        <w:tc>
          <w:tcPr>
            <w:tcW w:w="367" w:type="dxa"/>
            <w:vMerge/>
          </w:tcPr>
          <w:p w14:paraId="3567EEFB" w14:textId="77777777" w:rsidR="003112D2" w:rsidRPr="00346492" w:rsidRDefault="003112D2" w:rsidP="00715085">
            <w:pPr>
              <w:rPr>
                <w:del w:id="42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47D8F0" w14:textId="6A4A675C" w:rsidR="003112D2" w:rsidRPr="00346492" w:rsidRDefault="003112D2" w:rsidP="00715085">
            <w:pPr>
              <w:rPr>
                <w:del w:id="42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26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325A7383" w14:textId="77777777" w:rsidR="003112D2" w:rsidRPr="00346492" w:rsidRDefault="003112D2" w:rsidP="00715085">
            <w:pPr>
              <w:rPr>
                <w:del w:id="42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0E3A09" w14:textId="77777777" w:rsidR="003112D2" w:rsidRPr="00346492" w:rsidRDefault="003112D2" w:rsidP="00715085">
            <w:pPr>
              <w:rPr>
                <w:del w:id="42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D5561E" w14:textId="77777777" w:rsidR="003112D2" w:rsidRPr="00346492" w:rsidRDefault="003112D2" w:rsidP="00715085">
            <w:pPr>
              <w:rPr>
                <w:del w:id="42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8D23F" w14:textId="77777777" w:rsidTr="00715085">
        <w:trPr>
          <w:trHeight w:val="74"/>
          <w:del w:id="430" w:author="msi" w:date="2026-09-22T12:17:00Z" w16du:dateUtc="2026-09-22T16:17:00Z"/>
        </w:trPr>
        <w:tc>
          <w:tcPr>
            <w:tcW w:w="367" w:type="dxa"/>
            <w:vMerge/>
          </w:tcPr>
          <w:p w14:paraId="10A1610B" w14:textId="77777777" w:rsidR="003112D2" w:rsidRPr="00346492" w:rsidRDefault="003112D2" w:rsidP="00715085">
            <w:pPr>
              <w:rPr>
                <w:del w:id="43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A14932D" w14:textId="245A8748" w:rsidR="003112D2" w:rsidRPr="00346492" w:rsidRDefault="003112D2" w:rsidP="00715085">
            <w:pPr>
              <w:rPr>
                <w:del w:id="43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33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225EF752" w14:textId="77777777" w:rsidR="003112D2" w:rsidRPr="00346492" w:rsidRDefault="003112D2" w:rsidP="00715085">
            <w:pPr>
              <w:rPr>
                <w:del w:id="43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042D3B1" w14:textId="77777777" w:rsidR="003112D2" w:rsidRPr="00346492" w:rsidRDefault="003112D2" w:rsidP="00715085">
            <w:pPr>
              <w:rPr>
                <w:del w:id="43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EBFEB0C" w14:textId="77777777" w:rsidR="003112D2" w:rsidRPr="00346492" w:rsidRDefault="003112D2" w:rsidP="00715085">
            <w:pPr>
              <w:rPr>
                <w:del w:id="43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303FEF" w14:textId="77777777" w:rsidTr="00715085">
        <w:trPr>
          <w:trHeight w:val="74"/>
          <w:del w:id="437" w:author="msi" w:date="2026-09-22T12:17:00Z" w16du:dateUtc="2026-09-22T16:17:00Z"/>
        </w:trPr>
        <w:tc>
          <w:tcPr>
            <w:tcW w:w="367" w:type="dxa"/>
            <w:vMerge/>
          </w:tcPr>
          <w:p w14:paraId="2E969F24" w14:textId="77777777" w:rsidR="003112D2" w:rsidRPr="00346492" w:rsidRDefault="003112D2" w:rsidP="00715085">
            <w:pPr>
              <w:rPr>
                <w:del w:id="43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64036A" w14:textId="0964DBBE" w:rsidR="003112D2" w:rsidRPr="00346492" w:rsidRDefault="003112D2" w:rsidP="00715085">
            <w:pPr>
              <w:rPr>
                <w:del w:id="43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40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0EE3E376" w14:textId="77777777" w:rsidR="003112D2" w:rsidRPr="00346492" w:rsidRDefault="003112D2" w:rsidP="00715085">
            <w:pPr>
              <w:rPr>
                <w:del w:id="44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799D333" w14:textId="77777777" w:rsidR="003112D2" w:rsidRPr="00346492" w:rsidRDefault="003112D2" w:rsidP="00715085">
            <w:pPr>
              <w:rPr>
                <w:del w:id="44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348213F" w14:textId="77777777" w:rsidR="003112D2" w:rsidRPr="00346492" w:rsidRDefault="003112D2" w:rsidP="00715085">
            <w:pPr>
              <w:rPr>
                <w:del w:id="44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53755D38" w14:textId="77777777" w:rsidTr="00715085">
        <w:trPr>
          <w:trHeight w:val="116"/>
          <w:del w:id="444" w:author="msi" w:date="2026-09-22T12:17:00Z" w16du:dateUtc="2026-09-22T16:17:00Z"/>
        </w:trPr>
        <w:tc>
          <w:tcPr>
            <w:tcW w:w="367" w:type="dxa"/>
          </w:tcPr>
          <w:p w14:paraId="731189B0" w14:textId="77777777" w:rsidR="0063386F" w:rsidRPr="00346492" w:rsidRDefault="0063386F" w:rsidP="00715085">
            <w:pPr>
              <w:rPr>
                <w:del w:id="44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02DC2B4A" w14:textId="77777777" w:rsidR="0063386F" w:rsidRPr="00346492" w:rsidRDefault="0063386F" w:rsidP="00715085">
            <w:pPr>
              <w:rPr>
                <w:del w:id="44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471BF7D" w14:textId="77777777" w:rsidTr="00715085">
        <w:trPr>
          <w:del w:id="447" w:author="msi" w:date="2026-09-22T12:17:00Z" w16du:dateUtc="2026-09-22T16:17:00Z"/>
        </w:trPr>
        <w:tc>
          <w:tcPr>
            <w:tcW w:w="367" w:type="dxa"/>
            <w:vMerge w:val="restart"/>
          </w:tcPr>
          <w:p w14:paraId="5886150C" w14:textId="77777777" w:rsidR="003112D2" w:rsidRPr="00346492" w:rsidRDefault="003112D2" w:rsidP="00715085">
            <w:pPr>
              <w:rPr>
                <w:del w:id="44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49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5.</w:delText>
              </w:r>
            </w:del>
          </w:p>
        </w:tc>
        <w:tc>
          <w:tcPr>
            <w:tcW w:w="3002" w:type="dxa"/>
            <w:vAlign w:val="center"/>
          </w:tcPr>
          <w:p w14:paraId="2AE246D3" w14:textId="5B896FF5" w:rsidR="003112D2" w:rsidRPr="00346492" w:rsidRDefault="003112D2" w:rsidP="00715085">
            <w:pPr>
              <w:rPr>
                <w:del w:id="45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51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45C3E1D9" w14:textId="77777777" w:rsidR="003112D2" w:rsidRPr="00346492" w:rsidRDefault="003112D2" w:rsidP="00715085">
            <w:pPr>
              <w:rPr>
                <w:del w:id="45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6BC0978" w14:textId="77777777" w:rsidR="003112D2" w:rsidRPr="00346492" w:rsidRDefault="003112D2" w:rsidP="00715085">
            <w:pPr>
              <w:rPr>
                <w:del w:id="45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6C3E694" w14:textId="77777777" w:rsidR="003112D2" w:rsidRPr="00346492" w:rsidRDefault="003112D2" w:rsidP="00715085">
            <w:pPr>
              <w:rPr>
                <w:del w:id="45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3621A6E" w14:textId="77777777" w:rsidTr="00715085">
        <w:trPr>
          <w:del w:id="455" w:author="msi" w:date="2026-09-22T12:17:00Z" w16du:dateUtc="2026-09-22T16:17:00Z"/>
        </w:trPr>
        <w:tc>
          <w:tcPr>
            <w:tcW w:w="367" w:type="dxa"/>
            <w:vMerge/>
          </w:tcPr>
          <w:p w14:paraId="2ACC04D7" w14:textId="77777777" w:rsidR="003112D2" w:rsidRPr="00346492" w:rsidRDefault="003112D2" w:rsidP="00715085">
            <w:pPr>
              <w:rPr>
                <w:del w:id="45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E26B31" w14:textId="52E9B3ED" w:rsidR="003112D2" w:rsidRPr="00346492" w:rsidRDefault="003112D2" w:rsidP="00715085">
            <w:pPr>
              <w:rPr>
                <w:del w:id="45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58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5C3734C1" w14:textId="77777777" w:rsidR="003112D2" w:rsidRPr="00346492" w:rsidRDefault="003112D2" w:rsidP="00715085">
            <w:pPr>
              <w:rPr>
                <w:del w:id="45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CEFB6FD" w14:textId="77777777" w:rsidR="003112D2" w:rsidRPr="00346492" w:rsidRDefault="003112D2" w:rsidP="00715085">
            <w:pPr>
              <w:rPr>
                <w:del w:id="46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34BF0D0" w14:textId="77777777" w:rsidR="003112D2" w:rsidRPr="00346492" w:rsidRDefault="003112D2" w:rsidP="00715085">
            <w:pPr>
              <w:rPr>
                <w:del w:id="46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5134A16" w14:textId="77777777" w:rsidTr="00715085">
        <w:trPr>
          <w:del w:id="462" w:author="msi" w:date="2026-09-22T12:17:00Z" w16du:dateUtc="2026-09-22T16:17:00Z"/>
        </w:trPr>
        <w:tc>
          <w:tcPr>
            <w:tcW w:w="367" w:type="dxa"/>
            <w:vMerge/>
          </w:tcPr>
          <w:p w14:paraId="2009AF21" w14:textId="77777777" w:rsidR="003112D2" w:rsidRPr="00346492" w:rsidRDefault="003112D2" w:rsidP="00715085">
            <w:pPr>
              <w:rPr>
                <w:del w:id="46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E905011" w14:textId="6AA85B58" w:rsidR="003112D2" w:rsidRPr="00346492" w:rsidRDefault="003112D2" w:rsidP="00715085">
            <w:pPr>
              <w:rPr>
                <w:del w:id="46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65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715C7629" w14:textId="77777777" w:rsidR="003112D2" w:rsidRPr="00346492" w:rsidRDefault="003112D2" w:rsidP="00715085">
            <w:pPr>
              <w:rPr>
                <w:del w:id="46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2E08DF" w14:textId="77777777" w:rsidR="003112D2" w:rsidRPr="00346492" w:rsidRDefault="003112D2" w:rsidP="00715085">
            <w:pPr>
              <w:rPr>
                <w:del w:id="46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16FDCC" w14:textId="77777777" w:rsidR="003112D2" w:rsidRPr="00346492" w:rsidRDefault="003112D2" w:rsidP="00715085">
            <w:pPr>
              <w:rPr>
                <w:del w:id="46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922B7B3" w14:textId="77777777" w:rsidTr="00715085">
        <w:trPr>
          <w:del w:id="469" w:author="msi" w:date="2026-09-22T12:17:00Z" w16du:dateUtc="2026-09-22T16:17:00Z"/>
        </w:trPr>
        <w:tc>
          <w:tcPr>
            <w:tcW w:w="367" w:type="dxa"/>
            <w:vMerge/>
          </w:tcPr>
          <w:p w14:paraId="559CB0A5" w14:textId="77777777" w:rsidR="003112D2" w:rsidRPr="00346492" w:rsidRDefault="003112D2" w:rsidP="00715085">
            <w:pPr>
              <w:rPr>
                <w:del w:id="47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7319D1A" w14:textId="426C0B4E" w:rsidR="003112D2" w:rsidRPr="00346492" w:rsidRDefault="003112D2" w:rsidP="00715085">
            <w:pPr>
              <w:rPr>
                <w:del w:id="47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72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4564F59E" w14:textId="77777777" w:rsidR="003112D2" w:rsidRPr="00346492" w:rsidRDefault="003112D2" w:rsidP="00715085">
            <w:pPr>
              <w:rPr>
                <w:del w:id="47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D2F7BF3" w14:textId="77777777" w:rsidR="003112D2" w:rsidRPr="00346492" w:rsidRDefault="003112D2" w:rsidP="00715085">
            <w:pPr>
              <w:rPr>
                <w:del w:id="47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1B2F30B" w14:textId="77777777" w:rsidR="003112D2" w:rsidRPr="00346492" w:rsidRDefault="003112D2" w:rsidP="00715085">
            <w:pPr>
              <w:rPr>
                <w:del w:id="47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9793D1" w14:textId="77777777" w:rsidTr="00715085">
        <w:trPr>
          <w:del w:id="476" w:author="msi" w:date="2026-09-22T12:17:00Z" w16du:dateUtc="2026-09-22T16:17:00Z"/>
        </w:trPr>
        <w:tc>
          <w:tcPr>
            <w:tcW w:w="367" w:type="dxa"/>
            <w:vMerge/>
          </w:tcPr>
          <w:p w14:paraId="03EE2B8B" w14:textId="77777777" w:rsidR="003112D2" w:rsidRPr="00346492" w:rsidRDefault="003112D2" w:rsidP="00715085">
            <w:pPr>
              <w:rPr>
                <w:del w:id="47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091AFB" w14:textId="39FF9768" w:rsidR="003112D2" w:rsidRPr="00346492" w:rsidRDefault="003112D2" w:rsidP="00715085">
            <w:pPr>
              <w:rPr>
                <w:del w:id="47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79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6F5D04D2" w14:textId="77777777" w:rsidR="003112D2" w:rsidRPr="00346492" w:rsidRDefault="003112D2" w:rsidP="00715085">
            <w:pPr>
              <w:rPr>
                <w:del w:id="48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8ECCDF" w14:textId="77777777" w:rsidR="003112D2" w:rsidRPr="00346492" w:rsidRDefault="003112D2" w:rsidP="00715085">
            <w:pPr>
              <w:rPr>
                <w:del w:id="48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7566619" w14:textId="77777777" w:rsidR="003112D2" w:rsidRPr="00346492" w:rsidRDefault="003112D2" w:rsidP="00715085">
            <w:pPr>
              <w:rPr>
                <w:del w:id="48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932ADE9" w14:textId="77777777" w:rsidTr="00715085">
        <w:trPr>
          <w:del w:id="483" w:author="msi" w:date="2026-09-22T12:17:00Z" w16du:dateUtc="2026-09-22T16:17:00Z"/>
        </w:trPr>
        <w:tc>
          <w:tcPr>
            <w:tcW w:w="367" w:type="dxa"/>
            <w:vMerge/>
          </w:tcPr>
          <w:p w14:paraId="2A0E7E63" w14:textId="77777777" w:rsidR="003112D2" w:rsidRPr="00346492" w:rsidRDefault="003112D2" w:rsidP="00715085">
            <w:pPr>
              <w:rPr>
                <w:del w:id="48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9135E0E" w14:textId="0E97CFEA" w:rsidR="003112D2" w:rsidRPr="00346492" w:rsidRDefault="003112D2" w:rsidP="00715085">
            <w:pPr>
              <w:rPr>
                <w:del w:id="48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86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470BFA81" w14:textId="77777777" w:rsidR="003112D2" w:rsidRPr="00346492" w:rsidRDefault="003112D2" w:rsidP="00715085">
            <w:pPr>
              <w:rPr>
                <w:del w:id="48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1960247" w14:textId="77777777" w:rsidR="003112D2" w:rsidRPr="00346492" w:rsidRDefault="003112D2" w:rsidP="00715085">
            <w:pPr>
              <w:rPr>
                <w:del w:id="48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2E22858" w14:textId="77777777" w:rsidR="003112D2" w:rsidRPr="00346492" w:rsidRDefault="003112D2" w:rsidP="00715085">
            <w:pPr>
              <w:rPr>
                <w:del w:id="48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2BEF62" w14:textId="77777777" w:rsidTr="00715085">
        <w:trPr>
          <w:del w:id="490" w:author="msi" w:date="2026-09-22T12:17:00Z" w16du:dateUtc="2026-09-22T16:17:00Z"/>
        </w:trPr>
        <w:tc>
          <w:tcPr>
            <w:tcW w:w="367" w:type="dxa"/>
            <w:vMerge/>
          </w:tcPr>
          <w:p w14:paraId="48467360" w14:textId="77777777" w:rsidR="003112D2" w:rsidRPr="00346492" w:rsidRDefault="003112D2" w:rsidP="00715085">
            <w:pPr>
              <w:rPr>
                <w:del w:id="49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1C4F866" w14:textId="1019D93E" w:rsidR="003112D2" w:rsidRPr="00346492" w:rsidRDefault="003112D2" w:rsidP="00715085">
            <w:pPr>
              <w:rPr>
                <w:del w:id="49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93" w:author="msi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0C7A48AF" w14:textId="77777777" w:rsidR="003112D2" w:rsidRPr="00346492" w:rsidRDefault="003112D2" w:rsidP="00715085">
            <w:pPr>
              <w:rPr>
                <w:del w:id="494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431D11" w14:textId="77777777" w:rsidR="003112D2" w:rsidRPr="00346492" w:rsidRDefault="003112D2" w:rsidP="00715085">
            <w:pPr>
              <w:rPr>
                <w:del w:id="49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BEF78F" w14:textId="77777777" w:rsidR="003112D2" w:rsidRPr="00346492" w:rsidRDefault="003112D2" w:rsidP="00715085">
            <w:pPr>
              <w:rPr>
                <w:del w:id="49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A962B17" w14:textId="77777777" w:rsidTr="00715085">
        <w:trPr>
          <w:del w:id="497" w:author="msi" w:date="2026-09-22T12:17:00Z" w16du:dateUtc="2026-09-22T16:17:00Z"/>
        </w:trPr>
        <w:tc>
          <w:tcPr>
            <w:tcW w:w="9286" w:type="dxa"/>
            <w:gridSpan w:val="5"/>
          </w:tcPr>
          <w:p w14:paraId="7FEA4CED" w14:textId="77777777" w:rsidR="00346492" w:rsidRPr="00346492" w:rsidRDefault="00346492" w:rsidP="00715085">
            <w:pPr>
              <w:rPr>
                <w:del w:id="49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157A0F" w14:textId="77777777" w:rsidTr="00715085">
        <w:trPr>
          <w:del w:id="499" w:author="msi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3EBACE78" w14:textId="77777777" w:rsidR="00346492" w:rsidRPr="00346492" w:rsidRDefault="00346492" w:rsidP="00715085">
            <w:pPr>
              <w:rPr>
                <w:del w:id="50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01" w:author="msi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>Datum a místo zpracování nabídky:</w:delText>
              </w:r>
            </w:del>
          </w:p>
        </w:tc>
        <w:tc>
          <w:tcPr>
            <w:tcW w:w="5917" w:type="dxa"/>
            <w:gridSpan w:val="3"/>
          </w:tcPr>
          <w:p w14:paraId="1ED2CD2A" w14:textId="77777777" w:rsidR="00346492" w:rsidRPr="00346492" w:rsidRDefault="00346492" w:rsidP="00715085">
            <w:pPr>
              <w:rPr>
                <w:del w:id="502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9DDEEA" w14:textId="77777777" w:rsidTr="00715085">
        <w:trPr>
          <w:del w:id="503" w:author="msi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49141802" w14:textId="77777777" w:rsidR="00346492" w:rsidRDefault="00346492" w:rsidP="00715085">
            <w:pPr>
              <w:rPr>
                <w:del w:id="504" w:author="msi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505" w:author="msi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Jméno a příjmení osoby podepisující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seznam poddodavatelů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, tzn. osoby oprávněné jednat jménem či za účastníka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zadávacího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 řízení:</w:delText>
              </w:r>
            </w:del>
          </w:p>
          <w:p w14:paraId="53403D49" w14:textId="344CF934" w:rsidR="00346492" w:rsidRPr="002F2F12" w:rsidRDefault="00346492" w:rsidP="00715085">
            <w:pPr>
              <w:rPr>
                <w:del w:id="506" w:author="msi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507" w:author="msi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>(tiskacím)</w:delText>
              </w:r>
            </w:del>
          </w:p>
        </w:tc>
        <w:tc>
          <w:tcPr>
            <w:tcW w:w="5917" w:type="dxa"/>
            <w:gridSpan w:val="3"/>
          </w:tcPr>
          <w:p w14:paraId="02020327" w14:textId="77777777" w:rsidR="00346492" w:rsidRDefault="00346492" w:rsidP="00715085">
            <w:pPr>
              <w:rPr>
                <w:del w:id="50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00660D91" w14:textId="77777777" w:rsidR="00346492" w:rsidRDefault="00346492" w:rsidP="00715085">
            <w:pPr>
              <w:rPr>
                <w:del w:id="50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6B600ED5" w14:textId="77777777" w:rsidR="00346492" w:rsidRDefault="00346492" w:rsidP="00715085">
            <w:pPr>
              <w:rPr>
                <w:del w:id="510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063E06F7" w14:textId="66231817" w:rsidR="00346492" w:rsidRPr="00346492" w:rsidRDefault="00346492" w:rsidP="00715085">
            <w:pPr>
              <w:rPr>
                <w:del w:id="511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AD5B6F" w14:textId="77777777" w:rsidTr="00715085">
        <w:trPr>
          <w:del w:id="512" w:author="msi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4E866DE4" w14:textId="77777777" w:rsidR="00346492" w:rsidRPr="00346492" w:rsidRDefault="00346492" w:rsidP="00715085">
            <w:pPr>
              <w:rPr>
                <w:del w:id="513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14" w:author="msi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Podpis osoby oprávněné jednat jménem nebo za účastníka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zadávacího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 řízení / razítko:</w:delText>
              </w:r>
            </w:del>
          </w:p>
        </w:tc>
        <w:tc>
          <w:tcPr>
            <w:tcW w:w="5917" w:type="dxa"/>
            <w:gridSpan w:val="3"/>
          </w:tcPr>
          <w:p w14:paraId="4FD565C6" w14:textId="77777777" w:rsidR="00346492" w:rsidRDefault="00346492" w:rsidP="00715085">
            <w:pPr>
              <w:rPr>
                <w:del w:id="515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611B76D8" w14:textId="77777777" w:rsidR="00346492" w:rsidRDefault="00346492" w:rsidP="00715085">
            <w:pPr>
              <w:rPr>
                <w:del w:id="516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43CAD519" w14:textId="77777777" w:rsidR="00346492" w:rsidRDefault="00346492" w:rsidP="00715085">
            <w:pPr>
              <w:rPr>
                <w:del w:id="517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19503F4A" w14:textId="77777777" w:rsidR="00346492" w:rsidRDefault="00346492" w:rsidP="00715085">
            <w:pPr>
              <w:rPr>
                <w:del w:id="518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1C6BA533" w14:textId="103340F9" w:rsidR="00346492" w:rsidRPr="00346492" w:rsidRDefault="00346492" w:rsidP="00715085">
            <w:pPr>
              <w:rPr>
                <w:del w:id="519" w:author="msi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</w:tbl>
    <w:p w14:paraId="08BAD656" w14:textId="77777777" w:rsidR="00BC32DD" w:rsidRPr="001A2552" w:rsidRDefault="00BC32DD" w:rsidP="00BC32DD">
      <w:pPr>
        <w:rPr>
          <w:ins w:id="520" w:author="msi" w:date="2026-09-22T12:17:00Z" w16du:dateUtc="2026-09-22T16:17:00Z"/>
          <w:sz w:val="16"/>
          <w:szCs w:val="16"/>
        </w:rPr>
      </w:pPr>
    </w:p>
    <w:p w14:paraId="02BD5B9E" w14:textId="77777777" w:rsidR="00BC32DD" w:rsidRPr="001A2552" w:rsidRDefault="00BC32DD" w:rsidP="00BC32DD">
      <w:pPr>
        <w:rPr>
          <w:ins w:id="521" w:author="msi" w:date="2026-09-22T12:17:00Z" w16du:dateUtc="2026-09-22T16:17:00Z"/>
          <w:sz w:val="16"/>
          <w:szCs w:val="16"/>
        </w:rPr>
      </w:pPr>
    </w:p>
    <w:p w14:paraId="35705C9E" w14:textId="77777777" w:rsidR="00BC32DD" w:rsidRPr="001A2552" w:rsidRDefault="00BC32DD" w:rsidP="00BC32DD">
      <w:pPr>
        <w:rPr>
          <w:ins w:id="522" w:author="msi" w:date="2026-09-22T12:17:00Z" w16du:dateUtc="2026-09-22T16:17:00Z"/>
          <w:sz w:val="16"/>
          <w:szCs w:val="16"/>
        </w:rPr>
      </w:pPr>
    </w:p>
    <w:p w14:paraId="329DF749" w14:textId="77777777" w:rsidR="00BC32DD" w:rsidRDefault="00BC32DD" w:rsidP="00BC32DD">
      <w:pPr>
        <w:rPr>
          <w:ins w:id="523" w:author="msi" w:date="2026-09-22T12:17:00Z" w16du:dateUtc="2026-09-22T16:17:00Z"/>
        </w:rPr>
      </w:pPr>
    </w:p>
    <w:p w14:paraId="0DE1E210" w14:textId="2BD3255C" w:rsidR="003E7363" w:rsidRDefault="003E7363">
      <w:pPr>
        <w:rPr>
          <w:rPrChange w:id="524" w:author="msi" w:date="2026-09-22T12:17:00Z" w16du:dateUtc="2026-09-22T16:17:00Z">
            <w:rPr>
              <w:rFonts w:ascii="Arial" w:hAnsi="Arial" w:cs="Arial"/>
              <w:sz w:val="18"/>
              <w:szCs w:val="18"/>
            </w:rPr>
          </w:rPrChange>
        </w:rPr>
        <w:pPrChange w:id="525" w:author="msi" w:date="2026-09-22T12:17:00Z" w16du:dateUtc="2026-09-22T16:17:00Z">
          <w:pPr>
            <w:tabs>
              <w:tab w:val="left" w:pos="1280"/>
            </w:tabs>
          </w:pPr>
        </w:pPrChange>
      </w:pPr>
    </w:p>
    <w:sectPr w:rsidR="003E7363"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titlePg w:val="0"/>
      <w:docGrid w:linePitch="360"/>
      <w:sectPrChange w:id="531" w:author="msi" w:date="2026-09-22T12:17:00Z" w16du:dateUtc="2026-09-22T16:17:00Z">
        <w:sectPr w:rsidR="003E7363">
          <w:pgMar w:top="1418" w:right="1418" w:bottom="851" w:left="1418" w:header="567" w:footer="567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C6ED68" w14:textId="77777777" w:rsidR="00BE2AD8" w:rsidRDefault="00BE2AD8" w:rsidP="00A35641">
      <w:pPr>
        <w:pPrChange w:id="10" w:author="msi" w:date="2026-09-22T12:17:00Z" w16du:dateUtc="2026-09-22T16:1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A38751F" w14:textId="77777777" w:rsidR="00BE2AD8" w:rsidRDefault="00BE2AD8" w:rsidP="00A35641">
      <w:pPr>
        <w:pPrChange w:id="11" w:author="msi" w:date="2026-09-22T12:17:00Z" w16du:dateUtc="2026-09-22T16:1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1AFD0F" w14:textId="77777777" w:rsidR="0088502A" w:rsidRDefault="0088502A">
    <w:pPr>
      <w:pStyle w:val="CommentSubject"/>
      <w:pPrChange w:id="528" w:author="msi" w:date="2026-09-22T12:17:00Z" w16du:dateUtc="2026-09-22T16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8B0A5D" w14:textId="77777777" w:rsidR="00BE2AD8" w:rsidRDefault="00BE2AD8" w:rsidP="00A35641">
      <w:pPr>
        <w:pPrChange w:id="8" w:author="msi" w:date="2026-09-22T12:17:00Z" w16du:dateUtc="2026-09-22T16:1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FBF89B4" w14:textId="77777777" w:rsidR="00BE2AD8" w:rsidRDefault="00BE2AD8" w:rsidP="00A35641">
      <w:pPr>
        <w:pPrChange w:id="9" w:author="msi" w:date="2026-09-22T12:17:00Z" w16du:dateUtc="2026-09-22T16:1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0618C3" w14:textId="061A6324" w:rsidR="00310B73" w:rsidRDefault="00310B73" w:rsidP="005A3345">
    <w:pPr>
      <w:pStyle w:val="Header"/>
      <w:jc w:val="center"/>
      <w:rPr>
        <w:del w:id="526" w:author="msi" w:date="2026-09-22T12:17:00Z" w16du:dateUtc="2026-09-22T16:17:00Z"/>
      </w:rPr>
    </w:pPr>
  </w:p>
  <w:p w14:paraId="349ABF3E" w14:textId="6B3EC856" w:rsidR="008B7B1D" w:rsidRDefault="008B7B1D">
    <w:pPr>
      <w:pStyle w:val="CommentText"/>
      <w:pPrChange w:id="527" w:author="msi" w:date="2026-09-22T12:17:00Z" w16du:dateUtc="2026-09-22T16:17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7EC90E" w14:textId="2D0667ED" w:rsidR="00715085" w:rsidRDefault="00715085">
    <w:pPr>
      <w:pStyle w:val="CommentText"/>
      <w:pPrChange w:id="529" w:author="msi" w:date="2026-09-22T12:17:00Z" w16du:dateUtc="2026-09-22T16:17:00Z">
        <w:pPr>
          <w:pStyle w:val="Header"/>
          <w:jc w:val="center"/>
        </w:pPr>
      </w:pPrChange>
    </w:pPr>
    <w:del w:id="530" w:author="msi" w:date="2026-09-22T12:17:00Z" w16du:dateUtc="2026-09-22T16:17:00Z">
      <w:r>
        <w:rPr>
          <w:rFonts w:ascii="Arial" w:hAnsi="Arial" w:cs="Arial"/>
          <w:noProof/>
          <w:sz w:val="15"/>
          <w:szCs w:val="15"/>
        </w:rPr>
        <w:drawing>
          <wp:inline distT="0" distB="0" distL="0" distR="0" wp14:anchorId="69CDB933" wp14:editId="1446CC05">
            <wp:extent cx="2233636" cy="1027473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fekt-logo_s800px.gif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61158" cy="104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9806008">
    <w:abstractNumId w:val="0"/>
  </w:num>
  <w:num w:numId="2" w16cid:durableId="2125541674">
    <w:abstractNumId w:val="1"/>
  </w:num>
  <w:num w:numId="3" w16cid:durableId="570503540">
    <w:abstractNumId w:val="5"/>
  </w:num>
  <w:num w:numId="4" w16cid:durableId="1619530791">
    <w:abstractNumId w:val="3"/>
  </w:num>
  <w:num w:numId="5" w16cid:durableId="486826099">
    <w:abstractNumId w:val="4"/>
  </w:num>
  <w:num w:numId="6" w16cid:durableId="18122854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A17"/>
    <w:rsid w:val="00022C34"/>
    <w:rsid w:val="000244C9"/>
    <w:rsid w:val="000446C4"/>
    <w:rsid w:val="00070D3E"/>
    <w:rsid w:val="000A48ED"/>
    <w:rsid w:val="000B4DF2"/>
    <w:rsid w:val="00122E4B"/>
    <w:rsid w:val="00125026"/>
    <w:rsid w:val="00150DDB"/>
    <w:rsid w:val="001511EB"/>
    <w:rsid w:val="0019410C"/>
    <w:rsid w:val="00205895"/>
    <w:rsid w:val="00310B73"/>
    <w:rsid w:val="003112D2"/>
    <w:rsid w:val="00320296"/>
    <w:rsid w:val="00333640"/>
    <w:rsid w:val="00334276"/>
    <w:rsid w:val="00342938"/>
    <w:rsid w:val="00346492"/>
    <w:rsid w:val="00361A26"/>
    <w:rsid w:val="00384DF9"/>
    <w:rsid w:val="003E7363"/>
    <w:rsid w:val="00415A78"/>
    <w:rsid w:val="00442E1A"/>
    <w:rsid w:val="00450B9C"/>
    <w:rsid w:val="004A3A9B"/>
    <w:rsid w:val="004E4C86"/>
    <w:rsid w:val="004E4E79"/>
    <w:rsid w:val="004E7063"/>
    <w:rsid w:val="004F6581"/>
    <w:rsid w:val="004F79EA"/>
    <w:rsid w:val="0053616F"/>
    <w:rsid w:val="00551FE3"/>
    <w:rsid w:val="00552928"/>
    <w:rsid w:val="00553168"/>
    <w:rsid w:val="0059253A"/>
    <w:rsid w:val="00597E52"/>
    <w:rsid w:val="005A3345"/>
    <w:rsid w:val="005E6702"/>
    <w:rsid w:val="005F1FE8"/>
    <w:rsid w:val="00615674"/>
    <w:rsid w:val="00615EF2"/>
    <w:rsid w:val="00624A22"/>
    <w:rsid w:val="0063386F"/>
    <w:rsid w:val="006453DC"/>
    <w:rsid w:val="006764B7"/>
    <w:rsid w:val="0069464C"/>
    <w:rsid w:val="006B432A"/>
    <w:rsid w:val="00703C98"/>
    <w:rsid w:val="0071140B"/>
    <w:rsid w:val="00711810"/>
    <w:rsid w:val="00715085"/>
    <w:rsid w:val="007241D7"/>
    <w:rsid w:val="0073548F"/>
    <w:rsid w:val="007D5DC8"/>
    <w:rsid w:val="00804E3D"/>
    <w:rsid w:val="00822FF0"/>
    <w:rsid w:val="00832BE3"/>
    <w:rsid w:val="008750C4"/>
    <w:rsid w:val="00875E83"/>
    <w:rsid w:val="0088502A"/>
    <w:rsid w:val="008B7B1D"/>
    <w:rsid w:val="008E4C2D"/>
    <w:rsid w:val="008E7887"/>
    <w:rsid w:val="008F196A"/>
    <w:rsid w:val="008F3695"/>
    <w:rsid w:val="00900FD5"/>
    <w:rsid w:val="00963049"/>
    <w:rsid w:val="00986749"/>
    <w:rsid w:val="009A4CAD"/>
    <w:rsid w:val="009D5F97"/>
    <w:rsid w:val="009E79E2"/>
    <w:rsid w:val="009F3F29"/>
    <w:rsid w:val="00A35641"/>
    <w:rsid w:val="00A7525F"/>
    <w:rsid w:val="00AC6170"/>
    <w:rsid w:val="00AE61A4"/>
    <w:rsid w:val="00AF6982"/>
    <w:rsid w:val="00B00DF3"/>
    <w:rsid w:val="00B04CF1"/>
    <w:rsid w:val="00B267D6"/>
    <w:rsid w:val="00B90493"/>
    <w:rsid w:val="00B93400"/>
    <w:rsid w:val="00BC32DD"/>
    <w:rsid w:val="00BE2AD8"/>
    <w:rsid w:val="00BE5B6E"/>
    <w:rsid w:val="00C67E9F"/>
    <w:rsid w:val="00CA245E"/>
    <w:rsid w:val="00CB363A"/>
    <w:rsid w:val="00CC0B85"/>
    <w:rsid w:val="00D04F2E"/>
    <w:rsid w:val="00D26E45"/>
    <w:rsid w:val="00D2776E"/>
    <w:rsid w:val="00D32A17"/>
    <w:rsid w:val="00D658B2"/>
    <w:rsid w:val="00D93637"/>
    <w:rsid w:val="00E2037B"/>
    <w:rsid w:val="00E4376D"/>
    <w:rsid w:val="00EA78FA"/>
    <w:rsid w:val="00F00738"/>
    <w:rsid w:val="00F8157F"/>
    <w:rsid w:val="00F8234C"/>
    <w:rsid w:val="00F911A6"/>
    <w:rsid w:val="00F95BE5"/>
    <w:rsid w:val="00FD3C31"/>
    <w:rsid w:val="00FE3AB9"/>
    <w:rsid w:val="00FF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6329F0"/>
  <w15:docId w15:val="{64358F32-C5B9-5F4C-BD7F-C397F321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7:00Z">
        <w:pPr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7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7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7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7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4C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C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7B1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B1D"/>
  </w:style>
  <w:style w:type="paragraph" w:styleId="Footer">
    <w:name w:val="footer"/>
    <w:basedOn w:val="Normal"/>
    <w:link w:val="FooterChar"/>
    <w:uiPriority w:val="99"/>
    <w:unhideWhenUsed/>
    <w:rsid w:val="008B7B1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B1D"/>
  </w:style>
  <w:style w:type="character" w:styleId="CommentReference">
    <w:name w:val="annotation reference"/>
    <w:basedOn w:val="DefaultParagraphFont"/>
    <w:uiPriority w:val="99"/>
    <w:semiHidden/>
    <w:unhideWhenUsed/>
    <w:rsid w:val="00D658B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8B2"/>
    <w:rPr>
      <w:sz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8B2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8B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8B2"/>
    <w:rPr>
      <w:b/>
      <w:bCs/>
      <w:sz w:val="20"/>
      <w:szCs w:val="20"/>
    </w:rPr>
  </w:style>
  <w:style w:type="character" w:styleId="Hyperlink">
    <w:name w:val="Hyperlink"/>
    <w:uiPriority w:val="99"/>
    <w:rsid w:val="007D5DC8"/>
    <w:rPr>
      <w:color w:val="0000FF"/>
      <w:u w:val="single"/>
    </w:rPr>
  </w:style>
  <w:style w:type="paragraph" w:customStyle="1" w:styleId="Default">
    <w:name w:val="Default"/>
    <w:rsid w:val="0063386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cs-CZ"/>
    </w:rPr>
  </w:style>
  <w:style w:type="character" w:customStyle="1" w:styleId="Heading7Char">
    <w:name w:val="Heading 7 Char"/>
    <w:basedOn w:val="DefaultParagraphFont"/>
    <w:link w:val="Heading7"/>
    <w:rsid w:val="0088502A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7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7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7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7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7:00Z">
        <w:pPr>
          <w:keepNext/>
          <w:spacing w:before="240" w:after="120"/>
          <w:jc w:val="both"/>
        </w:pPr>
      </w:pPrChange>
    </w:pPr>
    <w:rPr>
      <w:b/>
      <w:rPrChange w:id="4" w:author="msi" w:date="2026-09-22T12:17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7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7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7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7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88502A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7:00Z">
        <w:pPr>
          <w:ind w:left="720"/>
          <w:contextualSpacing/>
          <w:jc w:val="both"/>
        </w:pPr>
      </w:pPrChange>
    </w:pPr>
    <w:rPr>
      <w:rPrChange w:id="7" w:author="msi" w:date="2026-09-22T12:17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86E888-BB6D-FD4A-BE96-0E5669B73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NTB2</dc:creator>
  <cp:lastModifiedBy>Arthur Souza Rodrigues</cp:lastModifiedBy>
  <cp:revision>1</cp:revision>
  <cp:lastPrinted>2019-03-11T12:55:00Z</cp:lastPrinted>
  <dcterms:created xsi:type="dcterms:W3CDTF">2017-03-13T13:08:00Z</dcterms:created>
  <dcterms:modified xsi:type="dcterms:W3CDTF">2026-09-22T16:17:00Z</dcterms:modified>
</cp:coreProperties>
</file>