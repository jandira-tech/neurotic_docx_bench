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48C4D" w14:textId="77777777" w:rsidR="00766E25" w:rsidRDefault="00766E25">
      <w:pPr>
        <w:rPr>
          <w:sz w:val="32"/>
          <w:rPrChange w:id="0" w:author="Arthur Souza Rodrigues" w:date="2026-07-10T21:51:00Z" w16du:dateUtc="2026-07-11T01:51:00Z">
            <w:rPr>
              <w:b/>
              <w:bCs/>
            </w:rPr>
          </w:rPrChange>
        </w:rPr>
      </w:pPr>
      <w:r>
        <w:rPr>
          <w:sz w:val="32"/>
          <w:rPrChange w:id="1" w:author="Arthur Souza Rodrigues" w:date="2026-07-10T21:51:00Z" w16du:dateUtc="2026-07-11T01:51:00Z">
            <w:rPr>
              <w:b/>
              <w:bCs/>
            </w:rPr>
          </w:rPrChange>
        </w:rPr>
        <w:t>file_</w:t>
      </w:r>
      <w:ins w:id="2" w:author="Arthur Souza Rodrigues" w:date="2026-07-10T21:51:00Z" w16du:dateUtc="2026-07-11T01:51:00Z">
        <w:r w:rsidR="00E16B88">
          <w:rPr>
            <w:sz w:val="32"/>
            <w:szCs w:val="32"/>
          </w:rPr>
          <w:t>180</w:t>
        </w:r>
      </w:ins>
      <w:del w:id="3" w:author="Arthur Souza Rodrigues" w:date="2026-07-10T21:51:00Z" w16du:dateUtc="2026-07-11T01:51:00Z">
        <w:r>
          <w:rPr>
            <w:b/>
            <w:bCs/>
          </w:rPr>
          <w:delText>179</w:delText>
        </w:r>
      </w:del>
      <w:r>
        <w:rPr>
          <w:sz w:val="32"/>
          <w:rPrChange w:id="4" w:author="Arthur Souza Rodrigues" w:date="2026-07-10T21:51:00Z" w16du:dateUtc="2026-07-11T01:51:00Z">
            <w:rPr>
              <w:b/>
              <w:bCs/>
            </w:rPr>
          </w:rPrChange>
        </w:rPr>
        <w:t>.docx</w:t>
      </w:r>
    </w:p>
    <w:p w14:paraId="6E615930" w14:textId="1AFDB990" w:rsidR="00994043" w:rsidRDefault="00EE0220">
      <w:ins w:id="5" w:author="Arthur Souza Rodrigues" w:date="2026-07-10T21:51:00Z" w16du:dateUtc="2026-07-11T01:51:00Z">
        <w:r>
          <w:rPr>
            <w:sz w:val="32"/>
            <w:szCs w:val="32"/>
          </w:rPr>
          <w:t>Font Size 18</w:t>
        </w:r>
      </w:ins>
      <w:del w:id="6" w:author="Arthur Souza Rodrigues" w:date="2026-07-10T21:51:00Z" w16du:dateUtc="2026-07-11T01:51:00Z">
        <w:r>
          <w:rPr>
            <w:b/>
            <w:bCs/>
          </w:rPr>
          <w:delText>Right Align Bold</w:delText>
        </w:r>
      </w:del>
      <w:r>
        <w:rPr>
          <w:sz w:val="32"/>
          <w:rPrChange w:id="7" w:author="Arthur Souza Rodrigues" w:date="2026-07-10T21:51:00Z" w16du:dateUtc="2026-07-11T01:51:00Z">
            <w:rPr>
              <w:b/>
              <w:bCs/>
            </w:rPr>
          </w:rPrChange>
        </w:rPr>
        <w:t xml:space="preserve"> Demo</w:t>
      </w:r>
    </w:p>
    <w:p w14:paraId="27A772B6" w14:textId="77777777" w:rsidR="00994043" w:rsidRDefault="00EE0220">
      <w:pPr>
        <w:rPr>
          <w:del w:id="8" w:author="Arthur Souza Rodrigues" w:date="2026-07-10T21:51:00Z" w16du:dateUtc="2026-07-11T01:51:00Z"/>
        </w:rPr>
      </w:pPr>
      <w:r>
        <w:rPr>
          <w:sz w:val="32"/>
          <w:rPrChange w:id="9" w:author="Arthur Souza Rodrigues" w:date="2026-07-10T21:51:00Z" w16du:dateUtc="2026-07-11T01:51:00Z">
            <w:rPr>
              <w:b/>
              <w:bCs/>
            </w:rPr>
          </w:rPrChange>
        </w:rPr>
        <w:t xml:space="preserve">This document </w:t>
      </w:r>
      <w:ins w:id="10" w:author="Arthur Souza Rodrigues" w:date="2026-07-10T21:51:00Z" w16du:dateUtc="2026-07-11T01:51:00Z">
        <w:r>
          <w:rPr>
            <w:sz w:val="32"/>
            <w:szCs w:val="32"/>
          </w:rPr>
          <w:t>demonstrates font size 18 point</w:t>
        </w:r>
      </w:ins>
      <w:del w:id="11" w:author="Arthur Souza Rodrigues" w:date="2026-07-10T21:51:00Z" w16du:dateUtc="2026-07-11T01:51:00Z">
        <w:r>
          <w:rPr>
            <w:b/>
            <w:bCs/>
          </w:rPr>
          <w:delText>combines right alignment with bold formatting.</w:delText>
        </w:r>
      </w:del>
    </w:p>
    <w:p w14:paraId="21461471" w14:textId="77777777" w:rsidR="00D97B04" w:rsidRDefault="00EE0220">
      <w:pPr>
        <w:rPr>
          <w:ins w:id="12" w:author="Arthur Souza Rodrigues" w:date="2026-07-10T21:51:00Z" w16du:dateUtc="2026-07-11T01:51:00Z"/>
        </w:rPr>
      </w:pPr>
      <w:del w:id="13" w:author="Arthur Souza Rodrigues" w:date="2026-07-10T21:51:00Z" w16du:dateUtc="2026-07-11T01:51:00Z">
        <w:r>
          <w:rPr>
            <w:b/>
            <w:bCs/>
          </w:rPr>
          <w:delText>Right-aligned bold</w:delText>
        </w:r>
      </w:del>
      <w:r>
        <w:rPr>
          <w:sz w:val="32"/>
          <w:rPrChange w:id="14" w:author="Arthur Souza Rodrigues" w:date="2026-07-10T21:51:00Z" w16du:dateUtc="2026-07-11T01:51:00Z">
            <w:rPr>
              <w:b/>
              <w:bCs/>
            </w:rPr>
          </w:rPrChange>
        </w:rPr>
        <w:t xml:space="preserve"> text</w:t>
      </w:r>
      <w:ins w:id="15" w:author="Arthur Souza Rodrigues" w:date="2026-07-10T21:51:00Z" w16du:dateUtc="2026-07-11T01:51:00Z">
        <w:r>
          <w:rPr>
            <w:sz w:val="32"/>
            <w:szCs w:val="32"/>
          </w:rPr>
          <w:t>.</w:t>
        </w:r>
      </w:ins>
    </w:p>
    <w:p w14:paraId="5DE875B9" w14:textId="77777777" w:rsidR="00994043" w:rsidRDefault="00EE0220">
      <w:ins w:id="16" w:author="Arthur Souza Rodrigues" w:date="2026-07-10T21:51:00Z" w16du:dateUtc="2026-07-11T01:51:00Z">
        <w:r>
          <w:rPr>
            <w:sz w:val="32"/>
            <w:szCs w:val="32"/>
          </w:rPr>
          <w:t>Medium-large font sizes balance readability and space.</w:t>
        </w:r>
      </w:ins>
      <w:del w:id="17" w:author="Arthur Souza Rodrigues" w:date="2026-07-10T21:51:00Z" w16du:dateUtc="2026-07-11T01:51:00Z">
        <w:r>
          <w:rPr>
            <w:b/>
            <w:bCs/>
          </w:rPr>
          <w:delText xml:space="preserve"> is used for dates and signatures.</w:delText>
        </w:r>
      </w:del>
    </w:p>
    <w:sectPr w:rsidR="009940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043"/>
    <w:rsid w:val="0009635E"/>
    <w:rsid w:val="00741A84"/>
    <w:rsid w:val="00766E25"/>
    <w:rsid w:val="00994043"/>
    <w:rsid w:val="00D53FE7"/>
    <w:rsid w:val="00D97B04"/>
    <w:rsid w:val="00E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B5D1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2026-07-11T01:51:00Z</dcterms:modified>
</cp:coreProperties>
</file>