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460026" w14:textId="77777777" w:rsidR="00AE7389" w:rsidRDefault="00AE7389">
      <w:pPr>
        <w:rPr>
          <w:rPrChange w:id="2" w:author="Arthur Souza Rodrigues" w:date="2026-07-10T21:52:00Z" w16du:dateUtc="2026-07-11T01:52:00Z">
            <w:rPr>
              <w:rFonts w:ascii="&quot;Times New Roman&quot;, Times, serif" w:hAnsi="&quot;Times New Roman&quot;, Times, serif" w:cs="&quot;Times New Roman&quot;, Times, serif"/>
            </w:rPr>
          </w:rPrChange>
        </w:rPr>
      </w:pPr>
      <w:r>
        <w:rPr>
          <w:rPrChange w:id="3" w:author="Arthur Souza Rodrigues" w:date="2026-07-10T21:52:00Z" w16du:dateUtc="2026-07-11T01:52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file_</w:t>
      </w:r>
      <w:ins w:id="4" w:author="Arthur Souza Rodrigues" w:date="2026-07-10T21:52:00Z" w16du:dateUtc="2026-07-11T01:52:00Z">
        <w:r w:rsidR="008740A2">
          <w:t>194</w:t>
        </w:r>
      </w:ins>
      <w:del w:id="5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193</w:delText>
        </w:r>
      </w:del>
      <w:r>
        <w:rPr>
          <w:rPrChange w:id="6" w:author="Arthur Souza Rodrigues" w:date="2026-07-10T21:52:00Z" w16du:dateUtc="2026-07-11T01:52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.docx</w:t>
      </w:r>
    </w:p>
    <w:p w14:paraId="5D32484A" w14:textId="0D52EC75" w:rsidR="00B842B5" w:rsidRDefault="00DA2473">
      <w:pPr>
        <w:rPr>
          <w:del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t>Ouch</w:t>
        </w:r>
        <w:r>
          <w:rPr>
            <w:rStyle w:val="FootnoteReference"/>
          </w:rPr>
          <w:footnoteReference w:id="1"/>
        </w:r>
        <w:r>
          <w:t>.</w:t>
        </w:r>
        <w:r>
          <w:rPr>
            <w:rStyle w:val="FootnoteReference"/>
          </w:rPr>
          <w:footnoteReference w:id="2"/>
        </w:r>
      </w:ins>
      <w:del w:id="11" w:author="Arthur Souza Rodrigues" w:date="2026-07-10T21:52:00Z" w16du:dateUtc="2026-07-11T01:52:00Z">
        <w:r w:rsidR="00CA20AF">
          <w:rPr>
            <w:rFonts w:ascii="&quot;Times New Roman&quot;, Times, serif" w:hAnsi="&quot;Times New Roman&quot;, Times, serif" w:cs="&quot;Times New Roman&quot;, Times, serif"/>
          </w:rPr>
          <w:delText>Font Family Demo</w:delText>
        </w:r>
      </w:del>
    </w:p>
    <w:p w14:paraId="6D0C1606" w14:textId="77777777" w:rsidR="00B842B5" w:rsidRDefault="00CA20AF">
      <w:pPr>
        <w:rPr>
          <w:del w:id="12" w:author="Arthur Souza Rodrigues" w:date="2026-07-10T21:52:00Z" w16du:dateUtc="2026-07-11T01:52:00Z"/>
        </w:rPr>
      </w:pPr>
      <w:del w:id="13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This document demonstrates changing the font family.</w:delText>
        </w:r>
      </w:del>
    </w:p>
    <w:p w14:paraId="03B5C78A" w14:textId="77777777" w:rsidR="00B842B5" w:rsidRDefault="00CA20AF">
      <w:pPr>
        <w:rPr>
          <w:del w:id="14" w:author="Arthur Souza Rodrigues" w:date="2026-07-10T21:52:00Z" w16du:dateUtc="2026-07-11T01:52:00Z"/>
        </w:rPr>
      </w:pPr>
      <w:del w:id="15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This text uses Times New Roman font.</w:delText>
        </w:r>
      </w:del>
    </w:p>
    <w:p w14:paraId="6FB4A710" w14:textId="77777777" w:rsidR="00B842B5" w:rsidRDefault="00CA20AF">
      <w:del w:id="16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delText>Different fonts create different visual impressions.</w:delText>
        </w:r>
      </w:del>
    </w:p>
    <w:sectPr w:rsidR="00B842B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17" w:author="Arthur Souza Rodrigues" w:date="2026-07-10T21:52:00Z" w16du:dateUtc="2026-07-11T01:52:00Z">
        <w:sectPr w:rsidR="00B842B5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B7847" w14:textId="77777777" w:rsidR="00CA20AF" w:rsidRDefault="00CA20AF">
      <w:pPr>
        <w:spacing w:after="0" w:line="240" w:lineRule="auto"/>
      </w:pPr>
      <w:r>
        <w:separator/>
      </w:r>
    </w:p>
  </w:endnote>
  <w:endnote w:type="continuationSeparator" w:id="0">
    <w:p w14:paraId="126D4EBC" w14:textId="77777777" w:rsidR="00CA20AF" w:rsidRDefault="00CA2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AAB3D" w14:textId="77777777" w:rsidR="00D15C4B" w:rsidRDefault="00D15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6D6C29" w14:textId="77777777" w:rsidR="00CA20AF" w:rsidRDefault="00CA20AF">
      <w:pPr>
        <w:spacing w:after="0" w:line="240" w:lineRule="auto"/>
      </w:pPr>
      <w:r>
        <w:separator/>
      </w:r>
    </w:p>
  </w:footnote>
  <w:footnote w:type="continuationSeparator" w:id="0">
    <w:p w14:paraId="145E3E87" w14:textId="77777777" w:rsidR="00CA20AF" w:rsidRDefault="00CA20AF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ins w:id="9" w:author="Arthur Souza Rodrigues" w:date="2026-07-10T21:52:00Z" w16du:dateUtc="2026-07-11T01:52:00Z">
        <w:r>
          <w:rPr>
            <w:rStyle w:val="FootnoteReference"/>
          </w:rPr>
          <w:footnoteRef/>
        </w:r>
        <w:r>
          <w:t xml:space="preserve"> A tachyon walks into a bar.</w:t>
        </w:r>
      </w:ins>
    </w:p>
  </w:footnote>
  <w:footnote w:id="2">
    <w:p w14:paraId="69EFED8C" w14:textId="77777777" w:rsidR="00DA2473" w:rsidRDefault="00DA2473">
      <w:pPr>
        <w:pStyle w:val="FootnoteText"/>
      </w:pPr>
      <w:ins w:id="10" w:author="Arthur Souza Rodrigues" w:date="2026-07-10T21:52:00Z" w16du:dateUtc="2026-07-11T01:52:00Z">
        <w:r>
          <w:rPr>
            <w:rStyle w:val="FootnoteReference"/>
          </w:rPr>
          <w:footnoteRef/>
        </w:r>
        <w:r>
          <w:t xml:space="preserve"> Fin.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823E1D" w14:textId="77777777" w:rsidR="00D15C4B" w:rsidRDefault="00D15C4B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42B5"/>
    <w:rsid w:val="0007027B"/>
    <w:rsid w:val="00070A7B"/>
    <w:rsid w:val="00212576"/>
    <w:rsid w:val="006A0FDE"/>
    <w:rsid w:val="008740A2"/>
    <w:rsid w:val="00911D94"/>
    <w:rsid w:val="00AE7389"/>
    <w:rsid w:val="00B53D94"/>
    <w:rsid w:val="00B842B5"/>
    <w:rsid w:val="00CA20AF"/>
    <w:rsid w:val="00D15C4B"/>
    <w:rsid w:val="00D53FE7"/>
    <w:rsid w:val="00DA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9C83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  <w:pPrChange w:id="0" w:author="Arthur Souza Rodrigues" w:date="2026-07-10T21:52:00Z">
        <w:pPr/>
      </w:pPrChange>
    </w:pPr>
    <w:rPr>
      <w:rFonts w:asciiTheme="minorHAnsi" w:eastAsiaTheme="minorHAnsi" w:hAnsiTheme="minorHAnsi" w:cstheme="minorBidi"/>
      <w:sz w:val="20"/>
      <w:lang w:val="en-GB"/>
      <w:rPrChange w:id="0" w:author="Arthur Souza Rodrigues" w:date="2026-07-10T21:52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15C4B"/>
    <w:rPr>
      <w:rFonts w:asciiTheme="minorHAnsi" w:eastAsiaTheme="minorHAnsi" w:hAnsiTheme="minorHAnsi" w:cstheme="minorBidi"/>
      <w:sz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15C4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  <w:pPrChange w:id="1" w:author="Arthur Souza Rodrigues" w:date="2026-07-10T21:52:00Z">
        <w:pPr/>
      </w:pPrChange>
    </w:pPr>
    <w:rPr>
      <w:rFonts w:asciiTheme="minorHAnsi" w:eastAsiaTheme="minorHAnsi" w:hAnsiTheme="minorHAnsi" w:cstheme="minorBidi"/>
      <w:sz w:val="20"/>
      <w:lang w:val="en-GB"/>
      <w:rPrChange w:id="1" w:author="Arthur Souza Rodrigues" w:date="2026-07-10T21:52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15C4B"/>
    <w:rPr>
      <w:rFonts w:asciiTheme="minorHAnsi" w:eastAsiaTheme="minorHAnsi" w:hAnsiTheme="minorHAnsi" w:cstheme="minorBidi"/>
      <w:sz w:val="20"/>
      <w:lang w:val="en-GB"/>
    </w:rPr>
  </w:style>
  <w:style w:type="character" w:styleId="EndnoteReference">
    <w:name w:val="endnote reference"/>
    <w:basedOn w:val="DefaultParagraphFont"/>
    <w:uiPriority w:val="99"/>
    <w:semiHidden/>
    <w:unhideWhenUsed/>
    <w:rsid w:val="00D15C4B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C4B"/>
  </w:style>
  <w:style w:type="paragraph" w:styleId="Footer">
    <w:name w:val="footer"/>
    <w:basedOn w:val="Normal"/>
    <w:link w:val="FooterChar"/>
    <w:uiPriority w:val="99"/>
    <w:unhideWhenUsed/>
    <w:rsid w:val="00D15C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D0227D-4BA7-C94B-95F3-78AE479D8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2026-05-14T16:51:00Z</dcterms:created>
  <dcterms:modified xsi:type="dcterms:W3CDTF">2026-07-11T01:52:00Z</dcterms:modified>
</cp:coreProperties>
</file>