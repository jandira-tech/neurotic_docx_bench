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9AA2A" w14:textId="77777777" w:rsidR="00567AB5" w:rsidRDefault="00057F90" w:rsidP="005E6938">
      <w:pPr>
        <w:ind w:left="-180" w:right="-540" w:firstLine="180"/>
        <w:jc w:val="right"/>
        <w:rPr>
          <w:ins w:id="6" w:author="ParishClerk" w:date="2026-09-25T20:04:00Z" w16du:dateUtc="2026-09-26T00:04:00Z"/>
        </w:rPr>
      </w:pPr>
      <w:ins w:id="7" w:author="ParishClerk" w:date="2026-09-25T20:04:00Z" w16du:dateUtc="2026-09-26T00:04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5B4BBB7" wp14:editId="0192115C">
                  <wp:simplePos x="0" y="0"/>
                  <wp:positionH relativeFrom="column">
                    <wp:posOffset>-114300</wp:posOffset>
                  </wp:positionH>
                  <wp:positionV relativeFrom="paragraph">
                    <wp:posOffset>114300</wp:posOffset>
                  </wp:positionV>
                  <wp:extent cx="4114800" cy="914400"/>
                  <wp:effectExtent l="0" t="0" r="0" b="0"/>
                  <wp:wrapNone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148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5F3C6" w14:textId="77777777" w:rsidR="001B15AE" w:rsidRDefault="001B15AE">
                              <w:pPr>
                                <w:pStyle w:val="Heading1"/>
                                <w:rPr>
                                  <w:ins w:id="8" w:author="ParishClerk" w:date="2026-09-25T20:04:00Z" w16du:dateUtc="2026-09-26T00:04:00Z"/>
                                  <w:rFonts w:ascii="Verdana" w:hAnsi="Verdana"/>
                                  <w:b w:val="0"/>
                                  <w:bCs w:val="0"/>
                                  <w:i/>
                                  <w:iCs/>
                                  <w:sz w:val="32"/>
                                </w:rPr>
                              </w:pPr>
                            </w:p>
                            <w:p w14:paraId="34D5CA72" w14:textId="77777777" w:rsidR="001B15AE" w:rsidRDefault="001B15AE">
                              <w:pPr>
                                <w:pStyle w:val="Heading1"/>
                                <w:rPr>
                                  <w:ins w:id="9" w:author="ParishClerk" w:date="2026-09-25T20:04:00Z" w16du:dateUtc="2026-09-26T00:04:00Z"/>
                                  <w:rFonts w:ascii="Arial" w:hAnsi="Arial" w:cs="Arial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ins w:id="10" w:author="ParishClerk" w:date="2026-09-25T20:04:00Z" w16du:dateUtc="2026-09-26T00:04:00Z"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sz w:val="36"/>
                                    <w:szCs w:val="40"/>
                                  </w:rPr>
                                  <w:t>CHISELDON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sz w:val="36"/>
                                    <w:szCs w:val="40"/>
                                  </w:rPr>
                                  <w:t>PARISH COUNCIL</w:t>
                                </w:r>
                              </w:ins>
                            </w:p>
                            <w:p w14:paraId="08C45740" w14:textId="77777777" w:rsidR="001B15AE" w:rsidRDefault="001B15AE">
                              <w:pPr>
                                <w:rPr>
                                  <w:ins w:id="11" w:author="ParishClerk" w:date="2026-09-25T20:04:00Z" w16du:dateUtc="2026-09-26T00:04:00Z"/>
                                  <w:rFonts w:ascii="Arial" w:hAnsi="Arial" w:cs="Arial"/>
                                </w:rPr>
                              </w:pPr>
                            </w:p>
                            <w:p w14:paraId="6F53F1F0" w14:textId="77777777" w:rsidR="001B15AE" w:rsidRDefault="001B15AE">
                              <w:pPr>
                                <w:spacing w:line="360" w:lineRule="auto"/>
                                <w:rPr>
                                  <w:ins w:id="12" w:author="ParishClerk" w:date="2026-09-25T20:04:00Z" w16du:dateUtc="2026-09-26T00:04:00Z"/>
                                  <w:rFonts w:ascii="Arial" w:hAnsi="Arial" w:cs="Arial"/>
                                  <w:sz w:val="22"/>
                                  <w:szCs w:val="22"/>
                                </w:rPr>
                              </w:pPr>
                              <w:ins w:id="13" w:author="ParishClerk" w:date="2026-09-25T20:04:00Z" w16du:dateUtc="2026-09-26T00:04:00Z"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ab/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5B4BBB7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9pt;margin-top:9pt;width:324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" stroked="f">
                  <v:textbox>
                    <w:txbxContent>
                      <w:p w14:paraId="5435F3C6" w14:textId="77777777" w:rsidR="001B15AE" w:rsidRDefault="001B15AE">
                        <w:pPr>
                          <w:pStyle w:val="Heading1"/>
                          <w:rPr>
                            <w:ins w:id="14" w:author="ParishClerk" w:date="2026-09-25T20:04:00Z" w16du:dateUtc="2026-09-26T00:04:00Z"/>
                            <w:rFonts w:ascii="Verdana" w:hAnsi="Verdana"/>
                            <w:b w:val="0"/>
                            <w:bCs w:val="0"/>
                            <w:i/>
                            <w:iCs/>
                            <w:sz w:val="32"/>
                          </w:rPr>
                        </w:pPr>
                      </w:p>
                      <w:p w14:paraId="34D5CA72" w14:textId="77777777" w:rsidR="001B15AE" w:rsidRDefault="001B15AE">
                        <w:pPr>
                          <w:pStyle w:val="Heading1"/>
                          <w:rPr>
                            <w:ins w:id="15" w:author="ParishClerk" w:date="2026-09-25T20:04:00Z" w16du:dateUtc="2026-09-26T00:04:00Z"/>
                            <w:rFonts w:ascii="Arial" w:hAnsi="Arial" w:cs="Arial"/>
                            <w:i/>
                            <w:iCs/>
                            <w:sz w:val="40"/>
                            <w:szCs w:val="40"/>
                          </w:rPr>
                        </w:pPr>
                        <w:ins w:id="16" w:author="ParishClerk" w:date="2026-09-25T20:04:00Z" w16du:dateUtc="2026-09-26T00:04:00Z">
                          <w:r>
                            <w:rPr>
                              <w:rFonts w:ascii="Arial" w:hAnsi="Arial" w:cs="Arial"/>
                              <w:i/>
                              <w:iCs/>
                              <w:sz w:val="36"/>
                              <w:szCs w:val="40"/>
                            </w:rPr>
                            <w:t>CHISELDON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36"/>
                              <w:szCs w:val="40"/>
                            </w:rPr>
                            <w:t>PARISH COUNCIL</w:t>
                          </w:r>
                        </w:ins>
                      </w:p>
                      <w:p w14:paraId="08C45740" w14:textId="77777777" w:rsidR="001B15AE" w:rsidRDefault="001B15AE">
                        <w:pPr>
                          <w:rPr>
                            <w:ins w:id="17" w:author="ParishClerk" w:date="2026-09-25T20:04:00Z" w16du:dateUtc="2026-09-26T00:04:00Z"/>
                            <w:rFonts w:ascii="Arial" w:hAnsi="Arial" w:cs="Arial"/>
                          </w:rPr>
                        </w:pPr>
                      </w:p>
                      <w:p w14:paraId="6F53F1F0" w14:textId="77777777" w:rsidR="001B15AE" w:rsidRDefault="001B15AE">
                        <w:pPr>
                          <w:spacing w:line="360" w:lineRule="auto"/>
                          <w:rPr>
                            <w:ins w:id="18" w:author="ParishClerk" w:date="2026-09-25T20:04:00Z" w16du:dateUtc="2026-09-26T00:04:00Z"/>
                            <w:rFonts w:ascii="Arial" w:hAnsi="Arial" w:cs="Arial"/>
                            <w:sz w:val="22"/>
                            <w:szCs w:val="22"/>
                          </w:rPr>
                        </w:pPr>
                        <w:ins w:id="19" w:author="ParishClerk" w:date="2026-09-25T20:04:00Z" w16du:dateUtc="2026-09-26T00:04:00Z"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  <w:t xml:space="preserve"> 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  <w:r w:rsidR="005E6938">
          <w:tab/>
        </w:r>
      </w:ins>
    </w:p>
    <w:p w14:paraId="3831F928" w14:textId="77777777" w:rsidR="004A14C4" w:rsidRDefault="00567AB5" w:rsidP="00567AB5">
      <w:pPr>
        <w:ind w:left="-180" w:right="-540" w:firstLine="180"/>
        <w:rPr>
          <w:ins w:id="20" w:author="ParishClerk" w:date="2026-09-25T20:04:00Z" w16du:dateUtc="2026-09-26T00:04:00Z"/>
          <w:rFonts w:ascii="Arial" w:hAnsi="Arial" w:cs="Arial"/>
          <w:b/>
        </w:rPr>
      </w:pPr>
      <w:ins w:id="21" w:author="ParishClerk" w:date="2026-09-25T20:04:00Z" w16du:dateUtc="2026-09-26T00:04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 w:rsidR="005E6938">
          <w:tab/>
        </w:r>
        <w:r w:rsidR="005E6938">
          <w:tab/>
        </w:r>
        <w:r w:rsidR="005E6938">
          <w:tab/>
        </w:r>
        <w:r>
          <w:rPr>
            <w:rFonts w:ascii="Arial" w:hAnsi="Arial" w:cs="Arial"/>
            <w:b/>
            <w:noProof/>
            <w:lang w:eastAsia="en-GB"/>
          </w:rPr>
          <w:drawing>
            <wp:inline distT="0" distB="0" distL="0" distR="0" wp14:anchorId="5BB09A89" wp14:editId="212568BE">
              <wp:extent cx="838200" cy="838200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olour_Logo_Version_2.jpg"/>
                      <pic:cNvPicPr/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838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305383" w14:textId="77777777" w:rsidR="00F74C97" w:rsidRPr="00F74C97" w:rsidRDefault="00F74C97" w:rsidP="00F74C97">
      <w:pPr>
        <w:pStyle w:val="Heading2"/>
        <w:jc w:val="left"/>
        <w:rPr>
          <w:ins w:id="22" w:author="ParishClerk" w:date="2026-09-25T20:04:00Z" w16du:dateUtc="2026-09-26T00:04:00Z"/>
          <w:b w:val="0"/>
        </w:rPr>
      </w:pPr>
      <w:ins w:id="23" w:author="ParishClerk" w:date="2026-09-25T20:04:00Z" w16du:dateUtc="2026-09-26T00:04:00Z">
        <w:r w:rsidRPr="00F74C97">
          <w:rPr>
            <w:b w:val="0"/>
          </w:rPr>
          <w:t>Contact details:</w:t>
        </w:r>
      </w:ins>
    </w:p>
    <w:p w14:paraId="0900BC95" w14:textId="77777777" w:rsidR="00F74C97" w:rsidRDefault="00F74C97" w:rsidP="00567AB5">
      <w:pPr>
        <w:rPr>
          <w:ins w:id="24" w:author="ParishClerk" w:date="2026-09-25T20:04:00Z" w16du:dateUtc="2026-09-26T00:04:00Z"/>
        </w:rPr>
      </w:pPr>
      <w:ins w:id="25" w:author="ParishClerk" w:date="2026-09-25T20:04:00Z" w16du:dateUtc="2026-09-26T00:04:00Z">
        <w:r>
          <w:t xml:space="preserve">Clerk – 01793 740744 </w:t>
        </w:r>
        <w:r w:rsidR="00567AB5">
          <w:fldChar w:fldCharType="begin"/>
        </w:r>
        <w:r w:rsidR="00567AB5">
          <w:instrText>HYPERLINK "mailto:clerk@chiseldon-pc.gov.uk"</w:instrText>
        </w:r>
        <w:r w:rsidR="00567AB5">
          <w:fldChar w:fldCharType="separate"/>
        </w:r>
        <w:r w:rsidR="00567AB5" w:rsidRPr="00EC31D7">
          <w:rPr>
            <w:rStyle w:val="Hyperlink"/>
          </w:rPr>
          <w:t>clerk@chiseldon-pc.gov.uk</w:t>
        </w:r>
        <w:r w:rsidR="00567AB5">
          <w:fldChar w:fldCharType="end"/>
        </w:r>
      </w:ins>
    </w:p>
    <w:p w14:paraId="7C4F5A7F" w14:textId="77777777" w:rsidR="00567AB5" w:rsidRDefault="00567AB5" w:rsidP="00567AB5">
      <w:pPr>
        <w:rPr>
          <w:ins w:id="26" w:author="ParishClerk" w:date="2026-09-25T20:04:00Z" w16du:dateUtc="2026-09-26T00:04:00Z"/>
        </w:rPr>
      </w:pPr>
    </w:p>
    <w:p w14:paraId="0B4FA716" w14:textId="77777777" w:rsidR="004A14C4" w:rsidRPr="00FA3D8C" w:rsidRDefault="007D1B83">
      <w:pPr>
        <w:pStyle w:val="Heading2"/>
        <w:rPr>
          <w:ins w:id="27" w:author="ParishClerk" w:date="2026-09-25T20:04:00Z" w16du:dateUtc="2026-09-26T00:04:00Z"/>
        </w:rPr>
      </w:pPr>
      <w:ins w:id="28" w:author="ParishClerk" w:date="2026-09-25T20:04:00Z" w16du:dateUtc="2026-09-26T00:04:00Z">
        <w:r>
          <w:t>Planni</w:t>
        </w:r>
        <w:r w:rsidR="00CF2961">
          <w:t xml:space="preserve">ng, Transport Development and Highways </w:t>
        </w:r>
        <w:r w:rsidR="004A14C4" w:rsidRPr="00FA3D8C">
          <w:rPr>
            <w:b w:val="0"/>
          </w:rPr>
          <w:t>Committee</w:t>
        </w:r>
      </w:ins>
    </w:p>
    <w:p w14:paraId="09C9AE85" w14:textId="77777777" w:rsidR="004A14C4" w:rsidRPr="00FA3D8C" w:rsidRDefault="004A14C4" w:rsidP="004B5E73">
      <w:pPr>
        <w:ind w:left="-180" w:hanging="180"/>
        <w:jc w:val="center"/>
        <w:rPr>
          <w:ins w:id="29" w:author="ParishClerk" w:date="2026-09-25T20:04:00Z" w16du:dateUtc="2026-09-26T00:04:00Z"/>
          <w:rFonts w:ascii="Verdana" w:hAnsi="Verdana" w:cs="Arial"/>
          <w:b/>
          <w:sz w:val="18"/>
        </w:rPr>
      </w:pPr>
      <w:ins w:id="30" w:author="ParishClerk" w:date="2026-09-25T20:04:00Z" w16du:dateUtc="2026-09-26T00:04:00Z">
        <w:r w:rsidRPr="00FA3D8C">
          <w:rPr>
            <w:rFonts w:ascii="Verdana" w:hAnsi="Verdana" w:cs="Arial"/>
            <w:sz w:val="18"/>
          </w:rPr>
          <w:t xml:space="preserve">meeting at </w:t>
        </w:r>
        <w:r w:rsidR="00734542">
          <w:rPr>
            <w:rFonts w:ascii="Verdana" w:hAnsi="Verdana" w:cs="Arial"/>
            <w:sz w:val="18"/>
          </w:rPr>
          <w:t>t</w:t>
        </w:r>
        <w:r w:rsidR="008D01EC">
          <w:rPr>
            <w:rFonts w:ascii="Verdana" w:hAnsi="Verdana" w:cs="Arial"/>
            <w:sz w:val="18"/>
          </w:rPr>
          <w:t xml:space="preserve">he </w:t>
        </w:r>
        <w:r w:rsidR="00106BB0">
          <w:rPr>
            <w:rFonts w:ascii="Verdana" w:hAnsi="Verdana" w:cs="Arial"/>
            <w:b/>
            <w:sz w:val="18"/>
          </w:rPr>
          <w:t>The Old Chapel, Butts Road</w:t>
        </w:r>
        <w:r w:rsidR="00ED111C" w:rsidRPr="00142D9A">
          <w:rPr>
            <w:rFonts w:ascii="Verdana" w:hAnsi="Verdana" w:cs="Arial"/>
            <w:sz w:val="18"/>
          </w:rPr>
          <w:t>,</w:t>
        </w:r>
        <w:r w:rsidR="00036059">
          <w:rPr>
            <w:rFonts w:ascii="Verdana" w:hAnsi="Verdana" w:cs="Arial"/>
            <w:b/>
            <w:sz w:val="18"/>
          </w:rPr>
          <w:t xml:space="preserve"> Thursday</w:t>
        </w:r>
        <w:r w:rsidR="001420E8">
          <w:rPr>
            <w:rFonts w:ascii="Verdana" w:hAnsi="Verdana" w:cs="Arial"/>
            <w:b/>
            <w:sz w:val="18"/>
          </w:rPr>
          <w:t xml:space="preserve"> </w:t>
        </w:r>
        <w:r w:rsidR="006B18D5">
          <w:rPr>
            <w:rFonts w:ascii="Verdana" w:hAnsi="Verdana" w:cs="Arial"/>
            <w:b/>
            <w:sz w:val="18"/>
          </w:rPr>
          <w:t xml:space="preserve"> </w:t>
        </w:r>
        <w:r w:rsidR="007C4015">
          <w:rPr>
            <w:rFonts w:ascii="Verdana" w:hAnsi="Verdana" w:cs="Arial"/>
            <w:b/>
            <w:sz w:val="18"/>
          </w:rPr>
          <w:t>26th</w:t>
        </w:r>
        <w:r w:rsidR="00036059">
          <w:rPr>
            <w:rFonts w:ascii="Verdana" w:hAnsi="Verdana" w:cs="Arial"/>
            <w:b/>
            <w:sz w:val="18"/>
          </w:rPr>
          <w:t xml:space="preserve"> April</w:t>
        </w:r>
        <w:r w:rsidR="00106BB0">
          <w:rPr>
            <w:rFonts w:ascii="Verdana" w:hAnsi="Verdana" w:cs="Arial"/>
            <w:b/>
            <w:sz w:val="18"/>
          </w:rPr>
          <w:t xml:space="preserve"> </w:t>
        </w:r>
        <w:r w:rsidR="001420E8">
          <w:rPr>
            <w:rFonts w:ascii="Verdana" w:hAnsi="Verdana" w:cs="Arial"/>
            <w:b/>
            <w:sz w:val="18"/>
          </w:rPr>
          <w:t>2018</w:t>
        </w:r>
        <w:r w:rsidR="00036059">
          <w:rPr>
            <w:rFonts w:ascii="Verdana" w:hAnsi="Verdana" w:cs="Arial"/>
            <w:b/>
            <w:sz w:val="18"/>
          </w:rPr>
          <w:t xml:space="preserve"> at 7.0</w:t>
        </w:r>
        <w:r w:rsidR="00106BB0">
          <w:rPr>
            <w:rFonts w:ascii="Verdana" w:hAnsi="Verdana" w:cs="Arial"/>
            <w:b/>
            <w:sz w:val="18"/>
          </w:rPr>
          <w:t>0</w:t>
        </w:r>
        <w:r w:rsidRPr="00FA3D8C">
          <w:rPr>
            <w:rFonts w:ascii="Verdana" w:hAnsi="Verdana" w:cs="Arial"/>
            <w:b/>
            <w:sz w:val="18"/>
          </w:rPr>
          <w:t>pm</w:t>
        </w:r>
      </w:ins>
    </w:p>
    <w:p w14:paraId="1938C849" w14:textId="77777777" w:rsidR="004A14C4" w:rsidRPr="00FA3D8C" w:rsidRDefault="004A14C4">
      <w:pPr>
        <w:jc w:val="center"/>
        <w:rPr>
          <w:ins w:id="31" w:author="ParishClerk" w:date="2026-09-25T20:04:00Z" w16du:dateUtc="2026-09-26T00:04:00Z"/>
          <w:rFonts w:ascii="Arial" w:hAnsi="Arial" w:cs="Arial"/>
          <w:b/>
          <w:sz w:val="22"/>
        </w:rPr>
      </w:pPr>
    </w:p>
    <w:p w14:paraId="32685331" w14:textId="77777777" w:rsidR="00567AB5" w:rsidRDefault="00E46652" w:rsidP="00567AB5">
      <w:pPr>
        <w:ind w:hanging="900"/>
        <w:jc w:val="center"/>
        <w:rPr>
          <w:ins w:id="32" w:author="ParishClerk" w:date="2026-09-25T20:04:00Z" w16du:dateUtc="2026-09-26T00:04:00Z"/>
          <w:rFonts w:ascii="Verdana" w:hAnsi="Verdana" w:cs="Arial"/>
          <w:b/>
          <w:sz w:val="20"/>
          <w:szCs w:val="20"/>
        </w:rPr>
      </w:pPr>
      <w:ins w:id="33" w:author="ParishClerk" w:date="2026-09-25T20:04:00Z" w16du:dateUtc="2026-09-26T00:04:00Z">
        <w:r>
          <w:rPr>
            <w:rFonts w:ascii="Verdana" w:hAnsi="Verdana" w:cs="Arial"/>
            <w:b/>
            <w:sz w:val="22"/>
          </w:rPr>
          <w:t xml:space="preserve">ADDITIONAL MEETING </w:t>
        </w:r>
        <w:r w:rsidR="004A14C4" w:rsidRPr="00FA3D8C">
          <w:rPr>
            <w:rFonts w:ascii="Verdana" w:hAnsi="Verdana" w:cs="Arial"/>
            <w:b/>
            <w:sz w:val="22"/>
          </w:rPr>
          <w:t>AGENDA</w:t>
        </w:r>
        <w:r>
          <w:rPr>
            <w:rFonts w:ascii="Verdana" w:hAnsi="Verdana" w:cs="Arial"/>
            <w:b/>
            <w:sz w:val="22"/>
          </w:rPr>
          <w:t xml:space="preserve"> – PLANNING ITEMS ONLY</w:t>
        </w:r>
        <w:r w:rsidR="004A14C4">
          <w:rPr>
            <w:rFonts w:ascii="Arial" w:hAnsi="Arial" w:cs="Arial"/>
            <w:b/>
          </w:rPr>
          <w:t xml:space="preserve">    </w:t>
        </w:r>
        <w:r w:rsidR="004A14C4">
          <w:rPr>
            <w:rFonts w:ascii="Verdana" w:hAnsi="Verdana" w:cs="Arial"/>
            <w:b/>
            <w:sz w:val="20"/>
            <w:szCs w:val="20"/>
          </w:rPr>
          <w:t xml:space="preserve"> </w:t>
        </w:r>
      </w:ins>
    </w:p>
    <w:p w14:paraId="674C3AE4" w14:textId="77777777" w:rsidR="004A14C4" w:rsidRPr="00567AB5" w:rsidRDefault="004A14C4" w:rsidP="00A9333C">
      <w:pPr>
        <w:ind w:hanging="900"/>
        <w:rPr>
          <w:ins w:id="34" w:author="ParishClerk" w:date="2026-09-25T20:04:00Z" w16du:dateUtc="2026-09-26T00:04:00Z"/>
          <w:rFonts w:ascii="Verdana" w:hAnsi="Verdana" w:cs="Arial"/>
          <w:b/>
          <w:sz w:val="22"/>
        </w:rPr>
      </w:pPr>
      <w:ins w:id="35" w:author="ParishClerk" w:date="2026-09-25T20:04:00Z" w16du:dateUtc="2026-09-26T00:04:00Z">
        <w:r>
          <w:rPr>
            <w:rFonts w:ascii="Verdana" w:hAnsi="Verdana" w:cs="Arial"/>
            <w:b/>
            <w:sz w:val="20"/>
            <w:szCs w:val="20"/>
          </w:rPr>
          <w:t xml:space="preserve">                                        </w:t>
        </w:r>
      </w:ins>
    </w:p>
    <w:p w14:paraId="6410C618" w14:textId="77777777" w:rsidR="000617F6" w:rsidRDefault="00386CBF">
      <w:pPr>
        <w:jc w:val="center"/>
        <w:rPr>
          <w:del w:id="36" w:author="ParishClerk" w:date="2026-09-25T20:04:00Z" w16du:dateUtc="2026-09-26T00:04:00Z"/>
          <w:b/>
          <w:i/>
          <w:sz w:val="20"/>
          <w:szCs w:val="20"/>
        </w:rPr>
      </w:pPr>
      <w:del w:id="37" w:author="ParishClerk" w:date="2026-09-25T20:04:00Z" w16du:dateUtc="2026-09-26T00:04:00Z">
        <w:r>
          <w:rPr>
            <w:b/>
            <w:i/>
            <w:sz w:val="20"/>
            <w:szCs w:val="20"/>
          </w:rPr>
          <w:delText>HIGH SCHOOL SCHEDULE</w:delText>
        </w:r>
      </w:del>
    </w:p>
    <w:p w14:paraId="728C6D11" w14:textId="77777777" w:rsidR="000617F6" w:rsidRDefault="00386CBF">
      <w:pPr>
        <w:jc w:val="center"/>
        <w:rPr>
          <w:del w:id="38" w:author="ParishClerk" w:date="2026-09-25T20:04:00Z" w16du:dateUtc="2026-09-26T00:04:00Z"/>
          <w:b/>
          <w:i/>
          <w:sz w:val="20"/>
          <w:szCs w:val="20"/>
        </w:rPr>
      </w:pPr>
      <w:del w:id="39" w:author="ParishClerk" w:date="2026-09-25T20:04:00Z" w16du:dateUtc="2026-09-26T00:04:00Z">
        <w:r>
          <w:rPr>
            <w:b/>
            <w:i/>
            <w:sz w:val="20"/>
            <w:szCs w:val="20"/>
          </w:rPr>
          <w:delText>2019-2020</w:delText>
        </w:r>
      </w:del>
    </w:p>
    <w:p w14:paraId="10412A07" w14:textId="77777777" w:rsidR="000617F6" w:rsidRDefault="00386CBF">
      <w:pPr>
        <w:jc w:val="center"/>
        <w:rPr>
          <w:del w:id="40" w:author="ParishClerk" w:date="2026-09-25T20:04:00Z" w16du:dateUtc="2026-09-26T00:04:00Z"/>
          <w:b/>
          <w:i/>
          <w:sz w:val="20"/>
          <w:szCs w:val="20"/>
        </w:rPr>
      </w:pPr>
      <w:del w:id="41" w:author="ParishClerk" w:date="2026-09-25T20:04:00Z" w16du:dateUtc="2026-09-26T00:04:00Z">
        <w:r>
          <w:rPr>
            <w:b/>
            <w:i/>
            <w:sz w:val="20"/>
            <w:szCs w:val="20"/>
          </w:rPr>
          <w:delText>Student arrival-8:45 a.m. (check in, breakfast and restroom)</w:delText>
        </w:r>
      </w:del>
    </w:p>
    <w:p w14:paraId="2EF603F8" w14:textId="77777777" w:rsidR="000617F6" w:rsidRDefault="00386CBF">
      <w:pPr>
        <w:jc w:val="center"/>
        <w:rPr>
          <w:del w:id="42" w:author="ParishClerk" w:date="2026-09-25T20:04:00Z" w16du:dateUtc="2026-09-26T00:04:00Z"/>
          <w:b/>
          <w:i/>
          <w:sz w:val="20"/>
          <w:szCs w:val="20"/>
        </w:rPr>
      </w:pPr>
      <w:del w:id="43" w:author="ParishClerk" w:date="2026-09-25T20:04:00Z" w16du:dateUtc="2026-09-26T00:04:00Z">
        <w:r>
          <w:rPr>
            <w:b/>
            <w:i/>
            <w:sz w:val="20"/>
            <w:szCs w:val="20"/>
          </w:rPr>
          <w:delText>Dismissal at 2:45 p.m.</w:delText>
        </w:r>
      </w:del>
    </w:p>
    <w:tbl>
      <w:tblPr>
        <w:tblW w:w="11801" w:type="dxa"/>
        <w:tblLook w:val="01E0" w:firstRow="1" w:lastRow="1" w:firstColumn="1" w:lastColumn="1" w:noHBand="0" w:noVBand="0"/>
        <w:tblPrChange w:id="44" w:author="ParishClerk" w:date="2026-09-25T20:04:00Z" w16du:dateUtc="2026-09-26T00:04:00Z">
          <w:tblPr>
            <w:tblStyle w:val="a"/>
            <w:tblW w:w="1098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760"/>
        <w:gridCol w:w="2996"/>
        <w:gridCol w:w="1996"/>
        <w:gridCol w:w="2036"/>
        <w:gridCol w:w="2036"/>
        <w:gridCol w:w="1977"/>
        <w:tblGridChange w:id="45">
          <w:tblGrid>
            <w:gridCol w:w="10"/>
            <w:gridCol w:w="750"/>
            <w:gridCol w:w="300"/>
            <w:gridCol w:w="1455"/>
            <w:gridCol w:w="1241"/>
            <w:gridCol w:w="1099"/>
            <w:gridCol w:w="897"/>
            <w:gridCol w:w="1398"/>
            <w:gridCol w:w="638"/>
            <w:gridCol w:w="1627"/>
            <w:gridCol w:w="409"/>
            <w:gridCol w:w="1166"/>
            <w:gridCol w:w="811"/>
          </w:tblGrid>
        </w:tblGridChange>
      </w:tblGrid>
      <w:tr w:rsidR="000617F6" w14:paraId="03954D2B" w14:textId="77777777" w:rsidTr="001B15AE">
        <w:trPr>
          <w:trHeight w:val="570"/>
          <w:trPrChange w:id="46" w:author="ParishClerk" w:date="2026-09-25T20:04:00Z" w16du:dateUtc="2026-09-26T00:04:00Z">
            <w:trPr>
              <w:gridBefore w:val="1"/>
              <w:gridAfter w:val="1"/>
              <w:trHeight w:val="1540"/>
              <w:jc w:val="center"/>
            </w:trPr>
          </w:trPrChange>
        </w:trPr>
        <w:tc>
          <w:tcPr>
            <w:tcW w:w="522" w:type="dxa"/>
            <w:tcPrChange w:id="47" w:author="ParishClerk" w:date="2026-09-25T20:04:00Z" w16du:dateUtc="2026-09-26T00:04:00Z">
              <w:tcPr>
                <w:tcW w:w="1050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727C3097" w14:textId="77777777" w:rsidR="00364B7C" w:rsidRDefault="00364B7C" w:rsidP="00364B7C">
            <w:pPr>
              <w:rPr>
                <w:ins w:id="48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2F030821" w14:textId="77777777" w:rsidR="000617F6" w:rsidRDefault="00B14FFB">
            <w:pPr>
              <w:ind w:left="140" w:right="140"/>
              <w:jc w:val="center"/>
              <w:rPr>
                <w:del w:id="49" w:author="ParishClerk" w:date="2026-09-25T20:04:00Z" w16du:dateUtc="2026-09-26T00:04:00Z"/>
                <w:b/>
                <w:i/>
                <w:sz w:val="16"/>
                <w:szCs w:val="16"/>
              </w:rPr>
            </w:pPr>
            <w:ins w:id="50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t>1.</w:t>
              </w:r>
            </w:ins>
            <w:del w:id="51" w:author="ParishClerk" w:date="2026-09-25T20:04:00Z" w16du:dateUtc="2026-09-26T00:04:00Z">
              <w:r w:rsidR="00386CBF"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225B94F6" w14:textId="77777777" w:rsidR="000617F6" w:rsidRPr="00EB0FA7" w:rsidRDefault="00386CBF" w:rsidP="00364B7C">
            <w:pPr>
              <w:rPr>
                <w:rFonts w:ascii="Verdana" w:hAnsi="Verdana"/>
                <w:sz w:val="16"/>
                <w:rPrChange w:id="52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53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5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Teacher</w:delText>
              </w:r>
            </w:del>
          </w:p>
        </w:tc>
        <w:tc>
          <w:tcPr>
            <w:tcW w:w="6674" w:type="dxa"/>
            <w:tcPrChange w:id="55" w:author="ParishClerk" w:date="2026-09-25T20:04:00Z" w16du:dateUtc="2026-09-26T00:04:00Z">
              <w:tcPr>
                <w:tcW w:w="1455" w:type="dxa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21BEB64F" w14:textId="77777777" w:rsidR="00B61874" w:rsidRDefault="00B61874" w:rsidP="00567AB5">
            <w:pPr>
              <w:ind w:left="360"/>
              <w:rPr>
                <w:ins w:id="56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2C64AB19" w14:textId="77777777" w:rsidR="00B95EE1" w:rsidRDefault="006F4D81" w:rsidP="00567AB5">
            <w:pPr>
              <w:ind w:left="360"/>
              <w:rPr>
                <w:ins w:id="57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58" w:author="ParishClerk" w:date="2026-09-25T20:04:00Z" w16du:dateUtc="2026-09-26T00:04:00Z">
              <w:r w:rsidRPr="002221A6">
                <w:rPr>
                  <w:rFonts w:ascii="Verdana" w:hAnsi="Verdana" w:cs="Arial"/>
                  <w:b/>
                  <w:sz w:val="16"/>
                  <w:szCs w:val="16"/>
                </w:rPr>
                <w:t>Attendances and apologies for absence</w:t>
              </w:r>
            </w:ins>
          </w:p>
          <w:p w14:paraId="2D04B2FA" w14:textId="77777777" w:rsidR="00364B7C" w:rsidRDefault="00364B7C" w:rsidP="00B61874">
            <w:pPr>
              <w:rPr>
                <w:ins w:id="59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2E6E52F9" w14:textId="77777777" w:rsidR="000617F6" w:rsidRPr="005B7AA6" w:rsidRDefault="00386CBF" w:rsidP="00567AB5">
            <w:pPr>
              <w:ind w:left="360"/>
              <w:rPr>
                <w:rFonts w:ascii="Verdana" w:hAnsi="Verdana"/>
                <w:b/>
                <w:sz w:val="16"/>
                <w:rPrChange w:id="60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61" w:author="ParishClerk" w:date="2026-09-25T20:04:00Z" w16du:dateUtc="2026-09-26T00:04:00Z">
                <w:pPr>
                  <w:ind w:left="140" w:right="140"/>
                  <w:jc w:val="center"/>
                </w:pPr>
              </w:pPrChange>
            </w:pPr>
            <w:del w:id="6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8:50am-8:55am</w:delText>
              </w:r>
            </w:del>
          </w:p>
        </w:tc>
        <w:tc>
          <w:tcPr>
            <w:tcW w:w="4605" w:type="dxa"/>
            <w:tcPrChange w:id="63" w:author="ParishClerk" w:date="2026-09-25T20:04:00Z" w16du:dateUtc="2026-09-26T00:04:00Z">
              <w:tcPr>
                <w:tcW w:w="2340" w:type="dxa"/>
                <w:gridSpan w:val="2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113EE464" w14:textId="77777777" w:rsidR="004A14C4" w:rsidRPr="005B7AA6" w:rsidRDefault="004A14C4" w:rsidP="00F54073">
            <w:pPr>
              <w:rPr>
                <w:ins w:id="64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971D75F" w14:textId="77777777" w:rsidR="000617F6" w:rsidRDefault="00386CBF">
            <w:pPr>
              <w:ind w:left="140" w:right="140"/>
              <w:jc w:val="center"/>
              <w:rPr>
                <w:del w:id="6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6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9:00am-10:20am</w:delText>
              </w:r>
            </w:del>
          </w:p>
          <w:p w14:paraId="7F604B33" w14:textId="77777777" w:rsidR="000617F6" w:rsidRPr="005B7AA6" w:rsidRDefault="00386CBF" w:rsidP="00F54073">
            <w:pPr>
              <w:rPr>
                <w:rFonts w:ascii="Verdana" w:hAnsi="Verdana"/>
                <w:sz w:val="16"/>
                <w:rPrChange w:id="67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68" w:author="ParishClerk" w:date="2026-09-25T20:04:00Z" w16du:dateUtc="2026-09-26T00:04:00Z">
                <w:pPr>
                  <w:ind w:left="140" w:right="140"/>
                  <w:jc w:val="center"/>
                </w:pPr>
              </w:pPrChange>
            </w:pPr>
            <w:del w:id="6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70" w:author="ParishClerk" w:date="2026-09-25T20:04:00Z" w16du:dateUtc="2026-09-26T00:04:00Z">
              <w:tcPr>
                <w:tcW w:w="2295" w:type="dxa"/>
                <w:gridSpan w:val="2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2C31CEC0" w14:textId="77777777" w:rsidR="000617F6" w:rsidRDefault="00386CBF">
            <w:pPr>
              <w:ind w:left="140" w:right="140"/>
              <w:jc w:val="center"/>
              <w:rPr>
                <w:del w:id="7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7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10:25am-12:25pm</w:delText>
              </w:r>
            </w:del>
          </w:p>
          <w:p w14:paraId="0DD572E5" w14:textId="77777777" w:rsidR="000617F6" w:rsidRDefault="00386CBF">
            <w:pPr>
              <w:ind w:right="140"/>
              <w:rPr>
                <w:b/>
                <w:i/>
                <w:sz w:val="16"/>
                <w:szCs w:val="16"/>
              </w:rPr>
            </w:pPr>
            <w:del w:id="7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(Lunch-11:30am-11:55am)</w:delText>
              </w:r>
            </w:del>
          </w:p>
        </w:tc>
        <w:tc>
          <w:tcPr>
            <w:tcW w:w="4605" w:type="dxa"/>
            <w:tcPrChange w:id="74" w:author="ParishClerk" w:date="2026-09-25T20:04:00Z" w16du:dateUtc="2026-09-26T00:04:00Z">
              <w:tcPr>
                <w:tcW w:w="2265" w:type="dxa"/>
                <w:gridSpan w:val="2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50A5782F" w14:textId="77777777" w:rsidR="000617F6" w:rsidRDefault="00386CBF">
            <w:pPr>
              <w:ind w:left="140" w:right="140"/>
              <w:jc w:val="center"/>
              <w:rPr>
                <w:del w:id="7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7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12:30pm-1:50pm</w:delText>
              </w:r>
            </w:del>
          </w:p>
          <w:p w14:paraId="7700775E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7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78" w:author="ParishClerk" w:date="2026-09-25T20:04:00Z" w16du:dateUtc="2026-09-26T00:04:00Z">
              <w:tcPr>
                <w:tcW w:w="1575" w:type="dxa"/>
                <w:gridSpan w:val="2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67F0383F" w14:textId="77777777" w:rsidR="000617F6" w:rsidRDefault="00386CBF">
            <w:pPr>
              <w:ind w:left="140" w:right="140"/>
              <w:jc w:val="center"/>
              <w:rPr>
                <w:del w:id="7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8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1:55pm-2:45pm</w:delText>
              </w:r>
            </w:del>
          </w:p>
          <w:p w14:paraId="05AAC6B2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8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</w:tr>
    </w:tbl>
    <w:tbl>
      <w:tblPr>
        <w:tblStyle w:val="a"/>
        <w:tblW w:w="109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170"/>
        <w:gridCol w:w="1170"/>
        <w:gridCol w:w="1125"/>
        <w:gridCol w:w="1170"/>
        <w:gridCol w:w="1110"/>
        <w:gridCol w:w="1155"/>
        <w:gridCol w:w="1575"/>
      </w:tblGrid>
      <w:tr w:rsidR="000617F6" w14:paraId="3871D5E4" w14:textId="77777777">
        <w:trPr>
          <w:trHeight w:val="720"/>
          <w:jc w:val="center"/>
          <w:del w:id="82" w:author="ParishClerk" w:date="2026-09-25T20:04:00Z" w16du:dateUtc="2026-09-26T00:04:00Z"/>
        </w:trPr>
        <w:tc>
          <w:tcPr>
            <w:tcW w:w="2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2E6F" w14:textId="77777777" w:rsidR="000617F6" w:rsidRDefault="00386CBF">
            <w:pPr>
              <w:ind w:left="140" w:right="140"/>
              <w:jc w:val="center"/>
              <w:rPr>
                <w:del w:id="8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8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1A90" w14:textId="77777777" w:rsidR="000617F6" w:rsidRDefault="00386CBF">
            <w:pPr>
              <w:ind w:left="140" w:right="140"/>
              <w:jc w:val="center"/>
              <w:rPr>
                <w:del w:id="8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8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st</w:delText>
              </w:r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79EFCFAA" w14:textId="77777777" w:rsidR="000617F6" w:rsidRDefault="00386CBF">
            <w:pPr>
              <w:ind w:left="140" w:right="140"/>
              <w:jc w:val="center"/>
              <w:rPr>
                <w:del w:id="8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8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Period</w:delText>
              </w:r>
            </w:del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A64A" w14:textId="77777777" w:rsidR="000617F6" w:rsidRDefault="00386CBF">
            <w:pPr>
              <w:ind w:left="140" w:right="140"/>
              <w:rPr>
                <w:del w:id="8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9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2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nd</w:delText>
              </w:r>
              <w:r>
                <w:rPr>
                  <w:b/>
                  <w:i/>
                  <w:sz w:val="16"/>
                  <w:szCs w:val="16"/>
                </w:rPr>
                <w:delText xml:space="preserve"> Period</w:delText>
              </w:r>
            </w:del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568C" w14:textId="77777777" w:rsidR="000617F6" w:rsidRDefault="00386CBF">
            <w:pPr>
              <w:ind w:left="140" w:right="140"/>
              <w:rPr>
                <w:del w:id="9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9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3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rd</w:delText>
              </w:r>
              <w:r>
                <w:rPr>
                  <w:b/>
                  <w:i/>
                  <w:sz w:val="16"/>
                  <w:szCs w:val="16"/>
                </w:rPr>
                <w:delText xml:space="preserve"> Period</w:delText>
              </w:r>
            </w:del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27D4" w14:textId="77777777" w:rsidR="000617F6" w:rsidRDefault="00386CBF">
            <w:pPr>
              <w:ind w:left="140" w:right="140"/>
              <w:rPr>
                <w:del w:id="9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9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4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Period</w:delText>
              </w:r>
            </w:del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CA3B" w14:textId="77777777" w:rsidR="000617F6" w:rsidRDefault="00386CBF">
            <w:pPr>
              <w:ind w:left="140" w:right="140"/>
              <w:rPr>
                <w:del w:id="9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9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5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Period</w:delText>
              </w:r>
            </w:del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0795" w14:textId="77777777" w:rsidR="000617F6" w:rsidRDefault="00386CBF">
            <w:pPr>
              <w:ind w:left="140" w:right="140"/>
              <w:rPr>
                <w:del w:id="9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9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6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Period</w:delText>
              </w:r>
            </w:del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CA47" w14:textId="77777777" w:rsidR="000617F6" w:rsidRDefault="00386CBF">
            <w:pPr>
              <w:ind w:left="140" w:right="140"/>
              <w:jc w:val="center"/>
              <w:rPr>
                <w:del w:id="9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0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7th Period</w:delText>
              </w:r>
            </w:del>
          </w:p>
        </w:tc>
      </w:tr>
    </w:tbl>
    <w:tbl>
      <w:tblPr>
        <w:tblW w:w="11801" w:type="dxa"/>
        <w:tblLook w:val="01E0" w:firstRow="1" w:lastRow="1" w:firstColumn="1" w:lastColumn="1" w:noHBand="0" w:noVBand="0"/>
        <w:tblPrChange w:id="101" w:author="ParishClerk" w:date="2026-09-25T20:04:00Z" w16du:dateUtc="2026-09-26T00:04:00Z">
          <w:tblPr>
            <w:tblStyle w:val="a"/>
            <w:tblW w:w="1098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6"/>
        <w:gridCol w:w="1146"/>
        <w:gridCol w:w="1569"/>
        <w:gridCol w:w="1228"/>
        <w:gridCol w:w="1219"/>
        <w:gridCol w:w="1219"/>
        <w:gridCol w:w="1931"/>
        <w:gridCol w:w="1219"/>
        <w:gridCol w:w="1228"/>
        <w:gridCol w:w="1012"/>
        <w:gridCol w:w="24"/>
        <w:tblGridChange w:id="102">
          <w:tblGrid>
            <w:gridCol w:w="6"/>
            <w:gridCol w:w="4"/>
            <w:gridCol w:w="1050"/>
            <w:gridCol w:w="92"/>
            <w:gridCol w:w="1363"/>
            <w:gridCol w:w="206"/>
            <w:gridCol w:w="964"/>
            <w:gridCol w:w="264"/>
            <w:gridCol w:w="906"/>
            <w:gridCol w:w="313"/>
            <w:gridCol w:w="812"/>
            <w:gridCol w:w="407"/>
            <w:gridCol w:w="763"/>
            <w:gridCol w:w="1110"/>
            <w:gridCol w:w="58"/>
            <w:gridCol w:w="1097"/>
            <w:gridCol w:w="122"/>
            <w:gridCol w:w="1228"/>
            <w:gridCol w:w="225"/>
            <w:gridCol w:w="787"/>
            <w:gridCol w:w="24"/>
          </w:tblGrid>
        </w:tblGridChange>
      </w:tblGrid>
      <w:tr w:rsidR="000617F6" w14:paraId="3B5B4F19" w14:textId="77777777" w:rsidTr="001B15AE">
        <w:trPr>
          <w:gridBefore w:val="1"/>
          <w:gridAfter w:val="1"/>
          <w:wAfter w:w="703" w:type="dxa"/>
          <w:trHeight w:val="631"/>
          <w:trPrChange w:id="103" w:author="ParishClerk" w:date="2026-09-25T20:04:00Z" w16du:dateUtc="2026-09-26T00:04:00Z">
            <w:trPr>
              <w:gridBefore w:val="2"/>
              <w:gridAfter w:val="2"/>
              <w:trHeight w:val="1080"/>
              <w:jc w:val="center"/>
            </w:trPr>
          </w:trPrChange>
        </w:trPr>
        <w:tc>
          <w:tcPr>
            <w:tcW w:w="522" w:type="dxa"/>
            <w:tcPrChange w:id="104" w:author="ParishClerk" w:date="2026-09-25T20:04:00Z" w16du:dateUtc="2026-09-26T00:04:00Z">
              <w:tcPr>
                <w:tcW w:w="1050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02276C57" w14:textId="77777777" w:rsidR="000617F6" w:rsidRDefault="00386CBF">
            <w:pPr>
              <w:ind w:left="140" w:right="140"/>
              <w:jc w:val="center"/>
              <w:rPr>
                <w:del w:id="10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0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D73F749" w14:textId="77777777" w:rsidR="000617F6" w:rsidRDefault="00386CBF">
            <w:pPr>
              <w:ind w:left="140" w:right="140"/>
              <w:jc w:val="center"/>
              <w:rPr>
                <w:del w:id="10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0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</w:delText>
              </w:r>
            </w:del>
          </w:p>
          <w:p w14:paraId="24E26F69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0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Mullis</w:delText>
              </w:r>
            </w:del>
          </w:p>
        </w:tc>
        <w:tc>
          <w:tcPr>
            <w:tcW w:w="522" w:type="dxa"/>
            <w:tcPrChange w:id="110" w:author="ParishClerk" w:date="2026-09-25T20:04:00Z" w16du:dateUtc="2026-09-26T00:04:00Z">
              <w:tcPr>
                <w:tcW w:w="14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1DD8C8FE" w14:textId="77777777" w:rsidR="000617F6" w:rsidRDefault="00386CBF">
            <w:pPr>
              <w:ind w:left="140" w:right="140"/>
              <w:jc w:val="center"/>
              <w:rPr>
                <w:del w:id="11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1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</w:delText>
              </w:r>
            </w:del>
          </w:p>
          <w:p w14:paraId="20A37471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1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Homeroom &amp; Chromebook Distribution</w:delText>
              </w:r>
            </w:del>
          </w:p>
        </w:tc>
        <w:tc>
          <w:tcPr>
            <w:tcW w:w="522" w:type="dxa"/>
            <w:tcPrChange w:id="114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9B6E76C" w14:textId="77777777" w:rsidR="000617F6" w:rsidRDefault="00386CBF">
            <w:pPr>
              <w:ind w:left="140" w:right="140"/>
              <w:jc w:val="center"/>
              <w:rPr>
                <w:del w:id="11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1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8D8E1F1" w14:textId="77777777" w:rsidR="000617F6" w:rsidRDefault="00386CBF">
            <w:pPr>
              <w:ind w:left="140" w:right="140"/>
              <w:jc w:val="center"/>
              <w:rPr>
                <w:del w:id="11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1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7360ADDE" w14:textId="77777777" w:rsidR="000617F6" w:rsidRDefault="00386CBF">
            <w:pPr>
              <w:ind w:left="140" w:right="140"/>
              <w:jc w:val="center"/>
              <w:rPr>
                <w:del w:id="11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2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Geometry</w:delText>
              </w:r>
            </w:del>
          </w:p>
          <w:p w14:paraId="5EFB1D40" w14:textId="77777777" w:rsidR="000617F6" w:rsidRDefault="00386CBF">
            <w:pPr>
              <w:ind w:left="140" w:right="140"/>
              <w:jc w:val="center"/>
              <w:rPr>
                <w:del w:id="12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2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629E06FA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2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522" w:type="dxa"/>
            <w:tcPrChange w:id="124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637E7FC8" w14:textId="77777777" w:rsidR="000617F6" w:rsidRDefault="00386CBF">
            <w:pPr>
              <w:ind w:left="140" w:right="140"/>
              <w:jc w:val="center"/>
              <w:rPr>
                <w:del w:id="12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2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06F90921" w14:textId="77777777" w:rsidR="000617F6" w:rsidRDefault="00386CBF">
            <w:pPr>
              <w:ind w:left="140" w:right="140"/>
              <w:jc w:val="center"/>
              <w:rPr>
                <w:del w:id="12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2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1ADFF8EE" w14:textId="77777777" w:rsidR="000617F6" w:rsidRDefault="00386CBF">
            <w:pPr>
              <w:ind w:left="140" w:right="140"/>
              <w:jc w:val="center"/>
              <w:rPr>
                <w:del w:id="12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3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Algebra </w:delText>
              </w:r>
            </w:del>
            <w:r>
              <w:rPr>
                <w:rFonts w:ascii="Verdana" w:hAnsi="Verdana"/>
                <w:sz w:val="16"/>
                <w:rPrChange w:id="131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t>2</w:t>
            </w:r>
            <w:ins w:id="132" w:author="ParishClerk" w:date="2026-09-25T20:04:00Z" w16du:dateUtc="2026-09-26T00:04:00Z">
              <w:r w:rsidR="00364B7C">
                <w:rPr>
                  <w:rFonts w:ascii="Verdana" w:hAnsi="Verdana" w:cs="Arial"/>
                  <w:sz w:val="16"/>
                  <w:szCs w:val="16"/>
                </w:rPr>
                <w:t>.</w:t>
              </w:r>
            </w:ins>
          </w:p>
          <w:p w14:paraId="1D5D6FF2" w14:textId="77777777" w:rsidR="000617F6" w:rsidRDefault="00386CBF">
            <w:pPr>
              <w:ind w:left="140" w:right="140"/>
              <w:jc w:val="center"/>
              <w:rPr>
                <w:del w:id="13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3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249C5435" w14:textId="77777777" w:rsidR="000617F6" w:rsidRPr="00364B7C" w:rsidRDefault="00386CBF" w:rsidP="00364B7C">
            <w:pPr>
              <w:tabs>
                <w:tab w:val="left" w:pos="72"/>
                <w:tab w:val="left" w:pos="852"/>
              </w:tabs>
              <w:rPr>
                <w:rFonts w:ascii="Verdana" w:hAnsi="Verdana"/>
                <w:sz w:val="16"/>
                <w:rPrChange w:id="135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36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13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522" w:type="dxa"/>
            <w:tcPrChange w:id="138" w:author="ParishClerk" w:date="2026-09-25T20:04:00Z" w16du:dateUtc="2026-09-26T00:04:00Z">
              <w:tcPr>
                <w:tcW w:w="112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1C573F10" w14:textId="77777777" w:rsidR="000617F6" w:rsidRDefault="000617F6">
            <w:pPr>
              <w:ind w:left="140" w:right="140"/>
              <w:jc w:val="center"/>
              <w:rPr>
                <w:del w:id="139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5A1AF911" w14:textId="77777777" w:rsidR="000617F6" w:rsidRDefault="000617F6">
            <w:pPr>
              <w:ind w:left="140" w:right="140"/>
              <w:jc w:val="center"/>
              <w:rPr>
                <w:del w:id="140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57D1DA1D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4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AMDM</w:delText>
              </w:r>
            </w:del>
          </w:p>
        </w:tc>
        <w:tc>
          <w:tcPr>
            <w:tcW w:w="6674" w:type="dxa"/>
            <w:tcPrChange w:id="142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28A97BAE" w14:textId="77777777" w:rsidR="000617F6" w:rsidRDefault="00943B11">
            <w:pPr>
              <w:ind w:left="140" w:right="140"/>
              <w:jc w:val="center"/>
              <w:rPr>
                <w:del w:id="143" w:author="ParishClerk" w:date="2026-09-25T20:04:00Z" w16du:dateUtc="2026-09-26T00:04:00Z"/>
                <w:b/>
                <w:i/>
                <w:sz w:val="16"/>
                <w:szCs w:val="16"/>
              </w:rPr>
            </w:pPr>
            <w:ins w:id="144" w:author="ParishClerk" w:date="2026-09-25T20:04:00Z" w16du:dateUtc="2026-09-26T00:04:00Z">
              <w:r w:rsidRPr="002221A6">
                <w:rPr>
                  <w:rFonts w:ascii="Verdana" w:hAnsi="Verdana" w:cs="Arial"/>
                  <w:b/>
                  <w:sz w:val="16"/>
                  <w:szCs w:val="16"/>
                </w:rPr>
                <w:t>Declarations</w:t>
              </w:r>
            </w:ins>
          </w:p>
          <w:p w14:paraId="08FA8055" w14:textId="77777777" w:rsidR="000617F6" w:rsidRDefault="000617F6">
            <w:pPr>
              <w:ind w:left="140" w:right="140"/>
              <w:jc w:val="center"/>
              <w:rPr>
                <w:del w:id="145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0D19E040" w14:textId="77777777" w:rsidR="000617F6" w:rsidRPr="002221A6" w:rsidRDefault="00386CBF" w:rsidP="002221A6">
            <w:pPr>
              <w:tabs>
                <w:tab w:val="left" w:pos="72"/>
                <w:tab w:val="left" w:pos="852"/>
              </w:tabs>
              <w:ind w:left="360"/>
              <w:rPr>
                <w:rFonts w:ascii="Verdana" w:hAnsi="Verdana"/>
                <w:b/>
                <w:sz w:val="16"/>
                <w:rPrChange w:id="146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47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14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Found.</w:delText>
              </w:r>
            </w:del>
            <w:r w:rsidRPr="002221A6">
              <w:rPr>
                <w:rFonts w:ascii="Verdana" w:hAnsi="Verdana"/>
                <w:b/>
                <w:sz w:val="16"/>
                <w:rPrChange w:id="149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t xml:space="preserve"> of </w:t>
            </w:r>
            <w:ins w:id="150" w:author="ParishClerk" w:date="2026-09-25T20:04:00Z" w16du:dateUtc="2026-09-26T00:04:00Z">
              <w:r w:rsidR="00943B11" w:rsidRPr="002221A6">
                <w:rPr>
                  <w:rFonts w:ascii="Verdana" w:hAnsi="Verdana" w:cs="Arial"/>
                  <w:b/>
                  <w:sz w:val="16"/>
                  <w:szCs w:val="16"/>
                </w:rPr>
                <w:t>i</w:t>
              </w:r>
              <w:r w:rsidR="00567AB5">
                <w:rPr>
                  <w:rFonts w:ascii="Verdana" w:hAnsi="Verdana" w:cs="Arial"/>
                  <w:b/>
                  <w:sz w:val="16"/>
                  <w:szCs w:val="16"/>
                </w:rPr>
                <w:t>nterest</w:t>
              </w:r>
            </w:ins>
            <w:del w:id="15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Algebra</w:delText>
              </w:r>
            </w:del>
          </w:p>
        </w:tc>
        <w:tc>
          <w:tcPr>
            <w:tcW w:w="4605" w:type="dxa"/>
            <w:tcPrChange w:id="152" w:author="ParishClerk" w:date="2026-09-25T20:04:00Z" w16du:dateUtc="2026-09-26T00:04:00Z">
              <w:tcPr>
                <w:tcW w:w="1110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4BCA089" w14:textId="77777777" w:rsidR="000617F6" w:rsidRDefault="000617F6">
            <w:pPr>
              <w:ind w:left="140" w:right="140"/>
              <w:jc w:val="center"/>
              <w:rPr>
                <w:del w:id="153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436784D5" w14:textId="77777777" w:rsidR="000617F6" w:rsidRDefault="000617F6">
            <w:pPr>
              <w:ind w:left="140" w:right="140"/>
              <w:jc w:val="center"/>
              <w:rPr>
                <w:del w:id="154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755FA9C8" w14:textId="77777777" w:rsidR="000617F6" w:rsidRPr="005B7AA6" w:rsidRDefault="00386CBF">
            <w:pPr>
              <w:rPr>
                <w:rFonts w:ascii="Verdana" w:hAnsi="Verdana"/>
                <w:sz w:val="16"/>
                <w:rPrChange w:id="155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56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15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Algebra 1</w:delText>
              </w:r>
            </w:del>
          </w:p>
        </w:tc>
        <w:tc>
          <w:tcPr>
            <w:tcW w:w="4605" w:type="dxa"/>
            <w:tcPrChange w:id="158" w:author="ParishClerk" w:date="2026-09-25T20:04:00Z" w16du:dateUtc="2026-09-26T00:04:00Z">
              <w:tcPr>
                <w:tcW w:w="11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720145A7" w14:textId="77777777" w:rsidR="000617F6" w:rsidRDefault="00386CBF">
            <w:pPr>
              <w:ind w:left="140" w:right="140"/>
              <w:jc w:val="center"/>
              <w:rPr>
                <w:del w:id="15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6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5DA1C5E" w14:textId="77777777" w:rsidR="000617F6" w:rsidRDefault="000617F6">
            <w:pPr>
              <w:ind w:left="140" w:right="140"/>
              <w:jc w:val="center"/>
              <w:rPr>
                <w:del w:id="161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0B7F1001" w14:textId="77777777" w:rsidR="000617F6" w:rsidRDefault="00386CBF">
            <w:pPr>
              <w:ind w:left="140" w:right="140"/>
              <w:jc w:val="center"/>
              <w:rPr>
                <w:del w:id="162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6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Geometry</w:delText>
              </w:r>
            </w:del>
          </w:p>
          <w:p w14:paraId="24959F47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6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165" w:author="ParishClerk" w:date="2026-09-25T20:04:00Z" w16du:dateUtc="2026-09-26T00:04:00Z">
              <w:tcPr>
                <w:tcW w:w="1575" w:type="dxa"/>
                <w:gridSpan w:val="3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1B0C2104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6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FLEX</w:delText>
              </w:r>
            </w:del>
          </w:p>
        </w:tc>
      </w:tr>
      <w:tr w:rsidR="000617F6" w14:paraId="02965D09" w14:textId="77777777" w:rsidTr="001B15AE">
        <w:trPr>
          <w:gridBefore w:val="1"/>
          <w:gridAfter w:val="1"/>
          <w:wAfter w:w="703" w:type="dxa"/>
          <w:trHeight w:val="453"/>
          <w:trPrChange w:id="167" w:author="ParishClerk" w:date="2026-09-25T20:04:00Z" w16du:dateUtc="2026-09-26T00:04:00Z">
            <w:trPr>
              <w:gridBefore w:val="2"/>
              <w:gridAfter w:val="2"/>
              <w:trHeight w:val="1040"/>
              <w:jc w:val="center"/>
            </w:trPr>
          </w:trPrChange>
        </w:trPr>
        <w:tc>
          <w:tcPr>
            <w:tcW w:w="522" w:type="dxa"/>
            <w:tcPrChange w:id="168" w:author="ParishClerk" w:date="2026-09-25T20:04:00Z" w16du:dateUtc="2026-09-26T00:04:00Z">
              <w:tcPr>
                <w:tcW w:w="1050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8F65836" w14:textId="77777777" w:rsidR="000617F6" w:rsidRDefault="00364B7C">
            <w:pPr>
              <w:ind w:left="140" w:right="140"/>
              <w:jc w:val="center"/>
              <w:rPr>
                <w:del w:id="169" w:author="ParishClerk" w:date="2026-09-25T20:04:00Z" w16du:dateUtc="2026-09-26T00:04:00Z"/>
                <w:b/>
                <w:i/>
                <w:sz w:val="16"/>
                <w:szCs w:val="16"/>
              </w:rPr>
            </w:pPr>
            <w:ins w:id="170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t>3.</w:t>
              </w:r>
            </w:ins>
            <w:del w:id="171" w:author="ParishClerk" w:date="2026-09-25T20:04:00Z" w16du:dateUtc="2026-09-26T00:04:00Z">
              <w:r w:rsidR="00386CBF"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5DA2D932" w14:textId="77777777" w:rsidR="000617F6" w:rsidRPr="00364B7C" w:rsidRDefault="00386CBF" w:rsidP="00364B7C">
            <w:pPr>
              <w:rPr>
                <w:rFonts w:ascii="Verdana" w:hAnsi="Verdana"/>
                <w:sz w:val="16"/>
                <w:rPrChange w:id="172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73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17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Foughty</w:delText>
              </w:r>
            </w:del>
          </w:p>
        </w:tc>
        <w:tc>
          <w:tcPr>
            <w:tcW w:w="6674" w:type="dxa"/>
            <w:tcPrChange w:id="175" w:author="ParishClerk" w:date="2026-09-25T20:04:00Z" w16du:dateUtc="2026-09-26T00:04:00Z">
              <w:tcPr>
                <w:tcW w:w="14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4B733B3D" w14:textId="77777777" w:rsidR="000617F6" w:rsidRPr="002221A6" w:rsidRDefault="00943B11" w:rsidP="002221A6">
            <w:pPr>
              <w:ind w:left="360"/>
              <w:rPr>
                <w:rFonts w:ascii="Verdana" w:hAnsi="Verdana"/>
                <w:b/>
                <w:sz w:val="16"/>
                <w:rPrChange w:id="176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77" w:author="ParishClerk" w:date="2026-09-25T20:04:00Z" w16du:dateUtc="2026-09-26T00:04:00Z">
                <w:pPr>
                  <w:ind w:left="140" w:right="140"/>
                  <w:jc w:val="center"/>
                </w:pPr>
              </w:pPrChange>
            </w:pPr>
            <w:ins w:id="178" w:author="ParishClerk" w:date="2026-09-25T20:04:00Z" w16du:dateUtc="2026-09-26T00:04:00Z">
              <w:r w:rsidRPr="002221A6">
                <w:rPr>
                  <w:rFonts w:ascii="Verdana" w:hAnsi="Verdana" w:cs="Arial"/>
                  <w:b/>
                  <w:sz w:val="16"/>
                  <w:szCs w:val="16"/>
                </w:rPr>
                <w:t>Public r</w:t>
              </w:r>
              <w:r w:rsidR="005B7AA6" w:rsidRPr="002221A6">
                <w:rPr>
                  <w:rFonts w:ascii="Verdana" w:hAnsi="Verdana" w:cs="Arial"/>
                  <w:b/>
                  <w:sz w:val="16"/>
                  <w:szCs w:val="16"/>
                </w:rPr>
                <w:t>eces</w:t>
              </w:r>
              <w:r w:rsidR="006B1347" w:rsidRPr="002221A6">
                <w:rPr>
                  <w:rFonts w:ascii="Verdana" w:hAnsi="Verdana" w:cs="Arial"/>
                  <w:b/>
                  <w:sz w:val="16"/>
                  <w:szCs w:val="16"/>
                </w:rPr>
                <w:t>s</w:t>
              </w:r>
            </w:ins>
            <w:del w:id="179" w:author="ParishClerk" w:date="2026-09-25T20:04:00Z" w16du:dateUtc="2026-09-26T00:04:00Z">
              <w:r w:rsidR="00386CBF">
                <w:rPr>
                  <w:b/>
                  <w:i/>
                  <w:sz w:val="16"/>
                  <w:szCs w:val="16"/>
                </w:rPr>
                <w:delText xml:space="preserve"> Homeroom &amp; Chromebook Distribution</w:delText>
              </w:r>
            </w:del>
          </w:p>
        </w:tc>
        <w:tc>
          <w:tcPr>
            <w:tcW w:w="4605" w:type="dxa"/>
            <w:tcPrChange w:id="180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1EB47877" w14:textId="77777777" w:rsidR="000617F6" w:rsidRDefault="00386CBF">
            <w:pPr>
              <w:ind w:left="140" w:right="140"/>
              <w:jc w:val="center"/>
              <w:rPr>
                <w:del w:id="18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8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0C7E36E3" w14:textId="77777777" w:rsidR="000617F6" w:rsidRDefault="00386CBF">
            <w:pPr>
              <w:ind w:left="140" w:right="140"/>
              <w:jc w:val="center"/>
              <w:rPr>
                <w:del w:id="18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8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Gov’t</w:delText>
              </w:r>
            </w:del>
          </w:p>
          <w:p w14:paraId="610C6B25" w14:textId="77777777" w:rsidR="000617F6" w:rsidRPr="005B7AA6" w:rsidRDefault="00386CBF">
            <w:pPr>
              <w:rPr>
                <w:rFonts w:ascii="Verdana" w:hAnsi="Verdana"/>
                <w:sz w:val="16"/>
                <w:rPrChange w:id="185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186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18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188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4774BA0" w14:textId="77777777" w:rsidR="000617F6" w:rsidRDefault="000617F6">
            <w:pPr>
              <w:ind w:left="140" w:right="140"/>
              <w:jc w:val="center"/>
              <w:rPr>
                <w:del w:id="189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5F9D0327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9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World History</w:delText>
              </w:r>
            </w:del>
          </w:p>
        </w:tc>
        <w:tc>
          <w:tcPr>
            <w:tcW w:w="4605" w:type="dxa"/>
            <w:tcPrChange w:id="191" w:author="ParishClerk" w:date="2026-09-25T20:04:00Z" w16du:dateUtc="2026-09-26T00:04:00Z">
              <w:tcPr>
                <w:tcW w:w="112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258EDAB1" w14:textId="77777777" w:rsidR="000617F6" w:rsidRDefault="000617F6">
            <w:pPr>
              <w:ind w:left="140" w:right="140"/>
              <w:jc w:val="center"/>
              <w:rPr>
                <w:del w:id="192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746884E0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9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World History</w:delText>
              </w:r>
            </w:del>
          </w:p>
        </w:tc>
        <w:tc>
          <w:tcPr>
            <w:tcW w:w="4605" w:type="dxa"/>
            <w:tcPrChange w:id="194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68BE77A3" w14:textId="77777777" w:rsidR="000617F6" w:rsidRDefault="00386CBF">
            <w:pPr>
              <w:ind w:left="140" w:right="140"/>
              <w:jc w:val="center"/>
              <w:rPr>
                <w:del w:id="19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9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6E00A891" w14:textId="77777777" w:rsidR="000617F6" w:rsidRDefault="00386CBF">
            <w:pPr>
              <w:ind w:left="140" w:right="140"/>
              <w:jc w:val="center"/>
              <w:rPr>
                <w:del w:id="19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19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Rec. US Pres.</w:delText>
              </w:r>
            </w:del>
          </w:p>
          <w:p w14:paraId="2A4FA249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19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200" w:author="ParishClerk" w:date="2026-09-25T20:04:00Z" w16du:dateUtc="2026-09-26T00:04:00Z">
              <w:tcPr>
                <w:tcW w:w="1110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4C119BAB" w14:textId="77777777" w:rsidR="000617F6" w:rsidRDefault="000617F6">
            <w:pPr>
              <w:ind w:left="140" w:right="140"/>
              <w:rPr>
                <w:del w:id="201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5A8DBE18" w14:textId="77777777" w:rsidR="000617F6" w:rsidRDefault="00386CBF">
            <w:pPr>
              <w:ind w:left="140" w:right="140"/>
              <w:rPr>
                <w:b/>
                <w:i/>
                <w:sz w:val="16"/>
                <w:szCs w:val="16"/>
              </w:rPr>
            </w:pPr>
            <w:del w:id="20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ECON</w:delText>
              </w:r>
            </w:del>
          </w:p>
        </w:tc>
        <w:tc>
          <w:tcPr>
            <w:tcW w:w="4605" w:type="dxa"/>
            <w:tcPrChange w:id="203" w:author="ParishClerk" w:date="2026-09-25T20:04:00Z" w16du:dateUtc="2026-09-26T00:04:00Z">
              <w:tcPr>
                <w:tcW w:w="11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0AC289CB" w14:textId="77777777" w:rsidR="000617F6" w:rsidRDefault="000617F6">
            <w:pPr>
              <w:ind w:left="140" w:right="140"/>
              <w:jc w:val="center"/>
              <w:rPr>
                <w:del w:id="204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642CF9E0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05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US History</w:delText>
              </w:r>
            </w:del>
          </w:p>
        </w:tc>
        <w:tc>
          <w:tcPr>
            <w:tcW w:w="4605" w:type="dxa"/>
            <w:tcPrChange w:id="206" w:author="ParishClerk" w:date="2026-09-25T20:04:00Z" w16du:dateUtc="2026-09-26T00:04:00Z">
              <w:tcPr>
                <w:tcW w:w="1575" w:type="dxa"/>
                <w:gridSpan w:val="3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2C7AEB01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0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FLEX</w:delText>
              </w:r>
            </w:del>
          </w:p>
        </w:tc>
      </w:tr>
      <w:tr w:rsidR="000617F6" w14:paraId="4D9B07A1" w14:textId="77777777" w:rsidTr="001B15AE">
        <w:trPr>
          <w:gridBefore w:val="1"/>
          <w:gridAfter w:val="1"/>
          <w:wAfter w:w="703" w:type="dxa"/>
          <w:trPrChange w:id="208" w:author="ParishClerk" w:date="2026-09-25T20:04:00Z" w16du:dateUtc="2026-09-26T00:04:00Z">
            <w:trPr>
              <w:gridBefore w:val="2"/>
              <w:gridAfter w:val="2"/>
              <w:trHeight w:val="1340"/>
              <w:jc w:val="center"/>
            </w:trPr>
          </w:trPrChange>
        </w:trPr>
        <w:tc>
          <w:tcPr>
            <w:tcW w:w="522" w:type="dxa"/>
            <w:tcPrChange w:id="209" w:author="ParishClerk" w:date="2026-09-25T20:04:00Z" w16du:dateUtc="2026-09-26T00:04:00Z">
              <w:tcPr>
                <w:tcW w:w="1050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5D7BC350" w14:textId="77777777" w:rsidR="000617F6" w:rsidRDefault="00386CBF">
            <w:pPr>
              <w:ind w:left="140" w:right="140"/>
              <w:jc w:val="center"/>
              <w:rPr>
                <w:del w:id="210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1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7000B1DF" w14:textId="77777777" w:rsidR="000617F6" w:rsidRDefault="00386CBF">
            <w:pPr>
              <w:ind w:left="140" w:right="140"/>
              <w:jc w:val="center"/>
              <w:rPr>
                <w:del w:id="212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1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</w:delText>
              </w:r>
            </w:del>
          </w:p>
          <w:p w14:paraId="65B4B8BD" w14:textId="77777777" w:rsidR="000617F6" w:rsidRPr="00D71E96" w:rsidRDefault="00386CBF" w:rsidP="006C266F">
            <w:pPr>
              <w:tabs>
                <w:tab w:val="left" w:pos="7380"/>
              </w:tabs>
              <w:ind w:left="360"/>
              <w:rPr>
                <w:rFonts w:ascii="Verdana" w:hAnsi="Verdana"/>
                <w:sz w:val="16"/>
                <w:rPrChange w:id="214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15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21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Johnson</w:delText>
              </w:r>
            </w:del>
          </w:p>
        </w:tc>
        <w:tc>
          <w:tcPr>
            <w:tcW w:w="6674" w:type="dxa"/>
            <w:tcPrChange w:id="217" w:author="ParishClerk" w:date="2026-09-25T20:04:00Z" w16du:dateUtc="2026-09-26T00:04:00Z">
              <w:tcPr>
                <w:tcW w:w="14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612006BF" w14:textId="77777777" w:rsidR="000617F6" w:rsidRDefault="00386CBF">
            <w:pPr>
              <w:ind w:left="140" w:right="140"/>
              <w:jc w:val="center"/>
              <w:rPr>
                <w:del w:id="218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1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24AFB04B" w14:textId="77777777" w:rsidR="000617F6" w:rsidRPr="002221A6" w:rsidRDefault="00386CBF" w:rsidP="006B18D5">
            <w:pPr>
              <w:tabs>
                <w:tab w:val="left" w:pos="7380"/>
              </w:tabs>
              <w:ind w:left="360"/>
              <w:rPr>
                <w:rFonts w:ascii="Verdana" w:hAnsi="Verdana"/>
                <w:b/>
                <w:sz w:val="16"/>
                <w:rPrChange w:id="220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21" w:author="ParishClerk" w:date="2026-09-25T20:04:00Z" w16du:dateUtc="2026-09-26T00:04:00Z">
                <w:pPr>
                  <w:ind w:left="140" w:right="140"/>
                  <w:jc w:val="center"/>
                </w:pPr>
              </w:pPrChange>
            </w:pPr>
            <w:del w:id="22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Homeroom &amp; Chromebook Distribution</w:delText>
              </w:r>
            </w:del>
          </w:p>
        </w:tc>
        <w:tc>
          <w:tcPr>
            <w:tcW w:w="4605" w:type="dxa"/>
            <w:tcPrChange w:id="223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030AFE19" w14:textId="77777777" w:rsidR="000617F6" w:rsidRDefault="00386CBF">
            <w:pPr>
              <w:ind w:left="140" w:right="140"/>
              <w:jc w:val="center"/>
              <w:rPr>
                <w:del w:id="224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25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57C2B82F" w14:textId="77777777" w:rsidR="000617F6" w:rsidRDefault="000617F6">
            <w:pPr>
              <w:ind w:left="140" w:right="140"/>
              <w:jc w:val="center"/>
              <w:rPr>
                <w:del w:id="226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6420B845" w14:textId="77777777" w:rsidR="000617F6" w:rsidRPr="005B7AA6" w:rsidRDefault="00386CBF">
            <w:pPr>
              <w:rPr>
                <w:rFonts w:ascii="Verdana" w:hAnsi="Verdana"/>
                <w:sz w:val="16"/>
                <w:rPrChange w:id="227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28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22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Read 180</w:delText>
              </w:r>
            </w:del>
          </w:p>
        </w:tc>
        <w:tc>
          <w:tcPr>
            <w:tcW w:w="4605" w:type="dxa"/>
            <w:tcPrChange w:id="230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564A0DB3" w14:textId="77777777" w:rsidR="000617F6" w:rsidRDefault="00386CBF">
            <w:pPr>
              <w:ind w:left="140" w:right="140"/>
              <w:jc w:val="center"/>
              <w:rPr>
                <w:del w:id="23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3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71FC75AC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3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9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grade ELA</w:delText>
              </w:r>
            </w:del>
          </w:p>
        </w:tc>
        <w:tc>
          <w:tcPr>
            <w:tcW w:w="4605" w:type="dxa"/>
            <w:tcPrChange w:id="234" w:author="ParishClerk" w:date="2026-09-25T20:04:00Z" w16du:dateUtc="2026-09-26T00:04:00Z">
              <w:tcPr>
                <w:tcW w:w="112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7D3B4C07" w14:textId="77777777" w:rsidR="000617F6" w:rsidRDefault="00386CBF">
            <w:pPr>
              <w:ind w:left="140" w:right="140"/>
              <w:jc w:val="center"/>
              <w:rPr>
                <w:del w:id="23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3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66E0B52E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3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10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grade ELA</w:delText>
              </w:r>
            </w:del>
          </w:p>
        </w:tc>
        <w:tc>
          <w:tcPr>
            <w:tcW w:w="4605" w:type="dxa"/>
            <w:tcPrChange w:id="238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5593A3AA" w14:textId="77777777" w:rsidR="000617F6" w:rsidRDefault="00386CBF">
            <w:pPr>
              <w:ind w:left="140" w:right="140"/>
              <w:jc w:val="center"/>
              <w:rPr>
                <w:del w:id="23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4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1BFA9790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4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12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grade ELA</w:delText>
              </w:r>
            </w:del>
          </w:p>
        </w:tc>
        <w:tc>
          <w:tcPr>
            <w:tcW w:w="4605" w:type="dxa"/>
            <w:tcPrChange w:id="242" w:author="ParishClerk" w:date="2026-09-25T20:04:00Z" w16du:dateUtc="2026-09-26T00:04:00Z">
              <w:tcPr>
                <w:tcW w:w="1110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77952AE1" w14:textId="77777777" w:rsidR="000617F6" w:rsidRDefault="00386CBF">
            <w:pPr>
              <w:ind w:left="140" w:right="140"/>
              <w:jc w:val="center"/>
              <w:rPr>
                <w:del w:id="24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4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09AE317" w14:textId="77777777" w:rsidR="000617F6" w:rsidRDefault="00386CBF">
            <w:pPr>
              <w:ind w:left="140" w:right="140"/>
              <w:jc w:val="center"/>
              <w:rPr>
                <w:del w:id="24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4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11</w:delText>
              </w:r>
              <w:r>
                <w:rPr>
                  <w:b/>
                  <w:i/>
                  <w:sz w:val="16"/>
                  <w:szCs w:val="16"/>
                  <w:vertAlign w:val="superscript"/>
                </w:rPr>
                <w:delText>th</w:delText>
              </w:r>
              <w:r>
                <w:rPr>
                  <w:b/>
                  <w:i/>
                  <w:sz w:val="16"/>
                  <w:szCs w:val="16"/>
                </w:rPr>
                <w:delText xml:space="preserve"> grade ELA</w:delText>
              </w:r>
            </w:del>
          </w:p>
          <w:p w14:paraId="4106ABAB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4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248" w:author="ParishClerk" w:date="2026-09-25T20:04:00Z" w16du:dateUtc="2026-09-26T00:04:00Z">
              <w:tcPr>
                <w:tcW w:w="11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7F48F72" w14:textId="77777777" w:rsidR="000617F6" w:rsidRDefault="00386CBF">
            <w:pPr>
              <w:ind w:left="140" w:right="140"/>
              <w:jc w:val="center"/>
              <w:rPr>
                <w:del w:id="24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5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C2FD777" w14:textId="77777777" w:rsidR="000617F6" w:rsidRDefault="00386CBF">
            <w:pPr>
              <w:ind w:left="140" w:right="140"/>
              <w:jc w:val="center"/>
              <w:rPr>
                <w:del w:id="25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5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10th  grade ELA</w:delText>
              </w:r>
            </w:del>
          </w:p>
          <w:p w14:paraId="1269BBE9" w14:textId="77777777" w:rsidR="000617F6" w:rsidRDefault="00386CBF">
            <w:pPr>
              <w:ind w:left="140" w:right="140"/>
              <w:jc w:val="center"/>
              <w:rPr>
                <w:del w:id="25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5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7D5A9EA6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55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256" w:author="ParishClerk" w:date="2026-09-25T20:04:00Z" w16du:dateUtc="2026-09-26T00:04:00Z">
              <w:tcPr>
                <w:tcW w:w="1575" w:type="dxa"/>
                <w:gridSpan w:val="3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188551AD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5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FLEX</w:delText>
              </w:r>
            </w:del>
          </w:p>
        </w:tc>
      </w:tr>
      <w:tr w:rsidR="000617F6" w14:paraId="0D8264D9" w14:textId="77777777" w:rsidTr="001B15AE">
        <w:trPr>
          <w:gridBefore w:val="1"/>
          <w:gridAfter w:val="1"/>
          <w:wAfter w:w="703" w:type="dxa"/>
          <w:trPrChange w:id="258" w:author="ParishClerk" w:date="2026-09-25T20:04:00Z" w16du:dateUtc="2026-09-26T00:04:00Z">
            <w:trPr>
              <w:gridBefore w:val="2"/>
              <w:gridAfter w:val="2"/>
              <w:trHeight w:val="1260"/>
              <w:jc w:val="center"/>
            </w:trPr>
          </w:trPrChange>
        </w:trPr>
        <w:tc>
          <w:tcPr>
            <w:tcW w:w="522" w:type="dxa"/>
            <w:tcPrChange w:id="259" w:author="ParishClerk" w:date="2026-09-25T20:04:00Z" w16du:dateUtc="2026-09-26T00:04:00Z">
              <w:tcPr>
                <w:tcW w:w="1050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4F8084A7" w14:textId="77777777" w:rsidR="000617F6" w:rsidRDefault="00364B7C">
            <w:pPr>
              <w:ind w:left="140" w:right="140"/>
              <w:jc w:val="center"/>
              <w:rPr>
                <w:del w:id="260" w:author="ParishClerk" w:date="2026-09-25T20:04:00Z" w16du:dateUtc="2026-09-26T00:04:00Z"/>
                <w:b/>
                <w:i/>
                <w:sz w:val="16"/>
                <w:szCs w:val="16"/>
              </w:rPr>
            </w:pPr>
            <w:ins w:id="261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t>4.</w:t>
              </w:r>
            </w:ins>
            <w:del w:id="262" w:author="ParishClerk" w:date="2026-09-25T20:04:00Z" w16du:dateUtc="2026-09-26T00:04:00Z">
              <w:r w:rsidR="00386CBF"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106DDA5B" w14:textId="77777777" w:rsidR="000617F6" w:rsidRPr="00364B7C" w:rsidRDefault="00386CBF" w:rsidP="00364B7C">
            <w:pPr>
              <w:tabs>
                <w:tab w:val="left" w:pos="7380"/>
              </w:tabs>
              <w:rPr>
                <w:rFonts w:ascii="Verdana" w:hAnsi="Verdana"/>
                <w:sz w:val="16"/>
                <w:rPrChange w:id="263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64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265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Cofield</w:delText>
              </w:r>
            </w:del>
          </w:p>
        </w:tc>
        <w:tc>
          <w:tcPr>
            <w:tcW w:w="6674" w:type="dxa"/>
            <w:tcPrChange w:id="266" w:author="ParishClerk" w:date="2026-09-25T20:04:00Z" w16du:dateUtc="2026-09-26T00:04:00Z">
              <w:tcPr>
                <w:tcW w:w="14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4ED7D86" w14:textId="77777777" w:rsidR="0097001D" w:rsidRDefault="0097001D" w:rsidP="00CF2961">
            <w:pPr>
              <w:tabs>
                <w:tab w:val="left" w:pos="7380"/>
              </w:tabs>
              <w:ind w:left="360"/>
              <w:rPr>
                <w:ins w:id="267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  <w:ins w:id="268" w:author="ParishClerk" w:date="2026-09-25T20:04:00Z" w16du:dateUtc="2026-09-26T00:04:00Z">
              <w:r>
                <w:rPr>
                  <w:rFonts w:ascii="Verdana" w:hAnsi="Verdana" w:cs="Arial"/>
                  <w:b/>
                  <w:sz w:val="16"/>
                  <w:szCs w:val="16"/>
                </w:rPr>
                <w:t>Approval  OF MINUTES</w:t>
              </w:r>
              <w:r w:rsidR="00B73CC1">
                <w:rPr>
                  <w:rFonts w:ascii="Verdana" w:hAnsi="Verdana" w:cs="Arial"/>
                  <w:b/>
                  <w:sz w:val="16"/>
                  <w:szCs w:val="16"/>
                </w:rPr>
                <w:t xml:space="preserve"> from the meeting on Thursday 26</w:t>
              </w:r>
              <w:r w:rsidR="00B73CC1" w:rsidRPr="00FD7B26">
                <w:rPr>
                  <w:rFonts w:ascii="Verdana" w:hAnsi="Verdana" w:cs="Arial"/>
                  <w:b/>
                  <w:sz w:val="16"/>
                  <w:szCs w:val="16"/>
                  <w:vertAlign w:val="superscript"/>
                </w:rPr>
                <w:t>th</w:t>
              </w:r>
              <w:r w:rsidR="00FD7B26">
                <w:rPr>
                  <w:rFonts w:ascii="Verdana" w:hAnsi="Verdana" w:cs="Arial"/>
                  <w:b/>
                  <w:sz w:val="16"/>
                  <w:szCs w:val="16"/>
                </w:rPr>
                <w:t xml:space="preserve"> </w:t>
              </w:r>
              <w:r w:rsidR="00B73CC1">
                <w:rPr>
                  <w:rFonts w:ascii="Verdana" w:hAnsi="Verdana" w:cs="Arial"/>
                  <w:b/>
                  <w:sz w:val="16"/>
                  <w:szCs w:val="16"/>
                </w:rPr>
                <w:t xml:space="preserve">April </w:t>
              </w:r>
              <w:r w:rsidR="00142D9A">
                <w:rPr>
                  <w:rFonts w:ascii="Verdana" w:hAnsi="Verdana" w:cs="Arial"/>
                  <w:b/>
                  <w:sz w:val="16"/>
                  <w:szCs w:val="16"/>
                </w:rPr>
                <w:t xml:space="preserve">  2018</w:t>
              </w:r>
            </w:ins>
          </w:p>
          <w:p w14:paraId="15F55F9D" w14:textId="77777777" w:rsidR="00A9333C" w:rsidRDefault="00A9333C" w:rsidP="0097001D">
            <w:pPr>
              <w:tabs>
                <w:tab w:val="left" w:pos="7380"/>
              </w:tabs>
              <w:ind w:left="720"/>
              <w:rPr>
                <w:ins w:id="269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615E86CF" w14:textId="77777777" w:rsidR="000617F6" w:rsidRPr="002221A6" w:rsidRDefault="00386CBF" w:rsidP="00CF2961">
            <w:pPr>
              <w:tabs>
                <w:tab w:val="left" w:pos="7380"/>
              </w:tabs>
              <w:ind w:left="360"/>
              <w:rPr>
                <w:rFonts w:ascii="Verdana" w:hAnsi="Verdana"/>
                <w:sz w:val="16"/>
                <w:rPrChange w:id="270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71" w:author="ParishClerk" w:date="2026-09-25T20:04:00Z" w16du:dateUtc="2026-09-26T00:04:00Z">
                <w:pPr>
                  <w:ind w:left="140" w:right="140"/>
                  <w:jc w:val="center"/>
                </w:pPr>
              </w:pPrChange>
            </w:pPr>
            <w:del w:id="27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273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0266A46C" w14:textId="77777777" w:rsidR="000617F6" w:rsidRPr="005B7AA6" w:rsidRDefault="000617F6">
            <w:pPr>
              <w:rPr>
                <w:rFonts w:ascii="Verdana" w:hAnsi="Verdana"/>
                <w:sz w:val="16"/>
                <w:rPrChange w:id="274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75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</w:p>
          <w:p w14:paraId="3328AF19" w14:textId="77777777" w:rsidR="00AB4DED" w:rsidRPr="005B7AA6" w:rsidRDefault="00AB4DED">
            <w:pPr>
              <w:rPr>
                <w:ins w:id="27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6BE61F5" w14:textId="77777777" w:rsidR="000617F6" w:rsidRDefault="00386CBF">
            <w:pPr>
              <w:ind w:left="140" w:right="140"/>
              <w:jc w:val="center"/>
              <w:rPr>
                <w:del w:id="27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7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40C0B99D" w14:textId="77777777" w:rsidR="000617F6" w:rsidRPr="005B7AA6" w:rsidRDefault="00386CBF">
            <w:pPr>
              <w:rPr>
                <w:rFonts w:ascii="Verdana" w:hAnsi="Verdana"/>
                <w:sz w:val="16"/>
                <w:rPrChange w:id="279" w:author="ParishClerk" w:date="2026-09-25T20:04:00Z" w16du:dateUtc="2026-09-26T00:04:00Z">
                  <w:rPr>
                    <w:rFonts w:ascii="Times New Roman" w:eastAsia="Times New Roman" w:hAnsi="Times New Roman" w:cs="Times New Roman"/>
                    <w:b/>
                    <w:i/>
                    <w:sz w:val="16"/>
                    <w:szCs w:val="16"/>
                  </w:rPr>
                </w:rPrChange>
              </w:rPr>
              <w:pPrChange w:id="280" w:author="ParishClerk" w:date="2026-09-25T20:04:00Z" w16du:dateUtc="2026-09-26T00:04:00Z">
                <w:pPr>
                  <w:spacing w:after="0"/>
                  <w:ind w:left="140" w:right="140"/>
                  <w:jc w:val="center"/>
                </w:pPr>
              </w:pPrChange>
            </w:pPr>
            <w:del w:id="28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</w:tc>
        <w:tc>
          <w:tcPr>
            <w:tcW w:w="4605" w:type="dxa"/>
            <w:tcPrChange w:id="282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C9DA310" w14:textId="77777777" w:rsidR="000617F6" w:rsidRDefault="000617F6">
            <w:pPr>
              <w:ind w:left="140" w:right="140"/>
              <w:jc w:val="center"/>
              <w:rPr>
                <w:del w:id="283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06856D4A" w14:textId="77777777" w:rsidR="000617F6" w:rsidRDefault="00386CBF">
            <w:pPr>
              <w:ind w:left="140" w:right="140"/>
              <w:jc w:val="center"/>
              <w:rPr>
                <w:del w:id="284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85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47BE6681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8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</w:tc>
        <w:tc>
          <w:tcPr>
            <w:tcW w:w="4605" w:type="dxa"/>
            <w:tcPrChange w:id="287" w:author="ParishClerk" w:date="2026-09-25T20:04:00Z" w16du:dateUtc="2026-09-26T00:04:00Z">
              <w:tcPr>
                <w:tcW w:w="112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6E6F4CA9" w14:textId="77777777" w:rsidR="000617F6" w:rsidRDefault="00386CBF">
            <w:pPr>
              <w:ind w:left="140" w:right="140"/>
              <w:jc w:val="center"/>
              <w:rPr>
                <w:del w:id="288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8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3EDCDB84" w14:textId="77777777" w:rsidR="000617F6" w:rsidRDefault="00386CBF">
            <w:pPr>
              <w:ind w:left="140" w:right="140"/>
              <w:jc w:val="center"/>
              <w:rPr>
                <w:del w:id="290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91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39DE34FD" w14:textId="77777777" w:rsidR="000617F6" w:rsidRDefault="00386CBF">
            <w:pPr>
              <w:ind w:left="140" w:right="140"/>
              <w:jc w:val="center"/>
              <w:rPr>
                <w:del w:id="292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93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  <w:p w14:paraId="1CA3A62E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9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295" w:author="ParishClerk" w:date="2026-09-25T20:04:00Z" w16du:dateUtc="2026-09-26T00:04:00Z">
              <w:tcPr>
                <w:tcW w:w="1170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4D2AE523" w14:textId="77777777" w:rsidR="000617F6" w:rsidRDefault="000617F6">
            <w:pPr>
              <w:ind w:left="140" w:right="140"/>
              <w:jc w:val="center"/>
              <w:rPr>
                <w:del w:id="296" w:author="ParishClerk" w:date="2026-09-25T20:04:00Z" w16du:dateUtc="2026-09-26T00:04:00Z"/>
                <w:b/>
                <w:i/>
                <w:sz w:val="16"/>
                <w:szCs w:val="16"/>
              </w:rPr>
            </w:pPr>
          </w:p>
          <w:p w14:paraId="01A552ED" w14:textId="77777777" w:rsidR="000617F6" w:rsidRDefault="00386CBF">
            <w:pPr>
              <w:ind w:left="140" w:right="140"/>
              <w:jc w:val="center"/>
              <w:rPr>
                <w:del w:id="297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298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3E6AEE18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29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</w:tc>
        <w:tc>
          <w:tcPr>
            <w:tcW w:w="4605" w:type="dxa"/>
            <w:tcPrChange w:id="300" w:author="ParishClerk" w:date="2026-09-25T20:04:00Z" w16du:dateUtc="2026-09-26T00:04:00Z">
              <w:tcPr>
                <w:tcW w:w="1110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B6D7A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273CD7B4" w14:textId="77777777" w:rsidR="000617F6" w:rsidRDefault="00386CBF">
            <w:pPr>
              <w:ind w:left="140" w:right="140"/>
              <w:jc w:val="center"/>
              <w:rPr>
                <w:del w:id="30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0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642BD02E" w14:textId="77777777" w:rsidR="000617F6" w:rsidRDefault="00386CBF">
            <w:pPr>
              <w:ind w:left="140" w:right="140"/>
              <w:jc w:val="center"/>
              <w:rPr>
                <w:del w:id="30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0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7FDE72F6" w14:textId="77777777" w:rsidR="000617F6" w:rsidRDefault="00386CBF">
            <w:pPr>
              <w:ind w:left="140" w:right="140"/>
              <w:jc w:val="center"/>
              <w:rPr>
                <w:del w:id="30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0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  <w:p w14:paraId="13ED4A0C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30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308" w:author="ParishClerk" w:date="2026-09-25T20:04:00Z" w16du:dateUtc="2026-09-26T00:04:00Z">
              <w:tcPr>
                <w:tcW w:w="1155" w:type="dxa"/>
                <w:gridSpan w:val="2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113E5972" w14:textId="77777777" w:rsidR="000617F6" w:rsidRDefault="00386CBF">
            <w:pPr>
              <w:ind w:left="140" w:right="140"/>
              <w:jc w:val="center"/>
              <w:rPr>
                <w:del w:id="309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10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 </w:delText>
              </w:r>
            </w:del>
          </w:p>
          <w:p w14:paraId="1FFA2EE7" w14:textId="77777777" w:rsidR="000617F6" w:rsidRDefault="00386CBF">
            <w:pPr>
              <w:ind w:left="140" w:right="140"/>
              <w:jc w:val="center"/>
              <w:rPr>
                <w:del w:id="311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12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Electives/</w:delText>
              </w:r>
            </w:del>
          </w:p>
          <w:p w14:paraId="5BE60824" w14:textId="77777777" w:rsidR="000617F6" w:rsidRDefault="00386CBF">
            <w:pPr>
              <w:ind w:left="140" w:right="140"/>
              <w:jc w:val="center"/>
              <w:rPr>
                <w:del w:id="313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14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Science</w:delText>
              </w:r>
            </w:del>
          </w:p>
          <w:p w14:paraId="22D33E12" w14:textId="77777777" w:rsidR="000617F6" w:rsidRDefault="00386CBF">
            <w:pPr>
              <w:ind w:left="140" w:right="140"/>
              <w:jc w:val="center"/>
              <w:rPr>
                <w:del w:id="315" w:author="ParishClerk" w:date="2026-09-25T20:04:00Z" w16du:dateUtc="2026-09-26T00:04:00Z"/>
                <w:b/>
                <w:i/>
                <w:sz w:val="16"/>
                <w:szCs w:val="16"/>
              </w:rPr>
            </w:pPr>
            <w:del w:id="316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  <w:p w14:paraId="1D010F15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317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 xml:space="preserve"> </w:delText>
              </w:r>
            </w:del>
          </w:p>
        </w:tc>
        <w:tc>
          <w:tcPr>
            <w:tcW w:w="4605" w:type="dxa"/>
            <w:tcPrChange w:id="318" w:author="ParishClerk" w:date="2026-09-25T20:04:00Z" w16du:dateUtc="2026-09-26T00:04:00Z">
              <w:tcPr>
                <w:tcW w:w="1575" w:type="dxa"/>
                <w:gridSpan w:val="3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4CAC6A9A" w14:textId="77777777" w:rsidR="000617F6" w:rsidRDefault="00386CBF">
            <w:pPr>
              <w:ind w:left="140" w:right="140"/>
              <w:jc w:val="center"/>
              <w:rPr>
                <w:b/>
                <w:i/>
                <w:sz w:val="16"/>
                <w:szCs w:val="16"/>
              </w:rPr>
            </w:pPr>
            <w:del w:id="319" w:author="ParishClerk" w:date="2026-09-25T20:04:00Z" w16du:dateUtc="2026-09-26T00:04:00Z">
              <w:r>
                <w:rPr>
                  <w:b/>
                  <w:i/>
                  <w:sz w:val="16"/>
                  <w:szCs w:val="16"/>
                </w:rPr>
                <w:delText>FLEX</w:delText>
              </w:r>
            </w:del>
          </w:p>
        </w:tc>
      </w:tr>
      <w:tr w:rsidR="004A14C4" w:rsidRPr="005B7AA6" w14:paraId="2698C274" w14:textId="77777777" w:rsidTr="001B15AE">
        <w:trPr>
          <w:trHeight w:val="1012"/>
          <w:ins w:id="320" w:author="ParishClerk" w:date="2026-09-25T20:04:00Z" w16du:dateUtc="2026-09-26T00:04:00Z"/>
        </w:trPr>
        <w:tc>
          <w:tcPr>
            <w:tcW w:w="522" w:type="dxa"/>
            <w:gridSpan w:val="2"/>
          </w:tcPr>
          <w:p w14:paraId="33637DF4" w14:textId="77777777" w:rsidR="00615996" w:rsidRDefault="00364B7C" w:rsidP="00364B7C">
            <w:pPr>
              <w:rPr>
                <w:ins w:id="32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  <w:ins w:id="322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lastRenderedPageBreak/>
                <w:t>5.</w:t>
              </w:r>
            </w:ins>
          </w:p>
          <w:p w14:paraId="0AE3C0D4" w14:textId="77777777" w:rsidR="006F717D" w:rsidRDefault="006F717D" w:rsidP="00364B7C">
            <w:pPr>
              <w:rPr>
                <w:ins w:id="323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E6935F1" w14:textId="77777777" w:rsidR="000F142D" w:rsidRDefault="000F142D" w:rsidP="00364B7C">
            <w:pPr>
              <w:rPr>
                <w:ins w:id="324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05474FD9" w14:textId="77777777" w:rsidR="0067782C" w:rsidRDefault="0067782C" w:rsidP="00364B7C">
            <w:pPr>
              <w:rPr>
                <w:ins w:id="325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1BCEDD86" w14:textId="77777777" w:rsidR="0067782C" w:rsidRDefault="0067782C" w:rsidP="00364B7C">
            <w:pPr>
              <w:rPr>
                <w:ins w:id="32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6A151F2A" w14:textId="77777777" w:rsidR="00EF70BF" w:rsidRDefault="00EF70BF" w:rsidP="00364B7C">
            <w:pPr>
              <w:rPr>
                <w:ins w:id="327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  <w:ins w:id="328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t>6.</w:t>
              </w:r>
            </w:ins>
          </w:p>
          <w:p w14:paraId="47598505" w14:textId="77777777" w:rsidR="00AF6BC3" w:rsidRDefault="00AF6BC3" w:rsidP="00364B7C">
            <w:pPr>
              <w:rPr>
                <w:ins w:id="329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050E6D5" w14:textId="77777777" w:rsidR="00E072C6" w:rsidRPr="00EB0FA7" w:rsidRDefault="00E072C6" w:rsidP="00364B7C">
            <w:pPr>
              <w:rPr>
                <w:ins w:id="33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6674" w:type="dxa"/>
            <w:gridSpan w:val="4"/>
          </w:tcPr>
          <w:p w14:paraId="4AB4674C" w14:textId="77777777" w:rsidR="00C471A6" w:rsidRPr="002221A6" w:rsidRDefault="004A14C4" w:rsidP="002221A6">
            <w:pPr>
              <w:ind w:left="360"/>
              <w:rPr>
                <w:ins w:id="33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  <w:ins w:id="332" w:author="ParishClerk" w:date="2026-09-25T20:04:00Z" w16du:dateUtc="2026-09-26T00:04:00Z">
              <w:r w:rsidRPr="002221A6">
                <w:rPr>
                  <w:rFonts w:ascii="Verdana" w:hAnsi="Verdana" w:cs="Arial"/>
                  <w:b/>
                  <w:sz w:val="16"/>
                  <w:szCs w:val="16"/>
                </w:rPr>
                <w:t>Matters arising</w:t>
              </w:r>
              <w:r w:rsidR="00420E6C">
                <w:rPr>
                  <w:rFonts w:ascii="Verdana" w:hAnsi="Verdana" w:cs="Arial"/>
                  <w:b/>
                  <w:sz w:val="16"/>
                  <w:szCs w:val="16"/>
                </w:rPr>
                <w:t xml:space="preserve"> </w:t>
              </w:r>
              <w:r w:rsidR="009F3FC3" w:rsidRPr="002221A6">
                <w:rPr>
                  <w:rFonts w:ascii="Verdana" w:hAnsi="Verdana" w:cs="Arial"/>
                  <w:b/>
                  <w:sz w:val="16"/>
                  <w:szCs w:val="16"/>
                </w:rPr>
                <w:t xml:space="preserve"> </w:t>
              </w:r>
              <w:r w:rsidR="009F3FC3" w:rsidRPr="002221A6">
                <w:rPr>
                  <w:rFonts w:ascii="Verdana" w:hAnsi="Verdana" w:cs="Arial"/>
                  <w:sz w:val="16"/>
                  <w:szCs w:val="16"/>
                </w:rPr>
                <w:t>not on the agenda</w:t>
              </w:r>
            </w:ins>
          </w:p>
          <w:p w14:paraId="05EBBA5C" w14:textId="77777777" w:rsidR="000F142D" w:rsidRDefault="000F142D" w:rsidP="000F142D">
            <w:pPr>
              <w:rPr>
                <w:ins w:id="333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3F59168A" w14:textId="77777777" w:rsidR="00E73ED9" w:rsidRDefault="000F142D" w:rsidP="004E43C1">
            <w:pPr>
              <w:rPr>
                <w:ins w:id="334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335" w:author="ParishClerk" w:date="2026-09-25T20:04:00Z" w16du:dateUtc="2026-09-26T00:04:00Z">
              <w:r>
                <w:rPr>
                  <w:rFonts w:ascii="Verdana" w:hAnsi="Verdana" w:cs="Arial"/>
                  <w:b/>
                  <w:sz w:val="16"/>
                  <w:szCs w:val="16"/>
                </w:rPr>
                <w:t xml:space="preserve">     Action points.</w:t>
              </w:r>
            </w:ins>
          </w:p>
          <w:p w14:paraId="57C29209" w14:textId="77777777" w:rsidR="00142D9A" w:rsidRDefault="00142D9A" w:rsidP="004E43C1">
            <w:pPr>
              <w:rPr>
                <w:ins w:id="336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5E693E4E" w14:textId="77777777" w:rsidR="00A64428" w:rsidRDefault="00A64428" w:rsidP="004E43C1">
            <w:pPr>
              <w:rPr>
                <w:ins w:id="337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06882AC7" w14:textId="77777777" w:rsidR="00EF70BF" w:rsidRPr="00142D9A" w:rsidRDefault="00CA1768" w:rsidP="00142D9A">
            <w:pPr>
              <w:rPr>
                <w:ins w:id="338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339" w:author="ParishClerk" w:date="2026-09-25T20:04:00Z" w16du:dateUtc="2026-09-26T00:04:00Z">
              <w:r>
                <w:rPr>
                  <w:rFonts w:ascii="Verdana" w:hAnsi="Verdana" w:cs="Arial"/>
                  <w:b/>
                  <w:noProof/>
                  <w:sz w:val="18"/>
                  <w:szCs w:val="16"/>
                  <w:lang w:eastAsia="en-GB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4D68A379" wp14:editId="42542FCD">
                        <wp:simplePos x="0" y="0"/>
                        <wp:positionH relativeFrom="column">
                          <wp:posOffset>80010</wp:posOffset>
                        </wp:positionH>
                        <wp:positionV relativeFrom="paragraph">
                          <wp:posOffset>254000</wp:posOffset>
                        </wp:positionV>
                        <wp:extent cx="5074920" cy="2377440"/>
                        <wp:effectExtent l="0" t="0" r="11430" b="22860"/>
                        <wp:wrapNone/>
                        <wp:docPr id="6" name="Rectangle 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07492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Rectangle 6" o:spid="_x0000_s1026" style="position:absolute;margin-left:6.3pt;margin-top:20pt;width:399.6pt;height:18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" filled="f" strokecolor="#243f60 [1604]" strokeweight="2pt"/>
                    </w:pict>
                  </mc:Fallback>
                </mc:AlternateContent>
              </w:r>
              <w:r w:rsidR="00A64428">
                <w:rPr>
                  <w:rFonts w:ascii="Verdana" w:hAnsi="Verdana" w:cs="Arial"/>
                  <w:b/>
                  <w:sz w:val="16"/>
                  <w:szCs w:val="16"/>
                </w:rPr>
                <w:t>PLANNING</w:t>
              </w:r>
            </w:ins>
          </w:p>
        </w:tc>
        <w:tc>
          <w:tcPr>
            <w:tcW w:w="4605" w:type="dxa"/>
            <w:gridSpan w:val="5"/>
          </w:tcPr>
          <w:p w14:paraId="30DDD21C" w14:textId="77777777" w:rsidR="006C266F" w:rsidRDefault="006C266F" w:rsidP="002D7273">
            <w:pPr>
              <w:rPr>
                <w:ins w:id="34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48D25064" w14:textId="77777777" w:rsidR="00083E0C" w:rsidRDefault="00083E0C" w:rsidP="00734542">
            <w:pPr>
              <w:rPr>
                <w:ins w:id="34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4762EC76" w14:textId="77777777" w:rsidR="006F717D" w:rsidRDefault="006F717D" w:rsidP="00734542">
            <w:pPr>
              <w:rPr>
                <w:ins w:id="342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916466E" w14:textId="77777777" w:rsidR="006F717D" w:rsidRPr="005B7AA6" w:rsidRDefault="006F717D" w:rsidP="00734542">
            <w:pPr>
              <w:rPr>
                <w:ins w:id="343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</w:tr>
      <w:tr w:rsidR="007521F2" w:rsidRPr="005B7AA6" w14:paraId="640F20A6" w14:textId="77777777" w:rsidTr="009E714F">
        <w:trPr>
          <w:trHeight w:val="381"/>
          <w:ins w:id="344" w:author="ParishClerk" w:date="2026-09-25T20:04:00Z" w16du:dateUtc="2026-09-26T00:04:00Z"/>
        </w:trPr>
        <w:tc>
          <w:tcPr>
            <w:tcW w:w="522" w:type="dxa"/>
            <w:gridSpan w:val="2"/>
          </w:tcPr>
          <w:p w14:paraId="32BA92F5" w14:textId="77777777" w:rsidR="00AF6BC3" w:rsidRDefault="00AF6BC3" w:rsidP="00364B7C">
            <w:pPr>
              <w:rPr>
                <w:ins w:id="345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AA47F6B" w14:textId="77777777" w:rsidR="00995474" w:rsidRDefault="00995474" w:rsidP="00364B7C">
            <w:pPr>
              <w:rPr>
                <w:ins w:id="34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3B91179" w14:textId="77777777" w:rsidR="004C7BB2" w:rsidRDefault="004C7BB2" w:rsidP="00364B7C">
            <w:pPr>
              <w:rPr>
                <w:ins w:id="347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7DE0347B" w14:textId="77777777" w:rsidR="00E072C6" w:rsidRDefault="00E072C6" w:rsidP="00364B7C">
            <w:pPr>
              <w:rPr>
                <w:ins w:id="348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1D4A579C" w14:textId="77777777" w:rsidR="00E072C6" w:rsidRDefault="00E072C6" w:rsidP="00364B7C">
            <w:pPr>
              <w:rPr>
                <w:ins w:id="349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480FB7FD" w14:textId="77777777" w:rsidR="00E072C6" w:rsidRDefault="00E072C6" w:rsidP="00364B7C">
            <w:pPr>
              <w:rPr>
                <w:ins w:id="35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1E124738" w14:textId="77777777" w:rsidR="00E072C6" w:rsidRDefault="00E072C6" w:rsidP="00364B7C">
            <w:pPr>
              <w:rPr>
                <w:ins w:id="35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E42EECF" w14:textId="77777777" w:rsidR="00E072C6" w:rsidRDefault="00E072C6" w:rsidP="00364B7C">
            <w:pPr>
              <w:rPr>
                <w:ins w:id="352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28D04F45" w14:textId="77777777" w:rsidR="00E072C6" w:rsidRDefault="00E072C6" w:rsidP="00364B7C">
            <w:pPr>
              <w:rPr>
                <w:ins w:id="353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A7DDC43" w14:textId="77777777" w:rsidR="00E072C6" w:rsidRDefault="00E072C6" w:rsidP="00364B7C">
            <w:pPr>
              <w:rPr>
                <w:ins w:id="354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2977DA25" w14:textId="77777777" w:rsidR="00E072C6" w:rsidRDefault="00E072C6" w:rsidP="00364B7C">
            <w:pPr>
              <w:rPr>
                <w:ins w:id="355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75F8952E" w14:textId="77777777" w:rsidR="00E072C6" w:rsidRDefault="00E072C6" w:rsidP="00364B7C">
            <w:pPr>
              <w:rPr>
                <w:ins w:id="35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C7FFA73" w14:textId="77777777" w:rsidR="00E072C6" w:rsidRDefault="00E072C6" w:rsidP="00364B7C">
            <w:pPr>
              <w:rPr>
                <w:ins w:id="357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4B7E778" w14:textId="77777777" w:rsidR="00C504A2" w:rsidRDefault="00C504A2" w:rsidP="00364B7C">
            <w:pPr>
              <w:rPr>
                <w:ins w:id="358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0E37AA55" w14:textId="77777777" w:rsidR="00E072C6" w:rsidRDefault="00E072C6" w:rsidP="00364B7C">
            <w:pPr>
              <w:rPr>
                <w:ins w:id="359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088E3A27" w14:textId="77777777" w:rsidR="00E072C6" w:rsidRDefault="00E072C6" w:rsidP="00364B7C">
            <w:pPr>
              <w:rPr>
                <w:ins w:id="36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53599148" w14:textId="77777777" w:rsidR="00094B24" w:rsidRDefault="00094B24" w:rsidP="00364B7C">
            <w:pPr>
              <w:rPr>
                <w:ins w:id="36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2E2749F4" w14:textId="77777777" w:rsidR="00E46652" w:rsidRDefault="00E46652" w:rsidP="00364B7C">
            <w:pPr>
              <w:rPr>
                <w:ins w:id="362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44CE477" w14:textId="77777777" w:rsidR="00E46652" w:rsidRDefault="00E46652" w:rsidP="00364B7C">
            <w:pPr>
              <w:rPr>
                <w:ins w:id="363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04E5865F" w14:textId="77777777" w:rsidR="00E46652" w:rsidRDefault="00E46652" w:rsidP="00364B7C">
            <w:pPr>
              <w:rPr>
                <w:ins w:id="364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74609585" w14:textId="77777777" w:rsidR="00E46652" w:rsidRDefault="00E46652" w:rsidP="00364B7C">
            <w:pPr>
              <w:rPr>
                <w:ins w:id="365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854F332" w14:textId="77777777" w:rsidR="00E46652" w:rsidRDefault="00E46652" w:rsidP="00364B7C">
            <w:pPr>
              <w:rPr>
                <w:ins w:id="36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2E02A3F3" w14:textId="77777777" w:rsidR="00094B24" w:rsidRDefault="00094B24" w:rsidP="00364B7C">
            <w:pPr>
              <w:rPr>
                <w:ins w:id="367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6587280" w14:textId="77777777" w:rsidR="00094B24" w:rsidRDefault="00EF3EDF" w:rsidP="00364B7C">
            <w:pPr>
              <w:rPr>
                <w:ins w:id="368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  <w:ins w:id="369" w:author="ParishClerk" w:date="2026-09-25T20:04:00Z" w16du:dateUtc="2026-09-26T00:04:00Z">
              <w:r>
                <w:rPr>
                  <w:rFonts w:ascii="Verdana" w:hAnsi="Verdana" w:cs="Arial"/>
                  <w:sz w:val="16"/>
                  <w:szCs w:val="16"/>
                </w:rPr>
                <w:t>7</w:t>
              </w:r>
              <w:r w:rsidR="00094B24">
                <w:rPr>
                  <w:rFonts w:ascii="Verdana" w:hAnsi="Verdana" w:cs="Arial"/>
                  <w:sz w:val="16"/>
                  <w:szCs w:val="16"/>
                </w:rPr>
                <w:t xml:space="preserve">. </w:t>
              </w:r>
            </w:ins>
          </w:p>
          <w:p w14:paraId="7A2D6E71" w14:textId="77777777" w:rsidR="00EE6CE3" w:rsidRDefault="00EE6CE3" w:rsidP="00364B7C">
            <w:pPr>
              <w:rPr>
                <w:ins w:id="37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3BF2CC01" w14:textId="77777777" w:rsidR="00EE6CE3" w:rsidRDefault="00EE6CE3" w:rsidP="00364B7C">
            <w:pPr>
              <w:rPr>
                <w:ins w:id="371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6C890BDE" w14:textId="77777777" w:rsidR="00B50E42" w:rsidRPr="00364B7C" w:rsidRDefault="00B50E42" w:rsidP="00364B7C">
            <w:pPr>
              <w:rPr>
                <w:ins w:id="372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6674" w:type="dxa"/>
            <w:gridSpan w:val="4"/>
          </w:tcPr>
          <w:p w14:paraId="609924C1" w14:textId="77777777" w:rsidR="000F142D" w:rsidRPr="00A64428" w:rsidRDefault="000F142D" w:rsidP="00CD0EDA">
            <w:pPr>
              <w:rPr>
                <w:ins w:id="373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  <w:lang w:val="en-US"/>
              </w:rPr>
            </w:pPr>
          </w:p>
          <w:p w14:paraId="6E23E989" w14:textId="77777777" w:rsidR="004E43C1" w:rsidRPr="004E43C1" w:rsidRDefault="004E43C1" w:rsidP="004E43C1">
            <w:pPr>
              <w:rPr>
                <w:ins w:id="374" w:author="ParishClerk" w:date="2026-09-25T20:04:00Z" w16du:dateUtc="2026-09-26T00:04:00Z"/>
                <w:rFonts w:ascii="Verdana" w:hAnsi="Verdana" w:cs="Arial"/>
                <w:b/>
                <w:sz w:val="20"/>
                <w:szCs w:val="16"/>
              </w:rPr>
            </w:pPr>
            <w:ins w:id="375" w:author="ParishClerk" w:date="2026-09-25T20:04:00Z" w16du:dateUtc="2026-09-26T00:04:00Z">
              <w:r>
                <w:rPr>
                  <w:rFonts w:ascii="Verdana" w:hAnsi="Verdana" w:cs="Arial"/>
                  <w:b/>
                  <w:sz w:val="20"/>
                  <w:szCs w:val="16"/>
                </w:rPr>
                <w:t xml:space="preserve">              </w:t>
              </w:r>
              <w:r w:rsidRPr="004E43C1">
                <w:rPr>
                  <w:rFonts w:ascii="Verdana" w:hAnsi="Verdana" w:cs="Arial"/>
                  <w:b/>
                  <w:sz w:val="20"/>
                  <w:szCs w:val="16"/>
                </w:rPr>
                <w:t>VOTING ITEMS</w:t>
              </w:r>
            </w:ins>
          </w:p>
          <w:p w14:paraId="72C31C69" w14:textId="77777777" w:rsidR="004E43C1" w:rsidRPr="004E43C1" w:rsidRDefault="004E43C1" w:rsidP="004E43C1">
            <w:pPr>
              <w:pStyle w:val="ListParagraph"/>
              <w:ind w:left="1080"/>
              <w:rPr>
                <w:ins w:id="376" w:author="ParishClerk" w:date="2026-09-25T20:04:00Z" w16du:dateUtc="2026-09-26T00:04:00Z"/>
                <w:rFonts w:ascii="Verdana" w:hAnsi="Verdana" w:cs="Arial"/>
                <w:b/>
                <w:sz w:val="20"/>
                <w:szCs w:val="16"/>
              </w:rPr>
            </w:pPr>
          </w:p>
          <w:p w14:paraId="4225DAB6" w14:textId="77777777" w:rsidR="00F627A4" w:rsidRPr="00E46652" w:rsidRDefault="00CF2961" w:rsidP="00CD0EDA">
            <w:pPr>
              <w:pStyle w:val="ListParagraph"/>
              <w:numPr>
                <w:ilvl w:val="0"/>
                <w:numId w:val="9"/>
              </w:numPr>
              <w:rPr>
                <w:ins w:id="377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378" w:author="ParishClerk" w:date="2026-09-25T20:04:00Z" w16du:dateUtc="2026-09-26T00:04:00Z">
              <w:r>
                <w:rPr>
                  <w:rFonts w:ascii="Verdana" w:hAnsi="Verdana" w:cs="Arial"/>
                  <w:b/>
                  <w:sz w:val="16"/>
                  <w:szCs w:val="16"/>
                  <w:lang w:val="en-US"/>
                </w:rPr>
                <w:t xml:space="preserve">Review and Vote on </w:t>
              </w:r>
              <w:r w:rsidR="007B2435">
                <w:rPr>
                  <w:rFonts w:ascii="Verdana" w:hAnsi="Verdana" w:cs="Arial"/>
                  <w:b/>
                  <w:sz w:val="16"/>
                  <w:szCs w:val="16"/>
                  <w:lang w:val="en-US"/>
                </w:rPr>
                <w:t xml:space="preserve">new </w:t>
              </w:r>
              <w:r>
                <w:rPr>
                  <w:rFonts w:ascii="Verdana" w:hAnsi="Verdana" w:cs="Arial"/>
                  <w:b/>
                  <w:sz w:val="16"/>
                  <w:szCs w:val="16"/>
                  <w:lang w:val="en-US"/>
                </w:rPr>
                <w:t>submitted applications.</w:t>
              </w:r>
            </w:ins>
          </w:p>
          <w:p w14:paraId="4144479E" w14:textId="77777777" w:rsidR="00E46652" w:rsidRDefault="00E46652" w:rsidP="00E46652">
            <w:pPr>
              <w:rPr>
                <w:ins w:id="379" w:author="ParishClerk" w:date="2026-09-25T20:04:00Z" w16du:dateUtc="2026-09-26T00:04:00Z"/>
                <w:color w:val="1F497D"/>
              </w:rPr>
            </w:pPr>
          </w:p>
          <w:p w14:paraId="737C4785" w14:textId="77777777" w:rsidR="00E46652" w:rsidRDefault="00E46652" w:rsidP="00E46652">
            <w:pPr>
              <w:pStyle w:val="ListParagraph"/>
              <w:numPr>
                <w:ilvl w:val="0"/>
                <w:numId w:val="19"/>
              </w:numPr>
              <w:rPr>
                <w:ins w:id="380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381" w:author="ParishClerk" w:date="2026-09-25T20:04:00Z" w16du:dateUtc="2026-09-26T00:04:00Z">
              <w:r w:rsidRPr="00E46652">
                <w:rPr>
                  <w:rFonts w:ascii="Verdana" w:hAnsi="Verdana" w:cs="Arial"/>
                  <w:b/>
                  <w:sz w:val="16"/>
                  <w:szCs w:val="16"/>
                </w:rPr>
                <w:t>S/HOU/18/0661 for 11 Marlborough Road</w:t>
              </w:r>
            </w:ins>
          </w:p>
          <w:p w14:paraId="01D0B254" w14:textId="77777777" w:rsidR="00E46652" w:rsidRPr="00E46652" w:rsidRDefault="00E46652" w:rsidP="00E46652">
            <w:pPr>
              <w:pStyle w:val="ListParagraph"/>
              <w:rPr>
                <w:ins w:id="382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3E56017B" w14:textId="77777777" w:rsidR="00E46652" w:rsidRDefault="00E46652" w:rsidP="00E46652">
            <w:pPr>
              <w:pStyle w:val="ListParagraph"/>
              <w:numPr>
                <w:ilvl w:val="0"/>
                <w:numId w:val="19"/>
              </w:numPr>
              <w:rPr>
                <w:ins w:id="383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384" w:author="ParishClerk" w:date="2026-09-25T20:04:00Z" w16du:dateUtc="2026-09-26T00:04:00Z">
              <w:r w:rsidRPr="00E46652">
                <w:rPr>
                  <w:rFonts w:ascii="Verdana" w:hAnsi="Verdana" w:cs="Arial"/>
                  <w:b/>
                  <w:sz w:val="16"/>
                  <w:szCs w:val="16"/>
                </w:rPr>
                <w:t>S/HOU/18/0218 and S/LCB/18/2019 for 16 Badbury – amended plans</w:t>
              </w:r>
            </w:ins>
          </w:p>
          <w:p w14:paraId="048391AC" w14:textId="77777777" w:rsidR="00E46652" w:rsidRPr="00E46652" w:rsidRDefault="00E46652" w:rsidP="00E46652">
            <w:pPr>
              <w:pStyle w:val="ListParagraph"/>
              <w:rPr>
                <w:ins w:id="385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467830A0" w14:textId="77777777" w:rsidR="00E46652" w:rsidRPr="00E46652" w:rsidRDefault="00E46652" w:rsidP="00E46652">
            <w:pPr>
              <w:pStyle w:val="ListParagraph"/>
              <w:rPr>
                <w:ins w:id="386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0BEE4C5C" w14:textId="77777777" w:rsidR="00CA1768" w:rsidRPr="00E46652" w:rsidRDefault="00E46652" w:rsidP="00E46652">
            <w:pPr>
              <w:pStyle w:val="ListParagraph"/>
              <w:numPr>
                <w:ilvl w:val="0"/>
                <w:numId w:val="19"/>
              </w:numPr>
              <w:rPr>
                <w:ins w:id="387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</w:rPr>
            </w:pPr>
            <w:ins w:id="388" w:author="ParishClerk" w:date="2026-09-25T20:04:00Z" w16du:dateUtc="2026-09-26T00:04:00Z">
              <w:r w:rsidRPr="00E46652">
                <w:rPr>
                  <w:rFonts w:ascii="Verdana" w:hAnsi="Verdana" w:cs="Arial"/>
                  <w:b/>
                  <w:sz w:val="16"/>
                  <w:szCs w:val="16"/>
                </w:rPr>
                <w:t>S/HOU/18/0573 and S/LBC/18/0574 for 26 Hodson Lane, Hodson</w:t>
              </w:r>
            </w:ins>
          </w:p>
          <w:p w14:paraId="4FF41DEB" w14:textId="77777777" w:rsidR="00E46652" w:rsidRPr="00E46652" w:rsidRDefault="00E46652" w:rsidP="00E46652">
            <w:pPr>
              <w:pStyle w:val="ListParagraph"/>
              <w:rPr>
                <w:ins w:id="389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</w:rPr>
            </w:pPr>
          </w:p>
          <w:p w14:paraId="632C988F" w14:textId="77777777" w:rsidR="00E46652" w:rsidRPr="00E46652" w:rsidRDefault="00E46652" w:rsidP="00E46652">
            <w:pPr>
              <w:pStyle w:val="ListParagraph"/>
              <w:numPr>
                <w:ilvl w:val="0"/>
                <w:numId w:val="19"/>
              </w:numPr>
              <w:rPr>
                <w:ins w:id="390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</w:rPr>
            </w:pPr>
            <w:ins w:id="391" w:author="ParishClerk" w:date="2026-09-25T20:04:00Z" w16du:dateUtc="2026-09-26T00:04:00Z">
              <w:r w:rsidRPr="00E46652">
                <w:rPr>
                  <w:rFonts w:ascii="Verdana" w:hAnsi="Verdana" w:cs="Arial"/>
                  <w:b/>
                  <w:sz w:val="16"/>
                  <w:szCs w:val="16"/>
                </w:rPr>
                <w:t>S/18/0516 1 Butts Road</w:t>
              </w:r>
            </w:ins>
          </w:p>
          <w:p w14:paraId="40E59E22" w14:textId="77777777" w:rsidR="00094B24" w:rsidRPr="00E46652" w:rsidRDefault="00094B24" w:rsidP="00E46652">
            <w:pPr>
              <w:rPr>
                <w:ins w:id="392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43F065AE" w14:textId="77777777" w:rsidR="00094B24" w:rsidRPr="00E46652" w:rsidRDefault="00094B24" w:rsidP="00E46652">
            <w:pPr>
              <w:rPr>
                <w:ins w:id="393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78798A31" w14:textId="77777777" w:rsidR="00094B24" w:rsidRDefault="00094B24" w:rsidP="0067782C">
            <w:pPr>
              <w:rPr>
                <w:ins w:id="394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69B76CAA" w14:textId="77777777" w:rsidR="00320DF4" w:rsidRDefault="00320DF4" w:rsidP="0067782C">
            <w:pPr>
              <w:rPr>
                <w:ins w:id="395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3CD0A121" w14:textId="77777777" w:rsidR="00E46652" w:rsidRDefault="00E46652" w:rsidP="0067782C">
            <w:pPr>
              <w:rPr>
                <w:ins w:id="396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2AC253FE" w14:textId="77777777" w:rsidR="0067782C" w:rsidRDefault="0067782C" w:rsidP="0067782C">
            <w:pPr>
              <w:rPr>
                <w:ins w:id="397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</w:p>
          <w:p w14:paraId="7C1D0B6A" w14:textId="77777777" w:rsidR="00F861EC" w:rsidRPr="00F861EC" w:rsidRDefault="00F861EC" w:rsidP="00F861EC">
            <w:pPr>
              <w:rPr>
                <w:ins w:id="398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</w:rPr>
            </w:pPr>
            <w:ins w:id="399" w:author="ParishClerk" w:date="2026-09-25T20:04:00Z" w16du:dateUtc="2026-09-26T00:04:00Z">
              <w:r w:rsidRPr="00F861EC">
                <w:rPr>
                  <w:rFonts w:ascii="Verdana" w:hAnsi="Verdana" w:cs="Arial"/>
                  <w:b/>
                  <w:sz w:val="18"/>
                  <w:szCs w:val="16"/>
                </w:rPr>
                <w:t>ANY OTHER BUSINESS</w:t>
              </w:r>
            </w:ins>
          </w:p>
          <w:p w14:paraId="014BE10A" w14:textId="77777777" w:rsidR="00C9323F" w:rsidRDefault="00F861EC" w:rsidP="00314C18">
            <w:pPr>
              <w:rPr>
                <w:ins w:id="400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</w:rPr>
            </w:pPr>
            <w:ins w:id="401" w:author="ParishClerk" w:date="2026-09-25T20:04:00Z" w16du:dateUtc="2026-09-26T00:04:00Z">
              <w:r>
                <w:rPr>
                  <w:rFonts w:ascii="Verdana" w:hAnsi="Verdana" w:cs="Arial"/>
                  <w:b/>
                  <w:sz w:val="16"/>
                  <w:szCs w:val="16"/>
                </w:rPr>
                <w:t>(Note, items in AOB cannot be voted on)</w:t>
              </w:r>
            </w:ins>
          </w:p>
          <w:p w14:paraId="5704F5F4" w14:textId="77777777" w:rsidR="004D55DF" w:rsidRPr="00A64428" w:rsidRDefault="004D55DF" w:rsidP="00A64428">
            <w:pPr>
              <w:rPr>
                <w:ins w:id="402" w:author="ParishClerk" w:date="2026-09-25T20:04:00Z" w16du:dateUtc="2026-09-26T00:04:00Z"/>
                <w:rFonts w:ascii="Verdana" w:hAnsi="Verdana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605" w:type="dxa"/>
            <w:gridSpan w:val="5"/>
          </w:tcPr>
          <w:p w14:paraId="745C69C1" w14:textId="77777777" w:rsidR="00E11FCE" w:rsidRDefault="00E11FCE" w:rsidP="00B83505">
            <w:pPr>
              <w:rPr>
                <w:ins w:id="403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18520DCC" w14:textId="77777777" w:rsidR="00314C18" w:rsidRDefault="00314C18" w:rsidP="00B83505">
            <w:pPr>
              <w:rPr>
                <w:ins w:id="404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1EE8082E" w14:textId="77777777" w:rsidR="00314C18" w:rsidRDefault="00314C18" w:rsidP="00B83505">
            <w:pPr>
              <w:rPr>
                <w:ins w:id="405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  <w:p w14:paraId="468E819C" w14:textId="77777777" w:rsidR="00420E6C" w:rsidRPr="00E11FCE" w:rsidRDefault="00420E6C" w:rsidP="00B83505">
            <w:pPr>
              <w:rPr>
                <w:ins w:id="406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</w:tr>
      <w:tr w:rsidR="00E46652" w:rsidRPr="005B7AA6" w14:paraId="32177FAC" w14:textId="77777777" w:rsidTr="009E714F">
        <w:trPr>
          <w:trHeight w:val="381"/>
          <w:ins w:id="407" w:author="ParishClerk" w:date="2026-09-25T20:04:00Z" w16du:dateUtc="2026-09-26T00:04:00Z"/>
        </w:trPr>
        <w:tc>
          <w:tcPr>
            <w:tcW w:w="522" w:type="dxa"/>
            <w:gridSpan w:val="2"/>
          </w:tcPr>
          <w:p w14:paraId="3D29DE98" w14:textId="77777777" w:rsidR="00E46652" w:rsidRDefault="00E46652" w:rsidP="00364B7C">
            <w:pPr>
              <w:rPr>
                <w:ins w:id="408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6674" w:type="dxa"/>
            <w:gridSpan w:val="4"/>
          </w:tcPr>
          <w:p w14:paraId="0A4D306F" w14:textId="77777777" w:rsidR="00E46652" w:rsidRPr="00A64428" w:rsidRDefault="00E46652" w:rsidP="00CD0EDA">
            <w:pPr>
              <w:rPr>
                <w:ins w:id="409" w:author="ParishClerk" w:date="2026-09-25T20:04:00Z" w16du:dateUtc="2026-09-26T00:04:00Z"/>
                <w:rFonts w:ascii="Verdana" w:hAnsi="Verdana" w:cs="Arial"/>
                <w:b/>
                <w:sz w:val="18"/>
                <w:szCs w:val="16"/>
                <w:lang w:val="en-US"/>
              </w:rPr>
            </w:pPr>
          </w:p>
        </w:tc>
        <w:tc>
          <w:tcPr>
            <w:tcW w:w="4605" w:type="dxa"/>
            <w:gridSpan w:val="5"/>
          </w:tcPr>
          <w:p w14:paraId="4E47C32D" w14:textId="77777777" w:rsidR="00E46652" w:rsidRDefault="00E46652" w:rsidP="00B83505">
            <w:pPr>
              <w:rPr>
                <w:ins w:id="410" w:author="ParishClerk" w:date="2026-09-25T20:04:00Z" w16du:dateUtc="2026-09-26T00:04:00Z"/>
                <w:rFonts w:ascii="Verdana" w:hAnsi="Verdana" w:cs="Arial"/>
                <w:sz w:val="16"/>
                <w:szCs w:val="16"/>
              </w:rPr>
            </w:pPr>
          </w:p>
        </w:tc>
      </w:tr>
    </w:tbl>
    <w:p w14:paraId="08C579EE" w14:textId="77777777" w:rsidR="0046357A" w:rsidRPr="009F1787" w:rsidRDefault="004A14C4" w:rsidP="00070DE2">
      <w:pPr>
        <w:rPr>
          <w:ins w:id="411" w:author="ParishClerk" w:date="2026-09-25T20:04:00Z" w16du:dateUtc="2026-09-26T00:04:00Z"/>
          <w:rFonts w:ascii="Verdana" w:hAnsi="Verdana" w:cs="Arial"/>
          <w:b/>
          <w:sz w:val="16"/>
          <w:szCs w:val="16"/>
        </w:rPr>
      </w:pPr>
      <w:ins w:id="412" w:author="ParishClerk" w:date="2026-09-25T20:04:00Z" w16du:dateUtc="2026-09-26T00:04:00Z">
        <w:r w:rsidRPr="005B7AA6">
          <w:rPr>
            <w:rFonts w:ascii="Verdana" w:hAnsi="Verdana" w:cs="Arial"/>
            <w:b/>
            <w:sz w:val="16"/>
            <w:szCs w:val="16"/>
          </w:rPr>
          <w:t xml:space="preserve">Next </w:t>
        </w:r>
        <w:r w:rsidR="00F241F2" w:rsidRPr="005B7AA6">
          <w:rPr>
            <w:rFonts w:ascii="Verdana" w:hAnsi="Verdana" w:cs="Arial"/>
            <w:b/>
            <w:sz w:val="16"/>
            <w:szCs w:val="16"/>
          </w:rPr>
          <w:t>meeting:</w:t>
        </w:r>
        <w:r w:rsidR="00225C55">
          <w:rPr>
            <w:rFonts w:ascii="Verdana" w:hAnsi="Verdana" w:cs="Arial"/>
            <w:b/>
            <w:sz w:val="16"/>
            <w:szCs w:val="16"/>
          </w:rPr>
          <w:t xml:space="preserve"> </w:t>
        </w:r>
        <w:r w:rsidR="00225C55" w:rsidRPr="00225C55">
          <w:rPr>
            <w:rFonts w:ascii="Verdana" w:hAnsi="Verdana" w:cs="Arial"/>
            <w:b/>
            <w:color w:val="FF0000"/>
            <w:sz w:val="16"/>
            <w:szCs w:val="16"/>
          </w:rPr>
          <w:t>Tuesday 31</w:t>
        </w:r>
        <w:r w:rsidR="00225C55" w:rsidRPr="00225C55">
          <w:rPr>
            <w:rFonts w:ascii="Verdana" w:hAnsi="Verdana" w:cs="Arial"/>
            <w:b/>
            <w:color w:val="FF0000"/>
            <w:sz w:val="16"/>
            <w:szCs w:val="16"/>
            <w:vertAlign w:val="superscript"/>
          </w:rPr>
          <w:t>st</w:t>
        </w:r>
        <w:r w:rsidR="00225C55" w:rsidRPr="00225C55">
          <w:rPr>
            <w:rFonts w:ascii="Verdana" w:hAnsi="Verdana" w:cs="Arial"/>
            <w:b/>
            <w:color w:val="FF0000"/>
            <w:sz w:val="16"/>
            <w:szCs w:val="16"/>
          </w:rPr>
          <w:t xml:space="preserve"> May</w:t>
        </w:r>
        <w:r w:rsidR="009F1787">
          <w:rPr>
            <w:rFonts w:ascii="Verdana" w:hAnsi="Verdana" w:cs="Arial"/>
            <w:b/>
            <w:sz w:val="16"/>
            <w:szCs w:val="16"/>
          </w:rPr>
          <w:t xml:space="preserve"> </w:t>
        </w:r>
        <w:r w:rsidR="009F1787">
          <w:rPr>
            <w:rFonts w:ascii="Verdana" w:hAnsi="Verdana" w:cs="Arial"/>
            <w:sz w:val="16"/>
            <w:szCs w:val="16"/>
          </w:rPr>
          <w:t>2018</w:t>
        </w:r>
        <w:r w:rsidR="00D94275">
          <w:rPr>
            <w:rFonts w:ascii="Verdana" w:hAnsi="Verdana" w:cs="Arial"/>
            <w:sz w:val="16"/>
            <w:szCs w:val="16"/>
          </w:rPr>
          <w:t xml:space="preserve"> </w:t>
        </w:r>
        <w:r w:rsidR="00EC0EB7">
          <w:rPr>
            <w:rFonts w:ascii="Verdana" w:hAnsi="Verdana" w:cs="Arial"/>
            <w:sz w:val="16"/>
            <w:szCs w:val="16"/>
          </w:rPr>
          <w:t>at 7.3</w:t>
        </w:r>
        <w:r w:rsidR="00567AB5">
          <w:rPr>
            <w:rFonts w:ascii="Verdana" w:hAnsi="Verdana" w:cs="Arial"/>
            <w:sz w:val="16"/>
            <w:szCs w:val="16"/>
          </w:rPr>
          <w:t xml:space="preserve">0pm in The Old </w:t>
        </w:r>
        <w:r w:rsidR="00084ABB">
          <w:rPr>
            <w:rFonts w:ascii="Verdana" w:hAnsi="Verdana" w:cs="Arial"/>
            <w:sz w:val="16"/>
            <w:szCs w:val="16"/>
          </w:rPr>
          <w:t xml:space="preserve">Chapel, </w:t>
        </w:r>
        <w:r w:rsidR="00567AB5">
          <w:rPr>
            <w:rFonts w:ascii="Verdana" w:hAnsi="Verdana" w:cs="Arial"/>
            <w:sz w:val="16"/>
            <w:szCs w:val="16"/>
          </w:rPr>
          <w:t>off Butts Roa</w:t>
        </w:r>
        <w:r w:rsidR="009F1787">
          <w:rPr>
            <w:rFonts w:ascii="Verdana" w:hAnsi="Verdana" w:cs="Arial"/>
            <w:sz w:val="16"/>
            <w:szCs w:val="16"/>
          </w:rPr>
          <w:t>d</w:t>
        </w:r>
        <w:r w:rsidR="00225C55">
          <w:rPr>
            <w:rFonts w:ascii="Verdana" w:hAnsi="Verdana" w:cs="Arial"/>
            <w:sz w:val="16"/>
            <w:szCs w:val="16"/>
          </w:rPr>
          <w:t xml:space="preserve"> (Monday is bank holiday)</w:t>
        </w:r>
      </w:ins>
    </w:p>
    <w:p w14:paraId="1AE36260" w14:textId="77777777" w:rsidR="00567AB5" w:rsidRDefault="00722DBE" w:rsidP="00567AB5">
      <w:pPr>
        <w:ind w:left="1985" w:hanging="1985"/>
        <w:rPr>
          <w:ins w:id="413" w:author="ParishClerk" w:date="2026-09-25T20:04:00Z" w16du:dateUtc="2026-09-26T00:04:00Z"/>
          <w:rFonts w:ascii="Verdana" w:hAnsi="Verdana" w:cs="Arial"/>
          <w:sz w:val="20"/>
        </w:rPr>
      </w:pPr>
      <w:ins w:id="414" w:author="ParishClerk" w:date="2026-09-25T20:04:00Z" w16du:dateUtc="2026-09-26T00:04:00Z">
        <w:r>
          <w:rPr>
            <w:rFonts w:ascii="Verdana" w:hAnsi="Verdana" w:cs="Arial"/>
            <w:sz w:val="20"/>
          </w:rPr>
          <w:t>Signed: C Wilkinson</w:t>
        </w:r>
        <w:r w:rsidR="00567AB5">
          <w:rPr>
            <w:rFonts w:ascii="Verdana" w:hAnsi="Verdana" w:cs="Arial"/>
            <w:sz w:val="20"/>
          </w:rPr>
          <w:t xml:space="preserve"> (Clerk)</w:t>
        </w:r>
      </w:ins>
    </w:p>
    <w:p w14:paraId="2041B838" w14:textId="77777777" w:rsidR="00722DBE" w:rsidRPr="00722DBE" w:rsidRDefault="00567AB5" w:rsidP="000D5D72">
      <w:pPr>
        <w:ind w:left="1985" w:hanging="1985"/>
        <w:rPr>
          <w:ins w:id="415" w:author="ParishClerk" w:date="2026-09-25T20:04:00Z" w16du:dateUtc="2026-09-26T00:04:00Z"/>
          <w:rFonts w:ascii="Verdana" w:hAnsi="Verdana" w:cs="Arial"/>
          <w:noProof/>
          <w:sz w:val="20"/>
          <w:lang w:eastAsia="en-GB"/>
        </w:rPr>
      </w:pPr>
      <w:ins w:id="416" w:author="ParishClerk" w:date="2026-09-25T20:04:00Z" w16du:dateUtc="2026-09-26T00:04:00Z">
        <w:r w:rsidRPr="00567AB5">
          <w:rPr>
            <w:rFonts w:ascii="Verdana" w:hAnsi="Verdana" w:cs="Arial"/>
            <w:noProof/>
            <w:sz w:val="20"/>
            <w:lang w:eastAsia="en-GB"/>
          </w:rPr>
          <w:t xml:space="preserve"> </w:t>
        </w:r>
        <w:r w:rsidR="006D5551">
          <w:rPr>
            <w:rFonts w:ascii="Verdana" w:hAnsi="Verdana" w:cs="Arial"/>
            <w:noProof/>
            <w:sz w:val="20"/>
            <w:lang w:eastAsia="en-GB"/>
          </w:rPr>
          <w:drawing>
            <wp:inline distT="0" distB="0" distL="0" distR="0" wp14:anchorId="1D1F5780" wp14:editId="03287AFA">
              <wp:extent cx="1384300" cy="538173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lerks signature.PNG"/>
                      <pic:cNvPicPr/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5447" cy="538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44510CA" w14:textId="77777777" w:rsidR="00B87888" w:rsidRDefault="00B87888" w:rsidP="00AD210F">
      <w:pPr>
        <w:rPr>
          <w:ins w:id="417" w:author="ParishClerk" w:date="2026-09-25T20:04:00Z" w16du:dateUtc="2026-09-26T00:04:00Z"/>
          <w:rFonts w:ascii="Verdana" w:hAnsi="Verdana" w:cs="Arial"/>
          <w:b/>
          <w:color w:val="FF0000"/>
          <w:sz w:val="28"/>
          <w:szCs w:val="28"/>
          <w:lang w:val="en-US"/>
        </w:rPr>
      </w:pPr>
    </w:p>
    <w:p w14:paraId="38A1E40F" w14:textId="77777777" w:rsidR="00AD210F" w:rsidRDefault="00B87888" w:rsidP="00AD210F">
      <w:pPr>
        <w:rPr>
          <w:ins w:id="418" w:author="ParishClerk" w:date="2026-09-25T20:04:00Z" w16du:dateUtc="2026-09-26T00:04:00Z"/>
          <w:rFonts w:ascii="Verdana" w:hAnsi="Verdana" w:cs="Arial"/>
          <w:b/>
          <w:color w:val="FF0000"/>
          <w:sz w:val="28"/>
          <w:szCs w:val="28"/>
          <w:lang w:val="en-US"/>
        </w:rPr>
      </w:pPr>
      <w:ins w:id="419" w:author="ParishClerk" w:date="2026-09-25T20:04:00Z" w16du:dateUtc="2026-09-26T00:04:00Z">
        <w:r w:rsidRPr="00B87888">
          <w:rPr>
            <w:rFonts w:ascii="Verdana" w:hAnsi="Verdana" w:cs="Arial"/>
            <w:b/>
            <w:sz w:val="28"/>
            <w:szCs w:val="28"/>
            <w:lang w:val="en-US"/>
          </w:rPr>
          <w:t>Supp</w:t>
        </w:r>
        <w:r>
          <w:rPr>
            <w:rFonts w:ascii="Verdana" w:hAnsi="Verdana" w:cs="Arial"/>
            <w:b/>
            <w:sz w:val="28"/>
            <w:szCs w:val="28"/>
            <w:lang w:val="en-US"/>
          </w:rPr>
          <w:t>le</w:t>
        </w:r>
        <w:r w:rsidRPr="00B87888">
          <w:rPr>
            <w:rFonts w:ascii="Verdana" w:hAnsi="Verdana" w:cs="Arial"/>
            <w:b/>
            <w:sz w:val="28"/>
            <w:szCs w:val="28"/>
            <w:lang w:val="en-US"/>
          </w:rPr>
          <w:t>mentary Agenda information:</w:t>
        </w:r>
        <w:r w:rsidR="00AD210F">
          <w:rPr>
            <w:rFonts w:ascii="Verdana" w:hAnsi="Verdana" w:cs="Arial"/>
            <w:b/>
            <w:color w:val="FF0000"/>
            <w:sz w:val="28"/>
            <w:szCs w:val="28"/>
            <w:lang w:val="en-US"/>
          </w:rPr>
          <w:t xml:space="preserve"> </w:t>
        </w:r>
      </w:ins>
    </w:p>
    <w:p w14:paraId="35B6E2A6" w14:textId="77777777" w:rsidR="00E072C6" w:rsidRDefault="00E072C6" w:rsidP="00722DBE">
      <w:pPr>
        <w:tabs>
          <w:tab w:val="left" w:pos="1368"/>
        </w:tabs>
        <w:rPr>
          <w:ins w:id="420" w:author="ParishClerk" w:date="2026-09-25T20:04:00Z" w16du:dateUtc="2026-09-26T00:04:00Z"/>
          <w:rFonts w:ascii="Verdana" w:hAnsi="Verdana" w:cs="Arial"/>
          <w:sz w:val="22"/>
          <w:szCs w:val="28"/>
        </w:rPr>
      </w:pPr>
    </w:p>
    <w:p w14:paraId="4421D3EB" w14:textId="77777777" w:rsidR="00E072C6" w:rsidRDefault="00E072C6" w:rsidP="00722DBE">
      <w:pPr>
        <w:tabs>
          <w:tab w:val="left" w:pos="1368"/>
        </w:tabs>
        <w:rPr>
          <w:ins w:id="421" w:author="ParishClerk" w:date="2026-09-25T20:04:00Z" w16du:dateUtc="2026-09-26T00:04:00Z"/>
          <w:rFonts w:ascii="Verdana" w:hAnsi="Verdana" w:cs="Arial"/>
          <w:sz w:val="22"/>
          <w:szCs w:val="28"/>
        </w:rPr>
      </w:pPr>
    </w:p>
    <w:p w14:paraId="5E639692" w14:textId="77777777" w:rsidR="000617F6" w:rsidRDefault="001420E8">
      <w:pPr>
        <w:rPr>
          <w:del w:id="422" w:author="ParishClerk" w:date="2026-09-25T20:04:00Z" w16du:dateUtc="2026-09-26T00:04:00Z"/>
          <w:b/>
          <w:i/>
          <w:sz w:val="28"/>
          <w:szCs w:val="28"/>
        </w:rPr>
      </w:pPr>
      <w:ins w:id="423" w:author="ParishClerk" w:date="2026-09-25T20:04:00Z" w16du:dateUtc="2026-09-26T00:04:00Z">
        <w:r w:rsidRPr="002736A6">
          <w:rPr>
            <w:rFonts w:ascii="Verdana" w:hAnsi="Verdana" w:cs="Arial"/>
            <w:sz w:val="22"/>
            <w:szCs w:val="28"/>
            <w:highlight w:val="yellow"/>
          </w:rPr>
          <w:t>Committee Members: Caroline Brady (Chair), Chris Rawlings (Vice Chair), Jenny Jeff</w:t>
        </w:r>
        <w:r w:rsidR="00E46652">
          <w:rPr>
            <w:rFonts w:ascii="Verdana" w:hAnsi="Verdana" w:cs="Arial"/>
            <w:sz w:val="22"/>
            <w:szCs w:val="28"/>
            <w:highlight w:val="yellow"/>
          </w:rPr>
          <w:t>eries, Ian Henderson</w:t>
        </w:r>
        <w:r w:rsidRPr="002736A6">
          <w:rPr>
            <w:rFonts w:ascii="Verdana" w:hAnsi="Verdana" w:cs="Arial"/>
            <w:sz w:val="22"/>
            <w:szCs w:val="28"/>
            <w:highlight w:val="yellow"/>
          </w:rPr>
          <w:t xml:space="preserve">, </w:t>
        </w:r>
        <w:r w:rsidR="002736A6">
          <w:rPr>
            <w:rFonts w:ascii="Verdana" w:hAnsi="Verdana" w:cs="Arial"/>
            <w:sz w:val="22"/>
            <w:szCs w:val="28"/>
            <w:highlight w:val="yellow"/>
          </w:rPr>
          <w:t xml:space="preserve">David Hill, </w:t>
        </w:r>
        <w:r w:rsidRPr="002736A6">
          <w:rPr>
            <w:rFonts w:ascii="Verdana" w:hAnsi="Verdana" w:cs="Arial"/>
            <w:sz w:val="22"/>
            <w:szCs w:val="28"/>
            <w:highlight w:val="yellow"/>
          </w:rPr>
          <w:t>Matt Harris, Andrew McDonald, Phil Costigan, Glenn Mills.</w:t>
        </w:r>
      </w:ins>
      <w:del w:id="424" w:author="ParishClerk" w:date="2026-09-25T20:04:00Z" w16du:dateUtc="2026-09-26T00:04:00Z">
        <w:r w:rsidR="00386CBF">
          <w:rPr>
            <w:b/>
            <w:i/>
            <w:sz w:val="28"/>
            <w:szCs w:val="28"/>
          </w:rPr>
          <w:delText xml:space="preserve">                         </w:delText>
        </w:r>
        <w:r w:rsidR="00386CBF">
          <w:rPr>
            <w:b/>
            <w:i/>
            <w:sz w:val="28"/>
            <w:szCs w:val="28"/>
          </w:rPr>
          <w:tab/>
          <w:delText xml:space="preserve">                                                               </w:delText>
        </w:r>
        <w:r w:rsidR="00386CBF">
          <w:rPr>
            <w:b/>
            <w:i/>
            <w:sz w:val="28"/>
            <w:szCs w:val="28"/>
          </w:rPr>
          <w:tab/>
          <w:delText>Revised 5/31/19</w:delText>
        </w:r>
      </w:del>
    </w:p>
    <w:p w14:paraId="2D9452A8" w14:textId="77777777" w:rsidR="000617F6" w:rsidRDefault="00386CBF">
      <w:pPr>
        <w:rPr>
          <w:del w:id="425" w:author="ParishClerk" w:date="2026-09-25T20:04:00Z" w16du:dateUtc="2026-09-26T00:04:00Z"/>
          <w:b/>
          <w:i/>
          <w:sz w:val="28"/>
          <w:szCs w:val="28"/>
          <w:shd w:val="clear" w:color="auto" w:fill="B6D7A8"/>
        </w:rPr>
      </w:pPr>
      <w:del w:id="426" w:author="ParishClerk" w:date="2026-09-25T20:04:00Z" w16du:dateUtc="2026-09-26T00:04:00Z">
        <w:r>
          <w:rPr>
            <w:b/>
            <w:i/>
            <w:sz w:val="28"/>
            <w:szCs w:val="28"/>
            <w:shd w:val="clear" w:color="auto" w:fill="B6D7A8"/>
          </w:rPr>
          <w:delText>Monday/Wednesday-Periods 1, 3, 5, 7</w:delText>
        </w:r>
      </w:del>
    </w:p>
    <w:p w14:paraId="2E33B4EC" w14:textId="77777777" w:rsidR="000617F6" w:rsidRDefault="00386CBF">
      <w:pPr>
        <w:rPr>
          <w:del w:id="427" w:author="ParishClerk" w:date="2026-09-25T20:04:00Z" w16du:dateUtc="2026-09-26T00:04:00Z"/>
          <w:b/>
          <w:i/>
          <w:sz w:val="28"/>
          <w:szCs w:val="28"/>
          <w:shd w:val="clear" w:color="auto" w:fill="FFF2CC"/>
        </w:rPr>
      </w:pPr>
      <w:del w:id="428" w:author="ParishClerk" w:date="2026-09-25T20:04:00Z" w16du:dateUtc="2026-09-26T00:04:00Z">
        <w:r>
          <w:rPr>
            <w:b/>
            <w:i/>
            <w:sz w:val="28"/>
            <w:szCs w:val="28"/>
            <w:shd w:val="clear" w:color="auto" w:fill="FFF2CC"/>
          </w:rPr>
          <w:delText>Tuesday/Thursday-Periods 2, 4, 6, 7</w:delText>
        </w:r>
      </w:del>
    </w:p>
    <w:p w14:paraId="10B09CED" w14:textId="77777777" w:rsidR="000617F6" w:rsidRDefault="00386CBF">
      <w:pPr>
        <w:rPr>
          <w:del w:id="429" w:author="ParishClerk" w:date="2026-09-25T20:04:00Z" w16du:dateUtc="2026-09-26T00:04:00Z"/>
          <w:b/>
          <w:i/>
          <w:sz w:val="28"/>
          <w:szCs w:val="28"/>
        </w:rPr>
      </w:pPr>
      <w:del w:id="430" w:author="ParishClerk" w:date="2026-09-25T20:04:00Z" w16du:dateUtc="2026-09-26T00:04:00Z">
        <w:r>
          <w:rPr>
            <w:b/>
            <w:i/>
            <w:sz w:val="28"/>
            <w:szCs w:val="28"/>
          </w:rPr>
          <w:delText xml:space="preserve">Friday-Periods 1-6 </w:delText>
        </w:r>
      </w:del>
    </w:p>
    <w:p w14:paraId="6280E5BF" w14:textId="77777777" w:rsidR="000617F6" w:rsidRPr="008D067A" w:rsidRDefault="000617F6" w:rsidP="00722DBE">
      <w:pPr>
        <w:tabs>
          <w:tab w:val="left" w:pos="1368"/>
        </w:tabs>
        <w:rPr>
          <w:rFonts w:ascii="Verdana" w:hAnsi="Verdana"/>
          <w:sz w:val="22"/>
          <w:rPrChange w:id="431" w:author="ParishClerk" w:date="2026-09-25T20:04:00Z" w16du:dateUtc="2026-09-26T00:04:00Z">
            <w:rPr>
              <w:rFonts w:ascii="Times New Roman" w:eastAsia="Times New Roman" w:hAnsi="Times New Roman" w:cs="Times New Roman"/>
              <w:b/>
              <w:i/>
              <w:sz w:val="28"/>
              <w:szCs w:val="28"/>
            </w:rPr>
          </w:rPrChange>
        </w:rPr>
        <w:pPrChange w:id="432" w:author="ParishClerk" w:date="2026-09-25T20:04:00Z" w16du:dateUtc="2026-09-26T00:04:00Z">
          <w:pPr/>
        </w:pPrChange>
      </w:pPr>
    </w:p>
    <w:sectPr w:rsidR="000617F6" w:rsidRPr="008D067A" w:rsidSect="00567AB5">
      <w:pgSz w:w="12240" w:h="15840"/>
      <w:pgMar w:top="1440" w:right="1440" w:bottom="1440" w:left="1440" w:header="708" w:footer="708" w:gutter="0"/>
      <w:pgNumType w:start="1"/>
      <w:cols w:space="708"/>
      <w:docGrid w:linePitch="360"/>
      <w:sectPrChange w:id="433" w:author="ParishClerk" w:date="2026-09-25T20:04:00Z" w16du:dateUtc="2026-09-26T00:04:00Z">
        <w:sectPr w:rsidR="000617F6" w:rsidRPr="008D067A" w:rsidSect="00567AB5"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A7E6A"/>
    <w:multiLevelType w:val="hybridMultilevel"/>
    <w:tmpl w:val="B588C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06F2A"/>
    <w:multiLevelType w:val="hybridMultilevel"/>
    <w:tmpl w:val="F6CA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4428B"/>
    <w:multiLevelType w:val="hybridMultilevel"/>
    <w:tmpl w:val="02D045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AD1107"/>
    <w:multiLevelType w:val="hybridMultilevel"/>
    <w:tmpl w:val="C724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F2EA3"/>
    <w:multiLevelType w:val="hybridMultilevel"/>
    <w:tmpl w:val="BA06E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51CA5"/>
    <w:multiLevelType w:val="hybridMultilevel"/>
    <w:tmpl w:val="E968BCC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C1D2C"/>
    <w:multiLevelType w:val="hybridMultilevel"/>
    <w:tmpl w:val="A73AF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D5E3A"/>
    <w:multiLevelType w:val="hybridMultilevel"/>
    <w:tmpl w:val="2EEEB07A"/>
    <w:lvl w:ilvl="0" w:tplc="C5D88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8C3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0459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EAFC4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36C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70F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06B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567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60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C15078A"/>
    <w:multiLevelType w:val="hybridMultilevel"/>
    <w:tmpl w:val="E5DCBDA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38572C"/>
    <w:multiLevelType w:val="hybridMultilevel"/>
    <w:tmpl w:val="E6388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E45EB"/>
    <w:multiLevelType w:val="hybridMultilevel"/>
    <w:tmpl w:val="F6048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44A79"/>
    <w:multiLevelType w:val="hybridMultilevel"/>
    <w:tmpl w:val="9A4CDB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04494"/>
    <w:multiLevelType w:val="hybridMultilevel"/>
    <w:tmpl w:val="6BBA419C"/>
    <w:lvl w:ilvl="0" w:tplc="08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3" w15:restartNumberingAfterBreak="0">
    <w:nsid w:val="6AEE0D1C"/>
    <w:multiLevelType w:val="hybridMultilevel"/>
    <w:tmpl w:val="6070FEA0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4349B6"/>
    <w:multiLevelType w:val="hybridMultilevel"/>
    <w:tmpl w:val="1E363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202B6"/>
    <w:multiLevelType w:val="hybridMultilevel"/>
    <w:tmpl w:val="634AA75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77521F2"/>
    <w:multiLevelType w:val="hybridMultilevel"/>
    <w:tmpl w:val="F126F0B2"/>
    <w:lvl w:ilvl="0" w:tplc="8214D60C">
      <w:start w:val="1"/>
      <w:numFmt w:val="decimal"/>
      <w:lvlText w:val="%1."/>
      <w:lvlJc w:val="left"/>
      <w:pPr>
        <w:ind w:left="720" w:hanging="360"/>
      </w:pPr>
      <w:rPr>
        <w:b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C0A68"/>
    <w:multiLevelType w:val="hybridMultilevel"/>
    <w:tmpl w:val="F3C21F60"/>
    <w:lvl w:ilvl="0" w:tplc="2FBA70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FF4B5B"/>
    <w:multiLevelType w:val="hybridMultilevel"/>
    <w:tmpl w:val="3580BBCE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369187647">
    <w:abstractNumId w:val="12"/>
  </w:num>
  <w:num w:numId="2" w16cid:durableId="655837582">
    <w:abstractNumId w:val="18"/>
  </w:num>
  <w:num w:numId="3" w16cid:durableId="1962297898">
    <w:abstractNumId w:val="13"/>
  </w:num>
  <w:num w:numId="4" w16cid:durableId="1316104365">
    <w:abstractNumId w:val="11"/>
  </w:num>
  <w:num w:numId="5" w16cid:durableId="972250379">
    <w:abstractNumId w:val="8"/>
  </w:num>
  <w:num w:numId="6" w16cid:durableId="1641153803">
    <w:abstractNumId w:val="16"/>
  </w:num>
  <w:num w:numId="7" w16cid:durableId="1476216516">
    <w:abstractNumId w:val="7"/>
  </w:num>
  <w:num w:numId="8" w16cid:durableId="1241907827">
    <w:abstractNumId w:val="4"/>
  </w:num>
  <w:num w:numId="9" w16cid:durableId="933517204">
    <w:abstractNumId w:val="17"/>
  </w:num>
  <w:num w:numId="10" w16cid:durableId="777992053">
    <w:abstractNumId w:val="14"/>
  </w:num>
  <w:num w:numId="11" w16cid:durableId="536814829">
    <w:abstractNumId w:val="1"/>
  </w:num>
  <w:num w:numId="12" w16cid:durableId="483283776">
    <w:abstractNumId w:val="2"/>
  </w:num>
  <w:num w:numId="13" w16cid:durableId="339046519">
    <w:abstractNumId w:val="10"/>
  </w:num>
  <w:num w:numId="14" w16cid:durableId="358430673">
    <w:abstractNumId w:val="0"/>
  </w:num>
  <w:num w:numId="15" w16cid:durableId="839662300">
    <w:abstractNumId w:val="5"/>
  </w:num>
  <w:num w:numId="16" w16cid:durableId="1924561861">
    <w:abstractNumId w:val="15"/>
  </w:num>
  <w:num w:numId="17" w16cid:durableId="39601435">
    <w:abstractNumId w:val="3"/>
  </w:num>
  <w:num w:numId="18" w16cid:durableId="931205634">
    <w:abstractNumId w:val="9"/>
  </w:num>
  <w:num w:numId="19" w16cid:durableId="113915217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F6"/>
    <w:rsid w:val="000058D3"/>
    <w:rsid w:val="00006DBD"/>
    <w:rsid w:val="00010E7F"/>
    <w:rsid w:val="00010F6D"/>
    <w:rsid w:val="0002125B"/>
    <w:rsid w:val="00033CB3"/>
    <w:rsid w:val="00034B72"/>
    <w:rsid w:val="00036059"/>
    <w:rsid w:val="00040E13"/>
    <w:rsid w:val="0004230A"/>
    <w:rsid w:val="0004532F"/>
    <w:rsid w:val="00052F71"/>
    <w:rsid w:val="00054242"/>
    <w:rsid w:val="00057F90"/>
    <w:rsid w:val="000617F6"/>
    <w:rsid w:val="000675C5"/>
    <w:rsid w:val="00070BB4"/>
    <w:rsid w:val="00070DE2"/>
    <w:rsid w:val="00072AB7"/>
    <w:rsid w:val="00083E0C"/>
    <w:rsid w:val="00084ABB"/>
    <w:rsid w:val="00086A8A"/>
    <w:rsid w:val="00092366"/>
    <w:rsid w:val="00094B24"/>
    <w:rsid w:val="00096479"/>
    <w:rsid w:val="000B151F"/>
    <w:rsid w:val="000B1CA8"/>
    <w:rsid w:val="000B337E"/>
    <w:rsid w:val="000D0219"/>
    <w:rsid w:val="000D49D5"/>
    <w:rsid w:val="000D5D72"/>
    <w:rsid w:val="000E2F1C"/>
    <w:rsid w:val="000F142D"/>
    <w:rsid w:val="000F29EC"/>
    <w:rsid w:val="000F5C9F"/>
    <w:rsid w:val="000F7594"/>
    <w:rsid w:val="00106BB0"/>
    <w:rsid w:val="00113D25"/>
    <w:rsid w:val="001201F6"/>
    <w:rsid w:val="00122105"/>
    <w:rsid w:val="001230D6"/>
    <w:rsid w:val="00125205"/>
    <w:rsid w:val="0013164B"/>
    <w:rsid w:val="001420E8"/>
    <w:rsid w:val="00142D9A"/>
    <w:rsid w:val="00151074"/>
    <w:rsid w:val="001525CB"/>
    <w:rsid w:val="00153A21"/>
    <w:rsid w:val="001603EE"/>
    <w:rsid w:val="0016552F"/>
    <w:rsid w:val="0017172D"/>
    <w:rsid w:val="0017248C"/>
    <w:rsid w:val="00173175"/>
    <w:rsid w:val="001812DB"/>
    <w:rsid w:val="00182D81"/>
    <w:rsid w:val="001836B8"/>
    <w:rsid w:val="00184329"/>
    <w:rsid w:val="00184662"/>
    <w:rsid w:val="00187B8C"/>
    <w:rsid w:val="00191C3A"/>
    <w:rsid w:val="001A0671"/>
    <w:rsid w:val="001A364C"/>
    <w:rsid w:val="001A45BC"/>
    <w:rsid w:val="001A4FD3"/>
    <w:rsid w:val="001A5FE6"/>
    <w:rsid w:val="001B09A9"/>
    <w:rsid w:val="001B15AE"/>
    <w:rsid w:val="001C15C8"/>
    <w:rsid w:val="001C4452"/>
    <w:rsid w:val="001D28A9"/>
    <w:rsid w:val="001E55CD"/>
    <w:rsid w:val="001F1AAE"/>
    <w:rsid w:val="001F296B"/>
    <w:rsid w:val="001F567C"/>
    <w:rsid w:val="001F724B"/>
    <w:rsid w:val="001F7A89"/>
    <w:rsid w:val="00202971"/>
    <w:rsid w:val="002056B1"/>
    <w:rsid w:val="0021636B"/>
    <w:rsid w:val="002164A7"/>
    <w:rsid w:val="0021666B"/>
    <w:rsid w:val="002204B2"/>
    <w:rsid w:val="0022146E"/>
    <w:rsid w:val="002221A6"/>
    <w:rsid w:val="00225C55"/>
    <w:rsid w:val="002270B5"/>
    <w:rsid w:val="00227E5A"/>
    <w:rsid w:val="002314EE"/>
    <w:rsid w:val="002343CB"/>
    <w:rsid w:val="002376DC"/>
    <w:rsid w:val="00241D65"/>
    <w:rsid w:val="00242131"/>
    <w:rsid w:val="00245E20"/>
    <w:rsid w:val="00247121"/>
    <w:rsid w:val="00251CA0"/>
    <w:rsid w:val="002650C1"/>
    <w:rsid w:val="00271BC8"/>
    <w:rsid w:val="002724C6"/>
    <w:rsid w:val="002736A6"/>
    <w:rsid w:val="00281BB1"/>
    <w:rsid w:val="00282093"/>
    <w:rsid w:val="00283736"/>
    <w:rsid w:val="00285360"/>
    <w:rsid w:val="00286F29"/>
    <w:rsid w:val="002A0F86"/>
    <w:rsid w:val="002A59EA"/>
    <w:rsid w:val="002B2635"/>
    <w:rsid w:val="002B630A"/>
    <w:rsid w:val="002B7E84"/>
    <w:rsid w:val="002C420D"/>
    <w:rsid w:val="002D30C0"/>
    <w:rsid w:val="002D7273"/>
    <w:rsid w:val="002E186D"/>
    <w:rsid w:val="002E6585"/>
    <w:rsid w:val="002E69A4"/>
    <w:rsid w:val="002E6A97"/>
    <w:rsid w:val="002E6ADE"/>
    <w:rsid w:val="002F25C8"/>
    <w:rsid w:val="00313344"/>
    <w:rsid w:val="00314326"/>
    <w:rsid w:val="00314759"/>
    <w:rsid w:val="00314C18"/>
    <w:rsid w:val="00316E21"/>
    <w:rsid w:val="00320DF4"/>
    <w:rsid w:val="00321B4D"/>
    <w:rsid w:val="00345A9E"/>
    <w:rsid w:val="003476D8"/>
    <w:rsid w:val="00353339"/>
    <w:rsid w:val="00361978"/>
    <w:rsid w:val="00364B7C"/>
    <w:rsid w:val="00365E91"/>
    <w:rsid w:val="00367ED9"/>
    <w:rsid w:val="003706EF"/>
    <w:rsid w:val="00371079"/>
    <w:rsid w:val="00372EA1"/>
    <w:rsid w:val="00373C46"/>
    <w:rsid w:val="0037619E"/>
    <w:rsid w:val="00385B78"/>
    <w:rsid w:val="00385CF3"/>
    <w:rsid w:val="00386CBF"/>
    <w:rsid w:val="003929AF"/>
    <w:rsid w:val="003B2BB4"/>
    <w:rsid w:val="003B2E32"/>
    <w:rsid w:val="003B418F"/>
    <w:rsid w:val="003C2B8F"/>
    <w:rsid w:val="003C4101"/>
    <w:rsid w:val="003C4ED1"/>
    <w:rsid w:val="003D05AE"/>
    <w:rsid w:val="003D0C4D"/>
    <w:rsid w:val="003D35F3"/>
    <w:rsid w:val="003D52F9"/>
    <w:rsid w:val="003E0406"/>
    <w:rsid w:val="003E247C"/>
    <w:rsid w:val="003E24D2"/>
    <w:rsid w:val="003E4207"/>
    <w:rsid w:val="003F005F"/>
    <w:rsid w:val="003F0E02"/>
    <w:rsid w:val="003F1B01"/>
    <w:rsid w:val="00401232"/>
    <w:rsid w:val="00416F96"/>
    <w:rsid w:val="00420890"/>
    <w:rsid w:val="00420E6C"/>
    <w:rsid w:val="00426F47"/>
    <w:rsid w:val="004307C9"/>
    <w:rsid w:val="00432514"/>
    <w:rsid w:val="0043276E"/>
    <w:rsid w:val="00434065"/>
    <w:rsid w:val="00435D18"/>
    <w:rsid w:val="004577A8"/>
    <w:rsid w:val="0046357A"/>
    <w:rsid w:val="00464837"/>
    <w:rsid w:val="00464D39"/>
    <w:rsid w:val="004652EE"/>
    <w:rsid w:val="004720AB"/>
    <w:rsid w:val="004732AC"/>
    <w:rsid w:val="00475A71"/>
    <w:rsid w:val="0048586E"/>
    <w:rsid w:val="00487176"/>
    <w:rsid w:val="004904B0"/>
    <w:rsid w:val="0049558C"/>
    <w:rsid w:val="0049697A"/>
    <w:rsid w:val="004A14C4"/>
    <w:rsid w:val="004A3B30"/>
    <w:rsid w:val="004A5CCE"/>
    <w:rsid w:val="004B00FF"/>
    <w:rsid w:val="004B5E73"/>
    <w:rsid w:val="004B738C"/>
    <w:rsid w:val="004C7BB2"/>
    <w:rsid w:val="004D2D8B"/>
    <w:rsid w:val="004D4A58"/>
    <w:rsid w:val="004D55DF"/>
    <w:rsid w:val="004D7985"/>
    <w:rsid w:val="004E43C1"/>
    <w:rsid w:val="004F03D6"/>
    <w:rsid w:val="004F71DF"/>
    <w:rsid w:val="00506EDD"/>
    <w:rsid w:val="00510C2C"/>
    <w:rsid w:val="00510EF5"/>
    <w:rsid w:val="00535D22"/>
    <w:rsid w:val="00537702"/>
    <w:rsid w:val="0054056E"/>
    <w:rsid w:val="005453C6"/>
    <w:rsid w:val="005467DE"/>
    <w:rsid w:val="00554B31"/>
    <w:rsid w:val="00556607"/>
    <w:rsid w:val="00556FCE"/>
    <w:rsid w:val="00565473"/>
    <w:rsid w:val="00565A13"/>
    <w:rsid w:val="005672A0"/>
    <w:rsid w:val="00567AB5"/>
    <w:rsid w:val="005828D4"/>
    <w:rsid w:val="0059360C"/>
    <w:rsid w:val="005A3B49"/>
    <w:rsid w:val="005A4E7B"/>
    <w:rsid w:val="005A53DD"/>
    <w:rsid w:val="005A54D6"/>
    <w:rsid w:val="005A6E0E"/>
    <w:rsid w:val="005A7B6B"/>
    <w:rsid w:val="005B6DD2"/>
    <w:rsid w:val="005B7AA6"/>
    <w:rsid w:val="005C045A"/>
    <w:rsid w:val="005C3C08"/>
    <w:rsid w:val="005C61EE"/>
    <w:rsid w:val="005C7764"/>
    <w:rsid w:val="005D2DC1"/>
    <w:rsid w:val="005D40D3"/>
    <w:rsid w:val="005D41C9"/>
    <w:rsid w:val="005D5ABC"/>
    <w:rsid w:val="005D5B46"/>
    <w:rsid w:val="005E1C03"/>
    <w:rsid w:val="005E2251"/>
    <w:rsid w:val="005E3061"/>
    <w:rsid w:val="005E33BB"/>
    <w:rsid w:val="005E6938"/>
    <w:rsid w:val="005E702B"/>
    <w:rsid w:val="005F2404"/>
    <w:rsid w:val="005F3BFA"/>
    <w:rsid w:val="005F4670"/>
    <w:rsid w:val="005F649A"/>
    <w:rsid w:val="006047F0"/>
    <w:rsid w:val="00612F9A"/>
    <w:rsid w:val="0061572A"/>
    <w:rsid w:val="00615996"/>
    <w:rsid w:val="00616995"/>
    <w:rsid w:val="00623474"/>
    <w:rsid w:val="00624EB8"/>
    <w:rsid w:val="006351A2"/>
    <w:rsid w:val="006408FC"/>
    <w:rsid w:val="00640C4D"/>
    <w:rsid w:val="00644FD8"/>
    <w:rsid w:val="0065034D"/>
    <w:rsid w:val="006508AE"/>
    <w:rsid w:val="006525B6"/>
    <w:rsid w:val="0065535B"/>
    <w:rsid w:val="00662B8A"/>
    <w:rsid w:val="00671094"/>
    <w:rsid w:val="0067782C"/>
    <w:rsid w:val="00682AA9"/>
    <w:rsid w:val="00685CE1"/>
    <w:rsid w:val="00687C6D"/>
    <w:rsid w:val="00690776"/>
    <w:rsid w:val="006911FB"/>
    <w:rsid w:val="00692AF0"/>
    <w:rsid w:val="006A1263"/>
    <w:rsid w:val="006A73E5"/>
    <w:rsid w:val="006B1347"/>
    <w:rsid w:val="006B18D5"/>
    <w:rsid w:val="006B72B9"/>
    <w:rsid w:val="006C266F"/>
    <w:rsid w:val="006C44CC"/>
    <w:rsid w:val="006D019F"/>
    <w:rsid w:val="006D5551"/>
    <w:rsid w:val="006F141D"/>
    <w:rsid w:val="006F2AA3"/>
    <w:rsid w:val="006F3F96"/>
    <w:rsid w:val="006F4D81"/>
    <w:rsid w:val="006F717D"/>
    <w:rsid w:val="0070021B"/>
    <w:rsid w:val="00700398"/>
    <w:rsid w:val="00702A2D"/>
    <w:rsid w:val="00703F34"/>
    <w:rsid w:val="00722DBE"/>
    <w:rsid w:val="007341F4"/>
    <w:rsid w:val="00734542"/>
    <w:rsid w:val="00740396"/>
    <w:rsid w:val="00746972"/>
    <w:rsid w:val="007521F2"/>
    <w:rsid w:val="007609EF"/>
    <w:rsid w:val="007615AE"/>
    <w:rsid w:val="0076541A"/>
    <w:rsid w:val="007670BB"/>
    <w:rsid w:val="007700FB"/>
    <w:rsid w:val="0077705D"/>
    <w:rsid w:val="0078192E"/>
    <w:rsid w:val="0078660F"/>
    <w:rsid w:val="00795ADD"/>
    <w:rsid w:val="007B2435"/>
    <w:rsid w:val="007B2E64"/>
    <w:rsid w:val="007B4F42"/>
    <w:rsid w:val="007C4015"/>
    <w:rsid w:val="007C70D4"/>
    <w:rsid w:val="007D1B83"/>
    <w:rsid w:val="007E46B8"/>
    <w:rsid w:val="007F6A3C"/>
    <w:rsid w:val="007F7174"/>
    <w:rsid w:val="00822E27"/>
    <w:rsid w:val="00826484"/>
    <w:rsid w:val="00830982"/>
    <w:rsid w:val="008317A0"/>
    <w:rsid w:val="008370CE"/>
    <w:rsid w:val="00837EF7"/>
    <w:rsid w:val="0084333E"/>
    <w:rsid w:val="0084599E"/>
    <w:rsid w:val="00851C06"/>
    <w:rsid w:val="008646C4"/>
    <w:rsid w:val="0086567F"/>
    <w:rsid w:val="00871592"/>
    <w:rsid w:val="00871752"/>
    <w:rsid w:val="00872928"/>
    <w:rsid w:val="0087782D"/>
    <w:rsid w:val="0088713F"/>
    <w:rsid w:val="00894F46"/>
    <w:rsid w:val="0089523C"/>
    <w:rsid w:val="00897419"/>
    <w:rsid w:val="008A2737"/>
    <w:rsid w:val="008B0930"/>
    <w:rsid w:val="008B6596"/>
    <w:rsid w:val="008C723A"/>
    <w:rsid w:val="008D01EC"/>
    <w:rsid w:val="008D067A"/>
    <w:rsid w:val="008D13B3"/>
    <w:rsid w:val="008D175B"/>
    <w:rsid w:val="008D1F44"/>
    <w:rsid w:val="008D27ED"/>
    <w:rsid w:val="008D4D8F"/>
    <w:rsid w:val="008D5B2B"/>
    <w:rsid w:val="008E0BE1"/>
    <w:rsid w:val="008F186F"/>
    <w:rsid w:val="008F39FD"/>
    <w:rsid w:val="008F3EA3"/>
    <w:rsid w:val="009036FA"/>
    <w:rsid w:val="00905DED"/>
    <w:rsid w:val="0090639B"/>
    <w:rsid w:val="009138C2"/>
    <w:rsid w:val="00913FF2"/>
    <w:rsid w:val="009215F5"/>
    <w:rsid w:val="00932A2E"/>
    <w:rsid w:val="00934807"/>
    <w:rsid w:val="00934BBC"/>
    <w:rsid w:val="009435A1"/>
    <w:rsid w:val="00943B11"/>
    <w:rsid w:val="00950C7D"/>
    <w:rsid w:val="009522C6"/>
    <w:rsid w:val="0096352E"/>
    <w:rsid w:val="009647C3"/>
    <w:rsid w:val="0097001D"/>
    <w:rsid w:val="00976EAB"/>
    <w:rsid w:val="00981249"/>
    <w:rsid w:val="00984D17"/>
    <w:rsid w:val="00991517"/>
    <w:rsid w:val="00995474"/>
    <w:rsid w:val="009C2653"/>
    <w:rsid w:val="009C2F04"/>
    <w:rsid w:val="009C3B31"/>
    <w:rsid w:val="009D2180"/>
    <w:rsid w:val="009D4F0F"/>
    <w:rsid w:val="009E0A6C"/>
    <w:rsid w:val="009E714F"/>
    <w:rsid w:val="009F006B"/>
    <w:rsid w:val="009F0C58"/>
    <w:rsid w:val="009F0DC7"/>
    <w:rsid w:val="009F1787"/>
    <w:rsid w:val="009F3FC3"/>
    <w:rsid w:val="00A05F80"/>
    <w:rsid w:val="00A12E67"/>
    <w:rsid w:val="00A1534B"/>
    <w:rsid w:val="00A15A7A"/>
    <w:rsid w:val="00A20358"/>
    <w:rsid w:val="00A21E00"/>
    <w:rsid w:val="00A22FEF"/>
    <w:rsid w:val="00A25425"/>
    <w:rsid w:val="00A277C5"/>
    <w:rsid w:val="00A278A9"/>
    <w:rsid w:val="00A424E8"/>
    <w:rsid w:val="00A44918"/>
    <w:rsid w:val="00A44F58"/>
    <w:rsid w:val="00A50F6D"/>
    <w:rsid w:val="00A51DEF"/>
    <w:rsid w:val="00A64428"/>
    <w:rsid w:val="00A65068"/>
    <w:rsid w:val="00A67CDD"/>
    <w:rsid w:val="00A72000"/>
    <w:rsid w:val="00A75647"/>
    <w:rsid w:val="00A87BEA"/>
    <w:rsid w:val="00A91A11"/>
    <w:rsid w:val="00A926F4"/>
    <w:rsid w:val="00A9333C"/>
    <w:rsid w:val="00A937F6"/>
    <w:rsid w:val="00A93E9B"/>
    <w:rsid w:val="00A94F81"/>
    <w:rsid w:val="00A95509"/>
    <w:rsid w:val="00AA215C"/>
    <w:rsid w:val="00AB340D"/>
    <w:rsid w:val="00AB4DED"/>
    <w:rsid w:val="00AC3D80"/>
    <w:rsid w:val="00AC67F3"/>
    <w:rsid w:val="00AD0E74"/>
    <w:rsid w:val="00AD210F"/>
    <w:rsid w:val="00AD269B"/>
    <w:rsid w:val="00AE29ED"/>
    <w:rsid w:val="00AE3AB3"/>
    <w:rsid w:val="00AF1360"/>
    <w:rsid w:val="00AF5AE2"/>
    <w:rsid w:val="00AF6BC3"/>
    <w:rsid w:val="00B0482E"/>
    <w:rsid w:val="00B05048"/>
    <w:rsid w:val="00B0526E"/>
    <w:rsid w:val="00B14FFB"/>
    <w:rsid w:val="00B2667F"/>
    <w:rsid w:val="00B40600"/>
    <w:rsid w:val="00B40FDA"/>
    <w:rsid w:val="00B50E42"/>
    <w:rsid w:val="00B61874"/>
    <w:rsid w:val="00B65AA0"/>
    <w:rsid w:val="00B70B4C"/>
    <w:rsid w:val="00B73CC1"/>
    <w:rsid w:val="00B7505A"/>
    <w:rsid w:val="00B8138B"/>
    <w:rsid w:val="00B81588"/>
    <w:rsid w:val="00B83505"/>
    <w:rsid w:val="00B84FA2"/>
    <w:rsid w:val="00B874C2"/>
    <w:rsid w:val="00B87888"/>
    <w:rsid w:val="00B87DFF"/>
    <w:rsid w:val="00B94F9D"/>
    <w:rsid w:val="00B95CA6"/>
    <w:rsid w:val="00B95EE1"/>
    <w:rsid w:val="00BB64CE"/>
    <w:rsid w:val="00BB74DE"/>
    <w:rsid w:val="00BC050B"/>
    <w:rsid w:val="00BD5E16"/>
    <w:rsid w:val="00BE4863"/>
    <w:rsid w:val="00BE6696"/>
    <w:rsid w:val="00BE7CB3"/>
    <w:rsid w:val="00BF1BFC"/>
    <w:rsid w:val="00BF2014"/>
    <w:rsid w:val="00BF4B7D"/>
    <w:rsid w:val="00BF7294"/>
    <w:rsid w:val="00BF777A"/>
    <w:rsid w:val="00C04BDF"/>
    <w:rsid w:val="00C05167"/>
    <w:rsid w:val="00C07AD2"/>
    <w:rsid w:val="00C103BC"/>
    <w:rsid w:val="00C122E4"/>
    <w:rsid w:val="00C24595"/>
    <w:rsid w:val="00C249ED"/>
    <w:rsid w:val="00C2616A"/>
    <w:rsid w:val="00C33F59"/>
    <w:rsid w:val="00C403F2"/>
    <w:rsid w:val="00C45F1A"/>
    <w:rsid w:val="00C471A6"/>
    <w:rsid w:val="00C4797A"/>
    <w:rsid w:val="00C504A2"/>
    <w:rsid w:val="00C5290D"/>
    <w:rsid w:val="00C632D7"/>
    <w:rsid w:val="00C636CA"/>
    <w:rsid w:val="00C75D5C"/>
    <w:rsid w:val="00C843F1"/>
    <w:rsid w:val="00C9323F"/>
    <w:rsid w:val="00C9633A"/>
    <w:rsid w:val="00CA1768"/>
    <w:rsid w:val="00CB1CDD"/>
    <w:rsid w:val="00CB252D"/>
    <w:rsid w:val="00CB55FB"/>
    <w:rsid w:val="00CC0B26"/>
    <w:rsid w:val="00CC5CEB"/>
    <w:rsid w:val="00CC76FF"/>
    <w:rsid w:val="00CD0EDA"/>
    <w:rsid w:val="00CD16A5"/>
    <w:rsid w:val="00CD379B"/>
    <w:rsid w:val="00CD4769"/>
    <w:rsid w:val="00CE2AE5"/>
    <w:rsid w:val="00CE791D"/>
    <w:rsid w:val="00CF0A8A"/>
    <w:rsid w:val="00CF2961"/>
    <w:rsid w:val="00CF433E"/>
    <w:rsid w:val="00D00527"/>
    <w:rsid w:val="00D012C6"/>
    <w:rsid w:val="00D12835"/>
    <w:rsid w:val="00D14025"/>
    <w:rsid w:val="00D22124"/>
    <w:rsid w:val="00D26512"/>
    <w:rsid w:val="00D265D4"/>
    <w:rsid w:val="00D43093"/>
    <w:rsid w:val="00D43CA7"/>
    <w:rsid w:val="00D43FF2"/>
    <w:rsid w:val="00D51190"/>
    <w:rsid w:val="00D52A32"/>
    <w:rsid w:val="00D5577D"/>
    <w:rsid w:val="00D603C2"/>
    <w:rsid w:val="00D6378F"/>
    <w:rsid w:val="00D71E96"/>
    <w:rsid w:val="00D805BA"/>
    <w:rsid w:val="00D94275"/>
    <w:rsid w:val="00DA30A6"/>
    <w:rsid w:val="00DB07CC"/>
    <w:rsid w:val="00DC2937"/>
    <w:rsid w:val="00DE06E4"/>
    <w:rsid w:val="00DF5483"/>
    <w:rsid w:val="00DF6058"/>
    <w:rsid w:val="00E072C6"/>
    <w:rsid w:val="00E11FCE"/>
    <w:rsid w:val="00E25F33"/>
    <w:rsid w:val="00E349E3"/>
    <w:rsid w:val="00E36D62"/>
    <w:rsid w:val="00E37010"/>
    <w:rsid w:val="00E46652"/>
    <w:rsid w:val="00E46E53"/>
    <w:rsid w:val="00E527AF"/>
    <w:rsid w:val="00E56AC8"/>
    <w:rsid w:val="00E65CF1"/>
    <w:rsid w:val="00E721B3"/>
    <w:rsid w:val="00E73ED9"/>
    <w:rsid w:val="00E81359"/>
    <w:rsid w:val="00E83E7D"/>
    <w:rsid w:val="00EA342A"/>
    <w:rsid w:val="00EB0FA7"/>
    <w:rsid w:val="00EB6C1D"/>
    <w:rsid w:val="00EC0EB7"/>
    <w:rsid w:val="00EC64DA"/>
    <w:rsid w:val="00EC7D11"/>
    <w:rsid w:val="00ED111C"/>
    <w:rsid w:val="00ED12AA"/>
    <w:rsid w:val="00ED37F3"/>
    <w:rsid w:val="00ED4110"/>
    <w:rsid w:val="00EE1073"/>
    <w:rsid w:val="00EE227F"/>
    <w:rsid w:val="00EE23EC"/>
    <w:rsid w:val="00EE3252"/>
    <w:rsid w:val="00EE600C"/>
    <w:rsid w:val="00EE6CE3"/>
    <w:rsid w:val="00EE7382"/>
    <w:rsid w:val="00EE7838"/>
    <w:rsid w:val="00EF0A55"/>
    <w:rsid w:val="00EF3EDF"/>
    <w:rsid w:val="00EF6CD7"/>
    <w:rsid w:val="00EF70BF"/>
    <w:rsid w:val="00F01AFC"/>
    <w:rsid w:val="00F123CD"/>
    <w:rsid w:val="00F1298E"/>
    <w:rsid w:val="00F1361D"/>
    <w:rsid w:val="00F14B1D"/>
    <w:rsid w:val="00F22F6F"/>
    <w:rsid w:val="00F241F2"/>
    <w:rsid w:val="00F25707"/>
    <w:rsid w:val="00F37CDB"/>
    <w:rsid w:val="00F46390"/>
    <w:rsid w:val="00F47450"/>
    <w:rsid w:val="00F478A2"/>
    <w:rsid w:val="00F54073"/>
    <w:rsid w:val="00F55032"/>
    <w:rsid w:val="00F60885"/>
    <w:rsid w:val="00F627A4"/>
    <w:rsid w:val="00F64399"/>
    <w:rsid w:val="00F668CF"/>
    <w:rsid w:val="00F6699B"/>
    <w:rsid w:val="00F74C97"/>
    <w:rsid w:val="00F760C6"/>
    <w:rsid w:val="00F80AB0"/>
    <w:rsid w:val="00F83C82"/>
    <w:rsid w:val="00F861EC"/>
    <w:rsid w:val="00F942C7"/>
    <w:rsid w:val="00F96967"/>
    <w:rsid w:val="00FA0F77"/>
    <w:rsid w:val="00FA1929"/>
    <w:rsid w:val="00FA3D8C"/>
    <w:rsid w:val="00FA6F79"/>
    <w:rsid w:val="00FB6FC7"/>
    <w:rsid w:val="00FD29FE"/>
    <w:rsid w:val="00FD35CB"/>
    <w:rsid w:val="00FD5765"/>
    <w:rsid w:val="00FD60B4"/>
    <w:rsid w:val="00FD7B26"/>
    <w:rsid w:val="00FE1C86"/>
    <w:rsid w:val="00FE3AA2"/>
    <w:rsid w:val="00FE7569"/>
    <w:rsid w:val="00FE7DCF"/>
    <w:rsid w:val="00FF04F0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BB2AA3-1CC9-4C6E-A875-2AD535C9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75"/>
    <w:pPr>
      <w:spacing w:after="0" w:line="240" w:lineRule="auto"/>
      <w:pPrChange w:id="0" w:author="ParishClerk" w:date="2026-09-25T20:04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lang w:val="en-GB"/>
      <w:rPrChange w:id="0" w:author="ParishClerk" w:date="2026-09-25T20:04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qFormat/>
    <w:rsid w:val="00D22124"/>
    <w:pPr>
      <w:keepNext/>
      <w:outlineLvl w:val="0"/>
      <w:pPrChange w:id="1" w:author="ParishClerk" w:date="2026-09-25T20:04:00Z">
        <w:pPr>
          <w:keepNext/>
          <w:keepLines/>
          <w:spacing w:before="480" w:after="120"/>
          <w:outlineLvl w:val="0"/>
        </w:pPr>
      </w:pPrChange>
    </w:pPr>
    <w:rPr>
      <w:rFonts w:ascii="Lucida Sans Unicode" w:hAnsi="Lucida Sans Unicode" w:cs="Lucida Sans Unicode"/>
      <w:b/>
      <w:bCs/>
      <w:sz w:val="18"/>
      <w:rPrChange w:id="1" w:author="ParishClerk" w:date="2026-09-25T20:04:00Z">
        <w:rPr>
          <w:b/>
          <w:sz w:val="48"/>
          <w:szCs w:val="48"/>
          <w:lang w:val="en-GB" w:eastAsia="en-US" w:bidi="ar-SA"/>
        </w:rPr>
      </w:rPrChange>
    </w:rPr>
  </w:style>
  <w:style w:type="paragraph" w:styleId="Heading2">
    <w:name w:val="heading 2"/>
    <w:basedOn w:val="Normal"/>
    <w:next w:val="Normal"/>
    <w:qFormat/>
    <w:rsid w:val="00D22124"/>
    <w:pPr>
      <w:keepNext/>
      <w:jc w:val="center"/>
      <w:outlineLvl w:val="1"/>
      <w:pPrChange w:id="2" w:author="ParishClerk" w:date="2026-09-25T20:04:00Z">
        <w:pPr>
          <w:keepNext/>
          <w:keepLines/>
          <w:spacing w:before="360" w:after="80"/>
          <w:outlineLvl w:val="1"/>
        </w:pPr>
      </w:pPrChange>
    </w:pPr>
    <w:rPr>
      <w:rFonts w:ascii="Verdana" w:hAnsi="Verdana" w:cs="Arial"/>
      <w:b/>
      <w:szCs w:val="28"/>
      <w:rPrChange w:id="2" w:author="ParishClerk" w:date="2026-09-25T20:04:00Z">
        <w:rPr>
          <w:b/>
          <w:sz w:val="36"/>
          <w:szCs w:val="36"/>
          <w:lang w:val="en-GB" w:eastAsia="en-US" w:bidi="ar-SA"/>
        </w:rPr>
      </w:rPrChange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semiHidden/>
    <w:rsid w:val="00D22124"/>
    <w:pPr>
      <w:pPrChange w:id="3" w:author="ParishClerk" w:date="2026-09-25T20:04:00Z">
        <w:pPr/>
      </w:pPrChange>
    </w:pPr>
    <w:rPr>
      <w:rFonts w:ascii="Tahoma" w:hAnsi="Tahoma" w:cs="Tahoma"/>
      <w:sz w:val="16"/>
      <w:szCs w:val="16"/>
      <w:rPrChange w:id="3" w:author="ParishClerk" w:date="2026-09-25T20:04:00Z">
        <w:rPr>
          <w:rFonts w:ascii="Tahoma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semiHidden/>
    <w:rsid w:val="00CB252D"/>
    <w:rPr>
      <w:rFonts w:ascii="Tahoma" w:eastAsia="Times New Roman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semiHidden/>
    <w:rsid w:val="00D22124"/>
    <w:pPr>
      <w:pPrChange w:id="4" w:author="ParishClerk" w:date="2026-09-25T20:04:00Z">
        <w:pPr/>
      </w:pPrChange>
    </w:pPr>
    <w:rPr>
      <w:rFonts w:ascii="Verdana" w:hAnsi="Verdana" w:cs="Arial"/>
      <w:sz w:val="20"/>
      <w:szCs w:val="20"/>
      <w:rPrChange w:id="4" w:author="ParishClerk" w:date="2026-09-25T20:04:00Z">
        <w:rPr>
          <w:rFonts w:ascii="Verdana" w:hAnsi="Verdana" w:cs="Arial"/>
          <w:lang w:val="en-GB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semiHidden/>
    <w:rsid w:val="00CB252D"/>
    <w:rPr>
      <w:rFonts w:ascii="Verdana" w:eastAsia="Times New Roman" w:hAnsi="Verdana" w:cs="Arial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687C6D"/>
    <w:pPr>
      <w:ind w:left="720"/>
      <w:contextualSpacing/>
      <w:pPrChange w:id="5" w:author="ParishClerk" w:date="2026-09-25T20:04:00Z">
        <w:pPr>
          <w:ind w:left="720"/>
          <w:contextualSpacing/>
        </w:pPr>
      </w:pPrChange>
    </w:pPr>
    <w:rPr>
      <w:rPrChange w:id="5" w:author="ParishClerk" w:date="2026-09-25T20:04:00Z">
        <w:rPr>
          <w:sz w:val="24"/>
          <w:szCs w:val="24"/>
          <w:lang w:val="en-GB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CB25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8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6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6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4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Troup County School System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Yohn, Jason L.</dc:creator>
  <cp:lastModifiedBy>Arthur Souza Rodrigues</cp:lastModifiedBy>
  <cp:revision>1</cp:revision>
  <dcterms:created xsi:type="dcterms:W3CDTF">2019-08-09T17:13:00Z</dcterms:created>
  <dcterms:modified xsi:type="dcterms:W3CDTF">2026-09-26T00:04:00Z</dcterms:modified>
</cp:coreProperties>
</file>