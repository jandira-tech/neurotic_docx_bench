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C7075" w14:textId="77777777" w:rsidR="00312680" w:rsidRDefault="00312680">
      <w:pPr>
        <w:rPr>
          <w:rPrChange w:id="0" w:author="Arthur Souza Rodrigues" w:date="2026-07-10T21:49:00Z" w16du:dateUtc="2026-07-11T01:49:00Z">
            <w:rPr>
              <w:rFonts w:ascii="Arial" w:hAnsi="Arial" w:cs="Arial"/>
              <w:color w:val="666666"/>
              <w:sz w:val="30"/>
              <w:szCs w:val="30"/>
            </w:rPr>
          </w:rPrChange>
        </w:rPr>
      </w:pPr>
      <w:r>
        <w:rPr>
          <w:rPrChange w:id="1" w:author="Arthur Souza Rodrigues" w:date="2026-07-10T21:49:00Z" w16du:dateUtc="2026-07-11T01:49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file_</w:t>
      </w:r>
      <w:ins w:id="2" w:author="Arthur Souza Rodrigues" w:date="2026-07-10T21:49:00Z" w16du:dateUtc="2026-07-11T01:49:00Z">
        <w:r>
          <w:t>136</w:t>
        </w:r>
      </w:ins>
      <w:del w:id="3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delText>135</w:delText>
        </w:r>
      </w:del>
      <w:r>
        <w:rPr>
          <w:rPrChange w:id="4" w:author="Arthur Souza Rodrigues" w:date="2026-07-10T21:49:00Z" w16du:dateUtc="2026-07-11T01:49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.docx</w:t>
      </w:r>
    </w:p>
    <w:p w14:paraId="236FC821" w14:textId="7FC51FA8" w:rsidR="00D30222" w:rsidRDefault="00386960">
      <w:ins w:id="5" w:author="Arthur Souza Rodrigues" w:date="2026-07-10T21:49:00Z" w16du:dateUtc="2026-07-11T01:49:00Z">
        <w:r>
          <w:t>Bullet List</w:t>
        </w:r>
      </w:ins>
      <w:del w:id="6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delText>Subtitle Style</w:delText>
        </w:r>
      </w:del>
      <w:r>
        <w:rPr>
          <w:rPrChange w:id="7" w:author="Arthur Souza Rodrigues" w:date="2026-07-10T21:49:00Z" w16du:dateUtc="2026-07-11T01:49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 Demo</w:t>
      </w:r>
    </w:p>
    <w:p w14:paraId="1E1ED459" w14:textId="77777777" w:rsidR="00BB3192" w:rsidRDefault="00386960">
      <w:pPr>
        <w:numPr>
          <w:ilvl w:val="0"/>
          <w:numId w:val="1"/>
        </w:numPr>
        <w:rPr>
          <w:ins w:id="8" w:author="Arthur Souza Rodrigues" w:date="2026-07-10T21:49:00Z" w16du:dateUtc="2026-07-11T01:49:00Z"/>
        </w:rPr>
      </w:pPr>
      <w:ins w:id="9" w:author="Arthur Souza Rodrigues" w:date="2026-07-10T21:49:00Z" w16du:dateUtc="2026-07-11T01:49:00Z">
        <w:r>
          <w:t>Apples</w:t>
        </w:r>
      </w:ins>
    </w:p>
    <w:p w14:paraId="1FC52BB5" w14:textId="77777777" w:rsidR="00BB3192" w:rsidRDefault="00386960">
      <w:pPr>
        <w:numPr>
          <w:ilvl w:val="0"/>
          <w:numId w:val="1"/>
        </w:numPr>
        <w:rPr>
          <w:ins w:id="10" w:author="Arthur Souza Rodrigues" w:date="2026-07-10T21:49:00Z" w16du:dateUtc="2026-07-11T01:49:00Z"/>
        </w:rPr>
      </w:pPr>
      <w:ins w:id="11" w:author="Arthur Souza Rodrigues" w:date="2026-07-10T21:49:00Z" w16du:dateUtc="2026-07-11T01:49:00Z">
        <w:r>
          <w:t>Bananas</w:t>
        </w:r>
      </w:ins>
    </w:p>
    <w:p w14:paraId="6A2A7C45" w14:textId="77777777" w:rsidR="00BB3192" w:rsidRDefault="00386960">
      <w:pPr>
        <w:numPr>
          <w:ilvl w:val="0"/>
          <w:numId w:val="1"/>
        </w:numPr>
        <w:rPr>
          <w:ins w:id="12" w:author="Arthur Souza Rodrigues" w:date="2026-07-10T21:49:00Z" w16du:dateUtc="2026-07-11T01:49:00Z"/>
        </w:rPr>
      </w:pPr>
      <w:ins w:id="13" w:author="Arthur Souza Rodrigues" w:date="2026-07-10T21:49:00Z" w16du:dateUtc="2026-07-11T01:49:00Z">
        <w:r>
          <w:t>Oranges</w:t>
        </w:r>
      </w:ins>
    </w:p>
    <w:p w14:paraId="107114C8" w14:textId="77777777" w:rsidR="00D30222" w:rsidRDefault="00386960">
      <w:pPr>
        <w:spacing w:line="240" w:lineRule="auto"/>
        <w:rPr>
          <w:del w:id="14" w:author="Arthur Souza Rodrigues" w:date="2026-07-10T21:49:00Z" w16du:dateUtc="2026-07-11T01:49:00Z"/>
        </w:rPr>
      </w:pPr>
      <w:ins w:id="15" w:author="Arthur Souza Rodrigues" w:date="2026-07-10T21:49:00Z" w16du:dateUtc="2026-07-11T01:49:00Z">
        <w:r>
          <w:t>Grapes</w:t>
        </w:r>
      </w:ins>
      <w:del w:id="16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delText>This document demonstrates the Subtitle paragraph style.</w:delText>
        </w:r>
      </w:del>
    </w:p>
    <w:p w14:paraId="0AECB3BA" w14:textId="77777777" w:rsidR="00D30222" w:rsidRDefault="00386960">
      <w:pPr>
        <w:numPr>
          <w:ilvl w:val="0"/>
          <w:numId w:val="1"/>
        </w:numPr>
        <w:pPrChange w:id="17" w:author="Arthur Souza Rodrigues" w:date="2026-07-10T21:49:00Z" w16du:dateUtc="2026-07-11T01:49:00Z">
          <w:pPr>
            <w:spacing w:line="240" w:lineRule="auto"/>
          </w:pPr>
        </w:pPrChange>
      </w:pPr>
      <w:del w:id="18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delText>Subtitle style provides secondary heading below the main title.</w:delText>
        </w:r>
      </w:del>
    </w:p>
    <w:sectPr w:rsidR="00D302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222"/>
    <w:rsid w:val="0009457D"/>
    <w:rsid w:val="00312680"/>
    <w:rsid w:val="008103EC"/>
    <w:rsid w:val="00BB3192"/>
    <w:rsid w:val="00D30222"/>
    <w:rsid w:val="00D53FE7"/>
    <w:rsid w:val="00EC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2026-07-11T01:49:00Z</dcterms:modified>
</cp:coreProperties>
</file>