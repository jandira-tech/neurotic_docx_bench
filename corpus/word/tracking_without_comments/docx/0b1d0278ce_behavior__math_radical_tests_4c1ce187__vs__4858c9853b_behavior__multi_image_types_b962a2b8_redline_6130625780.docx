
<file path=[Content_Types].xml><?xml version="1.0" encoding="utf-8"?>
<Types xmlns="http://schemas.openxmlformats.org/package/2006/content-types">
  <Default Extension="gif" ContentType="image/gif"/>
  <Default Extension="jp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769F5" w14:textId="77777777" w:rsidR="00266829" w:rsidRPr="00266829" w:rsidRDefault="00266829">
      <w:pPr>
        <w:rPr>
          <w:ins w:id="0" w:author="Caio Pizzol" w:date="2026-08-03T22:16:00Z" w16du:dateUtc="2026-08-04T02:16:00Z"/>
          <w:b/>
          <w:sz w:val="40"/>
        </w:rPr>
      </w:pPr>
      <w:ins w:id="1" w:author="Caio Pizzol" w:date="2026-08-03T22:16:00Z" w16du:dateUtc="2026-08-04T02:16:00Z">
        <w:r w:rsidRPr="00266829">
          <w:rPr>
            <w:b/>
            <w:sz w:val="40"/>
          </w:rPr>
          <w:t>Multi-Image Copy-Paste Test</w:t>
        </w:r>
      </w:ins>
    </w:p>
    <w:p w14:paraId="7A406A9E" w14:textId="77777777" w:rsidR="00266829" w:rsidRDefault="00266829">
      <w:pPr>
        <w:rPr>
          <w:ins w:id="2" w:author="Caio Pizzol" w:date="2026-08-03T22:16:00Z" w16du:dateUtc="2026-08-04T02:16:00Z"/>
        </w:rPr>
      </w:pPr>
    </w:p>
    <w:p w14:paraId="0B500961" w14:textId="77777777" w:rsidR="00266829" w:rsidRDefault="00266829">
      <w:pPr>
        <w:rPr>
          <w:ins w:id="3" w:author="Caio Pizzol" w:date="2026-08-03T22:16:00Z" w16du:dateUtc="2026-08-04T02:16:00Z"/>
        </w:rPr>
      </w:pPr>
      <w:ins w:id="4" w:author="Caio Pizzol" w:date="2026-08-03T22:16:00Z" w16du:dateUtc="2026-08-04T02:16:00Z">
        <w:r>
          <w:t>PNG Image Test</w:t>
        </w:r>
      </w:ins>
    </w:p>
    <w:p w14:paraId="5AD1D010" w14:textId="77777777" w:rsidR="00266829" w:rsidRDefault="00266829">
      <w:pPr>
        <w:rPr>
          <w:ins w:id="5" w:author="Caio Pizzol" w:date="2026-08-03T22:16:00Z" w16du:dateUtc="2026-08-04T02:16:00Z"/>
        </w:rPr>
      </w:pPr>
      <w:ins w:id="6" w:author="Caio Pizzol" w:date="2026-08-03T22:16:00Z" w16du:dateUtc="2026-08-04T02:16:00Z">
        <w:r>
          <w:rPr>
            <w:noProof/>
          </w:rPr>
          <w:drawing>
            <wp:inline distT="0" distB="0" distL="0" distR="0" wp14:anchorId="1E35DEBE" wp14:editId="37E7A67B">
              <wp:extent cx="1905266" cy="1428949"/>
              <wp:effectExtent l="0" t="0" r="0" b="0"/>
              <wp:docPr id="1871734534" name="Picture 1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71734534" name=""/>
                      <pic:cNvPicPr/>
                    </pic:nvPicPr>
                    <pic:blipFill>
                      <a:blip r:embed="rId4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266" cy="142894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1A0AF7AF" w14:textId="77777777" w:rsidR="00266829" w:rsidRDefault="00266829">
      <w:pPr>
        <w:rPr>
          <w:ins w:id="7" w:author="Caio Pizzol" w:date="2026-08-03T22:16:00Z" w16du:dateUtc="2026-08-04T02:16:00Z"/>
        </w:rPr>
      </w:pPr>
      <w:ins w:id="8" w:author="Caio Pizzol" w:date="2026-08-03T22:16:00Z" w16du:dateUtc="2026-08-04T02:16:00Z">
        <w:r>
          <w:t>JPEG Image Test</w:t>
        </w:r>
      </w:ins>
    </w:p>
    <w:p w14:paraId="7D80B5B8" w14:textId="77777777" w:rsidR="00266829" w:rsidRDefault="00266829">
      <w:pPr>
        <w:rPr>
          <w:ins w:id="9" w:author="Caio Pizzol" w:date="2026-08-03T22:16:00Z" w16du:dateUtc="2026-08-04T02:16:00Z"/>
        </w:rPr>
      </w:pPr>
      <w:ins w:id="10" w:author="Caio Pizzol" w:date="2026-08-03T22:16:00Z" w16du:dateUtc="2026-08-04T02:16:00Z">
        <w:r>
          <w:rPr>
            <w:noProof/>
          </w:rPr>
          <w:drawing>
            <wp:inline distT="0" distB="0" distL="0" distR="0" wp14:anchorId="4340E720" wp14:editId="20831709">
              <wp:extent cx="1905000" cy="1428750"/>
              <wp:effectExtent l="0" t="0" r="0" b="0"/>
              <wp:docPr id="1911424714" name="Picture 2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911424714" name=""/>
                      <pic:cNvPicPr/>
                    </pic:nvPicPr>
                    <pic:blipFill>
                      <a:blip r:embed="rId5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0" cy="14287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17B7D46B" w14:textId="77777777" w:rsidR="00266829" w:rsidRDefault="00266829">
      <w:pPr>
        <w:rPr>
          <w:ins w:id="11" w:author="Caio Pizzol" w:date="2026-08-03T22:16:00Z" w16du:dateUtc="2026-08-04T02:16:00Z"/>
        </w:rPr>
      </w:pPr>
      <w:ins w:id="12" w:author="Caio Pizzol" w:date="2026-08-03T22:16:00Z" w16du:dateUtc="2026-08-04T02:16:00Z">
        <w:r>
          <w:t>BMP Image Test</w:t>
        </w:r>
      </w:ins>
    </w:p>
    <w:p w14:paraId="4FE6F161" w14:textId="77777777" w:rsidR="00266829" w:rsidRDefault="00266829">
      <w:pPr>
        <w:rPr>
          <w:ins w:id="13" w:author="Caio Pizzol" w:date="2026-08-03T22:16:00Z" w16du:dateUtc="2026-08-04T02:16:00Z"/>
        </w:rPr>
      </w:pPr>
      <w:ins w:id="14" w:author="Caio Pizzol" w:date="2026-08-03T22:16:00Z" w16du:dateUtc="2026-08-04T02:16:00Z">
        <w:r>
          <w:rPr>
            <w:noProof/>
          </w:rPr>
          <w:drawing>
            <wp:inline distT="0" distB="0" distL="0" distR="0" wp14:anchorId="4233C1E0" wp14:editId="5C4704F9">
              <wp:extent cx="1904762" cy="1428571"/>
              <wp:effectExtent l="0" t="0" r="635" b="635"/>
              <wp:docPr id="278914738" name="Picture 3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78914738" name=""/>
                      <pic:cNvPicPr/>
                    </pic:nvPicPr>
                    <pic:blipFill>
                      <a:blip r:embed="rId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4762" cy="142857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110334C9" w14:textId="77777777" w:rsidR="00266829" w:rsidRDefault="00266829">
      <w:pPr>
        <w:rPr>
          <w:ins w:id="15" w:author="Caio Pizzol" w:date="2026-08-03T22:16:00Z" w16du:dateUtc="2026-08-04T02:16:00Z"/>
        </w:rPr>
      </w:pPr>
      <w:ins w:id="16" w:author="Caio Pizzol" w:date="2026-08-03T22:16:00Z" w16du:dateUtc="2026-08-04T02:16:00Z">
        <w:r>
          <w:t>GIF Image Test</w:t>
        </w:r>
      </w:ins>
    </w:p>
    <w:p w14:paraId="23C90226" w14:textId="77777777" w:rsidR="00266829" w:rsidRDefault="00266829">
      <w:pPr>
        <w:rPr>
          <w:ins w:id="17" w:author="Caio Pizzol" w:date="2026-08-03T22:16:00Z" w16du:dateUtc="2026-08-04T02:16:00Z"/>
        </w:rPr>
      </w:pPr>
      <w:ins w:id="18" w:author="Caio Pizzol" w:date="2026-08-03T22:16:00Z" w16du:dateUtc="2026-08-04T02:16:00Z">
        <w:r>
          <w:rPr>
            <w:noProof/>
          </w:rPr>
          <w:lastRenderedPageBreak/>
          <w:drawing>
            <wp:inline distT="0" distB="0" distL="0" distR="0" wp14:anchorId="61E56FB6" wp14:editId="7F5348B7">
              <wp:extent cx="1905000" cy="1428750"/>
              <wp:effectExtent l="0" t="0" r="0" b="0"/>
              <wp:docPr id="1127820111" name="Picture 4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127820111" name=""/>
                      <pic:cNvPicPr/>
                    </pic:nvPicPr>
                    <pic:blipFill>
                      <a:blip r:embed="rId7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0" cy="14287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2E664166" w14:textId="77777777" w:rsidR="00266829" w:rsidRDefault="00266829">
      <w:pPr>
        <w:rPr>
          <w:ins w:id="19" w:author="Caio Pizzol" w:date="2026-08-03T22:16:00Z" w16du:dateUtc="2026-08-04T02:16:00Z"/>
        </w:rPr>
      </w:pPr>
      <w:ins w:id="20" w:author="Caio Pizzol" w:date="2026-08-03T22:16:00Z" w16du:dateUtc="2026-08-04T02:16:00Z">
        <w:r>
          <w:t>TIFF Image Test</w:t>
        </w:r>
      </w:ins>
    </w:p>
    <w:p w14:paraId="7FE252D3" w14:textId="77777777" w:rsidR="00266829" w:rsidRDefault="00266829">
      <w:pPr>
        <w:rPr>
          <w:ins w:id="21" w:author="Caio Pizzol" w:date="2026-08-03T22:16:00Z" w16du:dateUtc="2026-08-04T02:16:00Z"/>
        </w:rPr>
      </w:pPr>
      <w:ins w:id="22" w:author="Caio Pizzol" w:date="2026-08-03T22:16:00Z" w16du:dateUtc="2026-08-04T02:16:00Z">
        <w:r>
          <w:rPr>
            <w:noProof/>
          </w:rPr>
          <w:drawing>
            <wp:inline distT="0" distB="0" distL="0" distR="0" wp14:anchorId="035DD6A6" wp14:editId="1E8DF704">
              <wp:extent cx="1905000" cy="1428750"/>
              <wp:effectExtent l="0" t="0" r="0" b="0"/>
              <wp:docPr id="871589146" name="Picture 5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71589146" name=""/>
                      <pic:cNvPicPr/>
                    </pic:nvPicPr>
                    <pic:blipFill>
                      <a:blip r:embed="rId8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0" cy="14287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47C8833C" w14:textId="77777777" w:rsidR="00266829" w:rsidRDefault="00266829">
      <w:pPr>
        <w:rPr>
          <w:ins w:id="23" w:author="Caio Pizzol" w:date="2026-08-03T22:16:00Z" w16du:dateUtc="2026-08-04T02:16:00Z"/>
        </w:rPr>
      </w:pPr>
      <w:ins w:id="24" w:author="Caio Pizzol" w:date="2026-08-03T22:16:00Z" w16du:dateUtc="2026-08-04T02:16:00Z">
        <w:r>
          <w:t>All image types above should survive copy-paste in SuperDoc.</w:t>
        </w:r>
      </w:ins>
    </w:p>
    <w:p w14:paraId="1F3B0EB9" w14:textId="77777777" w:rsidR="00351373" w:rsidRDefault="004B798D">
      <w:pPr>
        <w:rPr>
          <w:del w:id="25" w:author="Caio Pizzol" w:date="2026-08-03T22:16:00Z" w16du:dateUtc="2026-08-04T02:16:00Z"/>
        </w:rPr>
      </w:pPr>
      <w:del w:id="26" w:author="Caio Pizzol" w:date="2026-08-03T22:16:00Z" w16du:dateUtc="2026-08-04T02:16:00Z">
        <w:r>
          <w:delText xml:space="preserve">sqrt_degHide : </w:delText>
        </w:r>
      </w:del>
      <m:oMath>
        <m:rad>
          <m:radPr>
            <m:degHide m:val="1"/>
            <m:ctrlPr>
              <w:del w:id="27" w:author="Caio Pizzol" w:date="2026-08-03T22:16:00Z" w16du:dateUtc="2026-08-04T02:16:00Z">
                <w:rPr>
                  <w:rFonts w:ascii="Cambria Math" w:hAnsi="Cambria Math"/>
                </w:rPr>
              </w:del>
            </m:ctrlPr>
          </m:radPr>
          <m:deg/>
          <m:e>
            <m:r>
              <w:del w:id="28" w:author="Caio Pizzol" w:date="2026-08-03T22:16:00Z" w16du:dateUtc="2026-08-04T02:16:00Z">
                <w:rPr>
                  <w:rFonts w:ascii="Cambria Math" w:hAnsi="Cambria Math"/>
                </w:rPr>
                <m:t>x</m:t>
              </w:del>
            </m:r>
          </m:e>
        </m:rad>
      </m:oMath>
    </w:p>
    <w:p w14:paraId="37B07F9D" w14:textId="77777777" w:rsidR="00351373" w:rsidRDefault="004B798D">
      <w:pPr>
        <w:rPr>
          <w:del w:id="29" w:author="Caio Pizzol" w:date="2026-08-03T22:16:00Z" w16du:dateUtc="2026-08-04T02:16:00Z"/>
        </w:rPr>
      </w:pPr>
      <w:del w:id="30" w:author="Caio Pizzol" w:date="2026-08-03T22:16:00Z" w16du:dateUtc="2026-08-04T02:16:00Z">
        <w:r>
          <w:delText xml:space="preserve">cube_root : </w:delText>
        </w:r>
      </w:del>
      <m:oMath>
        <m:rad>
          <m:radPr>
            <m:ctrlPr>
              <w:del w:id="31" w:author="Caio Pizzol" w:date="2026-08-03T22:16:00Z" w16du:dateUtc="2026-08-04T02:16:00Z">
                <w:rPr>
                  <w:rFonts w:ascii="Cambria Math" w:hAnsi="Cambria Math"/>
                </w:rPr>
              </w:del>
            </m:ctrlPr>
          </m:radPr>
          <m:deg>
            <m:r>
              <w:del w:id="32" w:author="Caio Pizzol" w:date="2026-08-03T22:16:00Z" w16du:dateUtc="2026-08-04T02:16:00Z">
                <w:rPr>
                  <w:rFonts w:ascii="Cambria Math" w:hAnsi="Cambria Math"/>
                </w:rPr>
                <m:t>3</m:t>
              </w:del>
            </m:r>
          </m:deg>
          <m:e>
            <m:r>
              <w:del w:id="33" w:author="Caio Pizzol" w:date="2026-08-03T22:16:00Z" w16du:dateUtc="2026-08-04T02:16:00Z">
                <w:rPr>
                  <w:rFonts w:ascii="Cambria Math" w:hAnsi="Cambria Math"/>
                </w:rPr>
                <m:t>x</m:t>
              </w:del>
            </m:r>
          </m:e>
        </m:rad>
      </m:oMath>
    </w:p>
    <w:p w14:paraId="091C6A8D" w14:textId="77777777" w:rsidR="00351373" w:rsidRDefault="004B798D">
      <w:del w:id="34" w:author="Caio Pizzol" w:date="2026-08-03T22:16:00Z" w16du:dateUtc="2026-08-04T02:16:00Z">
        <w:r>
          <w:delText xml:space="preserve">empty_deg_no_degHide : </w:delText>
        </w:r>
      </w:del>
      <m:oMath>
        <m:rad>
          <m:radPr>
            <m:ctrlPr>
              <w:del w:id="35" w:author="Caio Pizzol" w:date="2026-08-03T22:16:00Z" w16du:dateUtc="2026-08-04T02:16:00Z">
                <w:rPr>
                  <w:rFonts w:ascii="Cambria Math" w:hAnsi="Cambria Math"/>
                </w:rPr>
              </w:del>
            </m:ctrlPr>
          </m:radPr>
          <m:deg/>
          <m:e>
            <m:r>
              <w:del w:id="36" w:author="Caio Pizzol" w:date="2026-08-03T22:16:00Z" w16du:dateUtc="2026-08-04T02:16:00Z">
                <w:rPr>
                  <w:rFonts w:ascii="Cambria Math" w:hAnsi="Cambria Math"/>
                </w:rPr>
                <m:t>x</m:t>
              </w:del>
            </m:r>
          </m:e>
        </m:rad>
      </m:oMath>
    </w:p>
    <w:sectPr w:rsidR="00351373">
      <w:pgSz w:w="12240" w:h="15840"/>
      <w:pgMar w:top="1440" w:right="1440" w:bottom="1440" w:left="1440" w:header="720" w:footer="720" w:gutter="0"/>
      <w:cols w:space="720"/>
      <w:docGrid w:linePitch="360"/>
      <w:sectPrChange w:id="37" w:author="Caio Pizzol" w:date="2026-08-03T22:16:00Z" w16du:dateUtc="2026-08-04T02:16:00Z">
        <w:sectPr w:rsidR="00351373">
          <w:pgMar w:top="1440" w:right="1440" w:bottom="1440" w:left="1440" w:header="720" w:footer="720" w:gutter="0"/>
          <w:docGrid w:linePitch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1BB"/>
    <w:rsid w:val="002031F9"/>
    <w:rsid w:val="00266829"/>
    <w:rsid w:val="002B1C2A"/>
    <w:rsid w:val="00351373"/>
    <w:rsid w:val="004528AB"/>
    <w:rsid w:val="004B798D"/>
    <w:rsid w:val="00616795"/>
    <w:rsid w:val="0068303E"/>
    <w:rsid w:val="006B27C3"/>
    <w:rsid w:val="00744453"/>
    <w:rsid w:val="00A631BB"/>
    <w:rsid w:val="00DE0A42"/>
    <w:rsid w:val="00F75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EBDDA"/>
  <w15:chartTrackingRefBased/>
  <w15:docId w15:val="{8D356530-1462-4771-B982-C529B9ECD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1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1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1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1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1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1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1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1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1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1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1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1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1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1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1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1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1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1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1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1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1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1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1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1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1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1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1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1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1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iff"/><Relationship Id="rId3" Type="http://schemas.openxmlformats.org/officeDocument/2006/relationships/webSettings" Target="webSettings.xml"/><Relationship Id="rId7" Type="http://schemas.openxmlformats.org/officeDocument/2006/relationships/image" Target="media/image4.gi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1</cp:revision>
  <dcterms:created xsi:type="dcterms:W3CDTF">2026-04-12T16:13:00Z</dcterms:created>
  <dcterms:modified xsi:type="dcterms:W3CDTF">2026-08-04T02:16:00Z</dcterms:modified>
</cp:coreProperties>
</file>