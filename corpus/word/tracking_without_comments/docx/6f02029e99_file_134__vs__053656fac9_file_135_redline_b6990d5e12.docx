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77777777" w:rsidR="00F00852" w:rsidRDefault="00F00852">
      <w:pPr>
        <w:rPr>
          <w:rFonts w:ascii="Arial" w:hAnsi="Arial"/>
          <w:color w:val="666666"/>
          <w:sz w:val="30"/>
          <w:rPrChange w:id="0" w:author="Arthur Souza Rodrigues" w:date="2026-09-26T14:53:00Z" w16du:dateUtc="2026-09-26T18:53:00Z">
            <w:rPr/>
          </w:rPrChange>
        </w:rPr>
        <w:pPrChange w:id="1" w:author="Arthur Souza Rodrigues" w:date="2026-09-26T14:53:00Z" w16du:dateUtc="2026-09-26T18:53:00Z">
          <w:pPr>
            <w:pStyle w:val="Title"/>
          </w:pPr>
        </w:pPrChange>
      </w:pPr>
      <w:r>
        <w:rPr>
          <w:rFonts w:ascii="Arial" w:hAnsi="Arial"/>
          <w:color w:val="666666"/>
          <w:sz w:val="30"/>
          <w:rPrChange w:id="2" w:author="Arthur Souza Rodrigues" w:date="2026-09-26T14:53:00Z" w16du:dateUtc="2026-09-26T18:53:00Z">
            <w:rPr/>
          </w:rPrChange>
        </w:rPr>
        <w:t>file_</w:t>
      </w:r>
      <w:ins w:id="3" w:author="Arthur Souza Rodrigues" w:date="2026-09-26T14:53:00Z" w16du:dateUtc="2026-09-26T18:53:00Z">
        <w:r w:rsidR="00312680">
          <w:rPr>
            <w:rFonts w:ascii="Arial" w:hAnsi="Arial" w:cs="Arial"/>
            <w:color w:val="666666"/>
            <w:sz w:val="30"/>
            <w:szCs w:val="30"/>
          </w:rPr>
          <w:t>135</w:t>
        </w:r>
      </w:ins>
      <w:del w:id="4" w:author="Arthur Souza Rodrigues" w:date="2026-09-26T14:53:00Z" w16du:dateUtc="2026-09-26T18:53:00Z">
        <w:r>
          <w:delText>134</w:delText>
        </w:r>
      </w:del>
      <w:r>
        <w:rPr>
          <w:rFonts w:ascii="Arial" w:hAnsi="Arial"/>
          <w:color w:val="666666"/>
          <w:sz w:val="30"/>
          <w:rPrChange w:id="5" w:author="Arthur Souza Rodrigues" w:date="2026-09-26T14:53:00Z" w16du:dateUtc="2026-09-26T18:53:00Z">
            <w:rPr/>
          </w:rPrChange>
        </w:rPr>
        <w:t>.docx</w:t>
      </w:r>
    </w:p>
    <w:p w14:paraId="236FC821" w14:textId="7FC51FA8" w:rsidR="00D30222" w:rsidRDefault="00A16BCA">
      <w:pPr>
        <w:rPr>
          <w:ins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t>Subtitle Style Demo</w:t>
        </w:r>
      </w:ins>
    </w:p>
    <w:p w14:paraId="107114C8" w14:textId="77777777" w:rsidR="00D30222" w:rsidRDefault="00A16BCA">
      <w:pPr>
        <w:spacing w:line="240" w:lineRule="auto"/>
        <w:rPr>
          <w:ins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t>This document demonstrates the Subtitle paragraph style.</w:t>
        </w:r>
      </w:ins>
    </w:p>
    <w:p w14:paraId="20D88F49" w14:textId="360FFC19" w:rsidR="00047CC0" w:rsidRDefault="00A16BCA">
      <w:pPr>
        <w:pStyle w:val="Title"/>
        <w:rPr>
          <w:del w:id="10" w:author="Arthur Souza Rodrigues" w:date="2026-09-26T14:53:00Z" w16du:dateUtc="2026-09-26T18:53:00Z"/>
        </w:rPr>
      </w:pPr>
      <w:ins w:id="11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t>Subtitle style provides secondary heading below the main title.</w:t>
        </w:r>
      </w:ins>
      <w:del w:id="12" w:author="Arthur Souza Rodrigues" w:date="2026-09-26T14:53:00Z" w16du:dateUtc="2026-09-26T18:53:00Z">
        <w:r>
          <w:delText>Table Widths</w:delText>
        </w:r>
      </w:del>
    </w:p>
    <w:p w14:paraId="2EFD9533" w14:textId="77777777" w:rsidR="00047CC0" w:rsidRDefault="00A16BCA">
      <w:pPr>
        <w:rPr>
          <w:del w:id="13" w:author="Arthur Souza Rodrigues" w:date="2026-09-26T14:53:00Z" w16du:dateUtc="2026-09-26T18:53:00Z"/>
        </w:rPr>
      </w:pPr>
      <w:del w:id="14" w:author="Arthur Souza Rodrigues" w:date="2026-09-26T14:53:00Z" w16du:dateUtc="2026-09-26T18:53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A16BCA">
      <w:pPr>
        <w:pStyle w:val="Heading2"/>
        <w:rPr>
          <w:del w:id="15" w:author="Arthur Souza Rodrigues" w:date="2026-09-26T14:53:00Z" w16du:dateUtc="2026-09-26T18:53:00Z"/>
        </w:rPr>
      </w:pPr>
      <w:bookmarkStart w:id="16" w:name="_Hlk213217798"/>
      <w:del w:id="17" w:author="Arthur Souza Rodrigues" w:date="2026-09-26T14:53:00Z" w16du:dateUtc="2026-09-26T18:53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del w:id="18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A16BCA">
            <w:pPr>
              <w:rPr>
                <w:del w:id="19" w:author="Arthur Souza Rodrigues" w:date="2026-09-26T14:53:00Z" w16du:dateUtc="2026-09-26T18:53:00Z"/>
              </w:rPr>
            </w:pPr>
            <w:del w:id="20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A16BCA">
            <w:pPr>
              <w:rPr>
                <w:del w:id="21" w:author="Arthur Souza Rodrigues" w:date="2026-09-26T14:53:00Z" w16du:dateUtc="2026-09-26T18:53:00Z"/>
              </w:rPr>
            </w:pPr>
            <w:del w:id="22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A16BCA">
            <w:pPr>
              <w:rPr>
                <w:del w:id="23" w:author="Arthur Souza Rodrigues" w:date="2026-09-26T14:53:00Z" w16du:dateUtc="2026-09-26T18:53:00Z"/>
              </w:rPr>
            </w:pPr>
            <w:del w:id="24" w:author="Arthur Souza Rodrigues" w:date="2026-09-26T14:53:00Z" w16du:dateUtc="2026-09-26T18:53:00Z">
              <w:r>
                <w:delText>R1C3</w:delText>
              </w:r>
            </w:del>
          </w:p>
        </w:tc>
      </w:tr>
      <w:tr w:rsidR="00047CC0" w14:paraId="5ED32325" w14:textId="77777777">
        <w:trPr>
          <w:del w:id="25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A16BCA">
            <w:pPr>
              <w:rPr>
                <w:del w:id="26" w:author="Arthur Souza Rodrigues" w:date="2026-09-26T14:53:00Z" w16du:dateUtc="2026-09-26T18:53:00Z"/>
              </w:rPr>
            </w:pPr>
            <w:del w:id="27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A16BCA">
            <w:pPr>
              <w:rPr>
                <w:del w:id="28" w:author="Arthur Souza Rodrigues" w:date="2026-09-26T14:53:00Z" w16du:dateUtc="2026-09-26T18:53:00Z"/>
              </w:rPr>
            </w:pPr>
            <w:del w:id="29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A16BCA">
            <w:pPr>
              <w:rPr>
                <w:del w:id="30" w:author="Arthur Souza Rodrigues" w:date="2026-09-26T14:53:00Z" w16du:dateUtc="2026-09-26T18:53:00Z"/>
              </w:rPr>
            </w:pPr>
            <w:del w:id="31" w:author="Arthur Souza Rodrigues" w:date="2026-09-26T14:53:00Z" w16du:dateUtc="2026-09-26T18:53:00Z">
              <w:r>
                <w:delText>R2C3</w:delText>
              </w:r>
            </w:del>
          </w:p>
        </w:tc>
      </w:tr>
      <w:tr w:rsidR="00047CC0" w14:paraId="6CA17193" w14:textId="77777777">
        <w:trPr>
          <w:del w:id="32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A16BCA">
            <w:pPr>
              <w:rPr>
                <w:del w:id="33" w:author="Arthur Souza Rodrigues" w:date="2026-09-26T14:53:00Z" w16du:dateUtc="2026-09-26T18:53:00Z"/>
              </w:rPr>
            </w:pPr>
            <w:del w:id="34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A16BCA">
            <w:pPr>
              <w:rPr>
                <w:del w:id="35" w:author="Arthur Souza Rodrigues" w:date="2026-09-26T14:53:00Z" w16du:dateUtc="2026-09-26T18:53:00Z"/>
              </w:rPr>
            </w:pPr>
            <w:del w:id="36" w:author="Arthur Souza Rodrigues" w:date="2026-09-26T14:53:00Z" w16du:dateUtc="2026-09-26T18:53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A16BCA">
            <w:pPr>
              <w:rPr>
                <w:del w:id="37" w:author="Arthur Souza Rodrigues" w:date="2026-09-26T14:53:00Z" w16du:dateUtc="2026-09-26T18:53:00Z"/>
              </w:rPr>
            </w:pPr>
            <w:del w:id="38" w:author="Arthur Souza Rodrigues" w:date="2026-09-26T14:53:00Z" w16du:dateUtc="2026-09-26T18:53:00Z">
              <w:r>
                <w:delText>R3C3</w:delText>
              </w:r>
            </w:del>
          </w:p>
        </w:tc>
      </w:tr>
      <w:bookmarkEnd w:id="16"/>
    </w:tbl>
    <w:p w14:paraId="088F1582" w14:textId="77777777" w:rsidR="00047CC0" w:rsidRDefault="00047CC0">
      <w:pPr>
        <w:rPr>
          <w:del w:id="39" w:author="Arthur Souza Rodrigues" w:date="2026-09-26T14:53:00Z" w16du:dateUtc="2026-09-26T18:53:00Z"/>
        </w:rPr>
      </w:pPr>
    </w:p>
    <w:p w14:paraId="7438CE80" w14:textId="3C958BAF" w:rsidR="00047CC0" w:rsidRDefault="00A16BCA">
      <w:pPr>
        <w:pStyle w:val="Heading2"/>
        <w:rPr>
          <w:del w:id="40" w:author="Arthur Souza Rodrigues" w:date="2026-09-26T14:53:00Z" w16du:dateUtc="2026-09-26T18:53:00Z"/>
        </w:rPr>
      </w:pPr>
      <w:del w:id="41" w:author="Arthur Souza Rodrigues" w:date="2026-09-26T14:53:00Z" w16du:dateUtc="2026-09-26T18:53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del w:id="42" w:author="Arthur Souza Rodrigues" w:date="2026-09-26T14:53:00Z" w16du:dateUtc="2026-09-26T18:53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A16BCA">
            <w:pPr>
              <w:rPr>
                <w:del w:id="43" w:author="Arthur Souza Rodrigues" w:date="2026-09-26T14:53:00Z" w16du:dateUtc="2026-09-26T18:53:00Z"/>
              </w:rPr>
            </w:pPr>
            <w:del w:id="44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A16BCA">
            <w:pPr>
              <w:rPr>
                <w:del w:id="45" w:author="Arthur Souza Rodrigues" w:date="2026-09-26T14:53:00Z" w16du:dateUtc="2026-09-26T18:53:00Z"/>
              </w:rPr>
            </w:pPr>
            <w:del w:id="46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A16BCA">
            <w:pPr>
              <w:rPr>
                <w:del w:id="47" w:author="Arthur Souza Rodrigues" w:date="2026-09-26T14:53:00Z" w16du:dateUtc="2026-09-26T18:53:00Z"/>
              </w:rPr>
            </w:pPr>
            <w:del w:id="48" w:author="Arthur Souza Rodrigues" w:date="2026-09-26T14:53:00Z" w16du:dateUtc="2026-09-26T18:53:00Z">
              <w:r>
                <w:delText>R1C3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A16BCA">
            <w:pPr>
              <w:rPr>
                <w:del w:id="49" w:author="Arthur Souza Rodrigues" w:date="2026-09-26T14:53:00Z" w16du:dateUtc="2026-09-26T18:53:00Z"/>
              </w:rPr>
            </w:pPr>
            <w:del w:id="50" w:author="Arthur Souza Rodrigues" w:date="2026-09-26T14:53:00Z" w16du:dateUtc="2026-09-26T18:53:00Z">
              <w:r>
                <w:delText>R1C4</w:delText>
              </w:r>
            </w:del>
          </w:p>
        </w:tc>
      </w:tr>
      <w:tr w:rsidR="00047CC0" w14:paraId="00C2C792" w14:textId="77777777">
        <w:trPr>
          <w:del w:id="51" w:author="Arthur Souza Rodrigues" w:date="2026-09-26T14:53:00Z" w16du:dateUtc="2026-09-26T18:53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A16BCA">
            <w:pPr>
              <w:rPr>
                <w:del w:id="52" w:author="Arthur Souza Rodrigues" w:date="2026-09-26T14:53:00Z" w16du:dateUtc="2026-09-26T18:53:00Z"/>
              </w:rPr>
            </w:pPr>
            <w:del w:id="53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A16BCA">
            <w:pPr>
              <w:rPr>
                <w:del w:id="54" w:author="Arthur Souza Rodrigues" w:date="2026-09-26T14:53:00Z" w16du:dateUtc="2026-09-26T18:53:00Z"/>
              </w:rPr>
            </w:pPr>
            <w:del w:id="55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A16BCA">
            <w:pPr>
              <w:rPr>
                <w:del w:id="56" w:author="Arthur Souza Rodrigues" w:date="2026-09-26T14:53:00Z" w16du:dateUtc="2026-09-26T18:53:00Z"/>
              </w:rPr>
            </w:pPr>
            <w:del w:id="57" w:author="Arthur Souza Rodrigues" w:date="2026-09-26T14:53:00Z" w16du:dateUtc="2026-09-26T18:53:00Z">
              <w:r>
                <w:delText>R2C3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A16BCA">
            <w:pPr>
              <w:rPr>
                <w:del w:id="58" w:author="Arthur Souza Rodrigues" w:date="2026-09-26T14:53:00Z" w16du:dateUtc="2026-09-26T18:53:00Z"/>
              </w:rPr>
            </w:pPr>
            <w:del w:id="59" w:author="Arthur Souza Rodrigues" w:date="2026-09-26T14:53:00Z" w16du:dateUtc="2026-09-26T18:53:00Z">
              <w:r>
                <w:delText>R2C4</w:delText>
              </w:r>
            </w:del>
          </w:p>
        </w:tc>
      </w:tr>
      <w:tr w:rsidR="00047CC0" w14:paraId="387C8893" w14:textId="77777777">
        <w:trPr>
          <w:del w:id="60" w:author="Arthur Souza Rodrigues" w:date="2026-09-26T14:53:00Z" w16du:dateUtc="2026-09-26T18:53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A16BCA">
            <w:pPr>
              <w:rPr>
                <w:del w:id="61" w:author="Arthur Souza Rodrigues" w:date="2026-09-26T14:53:00Z" w16du:dateUtc="2026-09-26T18:53:00Z"/>
              </w:rPr>
            </w:pPr>
            <w:del w:id="62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A16BCA">
            <w:pPr>
              <w:rPr>
                <w:del w:id="63" w:author="Arthur Souza Rodrigues" w:date="2026-09-26T14:53:00Z" w16du:dateUtc="2026-09-26T18:53:00Z"/>
              </w:rPr>
            </w:pPr>
            <w:del w:id="64" w:author="Arthur Souza Rodrigues" w:date="2026-09-26T14:53:00Z" w16du:dateUtc="2026-09-26T18:53:00Z">
              <w:r>
                <w:delText>R3C2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A16BCA">
            <w:pPr>
              <w:rPr>
                <w:del w:id="65" w:author="Arthur Souza Rodrigues" w:date="2026-09-26T14:53:00Z" w16du:dateUtc="2026-09-26T18:53:00Z"/>
              </w:rPr>
            </w:pPr>
            <w:del w:id="66" w:author="Arthur Souza Rodrigues" w:date="2026-09-26T14:53:00Z" w16du:dateUtc="2026-09-26T18:53:00Z">
              <w:r>
                <w:delText>R3C3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A16BCA">
            <w:pPr>
              <w:rPr>
                <w:del w:id="67" w:author="Arthur Souza Rodrigues" w:date="2026-09-26T14:53:00Z" w16du:dateUtc="2026-09-26T18:53:00Z"/>
              </w:rPr>
            </w:pPr>
            <w:del w:id="68" w:author="Arthur Souza Rodrigues" w:date="2026-09-26T14:53:00Z" w16du:dateUtc="2026-09-26T18:53:00Z">
              <w:r>
                <w:delText>R3C4</w:delText>
              </w:r>
            </w:del>
          </w:p>
        </w:tc>
      </w:tr>
    </w:tbl>
    <w:p w14:paraId="1C904247" w14:textId="77777777" w:rsidR="00047CC0" w:rsidRDefault="00047CC0">
      <w:pPr>
        <w:rPr>
          <w:del w:id="69" w:author="Arthur Souza Rodrigues" w:date="2026-09-26T14:53:00Z" w16du:dateUtc="2026-09-26T18:53:00Z"/>
        </w:rPr>
      </w:pPr>
    </w:p>
    <w:p w14:paraId="654B4D38" w14:textId="166A7FD4" w:rsidR="00047CC0" w:rsidRDefault="00A16BCA">
      <w:pPr>
        <w:pStyle w:val="Heading2"/>
        <w:rPr>
          <w:del w:id="70" w:author="Arthur Souza Rodrigues" w:date="2026-09-26T14:53:00Z" w16du:dateUtc="2026-09-26T18:53:00Z"/>
        </w:rPr>
      </w:pPr>
      <w:del w:id="71" w:author="Arthur Souza Rodrigues" w:date="2026-09-26T14:53:00Z" w16du:dateUtc="2026-09-26T18:53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72" w:author="Arthur Souza Rodrigues" w:date="2026-09-26T14:53:00Z" w16du:dateUtc="2026-09-26T18:53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A16BCA">
            <w:pPr>
              <w:rPr>
                <w:del w:id="73" w:author="Arthur Souza Rodrigues" w:date="2026-09-26T14:53:00Z" w16du:dateUtc="2026-09-26T18:53:00Z"/>
              </w:rPr>
            </w:pPr>
            <w:del w:id="74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A16BCA">
            <w:pPr>
              <w:rPr>
                <w:del w:id="75" w:author="Arthur Souza Rodrigues" w:date="2026-09-26T14:53:00Z" w16du:dateUtc="2026-09-26T18:53:00Z"/>
              </w:rPr>
            </w:pPr>
            <w:del w:id="76" w:author="Arthur Souza Rodrigues" w:date="2026-09-26T14:53:00Z" w16du:dateUtc="2026-09-26T18:53:00Z">
              <w:r>
                <w:delText>R1C2</w:delText>
              </w:r>
            </w:del>
          </w:p>
        </w:tc>
      </w:tr>
      <w:tr w:rsidR="00047CC0" w14:paraId="00AE7FA6" w14:textId="77777777">
        <w:trPr>
          <w:del w:id="77" w:author="Arthur Souza Rodrigues" w:date="2026-09-26T14:53:00Z" w16du:dateUtc="2026-09-26T18:53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A16BCA">
            <w:pPr>
              <w:rPr>
                <w:del w:id="78" w:author="Arthur Souza Rodrigues" w:date="2026-09-26T14:53:00Z" w16du:dateUtc="2026-09-26T18:53:00Z"/>
              </w:rPr>
            </w:pPr>
            <w:del w:id="79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A16BCA">
            <w:pPr>
              <w:rPr>
                <w:del w:id="80" w:author="Arthur Souza Rodrigues" w:date="2026-09-26T14:53:00Z" w16du:dateUtc="2026-09-26T18:53:00Z"/>
              </w:rPr>
            </w:pPr>
            <w:del w:id="81" w:author="Arthur Souza Rodrigues" w:date="2026-09-26T14:53:00Z" w16du:dateUtc="2026-09-26T18:53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82" w:author="Arthur Souza Rodrigues" w:date="2026-09-26T14:53:00Z" w16du:dateUtc="2026-09-26T18:53:00Z"/>
        </w:rPr>
      </w:pPr>
    </w:p>
    <w:p w14:paraId="27627F9C" w14:textId="588DD9B4" w:rsidR="00047CC0" w:rsidRDefault="00A16BCA">
      <w:pPr>
        <w:pStyle w:val="Heading2"/>
        <w:rPr>
          <w:del w:id="83" w:author="Arthur Souza Rodrigues" w:date="2026-09-26T14:53:00Z" w16du:dateUtc="2026-09-26T18:53:00Z"/>
        </w:rPr>
      </w:pPr>
      <w:del w:id="84" w:author="Arthur Souza Rodrigues" w:date="2026-09-26T14:53:00Z" w16du:dateUtc="2026-09-26T18:53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85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A16BCA">
            <w:pPr>
              <w:rPr>
                <w:del w:id="86" w:author="Arthur Souza Rodrigues" w:date="2026-09-26T14:53:00Z" w16du:dateUtc="2026-09-26T18:53:00Z"/>
              </w:rPr>
            </w:pPr>
            <w:del w:id="87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A16BCA">
            <w:pPr>
              <w:rPr>
                <w:del w:id="88" w:author="Arthur Souza Rodrigues" w:date="2026-09-26T14:53:00Z" w16du:dateUtc="2026-09-26T18:53:00Z"/>
              </w:rPr>
            </w:pPr>
            <w:del w:id="89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A16BCA">
            <w:pPr>
              <w:rPr>
                <w:del w:id="90" w:author="Arthur Souza Rodrigues" w:date="2026-09-26T14:53:00Z" w16du:dateUtc="2026-09-26T18:53:00Z"/>
              </w:rPr>
            </w:pPr>
            <w:del w:id="91" w:author="Arthur Souza Rodrigues" w:date="2026-09-26T14:53:00Z" w16du:dateUtc="2026-09-26T18:53:00Z">
              <w:r>
                <w:delText>R1C3</w:delText>
              </w:r>
            </w:del>
          </w:p>
        </w:tc>
      </w:tr>
      <w:tr w:rsidR="00047CC0" w14:paraId="6EBFE7FE" w14:textId="77777777">
        <w:trPr>
          <w:del w:id="92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A16BCA">
            <w:pPr>
              <w:rPr>
                <w:del w:id="93" w:author="Arthur Souza Rodrigues" w:date="2026-09-26T14:53:00Z" w16du:dateUtc="2026-09-26T18:53:00Z"/>
              </w:rPr>
            </w:pPr>
            <w:del w:id="94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A16BCA">
            <w:pPr>
              <w:rPr>
                <w:del w:id="95" w:author="Arthur Souza Rodrigues" w:date="2026-09-26T14:53:00Z" w16du:dateUtc="2026-09-26T18:53:00Z"/>
              </w:rPr>
            </w:pPr>
            <w:del w:id="96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A16BCA">
            <w:pPr>
              <w:rPr>
                <w:del w:id="97" w:author="Arthur Souza Rodrigues" w:date="2026-09-26T14:53:00Z" w16du:dateUtc="2026-09-26T18:53:00Z"/>
              </w:rPr>
            </w:pPr>
            <w:del w:id="98" w:author="Arthur Souza Rodrigues" w:date="2026-09-26T14:53:00Z" w16du:dateUtc="2026-09-26T18:53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99" w:author="Arthur Souza Rodrigues" w:date="2026-09-26T14:53:00Z" w16du:dateUtc="2026-09-26T18:53:00Z"/>
        </w:rPr>
      </w:pPr>
    </w:p>
    <w:p w14:paraId="07AB9DE4" w14:textId="0C95AD07" w:rsidR="00047CC0" w:rsidRDefault="00A16BCA">
      <w:pPr>
        <w:pStyle w:val="Heading2"/>
        <w:rPr>
          <w:del w:id="100" w:author="Arthur Souza Rodrigues" w:date="2026-09-26T14:53:00Z" w16du:dateUtc="2026-09-26T18:53:00Z"/>
        </w:rPr>
      </w:pPr>
      <w:del w:id="101" w:author="Arthur Souza Rodrigues" w:date="2026-09-26T14:53:00Z" w16du:dateUtc="2026-09-26T18:53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02" w:author="Arthur Souza Rodrigues" w:date="2026-09-26T14:53:00Z" w16du:dateUtc="2026-09-26T18:53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A16BCA">
            <w:pPr>
              <w:rPr>
                <w:del w:id="103" w:author="Arthur Souza Rodrigues" w:date="2026-09-26T14:53:00Z" w16du:dateUtc="2026-09-26T18:53:00Z"/>
              </w:rPr>
            </w:pPr>
            <w:del w:id="104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A16BCA">
            <w:pPr>
              <w:rPr>
                <w:del w:id="105" w:author="Arthur Souza Rodrigues" w:date="2026-09-26T14:53:00Z" w16du:dateUtc="2026-09-26T18:53:00Z"/>
              </w:rPr>
            </w:pPr>
            <w:del w:id="106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A16BCA">
            <w:pPr>
              <w:rPr>
                <w:del w:id="107" w:author="Arthur Souza Rodrigues" w:date="2026-09-26T14:53:00Z" w16du:dateUtc="2026-09-26T18:53:00Z"/>
              </w:rPr>
            </w:pPr>
            <w:del w:id="108" w:author="Arthur Souza Rodrigues" w:date="2026-09-26T14:53:00Z" w16du:dateUtc="2026-09-26T18:53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A16BCA">
            <w:pPr>
              <w:rPr>
                <w:del w:id="109" w:author="Arthur Souza Rodrigues" w:date="2026-09-26T14:53:00Z" w16du:dateUtc="2026-09-26T18:53:00Z"/>
              </w:rPr>
            </w:pPr>
            <w:del w:id="110" w:author="Arthur Souza Rodrigues" w:date="2026-09-26T14:53:00Z" w16du:dateUtc="2026-09-26T18:53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A16BCA">
            <w:pPr>
              <w:rPr>
                <w:del w:id="111" w:author="Arthur Souza Rodrigues" w:date="2026-09-26T14:53:00Z" w16du:dateUtc="2026-09-26T18:53:00Z"/>
              </w:rPr>
            </w:pPr>
            <w:del w:id="112" w:author="Arthur Souza Rodrigues" w:date="2026-09-26T14:53:00Z" w16du:dateUtc="2026-09-26T18:53:00Z">
              <w:r>
                <w:delText>R1C5</w:delText>
              </w:r>
            </w:del>
          </w:p>
        </w:tc>
      </w:tr>
      <w:tr w:rsidR="00047CC0" w14:paraId="09C71F12" w14:textId="77777777">
        <w:trPr>
          <w:del w:id="113" w:author="Arthur Souza Rodrigues" w:date="2026-09-26T14:53:00Z" w16du:dateUtc="2026-09-26T18:53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A16BCA">
            <w:pPr>
              <w:rPr>
                <w:del w:id="114" w:author="Arthur Souza Rodrigues" w:date="2026-09-26T14:53:00Z" w16du:dateUtc="2026-09-26T18:53:00Z"/>
              </w:rPr>
            </w:pPr>
            <w:del w:id="115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A16BCA">
            <w:pPr>
              <w:rPr>
                <w:del w:id="116" w:author="Arthur Souza Rodrigues" w:date="2026-09-26T14:53:00Z" w16du:dateUtc="2026-09-26T18:53:00Z"/>
              </w:rPr>
            </w:pPr>
            <w:del w:id="117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A16BCA">
            <w:pPr>
              <w:rPr>
                <w:del w:id="118" w:author="Arthur Souza Rodrigues" w:date="2026-09-26T14:53:00Z" w16du:dateUtc="2026-09-26T18:53:00Z"/>
              </w:rPr>
            </w:pPr>
            <w:del w:id="119" w:author="Arthur Souza Rodrigues" w:date="2026-09-26T14:53:00Z" w16du:dateUtc="2026-09-26T18:53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A16BCA">
            <w:pPr>
              <w:rPr>
                <w:del w:id="120" w:author="Arthur Souza Rodrigues" w:date="2026-09-26T14:53:00Z" w16du:dateUtc="2026-09-26T18:53:00Z"/>
              </w:rPr>
            </w:pPr>
            <w:del w:id="121" w:author="Arthur Souza Rodrigues" w:date="2026-09-26T14:53:00Z" w16du:dateUtc="2026-09-26T18:53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A16BCA">
            <w:pPr>
              <w:rPr>
                <w:del w:id="122" w:author="Arthur Souza Rodrigues" w:date="2026-09-26T14:53:00Z" w16du:dateUtc="2026-09-26T18:53:00Z"/>
              </w:rPr>
            </w:pPr>
            <w:del w:id="123" w:author="Arthur Souza Rodrigues" w:date="2026-09-26T14:53:00Z" w16du:dateUtc="2026-09-26T18:53:00Z">
              <w:r>
                <w:delText>R2C5</w:delText>
              </w:r>
            </w:del>
          </w:p>
        </w:tc>
      </w:tr>
      <w:tr w:rsidR="00047CC0" w14:paraId="169F2512" w14:textId="77777777">
        <w:trPr>
          <w:del w:id="124" w:author="Arthur Souza Rodrigues" w:date="2026-09-26T14:53:00Z" w16du:dateUtc="2026-09-26T18:53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A16BCA">
            <w:pPr>
              <w:rPr>
                <w:del w:id="125" w:author="Arthur Souza Rodrigues" w:date="2026-09-26T14:53:00Z" w16du:dateUtc="2026-09-26T18:53:00Z"/>
              </w:rPr>
            </w:pPr>
            <w:del w:id="126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A16BCA">
            <w:pPr>
              <w:rPr>
                <w:del w:id="127" w:author="Arthur Souza Rodrigues" w:date="2026-09-26T14:53:00Z" w16du:dateUtc="2026-09-26T18:53:00Z"/>
              </w:rPr>
            </w:pPr>
            <w:del w:id="128" w:author="Arthur Souza Rodrigues" w:date="2026-09-26T14:53:00Z" w16du:dateUtc="2026-09-26T18:53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A16BCA">
            <w:pPr>
              <w:rPr>
                <w:del w:id="129" w:author="Arthur Souza Rodrigues" w:date="2026-09-26T14:53:00Z" w16du:dateUtc="2026-09-26T18:53:00Z"/>
              </w:rPr>
            </w:pPr>
            <w:del w:id="130" w:author="Arthur Souza Rodrigues" w:date="2026-09-26T14:53:00Z" w16du:dateUtc="2026-09-26T18:53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A16BCA">
            <w:pPr>
              <w:rPr>
                <w:del w:id="131" w:author="Arthur Souza Rodrigues" w:date="2026-09-26T14:53:00Z" w16du:dateUtc="2026-09-26T18:53:00Z"/>
              </w:rPr>
            </w:pPr>
            <w:del w:id="132" w:author="Arthur Souza Rodrigues" w:date="2026-09-26T14:53:00Z" w16du:dateUtc="2026-09-26T18:53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A16BCA">
            <w:pPr>
              <w:rPr>
                <w:del w:id="133" w:author="Arthur Souza Rodrigues" w:date="2026-09-26T14:53:00Z" w16du:dateUtc="2026-09-26T18:53:00Z"/>
              </w:rPr>
            </w:pPr>
            <w:del w:id="134" w:author="Arthur Souza Rodrigues" w:date="2026-09-26T14:53:00Z" w16du:dateUtc="2026-09-26T18:53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35" w:author="Arthur Souza Rodrigues" w:date="2026-09-26T14:53:00Z" w16du:dateUtc="2026-09-26T18:53:00Z"/>
        </w:rPr>
      </w:pPr>
    </w:p>
    <w:p w14:paraId="74BD5077" w14:textId="57C5CE15" w:rsidR="00AC550D" w:rsidRDefault="00AC550D" w:rsidP="00AC550D">
      <w:pPr>
        <w:pStyle w:val="Heading2"/>
        <w:rPr>
          <w:del w:id="136" w:author="Arthur Souza Rodrigues" w:date="2026-09-26T14:53:00Z" w16du:dateUtc="2026-09-26T18:53:00Z"/>
        </w:rPr>
      </w:pPr>
      <w:bookmarkStart w:id="137" w:name="_Hlk213218067"/>
      <w:del w:id="138" w:author="Arthur Souza Rodrigues" w:date="2026-09-26T14:53:00Z" w16du:dateUtc="2026-09-26T18:53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39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40" w:author="Arthur Souza Rodrigues" w:date="2026-09-26T14:53:00Z" w16du:dateUtc="2026-09-26T18:53:00Z"/>
              </w:rPr>
            </w:pPr>
            <w:del w:id="141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42" w:author="Arthur Souza Rodrigues" w:date="2026-09-26T14:53:00Z" w16du:dateUtc="2026-09-26T18:53:00Z"/>
              </w:rPr>
            </w:pPr>
            <w:del w:id="143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44" w:author="Arthur Souza Rodrigues" w:date="2026-09-26T14:53:00Z" w16du:dateUtc="2026-09-26T18:53:00Z"/>
              </w:rPr>
            </w:pPr>
            <w:del w:id="145" w:author="Arthur Souza Rodrigues" w:date="2026-09-26T14:53:00Z" w16du:dateUtc="2026-09-26T18:53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46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47" w:author="Arthur Souza Rodrigues" w:date="2026-09-26T14:53:00Z" w16du:dateUtc="2026-09-26T18:53:00Z"/>
              </w:rPr>
            </w:pPr>
            <w:del w:id="148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49" w:author="Arthur Souza Rodrigues" w:date="2026-09-26T14:53:00Z" w16du:dateUtc="2026-09-26T18:53:00Z"/>
              </w:rPr>
            </w:pPr>
            <w:del w:id="150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51" w:author="Arthur Souza Rodrigues" w:date="2026-09-26T14:53:00Z" w16du:dateUtc="2026-09-26T18:53:00Z"/>
              </w:rPr>
            </w:pPr>
            <w:del w:id="152" w:author="Arthur Souza Rodrigues" w:date="2026-09-26T14:53:00Z" w16du:dateUtc="2026-09-26T18:53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53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54" w:author="Arthur Souza Rodrigues" w:date="2026-09-26T14:53:00Z" w16du:dateUtc="2026-09-26T18:53:00Z"/>
              </w:rPr>
            </w:pPr>
            <w:del w:id="155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56" w:author="Arthur Souza Rodrigues" w:date="2026-09-26T14:53:00Z" w16du:dateUtc="2026-09-26T18:53:00Z"/>
              </w:rPr>
            </w:pPr>
            <w:del w:id="157" w:author="Arthur Souza Rodrigues" w:date="2026-09-26T14:53:00Z" w16du:dateUtc="2026-09-26T18:53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58" w:author="Arthur Souza Rodrigues" w:date="2026-09-26T14:53:00Z" w16du:dateUtc="2026-09-26T18:53:00Z"/>
              </w:rPr>
            </w:pPr>
            <w:del w:id="159" w:author="Arthur Souza Rodrigues" w:date="2026-09-26T14:53:00Z" w16du:dateUtc="2026-09-26T18:53:00Z">
              <w:r>
                <w:delText>R3C3</w:delText>
              </w:r>
            </w:del>
          </w:p>
        </w:tc>
      </w:tr>
      <w:bookmarkEnd w:id="137"/>
    </w:tbl>
    <w:p w14:paraId="773E0A6F" w14:textId="1E6088F1" w:rsidR="008D6B1C" w:rsidRDefault="008D6B1C">
      <w:pPr>
        <w:rPr>
          <w:del w:id="160" w:author="Arthur Souza Rodrigues" w:date="2026-09-26T14:53:00Z" w16du:dateUtc="2026-09-26T18:53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161" w:author="Arthur Souza Rodrigues" w:date="2026-09-26T14:53:00Z" w16du:dateUtc="2026-09-26T18:53:00Z"/>
        </w:rPr>
      </w:pPr>
      <w:del w:id="162" w:author="Arthur Souza Rodrigues" w:date="2026-09-26T14:53:00Z" w16du:dateUtc="2026-09-26T18:53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992"/>
        <w:gridCol w:w="5442"/>
      </w:tblGrid>
      <w:tr w:rsidR="00EB7459" w14:paraId="2602AF32" w14:textId="77777777" w:rsidTr="008D6B1C">
        <w:trPr>
          <w:del w:id="163" w:author="Arthur Souza Rodrigues" w:date="2026-09-26T14:53:00Z" w16du:dateUtc="2026-09-26T18:53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164" w:author="Arthur Souza Rodrigues" w:date="2026-09-26T14:53:00Z" w16du:dateUtc="2026-09-26T18:53:00Z"/>
              </w:rPr>
            </w:pPr>
            <w:del w:id="165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166" w:author="Arthur Souza Rodrigues" w:date="2026-09-26T14:53:00Z" w16du:dateUtc="2026-09-26T18:53:00Z"/>
              </w:rPr>
            </w:pPr>
            <w:del w:id="167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168" w:author="Arthur Souza Rodrigues" w:date="2026-09-26T14:53:00Z" w16du:dateUtc="2026-09-26T18:53:00Z"/>
              </w:rPr>
            </w:pPr>
            <w:del w:id="169" w:author="Arthur Souza Rodrigues" w:date="2026-09-26T14:53:00Z" w16du:dateUtc="2026-09-26T18:53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170" w:author="Arthur Souza Rodrigues" w:date="2026-09-26T14:53:00Z" w16du:dateUtc="2026-09-26T18:53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171" w:author="Arthur Souza Rodrigues" w:date="2026-09-26T14:53:00Z" w16du:dateUtc="2026-09-26T18:53:00Z"/>
              </w:rPr>
            </w:pPr>
            <w:del w:id="172" w:author="Arthur Souza Rodrigues" w:date="2026-09-26T14:53:00Z" w16du:dateUtc="2026-09-26T18:53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173" w:author="Arthur Souza Rodrigues" w:date="2026-09-26T14:53:00Z" w16du:dateUtc="2026-09-26T18:53:00Z"/>
              </w:rPr>
            </w:pPr>
            <w:del w:id="174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175" w:author="Arthur Souza Rodrigues" w:date="2026-09-26T14:53:00Z" w16du:dateUtc="2026-09-26T18:53:00Z"/>
              </w:rPr>
            </w:pPr>
            <w:del w:id="176" w:author="Arthur Souza Rodrigues" w:date="2026-09-26T14:53:00Z" w16du:dateUtc="2026-09-26T18:53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177" w:author="Arthur Souza Rodrigues" w:date="2026-09-26T14:53:00Z" w16du:dateUtc="2026-09-26T18:53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178" w:author="Arthur Souza Rodrigues" w:date="2026-09-26T14:53:00Z" w16du:dateUtc="2026-09-26T18:53:00Z"/>
              </w:rPr>
            </w:pPr>
            <w:del w:id="179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180" w:author="Arthur Souza Rodrigues" w:date="2026-09-26T14:53:00Z" w16du:dateUtc="2026-09-26T18:53:00Z"/>
              </w:rPr>
            </w:pPr>
            <w:del w:id="181" w:author="Arthur Souza Rodrigues" w:date="2026-09-26T14:53:00Z" w16du:dateUtc="2026-09-26T18:53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182" w:author="Arthur Souza Rodrigues" w:date="2026-09-26T14:53:00Z" w16du:dateUtc="2026-09-26T18:53:00Z"/>
              </w:rPr>
            </w:pPr>
            <w:del w:id="183" w:author="Arthur Souza Rodrigues" w:date="2026-09-26T14:53:00Z" w16du:dateUtc="2026-09-26T18:53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184" w:author="Arthur Souza Rodrigues" w:date="2026-09-26T14:53:00Z" w16du:dateUtc="2026-09-26T18:53:00Z"/>
        </w:rPr>
      </w:pPr>
    </w:p>
    <w:p w14:paraId="1078926F" w14:textId="72AB6EF1" w:rsidR="00EE13FA" w:rsidRDefault="00EE13FA" w:rsidP="00EE13FA">
      <w:pPr>
        <w:pStyle w:val="Heading2"/>
        <w:rPr>
          <w:del w:id="185" w:author="Arthur Souza Rodrigues" w:date="2026-09-26T14:53:00Z" w16du:dateUtc="2026-09-26T18:53:00Z"/>
        </w:rPr>
      </w:pPr>
      <w:del w:id="186" w:author="Arthur Souza Rodrigues" w:date="2026-09-26T14:53:00Z" w16du:dateUtc="2026-09-26T18:53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187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188" w:author="Arthur Souza Rodrigues" w:date="2026-09-26T14:53:00Z" w16du:dateUtc="2026-09-26T18:53:00Z"/>
              </w:rPr>
            </w:pPr>
            <w:del w:id="189" w:author="Arthur Souza Rodrigues" w:date="2026-09-26T14:53:00Z" w16du:dateUtc="2026-09-26T18:53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190" w:author="Arthur Souza Rodrigues" w:date="2026-09-26T14:53:00Z" w16du:dateUtc="2026-09-26T18:53:00Z"/>
              </w:rPr>
            </w:pPr>
            <w:del w:id="191" w:author="Arthur Souza Rodrigues" w:date="2026-09-26T14:53:00Z" w16du:dateUtc="2026-09-26T18:53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192" w:author="Arthur Souza Rodrigues" w:date="2026-09-26T14:53:00Z" w16du:dateUtc="2026-09-26T18:53:00Z"/>
              </w:rPr>
            </w:pPr>
            <w:del w:id="193" w:author="Arthur Souza Rodrigues" w:date="2026-09-26T14:53:00Z" w16du:dateUtc="2026-09-26T18:53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194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195" w:author="Arthur Souza Rodrigues" w:date="2026-09-26T14:53:00Z" w16du:dateUtc="2026-09-26T18:53:00Z"/>
              </w:rPr>
            </w:pPr>
            <w:del w:id="196" w:author="Arthur Souza Rodrigues" w:date="2026-09-26T14:53:00Z" w16du:dateUtc="2026-09-26T18:53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197" w:author="Arthur Souza Rodrigues" w:date="2026-09-26T14:53:00Z" w16du:dateUtc="2026-09-26T18:53:00Z"/>
              </w:rPr>
            </w:pPr>
            <w:del w:id="198" w:author="Arthur Souza Rodrigues" w:date="2026-09-26T14:53:00Z" w16du:dateUtc="2026-09-26T18:53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199" w:author="Arthur Souza Rodrigues" w:date="2026-09-26T14:53:00Z" w16du:dateUtc="2026-09-26T18:53:00Z"/>
              </w:rPr>
            </w:pPr>
            <w:del w:id="200" w:author="Arthur Souza Rodrigues" w:date="2026-09-26T14:53:00Z" w16du:dateUtc="2026-09-26T18:53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01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02" w:author="Arthur Souza Rodrigues" w:date="2026-09-26T14:53:00Z" w16du:dateUtc="2026-09-26T18:53:00Z"/>
              </w:rPr>
            </w:pPr>
            <w:del w:id="203" w:author="Arthur Souza Rodrigues" w:date="2026-09-26T14:53:00Z" w16du:dateUtc="2026-09-26T18:53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04" w:author="Arthur Souza Rodrigues" w:date="2026-09-26T14:53:00Z" w16du:dateUtc="2026-09-26T18:53:00Z"/>
              </w:rPr>
            </w:pPr>
            <w:del w:id="205" w:author="Arthur Souza Rodrigues" w:date="2026-09-26T14:53:00Z" w16du:dateUtc="2026-09-26T18:53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06" w:author="Arthur Souza Rodrigues" w:date="2026-09-26T14:53:00Z" w16du:dateUtc="2026-09-26T18:53:00Z"/>
              </w:rPr>
            </w:pPr>
            <w:del w:id="207" w:author="Arthur Souza Rodrigues" w:date="2026-09-26T14:53:00Z" w16du:dateUtc="2026-09-26T18:53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08" w:author="Arthur Souza Rodrigues" w:date="2026-09-26T14:53:00Z" w16du:dateUtc="2026-09-26T18:53:00Z"/>
        </w:rPr>
      </w:pPr>
    </w:p>
    <w:p w14:paraId="6861F172" w14:textId="77777777" w:rsidR="00EE13FA" w:rsidRDefault="00EE13FA">
      <w:pPr>
        <w:spacing w:line="240" w:lineRule="auto"/>
        <w:pPrChange w:id="209" w:author="Arthur Souza Rodrigues" w:date="2026-09-26T14:53:00Z" w16du:dateUtc="2026-09-26T18:53:00Z">
          <w:pPr/>
        </w:pPrChange>
      </w:pPr>
    </w:p>
    <w:sectPr w:rsidR="00EE13FA">
      <w:pgSz w:w="12240" w:h="15840"/>
      <w:pgMar w:top="1440" w:right="1440" w:bottom="1440" w:left="1440" w:header="720" w:footer="720" w:gutter="0"/>
      <w:cols w:space="720"/>
      <w:docGrid w:linePitch="0"/>
      <w:sectPrChange w:id="210" w:author="Arthur Souza Rodrigues" w:date="2026-09-26T14:53:00Z" w16du:dateUtc="2026-09-26T18:53:00Z">
        <w:sectPr w:rsidR="00EE13FA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2F5B90"/>
    <w:rsid w:val="00312680"/>
    <w:rsid w:val="00326F90"/>
    <w:rsid w:val="003B0177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93B84"/>
    <w:rsid w:val="00AA1D8D"/>
    <w:rsid w:val="00AC550D"/>
    <w:rsid w:val="00B2156B"/>
    <w:rsid w:val="00B47730"/>
    <w:rsid w:val="00CB0664"/>
    <w:rsid w:val="00D30222"/>
    <w:rsid w:val="00D53FE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2026-09-26T18:53:00Z</dcterms:modified>
  <cp:category/>
</cp:coreProperties>
</file>