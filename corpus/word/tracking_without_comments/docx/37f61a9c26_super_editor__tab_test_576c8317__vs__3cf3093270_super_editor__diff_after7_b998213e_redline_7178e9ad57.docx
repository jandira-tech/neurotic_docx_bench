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CACCE1" w14:textId="69F61DB1" w:rsidR="002D644D" w:rsidRDefault="002D644D">
      <w:pPr>
        <w:rPr>
          <w:ins w:id="15" w:author="Luccas Correa" w:date="2026-09-26T15:17:00Z" w16du:dateUtc="2026-09-26T19:17:00Z"/>
        </w:rPr>
      </w:pPr>
      <w:ins w:id="16" w:author="Luccas Correa" w:date="2026-09-26T15:17:00Z" w16du:dateUtc="2026-09-26T19:17:00Z">
        <w:r>
          <w:t xml:space="preserve">This paragraph </w:t>
        </w:r>
        <w:r w:rsidRPr="002C3E36">
          <w:rPr>
            <w:b/>
            <w:bCs/>
          </w:rPr>
          <w:t>formatting</w:t>
        </w:r>
        <w:r>
          <w:t xml:space="preserve"> will change.</w:t>
        </w:r>
      </w:ins>
    </w:p>
    <w:p w14:paraId="5E25639F" w14:textId="600AF47F" w:rsidR="002D644D" w:rsidRDefault="002D644D" w:rsidP="002C3E36">
      <w:pPr>
        <w:rPr>
          <w:ins w:id="17" w:author="Luccas Correa" w:date="2026-09-26T15:17:00Z" w16du:dateUtc="2026-09-26T19:17:00Z"/>
        </w:rPr>
      </w:pPr>
      <w:ins w:id="18" w:author="Luccas Correa" w:date="2026-09-26T15:17:00Z" w16du:dateUtc="2026-09-26T19:17:00Z">
        <w:r>
          <w:t xml:space="preserve">This paragraph will have </w:t>
        </w:r>
        <w:r w:rsidR="002C3E36">
          <w:t xml:space="preserve">NEW </w:t>
        </w:r>
        <w:r>
          <w:t>words.</w:t>
        </w:r>
      </w:ins>
    </w:p>
    <w:p w14:paraId="3010FE36" w14:textId="1F52A500" w:rsidR="002D644D" w:rsidRDefault="002D644D">
      <w:pPr>
        <w:rPr>
          <w:ins w:id="19" w:author="Luccas Correa" w:date="2026-09-26T15:17:00Z" w16du:dateUtc="2026-09-26T19:17:00Z"/>
        </w:rPr>
      </w:pPr>
      <w:ins w:id="20" w:author="Luccas Correa" w:date="2026-09-26T15:17:00Z" w16du:dateUtc="2026-09-26T19:17:00Z">
        <w:r>
          <w:t>This will be deleted.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644D" w14:paraId="30638D50" w14:textId="77777777" w:rsidTr="002D644D">
        <w:trPr>
          <w:ins w:id="21" w:author="Luccas Correa" w:date="2026-09-26T15:17:00Z" w16du:dateUtc="2026-09-26T19:17:00Z"/>
        </w:trPr>
        <w:tc>
          <w:tcPr>
            <w:tcW w:w="3116" w:type="dxa"/>
          </w:tcPr>
          <w:p w14:paraId="7C31E005" w14:textId="035B6396" w:rsidR="002D644D" w:rsidRDefault="002D644D">
            <w:pPr>
              <w:rPr>
                <w:ins w:id="22" w:author="Luccas Correa" w:date="2026-09-26T15:17:00Z" w16du:dateUtc="2026-09-26T19:17:00Z"/>
              </w:rPr>
            </w:pPr>
            <w:ins w:id="23" w:author="Luccas Correa" w:date="2026-09-26T15:17:00Z" w16du:dateUtc="2026-09-26T19:17:00Z">
              <w:r>
                <w:t xml:space="preserve">First </w:t>
              </w:r>
              <w:r w:rsidRPr="002C3E36">
                <w:rPr>
                  <w:b/>
                  <w:bCs/>
                </w:rPr>
                <w:t>header</w:t>
              </w:r>
            </w:ins>
          </w:p>
        </w:tc>
        <w:tc>
          <w:tcPr>
            <w:tcW w:w="3117" w:type="dxa"/>
          </w:tcPr>
          <w:p w14:paraId="206C1B14" w14:textId="58AC6CF7" w:rsidR="002D644D" w:rsidRDefault="002D644D">
            <w:pPr>
              <w:rPr>
                <w:ins w:id="24" w:author="Luccas Correa" w:date="2026-09-26T15:17:00Z" w16du:dateUtc="2026-09-26T19:17:00Z"/>
              </w:rPr>
            </w:pPr>
            <w:ins w:id="25" w:author="Luccas Correa" w:date="2026-09-26T15:17:00Z" w16du:dateUtc="2026-09-26T19:17:00Z">
              <w:r>
                <w:t>Second header</w:t>
              </w:r>
            </w:ins>
          </w:p>
        </w:tc>
        <w:tc>
          <w:tcPr>
            <w:tcW w:w="3117" w:type="dxa"/>
          </w:tcPr>
          <w:p w14:paraId="6E579106" w14:textId="5DA8DC91" w:rsidR="002D644D" w:rsidRDefault="002D644D">
            <w:pPr>
              <w:rPr>
                <w:ins w:id="26" w:author="Luccas Correa" w:date="2026-09-26T15:17:00Z" w16du:dateUtc="2026-09-26T19:17:00Z"/>
              </w:rPr>
            </w:pPr>
            <w:ins w:id="27" w:author="Luccas Correa" w:date="2026-09-26T15:17:00Z" w16du:dateUtc="2026-09-26T19:17:00Z">
              <w:r>
                <w:t>Third header</w:t>
              </w:r>
              <w:r w:rsidR="002C3E36">
                <w:t xml:space="preserve"> modified</w:t>
              </w:r>
            </w:ins>
          </w:p>
        </w:tc>
      </w:tr>
      <w:tr w:rsidR="002D644D" w14:paraId="6647EAD1" w14:textId="77777777" w:rsidTr="002D644D">
        <w:trPr>
          <w:ins w:id="28" w:author="Luccas Correa" w:date="2026-09-26T15:17:00Z" w16du:dateUtc="2026-09-26T19:17:00Z"/>
        </w:trPr>
        <w:tc>
          <w:tcPr>
            <w:tcW w:w="3116" w:type="dxa"/>
          </w:tcPr>
          <w:p w14:paraId="763112BF" w14:textId="32227CEC" w:rsidR="002D644D" w:rsidRDefault="002D644D">
            <w:pPr>
              <w:rPr>
                <w:ins w:id="29" w:author="Luccas Correa" w:date="2026-09-26T15:17:00Z" w16du:dateUtc="2026-09-26T19:17:00Z"/>
              </w:rPr>
            </w:pPr>
            <w:ins w:id="30" w:author="Luccas Correa" w:date="2026-09-26T15:17:00Z" w16du:dateUtc="2026-09-26T19:17:00Z">
              <w:r>
                <w:t>cell</w:t>
              </w:r>
            </w:ins>
          </w:p>
        </w:tc>
        <w:tc>
          <w:tcPr>
            <w:tcW w:w="3117" w:type="dxa"/>
          </w:tcPr>
          <w:p w14:paraId="53A91DAD" w14:textId="738B1DF6" w:rsidR="002D644D" w:rsidRDefault="002D644D">
            <w:pPr>
              <w:rPr>
                <w:ins w:id="31" w:author="Luccas Correa" w:date="2026-09-26T15:17:00Z" w16du:dateUtc="2026-09-26T19:17:00Z"/>
              </w:rPr>
            </w:pPr>
            <w:ins w:id="32" w:author="Luccas Correa" w:date="2026-09-26T15:17:00Z" w16du:dateUtc="2026-09-26T19:17:00Z">
              <w:r>
                <w:t>Second cell</w:t>
              </w:r>
            </w:ins>
          </w:p>
        </w:tc>
        <w:tc>
          <w:tcPr>
            <w:tcW w:w="3117" w:type="dxa"/>
          </w:tcPr>
          <w:p w14:paraId="19E44C18" w14:textId="2F212CA3" w:rsidR="002D644D" w:rsidRDefault="002D644D">
            <w:pPr>
              <w:rPr>
                <w:ins w:id="33" w:author="Luccas Correa" w:date="2026-09-26T15:17:00Z" w16du:dateUtc="2026-09-26T19:17:00Z"/>
              </w:rPr>
            </w:pPr>
            <w:ins w:id="34" w:author="Luccas Correa" w:date="2026-09-26T15:17:00Z" w16du:dateUtc="2026-09-26T19:17:00Z">
              <w:r>
                <w:t>Third cell</w:t>
              </w:r>
            </w:ins>
          </w:p>
        </w:tc>
      </w:tr>
    </w:tbl>
    <w:p w14:paraId="27195942" w14:textId="77777777" w:rsidR="002D644D" w:rsidRDefault="002D644D">
      <w:pPr>
        <w:rPr>
          <w:ins w:id="35" w:author="Luccas Correa" w:date="2026-09-26T15:17:00Z" w16du:dateUtc="2026-09-26T19:17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0820" w14:paraId="1FC6A9A2" w14:textId="77777777" w:rsidTr="00A30820">
        <w:trPr>
          <w:ins w:id="36" w:author="Luccas Correa" w:date="2026-09-26T15:17:00Z" w16du:dateUtc="2026-09-26T19:17:00Z"/>
        </w:trPr>
        <w:tc>
          <w:tcPr>
            <w:tcW w:w="9350" w:type="dxa"/>
          </w:tcPr>
          <w:p w14:paraId="702D9554" w14:textId="2806F5AB" w:rsidR="00A30820" w:rsidRDefault="00A30820">
            <w:pPr>
              <w:rPr>
                <w:ins w:id="37" w:author="Luccas Correa" w:date="2026-09-26T15:17:00Z" w16du:dateUtc="2026-09-26T19:17:00Z"/>
              </w:rPr>
            </w:pPr>
            <w:ins w:id="38" w:author="Luccas Correa" w:date="2026-09-26T15:17:00Z" w16du:dateUtc="2026-09-26T19:17:00Z">
              <w:r>
                <w:t>New table</w:t>
              </w:r>
            </w:ins>
          </w:p>
        </w:tc>
      </w:tr>
    </w:tbl>
    <w:p w14:paraId="35BFB469" w14:textId="77777777" w:rsidR="0018514D" w:rsidRDefault="00250020">
      <w:pPr>
        <w:rPr>
          <w:del w:id="39" w:author="Luccas Correa" w:date="2026-09-26T15:17:00Z" w16du:dateUtc="2026-09-26T19:17:00Z"/>
        </w:rPr>
      </w:pPr>
      <w:del w:id="40" w:author="Luccas Correa" w:date="2026-09-26T15:17:00Z" w16du:dateUtc="2026-09-26T19:17:00Z">
        <w:r>
          <w:delText>Tab Tests:</w:delText>
        </w:r>
        <w:r>
          <w:br/>
        </w:r>
      </w:del>
    </w:p>
    <w:p w14:paraId="1678E635" w14:textId="77777777" w:rsidR="0018514D" w:rsidRDefault="00250020">
      <w:pPr>
        <w:rPr>
          <w:del w:id="41" w:author="Luccas Correa" w:date="2026-09-26T15:17:00Z" w16du:dateUtc="2026-09-26T19:17:00Z"/>
        </w:rPr>
      </w:pPr>
      <w:del w:id="42" w:author="Luccas Correa" w:date="2026-09-26T15:17:00Z" w16du:dateUtc="2026-09-26T19:17:00Z">
        <w:r>
          <w:rPr>
            <w:b/>
          </w:rPr>
          <w:delText>Left-aligned tab:</w:delText>
        </w:r>
        <w:r>
          <w:rPr>
            <w:b/>
          </w:rPr>
          <w:tab/>
        </w:r>
        <w:r>
          <w:delText>Text after left tab.</w:delText>
        </w:r>
      </w:del>
    </w:p>
    <w:p w14:paraId="37242C5D" w14:textId="77777777" w:rsidR="0018514D" w:rsidRDefault="00250020">
      <w:pPr>
        <w:tabs>
          <w:tab w:val="right" w:pos="1"/>
        </w:tabs>
        <w:rPr>
          <w:del w:id="43" w:author="Luccas Correa" w:date="2026-09-26T15:17:00Z" w16du:dateUtc="2026-09-26T19:17:00Z"/>
        </w:rPr>
      </w:pPr>
      <w:del w:id="44" w:author="Luccas Correa" w:date="2026-09-26T15:17:00Z" w16du:dateUtc="2026-09-26T19:17:00Z">
        <w:r>
          <w:delText>Label before right tab:</w:delText>
        </w:r>
        <w:r>
          <w:tab/>
          <w:delText>Right-aligned text</w:delText>
        </w:r>
      </w:del>
    </w:p>
    <w:p w14:paraId="01C6AC9A" w14:textId="77777777" w:rsidR="0018514D" w:rsidRDefault="00250020">
      <w:pPr>
        <w:pPrChange w:id="45" w:author="Luccas Correa" w:date="2026-09-26T15:17:00Z" w16du:dateUtc="2026-09-26T19:17:00Z">
          <w:pPr>
            <w:tabs>
              <w:tab w:val="right" w:pos="0"/>
              <w:tab w:val="right" w:pos="1"/>
            </w:tabs>
          </w:pPr>
        </w:pPrChange>
      </w:pPr>
      <w:del w:id="46" w:author="Luccas Correa" w:date="2026-09-26T15:17:00Z" w16du:dateUtc="2026-09-26T19:17:00Z">
        <w:r>
          <w:delText>First</w:delText>
        </w:r>
        <w:r>
          <w:tab/>
          <w:delText>Second</w:delText>
        </w:r>
        <w:r>
          <w:tab/>
          <w:delText>End</w:delText>
        </w:r>
      </w:del>
    </w:p>
    <w:sectPr w:rsidR="0018514D">
      <w:pgSz w:w="12240" w:h="15840"/>
      <w:pgMar w:top="1440" w:right="1440" w:bottom="1440" w:left="1440" w:header="708" w:footer="708" w:gutter="0"/>
      <w:cols w:space="708"/>
      <w:docGrid w:linePitch="360"/>
      <w:sectPrChange w:id="47" w:author="Luccas Correa" w:date="2026-09-26T15:17:00Z" w16du:dateUtc="2026-09-26T19:17:00Z">
        <w:sectPr w:rsidR="0018514D">
          <w:pgMar w:top="1440" w:right="1800" w:bottom="1440" w:left="180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074889">
    <w:abstractNumId w:val="8"/>
  </w:num>
  <w:num w:numId="2" w16cid:durableId="483203912">
    <w:abstractNumId w:val="6"/>
  </w:num>
  <w:num w:numId="3" w16cid:durableId="1740899890">
    <w:abstractNumId w:val="5"/>
  </w:num>
  <w:num w:numId="4" w16cid:durableId="1254970194">
    <w:abstractNumId w:val="4"/>
  </w:num>
  <w:num w:numId="5" w16cid:durableId="353651825">
    <w:abstractNumId w:val="7"/>
  </w:num>
  <w:num w:numId="6" w16cid:durableId="109251916">
    <w:abstractNumId w:val="3"/>
  </w:num>
  <w:num w:numId="7" w16cid:durableId="2129077971">
    <w:abstractNumId w:val="2"/>
  </w:num>
  <w:num w:numId="8" w16cid:durableId="1355308497">
    <w:abstractNumId w:val="1"/>
  </w:num>
  <w:num w:numId="9" w16cid:durableId="57235361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14D"/>
    <w:rsid w:val="00267D34"/>
    <w:rsid w:val="0029639D"/>
    <w:rsid w:val="002C3E36"/>
    <w:rsid w:val="002D644D"/>
    <w:rsid w:val="00326F90"/>
    <w:rsid w:val="00524058"/>
    <w:rsid w:val="009F7033"/>
    <w:rsid w:val="00A30820"/>
    <w:rsid w:val="00AA1D8D"/>
    <w:rsid w:val="00AF412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5FCF9B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D644D"/>
    <w:pPr>
      <w:keepNext/>
      <w:keepLines/>
      <w:spacing w:before="360" w:after="80" w:line="278" w:lineRule="auto"/>
      <w:outlineLvl w:val="0"/>
      <w:pPrChange w:id="0" w:author="Luccas Correa" w:date="2026-09-26T15:17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Luccas Correa" w:date="2026-09-26T15:17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4D"/>
    <w:pPr>
      <w:keepNext/>
      <w:keepLines/>
      <w:spacing w:before="160" w:after="80" w:line="278" w:lineRule="auto"/>
      <w:outlineLvl w:val="1"/>
      <w:pPrChange w:id="1" w:author="Luccas Correa" w:date="2026-09-26T15:17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Luccas Correa" w:date="2026-09-26T15:17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4D"/>
    <w:pPr>
      <w:keepNext/>
      <w:keepLines/>
      <w:spacing w:before="160" w:after="80" w:line="278" w:lineRule="auto"/>
      <w:outlineLvl w:val="2"/>
      <w:pPrChange w:id="2" w:author="Luccas Correa" w:date="2026-09-26T15:17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Luccas Correa" w:date="2026-09-26T15:17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4D"/>
    <w:pPr>
      <w:keepNext/>
      <w:keepLines/>
      <w:spacing w:before="80" w:after="40" w:line="278" w:lineRule="auto"/>
      <w:outlineLvl w:val="3"/>
      <w:pPrChange w:id="3" w:author="Luccas Correa" w:date="2026-09-26T15:17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Luccas Correa" w:date="2026-09-26T15:17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4D"/>
    <w:pPr>
      <w:keepNext/>
      <w:keepLines/>
      <w:spacing w:before="80" w:after="40" w:line="278" w:lineRule="auto"/>
      <w:outlineLvl w:val="4"/>
      <w:pPrChange w:id="4" w:author="Luccas Correa" w:date="2026-09-26T15:17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Luccas Correa" w:date="2026-09-26T15:17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4D"/>
    <w:pPr>
      <w:keepNext/>
      <w:keepLines/>
      <w:spacing w:before="40" w:after="0" w:line="278" w:lineRule="auto"/>
      <w:outlineLvl w:val="5"/>
      <w:pPrChange w:id="5" w:author="Luccas Correa" w:date="2026-09-26T15:17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9-26T15:17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4D"/>
    <w:pPr>
      <w:keepNext/>
      <w:keepLines/>
      <w:spacing w:before="40" w:after="0" w:line="278" w:lineRule="auto"/>
      <w:outlineLvl w:val="6"/>
      <w:pPrChange w:id="6" w:author="Luccas Correa" w:date="2026-09-26T15:17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9-26T15:17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4D"/>
    <w:pPr>
      <w:keepNext/>
      <w:keepLines/>
      <w:spacing w:after="0" w:line="278" w:lineRule="auto"/>
      <w:outlineLvl w:val="7"/>
      <w:pPrChange w:id="7" w:author="Luccas Correa" w:date="2026-09-26T15:17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9-26T15:17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4D"/>
    <w:pPr>
      <w:keepNext/>
      <w:keepLines/>
      <w:spacing w:after="0" w:line="278" w:lineRule="auto"/>
      <w:outlineLvl w:val="8"/>
      <w:pPrChange w:id="8" w:author="Luccas Correa" w:date="2026-09-26T15:17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9-26T15:17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D644D"/>
    <w:pPr>
      <w:spacing w:after="80" w:line="240" w:lineRule="auto"/>
      <w:contextualSpacing/>
      <w:pPrChange w:id="9" w:author="Luccas Correa" w:date="2026-09-26T15:17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9-26T15:17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4D"/>
    <w:pPr>
      <w:numPr>
        <w:ilvl w:val="1"/>
      </w:numPr>
      <w:spacing w:after="160" w:line="278" w:lineRule="auto"/>
      <w:pPrChange w:id="10" w:author="Luccas Correa" w:date="2026-09-26T15:17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9-26T15:17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pPr>
      <w:spacing w:before="160" w:after="160" w:line="278" w:lineRule="auto"/>
      <w:jc w:val="center"/>
      <w:pPrChange w:id="11" w:author="Luccas Correa" w:date="2026-09-26T15:17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9-26T15:17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Luccas Correa" w:date="2026-09-26T15:17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Luccas Correa" w:date="2026-09-26T15:17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D644D"/>
    <w:rPr>
      <w:i/>
      <w:iCs/>
      <w:color w:val="365F91" w:themeColor="accent1" w:themeShade="BF"/>
      <w:rPrChange w:id="13" w:author="Luccas Correa" w:date="2026-09-26T15:17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D644D"/>
    <w:rPr>
      <w:b/>
      <w:bCs/>
      <w:smallCaps/>
      <w:color w:val="365F91" w:themeColor="accent1" w:themeShade="BF"/>
      <w:spacing w:val="5"/>
      <w:rPrChange w:id="14" w:author="Luccas Correa" w:date="2026-09-26T15:17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2026-09-26T19:17:00Z</dcterms:modified>
  <cp:category/>
</cp:coreProperties>
</file>