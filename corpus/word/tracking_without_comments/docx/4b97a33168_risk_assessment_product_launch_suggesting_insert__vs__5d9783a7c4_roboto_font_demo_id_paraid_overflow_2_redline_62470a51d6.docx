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EC3EF" w14:textId="77777777" w:rsidR="00951F36" w:rsidRDefault="00412099">
      <w:pPr>
        <w:rPr>
          <w:ins w:id="0" w:author="Comparison" w:date="2026-09-26T14:43:00Z" w16du:dateUtc="2026-09-26T18:43:00Z"/>
        </w:rPr>
      </w:pPr>
      <w:ins w:id="1" w:author="Comparison" w:date="2026-09-26T14:43:00Z" w16du:dateUtc="2026-09-26T18:43:00Z">
        <w:r>
          <w:rPr>
            <w:rFonts w:ascii="Roboto, sans-serif" w:hAnsi="Roboto, sans-serif" w:cs="Roboto, sans-serif"/>
          </w:rPr>
          <w:t>Roboto Font Demo</w:t>
        </w:r>
      </w:ins>
    </w:p>
    <w:p w14:paraId="293F6A36" w14:textId="77777777" w:rsidR="00951F36" w:rsidRDefault="00412099">
      <w:pPr>
        <w:rPr>
          <w:ins w:id="2" w:author="Comparison" w:date="2026-09-26T14:43:00Z" w16du:dateUtc="2026-09-26T18:43:00Z"/>
        </w:rPr>
      </w:pPr>
      <w:ins w:id="3" w:author="Comparison" w:date="2026-09-26T14:43:00Z" w16du:dateUtc="2026-09-26T18:43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4F43EF6E" w14:textId="77777777" w:rsidR="00663CEF" w:rsidRDefault="00412099">
      <w:pPr>
        <w:rPr>
          <w:del w:id="4" w:author="Comparison" w:date="2026-09-26T14:43:00Z" w16du:dateUtc="2026-09-26T18:43:00Z"/>
        </w:rPr>
      </w:pPr>
      <w:ins w:id="5" w:author="Comparison" w:date="2026-09-26T14:43:00Z" w16du:dateUtc="2026-09-26T18:43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6" w:author="Comparison" w:date="2026-09-26T14:43:00Z" w16du:dateUtc="2026-09-26T18:43:00Z">
        <w:r>
          <w:delText>Risk Assessment - Product Launch</w:delText>
        </w:r>
      </w:del>
    </w:p>
    <w:p w14:paraId="7C452FFD" w14:textId="77777777" w:rsidR="00663CEF" w:rsidRDefault="00412099">
      <w:pPr>
        <w:rPr>
          <w:del w:id="7" w:author="Comparison" w:date="2026-09-26T14:43:00Z" w16du:dateUtc="2026-09-26T18:43:00Z"/>
        </w:rPr>
      </w:pPr>
      <w:del w:id="8" w:author="Comparison" w:date="2026-09-26T14:43:00Z" w16du:dateUtc="2026-09-26T18:43:00Z">
        <w:r>
          <w:delText>Project: New CRM System</w:delText>
        </w:r>
      </w:del>
    </w:p>
    <w:p w14:paraId="054F05BC" w14:textId="77777777" w:rsidR="00663CEF" w:rsidRDefault="00412099">
      <w:pPr>
        <w:rPr>
          <w:del w:id="9" w:author="Comparison" w:date="2026-09-26T14:43:00Z" w16du:dateUtc="2026-09-26T18:43:00Z"/>
        </w:rPr>
      </w:pPr>
      <w:del w:id="10" w:author="Comparison" w:date="2026-09-26T14:43:00Z" w16du:dateUtc="2026-09-26T18:43:00Z">
        <w:r>
          <w:delText>High Risk: Data migration errors</w:delText>
        </w:r>
      </w:del>
    </w:p>
    <w:p w14:paraId="439BA456" w14:textId="77777777" w:rsidR="00663CEF" w:rsidRDefault="00412099">
      <w:pPr>
        <w:rPr>
          <w:del w:id="11" w:author="Comparison" w:date="2026-09-26T14:43:00Z" w16du:dateUtc="2026-09-26T18:43:00Z"/>
        </w:rPr>
      </w:pPr>
      <w:del w:id="12" w:author="Comparison" w:date="2026-09-26T14:43:00Z" w16du:dateUtc="2026-09-26T18:43:00Z">
        <w:r>
          <w:delText>Medium Risk: User adoption rate</w:delText>
        </w:r>
      </w:del>
    </w:p>
    <w:p w14:paraId="44FC4312" w14:textId="77777777" w:rsidR="00663CEF" w:rsidRDefault="00412099">
      <w:pPr>
        <w:rPr>
          <w:del w:id="13" w:author="Comparison" w:date="2026-09-26T14:43:00Z" w16du:dateUtc="2026-09-26T18:43:00Z"/>
        </w:rPr>
      </w:pPr>
      <w:del w:id="14" w:author="Comparison" w:date="2026-09-26T14:43:00Z" w16du:dateUtc="2026-09-26T18:43:00Z">
        <w:r>
          <w:delText>Low Risk: Integration delays</w:delText>
        </w:r>
      </w:del>
    </w:p>
    <w:p w14:paraId="1CA5DC7D" w14:textId="77777777" w:rsidR="00663CEF" w:rsidRDefault="00412099">
      <w:pPr>
        <w:rPr>
          <w:del w:id="15" w:author="Comparison" w:date="2026-09-26T14:43:00Z" w16du:dateUtc="2026-09-26T18:43:00Z"/>
        </w:rPr>
      </w:pPr>
      <w:del w:id="16" w:author="Comparison" w:date="2026-09-26T14:43:00Z" w16du:dateUtc="2026-09-26T18:43:00Z">
        <w:r>
          <w:delText>Mitigation Plan: Phased rollou</w:delText>
        </w:r>
        <w:r>
          <w:delText xml:space="preserve"> with testing</w:delText>
        </w:r>
        <w:r>
          <w:delText>t</w:delText>
        </w:r>
      </w:del>
    </w:p>
    <w:p w14:paraId="22085DCF" w14:textId="77777777" w:rsidR="00663CEF" w:rsidRDefault="00412099">
      <w:pPr>
        <w:rPr>
          <w:del w:id="17" w:author="Comparison" w:date="2026-09-26T14:43:00Z" w16du:dateUtc="2026-09-26T18:43:00Z"/>
        </w:rPr>
      </w:pPr>
      <w:del w:id="18" w:author="Comparison" w:date="2026-09-26T14:43:00Z" w16du:dateUtc="2026-09-26T18:43:00Z">
        <w:r>
          <w:delText>Owner: IT Department</w:delText>
        </w:r>
      </w:del>
    </w:p>
    <w:p w14:paraId="3603A318" w14:textId="77777777" w:rsidR="00663CEF" w:rsidRDefault="00412099">
      <w:del w:id="19" w:author="Comparison" w:date="2026-09-26T14:43:00Z" w16du:dateUtc="2026-09-26T18:43:00Z">
        <w:r>
          <w:delText>Review Date: March 15, 2026</w:delText>
        </w:r>
      </w:del>
    </w:p>
    <w:sectPr w:rsidR="00663C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CEF"/>
    <w:rsid w:val="00412099"/>
    <w:rsid w:val="005017B3"/>
    <w:rsid w:val="00600660"/>
    <w:rsid w:val="00663CEF"/>
    <w:rsid w:val="00951F36"/>
    <w:rsid w:val="00F3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2026-09-26T18:43:00Z</dcterms:modified>
</cp:coreProperties>
</file>