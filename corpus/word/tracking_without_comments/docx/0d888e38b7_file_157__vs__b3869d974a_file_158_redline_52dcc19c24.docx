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20ABB8" w14:textId="77777777" w:rsidR="00BB7FD6" w:rsidRDefault="00BB7FD6">
      <w:r>
        <w:t>file_</w:t>
      </w:r>
      <w:ins w:id="0" w:author="Arthur Souza Rodrigues" w:date="2026-07-10T21:50:00Z" w16du:dateUtc="2026-07-11T01:50:00Z">
        <w:r>
          <w:t>158</w:t>
        </w:r>
      </w:ins>
      <w:del w:id="1" w:author="Arthur Souza Rodrigues" w:date="2026-07-10T21:50:00Z" w16du:dateUtc="2026-07-11T01:50:00Z">
        <w:r>
          <w:delText>157</w:delText>
        </w:r>
      </w:del>
      <w:r>
        <w:t>.docx</w:t>
      </w:r>
    </w:p>
    <w:p w14:paraId="5666CD43" w14:textId="508D01AD" w:rsidR="00C65AC4" w:rsidRDefault="008C13E1">
      <w:pPr>
        <w:rPr>
          <w:ins w:id="2" w:author="Arthur Souza Rodrigues" w:date="2026-07-10T21:50:00Z" w16du:dateUtc="2026-07-11T01:50:00Z"/>
        </w:rPr>
      </w:pPr>
      <w:ins w:id="3" w:author="Arthur Souza Rodrigues" w:date="2026-07-10T21:50:00Z" w16du:dateUtc="2026-07-11T01:50:00Z">
        <w:r>
          <w:t>Underline Text Demo</w:t>
        </w:r>
      </w:ins>
    </w:p>
    <w:p w14:paraId="40DD5A08" w14:textId="77777777" w:rsidR="00C65AC4" w:rsidRDefault="008C13E1">
      <w:pPr>
        <w:rPr>
          <w:ins w:id="4" w:author="Arthur Souza Rodrigues" w:date="2026-07-10T21:50:00Z" w16du:dateUtc="2026-07-11T01:50:00Z"/>
        </w:rPr>
      </w:pPr>
      <w:ins w:id="5" w:author="Arthur Souza Rodrigues" w:date="2026-07-10T21:50:00Z" w16du:dateUtc="2026-07-11T01:50:00Z">
        <w:r>
          <w:t>Demonstrating underline formatting.</w:t>
        </w:r>
      </w:ins>
    </w:p>
    <w:p w14:paraId="32B77DA2" w14:textId="6F489FA0" w:rsidR="00CA6B09" w:rsidRDefault="008C13E1">
      <w:pPr>
        <w:rPr>
          <w:del w:id="6" w:author="Arthur Souza Rodrigues" w:date="2026-07-10T21:50:00Z" w16du:dateUtc="2026-07-11T01:50:00Z"/>
        </w:rPr>
      </w:pPr>
      <w:ins w:id="7" w:author="Arthur Souza Rodrigues" w:date="2026-07-10T21:50:00Z" w16du:dateUtc="2026-07-11T01:50:00Z">
        <w:r>
          <w:t>This text is underlined.</w:t>
        </w:r>
      </w:ins>
      <w:del w:id="8" w:author="Arthur Souza Rodrigues" w:date="2026-07-10T21:50:00Z" w16du:dateUtc="2026-07-11T01:50:00Z">
        <w:r>
          <w:delText>Marketing Strategy 2026</w:delText>
        </w:r>
      </w:del>
    </w:p>
    <w:p w14:paraId="445B75FC" w14:textId="77777777" w:rsidR="00CA6B09" w:rsidRDefault="008C13E1">
      <w:pPr>
        <w:rPr>
          <w:del w:id="9" w:author="Arthur Souza Rodrigues" w:date="2026-07-10T21:50:00Z" w16du:dateUtc="2026-07-11T01:50:00Z"/>
        </w:rPr>
      </w:pPr>
      <w:del w:id="10" w:author="Arthur Souza Rodrigues" w:date="2026-07-10T21:50:00Z" w16du:dateUtc="2026-07-11T01:50:00Z">
        <w:r>
          <w:delText>Target Market: Small and Medium Businesses</w:delText>
        </w:r>
      </w:del>
    </w:p>
    <w:p w14:paraId="03CA1EFD" w14:textId="77777777" w:rsidR="00CA6B09" w:rsidRDefault="008C13E1">
      <w:pPr>
        <w:rPr>
          <w:del w:id="11" w:author="Arthur Souza Rodrigues" w:date="2026-07-10T21:50:00Z" w16du:dateUtc="2026-07-11T01:50:00Z"/>
        </w:rPr>
      </w:pPr>
      <w:del w:id="12" w:author="Arthur Souza Rodrigues" w:date="2026-07-10T21:50:00Z" w16du:dateUtc="2026-07-11T01:50:00Z">
        <w:r>
          <w:delText>Channels: Soci</w:delText>
        </w:r>
        <w:r>
          <w:delText xml:space="preserve"> and Podcasts</w:delText>
        </w:r>
        <w:r>
          <w:delText>al Media, Email, SEO</w:delText>
        </w:r>
      </w:del>
    </w:p>
    <w:p w14:paraId="7C138C99" w14:textId="77777777" w:rsidR="00CA6B09" w:rsidRDefault="008C13E1">
      <w:pPr>
        <w:rPr>
          <w:del w:id="13" w:author="Arthur Souza Rodrigues" w:date="2026-07-10T21:50:00Z" w16du:dateUtc="2026-07-11T01:50:00Z"/>
        </w:rPr>
      </w:pPr>
      <w:del w:id="14" w:author="Arthur Souza Rodrigues" w:date="2026-07-10T21:50:00Z" w16du:dateUtc="2026-07-11T01:50:00Z">
        <w:r>
          <w:delText>Budget Allocation: $200,000</w:delText>
        </w:r>
      </w:del>
    </w:p>
    <w:p w14:paraId="1505CEBC" w14:textId="77777777" w:rsidR="00CA6B09" w:rsidRDefault="008C13E1">
      <w:pPr>
        <w:rPr>
          <w:del w:id="15" w:author="Arthur Souza Rodrigues" w:date="2026-07-10T21:50:00Z" w16du:dateUtc="2026-07-11T01:50:00Z"/>
        </w:rPr>
      </w:pPr>
      <w:del w:id="16" w:author="Arthur Souza Rodrigues" w:date="2026-07-10T21:50:00Z" w16du:dateUtc="2026-07-11T01:50:00Z">
        <w:r>
          <w:delText>Campaign Timeline: Q1-Q4</w:delText>
        </w:r>
      </w:del>
    </w:p>
    <w:p w14:paraId="1AD8AD3C" w14:textId="77777777" w:rsidR="00CA6B09" w:rsidRDefault="008C13E1">
      <w:pPr>
        <w:rPr>
          <w:del w:id="17" w:author="Arthur Souza Rodrigues" w:date="2026-07-10T21:50:00Z" w16du:dateUtc="2026-07-11T01:50:00Z"/>
        </w:rPr>
      </w:pPr>
      <w:del w:id="18" w:author="Arthur Souza Rodrigues" w:date="2026-07-10T21:50:00Z" w16du:dateUtc="2026-07-11T01:50:00Z">
        <w:r>
          <w:delText>Expected ROI: 250%</w:delText>
        </w:r>
      </w:del>
    </w:p>
    <w:p w14:paraId="057A8D59" w14:textId="77777777" w:rsidR="00CA6B09" w:rsidRDefault="008C13E1">
      <w:del w:id="19" w:author="Arthur Souza Rodrigues" w:date="2026-07-10T21:50:00Z" w16du:dateUtc="2026-07-11T01:50:00Z">
        <w:r>
          <w:delText>KPI: Customer Acquisition Cost under $500</w:delText>
        </w:r>
      </w:del>
    </w:p>
    <w:sectPr w:rsidR="00CA6B0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A6B09"/>
    <w:rsid w:val="002A4F4B"/>
    <w:rsid w:val="00607FDE"/>
    <w:rsid w:val="00BB7FD6"/>
    <w:rsid w:val="00C65AC4"/>
    <w:rsid w:val="00CA6B09"/>
    <w:rsid w:val="00D53FE7"/>
    <w:rsid w:val="00F41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83D9F9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2026-05-14T18:19:00Z</dcterms:created>
  <dcterms:modified xsi:type="dcterms:W3CDTF">2026-07-11T01:50:00Z</dcterms:modified>
</cp:coreProperties>
</file>