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38585C" w14:textId="77777777" w:rsidR="00117060" w:rsidRDefault="00117060" w:rsidP="00117060">
      <w:pPr>
        <w:jc w:val="center"/>
        <w:rPr>
          <w:ins w:id="5" w:author="Hernandez, Jairo A." w:date="2026-09-25T21:13:00Z" w16du:dateUtc="2026-09-26T01:13:00Z"/>
          <w:rFonts w:ascii="Times New Roman" w:hAnsi="Times New Roman" w:cs="Times New Roman"/>
        </w:rPr>
      </w:pPr>
      <w:ins w:id="6" w:author="Hernandez, Jairo A." w:date="2026-09-25T21:13:00Z" w16du:dateUtc="2026-09-26T01:13:00Z">
        <w:r>
          <w:rPr>
            <w:rFonts w:ascii="Times New Roman" w:hAnsi="Times New Roman" w:cs="Times New Roman"/>
          </w:rPr>
          <w:t>Monterey County Oral Health Advisory Committee</w:t>
        </w:r>
      </w:ins>
    </w:p>
    <w:p w14:paraId="1FDD6B86" w14:textId="77777777" w:rsidR="00FE0B89" w:rsidRPr="00AC0136" w:rsidRDefault="00D45BA9" w:rsidP="00FE0B89">
      <w:pPr>
        <w:pStyle w:val="NoSpacing"/>
        <w:ind w:left="-360"/>
        <w:jc w:val="center"/>
        <w:rPr>
          <w:del w:id="7" w:author="Hernandez, Jairo A." w:date="2026-09-25T21:13:00Z" w16du:dateUtc="2026-09-26T01:13:00Z"/>
          <w:rFonts w:ascii="Gill Sans MT" w:hAnsi="Gill Sans MT"/>
          <w:b/>
          <w:sz w:val="28"/>
        </w:rPr>
      </w:pPr>
      <w:del w:id="8" w:author="Hernandez, Jairo A." w:date="2026-09-25T21:13:00Z" w16du:dateUtc="2026-09-26T01:13:00Z">
        <w:r>
          <w:rPr>
            <w:rFonts w:ascii="Gill Sans MT" w:hAnsi="Gill Sans MT"/>
            <w:b/>
            <w:sz w:val="28"/>
          </w:rPr>
          <w:delText>Community Beh</w:delText>
        </w:r>
        <w:r w:rsidR="00FE0B89" w:rsidRPr="00AC0136">
          <w:rPr>
            <w:rFonts w:ascii="Gill Sans MT" w:hAnsi="Gill Sans MT"/>
            <w:b/>
            <w:sz w:val="28"/>
          </w:rPr>
          <w:delText>a</w:delText>
        </w:r>
        <w:r>
          <w:rPr>
            <w:rFonts w:ascii="Gill Sans MT" w:hAnsi="Gill Sans MT"/>
            <w:b/>
            <w:sz w:val="28"/>
          </w:rPr>
          <w:delText>vioral Health Promotion and Preven</w:delText>
        </w:r>
        <w:r w:rsidR="00FE0B89" w:rsidRPr="00AC0136">
          <w:rPr>
            <w:rFonts w:ascii="Gill Sans MT" w:hAnsi="Gill Sans MT"/>
            <w:b/>
            <w:sz w:val="28"/>
          </w:rPr>
          <w:delText>tion Commission</w:delText>
        </w:r>
      </w:del>
    </w:p>
    <w:p w14:paraId="0C72B09A" w14:textId="77777777" w:rsidR="00FE0B89" w:rsidRDefault="00FE0B89" w:rsidP="00FE0B89">
      <w:pPr>
        <w:pStyle w:val="NoSpacing"/>
        <w:ind w:left="-360"/>
        <w:jc w:val="center"/>
        <w:rPr>
          <w:del w:id="9" w:author="Hernandez, Jairo A." w:date="2026-09-25T21:13:00Z" w16du:dateUtc="2026-09-26T01:13:00Z"/>
          <w:rFonts w:ascii="Gill Sans MT" w:hAnsi="Gill Sans MT"/>
          <w:sz w:val="28"/>
        </w:rPr>
      </w:pPr>
    </w:p>
    <w:p w14:paraId="26EDAAE9" w14:textId="77777777" w:rsidR="00FE0B89" w:rsidRDefault="00FE0B89" w:rsidP="00117060">
      <w:pPr>
        <w:jc w:val="center"/>
        <w:rPr>
          <w:rFonts w:ascii="Times New Roman" w:hAnsi="Times New Roman"/>
          <w:rPrChange w:id="10" w:author="Hernandez, Jairo A." w:date="2026-09-25T21:13:00Z" w16du:dateUtc="2026-09-26T01:13:00Z">
            <w:rPr>
              <w:rFonts w:ascii="Gill Sans MT" w:hAnsi="Gill Sans MT"/>
              <w:u w:val="single"/>
            </w:rPr>
          </w:rPrChange>
        </w:rPr>
        <w:pPrChange w:id="11" w:author="Hernandez, Jairo A." w:date="2026-09-25T21:13:00Z" w16du:dateUtc="2026-09-26T01:13:00Z">
          <w:pPr>
            <w:pStyle w:val="NoSpacing"/>
            <w:ind w:left="-360"/>
            <w:jc w:val="center"/>
          </w:pPr>
        </w:pPrChange>
      </w:pPr>
      <w:r>
        <w:rPr>
          <w:rFonts w:ascii="Times New Roman" w:hAnsi="Times New Roman"/>
          <w:rPrChange w:id="12" w:author="Hernandez, Jairo A." w:date="2026-09-25T21:13:00Z" w16du:dateUtc="2026-09-26T01:13:00Z">
            <w:rPr>
              <w:rFonts w:ascii="Gill Sans MT" w:hAnsi="Gill Sans MT"/>
              <w:u w:val="single"/>
            </w:rPr>
          </w:rPrChange>
        </w:rPr>
        <w:t>Meeting Minutes</w:t>
      </w:r>
    </w:p>
    <w:p w14:paraId="06C27182" w14:textId="0D69A0FC" w:rsidR="00FE0B89" w:rsidRDefault="00D46363" w:rsidP="00117060">
      <w:pPr>
        <w:jc w:val="center"/>
        <w:rPr>
          <w:rFonts w:ascii="Times New Roman" w:hAnsi="Times New Roman"/>
          <w:rPrChange w:id="13" w:author="Hernandez, Jairo A." w:date="2026-09-25T21:13:00Z" w16du:dateUtc="2026-09-26T01:13:00Z">
            <w:rPr>
              <w:rFonts w:ascii="Gill Sans MT" w:hAnsi="Gill Sans MT"/>
            </w:rPr>
          </w:rPrChange>
        </w:rPr>
        <w:pPrChange w:id="14" w:author="Hernandez, Jairo A." w:date="2026-09-25T21:13:00Z" w16du:dateUtc="2026-09-26T01:13:00Z">
          <w:pPr>
            <w:pStyle w:val="NoSpacing"/>
            <w:ind w:left="-360"/>
            <w:jc w:val="center"/>
          </w:pPr>
        </w:pPrChange>
      </w:pPr>
      <w:r>
        <w:rPr>
          <w:rFonts w:ascii="Times New Roman" w:hAnsi="Times New Roman"/>
          <w:rPrChange w:id="15" w:author="Hernandez, Jairo A." w:date="2026-09-25T21:13:00Z" w16du:dateUtc="2026-09-26T01:13:00Z">
            <w:rPr>
              <w:rFonts w:ascii="Gill Sans MT" w:hAnsi="Gill Sans MT"/>
            </w:rPr>
          </w:rPrChange>
        </w:rPr>
        <w:t>Decem</w:t>
      </w:r>
      <w:r w:rsidR="00D21AED">
        <w:rPr>
          <w:rFonts w:ascii="Times New Roman" w:hAnsi="Times New Roman"/>
          <w:rPrChange w:id="16" w:author="Hernandez, Jairo A." w:date="2026-09-25T21:13:00Z" w16du:dateUtc="2026-09-26T01:13:00Z">
            <w:rPr>
              <w:rFonts w:ascii="Gill Sans MT" w:hAnsi="Gill Sans MT"/>
            </w:rPr>
          </w:rPrChange>
        </w:rPr>
        <w:t>ber</w:t>
      </w:r>
      <w:r w:rsidR="00C36E10">
        <w:rPr>
          <w:rFonts w:ascii="Times New Roman" w:hAnsi="Times New Roman"/>
          <w:rPrChange w:id="17" w:author="Hernandez, Jairo A." w:date="2026-09-25T21:13:00Z" w16du:dateUtc="2026-09-26T01:13:00Z">
            <w:rPr>
              <w:rFonts w:ascii="Gill Sans MT" w:hAnsi="Gill Sans MT"/>
            </w:rPr>
          </w:rPrChange>
        </w:rPr>
        <w:t xml:space="preserve"> </w:t>
      </w:r>
      <w:ins w:id="18" w:author="Hernandez, Jairo A." w:date="2026-09-25T21:13:00Z" w16du:dateUtc="2026-09-26T01:13:00Z">
        <w:r w:rsidR="00117060">
          <w:rPr>
            <w:rFonts w:ascii="Times New Roman" w:hAnsi="Times New Roman" w:cs="Times New Roman"/>
          </w:rPr>
          <w:t>07, 2022</w:t>
        </w:r>
      </w:ins>
      <w:del w:id="19" w:author="Hernandez, Jairo A." w:date="2026-09-25T21:13:00Z" w16du:dateUtc="2026-09-26T01:13:00Z">
        <w:r w:rsidR="00D21AED">
          <w:rPr>
            <w:rFonts w:ascii="Gill Sans MT" w:hAnsi="Gill Sans MT"/>
          </w:rPr>
          <w:delText>1</w:delText>
        </w:r>
        <w:r>
          <w:rPr>
            <w:rFonts w:ascii="Gill Sans MT" w:hAnsi="Gill Sans MT"/>
          </w:rPr>
          <w:delText>7</w:delText>
        </w:r>
        <w:r w:rsidR="00C36E10">
          <w:rPr>
            <w:rFonts w:ascii="Gill Sans MT" w:hAnsi="Gill Sans MT"/>
          </w:rPr>
          <w:delText>, 2020</w:delText>
        </w:r>
      </w:del>
    </w:p>
    <w:p w14:paraId="0EC02CFF" w14:textId="77777777" w:rsidR="00117060" w:rsidRDefault="00117060" w:rsidP="00117060">
      <w:pPr>
        <w:jc w:val="center"/>
        <w:rPr>
          <w:ins w:id="20" w:author="Hernandez, Jairo A." w:date="2026-09-25T21:13:00Z" w16du:dateUtc="2026-09-26T01:13:00Z"/>
          <w:rFonts w:ascii="Times New Roman" w:hAnsi="Times New Roman" w:cs="Times New Roman"/>
        </w:rPr>
      </w:pPr>
      <w:ins w:id="21" w:author="Hernandez, Jairo A." w:date="2026-09-25T21:13:00Z" w16du:dateUtc="2026-09-26T01:13:00Z">
        <w:r>
          <w:rPr>
            <w:rFonts w:ascii="Times New Roman" w:hAnsi="Times New Roman" w:cs="Times New Roman"/>
          </w:rPr>
          <w:t>Zoom Conference Call</w:t>
        </w:r>
      </w:ins>
    </w:p>
    <w:p w14:paraId="7D8ADBC5" w14:textId="3A2EF1E5" w:rsidR="00117060" w:rsidRDefault="00117060" w:rsidP="00117060">
      <w:pPr>
        <w:jc w:val="center"/>
        <w:rPr>
          <w:ins w:id="22" w:author="Hernandez, Jairo A." w:date="2026-09-25T21:13:00Z" w16du:dateUtc="2026-09-26T01:13:00Z"/>
          <w:rFonts w:ascii="Times New Roman" w:hAnsi="Times New Roman" w:cs="Times New Roman"/>
        </w:rPr>
      </w:pPr>
      <w:ins w:id="23" w:author="Hernandez, Jairo A." w:date="2026-09-25T21:13:00Z" w16du:dateUtc="2026-09-26T01:13:00Z">
        <w:r>
          <w:rPr>
            <w:rFonts w:ascii="Times New Roman" w:hAnsi="Times New Roman" w:cs="Times New Roman"/>
          </w:rPr>
          <w:t>1:00pm – 2:00pm</w:t>
        </w:r>
      </w:ins>
    </w:p>
    <w:p w14:paraId="531E0A0E" w14:textId="77777777" w:rsidR="00117060" w:rsidRDefault="00117060" w:rsidP="00117060">
      <w:pPr>
        <w:jc w:val="center"/>
        <w:rPr>
          <w:ins w:id="24" w:author="Hernandez, Jairo A." w:date="2026-09-25T21:13:00Z" w16du:dateUtc="2026-09-26T01:13:00Z"/>
          <w:rFonts w:ascii="Times New Roman" w:hAnsi="Times New Roman" w:cs="Times New Roman"/>
        </w:rPr>
      </w:pPr>
    </w:p>
    <w:p w14:paraId="1F60F357" w14:textId="0907D76E" w:rsidR="00117060" w:rsidRDefault="00117060" w:rsidP="00117060">
      <w:pPr>
        <w:rPr>
          <w:ins w:id="25" w:author="Hernandez, Jairo A." w:date="2026-09-25T21:13:00Z" w16du:dateUtc="2026-09-26T01:13:00Z"/>
          <w:rFonts w:ascii="Times New Roman" w:hAnsi="Times New Roman" w:cs="Times New Roman"/>
          <w:b/>
          <w:bCs/>
        </w:rPr>
      </w:pPr>
      <w:ins w:id="26" w:author="Hernandez, Jairo A." w:date="2026-09-25T21:13:00Z" w16du:dateUtc="2026-09-26T01:13:00Z">
        <w:r w:rsidRPr="00377A48">
          <w:rPr>
            <w:rFonts w:ascii="Times New Roman" w:hAnsi="Times New Roman" w:cs="Times New Roman"/>
            <w:b/>
            <w:bCs/>
          </w:rPr>
          <w:t>Present</w:t>
        </w:r>
        <w:r>
          <w:rPr>
            <w:rFonts w:ascii="Times New Roman" w:hAnsi="Times New Roman" w:cs="Times New Roman"/>
            <w:b/>
            <w:bCs/>
          </w:rPr>
          <w:t xml:space="preserve">: </w:t>
        </w:r>
      </w:ins>
    </w:p>
    <w:p w14:paraId="47F1F8E6" w14:textId="2BE41D44" w:rsidR="008F3CC4" w:rsidRPr="00B86611" w:rsidRDefault="009E046A" w:rsidP="008F3CC4">
      <w:pPr>
        <w:rPr>
          <w:ins w:id="27" w:author="Hernandez, Jairo A." w:date="2026-09-25T21:13:00Z" w16du:dateUtc="2026-09-26T01:13:00Z"/>
          <w:rFonts w:ascii="Times New Roman" w:hAnsi="Times New Roman" w:cs="Times New Roman"/>
        </w:rPr>
      </w:pPr>
      <w:ins w:id="28" w:author="Hernandez, Jairo A." w:date="2026-09-25T21:13:00Z" w16du:dateUtc="2026-09-26T01:13:00Z">
        <w:r>
          <w:rPr>
            <w:rFonts w:ascii="Times New Roman" w:hAnsi="Times New Roman" w:cs="Times New Roman"/>
          </w:rPr>
          <w:t>Alejandra Garcia - CHDP Program</w:t>
        </w:r>
        <w:r w:rsidRPr="008F3CC4">
          <w:rPr>
            <w:rFonts w:ascii="Times New Roman" w:hAnsi="Times New Roman" w:cs="Times New Roman"/>
          </w:rPr>
          <w:t xml:space="preserve">, Allan Diaz </w:t>
        </w:r>
        <w:r w:rsidR="008F3CC4" w:rsidRPr="008F3CC4">
          <w:rPr>
            <w:rFonts w:ascii="Times New Roman" w:hAnsi="Times New Roman" w:cs="Times New Roman"/>
          </w:rPr>
          <w:t>– Early Learning Program</w:t>
        </w:r>
        <w:r w:rsidR="001059D7">
          <w:rPr>
            <w:rFonts w:ascii="Times New Roman" w:hAnsi="Times New Roman" w:cs="Times New Roman"/>
          </w:rPr>
          <w:t xml:space="preserve">, </w:t>
        </w:r>
        <w:r w:rsidR="00253932" w:rsidRPr="008F3CC4">
          <w:rPr>
            <w:rFonts w:ascii="Times New Roman" w:hAnsi="Times New Roman" w:cs="Times New Roman"/>
          </w:rPr>
          <w:t>Patricia Garcia – Roosevelt Elementary</w:t>
        </w:r>
        <w:r w:rsidR="00253932">
          <w:rPr>
            <w:rFonts w:ascii="Times New Roman" w:hAnsi="Times New Roman" w:cs="Times New Roman"/>
          </w:rPr>
          <w:t xml:space="preserve"> School Parent Coordinator, </w:t>
        </w:r>
        <w:r w:rsidRPr="00454EB2">
          <w:rPr>
            <w:rFonts w:ascii="Times New Roman" w:hAnsi="Times New Roman" w:cs="Times New Roman"/>
          </w:rPr>
          <w:t>Lizbeth Gomez -</w:t>
        </w:r>
        <w:r w:rsidR="001059D7">
          <w:rPr>
            <w:rFonts w:ascii="Times New Roman" w:hAnsi="Times New Roman" w:cs="Times New Roman"/>
          </w:rPr>
          <w:t>Early Learning Program</w:t>
        </w:r>
        <w:r>
          <w:rPr>
            <w:rFonts w:ascii="Times New Roman" w:hAnsi="Times New Roman" w:cs="Times New Roman"/>
          </w:rPr>
          <w:t xml:space="preserve">, </w:t>
        </w:r>
        <w:r w:rsidR="00253932">
          <w:rPr>
            <w:rFonts w:ascii="Times New Roman" w:hAnsi="Times New Roman" w:cs="Times New Roman"/>
          </w:rPr>
          <w:t xml:space="preserve"> Jacqueline Quintero – Monterey County Health Department, </w:t>
        </w:r>
        <w:r w:rsidR="001059D7">
          <w:rPr>
            <w:rFonts w:ascii="Times New Roman" w:hAnsi="Times New Roman" w:cs="Times New Roman"/>
          </w:rPr>
          <w:t xml:space="preserve">Jairo Hernandez – Monterey County Health Department, </w:t>
        </w:r>
        <w:r w:rsidRPr="008F3CC4">
          <w:rPr>
            <w:rFonts w:ascii="Times New Roman" w:hAnsi="Times New Roman" w:cs="Times New Roman"/>
          </w:rPr>
          <w:t>Maria Lopez -</w:t>
        </w:r>
        <w:r w:rsidR="008F3CC4">
          <w:rPr>
            <w:rFonts w:ascii="Times New Roman" w:hAnsi="Times New Roman" w:cs="Times New Roman"/>
          </w:rPr>
          <w:t>Community Member</w:t>
        </w:r>
        <w:r>
          <w:rPr>
            <w:rFonts w:ascii="Times New Roman" w:hAnsi="Times New Roman" w:cs="Times New Roman"/>
          </w:rPr>
          <w:t xml:space="preserve">, </w:t>
        </w:r>
        <w:r w:rsidR="008F3CC4" w:rsidRPr="00B86611">
          <w:rPr>
            <w:rFonts w:ascii="Times New Roman" w:hAnsi="Times New Roman" w:cs="Times New Roman"/>
          </w:rPr>
          <w:t>Roz</w:t>
        </w:r>
        <w:r w:rsidR="008F3CC4">
          <w:rPr>
            <w:rFonts w:ascii="Times New Roman" w:hAnsi="Times New Roman" w:cs="Times New Roman"/>
          </w:rPr>
          <w:t xml:space="preserve"> Saedi -</w:t>
        </w:r>
        <w:r w:rsidR="008F3CC4" w:rsidRPr="00B86611">
          <w:rPr>
            <w:rFonts w:ascii="Times New Roman" w:hAnsi="Times New Roman" w:cs="Times New Roman"/>
          </w:rPr>
          <w:t xml:space="preserve"> </w:t>
        </w:r>
        <w:r w:rsidR="008F3CC4">
          <w:rPr>
            <w:rFonts w:ascii="Times New Roman" w:hAnsi="Times New Roman" w:cs="Times New Roman"/>
          </w:rPr>
          <w:t>O</w:t>
        </w:r>
        <w:r w:rsidR="008F3CC4" w:rsidRPr="00B86611">
          <w:rPr>
            <w:rFonts w:ascii="Times New Roman" w:hAnsi="Times New Roman" w:cs="Times New Roman"/>
          </w:rPr>
          <w:t xml:space="preserve">utreach </w:t>
        </w:r>
        <w:r w:rsidR="008F3CC4">
          <w:rPr>
            <w:rFonts w:ascii="Times New Roman" w:hAnsi="Times New Roman" w:cs="Times New Roman"/>
          </w:rPr>
          <w:t>C</w:t>
        </w:r>
        <w:r w:rsidR="008F3CC4" w:rsidRPr="00B86611">
          <w:rPr>
            <w:rFonts w:ascii="Times New Roman" w:hAnsi="Times New Roman" w:cs="Times New Roman"/>
          </w:rPr>
          <w:t>o</w:t>
        </w:r>
        <w:r w:rsidR="008F3CC4">
          <w:rPr>
            <w:rFonts w:ascii="Times New Roman" w:hAnsi="Times New Roman" w:cs="Times New Roman"/>
          </w:rPr>
          <w:t xml:space="preserve">nsult Smile California, </w:t>
        </w:r>
        <w:r w:rsidR="001059D7">
          <w:rPr>
            <w:rFonts w:ascii="Times New Roman" w:hAnsi="Times New Roman" w:cs="Times New Roman"/>
          </w:rPr>
          <w:t>Alejandra Espino – Sherwood Elementary School.</w:t>
        </w:r>
      </w:ins>
    </w:p>
    <w:p w14:paraId="23439CAB" w14:textId="73DE2343" w:rsidR="00117060" w:rsidRPr="00454EB2" w:rsidRDefault="00117060" w:rsidP="00117060">
      <w:pPr>
        <w:rPr>
          <w:ins w:id="29" w:author="Hernandez, Jairo A." w:date="2026-09-25T21:13:00Z" w16du:dateUtc="2026-09-26T01:13:00Z"/>
          <w:rFonts w:ascii="Times New Roman" w:hAnsi="Times New Roman" w:cs="Times New Roman"/>
          <w:b/>
          <w:bCs/>
        </w:rPr>
      </w:pPr>
    </w:p>
    <w:p w14:paraId="53AD0D6F" w14:textId="00F8DE7C" w:rsidR="00253932" w:rsidRDefault="00117060" w:rsidP="00117060">
      <w:pPr>
        <w:rPr>
          <w:ins w:id="30" w:author="Hernandez, Jairo A." w:date="2026-09-25T21:13:00Z" w16du:dateUtc="2026-09-26T01:13:00Z"/>
          <w:rFonts w:ascii="Times New Roman" w:hAnsi="Times New Roman" w:cs="Times New Roman"/>
          <w:b/>
          <w:bCs/>
        </w:rPr>
      </w:pPr>
      <w:ins w:id="31" w:author="Hernandez, Jairo A." w:date="2026-09-25T21:13:00Z" w16du:dateUtc="2026-09-26T01:13:00Z">
        <w:r>
          <w:rPr>
            <w:rFonts w:ascii="Times New Roman" w:hAnsi="Times New Roman" w:cs="Times New Roman"/>
            <w:b/>
            <w:bCs/>
          </w:rPr>
          <w:t>Welcome &amp; Introductions</w:t>
        </w:r>
      </w:ins>
    </w:p>
    <w:p w14:paraId="667BD9FE" w14:textId="431B3F7A" w:rsidR="00253932" w:rsidRPr="00253932" w:rsidRDefault="00253932" w:rsidP="00117060">
      <w:pPr>
        <w:rPr>
          <w:ins w:id="32" w:author="Hernandez, Jairo A." w:date="2026-09-25T21:13:00Z" w16du:dateUtc="2026-09-26T01:13:00Z"/>
          <w:rFonts w:ascii="Times New Roman" w:hAnsi="Times New Roman" w:cs="Times New Roman"/>
        </w:rPr>
      </w:pPr>
      <w:ins w:id="33" w:author="Hernandez, Jairo A." w:date="2026-09-25T21:13:00Z" w16du:dateUtc="2026-09-26T01:13:00Z">
        <w:r>
          <w:rPr>
            <w:rFonts w:ascii="Times New Roman" w:hAnsi="Times New Roman" w:cs="Times New Roman"/>
          </w:rPr>
          <w:t>Jairo Hernandez convened the meeting at 1:0</w:t>
        </w:r>
        <w:r w:rsidR="00B86611">
          <w:rPr>
            <w:rFonts w:ascii="Times New Roman" w:hAnsi="Times New Roman" w:cs="Times New Roman"/>
          </w:rPr>
          <w:t>3</w:t>
        </w:r>
        <w:r>
          <w:rPr>
            <w:rFonts w:ascii="Times New Roman" w:hAnsi="Times New Roman" w:cs="Times New Roman"/>
          </w:rPr>
          <w:t xml:space="preserve">pm. Attendees were welcomed and introduced. </w:t>
        </w:r>
      </w:ins>
    </w:p>
    <w:p w14:paraId="6463B27C" w14:textId="5FC32433" w:rsidR="00117060" w:rsidRDefault="00117060" w:rsidP="00117060">
      <w:pPr>
        <w:rPr>
          <w:ins w:id="34" w:author="Hernandez, Jairo A." w:date="2026-09-25T21:13:00Z" w16du:dateUtc="2026-09-26T01:13:00Z"/>
          <w:rFonts w:ascii="Times New Roman" w:hAnsi="Times New Roman" w:cs="Times New Roman"/>
          <w:b/>
          <w:bCs/>
        </w:rPr>
      </w:pPr>
    </w:p>
    <w:p w14:paraId="5C509A9B" w14:textId="51D357A5" w:rsidR="00117060" w:rsidRDefault="00117060" w:rsidP="00117060">
      <w:pPr>
        <w:rPr>
          <w:ins w:id="35" w:author="Hernandez, Jairo A." w:date="2026-09-25T21:13:00Z" w16du:dateUtc="2026-09-26T01:13:00Z"/>
          <w:rFonts w:ascii="Times New Roman" w:hAnsi="Times New Roman" w:cs="Times New Roman"/>
          <w:b/>
          <w:bCs/>
        </w:rPr>
      </w:pPr>
      <w:ins w:id="36" w:author="Hernandez, Jairo A." w:date="2026-09-25T21:13:00Z" w16du:dateUtc="2026-09-26T01:13:00Z">
        <w:r>
          <w:rPr>
            <w:rFonts w:ascii="Times New Roman" w:hAnsi="Times New Roman" w:cs="Times New Roman"/>
            <w:b/>
            <w:bCs/>
          </w:rPr>
          <w:t xml:space="preserve">Partner &amp; Agency Announcements </w:t>
        </w:r>
      </w:ins>
    </w:p>
    <w:p w14:paraId="33D629C3" w14:textId="6BCC7CE0" w:rsidR="00117060" w:rsidRDefault="00B86611" w:rsidP="00117060">
      <w:pPr>
        <w:rPr>
          <w:ins w:id="37" w:author="Hernandez, Jairo A." w:date="2026-09-25T21:13:00Z" w16du:dateUtc="2026-09-26T01:13:00Z"/>
          <w:rFonts w:ascii="Times New Roman" w:hAnsi="Times New Roman" w:cs="Times New Roman"/>
        </w:rPr>
      </w:pPr>
      <w:ins w:id="38" w:author="Hernandez, Jairo A." w:date="2026-09-25T21:13:00Z" w16du:dateUtc="2026-09-26T01:13:00Z">
        <w:r w:rsidRPr="00B86611">
          <w:rPr>
            <w:rFonts w:ascii="Times New Roman" w:hAnsi="Times New Roman" w:cs="Times New Roman"/>
          </w:rPr>
          <w:t xml:space="preserve">Maria Lopez </w:t>
        </w:r>
        <w:r>
          <w:rPr>
            <w:rFonts w:ascii="Times New Roman" w:hAnsi="Times New Roman" w:cs="Times New Roman"/>
          </w:rPr>
          <w:t>shared</w:t>
        </w:r>
        <w:r w:rsidRPr="00B86611">
          <w:rPr>
            <w:rFonts w:ascii="Times New Roman" w:hAnsi="Times New Roman" w:cs="Times New Roman"/>
          </w:rPr>
          <w:t xml:space="preserve"> </w:t>
        </w:r>
        <w:r w:rsidR="008F3CC4">
          <w:rPr>
            <w:rFonts w:ascii="Times New Roman" w:hAnsi="Times New Roman" w:cs="Times New Roman"/>
          </w:rPr>
          <w:t xml:space="preserve">a new </w:t>
        </w:r>
        <w:r w:rsidR="00B431CB">
          <w:rPr>
            <w:rFonts w:ascii="Times New Roman" w:hAnsi="Times New Roman" w:cs="Times New Roman"/>
          </w:rPr>
          <w:t xml:space="preserve">county </w:t>
        </w:r>
        <w:r w:rsidR="008F3CC4">
          <w:rPr>
            <w:rFonts w:ascii="Times New Roman" w:hAnsi="Times New Roman" w:cs="Times New Roman"/>
          </w:rPr>
          <w:t xml:space="preserve">resource </w:t>
        </w:r>
        <w:r w:rsidR="00B431CB">
          <w:rPr>
            <w:rFonts w:ascii="Times New Roman" w:hAnsi="Times New Roman" w:cs="Times New Roman"/>
          </w:rPr>
          <w:t xml:space="preserve">for individuals that are seeing </w:t>
        </w:r>
        <w:r>
          <w:rPr>
            <w:rFonts w:ascii="Times New Roman" w:hAnsi="Times New Roman" w:cs="Times New Roman"/>
          </w:rPr>
          <w:t>mental health services</w:t>
        </w:r>
        <w:r w:rsidR="008F3CC4">
          <w:rPr>
            <w:rFonts w:ascii="Times New Roman" w:hAnsi="Times New Roman" w:cs="Times New Roman"/>
          </w:rPr>
          <w:t xml:space="preserve">. </w:t>
        </w:r>
        <w:r w:rsidR="00B431CB">
          <w:rPr>
            <w:rFonts w:ascii="Times New Roman" w:hAnsi="Times New Roman" w:cs="Times New Roman"/>
          </w:rPr>
          <w:t xml:space="preserve">A three-digit phone number may be </w:t>
        </w:r>
        <w:r w:rsidR="0066376B">
          <w:rPr>
            <w:rFonts w:ascii="Times New Roman" w:hAnsi="Times New Roman" w:cs="Times New Roman"/>
          </w:rPr>
          <w:t xml:space="preserve">dialed </w:t>
        </w:r>
        <w:r w:rsidR="00B431CB">
          <w:rPr>
            <w:rFonts w:ascii="Times New Roman" w:hAnsi="Times New Roman" w:cs="Times New Roman"/>
          </w:rPr>
          <w:t>and an operator can connect callers to mental health services</w:t>
        </w:r>
        <w:r w:rsidR="0066376B">
          <w:rPr>
            <w:rFonts w:ascii="Times New Roman" w:hAnsi="Times New Roman" w:cs="Times New Roman"/>
          </w:rPr>
          <w:t xml:space="preserve"> in the county</w:t>
        </w:r>
        <w:r w:rsidR="00B431CB">
          <w:rPr>
            <w:rFonts w:ascii="Times New Roman" w:hAnsi="Times New Roman" w:cs="Times New Roman"/>
          </w:rPr>
          <w:t xml:space="preserve">. </w:t>
        </w:r>
      </w:ins>
    </w:p>
    <w:p w14:paraId="5D481CA2" w14:textId="327F5310" w:rsidR="008F3CC4" w:rsidRDefault="008F3CC4" w:rsidP="00117060">
      <w:pPr>
        <w:rPr>
          <w:ins w:id="39" w:author="Hernandez, Jairo A." w:date="2026-09-25T21:13:00Z" w16du:dateUtc="2026-09-26T01:13:00Z"/>
          <w:rFonts w:ascii="Times New Roman" w:hAnsi="Times New Roman" w:cs="Times New Roman"/>
        </w:rPr>
      </w:pPr>
    </w:p>
    <w:p w14:paraId="59A248FB" w14:textId="47EF5EDF" w:rsidR="008F3CC4" w:rsidRPr="008F3CC4" w:rsidRDefault="008F3CC4" w:rsidP="00117060">
      <w:pPr>
        <w:rPr>
          <w:ins w:id="40" w:author="Hernandez, Jairo A." w:date="2026-09-25T21:13:00Z" w16du:dateUtc="2026-09-26T01:13:00Z"/>
          <w:rFonts w:ascii="Times New Roman" w:hAnsi="Times New Roman" w:cs="Times New Roman"/>
        </w:rPr>
      </w:pPr>
      <w:ins w:id="41" w:author="Hernandez, Jairo A." w:date="2026-09-25T21:13:00Z" w16du:dateUtc="2026-09-26T01:13:00Z">
        <w:r w:rsidRPr="008F3CC4">
          <w:rPr>
            <w:rFonts w:ascii="Times New Roman" w:hAnsi="Times New Roman" w:cs="Times New Roman"/>
          </w:rPr>
          <w:t>Alejandra Garcia shared the expected</w:t>
        </w:r>
        <w:r>
          <w:rPr>
            <w:rFonts w:ascii="Times New Roman" w:hAnsi="Times New Roman" w:cs="Times New Roman"/>
          </w:rPr>
          <w:t xml:space="preserve"> termination date of the CHDP Program will be on July 1</w:t>
        </w:r>
        <w:r w:rsidRPr="008F3CC4">
          <w:rPr>
            <w:rFonts w:ascii="Times New Roman" w:hAnsi="Times New Roman" w:cs="Times New Roman"/>
            <w:vertAlign w:val="superscript"/>
          </w:rPr>
          <w:t>st</w:t>
        </w:r>
        <w:r>
          <w:rPr>
            <w:rFonts w:ascii="Times New Roman" w:hAnsi="Times New Roman" w:cs="Times New Roman"/>
          </w:rPr>
          <w:t xml:space="preserve">, 2024. The program duties will be taken over by the Monterey County Alliance Program. </w:t>
        </w:r>
        <w:r w:rsidR="0066376B">
          <w:rPr>
            <w:rFonts w:ascii="Times New Roman" w:hAnsi="Times New Roman" w:cs="Times New Roman"/>
          </w:rPr>
          <w:t xml:space="preserve">Alejandra will keep us posted of any program impacts. </w:t>
        </w:r>
      </w:ins>
    </w:p>
    <w:p w14:paraId="3E871510" w14:textId="71DD9B5A" w:rsidR="00115001" w:rsidRDefault="00115001" w:rsidP="00117060">
      <w:pPr>
        <w:rPr>
          <w:ins w:id="42" w:author="Hernandez, Jairo A." w:date="2026-09-25T21:13:00Z" w16du:dateUtc="2026-09-26T01:13:00Z"/>
          <w:rFonts w:ascii="Times New Roman" w:hAnsi="Times New Roman" w:cs="Times New Roman"/>
        </w:rPr>
      </w:pPr>
    </w:p>
    <w:p w14:paraId="727608A2" w14:textId="2138D919" w:rsidR="00115001" w:rsidRDefault="00454EB2" w:rsidP="00117060">
      <w:pPr>
        <w:rPr>
          <w:ins w:id="43" w:author="Hernandez, Jairo A." w:date="2026-09-25T21:13:00Z" w16du:dateUtc="2026-09-26T01:13:00Z"/>
          <w:rFonts w:ascii="Times New Roman" w:hAnsi="Times New Roman" w:cs="Times New Roman"/>
        </w:rPr>
      </w:pPr>
      <w:ins w:id="44" w:author="Hernandez, Jairo A." w:date="2026-09-25T21:13:00Z" w16du:dateUtc="2026-09-26T01:13:00Z">
        <w:r>
          <w:rPr>
            <w:rFonts w:ascii="Times New Roman" w:hAnsi="Times New Roman" w:cs="Times New Roman"/>
          </w:rPr>
          <w:t xml:space="preserve">Jairo shard that due to COVID-19 precautions, </w:t>
        </w:r>
        <w:r w:rsidR="00115001">
          <w:rPr>
            <w:rFonts w:ascii="Times New Roman" w:hAnsi="Times New Roman" w:cs="Times New Roman"/>
          </w:rPr>
          <w:t>M</w:t>
        </w:r>
        <w:r>
          <w:rPr>
            <w:rFonts w:ascii="Times New Roman" w:hAnsi="Times New Roman" w:cs="Times New Roman"/>
          </w:rPr>
          <w:t xml:space="preserve">C </w:t>
        </w:r>
        <w:r w:rsidR="00115001">
          <w:rPr>
            <w:rFonts w:ascii="Times New Roman" w:hAnsi="Times New Roman" w:cs="Times New Roman"/>
          </w:rPr>
          <w:t xml:space="preserve">Choice continues to offer </w:t>
        </w:r>
        <w:r>
          <w:rPr>
            <w:rFonts w:ascii="Times New Roman" w:hAnsi="Times New Roman" w:cs="Times New Roman"/>
          </w:rPr>
          <w:t>consultation and services only by</w:t>
        </w:r>
        <w:r w:rsidR="00115001">
          <w:rPr>
            <w:rFonts w:ascii="Times New Roman" w:hAnsi="Times New Roman" w:cs="Times New Roman"/>
          </w:rPr>
          <w:t xml:space="preserve"> phone </w:t>
        </w:r>
        <w:r>
          <w:rPr>
            <w:rFonts w:ascii="Times New Roman" w:hAnsi="Times New Roman" w:cs="Times New Roman"/>
          </w:rPr>
          <w:t xml:space="preserve">for the time being. </w:t>
        </w:r>
        <w:r w:rsidR="00115001">
          <w:rPr>
            <w:rFonts w:ascii="Times New Roman" w:hAnsi="Times New Roman" w:cs="Times New Roman"/>
          </w:rPr>
          <w:t xml:space="preserve"> </w:t>
        </w:r>
        <w:r>
          <w:rPr>
            <w:rFonts w:ascii="Times New Roman" w:hAnsi="Times New Roman" w:cs="Times New Roman"/>
          </w:rPr>
          <w:t xml:space="preserve">Additionally, </w:t>
        </w:r>
        <w:r w:rsidR="008F3CC4">
          <w:rPr>
            <w:rFonts w:ascii="Times New Roman" w:hAnsi="Times New Roman" w:cs="Times New Roman"/>
          </w:rPr>
          <w:t xml:space="preserve">Jairo </w:t>
        </w:r>
        <w:r>
          <w:rPr>
            <w:rFonts w:ascii="Times New Roman" w:hAnsi="Times New Roman" w:cs="Times New Roman"/>
          </w:rPr>
          <w:t>share with the group</w:t>
        </w:r>
        <w:r w:rsidR="008F3CC4">
          <w:rPr>
            <w:rFonts w:ascii="Times New Roman" w:hAnsi="Times New Roman" w:cs="Times New Roman"/>
          </w:rPr>
          <w:t xml:space="preserve"> </w:t>
        </w:r>
        <w:r w:rsidR="0066376B">
          <w:rPr>
            <w:rFonts w:ascii="Times New Roman" w:hAnsi="Times New Roman" w:cs="Times New Roman"/>
          </w:rPr>
          <w:t xml:space="preserve">information on </w:t>
        </w:r>
        <w:r w:rsidR="008F3CC4">
          <w:rPr>
            <w:rFonts w:ascii="Times New Roman" w:hAnsi="Times New Roman" w:cs="Times New Roman"/>
          </w:rPr>
          <w:t xml:space="preserve">COVID-19 treatment </w:t>
        </w:r>
        <w:r>
          <w:rPr>
            <w:rFonts w:ascii="Times New Roman" w:hAnsi="Times New Roman" w:cs="Times New Roman"/>
          </w:rPr>
          <w:t>provided the California State Department of Health, Office of Oral Health.</w:t>
        </w:r>
        <w:r w:rsidR="00D55242">
          <w:rPr>
            <w:rFonts w:ascii="Times New Roman" w:hAnsi="Times New Roman" w:cs="Times New Roman"/>
          </w:rPr>
          <w:t xml:space="preserve"> Jairo shared electronically </w:t>
        </w:r>
        <w:r w:rsidR="0066376B">
          <w:rPr>
            <w:rFonts w:ascii="Times New Roman" w:hAnsi="Times New Roman" w:cs="Times New Roman"/>
          </w:rPr>
          <w:t xml:space="preserve">COVID-19 treatment handouts </w:t>
        </w:r>
        <w:r w:rsidR="00D55242">
          <w:rPr>
            <w:rFonts w:ascii="Times New Roman" w:hAnsi="Times New Roman" w:cs="Times New Roman"/>
          </w:rPr>
          <w:t>that include</w:t>
        </w:r>
        <w:r w:rsidR="0066376B">
          <w:rPr>
            <w:rFonts w:ascii="Times New Roman" w:hAnsi="Times New Roman" w:cs="Times New Roman"/>
          </w:rPr>
          <w:t xml:space="preserve"> information on the medication</w:t>
        </w:r>
        <w:r w:rsidR="00D55242">
          <w:rPr>
            <w:rFonts w:ascii="Times New Roman" w:hAnsi="Times New Roman" w:cs="Times New Roman"/>
          </w:rPr>
          <w:t>s</w:t>
        </w:r>
        <w:r w:rsidR="0066376B">
          <w:rPr>
            <w:rFonts w:ascii="Times New Roman" w:hAnsi="Times New Roman" w:cs="Times New Roman"/>
          </w:rPr>
          <w:t>, efficacy, risk groups and patient eligibility criteria, and other common questions and answers.</w:t>
        </w:r>
      </w:ins>
    </w:p>
    <w:p w14:paraId="0F02CAB8" w14:textId="5D572011" w:rsidR="00B86611" w:rsidRPr="00B86611" w:rsidRDefault="00115001" w:rsidP="00117060">
      <w:pPr>
        <w:rPr>
          <w:ins w:id="45" w:author="Hernandez, Jairo A." w:date="2026-09-25T21:13:00Z" w16du:dateUtc="2026-09-26T01:13:00Z"/>
          <w:rFonts w:ascii="Times New Roman" w:hAnsi="Times New Roman" w:cs="Times New Roman"/>
        </w:rPr>
      </w:pPr>
      <w:ins w:id="46" w:author="Hernandez, Jairo A." w:date="2026-09-25T21:13:00Z" w16du:dateUtc="2026-09-26T01:13:00Z">
        <w:r>
          <w:rPr>
            <w:rFonts w:ascii="Times New Roman" w:hAnsi="Times New Roman" w:cs="Times New Roman"/>
          </w:rPr>
          <w:t xml:space="preserve"> </w:t>
        </w:r>
        <w:r w:rsidR="00B86611">
          <w:rPr>
            <w:rFonts w:ascii="Times New Roman" w:hAnsi="Times New Roman" w:cs="Times New Roman"/>
          </w:rPr>
          <w:t xml:space="preserve"> </w:t>
        </w:r>
      </w:ins>
    </w:p>
    <w:p w14:paraId="1C53393C" w14:textId="3DA657AF" w:rsidR="00117060" w:rsidRDefault="00117060" w:rsidP="00117060">
      <w:pPr>
        <w:rPr>
          <w:ins w:id="47" w:author="Hernandez, Jairo A." w:date="2026-09-25T21:13:00Z" w16du:dateUtc="2026-09-26T01:13:00Z"/>
          <w:rFonts w:ascii="Times New Roman" w:hAnsi="Times New Roman" w:cs="Times New Roman"/>
          <w:b/>
          <w:bCs/>
        </w:rPr>
      </w:pPr>
      <w:ins w:id="48" w:author="Hernandez, Jairo A." w:date="2026-09-25T21:13:00Z" w16du:dateUtc="2026-09-26T01:13:00Z">
        <w:r w:rsidRPr="00454EB2">
          <w:rPr>
            <w:rFonts w:ascii="Times New Roman" w:hAnsi="Times New Roman" w:cs="Times New Roman"/>
            <w:b/>
            <w:bCs/>
          </w:rPr>
          <w:t>Dental Screening Update</w:t>
        </w:r>
      </w:ins>
    </w:p>
    <w:p w14:paraId="317EA56C" w14:textId="6913372E" w:rsidR="0066376B" w:rsidRPr="00D55242" w:rsidRDefault="00FB0630" w:rsidP="00117060">
      <w:pPr>
        <w:rPr>
          <w:ins w:id="49" w:author="Hernandez, Jairo A." w:date="2026-09-25T21:13:00Z" w16du:dateUtc="2026-09-26T01:13:00Z"/>
          <w:rFonts w:ascii="Times New Roman" w:hAnsi="Times New Roman" w:cs="Times New Roman"/>
        </w:rPr>
      </w:pPr>
      <w:ins w:id="50" w:author="Hernandez, Jairo A." w:date="2026-09-25T21:13:00Z" w16du:dateUtc="2026-09-26T01:13:00Z">
        <w:r>
          <w:rPr>
            <w:rFonts w:ascii="Times New Roman" w:hAnsi="Times New Roman" w:cs="Times New Roman"/>
          </w:rPr>
          <w:t>Jairo</w:t>
        </w:r>
        <w:r w:rsidR="00D55242" w:rsidRPr="00D55242">
          <w:rPr>
            <w:rFonts w:ascii="Times New Roman" w:hAnsi="Times New Roman" w:cs="Times New Roman"/>
          </w:rPr>
          <w:t xml:space="preserve"> meet with Sherwood and Rosevelt Elementary School on August 8th and October 11th to discuss the planning of pilot school screening events. A pilot screening was scheduled for November15th at Rosevelt Elementary, however, it was canceled due to unforeseen logistical challenges. </w:t>
        </w:r>
        <w:r>
          <w:rPr>
            <w:rFonts w:ascii="Times New Roman" w:hAnsi="Times New Roman" w:cs="Times New Roman"/>
          </w:rPr>
          <w:t>The oral health program</w:t>
        </w:r>
        <w:r w:rsidR="00D55242" w:rsidRPr="00D55242">
          <w:rPr>
            <w:rFonts w:ascii="Times New Roman" w:hAnsi="Times New Roman" w:cs="Times New Roman"/>
          </w:rPr>
          <w:t xml:space="preserve"> plans to reconnect with Monterey County Clinic Services to receive updates of the expansion of dental services and revisit timelines for support with school screenings.</w:t>
        </w:r>
      </w:ins>
    </w:p>
    <w:p w14:paraId="4C748C91" w14:textId="2E41716A" w:rsidR="00117060" w:rsidRPr="00454EB2" w:rsidRDefault="00117060" w:rsidP="00117060">
      <w:pPr>
        <w:rPr>
          <w:ins w:id="51" w:author="Hernandez, Jairo A." w:date="2026-09-25T21:13:00Z" w16du:dateUtc="2026-09-26T01:13:00Z"/>
          <w:rFonts w:ascii="Times New Roman" w:hAnsi="Times New Roman" w:cs="Times New Roman"/>
        </w:rPr>
      </w:pPr>
    </w:p>
    <w:p w14:paraId="1FA8C813" w14:textId="457308A0" w:rsidR="00117060" w:rsidRDefault="00117060" w:rsidP="00117060">
      <w:pPr>
        <w:rPr>
          <w:ins w:id="52" w:author="Hernandez, Jairo A." w:date="2026-09-25T21:13:00Z" w16du:dateUtc="2026-09-26T01:13:00Z"/>
          <w:rFonts w:ascii="Times New Roman" w:hAnsi="Times New Roman" w:cs="Times New Roman"/>
          <w:b/>
          <w:bCs/>
        </w:rPr>
      </w:pPr>
      <w:ins w:id="53" w:author="Hernandez, Jairo A." w:date="2026-09-25T21:13:00Z" w16du:dateUtc="2026-09-26T01:13:00Z">
        <w:r>
          <w:rPr>
            <w:rFonts w:ascii="Times New Roman" w:hAnsi="Times New Roman" w:cs="Times New Roman"/>
            <w:b/>
            <w:bCs/>
          </w:rPr>
          <w:t xml:space="preserve">Outreach &amp; Education </w:t>
        </w:r>
      </w:ins>
    </w:p>
    <w:p w14:paraId="691EADE0" w14:textId="639376DB" w:rsidR="00117060" w:rsidRDefault="00D55242" w:rsidP="00117060">
      <w:pPr>
        <w:rPr>
          <w:ins w:id="54" w:author="Hernandez, Jairo A." w:date="2026-09-25T21:13:00Z" w16du:dateUtc="2026-09-26T01:13:00Z"/>
          <w:rFonts w:ascii="Times New Roman" w:hAnsi="Times New Roman" w:cs="Times New Roman"/>
        </w:rPr>
      </w:pPr>
      <w:ins w:id="55" w:author="Hernandez, Jairo A." w:date="2026-09-25T21:13:00Z" w16du:dateUtc="2026-09-26T01:13:00Z">
        <w:r>
          <w:rPr>
            <w:rFonts w:ascii="Times New Roman" w:hAnsi="Times New Roman" w:cs="Times New Roman"/>
          </w:rPr>
          <w:t>Jairo shared that t</w:t>
        </w:r>
        <w:r w:rsidRPr="00D55242">
          <w:rPr>
            <w:rFonts w:ascii="Times New Roman" w:hAnsi="Times New Roman" w:cs="Times New Roman"/>
          </w:rPr>
          <w:t>wo in-person parent workshops were conducted at Loma Vista, and Sherwood Elementary on October 24th and 28th. A total of 16 parents attended the workshops. Parent workshops consisted of information o</w:t>
        </w:r>
        <w:r w:rsidR="005C34FC">
          <w:rPr>
            <w:rFonts w:ascii="Times New Roman" w:hAnsi="Times New Roman" w:cs="Times New Roman"/>
          </w:rPr>
          <w:t>n</w:t>
        </w:r>
        <w:r w:rsidRPr="00D55242">
          <w:rPr>
            <w:rFonts w:ascii="Times New Roman" w:hAnsi="Times New Roman" w:cs="Times New Roman"/>
          </w:rPr>
          <w:t xml:space="preserve"> cavity prevention by reducing sugar intake, </w:t>
        </w:r>
        <w:r w:rsidR="005C34FC">
          <w:rPr>
            <w:rFonts w:ascii="Times New Roman" w:hAnsi="Times New Roman" w:cs="Times New Roman"/>
          </w:rPr>
          <w:t xml:space="preserve">establishing a </w:t>
        </w:r>
        <w:r w:rsidR="005C34FC">
          <w:rPr>
            <w:rFonts w:ascii="Times New Roman" w:hAnsi="Times New Roman" w:cs="Times New Roman"/>
          </w:rPr>
          <w:lastRenderedPageBreak/>
          <w:t xml:space="preserve">dental home </w:t>
        </w:r>
        <w:r w:rsidRPr="00D55242">
          <w:rPr>
            <w:rFonts w:ascii="Times New Roman" w:hAnsi="Times New Roman" w:cs="Times New Roman"/>
          </w:rPr>
          <w:t xml:space="preserve">and </w:t>
        </w:r>
        <w:r w:rsidR="005C34FC">
          <w:rPr>
            <w:rFonts w:ascii="Times New Roman" w:hAnsi="Times New Roman" w:cs="Times New Roman"/>
          </w:rPr>
          <w:t xml:space="preserve">dental services that are covered through </w:t>
        </w:r>
        <w:r w:rsidRPr="00D55242">
          <w:rPr>
            <w:rFonts w:ascii="Times New Roman" w:hAnsi="Times New Roman" w:cs="Times New Roman"/>
          </w:rPr>
          <w:t xml:space="preserve">Medi-Cal dental. </w:t>
        </w:r>
        <w:r>
          <w:rPr>
            <w:rFonts w:ascii="Times New Roman" w:hAnsi="Times New Roman" w:cs="Times New Roman"/>
          </w:rPr>
          <w:t>The oral health program is</w:t>
        </w:r>
        <w:r w:rsidRPr="00D55242">
          <w:rPr>
            <w:rFonts w:ascii="Times New Roman" w:hAnsi="Times New Roman" w:cs="Times New Roman"/>
          </w:rPr>
          <w:t xml:space="preserve"> scheduled to conduct a parent workshop at Los Padres Elementary and at </w:t>
        </w:r>
        <w:r>
          <w:rPr>
            <w:rFonts w:ascii="Times New Roman" w:hAnsi="Times New Roman" w:cs="Times New Roman"/>
          </w:rPr>
          <w:t>Early Learning Program (ELP)</w:t>
        </w:r>
        <w:r w:rsidRPr="00D55242">
          <w:rPr>
            <w:rFonts w:ascii="Times New Roman" w:hAnsi="Times New Roman" w:cs="Times New Roman"/>
          </w:rPr>
          <w:t xml:space="preserve"> in February 2023.</w:t>
        </w:r>
        <w:r>
          <w:rPr>
            <w:rFonts w:ascii="Times New Roman" w:hAnsi="Times New Roman" w:cs="Times New Roman"/>
          </w:rPr>
          <w:t xml:space="preserve"> Lastly, </w:t>
        </w:r>
        <w:r w:rsidRPr="00D55242">
          <w:rPr>
            <w:rFonts w:ascii="Times New Roman" w:hAnsi="Times New Roman" w:cs="Times New Roman"/>
          </w:rPr>
          <w:t>17 classroom presentations were provided to kindergartners and first graders at Loma Vista and Sherwood Elementary.</w:t>
        </w:r>
        <w:r w:rsidR="000C0CF5">
          <w:rPr>
            <w:rFonts w:ascii="Times New Roman" w:hAnsi="Times New Roman" w:cs="Times New Roman"/>
          </w:rPr>
          <w:t xml:space="preserve"> In addition to school presentations, Jairo would like to enhance outreach efforts to increase reach. Possible ideas for outreach are attending open house, holiday and kinder events. Patricia mentioned that Rosevelt is open to having oral health outreach after school during parent pick up times.  </w:t>
        </w:r>
      </w:ins>
    </w:p>
    <w:p w14:paraId="3F506212" w14:textId="77777777" w:rsidR="00D55242" w:rsidRDefault="00D55242" w:rsidP="00117060">
      <w:pPr>
        <w:rPr>
          <w:ins w:id="56" w:author="Hernandez, Jairo A." w:date="2026-09-25T21:13:00Z" w16du:dateUtc="2026-09-26T01:13:00Z"/>
          <w:rFonts w:ascii="Times New Roman" w:hAnsi="Times New Roman" w:cs="Times New Roman"/>
        </w:rPr>
      </w:pPr>
    </w:p>
    <w:p w14:paraId="52D95951" w14:textId="77777777" w:rsidR="00D55242" w:rsidRPr="00253932" w:rsidRDefault="00D55242" w:rsidP="00117060">
      <w:pPr>
        <w:rPr>
          <w:ins w:id="57" w:author="Hernandez, Jairo A." w:date="2026-09-25T21:13:00Z" w16du:dateUtc="2026-09-26T01:13:00Z"/>
          <w:rFonts w:ascii="Times New Roman" w:hAnsi="Times New Roman" w:cs="Times New Roman"/>
        </w:rPr>
      </w:pPr>
    </w:p>
    <w:p w14:paraId="244EB95D" w14:textId="61214999" w:rsidR="00117060" w:rsidRDefault="00117060" w:rsidP="00117060">
      <w:pPr>
        <w:rPr>
          <w:ins w:id="58" w:author="Hernandez, Jairo A." w:date="2026-09-25T21:13:00Z" w16du:dateUtc="2026-09-26T01:13:00Z"/>
          <w:rFonts w:ascii="Times New Roman" w:hAnsi="Times New Roman" w:cs="Times New Roman"/>
          <w:b/>
          <w:bCs/>
        </w:rPr>
      </w:pPr>
      <w:ins w:id="59" w:author="Hernandez, Jairo A." w:date="2026-09-25T21:13:00Z" w16du:dateUtc="2026-09-26T01:13:00Z">
        <w:r>
          <w:rPr>
            <w:rFonts w:ascii="Times New Roman" w:hAnsi="Times New Roman" w:cs="Times New Roman"/>
            <w:b/>
            <w:bCs/>
          </w:rPr>
          <w:t>Brainstorm Session to Identify New Schools</w:t>
        </w:r>
      </w:ins>
    </w:p>
    <w:p w14:paraId="5176D6B1" w14:textId="787E4C00" w:rsidR="005C34FC" w:rsidRDefault="005C34FC" w:rsidP="00117060">
      <w:pPr>
        <w:rPr>
          <w:ins w:id="60" w:author="Hernandez, Jairo A." w:date="2026-09-25T21:13:00Z" w16du:dateUtc="2026-09-26T01:13:00Z"/>
          <w:rFonts w:ascii="Times New Roman" w:hAnsi="Times New Roman" w:cs="Times New Roman"/>
        </w:rPr>
      </w:pPr>
      <w:ins w:id="61" w:author="Hernandez, Jairo A." w:date="2026-09-25T21:13:00Z" w16du:dateUtc="2026-09-26T01:13:00Z">
        <w:r>
          <w:rPr>
            <w:rFonts w:ascii="Times New Roman" w:hAnsi="Times New Roman" w:cs="Times New Roman"/>
          </w:rPr>
          <w:t xml:space="preserve">Marial Lopez shared </w:t>
        </w:r>
        <w:r w:rsidR="002D2D05">
          <w:rPr>
            <w:rFonts w:ascii="Times New Roman" w:hAnsi="Times New Roman" w:cs="Times New Roman"/>
          </w:rPr>
          <w:t>the contact information of the director of the</w:t>
        </w:r>
        <w:r>
          <w:rPr>
            <w:rFonts w:ascii="Times New Roman" w:hAnsi="Times New Roman" w:cs="Times New Roman"/>
          </w:rPr>
          <w:t xml:space="preserve"> Greenfield School </w:t>
        </w:r>
        <w:r w:rsidR="002D2D05">
          <w:rPr>
            <w:rFonts w:ascii="Times New Roman" w:hAnsi="Times New Roman" w:cs="Times New Roman"/>
          </w:rPr>
          <w:t>D</w:t>
        </w:r>
        <w:r>
          <w:rPr>
            <w:rFonts w:ascii="Times New Roman" w:hAnsi="Times New Roman" w:cs="Times New Roman"/>
          </w:rPr>
          <w:t>istrict</w:t>
        </w:r>
        <w:r w:rsidR="002D2D05">
          <w:rPr>
            <w:rFonts w:ascii="Times New Roman" w:hAnsi="Times New Roman" w:cs="Times New Roman"/>
          </w:rPr>
          <w:t xml:space="preserve">. Alejandra Garica shared two possible contact leads for Dr. Oscar F. Loya Elementary School. Jario will follow up with school leads and will continue to seek additional contacts for other target school districts. </w:t>
        </w:r>
        <w:r w:rsidR="00EC5F25">
          <w:rPr>
            <w:rFonts w:ascii="Times New Roman" w:hAnsi="Times New Roman" w:cs="Times New Roman"/>
          </w:rPr>
          <w:t xml:space="preserve"> </w:t>
        </w:r>
      </w:ins>
    </w:p>
    <w:p w14:paraId="27492424" w14:textId="47146C1E" w:rsidR="00117060" w:rsidRDefault="00117060" w:rsidP="00117060">
      <w:pPr>
        <w:rPr>
          <w:ins w:id="62" w:author="Hernandez, Jairo A." w:date="2026-09-25T21:13:00Z" w16du:dateUtc="2026-09-26T01:13:00Z"/>
          <w:rFonts w:ascii="Times New Roman" w:hAnsi="Times New Roman" w:cs="Times New Roman"/>
        </w:rPr>
      </w:pPr>
    </w:p>
    <w:p w14:paraId="7584A4EB" w14:textId="77777777" w:rsidR="000C0CF5" w:rsidRPr="00253932" w:rsidRDefault="000C0CF5" w:rsidP="00117060">
      <w:pPr>
        <w:rPr>
          <w:ins w:id="63" w:author="Hernandez, Jairo A." w:date="2026-09-25T21:13:00Z" w16du:dateUtc="2026-09-26T01:13:00Z"/>
          <w:rFonts w:ascii="Times New Roman" w:hAnsi="Times New Roman" w:cs="Times New Roman"/>
        </w:rPr>
      </w:pPr>
    </w:p>
    <w:p w14:paraId="5781F003" w14:textId="1442A6BD" w:rsidR="00117060" w:rsidRDefault="00117060" w:rsidP="00117060">
      <w:pPr>
        <w:rPr>
          <w:ins w:id="64" w:author="Hernandez, Jairo A." w:date="2026-09-25T21:13:00Z" w16du:dateUtc="2026-09-26T01:13:00Z"/>
          <w:rFonts w:ascii="Times New Roman" w:hAnsi="Times New Roman" w:cs="Times New Roman"/>
          <w:b/>
          <w:bCs/>
        </w:rPr>
      </w:pPr>
      <w:ins w:id="65" w:author="Hernandez, Jairo A." w:date="2026-09-25T21:13:00Z" w16du:dateUtc="2026-09-26T01:13:00Z">
        <w:r>
          <w:rPr>
            <w:rFonts w:ascii="Times New Roman" w:hAnsi="Times New Roman" w:cs="Times New Roman"/>
            <w:b/>
            <w:bCs/>
          </w:rPr>
          <w:t xml:space="preserve">Meeting Adjourn </w:t>
        </w:r>
      </w:ins>
    </w:p>
    <w:p w14:paraId="6C8938ED" w14:textId="77777777" w:rsidR="00FE0B89" w:rsidRPr="00AC0136" w:rsidRDefault="00FE0B89" w:rsidP="00FE0B89">
      <w:pPr>
        <w:pStyle w:val="NoSpacing"/>
        <w:ind w:left="-360"/>
        <w:jc w:val="center"/>
        <w:rPr>
          <w:del w:id="66" w:author="Hernandez, Jairo A." w:date="2026-09-25T21:13:00Z" w16du:dateUtc="2026-09-26T01:13:00Z"/>
          <w:rFonts w:ascii="Gill Sans MT" w:hAnsi="Gill Sans MT"/>
        </w:rPr>
      </w:pPr>
      <w:del w:id="67" w:author="Hernandez, Jairo A." w:date="2026-09-25T21:13:00Z" w16du:dateUtc="2026-09-26T01:13:00Z">
        <w:r w:rsidRPr="001361AB">
          <w:rPr>
            <w:rFonts w:ascii="Gill Sans MT" w:hAnsi="Gill Sans MT"/>
          </w:rPr>
          <w:delText>3:00-</w:delText>
        </w:r>
        <w:r w:rsidR="00D21AED" w:rsidRPr="001361AB">
          <w:rPr>
            <w:rFonts w:ascii="Gill Sans MT" w:hAnsi="Gill Sans MT"/>
          </w:rPr>
          <w:delText>5</w:delText>
        </w:r>
        <w:r w:rsidRPr="001361AB">
          <w:rPr>
            <w:rFonts w:ascii="Gill Sans MT" w:hAnsi="Gill Sans MT"/>
          </w:rPr>
          <w:delText>:00 pm</w:delText>
        </w:r>
      </w:del>
    </w:p>
    <w:p w14:paraId="6759DED8" w14:textId="77777777" w:rsidR="00FE0B89" w:rsidRPr="00AC0136" w:rsidRDefault="00FE0B89" w:rsidP="00FE0B89">
      <w:pPr>
        <w:pStyle w:val="NoSpacing"/>
        <w:pBdr>
          <w:bottom w:val="single" w:sz="6" w:space="1" w:color="auto"/>
        </w:pBdr>
        <w:ind w:left="-360"/>
        <w:rPr>
          <w:del w:id="68" w:author="Hernandez, Jairo A." w:date="2026-09-25T21:13:00Z" w16du:dateUtc="2026-09-26T01:13:00Z"/>
          <w:rFonts w:ascii="Gill Sans MT" w:hAnsi="Gill Sans MT"/>
        </w:rPr>
      </w:pPr>
    </w:p>
    <w:p w14:paraId="7DC70352" w14:textId="77777777" w:rsidR="00FE0B89" w:rsidRPr="00AC0136" w:rsidRDefault="00FE0B89" w:rsidP="00FE0B89">
      <w:pPr>
        <w:pStyle w:val="NoSpacing"/>
        <w:ind w:left="-360"/>
        <w:rPr>
          <w:del w:id="69" w:author="Hernandez, Jairo A." w:date="2026-09-25T21:13:00Z" w16du:dateUtc="2026-09-26T01:13:00Z"/>
          <w:rFonts w:ascii="Gill Sans MT" w:hAnsi="Gill Sans MT"/>
        </w:rPr>
      </w:pPr>
    </w:p>
    <w:p w14:paraId="56D74E7C" w14:textId="4D1C31F3" w:rsidR="003F4067" w:rsidRPr="001361AB" w:rsidRDefault="00FE0B89" w:rsidP="00FE0B89">
      <w:pPr>
        <w:pStyle w:val="NoSpacing"/>
        <w:ind w:left="-360"/>
        <w:rPr>
          <w:del w:id="70" w:author="Hernandez, Jairo A." w:date="2026-09-25T21:13:00Z" w16du:dateUtc="2026-09-26T01:13:00Z"/>
          <w:rFonts w:ascii="Gill Sans MT" w:hAnsi="Gill Sans MT"/>
        </w:rPr>
      </w:pPr>
      <w:del w:id="71" w:author="Hernandez, Jairo A." w:date="2026-09-25T21:13:00Z" w16du:dateUtc="2026-09-26T01:13:00Z">
        <w:r w:rsidRPr="00AC0136">
          <w:rPr>
            <w:rFonts w:ascii="Gill Sans MT" w:hAnsi="Gill Sans MT"/>
            <w:u w:val="single"/>
          </w:rPr>
          <w:delText xml:space="preserve">Date of </w:delText>
        </w:r>
        <w:r w:rsidRPr="00421CBA">
          <w:rPr>
            <w:rFonts w:ascii="Gill Sans MT" w:hAnsi="Gill Sans MT"/>
            <w:u w:val="single"/>
          </w:rPr>
          <w:delText>meetin</w:delText>
        </w:r>
        <w:r w:rsidRPr="001361AB">
          <w:rPr>
            <w:rFonts w:ascii="Gill Sans MT" w:hAnsi="Gill Sans MT"/>
            <w:u w:val="single"/>
          </w:rPr>
          <w:delText>g:</w:delText>
        </w:r>
        <w:r w:rsidRPr="001361AB">
          <w:rPr>
            <w:rFonts w:ascii="Gill Sans MT" w:hAnsi="Gill Sans MT"/>
          </w:rPr>
          <w:delText xml:space="preserve"> </w:delText>
        </w:r>
        <w:r w:rsidR="006016DB" w:rsidRPr="001361AB">
          <w:rPr>
            <w:rFonts w:ascii="Gill Sans MT" w:hAnsi="Gill Sans MT"/>
          </w:rPr>
          <w:delText>Thursd</w:delText>
        </w:r>
        <w:r w:rsidR="00C36E10" w:rsidRPr="001361AB">
          <w:rPr>
            <w:rFonts w:ascii="Gill Sans MT" w:hAnsi="Gill Sans MT"/>
          </w:rPr>
          <w:delText>a</w:delText>
        </w:r>
        <w:r w:rsidR="00C456A9" w:rsidRPr="001361AB">
          <w:rPr>
            <w:rFonts w:ascii="Gill Sans MT" w:hAnsi="Gill Sans MT"/>
          </w:rPr>
          <w:delText>y</w:delText>
        </w:r>
        <w:r w:rsidRPr="001361AB">
          <w:rPr>
            <w:rFonts w:ascii="Gill Sans MT" w:hAnsi="Gill Sans MT"/>
          </w:rPr>
          <w:delText xml:space="preserve">, </w:delText>
        </w:r>
        <w:r w:rsidR="00D46363">
          <w:rPr>
            <w:rFonts w:ascii="Gill Sans MT" w:hAnsi="Gill Sans MT"/>
          </w:rPr>
          <w:delText>December</w:delText>
        </w:r>
        <w:r w:rsidR="00D21AED" w:rsidRPr="001361AB">
          <w:rPr>
            <w:rFonts w:ascii="Gill Sans MT" w:hAnsi="Gill Sans MT"/>
          </w:rPr>
          <w:delText xml:space="preserve"> 1</w:delText>
        </w:r>
        <w:r w:rsidR="00D46363">
          <w:rPr>
            <w:rFonts w:ascii="Gill Sans MT" w:hAnsi="Gill Sans MT"/>
          </w:rPr>
          <w:delText>7</w:delText>
        </w:r>
        <w:r w:rsidR="003F4067" w:rsidRPr="001361AB">
          <w:rPr>
            <w:rFonts w:ascii="Gill Sans MT" w:hAnsi="Gill Sans MT"/>
          </w:rPr>
          <w:delText>, 20</w:delText>
        </w:r>
        <w:r w:rsidR="00C36E10" w:rsidRPr="001361AB">
          <w:rPr>
            <w:rFonts w:ascii="Gill Sans MT" w:hAnsi="Gill Sans MT"/>
          </w:rPr>
          <w:delText>20</w:delText>
        </w:r>
      </w:del>
    </w:p>
    <w:p w14:paraId="1CEAC1E4" w14:textId="77777777" w:rsidR="00FE0B89" w:rsidRPr="001361AB" w:rsidRDefault="00FE0B89" w:rsidP="00FE0B89">
      <w:pPr>
        <w:pStyle w:val="NoSpacing"/>
        <w:ind w:left="-360"/>
        <w:rPr>
          <w:del w:id="72" w:author="Hernandez, Jairo A." w:date="2026-09-25T21:13:00Z" w16du:dateUtc="2026-09-26T01:13:00Z"/>
          <w:rFonts w:ascii="Gill Sans MT" w:hAnsi="Gill Sans MT"/>
        </w:rPr>
      </w:pPr>
      <w:del w:id="73" w:author="Hernandez, Jairo A." w:date="2026-09-25T21:13:00Z" w16du:dateUtc="2026-09-26T01:13:00Z">
        <w:r w:rsidRPr="001361AB">
          <w:rPr>
            <w:rFonts w:ascii="Gill Sans MT" w:hAnsi="Gill Sans MT"/>
            <w:u w:val="single"/>
          </w:rPr>
          <w:delText>Start time:</w:delText>
        </w:r>
        <w:r w:rsidRPr="001361AB">
          <w:rPr>
            <w:rFonts w:ascii="Gill Sans MT" w:hAnsi="Gill Sans MT"/>
          </w:rPr>
          <w:delText xml:space="preserve"> 3:</w:delText>
        </w:r>
        <w:r w:rsidR="00D21AED" w:rsidRPr="001361AB">
          <w:rPr>
            <w:rFonts w:ascii="Gill Sans MT" w:hAnsi="Gill Sans MT"/>
          </w:rPr>
          <w:delText>0</w:delText>
        </w:r>
        <w:r w:rsidR="00577454">
          <w:rPr>
            <w:rFonts w:ascii="Gill Sans MT" w:hAnsi="Gill Sans MT"/>
          </w:rPr>
          <w:delText>5</w:delText>
        </w:r>
        <w:r w:rsidRPr="001361AB">
          <w:rPr>
            <w:rFonts w:ascii="Gill Sans MT" w:hAnsi="Gill Sans MT"/>
          </w:rPr>
          <w:delText xml:space="preserve"> pm</w:delText>
        </w:r>
      </w:del>
    </w:p>
    <w:p w14:paraId="751D0F4F" w14:textId="69AC3A52" w:rsidR="00FE0B89" w:rsidRPr="001361AB" w:rsidRDefault="00FE0B89" w:rsidP="00FE0B89">
      <w:pPr>
        <w:pStyle w:val="NoSpacing"/>
        <w:ind w:left="-360"/>
        <w:rPr>
          <w:del w:id="74" w:author="Hernandez, Jairo A." w:date="2026-09-25T21:13:00Z" w16du:dateUtc="2026-09-26T01:13:00Z"/>
          <w:rFonts w:ascii="Gill Sans MT" w:hAnsi="Gill Sans MT"/>
        </w:rPr>
      </w:pPr>
      <w:del w:id="75" w:author="Hernandez, Jairo A." w:date="2026-09-25T21:13:00Z" w16du:dateUtc="2026-09-26T01:13:00Z">
        <w:r w:rsidRPr="001361AB">
          <w:rPr>
            <w:rFonts w:ascii="Gill Sans MT" w:hAnsi="Gill Sans MT"/>
            <w:u w:val="single"/>
          </w:rPr>
          <w:delText>End time:</w:delText>
        </w:r>
        <w:r w:rsidRPr="001361AB">
          <w:rPr>
            <w:rFonts w:ascii="Gill Sans MT" w:hAnsi="Gill Sans MT"/>
          </w:rPr>
          <w:delText xml:space="preserve"> </w:delText>
        </w:r>
        <w:r w:rsidR="00B452ED">
          <w:rPr>
            <w:rFonts w:ascii="Gill Sans MT" w:hAnsi="Gill Sans MT"/>
          </w:rPr>
          <w:delText>4</w:delText>
        </w:r>
        <w:r w:rsidRPr="001361AB">
          <w:rPr>
            <w:rFonts w:ascii="Gill Sans MT" w:hAnsi="Gill Sans MT"/>
          </w:rPr>
          <w:delText>:</w:delText>
        </w:r>
        <w:r w:rsidR="00B452ED">
          <w:rPr>
            <w:rFonts w:ascii="Gill Sans MT" w:hAnsi="Gill Sans MT"/>
          </w:rPr>
          <w:delText>55</w:delText>
        </w:r>
        <w:r w:rsidRPr="001361AB">
          <w:rPr>
            <w:rFonts w:ascii="Gill Sans MT" w:hAnsi="Gill Sans MT"/>
          </w:rPr>
          <w:delText xml:space="preserve"> pm</w:delText>
        </w:r>
      </w:del>
    </w:p>
    <w:p w14:paraId="76E12E7A" w14:textId="39129DB0" w:rsidR="00FE0B89" w:rsidRPr="00421CBA" w:rsidRDefault="00FE0B89" w:rsidP="00FE0B89">
      <w:pPr>
        <w:pStyle w:val="NoSpacing"/>
        <w:ind w:left="-360"/>
        <w:rPr>
          <w:del w:id="76" w:author="Hernandez, Jairo A." w:date="2026-09-25T21:13:00Z" w16du:dateUtc="2026-09-26T01:13:00Z"/>
          <w:rFonts w:ascii="Gill Sans MT" w:hAnsi="Gill Sans MT"/>
        </w:rPr>
      </w:pPr>
      <w:del w:id="77" w:author="Hernandez, Jairo A." w:date="2026-09-25T21:13:00Z" w16du:dateUtc="2026-09-26T01:13:00Z">
        <w:r w:rsidRPr="001361AB">
          <w:rPr>
            <w:rFonts w:ascii="Gill Sans MT" w:hAnsi="Gill Sans MT"/>
            <w:u w:val="single"/>
          </w:rPr>
          <w:delText>Location:</w:delText>
        </w:r>
        <w:r w:rsidRPr="001361AB">
          <w:rPr>
            <w:rFonts w:ascii="Gill Sans MT" w:hAnsi="Gill Sans MT"/>
          </w:rPr>
          <w:delText xml:space="preserve"> </w:delText>
        </w:r>
        <w:r w:rsidR="006016DB" w:rsidRPr="001361AB">
          <w:rPr>
            <w:rFonts w:ascii="Gill Sans MT" w:hAnsi="Gill Sans MT"/>
          </w:rPr>
          <w:delText>Virtu</w:delText>
        </w:r>
        <w:r w:rsidR="006016DB">
          <w:rPr>
            <w:rFonts w:ascii="Gill Sans MT" w:hAnsi="Gill Sans MT"/>
          </w:rPr>
          <w:delText>al Meeting (WebEx</w:delText>
        </w:r>
        <w:r w:rsidR="00B452ED">
          <w:rPr>
            <w:rFonts w:ascii="Gill Sans MT" w:hAnsi="Gill Sans MT"/>
          </w:rPr>
          <w:delText>)</w:delText>
        </w:r>
      </w:del>
    </w:p>
    <w:p w14:paraId="37C0E400" w14:textId="77777777" w:rsidR="00C36E10" w:rsidRDefault="00C36E10" w:rsidP="00FE0B89">
      <w:pPr>
        <w:pStyle w:val="NoSpacing"/>
        <w:ind w:left="-360"/>
        <w:rPr>
          <w:del w:id="78" w:author="Hernandez, Jairo A." w:date="2026-09-25T21:13:00Z" w16du:dateUtc="2026-09-26T01:13:00Z"/>
          <w:rFonts w:ascii="Gill Sans MT" w:hAnsi="Gill Sans MT"/>
          <w:u w:val="single"/>
        </w:rPr>
      </w:pPr>
    </w:p>
    <w:tbl>
      <w:tblPr>
        <w:tblStyle w:val="TableGrid"/>
        <w:tblW w:w="10057" w:type="dxa"/>
        <w:tblInd w:w="-432" w:type="dxa"/>
        <w:tblLayout w:type="fixed"/>
        <w:tblLook w:val="04A0" w:firstRow="1" w:lastRow="0" w:firstColumn="1" w:lastColumn="0" w:noHBand="0" w:noVBand="1"/>
      </w:tblPr>
      <w:tblGrid>
        <w:gridCol w:w="576"/>
        <w:gridCol w:w="7951"/>
        <w:gridCol w:w="1530"/>
      </w:tblGrid>
      <w:tr w:rsidR="005C3719" w:rsidRPr="001B6E73" w14:paraId="243E518D" w14:textId="77777777" w:rsidTr="005C3719">
        <w:trPr>
          <w:trHeight w:val="288"/>
          <w:del w:id="79" w:author="Hernandez, Jairo A." w:date="2026-09-25T21:13:00Z" w16du:dateUtc="2026-09-26T01:13:00Z"/>
        </w:trPr>
        <w:tc>
          <w:tcPr>
            <w:tcW w:w="8527" w:type="dxa"/>
            <w:gridSpan w:val="2"/>
            <w:shd w:val="clear" w:color="auto" w:fill="C6D9F1" w:themeFill="text2" w:themeFillTint="33"/>
            <w:vAlign w:val="center"/>
          </w:tcPr>
          <w:p w14:paraId="7DF79A34" w14:textId="77777777" w:rsidR="005C3719" w:rsidRPr="001B6E73" w:rsidRDefault="005C3719" w:rsidP="00702DA3">
            <w:pPr>
              <w:pStyle w:val="NoSpacing"/>
              <w:rPr>
                <w:del w:id="80" w:author="Hernandez, Jairo A." w:date="2026-09-25T21:13:00Z" w16du:dateUtc="2026-09-26T01:13:00Z"/>
                <w:rFonts w:ascii="Gill Sans MT" w:hAnsi="Gill Sans MT"/>
                <w:b/>
              </w:rPr>
            </w:pPr>
            <w:del w:id="81" w:author="Hernandez, Jairo A." w:date="2026-09-25T21:13:00Z" w16du:dateUtc="2026-09-26T01:13:00Z">
              <w:r w:rsidRPr="001B6E73">
                <w:rPr>
                  <w:rFonts w:ascii="Gill Sans MT" w:hAnsi="Gill Sans MT"/>
                  <w:b/>
                </w:rPr>
                <w:delText>Members p</w:delText>
              </w:r>
              <w:r>
                <w:rPr>
                  <w:rFonts w:ascii="Gill Sans MT" w:hAnsi="Gill Sans MT"/>
                  <w:b/>
                </w:rPr>
                <w:delText>a</w:delText>
              </w:r>
              <w:r w:rsidRPr="001B6E73">
                <w:rPr>
                  <w:rFonts w:ascii="Gill Sans MT" w:hAnsi="Gill Sans MT"/>
                  <w:b/>
                </w:rPr>
                <w:delText>r</w:delText>
              </w:r>
              <w:r>
                <w:rPr>
                  <w:rFonts w:ascii="Gill Sans MT" w:hAnsi="Gill Sans MT"/>
                  <w:b/>
                </w:rPr>
                <w:delText>ticipating</w:delText>
              </w:r>
            </w:del>
          </w:p>
        </w:tc>
        <w:tc>
          <w:tcPr>
            <w:tcW w:w="1530" w:type="dxa"/>
            <w:shd w:val="clear" w:color="auto" w:fill="C6D9F1" w:themeFill="text2" w:themeFillTint="33"/>
            <w:vAlign w:val="center"/>
          </w:tcPr>
          <w:p w14:paraId="1EE3C4AA" w14:textId="77777777" w:rsidR="005C3719" w:rsidRPr="005C6AE5" w:rsidRDefault="005C3719" w:rsidP="005C6AE5">
            <w:pPr>
              <w:pStyle w:val="NoSpacing"/>
              <w:ind w:left="-54" w:right="-162"/>
              <w:jc w:val="center"/>
              <w:rPr>
                <w:del w:id="82" w:author="Hernandez, Jairo A." w:date="2026-09-25T21:13:00Z" w16du:dateUtc="2026-09-26T01:13:00Z"/>
                <w:rFonts w:ascii="Gill Sans MT" w:hAnsi="Gill Sans MT"/>
                <w:b/>
              </w:rPr>
            </w:pPr>
            <w:del w:id="83" w:author="Hernandez, Jairo A." w:date="2026-09-25T21:13:00Z" w16du:dateUtc="2026-09-26T01:13:00Z">
              <w:r w:rsidRPr="005C6AE5">
                <w:rPr>
                  <w:rFonts w:ascii="Gill Sans MT" w:hAnsi="Gill Sans MT"/>
                  <w:b/>
                </w:rPr>
                <w:delText>Vote 1*</w:delText>
              </w:r>
            </w:del>
          </w:p>
        </w:tc>
      </w:tr>
      <w:tr w:rsidR="005C3719" w:rsidRPr="001B6E73" w14:paraId="6B579569" w14:textId="77777777" w:rsidTr="005C3719">
        <w:trPr>
          <w:trHeight w:val="360"/>
          <w:del w:id="84" w:author="Hernandez, Jairo A." w:date="2026-09-25T21:13:00Z" w16du:dateUtc="2026-09-26T01:13:00Z"/>
        </w:trPr>
        <w:tc>
          <w:tcPr>
            <w:tcW w:w="576" w:type="dxa"/>
            <w:vAlign w:val="center"/>
          </w:tcPr>
          <w:p w14:paraId="05CB4F90" w14:textId="77777777" w:rsidR="005C3719" w:rsidRDefault="005C3719" w:rsidP="00ED789C">
            <w:pPr>
              <w:pStyle w:val="NoSpacing"/>
              <w:ind w:left="-378" w:right="-442"/>
              <w:jc w:val="center"/>
              <w:rPr>
                <w:del w:id="85" w:author="Hernandez, Jairo A." w:date="2026-09-25T21:13:00Z" w16du:dateUtc="2026-09-26T01:13:00Z"/>
                <w:rFonts w:ascii="Gill Sans MT" w:hAnsi="Gill Sans MT"/>
                <w:b/>
              </w:rPr>
            </w:pPr>
            <w:del w:id="86" w:author="Hernandez, Jairo A." w:date="2026-09-25T21:13:00Z" w16du:dateUtc="2026-09-26T01:13:00Z">
              <w:r>
                <w:rPr>
                  <w:rFonts w:ascii="Gill Sans MT" w:hAnsi="Gill Sans MT"/>
                  <w:b/>
                </w:rPr>
                <w:delText>1</w:delText>
              </w:r>
            </w:del>
          </w:p>
        </w:tc>
        <w:tc>
          <w:tcPr>
            <w:tcW w:w="7951" w:type="dxa"/>
            <w:vAlign w:val="center"/>
          </w:tcPr>
          <w:p w14:paraId="63B809C6" w14:textId="77777777" w:rsidR="005C3719" w:rsidRPr="00745DAA" w:rsidRDefault="005C3719" w:rsidP="00473E19">
            <w:pPr>
              <w:pStyle w:val="NoSpacing"/>
              <w:rPr>
                <w:del w:id="87" w:author="Hernandez, Jairo A." w:date="2026-09-25T21:13:00Z" w16du:dateUtc="2026-09-26T01:13:00Z"/>
                <w:rFonts w:ascii="Gill Sans MT" w:hAnsi="Gill Sans MT"/>
              </w:rPr>
            </w:pPr>
            <w:del w:id="88" w:author="Hernandez, Jairo A." w:date="2026-09-25T21:13:00Z" w16du:dateUtc="2026-09-26T01:13:00Z">
              <w:r w:rsidRPr="00473E19">
                <w:rPr>
                  <w:rFonts w:ascii="Gill Sans MT" w:hAnsi="Gill Sans MT"/>
                </w:rPr>
                <w:delText>Kat</w:delText>
              </w:r>
              <w:r>
                <w:rPr>
                  <w:rFonts w:ascii="Gill Sans MT" w:hAnsi="Gill Sans MT"/>
                </w:rPr>
                <w:delText>herine</w:delText>
              </w:r>
              <w:r w:rsidRPr="00473E19">
                <w:rPr>
                  <w:rFonts w:ascii="Gill Sans MT" w:hAnsi="Gill Sans MT"/>
                </w:rPr>
                <w:delText xml:space="preserve"> Ginnis, MSW, MPH </w:delText>
              </w:r>
              <w:r>
                <w:rPr>
                  <w:rFonts w:ascii="Gill Sans MT" w:hAnsi="Gill Sans MT"/>
                </w:rPr>
                <w:delText xml:space="preserve">– MassHealth </w:delText>
              </w:r>
              <w:r w:rsidRPr="008F3A00">
                <w:rPr>
                  <w:rFonts w:ascii="Gill Sans MT" w:hAnsi="Gill Sans MT"/>
                  <w:i/>
                </w:rPr>
                <w:delText>(chair)</w:delText>
              </w:r>
            </w:del>
          </w:p>
        </w:tc>
        <w:tc>
          <w:tcPr>
            <w:tcW w:w="1530" w:type="dxa"/>
            <w:vAlign w:val="center"/>
          </w:tcPr>
          <w:p w14:paraId="265BCF31" w14:textId="08E1B309" w:rsidR="005C3719" w:rsidRPr="00B6350D" w:rsidRDefault="005C3719" w:rsidP="00702DA3">
            <w:pPr>
              <w:pStyle w:val="NoSpacing"/>
              <w:ind w:left="-144" w:right="-108"/>
              <w:jc w:val="center"/>
              <w:rPr>
                <w:del w:id="89" w:author="Hernandez, Jairo A." w:date="2026-09-25T21:13:00Z" w16du:dateUtc="2026-09-26T01:13:00Z"/>
                <w:rFonts w:ascii="Gill Sans MT" w:hAnsi="Gill Sans MT"/>
              </w:rPr>
            </w:pPr>
            <w:del w:id="90" w:author="Hernandez, Jairo A." w:date="2026-09-25T21:13:00Z" w16du:dateUtc="2026-09-26T01:13:00Z">
              <w:r w:rsidRPr="00B6350D">
                <w:rPr>
                  <w:rFonts w:ascii="Gill Sans MT" w:hAnsi="Gill Sans MT"/>
                </w:rPr>
                <w:delText>X</w:delText>
              </w:r>
            </w:del>
          </w:p>
        </w:tc>
      </w:tr>
      <w:tr w:rsidR="005C3719" w:rsidRPr="001B6E73" w14:paraId="61761DA7" w14:textId="77777777" w:rsidTr="005C3719">
        <w:trPr>
          <w:trHeight w:val="360"/>
          <w:del w:id="91" w:author="Hernandez, Jairo A." w:date="2026-09-25T21:13:00Z" w16du:dateUtc="2026-09-26T01:13:00Z"/>
        </w:trPr>
        <w:tc>
          <w:tcPr>
            <w:tcW w:w="576" w:type="dxa"/>
            <w:vAlign w:val="center"/>
          </w:tcPr>
          <w:p w14:paraId="1A0BBF4E" w14:textId="77777777" w:rsidR="005C3719" w:rsidRPr="001B6E73" w:rsidRDefault="005C3719" w:rsidP="00ED789C">
            <w:pPr>
              <w:pStyle w:val="NoSpacing"/>
              <w:ind w:left="-378" w:right="-442"/>
              <w:jc w:val="center"/>
              <w:rPr>
                <w:del w:id="92" w:author="Hernandez, Jairo A." w:date="2026-09-25T21:13:00Z" w16du:dateUtc="2026-09-26T01:13:00Z"/>
                <w:rFonts w:ascii="Gill Sans MT" w:hAnsi="Gill Sans MT"/>
                <w:b/>
              </w:rPr>
            </w:pPr>
            <w:del w:id="93" w:author="Hernandez, Jairo A." w:date="2026-09-25T21:13:00Z" w16du:dateUtc="2026-09-26T01:13:00Z">
              <w:r>
                <w:rPr>
                  <w:rFonts w:ascii="Gill Sans MT" w:hAnsi="Gill Sans MT"/>
                  <w:b/>
                </w:rPr>
                <w:delText>2</w:delText>
              </w:r>
            </w:del>
          </w:p>
        </w:tc>
        <w:tc>
          <w:tcPr>
            <w:tcW w:w="7951" w:type="dxa"/>
            <w:vAlign w:val="center"/>
          </w:tcPr>
          <w:p w14:paraId="4FB6C503" w14:textId="77777777" w:rsidR="005C3719" w:rsidRPr="00745DAA" w:rsidRDefault="005C3719" w:rsidP="00506EE4">
            <w:pPr>
              <w:pStyle w:val="NoSpacing"/>
              <w:rPr>
                <w:del w:id="94" w:author="Hernandez, Jairo A." w:date="2026-09-25T21:13:00Z" w16du:dateUtc="2026-09-26T01:13:00Z"/>
                <w:rFonts w:ascii="Gill Sans MT" w:hAnsi="Gill Sans MT"/>
              </w:rPr>
            </w:pPr>
            <w:del w:id="95" w:author="Hernandez, Jairo A." w:date="2026-09-25T21:13:00Z" w16du:dateUtc="2026-09-26T01:13:00Z">
              <w:r w:rsidRPr="00745DAA">
                <w:rPr>
                  <w:rFonts w:ascii="Gill Sans MT" w:hAnsi="Gill Sans MT"/>
                </w:rPr>
                <w:delText>George Beilin – Licensed Psychologist</w:delText>
              </w:r>
            </w:del>
          </w:p>
        </w:tc>
        <w:tc>
          <w:tcPr>
            <w:tcW w:w="1530" w:type="dxa"/>
            <w:vAlign w:val="center"/>
          </w:tcPr>
          <w:p w14:paraId="31B0EE57" w14:textId="2EFA9A72" w:rsidR="005C3719" w:rsidRPr="00B6350D" w:rsidRDefault="005C3719" w:rsidP="00702DA3">
            <w:pPr>
              <w:pStyle w:val="NoSpacing"/>
              <w:ind w:left="-144" w:right="-108"/>
              <w:jc w:val="center"/>
              <w:rPr>
                <w:del w:id="96" w:author="Hernandez, Jairo A." w:date="2026-09-25T21:13:00Z" w16du:dateUtc="2026-09-26T01:13:00Z"/>
                <w:rFonts w:ascii="Gill Sans MT" w:hAnsi="Gill Sans MT"/>
              </w:rPr>
            </w:pPr>
            <w:del w:id="97" w:author="Hernandez, Jairo A." w:date="2026-09-25T21:13:00Z" w16du:dateUtc="2026-09-26T01:13:00Z">
              <w:r w:rsidRPr="00B6350D">
                <w:rPr>
                  <w:rFonts w:ascii="Gill Sans MT" w:hAnsi="Gill Sans MT"/>
                </w:rPr>
                <w:delText>X</w:delText>
              </w:r>
            </w:del>
          </w:p>
        </w:tc>
      </w:tr>
      <w:tr w:rsidR="005C3719" w:rsidRPr="001B6E73" w14:paraId="52AE9ACC" w14:textId="77777777" w:rsidTr="005C3719">
        <w:trPr>
          <w:trHeight w:val="360"/>
          <w:del w:id="98" w:author="Hernandez, Jairo A." w:date="2026-09-25T21:13:00Z" w16du:dateUtc="2026-09-26T01:13:00Z"/>
        </w:trPr>
        <w:tc>
          <w:tcPr>
            <w:tcW w:w="576" w:type="dxa"/>
            <w:vAlign w:val="center"/>
          </w:tcPr>
          <w:p w14:paraId="0B5C7DE4" w14:textId="77777777" w:rsidR="005C3719" w:rsidRDefault="005C3719" w:rsidP="00ED789C">
            <w:pPr>
              <w:pStyle w:val="NoSpacing"/>
              <w:ind w:left="-378" w:right="-442"/>
              <w:jc w:val="center"/>
              <w:rPr>
                <w:del w:id="99" w:author="Hernandez, Jairo A." w:date="2026-09-25T21:13:00Z" w16du:dateUtc="2026-09-26T01:13:00Z"/>
                <w:rFonts w:ascii="Gill Sans MT" w:hAnsi="Gill Sans MT"/>
                <w:b/>
              </w:rPr>
            </w:pPr>
            <w:del w:id="100" w:author="Hernandez, Jairo A." w:date="2026-09-25T21:13:00Z" w16du:dateUtc="2026-09-26T01:13:00Z">
              <w:r>
                <w:rPr>
                  <w:rFonts w:ascii="Gill Sans MT" w:hAnsi="Gill Sans MT"/>
                  <w:b/>
                </w:rPr>
                <w:delText>3</w:delText>
              </w:r>
            </w:del>
          </w:p>
        </w:tc>
        <w:tc>
          <w:tcPr>
            <w:tcW w:w="7951" w:type="dxa"/>
            <w:vAlign w:val="center"/>
          </w:tcPr>
          <w:p w14:paraId="76564EB8" w14:textId="77777777" w:rsidR="005C3719" w:rsidRPr="00745DAA" w:rsidRDefault="005C3719" w:rsidP="00506EE4">
            <w:pPr>
              <w:pStyle w:val="NoSpacing"/>
              <w:rPr>
                <w:del w:id="101" w:author="Hernandez, Jairo A." w:date="2026-09-25T21:13:00Z" w16du:dateUtc="2026-09-26T01:13:00Z"/>
                <w:rFonts w:ascii="Gill Sans MT" w:hAnsi="Gill Sans MT"/>
              </w:rPr>
            </w:pPr>
            <w:del w:id="102" w:author="Hernandez, Jairo A." w:date="2026-09-25T21:13:00Z" w16du:dateUtc="2026-09-26T01:13:00Z">
              <w:r w:rsidRPr="00745DAA">
                <w:rPr>
                  <w:rFonts w:ascii="Gill Sans MT" w:hAnsi="Gill Sans MT"/>
                </w:rPr>
                <w:delText>Lissette Blondet – MA Association of Community Health Workers</w:delText>
              </w:r>
            </w:del>
          </w:p>
        </w:tc>
        <w:tc>
          <w:tcPr>
            <w:tcW w:w="1530" w:type="dxa"/>
            <w:vAlign w:val="center"/>
          </w:tcPr>
          <w:p w14:paraId="6816E034" w14:textId="2F6194C4" w:rsidR="005C3719" w:rsidRPr="00B6350D" w:rsidRDefault="005C3719" w:rsidP="00702DA3">
            <w:pPr>
              <w:pStyle w:val="NoSpacing"/>
              <w:ind w:left="-144" w:right="-108"/>
              <w:jc w:val="center"/>
              <w:rPr>
                <w:del w:id="103" w:author="Hernandez, Jairo A." w:date="2026-09-25T21:13:00Z" w16du:dateUtc="2026-09-26T01:13:00Z"/>
                <w:rFonts w:ascii="Gill Sans MT" w:hAnsi="Gill Sans MT"/>
              </w:rPr>
            </w:pPr>
            <w:del w:id="104" w:author="Hernandez, Jairo A." w:date="2026-09-25T21:13:00Z" w16du:dateUtc="2026-09-26T01:13:00Z">
              <w:r w:rsidRPr="00B6350D">
                <w:rPr>
                  <w:rFonts w:ascii="Gill Sans MT" w:hAnsi="Gill Sans MT"/>
                </w:rPr>
                <w:delText>-</w:delText>
              </w:r>
            </w:del>
          </w:p>
        </w:tc>
      </w:tr>
      <w:tr w:rsidR="005C3719" w:rsidRPr="001B6E73" w14:paraId="253DE53D" w14:textId="77777777" w:rsidTr="005C3719">
        <w:trPr>
          <w:trHeight w:val="360"/>
          <w:del w:id="105" w:author="Hernandez, Jairo A." w:date="2026-09-25T21:13:00Z" w16du:dateUtc="2026-09-26T01:13:00Z"/>
        </w:trPr>
        <w:tc>
          <w:tcPr>
            <w:tcW w:w="576" w:type="dxa"/>
            <w:vAlign w:val="center"/>
          </w:tcPr>
          <w:p w14:paraId="0F757029" w14:textId="36DF3310" w:rsidR="005C3719" w:rsidRPr="001B6E73" w:rsidRDefault="005C3719" w:rsidP="00811EA7">
            <w:pPr>
              <w:pStyle w:val="NoSpacing"/>
              <w:ind w:left="-378" w:right="-442"/>
              <w:jc w:val="center"/>
              <w:rPr>
                <w:del w:id="106" w:author="Hernandez, Jairo A." w:date="2026-09-25T21:13:00Z" w16du:dateUtc="2026-09-26T01:13:00Z"/>
                <w:rFonts w:ascii="Gill Sans MT" w:hAnsi="Gill Sans MT"/>
                <w:b/>
              </w:rPr>
            </w:pPr>
            <w:del w:id="107" w:author="Hernandez, Jairo A." w:date="2026-09-25T21:13:00Z" w16du:dateUtc="2026-09-26T01:13:00Z">
              <w:r>
                <w:rPr>
                  <w:rFonts w:ascii="Gill Sans MT" w:hAnsi="Gill Sans MT"/>
                  <w:b/>
                </w:rPr>
                <w:delText>4</w:delText>
              </w:r>
            </w:del>
          </w:p>
        </w:tc>
        <w:tc>
          <w:tcPr>
            <w:tcW w:w="7951" w:type="dxa"/>
            <w:vAlign w:val="center"/>
          </w:tcPr>
          <w:p w14:paraId="275C8586" w14:textId="77777777" w:rsidR="005C3719" w:rsidRPr="00745DAA" w:rsidRDefault="005C3719" w:rsidP="00811EA7">
            <w:pPr>
              <w:pStyle w:val="NoSpacing"/>
              <w:rPr>
                <w:del w:id="108" w:author="Hernandez, Jairo A." w:date="2026-09-25T21:13:00Z" w16du:dateUtc="2026-09-26T01:13:00Z"/>
                <w:rFonts w:ascii="Gill Sans MT" w:hAnsi="Gill Sans MT"/>
              </w:rPr>
            </w:pPr>
            <w:del w:id="109" w:author="Hernandez, Jairo A." w:date="2026-09-25T21:13:00Z" w16du:dateUtc="2026-09-26T01:13:00Z">
              <w:r>
                <w:rPr>
                  <w:rFonts w:ascii="Gill Sans MT" w:hAnsi="Gill Sans MT"/>
                </w:rPr>
                <w:delText>M</w:delText>
              </w:r>
              <w:r w:rsidRPr="008F3A00">
                <w:rPr>
                  <w:rFonts w:ascii="Gill Sans MT" w:hAnsi="Gill Sans MT"/>
                </w:rPr>
                <w:delText>arjorie Decker – MA House of Representatives</w:delText>
              </w:r>
            </w:del>
          </w:p>
        </w:tc>
        <w:tc>
          <w:tcPr>
            <w:tcW w:w="1530" w:type="dxa"/>
            <w:vAlign w:val="center"/>
          </w:tcPr>
          <w:p w14:paraId="237B3B1A" w14:textId="442E85B9" w:rsidR="005C3719" w:rsidRPr="00B6350D" w:rsidRDefault="005C3719" w:rsidP="00811EA7">
            <w:pPr>
              <w:pStyle w:val="NoSpacing"/>
              <w:ind w:left="-144" w:right="-108"/>
              <w:jc w:val="center"/>
              <w:rPr>
                <w:del w:id="110" w:author="Hernandez, Jairo A." w:date="2026-09-25T21:13:00Z" w16du:dateUtc="2026-09-26T01:13:00Z"/>
                <w:rFonts w:ascii="Gill Sans MT" w:hAnsi="Gill Sans MT"/>
              </w:rPr>
            </w:pPr>
            <w:del w:id="111" w:author="Hernandez, Jairo A." w:date="2026-09-25T21:13:00Z" w16du:dateUtc="2026-09-26T01:13:00Z">
              <w:r>
                <w:rPr>
                  <w:rFonts w:ascii="Gill Sans MT" w:hAnsi="Gill Sans MT"/>
                </w:rPr>
                <w:delText>X</w:delText>
              </w:r>
            </w:del>
          </w:p>
        </w:tc>
      </w:tr>
      <w:tr w:rsidR="005C3719" w:rsidRPr="001B6E73" w14:paraId="435F0459" w14:textId="77777777" w:rsidTr="005C3719">
        <w:trPr>
          <w:trHeight w:val="360"/>
          <w:del w:id="112" w:author="Hernandez, Jairo A." w:date="2026-09-25T21:13:00Z" w16du:dateUtc="2026-09-26T01:13:00Z"/>
        </w:trPr>
        <w:tc>
          <w:tcPr>
            <w:tcW w:w="576" w:type="dxa"/>
            <w:vAlign w:val="center"/>
          </w:tcPr>
          <w:p w14:paraId="52900A82" w14:textId="04FEA219" w:rsidR="005C3719" w:rsidRPr="001B6E73" w:rsidRDefault="005C3719" w:rsidP="002B2F29">
            <w:pPr>
              <w:pStyle w:val="NoSpacing"/>
              <w:ind w:left="-378" w:right="-442"/>
              <w:jc w:val="center"/>
              <w:rPr>
                <w:del w:id="113" w:author="Hernandez, Jairo A." w:date="2026-09-25T21:13:00Z" w16du:dateUtc="2026-09-26T01:13:00Z"/>
                <w:rFonts w:ascii="Gill Sans MT" w:hAnsi="Gill Sans MT"/>
                <w:b/>
              </w:rPr>
            </w:pPr>
            <w:del w:id="114" w:author="Hernandez, Jairo A." w:date="2026-09-25T21:13:00Z" w16du:dateUtc="2026-09-26T01:13:00Z">
              <w:r>
                <w:rPr>
                  <w:rFonts w:ascii="Gill Sans MT" w:hAnsi="Gill Sans MT"/>
                  <w:b/>
                </w:rPr>
                <w:delText>5</w:delText>
              </w:r>
            </w:del>
          </w:p>
        </w:tc>
        <w:tc>
          <w:tcPr>
            <w:tcW w:w="7951" w:type="dxa"/>
            <w:vAlign w:val="center"/>
          </w:tcPr>
          <w:p w14:paraId="7AF003A6" w14:textId="77777777" w:rsidR="005C3719" w:rsidRPr="00745DAA" w:rsidRDefault="005C3719" w:rsidP="002B2F29">
            <w:pPr>
              <w:pStyle w:val="NoSpacing"/>
              <w:rPr>
                <w:del w:id="115" w:author="Hernandez, Jairo A." w:date="2026-09-25T21:13:00Z" w16du:dateUtc="2026-09-26T01:13:00Z"/>
                <w:rFonts w:ascii="Gill Sans MT" w:hAnsi="Gill Sans MT"/>
              </w:rPr>
            </w:pPr>
            <w:del w:id="116" w:author="Hernandez, Jairo A." w:date="2026-09-25T21:13:00Z" w16du:dateUtc="2026-09-26T01:13:00Z">
              <w:r w:rsidRPr="00745DAA">
                <w:rPr>
                  <w:rFonts w:ascii="Gill Sans MT" w:hAnsi="Gill Sans MT"/>
                </w:rPr>
                <w:delText xml:space="preserve">Marilyn DeSantis – National Alliance on Mental Illness </w:delText>
              </w:r>
              <w:r>
                <w:rPr>
                  <w:rFonts w:ascii="Gill Sans MT" w:hAnsi="Gill Sans MT"/>
                </w:rPr>
                <w:delText>-</w:delText>
              </w:r>
              <w:r w:rsidRPr="00745DAA">
                <w:rPr>
                  <w:rFonts w:ascii="Gill Sans MT" w:hAnsi="Gill Sans MT"/>
                </w:rPr>
                <w:delText xml:space="preserve"> MA</w:delText>
              </w:r>
            </w:del>
          </w:p>
        </w:tc>
        <w:tc>
          <w:tcPr>
            <w:tcW w:w="1530" w:type="dxa"/>
            <w:vAlign w:val="center"/>
          </w:tcPr>
          <w:p w14:paraId="64C9031E" w14:textId="77777777" w:rsidR="005C3719" w:rsidRPr="00B6350D" w:rsidRDefault="005C3719" w:rsidP="002B2F29">
            <w:pPr>
              <w:pStyle w:val="NoSpacing"/>
              <w:ind w:left="-144" w:right="-108"/>
              <w:jc w:val="center"/>
              <w:rPr>
                <w:del w:id="117" w:author="Hernandez, Jairo A." w:date="2026-09-25T21:13:00Z" w16du:dateUtc="2026-09-26T01:13:00Z"/>
                <w:rFonts w:ascii="Gill Sans MT" w:hAnsi="Gill Sans MT"/>
              </w:rPr>
            </w:pPr>
            <w:del w:id="118" w:author="Hernandez, Jairo A." w:date="2026-09-25T21:13:00Z" w16du:dateUtc="2026-09-26T01:13:00Z">
              <w:r w:rsidRPr="00B6350D">
                <w:rPr>
                  <w:rFonts w:ascii="Gill Sans MT" w:hAnsi="Gill Sans MT"/>
                </w:rPr>
                <w:delText>X</w:delText>
              </w:r>
            </w:del>
          </w:p>
        </w:tc>
      </w:tr>
      <w:tr w:rsidR="005C3719" w:rsidRPr="001B6E73" w14:paraId="5418F870" w14:textId="77777777" w:rsidTr="005C3719">
        <w:trPr>
          <w:trHeight w:val="360"/>
          <w:del w:id="119" w:author="Hernandez, Jairo A." w:date="2026-09-25T21:13:00Z" w16du:dateUtc="2026-09-26T01:13:00Z"/>
        </w:trPr>
        <w:tc>
          <w:tcPr>
            <w:tcW w:w="576" w:type="dxa"/>
            <w:vAlign w:val="center"/>
          </w:tcPr>
          <w:p w14:paraId="2F36B46F" w14:textId="379D3D0C" w:rsidR="005C3719" w:rsidRPr="001B6E73" w:rsidRDefault="005C3719" w:rsidP="002B2F29">
            <w:pPr>
              <w:pStyle w:val="NoSpacing"/>
              <w:ind w:left="-378" w:right="-442"/>
              <w:jc w:val="center"/>
              <w:rPr>
                <w:del w:id="120" w:author="Hernandez, Jairo A." w:date="2026-09-25T21:13:00Z" w16du:dateUtc="2026-09-26T01:13:00Z"/>
                <w:rFonts w:ascii="Gill Sans MT" w:hAnsi="Gill Sans MT"/>
                <w:b/>
              </w:rPr>
            </w:pPr>
            <w:del w:id="121" w:author="Hernandez, Jairo A." w:date="2026-09-25T21:13:00Z" w16du:dateUtc="2026-09-26T01:13:00Z">
              <w:r>
                <w:rPr>
                  <w:rFonts w:ascii="Gill Sans MT" w:hAnsi="Gill Sans MT"/>
                  <w:b/>
                </w:rPr>
                <w:delText>6</w:delText>
              </w:r>
            </w:del>
          </w:p>
        </w:tc>
        <w:tc>
          <w:tcPr>
            <w:tcW w:w="7951" w:type="dxa"/>
            <w:vAlign w:val="center"/>
          </w:tcPr>
          <w:p w14:paraId="60B4C197" w14:textId="77777777" w:rsidR="005C3719" w:rsidRPr="00745DAA" w:rsidRDefault="005C3719" w:rsidP="002B2F29">
            <w:pPr>
              <w:pStyle w:val="NoSpacing"/>
              <w:rPr>
                <w:del w:id="122" w:author="Hernandez, Jairo A." w:date="2026-09-25T21:13:00Z" w16du:dateUtc="2026-09-26T01:13:00Z"/>
                <w:rFonts w:ascii="Gill Sans MT" w:hAnsi="Gill Sans MT"/>
              </w:rPr>
            </w:pPr>
            <w:del w:id="123" w:author="Hernandez, Jairo A." w:date="2026-09-25T21:13:00Z" w16du:dateUtc="2026-09-26T01:13:00Z">
              <w:r w:rsidRPr="00745DAA">
                <w:rPr>
                  <w:rFonts w:ascii="Gill Sans MT" w:hAnsi="Gill Sans MT"/>
                </w:rPr>
                <w:delText>Yaminette Diaz-Linhart –</w:delText>
              </w:r>
              <w:r>
                <w:rPr>
                  <w:rFonts w:ascii="Gill Sans MT" w:hAnsi="Gill Sans MT"/>
                </w:rPr>
                <w:delText xml:space="preserve"> </w:delText>
              </w:r>
              <w:r w:rsidRPr="00745DAA">
                <w:rPr>
                  <w:rFonts w:ascii="Gill Sans MT" w:hAnsi="Gill Sans MT"/>
                </w:rPr>
                <w:delText>National Association of Social Workers</w:delText>
              </w:r>
              <w:r>
                <w:rPr>
                  <w:rFonts w:ascii="Gill Sans MT" w:hAnsi="Gill Sans MT"/>
                </w:rPr>
                <w:delText xml:space="preserve"> - MA Chapter</w:delText>
              </w:r>
            </w:del>
          </w:p>
        </w:tc>
        <w:tc>
          <w:tcPr>
            <w:tcW w:w="1530" w:type="dxa"/>
            <w:vAlign w:val="center"/>
          </w:tcPr>
          <w:p w14:paraId="1173B1B3" w14:textId="77777777" w:rsidR="005C3719" w:rsidRPr="00B6350D" w:rsidRDefault="005C3719" w:rsidP="002B2F29">
            <w:pPr>
              <w:pStyle w:val="NoSpacing"/>
              <w:ind w:left="-144" w:right="-108"/>
              <w:jc w:val="center"/>
              <w:rPr>
                <w:del w:id="124" w:author="Hernandez, Jairo A." w:date="2026-09-25T21:13:00Z" w16du:dateUtc="2026-09-26T01:13:00Z"/>
                <w:rFonts w:ascii="Gill Sans MT" w:hAnsi="Gill Sans MT"/>
              </w:rPr>
            </w:pPr>
            <w:del w:id="125" w:author="Hernandez, Jairo A." w:date="2026-09-25T21:13:00Z" w16du:dateUtc="2026-09-26T01:13:00Z">
              <w:r w:rsidRPr="00B6350D">
                <w:rPr>
                  <w:rFonts w:ascii="Gill Sans MT" w:hAnsi="Gill Sans MT"/>
                </w:rPr>
                <w:delText>X</w:delText>
              </w:r>
            </w:del>
          </w:p>
        </w:tc>
      </w:tr>
      <w:tr w:rsidR="005C3719" w:rsidRPr="001B6E73" w14:paraId="4F9785D7" w14:textId="77777777" w:rsidTr="005C3719">
        <w:trPr>
          <w:trHeight w:val="360"/>
          <w:del w:id="126" w:author="Hernandez, Jairo A." w:date="2026-09-25T21:13:00Z" w16du:dateUtc="2026-09-26T01:13:00Z"/>
        </w:trPr>
        <w:tc>
          <w:tcPr>
            <w:tcW w:w="576" w:type="dxa"/>
            <w:vAlign w:val="center"/>
          </w:tcPr>
          <w:p w14:paraId="5CFFB20F" w14:textId="263BD665" w:rsidR="005C3719" w:rsidRPr="001B6E73" w:rsidRDefault="005C3719" w:rsidP="002B2F29">
            <w:pPr>
              <w:pStyle w:val="NoSpacing"/>
              <w:ind w:left="-378" w:right="-442"/>
              <w:jc w:val="center"/>
              <w:rPr>
                <w:del w:id="127" w:author="Hernandez, Jairo A." w:date="2026-09-25T21:13:00Z" w16du:dateUtc="2026-09-26T01:13:00Z"/>
                <w:rFonts w:ascii="Gill Sans MT" w:hAnsi="Gill Sans MT"/>
                <w:b/>
              </w:rPr>
            </w:pPr>
            <w:del w:id="128" w:author="Hernandez, Jairo A." w:date="2026-09-25T21:13:00Z" w16du:dateUtc="2026-09-26T01:13:00Z">
              <w:r w:rsidRPr="001B6E73">
                <w:rPr>
                  <w:rFonts w:ascii="Gill Sans MT" w:hAnsi="Gill Sans MT"/>
                  <w:b/>
                </w:rPr>
                <w:delText>7</w:delText>
              </w:r>
            </w:del>
          </w:p>
        </w:tc>
        <w:tc>
          <w:tcPr>
            <w:tcW w:w="7951" w:type="dxa"/>
            <w:vAlign w:val="center"/>
          </w:tcPr>
          <w:p w14:paraId="585EE455" w14:textId="77777777" w:rsidR="005C3719" w:rsidRPr="00745DAA" w:rsidRDefault="005C3719" w:rsidP="002B2F29">
            <w:pPr>
              <w:pStyle w:val="NoSpacing"/>
              <w:rPr>
                <w:del w:id="129" w:author="Hernandez, Jairo A." w:date="2026-09-25T21:13:00Z" w16du:dateUtc="2026-09-26T01:13:00Z"/>
                <w:rFonts w:ascii="Gill Sans MT" w:hAnsi="Gill Sans MT"/>
              </w:rPr>
            </w:pPr>
            <w:del w:id="130" w:author="Hernandez, Jairo A." w:date="2026-09-25T21:13:00Z" w16du:dateUtc="2026-09-26T01:13:00Z">
              <w:r w:rsidRPr="00745DAA">
                <w:rPr>
                  <w:rFonts w:ascii="Gill Sans MT" w:hAnsi="Gill Sans MT"/>
                </w:rPr>
                <w:delText>Kirsten Doherty – MA Organization for Addiction Recovery</w:delText>
              </w:r>
            </w:del>
          </w:p>
        </w:tc>
        <w:tc>
          <w:tcPr>
            <w:tcW w:w="1530" w:type="dxa"/>
            <w:vAlign w:val="center"/>
          </w:tcPr>
          <w:p w14:paraId="4B6A6686" w14:textId="77777777" w:rsidR="005C3719" w:rsidRPr="00B6350D" w:rsidRDefault="005C3719" w:rsidP="002B2F29">
            <w:pPr>
              <w:pStyle w:val="NoSpacing"/>
              <w:ind w:left="-144" w:right="-108"/>
              <w:jc w:val="center"/>
              <w:rPr>
                <w:del w:id="131" w:author="Hernandez, Jairo A." w:date="2026-09-25T21:13:00Z" w16du:dateUtc="2026-09-26T01:13:00Z"/>
                <w:rFonts w:ascii="Gill Sans MT" w:hAnsi="Gill Sans MT"/>
              </w:rPr>
            </w:pPr>
            <w:del w:id="132" w:author="Hernandez, Jairo A." w:date="2026-09-25T21:13:00Z" w16du:dateUtc="2026-09-26T01:13:00Z">
              <w:r w:rsidRPr="00B6350D">
                <w:rPr>
                  <w:rFonts w:ascii="Gill Sans MT" w:hAnsi="Gill Sans MT"/>
                </w:rPr>
                <w:delText>X</w:delText>
              </w:r>
            </w:del>
          </w:p>
        </w:tc>
      </w:tr>
      <w:tr w:rsidR="005C3719" w:rsidRPr="001B6E73" w14:paraId="2EB5F255" w14:textId="77777777" w:rsidTr="005C3719">
        <w:trPr>
          <w:trHeight w:val="360"/>
          <w:del w:id="133" w:author="Hernandez, Jairo A." w:date="2026-09-25T21:13:00Z" w16du:dateUtc="2026-09-26T01:13:00Z"/>
        </w:trPr>
        <w:tc>
          <w:tcPr>
            <w:tcW w:w="576" w:type="dxa"/>
            <w:vAlign w:val="center"/>
          </w:tcPr>
          <w:p w14:paraId="02F65A42" w14:textId="609C9CC8" w:rsidR="005C3719" w:rsidRPr="001B6E73" w:rsidRDefault="005C3719" w:rsidP="002B2F29">
            <w:pPr>
              <w:pStyle w:val="NoSpacing"/>
              <w:ind w:left="-378" w:right="-442"/>
              <w:jc w:val="center"/>
              <w:rPr>
                <w:del w:id="134" w:author="Hernandez, Jairo A." w:date="2026-09-25T21:13:00Z" w16du:dateUtc="2026-09-26T01:13:00Z"/>
                <w:rFonts w:ascii="Gill Sans MT" w:hAnsi="Gill Sans MT"/>
                <w:b/>
              </w:rPr>
            </w:pPr>
            <w:del w:id="135" w:author="Hernandez, Jairo A." w:date="2026-09-25T21:13:00Z" w16du:dateUtc="2026-09-26T01:13:00Z">
              <w:r w:rsidRPr="001B6E73">
                <w:rPr>
                  <w:rFonts w:ascii="Gill Sans MT" w:hAnsi="Gill Sans MT"/>
                  <w:b/>
                </w:rPr>
                <w:delText>8</w:delText>
              </w:r>
            </w:del>
          </w:p>
        </w:tc>
        <w:tc>
          <w:tcPr>
            <w:tcW w:w="7951" w:type="dxa"/>
            <w:vAlign w:val="center"/>
          </w:tcPr>
          <w:p w14:paraId="3FF13E97" w14:textId="77777777" w:rsidR="005C3719" w:rsidRPr="00745DAA" w:rsidRDefault="005C3719" w:rsidP="002B2F29">
            <w:pPr>
              <w:pStyle w:val="NoSpacing"/>
              <w:rPr>
                <w:del w:id="136" w:author="Hernandez, Jairo A." w:date="2026-09-25T21:13:00Z" w16du:dateUtc="2026-09-26T01:13:00Z"/>
                <w:rFonts w:ascii="Gill Sans MT" w:hAnsi="Gill Sans MT"/>
              </w:rPr>
            </w:pPr>
            <w:del w:id="137" w:author="Hernandez, Jairo A." w:date="2026-09-25T21:13:00Z" w16du:dateUtc="2026-09-26T01:13:00Z">
              <w:r w:rsidRPr="00745DAA">
                <w:rPr>
                  <w:rFonts w:ascii="Gill Sans MT" w:hAnsi="Gill Sans MT"/>
                </w:rPr>
                <w:delText>Margaret Hannah – Freedman Center at William James College</w:delText>
              </w:r>
            </w:del>
          </w:p>
        </w:tc>
        <w:tc>
          <w:tcPr>
            <w:tcW w:w="1530" w:type="dxa"/>
            <w:vAlign w:val="center"/>
          </w:tcPr>
          <w:p w14:paraId="24FAEB92" w14:textId="77777777" w:rsidR="005C3719" w:rsidRPr="00F74316" w:rsidRDefault="005C3719" w:rsidP="002B2F29">
            <w:pPr>
              <w:pStyle w:val="NoSpacing"/>
              <w:ind w:left="-144" w:right="-108"/>
              <w:jc w:val="center"/>
              <w:rPr>
                <w:del w:id="138" w:author="Hernandez, Jairo A." w:date="2026-09-25T21:13:00Z" w16du:dateUtc="2026-09-26T01:13:00Z"/>
                <w:rFonts w:ascii="Gill Sans MT" w:hAnsi="Gill Sans MT"/>
                <w:highlight w:val="yellow"/>
              </w:rPr>
            </w:pPr>
            <w:del w:id="139" w:author="Hernandez, Jairo A." w:date="2026-09-25T21:13:00Z" w16du:dateUtc="2026-09-26T01:13:00Z">
              <w:r w:rsidRPr="00811EA7">
                <w:rPr>
                  <w:rFonts w:ascii="Gill Sans MT" w:hAnsi="Gill Sans MT"/>
                </w:rPr>
                <w:delText>X</w:delText>
              </w:r>
            </w:del>
          </w:p>
        </w:tc>
      </w:tr>
      <w:tr w:rsidR="005C3719" w:rsidRPr="001B6E73" w14:paraId="3743328E" w14:textId="77777777" w:rsidTr="005C3719">
        <w:trPr>
          <w:trHeight w:val="360"/>
          <w:del w:id="140" w:author="Hernandez, Jairo A." w:date="2026-09-25T21:13:00Z" w16du:dateUtc="2026-09-26T01:13:00Z"/>
        </w:trPr>
        <w:tc>
          <w:tcPr>
            <w:tcW w:w="576" w:type="dxa"/>
            <w:vAlign w:val="center"/>
          </w:tcPr>
          <w:p w14:paraId="3B989699" w14:textId="7337986B" w:rsidR="005C3719" w:rsidRDefault="005C3719" w:rsidP="002B2F29">
            <w:pPr>
              <w:pStyle w:val="NoSpacing"/>
              <w:ind w:left="-378" w:right="-442"/>
              <w:jc w:val="center"/>
              <w:rPr>
                <w:del w:id="141" w:author="Hernandez, Jairo A." w:date="2026-09-25T21:13:00Z" w16du:dateUtc="2026-09-26T01:13:00Z"/>
                <w:rFonts w:ascii="Gill Sans MT" w:hAnsi="Gill Sans MT"/>
                <w:b/>
              </w:rPr>
            </w:pPr>
            <w:del w:id="142" w:author="Hernandez, Jairo A." w:date="2026-09-25T21:13:00Z" w16du:dateUtc="2026-09-26T01:13:00Z">
              <w:r>
                <w:rPr>
                  <w:rFonts w:ascii="Gill Sans MT" w:hAnsi="Gill Sans MT"/>
                  <w:b/>
                </w:rPr>
                <w:delText>9</w:delText>
              </w:r>
            </w:del>
          </w:p>
        </w:tc>
        <w:tc>
          <w:tcPr>
            <w:tcW w:w="7951" w:type="dxa"/>
            <w:vAlign w:val="center"/>
          </w:tcPr>
          <w:p w14:paraId="67D63E73" w14:textId="1AE39094" w:rsidR="005C3719" w:rsidRPr="00745DAA" w:rsidRDefault="005C3719" w:rsidP="002B2F29">
            <w:pPr>
              <w:pStyle w:val="NoSpacing"/>
              <w:rPr>
                <w:del w:id="143" w:author="Hernandez, Jairo A." w:date="2026-09-25T21:13:00Z" w16du:dateUtc="2026-09-26T01:13:00Z"/>
                <w:rFonts w:ascii="Gill Sans MT" w:hAnsi="Gill Sans MT"/>
              </w:rPr>
            </w:pPr>
            <w:del w:id="144" w:author="Hernandez, Jairo A." w:date="2026-09-25T21:13:00Z" w16du:dateUtc="2026-09-26T01:13:00Z">
              <w:r>
                <w:rPr>
                  <w:rFonts w:ascii="Gill Sans MT" w:hAnsi="Gill Sans MT"/>
                </w:rPr>
                <w:delText xml:space="preserve">Pat Johnson – Office of Senator </w:delText>
              </w:r>
              <w:r w:rsidRPr="00811EA7">
                <w:rPr>
                  <w:rFonts w:ascii="Gill Sans MT" w:hAnsi="Gill Sans MT"/>
                </w:rPr>
                <w:delText xml:space="preserve">Cyr </w:delText>
              </w:r>
              <w:r w:rsidRPr="002B2F29">
                <w:rPr>
                  <w:rFonts w:ascii="Gill Sans MT" w:hAnsi="Gill Sans MT"/>
                  <w:i/>
                  <w:iCs/>
                </w:rPr>
                <w:delText>(designee of Senator Cyr)</w:delText>
              </w:r>
            </w:del>
          </w:p>
        </w:tc>
        <w:tc>
          <w:tcPr>
            <w:tcW w:w="1530" w:type="dxa"/>
            <w:vAlign w:val="center"/>
          </w:tcPr>
          <w:p w14:paraId="2126BDF0" w14:textId="2BB6BFC2" w:rsidR="005C3719" w:rsidRPr="00811EA7" w:rsidRDefault="005C3719" w:rsidP="002B2F29">
            <w:pPr>
              <w:pStyle w:val="NoSpacing"/>
              <w:ind w:left="-144" w:right="-108"/>
              <w:jc w:val="center"/>
              <w:rPr>
                <w:del w:id="145" w:author="Hernandez, Jairo A." w:date="2026-09-25T21:13:00Z" w16du:dateUtc="2026-09-26T01:13:00Z"/>
                <w:rFonts w:ascii="Gill Sans MT" w:hAnsi="Gill Sans MT"/>
              </w:rPr>
            </w:pPr>
            <w:del w:id="146" w:author="Hernandez, Jairo A." w:date="2026-09-25T21:13:00Z" w16du:dateUtc="2026-09-26T01:13:00Z">
              <w:r>
                <w:rPr>
                  <w:rFonts w:ascii="Gill Sans MT" w:hAnsi="Gill Sans MT"/>
                </w:rPr>
                <w:delText>-</w:delText>
              </w:r>
            </w:del>
          </w:p>
        </w:tc>
      </w:tr>
      <w:tr w:rsidR="005C3719" w:rsidRPr="001B6E73" w14:paraId="66F4A37C" w14:textId="77777777" w:rsidTr="005C3719">
        <w:trPr>
          <w:trHeight w:val="360"/>
          <w:del w:id="147" w:author="Hernandez, Jairo A." w:date="2026-09-25T21:13:00Z" w16du:dateUtc="2026-09-26T01:13:00Z"/>
        </w:trPr>
        <w:tc>
          <w:tcPr>
            <w:tcW w:w="576" w:type="dxa"/>
            <w:vAlign w:val="center"/>
          </w:tcPr>
          <w:p w14:paraId="42F5B423" w14:textId="77777777" w:rsidR="005C3719" w:rsidRPr="001B6E73" w:rsidRDefault="005C3719" w:rsidP="002B2F29">
            <w:pPr>
              <w:pStyle w:val="NoSpacing"/>
              <w:ind w:left="-378" w:right="-442"/>
              <w:jc w:val="center"/>
              <w:rPr>
                <w:del w:id="148" w:author="Hernandez, Jairo A." w:date="2026-09-25T21:13:00Z" w16du:dateUtc="2026-09-26T01:13:00Z"/>
                <w:rFonts w:ascii="Gill Sans MT" w:hAnsi="Gill Sans MT"/>
                <w:b/>
              </w:rPr>
            </w:pPr>
            <w:del w:id="149" w:author="Hernandez, Jairo A." w:date="2026-09-25T21:13:00Z" w16du:dateUtc="2026-09-26T01:13:00Z">
              <w:r>
                <w:rPr>
                  <w:rFonts w:ascii="Gill Sans MT" w:hAnsi="Gill Sans MT"/>
                  <w:b/>
                </w:rPr>
                <w:delText>10</w:delText>
              </w:r>
            </w:del>
          </w:p>
        </w:tc>
        <w:tc>
          <w:tcPr>
            <w:tcW w:w="7951" w:type="dxa"/>
            <w:vAlign w:val="center"/>
          </w:tcPr>
          <w:p w14:paraId="670C8C5D" w14:textId="77777777" w:rsidR="005C3719" w:rsidRPr="00745DAA" w:rsidRDefault="005C3719" w:rsidP="002B2F29">
            <w:pPr>
              <w:pStyle w:val="NoSpacing"/>
              <w:rPr>
                <w:del w:id="150" w:author="Hernandez, Jairo A." w:date="2026-09-25T21:13:00Z" w16du:dateUtc="2026-09-26T01:13:00Z"/>
                <w:rFonts w:ascii="Gill Sans MT" w:hAnsi="Gill Sans MT"/>
              </w:rPr>
            </w:pPr>
            <w:del w:id="151" w:author="Hernandez, Jairo A." w:date="2026-09-25T21:13:00Z" w16du:dateUtc="2026-09-26T01:13:00Z">
              <w:r w:rsidRPr="00745DAA">
                <w:rPr>
                  <w:rFonts w:ascii="Gill Sans MT" w:hAnsi="Gill Sans MT"/>
                </w:rPr>
                <w:delText>Jessica Larochelle – MA Association for Mental Health</w:delText>
              </w:r>
            </w:del>
          </w:p>
        </w:tc>
        <w:tc>
          <w:tcPr>
            <w:tcW w:w="1530" w:type="dxa"/>
            <w:vAlign w:val="center"/>
          </w:tcPr>
          <w:p w14:paraId="6771A9F8" w14:textId="77777777" w:rsidR="005C3719" w:rsidRPr="00811EA7" w:rsidRDefault="005C3719" w:rsidP="002B2F29">
            <w:pPr>
              <w:pStyle w:val="NoSpacing"/>
              <w:ind w:left="-144" w:right="-108"/>
              <w:jc w:val="center"/>
              <w:rPr>
                <w:del w:id="152" w:author="Hernandez, Jairo A." w:date="2026-09-25T21:13:00Z" w16du:dateUtc="2026-09-26T01:13:00Z"/>
                <w:rFonts w:ascii="Gill Sans MT" w:hAnsi="Gill Sans MT"/>
              </w:rPr>
            </w:pPr>
            <w:del w:id="153" w:author="Hernandez, Jairo A." w:date="2026-09-25T21:13:00Z" w16du:dateUtc="2026-09-26T01:13:00Z">
              <w:r w:rsidRPr="00811EA7">
                <w:rPr>
                  <w:rFonts w:ascii="Gill Sans MT" w:hAnsi="Gill Sans MT"/>
                </w:rPr>
                <w:delText>X</w:delText>
              </w:r>
            </w:del>
          </w:p>
        </w:tc>
      </w:tr>
      <w:tr w:rsidR="005C3719" w:rsidRPr="001B6E73" w14:paraId="409F8760" w14:textId="77777777" w:rsidTr="005C3719">
        <w:trPr>
          <w:trHeight w:val="360"/>
          <w:del w:id="154" w:author="Hernandez, Jairo A." w:date="2026-09-25T21:13:00Z" w16du:dateUtc="2026-09-26T01:13:00Z"/>
        </w:trPr>
        <w:tc>
          <w:tcPr>
            <w:tcW w:w="576" w:type="dxa"/>
            <w:vAlign w:val="center"/>
          </w:tcPr>
          <w:p w14:paraId="5230B1B9" w14:textId="77777777" w:rsidR="005C3719" w:rsidRPr="001B6E73" w:rsidRDefault="005C3719" w:rsidP="002B2F29">
            <w:pPr>
              <w:pStyle w:val="NoSpacing"/>
              <w:ind w:left="-378" w:right="-442"/>
              <w:jc w:val="center"/>
              <w:rPr>
                <w:del w:id="155" w:author="Hernandez, Jairo A." w:date="2026-09-25T21:13:00Z" w16du:dateUtc="2026-09-26T01:13:00Z"/>
                <w:rFonts w:ascii="Gill Sans MT" w:hAnsi="Gill Sans MT"/>
                <w:b/>
              </w:rPr>
            </w:pPr>
            <w:del w:id="156" w:author="Hernandez, Jairo A." w:date="2026-09-25T21:13:00Z" w16du:dateUtc="2026-09-26T01:13:00Z">
              <w:r w:rsidRPr="001B6E73">
                <w:rPr>
                  <w:rFonts w:ascii="Gill Sans MT" w:hAnsi="Gill Sans MT"/>
                  <w:b/>
                </w:rPr>
                <w:delText>1</w:delText>
              </w:r>
              <w:r>
                <w:rPr>
                  <w:rFonts w:ascii="Gill Sans MT" w:hAnsi="Gill Sans MT"/>
                  <w:b/>
                </w:rPr>
                <w:delText>1</w:delText>
              </w:r>
            </w:del>
          </w:p>
        </w:tc>
        <w:tc>
          <w:tcPr>
            <w:tcW w:w="7951" w:type="dxa"/>
            <w:vAlign w:val="center"/>
          </w:tcPr>
          <w:p w14:paraId="311EF2B4" w14:textId="77777777" w:rsidR="005C3719" w:rsidRPr="00745DAA" w:rsidRDefault="005C3719" w:rsidP="002B2F29">
            <w:pPr>
              <w:pStyle w:val="NoSpacing"/>
              <w:rPr>
                <w:del w:id="157" w:author="Hernandez, Jairo A." w:date="2026-09-25T21:13:00Z" w16du:dateUtc="2026-09-26T01:13:00Z"/>
                <w:rFonts w:ascii="Gill Sans MT" w:hAnsi="Gill Sans MT"/>
              </w:rPr>
            </w:pPr>
            <w:del w:id="158" w:author="Hernandez, Jairo A." w:date="2026-09-25T21:13:00Z" w16du:dateUtc="2026-09-26T01:13:00Z">
              <w:r w:rsidRPr="00745DAA">
                <w:rPr>
                  <w:rFonts w:ascii="Gill Sans MT" w:hAnsi="Gill Sans MT"/>
                </w:rPr>
                <w:delText>Danna Mauch – MA Association for Mental Health</w:delText>
              </w:r>
            </w:del>
          </w:p>
        </w:tc>
        <w:tc>
          <w:tcPr>
            <w:tcW w:w="1530" w:type="dxa"/>
            <w:vAlign w:val="center"/>
          </w:tcPr>
          <w:p w14:paraId="0B51BDD5" w14:textId="77777777" w:rsidR="005C3719" w:rsidRPr="00811EA7" w:rsidRDefault="005C3719" w:rsidP="002B2F29">
            <w:pPr>
              <w:pStyle w:val="NoSpacing"/>
              <w:ind w:left="-144" w:right="-108"/>
              <w:jc w:val="center"/>
              <w:rPr>
                <w:del w:id="159" w:author="Hernandez, Jairo A." w:date="2026-09-25T21:13:00Z" w16du:dateUtc="2026-09-26T01:13:00Z"/>
                <w:rFonts w:ascii="Gill Sans MT" w:hAnsi="Gill Sans MT"/>
              </w:rPr>
            </w:pPr>
            <w:del w:id="160" w:author="Hernandez, Jairo A." w:date="2026-09-25T21:13:00Z" w16du:dateUtc="2026-09-26T01:13:00Z">
              <w:r w:rsidRPr="00811EA7">
                <w:rPr>
                  <w:rFonts w:ascii="Gill Sans MT" w:hAnsi="Gill Sans MT"/>
                </w:rPr>
                <w:delText>X</w:delText>
              </w:r>
            </w:del>
          </w:p>
        </w:tc>
      </w:tr>
      <w:tr w:rsidR="005C3719" w:rsidRPr="001B6E73" w14:paraId="0D0A264B" w14:textId="77777777" w:rsidTr="005C3719">
        <w:trPr>
          <w:trHeight w:val="360"/>
          <w:del w:id="161" w:author="Hernandez, Jairo A." w:date="2026-09-25T21:13:00Z" w16du:dateUtc="2026-09-26T01:13:00Z"/>
        </w:trPr>
        <w:tc>
          <w:tcPr>
            <w:tcW w:w="576" w:type="dxa"/>
            <w:vAlign w:val="center"/>
          </w:tcPr>
          <w:p w14:paraId="431943D1" w14:textId="77777777" w:rsidR="005C3719" w:rsidRPr="001B6E73" w:rsidRDefault="005C3719" w:rsidP="002B2F29">
            <w:pPr>
              <w:pStyle w:val="NoSpacing"/>
              <w:ind w:left="-378" w:right="-442"/>
              <w:jc w:val="center"/>
              <w:rPr>
                <w:del w:id="162" w:author="Hernandez, Jairo A." w:date="2026-09-25T21:13:00Z" w16du:dateUtc="2026-09-26T01:13:00Z"/>
                <w:rFonts w:ascii="Gill Sans MT" w:hAnsi="Gill Sans MT"/>
                <w:b/>
              </w:rPr>
            </w:pPr>
            <w:del w:id="163" w:author="Hernandez, Jairo A." w:date="2026-09-25T21:13:00Z" w16du:dateUtc="2026-09-26T01:13:00Z">
              <w:r>
                <w:rPr>
                  <w:rFonts w:ascii="Gill Sans MT" w:hAnsi="Gill Sans MT"/>
                  <w:b/>
                </w:rPr>
                <w:delText>12</w:delText>
              </w:r>
            </w:del>
          </w:p>
        </w:tc>
        <w:tc>
          <w:tcPr>
            <w:tcW w:w="7951" w:type="dxa"/>
            <w:vAlign w:val="center"/>
          </w:tcPr>
          <w:p w14:paraId="3B4B8FE1" w14:textId="77777777" w:rsidR="005C3719" w:rsidRPr="00745DAA" w:rsidRDefault="005C3719" w:rsidP="002B2F29">
            <w:pPr>
              <w:pStyle w:val="NoSpacing"/>
              <w:rPr>
                <w:del w:id="164" w:author="Hernandez, Jairo A." w:date="2026-09-25T21:13:00Z" w16du:dateUtc="2026-09-26T01:13:00Z"/>
                <w:rFonts w:ascii="Gill Sans MT" w:hAnsi="Gill Sans MT"/>
              </w:rPr>
            </w:pPr>
            <w:del w:id="165" w:author="Hernandez, Jairo A." w:date="2026-09-25T21:13:00Z" w16du:dateUtc="2026-09-26T01:13:00Z">
              <w:r>
                <w:rPr>
                  <w:rFonts w:ascii="Gill Sans MT" w:hAnsi="Gill Sans MT"/>
                </w:rPr>
                <w:delText>Mary McGeown – MSPCC</w:delText>
              </w:r>
            </w:del>
          </w:p>
        </w:tc>
        <w:tc>
          <w:tcPr>
            <w:tcW w:w="1530" w:type="dxa"/>
            <w:vAlign w:val="center"/>
          </w:tcPr>
          <w:p w14:paraId="5CDB743E" w14:textId="0663745B" w:rsidR="005C3719" w:rsidRPr="00811EA7" w:rsidRDefault="005C3719" w:rsidP="002B2F29">
            <w:pPr>
              <w:pStyle w:val="NoSpacing"/>
              <w:ind w:left="-144" w:right="-108"/>
              <w:jc w:val="center"/>
              <w:rPr>
                <w:del w:id="166" w:author="Hernandez, Jairo A." w:date="2026-09-25T21:13:00Z" w16du:dateUtc="2026-09-26T01:13:00Z"/>
                <w:rFonts w:ascii="Gill Sans MT" w:hAnsi="Gill Sans MT"/>
              </w:rPr>
            </w:pPr>
            <w:del w:id="167" w:author="Hernandez, Jairo A." w:date="2026-09-25T21:13:00Z" w16du:dateUtc="2026-09-26T01:13:00Z">
              <w:r w:rsidRPr="00811EA7">
                <w:rPr>
                  <w:rFonts w:ascii="Gill Sans MT" w:hAnsi="Gill Sans MT"/>
                </w:rPr>
                <w:delText>X</w:delText>
              </w:r>
            </w:del>
          </w:p>
        </w:tc>
      </w:tr>
      <w:tr w:rsidR="005C3719" w:rsidRPr="001B6E73" w14:paraId="6835D14D" w14:textId="77777777" w:rsidTr="005C3719">
        <w:trPr>
          <w:trHeight w:val="360"/>
          <w:del w:id="168" w:author="Hernandez, Jairo A." w:date="2026-09-25T21:13:00Z" w16du:dateUtc="2026-09-26T01:13:00Z"/>
        </w:trPr>
        <w:tc>
          <w:tcPr>
            <w:tcW w:w="576" w:type="dxa"/>
            <w:vAlign w:val="center"/>
          </w:tcPr>
          <w:p w14:paraId="596BB115" w14:textId="77777777" w:rsidR="005C3719" w:rsidRPr="001B6E73" w:rsidRDefault="005C3719" w:rsidP="002B2F29">
            <w:pPr>
              <w:pStyle w:val="NoSpacing"/>
              <w:ind w:left="-378" w:right="-442"/>
              <w:jc w:val="center"/>
              <w:rPr>
                <w:del w:id="169" w:author="Hernandez, Jairo A." w:date="2026-09-25T21:13:00Z" w16du:dateUtc="2026-09-26T01:13:00Z"/>
                <w:rFonts w:ascii="Gill Sans MT" w:hAnsi="Gill Sans MT"/>
                <w:b/>
              </w:rPr>
            </w:pPr>
            <w:del w:id="170" w:author="Hernandez, Jairo A." w:date="2026-09-25T21:13:00Z" w16du:dateUtc="2026-09-26T01:13:00Z">
              <w:r>
                <w:rPr>
                  <w:rFonts w:ascii="Gill Sans MT" w:hAnsi="Gill Sans MT"/>
                  <w:b/>
                </w:rPr>
                <w:delText>13</w:delText>
              </w:r>
            </w:del>
          </w:p>
        </w:tc>
        <w:tc>
          <w:tcPr>
            <w:tcW w:w="7951" w:type="dxa"/>
            <w:vAlign w:val="center"/>
          </w:tcPr>
          <w:p w14:paraId="1375686B" w14:textId="77777777" w:rsidR="005C3719" w:rsidRPr="00745DAA" w:rsidRDefault="005C3719" w:rsidP="002B2F29">
            <w:pPr>
              <w:pStyle w:val="NoSpacing"/>
              <w:rPr>
                <w:del w:id="171" w:author="Hernandez, Jairo A." w:date="2026-09-25T21:13:00Z" w16du:dateUtc="2026-09-26T01:13:00Z"/>
                <w:rFonts w:ascii="Gill Sans MT" w:hAnsi="Gill Sans MT"/>
              </w:rPr>
            </w:pPr>
            <w:del w:id="172" w:author="Hernandez, Jairo A." w:date="2026-09-25T21:13:00Z" w16du:dateUtc="2026-09-26T01:13:00Z">
              <w:r w:rsidRPr="008F3A00">
                <w:rPr>
                  <w:rFonts w:ascii="Gill Sans MT" w:hAnsi="Gill Sans MT"/>
                </w:rPr>
                <w:delText xml:space="preserve">Rosemary Minehan – Trial Court (ret.) </w:delText>
              </w:r>
              <w:r w:rsidRPr="008F3A00">
                <w:rPr>
                  <w:rFonts w:ascii="Gill Sans MT" w:hAnsi="Gill Sans MT"/>
                  <w:i/>
                </w:rPr>
                <w:delText>(designee of Chief Justice Carey)</w:delText>
              </w:r>
            </w:del>
          </w:p>
        </w:tc>
        <w:tc>
          <w:tcPr>
            <w:tcW w:w="1530" w:type="dxa"/>
            <w:vAlign w:val="center"/>
          </w:tcPr>
          <w:p w14:paraId="1A339908" w14:textId="77777777" w:rsidR="005C3719" w:rsidRPr="00811EA7" w:rsidRDefault="005C3719" w:rsidP="002B2F29">
            <w:pPr>
              <w:pStyle w:val="NoSpacing"/>
              <w:ind w:left="-144" w:right="-108"/>
              <w:jc w:val="center"/>
              <w:rPr>
                <w:del w:id="173" w:author="Hernandez, Jairo A." w:date="2026-09-25T21:13:00Z" w16du:dateUtc="2026-09-26T01:13:00Z"/>
                <w:rFonts w:ascii="Gill Sans MT" w:hAnsi="Gill Sans MT"/>
              </w:rPr>
            </w:pPr>
            <w:del w:id="174" w:author="Hernandez, Jairo A." w:date="2026-09-25T21:13:00Z" w16du:dateUtc="2026-09-26T01:13:00Z">
              <w:r w:rsidRPr="00811EA7">
                <w:rPr>
                  <w:rFonts w:ascii="Gill Sans MT" w:hAnsi="Gill Sans MT"/>
                </w:rPr>
                <w:delText>X</w:delText>
              </w:r>
            </w:del>
          </w:p>
        </w:tc>
      </w:tr>
      <w:tr w:rsidR="005C3719" w:rsidRPr="001B6E73" w14:paraId="13D35D5E" w14:textId="77777777" w:rsidTr="005C3719">
        <w:trPr>
          <w:trHeight w:val="360"/>
          <w:del w:id="175" w:author="Hernandez, Jairo A." w:date="2026-09-25T21:13:00Z" w16du:dateUtc="2026-09-26T01:13:00Z"/>
        </w:trPr>
        <w:tc>
          <w:tcPr>
            <w:tcW w:w="576" w:type="dxa"/>
            <w:vAlign w:val="center"/>
          </w:tcPr>
          <w:p w14:paraId="5BD8DB69" w14:textId="2443A4D3" w:rsidR="005C3719" w:rsidRDefault="005C3719" w:rsidP="002B2F29">
            <w:pPr>
              <w:pStyle w:val="NoSpacing"/>
              <w:ind w:left="-378" w:right="-442"/>
              <w:jc w:val="center"/>
              <w:rPr>
                <w:del w:id="176" w:author="Hernandez, Jairo A." w:date="2026-09-25T21:13:00Z" w16du:dateUtc="2026-09-26T01:13:00Z"/>
                <w:rFonts w:ascii="Gill Sans MT" w:hAnsi="Gill Sans MT"/>
                <w:b/>
              </w:rPr>
            </w:pPr>
            <w:del w:id="177" w:author="Hernandez, Jairo A." w:date="2026-09-25T21:13:00Z" w16du:dateUtc="2026-09-26T01:13:00Z">
              <w:r>
                <w:rPr>
                  <w:rFonts w:ascii="Gill Sans MT" w:hAnsi="Gill Sans MT"/>
                  <w:b/>
                </w:rPr>
                <w:delText>14</w:delText>
              </w:r>
            </w:del>
          </w:p>
        </w:tc>
        <w:tc>
          <w:tcPr>
            <w:tcW w:w="7951" w:type="dxa"/>
            <w:vAlign w:val="center"/>
          </w:tcPr>
          <w:p w14:paraId="29663300" w14:textId="720599AD" w:rsidR="005C3719" w:rsidRPr="008F3A00" w:rsidRDefault="005C3719" w:rsidP="002B2F29">
            <w:pPr>
              <w:pStyle w:val="NoSpacing"/>
              <w:rPr>
                <w:del w:id="178" w:author="Hernandez, Jairo A." w:date="2026-09-25T21:13:00Z" w16du:dateUtc="2026-09-26T01:13:00Z"/>
                <w:rFonts w:ascii="Gill Sans MT" w:hAnsi="Gill Sans MT"/>
              </w:rPr>
            </w:pPr>
            <w:del w:id="179" w:author="Hernandez, Jairo A." w:date="2026-09-25T21:13:00Z" w16du:dateUtc="2026-09-26T01:13:00Z">
              <w:r w:rsidRPr="008F3A00">
                <w:rPr>
                  <w:rFonts w:ascii="Gill Sans MT" w:hAnsi="Gill Sans MT"/>
                </w:rPr>
                <w:delText>Carlene Pavlos – MA Public Health Association</w:delText>
              </w:r>
            </w:del>
          </w:p>
        </w:tc>
        <w:tc>
          <w:tcPr>
            <w:tcW w:w="1530" w:type="dxa"/>
            <w:vAlign w:val="center"/>
          </w:tcPr>
          <w:p w14:paraId="50BF3F6C" w14:textId="5F11978A" w:rsidR="005C3719" w:rsidRPr="00811EA7" w:rsidRDefault="005C3719" w:rsidP="002B2F29">
            <w:pPr>
              <w:pStyle w:val="NoSpacing"/>
              <w:ind w:left="-144" w:right="-108"/>
              <w:jc w:val="center"/>
              <w:rPr>
                <w:del w:id="180" w:author="Hernandez, Jairo A." w:date="2026-09-25T21:13:00Z" w16du:dateUtc="2026-09-26T01:13:00Z"/>
                <w:rFonts w:ascii="Gill Sans MT" w:hAnsi="Gill Sans MT"/>
              </w:rPr>
            </w:pPr>
            <w:del w:id="181" w:author="Hernandez, Jairo A." w:date="2026-09-25T21:13:00Z" w16du:dateUtc="2026-09-26T01:13:00Z">
              <w:r w:rsidRPr="00811EA7">
                <w:rPr>
                  <w:rFonts w:ascii="Gill Sans MT" w:hAnsi="Gill Sans MT"/>
                </w:rPr>
                <w:delText>A</w:delText>
              </w:r>
            </w:del>
          </w:p>
        </w:tc>
      </w:tr>
      <w:tr w:rsidR="005C3719" w:rsidRPr="001B6E73" w14:paraId="321EDDBA" w14:textId="77777777" w:rsidTr="005C3719">
        <w:trPr>
          <w:trHeight w:val="360"/>
          <w:del w:id="182" w:author="Hernandez, Jairo A." w:date="2026-09-25T21:13:00Z" w16du:dateUtc="2026-09-26T01:13:00Z"/>
        </w:trPr>
        <w:tc>
          <w:tcPr>
            <w:tcW w:w="576" w:type="dxa"/>
            <w:vAlign w:val="center"/>
          </w:tcPr>
          <w:p w14:paraId="115A24AE" w14:textId="2BEEE632" w:rsidR="005C3719" w:rsidRDefault="005C3719" w:rsidP="002B2F29">
            <w:pPr>
              <w:pStyle w:val="NoSpacing"/>
              <w:ind w:left="-378" w:right="-442"/>
              <w:jc w:val="center"/>
              <w:rPr>
                <w:del w:id="183" w:author="Hernandez, Jairo A." w:date="2026-09-25T21:13:00Z" w16du:dateUtc="2026-09-26T01:13:00Z"/>
                <w:rFonts w:ascii="Gill Sans MT" w:hAnsi="Gill Sans MT"/>
                <w:b/>
              </w:rPr>
            </w:pPr>
            <w:del w:id="184" w:author="Hernandez, Jairo A." w:date="2026-09-25T21:13:00Z" w16du:dateUtc="2026-09-26T01:13:00Z">
              <w:r>
                <w:rPr>
                  <w:rFonts w:ascii="Gill Sans MT" w:hAnsi="Gill Sans MT"/>
                  <w:b/>
                </w:rPr>
                <w:delText>15</w:delText>
              </w:r>
            </w:del>
          </w:p>
        </w:tc>
        <w:tc>
          <w:tcPr>
            <w:tcW w:w="7951" w:type="dxa"/>
            <w:vAlign w:val="center"/>
          </w:tcPr>
          <w:p w14:paraId="4A3DE481" w14:textId="543101D1" w:rsidR="005C3719" w:rsidRPr="008F3A00" w:rsidRDefault="005C3719" w:rsidP="002B2F29">
            <w:pPr>
              <w:pStyle w:val="NoSpacing"/>
              <w:rPr>
                <w:del w:id="185" w:author="Hernandez, Jairo A." w:date="2026-09-25T21:13:00Z" w16du:dateUtc="2026-09-26T01:13:00Z"/>
                <w:rFonts w:ascii="Gill Sans MT" w:hAnsi="Gill Sans MT"/>
              </w:rPr>
            </w:pPr>
            <w:del w:id="186" w:author="Hernandez, Jairo A." w:date="2026-09-25T21:13:00Z" w16du:dateUtc="2026-09-26T01:13:00Z">
              <w:r>
                <w:rPr>
                  <w:rFonts w:ascii="Gill Sans MT" w:hAnsi="Gill Sans MT"/>
                </w:rPr>
                <w:delText xml:space="preserve">Emma Schlitzer – CHIA </w:delText>
              </w:r>
              <w:r w:rsidRPr="002B2F29">
                <w:rPr>
                  <w:rFonts w:ascii="Gill Sans MT" w:hAnsi="Gill Sans MT"/>
                  <w:i/>
                  <w:iCs/>
                </w:rPr>
                <w:delText>(designee of Ray Campbell)</w:delText>
              </w:r>
            </w:del>
          </w:p>
        </w:tc>
        <w:tc>
          <w:tcPr>
            <w:tcW w:w="1530" w:type="dxa"/>
            <w:vAlign w:val="center"/>
          </w:tcPr>
          <w:p w14:paraId="4373F2AB" w14:textId="2D9D7F06" w:rsidR="005C3719" w:rsidRPr="00811EA7" w:rsidRDefault="005C3719" w:rsidP="002B2F29">
            <w:pPr>
              <w:pStyle w:val="NoSpacing"/>
              <w:ind w:left="-144" w:right="-108"/>
              <w:jc w:val="center"/>
              <w:rPr>
                <w:del w:id="187" w:author="Hernandez, Jairo A." w:date="2026-09-25T21:13:00Z" w16du:dateUtc="2026-09-26T01:13:00Z"/>
                <w:rFonts w:ascii="Gill Sans MT" w:hAnsi="Gill Sans MT"/>
              </w:rPr>
            </w:pPr>
            <w:del w:id="188" w:author="Hernandez, Jairo A." w:date="2026-09-25T21:13:00Z" w16du:dateUtc="2026-09-26T01:13:00Z">
              <w:r w:rsidRPr="00811EA7">
                <w:rPr>
                  <w:rFonts w:ascii="Gill Sans MT" w:hAnsi="Gill Sans MT"/>
                </w:rPr>
                <w:delText>A</w:delText>
              </w:r>
            </w:del>
          </w:p>
        </w:tc>
      </w:tr>
      <w:tr w:rsidR="005C3719" w:rsidRPr="001B6E73" w14:paraId="03049F7F" w14:textId="77777777" w:rsidTr="005C3719">
        <w:trPr>
          <w:trHeight w:val="360"/>
          <w:del w:id="189" w:author="Hernandez, Jairo A." w:date="2026-09-25T21:13:00Z" w16du:dateUtc="2026-09-26T01:13:00Z"/>
        </w:trPr>
        <w:tc>
          <w:tcPr>
            <w:tcW w:w="576" w:type="dxa"/>
            <w:vAlign w:val="center"/>
          </w:tcPr>
          <w:p w14:paraId="73AB5C33" w14:textId="0701C843" w:rsidR="005C3719" w:rsidRPr="001B6E73" w:rsidRDefault="005C3719" w:rsidP="002B2F29">
            <w:pPr>
              <w:pStyle w:val="NoSpacing"/>
              <w:ind w:left="-378" w:right="-442"/>
              <w:jc w:val="center"/>
              <w:rPr>
                <w:del w:id="190" w:author="Hernandez, Jairo A." w:date="2026-09-25T21:13:00Z" w16du:dateUtc="2026-09-26T01:13:00Z"/>
                <w:rFonts w:ascii="Gill Sans MT" w:hAnsi="Gill Sans MT"/>
                <w:b/>
              </w:rPr>
            </w:pPr>
            <w:del w:id="191" w:author="Hernandez, Jairo A." w:date="2026-09-25T21:13:00Z" w16du:dateUtc="2026-09-26T01:13:00Z">
              <w:r>
                <w:rPr>
                  <w:rFonts w:ascii="Gill Sans MT" w:hAnsi="Gill Sans MT"/>
                  <w:b/>
                </w:rPr>
                <w:delText>16</w:delText>
              </w:r>
            </w:del>
          </w:p>
        </w:tc>
        <w:tc>
          <w:tcPr>
            <w:tcW w:w="7951" w:type="dxa"/>
            <w:vAlign w:val="center"/>
          </w:tcPr>
          <w:p w14:paraId="0FFCF995" w14:textId="77777777" w:rsidR="005C3719" w:rsidRPr="00745DAA" w:rsidRDefault="005C3719" w:rsidP="002B2F29">
            <w:pPr>
              <w:pStyle w:val="NoSpacing"/>
              <w:rPr>
                <w:del w:id="192" w:author="Hernandez, Jairo A." w:date="2026-09-25T21:13:00Z" w16du:dateUtc="2026-09-26T01:13:00Z"/>
                <w:rFonts w:ascii="Gill Sans MT" w:hAnsi="Gill Sans MT"/>
              </w:rPr>
            </w:pPr>
            <w:del w:id="193" w:author="Hernandez, Jairo A." w:date="2026-09-25T21:13:00Z" w16du:dateUtc="2026-09-26T01:13:00Z">
              <w:r w:rsidRPr="008F3A00">
                <w:rPr>
                  <w:rFonts w:ascii="Gill Sans MT" w:hAnsi="Gill Sans MT"/>
                </w:rPr>
                <w:delText>Emily Sherwood – Department of Mental Health</w:delText>
              </w:r>
            </w:del>
          </w:p>
        </w:tc>
        <w:tc>
          <w:tcPr>
            <w:tcW w:w="1530" w:type="dxa"/>
            <w:vAlign w:val="center"/>
          </w:tcPr>
          <w:p w14:paraId="76FF6FB7" w14:textId="77777777" w:rsidR="005C3719" w:rsidRPr="00811EA7" w:rsidRDefault="005C3719" w:rsidP="002B2F29">
            <w:pPr>
              <w:pStyle w:val="NoSpacing"/>
              <w:ind w:left="-144" w:right="-108"/>
              <w:jc w:val="center"/>
              <w:rPr>
                <w:del w:id="194" w:author="Hernandez, Jairo A." w:date="2026-09-25T21:13:00Z" w16du:dateUtc="2026-09-26T01:13:00Z"/>
                <w:rFonts w:ascii="Gill Sans MT" w:hAnsi="Gill Sans MT"/>
              </w:rPr>
            </w:pPr>
            <w:del w:id="195" w:author="Hernandez, Jairo A." w:date="2026-09-25T21:13:00Z" w16du:dateUtc="2026-09-26T01:13:00Z">
              <w:r w:rsidRPr="00811EA7">
                <w:rPr>
                  <w:rFonts w:ascii="Gill Sans MT" w:hAnsi="Gill Sans MT"/>
                </w:rPr>
                <w:delText>X</w:delText>
              </w:r>
            </w:del>
          </w:p>
        </w:tc>
      </w:tr>
      <w:tr w:rsidR="005C3719" w:rsidRPr="001B6E73" w14:paraId="3FBC3A8E" w14:textId="77777777" w:rsidTr="005C3719">
        <w:trPr>
          <w:trHeight w:val="360"/>
          <w:del w:id="196" w:author="Hernandez, Jairo A." w:date="2026-09-25T21:13:00Z" w16du:dateUtc="2026-09-26T01:13:00Z"/>
        </w:trPr>
        <w:tc>
          <w:tcPr>
            <w:tcW w:w="576" w:type="dxa"/>
            <w:vAlign w:val="center"/>
          </w:tcPr>
          <w:p w14:paraId="6367868E" w14:textId="6A6C5960" w:rsidR="005C3719" w:rsidRPr="001B6E73" w:rsidRDefault="005C3719" w:rsidP="002B2F29">
            <w:pPr>
              <w:pStyle w:val="NoSpacing"/>
              <w:ind w:left="-378" w:right="-442"/>
              <w:jc w:val="center"/>
              <w:rPr>
                <w:del w:id="197" w:author="Hernandez, Jairo A." w:date="2026-09-25T21:13:00Z" w16du:dateUtc="2026-09-26T01:13:00Z"/>
                <w:rFonts w:ascii="Gill Sans MT" w:hAnsi="Gill Sans MT"/>
                <w:b/>
              </w:rPr>
            </w:pPr>
            <w:del w:id="198" w:author="Hernandez, Jairo A." w:date="2026-09-25T21:13:00Z" w16du:dateUtc="2026-09-26T01:13:00Z">
              <w:r>
                <w:rPr>
                  <w:rFonts w:ascii="Gill Sans MT" w:hAnsi="Gill Sans MT"/>
                  <w:b/>
                </w:rPr>
                <w:delText>17</w:delText>
              </w:r>
            </w:del>
          </w:p>
        </w:tc>
        <w:tc>
          <w:tcPr>
            <w:tcW w:w="7951" w:type="dxa"/>
            <w:vAlign w:val="center"/>
          </w:tcPr>
          <w:p w14:paraId="15A1D101" w14:textId="77777777" w:rsidR="005C3719" w:rsidRPr="00745DAA" w:rsidRDefault="005C3719" w:rsidP="002B2F29">
            <w:pPr>
              <w:pStyle w:val="NoSpacing"/>
              <w:rPr>
                <w:del w:id="199" w:author="Hernandez, Jairo A." w:date="2026-09-25T21:13:00Z" w16du:dateUtc="2026-09-26T01:13:00Z"/>
                <w:rFonts w:ascii="Gill Sans MT" w:hAnsi="Gill Sans MT"/>
              </w:rPr>
            </w:pPr>
            <w:del w:id="200" w:author="Hernandez, Jairo A." w:date="2026-09-25T21:13:00Z" w16du:dateUtc="2026-09-26T01:13:00Z">
              <w:r w:rsidRPr="00745DAA">
                <w:rPr>
                  <w:rFonts w:ascii="Gill Sans MT" w:hAnsi="Gill Sans MT"/>
                </w:rPr>
                <w:delText>Lindsey Tucker – Department of Public Health</w:delText>
              </w:r>
            </w:del>
          </w:p>
        </w:tc>
        <w:tc>
          <w:tcPr>
            <w:tcW w:w="1530" w:type="dxa"/>
            <w:vAlign w:val="center"/>
          </w:tcPr>
          <w:p w14:paraId="7BDBCE8E" w14:textId="514010C4" w:rsidR="005C3719" w:rsidRPr="00811EA7" w:rsidRDefault="005C3719" w:rsidP="002B2F29">
            <w:pPr>
              <w:pStyle w:val="NoSpacing"/>
              <w:ind w:left="-144" w:right="-108"/>
              <w:jc w:val="center"/>
              <w:rPr>
                <w:del w:id="201" w:author="Hernandez, Jairo A." w:date="2026-09-25T21:13:00Z" w16du:dateUtc="2026-09-26T01:13:00Z"/>
                <w:rFonts w:ascii="Gill Sans MT" w:hAnsi="Gill Sans MT"/>
              </w:rPr>
            </w:pPr>
            <w:del w:id="202" w:author="Hernandez, Jairo A." w:date="2026-09-25T21:13:00Z" w16du:dateUtc="2026-09-26T01:13:00Z">
              <w:r w:rsidRPr="00811EA7">
                <w:rPr>
                  <w:rFonts w:ascii="Gill Sans MT" w:hAnsi="Gill Sans MT"/>
                </w:rPr>
                <w:delText>X</w:delText>
              </w:r>
            </w:del>
          </w:p>
        </w:tc>
      </w:tr>
      <w:tr w:rsidR="005C3719" w:rsidRPr="001B6E73" w14:paraId="6A7A058B" w14:textId="77777777" w:rsidTr="005C3719">
        <w:trPr>
          <w:trHeight w:val="360"/>
          <w:del w:id="203" w:author="Hernandez, Jairo A." w:date="2026-09-25T21:13:00Z" w16du:dateUtc="2026-09-26T01:13:00Z"/>
        </w:trPr>
        <w:tc>
          <w:tcPr>
            <w:tcW w:w="576" w:type="dxa"/>
            <w:vAlign w:val="center"/>
          </w:tcPr>
          <w:p w14:paraId="331F3620" w14:textId="7662211E" w:rsidR="005C3719" w:rsidRPr="001B6E73" w:rsidRDefault="005C3719" w:rsidP="002B2F29">
            <w:pPr>
              <w:pStyle w:val="NoSpacing"/>
              <w:ind w:left="-378" w:right="-442"/>
              <w:jc w:val="center"/>
              <w:rPr>
                <w:del w:id="204" w:author="Hernandez, Jairo A." w:date="2026-09-25T21:13:00Z" w16du:dateUtc="2026-09-26T01:13:00Z"/>
                <w:rFonts w:ascii="Gill Sans MT" w:hAnsi="Gill Sans MT"/>
                <w:b/>
              </w:rPr>
            </w:pPr>
            <w:del w:id="205" w:author="Hernandez, Jairo A." w:date="2026-09-25T21:13:00Z" w16du:dateUtc="2026-09-26T01:13:00Z">
              <w:r>
                <w:rPr>
                  <w:rFonts w:ascii="Gill Sans MT" w:hAnsi="Gill Sans MT"/>
                  <w:b/>
                </w:rPr>
                <w:delText>18</w:delText>
              </w:r>
            </w:del>
          </w:p>
        </w:tc>
        <w:tc>
          <w:tcPr>
            <w:tcW w:w="7951" w:type="dxa"/>
            <w:vAlign w:val="center"/>
          </w:tcPr>
          <w:p w14:paraId="4F6C299D" w14:textId="77777777" w:rsidR="005C3719" w:rsidRPr="00745DAA" w:rsidRDefault="005C3719" w:rsidP="002B2F29">
            <w:pPr>
              <w:pStyle w:val="NoSpacing"/>
              <w:rPr>
                <w:del w:id="206" w:author="Hernandez, Jairo A." w:date="2026-09-25T21:13:00Z" w16du:dateUtc="2026-09-26T01:13:00Z"/>
                <w:rFonts w:ascii="Gill Sans MT" w:hAnsi="Gill Sans MT"/>
              </w:rPr>
            </w:pPr>
            <w:del w:id="207" w:author="Hernandez, Jairo A." w:date="2026-09-25T21:13:00Z" w16du:dateUtc="2026-09-26T01:13:00Z">
              <w:r w:rsidRPr="00745DAA">
                <w:rPr>
                  <w:rFonts w:ascii="Gill Sans MT" w:hAnsi="Gill Sans MT"/>
                </w:rPr>
                <w:delText>James Vetter – Social-Emotional Learning Alliance for MA</w:delText>
              </w:r>
            </w:del>
          </w:p>
        </w:tc>
        <w:tc>
          <w:tcPr>
            <w:tcW w:w="1530" w:type="dxa"/>
            <w:vAlign w:val="center"/>
          </w:tcPr>
          <w:p w14:paraId="03854A86" w14:textId="77777777" w:rsidR="005C3719" w:rsidRPr="00811EA7" w:rsidRDefault="005C3719" w:rsidP="002B2F29">
            <w:pPr>
              <w:pStyle w:val="NoSpacing"/>
              <w:ind w:left="-144" w:right="-108"/>
              <w:jc w:val="center"/>
              <w:rPr>
                <w:del w:id="208" w:author="Hernandez, Jairo A." w:date="2026-09-25T21:13:00Z" w16du:dateUtc="2026-09-26T01:13:00Z"/>
                <w:rFonts w:ascii="Gill Sans MT" w:hAnsi="Gill Sans MT"/>
              </w:rPr>
            </w:pPr>
            <w:del w:id="209" w:author="Hernandez, Jairo A." w:date="2026-09-25T21:13:00Z" w16du:dateUtc="2026-09-26T01:13:00Z">
              <w:r w:rsidRPr="00811EA7">
                <w:rPr>
                  <w:rFonts w:ascii="Gill Sans MT" w:hAnsi="Gill Sans MT"/>
                </w:rPr>
                <w:delText>X</w:delText>
              </w:r>
            </w:del>
          </w:p>
        </w:tc>
      </w:tr>
      <w:tr w:rsidR="00363EB1" w:rsidRPr="001B6E73" w14:paraId="6A741266" w14:textId="77777777" w:rsidTr="00363EB1">
        <w:trPr>
          <w:trHeight w:val="360"/>
          <w:del w:id="210" w:author="Hernandez, Jairo A." w:date="2026-09-25T21:13:00Z" w16du:dateUtc="2026-09-26T01:13:00Z"/>
        </w:trPr>
        <w:tc>
          <w:tcPr>
            <w:tcW w:w="10057" w:type="dxa"/>
            <w:gridSpan w:val="3"/>
            <w:shd w:val="clear" w:color="auto" w:fill="C6D9F1" w:themeFill="text2" w:themeFillTint="33"/>
            <w:vAlign w:val="center"/>
          </w:tcPr>
          <w:p w14:paraId="5A4D81A9" w14:textId="59A5A70F" w:rsidR="00363EB1" w:rsidRDefault="00363EB1" w:rsidP="00363EB1">
            <w:pPr>
              <w:pStyle w:val="NoSpacing"/>
              <w:ind w:right="-108"/>
              <w:rPr>
                <w:del w:id="211" w:author="Hernandez, Jairo A." w:date="2026-09-25T21:13:00Z" w16du:dateUtc="2026-09-26T01:13:00Z"/>
                <w:rFonts w:ascii="Gill Sans MT" w:hAnsi="Gill Sans MT"/>
              </w:rPr>
            </w:pPr>
            <w:del w:id="212" w:author="Hernandez, Jairo A." w:date="2026-09-25T21:13:00Z" w16du:dateUtc="2026-09-26T01:13:00Z">
              <w:r w:rsidRPr="001B6E73">
                <w:rPr>
                  <w:rFonts w:ascii="Gill Sans MT" w:hAnsi="Gill Sans MT"/>
                  <w:b/>
                </w:rPr>
                <w:delText xml:space="preserve">Members </w:delText>
              </w:r>
              <w:r>
                <w:rPr>
                  <w:rFonts w:ascii="Gill Sans MT" w:hAnsi="Gill Sans MT"/>
                  <w:b/>
                </w:rPr>
                <w:delText xml:space="preserve">unable to </w:delText>
              </w:r>
              <w:r w:rsidRPr="001B6E73">
                <w:rPr>
                  <w:rFonts w:ascii="Gill Sans MT" w:hAnsi="Gill Sans MT"/>
                  <w:b/>
                </w:rPr>
                <w:delText>p</w:delText>
              </w:r>
              <w:r>
                <w:rPr>
                  <w:rFonts w:ascii="Gill Sans MT" w:hAnsi="Gill Sans MT"/>
                  <w:b/>
                </w:rPr>
                <w:delText>a</w:delText>
              </w:r>
              <w:r w:rsidRPr="001B6E73">
                <w:rPr>
                  <w:rFonts w:ascii="Gill Sans MT" w:hAnsi="Gill Sans MT"/>
                  <w:b/>
                </w:rPr>
                <w:delText>r</w:delText>
              </w:r>
              <w:r>
                <w:rPr>
                  <w:rFonts w:ascii="Gill Sans MT" w:hAnsi="Gill Sans MT"/>
                  <w:b/>
                </w:rPr>
                <w:delText>ticipate</w:delText>
              </w:r>
            </w:del>
          </w:p>
        </w:tc>
      </w:tr>
      <w:tr w:rsidR="00363EB1" w:rsidRPr="001B6E73" w14:paraId="64F8BE78" w14:textId="77777777" w:rsidTr="005C3719">
        <w:trPr>
          <w:trHeight w:val="360"/>
          <w:del w:id="213" w:author="Hernandez, Jairo A." w:date="2026-09-25T21:13:00Z" w16du:dateUtc="2026-09-26T01:13:00Z"/>
        </w:trPr>
        <w:tc>
          <w:tcPr>
            <w:tcW w:w="576" w:type="dxa"/>
            <w:vAlign w:val="center"/>
          </w:tcPr>
          <w:p w14:paraId="690364B2" w14:textId="1D8D3EC0" w:rsidR="00363EB1" w:rsidRDefault="00363EB1" w:rsidP="00363EB1">
            <w:pPr>
              <w:pStyle w:val="NoSpacing"/>
              <w:ind w:left="-378" w:right="-442"/>
              <w:jc w:val="center"/>
              <w:rPr>
                <w:del w:id="214" w:author="Hernandez, Jairo A." w:date="2026-09-25T21:13:00Z" w16du:dateUtc="2026-09-26T01:13:00Z"/>
                <w:rFonts w:ascii="Gill Sans MT" w:hAnsi="Gill Sans MT"/>
                <w:b/>
              </w:rPr>
            </w:pPr>
            <w:del w:id="215" w:author="Hernandez, Jairo A." w:date="2026-09-25T21:13:00Z" w16du:dateUtc="2026-09-26T01:13:00Z">
              <w:r>
                <w:rPr>
                  <w:rFonts w:ascii="Gill Sans MT" w:hAnsi="Gill Sans MT"/>
                  <w:b/>
                </w:rPr>
                <w:delText>19</w:delText>
              </w:r>
            </w:del>
          </w:p>
        </w:tc>
        <w:tc>
          <w:tcPr>
            <w:tcW w:w="7951" w:type="dxa"/>
            <w:vAlign w:val="center"/>
          </w:tcPr>
          <w:p w14:paraId="423AEA03" w14:textId="6DB98C22" w:rsidR="00363EB1" w:rsidRPr="00745DAA" w:rsidRDefault="00363EB1" w:rsidP="00363EB1">
            <w:pPr>
              <w:pStyle w:val="NoSpacing"/>
              <w:rPr>
                <w:del w:id="216" w:author="Hernandez, Jairo A." w:date="2026-09-25T21:13:00Z" w16du:dateUtc="2026-09-26T01:13:00Z"/>
                <w:rFonts w:ascii="Gill Sans MT" w:hAnsi="Gill Sans MT"/>
              </w:rPr>
            </w:pPr>
            <w:del w:id="217" w:author="Hernandez, Jairo A." w:date="2026-09-25T21:13:00Z" w16du:dateUtc="2026-09-26T01:13:00Z">
              <w:r w:rsidRPr="008F3A00">
                <w:rPr>
                  <w:rFonts w:ascii="Gill Sans MT" w:hAnsi="Gill Sans MT"/>
                </w:rPr>
                <w:delText>Daniel Cullinane – MA House of Representatives</w:delText>
              </w:r>
            </w:del>
          </w:p>
        </w:tc>
        <w:tc>
          <w:tcPr>
            <w:tcW w:w="1530" w:type="dxa"/>
            <w:vAlign w:val="center"/>
          </w:tcPr>
          <w:p w14:paraId="69305DC3" w14:textId="77777777" w:rsidR="00363EB1" w:rsidRDefault="00363EB1" w:rsidP="00363EB1">
            <w:pPr>
              <w:pStyle w:val="NoSpacing"/>
              <w:ind w:left="-144" w:right="-108"/>
              <w:jc w:val="center"/>
              <w:rPr>
                <w:del w:id="218" w:author="Hernandez, Jairo A." w:date="2026-09-25T21:13:00Z" w16du:dateUtc="2026-09-26T01:13:00Z"/>
                <w:rFonts w:ascii="Gill Sans MT" w:hAnsi="Gill Sans MT"/>
              </w:rPr>
            </w:pPr>
            <w:del w:id="219" w:author="Hernandez, Jairo A." w:date="2026-09-25T21:13:00Z" w16du:dateUtc="2026-09-26T01:13:00Z">
              <w:r>
                <w:rPr>
                  <w:rFonts w:ascii="Gill Sans MT" w:hAnsi="Gill Sans MT"/>
                </w:rPr>
                <w:delText>-</w:delText>
              </w:r>
            </w:del>
          </w:p>
        </w:tc>
      </w:tr>
      <w:tr w:rsidR="00363EB1" w:rsidRPr="001B6E73" w14:paraId="4DC75814" w14:textId="77777777" w:rsidTr="005C3719">
        <w:trPr>
          <w:trHeight w:val="360"/>
          <w:del w:id="220" w:author="Hernandez, Jairo A." w:date="2026-09-25T21:13:00Z" w16du:dateUtc="2026-09-26T01:13:00Z"/>
        </w:trPr>
        <w:tc>
          <w:tcPr>
            <w:tcW w:w="576" w:type="dxa"/>
            <w:vAlign w:val="center"/>
          </w:tcPr>
          <w:p w14:paraId="35AFF403" w14:textId="60B943DB" w:rsidR="00363EB1" w:rsidRDefault="00363EB1" w:rsidP="00363EB1">
            <w:pPr>
              <w:pStyle w:val="NoSpacing"/>
              <w:ind w:left="-378" w:right="-442"/>
              <w:jc w:val="center"/>
              <w:rPr>
                <w:del w:id="221" w:author="Hernandez, Jairo A." w:date="2026-09-25T21:13:00Z" w16du:dateUtc="2026-09-26T01:13:00Z"/>
                <w:rFonts w:ascii="Gill Sans MT" w:hAnsi="Gill Sans MT"/>
                <w:b/>
              </w:rPr>
            </w:pPr>
            <w:del w:id="222" w:author="Hernandez, Jairo A." w:date="2026-09-25T21:13:00Z" w16du:dateUtc="2026-09-26T01:13:00Z">
              <w:r>
                <w:rPr>
                  <w:rFonts w:ascii="Gill Sans MT" w:hAnsi="Gill Sans MT"/>
                  <w:b/>
                </w:rPr>
                <w:delText>20</w:delText>
              </w:r>
            </w:del>
          </w:p>
        </w:tc>
        <w:tc>
          <w:tcPr>
            <w:tcW w:w="7951" w:type="dxa"/>
            <w:vAlign w:val="center"/>
          </w:tcPr>
          <w:p w14:paraId="3A30D894" w14:textId="0241F635" w:rsidR="00363EB1" w:rsidRPr="008F3A00" w:rsidRDefault="00363EB1" w:rsidP="00363EB1">
            <w:pPr>
              <w:pStyle w:val="NoSpacing"/>
              <w:rPr>
                <w:del w:id="223" w:author="Hernandez, Jairo A." w:date="2026-09-25T21:13:00Z" w16du:dateUtc="2026-09-26T01:13:00Z"/>
                <w:rFonts w:ascii="Gill Sans MT" w:hAnsi="Gill Sans MT"/>
              </w:rPr>
            </w:pPr>
            <w:del w:id="224" w:author="Hernandez, Jairo A." w:date="2026-09-25T21:13:00Z" w16du:dateUtc="2026-09-26T01:13:00Z">
              <w:r w:rsidRPr="008F3A00">
                <w:rPr>
                  <w:rFonts w:ascii="Gill Sans MT" w:hAnsi="Gill Sans MT"/>
                </w:rPr>
                <w:delText>Cindy Friedman – MA Senate</w:delText>
              </w:r>
            </w:del>
          </w:p>
        </w:tc>
        <w:tc>
          <w:tcPr>
            <w:tcW w:w="1530" w:type="dxa"/>
            <w:vAlign w:val="center"/>
          </w:tcPr>
          <w:p w14:paraId="7EF17629" w14:textId="77777777" w:rsidR="00363EB1" w:rsidRDefault="00363EB1" w:rsidP="00363EB1">
            <w:pPr>
              <w:pStyle w:val="NoSpacing"/>
              <w:ind w:left="-144" w:right="-108"/>
              <w:jc w:val="center"/>
              <w:rPr>
                <w:del w:id="225" w:author="Hernandez, Jairo A." w:date="2026-09-25T21:13:00Z" w16du:dateUtc="2026-09-26T01:13:00Z"/>
                <w:rFonts w:ascii="Gill Sans MT" w:hAnsi="Gill Sans MT"/>
              </w:rPr>
            </w:pPr>
            <w:del w:id="226" w:author="Hernandez, Jairo A." w:date="2026-09-25T21:13:00Z" w16du:dateUtc="2026-09-26T01:13:00Z">
              <w:r>
                <w:rPr>
                  <w:rFonts w:ascii="Gill Sans MT" w:hAnsi="Gill Sans MT"/>
                </w:rPr>
                <w:delText>-</w:delText>
              </w:r>
            </w:del>
          </w:p>
        </w:tc>
      </w:tr>
      <w:tr w:rsidR="00363EB1" w:rsidRPr="001B6E73" w14:paraId="1A880789" w14:textId="77777777" w:rsidTr="005C3719">
        <w:trPr>
          <w:trHeight w:val="360"/>
          <w:del w:id="227" w:author="Hernandez, Jairo A." w:date="2026-09-25T21:13:00Z" w16du:dateUtc="2026-09-26T01:13:00Z"/>
        </w:trPr>
        <w:tc>
          <w:tcPr>
            <w:tcW w:w="576" w:type="dxa"/>
            <w:vAlign w:val="center"/>
          </w:tcPr>
          <w:p w14:paraId="738AD8BF" w14:textId="3E6D22C4" w:rsidR="00363EB1" w:rsidRDefault="00363EB1" w:rsidP="00363EB1">
            <w:pPr>
              <w:pStyle w:val="NoSpacing"/>
              <w:ind w:left="-378" w:right="-442"/>
              <w:jc w:val="center"/>
              <w:rPr>
                <w:del w:id="228" w:author="Hernandez, Jairo A." w:date="2026-09-25T21:13:00Z" w16du:dateUtc="2026-09-26T01:13:00Z"/>
                <w:rFonts w:ascii="Gill Sans MT" w:hAnsi="Gill Sans MT"/>
                <w:b/>
              </w:rPr>
            </w:pPr>
            <w:del w:id="229" w:author="Hernandez, Jairo A." w:date="2026-09-25T21:13:00Z" w16du:dateUtc="2026-09-26T01:13:00Z">
              <w:r>
                <w:rPr>
                  <w:rFonts w:ascii="Gill Sans MT" w:hAnsi="Gill Sans MT"/>
                  <w:b/>
                </w:rPr>
                <w:delText>21</w:delText>
              </w:r>
            </w:del>
          </w:p>
        </w:tc>
        <w:tc>
          <w:tcPr>
            <w:tcW w:w="7951" w:type="dxa"/>
            <w:vAlign w:val="center"/>
          </w:tcPr>
          <w:p w14:paraId="30A9FD4A" w14:textId="378EFA7D" w:rsidR="00363EB1" w:rsidRPr="008F3A00" w:rsidRDefault="00363EB1" w:rsidP="00363EB1">
            <w:pPr>
              <w:pStyle w:val="NoSpacing"/>
              <w:rPr>
                <w:del w:id="230" w:author="Hernandez, Jairo A." w:date="2026-09-25T21:13:00Z" w16du:dateUtc="2026-09-26T01:13:00Z"/>
                <w:rFonts w:ascii="Gill Sans MT" w:hAnsi="Gill Sans MT"/>
              </w:rPr>
            </w:pPr>
            <w:del w:id="231" w:author="Hernandez, Jairo A." w:date="2026-09-25T21:13:00Z" w16du:dateUtc="2026-09-26T01:13:00Z">
              <w:r w:rsidRPr="008F3A00">
                <w:rPr>
                  <w:rFonts w:ascii="Gill Sans MT" w:hAnsi="Gill Sans MT"/>
                </w:rPr>
                <w:delText>Amanda Gilman – A</w:delText>
              </w:r>
              <w:r>
                <w:rPr>
                  <w:rFonts w:ascii="Gill Sans MT" w:hAnsi="Gill Sans MT"/>
                </w:rPr>
                <w:delText xml:space="preserve">ssociation for </w:delText>
              </w:r>
              <w:r w:rsidRPr="008F3A00">
                <w:rPr>
                  <w:rFonts w:ascii="Gill Sans MT" w:hAnsi="Gill Sans MT"/>
                </w:rPr>
                <w:delText>B</w:delText>
              </w:r>
              <w:r>
                <w:rPr>
                  <w:rFonts w:ascii="Gill Sans MT" w:hAnsi="Gill Sans MT"/>
                </w:rPr>
                <w:delText xml:space="preserve">ehavioral </w:delText>
              </w:r>
              <w:r w:rsidRPr="008F3A00">
                <w:rPr>
                  <w:rFonts w:ascii="Gill Sans MT" w:hAnsi="Gill Sans MT"/>
                </w:rPr>
                <w:delText>H</w:delText>
              </w:r>
              <w:r>
                <w:rPr>
                  <w:rFonts w:ascii="Gill Sans MT" w:hAnsi="Gill Sans MT"/>
                </w:rPr>
                <w:delText>ealth</w:delText>
              </w:r>
            </w:del>
          </w:p>
        </w:tc>
        <w:tc>
          <w:tcPr>
            <w:tcW w:w="1530" w:type="dxa"/>
            <w:vAlign w:val="center"/>
          </w:tcPr>
          <w:p w14:paraId="0466DAED" w14:textId="77777777" w:rsidR="00363EB1" w:rsidRDefault="00363EB1" w:rsidP="00363EB1">
            <w:pPr>
              <w:pStyle w:val="NoSpacing"/>
              <w:ind w:left="-144" w:right="-108"/>
              <w:jc w:val="center"/>
              <w:rPr>
                <w:del w:id="232" w:author="Hernandez, Jairo A." w:date="2026-09-25T21:13:00Z" w16du:dateUtc="2026-09-26T01:13:00Z"/>
                <w:rFonts w:ascii="Gill Sans MT" w:hAnsi="Gill Sans MT"/>
              </w:rPr>
            </w:pPr>
            <w:del w:id="233" w:author="Hernandez, Jairo A." w:date="2026-09-25T21:13:00Z" w16du:dateUtc="2026-09-26T01:13:00Z">
              <w:r>
                <w:rPr>
                  <w:rFonts w:ascii="Gill Sans MT" w:hAnsi="Gill Sans MT"/>
                </w:rPr>
                <w:delText>-</w:delText>
              </w:r>
            </w:del>
          </w:p>
        </w:tc>
      </w:tr>
    </w:tbl>
    <w:p w14:paraId="2287E692" w14:textId="77777777" w:rsidR="00C36E10" w:rsidRDefault="00C36E10" w:rsidP="00FE0B89">
      <w:pPr>
        <w:pStyle w:val="NoSpacing"/>
        <w:ind w:left="-360"/>
        <w:rPr>
          <w:del w:id="234" w:author="Hernandez, Jairo A." w:date="2026-09-25T21:13:00Z" w16du:dateUtc="2026-09-26T01:13:00Z"/>
          <w:rFonts w:ascii="Gill Sans MT" w:hAnsi="Gill Sans MT"/>
          <w:u w:val="single"/>
        </w:rPr>
      </w:pPr>
    </w:p>
    <w:p w14:paraId="52A52F40" w14:textId="77777777" w:rsidR="00C15680" w:rsidRPr="00C15680" w:rsidRDefault="00C15680" w:rsidP="00C15680">
      <w:pPr>
        <w:ind w:left="-360"/>
        <w:rPr>
          <w:del w:id="235" w:author="Hernandez, Jairo A." w:date="2026-09-25T21:13:00Z" w16du:dateUtc="2026-09-26T01:13:00Z"/>
          <w:rFonts w:ascii="Gill Sans MT" w:hAnsi="Gill Sans MT"/>
        </w:rPr>
      </w:pPr>
      <w:del w:id="236" w:author="Hernandez, Jairo A." w:date="2026-09-25T21:13:00Z" w16du:dateUtc="2026-09-26T01:13:00Z">
        <w:r w:rsidRPr="00C15680">
          <w:rPr>
            <w:rFonts w:ascii="Gill Sans MT" w:hAnsi="Gill Sans MT"/>
            <w:b/>
          </w:rPr>
          <w:delText xml:space="preserve">* </w:delText>
        </w:r>
        <w:r w:rsidRPr="00C15680">
          <w:rPr>
            <w:rFonts w:ascii="Gill Sans MT" w:hAnsi="Gill Sans MT"/>
          </w:rPr>
          <w:delText>(X) Voted in favor; (O) Opposed; (A) Abstained from vote; (-) Absent from meeting or during vote</w:delText>
        </w:r>
      </w:del>
    </w:p>
    <w:p w14:paraId="26129DA4" w14:textId="77777777" w:rsidR="00C15680" w:rsidRPr="00C15680" w:rsidRDefault="00C15680" w:rsidP="00C15680">
      <w:pPr>
        <w:ind w:left="-360"/>
        <w:rPr>
          <w:del w:id="237" w:author="Hernandez, Jairo A." w:date="2026-09-25T21:13:00Z" w16du:dateUtc="2026-09-26T01:13:00Z"/>
          <w:rFonts w:ascii="Gill Sans MT" w:hAnsi="Gill Sans MT"/>
          <w:b/>
          <w:u w:val="single"/>
        </w:rPr>
      </w:pPr>
    </w:p>
    <w:p w14:paraId="33366BEE" w14:textId="77777777" w:rsidR="00A84309" w:rsidRDefault="00A84309" w:rsidP="00FE0B89">
      <w:pPr>
        <w:pStyle w:val="NoSpacing"/>
        <w:ind w:left="-360"/>
        <w:rPr>
          <w:del w:id="238" w:author="Hernandez, Jairo A." w:date="2026-09-25T21:13:00Z" w16du:dateUtc="2026-09-26T01:13:00Z"/>
          <w:rFonts w:ascii="Gill Sans MT" w:hAnsi="Gill Sans MT"/>
          <w:b/>
          <w:u w:val="single"/>
        </w:rPr>
      </w:pPr>
    </w:p>
    <w:p w14:paraId="49D74AA6" w14:textId="77777777" w:rsidR="00A84309" w:rsidRDefault="00A84309" w:rsidP="00FE0B89">
      <w:pPr>
        <w:pStyle w:val="NoSpacing"/>
        <w:ind w:left="-360"/>
        <w:rPr>
          <w:del w:id="239" w:author="Hernandez, Jairo A." w:date="2026-09-25T21:13:00Z" w16du:dateUtc="2026-09-26T01:13:00Z"/>
          <w:rFonts w:ascii="Gill Sans MT" w:hAnsi="Gill Sans MT"/>
          <w:b/>
          <w:u w:val="single"/>
        </w:rPr>
      </w:pPr>
    </w:p>
    <w:p w14:paraId="63579D31" w14:textId="77777777" w:rsidR="00FE0B89" w:rsidRPr="009502A3" w:rsidRDefault="00D21AED" w:rsidP="00FE0B89">
      <w:pPr>
        <w:pStyle w:val="NoSpacing"/>
        <w:ind w:left="-360"/>
        <w:rPr>
          <w:del w:id="240" w:author="Hernandez, Jairo A." w:date="2026-09-25T21:13:00Z" w16du:dateUtc="2026-09-26T01:13:00Z"/>
          <w:rFonts w:ascii="Gill Sans MT" w:hAnsi="Gill Sans MT"/>
          <w:b/>
          <w:u w:val="single"/>
        </w:rPr>
      </w:pPr>
      <w:del w:id="241" w:author="Hernandez, Jairo A." w:date="2026-09-25T21:13:00Z" w16du:dateUtc="2026-09-26T01:13:00Z">
        <w:r>
          <w:rPr>
            <w:rFonts w:ascii="Gill Sans MT" w:hAnsi="Gill Sans MT"/>
            <w:b/>
            <w:u w:val="single"/>
          </w:rPr>
          <w:delText>P</w:delText>
        </w:r>
        <w:r w:rsidR="00FE0B89" w:rsidRPr="009502A3">
          <w:rPr>
            <w:rFonts w:ascii="Gill Sans MT" w:hAnsi="Gill Sans MT"/>
            <w:b/>
            <w:u w:val="single"/>
          </w:rPr>
          <w:delText>roceedings</w:delText>
        </w:r>
      </w:del>
    </w:p>
    <w:p w14:paraId="3336474E" w14:textId="77777777" w:rsidR="00FE0B89" w:rsidRDefault="00FE0B89" w:rsidP="00FE0B89">
      <w:pPr>
        <w:pStyle w:val="NoSpacing"/>
        <w:ind w:left="-360"/>
        <w:rPr>
          <w:del w:id="242" w:author="Hernandez, Jairo A." w:date="2026-09-25T21:13:00Z" w16du:dateUtc="2026-09-26T01:13:00Z"/>
          <w:rFonts w:ascii="Gill Sans MT" w:hAnsi="Gill Sans MT"/>
        </w:rPr>
      </w:pPr>
    </w:p>
    <w:p w14:paraId="445A4165" w14:textId="77777777" w:rsidR="00EC5FB5" w:rsidRDefault="002E1152" w:rsidP="002165D3">
      <w:pPr>
        <w:pStyle w:val="NoSpacing"/>
        <w:ind w:left="-360"/>
        <w:rPr>
          <w:del w:id="243" w:author="Hernandez, Jairo A." w:date="2026-09-25T21:13:00Z" w16du:dateUtc="2026-09-26T01:13:00Z"/>
          <w:rFonts w:ascii="Gill Sans MT" w:hAnsi="Gill Sans MT"/>
        </w:rPr>
      </w:pPr>
      <w:del w:id="244" w:author="Hernandez, Jairo A." w:date="2026-09-25T21:13:00Z" w16du:dateUtc="2026-09-26T01:13:00Z">
        <w:r>
          <w:rPr>
            <w:rFonts w:ascii="Gill Sans MT" w:hAnsi="Gill Sans MT"/>
          </w:rPr>
          <w:delText>Chair Ginnis c</w:delText>
        </w:r>
        <w:r w:rsidR="007B3948" w:rsidRPr="00865135">
          <w:rPr>
            <w:rFonts w:ascii="Gill Sans MT" w:hAnsi="Gill Sans MT"/>
          </w:rPr>
          <w:delText xml:space="preserve">alled the meeting to order </w:delText>
        </w:r>
        <w:r w:rsidR="00FE0B89" w:rsidRPr="00865135">
          <w:rPr>
            <w:rFonts w:ascii="Gill Sans MT" w:hAnsi="Gill Sans MT"/>
          </w:rPr>
          <w:delText>at 3:</w:delText>
        </w:r>
        <w:r w:rsidR="00D21AED">
          <w:rPr>
            <w:rFonts w:ascii="Gill Sans MT" w:hAnsi="Gill Sans MT"/>
          </w:rPr>
          <w:delText>0</w:delText>
        </w:r>
        <w:r w:rsidR="00D972C2">
          <w:rPr>
            <w:rFonts w:ascii="Gill Sans MT" w:hAnsi="Gill Sans MT"/>
          </w:rPr>
          <w:delText>5</w:delText>
        </w:r>
        <w:r w:rsidR="00FE0B89" w:rsidRPr="00865135">
          <w:rPr>
            <w:rFonts w:ascii="Gill Sans MT" w:hAnsi="Gill Sans MT"/>
          </w:rPr>
          <w:delText xml:space="preserve"> pm</w:delText>
        </w:r>
        <w:r w:rsidR="00241CE7">
          <w:rPr>
            <w:rFonts w:ascii="Gill Sans MT" w:hAnsi="Gill Sans MT"/>
          </w:rPr>
          <w:delText>, noting t</w:delText>
        </w:r>
        <w:r w:rsidR="00A03661">
          <w:rPr>
            <w:rFonts w:ascii="Gill Sans MT" w:hAnsi="Gill Sans MT"/>
          </w:rPr>
          <w:delText xml:space="preserve">hat </w:delText>
        </w:r>
        <w:r w:rsidR="00E16835">
          <w:rPr>
            <w:rFonts w:ascii="Gill Sans MT" w:hAnsi="Gill Sans MT"/>
          </w:rPr>
          <w:delText>all</w:delText>
        </w:r>
        <w:r w:rsidR="00A03661">
          <w:rPr>
            <w:rFonts w:ascii="Gill Sans MT" w:hAnsi="Gill Sans MT"/>
          </w:rPr>
          <w:delText xml:space="preserve"> votes taken during the meeting would be conducted via roll call.</w:delText>
        </w:r>
        <w:r w:rsidR="00EC5FB5">
          <w:rPr>
            <w:rFonts w:ascii="Gill Sans MT" w:hAnsi="Gill Sans MT"/>
          </w:rPr>
          <w:delText xml:space="preserve"> </w:delText>
        </w:r>
        <w:r w:rsidR="002165D3">
          <w:rPr>
            <w:rFonts w:ascii="Gill Sans MT" w:hAnsi="Gill Sans MT"/>
          </w:rPr>
          <w:delText>Members briefly introduced themselves.</w:delText>
        </w:r>
      </w:del>
    </w:p>
    <w:p w14:paraId="558B9329" w14:textId="77777777" w:rsidR="00EC5FB5" w:rsidRDefault="00EC5FB5" w:rsidP="00473E19">
      <w:pPr>
        <w:pStyle w:val="NoSpacing"/>
        <w:ind w:left="-360"/>
        <w:rPr>
          <w:del w:id="245" w:author="Hernandez, Jairo A." w:date="2026-09-25T21:13:00Z" w16du:dateUtc="2026-09-26T01:13:00Z"/>
          <w:rFonts w:ascii="Gill Sans MT" w:hAnsi="Gill Sans MT"/>
        </w:rPr>
      </w:pPr>
    </w:p>
    <w:p w14:paraId="66997312" w14:textId="7BDB9CDB" w:rsidR="00A84309" w:rsidRDefault="00A84309" w:rsidP="00473E19">
      <w:pPr>
        <w:pStyle w:val="NoSpacing"/>
        <w:ind w:left="-360"/>
        <w:rPr>
          <w:del w:id="246" w:author="Hernandez, Jairo A." w:date="2026-09-25T21:13:00Z" w16du:dateUtc="2026-09-26T01:13:00Z"/>
          <w:rFonts w:ascii="Gill Sans MT" w:hAnsi="Gill Sans MT"/>
        </w:rPr>
      </w:pPr>
      <w:del w:id="247" w:author="Hernandez, Jairo A." w:date="2026-09-25T21:13:00Z" w16du:dateUtc="2026-09-26T01:13:00Z">
        <w:r w:rsidRPr="00A84309">
          <w:rPr>
            <w:rFonts w:ascii="Gill Sans MT" w:hAnsi="Gill Sans MT"/>
            <w:b/>
            <w:u w:val="single"/>
          </w:rPr>
          <w:delText xml:space="preserve">Vote 1 to approve the </w:delText>
        </w:r>
        <w:r w:rsidR="001800B7">
          <w:rPr>
            <w:rFonts w:ascii="Gill Sans MT" w:hAnsi="Gill Sans MT"/>
            <w:b/>
            <w:u w:val="single"/>
          </w:rPr>
          <w:delText>10</w:delText>
        </w:r>
        <w:r w:rsidRPr="00A84309">
          <w:rPr>
            <w:rFonts w:ascii="Gill Sans MT" w:hAnsi="Gill Sans MT"/>
            <w:b/>
            <w:u w:val="single"/>
          </w:rPr>
          <w:delText>/</w:delText>
        </w:r>
        <w:r w:rsidR="001800B7">
          <w:rPr>
            <w:rFonts w:ascii="Gill Sans MT" w:hAnsi="Gill Sans MT"/>
            <w:b/>
            <w:u w:val="single"/>
          </w:rPr>
          <w:delText>15</w:delText>
        </w:r>
        <w:r w:rsidRPr="00A84309">
          <w:rPr>
            <w:rFonts w:ascii="Gill Sans MT" w:hAnsi="Gill Sans MT"/>
            <w:b/>
            <w:u w:val="single"/>
          </w:rPr>
          <w:delText>/2020 minutes:</w:delText>
        </w:r>
        <w:r w:rsidRPr="00A84309">
          <w:rPr>
            <w:rFonts w:ascii="Gill Sans MT" w:hAnsi="Gill Sans MT"/>
          </w:rPr>
          <w:delText xml:space="preserve"> </w:delText>
        </w:r>
        <w:r w:rsidR="002E1152">
          <w:rPr>
            <w:rFonts w:ascii="Gill Sans MT" w:hAnsi="Gill Sans MT"/>
          </w:rPr>
          <w:delText xml:space="preserve">Chair Ginnis </w:delText>
        </w:r>
        <w:r w:rsidRPr="00A84309">
          <w:rPr>
            <w:rFonts w:ascii="Gill Sans MT" w:hAnsi="Gill Sans MT"/>
          </w:rPr>
          <w:delText xml:space="preserve">requested a motion to approve the minutes from the Commission’s previous meeting on </w:delText>
        </w:r>
        <w:r w:rsidR="002E1152">
          <w:rPr>
            <w:rFonts w:ascii="Gill Sans MT" w:hAnsi="Gill Sans MT"/>
          </w:rPr>
          <w:delText>October 1</w:delText>
        </w:r>
        <w:r w:rsidRPr="00A84309">
          <w:rPr>
            <w:rFonts w:ascii="Gill Sans MT" w:hAnsi="Gill Sans MT"/>
          </w:rPr>
          <w:delText xml:space="preserve">5, 2020. </w:delText>
        </w:r>
        <w:r w:rsidR="002E1152">
          <w:rPr>
            <w:rFonts w:ascii="Gill Sans MT" w:hAnsi="Gill Sans MT"/>
          </w:rPr>
          <w:delText>Deputy Commissioner Sherwood</w:delText>
        </w:r>
        <w:r w:rsidRPr="00A84309">
          <w:rPr>
            <w:rFonts w:ascii="Gill Sans MT" w:hAnsi="Gill Sans MT"/>
          </w:rPr>
          <w:delText xml:space="preserve"> introduced the</w:delText>
        </w:r>
        <w:r w:rsidR="005F7DF4">
          <w:rPr>
            <w:rFonts w:ascii="Gill Sans MT" w:hAnsi="Gill Sans MT"/>
          </w:rPr>
          <w:delText xml:space="preserve"> motion, which was seconded by </w:delText>
        </w:r>
        <w:r w:rsidR="002E1152">
          <w:rPr>
            <w:rFonts w:ascii="Gill Sans MT" w:hAnsi="Gill Sans MT"/>
          </w:rPr>
          <w:delText>Dr. B</w:delText>
        </w:r>
        <w:r w:rsidR="005F7DF4">
          <w:rPr>
            <w:rFonts w:ascii="Gill Sans MT" w:hAnsi="Gill Sans MT"/>
          </w:rPr>
          <w:delText>e</w:delText>
        </w:r>
        <w:r w:rsidR="002E1152">
          <w:rPr>
            <w:rFonts w:ascii="Gill Sans MT" w:hAnsi="Gill Sans MT"/>
          </w:rPr>
          <w:delText>ilin a</w:delText>
        </w:r>
        <w:r w:rsidRPr="00A84309">
          <w:rPr>
            <w:rFonts w:ascii="Gill Sans MT" w:hAnsi="Gill Sans MT"/>
          </w:rPr>
          <w:delText>nd approved by roll-call vote (see detailed record of votes above).</w:delText>
        </w:r>
      </w:del>
    </w:p>
    <w:p w14:paraId="331D6DBA" w14:textId="241C26C4" w:rsidR="00811EA7" w:rsidRDefault="00811EA7" w:rsidP="00473E19">
      <w:pPr>
        <w:pStyle w:val="NoSpacing"/>
        <w:ind w:left="-360"/>
        <w:rPr>
          <w:del w:id="248" w:author="Hernandez, Jairo A." w:date="2026-09-25T21:13:00Z" w16du:dateUtc="2026-09-26T01:13:00Z"/>
          <w:rFonts w:ascii="Gill Sans MT" w:hAnsi="Gill Sans MT"/>
        </w:rPr>
      </w:pPr>
    </w:p>
    <w:p w14:paraId="7C40C24B" w14:textId="1363B235" w:rsidR="00BD34DF" w:rsidRDefault="00BD34DF" w:rsidP="00BD34DF">
      <w:pPr>
        <w:pStyle w:val="NoSpacing"/>
        <w:ind w:left="-360"/>
        <w:rPr>
          <w:del w:id="249" w:author="Hernandez, Jairo A." w:date="2026-09-25T21:13:00Z" w16du:dateUtc="2026-09-26T01:13:00Z"/>
          <w:rFonts w:ascii="Gill Sans MT" w:hAnsi="Gill Sans MT"/>
        </w:rPr>
      </w:pPr>
      <w:del w:id="250" w:author="Hernandez, Jairo A." w:date="2026-09-25T21:13:00Z" w16du:dateUtc="2026-09-26T01:13:00Z">
        <w:r>
          <w:rPr>
            <w:rFonts w:ascii="Gill Sans MT" w:hAnsi="Gill Sans MT"/>
          </w:rPr>
          <w:delText>Deputy Commissioner Sherwood</w:delText>
        </w:r>
        <w:r w:rsidR="002B2F29">
          <w:rPr>
            <w:rFonts w:ascii="Gill Sans MT" w:hAnsi="Gill Sans MT"/>
          </w:rPr>
          <w:delText xml:space="preserve">, </w:delText>
        </w:r>
        <w:r w:rsidR="00811EA7">
          <w:rPr>
            <w:rFonts w:ascii="Gill Sans MT" w:hAnsi="Gill Sans MT"/>
          </w:rPr>
          <w:delText>Professor Hannah</w:delText>
        </w:r>
        <w:r w:rsidR="002B2F29">
          <w:rPr>
            <w:rFonts w:ascii="Gill Sans MT" w:hAnsi="Gill Sans MT"/>
          </w:rPr>
          <w:delText>, and Dr. Beilin</w:delText>
        </w:r>
        <w:r w:rsidR="00811EA7">
          <w:rPr>
            <w:rFonts w:ascii="Gill Sans MT" w:hAnsi="Gill Sans MT"/>
          </w:rPr>
          <w:delText xml:space="preserve"> presented on</w:delText>
        </w:r>
        <w:r>
          <w:rPr>
            <w:rFonts w:ascii="Gill Sans MT" w:hAnsi="Gill Sans MT"/>
          </w:rPr>
          <w:delText xml:space="preserve"> </w:delText>
        </w:r>
        <w:r w:rsidR="00811EA7">
          <w:rPr>
            <w:rFonts w:ascii="Gill Sans MT" w:hAnsi="Gill Sans MT"/>
          </w:rPr>
          <w:delText>the work of the subcommittee</w:delText>
        </w:r>
        <w:r>
          <w:rPr>
            <w:rFonts w:ascii="Gill Sans MT" w:hAnsi="Gill Sans MT"/>
          </w:rPr>
          <w:delText xml:space="preserve"> formed at the </w:delText>
        </w:r>
        <w:r w:rsidR="00A71721">
          <w:rPr>
            <w:rFonts w:ascii="Gill Sans MT" w:hAnsi="Gill Sans MT"/>
          </w:rPr>
          <w:delText>Octob</w:delText>
        </w:r>
        <w:r>
          <w:rPr>
            <w:rFonts w:ascii="Gill Sans MT" w:hAnsi="Gill Sans MT"/>
          </w:rPr>
          <w:delText>er 1</w:delText>
        </w:r>
        <w:r w:rsidR="00A71721">
          <w:rPr>
            <w:rFonts w:ascii="Gill Sans MT" w:hAnsi="Gill Sans MT"/>
          </w:rPr>
          <w:delText>5</w:delText>
        </w:r>
        <w:r>
          <w:rPr>
            <w:rFonts w:ascii="Gill Sans MT" w:hAnsi="Gill Sans MT"/>
          </w:rPr>
          <w:delText>, 2020 meeting t</w:delText>
        </w:r>
        <w:r w:rsidR="00811EA7">
          <w:rPr>
            <w:rFonts w:ascii="Gill Sans MT" w:hAnsi="Gill Sans MT"/>
          </w:rPr>
          <w:delText>o</w:delText>
        </w:r>
        <w:r>
          <w:rPr>
            <w:rFonts w:ascii="Gill Sans MT" w:hAnsi="Gill Sans MT"/>
          </w:rPr>
          <w:delText xml:space="preserve"> explore promotion and prevention-related recomme</w:delText>
        </w:r>
        <w:r w:rsidR="00811EA7">
          <w:rPr>
            <w:rFonts w:ascii="Gill Sans MT" w:hAnsi="Gill Sans MT"/>
          </w:rPr>
          <w:delText>n</w:delText>
        </w:r>
        <w:r>
          <w:rPr>
            <w:rFonts w:ascii="Gill Sans MT" w:hAnsi="Gill Sans MT"/>
          </w:rPr>
          <w:delText xml:space="preserve">dations to address the impact of the </w:delText>
        </w:r>
        <w:r w:rsidR="00811EA7">
          <w:rPr>
            <w:rFonts w:ascii="Gill Sans MT" w:hAnsi="Gill Sans MT"/>
          </w:rPr>
          <w:delText>pa</w:delText>
        </w:r>
        <w:r>
          <w:rPr>
            <w:rFonts w:ascii="Gill Sans MT" w:hAnsi="Gill Sans MT"/>
          </w:rPr>
          <w:delText>ndemi</w:delText>
        </w:r>
        <w:r w:rsidR="00811EA7">
          <w:rPr>
            <w:rFonts w:ascii="Gill Sans MT" w:hAnsi="Gill Sans MT"/>
          </w:rPr>
          <w:delText>c</w:delText>
        </w:r>
        <w:r>
          <w:rPr>
            <w:rFonts w:ascii="Gill Sans MT" w:hAnsi="Gill Sans MT"/>
          </w:rPr>
          <w:delText xml:space="preserve"> o</w:delText>
        </w:r>
        <w:r w:rsidR="002A5CC4">
          <w:rPr>
            <w:rFonts w:ascii="Gill Sans MT" w:hAnsi="Gill Sans MT"/>
          </w:rPr>
          <w:delText>n</w:delText>
        </w:r>
        <w:r>
          <w:rPr>
            <w:rFonts w:ascii="Gill Sans MT" w:hAnsi="Gill Sans MT"/>
          </w:rPr>
          <w:delText xml:space="preserve"> the behavioral </w:delText>
        </w:r>
        <w:r w:rsidR="00811EA7">
          <w:rPr>
            <w:rFonts w:ascii="Gill Sans MT" w:hAnsi="Gill Sans MT"/>
          </w:rPr>
          <w:delText xml:space="preserve">health </w:delText>
        </w:r>
        <w:r>
          <w:rPr>
            <w:rFonts w:ascii="Gill Sans MT" w:hAnsi="Gill Sans MT"/>
          </w:rPr>
          <w:delText>of childre</w:delText>
        </w:r>
        <w:r w:rsidR="00811EA7">
          <w:rPr>
            <w:rFonts w:ascii="Gill Sans MT" w:hAnsi="Gill Sans MT"/>
          </w:rPr>
          <w:delText>n</w:delText>
        </w:r>
        <w:r>
          <w:rPr>
            <w:rFonts w:ascii="Gill Sans MT" w:hAnsi="Gill Sans MT"/>
          </w:rPr>
          <w:delText xml:space="preserve"> and families, with a focus on the disproportionate impact of COVID-19 on communities of color an</w:delText>
        </w:r>
        <w:r w:rsidR="00811EA7">
          <w:rPr>
            <w:rFonts w:ascii="Gill Sans MT" w:hAnsi="Gill Sans MT"/>
          </w:rPr>
          <w:delText>d</w:delText>
        </w:r>
        <w:r>
          <w:rPr>
            <w:rFonts w:ascii="Gill Sans MT" w:hAnsi="Gill Sans MT"/>
          </w:rPr>
          <w:delText xml:space="preserve"> low-resource communities</w:delText>
        </w:r>
        <w:r w:rsidR="00811EA7">
          <w:rPr>
            <w:rFonts w:ascii="Gill Sans MT" w:hAnsi="Gill Sans MT"/>
          </w:rPr>
          <w:delText>.</w:delText>
        </w:r>
        <w:r>
          <w:rPr>
            <w:rFonts w:ascii="Gill Sans MT" w:hAnsi="Gill Sans MT"/>
          </w:rPr>
          <w:delText xml:space="preserve"> The presentation highlighted a number of existing in</w:delText>
        </w:r>
        <w:r w:rsidRPr="00BD34DF">
          <w:rPr>
            <w:rFonts w:ascii="Gill Sans MT" w:hAnsi="Gill Sans MT"/>
          </w:rPr>
          <w:delText xml:space="preserve">itiatives and </w:delText>
        </w:r>
        <w:r>
          <w:rPr>
            <w:rFonts w:ascii="Gill Sans MT" w:hAnsi="Gill Sans MT"/>
          </w:rPr>
          <w:delText>i</w:delText>
        </w:r>
        <w:r w:rsidRPr="00BD34DF">
          <w:rPr>
            <w:rFonts w:ascii="Gill Sans MT" w:hAnsi="Gill Sans MT"/>
          </w:rPr>
          <w:delText xml:space="preserve">ntervention </w:delText>
        </w:r>
        <w:r>
          <w:rPr>
            <w:rFonts w:ascii="Gill Sans MT" w:hAnsi="Gill Sans MT"/>
          </w:rPr>
          <w:delText>m</w:delText>
        </w:r>
        <w:r w:rsidRPr="00BD34DF">
          <w:rPr>
            <w:rFonts w:ascii="Gill Sans MT" w:hAnsi="Gill Sans MT"/>
          </w:rPr>
          <w:delText>odels</w:delText>
        </w:r>
        <w:r>
          <w:rPr>
            <w:rFonts w:ascii="Gill Sans MT" w:hAnsi="Gill Sans MT"/>
          </w:rPr>
          <w:delText xml:space="preserve">, and concluded with recommendations grouped into four distinct themes: 1) </w:delText>
        </w:r>
        <w:r w:rsidR="00110C03">
          <w:rPr>
            <w:rFonts w:ascii="Gill Sans MT" w:hAnsi="Gill Sans MT"/>
          </w:rPr>
          <w:delText>P</w:delText>
        </w:r>
        <w:r w:rsidRPr="00BD34DF">
          <w:rPr>
            <w:rFonts w:ascii="Gill Sans MT" w:hAnsi="Gill Sans MT"/>
          </w:rPr>
          <w:delText>ublic education about the mental health impact of the pandemic and how to support mental health and well-being for people of all ages</w:delText>
        </w:r>
        <w:r>
          <w:rPr>
            <w:rFonts w:ascii="Gill Sans MT" w:hAnsi="Gill Sans MT"/>
          </w:rPr>
          <w:delText xml:space="preserve">; 2) </w:delText>
        </w:r>
        <w:r w:rsidRPr="00BD34DF">
          <w:rPr>
            <w:rFonts w:ascii="Gill Sans MT" w:hAnsi="Gill Sans MT"/>
          </w:rPr>
          <w:delText>Equip caring adults in regular contact with children with the skills to support their mental health and well-being</w:delText>
        </w:r>
        <w:r w:rsidR="00110C03">
          <w:rPr>
            <w:rFonts w:ascii="Gill Sans MT" w:hAnsi="Gill Sans MT"/>
          </w:rPr>
          <w:delText xml:space="preserve">; 3) </w:delText>
        </w:r>
        <w:r w:rsidR="00110C03" w:rsidRPr="00110C03">
          <w:rPr>
            <w:rFonts w:ascii="Gill Sans MT" w:hAnsi="Gill Sans MT"/>
          </w:rPr>
          <w:delText>Help schools access mental health services and supports for students and staf</w:delText>
        </w:r>
        <w:r w:rsidR="00110C03">
          <w:rPr>
            <w:rFonts w:ascii="Gill Sans MT" w:hAnsi="Gill Sans MT"/>
          </w:rPr>
          <w:delText>f; and 4)</w:delText>
        </w:r>
        <w:r w:rsidR="00110C03" w:rsidRPr="00110C03">
          <w:delText xml:space="preserve"> </w:delText>
        </w:r>
        <w:r w:rsidR="00110C03" w:rsidRPr="00110C03">
          <w:rPr>
            <w:rFonts w:ascii="Gill Sans MT" w:hAnsi="Gill Sans MT"/>
          </w:rPr>
          <w:delText>Parents need information, access to peer support and help with basic needs</w:delText>
        </w:r>
        <w:r w:rsidR="00110C03">
          <w:rPr>
            <w:rFonts w:ascii="Gill Sans MT" w:hAnsi="Gill Sans MT"/>
          </w:rPr>
          <w:delText xml:space="preserve">. </w:delText>
        </w:r>
        <w:r>
          <w:rPr>
            <w:rFonts w:ascii="Gill Sans MT" w:hAnsi="Gill Sans MT"/>
          </w:rPr>
          <w:delText>F</w:delText>
        </w:r>
        <w:r w:rsidRPr="008A681E">
          <w:rPr>
            <w:rFonts w:ascii="Gill Sans MT" w:hAnsi="Gill Sans MT"/>
          </w:rPr>
          <w:delText xml:space="preserve">or additional details, refer to </w:delText>
        </w:r>
        <w:r>
          <w:rPr>
            <w:rFonts w:ascii="Gill Sans MT" w:hAnsi="Gill Sans MT"/>
          </w:rPr>
          <w:delText>subcommittee’s presentation post</w:delText>
        </w:r>
        <w:r w:rsidRPr="008A681E">
          <w:rPr>
            <w:rFonts w:ascii="Gill Sans MT" w:hAnsi="Gill Sans MT"/>
          </w:rPr>
          <w:delText xml:space="preserve">ed to the </w:delText>
        </w:r>
        <w:r>
          <w:rPr>
            <w:rFonts w:ascii="Gill Sans MT" w:hAnsi="Gill Sans MT"/>
          </w:rPr>
          <w:delText xml:space="preserve">Community Behavioral Health Commission’s </w:delText>
        </w:r>
        <w:r>
          <w:fldChar w:fldCharType="begin"/>
        </w:r>
        <w:r>
          <w:delInstrText>HYPERLINK "https://www.mass.gov/lists/community-behavioral-health-promotion-and-prevention-commission-meeting-materials"</w:delInstrText>
        </w:r>
        <w:r>
          <w:fldChar w:fldCharType="separate"/>
        </w:r>
        <w:r w:rsidRPr="00406791">
          <w:rPr>
            <w:rStyle w:val="Hyperlink"/>
            <w:rFonts w:ascii="Gill Sans MT" w:hAnsi="Gill Sans MT"/>
          </w:rPr>
          <w:delText>Meeting Materials webpage</w:delText>
        </w:r>
        <w:r>
          <w:fldChar w:fldCharType="end"/>
        </w:r>
        <w:r>
          <w:rPr>
            <w:rFonts w:ascii="Gill Sans MT" w:hAnsi="Gill Sans MT"/>
          </w:rPr>
          <w:delText>.</w:delText>
        </w:r>
      </w:del>
    </w:p>
    <w:p w14:paraId="27E057F3" w14:textId="5397660B" w:rsidR="00A84309" w:rsidRDefault="00A84309" w:rsidP="00473E19">
      <w:pPr>
        <w:pStyle w:val="NoSpacing"/>
        <w:ind w:left="-360"/>
        <w:rPr>
          <w:del w:id="251" w:author="Hernandez, Jairo A." w:date="2026-09-25T21:13:00Z" w16du:dateUtc="2026-09-26T01:13:00Z"/>
          <w:rFonts w:ascii="Gill Sans MT" w:hAnsi="Gill Sans MT"/>
        </w:rPr>
      </w:pPr>
    </w:p>
    <w:p w14:paraId="4F248218" w14:textId="5C31BE07" w:rsidR="000727EE" w:rsidRDefault="003A662F" w:rsidP="000727EE">
      <w:pPr>
        <w:pStyle w:val="NoSpacing"/>
        <w:ind w:left="-360"/>
        <w:rPr>
          <w:del w:id="252" w:author="Hernandez, Jairo A." w:date="2026-09-25T21:13:00Z" w16du:dateUtc="2026-09-26T01:13:00Z"/>
          <w:rFonts w:ascii="Gill Sans MT" w:hAnsi="Gill Sans MT"/>
        </w:rPr>
      </w:pPr>
      <w:del w:id="253" w:author="Hernandez, Jairo A." w:date="2026-09-25T21:13:00Z" w16du:dateUtc="2026-09-26T01:13:00Z">
        <w:r>
          <w:rPr>
            <w:rFonts w:ascii="Gill Sans MT" w:hAnsi="Gill Sans MT"/>
          </w:rPr>
          <w:delText>Representative D</w:delText>
        </w:r>
        <w:r w:rsidR="002E1152">
          <w:rPr>
            <w:rFonts w:ascii="Gill Sans MT" w:hAnsi="Gill Sans MT"/>
          </w:rPr>
          <w:delText>ecker</w:delText>
        </w:r>
        <w:r>
          <w:rPr>
            <w:rFonts w:ascii="Gill Sans MT" w:hAnsi="Gill Sans MT"/>
          </w:rPr>
          <w:delText xml:space="preserve"> provided an overview of the </w:delText>
        </w:r>
        <w:r w:rsidR="00981E2F">
          <w:rPr>
            <w:rFonts w:ascii="Gill Sans MT" w:hAnsi="Gill Sans MT"/>
          </w:rPr>
          <w:delText>FY21 budget</w:delText>
        </w:r>
        <w:r>
          <w:rPr>
            <w:rFonts w:ascii="Gill Sans MT" w:hAnsi="Gill Sans MT"/>
          </w:rPr>
          <w:delText>, highlighting aspects of the $94.6 million allocated for mental health care for children and adolescents, including community-based mental services and evidence-based trauma treatments</w:delText>
        </w:r>
        <w:r w:rsidR="00981E2F">
          <w:rPr>
            <w:rFonts w:ascii="Gill Sans MT" w:hAnsi="Gill Sans MT"/>
          </w:rPr>
          <w:delText xml:space="preserve">. </w:delText>
        </w:r>
        <w:r>
          <w:rPr>
            <w:rFonts w:ascii="Gill Sans MT" w:hAnsi="Gill Sans MT"/>
          </w:rPr>
          <w:delText>S</w:delText>
        </w:r>
        <w:r w:rsidR="002E1152">
          <w:rPr>
            <w:rFonts w:ascii="Gill Sans MT" w:hAnsi="Gill Sans MT"/>
          </w:rPr>
          <w:delText>enator Cyr</w:delText>
        </w:r>
        <w:r w:rsidR="00981E2F">
          <w:rPr>
            <w:rFonts w:ascii="Gill Sans MT" w:hAnsi="Gill Sans MT"/>
          </w:rPr>
          <w:delText xml:space="preserve"> described four new initiatives funded in the budget: a tele-behavioral health pilot program; a psychiatric nurse practitioner fellowship program in community health centers;</w:delText>
        </w:r>
        <w:r w:rsidR="00D37DC2">
          <w:rPr>
            <w:rFonts w:ascii="Gill Sans MT" w:hAnsi="Gill Sans MT"/>
          </w:rPr>
          <w:delText xml:space="preserve"> a</w:delText>
        </w:r>
        <w:r w:rsidR="00981E2F">
          <w:rPr>
            <w:rFonts w:ascii="Gill Sans MT" w:hAnsi="Gill Sans MT"/>
          </w:rPr>
          <w:delText xml:space="preserve"> </w:delText>
        </w:r>
        <w:r w:rsidR="00D37DC2">
          <w:rPr>
            <w:rFonts w:ascii="Gill Sans MT" w:hAnsi="Gill Sans MT"/>
          </w:rPr>
          <w:delText>mental health workforce pipeline; and a $150,000 study on access to culturally-competent care through the Office of Health Equity.</w:delText>
        </w:r>
        <w:r w:rsidR="00CF047B">
          <w:rPr>
            <w:rFonts w:ascii="Gill Sans MT" w:hAnsi="Gill Sans MT"/>
          </w:rPr>
          <w:delText xml:space="preserve"> He also highlighted the inclusion of $10 million for behavioral health bed capacity.</w:delText>
        </w:r>
      </w:del>
    </w:p>
    <w:p w14:paraId="7707C043" w14:textId="57EFE175" w:rsidR="00536D2B" w:rsidRDefault="00536D2B" w:rsidP="00F21E9A">
      <w:pPr>
        <w:pStyle w:val="NoSpacing"/>
        <w:ind w:left="-360"/>
        <w:rPr>
          <w:del w:id="254" w:author="Hernandez, Jairo A." w:date="2026-09-25T21:13:00Z" w16du:dateUtc="2026-09-26T01:13:00Z"/>
          <w:rFonts w:ascii="Gill Sans MT" w:hAnsi="Gill Sans MT"/>
        </w:rPr>
      </w:pPr>
    </w:p>
    <w:p w14:paraId="42EC9549" w14:textId="079CA566" w:rsidR="00CF047B" w:rsidRDefault="004B1FDB" w:rsidP="0079403E">
      <w:pPr>
        <w:pStyle w:val="NoSpacing"/>
        <w:ind w:left="-360"/>
        <w:rPr>
          <w:del w:id="255" w:author="Hernandez, Jairo A." w:date="2026-09-25T21:13:00Z" w16du:dateUtc="2026-09-26T01:13:00Z"/>
          <w:rFonts w:ascii="Gill Sans MT" w:hAnsi="Gill Sans MT"/>
        </w:rPr>
      </w:pPr>
      <w:del w:id="256" w:author="Hernandez, Jairo A." w:date="2026-09-25T21:13:00Z" w16du:dateUtc="2026-09-26T01:13:00Z">
        <w:r>
          <w:rPr>
            <w:rFonts w:ascii="Gill Sans MT" w:hAnsi="Gill Sans MT"/>
          </w:rPr>
          <w:delText xml:space="preserve">Chair Ginnis </w:delText>
        </w:r>
        <w:r w:rsidR="0079403E">
          <w:rPr>
            <w:rFonts w:ascii="Gill Sans MT" w:hAnsi="Gill Sans MT"/>
          </w:rPr>
          <w:delText>facilitat</w:delText>
        </w:r>
        <w:r>
          <w:rPr>
            <w:rFonts w:ascii="Gill Sans MT" w:hAnsi="Gill Sans MT"/>
          </w:rPr>
          <w:delText>ed a discussion of the subcommittee’s proposed recommendations</w:delText>
        </w:r>
        <w:r w:rsidR="005C3719">
          <w:rPr>
            <w:rFonts w:ascii="Gill Sans MT" w:hAnsi="Gill Sans MT"/>
          </w:rPr>
          <w:delText xml:space="preserve"> and explained that members’ feedback would be compiled and incorporated in the coming months</w:delText>
        </w:r>
        <w:r>
          <w:rPr>
            <w:rFonts w:ascii="Gill Sans MT" w:hAnsi="Gill Sans MT"/>
          </w:rPr>
          <w:delText>.</w:delText>
        </w:r>
      </w:del>
    </w:p>
    <w:p w14:paraId="1ED471CC" w14:textId="63995C97" w:rsidR="00F21E9A" w:rsidRPr="00F21E9A" w:rsidRDefault="00F21E9A" w:rsidP="005C3719">
      <w:pPr>
        <w:pStyle w:val="NoSpacing"/>
        <w:rPr>
          <w:del w:id="257" w:author="Hernandez, Jairo A." w:date="2026-09-25T21:13:00Z" w16du:dateUtc="2026-09-26T01:13:00Z"/>
          <w:rFonts w:ascii="Gill Sans MT" w:hAnsi="Gill Sans MT"/>
        </w:rPr>
      </w:pPr>
    </w:p>
    <w:p w14:paraId="571E561C" w14:textId="066023DA" w:rsidR="00AB0545" w:rsidRDefault="008C21DB" w:rsidP="00EA4C36">
      <w:pPr>
        <w:pStyle w:val="NoSpacing"/>
        <w:ind w:left="-360"/>
        <w:rPr>
          <w:del w:id="258" w:author="Hernandez, Jairo A." w:date="2026-09-25T21:13:00Z" w16du:dateUtc="2026-09-26T01:13:00Z"/>
          <w:rFonts w:ascii="Gill Sans MT" w:hAnsi="Gill Sans MT"/>
        </w:rPr>
      </w:pPr>
      <w:del w:id="259" w:author="Hernandez, Jairo A." w:date="2026-09-25T21:13:00Z" w16du:dateUtc="2026-09-26T01:13:00Z">
        <w:r w:rsidRPr="004B23B2">
          <w:rPr>
            <w:rFonts w:ascii="Gill Sans MT" w:hAnsi="Gill Sans MT"/>
            <w:b/>
            <w:u w:val="single"/>
          </w:rPr>
          <w:delText xml:space="preserve">Vote </w:delText>
        </w:r>
        <w:r w:rsidR="005C3719">
          <w:rPr>
            <w:rFonts w:ascii="Gill Sans MT" w:hAnsi="Gill Sans MT"/>
            <w:b/>
            <w:u w:val="single"/>
          </w:rPr>
          <w:delText>2</w:delText>
        </w:r>
        <w:r w:rsidR="00D21AED">
          <w:rPr>
            <w:rFonts w:ascii="Gill Sans MT" w:hAnsi="Gill Sans MT"/>
            <w:b/>
            <w:u w:val="single"/>
          </w:rPr>
          <w:delText xml:space="preserve"> </w:delText>
        </w:r>
        <w:r w:rsidRPr="004B23B2">
          <w:rPr>
            <w:rFonts w:ascii="Gill Sans MT" w:hAnsi="Gill Sans MT"/>
            <w:b/>
            <w:u w:val="single"/>
          </w:rPr>
          <w:delText>to adjourn:</w:delText>
        </w:r>
        <w:r w:rsidR="00F63318" w:rsidRPr="004B23B2">
          <w:rPr>
            <w:rFonts w:ascii="Gill Sans MT" w:hAnsi="Gill Sans MT"/>
          </w:rPr>
          <w:delText xml:space="preserve"> </w:delText>
        </w:r>
        <w:r w:rsidR="00E57974">
          <w:rPr>
            <w:rFonts w:ascii="Gill Sans MT" w:hAnsi="Gill Sans MT"/>
          </w:rPr>
          <w:delText>Chair</w:delText>
        </w:r>
        <w:r w:rsidR="00905892">
          <w:rPr>
            <w:rFonts w:ascii="Gill Sans MT" w:hAnsi="Gill Sans MT"/>
          </w:rPr>
          <w:delText xml:space="preserve"> </w:delText>
        </w:r>
        <w:r w:rsidR="00E57974">
          <w:rPr>
            <w:rFonts w:ascii="Gill Sans MT" w:hAnsi="Gill Sans MT"/>
          </w:rPr>
          <w:delText xml:space="preserve">Ginnis </w:delText>
        </w:r>
        <w:r w:rsidRPr="008C21DB">
          <w:rPr>
            <w:rFonts w:ascii="Gill Sans MT" w:hAnsi="Gill Sans MT"/>
          </w:rPr>
          <w:delText xml:space="preserve">requested a motion to adjourn the meeting. </w:delText>
        </w:r>
        <w:r w:rsidR="00356843">
          <w:rPr>
            <w:rFonts w:ascii="Gill Sans MT" w:hAnsi="Gill Sans MT"/>
          </w:rPr>
          <w:delText>D</w:delText>
        </w:r>
        <w:r w:rsidR="001361AB">
          <w:rPr>
            <w:rFonts w:ascii="Gill Sans MT" w:hAnsi="Gill Sans MT"/>
          </w:rPr>
          <w:delText>e</w:delText>
        </w:r>
        <w:r w:rsidR="00356843">
          <w:rPr>
            <w:rFonts w:ascii="Gill Sans MT" w:hAnsi="Gill Sans MT"/>
          </w:rPr>
          <w:delText>puty Commissioner Sh</w:delText>
        </w:r>
        <w:r w:rsidR="001361AB">
          <w:rPr>
            <w:rFonts w:ascii="Gill Sans MT" w:hAnsi="Gill Sans MT"/>
          </w:rPr>
          <w:delText>er</w:delText>
        </w:r>
        <w:r w:rsidR="00356843">
          <w:rPr>
            <w:rFonts w:ascii="Gill Sans MT" w:hAnsi="Gill Sans MT"/>
          </w:rPr>
          <w:delText xml:space="preserve">wood </w:delText>
        </w:r>
        <w:r w:rsidRPr="008C21DB">
          <w:rPr>
            <w:rFonts w:ascii="Gill Sans MT" w:hAnsi="Gill Sans MT"/>
          </w:rPr>
          <w:delText xml:space="preserve">introduced the motion, which was seconded </w:delText>
        </w:r>
        <w:r w:rsidR="00F63318">
          <w:rPr>
            <w:rFonts w:ascii="Gill Sans MT" w:hAnsi="Gill Sans MT"/>
          </w:rPr>
          <w:delText xml:space="preserve">by </w:delText>
        </w:r>
        <w:r w:rsidR="001361AB">
          <w:rPr>
            <w:rFonts w:ascii="Gill Sans MT" w:hAnsi="Gill Sans MT"/>
          </w:rPr>
          <w:delText>Ms.</w:delText>
        </w:r>
        <w:r w:rsidR="00E57974">
          <w:rPr>
            <w:rFonts w:ascii="Gill Sans MT" w:hAnsi="Gill Sans MT"/>
          </w:rPr>
          <w:delText xml:space="preserve"> </w:delText>
        </w:r>
        <w:r w:rsidR="00356843">
          <w:rPr>
            <w:rFonts w:ascii="Gill Sans MT" w:hAnsi="Gill Sans MT"/>
          </w:rPr>
          <w:delText xml:space="preserve">McGeown </w:delText>
        </w:r>
        <w:r w:rsidR="001361AB">
          <w:rPr>
            <w:rFonts w:ascii="Gill Sans MT" w:hAnsi="Gill Sans MT"/>
          </w:rPr>
          <w:delText>a</w:delText>
        </w:r>
        <w:r w:rsidRPr="008C21DB">
          <w:rPr>
            <w:rFonts w:ascii="Gill Sans MT" w:hAnsi="Gill Sans MT"/>
          </w:rPr>
          <w:delText xml:space="preserve">nd approved by </w:delText>
        </w:r>
        <w:r w:rsidR="00356843">
          <w:rPr>
            <w:rFonts w:ascii="Gill Sans MT" w:hAnsi="Gill Sans MT"/>
          </w:rPr>
          <w:delText>a</w:delText>
        </w:r>
        <w:r w:rsidR="00E16835">
          <w:rPr>
            <w:rFonts w:ascii="Gill Sans MT" w:hAnsi="Gill Sans MT"/>
          </w:rPr>
          <w:delText xml:space="preserve">ll </w:delText>
        </w:r>
        <w:r w:rsidR="00356843">
          <w:rPr>
            <w:rFonts w:ascii="Gill Sans MT" w:hAnsi="Gill Sans MT"/>
          </w:rPr>
          <w:delText>members present</w:delText>
        </w:r>
        <w:r w:rsidR="00AB0545" w:rsidRPr="00AB0545">
          <w:rPr>
            <w:rFonts w:ascii="Gill Sans MT" w:hAnsi="Gill Sans MT"/>
          </w:rPr>
          <w:delText>.</w:delText>
        </w:r>
      </w:del>
    </w:p>
    <w:p w14:paraId="41DA4717" w14:textId="77777777" w:rsidR="00EA4C36" w:rsidRPr="008C21DB" w:rsidRDefault="00EA4C36" w:rsidP="00EA4C36">
      <w:pPr>
        <w:pStyle w:val="NoSpacing"/>
        <w:ind w:left="-360"/>
        <w:rPr>
          <w:del w:id="260" w:author="Hernandez, Jairo A." w:date="2026-09-25T21:13:00Z" w16du:dateUtc="2026-09-26T01:13:00Z"/>
          <w:rFonts w:ascii="Gill Sans MT" w:hAnsi="Gill Sans MT"/>
        </w:rPr>
      </w:pPr>
    </w:p>
    <w:p w14:paraId="6DE60BCE" w14:textId="77777777" w:rsidR="00B2638E" w:rsidRPr="00253932" w:rsidRDefault="008C21DB" w:rsidP="00117060">
      <w:pPr>
        <w:rPr>
          <w:rFonts w:ascii="Times New Roman" w:hAnsi="Times New Roman"/>
          <w:rPrChange w:id="261" w:author="Hernandez, Jairo A." w:date="2026-09-25T21:13:00Z" w16du:dateUtc="2026-09-26T01:13:00Z">
            <w:rPr>
              <w:rFonts w:ascii="Gill Sans MT" w:hAnsi="Gill Sans MT"/>
            </w:rPr>
          </w:rPrChange>
        </w:rPr>
        <w:pPrChange w:id="262" w:author="Hernandez, Jairo A." w:date="2026-09-25T21:13:00Z" w16du:dateUtc="2026-09-26T01:13:00Z">
          <w:pPr>
            <w:pStyle w:val="NoSpacing"/>
            <w:ind w:left="-360"/>
          </w:pPr>
        </w:pPrChange>
      </w:pPr>
      <w:del w:id="263" w:author="Hernandez, Jairo A." w:date="2026-09-25T21:13:00Z" w16du:dateUtc="2026-09-26T01:13:00Z">
        <w:r w:rsidRPr="001361AB">
          <w:rPr>
            <w:rFonts w:ascii="Gill Sans MT" w:hAnsi="Gill Sans MT"/>
          </w:rPr>
          <w:delText xml:space="preserve">The meeting was adjourned at </w:delText>
        </w:r>
        <w:r w:rsidR="00356843">
          <w:rPr>
            <w:rFonts w:ascii="Gill Sans MT" w:hAnsi="Gill Sans MT"/>
          </w:rPr>
          <w:delText>4</w:delText>
        </w:r>
        <w:r w:rsidRPr="001361AB">
          <w:rPr>
            <w:rFonts w:ascii="Gill Sans MT" w:hAnsi="Gill Sans MT"/>
          </w:rPr>
          <w:delText>:</w:delText>
        </w:r>
        <w:r w:rsidR="00356843">
          <w:rPr>
            <w:rFonts w:ascii="Gill Sans MT" w:hAnsi="Gill Sans MT"/>
          </w:rPr>
          <w:delText>55</w:delText>
        </w:r>
        <w:r w:rsidRPr="001361AB">
          <w:rPr>
            <w:rFonts w:ascii="Gill Sans MT" w:hAnsi="Gill Sans MT"/>
          </w:rPr>
          <w:delText xml:space="preserve"> pm.</w:delText>
        </w:r>
      </w:del>
    </w:p>
    <w:sectPr w:rsidR="00B2638E" w:rsidRPr="00253932">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47CB68" w14:textId="77777777" w:rsidR="00421BD4" w:rsidRDefault="00421BD4" w:rsidP="00EA5838">
      <w:pPr>
        <w:pPrChange w:id="3" w:author="Hernandez, Jairo A." w:date="2026-09-25T21:13:00Z" w16du:dateUtc="2026-09-26T01:13:00Z">
          <w:pPr>
            <w:spacing w:after="0" w:line="240" w:lineRule="auto"/>
          </w:pPr>
        </w:pPrChange>
      </w:pPr>
      <w:r>
        <w:separator/>
      </w:r>
    </w:p>
  </w:endnote>
  <w:endnote w:type="continuationSeparator" w:id="0">
    <w:p w14:paraId="28B749EC" w14:textId="77777777" w:rsidR="00421BD4" w:rsidRDefault="00421BD4" w:rsidP="00EA5838">
      <w:pPr>
        <w:pPrChange w:id="4" w:author="Hernandez, Jairo A." w:date="2026-09-25T21:13:00Z" w16du:dateUtc="2026-09-26T01:13: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8149C0" w14:textId="7E224652" w:rsidR="00852CC9" w:rsidRDefault="00852CC9">
    <w:pPr>
      <w:pStyle w:val="BalloonTextChar"/>
      <w:rPr>
        <w:rPrChange w:id="265" w:author="Hernandez, Jairo A." w:date="2026-09-25T21:13:00Z" w16du:dateUtc="2026-09-26T01:13:00Z">
          <w:rPr>
            <w:rFonts w:ascii="Gill Sans MT" w:hAnsi="Gill Sans MT"/>
            <w:sz w:val="20"/>
          </w:rPr>
        </w:rPrChange>
      </w:rPr>
      <w:pPrChange w:id="266" w:author="Hernandez, Jairo A." w:date="2026-09-25T21:13:00Z" w16du:dateUtc="2026-09-26T01:13:00Z">
        <w:pPr>
          <w:pStyle w:val="Footer"/>
          <w:tabs>
            <w:tab w:val="clear" w:pos="4680"/>
            <w:tab w:val="clear" w:pos="9360"/>
          </w:tabs>
          <w:jc w:val="right"/>
        </w:pPr>
      </w:pPrChange>
    </w:pPr>
    <w:del w:id="267" w:author="Hernandez, Jairo A." w:date="2026-09-25T21:13:00Z" w16du:dateUtc="2026-09-26T01:13:00Z">
      <w:r>
        <w:rPr>
          <w:rFonts w:ascii="Gill Sans MT" w:hAnsi="Gill Sans MT"/>
          <w:sz w:val="20"/>
        </w:rPr>
        <w:tab/>
      </w:r>
      <w:r>
        <w:rPr>
          <w:rFonts w:ascii="Gill Sans MT" w:hAnsi="Gill Sans MT"/>
          <w:sz w:val="20"/>
        </w:rPr>
        <w:tab/>
      </w:r>
      <w:r>
        <w:rPr>
          <w:rFonts w:ascii="Gill Sans MT" w:hAnsi="Gill Sans MT"/>
          <w:sz w:val="20"/>
        </w:rPr>
        <w:tab/>
      </w:r>
      <w:r>
        <w:rPr>
          <w:rFonts w:ascii="Gill Sans MT" w:hAnsi="Gill Sans MT"/>
          <w:sz w:val="20"/>
        </w:rPr>
        <w:tab/>
      </w:r>
      <w:r>
        <w:rPr>
          <w:rFonts w:ascii="Gill Sans MT" w:hAnsi="Gill Sans MT"/>
          <w:sz w:val="20"/>
        </w:rPr>
        <w:tab/>
      </w:r>
      <w:r>
        <w:rPr>
          <w:rFonts w:ascii="Gill Sans MT" w:hAnsi="Gill Sans MT"/>
          <w:sz w:val="20"/>
        </w:rPr>
        <w:tab/>
        <w:delText xml:space="preserve"> </w:delText>
      </w:r>
      <w:r w:rsidRPr="00AE1864">
        <w:rPr>
          <w:rFonts w:ascii="Gill Sans MT" w:hAnsi="Gill Sans MT"/>
          <w:sz w:val="20"/>
        </w:rPr>
        <w:fldChar w:fldCharType="begin"/>
      </w:r>
      <w:r w:rsidRPr="00AE1864">
        <w:rPr>
          <w:rFonts w:ascii="Gill Sans MT" w:hAnsi="Gill Sans MT"/>
          <w:sz w:val="20"/>
        </w:rPr>
        <w:delInstrText xml:space="preserve"> PAGE   \* MERGEFORMAT </w:delInstrText>
      </w:r>
      <w:r w:rsidRPr="00AE1864">
        <w:rPr>
          <w:rFonts w:ascii="Gill Sans MT" w:hAnsi="Gill Sans MT"/>
          <w:sz w:val="20"/>
        </w:rPr>
        <w:fldChar w:fldCharType="separate"/>
      </w:r>
      <w:r w:rsidR="00356843">
        <w:rPr>
          <w:rFonts w:ascii="Gill Sans MT" w:hAnsi="Gill Sans MT"/>
          <w:noProof/>
          <w:sz w:val="20"/>
        </w:rPr>
        <w:delText>2</w:delText>
      </w:r>
      <w:r w:rsidRPr="00AE1864">
        <w:rPr>
          <w:rFonts w:ascii="Gill Sans MT" w:hAnsi="Gill Sans MT"/>
          <w:noProof/>
          <w:sz w:val="20"/>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51B80C" w14:textId="77777777" w:rsidR="00421BD4" w:rsidRDefault="00421BD4" w:rsidP="00EA5838">
      <w:pPr>
        <w:pPrChange w:id="1" w:author="Hernandez, Jairo A." w:date="2026-09-25T21:13:00Z" w16du:dateUtc="2026-09-26T01:13:00Z">
          <w:pPr>
            <w:spacing w:after="0" w:line="240" w:lineRule="auto"/>
          </w:pPr>
        </w:pPrChange>
      </w:pPr>
      <w:r>
        <w:separator/>
      </w:r>
    </w:p>
  </w:footnote>
  <w:footnote w:type="continuationSeparator" w:id="0">
    <w:p w14:paraId="2517BBAF" w14:textId="77777777" w:rsidR="00421BD4" w:rsidRDefault="00421BD4" w:rsidP="00EA5838">
      <w:pPr>
        <w:pPrChange w:id="2" w:author="Hernandez, Jairo A." w:date="2026-09-25T21:13:00Z" w16du:dateUtc="2026-09-26T01:13: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6D0870" w14:textId="77777777" w:rsidR="007E2998" w:rsidRDefault="007E2998">
    <w:pPr>
      <w:pStyle w:val="Hyperlink"/>
      <w:pPrChange w:id="264" w:author="Hernandez, Jairo A." w:date="2026-09-25T21:13:00Z" w16du:dateUtc="2026-09-26T01:13: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B39F4"/>
    <w:multiLevelType w:val="hybridMultilevel"/>
    <w:tmpl w:val="C6C2B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15842"/>
    <w:multiLevelType w:val="hybridMultilevel"/>
    <w:tmpl w:val="D6EEFD9E"/>
    <w:lvl w:ilvl="0" w:tplc="DD64D74A">
      <w:start w:val="1"/>
      <w:numFmt w:val="decimal"/>
      <w:lvlText w:val="%1."/>
      <w:lvlJc w:val="left"/>
      <w:pPr>
        <w:ind w:left="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038656AE"/>
    <w:multiLevelType w:val="hybridMultilevel"/>
    <w:tmpl w:val="5048685E"/>
    <w:lvl w:ilvl="0" w:tplc="E09C8596">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09FA7C38"/>
    <w:multiLevelType w:val="hybridMultilevel"/>
    <w:tmpl w:val="D310B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E6B55"/>
    <w:multiLevelType w:val="hybridMultilevel"/>
    <w:tmpl w:val="D5D03D20"/>
    <w:lvl w:ilvl="0" w:tplc="D8EA1E76">
      <w:start w:val="1"/>
      <w:numFmt w:val="decimal"/>
      <w:lvlText w:val="%1."/>
      <w:lvlJc w:val="left"/>
      <w:pPr>
        <w:ind w:left="720" w:hanging="360"/>
      </w:pPr>
      <w:rPr>
        <w:rFonts w:ascii="Gill Sans MT" w:hAnsi="Gill Sans MT" w:cs="Gill Sans MT"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3037D"/>
    <w:multiLevelType w:val="hybridMultilevel"/>
    <w:tmpl w:val="20B8B4E4"/>
    <w:lvl w:ilvl="0" w:tplc="F5C2B6D8">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11BD3482"/>
    <w:multiLevelType w:val="hybridMultilevel"/>
    <w:tmpl w:val="B948907A"/>
    <w:lvl w:ilvl="0" w:tplc="7C14935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546875"/>
    <w:multiLevelType w:val="hybridMultilevel"/>
    <w:tmpl w:val="4D18F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E72483"/>
    <w:multiLevelType w:val="hybridMultilevel"/>
    <w:tmpl w:val="2298AAAC"/>
    <w:lvl w:ilvl="0" w:tplc="04090001">
      <w:start w:val="1"/>
      <w:numFmt w:val="bullet"/>
      <w:lvlText w:val=""/>
      <w:lvlJc w:val="left"/>
      <w:pPr>
        <w:ind w:left="360" w:hanging="360"/>
      </w:pPr>
      <w:rPr>
        <w:rFonts w:ascii="Symbol" w:hAnsi="Symbol" w:hint="default"/>
      </w:rPr>
    </w:lvl>
    <w:lvl w:ilvl="1" w:tplc="69ECE078">
      <w:numFmt w:val="bullet"/>
      <w:lvlText w:val="•"/>
      <w:lvlJc w:val="left"/>
      <w:pPr>
        <w:ind w:left="1080" w:hanging="360"/>
      </w:pPr>
      <w:rPr>
        <w:rFonts w:ascii="Gill Sans MT" w:eastAsiaTheme="minorHAnsi" w:hAnsi="Gill Sans MT"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DBF4FCA"/>
    <w:multiLevelType w:val="hybridMultilevel"/>
    <w:tmpl w:val="FBC454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287082"/>
    <w:multiLevelType w:val="hybridMultilevel"/>
    <w:tmpl w:val="E6FCF328"/>
    <w:lvl w:ilvl="0" w:tplc="846CA9E8">
      <w:start w:val="1"/>
      <w:numFmt w:val="bullet"/>
      <w:lvlText w:val="-"/>
      <w:lvlJc w:val="left"/>
      <w:pPr>
        <w:ind w:left="-360" w:hanging="360"/>
      </w:pPr>
      <w:rPr>
        <w:rFonts w:ascii="Gill Sans MT" w:eastAsiaTheme="minorHAnsi" w:hAnsi="Gill Sans MT"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053DE2"/>
    <w:multiLevelType w:val="hybridMultilevel"/>
    <w:tmpl w:val="6090E4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4D249A"/>
    <w:multiLevelType w:val="hybridMultilevel"/>
    <w:tmpl w:val="8A240812"/>
    <w:lvl w:ilvl="0" w:tplc="6FC69A80">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15:restartNumberingAfterBreak="0">
    <w:nsid w:val="2BBD3F37"/>
    <w:multiLevelType w:val="hybridMultilevel"/>
    <w:tmpl w:val="D716F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65A6E"/>
    <w:multiLevelType w:val="hybridMultilevel"/>
    <w:tmpl w:val="A470F706"/>
    <w:lvl w:ilvl="0" w:tplc="F6280232">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 w15:restartNumberingAfterBreak="0">
    <w:nsid w:val="2DB07784"/>
    <w:multiLevelType w:val="hybridMultilevel"/>
    <w:tmpl w:val="43C2F0D2"/>
    <w:lvl w:ilvl="0" w:tplc="64F0E36C">
      <w:numFmt w:val="bullet"/>
      <w:lvlText w:val=""/>
      <w:lvlJc w:val="left"/>
      <w:pPr>
        <w:ind w:left="0" w:hanging="360"/>
      </w:pPr>
      <w:rPr>
        <w:rFonts w:ascii="Wingdings" w:eastAsiaTheme="minorHAnsi" w:hAnsi="Wingding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6" w15:restartNumberingAfterBreak="0">
    <w:nsid w:val="2F9C25FE"/>
    <w:multiLevelType w:val="hybridMultilevel"/>
    <w:tmpl w:val="6E5E87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D505DEF"/>
    <w:multiLevelType w:val="hybridMultilevel"/>
    <w:tmpl w:val="3ECC9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AC16F1"/>
    <w:multiLevelType w:val="hybridMultilevel"/>
    <w:tmpl w:val="BD6ECA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F486EE7"/>
    <w:multiLevelType w:val="hybridMultilevel"/>
    <w:tmpl w:val="B2AC0A46"/>
    <w:lvl w:ilvl="0" w:tplc="846CA9E8">
      <w:start w:val="1"/>
      <w:numFmt w:val="bullet"/>
      <w:lvlText w:val="-"/>
      <w:lvlJc w:val="left"/>
      <w:pPr>
        <w:ind w:left="0" w:hanging="360"/>
      </w:pPr>
      <w:rPr>
        <w:rFonts w:ascii="Gill Sans MT" w:eastAsiaTheme="minorHAnsi" w:hAnsi="Gill Sans MT"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412C7EAF"/>
    <w:multiLevelType w:val="hybridMultilevel"/>
    <w:tmpl w:val="B712C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E9541D"/>
    <w:multiLevelType w:val="hybridMultilevel"/>
    <w:tmpl w:val="54E8C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D905AC"/>
    <w:multiLevelType w:val="hybridMultilevel"/>
    <w:tmpl w:val="B008C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A560FB8"/>
    <w:multiLevelType w:val="hybridMultilevel"/>
    <w:tmpl w:val="842E7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C9822BD"/>
    <w:multiLevelType w:val="hybridMultilevel"/>
    <w:tmpl w:val="013A8F80"/>
    <w:lvl w:ilvl="0" w:tplc="C34E0F66">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 w15:restartNumberingAfterBreak="0">
    <w:nsid w:val="5009243D"/>
    <w:multiLevelType w:val="hybridMultilevel"/>
    <w:tmpl w:val="A1C22976"/>
    <w:lvl w:ilvl="0" w:tplc="8B4A3864">
      <w:start w:val="2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49B0E41"/>
    <w:multiLevelType w:val="hybridMultilevel"/>
    <w:tmpl w:val="F2F40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AA52F80"/>
    <w:multiLevelType w:val="hybridMultilevel"/>
    <w:tmpl w:val="CB4CA2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AAA66A9"/>
    <w:multiLevelType w:val="hybridMultilevel"/>
    <w:tmpl w:val="4448ED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0F64D3"/>
    <w:multiLevelType w:val="hybridMultilevel"/>
    <w:tmpl w:val="D12047D4"/>
    <w:lvl w:ilvl="0" w:tplc="EFE00C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6E5133"/>
    <w:multiLevelType w:val="hybridMultilevel"/>
    <w:tmpl w:val="C1AEE4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4085449"/>
    <w:multiLevelType w:val="hybridMultilevel"/>
    <w:tmpl w:val="39EC7224"/>
    <w:lvl w:ilvl="0" w:tplc="F3E095EE">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2" w15:restartNumberingAfterBreak="0">
    <w:nsid w:val="646A70E2"/>
    <w:multiLevelType w:val="hybridMultilevel"/>
    <w:tmpl w:val="A8809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79E60EF"/>
    <w:multiLevelType w:val="hybridMultilevel"/>
    <w:tmpl w:val="F8268C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80C524B"/>
    <w:multiLevelType w:val="hybridMultilevel"/>
    <w:tmpl w:val="3F6801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CAB2982"/>
    <w:multiLevelType w:val="hybridMultilevel"/>
    <w:tmpl w:val="E1FE69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34186C"/>
    <w:multiLevelType w:val="hybridMultilevel"/>
    <w:tmpl w:val="5EC87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C939AD"/>
    <w:multiLevelType w:val="hybridMultilevel"/>
    <w:tmpl w:val="ACFE3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A77AA4"/>
    <w:multiLevelType w:val="hybridMultilevel"/>
    <w:tmpl w:val="943C4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56B6B8D"/>
    <w:multiLevelType w:val="hybridMultilevel"/>
    <w:tmpl w:val="AE0CA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8063FBA"/>
    <w:multiLevelType w:val="hybridMultilevel"/>
    <w:tmpl w:val="ED1E19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8B50F6B"/>
    <w:multiLevelType w:val="hybridMultilevel"/>
    <w:tmpl w:val="4EC2FC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8E95729"/>
    <w:multiLevelType w:val="hybridMultilevel"/>
    <w:tmpl w:val="C17A0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9016760"/>
    <w:multiLevelType w:val="hybridMultilevel"/>
    <w:tmpl w:val="2CD074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A4172AD"/>
    <w:multiLevelType w:val="hybridMultilevel"/>
    <w:tmpl w:val="5E0E9C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CAF24FB"/>
    <w:multiLevelType w:val="hybridMultilevel"/>
    <w:tmpl w:val="7BF4C282"/>
    <w:lvl w:ilvl="0" w:tplc="0182578E">
      <w:numFmt w:val="bullet"/>
      <w:lvlText w:val="-"/>
      <w:lvlJc w:val="left"/>
      <w:pPr>
        <w:ind w:left="720" w:hanging="360"/>
      </w:pPr>
      <w:rPr>
        <w:rFonts w:ascii="Gill Sans MT" w:eastAsiaTheme="minorHAnsi" w:hAnsi="Gill Sans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40168F"/>
    <w:multiLevelType w:val="hybridMultilevel"/>
    <w:tmpl w:val="26586AC4"/>
    <w:lvl w:ilvl="0" w:tplc="846CA9E8">
      <w:start w:val="1"/>
      <w:numFmt w:val="bullet"/>
      <w:lvlText w:val="-"/>
      <w:lvlJc w:val="left"/>
      <w:pPr>
        <w:ind w:left="-360" w:hanging="360"/>
      </w:pPr>
      <w:rPr>
        <w:rFonts w:ascii="Gill Sans MT" w:eastAsiaTheme="minorHAnsi" w:hAnsi="Gill Sans MT"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68078180">
    <w:abstractNumId w:val="0"/>
  </w:num>
  <w:num w:numId="2" w16cid:durableId="1428426760">
    <w:abstractNumId w:val="35"/>
  </w:num>
  <w:num w:numId="3" w16cid:durableId="1805271401">
    <w:abstractNumId w:val="18"/>
  </w:num>
  <w:num w:numId="4" w16cid:durableId="360017064">
    <w:abstractNumId w:val="26"/>
  </w:num>
  <w:num w:numId="5" w16cid:durableId="1879661485">
    <w:abstractNumId w:val="24"/>
  </w:num>
  <w:num w:numId="6" w16cid:durableId="2028368367">
    <w:abstractNumId w:val="31"/>
  </w:num>
  <w:num w:numId="7" w16cid:durableId="2004315241">
    <w:abstractNumId w:val="19"/>
  </w:num>
  <w:num w:numId="8" w16cid:durableId="893271488">
    <w:abstractNumId w:val="46"/>
  </w:num>
  <w:num w:numId="9" w16cid:durableId="1297181281">
    <w:abstractNumId w:val="14"/>
  </w:num>
  <w:num w:numId="10" w16cid:durableId="325668040">
    <w:abstractNumId w:val="10"/>
  </w:num>
  <w:num w:numId="11" w16cid:durableId="1233543117">
    <w:abstractNumId w:val="12"/>
  </w:num>
  <w:num w:numId="12" w16cid:durableId="1100640951">
    <w:abstractNumId w:val="28"/>
  </w:num>
  <w:num w:numId="13" w16cid:durableId="792482100">
    <w:abstractNumId w:val="21"/>
  </w:num>
  <w:num w:numId="14" w16cid:durableId="184381509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83134843">
    <w:abstractNumId w:val="25"/>
  </w:num>
  <w:num w:numId="16" w16cid:durableId="50539810">
    <w:abstractNumId w:val="20"/>
  </w:num>
  <w:num w:numId="17" w16cid:durableId="771894759">
    <w:abstractNumId w:val="36"/>
  </w:num>
  <w:num w:numId="18" w16cid:durableId="503208938">
    <w:abstractNumId w:val="37"/>
  </w:num>
  <w:num w:numId="19" w16cid:durableId="1480726481">
    <w:abstractNumId w:val="44"/>
  </w:num>
  <w:num w:numId="20" w16cid:durableId="1845978038">
    <w:abstractNumId w:val="38"/>
  </w:num>
  <w:num w:numId="21" w16cid:durableId="381254004">
    <w:abstractNumId w:val="23"/>
  </w:num>
  <w:num w:numId="22" w16cid:durableId="1858738727">
    <w:abstractNumId w:val="32"/>
  </w:num>
  <w:num w:numId="23" w16cid:durableId="2082680228">
    <w:abstractNumId w:val="15"/>
  </w:num>
  <w:num w:numId="24" w16cid:durableId="1358847259">
    <w:abstractNumId w:val="17"/>
  </w:num>
  <w:num w:numId="25" w16cid:durableId="1601378005">
    <w:abstractNumId w:val="11"/>
  </w:num>
  <w:num w:numId="26" w16cid:durableId="786000012">
    <w:abstractNumId w:val="3"/>
  </w:num>
  <w:num w:numId="27" w16cid:durableId="896018449">
    <w:abstractNumId w:val="40"/>
  </w:num>
  <w:num w:numId="28" w16cid:durableId="1059590343">
    <w:abstractNumId w:val="30"/>
  </w:num>
  <w:num w:numId="29" w16cid:durableId="2091655613">
    <w:abstractNumId w:val="45"/>
  </w:num>
  <w:num w:numId="30" w16cid:durableId="295531334">
    <w:abstractNumId w:val="22"/>
  </w:num>
  <w:num w:numId="31" w16cid:durableId="1990940969">
    <w:abstractNumId w:val="27"/>
  </w:num>
  <w:num w:numId="32" w16cid:durableId="156768915">
    <w:abstractNumId w:val="43"/>
  </w:num>
  <w:num w:numId="33" w16cid:durableId="1998730422">
    <w:abstractNumId w:val="7"/>
  </w:num>
  <w:num w:numId="34" w16cid:durableId="65733945">
    <w:abstractNumId w:val="33"/>
  </w:num>
  <w:num w:numId="35" w16cid:durableId="1966621111">
    <w:abstractNumId w:val="13"/>
  </w:num>
  <w:num w:numId="36" w16cid:durableId="959725824">
    <w:abstractNumId w:val="4"/>
  </w:num>
  <w:num w:numId="37" w16cid:durableId="1984891996">
    <w:abstractNumId w:val="9"/>
  </w:num>
  <w:num w:numId="38" w16cid:durableId="945499715">
    <w:abstractNumId w:val="41"/>
  </w:num>
  <w:num w:numId="39" w16cid:durableId="361563240">
    <w:abstractNumId w:val="42"/>
  </w:num>
  <w:num w:numId="40" w16cid:durableId="961154473">
    <w:abstractNumId w:val="39"/>
  </w:num>
  <w:num w:numId="41" w16cid:durableId="1064526112">
    <w:abstractNumId w:val="2"/>
  </w:num>
  <w:num w:numId="42" w16cid:durableId="1380209189">
    <w:abstractNumId w:val="5"/>
  </w:num>
  <w:num w:numId="43" w16cid:durableId="769088928">
    <w:abstractNumId w:val="16"/>
  </w:num>
  <w:num w:numId="44" w16cid:durableId="662665185">
    <w:abstractNumId w:val="1"/>
  </w:num>
  <w:num w:numId="45" w16cid:durableId="1013267669">
    <w:abstractNumId w:val="8"/>
  </w:num>
  <w:num w:numId="46" w16cid:durableId="1823961229">
    <w:abstractNumId w:val="29"/>
  </w:num>
  <w:num w:numId="47" w16cid:durableId="170899393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5B5"/>
    <w:rsid w:val="000009F6"/>
    <w:rsid w:val="00001D61"/>
    <w:rsid w:val="0000226A"/>
    <w:rsid w:val="00005862"/>
    <w:rsid w:val="000076A8"/>
    <w:rsid w:val="00011A80"/>
    <w:rsid w:val="0001333A"/>
    <w:rsid w:val="00017BAF"/>
    <w:rsid w:val="00022B00"/>
    <w:rsid w:val="000247C7"/>
    <w:rsid w:val="00041782"/>
    <w:rsid w:val="00041837"/>
    <w:rsid w:val="00043843"/>
    <w:rsid w:val="00043AD3"/>
    <w:rsid w:val="00052469"/>
    <w:rsid w:val="00060CC4"/>
    <w:rsid w:val="00060D0A"/>
    <w:rsid w:val="0006196E"/>
    <w:rsid w:val="000719C9"/>
    <w:rsid w:val="00072571"/>
    <w:rsid w:val="000727EE"/>
    <w:rsid w:val="0007286C"/>
    <w:rsid w:val="0007435C"/>
    <w:rsid w:val="00074C7A"/>
    <w:rsid w:val="00076774"/>
    <w:rsid w:val="00076A2C"/>
    <w:rsid w:val="000771C8"/>
    <w:rsid w:val="00080A18"/>
    <w:rsid w:val="000878CB"/>
    <w:rsid w:val="00087980"/>
    <w:rsid w:val="00090726"/>
    <w:rsid w:val="000A0B5F"/>
    <w:rsid w:val="000A69C4"/>
    <w:rsid w:val="000B0FCD"/>
    <w:rsid w:val="000B2BA4"/>
    <w:rsid w:val="000B3B8E"/>
    <w:rsid w:val="000B45CC"/>
    <w:rsid w:val="000B4F00"/>
    <w:rsid w:val="000B5AE9"/>
    <w:rsid w:val="000B6C07"/>
    <w:rsid w:val="000C0CF5"/>
    <w:rsid w:val="000C160F"/>
    <w:rsid w:val="000C3508"/>
    <w:rsid w:val="000D35C5"/>
    <w:rsid w:val="000E0AD4"/>
    <w:rsid w:val="000E147D"/>
    <w:rsid w:val="000E188E"/>
    <w:rsid w:val="000E79B7"/>
    <w:rsid w:val="000F2A64"/>
    <w:rsid w:val="000F2B72"/>
    <w:rsid w:val="000F2D5A"/>
    <w:rsid w:val="000F34FF"/>
    <w:rsid w:val="000F480B"/>
    <w:rsid w:val="000F6804"/>
    <w:rsid w:val="0010410D"/>
    <w:rsid w:val="001059D7"/>
    <w:rsid w:val="0010645B"/>
    <w:rsid w:val="00106750"/>
    <w:rsid w:val="001073D4"/>
    <w:rsid w:val="00110C03"/>
    <w:rsid w:val="00110E2A"/>
    <w:rsid w:val="00112256"/>
    <w:rsid w:val="00115001"/>
    <w:rsid w:val="00115BBC"/>
    <w:rsid w:val="0011690D"/>
    <w:rsid w:val="00117060"/>
    <w:rsid w:val="00121016"/>
    <w:rsid w:val="001256EA"/>
    <w:rsid w:val="00130F5E"/>
    <w:rsid w:val="001361AB"/>
    <w:rsid w:val="00141D91"/>
    <w:rsid w:val="0014630C"/>
    <w:rsid w:val="00151C08"/>
    <w:rsid w:val="00152486"/>
    <w:rsid w:val="00156054"/>
    <w:rsid w:val="00162B80"/>
    <w:rsid w:val="00162C5C"/>
    <w:rsid w:val="00163F9C"/>
    <w:rsid w:val="001647B8"/>
    <w:rsid w:val="00165B76"/>
    <w:rsid w:val="00166848"/>
    <w:rsid w:val="00173583"/>
    <w:rsid w:val="00174EE1"/>
    <w:rsid w:val="00175CC7"/>
    <w:rsid w:val="00177E26"/>
    <w:rsid w:val="001800B7"/>
    <w:rsid w:val="0018235F"/>
    <w:rsid w:val="00184585"/>
    <w:rsid w:val="00184E44"/>
    <w:rsid w:val="00187FEB"/>
    <w:rsid w:val="00194FFF"/>
    <w:rsid w:val="001953C3"/>
    <w:rsid w:val="00197217"/>
    <w:rsid w:val="001A14E2"/>
    <w:rsid w:val="001A23F3"/>
    <w:rsid w:val="001A4F91"/>
    <w:rsid w:val="001A624B"/>
    <w:rsid w:val="001B4778"/>
    <w:rsid w:val="001B4809"/>
    <w:rsid w:val="001C433E"/>
    <w:rsid w:val="001C4905"/>
    <w:rsid w:val="001C5354"/>
    <w:rsid w:val="001C5BA3"/>
    <w:rsid w:val="001C69E9"/>
    <w:rsid w:val="001C7CB0"/>
    <w:rsid w:val="001D14D3"/>
    <w:rsid w:val="001D3737"/>
    <w:rsid w:val="001D3745"/>
    <w:rsid w:val="001D4050"/>
    <w:rsid w:val="001E6B6F"/>
    <w:rsid w:val="001E745F"/>
    <w:rsid w:val="001F14A8"/>
    <w:rsid w:val="001F2981"/>
    <w:rsid w:val="001F34E7"/>
    <w:rsid w:val="001F5A90"/>
    <w:rsid w:val="002015D1"/>
    <w:rsid w:val="00203CCD"/>
    <w:rsid w:val="0021578F"/>
    <w:rsid w:val="002165D3"/>
    <w:rsid w:val="00222556"/>
    <w:rsid w:val="002276C0"/>
    <w:rsid w:val="0023307A"/>
    <w:rsid w:val="002366D8"/>
    <w:rsid w:val="00237BFB"/>
    <w:rsid w:val="00240E5B"/>
    <w:rsid w:val="00241CE7"/>
    <w:rsid w:val="002429BF"/>
    <w:rsid w:val="00242C80"/>
    <w:rsid w:val="00244079"/>
    <w:rsid w:val="00245DAD"/>
    <w:rsid w:val="00251AC0"/>
    <w:rsid w:val="00253932"/>
    <w:rsid w:val="002564F6"/>
    <w:rsid w:val="00260F39"/>
    <w:rsid w:val="00265BEF"/>
    <w:rsid w:val="00267C65"/>
    <w:rsid w:val="002763AC"/>
    <w:rsid w:val="00276438"/>
    <w:rsid w:val="00283F25"/>
    <w:rsid w:val="00286A09"/>
    <w:rsid w:val="00290A36"/>
    <w:rsid w:val="0029137D"/>
    <w:rsid w:val="00293093"/>
    <w:rsid w:val="00295753"/>
    <w:rsid w:val="0029772F"/>
    <w:rsid w:val="002A362B"/>
    <w:rsid w:val="002A44CB"/>
    <w:rsid w:val="002A55E2"/>
    <w:rsid w:val="002A5CC4"/>
    <w:rsid w:val="002A645C"/>
    <w:rsid w:val="002A69C4"/>
    <w:rsid w:val="002A711A"/>
    <w:rsid w:val="002B2F29"/>
    <w:rsid w:val="002B4065"/>
    <w:rsid w:val="002B5CD3"/>
    <w:rsid w:val="002C2559"/>
    <w:rsid w:val="002C5727"/>
    <w:rsid w:val="002D101A"/>
    <w:rsid w:val="002D17A6"/>
    <w:rsid w:val="002D2D05"/>
    <w:rsid w:val="002D3067"/>
    <w:rsid w:val="002D66E9"/>
    <w:rsid w:val="002E0052"/>
    <w:rsid w:val="002E03A5"/>
    <w:rsid w:val="002E1152"/>
    <w:rsid w:val="002E15B0"/>
    <w:rsid w:val="002E4809"/>
    <w:rsid w:val="002E64C9"/>
    <w:rsid w:val="002E7644"/>
    <w:rsid w:val="002E7DA9"/>
    <w:rsid w:val="002F3B75"/>
    <w:rsid w:val="002F45DE"/>
    <w:rsid w:val="003045B5"/>
    <w:rsid w:val="003074D2"/>
    <w:rsid w:val="00311596"/>
    <w:rsid w:val="00312671"/>
    <w:rsid w:val="003218D8"/>
    <w:rsid w:val="003224E7"/>
    <w:rsid w:val="0032561E"/>
    <w:rsid w:val="00325F47"/>
    <w:rsid w:val="00327EB5"/>
    <w:rsid w:val="00332338"/>
    <w:rsid w:val="003324DD"/>
    <w:rsid w:val="0033272B"/>
    <w:rsid w:val="003346F2"/>
    <w:rsid w:val="00335AEE"/>
    <w:rsid w:val="00344BD4"/>
    <w:rsid w:val="00346AF1"/>
    <w:rsid w:val="0034730C"/>
    <w:rsid w:val="00350DF1"/>
    <w:rsid w:val="00350F43"/>
    <w:rsid w:val="00355504"/>
    <w:rsid w:val="00356465"/>
    <w:rsid w:val="00356843"/>
    <w:rsid w:val="00363EB1"/>
    <w:rsid w:val="003701C1"/>
    <w:rsid w:val="00370234"/>
    <w:rsid w:val="003716D6"/>
    <w:rsid w:val="0037211B"/>
    <w:rsid w:val="00372B6C"/>
    <w:rsid w:val="00384E0C"/>
    <w:rsid w:val="00385D16"/>
    <w:rsid w:val="00390103"/>
    <w:rsid w:val="00393B0E"/>
    <w:rsid w:val="00393FA6"/>
    <w:rsid w:val="00393FB1"/>
    <w:rsid w:val="0039483E"/>
    <w:rsid w:val="00394CF5"/>
    <w:rsid w:val="003A45CF"/>
    <w:rsid w:val="003A5952"/>
    <w:rsid w:val="003A662F"/>
    <w:rsid w:val="003A7564"/>
    <w:rsid w:val="003B2D77"/>
    <w:rsid w:val="003B5287"/>
    <w:rsid w:val="003C16D8"/>
    <w:rsid w:val="003C1E80"/>
    <w:rsid w:val="003C2B15"/>
    <w:rsid w:val="003C3900"/>
    <w:rsid w:val="003C76BF"/>
    <w:rsid w:val="003C7DF1"/>
    <w:rsid w:val="003D03B9"/>
    <w:rsid w:val="003D30F2"/>
    <w:rsid w:val="003D37C8"/>
    <w:rsid w:val="003D5683"/>
    <w:rsid w:val="003E063F"/>
    <w:rsid w:val="003E111F"/>
    <w:rsid w:val="003E2145"/>
    <w:rsid w:val="003E7C7D"/>
    <w:rsid w:val="003F062B"/>
    <w:rsid w:val="003F4067"/>
    <w:rsid w:val="003F773B"/>
    <w:rsid w:val="00401D69"/>
    <w:rsid w:val="0040546D"/>
    <w:rsid w:val="0040604E"/>
    <w:rsid w:val="00406791"/>
    <w:rsid w:val="004151F0"/>
    <w:rsid w:val="00415747"/>
    <w:rsid w:val="00416DAE"/>
    <w:rsid w:val="004212F3"/>
    <w:rsid w:val="00421BD4"/>
    <w:rsid w:val="00421CBA"/>
    <w:rsid w:val="004240D1"/>
    <w:rsid w:val="004243DE"/>
    <w:rsid w:val="00425E6F"/>
    <w:rsid w:val="00427213"/>
    <w:rsid w:val="004277F4"/>
    <w:rsid w:val="00427A0D"/>
    <w:rsid w:val="00431EDE"/>
    <w:rsid w:val="004323BA"/>
    <w:rsid w:val="00436DD1"/>
    <w:rsid w:val="00442817"/>
    <w:rsid w:val="00443CD0"/>
    <w:rsid w:val="00453BAF"/>
    <w:rsid w:val="00454EB2"/>
    <w:rsid w:val="00462997"/>
    <w:rsid w:val="004634D9"/>
    <w:rsid w:val="0046640E"/>
    <w:rsid w:val="00472407"/>
    <w:rsid w:val="004732E1"/>
    <w:rsid w:val="00473E19"/>
    <w:rsid w:val="00477721"/>
    <w:rsid w:val="00481D5D"/>
    <w:rsid w:val="00483F6D"/>
    <w:rsid w:val="0048406D"/>
    <w:rsid w:val="00484D19"/>
    <w:rsid w:val="00485422"/>
    <w:rsid w:val="004872CD"/>
    <w:rsid w:val="004925AA"/>
    <w:rsid w:val="00494195"/>
    <w:rsid w:val="00496D9D"/>
    <w:rsid w:val="004A1175"/>
    <w:rsid w:val="004A1677"/>
    <w:rsid w:val="004A2C7D"/>
    <w:rsid w:val="004A3B8D"/>
    <w:rsid w:val="004B1FDB"/>
    <w:rsid w:val="004B23B2"/>
    <w:rsid w:val="004B3A7C"/>
    <w:rsid w:val="004B7984"/>
    <w:rsid w:val="004B7A34"/>
    <w:rsid w:val="004C03E6"/>
    <w:rsid w:val="004C1757"/>
    <w:rsid w:val="004D03F3"/>
    <w:rsid w:val="004D4D49"/>
    <w:rsid w:val="004D5910"/>
    <w:rsid w:val="004E6B11"/>
    <w:rsid w:val="004F0FCB"/>
    <w:rsid w:val="004F1240"/>
    <w:rsid w:val="004F4949"/>
    <w:rsid w:val="00501AD9"/>
    <w:rsid w:val="005039E8"/>
    <w:rsid w:val="00503B27"/>
    <w:rsid w:val="0050419D"/>
    <w:rsid w:val="00510593"/>
    <w:rsid w:val="005117F6"/>
    <w:rsid w:val="00511B31"/>
    <w:rsid w:val="00512B52"/>
    <w:rsid w:val="00513D34"/>
    <w:rsid w:val="00520DC3"/>
    <w:rsid w:val="00523C9D"/>
    <w:rsid w:val="005265E0"/>
    <w:rsid w:val="0053142A"/>
    <w:rsid w:val="005348C0"/>
    <w:rsid w:val="00536D2B"/>
    <w:rsid w:val="00543E99"/>
    <w:rsid w:val="00544AD1"/>
    <w:rsid w:val="005457E4"/>
    <w:rsid w:val="00546616"/>
    <w:rsid w:val="0054741F"/>
    <w:rsid w:val="005474B2"/>
    <w:rsid w:val="0055205B"/>
    <w:rsid w:val="00555415"/>
    <w:rsid w:val="00563A24"/>
    <w:rsid w:val="005678CA"/>
    <w:rsid w:val="00572434"/>
    <w:rsid w:val="00572AFE"/>
    <w:rsid w:val="00573349"/>
    <w:rsid w:val="00577454"/>
    <w:rsid w:val="00582A8B"/>
    <w:rsid w:val="00582E64"/>
    <w:rsid w:val="005837FF"/>
    <w:rsid w:val="0059053E"/>
    <w:rsid w:val="0059250F"/>
    <w:rsid w:val="005951D6"/>
    <w:rsid w:val="00595B76"/>
    <w:rsid w:val="005A2937"/>
    <w:rsid w:val="005A412F"/>
    <w:rsid w:val="005B08C4"/>
    <w:rsid w:val="005B0F4F"/>
    <w:rsid w:val="005B2CE2"/>
    <w:rsid w:val="005B39B0"/>
    <w:rsid w:val="005B4DEB"/>
    <w:rsid w:val="005B6344"/>
    <w:rsid w:val="005B7453"/>
    <w:rsid w:val="005C0783"/>
    <w:rsid w:val="005C1B28"/>
    <w:rsid w:val="005C34FC"/>
    <w:rsid w:val="005C3719"/>
    <w:rsid w:val="005C6478"/>
    <w:rsid w:val="005C6AE5"/>
    <w:rsid w:val="005E4A02"/>
    <w:rsid w:val="005E7157"/>
    <w:rsid w:val="005F04A8"/>
    <w:rsid w:val="005F0D04"/>
    <w:rsid w:val="005F13B3"/>
    <w:rsid w:val="005F342B"/>
    <w:rsid w:val="005F4C7D"/>
    <w:rsid w:val="005F7DF4"/>
    <w:rsid w:val="00600211"/>
    <w:rsid w:val="006016DB"/>
    <w:rsid w:val="00603D35"/>
    <w:rsid w:val="00606971"/>
    <w:rsid w:val="006104F7"/>
    <w:rsid w:val="00613250"/>
    <w:rsid w:val="00620507"/>
    <w:rsid w:val="00620520"/>
    <w:rsid w:val="006210DA"/>
    <w:rsid w:val="00631199"/>
    <w:rsid w:val="006335F1"/>
    <w:rsid w:val="00636835"/>
    <w:rsid w:val="00637C5B"/>
    <w:rsid w:val="006407D4"/>
    <w:rsid w:val="00640ACA"/>
    <w:rsid w:val="00641177"/>
    <w:rsid w:val="00642E7C"/>
    <w:rsid w:val="00645D67"/>
    <w:rsid w:val="0065110D"/>
    <w:rsid w:val="00651670"/>
    <w:rsid w:val="0065198F"/>
    <w:rsid w:val="0065237E"/>
    <w:rsid w:val="00657C24"/>
    <w:rsid w:val="00663049"/>
    <w:rsid w:val="0066376B"/>
    <w:rsid w:val="006663E3"/>
    <w:rsid w:val="00670CFC"/>
    <w:rsid w:val="00675817"/>
    <w:rsid w:val="006760A5"/>
    <w:rsid w:val="006761E7"/>
    <w:rsid w:val="006823A8"/>
    <w:rsid w:val="00682FBE"/>
    <w:rsid w:val="00683484"/>
    <w:rsid w:val="00693683"/>
    <w:rsid w:val="00695693"/>
    <w:rsid w:val="006A7EAC"/>
    <w:rsid w:val="006B05AD"/>
    <w:rsid w:val="006B0FCF"/>
    <w:rsid w:val="006B1154"/>
    <w:rsid w:val="006B44E6"/>
    <w:rsid w:val="006B4D15"/>
    <w:rsid w:val="006B7463"/>
    <w:rsid w:val="006B7E99"/>
    <w:rsid w:val="006C28FE"/>
    <w:rsid w:val="006C2970"/>
    <w:rsid w:val="006C3727"/>
    <w:rsid w:val="006C4C93"/>
    <w:rsid w:val="006C5A3C"/>
    <w:rsid w:val="006C6EDC"/>
    <w:rsid w:val="006D0267"/>
    <w:rsid w:val="006D08FA"/>
    <w:rsid w:val="006D17ED"/>
    <w:rsid w:val="006D30F7"/>
    <w:rsid w:val="006D55C4"/>
    <w:rsid w:val="006D7C17"/>
    <w:rsid w:val="006E05C8"/>
    <w:rsid w:val="006E15C0"/>
    <w:rsid w:val="006E68B6"/>
    <w:rsid w:val="006F139D"/>
    <w:rsid w:val="006F2FA7"/>
    <w:rsid w:val="006F3C49"/>
    <w:rsid w:val="006F6700"/>
    <w:rsid w:val="006F6B9A"/>
    <w:rsid w:val="0070116A"/>
    <w:rsid w:val="00702DA3"/>
    <w:rsid w:val="007059D2"/>
    <w:rsid w:val="00711B7E"/>
    <w:rsid w:val="00715620"/>
    <w:rsid w:val="00717F31"/>
    <w:rsid w:val="00717FB4"/>
    <w:rsid w:val="0072290F"/>
    <w:rsid w:val="00724871"/>
    <w:rsid w:val="0072555B"/>
    <w:rsid w:val="00725CFA"/>
    <w:rsid w:val="0072629C"/>
    <w:rsid w:val="00733936"/>
    <w:rsid w:val="007419F8"/>
    <w:rsid w:val="00744402"/>
    <w:rsid w:val="00744628"/>
    <w:rsid w:val="00745DAA"/>
    <w:rsid w:val="00752641"/>
    <w:rsid w:val="00753BCF"/>
    <w:rsid w:val="007540B7"/>
    <w:rsid w:val="00760DC6"/>
    <w:rsid w:val="00774DCB"/>
    <w:rsid w:val="00775B46"/>
    <w:rsid w:val="007767A0"/>
    <w:rsid w:val="0077729D"/>
    <w:rsid w:val="00781EA5"/>
    <w:rsid w:val="00785395"/>
    <w:rsid w:val="00786246"/>
    <w:rsid w:val="0078769F"/>
    <w:rsid w:val="00791B4D"/>
    <w:rsid w:val="0079403E"/>
    <w:rsid w:val="007975BC"/>
    <w:rsid w:val="007A04AB"/>
    <w:rsid w:val="007A3753"/>
    <w:rsid w:val="007A4C68"/>
    <w:rsid w:val="007B3948"/>
    <w:rsid w:val="007B3DF8"/>
    <w:rsid w:val="007C5F66"/>
    <w:rsid w:val="007D03A6"/>
    <w:rsid w:val="007D5CB5"/>
    <w:rsid w:val="007D7268"/>
    <w:rsid w:val="007D7B4A"/>
    <w:rsid w:val="007E0378"/>
    <w:rsid w:val="007E2998"/>
    <w:rsid w:val="007E44B4"/>
    <w:rsid w:val="007E54C2"/>
    <w:rsid w:val="007E7C98"/>
    <w:rsid w:val="007F06F8"/>
    <w:rsid w:val="007F35D8"/>
    <w:rsid w:val="007F454C"/>
    <w:rsid w:val="007F651A"/>
    <w:rsid w:val="007F6D68"/>
    <w:rsid w:val="007F73D3"/>
    <w:rsid w:val="00801C67"/>
    <w:rsid w:val="008055C1"/>
    <w:rsid w:val="00811EA7"/>
    <w:rsid w:val="008141E5"/>
    <w:rsid w:val="008147B7"/>
    <w:rsid w:val="008163D9"/>
    <w:rsid w:val="00816C5C"/>
    <w:rsid w:val="00822132"/>
    <w:rsid w:val="00834170"/>
    <w:rsid w:val="0083471F"/>
    <w:rsid w:val="00836422"/>
    <w:rsid w:val="00841DB6"/>
    <w:rsid w:val="00841F89"/>
    <w:rsid w:val="0084577E"/>
    <w:rsid w:val="00846B1C"/>
    <w:rsid w:val="00847777"/>
    <w:rsid w:val="00850149"/>
    <w:rsid w:val="008528D3"/>
    <w:rsid w:val="00852CC9"/>
    <w:rsid w:val="008558AC"/>
    <w:rsid w:val="008558EB"/>
    <w:rsid w:val="00865135"/>
    <w:rsid w:val="0086751F"/>
    <w:rsid w:val="00876847"/>
    <w:rsid w:val="00882759"/>
    <w:rsid w:val="00886481"/>
    <w:rsid w:val="00887105"/>
    <w:rsid w:val="008A22C7"/>
    <w:rsid w:val="008A2879"/>
    <w:rsid w:val="008A2FEE"/>
    <w:rsid w:val="008A681E"/>
    <w:rsid w:val="008B51AE"/>
    <w:rsid w:val="008B5D42"/>
    <w:rsid w:val="008B6B60"/>
    <w:rsid w:val="008B6CCE"/>
    <w:rsid w:val="008C1B89"/>
    <w:rsid w:val="008C21DB"/>
    <w:rsid w:val="008C6252"/>
    <w:rsid w:val="008D0D0B"/>
    <w:rsid w:val="008D3745"/>
    <w:rsid w:val="008D580D"/>
    <w:rsid w:val="008E2998"/>
    <w:rsid w:val="008F0EBD"/>
    <w:rsid w:val="008F1B6D"/>
    <w:rsid w:val="008F2C60"/>
    <w:rsid w:val="008F3A00"/>
    <w:rsid w:val="008F3CC4"/>
    <w:rsid w:val="008F41DE"/>
    <w:rsid w:val="008F43FA"/>
    <w:rsid w:val="008F5B95"/>
    <w:rsid w:val="008F6269"/>
    <w:rsid w:val="00901545"/>
    <w:rsid w:val="00905892"/>
    <w:rsid w:val="009241B4"/>
    <w:rsid w:val="00924687"/>
    <w:rsid w:val="0093057B"/>
    <w:rsid w:val="00930C74"/>
    <w:rsid w:val="009326A9"/>
    <w:rsid w:val="0093453D"/>
    <w:rsid w:val="00935DFC"/>
    <w:rsid w:val="00935EBD"/>
    <w:rsid w:val="009362D7"/>
    <w:rsid w:val="00936D4A"/>
    <w:rsid w:val="009371C7"/>
    <w:rsid w:val="009378C0"/>
    <w:rsid w:val="00940BA3"/>
    <w:rsid w:val="00941B2B"/>
    <w:rsid w:val="00943BDF"/>
    <w:rsid w:val="00944882"/>
    <w:rsid w:val="00944F22"/>
    <w:rsid w:val="009466BB"/>
    <w:rsid w:val="0095504A"/>
    <w:rsid w:val="00961BD2"/>
    <w:rsid w:val="0096384F"/>
    <w:rsid w:val="00966343"/>
    <w:rsid w:val="009679FA"/>
    <w:rsid w:val="0097008A"/>
    <w:rsid w:val="00970B7F"/>
    <w:rsid w:val="009720C4"/>
    <w:rsid w:val="009746CA"/>
    <w:rsid w:val="009777A5"/>
    <w:rsid w:val="00981CC7"/>
    <w:rsid w:val="00981E2F"/>
    <w:rsid w:val="0098489A"/>
    <w:rsid w:val="00991947"/>
    <w:rsid w:val="009954F2"/>
    <w:rsid w:val="00995BC2"/>
    <w:rsid w:val="00997C58"/>
    <w:rsid w:val="009A02A4"/>
    <w:rsid w:val="009A29DC"/>
    <w:rsid w:val="009A3773"/>
    <w:rsid w:val="009A4341"/>
    <w:rsid w:val="009A4473"/>
    <w:rsid w:val="009A4EDF"/>
    <w:rsid w:val="009A68DF"/>
    <w:rsid w:val="009B5402"/>
    <w:rsid w:val="009B67AA"/>
    <w:rsid w:val="009C3835"/>
    <w:rsid w:val="009C4FEB"/>
    <w:rsid w:val="009C53BB"/>
    <w:rsid w:val="009D20D9"/>
    <w:rsid w:val="009D23D5"/>
    <w:rsid w:val="009D2565"/>
    <w:rsid w:val="009D35E9"/>
    <w:rsid w:val="009D4B15"/>
    <w:rsid w:val="009D56AB"/>
    <w:rsid w:val="009D6B0C"/>
    <w:rsid w:val="009D763A"/>
    <w:rsid w:val="009E046A"/>
    <w:rsid w:val="009E3AF1"/>
    <w:rsid w:val="009F410A"/>
    <w:rsid w:val="009F5B21"/>
    <w:rsid w:val="00A032E6"/>
    <w:rsid w:val="00A03661"/>
    <w:rsid w:val="00A0379F"/>
    <w:rsid w:val="00A0651E"/>
    <w:rsid w:val="00A06A1F"/>
    <w:rsid w:val="00A108FE"/>
    <w:rsid w:val="00A133B5"/>
    <w:rsid w:val="00A14526"/>
    <w:rsid w:val="00A222FB"/>
    <w:rsid w:val="00A22AFF"/>
    <w:rsid w:val="00A25D4A"/>
    <w:rsid w:val="00A27B31"/>
    <w:rsid w:val="00A343FC"/>
    <w:rsid w:val="00A415C3"/>
    <w:rsid w:val="00A432DE"/>
    <w:rsid w:val="00A435AA"/>
    <w:rsid w:val="00A438F8"/>
    <w:rsid w:val="00A476C4"/>
    <w:rsid w:val="00A51012"/>
    <w:rsid w:val="00A52117"/>
    <w:rsid w:val="00A547D4"/>
    <w:rsid w:val="00A5675F"/>
    <w:rsid w:val="00A5731F"/>
    <w:rsid w:val="00A609EA"/>
    <w:rsid w:val="00A64D9A"/>
    <w:rsid w:val="00A669AE"/>
    <w:rsid w:val="00A71721"/>
    <w:rsid w:val="00A7360F"/>
    <w:rsid w:val="00A754E7"/>
    <w:rsid w:val="00A760B8"/>
    <w:rsid w:val="00A803E5"/>
    <w:rsid w:val="00A84309"/>
    <w:rsid w:val="00A84C4E"/>
    <w:rsid w:val="00A85534"/>
    <w:rsid w:val="00A91FC1"/>
    <w:rsid w:val="00A96900"/>
    <w:rsid w:val="00AA0C73"/>
    <w:rsid w:val="00AA3973"/>
    <w:rsid w:val="00AA7613"/>
    <w:rsid w:val="00AB0545"/>
    <w:rsid w:val="00AB206A"/>
    <w:rsid w:val="00AC1130"/>
    <w:rsid w:val="00AC4413"/>
    <w:rsid w:val="00AC4B62"/>
    <w:rsid w:val="00AC6A57"/>
    <w:rsid w:val="00AC7D67"/>
    <w:rsid w:val="00AD19A3"/>
    <w:rsid w:val="00AD5061"/>
    <w:rsid w:val="00AD5BFD"/>
    <w:rsid w:val="00AD73B6"/>
    <w:rsid w:val="00AE1288"/>
    <w:rsid w:val="00AE1864"/>
    <w:rsid w:val="00AE50EF"/>
    <w:rsid w:val="00AE61DB"/>
    <w:rsid w:val="00AF0DBB"/>
    <w:rsid w:val="00AF206B"/>
    <w:rsid w:val="00AF5058"/>
    <w:rsid w:val="00B001CE"/>
    <w:rsid w:val="00B0176C"/>
    <w:rsid w:val="00B03002"/>
    <w:rsid w:val="00B03BCE"/>
    <w:rsid w:val="00B040C9"/>
    <w:rsid w:val="00B056B0"/>
    <w:rsid w:val="00B10FBE"/>
    <w:rsid w:val="00B1245F"/>
    <w:rsid w:val="00B16064"/>
    <w:rsid w:val="00B16AB1"/>
    <w:rsid w:val="00B206AA"/>
    <w:rsid w:val="00B21FA5"/>
    <w:rsid w:val="00B22BAA"/>
    <w:rsid w:val="00B2638E"/>
    <w:rsid w:val="00B30DDF"/>
    <w:rsid w:val="00B315CF"/>
    <w:rsid w:val="00B337EC"/>
    <w:rsid w:val="00B3640E"/>
    <w:rsid w:val="00B431CB"/>
    <w:rsid w:val="00B43284"/>
    <w:rsid w:val="00B452ED"/>
    <w:rsid w:val="00B45C6F"/>
    <w:rsid w:val="00B5053D"/>
    <w:rsid w:val="00B5272E"/>
    <w:rsid w:val="00B53E79"/>
    <w:rsid w:val="00B540A1"/>
    <w:rsid w:val="00B55A2F"/>
    <w:rsid w:val="00B570A0"/>
    <w:rsid w:val="00B57480"/>
    <w:rsid w:val="00B60929"/>
    <w:rsid w:val="00B6350D"/>
    <w:rsid w:val="00B638C4"/>
    <w:rsid w:val="00B65A7D"/>
    <w:rsid w:val="00B664D7"/>
    <w:rsid w:val="00B6709E"/>
    <w:rsid w:val="00B72C33"/>
    <w:rsid w:val="00B73D4B"/>
    <w:rsid w:val="00B74262"/>
    <w:rsid w:val="00B755BD"/>
    <w:rsid w:val="00B86611"/>
    <w:rsid w:val="00B87792"/>
    <w:rsid w:val="00B90009"/>
    <w:rsid w:val="00B94D56"/>
    <w:rsid w:val="00B954B2"/>
    <w:rsid w:val="00BA07C1"/>
    <w:rsid w:val="00BA6017"/>
    <w:rsid w:val="00BA7672"/>
    <w:rsid w:val="00BB0A18"/>
    <w:rsid w:val="00BB1C62"/>
    <w:rsid w:val="00BB5131"/>
    <w:rsid w:val="00BB5156"/>
    <w:rsid w:val="00BC02E9"/>
    <w:rsid w:val="00BC40F6"/>
    <w:rsid w:val="00BD07FA"/>
    <w:rsid w:val="00BD34DF"/>
    <w:rsid w:val="00BD4376"/>
    <w:rsid w:val="00BE0337"/>
    <w:rsid w:val="00BE189B"/>
    <w:rsid w:val="00BE3BA6"/>
    <w:rsid w:val="00BF2EC2"/>
    <w:rsid w:val="00BF501F"/>
    <w:rsid w:val="00BF5252"/>
    <w:rsid w:val="00BF5C9E"/>
    <w:rsid w:val="00BF6A06"/>
    <w:rsid w:val="00C001A9"/>
    <w:rsid w:val="00C0548C"/>
    <w:rsid w:val="00C102DE"/>
    <w:rsid w:val="00C116BE"/>
    <w:rsid w:val="00C11B2B"/>
    <w:rsid w:val="00C13BB3"/>
    <w:rsid w:val="00C15680"/>
    <w:rsid w:val="00C16292"/>
    <w:rsid w:val="00C165E2"/>
    <w:rsid w:val="00C1739B"/>
    <w:rsid w:val="00C20BC8"/>
    <w:rsid w:val="00C229D1"/>
    <w:rsid w:val="00C2417A"/>
    <w:rsid w:val="00C30914"/>
    <w:rsid w:val="00C31B8E"/>
    <w:rsid w:val="00C32A4C"/>
    <w:rsid w:val="00C33FEF"/>
    <w:rsid w:val="00C34BD8"/>
    <w:rsid w:val="00C3574E"/>
    <w:rsid w:val="00C36E10"/>
    <w:rsid w:val="00C40613"/>
    <w:rsid w:val="00C414C0"/>
    <w:rsid w:val="00C447E1"/>
    <w:rsid w:val="00C456A9"/>
    <w:rsid w:val="00C610B7"/>
    <w:rsid w:val="00C613C8"/>
    <w:rsid w:val="00C64FEE"/>
    <w:rsid w:val="00C665C3"/>
    <w:rsid w:val="00C709D2"/>
    <w:rsid w:val="00C736D2"/>
    <w:rsid w:val="00C77CE5"/>
    <w:rsid w:val="00C80889"/>
    <w:rsid w:val="00C82605"/>
    <w:rsid w:val="00C82E75"/>
    <w:rsid w:val="00C843AE"/>
    <w:rsid w:val="00C86D18"/>
    <w:rsid w:val="00C86E9E"/>
    <w:rsid w:val="00C901F5"/>
    <w:rsid w:val="00C91693"/>
    <w:rsid w:val="00C94CFD"/>
    <w:rsid w:val="00C973D0"/>
    <w:rsid w:val="00CA69A7"/>
    <w:rsid w:val="00CB5AE0"/>
    <w:rsid w:val="00CC0B24"/>
    <w:rsid w:val="00CC6325"/>
    <w:rsid w:val="00CD0372"/>
    <w:rsid w:val="00CD03E1"/>
    <w:rsid w:val="00CD0C82"/>
    <w:rsid w:val="00CE2192"/>
    <w:rsid w:val="00CE3681"/>
    <w:rsid w:val="00CE4798"/>
    <w:rsid w:val="00CE6A87"/>
    <w:rsid w:val="00CE72D9"/>
    <w:rsid w:val="00CE779B"/>
    <w:rsid w:val="00CF047B"/>
    <w:rsid w:val="00CF42A5"/>
    <w:rsid w:val="00D0092D"/>
    <w:rsid w:val="00D13A5B"/>
    <w:rsid w:val="00D146E8"/>
    <w:rsid w:val="00D20110"/>
    <w:rsid w:val="00D20BCA"/>
    <w:rsid w:val="00D210DA"/>
    <w:rsid w:val="00D21AED"/>
    <w:rsid w:val="00D23F79"/>
    <w:rsid w:val="00D32961"/>
    <w:rsid w:val="00D33D20"/>
    <w:rsid w:val="00D3488E"/>
    <w:rsid w:val="00D378DF"/>
    <w:rsid w:val="00D37DC2"/>
    <w:rsid w:val="00D43576"/>
    <w:rsid w:val="00D45BA9"/>
    <w:rsid w:val="00D46363"/>
    <w:rsid w:val="00D4795F"/>
    <w:rsid w:val="00D47B02"/>
    <w:rsid w:val="00D47D1B"/>
    <w:rsid w:val="00D503BF"/>
    <w:rsid w:val="00D535E0"/>
    <w:rsid w:val="00D55242"/>
    <w:rsid w:val="00D575A0"/>
    <w:rsid w:val="00D640F0"/>
    <w:rsid w:val="00D65BEC"/>
    <w:rsid w:val="00D66BB9"/>
    <w:rsid w:val="00D72C5C"/>
    <w:rsid w:val="00D7411B"/>
    <w:rsid w:val="00D7594D"/>
    <w:rsid w:val="00D77C47"/>
    <w:rsid w:val="00D82F83"/>
    <w:rsid w:val="00D85272"/>
    <w:rsid w:val="00D85CAA"/>
    <w:rsid w:val="00D87429"/>
    <w:rsid w:val="00D874F2"/>
    <w:rsid w:val="00D87AFC"/>
    <w:rsid w:val="00D901E5"/>
    <w:rsid w:val="00D90B1E"/>
    <w:rsid w:val="00D95DD7"/>
    <w:rsid w:val="00D966A9"/>
    <w:rsid w:val="00D96A65"/>
    <w:rsid w:val="00D972C2"/>
    <w:rsid w:val="00DA2F78"/>
    <w:rsid w:val="00DA6562"/>
    <w:rsid w:val="00DA7A01"/>
    <w:rsid w:val="00DB56D8"/>
    <w:rsid w:val="00DB7045"/>
    <w:rsid w:val="00DC395F"/>
    <w:rsid w:val="00DC6CBA"/>
    <w:rsid w:val="00DC7102"/>
    <w:rsid w:val="00DD0D20"/>
    <w:rsid w:val="00DD44A2"/>
    <w:rsid w:val="00DD4F83"/>
    <w:rsid w:val="00DD776D"/>
    <w:rsid w:val="00DE7FC5"/>
    <w:rsid w:val="00DF0727"/>
    <w:rsid w:val="00DF2526"/>
    <w:rsid w:val="00DF3AD8"/>
    <w:rsid w:val="00DF65F1"/>
    <w:rsid w:val="00E04390"/>
    <w:rsid w:val="00E11362"/>
    <w:rsid w:val="00E12675"/>
    <w:rsid w:val="00E131B0"/>
    <w:rsid w:val="00E154A9"/>
    <w:rsid w:val="00E16835"/>
    <w:rsid w:val="00E17F54"/>
    <w:rsid w:val="00E17FB3"/>
    <w:rsid w:val="00E202BB"/>
    <w:rsid w:val="00E20480"/>
    <w:rsid w:val="00E23BDF"/>
    <w:rsid w:val="00E33198"/>
    <w:rsid w:val="00E35F60"/>
    <w:rsid w:val="00E43A2E"/>
    <w:rsid w:val="00E4474F"/>
    <w:rsid w:val="00E51318"/>
    <w:rsid w:val="00E57280"/>
    <w:rsid w:val="00E57974"/>
    <w:rsid w:val="00E6263C"/>
    <w:rsid w:val="00E73072"/>
    <w:rsid w:val="00E749E3"/>
    <w:rsid w:val="00E75569"/>
    <w:rsid w:val="00E81AC4"/>
    <w:rsid w:val="00E81EC7"/>
    <w:rsid w:val="00E8202C"/>
    <w:rsid w:val="00E82C9C"/>
    <w:rsid w:val="00E86437"/>
    <w:rsid w:val="00E927D5"/>
    <w:rsid w:val="00E968D7"/>
    <w:rsid w:val="00EA072D"/>
    <w:rsid w:val="00EA27E1"/>
    <w:rsid w:val="00EA480D"/>
    <w:rsid w:val="00EA4C36"/>
    <w:rsid w:val="00EA4DCE"/>
    <w:rsid w:val="00EA5838"/>
    <w:rsid w:val="00EB06B6"/>
    <w:rsid w:val="00EB451F"/>
    <w:rsid w:val="00EB6259"/>
    <w:rsid w:val="00EB6BDB"/>
    <w:rsid w:val="00EC0DA6"/>
    <w:rsid w:val="00EC3071"/>
    <w:rsid w:val="00EC5F25"/>
    <w:rsid w:val="00EC5FB5"/>
    <w:rsid w:val="00ED0035"/>
    <w:rsid w:val="00ED5624"/>
    <w:rsid w:val="00ED674D"/>
    <w:rsid w:val="00ED6AD6"/>
    <w:rsid w:val="00ED789C"/>
    <w:rsid w:val="00EF0CCE"/>
    <w:rsid w:val="00EF242A"/>
    <w:rsid w:val="00EF43F0"/>
    <w:rsid w:val="00EF5F7C"/>
    <w:rsid w:val="00EF7945"/>
    <w:rsid w:val="00F00B4C"/>
    <w:rsid w:val="00F0665C"/>
    <w:rsid w:val="00F1004D"/>
    <w:rsid w:val="00F1065F"/>
    <w:rsid w:val="00F11C67"/>
    <w:rsid w:val="00F21BBA"/>
    <w:rsid w:val="00F21E9A"/>
    <w:rsid w:val="00F22CDD"/>
    <w:rsid w:val="00F24858"/>
    <w:rsid w:val="00F2723C"/>
    <w:rsid w:val="00F361B4"/>
    <w:rsid w:val="00F37ADA"/>
    <w:rsid w:val="00F40372"/>
    <w:rsid w:val="00F41D71"/>
    <w:rsid w:val="00F4271B"/>
    <w:rsid w:val="00F467BC"/>
    <w:rsid w:val="00F50B50"/>
    <w:rsid w:val="00F53CA6"/>
    <w:rsid w:val="00F545A4"/>
    <w:rsid w:val="00F6136C"/>
    <w:rsid w:val="00F62D58"/>
    <w:rsid w:val="00F63318"/>
    <w:rsid w:val="00F67AA5"/>
    <w:rsid w:val="00F70C87"/>
    <w:rsid w:val="00F70F93"/>
    <w:rsid w:val="00F74316"/>
    <w:rsid w:val="00F76B18"/>
    <w:rsid w:val="00F81B0F"/>
    <w:rsid w:val="00F85DF0"/>
    <w:rsid w:val="00F86032"/>
    <w:rsid w:val="00F938A5"/>
    <w:rsid w:val="00FA0F85"/>
    <w:rsid w:val="00FA235A"/>
    <w:rsid w:val="00FA25C5"/>
    <w:rsid w:val="00FA33A4"/>
    <w:rsid w:val="00FA6213"/>
    <w:rsid w:val="00FB0630"/>
    <w:rsid w:val="00FB0D7E"/>
    <w:rsid w:val="00FB0E99"/>
    <w:rsid w:val="00FB6F87"/>
    <w:rsid w:val="00FC097F"/>
    <w:rsid w:val="00FC25C6"/>
    <w:rsid w:val="00FC68F2"/>
    <w:rsid w:val="00FD02B5"/>
    <w:rsid w:val="00FD05ED"/>
    <w:rsid w:val="00FD1196"/>
    <w:rsid w:val="00FD1870"/>
    <w:rsid w:val="00FD61EB"/>
    <w:rsid w:val="00FE0946"/>
    <w:rsid w:val="00FE0B89"/>
    <w:rsid w:val="00FE6718"/>
    <w:rsid w:val="00FF311D"/>
    <w:rsid w:val="00FF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E9572"/>
  <w15:docId w15:val="{5863C792-465A-4A7B-9DB2-9AB5290C4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060"/>
    <w:pPr>
      <w:spacing w:after="0" w:line="240" w:lineRule="auto"/>
      <w:pPrChange w:id="0" w:author="Hernandez, Jairo A." w:date="2026-09-25T21:13:00Z">
        <w:pPr>
          <w:spacing w:after="200" w:line="276" w:lineRule="auto"/>
        </w:pPr>
      </w:pPrChange>
    </w:pPr>
    <w:rPr>
      <w:sz w:val="24"/>
      <w:szCs w:val="24"/>
      <w:rPrChange w:id="0" w:author="Hernandez, Jairo A." w:date="2026-09-25T21:13: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004D"/>
    <w:pPr>
      <w:ind w:left="720"/>
      <w:contextualSpacing/>
    </w:pPr>
  </w:style>
  <w:style w:type="paragraph" w:styleId="NoSpacing">
    <w:name w:val="No Spacing"/>
    <w:uiPriority w:val="1"/>
    <w:qFormat/>
    <w:rsid w:val="00FE0B89"/>
    <w:pPr>
      <w:spacing w:after="0" w:line="240" w:lineRule="auto"/>
    </w:pPr>
  </w:style>
  <w:style w:type="character" w:styleId="Hyperlink">
    <w:name w:val="Hyperlink"/>
    <w:basedOn w:val="DefaultParagraphFont"/>
    <w:uiPriority w:val="99"/>
    <w:unhideWhenUsed/>
    <w:rsid w:val="00FE0B89"/>
    <w:rPr>
      <w:color w:val="0000FF" w:themeColor="hyperlink"/>
      <w:u w:val="single"/>
    </w:rPr>
  </w:style>
  <w:style w:type="paragraph" w:styleId="BalloonText">
    <w:name w:val="Balloon Text"/>
    <w:basedOn w:val="Normal"/>
    <w:link w:val="BalloonTextChar"/>
    <w:uiPriority w:val="99"/>
    <w:semiHidden/>
    <w:unhideWhenUsed/>
    <w:rsid w:val="003074D2"/>
    <w:rPr>
      <w:rFonts w:ascii="Tahoma" w:hAnsi="Tahoma" w:cs="Tahoma"/>
      <w:sz w:val="16"/>
      <w:szCs w:val="16"/>
    </w:rPr>
  </w:style>
  <w:style w:type="character" w:customStyle="1" w:styleId="BalloonTextChar">
    <w:name w:val="Balloon Text Char"/>
    <w:basedOn w:val="DefaultParagraphFont"/>
    <w:link w:val="BalloonText"/>
    <w:uiPriority w:val="99"/>
    <w:semiHidden/>
    <w:rsid w:val="003074D2"/>
    <w:rPr>
      <w:rFonts w:ascii="Tahoma" w:hAnsi="Tahoma" w:cs="Tahoma"/>
      <w:sz w:val="16"/>
      <w:szCs w:val="16"/>
    </w:rPr>
  </w:style>
  <w:style w:type="paragraph" w:styleId="Header">
    <w:name w:val="header"/>
    <w:basedOn w:val="Normal"/>
    <w:link w:val="HeaderChar"/>
    <w:uiPriority w:val="99"/>
    <w:unhideWhenUsed/>
    <w:rsid w:val="00163F9C"/>
    <w:pPr>
      <w:tabs>
        <w:tab w:val="center" w:pos="4680"/>
        <w:tab w:val="right" w:pos="9360"/>
      </w:tabs>
    </w:pPr>
  </w:style>
  <w:style w:type="character" w:customStyle="1" w:styleId="HeaderChar">
    <w:name w:val="Header Char"/>
    <w:basedOn w:val="DefaultParagraphFont"/>
    <w:link w:val="Header"/>
    <w:uiPriority w:val="99"/>
    <w:rsid w:val="00163F9C"/>
  </w:style>
  <w:style w:type="paragraph" w:styleId="Footer">
    <w:name w:val="footer"/>
    <w:basedOn w:val="Normal"/>
    <w:link w:val="FooterChar"/>
    <w:uiPriority w:val="99"/>
    <w:unhideWhenUsed/>
    <w:rsid w:val="00163F9C"/>
    <w:pPr>
      <w:tabs>
        <w:tab w:val="center" w:pos="4680"/>
        <w:tab w:val="right" w:pos="9360"/>
      </w:tabs>
    </w:pPr>
  </w:style>
  <w:style w:type="character" w:customStyle="1" w:styleId="FooterChar">
    <w:name w:val="Footer Char"/>
    <w:basedOn w:val="DefaultParagraphFont"/>
    <w:link w:val="Footer"/>
    <w:uiPriority w:val="99"/>
    <w:rsid w:val="00163F9C"/>
  </w:style>
  <w:style w:type="character" w:styleId="FollowedHyperlink">
    <w:name w:val="FollowedHyperlink"/>
    <w:basedOn w:val="DefaultParagraphFont"/>
    <w:uiPriority w:val="99"/>
    <w:semiHidden/>
    <w:unhideWhenUsed/>
    <w:rsid w:val="00AC4B62"/>
    <w:rPr>
      <w:color w:val="800080" w:themeColor="followedHyperlink"/>
      <w:u w:val="single"/>
    </w:rPr>
  </w:style>
  <w:style w:type="table" w:styleId="TableGrid">
    <w:name w:val="Table Grid"/>
    <w:basedOn w:val="TableNormal"/>
    <w:uiPriority w:val="59"/>
    <w:rsid w:val="00C36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0715282">
      <w:bodyDiv w:val="1"/>
      <w:marLeft w:val="0"/>
      <w:marRight w:val="0"/>
      <w:marTop w:val="0"/>
      <w:marBottom w:val="0"/>
      <w:divBdr>
        <w:top w:val="none" w:sz="0" w:space="0" w:color="auto"/>
        <w:left w:val="none" w:sz="0" w:space="0" w:color="auto"/>
        <w:bottom w:val="none" w:sz="0" w:space="0" w:color="auto"/>
        <w:right w:val="none" w:sz="0" w:space="0" w:color="auto"/>
      </w:divBdr>
    </w:div>
    <w:div w:id="994263184">
      <w:bodyDiv w:val="1"/>
      <w:marLeft w:val="0"/>
      <w:marRight w:val="0"/>
      <w:marTop w:val="0"/>
      <w:marBottom w:val="0"/>
      <w:divBdr>
        <w:top w:val="none" w:sz="0" w:space="0" w:color="auto"/>
        <w:left w:val="none" w:sz="0" w:space="0" w:color="auto"/>
        <w:bottom w:val="none" w:sz="0" w:space="0" w:color="auto"/>
        <w:right w:val="none" w:sz="0" w:space="0" w:color="auto"/>
      </w:divBdr>
    </w:div>
    <w:div w:id="1112629037">
      <w:bodyDiv w:val="1"/>
      <w:marLeft w:val="0"/>
      <w:marRight w:val="0"/>
      <w:marTop w:val="0"/>
      <w:marBottom w:val="0"/>
      <w:divBdr>
        <w:top w:val="none" w:sz="0" w:space="0" w:color="auto"/>
        <w:left w:val="none" w:sz="0" w:space="0" w:color="auto"/>
        <w:bottom w:val="none" w:sz="0" w:space="0" w:color="auto"/>
        <w:right w:val="none" w:sz="0" w:space="0" w:color="auto"/>
      </w:divBdr>
      <w:divsChild>
        <w:div w:id="1071974372">
          <w:marLeft w:val="547"/>
          <w:marRight w:val="0"/>
          <w:marTop w:val="0"/>
          <w:marBottom w:val="0"/>
          <w:divBdr>
            <w:top w:val="none" w:sz="0" w:space="0" w:color="auto"/>
            <w:left w:val="none" w:sz="0" w:space="0" w:color="auto"/>
            <w:bottom w:val="none" w:sz="0" w:space="0" w:color="auto"/>
            <w:right w:val="none" w:sz="0" w:space="0" w:color="auto"/>
          </w:divBdr>
        </w:div>
      </w:divsChild>
    </w:div>
    <w:div w:id="1942105075">
      <w:bodyDiv w:val="1"/>
      <w:marLeft w:val="0"/>
      <w:marRight w:val="0"/>
      <w:marTop w:val="0"/>
      <w:marBottom w:val="0"/>
      <w:divBdr>
        <w:top w:val="none" w:sz="0" w:space="0" w:color="auto"/>
        <w:left w:val="none" w:sz="0" w:space="0" w:color="auto"/>
        <w:bottom w:val="none" w:sz="0" w:space="0" w:color="auto"/>
        <w:right w:val="none" w:sz="0" w:space="0" w:color="auto"/>
      </w:divBdr>
    </w:div>
    <w:div w:id="1945769012">
      <w:bodyDiv w:val="1"/>
      <w:marLeft w:val="0"/>
      <w:marRight w:val="0"/>
      <w:marTop w:val="0"/>
      <w:marBottom w:val="0"/>
      <w:divBdr>
        <w:top w:val="none" w:sz="0" w:space="0" w:color="auto"/>
        <w:left w:val="none" w:sz="0" w:space="0" w:color="auto"/>
        <w:bottom w:val="none" w:sz="0" w:space="0" w:color="auto"/>
        <w:right w:val="none" w:sz="0" w:space="0" w:color="auto"/>
      </w:divBdr>
      <w:divsChild>
        <w:div w:id="1480655879">
          <w:marLeft w:val="1166"/>
          <w:marRight w:val="0"/>
          <w:marTop w:val="77"/>
          <w:marBottom w:val="0"/>
          <w:divBdr>
            <w:top w:val="none" w:sz="0" w:space="0" w:color="auto"/>
            <w:left w:val="none" w:sz="0" w:space="0" w:color="auto"/>
            <w:bottom w:val="none" w:sz="0" w:space="0" w:color="auto"/>
            <w:right w:val="none" w:sz="0" w:space="0" w:color="auto"/>
          </w:divBdr>
        </w:div>
        <w:div w:id="320503567">
          <w:marLeft w:val="1166"/>
          <w:marRight w:val="0"/>
          <w:marTop w:val="77"/>
          <w:marBottom w:val="0"/>
          <w:divBdr>
            <w:top w:val="none" w:sz="0" w:space="0" w:color="auto"/>
            <w:left w:val="none" w:sz="0" w:space="0" w:color="auto"/>
            <w:bottom w:val="none" w:sz="0" w:space="0" w:color="auto"/>
            <w:right w:val="none" w:sz="0" w:space="0" w:color="auto"/>
          </w:divBdr>
        </w:div>
        <w:div w:id="618220531">
          <w:marLeft w:val="547"/>
          <w:marRight w:val="0"/>
          <w:marTop w:val="91"/>
          <w:marBottom w:val="0"/>
          <w:divBdr>
            <w:top w:val="none" w:sz="0" w:space="0" w:color="auto"/>
            <w:left w:val="none" w:sz="0" w:space="0" w:color="auto"/>
            <w:bottom w:val="none" w:sz="0" w:space="0" w:color="auto"/>
            <w:right w:val="none" w:sz="0" w:space="0" w:color="auto"/>
          </w:divBdr>
        </w:div>
        <w:div w:id="1642616385">
          <w:marLeft w:val="1166"/>
          <w:marRight w:val="0"/>
          <w:marTop w:val="77"/>
          <w:marBottom w:val="0"/>
          <w:divBdr>
            <w:top w:val="none" w:sz="0" w:space="0" w:color="auto"/>
            <w:left w:val="none" w:sz="0" w:space="0" w:color="auto"/>
            <w:bottom w:val="none" w:sz="0" w:space="0" w:color="auto"/>
            <w:right w:val="none" w:sz="0" w:space="0" w:color="auto"/>
          </w:divBdr>
        </w:div>
        <w:div w:id="1155605543">
          <w:marLeft w:val="1166"/>
          <w:marRight w:val="0"/>
          <w:marTop w:val="77"/>
          <w:marBottom w:val="0"/>
          <w:divBdr>
            <w:top w:val="none" w:sz="0" w:space="0" w:color="auto"/>
            <w:left w:val="none" w:sz="0" w:space="0" w:color="auto"/>
            <w:bottom w:val="none" w:sz="0" w:space="0" w:color="auto"/>
            <w:right w:val="none" w:sz="0" w:space="0" w:color="auto"/>
          </w:divBdr>
        </w:div>
      </w:divsChild>
    </w:div>
    <w:div w:id="208806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388979-181C-49FF-A6D1-643F7F5B6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Arthur Souza Rodrigues</cp:lastModifiedBy>
  <cp:revision>1</cp:revision>
  <cp:lastPrinted>2019-11-21T20:43:00Z</cp:lastPrinted>
  <dcterms:created xsi:type="dcterms:W3CDTF">2021-02-18T03:53:00Z</dcterms:created>
  <dcterms:modified xsi:type="dcterms:W3CDTF">2026-09-26T01:13:00Z</dcterms:modified>
</cp:coreProperties>
</file>