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D8A07A" w14:textId="77777777" w:rsidR="00585C41" w:rsidRDefault="00FD199E">
      <w:pPr>
        <w:pPrChange w:id="0" w:author="Comparison" w:date="2026-09-26T14:43:00Z" w16du:dateUtc="2026-09-26T18:43:00Z">
          <w:pPr>
            <w:jc w:val="right"/>
          </w:pPr>
        </w:pPrChange>
      </w:pPr>
      <w:r>
        <w:t xml:space="preserve">Right </w:t>
      </w:r>
      <w:ins w:id="1" w:author="Comparison" w:date="2026-09-26T14:43:00Z" w16du:dateUtc="2026-09-26T18:43:00Z">
        <w:r>
          <w:t>Alignment</w:t>
        </w:r>
      </w:ins>
      <w:del w:id="2" w:author="Comparison" w:date="2026-09-26T14:43:00Z" w16du:dateUtc="2026-09-26T18:43:00Z">
        <w:r>
          <w:delText>Aligned Italic</w:delText>
        </w:r>
      </w:del>
      <w:r>
        <w:t xml:space="preserve"> Demo</w:t>
      </w:r>
    </w:p>
    <w:p w14:paraId="6E1CA9AB" w14:textId="77777777" w:rsidR="00BD3961" w:rsidRDefault="00FD199E">
      <w:pPr>
        <w:rPr>
          <w:ins w:id="3" w:author="Comparison" w:date="2026-09-26T14:43:00Z" w16du:dateUtc="2026-09-26T18:43:00Z"/>
        </w:rPr>
      </w:pPr>
      <w:r>
        <w:t xml:space="preserve">This </w:t>
      </w:r>
      <w:ins w:id="4" w:author="Comparison" w:date="2026-09-26T14:43:00Z" w16du:dateUtc="2026-09-26T18:43:00Z">
        <w:r>
          <w:t xml:space="preserve">document demonstrates right </w:t>
        </w:r>
      </w:ins>
      <w:r>
        <w:t xml:space="preserve">text </w:t>
      </w:r>
      <w:ins w:id="5" w:author="Comparison" w:date="2026-09-26T14:43:00Z" w16du:dateUtc="2026-09-26T18:43:00Z">
        <w:r>
          <w:t>alignment.</w:t>
        </w:r>
      </w:ins>
    </w:p>
    <w:p w14:paraId="1791459C" w14:textId="77777777" w:rsidR="00585C41" w:rsidRDefault="00FD199E">
      <w:pPr>
        <w:jc w:val="right"/>
        <w:rPr>
          <w:del w:id="6" w:author="Comparison" w:date="2026-09-26T14:43:00Z" w16du:dateUtc="2026-09-26T18:43:00Z"/>
        </w:rPr>
      </w:pPr>
      <w:ins w:id="7" w:author="Comparison" w:date="2026-09-26T14:43:00Z" w16du:dateUtc="2026-09-26T18:43:00Z">
        <w:r>
          <w:t xml:space="preserve">All text in this document </w:t>
        </w:r>
      </w:ins>
      <w:r>
        <w:t xml:space="preserve">is </w:t>
      </w:r>
      <w:del w:id="8" w:author="Comparison" w:date="2026-09-26T14:43:00Z" w16du:dateUtc="2026-09-26T18:43:00Z">
        <w:r>
          <w:delText>right-</w:delText>
        </w:r>
      </w:del>
      <w:r>
        <w:t xml:space="preserve">aligned </w:t>
      </w:r>
      <w:ins w:id="9" w:author="Comparison" w:date="2026-09-26T14:43:00Z" w16du:dateUtc="2026-09-26T18:43:00Z">
        <w:r>
          <w:t>to the right margin.</w:t>
        </w:r>
      </w:ins>
      <w:del w:id="10" w:author="Comparison" w:date="2026-09-26T14:43:00Z" w16du:dateUtc="2026-09-26T18:43:00Z">
        <w:r>
          <w:delText>and italic.</w:delText>
        </w:r>
      </w:del>
    </w:p>
    <w:p w14:paraId="3B282A9E" w14:textId="77777777" w:rsidR="00585C41" w:rsidRDefault="00FD199E">
      <w:pPr>
        <w:pPrChange w:id="11" w:author="Comparison" w:date="2026-09-26T14:43:00Z" w16du:dateUtc="2026-09-26T18:43:00Z">
          <w:pPr>
            <w:jc w:val="right"/>
          </w:pPr>
        </w:pPrChange>
      </w:pPr>
      <w:del w:id="12" w:author="Comparison" w:date="2026-09-26T14:43:00Z" w16du:dateUtc="2026-09-26T18:43:00Z">
        <w:r>
          <w:delText>Right-aligned italic text creates an elegant signature effect.</w:delText>
        </w:r>
      </w:del>
    </w:p>
    <w:sectPr w:rsidR="00585C4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C41"/>
    <w:rsid w:val="005017B3"/>
    <w:rsid w:val="00585C41"/>
    <w:rsid w:val="00801B2F"/>
    <w:rsid w:val="008F3D90"/>
    <w:rsid w:val="00BD3961"/>
    <w:rsid w:val="00FD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2026-09-26T18:43:00Z</dcterms:modified>
</cp:coreProperties>
</file>