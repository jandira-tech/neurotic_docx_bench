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0D381" w14:textId="77777777" w:rsidR="00295A55" w:rsidRDefault="00444C22">
      <w:pPr>
        <w:rPr>
          <w:ins w:id="14" w:author="Comparison" w:date="2026-09-25T20:10:00Z" w16du:dateUtc="2026-09-26T00:10:00Z"/>
        </w:rPr>
      </w:pPr>
      <w:ins w:id="15" w:author="Comparison" w:date="2026-09-25T20:10:00Z" w16du:dateUtc="2026-09-26T00:10:00Z">
        <w:r>
          <w:rPr>
            <w:b/>
            <w:sz w:val="40"/>
          </w:rPr>
          <w:t>How to use sound enhancer in Beltone HearMax app</w:t>
        </w:r>
      </w:ins>
    </w:p>
    <w:p w14:paraId="412ED241" w14:textId="77777777" w:rsidR="00295A55" w:rsidRDefault="00444C22">
      <w:pPr>
        <w:rPr>
          <w:ins w:id="16" w:author="Comparison" w:date="2026-09-25T20:10:00Z" w16du:dateUtc="2026-09-26T00:10:00Z"/>
        </w:rPr>
      </w:pPr>
      <w:ins w:id="17" w:author="Comparison" w:date="2026-09-25T20:10:00Z" w16du:dateUtc="2026-09-26T00:10:00Z">
        <w:r>
          <w:t xml:space="preserve">[UPLIFTING MUSIC] </w:t>
        </w:r>
      </w:ins>
    </w:p>
    <w:p w14:paraId="3C44F203" w14:textId="77777777" w:rsidR="00295A55" w:rsidRDefault="00295A55">
      <w:pPr>
        <w:rPr>
          <w:ins w:id="18" w:author="Comparison" w:date="2026-09-25T20:10:00Z" w16du:dateUtc="2026-09-26T00:10:00Z"/>
        </w:rPr>
      </w:pPr>
    </w:p>
    <w:p w14:paraId="3C05343B" w14:textId="77777777" w:rsidR="00295A55" w:rsidRDefault="00295A55">
      <w:pPr>
        <w:rPr>
          <w:ins w:id="19" w:author="Comparison" w:date="2026-09-25T20:10:00Z" w16du:dateUtc="2026-09-26T00:10:00Z"/>
        </w:rPr>
      </w:pPr>
    </w:p>
    <w:tbl>
      <w:tblPr>
        <w:tblStyle w:val="TableGrid"/>
        <w:tblW w:w="111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2"/>
        <w:gridCol w:w="2013"/>
        <w:gridCol w:w="2013"/>
        <w:gridCol w:w="2092"/>
        <w:gridCol w:w="1867"/>
      </w:tblGrid>
      <w:tr w:rsidR="005E20A1" w:rsidRPr="007E7E63" w14:paraId="7A7F494C" w14:textId="77777777" w:rsidTr="00FD5742">
        <w:trPr>
          <w:del w:id="20" w:author="Comparison" w:date="2026-09-25T20:10:00Z" w16du:dateUtc="2026-09-26T00:10:00Z"/>
        </w:trPr>
        <w:tc>
          <w:tcPr>
            <w:tcW w:w="11117" w:type="dxa"/>
            <w:gridSpan w:val="5"/>
            <w:tcBorders>
              <w:bottom w:val="single" w:sz="4" w:space="0" w:color="auto"/>
            </w:tcBorders>
          </w:tcPr>
          <w:p w14:paraId="110EA93D" w14:textId="5FC11955" w:rsidR="005E20A1" w:rsidRPr="00FD12D7" w:rsidRDefault="000C5BFC" w:rsidP="000C5BFC">
            <w:pPr>
              <w:pStyle w:val="Default"/>
              <w:rPr>
                <w:del w:id="21" w:author="Comparison" w:date="2026-09-25T20:10:00Z" w16du:dateUtc="2026-09-26T00:10:00Z"/>
                <w:lang w:val="en-US"/>
              </w:rPr>
            </w:pPr>
            <w:del w:id="22" w:author="Comparison" w:date="2026-09-25T20:10:00Z" w16du:dateUtc="2026-09-26T00:10:00Z">
              <w:r w:rsidRPr="00FD12D7">
                <w:rPr>
                  <w:b/>
                  <w:lang w:val="en-US"/>
                </w:rPr>
                <w:delText>S3 Table</w:delText>
              </w:r>
              <w:r w:rsidR="005E20A1" w:rsidRPr="00FD12D7">
                <w:rPr>
                  <w:b/>
                  <w:lang w:val="en-US"/>
                </w:rPr>
                <w:delText>.</w:delText>
              </w:r>
              <w:r w:rsidR="005E20A1" w:rsidRPr="00FD12D7">
                <w:rPr>
                  <w:lang w:val="en-US"/>
                </w:rPr>
                <w:delText xml:space="preserve"> Main regression coefficients of the models used to predict volume purchased. </w:delText>
              </w:r>
            </w:del>
          </w:p>
        </w:tc>
      </w:tr>
      <w:tr w:rsidR="007F2682" w:rsidRPr="00A25AC0" w14:paraId="597869D2" w14:textId="77777777" w:rsidTr="00FD5742">
        <w:trPr>
          <w:del w:id="23" w:author="Comparison" w:date="2026-09-25T20:10:00Z" w16du:dateUtc="2026-09-26T00:10:00Z"/>
        </w:trPr>
        <w:tc>
          <w:tcPr>
            <w:tcW w:w="3132" w:type="dxa"/>
            <w:tcBorders>
              <w:top w:val="single" w:sz="4" w:space="0" w:color="auto"/>
              <w:bottom w:val="single" w:sz="4" w:space="0" w:color="auto"/>
            </w:tcBorders>
          </w:tcPr>
          <w:p w14:paraId="617C1D79" w14:textId="77777777" w:rsidR="007F2682" w:rsidRPr="00FD12D7" w:rsidRDefault="007F2682" w:rsidP="00776E40">
            <w:pPr>
              <w:jc w:val="center"/>
              <w:rPr>
                <w:del w:id="24" w:author="Comparison" w:date="2026-09-25T20:10:00Z" w16du:dateUtc="2026-09-26T00:10:00Z"/>
                <w:lang w:val="en-US"/>
              </w:rPr>
            </w:pPr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</w:tcPr>
          <w:p w14:paraId="71AD6414" w14:textId="77777777" w:rsidR="00FB6D70" w:rsidRPr="00FD12D7" w:rsidRDefault="00FB6D70" w:rsidP="00776E40">
            <w:pPr>
              <w:jc w:val="center"/>
              <w:rPr>
                <w:del w:id="25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604170E5" w14:textId="77777777" w:rsidR="005E20A1" w:rsidRPr="00FD12D7" w:rsidRDefault="005E20A1" w:rsidP="00776E40">
            <w:pPr>
              <w:jc w:val="center"/>
              <w:rPr>
                <w:del w:id="26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27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 xml:space="preserve">T </w:delText>
              </w:r>
            </w:del>
          </w:p>
          <w:p w14:paraId="2AE15407" w14:textId="0FDC5FBD" w:rsidR="007F2682" w:rsidRPr="00FD12D7" w:rsidRDefault="00FB6D70" w:rsidP="005E20A1">
            <w:pPr>
              <w:jc w:val="center"/>
              <w:rPr>
                <w:del w:id="28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29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>P</w:delText>
              </w:r>
              <w:r w:rsidR="005E20A1"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>ost-tax period</w:delText>
              </w:r>
            </w:del>
          </w:p>
          <w:p w14:paraId="3177C26B" w14:textId="77777777" w:rsidR="00FB6D70" w:rsidRPr="00FD12D7" w:rsidRDefault="00FB6D70" w:rsidP="005E20A1">
            <w:pPr>
              <w:jc w:val="center"/>
              <w:rPr>
                <w:del w:id="30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5A6A5CDC" w14:textId="77777777" w:rsidR="00FB6D70" w:rsidRPr="00FD12D7" w:rsidRDefault="00FB6D70" w:rsidP="005E20A1">
            <w:pPr>
              <w:jc w:val="center"/>
              <w:rPr>
                <w:del w:id="31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32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 xml:space="preserve">(0=2012-2013; </w:delText>
              </w:r>
            </w:del>
          </w:p>
          <w:p w14:paraId="7183A22A" w14:textId="3D794388" w:rsidR="00FB6D70" w:rsidRPr="00FD12D7" w:rsidRDefault="00FB6D70" w:rsidP="005E20A1">
            <w:pPr>
              <w:jc w:val="center"/>
              <w:rPr>
                <w:del w:id="33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34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>1=2014)</w:delText>
              </w:r>
            </w:del>
          </w:p>
        </w:tc>
        <w:tc>
          <w:tcPr>
            <w:tcW w:w="2013" w:type="dxa"/>
            <w:tcBorders>
              <w:top w:val="single" w:sz="4" w:space="0" w:color="auto"/>
              <w:bottom w:val="single" w:sz="4" w:space="0" w:color="auto"/>
            </w:tcBorders>
          </w:tcPr>
          <w:p w14:paraId="23E53B7E" w14:textId="77777777" w:rsidR="00FB6D70" w:rsidRPr="00FD12D7" w:rsidRDefault="00FB6D70" w:rsidP="00776E40">
            <w:pPr>
              <w:jc w:val="center"/>
              <w:rPr>
                <w:del w:id="35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2D7E19BC" w14:textId="77777777" w:rsidR="00FB6D70" w:rsidRPr="00FD12D7" w:rsidRDefault="00FB6D70" w:rsidP="00776E40">
            <w:pPr>
              <w:jc w:val="center"/>
              <w:rPr>
                <w:del w:id="36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37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 xml:space="preserve">S </w:delText>
              </w:r>
            </w:del>
          </w:p>
          <w:p w14:paraId="02F5B1B3" w14:textId="77777777" w:rsidR="00FB6D70" w:rsidRPr="00FD12D7" w:rsidRDefault="00FB6D70" w:rsidP="00776E40">
            <w:pPr>
              <w:jc w:val="center"/>
              <w:rPr>
                <w:del w:id="38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39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 xml:space="preserve">2nd semester </w:delText>
              </w:r>
            </w:del>
          </w:p>
          <w:p w14:paraId="7020898D" w14:textId="77777777" w:rsidR="00FB6D70" w:rsidRPr="00FD12D7" w:rsidRDefault="00FB6D70" w:rsidP="00776E40">
            <w:pPr>
              <w:jc w:val="center"/>
              <w:rPr>
                <w:del w:id="40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2B49DB90" w14:textId="77777777" w:rsidR="00FB6D70" w:rsidRPr="00FD12D7" w:rsidRDefault="00FB6D70" w:rsidP="00776E40">
            <w:pPr>
              <w:jc w:val="center"/>
              <w:rPr>
                <w:del w:id="41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42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 xml:space="preserve">(0=Jan-Jun; </w:delText>
              </w:r>
            </w:del>
          </w:p>
          <w:p w14:paraId="61F12515" w14:textId="4B78E82C" w:rsidR="007F2682" w:rsidRPr="00FD12D7" w:rsidRDefault="00FB6D70" w:rsidP="00776E40">
            <w:pPr>
              <w:jc w:val="center"/>
              <w:rPr>
                <w:del w:id="43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44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>1=Jul-Dec)</w:delText>
              </w:r>
            </w:del>
          </w:p>
        </w:tc>
        <w:tc>
          <w:tcPr>
            <w:tcW w:w="2092" w:type="dxa"/>
            <w:tcBorders>
              <w:top w:val="single" w:sz="4" w:space="0" w:color="auto"/>
              <w:bottom w:val="single" w:sz="4" w:space="0" w:color="auto"/>
            </w:tcBorders>
          </w:tcPr>
          <w:p w14:paraId="2C281DBA" w14:textId="77777777" w:rsidR="00FB6D70" w:rsidRPr="00FD12D7" w:rsidRDefault="00FB6D70" w:rsidP="00776E40">
            <w:pPr>
              <w:jc w:val="center"/>
              <w:rPr>
                <w:del w:id="45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7AB02180" w14:textId="77777777" w:rsidR="007F2682" w:rsidRPr="00FD12D7" w:rsidRDefault="00FB6D70" w:rsidP="00776E40">
            <w:pPr>
              <w:jc w:val="center"/>
              <w:rPr>
                <w:del w:id="46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47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>T*S</w:delText>
              </w:r>
            </w:del>
          </w:p>
          <w:p w14:paraId="786FB70C" w14:textId="77777777" w:rsidR="00FB6D70" w:rsidRPr="00FD12D7" w:rsidRDefault="00FB6D70" w:rsidP="00776E40">
            <w:pPr>
              <w:jc w:val="center"/>
              <w:rPr>
                <w:del w:id="48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49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 xml:space="preserve">Post-tax and </w:delText>
              </w:r>
            </w:del>
          </w:p>
          <w:p w14:paraId="7B289255" w14:textId="70CE4A1B" w:rsidR="00FB6D70" w:rsidRPr="00FD12D7" w:rsidRDefault="00FB6D70" w:rsidP="00776E40">
            <w:pPr>
              <w:jc w:val="center"/>
              <w:rPr>
                <w:del w:id="50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51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>semester interaction</w:delText>
              </w:r>
            </w:del>
          </w:p>
        </w:tc>
        <w:tc>
          <w:tcPr>
            <w:tcW w:w="1867" w:type="dxa"/>
            <w:tcBorders>
              <w:top w:val="single" w:sz="4" w:space="0" w:color="auto"/>
              <w:bottom w:val="single" w:sz="4" w:space="0" w:color="auto"/>
            </w:tcBorders>
          </w:tcPr>
          <w:p w14:paraId="1A0930F4" w14:textId="77777777" w:rsidR="00FB6D70" w:rsidRPr="00FD12D7" w:rsidRDefault="00FB6D70" w:rsidP="00776E40">
            <w:pPr>
              <w:jc w:val="center"/>
              <w:rPr>
                <w:del w:id="52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03BECEE6" w14:textId="77777777" w:rsidR="00FB6D70" w:rsidRPr="00FD12D7" w:rsidRDefault="00FB6D70" w:rsidP="00776E40">
            <w:pPr>
              <w:jc w:val="center"/>
              <w:rPr>
                <w:del w:id="53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54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 xml:space="preserve">Y </w:delText>
              </w:r>
            </w:del>
          </w:p>
          <w:p w14:paraId="7CB79EBB" w14:textId="0C6CFD2B" w:rsidR="00FB6D70" w:rsidRPr="00FD12D7" w:rsidRDefault="00FB6D70" w:rsidP="00776E40">
            <w:pPr>
              <w:jc w:val="center"/>
              <w:rPr>
                <w:del w:id="55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56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 xml:space="preserve">Year </w:delText>
              </w:r>
            </w:del>
          </w:p>
          <w:p w14:paraId="4C391211" w14:textId="77777777" w:rsidR="00FB6D70" w:rsidRPr="00FD12D7" w:rsidRDefault="00FB6D70" w:rsidP="00776E40">
            <w:pPr>
              <w:jc w:val="center"/>
              <w:rPr>
                <w:del w:id="57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</w:p>
          <w:p w14:paraId="5E82C2CF" w14:textId="2040CD52" w:rsidR="007F2682" w:rsidRPr="00FD12D7" w:rsidRDefault="00FB6D70" w:rsidP="00FB6D70">
            <w:pPr>
              <w:jc w:val="center"/>
              <w:rPr>
                <w:del w:id="58" w:author="Comparison" w:date="2026-09-25T20:10:00Z" w16du:dateUtc="2026-09-26T00:10:00Z"/>
                <w:rFonts w:ascii="Times New Roman" w:hAnsi="Times New Roman" w:cs="Times New Roman"/>
                <w:b/>
                <w:color w:val="000000"/>
                <w:lang w:val="en-US"/>
              </w:rPr>
            </w:pPr>
            <w:del w:id="59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  <w:color w:val="000000"/>
                  <w:lang w:val="en-US"/>
                </w:rPr>
                <w:delText>(0=2012; 1=2013; 2=2014)</w:delText>
              </w:r>
            </w:del>
          </w:p>
        </w:tc>
      </w:tr>
      <w:tr w:rsidR="005E20A1" w:rsidRPr="00A25AC0" w14:paraId="15B4D466" w14:textId="77777777" w:rsidTr="00FD5742">
        <w:trPr>
          <w:del w:id="60" w:author="Comparison" w:date="2026-09-25T20:10:00Z" w16du:dateUtc="2026-09-26T00:10:00Z"/>
        </w:trPr>
        <w:tc>
          <w:tcPr>
            <w:tcW w:w="3132" w:type="dxa"/>
            <w:tcBorders>
              <w:top w:val="single" w:sz="4" w:space="0" w:color="auto"/>
            </w:tcBorders>
          </w:tcPr>
          <w:p w14:paraId="5AF71012" w14:textId="4A1402AE" w:rsidR="005E20A1" w:rsidRPr="00FD12D7" w:rsidRDefault="005E20A1" w:rsidP="00FB6D70">
            <w:pPr>
              <w:jc w:val="center"/>
              <w:rPr>
                <w:del w:id="61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7985" w:type="dxa"/>
            <w:gridSpan w:val="4"/>
            <w:tcBorders>
              <w:top w:val="single" w:sz="4" w:space="0" w:color="auto"/>
            </w:tcBorders>
          </w:tcPr>
          <w:p w14:paraId="6DA7C5F2" w14:textId="77777777" w:rsidR="00FB6D70" w:rsidRPr="00FD12D7" w:rsidRDefault="00FB6D70" w:rsidP="00776E40">
            <w:pPr>
              <w:jc w:val="center"/>
              <w:rPr>
                <w:del w:id="62" w:author="Comparison" w:date="2026-09-25T20:10:00Z" w16du:dateUtc="2026-09-26T00:10:00Z"/>
                <w:rFonts w:ascii="Times New Roman" w:hAnsi="Times New Roman" w:cs="Times New Roman"/>
              </w:rPr>
            </w:pPr>
          </w:p>
          <w:p w14:paraId="4C773EE6" w14:textId="2A33FD54" w:rsidR="005E20A1" w:rsidRPr="00FD12D7" w:rsidRDefault="005E20A1" w:rsidP="00776E40">
            <w:pPr>
              <w:jc w:val="center"/>
              <w:rPr>
                <w:del w:id="63" w:author="Comparison" w:date="2026-09-25T20:10:00Z" w16du:dateUtc="2026-09-26T00:10:00Z"/>
                <w:rFonts w:ascii="Times New Roman" w:hAnsi="Times New Roman" w:cs="Times New Roman"/>
                <w:i/>
              </w:rPr>
            </w:pPr>
            <w:del w:id="64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i/>
                </w:rPr>
                <w:delText>β (95% Confidence Interval)</w:delText>
              </w:r>
            </w:del>
          </w:p>
        </w:tc>
      </w:tr>
      <w:tr w:rsidR="007F2682" w:rsidRPr="00A25AC0" w14:paraId="20924D1A" w14:textId="77777777" w:rsidTr="00FD5742">
        <w:trPr>
          <w:del w:id="65" w:author="Comparison" w:date="2026-09-25T20:10:00Z" w16du:dateUtc="2026-09-26T00:10:00Z"/>
        </w:trPr>
        <w:tc>
          <w:tcPr>
            <w:tcW w:w="3132" w:type="dxa"/>
          </w:tcPr>
          <w:p w14:paraId="7B808955" w14:textId="4F0E6379" w:rsidR="007F2682" w:rsidRPr="00FD12D7" w:rsidRDefault="00695379" w:rsidP="00FB6D70">
            <w:pPr>
              <w:rPr>
                <w:del w:id="66" w:author="Comparison" w:date="2026-09-25T20:10:00Z" w16du:dateUtc="2026-09-26T00:10:00Z"/>
                <w:rFonts w:ascii="Times New Roman" w:hAnsi="Times New Roman" w:cs="Times New Roman"/>
                <w:b/>
              </w:rPr>
            </w:pPr>
            <w:del w:id="67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</w:rPr>
                <w:delText>Taxed foods</w:delText>
              </w:r>
            </w:del>
          </w:p>
        </w:tc>
        <w:tc>
          <w:tcPr>
            <w:tcW w:w="2013" w:type="dxa"/>
          </w:tcPr>
          <w:p w14:paraId="0D217F3D" w14:textId="77777777" w:rsidR="007F2682" w:rsidRPr="00FD12D7" w:rsidRDefault="007F2682" w:rsidP="00776E40">
            <w:pPr>
              <w:jc w:val="center"/>
              <w:rPr>
                <w:del w:id="68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13" w:type="dxa"/>
          </w:tcPr>
          <w:p w14:paraId="591AF64A" w14:textId="77777777" w:rsidR="007F2682" w:rsidRPr="00FD12D7" w:rsidRDefault="007F2682" w:rsidP="00776E40">
            <w:pPr>
              <w:jc w:val="center"/>
              <w:rPr>
                <w:del w:id="69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7A675862" w14:textId="77777777" w:rsidR="007F2682" w:rsidRPr="00FD12D7" w:rsidRDefault="007F2682" w:rsidP="00776E40">
            <w:pPr>
              <w:jc w:val="center"/>
              <w:rPr>
                <w:del w:id="70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69B6B032" w14:textId="77777777" w:rsidR="007F2682" w:rsidRPr="00FD12D7" w:rsidRDefault="007F2682" w:rsidP="00776E40">
            <w:pPr>
              <w:jc w:val="center"/>
              <w:rPr>
                <w:del w:id="71" w:author="Comparison" w:date="2026-09-25T20:10:00Z" w16du:dateUtc="2026-09-26T00:10:00Z"/>
                <w:rFonts w:ascii="Times New Roman" w:hAnsi="Times New Roman" w:cs="Times New Roman"/>
              </w:rPr>
            </w:pPr>
          </w:p>
        </w:tc>
      </w:tr>
      <w:tr w:rsidR="00AC5029" w:rsidRPr="00A25AC0" w14:paraId="1AA4EB00" w14:textId="77777777" w:rsidTr="00FD5742">
        <w:trPr>
          <w:del w:id="72" w:author="Comparison" w:date="2026-09-25T20:10:00Z" w16du:dateUtc="2026-09-26T00:10:00Z"/>
        </w:trPr>
        <w:tc>
          <w:tcPr>
            <w:tcW w:w="3132" w:type="dxa"/>
          </w:tcPr>
          <w:p w14:paraId="27A4973E" w14:textId="731E317E" w:rsidR="00AC5029" w:rsidRPr="00FD12D7" w:rsidRDefault="00AC5029" w:rsidP="00FB6D70">
            <w:pPr>
              <w:rPr>
                <w:del w:id="73" w:author="Comparison" w:date="2026-09-25T20:10:00Z" w16du:dateUtc="2026-09-26T00:10:00Z"/>
                <w:rFonts w:ascii="Times New Roman" w:hAnsi="Times New Roman" w:cs="Times New Roman"/>
              </w:rPr>
            </w:pPr>
            <w:del w:id="7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All </w:delText>
              </w:r>
              <w:r w:rsidR="00FD5742" w:rsidRPr="00FD12D7">
                <w:rPr>
                  <w:rFonts w:ascii="Times New Roman" w:hAnsi="Times New Roman" w:cs="Times New Roman"/>
                </w:rPr>
                <w:delText>sample</w:delText>
              </w:r>
            </w:del>
          </w:p>
        </w:tc>
        <w:tc>
          <w:tcPr>
            <w:tcW w:w="2013" w:type="dxa"/>
            <w:vAlign w:val="bottom"/>
          </w:tcPr>
          <w:p w14:paraId="704AF339" w14:textId="426C5E66" w:rsidR="00AC5029" w:rsidRPr="00FD12D7" w:rsidRDefault="00AC5029" w:rsidP="00AC5029">
            <w:pPr>
              <w:jc w:val="center"/>
              <w:rPr>
                <w:del w:id="75" w:author="Comparison" w:date="2026-09-25T20:10:00Z" w16du:dateUtc="2026-09-26T00:10:00Z"/>
                <w:rFonts w:ascii="Times New Roman" w:hAnsi="Times New Roman" w:cs="Times New Roman"/>
              </w:rPr>
            </w:pPr>
            <w:del w:id="7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-16 (-30, -3)</w:delText>
              </w:r>
            </w:del>
          </w:p>
        </w:tc>
        <w:tc>
          <w:tcPr>
            <w:tcW w:w="2013" w:type="dxa"/>
            <w:vAlign w:val="bottom"/>
          </w:tcPr>
          <w:p w14:paraId="0661B969" w14:textId="526E5927" w:rsidR="00AC5029" w:rsidRPr="00FD12D7" w:rsidRDefault="00AC5029" w:rsidP="00AC5029">
            <w:pPr>
              <w:jc w:val="center"/>
              <w:rPr>
                <w:del w:id="77" w:author="Comparison" w:date="2026-09-25T20:10:00Z" w16du:dateUtc="2026-09-26T00:10:00Z"/>
                <w:rFonts w:ascii="Times New Roman" w:hAnsi="Times New Roman" w:cs="Times New Roman"/>
              </w:rPr>
            </w:pPr>
            <w:del w:id="7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14 (7, 20)</w:delText>
              </w:r>
            </w:del>
          </w:p>
        </w:tc>
        <w:tc>
          <w:tcPr>
            <w:tcW w:w="2092" w:type="dxa"/>
            <w:vAlign w:val="bottom"/>
          </w:tcPr>
          <w:p w14:paraId="6E12B39A" w14:textId="6E5F0ECC" w:rsidR="00AC5029" w:rsidRPr="00FD12D7" w:rsidRDefault="00AC5029" w:rsidP="00AC5029">
            <w:pPr>
              <w:jc w:val="center"/>
              <w:rPr>
                <w:del w:id="79" w:author="Comparison" w:date="2026-09-25T20:10:00Z" w16du:dateUtc="2026-09-26T00:10:00Z"/>
                <w:rFonts w:ascii="Times New Roman" w:hAnsi="Times New Roman" w:cs="Times New Roman"/>
              </w:rPr>
            </w:pPr>
            <w:del w:id="8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-17 (-28, -6)</w:delText>
              </w:r>
            </w:del>
          </w:p>
        </w:tc>
        <w:tc>
          <w:tcPr>
            <w:tcW w:w="1867" w:type="dxa"/>
            <w:vAlign w:val="bottom"/>
          </w:tcPr>
          <w:p w14:paraId="5E811F91" w14:textId="4FC79BF3" w:rsidR="00AC5029" w:rsidRPr="00FD12D7" w:rsidRDefault="00AC5029" w:rsidP="00AC5029">
            <w:pPr>
              <w:jc w:val="center"/>
              <w:rPr>
                <w:del w:id="81" w:author="Comparison" w:date="2026-09-25T20:10:00Z" w16du:dateUtc="2026-09-26T00:10:00Z"/>
                <w:rFonts w:ascii="Times New Roman" w:hAnsi="Times New Roman" w:cs="Times New Roman"/>
              </w:rPr>
            </w:pPr>
            <w:del w:id="8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-8 (-17, 2)</w:delText>
              </w:r>
            </w:del>
          </w:p>
        </w:tc>
      </w:tr>
      <w:tr w:rsidR="00AC5029" w:rsidRPr="00A25AC0" w14:paraId="5DAE7C4B" w14:textId="77777777" w:rsidTr="00FD5742">
        <w:trPr>
          <w:del w:id="83" w:author="Comparison" w:date="2026-09-25T20:10:00Z" w16du:dateUtc="2026-09-26T00:10:00Z"/>
        </w:trPr>
        <w:tc>
          <w:tcPr>
            <w:tcW w:w="3132" w:type="dxa"/>
          </w:tcPr>
          <w:p w14:paraId="43D81300" w14:textId="61715380" w:rsidR="00AC5029" w:rsidRPr="00FD12D7" w:rsidRDefault="00AC5029" w:rsidP="00FB6D70">
            <w:pPr>
              <w:rPr>
                <w:del w:id="84" w:author="Comparison" w:date="2026-09-25T20:10:00Z" w16du:dateUtc="2026-09-26T00:10:00Z"/>
                <w:rFonts w:ascii="Times New Roman" w:hAnsi="Times New Roman" w:cs="Times New Roman"/>
              </w:rPr>
            </w:pPr>
            <w:del w:id="8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Low SES</w:delText>
              </w:r>
            </w:del>
          </w:p>
        </w:tc>
        <w:tc>
          <w:tcPr>
            <w:tcW w:w="2013" w:type="dxa"/>
            <w:vAlign w:val="bottom"/>
          </w:tcPr>
          <w:p w14:paraId="535DC316" w14:textId="37B68C39" w:rsidR="00AC5029" w:rsidRPr="00FD12D7" w:rsidRDefault="00AC5029" w:rsidP="00AC5029">
            <w:pPr>
              <w:jc w:val="center"/>
              <w:rPr>
                <w:del w:id="86" w:author="Comparison" w:date="2026-09-25T20:10:00Z" w16du:dateUtc="2026-09-26T00:10:00Z"/>
                <w:rFonts w:ascii="Times New Roman" w:hAnsi="Times New Roman" w:cs="Times New Roman"/>
              </w:rPr>
            </w:pPr>
            <w:del w:id="8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-38 (-66, -10)</w:delText>
              </w:r>
            </w:del>
          </w:p>
        </w:tc>
        <w:tc>
          <w:tcPr>
            <w:tcW w:w="2013" w:type="dxa"/>
            <w:vAlign w:val="bottom"/>
          </w:tcPr>
          <w:p w14:paraId="4F1205E6" w14:textId="712E4377" w:rsidR="00AC5029" w:rsidRPr="00FD12D7" w:rsidRDefault="00AC5029" w:rsidP="00AC5029">
            <w:pPr>
              <w:jc w:val="center"/>
              <w:rPr>
                <w:del w:id="88" w:author="Comparison" w:date="2026-09-25T20:10:00Z" w16du:dateUtc="2026-09-26T00:10:00Z"/>
                <w:rFonts w:ascii="Times New Roman" w:hAnsi="Times New Roman" w:cs="Times New Roman"/>
              </w:rPr>
            </w:pPr>
            <w:del w:id="8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5 (-7, 16)</w:delText>
              </w:r>
            </w:del>
          </w:p>
        </w:tc>
        <w:tc>
          <w:tcPr>
            <w:tcW w:w="2092" w:type="dxa"/>
            <w:vAlign w:val="bottom"/>
          </w:tcPr>
          <w:p w14:paraId="01791968" w14:textId="16DF277E" w:rsidR="00AC5029" w:rsidRPr="00FD12D7" w:rsidRDefault="00AC5029" w:rsidP="00AC5029">
            <w:pPr>
              <w:jc w:val="center"/>
              <w:rPr>
                <w:del w:id="90" w:author="Comparison" w:date="2026-09-25T20:10:00Z" w16du:dateUtc="2026-09-26T00:10:00Z"/>
                <w:rFonts w:ascii="Times New Roman" w:hAnsi="Times New Roman" w:cs="Times New Roman"/>
              </w:rPr>
            </w:pPr>
            <w:del w:id="9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-12 (-29, 5)</w:delText>
              </w:r>
            </w:del>
          </w:p>
        </w:tc>
        <w:tc>
          <w:tcPr>
            <w:tcW w:w="1867" w:type="dxa"/>
            <w:vAlign w:val="bottom"/>
          </w:tcPr>
          <w:p w14:paraId="1DD05DE2" w14:textId="09FAB89C" w:rsidR="00AC5029" w:rsidRPr="00FD12D7" w:rsidRDefault="00AC5029" w:rsidP="00AC5029">
            <w:pPr>
              <w:jc w:val="center"/>
              <w:rPr>
                <w:del w:id="92" w:author="Comparison" w:date="2026-09-25T20:10:00Z" w16du:dateUtc="2026-09-26T00:10:00Z"/>
                <w:rFonts w:ascii="Times New Roman" w:hAnsi="Times New Roman" w:cs="Times New Roman"/>
              </w:rPr>
            </w:pPr>
            <w:del w:id="9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2 (-19, 23)</w:delText>
              </w:r>
            </w:del>
          </w:p>
        </w:tc>
      </w:tr>
      <w:tr w:rsidR="00AC5029" w:rsidRPr="00A25AC0" w14:paraId="2917028D" w14:textId="77777777" w:rsidTr="00FD5742">
        <w:trPr>
          <w:del w:id="94" w:author="Comparison" w:date="2026-09-25T20:10:00Z" w16du:dateUtc="2026-09-26T00:10:00Z"/>
        </w:trPr>
        <w:tc>
          <w:tcPr>
            <w:tcW w:w="3132" w:type="dxa"/>
          </w:tcPr>
          <w:p w14:paraId="09E342BF" w14:textId="539D5121" w:rsidR="00AC5029" w:rsidRPr="00FD12D7" w:rsidRDefault="00AC5029" w:rsidP="00FB6D70">
            <w:pPr>
              <w:rPr>
                <w:del w:id="95" w:author="Comparison" w:date="2026-09-25T20:10:00Z" w16du:dateUtc="2026-09-26T00:10:00Z"/>
                <w:rFonts w:ascii="Times New Roman" w:hAnsi="Times New Roman" w:cs="Times New Roman"/>
              </w:rPr>
            </w:pPr>
            <w:del w:id="9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Medium SES</w:delText>
              </w:r>
            </w:del>
          </w:p>
        </w:tc>
        <w:tc>
          <w:tcPr>
            <w:tcW w:w="2013" w:type="dxa"/>
            <w:vAlign w:val="bottom"/>
          </w:tcPr>
          <w:p w14:paraId="6E844DFC" w14:textId="7288F61C" w:rsidR="00AC5029" w:rsidRPr="00FD12D7" w:rsidRDefault="00AC5029" w:rsidP="00AC5029">
            <w:pPr>
              <w:jc w:val="center"/>
              <w:rPr>
                <w:del w:id="97" w:author="Comparison" w:date="2026-09-25T20:10:00Z" w16du:dateUtc="2026-09-26T00:10:00Z"/>
                <w:rFonts w:ascii="Times New Roman" w:hAnsi="Times New Roman" w:cs="Times New Roman"/>
              </w:rPr>
            </w:pPr>
            <w:del w:id="9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-19 (-37, -2)</w:delText>
              </w:r>
            </w:del>
          </w:p>
        </w:tc>
        <w:tc>
          <w:tcPr>
            <w:tcW w:w="2013" w:type="dxa"/>
            <w:vAlign w:val="bottom"/>
          </w:tcPr>
          <w:p w14:paraId="64B0AA04" w14:textId="0B568E48" w:rsidR="00AC5029" w:rsidRPr="00FD12D7" w:rsidRDefault="00AC5029" w:rsidP="00AC5029">
            <w:pPr>
              <w:jc w:val="center"/>
              <w:rPr>
                <w:del w:id="99" w:author="Comparison" w:date="2026-09-25T20:10:00Z" w16du:dateUtc="2026-09-26T00:10:00Z"/>
                <w:rFonts w:ascii="Times New Roman" w:hAnsi="Times New Roman" w:cs="Times New Roman"/>
              </w:rPr>
            </w:pPr>
            <w:del w:id="10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20 (10, 30)</w:delText>
              </w:r>
            </w:del>
          </w:p>
        </w:tc>
        <w:tc>
          <w:tcPr>
            <w:tcW w:w="2092" w:type="dxa"/>
            <w:vAlign w:val="bottom"/>
          </w:tcPr>
          <w:p w14:paraId="687743D3" w14:textId="129D083F" w:rsidR="00AC5029" w:rsidRPr="00FD12D7" w:rsidRDefault="00AC5029" w:rsidP="00AC5029">
            <w:pPr>
              <w:jc w:val="center"/>
              <w:rPr>
                <w:del w:id="101" w:author="Comparison" w:date="2026-09-25T20:10:00Z" w16du:dateUtc="2026-09-26T00:10:00Z"/>
                <w:rFonts w:ascii="Times New Roman" w:hAnsi="Times New Roman" w:cs="Times New Roman"/>
              </w:rPr>
            </w:pPr>
            <w:del w:id="10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-18 (-34, -2)</w:delText>
              </w:r>
            </w:del>
          </w:p>
        </w:tc>
        <w:tc>
          <w:tcPr>
            <w:tcW w:w="1867" w:type="dxa"/>
            <w:vAlign w:val="bottom"/>
          </w:tcPr>
          <w:p w14:paraId="4271F6D4" w14:textId="2D52132F" w:rsidR="00AC5029" w:rsidRPr="00FD12D7" w:rsidRDefault="00AC5029" w:rsidP="00AC5029">
            <w:pPr>
              <w:jc w:val="center"/>
              <w:rPr>
                <w:del w:id="103" w:author="Comparison" w:date="2026-09-25T20:10:00Z" w16du:dateUtc="2026-09-26T00:10:00Z"/>
                <w:rFonts w:ascii="Times New Roman" w:hAnsi="Times New Roman" w:cs="Times New Roman"/>
              </w:rPr>
            </w:pPr>
            <w:del w:id="10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 (-13, 14)</w:delText>
              </w:r>
            </w:del>
          </w:p>
        </w:tc>
      </w:tr>
      <w:tr w:rsidR="00AC5029" w:rsidRPr="00A25AC0" w14:paraId="041FF8B4" w14:textId="77777777" w:rsidTr="00FD5742">
        <w:trPr>
          <w:del w:id="105" w:author="Comparison" w:date="2026-09-25T20:10:00Z" w16du:dateUtc="2026-09-26T00:10:00Z"/>
        </w:trPr>
        <w:tc>
          <w:tcPr>
            <w:tcW w:w="3132" w:type="dxa"/>
          </w:tcPr>
          <w:p w14:paraId="7DC12AD1" w14:textId="53277FDF" w:rsidR="00AC5029" w:rsidRPr="00FD12D7" w:rsidRDefault="00AC5029" w:rsidP="00FB6D70">
            <w:pPr>
              <w:rPr>
                <w:del w:id="106" w:author="Comparison" w:date="2026-09-25T20:10:00Z" w16du:dateUtc="2026-09-26T00:10:00Z"/>
                <w:rFonts w:ascii="Times New Roman" w:hAnsi="Times New Roman" w:cs="Times New Roman"/>
              </w:rPr>
            </w:pPr>
            <w:del w:id="10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High SES</w:delText>
              </w:r>
            </w:del>
          </w:p>
        </w:tc>
        <w:tc>
          <w:tcPr>
            <w:tcW w:w="2013" w:type="dxa"/>
            <w:vAlign w:val="bottom"/>
          </w:tcPr>
          <w:p w14:paraId="769481D8" w14:textId="40B6B1B0" w:rsidR="00AC5029" w:rsidRPr="00FD12D7" w:rsidRDefault="00AC5029" w:rsidP="00AC5029">
            <w:pPr>
              <w:jc w:val="center"/>
              <w:rPr>
                <w:del w:id="108" w:author="Comparison" w:date="2026-09-25T20:10:00Z" w16du:dateUtc="2026-09-26T00:10:00Z"/>
                <w:rFonts w:ascii="Times New Roman" w:hAnsi="Times New Roman" w:cs="Times New Roman"/>
              </w:rPr>
            </w:pPr>
            <w:del w:id="10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-4 (-31, 23)</w:delText>
              </w:r>
            </w:del>
          </w:p>
        </w:tc>
        <w:tc>
          <w:tcPr>
            <w:tcW w:w="2013" w:type="dxa"/>
            <w:vAlign w:val="bottom"/>
          </w:tcPr>
          <w:p w14:paraId="3A46274B" w14:textId="3BCB8EF2" w:rsidR="00AC5029" w:rsidRPr="00FD12D7" w:rsidRDefault="00AC5029" w:rsidP="00AC5029">
            <w:pPr>
              <w:jc w:val="center"/>
              <w:rPr>
                <w:del w:id="110" w:author="Comparison" w:date="2026-09-25T20:10:00Z" w16du:dateUtc="2026-09-26T00:10:00Z"/>
                <w:rFonts w:ascii="Times New Roman" w:hAnsi="Times New Roman" w:cs="Times New Roman"/>
              </w:rPr>
            </w:pPr>
            <w:del w:id="11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8 (-6, 23)</w:delText>
              </w:r>
            </w:del>
          </w:p>
        </w:tc>
        <w:tc>
          <w:tcPr>
            <w:tcW w:w="2092" w:type="dxa"/>
            <w:vAlign w:val="bottom"/>
          </w:tcPr>
          <w:p w14:paraId="305E2A69" w14:textId="0B37A3DF" w:rsidR="00AC5029" w:rsidRPr="00FD12D7" w:rsidRDefault="00AC5029" w:rsidP="00AC5029">
            <w:pPr>
              <w:jc w:val="center"/>
              <w:rPr>
                <w:del w:id="112" w:author="Comparison" w:date="2026-09-25T20:10:00Z" w16du:dateUtc="2026-09-26T00:10:00Z"/>
                <w:rFonts w:ascii="Times New Roman" w:hAnsi="Times New Roman" w:cs="Times New Roman"/>
              </w:rPr>
            </w:pPr>
            <w:del w:id="11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-18 (-40, 4)</w:delText>
              </w:r>
            </w:del>
          </w:p>
        </w:tc>
        <w:tc>
          <w:tcPr>
            <w:tcW w:w="1867" w:type="dxa"/>
            <w:vAlign w:val="bottom"/>
          </w:tcPr>
          <w:p w14:paraId="278DC088" w14:textId="70966033" w:rsidR="00AC5029" w:rsidRPr="00FD12D7" w:rsidRDefault="00AC5029" w:rsidP="00AC5029">
            <w:pPr>
              <w:jc w:val="center"/>
              <w:rPr>
                <w:del w:id="114" w:author="Comparison" w:date="2026-09-25T20:10:00Z" w16du:dateUtc="2026-09-26T00:10:00Z"/>
                <w:rFonts w:ascii="Times New Roman" w:hAnsi="Times New Roman" w:cs="Times New Roman"/>
              </w:rPr>
            </w:pPr>
            <w:del w:id="11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-24 (-44, -4)</w:delText>
              </w:r>
            </w:del>
          </w:p>
        </w:tc>
      </w:tr>
      <w:tr w:rsidR="00AC5029" w:rsidRPr="00A25AC0" w14:paraId="6508E591" w14:textId="77777777" w:rsidTr="00FD5742">
        <w:trPr>
          <w:del w:id="116" w:author="Comparison" w:date="2026-09-25T20:10:00Z" w16du:dateUtc="2026-09-26T00:10:00Z"/>
        </w:trPr>
        <w:tc>
          <w:tcPr>
            <w:tcW w:w="3132" w:type="dxa"/>
          </w:tcPr>
          <w:p w14:paraId="0DBEC8F7" w14:textId="5DEDCE7D" w:rsidR="00AC5029" w:rsidRPr="00FD12D7" w:rsidRDefault="00AC5029" w:rsidP="00FB6D70">
            <w:pPr>
              <w:rPr>
                <w:del w:id="117" w:author="Comparison" w:date="2026-09-25T20:10:00Z" w16du:dateUtc="2026-09-26T00:10:00Z"/>
                <w:rFonts w:ascii="Times New Roman" w:hAnsi="Times New Roman" w:cs="Times New Roman"/>
                <w:b/>
              </w:rPr>
            </w:pPr>
            <w:del w:id="118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</w:rPr>
                <w:delText>Untaxed foods</w:delText>
              </w:r>
            </w:del>
          </w:p>
        </w:tc>
        <w:tc>
          <w:tcPr>
            <w:tcW w:w="2013" w:type="dxa"/>
            <w:vAlign w:val="center"/>
          </w:tcPr>
          <w:p w14:paraId="6B305490" w14:textId="53F57B96" w:rsidR="00AC5029" w:rsidRPr="00FD12D7" w:rsidRDefault="00AC5029" w:rsidP="00AC5029">
            <w:pPr>
              <w:jc w:val="center"/>
              <w:rPr>
                <w:del w:id="119" w:author="Comparison" w:date="2026-09-25T20:10:00Z" w16du:dateUtc="2026-09-26T00:10:00Z"/>
                <w:rFonts w:ascii="Times New Roman" w:hAnsi="Times New Roman" w:cs="Times New Roman"/>
              </w:rPr>
            </w:pPr>
            <w:del w:id="12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 </w:delText>
              </w:r>
            </w:del>
          </w:p>
        </w:tc>
        <w:tc>
          <w:tcPr>
            <w:tcW w:w="2013" w:type="dxa"/>
            <w:vAlign w:val="center"/>
          </w:tcPr>
          <w:p w14:paraId="3829184A" w14:textId="0B931B76" w:rsidR="00AC5029" w:rsidRPr="00FD12D7" w:rsidRDefault="00AC5029" w:rsidP="00AC5029">
            <w:pPr>
              <w:jc w:val="center"/>
              <w:rPr>
                <w:del w:id="121" w:author="Comparison" w:date="2026-09-25T20:10:00Z" w16du:dateUtc="2026-09-26T00:10:00Z"/>
                <w:rFonts w:ascii="Times New Roman" w:hAnsi="Times New Roman" w:cs="Times New Roman"/>
              </w:rPr>
            </w:pPr>
            <w:del w:id="12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 </w:delText>
              </w:r>
            </w:del>
          </w:p>
        </w:tc>
        <w:tc>
          <w:tcPr>
            <w:tcW w:w="2092" w:type="dxa"/>
            <w:vAlign w:val="center"/>
          </w:tcPr>
          <w:p w14:paraId="1B95B204" w14:textId="25913BE9" w:rsidR="00AC5029" w:rsidRPr="00FD12D7" w:rsidRDefault="00AC5029" w:rsidP="00AC5029">
            <w:pPr>
              <w:jc w:val="center"/>
              <w:rPr>
                <w:del w:id="123" w:author="Comparison" w:date="2026-09-25T20:10:00Z" w16du:dateUtc="2026-09-26T00:10:00Z"/>
                <w:rFonts w:ascii="Times New Roman" w:hAnsi="Times New Roman" w:cs="Times New Roman"/>
              </w:rPr>
            </w:pPr>
            <w:del w:id="12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 </w:delText>
              </w:r>
            </w:del>
          </w:p>
        </w:tc>
        <w:tc>
          <w:tcPr>
            <w:tcW w:w="1867" w:type="dxa"/>
            <w:vAlign w:val="center"/>
          </w:tcPr>
          <w:p w14:paraId="58DB02D7" w14:textId="4FB41C68" w:rsidR="00AC5029" w:rsidRPr="00FD12D7" w:rsidRDefault="00AC5029" w:rsidP="00AC5029">
            <w:pPr>
              <w:jc w:val="center"/>
              <w:rPr>
                <w:del w:id="125" w:author="Comparison" w:date="2026-09-25T20:10:00Z" w16du:dateUtc="2026-09-26T00:10:00Z"/>
                <w:rFonts w:ascii="Times New Roman" w:hAnsi="Times New Roman" w:cs="Times New Roman"/>
              </w:rPr>
            </w:pPr>
            <w:del w:id="12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 </w:delText>
              </w:r>
            </w:del>
          </w:p>
        </w:tc>
      </w:tr>
      <w:tr w:rsidR="00AC5029" w:rsidRPr="00A25AC0" w14:paraId="56DBA347" w14:textId="77777777" w:rsidTr="00FD5742">
        <w:trPr>
          <w:del w:id="127" w:author="Comparison" w:date="2026-09-25T20:10:00Z" w16du:dateUtc="2026-09-26T00:10:00Z"/>
        </w:trPr>
        <w:tc>
          <w:tcPr>
            <w:tcW w:w="3132" w:type="dxa"/>
          </w:tcPr>
          <w:p w14:paraId="25E4367B" w14:textId="685DA7EE" w:rsidR="00AC5029" w:rsidRPr="00FD12D7" w:rsidRDefault="00AC5029" w:rsidP="00FB6D70">
            <w:pPr>
              <w:rPr>
                <w:del w:id="128" w:author="Comparison" w:date="2026-09-25T20:10:00Z" w16du:dateUtc="2026-09-26T00:10:00Z"/>
                <w:rFonts w:ascii="Times New Roman" w:hAnsi="Times New Roman" w:cs="Times New Roman"/>
              </w:rPr>
            </w:pPr>
            <w:del w:id="12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All </w:delText>
              </w:r>
              <w:r w:rsidR="00FD5742" w:rsidRPr="00FD12D7">
                <w:rPr>
                  <w:rFonts w:ascii="Times New Roman" w:hAnsi="Times New Roman" w:cs="Times New Roman"/>
                </w:rPr>
                <w:delText>sample</w:delText>
              </w:r>
            </w:del>
          </w:p>
        </w:tc>
        <w:tc>
          <w:tcPr>
            <w:tcW w:w="2013" w:type="dxa"/>
            <w:vAlign w:val="bottom"/>
          </w:tcPr>
          <w:p w14:paraId="3F0AC46E" w14:textId="4BB2958D" w:rsidR="00AC5029" w:rsidRPr="00FD12D7" w:rsidRDefault="00AC5029" w:rsidP="00AC5029">
            <w:pPr>
              <w:jc w:val="center"/>
              <w:rPr>
                <w:del w:id="130" w:author="Comparison" w:date="2026-09-25T20:10:00Z" w16du:dateUtc="2026-09-26T00:10:00Z"/>
                <w:rFonts w:ascii="Times New Roman" w:hAnsi="Times New Roman" w:cs="Times New Roman"/>
              </w:rPr>
            </w:pPr>
            <w:del w:id="13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6 (-27, 40)</w:delText>
              </w:r>
            </w:del>
          </w:p>
        </w:tc>
        <w:tc>
          <w:tcPr>
            <w:tcW w:w="2013" w:type="dxa"/>
            <w:vAlign w:val="bottom"/>
          </w:tcPr>
          <w:p w14:paraId="1B1E8F33" w14:textId="1D201EE9" w:rsidR="00AC5029" w:rsidRPr="00FD12D7" w:rsidRDefault="00AC5029" w:rsidP="00AC5029">
            <w:pPr>
              <w:jc w:val="center"/>
              <w:rPr>
                <w:del w:id="132" w:author="Comparison" w:date="2026-09-25T20:10:00Z" w16du:dateUtc="2026-09-26T00:10:00Z"/>
                <w:rFonts w:ascii="Times New Roman" w:hAnsi="Times New Roman" w:cs="Times New Roman"/>
              </w:rPr>
            </w:pPr>
            <w:del w:id="13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25 (7, 43)</w:delText>
              </w:r>
            </w:del>
          </w:p>
        </w:tc>
        <w:tc>
          <w:tcPr>
            <w:tcW w:w="2092" w:type="dxa"/>
            <w:vAlign w:val="bottom"/>
          </w:tcPr>
          <w:p w14:paraId="7E6845D4" w14:textId="744E9E91" w:rsidR="00AC5029" w:rsidRPr="00FD12D7" w:rsidRDefault="00AC5029" w:rsidP="00AC5029">
            <w:pPr>
              <w:jc w:val="center"/>
              <w:rPr>
                <w:del w:id="134" w:author="Comparison" w:date="2026-09-25T20:10:00Z" w16du:dateUtc="2026-09-26T00:10:00Z"/>
                <w:rFonts w:ascii="Times New Roman" w:hAnsi="Times New Roman" w:cs="Times New Roman"/>
              </w:rPr>
            </w:pPr>
            <w:del w:id="13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-23 (-49, 4)</w:delText>
              </w:r>
            </w:del>
          </w:p>
        </w:tc>
        <w:tc>
          <w:tcPr>
            <w:tcW w:w="1867" w:type="dxa"/>
            <w:vAlign w:val="bottom"/>
          </w:tcPr>
          <w:p w14:paraId="014BDFF6" w14:textId="07261D49" w:rsidR="00AC5029" w:rsidRPr="00FD12D7" w:rsidRDefault="00AC5029" w:rsidP="00AC5029">
            <w:pPr>
              <w:jc w:val="center"/>
              <w:rPr>
                <w:del w:id="136" w:author="Comparison" w:date="2026-09-25T20:10:00Z" w16du:dateUtc="2026-09-26T00:10:00Z"/>
                <w:rFonts w:ascii="Times New Roman" w:hAnsi="Times New Roman" w:cs="Times New Roman"/>
              </w:rPr>
            </w:pPr>
            <w:del w:id="13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7 (-15, 30)</w:delText>
              </w:r>
            </w:del>
          </w:p>
        </w:tc>
      </w:tr>
      <w:tr w:rsidR="00AC5029" w:rsidRPr="00A25AC0" w14:paraId="165D97C3" w14:textId="77777777" w:rsidTr="00FD5742">
        <w:trPr>
          <w:del w:id="138" w:author="Comparison" w:date="2026-09-25T20:10:00Z" w16du:dateUtc="2026-09-26T00:10:00Z"/>
        </w:trPr>
        <w:tc>
          <w:tcPr>
            <w:tcW w:w="3132" w:type="dxa"/>
          </w:tcPr>
          <w:p w14:paraId="7F6F4F9C" w14:textId="762A070E" w:rsidR="00AC5029" w:rsidRPr="00FD12D7" w:rsidRDefault="00AC5029" w:rsidP="00FB6D70">
            <w:pPr>
              <w:rPr>
                <w:del w:id="139" w:author="Comparison" w:date="2026-09-25T20:10:00Z" w16du:dateUtc="2026-09-26T00:10:00Z"/>
                <w:rFonts w:ascii="Times New Roman" w:hAnsi="Times New Roman" w:cs="Times New Roman"/>
              </w:rPr>
            </w:pPr>
            <w:del w:id="14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Low SES</w:delText>
              </w:r>
            </w:del>
          </w:p>
        </w:tc>
        <w:tc>
          <w:tcPr>
            <w:tcW w:w="2013" w:type="dxa"/>
            <w:vAlign w:val="bottom"/>
          </w:tcPr>
          <w:p w14:paraId="6C4E18F8" w14:textId="5C3E2FB1" w:rsidR="00AC5029" w:rsidRPr="00FD12D7" w:rsidRDefault="00AC5029" w:rsidP="00AC5029">
            <w:pPr>
              <w:jc w:val="center"/>
              <w:rPr>
                <w:del w:id="141" w:author="Comparison" w:date="2026-09-25T20:10:00Z" w16du:dateUtc="2026-09-26T00:10:00Z"/>
                <w:rFonts w:ascii="Times New Roman" w:hAnsi="Times New Roman" w:cs="Times New Roman"/>
              </w:rPr>
            </w:pPr>
            <w:del w:id="14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-3 (-63, 57)</w:delText>
              </w:r>
            </w:del>
          </w:p>
        </w:tc>
        <w:tc>
          <w:tcPr>
            <w:tcW w:w="2013" w:type="dxa"/>
            <w:vAlign w:val="bottom"/>
          </w:tcPr>
          <w:p w14:paraId="0B20C155" w14:textId="58B87FA7" w:rsidR="00AC5029" w:rsidRPr="00FD12D7" w:rsidRDefault="00AC5029" w:rsidP="00AC5029">
            <w:pPr>
              <w:jc w:val="center"/>
              <w:rPr>
                <w:del w:id="143" w:author="Comparison" w:date="2026-09-25T20:10:00Z" w16du:dateUtc="2026-09-26T00:10:00Z"/>
                <w:rFonts w:ascii="Times New Roman" w:hAnsi="Times New Roman" w:cs="Times New Roman"/>
              </w:rPr>
            </w:pPr>
            <w:del w:id="14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15 (-15, 45)</w:delText>
              </w:r>
            </w:del>
          </w:p>
        </w:tc>
        <w:tc>
          <w:tcPr>
            <w:tcW w:w="2092" w:type="dxa"/>
            <w:vAlign w:val="bottom"/>
          </w:tcPr>
          <w:p w14:paraId="02A58843" w14:textId="39060827" w:rsidR="00AC5029" w:rsidRPr="00FD12D7" w:rsidRDefault="00AC5029" w:rsidP="00AC5029">
            <w:pPr>
              <w:jc w:val="center"/>
              <w:rPr>
                <w:del w:id="145" w:author="Comparison" w:date="2026-09-25T20:10:00Z" w16du:dateUtc="2026-09-26T00:10:00Z"/>
                <w:rFonts w:ascii="Times New Roman" w:hAnsi="Times New Roman" w:cs="Times New Roman"/>
              </w:rPr>
            </w:pPr>
            <w:del w:id="14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-35 (-81, 11)</w:delText>
              </w:r>
            </w:del>
          </w:p>
        </w:tc>
        <w:tc>
          <w:tcPr>
            <w:tcW w:w="1867" w:type="dxa"/>
            <w:vAlign w:val="bottom"/>
          </w:tcPr>
          <w:p w14:paraId="23693687" w14:textId="37739BE2" w:rsidR="00AC5029" w:rsidRPr="00FD12D7" w:rsidRDefault="00AC5029" w:rsidP="00AC5029">
            <w:pPr>
              <w:jc w:val="center"/>
              <w:rPr>
                <w:del w:id="147" w:author="Comparison" w:date="2026-09-25T20:10:00Z" w16du:dateUtc="2026-09-26T00:10:00Z"/>
                <w:rFonts w:ascii="Times New Roman" w:hAnsi="Times New Roman" w:cs="Times New Roman"/>
              </w:rPr>
            </w:pPr>
            <w:del w:id="14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35 (-11, 81)</w:delText>
              </w:r>
            </w:del>
          </w:p>
        </w:tc>
      </w:tr>
      <w:tr w:rsidR="00AC5029" w:rsidRPr="00A25AC0" w14:paraId="7FC842C9" w14:textId="77777777" w:rsidTr="00FD5742">
        <w:trPr>
          <w:del w:id="149" w:author="Comparison" w:date="2026-09-25T20:10:00Z" w16du:dateUtc="2026-09-26T00:10:00Z"/>
        </w:trPr>
        <w:tc>
          <w:tcPr>
            <w:tcW w:w="3132" w:type="dxa"/>
          </w:tcPr>
          <w:p w14:paraId="4B05A4AE" w14:textId="455D9394" w:rsidR="00AC5029" w:rsidRPr="00FD12D7" w:rsidRDefault="00AC5029" w:rsidP="00FB6D70">
            <w:pPr>
              <w:rPr>
                <w:del w:id="150" w:author="Comparison" w:date="2026-09-25T20:10:00Z" w16du:dateUtc="2026-09-26T00:10:00Z"/>
                <w:rFonts w:ascii="Times New Roman" w:hAnsi="Times New Roman" w:cs="Times New Roman"/>
              </w:rPr>
            </w:pPr>
            <w:del w:id="15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Medium SES</w:delText>
              </w:r>
            </w:del>
          </w:p>
        </w:tc>
        <w:tc>
          <w:tcPr>
            <w:tcW w:w="2013" w:type="dxa"/>
            <w:vAlign w:val="bottom"/>
          </w:tcPr>
          <w:p w14:paraId="328B815A" w14:textId="692FED2A" w:rsidR="00AC5029" w:rsidRPr="00FD12D7" w:rsidRDefault="00AC5029" w:rsidP="00AC5029">
            <w:pPr>
              <w:jc w:val="center"/>
              <w:rPr>
                <w:del w:id="152" w:author="Comparison" w:date="2026-09-25T20:10:00Z" w16du:dateUtc="2026-09-26T00:10:00Z"/>
                <w:rFonts w:ascii="Times New Roman" w:hAnsi="Times New Roman" w:cs="Times New Roman"/>
              </w:rPr>
            </w:pPr>
            <w:del w:id="15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-24 (-73, 26)</w:delText>
              </w:r>
            </w:del>
          </w:p>
        </w:tc>
        <w:tc>
          <w:tcPr>
            <w:tcW w:w="2013" w:type="dxa"/>
            <w:vAlign w:val="bottom"/>
          </w:tcPr>
          <w:p w14:paraId="2CEE20E1" w14:textId="6EAA49B5" w:rsidR="00AC5029" w:rsidRPr="00FD12D7" w:rsidRDefault="00AC5029" w:rsidP="00AC5029">
            <w:pPr>
              <w:jc w:val="center"/>
              <w:rPr>
                <w:del w:id="154" w:author="Comparison" w:date="2026-09-25T20:10:00Z" w16du:dateUtc="2026-09-26T00:10:00Z"/>
                <w:rFonts w:ascii="Times New Roman" w:hAnsi="Times New Roman" w:cs="Times New Roman"/>
              </w:rPr>
            </w:pPr>
            <w:del w:id="15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30 (5, 55)</w:delText>
              </w:r>
            </w:del>
          </w:p>
        </w:tc>
        <w:tc>
          <w:tcPr>
            <w:tcW w:w="2092" w:type="dxa"/>
            <w:vAlign w:val="bottom"/>
          </w:tcPr>
          <w:p w14:paraId="467020A5" w14:textId="15DAA2B6" w:rsidR="00AC5029" w:rsidRPr="00FD12D7" w:rsidRDefault="00AC5029" w:rsidP="00AC5029">
            <w:pPr>
              <w:jc w:val="center"/>
              <w:rPr>
                <w:del w:id="156" w:author="Comparison" w:date="2026-09-25T20:10:00Z" w16du:dateUtc="2026-09-26T00:10:00Z"/>
                <w:rFonts w:ascii="Times New Roman" w:hAnsi="Times New Roman" w:cs="Times New Roman"/>
              </w:rPr>
            </w:pPr>
            <w:del w:id="15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-25 (-63, 14)</w:delText>
              </w:r>
            </w:del>
          </w:p>
        </w:tc>
        <w:tc>
          <w:tcPr>
            <w:tcW w:w="1867" w:type="dxa"/>
            <w:vAlign w:val="bottom"/>
          </w:tcPr>
          <w:p w14:paraId="56A129AA" w14:textId="7FA0E0A0" w:rsidR="00AC5029" w:rsidRPr="00FD12D7" w:rsidRDefault="00AC5029" w:rsidP="00AC5029">
            <w:pPr>
              <w:jc w:val="center"/>
              <w:rPr>
                <w:del w:id="158" w:author="Comparison" w:date="2026-09-25T20:10:00Z" w16du:dateUtc="2026-09-26T00:10:00Z"/>
                <w:rFonts w:ascii="Times New Roman" w:hAnsi="Times New Roman" w:cs="Times New Roman"/>
              </w:rPr>
            </w:pPr>
            <w:del w:id="15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34 (2, 67)</w:delText>
              </w:r>
            </w:del>
          </w:p>
        </w:tc>
      </w:tr>
      <w:tr w:rsidR="00AC5029" w:rsidRPr="00A25AC0" w14:paraId="2F48E4A2" w14:textId="77777777" w:rsidTr="00FD5742">
        <w:trPr>
          <w:del w:id="160" w:author="Comparison" w:date="2026-09-25T20:10:00Z" w16du:dateUtc="2026-09-26T00:10:00Z"/>
        </w:trPr>
        <w:tc>
          <w:tcPr>
            <w:tcW w:w="3132" w:type="dxa"/>
          </w:tcPr>
          <w:p w14:paraId="1821A2EF" w14:textId="31F37965" w:rsidR="00AC5029" w:rsidRPr="00FD12D7" w:rsidRDefault="00AC5029" w:rsidP="00FB6D70">
            <w:pPr>
              <w:rPr>
                <w:del w:id="161" w:author="Comparison" w:date="2026-09-25T20:10:00Z" w16du:dateUtc="2026-09-26T00:10:00Z"/>
                <w:rFonts w:ascii="Times New Roman" w:hAnsi="Times New Roman" w:cs="Times New Roman"/>
              </w:rPr>
            </w:pPr>
            <w:del w:id="16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High SES</w:delText>
              </w:r>
            </w:del>
          </w:p>
        </w:tc>
        <w:tc>
          <w:tcPr>
            <w:tcW w:w="2013" w:type="dxa"/>
            <w:vAlign w:val="bottom"/>
          </w:tcPr>
          <w:p w14:paraId="5D746C50" w14:textId="59D66963" w:rsidR="00AC5029" w:rsidRPr="00FD12D7" w:rsidRDefault="00AC5029" w:rsidP="00AC5029">
            <w:pPr>
              <w:jc w:val="center"/>
              <w:rPr>
                <w:del w:id="163" w:author="Comparison" w:date="2026-09-25T20:10:00Z" w16du:dateUtc="2026-09-26T00:10:00Z"/>
                <w:rFonts w:ascii="Times New Roman" w:hAnsi="Times New Roman" w:cs="Times New Roman"/>
              </w:rPr>
            </w:pPr>
            <w:del w:id="16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44 (-32, 120)</w:delText>
              </w:r>
            </w:del>
          </w:p>
        </w:tc>
        <w:tc>
          <w:tcPr>
            <w:tcW w:w="2013" w:type="dxa"/>
            <w:vAlign w:val="bottom"/>
          </w:tcPr>
          <w:p w14:paraId="566C14F6" w14:textId="1195E032" w:rsidR="00AC5029" w:rsidRPr="00FD12D7" w:rsidRDefault="00AC5029" w:rsidP="00AC5029">
            <w:pPr>
              <w:jc w:val="center"/>
              <w:rPr>
                <w:del w:id="165" w:author="Comparison" w:date="2026-09-25T20:10:00Z" w16du:dateUtc="2026-09-26T00:10:00Z"/>
                <w:rFonts w:ascii="Times New Roman" w:hAnsi="Times New Roman" w:cs="Times New Roman"/>
              </w:rPr>
            </w:pPr>
            <w:del w:id="16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31 (-8, 69)</w:delText>
              </w:r>
            </w:del>
          </w:p>
        </w:tc>
        <w:tc>
          <w:tcPr>
            <w:tcW w:w="2092" w:type="dxa"/>
            <w:vAlign w:val="bottom"/>
          </w:tcPr>
          <w:p w14:paraId="0B6D0613" w14:textId="3DC6A0DA" w:rsidR="00AC5029" w:rsidRPr="00FD12D7" w:rsidRDefault="00AC5029" w:rsidP="00AC5029">
            <w:pPr>
              <w:jc w:val="center"/>
              <w:rPr>
                <w:del w:id="167" w:author="Comparison" w:date="2026-09-25T20:10:00Z" w16du:dateUtc="2026-09-26T00:10:00Z"/>
                <w:rFonts w:ascii="Times New Roman" w:hAnsi="Times New Roman" w:cs="Times New Roman"/>
              </w:rPr>
            </w:pPr>
            <w:del w:id="16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-6 (-63, 51)</w:delText>
              </w:r>
            </w:del>
          </w:p>
        </w:tc>
        <w:tc>
          <w:tcPr>
            <w:tcW w:w="1867" w:type="dxa"/>
            <w:vAlign w:val="bottom"/>
          </w:tcPr>
          <w:p w14:paraId="708EBF2C" w14:textId="08159800" w:rsidR="00AC5029" w:rsidRPr="00FD12D7" w:rsidRDefault="00AC5029" w:rsidP="00AC5029">
            <w:pPr>
              <w:jc w:val="center"/>
              <w:rPr>
                <w:del w:id="169" w:author="Comparison" w:date="2026-09-25T20:10:00Z" w16du:dateUtc="2026-09-26T00:10:00Z"/>
                <w:rFonts w:ascii="Times New Roman" w:hAnsi="Times New Roman" w:cs="Times New Roman"/>
              </w:rPr>
            </w:pPr>
            <w:del w:id="17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-49 (-107, 8)</w:delText>
              </w:r>
            </w:del>
          </w:p>
        </w:tc>
      </w:tr>
      <w:tr w:rsidR="00FB6D70" w:rsidRPr="00A25AC0" w14:paraId="1269D3EE" w14:textId="77777777" w:rsidTr="00FD5742">
        <w:trPr>
          <w:del w:id="171" w:author="Comparison" w:date="2026-09-25T20:10:00Z" w16du:dateUtc="2026-09-26T00:10:00Z"/>
        </w:trPr>
        <w:tc>
          <w:tcPr>
            <w:tcW w:w="3132" w:type="dxa"/>
          </w:tcPr>
          <w:p w14:paraId="0C4F0939" w14:textId="77777777" w:rsidR="00FB6D70" w:rsidRPr="00FD12D7" w:rsidRDefault="00FB6D70" w:rsidP="00FB6D70">
            <w:pPr>
              <w:rPr>
                <w:del w:id="172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13" w:type="dxa"/>
            <w:vAlign w:val="bottom"/>
          </w:tcPr>
          <w:p w14:paraId="4F2192FE" w14:textId="77777777" w:rsidR="00FB6D70" w:rsidRPr="00FD12D7" w:rsidRDefault="00FB6D70" w:rsidP="00AC5029">
            <w:pPr>
              <w:jc w:val="center"/>
              <w:rPr>
                <w:del w:id="173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13" w:type="dxa"/>
            <w:vAlign w:val="bottom"/>
          </w:tcPr>
          <w:p w14:paraId="5610F875" w14:textId="77777777" w:rsidR="00FB6D70" w:rsidRPr="00FD12D7" w:rsidRDefault="00FB6D70" w:rsidP="00AC5029">
            <w:pPr>
              <w:jc w:val="center"/>
              <w:rPr>
                <w:del w:id="174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92" w:type="dxa"/>
            <w:vAlign w:val="bottom"/>
          </w:tcPr>
          <w:p w14:paraId="641886B4" w14:textId="77777777" w:rsidR="00FB6D70" w:rsidRPr="00FD12D7" w:rsidRDefault="00FB6D70" w:rsidP="00AC5029">
            <w:pPr>
              <w:jc w:val="center"/>
              <w:rPr>
                <w:del w:id="175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1867" w:type="dxa"/>
            <w:vAlign w:val="bottom"/>
          </w:tcPr>
          <w:p w14:paraId="1BF49E4E" w14:textId="77777777" w:rsidR="00FB6D70" w:rsidRPr="00FD12D7" w:rsidRDefault="00FB6D70" w:rsidP="00AC5029">
            <w:pPr>
              <w:jc w:val="center"/>
              <w:rPr>
                <w:del w:id="176" w:author="Comparison" w:date="2026-09-25T20:10:00Z" w16du:dateUtc="2026-09-26T00:10:00Z"/>
                <w:rFonts w:ascii="Times New Roman" w:hAnsi="Times New Roman" w:cs="Times New Roman"/>
              </w:rPr>
            </w:pPr>
          </w:p>
        </w:tc>
      </w:tr>
      <w:tr w:rsidR="00695379" w:rsidRPr="00A25AC0" w14:paraId="66A3C87A" w14:textId="77777777" w:rsidTr="00FD5742">
        <w:trPr>
          <w:del w:id="177" w:author="Comparison" w:date="2026-09-25T20:10:00Z" w16du:dateUtc="2026-09-26T00:10:00Z"/>
        </w:trPr>
        <w:tc>
          <w:tcPr>
            <w:tcW w:w="3132" w:type="dxa"/>
          </w:tcPr>
          <w:p w14:paraId="0CA9DBA1" w14:textId="536209C8" w:rsidR="00695379" w:rsidRPr="00FD12D7" w:rsidRDefault="00FD5742" w:rsidP="00FB6D70">
            <w:pPr>
              <w:rPr>
                <w:del w:id="178" w:author="Comparison" w:date="2026-09-25T20:10:00Z" w16du:dateUtc="2026-09-26T00:10:00Z"/>
                <w:rFonts w:ascii="Times New Roman" w:hAnsi="Times New Roman" w:cs="Times New Roman"/>
                <w:b/>
              </w:rPr>
            </w:pPr>
            <w:del w:id="179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</w:rPr>
                <w:delText>Taxed food subcategories</w:delText>
              </w:r>
            </w:del>
          </w:p>
        </w:tc>
        <w:tc>
          <w:tcPr>
            <w:tcW w:w="2013" w:type="dxa"/>
          </w:tcPr>
          <w:p w14:paraId="6B5B5A0C" w14:textId="77777777" w:rsidR="00695379" w:rsidRPr="00FD12D7" w:rsidRDefault="00695379" w:rsidP="00695379">
            <w:pPr>
              <w:jc w:val="center"/>
              <w:rPr>
                <w:del w:id="180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13" w:type="dxa"/>
          </w:tcPr>
          <w:p w14:paraId="2A9A5ECB" w14:textId="77777777" w:rsidR="00695379" w:rsidRPr="00FD12D7" w:rsidRDefault="00695379" w:rsidP="00695379">
            <w:pPr>
              <w:jc w:val="center"/>
              <w:rPr>
                <w:del w:id="181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7F3362E4" w14:textId="77777777" w:rsidR="00695379" w:rsidRPr="00FD12D7" w:rsidRDefault="00695379" w:rsidP="00695379">
            <w:pPr>
              <w:jc w:val="center"/>
              <w:rPr>
                <w:del w:id="182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7165BA2A" w14:textId="77777777" w:rsidR="00695379" w:rsidRPr="00FD12D7" w:rsidRDefault="00695379" w:rsidP="00695379">
            <w:pPr>
              <w:jc w:val="center"/>
              <w:rPr>
                <w:del w:id="183" w:author="Comparison" w:date="2026-09-25T20:10:00Z" w16du:dateUtc="2026-09-26T00:10:00Z"/>
                <w:rFonts w:ascii="Times New Roman" w:hAnsi="Times New Roman" w:cs="Times New Roman"/>
              </w:rPr>
            </w:pPr>
          </w:p>
        </w:tc>
      </w:tr>
      <w:tr w:rsidR="00695379" w:rsidRPr="00A25AC0" w14:paraId="3954A469" w14:textId="77777777" w:rsidTr="00FD5742">
        <w:trPr>
          <w:del w:id="184" w:author="Comparison" w:date="2026-09-25T20:10:00Z" w16du:dateUtc="2026-09-26T00:10:00Z"/>
        </w:trPr>
        <w:tc>
          <w:tcPr>
            <w:tcW w:w="3132" w:type="dxa"/>
          </w:tcPr>
          <w:p w14:paraId="05BF736A" w14:textId="00F410C8" w:rsidR="00695379" w:rsidRPr="00FD12D7" w:rsidRDefault="00AC5029" w:rsidP="00FB6D70">
            <w:pPr>
              <w:rPr>
                <w:del w:id="185" w:author="Comparison" w:date="2026-09-25T20:10:00Z" w16du:dateUtc="2026-09-26T00:10:00Z"/>
                <w:rFonts w:ascii="Times New Roman" w:hAnsi="Times New Roman" w:cs="Times New Roman"/>
                <w:b/>
              </w:rPr>
            </w:pPr>
            <w:del w:id="186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</w:rPr>
                <w:delText xml:space="preserve">Probit model </w:delText>
              </w:r>
            </w:del>
          </w:p>
        </w:tc>
        <w:tc>
          <w:tcPr>
            <w:tcW w:w="2013" w:type="dxa"/>
          </w:tcPr>
          <w:p w14:paraId="1CBB5A24" w14:textId="77777777" w:rsidR="00695379" w:rsidRPr="00FD12D7" w:rsidRDefault="00695379" w:rsidP="00695379">
            <w:pPr>
              <w:jc w:val="center"/>
              <w:rPr>
                <w:del w:id="187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13" w:type="dxa"/>
          </w:tcPr>
          <w:p w14:paraId="5A7DC622" w14:textId="77777777" w:rsidR="00695379" w:rsidRPr="00FD12D7" w:rsidRDefault="00695379" w:rsidP="00695379">
            <w:pPr>
              <w:jc w:val="center"/>
              <w:rPr>
                <w:del w:id="188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2626E2E4" w14:textId="77777777" w:rsidR="00695379" w:rsidRPr="00FD12D7" w:rsidRDefault="00695379" w:rsidP="00695379">
            <w:pPr>
              <w:jc w:val="center"/>
              <w:rPr>
                <w:del w:id="189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1867" w:type="dxa"/>
          </w:tcPr>
          <w:p w14:paraId="3CDB04D1" w14:textId="77777777" w:rsidR="00695379" w:rsidRPr="00FD12D7" w:rsidRDefault="00695379" w:rsidP="00695379">
            <w:pPr>
              <w:jc w:val="center"/>
              <w:rPr>
                <w:del w:id="190" w:author="Comparison" w:date="2026-09-25T20:10:00Z" w16du:dateUtc="2026-09-26T00:10:00Z"/>
                <w:rFonts w:ascii="Times New Roman" w:hAnsi="Times New Roman" w:cs="Times New Roman"/>
              </w:rPr>
            </w:pPr>
          </w:p>
        </w:tc>
      </w:tr>
      <w:tr w:rsidR="00FB6D70" w:rsidRPr="00A25AC0" w14:paraId="1215CFFE" w14:textId="77777777" w:rsidTr="00FD5742">
        <w:trPr>
          <w:del w:id="191" w:author="Comparison" w:date="2026-09-25T20:10:00Z" w16du:dateUtc="2026-09-26T00:10:00Z"/>
        </w:trPr>
        <w:tc>
          <w:tcPr>
            <w:tcW w:w="3132" w:type="dxa"/>
            <w:vAlign w:val="center"/>
          </w:tcPr>
          <w:p w14:paraId="5B133B58" w14:textId="37DC1CE5" w:rsidR="00EF6F45" w:rsidRPr="00FD12D7" w:rsidRDefault="00EF6F45" w:rsidP="00FB6D70">
            <w:pPr>
              <w:rPr>
                <w:del w:id="192" w:author="Comparison" w:date="2026-09-25T20:10:00Z" w16du:dateUtc="2026-09-26T00:10:00Z"/>
                <w:rFonts w:ascii="Times New Roman" w:hAnsi="Times New Roman" w:cs="Times New Roman"/>
              </w:rPr>
            </w:pPr>
            <w:del w:id="19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Salty snacks</w:delText>
              </w:r>
            </w:del>
          </w:p>
        </w:tc>
        <w:tc>
          <w:tcPr>
            <w:tcW w:w="2013" w:type="dxa"/>
            <w:vAlign w:val="bottom"/>
          </w:tcPr>
          <w:p w14:paraId="0BD88AF2" w14:textId="0DFFE324" w:rsidR="00EF6F45" w:rsidRPr="00FD12D7" w:rsidRDefault="00EF6F45" w:rsidP="00EF6F45">
            <w:pPr>
              <w:jc w:val="center"/>
              <w:rPr>
                <w:del w:id="194" w:author="Comparison" w:date="2026-09-25T20:10:00Z" w16du:dateUtc="2026-09-26T00:10:00Z"/>
                <w:rFonts w:ascii="Times New Roman" w:hAnsi="Times New Roman" w:cs="Times New Roman"/>
              </w:rPr>
            </w:pPr>
            <w:del w:id="19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-0.15 (-0.19, -0.1)</w:delText>
              </w:r>
            </w:del>
          </w:p>
        </w:tc>
        <w:tc>
          <w:tcPr>
            <w:tcW w:w="2013" w:type="dxa"/>
            <w:vAlign w:val="bottom"/>
          </w:tcPr>
          <w:p w14:paraId="0D570F94" w14:textId="2CB98E48" w:rsidR="00EF6F45" w:rsidRPr="00FD12D7" w:rsidRDefault="00EF6F45" w:rsidP="00EF6F45">
            <w:pPr>
              <w:jc w:val="center"/>
              <w:rPr>
                <w:del w:id="196" w:author="Comparison" w:date="2026-09-25T20:10:00Z" w16du:dateUtc="2026-09-26T00:10:00Z"/>
                <w:rFonts w:ascii="Times New Roman" w:hAnsi="Times New Roman" w:cs="Times New Roman"/>
              </w:rPr>
            </w:pPr>
            <w:del w:id="19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-0.02 (-0.04, 0.01)</w:delText>
              </w:r>
            </w:del>
          </w:p>
        </w:tc>
        <w:tc>
          <w:tcPr>
            <w:tcW w:w="2092" w:type="dxa"/>
            <w:vAlign w:val="bottom"/>
          </w:tcPr>
          <w:p w14:paraId="5FFD53F1" w14:textId="65942E74" w:rsidR="00EF6F45" w:rsidRPr="00FD12D7" w:rsidRDefault="00EF6F45" w:rsidP="00EF6F45">
            <w:pPr>
              <w:jc w:val="center"/>
              <w:rPr>
                <w:del w:id="198" w:author="Comparison" w:date="2026-09-25T20:10:00Z" w16du:dateUtc="2026-09-26T00:10:00Z"/>
                <w:rFonts w:ascii="Times New Roman" w:hAnsi="Times New Roman" w:cs="Times New Roman"/>
              </w:rPr>
            </w:pPr>
            <w:del w:id="19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-0.03 (-0.07, 0.01)</w:delText>
              </w:r>
            </w:del>
          </w:p>
        </w:tc>
        <w:tc>
          <w:tcPr>
            <w:tcW w:w="1867" w:type="dxa"/>
            <w:vAlign w:val="bottom"/>
          </w:tcPr>
          <w:p w14:paraId="148A20B7" w14:textId="00C7113B" w:rsidR="00EF6F45" w:rsidRPr="00FD12D7" w:rsidRDefault="00EF6F45" w:rsidP="00EF6F45">
            <w:pPr>
              <w:jc w:val="center"/>
              <w:rPr>
                <w:del w:id="200" w:author="Comparison" w:date="2026-09-25T20:10:00Z" w16du:dateUtc="2026-09-26T00:10:00Z"/>
                <w:rFonts w:ascii="Times New Roman" w:hAnsi="Times New Roman" w:cs="Times New Roman"/>
              </w:rPr>
            </w:pPr>
            <w:del w:id="20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0.07 (0.04, 0.1)</w:delText>
              </w:r>
            </w:del>
          </w:p>
        </w:tc>
      </w:tr>
      <w:tr w:rsidR="00FB6D70" w:rsidRPr="00A25AC0" w14:paraId="6A5DDAA6" w14:textId="77777777" w:rsidTr="00FD5742">
        <w:trPr>
          <w:del w:id="202" w:author="Comparison" w:date="2026-09-25T20:10:00Z" w16du:dateUtc="2026-09-26T00:10:00Z"/>
        </w:trPr>
        <w:tc>
          <w:tcPr>
            <w:tcW w:w="3132" w:type="dxa"/>
            <w:vAlign w:val="center"/>
          </w:tcPr>
          <w:p w14:paraId="38DC40F5" w14:textId="124D5FCD" w:rsidR="00EF6F45" w:rsidRPr="00FD12D7" w:rsidRDefault="00EF6F45" w:rsidP="00FB6D70">
            <w:pPr>
              <w:rPr>
                <w:del w:id="203" w:author="Comparison" w:date="2026-09-25T20:10:00Z" w16du:dateUtc="2026-09-26T00:10:00Z"/>
                <w:rFonts w:ascii="Times New Roman" w:hAnsi="Times New Roman" w:cs="Times New Roman"/>
              </w:rPr>
            </w:pPr>
            <w:del w:id="20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Cereal based sweets</w:delText>
              </w:r>
            </w:del>
          </w:p>
        </w:tc>
        <w:tc>
          <w:tcPr>
            <w:tcW w:w="2013" w:type="dxa"/>
            <w:vAlign w:val="bottom"/>
          </w:tcPr>
          <w:p w14:paraId="74B4B9D6" w14:textId="6FECA5ED" w:rsidR="00EF6F45" w:rsidRPr="00FD12D7" w:rsidRDefault="00EF6F45" w:rsidP="00EF6F45">
            <w:pPr>
              <w:jc w:val="center"/>
              <w:rPr>
                <w:del w:id="205" w:author="Comparison" w:date="2026-09-25T20:10:00Z" w16du:dateUtc="2026-09-26T00:10:00Z"/>
                <w:rFonts w:ascii="Times New Roman" w:hAnsi="Times New Roman" w:cs="Times New Roman"/>
              </w:rPr>
            </w:pPr>
            <w:del w:id="20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-0.06 (-0.11, 0)</w:delText>
              </w:r>
            </w:del>
          </w:p>
        </w:tc>
        <w:tc>
          <w:tcPr>
            <w:tcW w:w="2013" w:type="dxa"/>
            <w:vAlign w:val="bottom"/>
          </w:tcPr>
          <w:p w14:paraId="544A47D8" w14:textId="64A6565B" w:rsidR="00EF6F45" w:rsidRPr="00FD12D7" w:rsidRDefault="00EF6F45" w:rsidP="00EF6F45">
            <w:pPr>
              <w:jc w:val="center"/>
              <w:rPr>
                <w:del w:id="207" w:author="Comparison" w:date="2026-09-25T20:10:00Z" w16du:dateUtc="2026-09-26T00:10:00Z"/>
                <w:rFonts w:ascii="Times New Roman" w:hAnsi="Times New Roman" w:cs="Times New Roman"/>
              </w:rPr>
            </w:pPr>
            <w:del w:id="20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0.06 (0.03, 0.09)</w:delText>
              </w:r>
            </w:del>
          </w:p>
        </w:tc>
        <w:tc>
          <w:tcPr>
            <w:tcW w:w="2092" w:type="dxa"/>
            <w:vAlign w:val="bottom"/>
          </w:tcPr>
          <w:p w14:paraId="40B3021C" w14:textId="5C4BBD98" w:rsidR="00EF6F45" w:rsidRPr="00FD12D7" w:rsidRDefault="00EF6F45" w:rsidP="00EF6F45">
            <w:pPr>
              <w:jc w:val="center"/>
              <w:rPr>
                <w:del w:id="209" w:author="Comparison" w:date="2026-09-25T20:10:00Z" w16du:dateUtc="2026-09-26T00:10:00Z"/>
                <w:rFonts w:ascii="Times New Roman" w:hAnsi="Times New Roman" w:cs="Times New Roman"/>
              </w:rPr>
            </w:pPr>
            <w:del w:id="21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-0.09 (-0.13, -0.05)</w:delText>
              </w:r>
            </w:del>
          </w:p>
        </w:tc>
        <w:tc>
          <w:tcPr>
            <w:tcW w:w="1867" w:type="dxa"/>
            <w:vAlign w:val="bottom"/>
          </w:tcPr>
          <w:p w14:paraId="2E64C171" w14:textId="60B55692" w:rsidR="00EF6F45" w:rsidRPr="00FD12D7" w:rsidRDefault="00EF6F45" w:rsidP="00EF6F45">
            <w:pPr>
              <w:jc w:val="center"/>
              <w:rPr>
                <w:del w:id="211" w:author="Comparison" w:date="2026-09-25T20:10:00Z" w16du:dateUtc="2026-09-26T00:10:00Z"/>
                <w:rFonts w:ascii="Times New Roman" w:hAnsi="Times New Roman" w:cs="Times New Roman"/>
              </w:rPr>
            </w:pPr>
            <w:del w:id="21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0.04 (0, 0.07)</w:delText>
              </w:r>
            </w:del>
          </w:p>
        </w:tc>
      </w:tr>
      <w:tr w:rsidR="00FB6D70" w:rsidRPr="00A25AC0" w14:paraId="334B9633" w14:textId="77777777" w:rsidTr="00FD5742">
        <w:trPr>
          <w:del w:id="213" w:author="Comparison" w:date="2026-09-25T20:10:00Z" w16du:dateUtc="2026-09-26T00:10:00Z"/>
        </w:trPr>
        <w:tc>
          <w:tcPr>
            <w:tcW w:w="3132" w:type="dxa"/>
            <w:vAlign w:val="center"/>
          </w:tcPr>
          <w:p w14:paraId="13840065" w14:textId="3D60F073" w:rsidR="00EF6F45" w:rsidRPr="00FD12D7" w:rsidRDefault="00EF6F45" w:rsidP="00FB6D70">
            <w:pPr>
              <w:rPr>
                <w:del w:id="214" w:author="Comparison" w:date="2026-09-25T20:10:00Z" w16du:dateUtc="2026-09-26T00:10:00Z"/>
                <w:rFonts w:ascii="Times New Roman" w:hAnsi="Times New Roman" w:cs="Times New Roman"/>
              </w:rPr>
            </w:pPr>
            <w:del w:id="21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RTE cereals</w:delText>
              </w:r>
            </w:del>
          </w:p>
        </w:tc>
        <w:tc>
          <w:tcPr>
            <w:tcW w:w="2013" w:type="dxa"/>
            <w:vAlign w:val="bottom"/>
          </w:tcPr>
          <w:p w14:paraId="4A0FE71A" w14:textId="27C6FD87" w:rsidR="00EF6F45" w:rsidRPr="00FD12D7" w:rsidRDefault="00EF6F45" w:rsidP="00EF6F45">
            <w:pPr>
              <w:jc w:val="center"/>
              <w:rPr>
                <w:del w:id="216" w:author="Comparison" w:date="2026-09-25T20:10:00Z" w16du:dateUtc="2026-09-26T00:10:00Z"/>
                <w:rFonts w:ascii="Times New Roman" w:hAnsi="Times New Roman" w:cs="Times New Roman"/>
              </w:rPr>
            </w:pPr>
            <w:del w:id="21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-0.05 (-0.09, -0.01)</w:delText>
              </w:r>
            </w:del>
          </w:p>
        </w:tc>
        <w:tc>
          <w:tcPr>
            <w:tcW w:w="2013" w:type="dxa"/>
            <w:vAlign w:val="bottom"/>
          </w:tcPr>
          <w:p w14:paraId="5F21A410" w14:textId="17F8D965" w:rsidR="00EF6F45" w:rsidRPr="00FD12D7" w:rsidRDefault="00EF6F45" w:rsidP="00EF6F45">
            <w:pPr>
              <w:jc w:val="center"/>
              <w:rPr>
                <w:del w:id="218" w:author="Comparison" w:date="2026-09-25T20:10:00Z" w16du:dateUtc="2026-09-26T00:10:00Z"/>
                <w:rFonts w:ascii="Times New Roman" w:hAnsi="Times New Roman" w:cs="Times New Roman"/>
              </w:rPr>
            </w:pPr>
            <w:del w:id="21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0.05 (0.03, 0.08)</w:delText>
              </w:r>
            </w:del>
          </w:p>
        </w:tc>
        <w:tc>
          <w:tcPr>
            <w:tcW w:w="2092" w:type="dxa"/>
            <w:vAlign w:val="bottom"/>
          </w:tcPr>
          <w:p w14:paraId="289FEEED" w14:textId="40B8B7C1" w:rsidR="00EF6F45" w:rsidRPr="00FD12D7" w:rsidRDefault="00EF6F45" w:rsidP="00EF6F45">
            <w:pPr>
              <w:jc w:val="center"/>
              <w:rPr>
                <w:del w:id="220" w:author="Comparison" w:date="2026-09-25T20:10:00Z" w16du:dateUtc="2026-09-26T00:10:00Z"/>
                <w:rFonts w:ascii="Times New Roman" w:hAnsi="Times New Roman" w:cs="Times New Roman"/>
              </w:rPr>
            </w:pPr>
            <w:del w:id="22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-0.02 (-0.05, 0.02)</w:delText>
              </w:r>
            </w:del>
          </w:p>
        </w:tc>
        <w:tc>
          <w:tcPr>
            <w:tcW w:w="1867" w:type="dxa"/>
            <w:vAlign w:val="bottom"/>
          </w:tcPr>
          <w:p w14:paraId="1A9DD045" w14:textId="096E4C92" w:rsidR="00EF6F45" w:rsidRPr="00FD12D7" w:rsidRDefault="00EF6F45" w:rsidP="00EF6F45">
            <w:pPr>
              <w:jc w:val="center"/>
              <w:rPr>
                <w:del w:id="222" w:author="Comparison" w:date="2026-09-25T20:10:00Z" w16du:dateUtc="2026-09-26T00:10:00Z"/>
                <w:rFonts w:ascii="Times New Roman" w:hAnsi="Times New Roman" w:cs="Times New Roman"/>
              </w:rPr>
            </w:pPr>
            <w:del w:id="22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0.01 (-0.02, 0.03)</w:delText>
              </w:r>
            </w:del>
          </w:p>
        </w:tc>
      </w:tr>
      <w:tr w:rsidR="00FB6D70" w:rsidRPr="00A25AC0" w14:paraId="5784CE67" w14:textId="77777777" w:rsidTr="00FD5742">
        <w:trPr>
          <w:del w:id="224" w:author="Comparison" w:date="2026-09-25T20:10:00Z" w16du:dateUtc="2026-09-26T00:10:00Z"/>
        </w:trPr>
        <w:tc>
          <w:tcPr>
            <w:tcW w:w="3132" w:type="dxa"/>
            <w:vAlign w:val="center"/>
          </w:tcPr>
          <w:p w14:paraId="52E330FD" w14:textId="4AF52F5D" w:rsidR="00EF6F45" w:rsidRPr="00FD12D7" w:rsidRDefault="00EF6F45" w:rsidP="00FB6D70">
            <w:pPr>
              <w:rPr>
                <w:del w:id="225" w:author="Comparison" w:date="2026-09-25T20:10:00Z" w16du:dateUtc="2026-09-26T00:10:00Z"/>
                <w:rFonts w:ascii="Times New Roman" w:hAnsi="Times New Roman" w:cs="Times New Roman"/>
              </w:rPr>
            </w:pPr>
            <w:del w:id="22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Non-cereal based sweets</w:delText>
              </w:r>
            </w:del>
          </w:p>
        </w:tc>
        <w:tc>
          <w:tcPr>
            <w:tcW w:w="2013" w:type="dxa"/>
            <w:vAlign w:val="bottom"/>
          </w:tcPr>
          <w:p w14:paraId="70DB2E47" w14:textId="677C2E44" w:rsidR="00EF6F45" w:rsidRPr="00FD12D7" w:rsidRDefault="00EF6F45" w:rsidP="00EF6F45">
            <w:pPr>
              <w:jc w:val="center"/>
              <w:rPr>
                <w:del w:id="227" w:author="Comparison" w:date="2026-09-25T20:10:00Z" w16du:dateUtc="2026-09-26T00:10:00Z"/>
                <w:rFonts w:ascii="Times New Roman" w:hAnsi="Times New Roman" w:cs="Times New Roman"/>
              </w:rPr>
            </w:pPr>
            <w:del w:id="22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-0.07 (-0.11, -0.02)</w:delText>
              </w:r>
            </w:del>
          </w:p>
        </w:tc>
        <w:tc>
          <w:tcPr>
            <w:tcW w:w="2013" w:type="dxa"/>
            <w:vAlign w:val="bottom"/>
          </w:tcPr>
          <w:p w14:paraId="238B47DD" w14:textId="2207CD82" w:rsidR="00EF6F45" w:rsidRPr="00FD12D7" w:rsidRDefault="00EF6F45" w:rsidP="00EF6F45">
            <w:pPr>
              <w:jc w:val="center"/>
              <w:rPr>
                <w:del w:id="229" w:author="Comparison" w:date="2026-09-25T20:10:00Z" w16du:dateUtc="2026-09-26T00:10:00Z"/>
                <w:rFonts w:ascii="Times New Roman" w:hAnsi="Times New Roman" w:cs="Times New Roman"/>
              </w:rPr>
            </w:pPr>
            <w:del w:id="23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-0.01 (-0.03, 0.02)</w:delText>
              </w:r>
            </w:del>
          </w:p>
        </w:tc>
        <w:tc>
          <w:tcPr>
            <w:tcW w:w="2092" w:type="dxa"/>
            <w:vAlign w:val="bottom"/>
          </w:tcPr>
          <w:p w14:paraId="3150BCAE" w14:textId="2063AFCC" w:rsidR="00EF6F45" w:rsidRPr="00FD12D7" w:rsidRDefault="00EF6F45" w:rsidP="00EF6F45">
            <w:pPr>
              <w:jc w:val="center"/>
              <w:rPr>
                <w:del w:id="231" w:author="Comparison" w:date="2026-09-25T20:10:00Z" w16du:dateUtc="2026-09-26T00:10:00Z"/>
                <w:rFonts w:ascii="Times New Roman" w:hAnsi="Times New Roman" w:cs="Times New Roman"/>
              </w:rPr>
            </w:pPr>
            <w:del w:id="23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 (-0.04, 0.03)</w:delText>
              </w:r>
            </w:del>
          </w:p>
        </w:tc>
        <w:tc>
          <w:tcPr>
            <w:tcW w:w="1867" w:type="dxa"/>
            <w:vAlign w:val="bottom"/>
          </w:tcPr>
          <w:p w14:paraId="01633F6C" w14:textId="2B5BE819" w:rsidR="00EF6F45" w:rsidRPr="00FD12D7" w:rsidRDefault="00EF6F45" w:rsidP="00EF6F45">
            <w:pPr>
              <w:jc w:val="center"/>
              <w:rPr>
                <w:del w:id="233" w:author="Comparison" w:date="2026-09-25T20:10:00Z" w16du:dateUtc="2026-09-26T00:10:00Z"/>
                <w:rFonts w:ascii="Times New Roman" w:hAnsi="Times New Roman" w:cs="Times New Roman"/>
              </w:rPr>
            </w:pPr>
            <w:del w:id="23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0.05 (0.03, 0.08)</w:delText>
              </w:r>
            </w:del>
          </w:p>
        </w:tc>
      </w:tr>
      <w:tr w:rsidR="00FB6D70" w:rsidRPr="00A25AC0" w14:paraId="603709E1" w14:textId="77777777" w:rsidTr="00FD5742">
        <w:trPr>
          <w:del w:id="235" w:author="Comparison" w:date="2026-09-25T20:10:00Z" w16du:dateUtc="2026-09-26T00:10:00Z"/>
        </w:trPr>
        <w:tc>
          <w:tcPr>
            <w:tcW w:w="3132" w:type="dxa"/>
          </w:tcPr>
          <w:p w14:paraId="3EDD5C45" w14:textId="21FBDCAB" w:rsidR="00EF6F45" w:rsidRPr="00FD12D7" w:rsidRDefault="00EF6F45" w:rsidP="00FB6D70">
            <w:pPr>
              <w:rPr>
                <w:del w:id="236" w:author="Comparison" w:date="2026-09-25T20:10:00Z" w16du:dateUtc="2026-09-26T00:10:00Z"/>
                <w:rFonts w:ascii="Times New Roman" w:hAnsi="Times New Roman" w:cs="Times New Roman"/>
                <w:b/>
              </w:rPr>
            </w:pPr>
            <w:del w:id="237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</w:rPr>
                <w:delText xml:space="preserve">Linear model </w:delText>
              </w:r>
            </w:del>
          </w:p>
        </w:tc>
        <w:tc>
          <w:tcPr>
            <w:tcW w:w="2013" w:type="dxa"/>
            <w:vAlign w:val="bottom"/>
          </w:tcPr>
          <w:p w14:paraId="4D29A90B" w14:textId="77777777" w:rsidR="00EF6F45" w:rsidRPr="00FD12D7" w:rsidRDefault="00EF6F45" w:rsidP="00EF6F45">
            <w:pPr>
              <w:jc w:val="center"/>
              <w:rPr>
                <w:del w:id="238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13" w:type="dxa"/>
            <w:vAlign w:val="bottom"/>
          </w:tcPr>
          <w:p w14:paraId="5246ED00" w14:textId="77777777" w:rsidR="00EF6F45" w:rsidRPr="00FD12D7" w:rsidRDefault="00EF6F45" w:rsidP="00EF6F45">
            <w:pPr>
              <w:jc w:val="center"/>
              <w:rPr>
                <w:del w:id="239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92" w:type="dxa"/>
            <w:vAlign w:val="bottom"/>
          </w:tcPr>
          <w:p w14:paraId="05FF0952" w14:textId="77777777" w:rsidR="00EF6F45" w:rsidRPr="00FD12D7" w:rsidRDefault="00EF6F45" w:rsidP="00EF6F45">
            <w:pPr>
              <w:jc w:val="center"/>
              <w:rPr>
                <w:del w:id="240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1867" w:type="dxa"/>
            <w:vAlign w:val="bottom"/>
          </w:tcPr>
          <w:p w14:paraId="24154CFB" w14:textId="77777777" w:rsidR="00EF6F45" w:rsidRPr="00FD12D7" w:rsidRDefault="00EF6F45" w:rsidP="00EF6F45">
            <w:pPr>
              <w:jc w:val="center"/>
              <w:rPr>
                <w:del w:id="241" w:author="Comparison" w:date="2026-09-25T20:10:00Z" w16du:dateUtc="2026-09-26T00:10:00Z"/>
                <w:rFonts w:ascii="Times New Roman" w:hAnsi="Times New Roman" w:cs="Times New Roman"/>
              </w:rPr>
            </w:pPr>
          </w:p>
        </w:tc>
      </w:tr>
      <w:tr w:rsidR="00FB6D70" w:rsidRPr="00A25AC0" w14:paraId="55AA9F93" w14:textId="77777777" w:rsidTr="00FD5742">
        <w:trPr>
          <w:del w:id="242" w:author="Comparison" w:date="2026-09-25T20:10:00Z" w16du:dateUtc="2026-09-26T00:10:00Z"/>
        </w:trPr>
        <w:tc>
          <w:tcPr>
            <w:tcW w:w="3132" w:type="dxa"/>
            <w:vAlign w:val="center"/>
          </w:tcPr>
          <w:p w14:paraId="15C5A06E" w14:textId="534E6B9F" w:rsidR="00EF6F45" w:rsidRPr="00FD12D7" w:rsidRDefault="00EF6F45" w:rsidP="00FB6D70">
            <w:pPr>
              <w:rPr>
                <w:del w:id="243" w:author="Comparison" w:date="2026-09-25T20:10:00Z" w16du:dateUtc="2026-09-26T00:10:00Z"/>
                <w:rFonts w:ascii="Times New Roman" w:hAnsi="Times New Roman" w:cs="Times New Roman"/>
              </w:rPr>
            </w:pPr>
            <w:del w:id="24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Salty snacks</w:delText>
              </w:r>
            </w:del>
          </w:p>
        </w:tc>
        <w:tc>
          <w:tcPr>
            <w:tcW w:w="2013" w:type="dxa"/>
            <w:vAlign w:val="bottom"/>
          </w:tcPr>
          <w:p w14:paraId="59A85FC5" w14:textId="7FE3C964" w:rsidR="00EF6F45" w:rsidRPr="00FD12D7" w:rsidRDefault="00EF6F45" w:rsidP="00EF6F45">
            <w:pPr>
              <w:jc w:val="center"/>
              <w:rPr>
                <w:del w:id="245" w:author="Comparison" w:date="2026-09-25T20:10:00Z" w16du:dateUtc="2026-09-26T00:10:00Z"/>
                <w:rFonts w:ascii="Times New Roman" w:hAnsi="Times New Roman" w:cs="Times New Roman"/>
              </w:rPr>
            </w:pPr>
            <w:del w:id="24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2 (-3, 8)</w:delText>
              </w:r>
            </w:del>
          </w:p>
        </w:tc>
        <w:tc>
          <w:tcPr>
            <w:tcW w:w="2013" w:type="dxa"/>
            <w:vAlign w:val="bottom"/>
          </w:tcPr>
          <w:p w14:paraId="2B6EF12B" w14:textId="60B1F803" w:rsidR="00EF6F45" w:rsidRPr="00FD12D7" w:rsidRDefault="00EF6F45" w:rsidP="00EF6F45">
            <w:pPr>
              <w:jc w:val="center"/>
              <w:rPr>
                <w:del w:id="247" w:author="Comparison" w:date="2026-09-25T20:10:00Z" w16du:dateUtc="2026-09-26T00:10:00Z"/>
                <w:rFonts w:ascii="Times New Roman" w:hAnsi="Times New Roman" w:cs="Times New Roman"/>
              </w:rPr>
            </w:pPr>
            <w:del w:id="24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4 (1, 7)</w:delText>
              </w:r>
            </w:del>
          </w:p>
        </w:tc>
        <w:tc>
          <w:tcPr>
            <w:tcW w:w="2092" w:type="dxa"/>
            <w:vAlign w:val="bottom"/>
          </w:tcPr>
          <w:p w14:paraId="5A26C7FA" w14:textId="26848081" w:rsidR="00EF6F45" w:rsidRPr="00FD12D7" w:rsidRDefault="00EF6F45" w:rsidP="00EF6F45">
            <w:pPr>
              <w:jc w:val="center"/>
              <w:rPr>
                <w:del w:id="249" w:author="Comparison" w:date="2026-09-25T20:10:00Z" w16du:dateUtc="2026-09-26T00:10:00Z"/>
                <w:rFonts w:ascii="Times New Roman" w:hAnsi="Times New Roman" w:cs="Times New Roman"/>
              </w:rPr>
            </w:pPr>
            <w:del w:id="25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-4 (-8, 1)</w:delText>
              </w:r>
            </w:del>
          </w:p>
        </w:tc>
        <w:tc>
          <w:tcPr>
            <w:tcW w:w="1867" w:type="dxa"/>
            <w:vAlign w:val="bottom"/>
          </w:tcPr>
          <w:p w14:paraId="1CD294FE" w14:textId="4442A08A" w:rsidR="00EF6F45" w:rsidRPr="00FD12D7" w:rsidRDefault="00EF6F45" w:rsidP="00EF6F45">
            <w:pPr>
              <w:jc w:val="center"/>
              <w:rPr>
                <w:del w:id="251" w:author="Comparison" w:date="2026-09-25T20:10:00Z" w16du:dateUtc="2026-09-26T00:10:00Z"/>
                <w:rFonts w:ascii="Times New Roman" w:hAnsi="Times New Roman" w:cs="Times New Roman"/>
              </w:rPr>
            </w:pPr>
            <w:del w:id="25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 (-5, 3)</w:delText>
              </w:r>
            </w:del>
          </w:p>
        </w:tc>
      </w:tr>
      <w:tr w:rsidR="00FB6D70" w:rsidRPr="00A25AC0" w14:paraId="394CEE6A" w14:textId="77777777" w:rsidTr="00FD5742">
        <w:trPr>
          <w:del w:id="253" w:author="Comparison" w:date="2026-09-25T20:10:00Z" w16du:dateUtc="2026-09-26T00:10:00Z"/>
        </w:trPr>
        <w:tc>
          <w:tcPr>
            <w:tcW w:w="3132" w:type="dxa"/>
            <w:vAlign w:val="center"/>
          </w:tcPr>
          <w:p w14:paraId="441FA2B1" w14:textId="57633724" w:rsidR="00EF6F45" w:rsidRPr="00FD12D7" w:rsidRDefault="00EF6F45" w:rsidP="00FB6D70">
            <w:pPr>
              <w:rPr>
                <w:del w:id="254" w:author="Comparison" w:date="2026-09-25T20:10:00Z" w16du:dateUtc="2026-09-26T00:10:00Z"/>
                <w:rFonts w:ascii="Times New Roman" w:hAnsi="Times New Roman" w:cs="Times New Roman"/>
              </w:rPr>
            </w:pPr>
            <w:del w:id="25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Cereal based sweets</w:delText>
              </w:r>
            </w:del>
          </w:p>
        </w:tc>
        <w:tc>
          <w:tcPr>
            <w:tcW w:w="2013" w:type="dxa"/>
            <w:vAlign w:val="bottom"/>
          </w:tcPr>
          <w:p w14:paraId="0CB12683" w14:textId="4B15B981" w:rsidR="00EF6F45" w:rsidRPr="00FD12D7" w:rsidRDefault="00EF6F45" w:rsidP="00EF6F45">
            <w:pPr>
              <w:jc w:val="center"/>
              <w:rPr>
                <w:del w:id="256" w:author="Comparison" w:date="2026-09-25T20:10:00Z" w16du:dateUtc="2026-09-26T00:10:00Z"/>
                <w:rFonts w:ascii="Times New Roman" w:hAnsi="Times New Roman" w:cs="Times New Roman"/>
              </w:rPr>
            </w:pPr>
            <w:del w:id="25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 (-9, 10)</w:delText>
              </w:r>
            </w:del>
          </w:p>
        </w:tc>
        <w:tc>
          <w:tcPr>
            <w:tcW w:w="2013" w:type="dxa"/>
            <w:vAlign w:val="bottom"/>
          </w:tcPr>
          <w:p w14:paraId="031F2AA3" w14:textId="1B7A6EDF" w:rsidR="00EF6F45" w:rsidRPr="00FD12D7" w:rsidRDefault="00EF6F45" w:rsidP="00EF6F45">
            <w:pPr>
              <w:jc w:val="center"/>
              <w:rPr>
                <w:del w:id="258" w:author="Comparison" w:date="2026-09-25T20:10:00Z" w16du:dateUtc="2026-09-26T00:10:00Z"/>
                <w:rFonts w:ascii="Times New Roman" w:hAnsi="Times New Roman" w:cs="Times New Roman"/>
              </w:rPr>
            </w:pPr>
            <w:del w:id="25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17 (12, 22)</w:delText>
              </w:r>
            </w:del>
          </w:p>
        </w:tc>
        <w:tc>
          <w:tcPr>
            <w:tcW w:w="2092" w:type="dxa"/>
            <w:vAlign w:val="bottom"/>
          </w:tcPr>
          <w:p w14:paraId="5DB367C9" w14:textId="42FC0ECB" w:rsidR="00EF6F45" w:rsidRPr="00FD12D7" w:rsidRDefault="00EF6F45" w:rsidP="00EF6F45">
            <w:pPr>
              <w:jc w:val="center"/>
              <w:rPr>
                <w:del w:id="260" w:author="Comparison" w:date="2026-09-25T20:10:00Z" w16du:dateUtc="2026-09-26T00:10:00Z"/>
                <w:rFonts w:ascii="Times New Roman" w:hAnsi="Times New Roman" w:cs="Times New Roman"/>
              </w:rPr>
            </w:pPr>
            <w:del w:id="26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-14 (-22, -7)</w:delText>
              </w:r>
            </w:del>
          </w:p>
        </w:tc>
        <w:tc>
          <w:tcPr>
            <w:tcW w:w="1867" w:type="dxa"/>
            <w:vAlign w:val="bottom"/>
          </w:tcPr>
          <w:p w14:paraId="46A1692E" w14:textId="5AD05AE9" w:rsidR="00EF6F45" w:rsidRPr="00FD12D7" w:rsidRDefault="00EF6F45" w:rsidP="00EF6F45">
            <w:pPr>
              <w:jc w:val="center"/>
              <w:rPr>
                <w:del w:id="262" w:author="Comparison" w:date="2026-09-25T20:10:00Z" w16du:dateUtc="2026-09-26T00:10:00Z"/>
                <w:rFonts w:ascii="Times New Roman" w:hAnsi="Times New Roman" w:cs="Times New Roman"/>
              </w:rPr>
            </w:pPr>
            <w:del w:id="26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-5 (-11, 2)</w:delText>
              </w:r>
            </w:del>
          </w:p>
        </w:tc>
      </w:tr>
      <w:tr w:rsidR="00FB6D70" w:rsidRPr="00A25AC0" w14:paraId="79B43955" w14:textId="77777777" w:rsidTr="00FD5742">
        <w:trPr>
          <w:del w:id="264" w:author="Comparison" w:date="2026-09-25T20:10:00Z" w16du:dateUtc="2026-09-26T00:10:00Z"/>
        </w:trPr>
        <w:tc>
          <w:tcPr>
            <w:tcW w:w="3132" w:type="dxa"/>
            <w:vAlign w:val="center"/>
          </w:tcPr>
          <w:p w14:paraId="26D84CD3" w14:textId="12086CEA" w:rsidR="00EF6F45" w:rsidRPr="00FD12D7" w:rsidRDefault="00EF6F45" w:rsidP="00FB6D70">
            <w:pPr>
              <w:rPr>
                <w:del w:id="265" w:author="Comparison" w:date="2026-09-25T20:10:00Z" w16du:dateUtc="2026-09-26T00:10:00Z"/>
                <w:rFonts w:ascii="Times New Roman" w:hAnsi="Times New Roman" w:cs="Times New Roman"/>
              </w:rPr>
            </w:pPr>
            <w:del w:id="26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RTE cereals</w:delText>
              </w:r>
            </w:del>
          </w:p>
        </w:tc>
        <w:tc>
          <w:tcPr>
            <w:tcW w:w="2013" w:type="dxa"/>
            <w:vAlign w:val="bottom"/>
          </w:tcPr>
          <w:p w14:paraId="530800C9" w14:textId="063C7C55" w:rsidR="00EF6F45" w:rsidRPr="00FD12D7" w:rsidRDefault="00EF6F45" w:rsidP="00EF6F45">
            <w:pPr>
              <w:jc w:val="center"/>
              <w:rPr>
                <w:del w:id="267" w:author="Comparison" w:date="2026-09-25T20:10:00Z" w16du:dateUtc="2026-09-26T00:10:00Z"/>
                <w:rFonts w:ascii="Times New Roman" w:hAnsi="Times New Roman" w:cs="Times New Roman"/>
              </w:rPr>
            </w:pPr>
            <w:del w:id="26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2 (-8, 12)</w:delText>
              </w:r>
            </w:del>
          </w:p>
        </w:tc>
        <w:tc>
          <w:tcPr>
            <w:tcW w:w="2013" w:type="dxa"/>
            <w:vAlign w:val="bottom"/>
          </w:tcPr>
          <w:p w14:paraId="7512F974" w14:textId="597A7AA1" w:rsidR="00EF6F45" w:rsidRPr="00FD12D7" w:rsidRDefault="00EF6F45" w:rsidP="00EF6F45">
            <w:pPr>
              <w:jc w:val="center"/>
              <w:rPr>
                <w:del w:id="269" w:author="Comparison" w:date="2026-09-25T20:10:00Z" w16du:dateUtc="2026-09-26T00:10:00Z"/>
                <w:rFonts w:ascii="Times New Roman" w:hAnsi="Times New Roman" w:cs="Times New Roman"/>
              </w:rPr>
            </w:pPr>
            <w:del w:id="27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 (-6, 3)</w:delText>
              </w:r>
            </w:del>
          </w:p>
        </w:tc>
        <w:tc>
          <w:tcPr>
            <w:tcW w:w="2092" w:type="dxa"/>
            <w:vAlign w:val="bottom"/>
          </w:tcPr>
          <w:p w14:paraId="73F8E08E" w14:textId="4ABF63B4" w:rsidR="00EF6F45" w:rsidRPr="00FD12D7" w:rsidRDefault="00EF6F45" w:rsidP="00EF6F45">
            <w:pPr>
              <w:jc w:val="center"/>
              <w:rPr>
                <w:del w:id="271" w:author="Comparison" w:date="2026-09-25T20:10:00Z" w16du:dateUtc="2026-09-26T00:10:00Z"/>
                <w:rFonts w:ascii="Times New Roman" w:hAnsi="Times New Roman" w:cs="Times New Roman"/>
              </w:rPr>
            </w:pPr>
            <w:del w:id="27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7 (0, 14)</w:delText>
              </w:r>
            </w:del>
          </w:p>
        </w:tc>
        <w:tc>
          <w:tcPr>
            <w:tcW w:w="1867" w:type="dxa"/>
            <w:vAlign w:val="bottom"/>
          </w:tcPr>
          <w:p w14:paraId="2DCBACE3" w14:textId="2B60DBD7" w:rsidR="00EF6F45" w:rsidRPr="00FD12D7" w:rsidRDefault="00EF6F45" w:rsidP="00EF6F45">
            <w:pPr>
              <w:jc w:val="center"/>
              <w:rPr>
                <w:del w:id="273" w:author="Comparison" w:date="2026-09-25T20:10:00Z" w16du:dateUtc="2026-09-26T00:10:00Z"/>
                <w:rFonts w:ascii="Times New Roman" w:hAnsi="Times New Roman" w:cs="Times New Roman"/>
              </w:rPr>
            </w:pPr>
            <w:del w:id="27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-7 (-13, -1)</w:delText>
              </w:r>
            </w:del>
          </w:p>
        </w:tc>
      </w:tr>
      <w:tr w:rsidR="00FB6D70" w:rsidRPr="00A25AC0" w14:paraId="2B521682" w14:textId="77777777" w:rsidTr="00FD5742">
        <w:trPr>
          <w:del w:id="275" w:author="Comparison" w:date="2026-09-25T20:10:00Z" w16du:dateUtc="2026-09-26T00:10:00Z"/>
        </w:trPr>
        <w:tc>
          <w:tcPr>
            <w:tcW w:w="3132" w:type="dxa"/>
            <w:vAlign w:val="center"/>
          </w:tcPr>
          <w:p w14:paraId="3074F774" w14:textId="07364728" w:rsidR="00EF6F45" w:rsidRPr="00FD12D7" w:rsidRDefault="00EF6F45" w:rsidP="00FB6D70">
            <w:pPr>
              <w:rPr>
                <w:del w:id="276" w:author="Comparison" w:date="2026-09-25T20:10:00Z" w16du:dateUtc="2026-09-26T00:10:00Z"/>
                <w:rFonts w:ascii="Times New Roman" w:hAnsi="Times New Roman" w:cs="Times New Roman"/>
              </w:rPr>
            </w:pPr>
            <w:del w:id="27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Non-cereal based sweets</w:delText>
              </w:r>
            </w:del>
          </w:p>
        </w:tc>
        <w:tc>
          <w:tcPr>
            <w:tcW w:w="2013" w:type="dxa"/>
            <w:vAlign w:val="bottom"/>
          </w:tcPr>
          <w:p w14:paraId="1245E8BF" w14:textId="3DDE8CB7" w:rsidR="00EF6F45" w:rsidRPr="00FD12D7" w:rsidRDefault="00EF6F45" w:rsidP="00EF6F45">
            <w:pPr>
              <w:jc w:val="center"/>
              <w:rPr>
                <w:del w:id="278" w:author="Comparison" w:date="2026-09-25T20:10:00Z" w16du:dateUtc="2026-09-26T00:10:00Z"/>
                <w:rFonts w:ascii="Times New Roman" w:hAnsi="Times New Roman" w:cs="Times New Roman"/>
              </w:rPr>
            </w:pPr>
            <w:del w:id="27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2 (-5, 9)</w:delText>
              </w:r>
            </w:del>
          </w:p>
        </w:tc>
        <w:tc>
          <w:tcPr>
            <w:tcW w:w="2013" w:type="dxa"/>
            <w:vAlign w:val="bottom"/>
          </w:tcPr>
          <w:p w14:paraId="1EFEA56E" w14:textId="1DC91882" w:rsidR="00EF6F45" w:rsidRPr="00FD12D7" w:rsidRDefault="00EF6F45" w:rsidP="00EF6F45">
            <w:pPr>
              <w:jc w:val="center"/>
              <w:rPr>
                <w:del w:id="280" w:author="Comparison" w:date="2026-09-25T20:10:00Z" w16du:dateUtc="2026-09-26T00:10:00Z"/>
                <w:rFonts w:ascii="Times New Roman" w:hAnsi="Times New Roman" w:cs="Times New Roman"/>
              </w:rPr>
            </w:pPr>
            <w:del w:id="28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2 (-1, 6)</w:delText>
              </w:r>
            </w:del>
          </w:p>
        </w:tc>
        <w:tc>
          <w:tcPr>
            <w:tcW w:w="2092" w:type="dxa"/>
            <w:vAlign w:val="bottom"/>
          </w:tcPr>
          <w:p w14:paraId="2A1D2FB9" w14:textId="46BDE667" w:rsidR="00EF6F45" w:rsidRPr="00FD12D7" w:rsidRDefault="00EF6F45" w:rsidP="00EF6F45">
            <w:pPr>
              <w:jc w:val="center"/>
              <w:rPr>
                <w:del w:id="282" w:author="Comparison" w:date="2026-09-25T20:10:00Z" w16du:dateUtc="2026-09-26T00:10:00Z"/>
                <w:rFonts w:ascii="Times New Roman" w:hAnsi="Times New Roman" w:cs="Times New Roman"/>
              </w:rPr>
            </w:pPr>
            <w:del w:id="28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7 (0, 14)</w:delText>
              </w:r>
            </w:del>
          </w:p>
        </w:tc>
        <w:tc>
          <w:tcPr>
            <w:tcW w:w="1867" w:type="dxa"/>
            <w:vAlign w:val="bottom"/>
          </w:tcPr>
          <w:p w14:paraId="3CBC9FFA" w14:textId="7E3CD994" w:rsidR="00EF6F45" w:rsidRPr="00FD12D7" w:rsidRDefault="00EF6F45" w:rsidP="00EF6F45">
            <w:pPr>
              <w:jc w:val="center"/>
              <w:rPr>
                <w:del w:id="284" w:author="Comparison" w:date="2026-09-25T20:10:00Z" w16du:dateUtc="2026-09-26T00:10:00Z"/>
                <w:rFonts w:ascii="Times New Roman" w:hAnsi="Times New Roman" w:cs="Times New Roman"/>
              </w:rPr>
            </w:pPr>
            <w:del w:id="28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3 (-1, 7)</w:delText>
              </w:r>
            </w:del>
          </w:p>
        </w:tc>
      </w:tr>
      <w:tr w:rsidR="00FB6D70" w:rsidRPr="00A25AC0" w14:paraId="52927349" w14:textId="77777777" w:rsidTr="00FD5742">
        <w:trPr>
          <w:del w:id="286" w:author="Comparison" w:date="2026-09-25T20:10:00Z" w16du:dateUtc="2026-09-26T00:10:00Z"/>
        </w:trPr>
        <w:tc>
          <w:tcPr>
            <w:tcW w:w="3132" w:type="dxa"/>
            <w:vAlign w:val="center"/>
          </w:tcPr>
          <w:p w14:paraId="33D7063D" w14:textId="66B3FA51" w:rsidR="00EF6F45" w:rsidRPr="00FD12D7" w:rsidRDefault="00FD5742" w:rsidP="00FB6D70">
            <w:pPr>
              <w:rPr>
                <w:del w:id="287" w:author="Comparison" w:date="2026-09-25T20:10:00Z" w16du:dateUtc="2026-09-26T00:10:00Z"/>
                <w:rFonts w:ascii="Times New Roman" w:hAnsi="Times New Roman" w:cs="Times New Roman"/>
                <w:b/>
              </w:rPr>
            </w:pPr>
            <w:del w:id="288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</w:rPr>
                <w:delText>Untaxed food subcategories</w:delText>
              </w:r>
            </w:del>
          </w:p>
        </w:tc>
        <w:tc>
          <w:tcPr>
            <w:tcW w:w="2013" w:type="dxa"/>
            <w:vAlign w:val="bottom"/>
          </w:tcPr>
          <w:p w14:paraId="5B17263A" w14:textId="77777777" w:rsidR="00EF6F45" w:rsidRPr="00FD12D7" w:rsidRDefault="00EF6F45" w:rsidP="00EF6F45">
            <w:pPr>
              <w:jc w:val="center"/>
              <w:rPr>
                <w:del w:id="289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13" w:type="dxa"/>
            <w:vAlign w:val="bottom"/>
          </w:tcPr>
          <w:p w14:paraId="222277A2" w14:textId="77777777" w:rsidR="00EF6F45" w:rsidRPr="00FD12D7" w:rsidRDefault="00EF6F45" w:rsidP="00EF6F45">
            <w:pPr>
              <w:jc w:val="center"/>
              <w:rPr>
                <w:del w:id="290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92" w:type="dxa"/>
            <w:vAlign w:val="bottom"/>
          </w:tcPr>
          <w:p w14:paraId="1F543F4C" w14:textId="77777777" w:rsidR="00EF6F45" w:rsidRPr="00FD12D7" w:rsidRDefault="00EF6F45" w:rsidP="00EF6F45">
            <w:pPr>
              <w:jc w:val="center"/>
              <w:rPr>
                <w:del w:id="291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1867" w:type="dxa"/>
            <w:vAlign w:val="bottom"/>
          </w:tcPr>
          <w:p w14:paraId="7E0CF7FC" w14:textId="77777777" w:rsidR="00EF6F45" w:rsidRPr="00FD12D7" w:rsidRDefault="00EF6F45" w:rsidP="00EF6F45">
            <w:pPr>
              <w:jc w:val="center"/>
              <w:rPr>
                <w:del w:id="292" w:author="Comparison" w:date="2026-09-25T20:10:00Z" w16du:dateUtc="2026-09-26T00:10:00Z"/>
                <w:rFonts w:ascii="Times New Roman" w:hAnsi="Times New Roman" w:cs="Times New Roman"/>
              </w:rPr>
            </w:pPr>
          </w:p>
        </w:tc>
      </w:tr>
      <w:tr w:rsidR="00FB6D70" w:rsidRPr="00A25AC0" w14:paraId="159E3DB9" w14:textId="77777777" w:rsidTr="00FD5742">
        <w:trPr>
          <w:del w:id="293" w:author="Comparison" w:date="2026-09-25T20:10:00Z" w16du:dateUtc="2026-09-26T00:10:00Z"/>
        </w:trPr>
        <w:tc>
          <w:tcPr>
            <w:tcW w:w="3132" w:type="dxa"/>
            <w:vAlign w:val="center"/>
          </w:tcPr>
          <w:p w14:paraId="1E43172E" w14:textId="1F760F99" w:rsidR="00EF6F45" w:rsidRPr="00FD12D7" w:rsidRDefault="00EF6F45" w:rsidP="00FB6D70">
            <w:pPr>
              <w:rPr>
                <w:del w:id="294" w:author="Comparison" w:date="2026-09-25T20:10:00Z" w16du:dateUtc="2026-09-26T00:10:00Z"/>
                <w:rFonts w:ascii="Times New Roman" w:hAnsi="Times New Roman" w:cs="Times New Roman"/>
                <w:b/>
              </w:rPr>
            </w:pPr>
            <w:del w:id="295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</w:rPr>
                <w:delText>Probit model</w:delText>
              </w:r>
            </w:del>
          </w:p>
        </w:tc>
        <w:tc>
          <w:tcPr>
            <w:tcW w:w="2013" w:type="dxa"/>
            <w:vAlign w:val="bottom"/>
          </w:tcPr>
          <w:p w14:paraId="0EDCFA3C" w14:textId="77777777" w:rsidR="00EF6F45" w:rsidRPr="00FD12D7" w:rsidRDefault="00EF6F45" w:rsidP="00EF6F45">
            <w:pPr>
              <w:jc w:val="center"/>
              <w:rPr>
                <w:del w:id="296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13" w:type="dxa"/>
            <w:vAlign w:val="bottom"/>
          </w:tcPr>
          <w:p w14:paraId="4E787DF4" w14:textId="77777777" w:rsidR="00EF6F45" w:rsidRPr="00FD12D7" w:rsidRDefault="00EF6F45" w:rsidP="00EF6F45">
            <w:pPr>
              <w:jc w:val="center"/>
              <w:rPr>
                <w:del w:id="297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92" w:type="dxa"/>
            <w:vAlign w:val="bottom"/>
          </w:tcPr>
          <w:p w14:paraId="7F84CF48" w14:textId="77777777" w:rsidR="00EF6F45" w:rsidRPr="00FD12D7" w:rsidRDefault="00EF6F45" w:rsidP="00EF6F45">
            <w:pPr>
              <w:jc w:val="center"/>
              <w:rPr>
                <w:del w:id="298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1867" w:type="dxa"/>
            <w:vAlign w:val="bottom"/>
          </w:tcPr>
          <w:p w14:paraId="2510EE9A" w14:textId="77777777" w:rsidR="00EF6F45" w:rsidRPr="00FD12D7" w:rsidRDefault="00EF6F45" w:rsidP="00EF6F45">
            <w:pPr>
              <w:jc w:val="center"/>
              <w:rPr>
                <w:del w:id="299" w:author="Comparison" w:date="2026-09-25T20:10:00Z" w16du:dateUtc="2026-09-26T00:10:00Z"/>
                <w:rFonts w:ascii="Times New Roman" w:hAnsi="Times New Roman" w:cs="Times New Roman"/>
              </w:rPr>
            </w:pPr>
          </w:p>
        </w:tc>
      </w:tr>
      <w:tr w:rsidR="00FB6D70" w:rsidRPr="00A25AC0" w14:paraId="2140791A" w14:textId="77777777" w:rsidTr="00FD5742">
        <w:trPr>
          <w:del w:id="300" w:author="Comparison" w:date="2026-09-25T20:10:00Z" w16du:dateUtc="2026-09-26T00:10:00Z"/>
        </w:trPr>
        <w:tc>
          <w:tcPr>
            <w:tcW w:w="3132" w:type="dxa"/>
            <w:vAlign w:val="center"/>
          </w:tcPr>
          <w:p w14:paraId="7C026477" w14:textId="739DC5F3" w:rsidR="00EF6F45" w:rsidRPr="00FD12D7" w:rsidRDefault="00EF6F45" w:rsidP="00FB6D70">
            <w:pPr>
              <w:rPr>
                <w:del w:id="301" w:author="Comparison" w:date="2026-09-25T20:10:00Z" w16du:dateUtc="2026-09-26T00:10:00Z"/>
                <w:rFonts w:ascii="Times New Roman" w:hAnsi="Times New Roman" w:cs="Times New Roman"/>
              </w:rPr>
            </w:pPr>
            <w:del w:id="30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Sugar &amp; sugar substitutes</w:delText>
              </w:r>
            </w:del>
          </w:p>
        </w:tc>
        <w:tc>
          <w:tcPr>
            <w:tcW w:w="2013" w:type="dxa"/>
            <w:vAlign w:val="bottom"/>
          </w:tcPr>
          <w:p w14:paraId="02D51116" w14:textId="7F73ECA3" w:rsidR="00EF6F45" w:rsidRPr="00FD12D7" w:rsidRDefault="00EF6F45" w:rsidP="00EF6F45">
            <w:pPr>
              <w:jc w:val="center"/>
              <w:rPr>
                <w:del w:id="303" w:author="Comparison" w:date="2026-09-25T20:10:00Z" w16du:dateUtc="2026-09-26T00:10:00Z"/>
                <w:rFonts w:ascii="Times New Roman" w:hAnsi="Times New Roman" w:cs="Times New Roman"/>
              </w:rPr>
            </w:pPr>
            <w:del w:id="30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-0.05 (-0.09, 0)</w:delText>
              </w:r>
            </w:del>
          </w:p>
        </w:tc>
        <w:tc>
          <w:tcPr>
            <w:tcW w:w="2013" w:type="dxa"/>
            <w:vAlign w:val="bottom"/>
          </w:tcPr>
          <w:p w14:paraId="42FD232D" w14:textId="1D4A1C62" w:rsidR="00EF6F45" w:rsidRPr="00FD12D7" w:rsidRDefault="00EF6F45" w:rsidP="00EF6F45">
            <w:pPr>
              <w:jc w:val="center"/>
              <w:rPr>
                <w:del w:id="305" w:author="Comparison" w:date="2026-09-25T20:10:00Z" w16du:dateUtc="2026-09-26T00:10:00Z"/>
                <w:rFonts w:ascii="Times New Roman" w:hAnsi="Times New Roman" w:cs="Times New Roman"/>
              </w:rPr>
            </w:pPr>
            <w:del w:id="30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0.07 (0.04, 0.09)</w:delText>
              </w:r>
            </w:del>
          </w:p>
        </w:tc>
        <w:tc>
          <w:tcPr>
            <w:tcW w:w="2092" w:type="dxa"/>
            <w:vAlign w:val="bottom"/>
          </w:tcPr>
          <w:p w14:paraId="043B594F" w14:textId="3F2F961F" w:rsidR="00EF6F45" w:rsidRPr="00FD12D7" w:rsidRDefault="00EF6F45" w:rsidP="00EF6F45">
            <w:pPr>
              <w:jc w:val="center"/>
              <w:rPr>
                <w:del w:id="307" w:author="Comparison" w:date="2026-09-25T20:10:00Z" w16du:dateUtc="2026-09-26T00:10:00Z"/>
                <w:rFonts w:ascii="Times New Roman" w:hAnsi="Times New Roman" w:cs="Times New Roman"/>
              </w:rPr>
            </w:pPr>
            <w:del w:id="30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-0.03 (-0.06, 0.01)</w:delText>
              </w:r>
            </w:del>
          </w:p>
        </w:tc>
        <w:tc>
          <w:tcPr>
            <w:tcW w:w="1867" w:type="dxa"/>
            <w:vAlign w:val="bottom"/>
          </w:tcPr>
          <w:p w14:paraId="73DDDBA7" w14:textId="1F9EF7C8" w:rsidR="00EF6F45" w:rsidRPr="00FD12D7" w:rsidRDefault="00EF6F45" w:rsidP="00EF6F45">
            <w:pPr>
              <w:jc w:val="center"/>
              <w:rPr>
                <w:del w:id="309" w:author="Comparison" w:date="2026-09-25T20:10:00Z" w16du:dateUtc="2026-09-26T00:10:00Z"/>
                <w:rFonts w:ascii="Times New Roman" w:hAnsi="Times New Roman" w:cs="Times New Roman"/>
              </w:rPr>
            </w:pPr>
            <w:del w:id="31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0.1 (0.07, 0.13)</w:delText>
              </w:r>
            </w:del>
          </w:p>
        </w:tc>
      </w:tr>
      <w:tr w:rsidR="00FB6D70" w:rsidRPr="00A25AC0" w14:paraId="06BE4582" w14:textId="77777777" w:rsidTr="00FD5742">
        <w:trPr>
          <w:del w:id="311" w:author="Comparison" w:date="2026-09-25T20:10:00Z" w16du:dateUtc="2026-09-26T00:10:00Z"/>
        </w:trPr>
        <w:tc>
          <w:tcPr>
            <w:tcW w:w="3132" w:type="dxa"/>
            <w:vAlign w:val="center"/>
          </w:tcPr>
          <w:p w14:paraId="6C330685" w14:textId="4C7D50EF" w:rsidR="00EF6F45" w:rsidRPr="00FD12D7" w:rsidRDefault="00EF6F45" w:rsidP="00FB6D70">
            <w:pPr>
              <w:rPr>
                <w:del w:id="312" w:author="Comparison" w:date="2026-09-25T20:10:00Z" w16du:dateUtc="2026-09-26T00:10:00Z"/>
                <w:rFonts w:ascii="Times New Roman" w:hAnsi="Times New Roman" w:cs="Times New Roman"/>
              </w:rPr>
            </w:pPr>
            <w:del w:id="31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Cereals</w:delText>
              </w:r>
            </w:del>
          </w:p>
        </w:tc>
        <w:tc>
          <w:tcPr>
            <w:tcW w:w="2013" w:type="dxa"/>
            <w:vAlign w:val="bottom"/>
          </w:tcPr>
          <w:p w14:paraId="7C8E1D57" w14:textId="3094894D" w:rsidR="00EF6F45" w:rsidRPr="00FD12D7" w:rsidRDefault="00EF6F45" w:rsidP="00EF6F45">
            <w:pPr>
              <w:jc w:val="center"/>
              <w:rPr>
                <w:del w:id="314" w:author="Comparison" w:date="2026-09-25T20:10:00Z" w16du:dateUtc="2026-09-26T00:10:00Z"/>
                <w:rFonts w:ascii="Times New Roman" w:hAnsi="Times New Roman" w:cs="Times New Roman"/>
              </w:rPr>
            </w:pPr>
            <w:del w:id="31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0.04 (-0.03, 0.1)</w:delText>
              </w:r>
            </w:del>
          </w:p>
        </w:tc>
        <w:tc>
          <w:tcPr>
            <w:tcW w:w="2013" w:type="dxa"/>
            <w:vAlign w:val="bottom"/>
          </w:tcPr>
          <w:p w14:paraId="73088AB6" w14:textId="4D641A0D" w:rsidR="00EF6F45" w:rsidRPr="00FD12D7" w:rsidRDefault="00EF6F45" w:rsidP="00EF6F45">
            <w:pPr>
              <w:jc w:val="center"/>
              <w:rPr>
                <w:del w:id="316" w:author="Comparison" w:date="2026-09-25T20:10:00Z" w16du:dateUtc="2026-09-26T00:10:00Z"/>
                <w:rFonts w:ascii="Times New Roman" w:hAnsi="Times New Roman" w:cs="Times New Roman"/>
              </w:rPr>
            </w:pPr>
            <w:del w:id="31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0.08 (0.05, 0.12)</w:delText>
              </w:r>
            </w:del>
          </w:p>
        </w:tc>
        <w:tc>
          <w:tcPr>
            <w:tcW w:w="2092" w:type="dxa"/>
            <w:vAlign w:val="bottom"/>
          </w:tcPr>
          <w:p w14:paraId="29BE6EEA" w14:textId="14483EB7" w:rsidR="00EF6F45" w:rsidRPr="00FD12D7" w:rsidRDefault="00EF6F45" w:rsidP="00EF6F45">
            <w:pPr>
              <w:jc w:val="center"/>
              <w:rPr>
                <w:del w:id="318" w:author="Comparison" w:date="2026-09-25T20:10:00Z" w16du:dateUtc="2026-09-26T00:10:00Z"/>
                <w:rFonts w:ascii="Times New Roman" w:hAnsi="Times New Roman" w:cs="Times New Roman"/>
              </w:rPr>
            </w:pPr>
            <w:del w:id="31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-0.08 (-0.13, -0.03)</w:delText>
              </w:r>
            </w:del>
          </w:p>
        </w:tc>
        <w:tc>
          <w:tcPr>
            <w:tcW w:w="1867" w:type="dxa"/>
            <w:vAlign w:val="bottom"/>
          </w:tcPr>
          <w:p w14:paraId="09B1D829" w14:textId="329AABBA" w:rsidR="00EF6F45" w:rsidRPr="00FD12D7" w:rsidRDefault="00EF6F45" w:rsidP="00EF6F45">
            <w:pPr>
              <w:jc w:val="center"/>
              <w:rPr>
                <w:del w:id="320" w:author="Comparison" w:date="2026-09-25T20:10:00Z" w16du:dateUtc="2026-09-26T00:10:00Z"/>
                <w:rFonts w:ascii="Times New Roman" w:hAnsi="Times New Roman" w:cs="Times New Roman"/>
              </w:rPr>
            </w:pPr>
            <w:del w:id="32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0.02 (-0.02, 0.06)</w:delText>
              </w:r>
            </w:del>
          </w:p>
        </w:tc>
      </w:tr>
      <w:tr w:rsidR="00FB6D70" w:rsidRPr="00A25AC0" w14:paraId="493FB019" w14:textId="77777777" w:rsidTr="00FD5742">
        <w:trPr>
          <w:del w:id="322" w:author="Comparison" w:date="2026-09-25T20:10:00Z" w16du:dateUtc="2026-09-26T00:10:00Z"/>
        </w:trPr>
        <w:tc>
          <w:tcPr>
            <w:tcW w:w="3132" w:type="dxa"/>
            <w:vAlign w:val="center"/>
          </w:tcPr>
          <w:p w14:paraId="768BDE70" w14:textId="2B539AD5" w:rsidR="00EF6F45" w:rsidRPr="00FD12D7" w:rsidRDefault="00EF6F45" w:rsidP="00FB6D70">
            <w:pPr>
              <w:rPr>
                <w:del w:id="323" w:author="Comparison" w:date="2026-09-25T20:10:00Z" w16du:dateUtc="2026-09-26T00:10:00Z"/>
                <w:rFonts w:ascii="Times New Roman" w:hAnsi="Times New Roman" w:cs="Times New Roman"/>
              </w:rPr>
            </w:pPr>
            <w:del w:id="32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Dairy</w:delText>
              </w:r>
            </w:del>
          </w:p>
        </w:tc>
        <w:tc>
          <w:tcPr>
            <w:tcW w:w="2013" w:type="dxa"/>
            <w:vAlign w:val="bottom"/>
          </w:tcPr>
          <w:p w14:paraId="6EE1770E" w14:textId="72BACFB7" w:rsidR="00EF6F45" w:rsidRPr="00FD12D7" w:rsidRDefault="00EF6F45" w:rsidP="00EF6F45">
            <w:pPr>
              <w:jc w:val="center"/>
              <w:rPr>
                <w:del w:id="325" w:author="Comparison" w:date="2026-09-25T20:10:00Z" w16du:dateUtc="2026-09-26T00:10:00Z"/>
                <w:rFonts w:ascii="Times New Roman" w:hAnsi="Times New Roman" w:cs="Times New Roman"/>
              </w:rPr>
            </w:pPr>
            <w:del w:id="32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0.01 (-0.07, 0.08)</w:delText>
              </w:r>
            </w:del>
          </w:p>
        </w:tc>
        <w:tc>
          <w:tcPr>
            <w:tcW w:w="2013" w:type="dxa"/>
            <w:vAlign w:val="bottom"/>
          </w:tcPr>
          <w:p w14:paraId="5AA14467" w14:textId="03BF94D2" w:rsidR="00EF6F45" w:rsidRPr="00FD12D7" w:rsidRDefault="00EF6F45" w:rsidP="00EF6F45">
            <w:pPr>
              <w:jc w:val="center"/>
              <w:rPr>
                <w:del w:id="327" w:author="Comparison" w:date="2026-09-25T20:10:00Z" w16du:dateUtc="2026-09-26T00:10:00Z"/>
                <w:rFonts w:ascii="Times New Roman" w:hAnsi="Times New Roman" w:cs="Times New Roman"/>
              </w:rPr>
            </w:pPr>
            <w:del w:id="32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0.02 (-0.02, 0.06)</w:delText>
              </w:r>
            </w:del>
          </w:p>
        </w:tc>
        <w:tc>
          <w:tcPr>
            <w:tcW w:w="2092" w:type="dxa"/>
            <w:vAlign w:val="bottom"/>
          </w:tcPr>
          <w:p w14:paraId="77CA080B" w14:textId="67BD0125" w:rsidR="00EF6F45" w:rsidRPr="00FD12D7" w:rsidRDefault="00EF6F45" w:rsidP="00EF6F45">
            <w:pPr>
              <w:jc w:val="center"/>
              <w:rPr>
                <w:del w:id="329" w:author="Comparison" w:date="2026-09-25T20:10:00Z" w16du:dateUtc="2026-09-26T00:10:00Z"/>
                <w:rFonts w:ascii="Times New Roman" w:hAnsi="Times New Roman" w:cs="Times New Roman"/>
              </w:rPr>
            </w:pPr>
            <w:del w:id="33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-0.11 (-0.17, -0.05)</w:delText>
              </w:r>
            </w:del>
          </w:p>
        </w:tc>
        <w:tc>
          <w:tcPr>
            <w:tcW w:w="1867" w:type="dxa"/>
            <w:vAlign w:val="bottom"/>
          </w:tcPr>
          <w:p w14:paraId="1CA38C07" w14:textId="58E1E5DF" w:rsidR="00EF6F45" w:rsidRPr="00FD12D7" w:rsidRDefault="00EF6F45" w:rsidP="00EF6F45">
            <w:pPr>
              <w:jc w:val="center"/>
              <w:rPr>
                <w:del w:id="331" w:author="Comparison" w:date="2026-09-25T20:10:00Z" w16du:dateUtc="2026-09-26T00:10:00Z"/>
                <w:rFonts w:ascii="Times New Roman" w:hAnsi="Times New Roman" w:cs="Times New Roman"/>
              </w:rPr>
            </w:pPr>
            <w:del w:id="33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0.04 (-0.01, 0.08)</w:delText>
              </w:r>
            </w:del>
          </w:p>
        </w:tc>
      </w:tr>
      <w:tr w:rsidR="00FB6D70" w:rsidRPr="00A25AC0" w14:paraId="6AAACF80" w14:textId="77777777" w:rsidTr="00FD5742">
        <w:trPr>
          <w:del w:id="333" w:author="Comparison" w:date="2026-09-25T20:10:00Z" w16du:dateUtc="2026-09-26T00:10:00Z"/>
        </w:trPr>
        <w:tc>
          <w:tcPr>
            <w:tcW w:w="3132" w:type="dxa"/>
            <w:vAlign w:val="center"/>
          </w:tcPr>
          <w:p w14:paraId="613C4C06" w14:textId="35E7545E" w:rsidR="00EF6F45" w:rsidRPr="00FD12D7" w:rsidRDefault="00EF6F45" w:rsidP="00FB6D70">
            <w:pPr>
              <w:rPr>
                <w:del w:id="334" w:author="Comparison" w:date="2026-09-25T20:10:00Z" w16du:dateUtc="2026-09-26T00:10:00Z"/>
                <w:rFonts w:ascii="Times New Roman" w:hAnsi="Times New Roman" w:cs="Times New Roman"/>
              </w:rPr>
            </w:pPr>
            <w:del w:id="33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Processed fruits &amp; vegetables</w:delText>
              </w:r>
            </w:del>
          </w:p>
        </w:tc>
        <w:tc>
          <w:tcPr>
            <w:tcW w:w="2013" w:type="dxa"/>
            <w:vAlign w:val="bottom"/>
          </w:tcPr>
          <w:p w14:paraId="613D610A" w14:textId="6D3C7865" w:rsidR="00EF6F45" w:rsidRPr="00FD12D7" w:rsidRDefault="00EF6F45" w:rsidP="00EF6F45">
            <w:pPr>
              <w:jc w:val="center"/>
              <w:rPr>
                <w:del w:id="336" w:author="Comparison" w:date="2026-09-25T20:10:00Z" w16du:dateUtc="2026-09-26T00:10:00Z"/>
                <w:rFonts w:ascii="Times New Roman" w:hAnsi="Times New Roman" w:cs="Times New Roman"/>
              </w:rPr>
            </w:pPr>
            <w:del w:id="33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0.04 (0, 0.08)</w:delText>
              </w:r>
            </w:del>
          </w:p>
        </w:tc>
        <w:tc>
          <w:tcPr>
            <w:tcW w:w="2013" w:type="dxa"/>
            <w:vAlign w:val="bottom"/>
          </w:tcPr>
          <w:p w14:paraId="0AC094D4" w14:textId="43E3B978" w:rsidR="00EF6F45" w:rsidRPr="00FD12D7" w:rsidRDefault="00EF6F45" w:rsidP="00EF6F45">
            <w:pPr>
              <w:jc w:val="center"/>
              <w:rPr>
                <w:del w:id="338" w:author="Comparison" w:date="2026-09-25T20:10:00Z" w16du:dateUtc="2026-09-26T00:10:00Z"/>
                <w:rFonts w:ascii="Times New Roman" w:hAnsi="Times New Roman" w:cs="Times New Roman"/>
              </w:rPr>
            </w:pPr>
            <w:del w:id="33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0.1 (0.08, 0.12)</w:delText>
              </w:r>
            </w:del>
          </w:p>
        </w:tc>
        <w:tc>
          <w:tcPr>
            <w:tcW w:w="2092" w:type="dxa"/>
            <w:vAlign w:val="bottom"/>
          </w:tcPr>
          <w:p w14:paraId="191A347A" w14:textId="124F1753" w:rsidR="00EF6F45" w:rsidRPr="00FD12D7" w:rsidRDefault="00EF6F45" w:rsidP="00EF6F45">
            <w:pPr>
              <w:jc w:val="center"/>
              <w:rPr>
                <w:del w:id="340" w:author="Comparison" w:date="2026-09-25T20:10:00Z" w16du:dateUtc="2026-09-26T00:10:00Z"/>
                <w:rFonts w:ascii="Times New Roman" w:hAnsi="Times New Roman" w:cs="Times New Roman"/>
              </w:rPr>
            </w:pPr>
            <w:del w:id="34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-0.04 (-0.07, -0.01)</w:delText>
              </w:r>
            </w:del>
          </w:p>
        </w:tc>
        <w:tc>
          <w:tcPr>
            <w:tcW w:w="1867" w:type="dxa"/>
            <w:vAlign w:val="bottom"/>
          </w:tcPr>
          <w:p w14:paraId="1D5BED49" w14:textId="7F3E7FC0" w:rsidR="00EF6F45" w:rsidRPr="00FD12D7" w:rsidRDefault="00EF6F45" w:rsidP="00EF6F45">
            <w:pPr>
              <w:jc w:val="center"/>
              <w:rPr>
                <w:del w:id="342" w:author="Comparison" w:date="2026-09-25T20:10:00Z" w16du:dateUtc="2026-09-26T00:10:00Z"/>
                <w:rFonts w:ascii="Times New Roman" w:hAnsi="Times New Roman" w:cs="Times New Roman"/>
              </w:rPr>
            </w:pPr>
            <w:del w:id="34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 (-0.03, 0.02)</w:delText>
              </w:r>
            </w:del>
          </w:p>
        </w:tc>
      </w:tr>
      <w:tr w:rsidR="00FB6D70" w:rsidRPr="00A25AC0" w14:paraId="1BCADB44" w14:textId="77777777" w:rsidTr="00FD5742">
        <w:trPr>
          <w:del w:id="344" w:author="Comparison" w:date="2026-09-25T20:10:00Z" w16du:dateUtc="2026-09-26T00:10:00Z"/>
        </w:trPr>
        <w:tc>
          <w:tcPr>
            <w:tcW w:w="3132" w:type="dxa"/>
            <w:vAlign w:val="center"/>
          </w:tcPr>
          <w:p w14:paraId="0CE43755" w14:textId="504A714E" w:rsidR="00EF6F45" w:rsidRPr="00FD12D7" w:rsidRDefault="00EF6F45" w:rsidP="00FB6D70">
            <w:pPr>
              <w:rPr>
                <w:del w:id="345" w:author="Comparison" w:date="2026-09-25T20:10:00Z" w16du:dateUtc="2026-09-26T00:10:00Z"/>
                <w:rFonts w:ascii="Times New Roman" w:hAnsi="Times New Roman" w:cs="Times New Roman"/>
              </w:rPr>
            </w:pPr>
            <w:del w:id="34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Salty snacks</w:delText>
              </w:r>
            </w:del>
          </w:p>
        </w:tc>
        <w:tc>
          <w:tcPr>
            <w:tcW w:w="2013" w:type="dxa"/>
            <w:vAlign w:val="bottom"/>
          </w:tcPr>
          <w:p w14:paraId="2A2B80F0" w14:textId="1BB7D639" w:rsidR="00EF6F45" w:rsidRPr="00FD12D7" w:rsidRDefault="00EF6F45" w:rsidP="00EF6F45">
            <w:pPr>
              <w:jc w:val="center"/>
              <w:rPr>
                <w:del w:id="347" w:author="Comparison" w:date="2026-09-25T20:10:00Z" w16du:dateUtc="2026-09-26T00:10:00Z"/>
                <w:rFonts w:ascii="Times New Roman" w:hAnsi="Times New Roman" w:cs="Times New Roman"/>
              </w:rPr>
            </w:pPr>
            <w:del w:id="34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-0.03 (-0.07, 0.02)</w:delText>
              </w:r>
            </w:del>
          </w:p>
        </w:tc>
        <w:tc>
          <w:tcPr>
            <w:tcW w:w="2013" w:type="dxa"/>
            <w:vAlign w:val="bottom"/>
          </w:tcPr>
          <w:p w14:paraId="61FE2E7C" w14:textId="76A20AB7" w:rsidR="00EF6F45" w:rsidRPr="00FD12D7" w:rsidRDefault="00EF6F45" w:rsidP="00EF6F45">
            <w:pPr>
              <w:jc w:val="center"/>
              <w:rPr>
                <w:del w:id="349" w:author="Comparison" w:date="2026-09-25T20:10:00Z" w16du:dateUtc="2026-09-26T00:10:00Z"/>
                <w:rFonts w:ascii="Times New Roman" w:hAnsi="Times New Roman" w:cs="Times New Roman"/>
              </w:rPr>
            </w:pPr>
            <w:del w:id="35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-0.06 (-0.09, -0.04)</w:delText>
              </w:r>
            </w:del>
          </w:p>
        </w:tc>
        <w:tc>
          <w:tcPr>
            <w:tcW w:w="2092" w:type="dxa"/>
            <w:vAlign w:val="bottom"/>
          </w:tcPr>
          <w:p w14:paraId="6F4A26D5" w14:textId="41820FA8" w:rsidR="00EF6F45" w:rsidRPr="00FD12D7" w:rsidRDefault="00EF6F45" w:rsidP="00EF6F45">
            <w:pPr>
              <w:jc w:val="center"/>
              <w:rPr>
                <w:del w:id="351" w:author="Comparison" w:date="2026-09-25T20:10:00Z" w16du:dateUtc="2026-09-26T00:10:00Z"/>
                <w:rFonts w:ascii="Times New Roman" w:hAnsi="Times New Roman" w:cs="Times New Roman"/>
              </w:rPr>
            </w:pPr>
            <w:del w:id="35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-0.04 (-0.08, -0.01)</w:delText>
              </w:r>
            </w:del>
          </w:p>
        </w:tc>
        <w:tc>
          <w:tcPr>
            <w:tcW w:w="1867" w:type="dxa"/>
            <w:vAlign w:val="bottom"/>
          </w:tcPr>
          <w:p w14:paraId="0AC0A6C7" w14:textId="359F7F91" w:rsidR="00EF6F45" w:rsidRPr="00FD12D7" w:rsidRDefault="00EF6F45" w:rsidP="00EF6F45">
            <w:pPr>
              <w:jc w:val="center"/>
              <w:rPr>
                <w:del w:id="353" w:author="Comparison" w:date="2026-09-25T20:10:00Z" w16du:dateUtc="2026-09-26T00:10:00Z"/>
                <w:rFonts w:ascii="Times New Roman" w:hAnsi="Times New Roman" w:cs="Times New Roman"/>
              </w:rPr>
            </w:pPr>
            <w:del w:id="35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0.02 (0, 0.05)</w:delText>
              </w:r>
            </w:del>
          </w:p>
        </w:tc>
      </w:tr>
      <w:tr w:rsidR="00FB6D70" w:rsidRPr="00A25AC0" w14:paraId="5541E203" w14:textId="77777777" w:rsidTr="00FD5742">
        <w:trPr>
          <w:del w:id="355" w:author="Comparison" w:date="2026-09-25T20:10:00Z" w16du:dateUtc="2026-09-26T00:10:00Z"/>
        </w:trPr>
        <w:tc>
          <w:tcPr>
            <w:tcW w:w="3132" w:type="dxa"/>
            <w:vAlign w:val="center"/>
          </w:tcPr>
          <w:p w14:paraId="7A8CE3E0" w14:textId="5B8864FB" w:rsidR="00EF6F45" w:rsidRPr="00FD12D7" w:rsidRDefault="00EF6F45" w:rsidP="00FB6D70">
            <w:pPr>
              <w:rPr>
                <w:del w:id="356" w:author="Comparison" w:date="2026-09-25T20:10:00Z" w16du:dateUtc="2026-09-26T00:10:00Z"/>
                <w:rFonts w:ascii="Times New Roman" w:hAnsi="Times New Roman" w:cs="Times New Roman"/>
              </w:rPr>
            </w:pPr>
            <w:del w:id="35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Non-cereal based sweets</w:delText>
              </w:r>
            </w:del>
          </w:p>
        </w:tc>
        <w:tc>
          <w:tcPr>
            <w:tcW w:w="2013" w:type="dxa"/>
            <w:vAlign w:val="bottom"/>
          </w:tcPr>
          <w:p w14:paraId="0A0EEF1B" w14:textId="42EDA7DB" w:rsidR="00EF6F45" w:rsidRPr="00FD12D7" w:rsidRDefault="00EF6F45" w:rsidP="00EF6F45">
            <w:pPr>
              <w:jc w:val="center"/>
              <w:rPr>
                <w:del w:id="358" w:author="Comparison" w:date="2026-09-25T20:10:00Z" w16du:dateUtc="2026-09-26T00:10:00Z"/>
                <w:rFonts w:ascii="Times New Roman" w:hAnsi="Times New Roman" w:cs="Times New Roman"/>
              </w:rPr>
            </w:pPr>
            <w:del w:id="35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0.01 (-0.03, 0.05)</w:delText>
              </w:r>
            </w:del>
          </w:p>
        </w:tc>
        <w:tc>
          <w:tcPr>
            <w:tcW w:w="2013" w:type="dxa"/>
            <w:vAlign w:val="bottom"/>
          </w:tcPr>
          <w:p w14:paraId="79F7937B" w14:textId="324D4FA8" w:rsidR="00EF6F45" w:rsidRPr="00FD12D7" w:rsidRDefault="00EF6F45" w:rsidP="00EF6F45">
            <w:pPr>
              <w:jc w:val="center"/>
              <w:rPr>
                <w:del w:id="360" w:author="Comparison" w:date="2026-09-25T20:10:00Z" w16du:dateUtc="2026-09-26T00:10:00Z"/>
                <w:rFonts w:ascii="Times New Roman" w:hAnsi="Times New Roman" w:cs="Times New Roman"/>
              </w:rPr>
            </w:pPr>
            <w:del w:id="36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-0.01 (-0.04, 0.01)</w:delText>
              </w:r>
            </w:del>
          </w:p>
        </w:tc>
        <w:tc>
          <w:tcPr>
            <w:tcW w:w="2092" w:type="dxa"/>
            <w:vAlign w:val="bottom"/>
          </w:tcPr>
          <w:p w14:paraId="29E1CA20" w14:textId="5AF5A45D" w:rsidR="00EF6F45" w:rsidRPr="00FD12D7" w:rsidRDefault="00EF6F45" w:rsidP="00EF6F45">
            <w:pPr>
              <w:jc w:val="center"/>
              <w:rPr>
                <w:del w:id="362" w:author="Comparison" w:date="2026-09-25T20:10:00Z" w16du:dateUtc="2026-09-26T00:10:00Z"/>
                <w:rFonts w:ascii="Times New Roman" w:hAnsi="Times New Roman" w:cs="Times New Roman"/>
              </w:rPr>
            </w:pPr>
            <w:del w:id="36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-0.01 (-0.05, 0.03)</w:delText>
              </w:r>
            </w:del>
          </w:p>
        </w:tc>
        <w:tc>
          <w:tcPr>
            <w:tcW w:w="1867" w:type="dxa"/>
            <w:vAlign w:val="bottom"/>
          </w:tcPr>
          <w:p w14:paraId="5613EB97" w14:textId="1CAF76CD" w:rsidR="00EF6F45" w:rsidRPr="00FD12D7" w:rsidRDefault="00EF6F45" w:rsidP="00EF6F45">
            <w:pPr>
              <w:jc w:val="center"/>
              <w:rPr>
                <w:del w:id="364" w:author="Comparison" w:date="2026-09-25T20:10:00Z" w16du:dateUtc="2026-09-26T00:10:00Z"/>
                <w:rFonts w:ascii="Times New Roman" w:hAnsi="Times New Roman" w:cs="Times New Roman"/>
              </w:rPr>
            </w:pPr>
            <w:del w:id="36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 (-0.02, 0.03)</w:delText>
              </w:r>
            </w:del>
          </w:p>
        </w:tc>
      </w:tr>
      <w:tr w:rsidR="00FB6D70" w:rsidRPr="00A25AC0" w14:paraId="4A61BB80" w14:textId="77777777" w:rsidTr="00FD5742">
        <w:trPr>
          <w:del w:id="366" w:author="Comparison" w:date="2026-09-25T20:10:00Z" w16du:dateUtc="2026-09-26T00:10:00Z"/>
        </w:trPr>
        <w:tc>
          <w:tcPr>
            <w:tcW w:w="3132" w:type="dxa"/>
            <w:vAlign w:val="center"/>
          </w:tcPr>
          <w:p w14:paraId="1150F17A" w14:textId="2262F8B1" w:rsidR="00EF6F45" w:rsidRPr="00FD12D7" w:rsidRDefault="00EF6F45" w:rsidP="00FB6D70">
            <w:pPr>
              <w:rPr>
                <w:del w:id="367" w:author="Comparison" w:date="2026-09-25T20:10:00Z" w16du:dateUtc="2026-09-26T00:10:00Z"/>
                <w:rFonts w:ascii="Times New Roman" w:hAnsi="Times New Roman" w:cs="Times New Roman"/>
              </w:rPr>
            </w:pPr>
            <w:del w:id="36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Other</w:delText>
              </w:r>
            </w:del>
          </w:p>
        </w:tc>
        <w:tc>
          <w:tcPr>
            <w:tcW w:w="2013" w:type="dxa"/>
            <w:vAlign w:val="bottom"/>
          </w:tcPr>
          <w:p w14:paraId="694C80ED" w14:textId="126D6959" w:rsidR="00EF6F45" w:rsidRPr="00FD12D7" w:rsidRDefault="00EF6F45" w:rsidP="00EF6F45">
            <w:pPr>
              <w:jc w:val="center"/>
              <w:rPr>
                <w:del w:id="369" w:author="Comparison" w:date="2026-09-25T20:10:00Z" w16du:dateUtc="2026-09-26T00:10:00Z"/>
                <w:rFonts w:ascii="Times New Roman" w:hAnsi="Times New Roman" w:cs="Times New Roman"/>
              </w:rPr>
            </w:pPr>
            <w:del w:id="37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0.02 (-0.03, 0.08)</w:delText>
              </w:r>
            </w:del>
          </w:p>
        </w:tc>
        <w:tc>
          <w:tcPr>
            <w:tcW w:w="2013" w:type="dxa"/>
            <w:vAlign w:val="bottom"/>
          </w:tcPr>
          <w:p w14:paraId="36FAF95C" w14:textId="0A6F2AC4" w:rsidR="00EF6F45" w:rsidRPr="00FD12D7" w:rsidRDefault="00EF6F45" w:rsidP="00EF6F45">
            <w:pPr>
              <w:jc w:val="center"/>
              <w:rPr>
                <w:del w:id="371" w:author="Comparison" w:date="2026-09-25T20:10:00Z" w16du:dateUtc="2026-09-26T00:10:00Z"/>
                <w:rFonts w:ascii="Times New Roman" w:hAnsi="Times New Roman" w:cs="Times New Roman"/>
              </w:rPr>
            </w:pPr>
            <w:del w:id="37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-0.03 (-0.05, 0)</w:delText>
              </w:r>
            </w:del>
          </w:p>
        </w:tc>
        <w:tc>
          <w:tcPr>
            <w:tcW w:w="2092" w:type="dxa"/>
            <w:vAlign w:val="bottom"/>
          </w:tcPr>
          <w:p w14:paraId="553D2286" w14:textId="65C853DA" w:rsidR="00EF6F45" w:rsidRPr="00FD12D7" w:rsidRDefault="00EF6F45" w:rsidP="00EF6F45">
            <w:pPr>
              <w:jc w:val="center"/>
              <w:rPr>
                <w:del w:id="373" w:author="Comparison" w:date="2026-09-25T20:10:00Z" w16du:dateUtc="2026-09-26T00:10:00Z"/>
                <w:rFonts w:ascii="Times New Roman" w:hAnsi="Times New Roman" w:cs="Times New Roman"/>
              </w:rPr>
            </w:pPr>
            <w:del w:id="37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0 (-0.04, 0.05)</w:delText>
              </w:r>
            </w:del>
          </w:p>
        </w:tc>
        <w:tc>
          <w:tcPr>
            <w:tcW w:w="1867" w:type="dxa"/>
            <w:vAlign w:val="bottom"/>
          </w:tcPr>
          <w:p w14:paraId="2562624C" w14:textId="5145CA4E" w:rsidR="00EF6F45" w:rsidRPr="00FD12D7" w:rsidRDefault="00EF6F45" w:rsidP="00EF6F45">
            <w:pPr>
              <w:jc w:val="center"/>
              <w:rPr>
                <w:del w:id="375" w:author="Comparison" w:date="2026-09-25T20:10:00Z" w16du:dateUtc="2026-09-26T00:10:00Z"/>
                <w:rFonts w:ascii="Times New Roman" w:hAnsi="Times New Roman" w:cs="Times New Roman"/>
              </w:rPr>
            </w:pPr>
            <w:del w:id="37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-0.03 (-0.06, 0)</w:delText>
              </w:r>
            </w:del>
          </w:p>
        </w:tc>
      </w:tr>
      <w:tr w:rsidR="00FB6D70" w:rsidRPr="00A25AC0" w14:paraId="4B21DFFE" w14:textId="77777777" w:rsidTr="00FD5742">
        <w:trPr>
          <w:del w:id="377" w:author="Comparison" w:date="2026-09-25T20:10:00Z" w16du:dateUtc="2026-09-26T00:10:00Z"/>
        </w:trPr>
        <w:tc>
          <w:tcPr>
            <w:tcW w:w="3132" w:type="dxa"/>
            <w:vAlign w:val="center"/>
          </w:tcPr>
          <w:p w14:paraId="6C1F4264" w14:textId="3F74F272" w:rsidR="00EF6F45" w:rsidRPr="00FD12D7" w:rsidRDefault="00EF6F45" w:rsidP="00FB6D70">
            <w:pPr>
              <w:rPr>
                <w:del w:id="378" w:author="Comparison" w:date="2026-09-25T20:10:00Z" w16du:dateUtc="2026-09-26T00:10:00Z"/>
                <w:rFonts w:ascii="Times New Roman" w:hAnsi="Times New Roman" w:cs="Times New Roman"/>
                <w:b/>
              </w:rPr>
            </w:pPr>
            <w:del w:id="379" w:author="Comparison" w:date="2026-09-25T20:10:00Z" w16du:dateUtc="2026-09-26T00:10:00Z">
              <w:r w:rsidRPr="00FD12D7">
                <w:rPr>
                  <w:rFonts w:ascii="Times New Roman" w:hAnsi="Times New Roman" w:cs="Times New Roman"/>
                  <w:b/>
                </w:rPr>
                <w:delText>Linear model</w:delText>
              </w:r>
            </w:del>
          </w:p>
        </w:tc>
        <w:tc>
          <w:tcPr>
            <w:tcW w:w="2013" w:type="dxa"/>
            <w:vAlign w:val="bottom"/>
          </w:tcPr>
          <w:p w14:paraId="0642E30E" w14:textId="77777777" w:rsidR="00EF6F45" w:rsidRPr="00FD12D7" w:rsidRDefault="00EF6F45" w:rsidP="00EF6F45">
            <w:pPr>
              <w:jc w:val="center"/>
              <w:rPr>
                <w:del w:id="380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13" w:type="dxa"/>
            <w:vAlign w:val="bottom"/>
          </w:tcPr>
          <w:p w14:paraId="4F0D32C7" w14:textId="77777777" w:rsidR="00EF6F45" w:rsidRPr="00FD12D7" w:rsidRDefault="00EF6F45" w:rsidP="00EF6F45">
            <w:pPr>
              <w:jc w:val="center"/>
              <w:rPr>
                <w:del w:id="381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2092" w:type="dxa"/>
            <w:vAlign w:val="bottom"/>
          </w:tcPr>
          <w:p w14:paraId="4861D9F4" w14:textId="77777777" w:rsidR="00EF6F45" w:rsidRPr="00FD12D7" w:rsidRDefault="00EF6F45" w:rsidP="00EF6F45">
            <w:pPr>
              <w:jc w:val="center"/>
              <w:rPr>
                <w:del w:id="382" w:author="Comparison" w:date="2026-09-25T20:10:00Z" w16du:dateUtc="2026-09-26T00:10:00Z"/>
                <w:rFonts w:ascii="Times New Roman" w:hAnsi="Times New Roman" w:cs="Times New Roman"/>
              </w:rPr>
            </w:pPr>
          </w:p>
        </w:tc>
        <w:tc>
          <w:tcPr>
            <w:tcW w:w="1867" w:type="dxa"/>
            <w:vAlign w:val="bottom"/>
          </w:tcPr>
          <w:p w14:paraId="6CF3416D" w14:textId="77777777" w:rsidR="00EF6F45" w:rsidRPr="00FD12D7" w:rsidRDefault="00EF6F45" w:rsidP="00EF6F45">
            <w:pPr>
              <w:jc w:val="center"/>
              <w:rPr>
                <w:del w:id="383" w:author="Comparison" w:date="2026-09-25T20:10:00Z" w16du:dateUtc="2026-09-26T00:10:00Z"/>
                <w:rFonts w:ascii="Times New Roman" w:hAnsi="Times New Roman" w:cs="Times New Roman"/>
              </w:rPr>
            </w:pPr>
          </w:p>
        </w:tc>
      </w:tr>
      <w:tr w:rsidR="00FB6D70" w:rsidRPr="00A25AC0" w14:paraId="30514FDE" w14:textId="77777777" w:rsidTr="00FD5742">
        <w:trPr>
          <w:del w:id="384" w:author="Comparison" w:date="2026-09-25T20:10:00Z" w16du:dateUtc="2026-09-26T00:10:00Z"/>
        </w:trPr>
        <w:tc>
          <w:tcPr>
            <w:tcW w:w="3132" w:type="dxa"/>
            <w:vAlign w:val="center"/>
          </w:tcPr>
          <w:p w14:paraId="5F71F1CA" w14:textId="68C849C5" w:rsidR="00EF6F45" w:rsidRPr="00FD12D7" w:rsidRDefault="00EF6F45" w:rsidP="00FB6D70">
            <w:pPr>
              <w:rPr>
                <w:del w:id="385" w:author="Comparison" w:date="2026-09-25T20:10:00Z" w16du:dateUtc="2026-09-26T00:10:00Z"/>
                <w:rFonts w:ascii="Times New Roman" w:hAnsi="Times New Roman" w:cs="Times New Roman"/>
              </w:rPr>
            </w:pPr>
            <w:del w:id="38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lastRenderedPageBreak/>
                <w:delText xml:space="preserve">    Sugar &amp; sugar substitutes</w:delText>
              </w:r>
            </w:del>
          </w:p>
        </w:tc>
        <w:tc>
          <w:tcPr>
            <w:tcW w:w="2013" w:type="dxa"/>
            <w:vAlign w:val="bottom"/>
          </w:tcPr>
          <w:p w14:paraId="3155CE77" w14:textId="7D6EF2B1" w:rsidR="00EF6F45" w:rsidRPr="00FD12D7" w:rsidRDefault="00EF6F45" w:rsidP="00EF6F45">
            <w:pPr>
              <w:jc w:val="center"/>
              <w:rPr>
                <w:del w:id="387" w:author="Comparison" w:date="2026-09-25T20:10:00Z" w16du:dateUtc="2026-09-26T00:10:00Z"/>
                <w:rFonts w:ascii="Times New Roman" w:hAnsi="Times New Roman" w:cs="Times New Roman"/>
              </w:rPr>
            </w:pPr>
            <w:del w:id="38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-13 (-47, 22)</w:delText>
              </w:r>
            </w:del>
          </w:p>
        </w:tc>
        <w:tc>
          <w:tcPr>
            <w:tcW w:w="2013" w:type="dxa"/>
            <w:vAlign w:val="bottom"/>
          </w:tcPr>
          <w:p w14:paraId="43DE7D47" w14:textId="246160C5" w:rsidR="00EF6F45" w:rsidRPr="00FD12D7" w:rsidRDefault="00EF6F45" w:rsidP="00EF6F45">
            <w:pPr>
              <w:jc w:val="center"/>
              <w:rPr>
                <w:del w:id="389" w:author="Comparison" w:date="2026-09-25T20:10:00Z" w16du:dateUtc="2026-09-26T00:10:00Z"/>
                <w:rFonts w:ascii="Times New Roman" w:hAnsi="Times New Roman" w:cs="Times New Roman"/>
              </w:rPr>
            </w:pPr>
            <w:del w:id="39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9 (-9, 27)</w:delText>
              </w:r>
            </w:del>
          </w:p>
        </w:tc>
        <w:tc>
          <w:tcPr>
            <w:tcW w:w="2092" w:type="dxa"/>
            <w:vAlign w:val="bottom"/>
          </w:tcPr>
          <w:p w14:paraId="4978E2A9" w14:textId="46CA31C5" w:rsidR="00EF6F45" w:rsidRPr="00FD12D7" w:rsidRDefault="00EF6F45" w:rsidP="00EF6F45">
            <w:pPr>
              <w:jc w:val="center"/>
              <w:rPr>
                <w:del w:id="391" w:author="Comparison" w:date="2026-09-25T20:10:00Z" w16du:dateUtc="2026-09-26T00:10:00Z"/>
                <w:rFonts w:ascii="Times New Roman" w:hAnsi="Times New Roman" w:cs="Times New Roman"/>
              </w:rPr>
            </w:pPr>
            <w:del w:id="39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-5 (-36, 25)</w:delText>
              </w:r>
            </w:del>
          </w:p>
        </w:tc>
        <w:tc>
          <w:tcPr>
            <w:tcW w:w="1867" w:type="dxa"/>
            <w:vAlign w:val="bottom"/>
          </w:tcPr>
          <w:p w14:paraId="3D9C4D61" w14:textId="55E421FD" w:rsidR="00EF6F45" w:rsidRPr="00FD12D7" w:rsidRDefault="00EF6F45" w:rsidP="00EF6F45">
            <w:pPr>
              <w:jc w:val="center"/>
              <w:rPr>
                <w:del w:id="393" w:author="Comparison" w:date="2026-09-25T20:10:00Z" w16du:dateUtc="2026-09-26T00:10:00Z"/>
                <w:rFonts w:ascii="Times New Roman" w:hAnsi="Times New Roman" w:cs="Times New Roman"/>
              </w:rPr>
            </w:pPr>
            <w:del w:id="39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27 (6, 48)</w:delText>
              </w:r>
            </w:del>
          </w:p>
        </w:tc>
      </w:tr>
      <w:tr w:rsidR="00FB6D70" w:rsidRPr="00A25AC0" w14:paraId="5C2F2621" w14:textId="77777777" w:rsidTr="00FD5742">
        <w:trPr>
          <w:del w:id="395" w:author="Comparison" w:date="2026-09-25T20:10:00Z" w16du:dateUtc="2026-09-26T00:10:00Z"/>
        </w:trPr>
        <w:tc>
          <w:tcPr>
            <w:tcW w:w="3132" w:type="dxa"/>
            <w:vAlign w:val="center"/>
          </w:tcPr>
          <w:p w14:paraId="3F081DE2" w14:textId="17D6B2C8" w:rsidR="00EF6F45" w:rsidRPr="00FD12D7" w:rsidRDefault="00EF6F45" w:rsidP="00FB6D70">
            <w:pPr>
              <w:rPr>
                <w:del w:id="396" w:author="Comparison" w:date="2026-09-25T20:10:00Z" w16du:dateUtc="2026-09-26T00:10:00Z"/>
                <w:rFonts w:ascii="Times New Roman" w:hAnsi="Times New Roman" w:cs="Times New Roman"/>
              </w:rPr>
            </w:pPr>
            <w:del w:id="39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Cereals</w:delText>
              </w:r>
            </w:del>
          </w:p>
        </w:tc>
        <w:tc>
          <w:tcPr>
            <w:tcW w:w="2013" w:type="dxa"/>
            <w:vAlign w:val="bottom"/>
          </w:tcPr>
          <w:p w14:paraId="356F4450" w14:textId="2BF8D56E" w:rsidR="00EF6F45" w:rsidRPr="00FD12D7" w:rsidRDefault="00EF6F45" w:rsidP="00EF6F45">
            <w:pPr>
              <w:jc w:val="center"/>
              <w:rPr>
                <w:del w:id="398" w:author="Comparison" w:date="2026-09-25T20:10:00Z" w16du:dateUtc="2026-09-26T00:10:00Z"/>
                <w:rFonts w:ascii="Times New Roman" w:hAnsi="Times New Roman" w:cs="Times New Roman"/>
              </w:rPr>
            </w:pPr>
            <w:del w:id="39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-5 (-18, 8)</w:delText>
              </w:r>
            </w:del>
          </w:p>
        </w:tc>
        <w:tc>
          <w:tcPr>
            <w:tcW w:w="2013" w:type="dxa"/>
            <w:vAlign w:val="bottom"/>
          </w:tcPr>
          <w:p w14:paraId="089C8968" w14:textId="0420B3BB" w:rsidR="00EF6F45" w:rsidRPr="00FD12D7" w:rsidRDefault="00EF6F45" w:rsidP="00EF6F45">
            <w:pPr>
              <w:jc w:val="center"/>
              <w:rPr>
                <w:del w:id="400" w:author="Comparison" w:date="2026-09-25T20:10:00Z" w16du:dateUtc="2026-09-26T00:10:00Z"/>
                <w:rFonts w:ascii="Times New Roman" w:hAnsi="Times New Roman" w:cs="Times New Roman"/>
              </w:rPr>
            </w:pPr>
            <w:del w:id="40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24 (18, 31)</w:delText>
              </w:r>
            </w:del>
          </w:p>
        </w:tc>
        <w:tc>
          <w:tcPr>
            <w:tcW w:w="2092" w:type="dxa"/>
            <w:vAlign w:val="bottom"/>
          </w:tcPr>
          <w:p w14:paraId="7850142C" w14:textId="759BCD72" w:rsidR="00EF6F45" w:rsidRPr="00FD12D7" w:rsidRDefault="00EF6F45" w:rsidP="00EF6F45">
            <w:pPr>
              <w:jc w:val="center"/>
              <w:rPr>
                <w:del w:id="402" w:author="Comparison" w:date="2026-09-25T20:10:00Z" w16du:dateUtc="2026-09-26T00:10:00Z"/>
                <w:rFonts w:ascii="Times New Roman" w:hAnsi="Times New Roman" w:cs="Times New Roman"/>
              </w:rPr>
            </w:pPr>
            <w:del w:id="40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2 (-8, 12)</w:delText>
              </w:r>
            </w:del>
          </w:p>
        </w:tc>
        <w:tc>
          <w:tcPr>
            <w:tcW w:w="1867" w:type="dxa"/>
            <w:vAlign w:val="bottom"/>
          </w:tcPr>
          <w:p w14:paraId="3322E16F" w14:textId="75257750" w:rsidR="00EF6F45" w:rsidRPr="00FD12D7" w:rsidRDefault="00EF6F45" w:rsidP="00EF6F45">
            <w:pPr>
              <w:jc w:val="center"/>
              <w:rPr>
                <w:del w:id="404" w:author="Comparison" w:date="2026-09-25T20:10:00Z" w16du:dateUtc="2026-09-26T00:10:00Z"/>
                <w:rFonts w:ascii="Times New Roman" w:hAnsi="Times New Roman" w:cs="Times New Roman"/>
              </w:rPr>
            </w:pPr>
            <w:del w:id="40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3 (-6, 12)</w:delText>
              </w:r>
            </w:del>
          </w:p>
        </w:tc>
      </w:tr>
      <w:tr w:rsidR="00FB6D70" w:rsidRPr="00A25AC0" w14:paraId="2EEA91A5" w14:textId="77777777" w:rsidTr="00FD5742">
        <w:trPr>
          <w:del w:id="406" w:author="Comparison" w:date="2026-09-25T20:10:00Z" w16du:dateUtc="2026-09-26T00:10:00Z"/>
        </w:trPr>
        <w:tc>
          <w:tcPr>
            <w:tcW w:w="3132" w:type="dxa"/>
            <w:vAlign w:val="center"/>
          </w:tcPr>
          <w:p w14:paraId="51E64162" w14:textId="77E224AE" w:rsidR="00EF6F45" w:rsidRPr="00FD12D7" w:rsidRDefault="00EF6F45" w:rsidP="00FB6D70">
            <w:pPr>
              <w:rPr>
                <w:del w:id="407" w:author="Comparison" w:date="2026-09-25T20:10:00Z" w16du:dateUtc="2026-09-26T00:10:00Z"/>
                <w:rFonts w:ascii="Times New Roman" w:hAnsi="Times New Roman" w:cs="Times New Roman"/>
              </w:rPr>
            </w:pPr>
            <w:del w:id="40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Dairy</w:delText>
              </w:r>
            </w:del>
          </w:p>
        </w:tc>
        <w:tc>
          <w:tcPr>
            <w:tcW w:w="2013" w:type="dxa"/>
            <w:vAlign w:val="bottom"/>
          </w:tcPr>
          <w:p w14:paraId="09672732" w14:textId="395F1D4B" w:rsidR="00EF6F45" w:rsidRPr="00FD12D7" w:rsidRDefault="00EF6F45" w:rsidP="00EF6F45">
            <w:pPr>
              <w:jc w:val="center"/>
              <w:rPr>
                <w:del w:id="409" w:author="Comparison" w:date="2026-09-25T20:10:00Z" w16du:dateUtc="2026-09-26T00:10:00Z"/>
                <w:rFonts w:ascii="Times New Roman" w:hAnsi="Times New Roman" w:cs="Times New Roman"/>
              </w:rPr>
            </w:pPr>
            <w:del w:id="41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14 (-5, 33)</w:delText>
              </w:r>
            </w:del>
          </w:p>
        </w:tc>
        <w:tc>
          <w:tcPr>
            <w:tcW w:w="2013" w:type="dxa"/>
            <w:vAlign w:val="bottom"/>
          </w:tcPr>
          <w:p w14:paraId="55574D6E" w14:textId="10F38903" w:rsidR="00EF6F45" w:rsidRPr="00FD12D7" w:rsidRDefault="00EF6F45" w:rsidP="00EF6F45">
            <w:pPr>
              <w:jc w:val="center"/>
              <w:rPr>
                <w:del w:id="411" w:author="Comparison" w:date="2026-09-25T20:10:00Z" w16du:dateUtc="2026-09-26T00:10:00Z"/>
                <w:rFonts w:ascii="Times New Roman" w:hAnsi="Times New Roman" w:cs="Times New Roman"/>
              </w:rPr>
            </w:pPr>
            <w:del w:id="41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13 (3, 22)</w:delText>
              </w:r>
            </w:del>
          </w:p>
        </w:tc>
        <w:tc>
          <w:tcPr>
            <w:tcW w:w="2092" w:type="dxa"/>
            <w:vAlign w:val="bottom"/>
          </w:tcPr>
          <w:p w14:paraId="11424B82" w14:textId="69DBE57F" w:rsidR="00EF6F45" w:rsidRPr="00FD12D7" w:rsidRDefault="00EF6F45" w:rsidP="00EF6F45">
            <w:pPr>
              <w:jc w:val="center"/>
              <w:rPr>
                <w:del w:id="413" w:author="Comparison" w:date="2026-09-25T20:10:00Z" w16du:dateUtc="2026-09-26T00:10:00Z"/>
                <w:rFonts w:ascii="Times New Roman" w:hAnsi="Times New Roman" w:cs="Times New Roman"/>
              </w:rPr>
            </w:pPr>
            <w:del w:id="41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-11 (-25, 3)</w:delText>
              </w:r>
            </w:del>
          </w:p>
        </w:tc>
        <w:tc>
          <w:tcPr>
            <w:tcW w:w="1867" w:type="dxa"/>
            <w:vAlign w:val="bottom"/>
          </w:tcPr>
          <w:p w14:paraId="375765D6" w14:textId="340015D3" w:rsidR="00EF6F45" w:rsidRPr="00FD12D7" w:rsidRDefault="00EF6F45" w:rsidP="00EF6F45">
            <w:pPr>
              <w:jc w:val="center"/>
              <w:rPr>
                <w:del w:id="415" w:author="Comparison" w:date="2026-09-25T20:10:00Z" w16du:dateUtc="2026-09-26T00:10:00Z"/>
                <w:rFonts w:ascii="Times New Roman" w:hAnsi="Times New Roman" w:cs="Times New Roman"/>
              </w:rPr>
            </w:pPr>
            <w:del w:id="41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-13 (-26, -1)</w:delText>
              </w:r>
            </w:del>
          </w:p>
        </w:tc>
      </w:tr>
      <w:tr w:rsidR="00FB6D70" w:rsidRPr="00A25AC0" w14:paraId="56E51729" w14:textId="77777777" w:rsidTr="00FD5742">
        <w:trPr>
          <w:del w:id="417" w:author="Comparison" w:date="2026-09-25T20:10:00Z" w16du:dateUtc="2026-09-26T00:10:00Z"/>
        </w:trPr>
        <w:tc>
          <w:tcPr>
            <w:tcW w:w="3132" w:type="dxa"/>
            <w:vAlign w:val="center"/>
          </w:tcPr>
          <w:p w14:paraId="78B13939" w14:textId="2DB66E1E" w:rsidR="00EF6F45" w:rsidRPr="00FD12D7" w:rsidRDefault="00EF6F45" w:rsidP="00FB6D70">
            <w:pPr>
              <w:rPr>
                <w:del w:id="418" w:author="Comparison" w:date="2026-09-25T20:10:00Z" w16du:dateUtc="2026-09-26T00:10:00Z"/>
                <w:rFonts w:ascii="Times New Roman" w:hAnsi="Times New Roman" w:cs="Times New Roman"/>
              </w:rPr>
            </w:pPr>
            <w:del w:id="41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Processed fruits &amp; vegetables</w:delText>
              </w:r>
            </w:del>
          </w:p>
        </w:tc>
        <w:tc>
          <w:tcPr>
            <w:tcW w:w="2013" w:type="dxa"/>
            <w:vAlign w:val="bottom"/>
          </w:tcPr>
          <w:p w14:paraId="41ED2A8E" w14:textId="02520D95" w:rsidR="00EF6F45" w:rsidRPr="00FD12D7" w:rsidRDefault="00EF6F45" w:rsidP="00EF6F45">
            <w:pPr>
              <w:jc w:val="center"/>
              <w:rPr>
                <w:del w:id="420" w:author="Comparison" w:date="2026-09-25T20:10:00Z" w16du:dateUtc="2026-09-26T00:10:00Z"/>
                <w:rFonts w:ascii="Times New Roman" w:hAnsi="Times New Roman" w:cs="Times New Roman"/>
              </w:rPr>
            </w:pPr>
            <w:del w:id="42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4 (-11, 18)</w:delText>
              </w:r>
            </w:del>
          </w:p>
        </w:tc>
        <w:tc>
          <w:tcPr>
            <w:tcW w:w="2013" w:type="dxa"/>
            <w:vAlign w:val="bottom"/>
          </w:tcPr>
          <w:p w14:paraId="42866453" w14:textId="20DFBD03" w:rsidR="00EF6F45" w:rsidRPr="00FD12D7" w:rsidRDefault="00EF6F45" w:rsidP="00EF6F45">
            <w:pPr>
              <w:jc w:val="center"/>
              <w:rPr>
                <w:del w:id="422" w:author="Comparison" w:date="2026-09-25T20:10:00Z" w16du:dateUtc="2026-09-26T00:10:00Z"/>
                <w:rFonts w:ascii="Times New Roman" w:hAnsi="Times New Roman" w:cs="Times New Roman"/>
              </w:rPr>
            </w:pPr>
            <w:del w:id="42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18 (12, 24)</w:delText>
              </w:r>
            </w:del>
          </w:p>
        </w:tc>
        <w:tc>
          <w:tcPr>
            <w:tcW w:w="2092" w:type="dxa"/>
            <w:vAlign w:val="bottom"/>
          </w:tcPr>
          <w:p w14:paraId="38C39CB8" w14:textId="4262D231" w:rsidR="00EF6F45" w:rsidRPr="00FD12D7" w:rsidRDefault="00EF6F45" w:rsidP="00EF6F45">
            <w:pPr>
              <w:jc w:val="center"/>
              <w:rPr>
                <w:del w:id="424" w:author="Comparison" w:date="2026-09-25T20:10:00Z" w16du:dateUtc="2026-09-26T00:10:00Z"/>
                <w:rFonts w:ascii="Times New Roman" w:hAnsi="Times New Roman" w:cs="Times New Roman"/>
              </w:rPr>
            </w:pPr>
            <w:del w:id="42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-3 (-12, 6)</w:delText>
              </w:r>
            </w:del>
          </w:p>
        </w:tc>
        <w:tc>
          <w:tcPr>
            <w:tcW w:w="1867" w:type="dxa"/>
            <w:vAlign w:val="bottom"/>
          </w:tcPr>
          <w:p w14:paraId="43600D25" w14:textId="642671D3" w:rsidR="00EF6F45" w:rsidRPr="00FD12D7" w:rsidRDefault="00EF6F45" w:rsidP="00EF6F45">
            <w:pPr>
              <w:jc w:val="center"/>
              <w:rPr>
                <w:del w:id="426" w:author="Comparison" w:date="2026-09-25T20:10:00Z" w16du:dateUtc="2026-09-26T00:10:00Z"/>
                <w:rFonts w:ascii="Times New Roman" w:hAnsi="Times New Roman" w:cs="Times New Roman"/>
              </w:rPr>
            </w:pPr>
            <w:del w:id="42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 (-8, 10)</w:delText>
              </w:r>
            </w:del>
          </w:p>
        </w:tc>
      </w:tr>
      <w:tr w:rsidR="00FB6D70" w:rsidRPr="00A25AC0" w14:paraId="581FAFCB" w14:textId="77777777" w:rsidTr="00FD5742">
        <w:trPr>
          <w:del w:id="428" w:author="Comparison" w:date="2026-09-25T20:10:00Z" w16du:dateUtc="2026-09-26T00:10:00Z"/>
        </w:trPr>
        <w:tc>
          <w:tcPr>
            <w:tcW w:w="3132" w:type="dxa"/>
            <w:vAlign w:val="center"/>
          </w:tcPr>
          <w:p w14:paraId="0045957E" w14:textId="52A7DDC1" w:rsidR="00EF6F45" w:rsidRPr="00FD12D7" w:rsidRDefault="00EF6F45" w:rsidP="00FB6D70">
            <w:pPr>
              <w:rPr>
                <w:del w:id="429" w:author="Comparison" w:date="2026-09-25T20:10:00Z" w16du:dateUtc="2026-09-26T00:10:00Z"/>
                <w:rFonts w:ascii="Times New Roman" w:hAnsi="Times New Roman" w:cs="Times New Roman"/>
              </w:rPr>
            </w:pPr>
            <w:del w:id="43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Salty snacks</w:delText>
              </w:r>
            </w:del>
          </w:p>
        </w:tc>
        <w:tc>
          <w:tcPr>
            <w:tcW w:w="2013" w:type="dxa"/>
            <w:vAlign w:val="bottom"/>
          </w:tcPr>
          <w:p w14:paraId="0884B2CE" w14:textId="31E98531" w:rsidR="00EF6F45" w:rsidRPr="00FD12D7" w:rsidRDefault="00EF6F45" w:rsidP="00EF6F45">
            <w:pPr>
              <w:jc w:val="center"/>
              <w:rPr>
                <w:del w:id="431" w:author="Comparison" w:date="2026-09-25T20:10:00Z" w16du:dateUtc="2026-09-26T00:10:00Z"/>
                <w:rFonts w:ascii="Times New Roman" w:hAnsi="Times New Roman" w:cs="Times New Roman"/>
              </w:rPr>
            </w:pPr>
            <w:del w:id="43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8 (3, 12)</w:delText>
              </w:r>
            </w:del>
          </w:p>
        </w:tc>
        <w:tc>
          <w:tcPr>
            <w:tcW w:w="2013" w:type="dxa"/>
            <w:vAlign w:val="bottom"/>
          </w:tcPr>
          <w:p w14:paraId="65CC4CDF" w14:textId="66A784F6" w:rsidR="00EF6F45" w:rsidRPr="00FD12D7" w:rsidRDefault="00EF6F45" w:rsidP="00EF6F45">
            <w:pPr>
              <w:jc w:val="center"/>
              <w:rPr>
                <w:del w:id="433" w:author="Comparison" w:date="2026-09-25T20:10:00Z" w16du:dateUtc="2026-09-26T00:10:00Z"/>
                <w:rFonts w:ascii="Times New Roman" w:hAnsi="Times New Roman" w:cs="Times New Roman"/>
              </w:rPr>
            </w:pPr>
            <w:del w:id="43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-3 (-6, -1)</w:delText>
              </w:r>
            </w:del>
          </w:p>
        </w:tc>
        <w:tc>
          <w:tcPr>
            <w:tcW w:w="2092" w:type="dxa"/>
            <w:vAlign w:val="bottom"/>
          </w:tcPr>
          <w:p w14:paraId="69ADEC87" w14:textId="43A4BB3E" w:rsidR="00EF6F45" w:rsidRPr="00FD12D7" w:rsidRDefault="00EF6F45" w:rsidP="00EF6F45">
            <w:pPr>
              <w:jc w:val="center"/>
              <w:rPr>
                <w:del w:id="435" w:author="Comparison" w:date="2026-09-25T20:10:00Z" w16du:dateUtc="2026-09-26T00:10:00Z"/>
                <w:rFonts w:ascii="Times New Roman" w:hAnsi="Times New Roman" w:cs="Times New Roman"/>
              </w:rPr>
            </w:pPr>
            <w:del w:id="43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-5 (-8, -1)</w:delText>
              </w:r>
            </w:del>
          </w:p>
        </w:tc>
        <w:tc>
          <w:tcPr>
            <w:tcW w:w="1867" w:type="dxa"/>
            <w:vAlign w:val="bottom"/>
          </w:tcPr>
          <w:p w14:paraId="5057ECAE" w14:textId="21B00641" w:rsidR="00EF6F45" w:rsidRPr="00FD12D7" w:rsidRDefault="00EF6F45" w:rsidP="00EF6F45">
            <w:pPr>
              <w:jc w:val="center"/>
              <w:rPr>
                <w:del w:id="437" w:author="Comparison" w:date="2026-09-25T20:10:00Z" w16du:dateUtc="2026-09-26T00:10:00Z"/>
                <w:rFonts w:ascii="Times New Roman" w:hAnsi="Times New Roman" w:cs="Times New Roman"/>
              </w:rPr>
            </w:pPr>
            <w:del w:id="43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-3 (-6, 0)</w:delText>
              </w:r>
            </w:del>
          </w:p>
        </w:tc>
      </w:tr>
      <w:tr w:rsidR="00FB6D70" w:rsidRPr="00A25AC0" w14:paraId="37199071" w14:textId="77777777" w:rsidTr="00FD5742">
        <w:trPr>
          <w:del w:id="439" w:author="Comparison" w:date="2026-09-25T20:10:00Z" w16du:dateUtc="2026-09-26T00:10:00Z"/>
        </w:trPr>
        <w:tc>
          <w:tcPr>
            <w:tcW w:w="3132" w:type="dxa"/>
            <w:vAlign w:val="center"/>
          </w:tcPr>
          <w:p w14:paraId="58B6D98D" w14:textId="6AC716DE" w:rsidR="00EF6F45" w:rsidRPr="00FD12D7" w:rsidRDefault="00EF6F45" w:rsidP="00FB6D70">
            <w:pPr>
              <w:rPr>
                <w:del w:id="440" w:author="Comparison" w:date="2026-09-25T20:10:00Z" w16du:dateUtc="2026-09-26T00:10:00Z"/>
                <w:rFonts w:ascii="Times New Roman" w:hAnsi="Times New Roman" w:cs="Times New Roman"/>
              </w:rPr>
            </w:pPr>
            <w:del w:id="441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Non-cereal based sweets</w:delText>
              </w:r>
            </w:del>
          </w:p>
        </w:tc>
        <w:tc>
          <w:tcPr>
            <w:tcW w:w="2013" w:type="dxa"/>
            <w:vAlign w:val="bottom"/>
          </w:tcPr>
          <w:p w14:paraId="79C4D78D" w14:textId="78EC9F16" w:rsidR="00EF6F45" w:rsidRPr="00FD12D7" w:rsidRDefault="00EF6F45" w:rsidP="00EF6F45">
            <w:pPr>
              <w:jc w:val="center"/>
              <w:rPr>
                <w:del w:id="442" w:author="Comparison" w:date="2026-09-25T20:10:00Z" w16du:dateUtc="2026-09-26T00:10:00Z"/>
                <w:rFonts w:ascii="Times New Roman" w:hAnsi="Times New Roman" w:cs="Times New Roman"/>
              </w:rPr>
            </w:pPr>
            <w:del w:id="443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12 (-5, 29)</w:delText>
              </w:r>
            </w:del>
          </w:p>
        </w:tc>
        <w:tc>
          <w:tcPr>
            <w:tcW w:w="2013" w:type="dxa"/>
            <w:vAlign w:val="bottom"/>
          </w:tcPr>
          <w:p w14:paraId="0F8E3A8E" w14:textId="28A00707" w:rsidR="00EF6F45" w:rsidRPr="00FD12D7" w:rsidRDefault="00EF6F45" w:rsidP="00EF6F45">
            <w:pPr>
              <w:jc w:val="center"/>
              <w:rPr>
                <w:del w:id="444" w:author="Comparison" w:date="2026-09-25T20:10:00Z" w16du:dateUtc="2026-09-26T00:10:00Z"/>
                <w:rFonts w:ascii="Times New Roman" w:hAnsi="Times New Roman" w:cs="Times New Roman"/>
              </w:rPr>
            </w:pPr>
            <w:del w:id="445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 (-7, 8)</w:delText>
              </w:r>
            </w:del>
          </w:p>
        </w:tc>
        <w:tc>
          <w:tcPr>
            <w:tcW w:w="2092" w:type="dxa"/>
            <w:vAlign w:val="bottom"/>
          </w:tcPr>
          <w:p w14:paraId="5E6916A7" w14:textId="1E3A7116" w:rsidR="00EF6F45" w:rsidRPr="00FD12D7" w:rsidRDefault="00EF6F45" w:rsidP="00EF6F45">
            <w:pPr>
              <w:jc w:val="center"/>
              <w:rPr>
                <w:del w:id="446" w:author="Comparison" w:date="2026-09-25T20:10:00Z" w16du:dateUtc="2026-09-26T00:10:00Z"/>
                <w:rFonts w:ascii="Times New Roman" w:hAnsi="Times New Roman" w:cs="Times New Roman"/>
              </w:rPr>
            </w:pPr>
            <w:del w:id="447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4 (-7, 15)</w:delText>
              </w:r>
            </w:del>
          </w:p>
        </w:tc>
        <w:tc>
          <w:tcPr>
            <w:tcW w:w="1867" w:type="dxa"/>
            <w:vAlign w:val="bottom"/>
          </w:tcPr>
          <w:p w14:paraId="0096DFEF" w14:textId="43110ECA" w:rsidR="00EF6F45" w:rsidRPr="00FD12D7" w:rsidRDefault="00EF6F45" w:rsidP="00EF6F45">
            <w:pPr>
              <w:jc w:val="center"/>
              <w:rPr>
                <w:del w:id="448" w:author="Comparison" w:date="2026-09-25T20:10:00Z" w16du:dateUtc="2026-09-26T00:10:00Z"/>
                <w:rFonts w:ascii="Times New Roman" w:hAnsi="Times New Roman" w:cs="Times New Roman"/>
              </w:rPr>
            </w:pPr>
            <w:del w:id="449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-9 (-18, 1)</w:delText>
              </w:r>
            </w:del>
          </w:p>
        </w:tc>
      </w:tr>
      <w:tr w:rsidR="00FB6D70" w:rsidRPr="00A25AC0" w14:paraId="24C2DC7A" w14:textId="77777777" w:rsidTr="00FD5742">
        <w:trPr>
          <w:del w:id="450" w:author="Comparison" w:date="2026-09-25T20:10:00Z" w16du:dateUtc="2026-09-26T00:10:00Z"/>
        </w:trPr>
        <w:tc>
          <w:tcPr>
            <w:tcW w:w="3132" w:type="dxa"/>
            <w:tcBorders>
              <w:bottom w:val="single" w:sz="4" w:space="0" w:color="auto"/>
            </w:tcBorders>
            <w:vAlign w:val="center"/>
          </w:tcPr>
          <w:p w14:paraId="492BBF3B" w14:textId="6290FF79" w:rsidR="00EF6F45" w:rsidRPr="00FD12D7" w:rsidRDefault="00EF6F45" w:rsidP="00FB6D70">
            <w:pPr>
              <w:rPr>
                <w:del w:id="451" w:author="Comparison" w:date="2026-09-25T20:10:00Z" w16du:dateUtc="2026-09-26T00:10:00Z"/>
                <w:rFonts w:ascii="Times New Roman" w:hAnsi="Times New Roman" w:cs="Times New Roman"/>
              </w:rPr>
            </w:pPr>
            <w:del w:id="452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 xml:space="preserve">    Other</w:delText>
              </w:r>
            </w:del>
          </w:p>
        </w:tc>
        <w:tc>
          <w:tcPr>
            <w:tcW w:w="2013" w:type="dxa"/>
            <w:tcBorders>
              <w:bottom w:val="single" w:sz="4" w:space="0" w:color="auto"/>
            </w:tcBorders>
            <w:vAlign w:val="bottom"/>
          </w:tcPr>
          <w:p w14:paraId="2E540630" w14:textId="00714543" w:rsidR="00EF6F45" w:rsidRPr="00FD12D7" w:rsidRDefault="00EF6F45" w:rsidP="00EF6F45">
            <w:pPr>
              <w:jc w:val="center"/>
              <w:rPr>
                <w:del w:id="453" w:author="Comparison" w:date="2026-09-25T20:10:00Z" w16du:dateUtc="2026-09-26T00:10:00Z"/>
                <w:rFonts w:ascii="Times New Roman" w:hAnsi="Times New Roman" w:cs="Times New Roman"/>
              </w:rPr>
            </w:pPr>
            <w:del w:id="454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15 (5, 25)</w:delText>
              </w:r>
            </w:del>
          </w:p>
        </w:tc>
        <w:tc>
          <w:tcPr>
            <w:tcW w:w="2013" w:type="dxa"/>
            <w:tcBorders>
              <w:bottom w:val="single" w:sz="4" w:space="0" w:color="auto"/>
            </w:tcBorders>
            <w:vAlign w:val="bottom"/>
          </w:tcPr>
          <w:p w14:paraId="687E2B6A" w14:textId="147AC1B5" w:rsidR="00EF6F45" w:rsidRPr="00FD12D7" w:rsidRDefault="00EF6F45" w:rsidP="00EF6F45">
            <w:pPr>
              <w:jc w:val="center"/>
              <w:rPr>
                <w:del w:id="455" w:author="Comparison" w:date="2026-09-25T20:10:00Z" w16du:dateUtc="2026-09-26T00:10:00Z"/>
                <w:rFonts w:ascii="Times New Roman" w:hAnsi="Times New Roman" w:cs="Times New Roman"/>
              </w:rPr>
            </w:pPr>
            <w:del w:id="456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-2 (-7, 4)</w:delText>
              </w:r>
            </w:del>
          </w:p>
        </w:tc>
        <w:tc>
          <w:tcPr>
            <w:tcW w:w="2092" w:type="dxa"/>
            <w:tcBorders>
              <w:bottom w:val="single" w:sz="4" w:space="0" w:color="auto"/>
            </w:tcBorders>
            <w:vAlign w:val="bottom"/>
          </w:tcPr>
          <w:p w14:paraId="4B546264" w14:textId="4465F03B" w:rsidR="00EF6F45" w:rsidRPr="00FD12D7" w:rsidRDefault="00EF6F45" w:rsidP="00EF6F45">
            <w:pPr>
              <w:jc w:val="center"/>
              <w:rPr>
                <w:del w:id="457" w:author="Comparison" w:date="2026-09-25T20:10:00Z" w16du:dateUtc="2026-09-26T00:10:00Z"/>
                <w:rFonts w:ascii="Times New Roman" w:hAnsi="Times New Roman" w:cs="Times New Roman"/>
              </w:rPr>
            </w:pPr>
            <w:del w:id="458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11 (3, 19)</w:delText>
              </w:r>
            </w:del>
          </w:p>
        </w:tc>
        <w:tc>
          <w:tcPr>
            <w:tcW w:w="1867" w:type="dxa"/>
            <w:tcBorders>
              <w:bottom w:val="single" w:sz="4" w:space="0" w:color="auto"/>
            </w:tcBorders>
            <w:vAlign w:val="bottom"/>
          </w:tcPr>
          <w:p w14:paraId="7F4F6AD8" w14:textId="15BDE49C" w:rsidR="00EF6F45" w:rsidRPr="00FD12D7" w:rsidRDefault="00EF6F45" w:rsidP="00EF6F45">
            <w:pPr>
              <w:jc w:val="center"/>
              <w:rPr>
                <w:del w:id="459" w:author="Comparison" w:date="2026-09-25T20:10:00Z" w16du:dateUtc="2026-09-26T00:10:00Z"/>
                <w:rFonts w:ascii="Times New Roman" w:hAnsi="Times New Roman" w:cs="Times New Roman"/>
              </w:rPr>
            </w:pPr>
            <w:del w:id="460" w:author="Comparison" w:date="2026-09-25T20:10:00Z" w16du:dateUtc="2026-09-26T00:10:00Z">
              <w:r w:rsidRPr="00FD12D7">
                <w:rPr>
                  <w:rFonts w:ascii="Times New Roman" w:hAnsi="Times New Roman" w:cs="Times New Roman"/>
                </w:rPr>
                <w:delText>-5 (-11, 2)</w:delText>
              </w:r>
            </w:del>
          </w:p>
        </w:tc>
      </w:tr>
      <w:tr w:rsidR="00FB6D70" w:rsidRPr="007E7E63" w14:paraId="51C20F5A" w14:textId="77777777" w:rsidTr="00FD5742">
        <w:trPr>
          <w:del w:id="461" w:author="Comparison" w:date="2026-09-25T20:10:00Z" w16du:dateUtc="2026-09-26T00:10:00Z"/>
        </w:trPr>
        <w:tc>
          <w:tcPr>
            <w:tcW w:w="11117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2457A783" w14:textId="1B67FC6A" w:rsidR="00FB6D70" w:rsidRPr="00FD12D7" w:rsidRDefault="007E7E63" w:rsidP="00920B35">
            <w:pPr>
              <w:rPr>
                <w:del w:id="462" w:author="Comparison" w:date="2026-09-25T20:10:00Z" w16du:dateUtc="2026-09-26T00:10:00Z"/>
                <w:rFonts w:ascii="Times New Roman" w:hAnsi="Times New Roman" w:cs="Times New Roman"/>
                <w:lang w:val="en-US"/>
              </w:rPr>
            </w:pPr>
            <w:del w:id="463" w:author="Comparison" w:date="2026-09-25T20:10:00Z" w16du:dateUtc="2026-09-26T00:10:00Z">
              <w:r w:rsidRPr="004500F2">
                <w:rPr>
                  <w:rFonts w:ascii="Times New Roman" w:hAnsi="Times New Roman" w:cs="Times New Roman"/>
                  <w:lang w:val="en-US"/>
                </w:rPr>
                <w:delText>Source: Authors’ own analyses and calculations based on data from Nielsen through its Mexico Consumer Panel Service (CPS) for the food and beverage categories for January 2012 – December 2014</w:delText>
              </w:r>
              <w:r w:rsidR="00E50D18">
                <w:rPr>
                  <w:rFonts w:ascii="Times New Roman" w:hAnsi="Times New Roman" w:cs="Times New Roman"/>
                  <w:lang w:val="en-US"/>
                </w:rPr>
                <w:delText>.</w:delText>
              </w:r>
            </w:del>
          </w:p>
        </w:tc>
      </w:tr>
    </w:tbl>
    <w:p w14:paraId="0E94F6B0" w14:textId="77777777" w:rsidR="007F2682" w:rsidRDefault="007F2682">
      <w:pPr>
        <w:rPr>
          <w:rPrChange w:id="464" w:author="Comparison" w:date="2026-09-25T20:10:00Z" w16du:dateUtc="2026-09-26T00:10:00Z">
            <w:rPr>
              <w:rFonts w:ascii="Times New Roman" w:eastAsia="Times New Roman" w:hAnsi="Times New Roman" w:cs="Times New Roman"/>
              <w:bCs/>
              <w:color w:val="000000"/>
              <w:lang w:val="en-US"/>
            </w:rPr>
          </w:rPrChange>
        </w:rPr>
        <w:pPrChange w:id="465" w:author="Comparison" w:date="2026-09-25T20:10:00Z" w16du:dateUtc="2026-09-26T00:10:00Z">
          <w:pPr>
            <w:jc w:val="center"/>
          </w:pPr>
        </w:pPrChange>
      </w:pPr>
    </w:p>
    <w:sectPr w:rsidR="007F26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0"/>
      <w:sectPrChange w:id="469" w:author="Comparison" w:date="2026-09-25T20:10:00Z" w16du:dateUtc="2026-09-26T00:10:00Z">
        <w:sectPr w:rsidR="007F2682">
          <w:pgMar w:top="720" w:right="720" w:bottom="720" w:left="72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319A95" w14:textId="77777777" w:rsidR="00444C22" w:rsidRDefault="00444C22" w:rsidP="005530AE">
      <w:pPr>
        <w:spacing w:line="240" w:lineRule="auto"/>
        <w:pPrChange w:id="12" w:author="Comparison" w:date="2026-09-25T20:10:00Z" w16du:dateUtc="2026-09-26T00:10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07F27F2" w14:textId="77777777" w:rsidR="00444C22" w:rsidRDefault="00444C22" w:rsidP="005530AE">
      <w:pPr>
        <w:spacing w:line="240" w:lineRule="auto"/>
        <w:pPrChange w:id="13" w:author="Comparison" w:date="2026-09-25T20:10:00Z" w16du:dateUtc="2026-09-26T00:10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999124" w14:textId="77777777" w:rsidR="0084609A" w:rsidRDefault="008460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FA47C2" w14:textId="77777777" w:rsidR="0084609A" w:rsidRDefault="008460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9724A6" w14:textId="77777777" w:rsidR="0084609A" w:rsidRDefault="008460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3DC555" w14:textId="77777777" w:rsidR="00444C22" w:rsidRDefault="00444C22" w:rsidP="005530AE">
      <w:pPr>
        <w:spacing w:line="240" w:lineRule="auto"/>
        <w:pPrChange w:id="10" w:author="Comparison" w:date="2026-09-25T20:10:00Z" w16du:dateUtc="2026-09-26T00:10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CAAC15A" w14:textId="77777777" w:rsidR="00444C22" w:rsidRDefault="00444C22" w:rsidP="005530AE">
      <w:pPr>
        <w:spacing w:line="240" w:lineRule="auto"/>
        <w:pPrChange w:id="11" w:author="Comparison" w:date="2026-09-25T20:10:00Z" w16du:dateUtc="2026-09-26T00:10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257FAD" w14:textId="77777777" w:rsidR="005530AE" w:rsidRDefault="005530AE">
    <w:pPr>
      <w:pStyle w:val="Header"/>
      <w:rPr>
        <w:ins w:id="466" w:author="Comparison" w:date="2026-09-25T20:10:00Z" w16du:dateUtc="2026-09-26T00:10:00Z"/>
      </w:rPr>
    </w:pPr>
  </w:p>
  <w:p w14:paraId="0A039EB7" w14:textId="77777777" w:rsidR="0084609A" w:rsidRDefault="008460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D19FB7" w14:textId="77777777" w:rsidR="005530AE" w:rsidRDefault="005530AE">
    <w:pPr>
      <w:pStyle w:val="Header"/>
      <w:rPr>
        <w:ins w:id="467" w:author="Comparison" w:date="2026-09-25T20:10:00Z" w16du:dateUtc="2026-09-26T00:10:00Z"/>
      </w:rPr>
    </w:pPr>
  </w:p>
  <w:p w14:paraId="1B66E238" w14:textId="77777777" w:rsidR="0084609A" w:rsidRDefault="008460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02383C" w14:textId="77777777" w:rsidR="005530AE" w:rsidRDefault="005530AE">
    <w:pPr>
      <w:pStyle w:val="Header"/>
      <w:rPr>
        <w:ins w:id="468" w:author="Comparison" w:date="2026-09-25T20:10:00Z" w16du:dateUtc="2026-09-26T00:10:00Z"/>
      </w:rPr>
    </w:pPr>
  </w:p>
  <w:p w14:paraId="450EEEC5" w14:textId="77777777" w:rsidR="0084609A" w:rsidRDefault="008460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4A37EC"/>
    <w:multiLevelType w:val="hybridMultilevel"/>
    <w:tmpl w:val="40903190"/>
    <w:lvl w:ilvl="0" w:tplc="E2C0A2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8091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2CA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665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A41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20B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627E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E4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A484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952971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C4E"/>
    <w:rsid w:val="00073B55"/>
    <w:rsid w:val="0009099A"/>
    <w:rsid w:val="000C5BFC"/>
    <w:rsid w:val="000F02B9"/>
    <w:rsid w:val="001702C3"/>
    <w:rsid w:val="001853FB"/>
    <w:rsid w:val="00193E5F"/>
    <w:rsid w:val="001E4270"/>
    <w:rsid w:val="00206182"/>
    <w:rsid w:val="002107B4"/>
    <w:rsid w:val="00224E0A"/>
    <w:rsid w:val="00243610"/>
    <w:rsid w:val="00245014"/>
    <w:rsid w:val="00295A55"/>
    <w:rsid w:val="002E200D"/>
    <w:rsid w:val="0030039E"/>
    <w:rsid w:val="0033286B"/>
    <w:rsid w:val="003C0CBA"/>
    <w:rsid w:val="003E3B04"/>
    <w:rsid w:val="00444C22"/>
    <w:rsid w:val="004452C2"/>
    <w:rsid w:val="004500F2"/>
    <w:rsid w:val="0045441A"/>
    <w:rsid w:val="00456FDD"/>
    <w:rsid w:val="00472239"/>
    <w:rsid w:val="00495970"/>
    <w:rsid w:val="004D03C8"/>
    <w:rsid w:val="004D09A2"/>
    <w:rsid w:val="004E44A7"/>
    <w:rsid w:val="0050230D"/>
    <w:rsid w:val="00534B6F"/>
    <w:rsid w:val="005530AE"/>
    <w:rsid w:val="005B5D37"/>
    <w:rsid w:val="005B7A5E"/>
    <w:rsid w:val="005E20A1"/>
    <w:rsid w:val="005E33BB"/>
    <w:rsid w:val="00642540"/>
    <w:rsid w:val="006426B7"/>
    <w:rsid w:val="00666072"/>
    <w:rsid w:val="00695379"/>
    <w:rsid w:val="00711A27"/>
    <w:rsid w:val="00720487"/>
    <w:rsid w:val="007533BB"/>
    <w:rsid w:val="007711A2"/>
    <w:rsid w:val="00776E40"/>
    <w:rsid w:val="0078780A"/>
    <w:rsid w:val="0079739E"/>
    <w:rsid w:val="007A5D17"/>
    <w:rsid w:val="007D116F"/>
    <w:rsid w:val="007E2351"/>
    <w:rsid w:val="007E6C2F"/>
    <w:rsid w:val="007E7E63"/>
    <w:rsid w:val="007F2682"/>
    <w:rsid w:val="008332B7"/>
    <w:rsid w:val="00835E34"/>
    <w:rsid w:val="00844800"/>
    <w:rsid w:val="0084609A"/>
    <w:rsid w:val="00893917"/>
    <w:rsid w:val="008C15B1"/>
    <w:rsid w:val="008D2426"/>
    <w:rsid w:val="00902EFD"/>
    <w:rsid w:val="00903487"/>
    <w:rsid w:val="00911EC7"/>
    <w:rsid w:val="00920B35"/>
    <w:rsid w:val="00962CDC"/>
    <w:rsid w:val="009B04EB"/>
    <w:rsid w:val="009E7F4E"/>
    <w:rsid w:val="009F1EE7"/>
    <w:rsid w:val="00A25AC0"/>
    <w:rsid w:val="00AB1610"/>
    <w:rsid w:val="00AC5029"/>
    <w:rsid w:val="00AD1F37"/>
    <w:rsid w:val="00B25724"/>
    <w:rsid w:val="00B87B7E"/>
    <w:rsid w:val="00BA075B"/>
    <w:rsid w:val="00BA1FAF"/>
    <w:rsid w:val="00BD7B04"/>
    <w:rsid w:val="00BE76A2"/>
    <w:rsid w:val="00BF50B8"/>
    <w:rsid w:val="00C02641"/>
    <w:rsid w:val="00C06369"/>
    <w:rsid w:val="00C820C1"/>
    <w:rsid w:val="00CE029B"/>
    <w:rsid w:val="00CE0B37"/>
    <w:rsid w:val="00CE2704"/>
    <w:rsid w:val="00D60084"/>
    <w:rsid w:val="00E12E79"/>
    <w:rsid w:val="00E44CE2"/>
    <w:rsid w:val="00E50D18"/>
    <w:rsid w:val="00E71B02"/>
    <w:rsid w:val="00E84C4E"/>
    <w:rsid w:val="00EB4779"/>
    <w:rsid w:val="00EF6583"/>
    <w:rsid w:val="00EF6F45"/>
    <w:rsid w:val="00F03234"/>
    <w:rsid w:val="00F2625F"/>
    <w:rsid w:val="00FA0692"/>
    <w:rsid w:val="00FB6D70"/>
    <w:rsid w:val="00FD12D7"/>
    <w:rsid w:val="00FD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0821"/>
  <w15:docId w15:val="{D61741F8-71D1-4CAA-B379-C0217AF7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120" w:line="320" w:lineRule="auto"/>
      <w:contextualSpacing/>
      <w:outlineLvl w:val="0"/>
      <w:pPrChange w:id="0" w:author="Comparison" w:date="2026-09-25T20:10:00Z">
        <w:pPr>
          <w:spacing w:after="120" w:line="320" w:lineRule="auto"/>
          <w:contextualSpacing/>
          <w:outlineLvl w:val="0"/>
        </w:pPr>
      </w:pPrChange>
    </w:pPr>
    <w:rPr>
      <w:rFonts w:ascii="Palatino" w:eastAsia="Palatino" w:hAnsi="Palatino" w:cs="Palatino"/>
      <w:color w:val="333333"/>
      <w:sz w:val="36"/>
      <w:szCs w:val="20"/>
      <w:lang w:val="en-US"/>
      <w:rPrChange w:id="0" w:author="Comparison" w:date="2026-09-25T20:10:00Z">
        <w:rPr>
          <w:rFonts w:ascii="Palatino" w:eastAsia="Palatino" w:hAnsi="Palatino" w:cs="Palatino"/>
          <w:color w:val="333333"/>
          <w:sz w:val="36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120" w:after="160" w:line="320" w:lineRule="auto"/>
      <w:contextualSpacing/>
      <w:outlineLvl w:val="1"/>
      <w:pPrChange w:id="1" w:author="Comparison" w:date="2026-09-25T20:10:00Z">
        <w:pPr>
          <w:spacing w:before="120" w:after="160" w:line="320" w:lineRule="auto"/>
          <w:contextualSpacing/>
          <w:outlineLvl w:val="1"/>
        </w:pPr>
      </w:pPrChange>
    </w:pPr>
    <w:rPr>
      <w:rFonts w:ascii="Arial" w:eastAsia="Arial" w:hAnsi="Arial" w:cs="Arial"/>
      <w:b/>
      <w:color w:val="333333"/>
      <w:sz w:val="26"/>
      <w:szCs w:val="20"/>
      <w:lang w:val="en-US"/>
      <w:rPrChange w:id="1" w:author="Comparison" w:date="2026-09-25T20:10:00Z">
        <w:rPr>
          <w:rFonts w:ascii="Arial" w:eastAsia="Arial" w:hAnsi="Arial" w:cs="Arial"/>
          <w:b/>
          <w:color w:val="333333"/>
          <w:sz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120" w:after="160" w:line="320" w:lineRule="auto"/>
      <w:contextualSpacing/>
      <w:outlineLvl w:val="2"/>
      <w:pPrChange w:id="2" w:author="Comparison" w:date="2026-09-25T20:10:00Z">
        <w:pPr>
          <w:spacing w:before="120" w:after="160" w:line="320" w:lineRule="auto"/>
          <w:contextualSpacing/>
          <w:outlineLvl w:val="2"/>
        </w:pPr>
      </w:pPrChange>
    </w:pPr>
    <w:rPr>
      <w:rFonts w:ascii="Arial" w:eastAsia="Arial" w:hAnsi="Arial" w:cs="Arial"/>
      <w:b/>
      <w:i/>
      <w:color w:val="666666"/>
      <w:sz w:val="24"/>
      <w:szCs w:val="20"/>
      <w:lang w:val="en-US"/>
      <w:rPrChange w:id="2" w:author="Comparison" w:date="2026-09-25T20:10:00Z">
        <w:rPr>
          <w:rFonts w:ascii="Arial" w:eastAsia="Arial" w:hAnsi="Arial" w:cs="Arial"/>
          <w:b/>
          <w:i/>
          <w:color w:val="666666"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120" w:after="120" w:line="320" w:lineRule="auto"/>
      <w:contextualSpacing/>
      <w:outlineLvl w:val="3"/>
      <w:pPrChange w:id="3" w:author="Comparison" w:date="2026-09-25T20:10:00Z">
        <w:pPr>
          <w:spacing w:before="120" w:after="120" w:line="320" w:lineRule="auto"/>
          <w:contextualSpacing/>
          <w:outlineLvl w:val="3"/>
        </w:pPr>
      </w:pPrChange>
    </w:pPr>
    <w:rPr>
      <w:rFonts w:ascii="Palatino" w:eastAsia="Palatino" w:hAnsi="Palatino" w:cs="Palatino"/>
      <w:b/>
      <w:color w:val="333333"/>
      <w:sz w:val="24"/>
      <w:szCs w:val="20"/>
      <w:lang w:val="en-US"/>
      <w:rPrChange w:id="3" w:author="Comparison" w:date="2026-09-25T20:10:00Z">
        <w:rPr>
          <w:rFonts w:ascii="Palatino" w:eastAsia="Palatino" w:hAnsi="Palatino" w:cs="Palatino"/>
          <w:b/>
          <w:color w:val="333333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120" w:after="120" w:line="320" w:lineRule="auto"/>
      <w:contextualSpacing/>
      <w:outlineLvl w:val="4"/>
      <w:pPrChange w:id="4" w:author="Comparison" w:date="2026-09-25T20:10:00Z">
        <w:pPr>
          <w:spacing w:before="120" w:after="120" w:line="320" w:lineRule="auto"/>
          <w:contextualSpacing/>
          <w:outlineLvl w:val="4"/>
        </w:pPr>
      </w:pPrChange>
    </w:pPr>
    <w:rPr>
      <w:rFonts w:ascii="Arial" w:eastAsia="Arial" w:hAnsi="Arial" w:cs="Arial"/>
      <w:b/>
      <w:color w:val="333333"/>
      <w:szCs w:val="20"/>
      <w:lang w:val="en-US"/>
      <w:rPrChange w:id="4" w:author="Comparison" w:date="2026-09-25T20:10:00Z">
        <w:rPr>
          <w:rFonts w:ascii="Arial" w:eastAsia="Arial" w:hAnsi="Arial" w:cs="Arial"/>
          <w:b/>
          <w:color w:val="333333"/>
          <w:sz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120" w:after="120" w:line="320" w:lineRule="auto"/>
      <w:contextualSpacing/>
      <w:outlineLvl w:val="5"/>
      <w:pPrChange w:id="5" w:author="Comparison" w:date="2026-09-25T20:10:00Z">
        <w:pPr>
          <w:spacing w:before="120" w:after="120" w:line="320" w:lineRule="auto"/>
          <w:contextualSpacing/>
          <w:outlineLvl w:val="5"/>
        </w:pPr>
      </w:pPrChange>
    </w:pPr>
    <w:rPr>
      <w:rFonts w:ascii="Arial" w:eastAsia="Arial" w:hAnsi="Arial" w:cs="Arial"/>
      <w:i/>
      <w:color w:val="666666"/>
      <w:szCs w:val="20"/>
      <w:u w:val="single"/>
      <w:lang w:val="en-US"/>
      <w:rPrChange w:id="5" w:author="Comparison" w:date="2026-09-25T20:10:00Z">
        <w:rPr>
          <w:rFonts w:ascii="Arial" w:eastAsia="Arial" w:hAnsi="Arial" w:cs="Arial"/>
          <w:i/>
          <w:color w:val="666666"/>
          <w:sz w:val="22"/>
          <w:u w:val="single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84C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2B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450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50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50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1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702C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F2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609A"/>
    <w:rPr>
      <w:rFonts w:ascii="Palatino" w:eastAsia="Palatino" w:hAnsi="Palatino" w:cs="Palatino"/>
      <w:color w:val="333333"/>
      <w:sz w:val="36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09A"/>
    <w:rPr>
      <w:rFonts w:ascii="Arial" w:eastAsia="Arial" w:hAnsi="Arial" w:cs="Arial"/>
      <w:b/>
      <w:color w:val="333333"/>
      <w:sz w:val="26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09A"/>
    <w:rPr>
      <w:rFonts w:ascii="Arial" w:eastAsia="Arial" w:hAnsi="Arial" w:cs="Arial"/>
      <w:b/>
      <w:i/>
      <w:color w:val="666666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09A"/>
    <w:rPr>
      <w:rFonts w:ascii="Palatino" w:eastAsia="Palatino" w:hAnsi="Palatino" w:cs="Palatino"/>
      <w:b/>
      <w:color w:val="333333"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09A"/>
    <w:rPr>
      <w:rFonts w:ascii="Arial" w:eastAsia="Arial" w:hAnsi="Arial" w:cs="Arial"/>
      <w:b/>
      <w:color w:val="333333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09A"/>
    <w:rPr>
      <w:rFonts w:ascii="Arial" w:eastAsia="Arial" w:hAnsi="Arial" w:cs="Arial"/>
      <w:i/>
      <w:color w:val="666666"/>
      <w:szCs w:val="20"/>
      <w:u w:val="single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320" w:lineRule="auto"/>
      <w:contextualSpacing/>
      <w:pPrChange w:id="6" w:author="Comparison" w:date="2026-09-25T20:10:00Z">
        <w:pPr>
          <w:spacing w:line="320" w:lineRule="auto"/>
          <w:contextualSpacing/>
        </w:pPr>
      </w:pPrChange>
    </w:pPr>
    <w:rPr>
      <w:rFonts w:ascii="Palatino" w:eastAsia="Palatino" w:hAnsi="Palatino" w:cs="Palatino"/>
      <w:color w:val="333333"/>
      <w:sz w:val="60"/>
      <w:szCs w:val="20"/>
      <w:lang w:val="en-US"/>
      <w:rPrChange w:id="6" w:author="Comparison" w:date="2026-09-25T20:10:00Z">
        <w:rPr>
          <w:rFonts w:ascii="Palatino" w:eastAsia="Palatino" w:hAnsi="Palatino" w:cs="Palatino"/>
          <w:color w:val="333333"/>
          <w:sz w:val="60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4609A"/>
    <w:rPr>
      <w:rFonts w:ascii="Palatino" w:eastAsia="Palatino" w:hAnsi="Palatino" w:cs="Palatino"/>
      <w:color w:val="333333"/>
      <w:sz w:val="60"/>
      <w:szCs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60" w:after="0" w:line="320" w:lineRule="auto"/>
      <w:contextualSpacing/>
      <w:pPrChange w:id="7" w:author="Comparison" w:date="2026-09-25T20:10:00Z">
        <w:pPr>
          <w:spacing w:before="60" w:line="320" w:lineRule="auto"/>
          <w:contextualSpacing/>
        </w:pPr>
      </w:pPrChange>
    </w:pPr>
    <w:rPr>
      <w:rFonts w:ascii="Arial" w:eastAsia="Arial" w:hAnsi="Arial" w:cs="Arial"/>
      <w:color w:val="333333"/>
      <w:sz w:val="28"/>
      <w:szCs w:val="20"/>
      <w:lang w:val="en-US"/>
      <w:rPrChange w:id="7" w:author="Comparison" w:date="2026-09-25T20:10:00Z">
        <w:rPr>
          <w:rFonts w:ascii="Arial" w:eastAsia="Arial" w:hAnsi="Arial" w:cs="Arial"/>
          <w:color w:val="333333"/>
          <w:sz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4609A"/>
    <w:rPr>
      <w:rFonts w:ascii="Arial" w:eastAsia="Arial" w:hAnsi="Arial" w:cs="Arial"/>
      <w:color w:val="333333"/>
      <w:sz w:val="28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530AE"/>
    <w:pPr>
      <w:tabs>
        <w:tab w:val="center" w:pos="4680"/>
        <w:tab w:val="right" w:pos="9360"/>
      </w:tabs>
      <w:spacing w:after="0" w:line="240" w:lineRule="auto"/>
      <w:pPrChange w:id="8" w:author="Comparison" w:date="2026-09-25T20:10:00Z">
        <w:pPr>
          <w:tabs>
            <w:tab w:val="center" w:pos="4680"/>
            <w:tab w:val="right" w:pos="9360"/>
          </w:tabs>
        </w:pPr>
      </w:pPrChange>
    </w:pPr>
    <w:rPr>
      <w:rFonts w:ascii="Arial" w:eastAsia="Arial" w:hAnsi="Arial" w:cs="Arial"/>
      <w:color w:val="333333"/>
      <w:sz w:val="20"/>
      <w:szCs w:val="20"/>
      <w:lang w:val="en-US"/>
      <w:rPrChange w:id="8" w:author="Comparison" w:date="2026-09-25T20:10:00Z">
        <w:rPr>
          <w:rFonts w:ascii="Arial" w:eastAsia="Arial" w:hAnsi="Arial" w:cs="Arial"/>
          <w:color w:val="333333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4609A"/>
    <w:rPr>
      <w:rFonts w:ascii="Arial" w:eastAsia="Arial" w:hAnsi="Arial" w:cs="Arial"/>
      <w:color w:val="333333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530AE"/>
    <w:pPr>
      <w:tabs>
        <w:tab w:val="center" w:pos="4680"/>
        <w:tab w:val="right" w:pos="9360"/>
      </w:tabs>
      <w:spacing w:after="0" w:line="240" w:lineRule="auto"/>
      <w:pPrChange w:id="9" w:author="Comparison" w:date="2026-09-25T20:10:00Z">
        <w:pPr>
          <w:tabs>
            <w:tab w:val="center" w:pos="4680"/>
            <w:tab w:val="right" w:pos="9360"/>
          </w:tabs>
        </w:pPr>
      </w:pPrChange>
    </w:pPr>
    <w:rPr>
      <w:rFonts w:ascii="Arial" w:eastAsia="Arial" w:hAnsi="Arial" w:cs="Arial"/>
      <w:color w:val="333333"/>
      <w:sz w:val="20"/>
      <w:szCs w:val="20"/>
      <w:lang w:val="en-US"/>
      <w:rPrChange w:id="9" w:author="Comparison" w:date="2026-09-25T20:10:00Z">
        <w:rPr>
          <w:rFonts w:ascii="Arial" w:eastAsia="Arial" w:hAnsi="Arial" w:cs="Arial"/>
          <w:color w:val="333333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4609A"/>
    <w:rPr>
      <w:rFonts w:ascii="Arial" w:eastAsia="Arial" w:hAnsi="Arial" w:cs="Arial"/>
      <w:color w:val="333333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5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8783">
          <w:marLeft w:val="547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3079">
          <w:marLeft w:val="547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3097">
          <w:marLeft w:val="547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E5B06-5BFB-4F85-B2BE-A73A20AFC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Batis Ruvalcaba</dc:creator>
  <cp:lastModifiedBy>Arthur Souza Rodrigues</cp:lastModifiedBy>
  <cp:revision>1</cp:revision>
  <dcterms:created xsi:type="dcterms:W3CDTF">2016-06-29T05:54:00Z</dcterms:created>
  <dcterms:modified xsi:type="dcterms:W3CDTF">2026-09-26T00:10:00Z</dcterms:modified>
</cp:coreProperties>
</file>