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D9904D" w14:textId="77777777" w:rsidR="00342087" w:rsidRDefault="00342087" w:rsidP="00342087">
      <w:pPr>
        <w:numPr>
          <w:ilvl w:val="0"/>
          <w:numId w:val="3"/>
        </w:numPr>
        <w:rPr>
          <w:ins w:id="1" w:author="Ackley Library" w:date="2026-09-25T20:06:00Z" w16du:dateUtc="2026-09-26T00:06:00Z"/>
          <w:b/>
          <w:sz w:val="28"/>
        </w:rPr>
      </w:pPr>
      <w:ins w:id="2" w:author="Ackley Library" w:date="2026-09-25T20:06:00Z" w16du:dateUtc="2026-09-26T00:06:00Z">
        <w:r w:rsidRPr="00FF4111">
          <w:rPr>
            <w:b/>
            <w:sz w:val="28"/>
          </w:rPr>
          <w:t>Job Description for Circulation Clerk</w:t>
        </w:r>
      </w:ins>
    </w:p>
    <w:p w14:paraId="2481B370" w14:textId="77777777" w:rsidR="00342087" w:rsidRPr="00076989" w:rsidRDefault="00342087" w:rsidP="00342087">
      <w:pPr>
        <w:widowControl w:val="0"/>
        <w:autoSpaceDE w:val="0"/>
        <w:autoSpaceDN w:val="0"/>
        <w:adjustRightInd w:val="0"/>
        <w:rPr>
          <w:ins w:id="3" w:author="Ackley Library" w:date="2026-09-25T20:06:00Z" w16du:dateUtc="2026-09-26T00:06:00Z"/>
          <w:b/>
          <w:bCs/>
          <w:lang w:bidi="en-US"/>
        </w:rPr>
      </w:pPr>
    </w:p>
    <w:p w14:paraId="1ECDA4E2" w14:textId="77777777" w:rsidR="00342087" w:rsidRPr="00076989" w:rsidRDefault="00342087" w:rsidP="00342087">
      <w:pPr>
        <w:widowControl w:val="0"/>
        <w:autoSpaceDE w:val="0"/>
        <w:autoSpaceDN w:val="0"/>
        <w:adjustRightInd w:val="0"/>
        <w:rPr>
          <w:ins w:id="4" w:author="Ackley Library" w:date="2026-09-25T20:06:00Z" w16du:dateUtc="2026-09-26T00:06:00Z"/>
          <w:b/>
          <w:bCs/>
          <w:lang w:bidi="en-US"/>
        </w:rPr>
      </w:pPr>
      <w:ins w:id="5" w:author="Ackley Library" w:date="2026-09-25T20:06:00Z" w16du:dateUtc="2026-09-26T00:06:00Z">
        <w:r w:rsidRPr="00076989">
          <w:rPr>
            <w:b/>
            <w:bCs/>
            <w:lang w:bidi="en-US"/>
          </w:rPr>
          <w:t>Job Purpose</w:t>
        </w:r>
      </w:ins>
    </w:p>
    <w:p w14:paraId="523B39BB" w14:textId="77777777" w:rsidR="00342087" w:rsidRPr="00076989" w:rsidRDefault="00342087" w:rsidP="00342087">
      <w:pPr>
        <w:widowControl w:val="0"/>
        <w:autoSpaceDE w:val="0"/>
        <w:autoSpaceDN w:val="0"/>
        <w:adjustRightInd w:val="0"/>
        <w:rPr>
          <w:ins w:id="6" w:author="Ackley Library" w:date="2026-09-25T20:06:00Z" w16du:dateUtc="2026-09-26T00:06:00Z"/>
          <w:lang w:bidi="en-US"/>
        </w:rPr>
      </w:pPr>
      <w:ins w:id="7" w:author="Ackley Library" w:date="2026-09-25T20:06:00Z" w16du:dateUtc="2026-09-26T00:06:00Z">
        <w:r w:rsidRPr="00076989">
          <w:rPr>
            <w:lang w:bidi="en-US"/>
          </w:rPr>
          <w:t>Those holding the position perform clerical tasks as well as serving library patrons with responsibility for maintaining collection control, handling past due and unreturned materials and performing many support activities involved in operating the library.  The Circulation Clerk Is responsible to the Library Director In accordance with the established policies of the Ackley Public Library.</w:t>
        </w:r>
      </w:ins>
    </w:p>
    <w:p w14:paraId="4522ADA6" w14:textId="77777777" w:rsidR="00342087" w:rsidRPr="00076989" w:rsidRDefault="00342087" w:rsidP="00342087">
      <w:pPr>
        <w:widowControl w:val="0"/>
        <w:autoSpaceDE w:val="0"/>
        <w:autoSpaceDN w:val="0"/>
        <w:adjustRightInd w:val="0"/>
        <w:rPr>
          <w:ins w:id="8" w:author="Ackley Library" w:date="2026-09-25T20:06:00Z" w16du:dateUtc="2026-09-26T00:06:00Z"/>
          <w:lang w:bidi="en-US"/>
        </w:rPr>
      </w:pPr>
    </w:p>
    <w:p w14:paraId="5E6C96AA" w14:textId="77777777" w:rsidR="00342087" w:rsidRPr="00076989" w:rsidRDefault="00342087" w:rsidP="00342087">
      <w:pPr>
        <w:widowControl w:val="0"/>
        <w:autoSpaceDE w:val="0"/>
        <w:autoSpaceDN w:val="0"/>
        <w:adjustRightInd w:val="0"/>
        <w:rPr>
          <w:ins w:id="9" w:author="Ackley Library" w:date="2026-09-25T20:06:00Z" w16du:dateUtc="2026-09-26T00:06:00Z"/>
          <w:b/>
          <w:bCs/>
          <w:lang w:bidi="en-US"/>
        </w:rPr>
      </w:pPr>
      <w:ins w:id="10" w:author="Ackley Library" w:date="2026-09-25T20:06:00Z" w16du:dateUtc="2026-09-26T00:06:00Z">
        <w:r w:rsidRPr="00076989">
          <w:rPr>
            <w:b/>
            <w:bCs/>
            <w:lang w:bidi="en-US"/>
          </w:rPr>
          <w:t>Specific Duties</w:t>
        </w:r>
      </w:ins>
    </w:p>
    <w:p w14:paraId="06DCDE0A" w14:textId="77777777" w:rsidR="00342087" w:rsidRPr="00076989" w:rsidRDefault="00342087" w:rsidP="00342087">
      <w:pPr>
        <w:widowControl w:val="0"/>
        <w:numPr>
          <w:ilvl w:val="0"/>
          <w:numId w:val="6"/>
        </w:numPr>
        <w:autoSpaceDE w:val="0"/>
        <w:autoSpaceDN w:val="0"/>
        <w:adjustRightInd w:val="0"/>
        <w:rPr>
          <w:ins w:id="11" w:author="Ackley Library" w:date="2026-09-25T20:06:00Z" w16du:dateUtc="2026-09-26T00:06:00Z"/>
          <w:lang w:bidi="en-US"/>
        </w:rPr>
      </w:pPr>
      <w:ins w:id="12" w:author="Ackley Library" w:date="2026-09-25T20:06:00Z" w16du:dateUtc="2026-09-26T00:06:00Z">
        <w:r w:rsidRPr="00076989">
          <w:rPr>
            <w:lang w:bidi="en-US"/>
          </w:rPr>
          <w:t>Works in technical and user services of the library.</w:t>
        </w:r>
      </w:ins>
    </w:p>
    <w:p w14:paraId="623ED6C9" w14:textId="77777777" w:rsidR="00342087" w:rsidRPr="00076989" w:rsidRDefault="00342087" w:rsidP="00342087">
      <w:pPr>
        <w:widowControl w:val="0"/>
        <w:autoSpaceDE w:val="0"/>
        <w:autoSpaceDN w:val="0"/>
        <w:adjustRightInd w:val="0"/>
        <w:rPr>
          <w:ins w:id="13" w:author="Ackley Library" w:date="2026-09-25T20:06:00Z" w16du:dateUtc="2026-09-26T00:06:00Z"/>
          <w:lang w:bidi="en-US"/>
        </w:rPr>
      </w:pPr>
      <w:ins w:id="14" w:author="Ackley Library" w:date="2026-09-25T20:06:00Z" w16du:dateUtc="2026-09-26T00:06:00Z">
        <w:r w:rsidRPr="00076989">
          <w:rPr>
            <w:lang w:bidi="en-US"/>
          </w:rPr>
          <w:tab/>
          <w:t>a.  User services are to help the public locate the information needed.</w:t>
        </w:r>
      </w:ins>
    </w:p>
    <w:p w14:paraId="1FC2BCDB" w14:textId="77777777" w:rsidR="00342087" w:rsidRDefault="00342087" w:rsidP="00342087">
      <w:pPr>
        <w:widowControl w:val="0"/>
        <w:autoSpaceDE w:val="0"/>
        <w:autoSpaceDN w:val="0"/>
        <w:adjustRightInd w:val="0"/>
        <w:ind w:left="1080" w:hanging="360"/>
        <w:rPr>
          <w:ins w:id="15" w:author="Ackley Library" w:date="2026-09-25T20:06:00Z" w16du:dateUtc="2026-09-26T00:06:00Z"/>
          <w:lang w:bidi="en-US"/>
        </w:rPr>
      </w:pPr>
      <w:ins w:id="16" w:author="Ackley Library" w:date="2026-09-25T20:06:00Z" w16du:dateUtc="2026-09-26T00:06:00Z">
        <w:r w:rsidRPr="00076989">
          <w:rPr>
            <w:lang w:bidi="en-US"/>
          </w:rPr>
          <w:t>b.  Technical services deal with use of technology (computers, e-readers) and web page, social networking, blogs etc. May involve training others on usage of equipment and technology.</w:t>
        </w:r>
      </w:ins>
    </w:p>
    <w:p w14:paraId="0CD3DD40" w14:textId="77777777" w:rsidR="00342087" w:rsidRDefault="00342087" w:rsidP="00342087">
      <w:pPr>
        <w:widowControl w:val="0"/>
        <w:autoSpaceDE w:val="0"/>
        <w:autoSpaceDN w:val="0"/>
        <w:adjustRightInd w:val="0"/>
        <w:rPr>
          <w:ins w:id="17" w:author="Ackley Library" w:date="2026-09-25T20:06:00Z" w16du:dateUtc="2026-09-26T00:06:00Z"/>
          <w:lang w:bidi="en-US"/>
        </w:rPr>
      </w:pPr>
    </w:p>
    <w:p w14:paraId="36DBA2DD" w14:textId="77777777" w:rsidR="00342087" w:rsidRPr="00076989" w:rsidRDefault="00342087" w:rsidP="00342087">
      <w:pPr>
        <w:widowControl w:val="0"/>
        <w:numPr>
          <w:ilvl w:val="0"/>
          <w:numId w:val="6"/>
        </w:numPr>
        <w:autoSpaceDE w:val="0"/>
        <w:autoSpaceDN w:val="0"/>
        <w:adjustRightInd w:val="0"/>
        <w:rPr>
          <w:ins w:id="18" w:author="Ackley Library" w:date="2026-09-25T20:06:00Z" w16du:dateUtc="2026-09-26T00:06:00Z"/>
          <w:lang w:bidi="en-US"/>
        </w:rPr>
      </w:pPr>
      <w:ins w:id="19" w:author="Ackley Library" w:date="2026-09-25T20:06:00Z" w16du:dateUtc="2026-09-26T00:06:00Z">
        <w:r w:rsidRPr="00076989">
          <w:rPr>
            <w:lang w:bidi="en-US"/>
          </w:rPr>
          <w:t>Will perform routine general library work.</w:t>
        </w:r>
      </w:ins>
    </w:p>
    <w:p w14:paraId="2303BE1F" w14:textId="77777777" w:rsidR="00342087" w:rsidRPr="00076989" w:rsidRDefault="00342087" w:rsidP="00342087">
      <w:pPr>
        <w:widowControl w:val="0"/>
        <w:autoSpaceDE w:val="0"/>
        <w:autoSpaceDN w:val="0"/>
        <w:adjustRightInd w:val="0"/>
        <w:rPr>
          <w:ins w:id="20" w:author="Ackley Library" w:date="2026-09-25T20:06:00Z" w16du:dateUtc="2026-09-26T00:06:00Z"/>
          <w:lang w:bidi="en-US"/>
        </w:rPr>
      </w:pPr>
      <w:ins w:id="21" w:author="Ackley Library" w:date="2026-09-25T20:06:00Z" w16du:dateUtc="2026-09-26T00:06:00Z">
        <w:r w:rsidRPr="00076989">
          <w:rPr>
            <w:lang w:bidi="en-US"/>
          </w:rPr>
          <w:tab/>
          <w:t xml:space="preserve">a.  All work at the circulation desk: </w:t>
        </w:r>
      </w:ins>
    </w:p>
    <w:p w14:paraId="61A169D3" w14:textId="77777777" w:rsidR="00342087" w:rsidRPr="00076989" w:rsidRDefault="00342087" w:rsidP="00342087">
      <w:pPr>
        <w:widowControl w:val="0"/>
        <w:autoSpaceDE w:val="0"/>
        <w:autoSpaceDN w:val="0"/>
        <w:adjustRightInd w:val="0"/>
        <w:ind w:left="720" w:firstLine="720"/>
        <w:rPr>
          <w:ins w:id="22" w:author="Ackley Library" w:date="2026-09-25T20:06:00Z" w16du:dateUtc="2026-09-26T00:06:00Z"/>
          <w:lang w:bidi="en-US"/>
        </w:rPr>
      </w:pPr>
      <w:ins w:id="23" w:author="Ackley Library" w:date="2026-09-25T20:06:00Z" w16du:dateUtc="2026-09-26T00:06:00Z">
        <w:r w:rsidRPr="00076989">
          <w:rPr>
            <w:lang w:bidi="en-US"/>
          </w:rPr>
          <w:t>answering phones</w:t>
        </w:r>
      </w:ins>
    </w:p>
    <w:p w14:paraId="0865B732" w14:textId="77777777" w:rsidR="00342087" w:rsidRPr="00076989" w:rsidRDefault="00342087" w:rsidP="00342087">
      <w:pPr>
        <w:widowControl w:val="0"/>
        <w:autoSpaceDE w:val="0"/>
        <w:autoSpaceDN w:val="0"/>
        <w:adjustRightInd w:val="0"/>
        <w:ind w:left="720" w:firstLine="720"/>
        <w:rPr>
          <w:ins w:id="24" w:author="Ackley Library" w:date="2026-09-25T20:06:00Z" w16du:dateUtc="2026-09-26T00:06:00Z"/>
          <w:lang w:bidi="en-US"/>
        </w:rPr>
      </w:pPr>
      <w:ins w:id="25" w:author="Ackley Library" w:date="2026-09-25T20:06:00Z" w16du:dateUtc="2026-09-26T00:06:00Z">
        <w:r w:rsidRPr="00076989">
          <w:rPr>
            <w:lang w:bidi="en-US"/>
          </w:rPr>
          <w:t>checking library materials in and out</w:t>
        </w:r>
      </w:ins>
    </w:p>
    <w:p w14:paraId="4131B016" w14:textId="77777777" w:rsidR="00342087" w:rsidRPr="00076989" w:rsidRDefault="00342087" w:rsidP="00342087">
      <w:pPr>
        <w:widowControl w:val="0"/>
        <w:autoSpaceDE w:val="0"/>
        <w:autoSpaceDN w:val="0"/>
        <w:adjustRightInd w:val="0"/>
        <w:ind w:left="720" w:firstLine="720"/>
        <w:rPr>
          <w:ins w:id="26" w:author="Ackley Library" w:date="2026-09-25T20:06:00Z" w16du:dateUtc="2026-09-26T00:06:00Z"/>
          <w:lang w:bidi="en-US"/>
        </w:rPr>
      </w:pPr>
      <w:ins w:id="27" w:author="Ackley Library" w:date="2026-09-25T20:06:00Z" w16du:dateUtc="2026-09-26T00:06:00Z">
        <w:r w:rsidRPr="00076989">
          <w:rPr>
            <w:lang w:bidi="en-US"/>
          </w:rPr>
          <w:t>keeping circulation records</w:t>
        </w:r>
      </w:ins>
    </w:p>
    <w:p w14:paraId="2A3D1B4D" w14:textId="77777777" w:rsidR="00342087" w:rsidRPr="00076989" w:rsidRDefault="00342087" w:rsidP="00342087">
      <w:pPr>
        <w:widowControl w:val="0"/>
        <w:autoSpaceDE w:val="0"/>
        <w:autoSpaceDN w:val="0"/>
        <w:adjustRightInd w:val="0"/>
        <w:ind w:left="720" w:firstLine="720"/>
        <w:rPr>
          <w:ins w:id="28" w:author="Ackley Library" w:date="2026-09-25T20:06:00Z" w16du:dateUtc="2026-09-26T00:06:00Z"/>
          <w:lang w:bidi="en-US"/>
        </w:rPr>
      </w:pPr>
      <w:ins w:id="29" w:author="Ackley Library" w:date="2026-09-25T20:06:00Z" w16du:dateUtc="2026-09-26T00:06:00Z">
        <w:r w:rsidRPr="00076989">
          <w:rPr>
            <w:lang w:bidi="en-US"/>
          </w:rPr>
          <w:t>ordering Inter Library Loan/SILO requests and reserve books as requested</w:t>
        </w:r>
      </w:ins>
    </w:p>
    <w:p w14:paraId="054D349D" w14:textId="77777777" w:rsidR="00342087" w:rsidRPr="00076989" w:rsidRDefault="00342087" w:rsidP="00342087">
      <w:pPr>
        <w:widowControl w:val="0"/>
        <w:autoSpaceDE w:val="0"/>
        <w:autoSpaceDN w:val="0"/>
        <w:adjustRightInd w:val="0"/>
        <w:ind w:left="2070" w:hanging="630"/>
        <w:rPr>
          <w:ins w:id="30" w:author="Ackley Library" w:date="2026-09-25T20:06:00Z" w16du:dateUtc="2026-09-26T00:06:00Z"/>
          <w:lang w:bidi="en-US"/>
        </w:rPr>
      </w:pPr>
      <w:ins w:id="31" w:author="Ackley Library" w:date="2026-09-25T20:06:00Z" w16du:dateUtc="2026-09-26T00:06:00Z">
        <w:r w:rsidRPr="00076989">
          <w:rPr>
            <w:lang w:bidi="en-US"/>
          </w:rPr>
          <w:t>sorting books, publications and other items according to classification code and returning them to appropriate place</w:t>
        </w:r>
      </w:ins>
    </w:p>
    <w:p w14:paraId="7DE82421" w14:textId="77777777" w:rsidR="00342087" w:rsidRPr="00076989" w:rsidRDefault="00342087" w:rsidP="00342087">
      <w:pPr>
        <w:widowControl w:val="0"/>
        <w:autoSpaceDE w:val="0"/>
        <w:autoSpaceDN w:val="0"/>
        <w:adjustRightInd w:val="0"/>
        <w:ind w:left="720" w:firstLine="720"/>
        <w:rPr>
          <w:ins w:id="32" w:author="Ackley Library" w:date="2026-09-25T20:06:00Z" w16du:dateUtc="2026-09-26T00:06:00Z"/>
          <w:lang w:bidi="en-US"/>
        </w:rPr>
      </w:pPr>
      <w:ins w:id="33" w:author="Ackley Library" w:date="2026-09-25T20:06:00Z" w16du:dateUtc="2026-09-26T00:06:00Z">
        <w:r w:rsidRPr="00076989">
          <w:rPr>
            <w:lang w:bidi="en-US"/>
          </w:rPr>
          <w:t xml:space="preserve">making copies, sending faxes, laminating </w:t>
        </w:r>
      </w:ins>
    </w:p>
    <w:p w14:paraId="4DBEEF90" w14:textId="77777777" w:rsidR="00342087" w:rsidRPr="00076989" w:rsidRDefault="00342087" w:rsidP="00342087">
      <w:pPr>
        <w:widowControl w:val="0"/>
        <w:autoSpaceDE w:val="0"/>
        <w:autoSpaceDN w:val="0"/>
        <w:adjustRightInd w:val="0"/>
        <w:ind w:left="720" w:firstLine="720"/>
        <w:rPr>
          <w:ins w:id="34" w:author="Ackley Library" w:date="2026-09-25T20:06:00Z" w16du:dateUtc="2026-09-26T00:06:00Z"/>
          <w:lang w:bidi="en-US"/>
        </w:rPr>
      </w:pPr>
      <w:ins w:id="35" w:author="Ackley Library" w:date="2026-09-25T20:06:00Z" w16du:dateUtc="2026-09-26T00:06:00Z">
        <w:r w:rsidRPr="00076989">
          <w:rPr>
            <w:lang w:bidi="en-US"/>
          </w:rPr>
          <w:t>register new library patrons</w:t>
        </w:r>
      </w:ins>
    </w:p>
    <w:p w14:paraId="30F93E9B" w14:textId="77777777" w:rsidR="00342087" w:rsidRPr="00076989" w:rsidRDefault="00342087" w:rsidP="00342087">
      <w:pPr>
        <w:widowControl w:val="0"/>
        <w:autoSpaceDE w:val="0"/>
        <w:autoSpaceDN w:val="0"/>
        <w:adjustRightInd w:val="0"/>
        <w:ind w:left="720" w:firstLine="720"/>
        <w:rPr>
          <w:ins w:id="36" w:author="Ackley Library" w:date="2026-09-25T20:06:00Z" w16du:dateUtc="2026-09-26T00:06:00Z"/>
          <w:lang w:bidi="en-US"/>
        </w:rPr>
      </w:pPr>
      <w:ins w:id="37" w:author="Ackley Library" w:date="2026-09-25T20:06:00Z" w16du:dateUtc="2026-09-26T00:06:00Z">
        <w:r w:rsidRPr="00076989">
          <w:rPr>
            <w:lang w:bidi="en-US"/>
          </w:rPr>
          <w:t>empty the book drop</w:t>
        </w:r>
      </w:ins>
    </w:p>
    <w:p w14:paraId="64E38B3C" w14:textId="77777777" w:rsidR="00342087" w:rsidRPr="00076989" w:rsidRDefault="00342087" w:rsidP="00342087">
      <w:pPr>
        <w:widowControl w:val="0"/>
        <w:autoSpaceDE w:val="0"/>
        <w:autoSpaceDN w:val="0"/>
        <w:adjustRightInd w:val="0"/>
        <w:ind w:left="720" w:firstLine="720"/>
        <w:rPr>
          <w:ins w:id="38" w:author="Ackley Library" w:date="2026-09-25T20:06:00Z" w16du:dateUtc="2026-09-26T00:06:00Z"/>
          <w:lang w:bidi="en-US"/>
        </w:rPr>
      </w:pPr>
      <w:ins w:id="39" w:author="Ackley Library" w:date="2026-09-25T20:06:00Z" w16du:dateUtc="2026-09-26T00:06:00Z">
        <w:r w:rsidRPr="00076989">
          <w:rPr>
            <w:lang w:bidi="en-US"/>
          </w:rPr>
          <w:t>assisting in the processing new books and repairing old books</w:t>
        </w:r>
      </w:ins>
    </w:p>
    <w:p w14:paraId="08616F37" w14:textId="77777777" w:rsidR="00342087" w:rsidRPr="00076989" w:rsidRDefault="00342087" w:rsidP="00342087">
      <w:pPr>
        <w:widowControl w:val="0"/>
        <w:autoSpaceDE w:val="0"/>
        <w:autoSpaceDN w:val="0"/>
        <w:adjustRightInd w:val="0"/>
        <w:ind w:left="720" w:firstLine="720"/>
        <w:rPr>
          <w:ins w:id="40" w:author="Ackley Library" w:date="2026-09-25T20:06:00Z" w16du:dateUtc="2026-09-26T00:06:00Z"/>
          <w:lang w:bidi="en-US"/>
        </w:rPr>
      </w:pPr>
      <w:ins w:id="41" w:author="Ackley Library" w:date="2026-09-25T20:06:00Z" w16du:dateUtc="2026-09-26T00:06:00Z">
        <w:r w:rsidRPr="00076989">
          <w:rPr>
            <w:lang w:bidi="en-US"/>
          </w:rPr>
          <w:t>assisting in inventory of books and withdrawal</w:t>
        </w:r>
      </w:ins>
    </w:p>
    <w:p w14:paraId="1CF45278" w14:textId="77777777" w:rsidR="00342087" w:rsidRPr="00076989" w:rsidRDefault="00342087" w:rsidP="00342087">
      <w:pPr>
        <w:widowControl w:val="0"/>
        <w:autoSpaceDE w:val="0"/>
        <w:autoSpaceDN w:val="0"/>
        <w:adjustRightInd w:val="0"/>
        <w:ind w:left="720" w:firstLine="720"/>
        <w:rPr>
          <w:ins w:id="42" w:author="Ackley Library" w:date="2026-09-25T20:06:00Z" w16du:dateUtc="2026-09-26T00:06:00Z"/>
          <w:lang w:bidi="en-US"/>
        </w:rPr>
      </w:pPr>
      <w:ins w:id="43" w:author="Ackley Library" w:date="2026-09-25T20:06:00Z" w16du:dateUtc="2026-09-26T00:06:00Z">
        <w:r w:rsidRPr="00076989">
          <w:rPr>
            <w:lang w:bidi="en-US"/>
          </w:rPr>
          <w:t>cleaning as needed throughout the library</w:t>
        </w:r>
      </w:ins>
    </w:p>
    <w:p w14:paraId="640C95FD" w14:textId="77777777" w:rsidR="00342087" w:rsidRDefault="00342087" w:rsidP="00342087">
      <w:pPr>
        <w:widowControl w:val="0"/>
        <w:numPr>
          <w:ilvl w:val="1"/>
          <w:numId w:val="2"/>
        </w:numPr>
        <w:autoSpaceDE w:val="0"/>
        <w:autoSpaceDN w:val="0"/>
        <w:adjustRightInd w:val="0"/>
        <w:rPr>
          <w:ins w:id="44" w:author="Ackley Library" w:date="2026-09-25T20:06:00Z" w16du:dateUtc="2026-09-26T00:06:00Z"/>
          <w:lang w:bidi="en-US"/>
        </w:rPr>
      </w:pPr>
      <w:ins w:id="45" w:author="Ackley Library" w:date="2026-09-25T20:06:00Z" w16du:dateUtc="2026-09-26T00:06:00Z">
        <w:r w:rsidRPr="00076989">
          <w:rPr>
            <w:lang w:bidi="en-US"/>
          </w:rPr>
          <w:t>Open and close the library as needed.</w:t>
        </w:r>
      </w:ins>
    </w:p>
    <w:p w14:paraId="51E3074A" w14:textId="77777777" w:rsidR="00342087" w:rsidRPr="00076989" w:rsidRDefault="00342087" w:rsidP="00342087">
      <w:pPr>
        <w:widowControl w:val="0"/>
        <w:autoSpaceDE w:val="0"/>
        <w:autoSpaceDN w:val="0"/>
        <w:adjustRightInd w:val="0"/>
        <w:ind w:left="1440"/>
        <w:rPr>
          <w:ins w:id="46" w:author="Ackley Library" w:date="2026-09-25T20:06:00Z" w16du:dateUtc="2026-09-26T00:06:00Z"/>
          <w:lang w:bidi="en-US"/>
        </w:rPr>
      </w:pPr>
    </w:p>
    <w:p w14:paraId="0D9B8FCE" w14:textId="77777777" w:rsidR="00342087" w:rsidRPr="00076989" w:rsidRDefault="00342087" w:rsidP="00342087">
      <w:pPr>
        <w:widowControl w:val="0"/>
        <w:numPr>
          <w:ilvl w:val="0"/>
          <w:numId w:val="6"/>
        </w:numPr>
        <w:autoSpaceDE w:val="0"/>
        <w:autoSpaceDN w:val="0"/>
        <w:adjustRightInd w:val="0"/>
        <w:rPr>
          <w:ins w:id="47" w:author="Ackley Library" w:date="2026-09-25T20:06:00Z" w16du:dateUtc="2026-09-26T00:06:00Z"/>
          <w:lang w:bidi="en-US"/>
        </w:rPr>
      </w:pPr>
      <w:ins w:id="48" w:author="Ackley Library" w:date="2026-09-25T20:06:00Z" w16du:dateUtc="2026-09-26T00:06:00Z">
        <w:r w:rsidRPr="00076989">
          <w:rPr>
            <w:lang w:bidi="en-US"/>
          </w:rPr>
          <w:t>Distinguishing Duties and Responsibilities</w:t>
        </w:r>
      </w:ins>
    </w:p>
    <w:p w14:paraId="23E89739" w14:textId="77777777" w:rsidR="00342087" w:rsidRDefault="00342087" w:rsidP="00342087">
      <w:pPr>
        <w:widowControl w:val="0"/>
        <w:numPr>
          <w:ilvl w:val="0"/>
          <w:numId w:val="4"/>
        </w:numPr>
        <w:autoSpaceDE w:val="0"/>
        <w:autoSpaceDN w:val="0"/>
        <w:adjustRightInd w:val="0"/>
        <w:rPr>
          <w:ins w:id="49" w:author="Ackley Library" w:date="2026-09-25T20:06:00Z" w16du:dateUtc="2026-09-26T00:06:00Z"/>
          <w:lang w:bidi="en-US"/>
        </w:rPr>
      </w:pPr>
      <w:ins w:id="50" w:author="Ackley Library" w:date="2026-09-25T20:06:00Z" w16du:dateUtc="2026-09-26T00:06:00Z">
        <w:r w:rsidRPr="00076989">
          <w:rPr>
            <w:lang w:bidi="en-US"/>
          </w:rPr>
          <w:t>Responsible for preparation of magazines for use by public.</w:t>
        </w:r>
      </w:ins>
    </w:p>
    <w:p w14:paraId="2CFE20D4" w14:textId="77777777" w:rsidR="00342087" w:rsidRDefault="00342087" w:rsidP="00342087">
      <w:pPr>
        <w:widowControl w:val="0"/>
        <w:numPr>
          <w:ilvl w:val="0"/>
          <w:numId w:val="4"/>
        </w:numPr>
        <w:autoSpaceDE w:val="0"/>
        <w:autoSpaceDN w:val="0"/>
        <w:adjustRightInd w:val="0"/>
        <w:rPr>
          <w:ins w:id="51" w:author="Ackley Library" w:date="2026-09-25T20:06:00Z" w16du:dateUtc="2026-09-26T00:06:00Z"/>
          <w:lang w:bidi="en-US"/>
        </w:rPr>
      </w:pPr>
      <w:ins w:id="52" w:author="Ackley Library" w:date="2026-09-25T20:06:00Z" w16du:dateUtc="2026-09-26T00:06:00Z">
        <w:r w:rsidRPr="00076989">
          <w:rPr>
            <w:lang w:bidi="en-US"/>
          </w:rPr>
          <w:t>Keeps accurate records of overdue and unreturned materials.</w:t>
        </w:r>
      </w:ins>
    </w:p>
    <w:p w14:paraId="2C3E248E" w14:textId="77777777" w:rsidR="00342087" w:rsidRDefault="00342087" w:rsidP="00342087">
      <w:pPr>
        <w:widowControl w:val="0"/>
        <w:numPr>
          <w:ilvl w:val="0"/>
          <w:numId w:val="4"/>
        </w:numPr>
        <w:autoSpaceDE w:val="0"/>
        <w:autoSpaceDN w:val="0"/>
        <w:adjustRightInd w:val="0"/>
        <w:rPr>
          <w:ins w:id="53" w:author="Ackley Library" w:date="2026-09-25T20:06:00Z" w16du:dateUtc="2026-09-26T00:06:00Z"/>
          <w:lang w:bidi="en-US"/>
        </w:rPr>
      </w:pPr>
      <w:ins w:id="54" w:author="Ackley Library" w:date="2026-09-25T20:06:00Z" w16du:dateUtc="2026-09-26T00:06:00Z">
        <w:r w:rsidRPr="00076989">
          <w:rPr>
            <w:lang w:bidi="en-US"/>
          </w:rPr>
          <w:t>Keeps records of patrons with debts or obligations to the library and sends overdue notices and billing letters</w:t>
        </w:r>
        <w:r>
          <w:rPr>
            <w:lang w:bidi="en-US"/>
          </w:rPr>
          <w:t>.</w:t>
        </w:r>
      </w:ins>
    </w:p>
    <w:p w14:paraId="670D369F" w14:textId="77777777" w:rsidR="00342087" w:rsidRDefault="00342087" w:rsidP="00342087">
      <w:pPr>
        <w:widowControl w:val="0"/>
        <w:numPr>
          <w:ilvl w:val="0"/>
          <w:numId w:val="4"/>
        </w:numPr>
        <w:autoSpaceDE w:val="0"/>
        <w:autoSpaceDN w:val="0"/>
        <w:adjustRightInd w:val="0"/>
        <w:rPr>
          <w:ins w:id="55" w:author="Ackley Library" w:date="2026-09-25T20:06:00Z" w16du:dateUtc="2026-09-26T00:06:00Z"/>
          <w:lang w:bidi="en-US"/>
        </w:rPr>
      </w:pPr>
      <w:ins w:id="56" w:author="Ackley Library" w:date="2026-09-25T20:06:00Z" w16du:dateUtc="2026-09-26T00:06:00Z">
        <w:r w:rsidRPr="00076989">
          <w:rPr>
            <w:lang w:bidi="en-US"/>
          </w:rPr>
          <w:t>Process library materials as necessary.</w:t>
        </w:r>
        <w:r w:rsidRPr="00076989">
          <w:rPr>
            <w:lang w:bidi="en-US"/>
          </w:rPr>
          <w:tab/>
          <w:t xml:space="preserve"> </w:t>
        </w:r>
      </w:ins>
    </w:p>
    <w:p w14:paraId="00F56634" w14:textId="77777777" w:rsidR="00342087" w:rsidRPr="00076989" w:rsidRDefault="00342087" w:rsidP="00342087">
      <w:pPr>
        <w:widowControl w:val="0"/>
        <w:autoSpaceDE w:val="0"/>
        <w:autoSpaceDN w:val="0"/>
        <w:adjustRightInd w:val="0"/>
        <w:ind w:left="270" w:hanging="270"/>
        <w:rPr>
          <w:ins w:id="57" w:author="Ackley Library" w:date="2026-09-25T20:06:00Z" w16du:dateUtc="2026-09-26T00:06:00Z"/>
          <w:lang w:bidi="en-US"/>
        </w:rPr>
      </w:pPr>
    </w:p>
    <w:p w14:paraId="615E96B4" w14:textId="77777777" w:rsidR="00342087" w:rsidRPr="00076989" w:rsidRDefault="00342087" w:rsidP="00342087">
      <w:pPr>
        <w:widowControl w:val="0"/>
        <w:numPr>
          <w:ilvl w:val="0"/>
          <w:numId w:val="6"/>
        </w:numPr>
        <w:autoSpaceDE w:val="0"/>
        <w:autoSpaceDN w:val="0"/>
        <w:adjustRightInd w:val="0"/>
        <w:rPr>
          <w:ins w:id="58" w:author="Ackley Library" w:date="2026-09-25T20:06:00Z" w16du:dateUtc="2026-09-26T00:06:00Z"/>
          <w:lang w:bidi="en-US"/>
        </w:rPr>
      </w:pPr>
      <w:ins w:id="59" w:author="Ackley Library" w:date="2026-09-25T20:06:00Z" w16du:dateUtc="2026-09-26T00:06:00Z">
        <w:r w:rsidRPr="00076989">
          <w:rPr>
            <w:lang w:bidi="en-US"/>
          </w:rPr>
          <w:t>Other duties as assigned.</w:t>
        </w:r>
      </w:ins>
    </w:p>
    <w:p w14:paraId="04C871FA" w14:textId="77777777" w:rsidR="00342087" w:rsidRPr="00076989" w:rsidRDefault="00342087" w:rsidP="00342087">
      <w:pPr>
        <w:widowControl w:val="0"/>
        <w:autoSpaceDE w:val="0"/>
        <w:autoSpaceDN w:val="0"/>
        <w:adjustRightInd w:val="0"/>
        <w:rPr>
          <w:ins w:id="60" w:author="Ackley Library" w:date="2026-09-25T20:06:00Z" w16du:dateUtc="2026-09-26T00:06:00Z"/>
          <w:lang w:bidi="en-US"/>
        </w:rPr>
      </w:pPr>
    </w:p>
    <w:p w14:paraId="18C9490F" w14:textId="77777777" w:rsidR="00342087" w:rsidRPr="00076989" w:rsidRDefault="00342087" w:rsidP="00342087">
      <w:pPr>
        <w:widowControl w:val="0"/>
        <w:autoSpaceDE w:val="0"/>
        <w:autoSpaceDN w:val="0"/>
        <w:adjustRightInd w:val="0"/>
        <w:rPr>
          <w:ins w:id="61" w:author="Ackley Library" w:date="2026-09-25T20:06:00Z" w16du:dateUtc="2026-09-26T00:06:00Z"/>
          <w:b/>
          <w:lang w:bidi="en-US"/>
        </w:rPr>
      </w:pPr>
      <w:ins w:id="62" w:author="Ackley Library" w:date="2026-09-25T20:06:00Z" w16du:dateUtc="2026-09-26T00:06:00Z">
        <w:r w:rsidRPr="00076989">
          <w:rPr>
            <w:b/>
            <w:lang w:bidi="en-US"/>
          </w:rPr>
          <w:t>Personal Attributes</w:t>
        </w:r>
      </w:ins>
    </w:p>
    <w:p w14:paraId="7D0471A1" w14:textId="77777777" w:rsidR="00342087" w:rsidRDefault="00342087" w:rsidP="00342087">
      <w:pPr>
        <w:widowControl w:val="0"/>
        <w:numPr>
          <w:ilvl w:val="0"/>
          <w:numId w:val="5"/>
        </w:numPr>
        <w:autoSpaceDE w:val="0"/>
        <w:autoSpaceDN w:val="0"/>
        <w:adjustRightInd w:val="0"/>
        <w:rPr>
          <w:ins w:id="63" w:author="Ackley Library" w:date="2026-09-25T20:06:00Z" w16du:dateUtc="2026-09-26T00:06:00Z"/>
          <w:lang w:bidi="en-US"/>
        </w:rPr>
      </w:pPr>
      <w:bookmarkStart w:id="64" w:name="_Hlk78980568"/>
      <w:ins w:id="65" w:author="Ackley Library" w:date="2026-09-25T20:06:00Z" w16du:dateUtc="2026-09-26T00:06:00Z">
        <w:r w:rsidRPr="00076989">
          <w:rPr>
            <w:lang w:bidi="en-US"/>
          </w:rPr>
          <w:t>Ability to deal with associates and the public courteously, has a neat personal appearance and has a pleasing manner.</w:t>
        </w:r>
      </w:ins>
    </w:p>
    <w:p w14:paraId="2E881BA2" w14:textId="77777777" w:rsidR="00342087" w:rsidRDefault="00342087" w:rsidP="00342087">
      <w:pPr>
        <w:widowControl w:val="0"/>
        <w:numPr>
          <w:ilvl w:val="0"/>
          <w:numId w:val="5"/>
        </w:numPr>
        <w:autoSpaceDE w:val="0"/>
        <w:autoSpaceDN w:val="0"/>
        <w:adjustRightInd w:val="0"/>
        <w:rPr>
          <w:ins w:id="66" w:author="Ackley Library" w:date="2026-09-25T20:06:00Z" w16du:dateUtc="2026-09-26T00:06:00Z"/>
          <w:lang w:bidi="en-US"/>
        </w:rPr>
      </w:pPr>
      <w:ins w:id="67" w:author="Ackley Library" w:date="2026-09-25T20:06:00Z" w16du:dateUtc="2026-09-26T00:06:00Z">
        <w:r w:rsidRPr="00076989">
          <w:rPr>
            <w:lang w:bidi="en-US"/>
          </w:rPr>
          <w:t>Ability to work unsupervised and problem solve to serve library users independently.</w:t>
        </w:r>
      </w:ins>
    </w:p>
    <w:p w14:paraId="3698F024" w14:textId="77777777" w:rsidR="00342087" w:rsidRDefault="00342087" w:rsidP="00342087">
      <w:pPr>
        <w:widowControl w:val="0"/>
        <w:numPr>
          <w:ilvl w:val="0"/>
          <w:numId w:val="5"/>
        </w:numPr>
        <w:autoSpaceDE w:val="0"/>
        <w:autoSpaceDN w:val="0"/>
        <w:adjustRightInd w:val="0"/>
        <w:rPr>
          <w:ins w:id="68" w:author="Ackley Library" w:date="2026-09-25T20:06:00Z" w16du:dateUtc="2026-09-26T00:06:00Z"/>
          <w:lang w:bidi="en-US"/>
        </w:rPr>
      </w:pPr>
      <w:ins w:id="69" w:author="Ackley Library" w:date="2026-09-25T20:06:00Z" w16du:dateUtc="2026-09-26T00:06:00Z">
        <w:r w:rsidRPr="00076989">
          <w:rPr>
            <w:lang w:bidi="en-US"/>
          </w:rPr>
          <w:t>Ability to work with frequent interruptions.</w:t>
        </w:r>
      </w:ins>
    </w:p>
    <w:p w14:paraId="24416A33" w14:textId="77777777" w:rsidR="00342087" w:rsidRPr="00076989" w:rsidRDefault="00342087" w:rsidP="00342087">
      <w:pPr>
        <w:widowControl w:val="0"/>
        <w:numPr>
          <w:ilvl w:val="0"/>
          <w:numId w:val="5"/>
        </w:numPr>
        <w:autoSpaceDE w:val="0"/>
        <w:autoSpaceDN w:val="0"/>
        <w:adjustRightInd w:val="0"/>
        <w:rPr>
          <w:ins w:id="70" w:author="Ackley Library" w:date="2026-09-25T20:06:00Z" w16du:dateUtc="2026-09-26T00:06:00Z"/>
          <w:lang w:bidi="en-US"/>
        </w:rPr>
      </w:pPr>
      <w:ins w:id="71" w:author="Ackley Library" w:date="2026-09-25T20:06:00Z" w16du:dateUtc="2026-09-26T00:06:00Z">
        <w:r w:rsidRPr="00076989">
          <w:rPr>
            <w:lang w:bidi="en-US"/>
          </w:rPr>
          <w:t>Ability to sort and file alphabetically and numerically (Dewey Decimal System.)</w:t>
        </w:r>
      </w:ins>
    </w:p>
    <w:bookmarkEnd w:id="64"/>
    <w:p w14:paraId="7C93E730" w14:textId="77777777" w:rsidR="00342087" w:rsidRDefault="00342087" w:rsidP="00342087">
      <w:pPr>
        <w:widowControl w:val="0"/>
        <w:autoSpaceDE w:val="0"/>
        <w:autoSpaceDN w:val="0"/>
        <w:adjustRightInd w:val="0"/>
        <w:rPr>
          <w:ins w:id="72" w:author="Ackley Library" w:date="2026-09-25T20:06:00Z" w16du:dateUtc="2026-09-26T00:06:00Z"/>
          <w:lang w:bidi="en-US"/>
        </w:rPr>
      </w:pPr>
    </w:p>
    <w:p w14:paraId="51191346" w14:textId="77777777" w:rsidR="00342087" w:rsidRDefault="00342087" w:rsidP="00342087">
      <w:pPr>
        <w:widowControl w:val="0"/>
        <w:autoSpaceDE w:val="0"/>
        <w:autoSpaceDN w:val="0"/>
        <w:adjustRightInd w:val="0"/>
        <w:rPr>
          <w:ins w:id="73" w:author="Ackley Library" w:date="2026-09-25T20:06:00Z" w16du:dateUtc="2026-09-26T00:06:00Z"/>
          <w:b/>
          <w:bCs/>
          <w:lang w:bidi="en-US"/>
        </w:rPr>
      </w:pPr>
    </w:p>
    <w:p w14:paraId="4A05416A" w14:textId="77777777" w:rsidR="00342087" w:rsidRDefault="00342087" w:rsidP="00342087">
      <w:pPr>
        <w:widowControl w:val="0"/>
        <w:autoSpaceDE w:val="0"/>
        <w:autoSpaceDN w:val="0"/>
        <w:adjustRightInd w:val="0"/>
        <w:rPr>
          <w:ins w:id="74" w:author="Ackley Library" w:date="2026-09-25T20:06:00Z" w16du:dateUtc="2026-09-26T00:06:00Z"/>
          <w:b/>
          <w:bCs/>
          <w:lang w:bidi="en-US"/>
        </w:rPr>
      </w:pPr>
    </w:p>
    <w:p w14:paraId="46AB694E" w14:textId="77777777" w:rsidR="00342087" w:rsidRDefault="00342087" w:rsidP="00342087">
      <w:pPr>
        <w:widowControl w:val="0"/>
        <w:autoSpaceDE w:val="0"/>
        <w:autoSpaceDN w:val="0"/>
        <w:adjustRightInd w:val="0"/>
        <w:rPr>
          <w:ins w:id="75" w:author="Ackley Library" w:date="2026-09-25T20:06:00Z" w16du:dateUtc="2026-09-26T00:06:00Z"/>
          <w:b/>
          <w:bCs/>
          <w:lang w:bidi="en-US"/>
        </w:rPr>
      </w:pPr>
    </w:p>
    <w:p w14:paraId="38F3C175" w14:textId="77777777" w:rsidR="00342087" w:rsidRDefault="00342087" w:rsidP="00342087">
      <w:pPr>
        <w:widowControl w:val="0"/>
        <w:autoSpaceDE w:val="0"/>
        <w:autoSpaceDN w:val="0"/>
        <w:adjustRightInd w:val="0"/>
        <w:rPr>
          <w:ins w:id="76" w:author="Ackley Library" w:date="2026-09-25T20:06:00Z" w16du:dateUtc="2026-09-26T00:06:00Z"/>
          <w:b/>
          <w:bCs/>
          <w:lang w:bidi="en-US"/>
        </w:rPr>
      </w:pPr>
    </w:p>
    <w:p w14:paraId="7A518376" w14:textId="77777777" w:rsidR="00342087" w:rsidRPr="00076989" w:rsidRDefault="00342087" w:rsidP="00342087">
      <w:pPr>
        <w:widowControl w:val="0"/>
        <w:autoSpaceDE w:val="0"/>
        <w:autoSpaceDN w:val="0"/>
        <w:adjustRightInd w:val="0"/>
        <w:rPr>
          <w:ins w:id="77" w:author="Ackley Library" w:date="2026-09-25T20:06:00Z" w16du:dateUtc="2026-09-26T00:06:00Z"/>
          <w:b/>
          <w:bCs/>
          <w:lang w:bidi="en-US"/>
        </w:rPr>
      </w:pPr>
      <w:ins w:id="78" w:author="Ackley Library" w:date="2026-09-25T20:06:00Z" w16du:dateUtc="2026-09-26T00:06:00Z">
        <w:r w:rsidRPr="00076989">
          <w:rPr>
            <w:b/>
            <w:bCs/>
            <w:lang w:bidi="en-US"/>
          </w:rPr>
          <w:lastRenderedPageBreak/>
          <w:t>Salary/Hours</w:t>
        </w:r>
      </w:ins>
    </w:p>
    <w:p w14:paraId="242D3D88" w14:textId="77777777" w:rsidR="00342087" w:rsidRDefault="00342087" w:rsidP="00342087">
      <w:pPr>
        <w:rPr>
          <w:ins w:id="79" w:author="Ackley Library" w:date="2026-09-25T20:06:00Z" w16du:dateUtc="2026-09-26T00:06:00Z"/>
          <w:lang w:bidi="en-US"/>
        </w:rPr>
      </w:pPr>
      <w:ins w:id="80" w:author="Ackley Library" w:date="2026-09-25T20:06:00Z" w16du:dateUtc="2026-09-26T00:06:00Z">
        <w:r w:rsidRPr="00076989">
          <w:rPr>
            <w:lang w:bidi="en-US"/>
          </w:rPr>
          <w:t xml:space="preserve">Part-time hours vary about 10 to </w:t>
        </w:r>
        <w:r>
          <w:rPr>
            <w:lang w:bidi="en-US"/>
          </w:rPr>
          <w:t>13</w:t>
        </w:r>
        <w:r w:rsidRPr="00076989">
          <w:rPr>
            <w:lang w:bidi="en-US"/>
          </w:rPr>
          <w:t xml:space="preserve"> hours per week. </w:t>
        </w:r>
        <w:r>
          <w:rPr>
            <w:lang w:bidi="en-US"/>
          </w:rPr>
          <w:t>Current scheduled hours are Tuesday and Thursday 3 – 7, and Saturday 9 – 12. Additional shifts are occasionally needed and schedules are somewhat flexible. Current salary is $10.15 per hour.</w:t>
        </w:r>
        <w:r w:rsidRPr="00076989">
          <w:rPr>
            <w:lang w:bidi="en-US"/>
          </w:rPr>
          <w:t xml:space="preserve"> There are no paid benefits, however the Ackley Public Library is closed on Sunday, as well as major holidays and during Ackley Sauerkraut Days.</w:t>
        </w:r>
      </w:ins>
    </w:p>
    <w:p w14:paraId="769E4107" w14:textId="77777777" w:rsidR="00342087" w:rsidRPr="00076989" w:rsidRDefault="00342087" w:rsidP="00342087">
      <w:pPr>
        <w:rPr>
          <w:ins w:id="81" w:author="Ackley Library" w:date="2026-09-25T20:06:00Z" w16du:dateUtc="2026-09-26T00:06:00Z"/>
          <w:lang w:bidi="en-US"/>
        </w:rPr>
      </w:pPr>
    </w:p>
    <w:p w14:paraId="30319358" w14:textId="77777777" w:rsidR="00342087" w:rsidRPr="00076989" w:rsidRDefault="00342087" w:rsidP="00342087">
      <w:pPr>
        <w:widowControl w:val="0"/>
        <w:autoSpaceDE w:val="0"/>
        <w:autoSpaceDN w:val="0"/>
        <w:adjustRightInd w:val="0"/>
        <w:rPr>
          <w:ins w:id="82" w:author="Ackley Library" w:date="2026-09-25T20:06:00Z" w16du:dateUtc="2026-09-26T00:06:00Z"/>
          <w:b/>
          <w:bCs/>
          <w:lang w:bidi="en-US"/>
        </w:rPr>
      </w:pPr>
      <w:ins w:id="83" w:author="Ackley Library" w:date="2026-09-25T20:06:00Z" w16du:dateUtc="2026-09-26T00:06:00Z">
        <w:r w:rsidRPr="00076989">
          <w:rPr>
            <w:b/>
            <w:bCs/>
            <w:lang w:bidi="en-US"/>
          </w:rPr>
          <w:t>Minimum Qualifications and Experience</w:t>
        </w:r>
      </w:ins>
    </w:p>
    <w:p w14:paraId="78EE5CB9" w14:textId="77777777" w:rsidR="00342087" w:rsidRPr="00076989" w:rsidRDefault="00342087" w:rsidP="00342087">
      <w:pPr>
        <w:widowControl w:val="0"/>
        <w:autoSpaceDE w:val="0"/>
        <w:autoSpaceDN w:val="0"/>
        <w:adjustRightInd w:val="0"/>
        <w:rPr>
          <w:ins w:id="84" w:author="Ackley Library" w:date="2026-09-25T20:06:00Z" w16du:dateUtc="2026-09-26T00:06:00Z"/>
          <w:lang w:bidi="en-US"/>
        </w:rPr>
      </w:pPr>
      <w:ins w:id="85" w:author="Ackley Library" w:date="2026-09-25T20:06:00Z" w16du:dateUtc="2026-09-26T00:06:00Z">
        <w:r w:rsidRPr="00076989">
          <w:rPr>
            <w:lang w:bidi="en-US"/>
          </w:rPr>
          <w:t>1. High school diploma or equivalent.</w:t>
        </w:r>
      </w:ins>
    </w:p>
    <w:p w14:paraId="6B682987" w14:textId="77777777" w:rsidR="00342087" w:rsidRPr="00076989" w:rsidRDefault="00342087" w:rsidP="00342087">
      <w:pPr>
        <w:ind w:left="360" w:hanging="360"/>
        <w:rPr>
          <w:ins w:id="86" w:author="Ackley Library" w:date="2026-09-25T20:06:00Z" w16du:dateUtc="2026-09-26T00:06:00Z"/>
          <w:lang w:bidi="en-US"/>
        </w:rPr>
      </w:pPr>
      <w:ins w:id="87" w:author="Ackley Library" w:date="2026-09-25T20:06:00Z" w16du:dateUtc="2026-09-26T00:06:00Z">
        <w:r w:rsidRPr="00076989">
          <w:rPr>
            <w:lang w:bidi="en-US"/>
          </w:rPr>
          <w:t>2. Technology skills required with the ability to aid patrons use and/or troubleshoot basic technology related questions.</w:t>
        </w:r>
      </w:ins>
    </w:p>
    <w:p w14:paraId="160E17B5" w14:textId="77777777" w:rsidR="00342087" w:rsidRPr="00076989" w:rsidRDefault="00342087" w:rsidP="00342087">
      <w:pPr>
        <w:ind w:left="360" w:hanging="360"/>
        <w:rPr>
          <w:ins w:id="88" w:author="Ackley Library" w:date="2026-09-25T20:06:00Z" w16du:dateUtc="2026-09-26T00:06:00Z"/>
          <w:lang w:bidi="en-US"/>
        </w:rPr>
      </w:pPr>
      <w:ins w:id="89" w:author="Ackley Library" w:date="2026-09-25T20:06:00Z" w16du:dateUtc="2026-09-26T00:06:00Z">
        <w:r w:rsidRPr="00076989">
          <w:rPr>
            <w:lang w:bidi="en-US"/>
          </w:rPr>
          <w:t>3. Physical ability to reach up or bend down to shelve or retrieve materials or to carry materials or equipment weighing up to 25lbs as well as ability to be on your feet the majority of your day.</w:t>
        </w:r>
      </w:ins>
    </w:p>
    <w:p w14:paraId="35B03161" w14:textId="77777777" w:rsidR="00342087" w:rsidRPr="00076989" w:rsidRDefault="00342087" w:rsidP="00342087">
      <w:pPr>
        <w:ind w:left="360" w:hanging="360"/>
        <w:rPr>
          <w:ins w:id="90" w:author="Ackley Library" w:date="2026-09-25T20:06:00Z" w16du:dateUtc="2026-09-26T00:06:00Z"/>
          <w:lang w:bidi="en-US"/>
        </w:rPr>
      </w:pPr>
      <w:ins w:id="91" w:author="Ackley Library" w:date="2026-09-25T20:06:00Z" w16du:dateUtc="2026-09-26T00:06:00Z">
        <w:r w:rsidRPr="00076989">
          <w:rPr>
            <w:lang w:bidi="en-US"/>
          </w:rPr>
          <w:t>4.  Experience with and interest in working with children a plus.</w:t>
        </w:r>
      </w:ins>
    </w:p>
    <w:p w14:paraId="436319AD" w14:textId="77777777" w:rsidR="00342087" w:rsidRPr="00076989" w:rsidRDefault="00342087" w:rsidP="00342087">
      <w:pPr>
        <w:rPr>
          <w:ins w:id="92" w:author="Ackley Library" w:date="2026-09-25T20:06:00Z" w16du:dateUtc="2026-09-26T00:06:00Z"/>
          <w:lang w:bidi="en-US"/>
        </w:rPr>
      </w:pPr>
    </w:p>
    <w:p w14:paraId="4BDCC79B" w14:textId="77777777" w:rsidR="00342087" w:rsidRDefault="00342087" w:rsidP="00342087">
      <w:pPr>
        <w:jc w:val="right"/>
        <w:rPr>
          <w:ins w:id="93" w:author="Ackley Library" w:date="2026-09-25T20:06:00Z" w16du:dateUtc="2026-09-26T00:06:00Z"/>
          <w:lang w:bidi="en-US"/>
        </w:rPr>
      </w:pPr>
      <w:ins w:id="94" w:author="Ackley Library" w:date="2026-09-25T20:06:00Z" w16du:dateUtc="2026-09-26T00:06:00Z">
        <w:r w:rsidRPr="00076989">
          <w:rPr>
            <w:lang w:bidi="en-US"/>
          </w:rPr>
          <w:t>Approved February, 201</w:t>
        </w:r>
        <w:r>
          <w:rPr>
            <w:lang w:bidi="en-US"/>
          </w:rPr>
          <w:t>3</w:t>
        </w:r>
      </w:ins>
    </w:p>
    <w:p w14:paraId="6FE26344" w14:textId="77777777" w:rsidR="00342087" w:rsidRDefault="00342087" w:rsidP="00342087">
      <w:pPr>
        <w:jc w:val="right"/>
        <w:rPr>
          <w:ins w:id="95" w:author="Ackley Library" w:date="2026-09-25T20:06:00Z" w16du:dateUtc="2026-09-26T00:06:00Z"/>
          <w:lang w:bidi="en-US"/>
        </w:rPr>
      </w:pPr>
      <w:ins w:id="96" w:author="Ackley Library" w:date="2026-09-25T20:06:00Z" w16du:dateUtc="2026-09-26T00:06:00Z">
        <w:r w:rsidRPr="00076989">
          <w:rPr>
            <w:lang w:bidi="en-US"/>
          </w:rPr>
          <w:t>Reviewed November, 2015</w:t>
        </w:r>
      </w:ins>
    </w:p>
    <w:p w14:paraId="5B071F5D" w14:textId="77777777" w:rsidR="00342087" w:rsidRDefault="00342087" w:rsidP="00342087">
      <w:pPr>
        <w:jc w:val="right"/>
        <w:rPr>
          <w:ins w:id="97" w:author="Ackley Library" w:date="2026-09-25T20:06:00Z" w16du:dateUtc="2026-09-26T00:06:00Z"/>
          <w:lang w:bidi="en-US"/>
        </w:rPr>
      </w:pPr>
      <w:bookmarkStart w:id="98" w:name="_Hlk78980662"/>
      <w:ins w:id="99" w:author="Ackley Library" w:date="2026-09-25T20:06:00Z" w16du:dateUtc="2026-09-26T00:06:00Z">
        <w:r w:rsidRPr="00FF4111">
          <w:rPr>
            <w:highlight w:val="green"/>
            <w:lang w:bidi="en-US"/>
          </w:rPr>
          <w:t>Reviewed August 2021</w:t>
        </w:r>
      </w:ins>
    </w:p>
    <w:bookmarkEnd w:id="98"/>
    <w:p w14:paraId="3E00A174" w14:textId="0E66B435" w:rsidR="00807EF6" w:rsidRPr="00CB5701" w:rsidRDefault="003F38B1" w:rsidP="00567A41">
      <w:pPr>
        <w:pStyle w:val="NoSpacing"/>
        <w:rPr>
          <w:del w:id="100" w:author="Ackley Library" w:date="2026-09-25T20:06:00Z" w16du:dateUtc="2026-09-26T00:06:00Z"/>
          <w:rFonts w:ascii="Arial" w:hAnsi="Arial" w:cs="Arial"/>
          <w:sz w:val="24"/>
          <w:szCs w:val="24"/>
        </w:rPr>
      </w:pPr>
      <w:del w:id="101" w:author="Ackley Library" w:date="2026-09-25T20:06:00Z" w16du:dateUtc="2026-09-26T00:06:00Z">
        <w:r>
          <w:rPr>
            <w:rFonts w:ascii="Arial" w:hAnsi="Arial" w:cs="Arial"/>
            <w:sz w:val="19"/>
            <w:szCs w:val="19"/>
          </w:rPr>
          <w:delText xml:space="preserve"> </w:delText>
        </w:r>
      </w:del>
    </w:p>
    <w:p w14:paraId="3E00A175" w14:textId="77777777" w:rsidR="00567A41" w:rsidRPr="00CB5701" w:rsidRDefault="00567A41" w:rsidP="00567A41">
      <w:pPr>
        <w:pStyle w:val="NoSpacing"/>
        <w:jc w:val="center"/>
        <w:rPr>
          <w:del w:id="102" w:author="Ackley Library" w:date="2026-09-25T20:06:00Z" w16du:dateUtc="2026-09-26T00:06:00Z"/>
          <w:rFonts w:ascii="Arial" w:hAnsi="Arial" w:cs="Arial"/>
          <w:sz w:val="24"/>
          <w:szCs w:val="24"/>
        </w:rPr>
      </w:pPr>
      <w:del w:id="103" w:author="Ackley Library" w:date="2026-09-25T20:06:00Z" w16du:dateUtc="2026-09-26T00:06:00Z">
        <w:r w:rsidRPr="00CB5701">
          <w:rPr>
            <w:rFonts w:ascii="Arial" w:hAnsi="Arial" w:cs="Arial"/>
            <w:b/>
            <w:sz w:val="24"/>
            <w:szCs w:val="24"/>
            <w:u w:val="single"/>
          </w:rPr>
          <w:delText>Mudslingers OHV Club</w:delText>
        </w:r>
      </w:del>
    </w:p>
    <w:p w14:paraId="3E00A176" w14:textId="77777777" w:rsidR="00567A41" w:rsidRPr="00CB5701" w:rsidRDefault="00567A41" w:rsidP="00567A41">
      <w:pPr>
        <w:pStyle w:val="NoSpacing"/>
        <w:jc w:val="center"/>
        <w:rPr>
          <w:del w:id="104" w:author="Ackley Library" w:date="2026-09-25T20:06:00Z" w16du:dateUtc="2026-09-26T00:06:00Z"/>
          <w:rFonts w:ascii="Arial" w:hAnsi="Arial" w:cs="Arial"/>
          <w:sz w:val="24"/>
          <w:szCs w:val="24"/>
        </w:rPr>
      </w:pPr>
      <w:del w:id="105" w:author="Ackley Library" w:date="2026-09-25T20:06:00Z" w16du:dateUtc="2026-09-26T00:06:00Z">
        <w:r w:rsidRPr="00CB5701">
          <w:rPr>
            <w:rFonts w:ascii="Arial" w:hAnsi="Arial" w:cs="Arial"/>
            <w:sz w:val="24"/>
            <w:szCs w:val="24"/>
          </w:rPr>
          <w:delText>PO Box 444</w:delText>
        </w:r>
      </w:del>
    </w:p>
    <w:p w14:paraId="3E00A177" w14:textId="77777777" w:rsidR="00567A41" w:rsidRPr="00CB5701" w:rsidRDefault="00567A41" w:rsidP="00567A41">
      <w:pPr>
        <w:pStyle w:val="NoSpacing"/>
        <w:jc w:val="center"/>
        <w:rPr>
          <w:del w:id="106" w:author="Ackley Library" w:date="2026-09-25T20:06:00Z" w16du:dateUtc="2026-09-26T00:06:00Z"/>
          <w:rFonts w:ascii="Arial" w:hAnsi="Arial" w:cs="Arial"/>
          <w:sz w:val="24"/>
          <w:szCs w:val="24"/>
        </w:rPr>
      </w:pPr>
      <w:del w:id="107" w:author="Ackley Library" w:date="2026-09-25T20:06:00Z" w16du:dateUtc="2026-09-26T00:06:00Z">
        <w:r w:rsidRPr="00CB5701">
          <w:rPr>
            <w:rFonts w:ascii="Arial" w:hAnsi="Arial" w:cs="Arial"/>
            <w:sz w:val="24"/>
            <w:szCs w:val="24"/>
          </w:rPr>
          <w:delText>Twin Valley, MN  56584</w:delText>
        </w:r>
      </w:del>
    </w:p>
    <w:p w14:paraId="3E00A178" w14:textId="77777777" w:rsidR="00567A41" w:rsidRPr="00CB5701" w:rsidRDefault="00567A41" w:rsidP="00567A41">
      <w:pPr>
        <w:pStyle w:val="NoSpacing"/>
        <w:jc w:val="center"/>
        <w:rPr>
          <w:del w:id="108" w:author="Ackley Library" w:date="2026-09-25T20:06:00Z" w16du:dateUtc="2026-09-26T00:06:00Z"/>
          <w:rFonts w:ascii="Arial" w:hAnsi="Arial" w:cs="Arial"/>
          <w:sz w:val="24"/>
          <w:szCs w:val="24"/>
        </w:rPr>
      </w:pPr>
    </w:p>
    <w:p w14:paraId="3E00A179" w14:textId="68FC115A" w:rsidR="00567A41" w:rsidRPr="00CB5701" w:rsidRDefault="00567A41" w:rsidP="00567A41">
      <w:pPr>
        <w:pStyle w:val="NoSpacing"/>
        <w:jc w:val="center"/>
        <w:rPr>
          <w:del w:id="109" w:author="Ackley Library" w:date="2026-09-25T20:06:00Z" w16du:dateUtc="2026-09-26T00:06:00Z"/>
          <w:rFonts w:ascii="Arial" w:hAnsi="Arial" w:cs="Arial"/>
          <w:b/>
          <w:sz w:val="24"/>
          <w:szCs w:val="24"/>
        </w:rPr>
      </w:pPr>
      <w:del w:id="110" w:author="Ackley Library" w:date="2026-09-25T20:06:00Z" w16du:dateUtc="2026-09-26T00:06:00Z">
        <w:r w:rsidRPr="00CB5701">
          <w:rPr>
            <w:rFonts w:ascii="Arial" w:hAnsi="Arial" w:cs="Arial"/>
            <w:b/>
            <w:sz w:val="24"/>
            <w:szCs w:val="24"/>
          </w:rPr>
          <w:delText xml:space="preserve">Minutes of </w:delText>
        </w:r>
        <w:r w:rsidR="00F93887" w:rsidRPr="00CB5701">
          <w:rPr>
            <w:rFonts w:ascii="Arial" w:hAnsi="Arial" w:cs="Arial"/>
            <w:b/>
            <w:sz w:val="24"/>
            <w:szCs w:val="24"/>
          </w:rPr>
          <w:delText xml:space="preserve">Membership </w:delText>
        </w:r>
        <w:r w:rsidRPr="00CB5701">
          <w:rPr>
            <w:rFonts w:ascii="Arial" w:hAnsi="Arial" w:cs="Arial"/>
            <w:b/>
            <w:sz w:val="24"/>
            <w:szCs w:val="24"/>
          </w:rPr>
          <w:delText>Meeting:</w:delText>
        </w:r>
      </w:del>
    </w:p>
    <w:p w14:paraId="2BDA19B0" w14:textId="52913501" w:rsidR="00F85DD1" w:rsidRPr="00CB5701" w:rsidRDefault="00990120" w:rsidP="00F85DD1">
      <w:pPr>
        <w:pStyle w:val="NoSpacing"/>
        <w:jc w:val="center"/>
        <w:rPr>
          <w:del w:id="111" w:author="Ackley Library" w:date="2026-09-25T20:06:00Z" w16du:dateUtc="2026-09-26T00:06:00Z"/>
          <w:rFonts w:ascii="Arial" w:hAnsi="Arial" w:cs="Arial"/>
          <w:b/>
          <w:sz w:val="24"/>
          <w:szCs w:val="24"/>
        </w:rPr>
      </w:pPr>
      <w:del w:id="112" w:author="Ackley Library" w:date="2026-09-25T20:06:00Z" w16du:dateUtc="2026-09-26T00:06:00Z">
        <w:r>
          <w:rPr>
            <w:rFonts w:ascii="Arial" w:hAnsi="Arial" w:cs="Arial"/>
            <w:b/>
            <w:sz w:val="24"/>
            <w:szCs w:val="24"/>
          </w:rPr>
          <w:delText xml:space="preserve">Saturday June </w:delText>
        </w:r>
        <w:r w:rsidR="00266F6D">
          <w:rPr>
            <w:rFonts w:ascii="Arial" w:hAnsi="Arial" w:cs="Arial"/>
            <w:b/>
            <w:sz w:val="24"/>
            <w:szCs w:val="24"/>
          </w:rPr>
          <w:delText>8</w:delText>
        </w:r>
        <w:r>
          <w:rPr>
            <w:rFonts w:ascii="Arial" w:hAnsi="Arial" w:cs="Arial"/>
            <w:b/>
            <w:sz w:val="24"/>
            <w:szCs w:val="24"/>
          </w:rPr>
          <w:delText>, 2024</w:delText>
        </w:r>
      </w:del>
    </w:p>
    <w:p w14:paraId="3E00A17B" w14:textId="640A3689" w:rsidR="002A7852" w:rsidRPr="00CB5701" w:rsidRDefault="00990120" w:rsidP="00FA2985">
      <w:pPr>
        <w:pStyle w:val="NoSpacing"/>
        <w:jc w:val="center"/>
        <w:rPr>
          <w:del w:id="113" w:author="Ackley Library" w:date="2026-09-25T20:06:00Z" w16du:dateUtc="2026-09-26T00:06:00Z"/>
          <w:rFonts w:ascii="Arial" w:hAnsi="Arial" w:cs="Arial"/>
          <w:b/>
          <w:sz w:val="24"/>
          <w:szCs w:val="24"/>
        </w:rPr>
      </w:pPr>
      <w:del w:id="114" w:author="Ackley Library" w:date="2026-09-25T20:06:00Z" w16du:dateUtc="2026-09-26T00:06:00Z">
        <w:r>
          <w:rPr>
            <w:rFonts w:ascii="Arial" w:hAnsi="Arial" w:cs="Arial"/>
            <w:b/>
            <w:sz w:val="24"/>
            <w:szCs w:val="24"/>
          </w:rPr>
          <w:delText>Gary Campground, Gary, MN</w:delText>
        </w:r>
      </w:del>
    </w:p>
    <w:p w14:paraId="5799A6F2" w14:textId="4D9D920A" w:rsidR="00E512B8" w:rsidRPr="00CB5701" w:rsidRDefault="00990120" w:rsidP="00E512B8">
      <w:pPr>
        <w:pStyle w:val="NoSpacing"/>
        <w:jc w:val="center"/>
        <w:rPr>
          <w:del w:id="115" w:author="Ackley Library" w:date="2026-09-25T20:06:00Z" w16du:dateUtc="2026-09-26T00:06:00Z"/>
          <w:rFonts w:ascii="Arial" w:hAnsi="Arial" w:cs="Arial"/>
          <w:b/>
          <w:sz w:val="24"/>
          <w:szCs w:val="24"/>
        </w:rPr>
      </w:pPr>
      <w:del w:id="116" w:author="Ackley Library" w:date="2026-09-25T20:06:00Z" w16du:dateUtc="2026-09-26T00:06:00Z">
        <w:r>
          <w:rPr>
            <w:rFonts w:ascii="Arial" w:hAnsi="Arial" w:cs="Arial"/>
            <w:b/>
            <w:sz w:val="24"/>
            <w:szCs w:val="24"/>
          </w:rPr>
          <w:delText>6</w:delText>
        </w:r>
        <w:r w:rsidR="00C13720" w:rsidRPr="00CB5701">
          <w:rPr>
            <w:rFonts w:ascii="Arial" w:hAnsi="Arial" w:cs="Arial"/>
            <w:b/>
            <w:sz w:val="24"/>
            <w:szCs w:val="24"/>
          </w:rPr>
          <w:delText>:</w:delText>
        </w:r>
        <w:r w:rsidR="00B46D2D" w:rsidRPr="00CB5701">
          <w:rPr>
            <w:rFonts w:ascii="Arial" w:hAnsi="Arial" w:cs="Arial"/>
            <w:b/>
            <w:sz w:val="24"/>
            <w:szCs w:val="24"/>
          </w:rPr>
          <w:delText>00</w:delText>
        </w:r>
        <w:r w:rsidR="00E512B8" w:rsidRPr="00CB5701">
          <w:rPr>
            <w:rFonts w:ascii="Arial" w:hAnsi="Arial" w:cs="Arial"/>
            <w:b/>
            <w:sz w:val="24"/>
            <w:szCs w:val="24"/>
          </w:rPr>
          <w:delText>pm</w:delText>
        </w:r>
      </w:del>
    </w:p>
    <w:p w14:paraId="3E00A17D" w14:textId="77777777" w:rsidR="00F567B8" w:rsidRPr="00CB5701" w:rsidRDefault="00F567B8" w:rsidP="00FA2985">
      <w:pPr>
        <w:pStyle w:val="NoSpacing"/>
        <w:jc w:val="center"/>
        <w:rPr>
          <w:del w:id="117" w:author="Ackley Library" w:date="2026-09-25T20:06:00Z" w16du:dateUtc="2026-09-26T00:06:00Z"/>
          <w:rFonts w:ascii="Arial" w:hAnsi="Arial" w:cs="Arial"/>
          <w:b/>
          <w:sz w:val="24"/>
          <w:szCs w:val="24"/>
        </w:rPr>
      </w:pPr>
    </w:p>
    <w:p w14:paraId="55911EA2" w14:textId="3CC3809A" w:rsidR="005332C3" w:rsidRPr="00CB5701" w:rsidRDefault="00567A41" w:rsidP="00567A41">
      <w:pPr>
        <w:pStyle w:val="NoSpacing"/>
        <w:rPr>
          <w:del w:id="118" w:author="Ackley Library" w:date="2026-09-25T20:06:00Z" w16du:dateUtc="2026-09-26T00:06:00Z"/>
          <w:rFonts w:ascii="Arial" w:hAnsi="Arial" w:cs="Arial"/>
          <w:sz w:val="24"/>
          <w:szCs w:val="24"/>
        </w:rPr>
      </w:pPr>
      <w:del w:id="119" w:author="Ackley Library" w:date="2026-09-25T20:06:00Z" w16du:dateUtc="2026-09-26T00:06:00Z">
        <w:r w:rsidRPr="00CB5701">
          <w:rPr>
            <w:rFonts w:ascii="Arial" w:hAnsi="Arial" w:cs="Arial"/>
            <w:b/>
            <w:sz w:val="24"/>
            <w:szCs w:val="24"/>
          </w:rPr>
          <w:delText>Attendance:</w:delText>
        </w:r>
        <w:r w:rsidR="00C90A3B" w:rsidRPr="00CB5701">
          <w:rPr>
            <w:rFonts w:ascii="Arial" w:hAnsi="Arial" w:cs="Arial"/>
            <w:sz w:val="24"/>
            <w:szCs w:val="24"/>
          </w:rPr>
          <w:delText xml:space="preserve"> </w:delText>
        </w:r>
        <w:r w:rsidR="007F42E3" w:rsidRPr="00CB5701">
          <w:rPr>
            <w:rFonts w:ascii="Arial" w:hAnsi="Arial" w:cs="Arial"/>
            <w:b/>
            <w:sz w:val="24"/>
            <w:szCs w:val="24"/>
          </w:rPr>
          <w:delText xml:space="preserve">Members: </w:delText>
        </w:r>
        <w:bookmarkStart w:id="120" w:name="_Hlk131868244"/>
        <w:r w:rsidR="007351CE" w:rsidRPr="00CB5701">
          <w:rPr>
            <w:rFonts w:ascii="Arial" w:hAnsi="Arial" w:cs="Arial"/>
            <w:bCs/>
            <w:sz w:val="24"/>
            <w:szCs w:val="24"/>
          </w:rPr>
          <w:delText>Glen,</w:delText>
        </w:r>
        <w:r w:rsidR="004F5AE1" w:rsidRPr="00CB5701">
          <w:rPr>
            <w:rFonts w:ascii="Arial" w:hAnsi="Arial" w:cs="Arial"/>
            <w:sz w:val="24"/>
            <w:szCs w:val="24"/>
          </w:rPr>
          <w:delText xml:space="preserve"> </w:delText>
        </w:r>
        <w:r w:rsidR="00540C7D" w:rsidRPr="00CB5701">
          <w:rPr>
            <w:rFonts w:ascii="Arial" w:hAnsi="Arial" w:cs="Arial"/>
            <w:sz w:val="24"/>
            <w:szCs w:val="24"/>
          </w:rPr>
          <w:delText>Carolyn</w:delText>
        </w:r>
        <w:r w:rsidR="00C13720" w:rsidRPr="00CB5701">
          <w:rPr>
            <w:rFonts w:ascii="Arial" w:hAnsi="Arial" w:cs="Arial"/>
            <w:sz w:val="24"/>
            <w:szCs w:val="24"/>
          </w:rPr>
          <w:delText>,</w:delText>
        </w:r>
        <w:r w:rsidR="00414BEC" w:rsidRPr="00CB5701">
          <w:rPr>
            <w:rFonts w:ascii="Arial" w:hAnsi="Arial" w:cs="Arial"/>
            <w:sz w:val="24"/>
            <w:szCs w:val="24"/>
          </w:rPr>
          <w:delText xml:space="preserve"> Bob, Kevin, Sandy, Cody, </w:delText>
        </w:r>
        <w:r w:rsidR="00B46D2D" w:rsidRPr="00CB5701">
          <w:rPr>
            <w:rFonts w:ascii="Arial" w:hAnsi="Arial" w:cs="Arial"/>
            <w:sz w:val="24"/>
            <w:szCs w:val="24"/>
          </w:rPr>
          <w:delText>Jim</w:delText>
        </w:r>
        <w:r w:rsidR="00C13720" w:rsidRPr="00CB5701">
          <w:rPr>
            <w:rFonts w:ascii="Arial" w:hAnsi="Arial" w:cs="Arial"/>
            <w:sz w:val="24"/>
            <w:szCs w:val="24"/>
          </w:rPr>
          <w:delText xml:space="preserve">, </w:delText>
        </w:r>
        <w:r w:rsidR="00414BEC" w:rsidRPr="00CB5701">
          <w:rPr>
            <w:rFonts w:ascii="Arial" w:hAnsi="Arial" w:cs="Arial"/>
            <w:sz w:val="24"/>
            <w:szCs w:val="24"/>
          </w:rPr>
          <w:delText xml:space="preserve">Doug, </w:delText>
        </w:r>
        <w:r w:rsidR="00C47303">
          <w:rPr>
            <w:rFonts w:ascii="Arial" w:hAnsi="Arial" w:cs="Arial"/>
            <w:sz w:val="24"/>
            <w:szCs w:val="24"/>
          </w:rPr>
          <w:delText xml:space="preserve">Char, </w:delText>
        </w:r>
        <w:r w:rsidR="00414BEC" w:rsidRPr="00CB5701">
          <w:rPr>
            <w:rFonts w:ascii="Arial" w:hAnsi="Arial" w:cs="Arial"/>
            <w:sz w:val="24"/>
            <w:szCs w:val="24"/>
          </w:rPr>
          <w:delText>Casey</w:delText>
        </w:r>
        <w:r w:rsidR="00C13720" w:rsidRPr="00CB5701">
          <w:rPr>
            <w:rFonts w:ascii="Arial" w:hAnsi="Arial" w:cs="Arial"/>
            <w:sz w:val="24"/>
            <w:szCs w:val="24"/>
          </w:rPr>
          <w:delText>, Mar</w:delText>
        </w:r>
        <w:r w:rsidR="00FF45D8" w:rsidRPr="00CB5701">
          <w:rPr>
            <w:rFonts w:ascii="Arial" w:hAnsi="Arial" w:cs="Arial"/>
            <w:sz w:val="24"/>
            <w:szCs w:val="24"/>
          </w:rPr>
          <w:delText>k</w:delText>
        </w:r>
        <w:r w:rsidR="00414BEC" w:rsidRPr="00CB5701">
          <w:rPr>
            <w:rFonts w:ascii="Arial" w:hAnsi="Arial" w:cs="Arial"/>
            <w:sz w:val="24"/>
            <w:szCs w:val="24"/>
          </w:rPr>
          <w:delText xml:space="preserve"> B.</w:delText>
        </w:r>
        <w:r w:rsidR="00C13720" w:rsidRPr="00CB5701">
          <w:rPr>
            <w:rFonts w:ascii="Arial" w:hAnsi="Arial" w:cs="Arial"/>
            <w:sz w:val="24"/>
            <w:szCs w:val="24"/>
          </w:rPr>
          <w:delText xml:space="preserve">, </w:delText>
        </w:r>
        <w:r w:rsidR="00414BEC" w:rsidRPr="00CB5701">
          <w:rPr>
            <w:rFonts w:ascii="Arial" w:hAnsi="Arial" w:cs="Arial"/>
            <w:sz w:val="24"/>
            <w:szCs w:val="24"/>
          </w:rPr>
          <w:delText>Sue, Gordon</w:delText>
        </w:r>
        <w:r w:rsidR="00CE73F9" w:rsidRPr="00CB5701">
          <w:rPr>
            <w:rFonts w:ascii="Arial" w:hAnsi="Arial" w:cs="Arial"/>
            <w:sz w:val="24"/>
            <w:szCs w:val="24"/>
          </w:rPr>
          <w:delText xml:space="preserve"> </w:delText>
        </w:r>
        <w:r w:rsidR="00405950" w:rsidRPr="00CB5701">
          <w:rPr>
            <w:rFonts w:ascii="Arial" w:hAnsi="Arial" w:cs="Arial"/>
            <w:sz w:val="24"/>
            <w:szCs w:val="24"/>
          </w:rPr>
          <w:delText>and Brenda</w:delText>
        </w:r>
        <w:r w:rsidR="004F5AE1" w:rsidRPr="00CB5701">
          <w:rPr>
            <w:rFonts w:ascii="Arial" w:hAnsi="Arial" w:cs="Arial"/>
            <w:sz w:val="24"/>
            <w:szCs w:val="24"/>
          </w:rPr>
          <w:delText xml:space="preserve"> S</w:delText>
        </w:r>
        <w:r w:rsidR="00E73B2F" w:rsidRPr="00CB5701">
          <w:rPr>
            <w:rFonts w:ascii="Arial" w:hAnsi="Arial" w:cs="Arial"/>
            <w:sz w:val="24"/>
            <w:szCs w:val="24"/>
          </w:rPr>
          <w:delText>.</w:delText>
        </w:r>
      </w:del>
    </w:p>
    <w:bookmarkEnd w:id="120"/>
    <w:p w14:paraId="11E8F667" w14:textId="77777777" w:rsidR="00021875" w:rsidRPr="00CB5701" w:rsidRDefault="00021875" w:rsidP="00567A41">
      <w:pPr>
        <w:pStyle w:val="NoSpacing"/>
        <w:rPr>
          <w:del w:id="121" w:author="Ackley Library" w:date="2026-09-25T20:06:00Z" w16du:dateUtc="2026-09-26T00:06:00Z"/>
          <w:rFonts w:ascii="Arial" w:hAnsi="Arial" w:cs="Arial"/>
          <w:sz w:val="24"/>
          <w:szCs w:val="24"/>
        </w:rPr>
      </w:pPr>
    </w:p>
    <w:p w14:paraId="4D464000" w14:textId="1732C62A" w:rsidR="00540C7D" w:rsidRPr="00CB5701" w:rsidRDefault="00F01AFB" w:rsidP="00567A41">
      <w:pPr>
        <w:pStyle w:val="NoSpacing"/>
        <w:rPr>
          <w:del w:id="122" w:author="Ackley Library" w:date="2026-09-25T20:06:00Z" w16du:dateUtc="2026-09-26T00:06:00Z"/>
          <w:rFonts w:ascii="Arial" w:hAnsi="Arial" w:cs="Arial"/>
          <w:sz w:val="24"/>
          <w:szCs w:val="24"/>
        </w:rPr>
      </w:pPr>
      <w:del w:id="123" w:author="Ackley Library" w:date="2026-09-25T20:06:00Z" w16du:dateUtc="2026-09-26T00:06:00Z">
        <w:r w:rsidRPr="00CB5701">
          <w:rPr>
            <w:rFonts w:ascii="Arial" w:hAnsi="Arial" w:cs="Arial"/>
            <w:sz w:val="24"/>
            <w:szCs w:val="24"/>
          </w:rPr>
          <w:delText xml:space="preserve">Meeting called to order by </w:delText>
        </w:r>
        <w:r w:rsidR="00E512B8" w:rsidRPr="00CB5701">
          <w:rPr>
            <w:rFonts w:ascii="Arial" w:hAnsi="Arial" w:cs="Arial"/>
            <w:sz w:val="24"/>
            <w:szCs w:val="24"/>
          </w:rPr>
          <w:delText>Glen Visser</w:delText>
        </w:r>
        <w:r w:rsidRPr="00CB5701">
          <w:rPr>
            <w:rFonts w:ascii="Arial" w:hAnsi="Arial" w:cs="Arial"/>
            <w:sz w:val="24"/>
            <w:szCs w:val="24"/>
          </w:rPr>
          <w:delText xml:space="preserve">, </w:delText>
        </w:r>
        <w:r w:rsidR="00E512B8" w:rsidRPr="00CB5701">
          <w:rPr>
            <w:rFonts w:ascii="Arial" w:hAnsi="Arial" w:cs="Arial"/>
            <w:sz w:val="24"/>
            <w:szCs w:val="24"/>
          </w:rPr>
          <w:delText>President</w:delText>
        </w:r>
        <w:r w:rsidRPr="00CB5701">
          <w:rPr>
            <w:rFonts w:ascii="Arial" w:hAnsi="Arial" w:cs="Arial"/>
            <w:sz w:val="24"/>
            <w:szCs w:val="24"/>
          </w:rPr>
          <w:delText>.</w:delText>
        </w:r>
      </w:del>
    </w:p>
    <w:p w14:paraId="3E00A182" w14:textId="77777777" w:rsidR="00AF2D5D" w:rsidRPr="00CB5701" w:rsidRDefault="00AF2D5D" w:rsidP="00567A41">
      <w:pPr>
        <w:pStyle w:val="NoSpacing"/>
        <w:rPr>
          <w:del w:id="124" w:author="Ackley Library" w:date="2026-09-25T20:06:00Z" w16du:dateUtc="2026-09-26T00:06:00Z"/>
          <w:rFonts w:ascii="Arial" w:hAnsi="Arial" w:cs="Arial"/>
          <w:sz w:val="24"/>
          <w:szCs w:val="24"/>
        </w:rPr>
      </w:pPr>
    </w:p>
    <w:p w14:paraId="27CCE9AF" w14:textId="37698A01" w:rsidR="00E327A9" w:rsidRPr="00CB5701" w:rsidRDefault="00E327A9" w:rsidP="00D5599F">
      <w:pPr>
        <w:pStyle w:val="NoSpacing"/>
        <w:rPr>
          <w:del w:id="125" w:author="Ackley Library" w:date="2026-09-25T20:06:00Z" w16du:dateUtc="2026-09-26T00:06:00Z"/>
          <w:rFonts w:ascii="Arial" w:hAnsi="Arial" w:cs="Arial"/>
          <w:sz w:val="24"/>
          <w:szCs w:val="24"/>
        </w:rPr>
      </w:pPr>
      <w:del w:id="126" w:author="Ackley Library" w:date="2026-09-25T20:06:00Z" w16du:dateUtc="2026-09-26T00:06:00Z">
        <w:r w:rsidRPr="00CB5701">
          <w:rPr>
            <w:rFonts w:ascii="Arial" w:hAnsi="Arial" w:cs="Arial"/>
            <w:b/>
            <w:sz w:val="24"/>
            <w:szCs w:val="24"/>
          </w:rPr>
          <w:delText>Secretary’s Report:</w:delText>
        </w:r>
        <w:r w:rsidRPr="00CB5701">
          <w:rPr>
            <w:rFonts w:ascii="Arial" w:hAnsi="Arial" w:cs="Arial"/>
            <w:sz w:val="24"/>
            <w:szCs w:val="24"/>
          </w:rPr>
          <w:delText xml:space="preserve"> Brenda</w:delText>
        </w:r>
        <w:r w:rsidR="00ED2D2F" w:rsidRPr="00CB5701">
          <w:rPr>
            <w:rFonts w:ascii="Arial" w:hAnsi="Arial" w:cs="Arial"/>
            <w:sz w:val="24"/>
            <w:szCs w:val="24"/>
          </w:rPr>
          <w:delText xml:space="preserve"> handed out the secretary’s report for members to review. </w:delText>
        </w:r>
        <w:r w:rsidR="00C47303">
          <w:rPr>
            <w:rFonts w:ascii="Arial" w:hAnsi="Arial" w:cs="Arial"/>
            <w:sz w:val="24"/>
            <w:szCs w:val="24"/>
          </w:rPr>
          <w:delText>Doug Slininger</w:delText>
        </w:r>
        <w:r w:rsidR="00ED2D2F" w:rsidRPr="00CB5701">
          <w:rPr>
            <w:rFonts w:ascii="Arial" w:hAnsi="Arial" w:cs="Arial"/>
            <w:sz w:val="24"/>
            <w:szCs w:val="24"/>
          </w:rPr>
          <w:delText xml:space="preserve"> made a motion to approve the secretary’s report and</w:delText>
        </w:r>
        <w:r w:rsidR="00E73B2F" w:rsidRPr="00CB5701">
          <w:rPr>
            <w:rFonts w:ascii="Arial" w:hAnsi="Arial" w:cs="Arial"/>
            <w:sz w:val="24"/>
            <w:szCs w:val="24"/>
          </w:rPr>
          <w:delText xml:space="preserve"> </w:delText>
        </w:r>
        <w:r w:rsidR="00C47303">
          <w:rPr>
            <w:rFonts w:ascii="Arial" w:hAnsi="Arial" w:cs="Arial"/>
            <w:sz w:val="24"/>
            <w:szCs w:val="24"/>
          </w:rPr>
          <w:delText>Jim Teal</w:delText>
        </w:r>
        <w:r w:rsidR="00ED2D2F" w:rsidRPr="00CB5701">
          <w:rPr>
            <w:rFonts w:ascii="Arial" w:hAnsi="Arial" w:cs="Arial"/>
            <w:sz w:val="24"/>
            <w:szCs w:val="24"/>
          </w:rPr>
          <w:delText xml:space="preserve"> seconded. A vote was held and the ayes have it and the motion is carried.</w:delText>
        </w:r>
      </w:del>
    </w:p>
    <w:p w14:paraId="2098F3C1" w14:textId="77777777" w:rsidR="00E327A9" w:rsidRPr="00CB5701" w:rsidRDefault="00E327A9" w:rsidP="00D5599F">
      <w:pPr>
        <w:pStyle w:val="NoSpacing"/>
        <w:rPr>
          <w:del w:id="127" w:author="Ackley Library" w:date="2026-09-25T20:06:00Z" w16du:dateUtc="2026-09-26T00:06:00Z"/>
          <w:rFonts w:ascii="Arial" w:hAnsi="Arial" w:cs="Arial"/>
          <w:b/>
          <w:sz w:val="24"/>
          <w:szCs w:val="24"/>
        </w:rPr>
      </w:pPr>
    </w:p>
    <w:p w14:paraId="17AB434B" w14:textId="61789E9D" w:rsidR="001621B3" w:rsidRPr="00CB5701" w:rsidRDefault="00D5599F" w:rsidP="00D5599F">
      <w:pPr>
        <w:pStyle w:val="NoSpacing"/>
        <w:rPr>
          <w:del w:id="128" w:author="Ackley Library" w:date="2026-09-25T20:06:00Z" w16du:dateUtc="2026-09-26T00:06:00Z"/>
          <w:rFonts w:ascii="Arial" w:hAnsi="Arial" w:cs="Arial"/>
          <w:sz w:val="24"/>
          <w:szCs w:val="24"/>
        </w:rPr>
      </w:pPr>
      <w:del w:id="129" w:author="Ackley Library" w:date="2026-09-25T20:06:00Z" w16du:dateUtc="2026-09-26T00:06:00Z">
        <w:r w:rsidRPr="00CB5701">
          <w:rPr>
            <w:rFonts w:ascii="Arial" w:hAnsi="Arial" w:cs="Arial"/>
            <w:b/>
            <w:sz w:val="24"/>
            <w:szCs w:val="24"/>
          </w:rPr>
          <w:delText>Treasurer’s Report:</w:delText>
        </w:r>
        <w:r w:rsidR="00992766" w:rsidRPr="00CB5701">
          <w:rPr>
            <w:rFonts w:ascii="Arial" w:hAnsi="Arial" w:cs="Arial"/>
            <w:b/>
            <w:sz w:val="24"/>
            <w:szCs w:val="24"/>
          </w:rPr>
          <w:delText xml:space="preserve"> </w:delText>
        </w:r>
        <w:r w:rsidRPr="00CB5701">
          <w:rPr>
            <w:rFonts w:ascii="Arial" w:hAnsi="Arial" w:cs="Arial"/>
            <w:b/>
            <w:sz w:val="24"/>
            <w:szCs w:val="24"/>
          </w:rPr>
          <w:delText xml:space="preserve"> </w:delText>
        </w:r>
        <w:r w:rsidR="00CF2167" w:rsidRPr="00CB5701">
          <w:rPr>
            <w:rFonts w:ascii="Arial" w:hAnsi="Arial" w:cs="Arial"/>
            <w:sz w:val="24"/>
            <w:szCs w:val="24"/>
          </w:rPr>
          <w:delText xml:space="preserve">Carolyn </w:delText>
        </w:r>
        <w:r w:rsidR="00990120">
          <w:rPr>
            <w:rFonts w:ascii="Arial" w:hAnsi="Arial" w:cs="Arial"/>
            <w:sz w:val="24"/>
            <w:szCs w:val="24"/>
          </w:rPr>
          <w:delText>read off the transactions that happened with the accounts:</w:delText>
        </w:r>
      </w:del>
    </w:p>
    <w:p w14:paraId="3E00A184" w14:textId="5C0A5C99" w:rsidR="00190861" w:rsidRPr="00CB5701" w:rsidRDefault="00190861" w:rsidP="00D5599F">
      <w:pPr>
        <w:pStyle w:val="NoSpacing"/>
        <w:rPr>
          <w:del w:id="130" w:author="Ackley Library" w:date="2026-09-25T20:06:00Z" w16du:dateUtc="2026-09-26T00:06:00Z"/>
          <w:rFonts w:ascii="Arial" w:hAnsi="Arial" w:cs="Arial"/>
          <w:sz w:val="24"/>
          <w:szCs w:val="24"/>
        </w:rPr>
      </w:pPr>
      <w:del w:id="131" w:author="Ackley Library" w:date="2026-09-25T20:06:00Z" w16du:dateUtc="2026-09-26T00:06:00Z">
        <w:r w:rsidRPr="00CB5701">
          <w:rPr>
            <w:rFonts w:ascii="Arial" w:hAnsi="Arial" w:cs="Arial"/>
            <w:sz w:val="24"/>
            <w:szCs w:val="24"/>
            <w:u w:val="single"/>
          </w:rPr>
          <w:delText>Checking Account</w:delText>
        </w:r>
        <w:r w:rsidRPr="00CB5701">
          <w:rPr>
            <w:rFonts w:ascii="Arial" w:hAnsi="Arial" w:cs="Arial"/>
            <w:sz w:val="24"/>
            <w:szCs w:val="24"/>
          </w:rPr>
          <w:tab/>
        </w:r>
        <w:r w:rsidRPr="00CB5701">
          <w:rPr>
            <w:rFonts w:ascii="Arial" w:hAnsi="Arial" w:cs="Arial"/>
            <w:sz w:val="24"/>
            <w:szCs w:val="24"/>
          </w:rPr>
          <w:tab/>
        </w:r>
        <w:r w:rsidRPr="00CB5701">
          <w:rPr>
            <w:rFonts w:ascii="Arial" w:hAnsi="Arial" w:cs="Arial"/>
            <w:sz w:val="24"/>
            <w:szCs w:val="24"/>
          </w:rPr>
          <w:tab/>
        </w:r>
        <w:r w:rsidRPr="00CB5701">
          <w:rPr>
            <w:rFonts w:ascii="Arial" w:hAnsi="Arial" w:cs="Arial"/>
            <w:sz w:val="24"/>
            <w:szCs w:val="24"/>
          </w:rPr>
          <w:tab/>
        </w:r>
        <w:r w:rsidRPr="00CB5701">
          <w:rPr>
            <w:rFonts w:ascii="Arial" w:hAnsi="Arial" w:cs="Arial"/>
            <w:sz w:val="24"/>
            <w:szCs w:val="24"/>
          </w:rPr>
          <w:tab/>
        </w:r>
        <w:r w:rsidRPr="00CB5701">
          <w:rPr>
            <w:rFonts w:ascii="Arial" w:hAnsi="Arial" w:cs="Arial"/>
            <w:sz w:val="24"/>
            <w:szCs w:val="24"/>
          </w:rPr>
          <w:tab/>
        </w:r>
        <w:r w:rsidRPr="00CB5701">
          <w:rPr>
            <w:rFonts w:ascii="Arial" w:hAnsi="Arial" w:cs="Arial"/>
            <w:sz w:val="24"/>
            <w:szCs w:val="24"/>
          </w:rPr>
          <w:tab/>
        </w:r>
        <w:r w:rsidRPr="00CB5701">
          <w:rPr>
            <w:rFonts w:ascii="Arial" w:hAnsi="Arial" w:cs="Arial"/>
            <w:sz w:val="24"/>
            <w:szCs w:val="24"/>
          </w:rPr>
          <w:tab/>
        </w:r>
        <w:r w:rsidRPr="00CB5701">
          <w:rPr>
            <w:rFonts w:ascii="Arial" w:hAnsi="Arial" w:cs="Arial"/>
            <w:sz w:val="24"/>
            <w:szCs w:val="24"/>
          </w:rPr>
          <w:tab/>
        </w:r>
        <w:r w:rsidR="001621B3" w:rsidRPr="00CB5701">
          <w:rPr>
            <w:rFonts w:ascii="Arial" w:hAnsi="Arial" w:cs="Arial"/>
            <w:sz w:val="24"/>
            <w:szCs w:val="24"/>
          </w:rPr>
          <w:tab/>
        </w:r>
        <w:r w:rsidR="001621B3" w:rsidRPr="00CB5701">
          <w:rPr>
            <w:rFonts w:ascii="Arial" w:hAnsi="Arial" w:cs="Arial"/>
            <w:sz w:val="24"/>
            <w:szCs w:val="24"/>
          </w:rPr>
          <w:tab/>
        </w:r>
        <w:r w:rsidR="001621B3" w:rsidRPr="00CB5701">
          <w:rPr>
            <w:rFonts w:ascii="Arial" w:hAnsi="Arial" w:cs="Arial"/>
            <w:sz w:val="24"/>
            <w:szCs w:val="24"/>
          </w:rPr>
          <w:tab/>
        </w:r>
        <w:r w:rsidR="0078051A" w:rsidRPr="00CB5701">
          <w:rPr>
            <w:rFonts w:ascii="Arial" w:hAnsi="Arial" w:cs="Arial"/>
            <w:sz w:val="24"/>
            <w:szCs w:val="24"/>
          </w:rPr>
          <w:tab/>
        </w:r>
        <w:r w:rsidR="0078051A" w:rsidRPr="00CB5701">
          <w:rPr>
            <w:rFonts w:ascii="Arial" w:hAnsi="Arial" w:cs="Arial"/>
            <w:sz w:val="24"/>
            <w:szCs w:val="24"/>
          </w:rPr>
          <w:tab/>
        </w:r>
        <w:r w:rsidR="0078051A" w:rsidRPr="00CB5701">
          <w:rPr>
            <w:rFonts w:ascii="Arial" w:hAnsi="Arial" w:cs="Arial"/>
            <w:sz w:val="24"/>
            <w:szCs w:val="24"/>
          </w:rPr>
          <w:tab/>
        </w:r>
        <w:r w:rsidR="0078051A" w:rsidRPr="00CB5701">
          <w:rPr>
            <w:rFonts w:ascii="Arial" w:hAnsi="Arial" w:cs="Arial"/>
            <w:sz w:val="24"/>
            <w:szCs w:val="24"/>
          </w:rPr>
          <w:tab/>
        </w:r>
        <w:r w:rsidR="00935A8D" w:rsidRPr="00CB5701">
          <w:rPr>
            <w:rFonts w:ascii="Arial" w:hAnsi="Arial" w:cs="Arial"/>
            <w:sz w:val="24"/>
            <w:szCs w:val="24"/>
            <w:u w:val="single"/>
          </w:rPr>
          <w:delText>Savings (</w:delText>
        </w:r>
        <w:r w:rsidRPr="00CB5701">
          <w:rPr>
            <w:rFonts w:ascii="Arial" w:hAnsi="Arial" w:cs="Arial"/>
            <w:sz w:val="24"/>
            <w:szCs w:val="24"/>
            <w:u w:val="single"/>
          </w:rPr>
          <w:delText>Raffle</w:delText>
        </w:r>
        <w:r w:rsidR="00935A8D" w:rsidRPr="00CB5701">
          <w:rPr>
            <w:rFonts w:ascii="Arial" w:hAnsi="Arial" w:cs="Arial"/>
            <w:sz w:val="24"/>
            <w:szCs w:val="24"/>
            <w:u w:val="single"/>
          </w:rPr>
          <w:delText>)</w:delText>
        </w:r>
        <w:r w:rsidRPr="00CB5701">
          <w:rPr>
            <w:rFonts w:ascii="Arial" w:hAnsi="Arial" w:cs="Arial"/>
            <w:sz w:val="24"/>
            <w:szCs w:val="24"/>
            <w:u w:val="single"/>
          </w:rPr>
          <w:delText xml:space="preserve"> Account</w:delText>
        </w:r>
      </w:del>
    </w:p>
    <w:p w14:paraId="565BB430" w14:textId="614EB380" w:rsidR="00414BEC" w:rsidRDefault="001864D3" w:rsidP="007B0354">
      <w:pPr>
        <w:pStyle w:val="NoSpacing"/>
        <w:rPr>
          <w:del w:id="132" w:author="Ackley Library" w:date="2026-09-25T20:06:00Z" w16du:dateUtc="2026-09-26T00:06:00Z"/>
          <w:rFonts w:ascii="Arial" w:hAnsi="Arial" w:cs="Arial"/>
          <w:sz w:val="24"/>
          <w:szCs w:val="24"/>
        </w:rPr>
      </w:pPr>
      <w:del w:id="133" w:author="Ackley Library" w:date="2026-09-25T20:06:00Z" w16du:dateUtc="2026-09-26T00:06:00Z">
        <w:r w:rsidRPr="00CB5701">
          <w:rPr>
            <w:rFonts w:ascii="Arial" w:hAnsi="Arial" w:cs="Arial"/>
            <w:sz w:val="24"/>
            <w:szCs w:val="24"/>
          </w:rPr>
          <w:delText xml:space="preserve">Balance in Checking </w:delText>
        </w:r>
        <w:r w:rsidR="009A06DB" w:rsidRPr="00CB5701">
          <w:rPr>
            <w:rFonts w:ascii="Arial" w:hAnsi="Arial" w:cs="Arial"/>
            <w:sz w:val="24"/>
            <w:szCs w:val="24"/>
          </w:rPr>
          <w:tab/>
        </w:r>
        <w:r w:rsidR="00ED2D2F" w:rsidRPr="00CB5701">
          <w:rPr>
            <w:rFonts w:ascii="Arial" w:hAnsi="Arial" w:cs="Arial"/>
            <w:sz w:val="24"/>
            <w:szCs w:val="24"/>
          </w:rPr>
          <w:delText>0</w:delText>
        </w:r>
        <w:r w:rsidR="00C47303">
          <w:rPr>
            <w:rFonts w:ascii="Arial" w:hAnsi="Arial" w:cs="Arial"/>
            <w:sz w:val="24"/>
            <w:szCs w:val="24"/>
          </w:rPr>
          <w:delText>5-13-24</w:delText>
        </w:r>
        <w:r w:rsidR="00C54E04" w:rsidRPr="00CB5701">
          <w:rPr>
            <w:rFonts w:ascii="Arial" w:hAnsi="Arial" w:cs="Arial"/>
            <w:sz w:val="24"/>
            <w:szCs w:val="24"/>
          </w:rPr>
          <w:tab/>
        </w:r>
        <w:r w:rsidR="00C54E04" w:rsidRPr="00CB5701">
          <w:rPr>
            <w:rFonts w:ascii="Arial" w:hAnsi="Arial" w:cs="Arial"/>
            <w:sz w:val="24"/>
            <w:szCs w:val="24"/>
          </w:rPr>
          <w:tab/>
        </w:r>
        <w:r w:rsidR="00190861" w:rsidRPr="00CB5701">
          <w:rPr>
            <w:rFonts w:ascii="Arial" w:hAnsi="Arial" w:cs="Arial"/>
            <w:sz w:val="24"/>
            <w:szCs w:val="24"/>
          </w:rPr>
          <w:tab/>
        </w:r>
        <w:r w:rsidR="00F35916" w:rsidRPr="00CB5701">
          <w:rPr>
            <w:rFonts w:ascii="Arial" w:hAnsi="Arial" w:cs="Arial"/>
            <w:sz w:val="24"/>
            <w:szCs w:val="24"/>
          </w:rPr>
          <w:tab/>
        </w:r>
        <w:r w:rsidR="00FE78F6" w:rsidRPr="00CB5701">
          <w:rPr>
            <w:rFonts w:ascii="Arial" w:hAnsi="Arial" w:cs="Arial"/>
            <w:sz w:val="24"/>
            <w:szCs w:val="24"/>
          </w:rPr>
          <w:tab/>
        </w:r>
        <w:r w:rsidR="001621B3" w:rsidRPr="00CB5701">
          <w:rPr>
            <w:rFonts w:ascii="Arial" w:hAnsi="Arial" w:cs="Arial"/>
            <w:sz w:val="24"/>
            <w:szCs w:val="24"/>
          </w:rPr>
          <w:delText xml:space="preserve">  </w:delText>
        </w:r>
        <w:r w:rsidR="00D6059C" w:rsidRPr="00CB5701">
          <w:rPr>
            <w:rFonts w:ascii="Arial" w:hAnsi="Arial" w:cs="Arial"/>
            <w:sz w:val="24"/>
            <w:szCs w:val="24"/>
          </w:rPr>
          <w:delText xml:space="preserve"> </w:delText>
        </w:r>
        <w:r w:rsidR="00C47303">
          <w:rPr>
            <w:rFonts w:ascii="Arial" w:hAnsi="Arial" w:cs="Arial"/>
            <w:sz w:val="24"/>
            <w:szCs w:val="24"/>
          </w:rPr>
          <w:delText>18,285.52</w:delText>
        </w:r>
        <w:r w:rsidR="00340311" w:rsidRPr="00CB5701">
          <w:rPr>
            <w:rFonts w:ascii="Arial" w:hAnsi="Arial" w:cs="Arial"/>
            <w:sz w:val="24"/>
            <w:szCs w:val="24"/>
          </w:rPr>
          <w:tab/>
        </w:r>
        <w:r w:rsidR="00481FB7" w:rsidRPr="00CB5701">
          <w:rPr>
            <w:rFonts w:ascii="Arial" w:hAnsi="Arial" w:cs="Arial"/>
            <w:sz w:val="24"/>
            <w:szCs w:val="24"/>
          </w:rPr>
          <w:tab/>
        </w:r>
        <w:r w:rsidRPr="00CB5701">
          <w:rPr>
            <w:rFonts w:ascii="Arial" w:hAnsi="Arial" w:cs="Arial"/>
            <w:sz w:val="24"/>
            <w:szCs w:val="24"/>
          </w:rPr>
          <w:delText xml:space="preserve">Balance in </w:delText>
        </w:r>
        <w:r w:rsidR="00935A8D" w:rsidRPr="00CB5701">
          <w:rPr>
            <w:rFonts w:ascii="Arial" w:hAnsi="Arial" w:cs="Arial"/>
            <w:sz w:val="24"/>
            <w:szCs w:val="24"/>
          </w:rPr>
          <w:delText xml:space="preserve">Savings </w:delText>
        </w:r>
        <w:r w:rsidR="00D6059C" w:rsidRPr="00CB5701">
          <w:rPr>
            <w:rFonts w:ascii="Arial" w:hAnsi="Arial" w:cs="Arial"/>
            <w:sz w:val="24"/>
            <w:szCs w:val="24"/>
          </w:rPr>
          <w:delText>0</w:delText>
        </w:r>
        <w:r w:rsidR="00C47303">
          <w:rPr>
            <w:rFonts w:ascii="Arial" w:hAnsi="Arial" w:cs="Arial"/>
            <w:sz w:val="24"/>
            <w:szCs w:val="24"/>
          </w:rPr>
          <w:delText>5-13-24</w:delText>
        </w:r>
        <w:r w:rsidR="00EB6CA5" w:rsidRPr="00CB5701">
          <w:rPr>
            <w:rFonts w:ascii="Arial" w:hAnsi="Arial" w:cs="Arial"/>
            <w:sz w:val="24"/>
            <w:szCs w:val="24"/>
          </w:rPr>
          <w:tab/>
        </w:r>
        <w:r w:rsidR="000B52F5" w:rsidRPr="00CB5701">
          <w:rPr>
            <w:rFonts w:ascii="Arial" w:hAnsi="Arial" w:cs="Arial"/>
            <w:sz w:val="24"/>
            <w:szCs w:val="24"/>
          </w:rPr>
          <w:tab/>
        </w:r>
        <w:r w:rsidR="00CB5701">
          <w:rPr>
            <w:rFonts w:ascii="Arial" w:hAnsi="Arial" w:cs="Arial"/>
            <w:sz w:val="24"/>
            <w:szCs w:val="24"/>
          </w:rPr>
          <w:delText xml:space="preserve"> </w:delText>
        </w:r>
        <w:r w:rsidR="00C47303">
          <w:rPr>
            <w:rFonts w:ascii="Arial" w:hAnsi="Arial" w:cs="Arial"/>
            <w:sz w:val="24"/>
            <w:szCs w:val="24"/>
          </w:rPr>
          <w:delText>3,683.22</w:delText>
        </w:r>
      </w:del>
    </w:p>
    <w:p w14:paraId="32A5E438" w14:textId="451881C5" w:rsidR="00990120" w:rsidRPr="00CB5701" w:rsidRDefault="00990120" w:rsidP="007B0354">
      <w:pPr>
        <w:pStyle w:val="NoSpacing"/>
        <w:rPr>
          <w:del w:id="134" w:author="Ackley Library" w:date="2026-09-25T20:06:00Z" w16du:dateUtc="2026-09-26T00:06:00Z"/>
          <w:rFonts w:ascii="Arial" w:hAnsi="Arial" w:cs="Arial"/>
          <w:sz w:val="24"/>
          <w:szCs w:val="24"/>
        </w:rPr>
      </w:pPr>
      <w:del w:id="135" w:author="Ackley Library" w:date="2026-09-25T20:06:00Z" w16du:dateUtc="2026-09-26T00:06:00Z">
        <w:r>
          <w:rPr>
            <w:rFonts w:ascii="Arial" w:hAnsi="Arial" w:cs="Arial"/>
            <w:sz w:val="24"/>
            <w:szCs w:val="24"/>
          </w:rPr>
          <w:delText>05-16-24</w:delText>
        </w:r>
        <w:r>
          <w:rPr>
            <w:rFonts w:ascii="Arial" w:hAnsi="Arial" w:cs="Arial"/>
            <w:sz w:val="24"/>
            <w:szCs w:val="24"/>
          </w:rPr>
          <w:tab/>
          <w:delText>Deposit</w:delText>
        </w:r>
        <w:r>
          <w:rPr>
            <w:rFonts w:ascii="Arial" w:hAnsi="Arial" w:cs="Arial"/>
            <w:sz w:val="24"/>
            <w:szCs w:val="24"/>
          </w:rPr>
          <w:tab/>
          <w:delText>Membership payments</w:delText>
        </w:r>
        <w:r>
          <w:rPr>
            <w:rFonts w:ascii="Arial" w:hAnsi="Arial" w:cs="Arial"/>
            <w:sz w:val="24"/>
            <w:szCs w:val="24"/>
          </w:rPr>
          <w:tab/>
        </w:r>
        <w:r>
          <w:rPr>
            <w:rFonts w:ascii="Arial" w:hAnsi="Arial" w:cs="Arial"/>
            <w:sz w:val="24"/>
            <w:szCs w:val="24"/>
          </w:rPr>
          <w:tab/>
          <w:delText xml:space="preserve">    250.00</w:delText>
        </w:r>
        <w:r>
          <w:rPr>
            <w:rFonts w:ascii="Arial" w:hAnsi="Arial" w:cs="Arial"/>
            <w:sz w:val="24"/>
            <w:szCs w:val="24"/>
          </w:rPr>
          <w:tab/>
        </w:r>
        <w:r>
          <w:rPr>
            <w:rFonts w:ascii="Arial" w:hAnsi="Arial" w:cs="Arial"/>
            <w:sz w:val="24"/>
            <w:szCs w:val="24"/>
          </w:rPr>
          <w:tab/>
          <w:delText>05-31-24</w:delText>
        </w:r>
        <w:r>
          <w:rPr>
            <w:rFonts w:ascii="Arial" w:hAnsi="Arial" w:cs="Arial"/>
            <w:sz w:val="24"/>
            <w:szCs w:val="24"/>
          </w:rPr>
          <w:tab/>
          <w:delText>Interest</w:delTex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delText xml:space="preserve"> </w:delText>
        </w:r>
        <w:r>
          <w:rPr>
            <w:rFonts w:ascii="Arial" w:hAnsi="Arial" w:cs="Arial"/>
            <w:sz w:val="24"/>
            <w:szCs w:val="24"/>
          </w:rPr>
          <w:tab/>
          <w:delText xml:space="preserve">     .94</w:delText>
        </w:r>
      </w:del>
    </w:p>
    <w:p w14:paraId="14576EC9" w14:textId="3460B960" w:rsidR="005D0746" w:rsidRPr="00990120" w:rsidRDefault="00990120" w:rsidP="005D0746">
      <w:pPr>
        <w:pStyle w:val="NoSpacing"/>
        <w:rPr>
          <w:del w:id="136" w:author="Ackley Library" w:date="2026-09-25T20:06:00Z" w16du:dateUtc="2026-09-26T00:06:00Z"/>
          <w:rFonts w:ascii="Arial" w:hAnsi="Arial" w:cs="Arial"/>
          <w:sz w:val="24"/>
          <w:szCs w:val="24"/>
        </w:rPr>
      </w:pPr>
      <w:del w:id="137" w:author="Ackley Library" w:date="2026-09-25T20:06:00Z" w16du:dateUtc="2026-09-26T00:06:00Z">
        <w:r>
          <w:rPr>
            <w:rFonts w:ascii="Arial" w:hAnsi="Arial" w:cs="Arial"/>
            <w:sz w:val="24"/>
            <w:szCs w:val="24"/>
          </w:rPr>
          <w:delText>05-24-24</w:delText>
        </w:r>
        <w:r>
          <w:rPr>
            <w:rFonts w:ascii="Arial" w:hAnsi="Arial" w:cs="Arial"/>
            <w:sz w:val="24"/>
            <w:szCs w:val="24"/>
          </w:rPr>
          <w:tab/>
          <w:delText>Ck#1110</w:delText>
        </w:r>
        <w:r>
          <w:rPr>
            <w:rFonts w:ascii="Arial" w:hAnsi="Arial" w:cs="Arial"/>
            <w:sz w:val="24"/>
            <w:szCs w:val="24"/>
          </w:rPr>
          <w:tab/>
          <w:delText>ATVMN</w:delTex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color w:val="FF0000"/>
            <w:sz w:val="24"/>
            <w:szCs w:val="24"/>
          </w:rPr>
          <w:delText>-     60.00</w:delText>
        </w:r>
        <w:r>
          <w:rPr>
            <w:rFonts w:ascii="Arial" w:hAnsi="Arial" w:cs="Arial"/>
            <w:sz w:val="24"/>
            <w:szCs w:val="24"/>
          </w:rPr>
          <w:tab/>
        </w:r>
        <w:r>
          <w:rPr>
            <w:rFonts w:ascii="Arial" w:hAnsi="Arial" w:cs="Arial"/>
            <w:sz w:val="24"/>
            <w:szCs w:val="24"/>
          </w:rPr>
          <w:tab/>
        </w:r>
        <w:r w:rsidR="00414BEC" w:rsidRPr="00CB5701">
          <w:rPr>
            <w:rFonts w:ascii="Arial" w:hAnsi="Arial" w:cs="Arial"/>
            <w:sz w:val="24"/>
            <w:szCs w:val="24"/>
          </w:rPr>
          <w:tab/>
        </w:r>
        <w:r w:rsidR="00414BEC" w:rsidRPr="00CB5701">
          <w:rPr>
            <w:rFonts w:ascii="Arial" w:hAnsi="Arial" w:cs="Arial"/>
            <w:sz w:val="24"/>
            <w:szCs w:val="24"/>
          </w:rPr>
          <w:tab/>
        </w:r>
        <w:r w:rsidR="00414BEC" w:rsidRPr="00CB5701">
          <w:rPr>
            <w:rFonts w:ascii="Arial" w:hAnsi="Arial" w:cs="Arial"/>
            <w:sz w:val="24"/>
            <w:szCs w:val="24"/>
          </w:rPr>
          <w:tab/>
        </w:r>
        <w:r w:rsidR="00414BEC" w:rsidRPr="00CB5701">
          <w:rPr>
            <w:rFonts w:ascii="Arial" w:hAnsi="Arial" w:cs="Arial"/>
            <w:sz w:val="24"/>
            <w:szCs w:val="24"/>
          </w:rPr>
          <w:tab/>
        </w:r>
        <w:r w:rsidR="00414BEC" w:rsidRPr="00CB5701">
          <w:rPr>
            <w:rFonts w:ascii="Arial" w:hAnsi="Arial" w:cs="Arial"/>
            <w:sz w:val="24"/>
            <w:szCs w:val="24"/>
          </w:rPr>
          <w:tab/>
        </w:r>
        <w:r w:rsidR="00414BEC" w:rsidRPr="00CB5701">
          <w:rPr>
            <w:rFonts w:ascii="Arial" w:hAnsi="Arial" w:cs="Arial"/>
            <w:sz w:val="24"/>
            <w:szCs w:val="24"/>
          </w:rPr>
          <w:tab/>
        </w:r>
        <w:r w:rsidR="00414BEC" w:rsidRPr="00CB5701">
          <w:rPr>
            <w:rFonts w:ascii="Arial" w:hAnsi="Arial" w:cs="Arial"/>
            <w:sz w:val="24"/>
            <w:szCs w:val="24"/>
          </w:rPr>
          <w:tab/>
        </w:r>
        <w:r w:rsidR="00414BEC" w:rsidRPr="00CB5701">
          <w:rPr>
            <w:rFonts w:ascii="Arial" w:hAnsi="Arial" w:cs="Arial"/>
            <w:sz w:val="24"/>
            <w:szCs w:val="24"/>
          </w:rPr>
          <w:tab/>
        </w:r>
        <w:r w:rsidR="00414BEC" w:rsidRPr="00CB5701">
          <w:rPr>
            <w:rFonts w:ascii="Arial" w:hAnsi="Arial" w:cs="Arial"/>
            <w:sz w:val="24"/>
            <w:szCs w:val="24"/>
          </w:rPr>
          <w:tab/>
        </w:r>
        <w:r w:rsidR="00414BEC" w:rsidRPr="00CB5701">
          <w:rPr>
            <w:rFonts w:ascii="Arial" w:hAnsi="Arial" w:cs="Arial"/>
            <w:sz w:val="24"/>
            <w:szCs w:val="24"/>
          </w:rPr>
          <w:tab/>
        </w:r>
        <w:r w:rsidR="00414BEC" w:rsidRPr="00CB5701">
          <w:rPr>
            <w:rFonts w:ascii="Arial" w:hAnsi="Arial" w:cs="Arial"/>
            <w:sz w:val="24"/>
            <w:szCs w:val="24"/>
          </w:rPr>
          <w:tab/>
        </w:r>
        <w:r w:rsidR="00414BEC" w:rsidRPr="00CB5701">
          <w:rPr>
            <w:rFonts w:ascii="Arial" w:hAnsi="Arial" w:cs="Arial"/>
            <w:sz w:val="24"/>
            <w:szCs w:val="24"/>
          </w:rPr>
          <w:tab/>
          <w:delText>--------</w:delText>
        </w:r>
        <w:r>
          <w:rPr>
            <w:rFonts w:ascii="Arial" w:hAnsi="Arial" w:cs="Arial"/>
            <w:sz w:val="24"/>
            <w:szCs w:val="24"/>
          </w:rPr>
          <w:delText>----05-28-24</w:delText>
        </w:r>
        <w:r>
          <w:rPr>
            <w:rFonts w:ascii="Arial" w:hAnsi="Arial" w:cs="Arial"/>
            <w:sz w:val="24"/>
            <w:szCs w:val="24"/>
          </w:rPr>
          <w:tab/>
          <w:delText>Ck#1109</w:delText>
        </w:r>
        <w:r>
          <w:rPr>
            <w:rFonts w:ascii="Arial" w:hAnsi="Arial" w:cs="Arial"/>
            <w:sz w:val="24"/>
            <w:szCs w:val="24"/>
          </w:rPr>
          <w:tab/>
          <w:delText xml:space="preserve">Anders Valley Publish   </w:delText>
        </w:r>
        <w:r>
          <w:rPr>
            <w:rFonts w:ascii="Arial" w:hAnsi="Arial" w:cs="Arial"/>
            <w:color w:val="FF0000"/>
            <w:sz w:val="24"/>
            <w:szCs w:val="24"/>
          </w:rPr>
          <w:delText>-      10.00</w:delText>
        </w:r>
        <w:r w:rsidR="00414BEC" w:rsidRPr="00CB5701">
          <w:rPr>
            <w:rFonts w:ascii="Arial" w:hAnsi="Arial" w:cs="Arial"/>
            <w:color w:val="ED0000"/>
            <w:sz w:val="24"/>
            <w:szCs w:val="24"/>
          </w:rPr>
          <w:tab/>
        </w:r>
        <w:r w:rsidR="00414BEC" w:rsidRPr="00CB5701">
          <w:rPr>
            <w:rFonts w:ascii="Arial" w:hAnsi="Arial" w:cs="Arial"/>
            <w:color w:val="ED0000"/>
            <w:sz w:val="24"/>
            <w:szCs w:val="24"/>
          </w:rPr>
          <w:tab/>
        </w:r>
        <w:r w:rsidR="00431630" w:rsidRPr="00431630">
          <w:rPr>
            <w:rFonts w:ascii="Arial" w:hAnsi="Arial" w:cs="Arial"/>
            <w:sz w:val="24"/>
            <w:szCs w:val="24"/>
          </w:rPr>
          <w:delText>05-13-24</w:delText>
        </w:r>
        <w:r w:rsidR="00431630">
          <w:rPr>
            <w:rFonts w:ascii="Arial" w:hAnsi="Arial" w:cs="Arial"/>
            <w:sz w:val="24"/>
            <w:szCs w:val="24"/>
          </w:rPr>
          <w:tab/>
        </w:r>
        <w:r w:rsidR="00431630" w:rsidRPr="00431630">
          <w:rPr>
            <w:rFonts w:ascii="Arial" w:hAnsi="Arial" w:cs="Arial"/>
            <w:sz w:val="24"/>
            <w:szCs w:val="24"/>
          </w:rPr>
          <w:delText>Balance</w:delText>
        </w:r>
        <w:r w:rsidR="00414BEC" w:rsidRPr="00431630">
          <w:rPr>
            <w:rFonts w:ascii="Arial" w:hAnsi="Arial" w:cs="Arial"/>
            <w:sz w:val="24"/>
            <w:szCs w:val="24"/>
          </w:rPr>
          <w:tab/>
        </w:r>
        <w:r w:rsidR="00414BEC" w:rsidRPr="00CB5701">
          <w:rPr>
            <w:rFonts w:ascii="Arial" w:hAnsi="Arial" w:cs="Arial"/>
            <w:color w:val="ED0000"/>
            <w:sz w:val="24"/>
            <w:szCs w:val="24"/>
          </w:rPr>
          <w:tab/>
        </w:r>
        <w:r w:rsidR="00414BEC" w:rsidRPr="00CB5701">
          <w:rPr>
            <w:rFonts w:ascii="Arial" w:hAnsi="Arial" w:cs="Arial"/>
            <w:color w:val="ED0000"/>
            <w:sz w:val="24"/>
            <w:szCs w:val="24"/>
          </w:rPr>
          <w:tab/>
        </w:r>
        <w:r w:rsidR="00414BEC" w:rsidRPr="00CB5701">
          <w:rPr>
            <w:rFonts w:ascii="Arial" w:hAnsi="Arial" w:cs="Arial"/>
            <w:color w:val="ED0000"/>
            <w:sz w:val="24"/>
            <w:szCs w:val="24"/>
          </w:rPr>
          <w:tab/>
        </w:r>
        <w:r w:rsidR="00414BEC" w:rsidRPr="00CB5701">
          <w:rPr>
            <w:rFonts w:ascii="Arial" w:hAnsi="Arial" w:cs="Arial"/>
            <w:color w:val="ED0000"/>
            <w:sz w:val="24"/>
            <w:szCs w:val="24"/>
          </w:rPr>
          <w:tab/>
        </w:r>
        <w:r w:rsidR="00414BEC" w:rsidRPr="00CB5701">
          <w:rPr>
            <w:rFonts w:ascii="Arial" w:hAnsi="Arial" w:cs="Arial"/>
            <w:b/>
            <w:bCs/>
            <w:sz w:val="24"/>
            <w:szCs w:val="24"/>
            <w:u w:val="single"/>
          </w:rPr>
          <w:delText>3,6</w:delText>
        </w:r>
        <w:r w:rsidR="00C33E66">
          <w:rPr>
            <w:rFonts w:ascii="Arial" w:hAnsi="Arial" w:cs="Arial"/>
            <w:b/>
            <w:bCs/>
            <w:sz w:val="24"/>
            <w:szCs w:val="24"/>
            <w:u w:val="single"/>
          </w:rPr>
          <w:delText>84.16</w:delText>
        </w:r>
        <w:r w:rsidR="00C33E66">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D6059C" w:rsidRPr="00CB5701">
          <w:rPr>
            <w:rFonts w:ascii="Arial" w:hAnsi="Arial" w:cs="Arial"/>
            <w:sz w:val="24"/>
            <w:szCs w:val="24"/>
          </w:rPr>
          <w:tab/>
        </w:r>
        <w:r w:rsidR="00607ED5">
          <w:rPr>
            <w:rFonts w:ascii="Arial" w:hAnsi="Arial" w:cs="Arial"/>
            <w:sz w:val="24"/>
            <w:szCs w:val="24"/>
          </w:rPr>
          <w:tab/>
        </w:r>
        <w:r w:rsidR="00607ED5">
          <w:rPr>
            <w:rFonts w:ascii="Arial" w:hAnsi="Arial" w:cs="Arial"/>
            <w:sz w:val="24"/>
            <w:szCs w:val="24"/>
          </w:rPr>
          <w:tab/>
        </w:r>
        <w:r w:rsidR="00EF1FAA" w:rsidRPr="00CB5701">
          <w:rPr>
            <w:rFonts w:ascii="Arial" w:hAnsi="Arial" w:cs="Arial"/>
            <w:sz w:val="24"/>
            <w:szCs w:val="24"/>
          </w:rPr>
          <w:delText>__________</w:delText>
        </w:r>
        <w:r w:rsidR="00EF1FAA" w:rsidRPr="00CB5701">
          <w:rPr>
            <w:rFonts w:ascii="Arial" w:hAnsi="Arial" w:cs="Arial"/>
            <w:sz w:val="24"/>
            <w:szCs w:val="24"/>
          </w:rPr>
          <w:tab/>
        </w:r>
        <w:r w:rsidR="00EF1FAA" w:rsidRPr="00CB5701">
          <w:rPr>
            <w:rFonts w:ascii="Arial" w:hAnsi="Arial" w:cs="Arial"/>
            <w:sz w:val="24"/>
            <w:szCs w:val="24"/>
          </w:rPr>
          <w:tab/>
        </w:r>
        <w:r w:rsidR="00EF1FAA" w:rsidRPr="00CB5701">
          <w:rPr>
            <w:rFonts w:ascii="Arial" w:hAnsi="Arial" w:cs="Arial"/>
            <w:sz w:val="24"/>
            <w:szCs w:val="24"/>
          </w:rPr>
          <w:tab/>
        </w:r>
        <w:r w:rsidR="00EF1FAA" w:rsidRPr="00CB5701">
          <w:rPr>
            <w:rFonts w:ascii="Arial" w:hAnsi="Arial" w:cs="Arial"/>
            <w:sz w:val="24"/>
            <w:szCs w:val="24"/>
          </w:rPr>
          <w:tab/>
        </w:r>
        <w:r w:rsidR="00EF1FAA" w:rsidRPr="00CB5701">
          <w:rPr>
            <w:rFonts w:ascii="Arial" w:hAnsi="Arial" w:cs="Arial"/>
            <w:sz w:val="24"/>
            <w:szCs w:val="24"/>
          </w:rPr>
          <w:tab/>
        </w:r>
        <w:r w:rsidR="00EF1FAA" w:rsidRPr="00CB5701">
          <w:rPr>
            <w:rFonts w:ascii="Arial" w:hAnsi="Arial" w:cs="Arial"/>
            <w:sz w:val="24"/>
            <w:szCs w:val="24"/>
          </w:rPr>
          <w:tab/>
        </w:r>
        <w:r w:rsidR="00EF1FAA" w:rsidRPr="00CB5701">
          <w:rPr>
            <w:rFonts w:ascii="Arial" w:hAnsi="Arial" w:cs="Arial"/>
            <w:sz w:val="24"/>
            <w:szCs w:val="24"/>
          </w:rPr>
          <w:tab/>
        </w:r>
        <w:r w:rsidR="00EF1FAA" w:rsidRPr="00CB5701">
          <w:rPr>
            <w:rFonts w:ascii="Arial" w:hAnsi="Arial" w:cs="Arial"/>
            <w:sz w:val="24"/>
            <w:szCs w:val="24"/>
          </w:rPr>
          <w:tab/>
        </w:r>
        <w:r w:rsidR="00EF1FAA" w:rsidRPr="00CB5701">
          <w:rPr>
            <w:rFonts w:ascii="Arial" w:hAnsi="Arial" w:cs="Arial"/>
            <w:sz w:val="24"/>
            <w:szCs w:val="24"/>
          </w:rPr>
          <w:tab/>
        </w:r>
        <w:r w:rsidR="005D0746" w:rsidRPr="00CB5701">
          <w:rPr>
            <w:rFonts w:ascii="Arial" w:hAnsi="Arial" w:cs="Arial"/>
            <w:sz w:val="24"/>
            <w:szCs w:val="24"/>
          </w:rPr>
          <w:tab/>
          <w:delText xml:space="preserve">   </w:delText>
        </w:r>
        <w:r w:rsidR="005D0746" w:rsidRPr="00CB5701">
          <w:rPr>
            <w:rFonts w:ascii="Arial" w:hAnsi="Arial" w:cs="Arial"/>
            <w:sz w:val="24"/>
            <w:szCs w:val="24"/>
          </w:rPr>
          <w:tab/>
        </w:r>
        <w:r w:rsidR="005D0746" w:rsidRPr="00CB5701">
          <w:rPr>
            <w:rFonts w:ascii="Arial" w:hAnsi="Arial" w:cs="Arial"/>
            <w:sz w:val="24"/>
            <w:szCs w:val="24"/>
          </w:rPr>
          <w:tab/>
          <w:delText xml:space="preserve">  </w:delText>
        </w:r>
        <w:r w:rsidR="005D0746" w:rsidRPr="00CB5701">
          <w:rPr>
            <w:rFonts w:ascii="Arial" w:hAnsi="Arial" w:cs="Arial"/>
            <w:sz w:val="24"/>
            <w:szCs w:val="24"/>
          </w:rPr>
          <w:tab/>
          <w:delText xml:space="preserve">   </w:delText>
        </w:r>
      </w:del>
    </w:p>
    <w:p w14:paraId="09A190D6" w14:textId="2CA301A3" w:rsidR="00844658" w:rsidRPr="00CB5701" w:rsidRDefault="00431630" w:rsidP="00EF1FAA">
      <w:pPr>
        <w:pStyle w:val="NoSpacing"/>
        <w:rPr>
          <w:del w:id="138" w:author="Ackley Library" w:date="2026-09-25T20:06:00Z" w16du:dateUtc="2026-09-26T00:06:00Z"/>
          <w:rFonts w:ascii="Arial" w:hAnsi="Arial" w:cs="Arial"/>
          <w:sz w:val="24"/>
          <w:szCs w:val="24"/>
        </w:rPr>
      </w:pPr>
      <w:del w:id="139" w:author="Ackley Library" w:date="2026-09-25T20:06:00Z" w16du:dateUtc="2026-09-26T00:06:00Z">
        <w:r>
          <w:rPr>
            <w:rFonts w:ascii="Arial" w:hAnsi="Arial" w:cs="Arial"/>
            <w:sz w:val="24"/>
            <w:szCs w:val="24"/>
          </w:rPr>
          <w:delText>05-13-24</w:delText>
        </w:r>
        <w:r>
          <w:rPr>
            <w:rFonts w:ascii="Arial" w:hAnsi="Arial" w:cs="Arial"/>
            <w:sz w:val="24"/>
            <w:szCs w:val="24"/>
          </w:rPr>
          <w:tab/>
          <w:delText>Balance</w:delText>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CB5701" w:rsidRPr="00CB5701">
          <w:rPr>
            <w:rFonts w:ascii="Arial" w:hAnsi="Arial" w:cs="Arial"/>
            <w:sz w:val="24"/>
            <w:szCs w:val="24"/>
          </w:rPr>
          <w:tab/>
        </w:r>
        <w:r w:rsidR="00990120">
          <w:rPr>
            <w:rFonts w:ascii="Arial" w:hAnsi="Arial" w:cs="Arial"/>
            <w:sz w:val="24"/>
            <w:szCs w:val="24"/>
          </w:rPr>
          <w:delText xml:space="preserve">   </w:delText>
        </w:r>
        <w:r w:rsidR="00E7558C">
          <w:rPr>
            <w:rFonts w:ascii="Arial" w:hAnsi="Arial" w:cs="Arial"/>
            <w:sz w:val="24"/>
            <w:szCs w:val="24"/>
          </w:rPr>
          <w:delText xml:space="preserve"> </w:delText>
        </w:r>
        <w:r w:rsidR="00CB5701" w:rsidRPr="00CB5701">
          <w:rPr>
            <w:rFonts w:ascii="Arial" w:hAnsi="Arial" w:cs="Arial"/>
            <w:sz w:val="24"/>
            <w:szCs w:val="24"/>
          </w:rPr>
          <w:delText xml:space="preserve">   </w:delText>
        </w:r>
        <w:r w:rsidR="00CB5701" w:rsidRPr="00CB5701">
          <w:rPr>
            <w:rFonts w:ascii="Arial" w:hAnsi="Arial" w:cs="Arial"/>
            <w:b/>
            <w:bCs/>
            <w:sz w:val="24"/>
            <w:szCs w:val="24"/>
            <w:u w:val="single"/>
          </w:rPr>
          <w:delText>18,</w:delText>
        </w:r>
        <w:r w:rsidR="00C33E66">
          <w:rPr>
            <w:rFonts w:ascii="Arial" w:hAnsi="Arial" w:cs="Arial"/>
            <w:b/>
            <w:bCs/>
            <w:sz w:val="24"/>
            <w:szCs w:val="24"/>
            <w:u w:val="single"/>
          </w:rPr>
          <w:delText>465.52</w:delText>
        </w:r>
        <w:r w:rsidR="003004E3" w:rsidRPr="00CB5701">
          <w:rPr>
            <w:rFonts w:ascii="Arial" w:hAnsi="Arial" w:cs="Arial"/>
            <w:sz w:val="24"/>
            <w:szCs w:val="24"/>
          </w:rPr>
          <w:tab/>
        </w:r>
        <w:r w:rsidR="003004E3" w:rsidRPr="00CB5701">
          <w:rPr>
            <w:rFonts w:ascii="Arial" w:hAnsi="Arial" w:cs="Arial"/>
            <w:sz w:val="24"/>
            <w:szCs w:val="24"/>
          </w:rPr>
          <w:tab/>
        </w:r>
        <w:r w:rsidR="003004E3" w:rsidRPr="00CB5701">
          <w:rPr>
            <w:rFonts w:ascii="Arial" w:hAnsi="Arial" w:cs="Arial"/>
            <w:sz w:val="24"/>
            <w:szCs w:val="24"/>
          </w:rPr>
          <w:tab/>
        </w:r>
        <w:r w:rsidR="003004E3" w:rsidRPr="00CB5701">
          <w:rPr>
            <w:rFonts w:ascii="Arial" w:hAnsi="Arial" w:cs="Arial"/>
            <w:sz w:val="24"/>
            <w:szCs w:val="24"/>
          </w:rPr>
          <w:tab/>
        </w:r>
        <w:r w:rsidR="003004E3" w:rsidRPr="00CB5701">
          <w:rPr>
            <w:rFonts w:ascii="Arial" w:hAnsi="Arial" w:cs="Arial"/>
            <w:sz w:val="24"/>
            <w:szCs w:val="24"/>
          </w:rPr>
          <w:tab/>
        </w:r>
        <w:r w:rsidR="003004E3" w:rsidRPr="00CB5701">
          <w:rPr>
            <w:rFonts w:ascii="Arial" w:hAnsi="Arial" w:cs="Arial"/>
            <w:sz w:val="24"/>
            <w:szCs w:val="24"/>
          </w:rPr>
          <w:tab/>
        </w:r>
        <w:r w:rsidR="003004E3" w:rsidRPr="00CB5701">
          <w:rPr>
            <w:rFonts w:ascii="Arial" w:hAnsi="Arial" w:cs="Arial"/>
            <w:sz w:val="24"/>
            <w:szCs w:val="24"/>
          </w:rPr>
          <w:tab/>
        </w:r>
        <w:r w:rsidR="003004E3" w:rsidRPr="00CB5701">
          <w:rPr>
            <w:rFonts w:ascii="Arial" w:hAnsi="Arial" w:cs="Arial"/>
            <w:sz w:val="24"/>
            <w:szCs w:val="24"/>
          </w:rPr>
          <w:tab/>
        </w:r>
        <w:r w:rsidR="003004E3" w:rsidRPr="00CB5701">
          <w:rPr>
            <w:rFonts w:ascii="Arial" w:hAnsi="Arial" w:cs="Arial"/>
            <w:sz w:val="24"/>
            <w:szCs w:val="24"/>
          </w:rPr>
          <w:tab/>
        </w:r>
      </w:del>
    </w:p>
    <w:p w14:paraId="606717AB" w14:textId="77777777" w:rsidR="00607ED5" w:rsidRDefault="00607ED5" w:rsidP="00567A41">
      <w:pPr>
        <w:pStyle w:val="NoSpacing"/>
        <w:rPr>
          <w:del w:id="140" w:author="Ackley Library" w:date="2026-09-25T20:06:00Z" w16du:dateUtc="2026-09-26T00:06:00Z"/>
          <w:rFonts w:ascii="Arial" w:hAnsi="Arial" w:cs="Arial"/>
          <w:sz w:val="24"/>
          <w:szCs w:val="24"/>
        </w:rPr>
      </w:pPr>
    </w:p>
    <w:p w14:paraId="56641049" w14:textId="56D0E2C3" w:rsidR="00990120" w:rsidRPr="00CB5701" w:rsidRDefault="00CF2167" w:rsidP="00567A41">
      <w:pPr>
        <w:pStyle w:val="NoSpacing"/>
        <w:rPr>
          <w:del w:id="141" w:author="Ackley Library" w:date="2026-09-25T20:06:00Z" w16du:dateUtc="2026-09-26T00:06:00Z"/>
          <w:rFonts w:ascii="Arial" w:hAnsi="Arial" w:cs="Arial"/>
          <w:sz w:val="24"/>
          <w:szCs w:val="24"/>
        </w:rPr>
      </w:pPr>
      <w:del w:id="142" w:author="Ackley Library" w:date="2026-09-25T20:06:00Z" w16du:dateUtc="2026-09-26T00:06:00Z">
        <w:r w:rsidRPr="00CB5701">
          <w:rPr>
            <w:rFonts w:ascii="Arial" w:hAnsi="Arial" w:cs="Arial"/>
            <w:sz w:val="24"/>
            <w:szCs w:val="24"/>
          </w:rPr>
          <w:delText xml:space="preserve">Carolyn </w:delText>
        </w:r>
        <w:r w:rsidR="00990120">
          <w:rPr>
            <w:rFonts w:ascii="Arial" w:hAnsi="Arial" w:cs="Arial"/>
            <w:sz w:val="24"/>
            <w:szCs w:val="24"/>
          </w:rPr>
          <w:delText>said that there was a</w:delText>
        </w:r>
        <w:r w:rsidR="00495590">
          <w:rPr>
            <w:rFonts w:ascii="Arial" w:hAnsi="Arial" w:cs="Arial"/>
            <w:sz w:val="24"/>
            <w:szCs w:val="24"/>
          </w:rPr>
          <w:delText>n</w:delText>
        </w:r>
        <w:r w:rsidR="00990120">
          <w:rPr>
            <w:rFonts w:ascii="Arial" w:hAnsi="Arial" w:cs="Arial"/>
            <w:sz w:val="24"/>
            <w:szCs w:val="24"/>
          </w:rPr>
          <w:delText xml:space="preserve"> </w:delText>
        </w:r>
        <w:r w:rsidR="00C33E66">
          <w:rPr>
            <w:rFonts w:ascii="Arial" w:hAnsi="Arial" w:cs="Arial"/>
            <w:sz w:val="24"/>
            <w:szCs w:val="24"/>
          </w:rPr>
          <w:delText xml:space="preserve">outstanding check of $100.00 to the Twin Valley Booster Club, leaving the balance of $ 18,365.52.  GoDaddy is up for renewal in June, and Mudslingers just got a bill from Noah Insurance for the trailer for $211.23 which she will get paid.  </w:delText>
        </w:r>
        <w:r w:rsidR="00495590">
          <w:rPr>
            <w:rFonts w:ascii="Arial" w:hAnsi="Arial" w:cs="Arial"/>
            <w:sz w:val="24"/>
            <w:szCs w:val="24"/>
          </w:rPr>
          <w:delText xml:space="preserve">Carolyn will need to do the IRS Form 990-N by August. </w:delText>
        </w:r>
        <w:r w:rsidR="00C33E66">
          <w:rPr>
            <w:rFonts w:ascii="Arial" w:hAnsi="Arial" w:cs="Arial"/>
            <w:sz w:val="24"/>
            <w:szCs w:val="24"/>
          </w:rPr>
          <w:delText>Mark Brownlee made a motion to approve the treasurer’s report and Bob Visser seconded.  A vote was held and the ayes have it and the motion is carried.</w:delText>
        </w:r>
      </w:del>
    </w:p>
    <w:p w14:paraId="0D81C599" w14:textId="77777777" w:rsidR="00857C6E" w:rsidRPr="00CB5701" w:rsidRDefault="00857C6E" w:rsidP="00567A41">
      <w:pPr>
        <w:pStyle w:val="NoSpacing"/>
        <w:rPr>
          <w:del w:id="143" w:author="Ackley Library" w:date="2026-09-25T20:06:00Z" w16du:dateUtc="2026-09-26T00:06:00Z"/>
          <w:rFonts w:ascii="Arial" w:hAnsi="Arial" w:cs="Arial"/>
          <w:b/>
          <w:sz w:val="24"/>
          <w:szCs w:val="24"/>
        </w:rPr>
      </w:pPr>
    </w:p>
    <w:p w14:paraId="2C6E7B5E" w14:textId="3CB52CBB" w:rsidR="000F3AE8" w:rsidRPr="00CB5701" w:rsidRDefault="00AB7DF2" w:rsidP="00567A41">
      <w:pPr>
        <w:pStyle w:val="NoSpacing"/>
        <w:rPr>
          <w:del w:id="144" w:author="Ackley Library" w:date="2026-09-25T20:06:00Z" w16du:dateUtc="2026-09-26T00:06:00Z"/>
          <w:rFonts w:ascii="Arial" w:hAnsi="Arial" w:cs="Arial"/>
          <w:b/>
          <w:sz w:val="24"/>
          <w:szCs w:val="24"/>
        </w:rPr>
      </w:pPr>
      <w:del w:id="145" w:author="Ackley Library" w:date="2026-09-25T20:06:00Z" w16du:dateUtc="2026-09-26T00:06:00Z">
        <w:r w:rsidRPr="00CB5701">
          <w:rPr>
            <w:rFonts w:ascii="Arial" w:hAnsi="Arial" w:cs="Arial"/>
            <w:b/>
            <w:sz w:val="24"/>
            <w:szCs w:val="24"/>
          </w:rPr>
          <w:delText>Old Business:</w:delText>
        </w:r>
      </w:del>
    </w:p>
    <w:p w14:paraId="08DDF103" w14:textId="38DB3C96" w:rsidR="00451A8F" w:rsidRPr="00CB5701" w:rsidRDefault="003004E3" w:rsidP="00567A41">
      <w:pPr>
        <w:pStyle w:val="NoSpacing"/>
        <w:rPr>
          <w:del w:id="146" w:author="Ackley Library" w:date="2026-09-25T20:06:00Z" w16du:dateUtc="2026-09-26T00:06:00Z"/>
          <w:rFonts w:ascii="Arial" w:hAnsi="Arial" w:cs="Arial"/>
          <w:bCs/>
          <w:sz w:val="24"/>
          <w:szCs w:val="24"/>
        </w:rPr>
      </w:pPr>
      <w:del w:id="147" w:author="Ackley Library" w:date="2026-09-25T20:06:00Z" w16du:dateUtc="2026-09-26T00:06:00Z">
        <w:r w:rsidRPr="00CB5701">
          <w:rPr>
            <w:rFonts w:ascii="Arial" w:hAnsi="Arial" w:cs="Arial"/>
            <w:bCs/>
            <w:sz w:val="24"/>
            <w:szCs w:val="24"/>
            <w:u w:val="single"/>
          </w:rPr>
          <w:delText xml:space="preserve">Trailer </w:delText>
        </w:r>
        <w:r w:rsidR="00C33E66">
          <w:rPr>
            <w:rFonts w:ascii="Arial" w:hAnsi="Arial" w:cs="Arial"/>
            <w:bCs/>
            <w:sz w:val="24"/>
            <w:szCs w:val="24"/>
            <w:u w:val="single"/>
          </w:rPr>
          <w:delText>Signs</w:delText>
        </w:r>
        <w:r w:rsidR="00E7558C">
          <w:rPr>
            <w:rFonts w:ascii="Arial" w:hAnsi="Arial" w:cs="Arial"/>
            <w:bCs/>
            <w:sz w:val="24"/>
            <w:szCs w:val="24"/>
            <w:u w:val="single"/>
          </w:rPr>
          <w:delText>:</w:delText>
        </w:r>
        <w:r w:rsidR="00E7558C">
          <w:rPr>
            <w:rFonts w:ascii="Arial" w:hAnsi="Arial" w:cs="Arial"/>
            <w:bCs/>
            <w:sz w:val="24"/>
            <w:szCs w:val="24"/>
          </w:rPr>
          <w:delText xml:space="preserve"> </w:delText>
        </w:r>
        <w:r w:rsidR="004229C0" w:rsidRPr="00CB5701">
          <w:rPr>
            <w:rFonts w:ascii="Arial" w:hAnsi="Arial" w:cs="Arial"/>
            <w:bCs/>
            <w:sz w:val="24"/>
            <w:szCs w:val="24"/>
          </w:rPr>
          <w:delText xml:space="preserve"> </w:delText>
        </w:r>
        <w:r w:rsidR="00C33E66">
          <w:rPr>
            <w:rFonts w:ascii="Arial" w:hAnsi="Arial" w:cs="Arial"/>
            <w:bCs/>
            <w:sz w:val="24"/>
            <w:szCs w:val="24"/>
          </w:rPr>
          <w:delText>Glen said that he got a quote from Bulldog Graphics for a 2’ X 4’ sign at $95.00/each. Doug Slininger made a motion to purchase 3 signs with the same picture for the trailer and Gordon Sowl seconded.  A vote was held and the ayes have it and the motion is carried. Glen said that he did buy padlocks for the trailer but that we should purchase a lockbox to store a key. Carolyn said that she could pick up the lockbox.</w:delText>
        </w:r>
      </w:del>
    </w:p>
    <w:p w14:paraId="791E93A6" w14:textId="77777777" w:rsidR="00E13A34" w:rsidRDefault="00E13A34" w:rsidP="00567A41">
      <w:pPr>
        <w:pStyle w:val="NoSpacing"/>
        <w:rPr>
          <w:del w:id="148" w:author="Ackley Library" w:date="2026-09-25T20:06:00Z" w16du:dateUtc="2026-09-26T00:06:00Z"/>
          <w:rFonts w:ascii="Arial" w:hAnsi="Arial" w:cs="Arial"/>
          <w:bCs/>
          <w:sz w:val="24"/>
          <w:szCs w:val="24"/>
        </w:rPr>
      </w:pPr>
    </w:p>
    <w:p w14:paraId="1143CB7D" w14:textId="6410C8E0" w:rsidR="00E13A34" w:rsidRPr="00CB5701" w:rsidRDefault="00E13A34" w:rsidP="00E13A34">
      <w:pPr>
        <w:pStyle w:val="NoSpacing"/>
        <w:rPr>
          <w:del w:id="149" w:author="Ackley Library" w:date="2026-09-25T20:06:00Z" w16du:dateUtc="2026-09-26T00:06:00Z"/>
          <w:rFonts w:ascii="Arial" w:hAnsi="Arial" w:cs="Arial"/>
          <w:bCs/>
          <w:sz w:val="24"/>
          <w:szCs w:val="24"/>
        </w:rPr>
      </w:pPr>
      <w:del w:id="150" w:author="Ackley Library" w:date="2026-09-25T20:06:00Z" w16du:dateUtc="2026-09-26T00:06:00Z">
        <w:r w:rsidRPr="00CB5701">
          <w:rPr>
            <w:rFonts w:ascii="Arial" w:hAnsi="Arial" w:cs="Arial"/>
            <w:bCs/>
            <w:sz w:val="24"/>
            <w:szCs w:val="24"/>
            <w:u w:val="single"/>
          </w:rPr>
          <w:delText>Trail Maintenance:</w:delText>
        </w:r>
        <w:r w:rsidRPr="00CB5701">
          <w:rPr>
            <w:rFonts w:ascii="Arial" w:hAnsi="Arial" w:cs="Arial"/>
            <w:bCs/>
            <w:sz w:val="24"/>
            <w:szCs w:val="24"/>
          </w:rPr>
          <w:delText xml:space="preserve"> </w:delText>
        </w:r>
        <w:r w:rsidR="00C33E66">
          <w:rPr>
            <w:rFonts w:ascii="Arial" w:hAnsi="Arial" w:cs="Arial"/>
            <w:bCs/>
            <w:sz w:val="24"/>
            <w:szCs w:val="24"/>
          </w:rPr>
          <w:delText xml:space="preserve">Brenda mentioned that Perry said that he </w:delText>
        </w:r>
        <w:r w:rsidR="0049153A">
          <w:rPr>
            <w:rFonts w:ascii="Arial" w:hAnsi="Arial" w:cs="Arial"/>
            <w:bCs/>
            <w:sz w:val="24"/>
            <w:szCs w:val="24"/>
          </w:rPr>
          <w:delText xml:space="preserve">and Matt </w:delText>
        </w:r>
        <w:r w:rsidR="00C33E66">
          <w:rPr>
            <w:rFonts w:ascii="Arial" w:hAnsi="Arial" w:cs="Arial"/>
            <w:bCs/>
            <w:sz w:val="24"/>
            <w:szCs w:val="24"/>
          </w:rPr>
          <w:delText>did</w:delText>
        </w:r>
        <w:r w:rsidR="00D84F96">
          <w:rPr>
            <w:rFonts w:ascii="Arial" w:hAnsi="Arial" w:cs="Arial"/>
            <w:bCs/>
            <w:sz w:val="24"/>
            <w:szCs w:val="24"/>
          </w:rPr>
          <w:delText xml:space="preserve"> fix the lights on the bridges to LED lights, will check with Perry at next meeting to see if he submitted the bill directly to Norman County. Trail maintenance was done on both the Agassiz Recreational Trail and the ART Central trail today. Carolyn said that there was a large hole on the trail on the ART Central trail so a load of </w:delText>
        </w:r>
        <w:r w:rsidR="0049153A">
          <w:rPr>
            <w:rFonts w:ascii="Arial" w:hAnsi="Arial" w:cs="Arial"/>
            <w:bCs/>
            <w:sz w:val="24"/>
            <w:szCs w:val="24"/>
          </w:rPr>
          <w:delText>dirt</w:delText>
        </w:r>
        <w:r w:rsidR="00D84F96">
          <w:rPr>
            <w:rFonts w:ascii="Arial" w:hAnsi="Arial" w:cs="Arial"/>
            <w:bCs/>
            <w:sz w:val="24"/>
            <w:szCs w:val="24"/>
          </w:rPr>
          <w:delText xml:space="preserve"> was hauled in to fill up. Mark Brownlee mentioned that it would be nice to have our Mudslingers sign by the trees on the Agassiz Recreational Trail raised so it would be more visible. Glen said that Norman County had talked to him about having more trees planted. Bob mentioned that where the beaver dam was fixed looks like a beaver might be starting a dam again.  Brenda will submit the paperwork for the trail maintenance.  Glen said that he did get the posts and signs put in the trailer and said that if anyone is interested in making some shelves that could hold the signs and clothing that would be great.</w:delText>
        </w:r>
        <w:r w:rsidRPr="00CB5701">
          <w:rPr>
            <w:rFonts w:ascii="Arial" w:hAnsi="Arial" w:cs="Arial"/>
            <w:bCs/>
            <w:sz w:val="24"/>
            <w:szCs w:val="24"/>
          </w:rPr>
          <w:delText xml:space="preserve">  </w:delText>
        </w:r>
      </w:del>
    </w:p>
    <w:p w14:paraId="5E2374C6" w14:textId="77777777" w:rsidR="00E13A34" w:rsidRPr="00CB5701" w:rsidRDefault="00E13A34" w:rsidP="00567A41">
      <w:pPr>
        <w:pStyle w:val="NoSpacing"/>
        <w:rPr>
          <w:del w:id="151" w:author="Ackley Library" w:date="2026-09-25T20:06:00Z" w16du:dateUtc="2026-09-26T00:06:00Z"/>
          <w:rFonts w:ascii="Arial" w:hAnsi="Arial" w:cs="Arial"/>
          <w:bCs/>
          <w:sz w:val="24"/>
          <w:szCs w:val="24"/>
        </w:rPr>
      </w:pPr>
    </w:p>
    <w:p w14:paraId="19C8AB70" w14:textId="77777777" w:rsidR="00B745D3" w:rsidRPr="00CB5701" w:rsidRDefault="00B745D3" w:rsidP="00B745D3">
      <w:pPr>
        <w:pStyle w:val="NoSpacing"/>
        <w:rPr>
          <w:del w:id="152" w:author="Ackley Library" w:date="2026-09-25T20:06:00Z" w16du:dateUtc="2026-09-26T00:06:00Z"/>
          <w:rFonts w:ascii="Arial" w:hAnsi="Arial" w:cs="Arial"/>
          <w:b/>
          <w:sz w:val="24"/>
          <w:szCs w:val="24"/>
          <w:u w:val="single"/>
        </w:rPr>
      </w:pPr>
      <w:del w:id="153" w:author="Ackley Library" w:date="2026-09-25T20:06:00Z" w16du:dateUtc="2026-09-26T00:06:00Z">
        <w:r w:rsidRPr="00CB5701">
          <w:rPr>
            <w:rFonts w:ascii="Arial" w:hAnsi="Arial" w:cs="Arial"/>
            <w:b/>
            <w:sz w:val="24"/>
            <w:szCs w:val="24"/>
            <w:u w:val="single"/>
          </w:rPr>
          <w:delText>New Business:</w:delText>
        </w:r>
      </w:del>
    </w:p>
    <w:p w14:paraId="1026DFED" w14:textId="77777777" w:rsidR="00607ED5" w:rsidRDefault="00607ED5" w:rsidP="00567A41">
      <w:pPr>
        <w:pStyle w:val="NoSpacing"/>
        <w:rPr>
          <w:del w:id="154" w:author="Ackley Library" w:date="2026-09-25T20:06:00Z" w16du:dateUtc="2026-09-26T00:06:00Z"/>
          <w:rFonts w:ascii="Arial" w:hAnsi="Arial" w:cs="Arial"/>
          <w:bCs/>
          <w:sz w:val="24"/>
          <w:szCs w:val="24"/>
          <w:u w:val="single"/>
        </w:rPr>
      </w:pPr>
    </w:p>
    <w:p w14:paraId="0C09BA5A" w14:textId="070235E6" w:rsidR="006B33DA" w:rsidRDefault="00D84F96" w:rsidP="00567A41">
      <w:pPr>
        <w:pStyle w:val="NoSpacing"/>
        <w:rPr>
          <w:del w:id="155" w:author="Ackley Library" w:date="2026-09-25T20:06:00Z" w16du:dateUtc="2026-09-26T00:06:00Z"/>
          <w:rFonts w:ascii="Arial" w:hAnsi="Arial" w:cs="Arial"/>
          <w:bCs/>
          <w:sz w:val="24"/>
          <w:szCs w:val="24"/>
        </w:rPr>
      </w:pPr>
      <w:del w:id="156" w:author="Ackley Library" w:date="2026-09-25T20:06:00Z" w16du:dateUtc="2026-09-26T00:06:00Z">
        <w:r>
          <w:rPr>
            <w:rFonts w:ascii="Arial" w:hAnsi="Arial" w:cs="Arial"/>
            <w:bCs/>
            <w:sz w:val="24"/>
            <w:szCs w:val="24"/>
            <w:u w:val="single"/>
          </w:rPr>
          <w:delText>Mudslingers Campground:</w:delText>
        </w:r>
        <w:r>
          <w:rPr>
            <w:rFonts w:ascii="Arial" w:hAnsi="Arial" w:cs="Arial"/>
            <w:bCs/>
            <w:sz w:val="24"/>
            <w:szCs w:val="24"/>
          </w:rPr>
          <w:delText xml:space="preserve">  Gordon was wondering if we could get more crushed concrete at the campground, after Memorial weekend that site is in pretty bad shape.  Glen said that a load of crushed concrete would be around $500.00 and gravel would be around half that price. Gordon felt that we would need 2 loads of gravel and 2 loads of crushed concrete. He would donate his time to run a bobcat.  Casey Slininger made a motion to purchase 2 loads of gravel and 2 loads of crushed concrete</w:delText>
        </w:r>
        <w:r w:rsidR="00266F6D">
          <w:rPr>
            <w:rFonts w:ascii="Arial" w:hAnsi="Arial" w:cs="Arial"/>
            <w:bCs/>
            <w:sz w:val="24"/>
            <w:szCs w:val="24"/>
          </w:rPr>
          <w:delText xml:space="preserve"> for the Mudslinger</w:delText>
        </w:r>
        <w:r w:rsidR="00660DA1">
          <w:rPr>
            <w:rFonts w:ascii="Arial" w:hAnsi="Arial" w:cs="Arial"/>
            <w:bCs/>
            <w:sz w:val="24"/>
            <w:szCs w:val="24"/>
          </w:rPr>
          <w:delText>s</w:delText>
        </w:r>
        <w:r w:rsidR="00266F6D">
          <w:rPr>
            <w:rFonts w:ascii="Arial" w:hAnsi="Arial" w:cs="Arial"/>
            <w:bCs/>
            <w:sz w:val="24"/>
            <w:szCs w:val="24"/>
          </w:rPr>
          <w:delText xml:space="preserve"> campground and Bob Visser seconded.  A vote was held and the ayes have it and the motion is carried.</w:delText>
        </w:r>
      </w:del>
    </w:p>
    <w:p w14:paraId="5BDE2DD2" w14:textId="77777777" w:rsidR="00266F6D" w:rsidRDefault="00266F6D" w:rsidP="00567A41">
      <w:pPr>
        <w:pStyle w:val="NoSpacing"/>
        <w:rPr>
          <w:del w:id="157" w:author="Ackley Library" w:date="2026-09-25T20:06:00Z" w16du:dateUtc="2026-09-26T00:06:00Z"/>
          <w:rFonts w:ascii="Arial" w:hAnsi="Arial" w:cs="Arial"/>
          <w:bCs/>
          <w:sz w:val="24"/>
          <w:szCs w:val="24"/>
        </w:rPr>
      </w:pPr>
    </w:p>
    <w:p w14:paraId="4E06F45C" w14:textId="5455D87D" w:rsidR="00266F6D" w:rsidRPr="00266F6D" w:rsidRDefault="00266F6D" w:rsidP="00567A41">
      <w:pPr>
        <w:pStyle w:val="NoSpacing"/>
        <w:rPr>
          <w:del w:id="158" w:author="Ackley Library" w:date="2026-09-25T20:06:00Z" w16du:dateUtc="2026-09-26T00:06:00Z"/>
          <w:rFonts w:ascii="Arial" w:hAnsi="Arial" w:cs="Arial"/>
          <w:bCs/>
          <w:sz w:val="24"/>
          <w:szCs w:val="24"/>
        </w:rPr>
      </w:pPr>
      <w:del w:id="159" w:author="Ackley Library" w:date="2026-09-25T20:06:00Z" w16du:dateUtc="2026-09-26T00:06:00Z">
        <w:r>
          <w:rPr>
            <w:rFonts w:ascii="Arial" w:hAnsi="Arial" w:cs="Arial"/>
            <w:bCs/>
            <w:sz w:val="24"/>
            <w:szCs w:val="24"/>
            <w:u w:val="single"/>
          </w:rPr>
          <w:delText>Ride in Bemidji:</w:delText>
        </w:r>
        <w:r>
          <w:rPr>
            <w:rFonts w:ascii="Arial" w:hAnsi="Arial" w:cs="Arial"/>
            <w:bCs/>
            <w:sz w:val="24"/>
            <w:szCs w:val="24"/>
          </w:rPr>
          <w:delText xml:space="preserve">  Gordon mentioned that he planned a ride in Bemidji the next weekend, June 14-16, with Chris Heck from the Bemidji Northwoods Riders and we will be camping at a site they have by Wilton.</w:delText>
        </w:r>
      </w:del>
    </w:p>
    <w:p w14:paraId="748144D9" w14:textId="77777777" w:rsidR="00021875" w:rsidRPr="00CB5701" w:rsidRDefault="00021875" w:rsidP="00567A41">
      <w:pPr>
        <w:pStyle w:val="NoSpacing"/>
        <w:rPr>
          <w:del w:id="160" w:author="Ackley Library" w:date="2026-09-25T20:06:00Z" w16du:dateUtc="2026-09-26T00:06:00Z"/>
          <w:rFonts w:ascii="Arial" w:hAnsi="Arial" w:cs="Arial"/>
          <w:bCs/>
          <w:sz w:val="24"/>
          <w:szCs w:val="24"/>
        </w:rPr>
      </w:pPr>
    </w:p>
    <w:p w14:paraId="3E00A1A0" w14:textId="77777777" w:rsidR="007D7A35" w:rsidRPr="00CB5701" w:rsidRDefault="007D7A35" w:rsidP="00567A41">
      <w:pPr>
        <w:pStyle w:val="NoSpacing"/>
        <w:rPr>
          <w:del w:id="161" w:author="Ackley Library" w:date="2026-09-25T20:06:00Z" w16du:dateUtc="2026-09-26T00:06:00Z"/>
          <w:rFonts w:ascii="Arial" w:hAnsi="Arial" w:cs="Arial"/>
          <w:sz w:val="24"/>
          <w:szCs w:val="24"/>
        </w:rPr>
      </w:pPr>
      <w:del w:id="162" w:author="Ackley Library" w:date="2026-09-25T20:06:00Z" w16du:dateUtc="2026-09-26T00:06:00Z">
        <w:r w:rsidRPr="00CB5701">
          <w:rPr>
            <w:rFonts w:ascii="Arial" w:hAnsi="Arial" w:cs="Arial"/>
            <w:b/>
            <w:sz w:val="24"/>
            <w:szCs w:val="24"/>
          </w:rPr>
          <w:delText>Next Meeting:</w:delText>
        </w:r>
      </w:del>
    </w:p>
    <w:p w14:paraId="688BAC8E" w14:textId="0FEBAE52" w:rsidR="00F12B6A" w:rsidRPr="00CB5701" w:rsidRDefault="00F8410A" w:rsidP="00FA2985">
      <w:pPr>
        <w:pStyle w:val="NoSpacing"/>
        <w:rPr>
          <w:del w:id="163" w:author="Ackley Library" w:date="2026-09-25T20:06:00Z" w16du:dateUtc="2026-09-26T00:06:00Z"/>
          <w:rFonts w:ascii="Arial" w:hAnsi="Arial" w:cs="Arial"/>
          <w:sz w:val="24"/>
          <w:szCs w:val="24"/>
        </w:rPr>
      </w:pPr>
      <w:del w:id="164" w:author="Ackley Library" w:date="2026-09-25T20:06:00Z" w16du:dateUtc="2026-09-26T00:06:00Z">
        <w:r w:rsidRPr="00CB5701">
          <w:rPr>
            <w:rFonts w:ascii="Arial" w:hAnsi="Arial" w:cs="Arial"/>
            <w:sz w:val="24"/>
            <w:szCs w:val="24"/>
          </w:rPr>
          <w:delText>Next</w:delText>
        </w:r>
        <w:r w:rsidR="00F400F6" w:rsidRPr="00CB5701">
          <w:rPr>
            <w:rFonts w:ascii="Arial" w:hAnsi="Arial" w:cs="Arial"/>
            <w:sz w:val="24"/>
            <w:szCs w:val="24"/>
          </w:rPr>
          <w:delText xml:space="preserve"> meeting:  </w:delText>
        </w:r>
        <w:r w:rsidR="00036B71" w:rsidRPr="00CB5701">
          <w:rPr>
            <w:rFonts w:ascii="Arial" w:hAnsi="Arial" w:cs="Arial"/>
            <w:sz w:val="24"/>
            <w:szCs w:val="24"/>
          </w:rPr>
          <w:delText>The</w:delText>
        </w:r>
        <w:r w:rsidR="00033A1F" w:rsidRPr="00CB5701">
          <w:rPr>
            <w:rFonts w:ascii="Arial" w:hAnsi="Arial" w:cs="Arial"/>
            <w:sz w:val="24"/>
            <w:szCs w:val="24"/>
          </w:rPr>
          <w:delText xml:space="preserve"> next meeting is scheduled for </w:delText>
        </w:r>
        <w:r w:rsidR="007D4C67">
          <w:rPr>
            <w:rFonts w:ascii="Arial" w:hAnsi="Arial" w:cs="Arial"/>
            <w:sz w:val="24"/>
            <w:szCs w:val="24"/>
          </w:rPr>
          <w:delText>Saturday Ju</w:delText>
        </w:r>
        <w:r w:rsidR="00266F6D">
          <w:rPr>
            <w:rFonts w:ascii="Arial" w:hAnsi="Arial" w:cs="Arial"/>
            <w:sz w:val="24"/>
            <w:szCs w:val="24"/>
          </w:rPr>
          <w:delText>ly 6th</w:delText>
        </w:r>
        <w:r w:rsidR="007D4C67">
          <w:rPr>
            <w:rFonts w:ascii="Arial" w:hAnsi="Arial" w:cs="Arial"/>
            <w:sz w:val="24"/>
            <w:szCs w:val="24"/>
          </w:rPr>
          <w:delText xml:space="preserve"> after </w:delText>
        </w:r>
        <w:r w:rsidR="00266F6D">
          <w:rPr>
            <w:rFonts w:ascii="Arial" w:hAnsi="Arial" w:cs="Arial"/>
            <w:sz w:val="24"/>
            <w:szCs w:val="24"/>
          </w:rPr>
          <w:delText xml:space="preserve">a </w:delText>
        </w:r>
        <w:r w:rsidR="007D4C67">
          <w:rPr>
            <w:rFonts w:ascii="Arial" w:hAnsi="Arial" w:cs="Arial"/>
            <w:sz w:val="24"/>
            <w:szCs w:val="24"/>
          </w:rPr>
          <w:delText xml:space="preserve">trail </w:delText>
        </w:r>
        <w:r w:rsidR="00266F6D">
          <w:rPr>
            <w:rFonts w:ascii="Arial" w:hAnsi="Arial" w:cs="Arial"/>
            <w:sz w:val="24"/>
            <w:szCs w:val="24"/>
          </w:rPr>
          <w:delText>ride that day at the Mudslingers campground</w:delText>
        </w:r>
        <w:r w:rsidR="007D4C67">
          <w:rPr>
            <w:rFonts w:ascii="Arial" w:hAnsi="Arial" w:cs="Arial"/>
            <w:sz w:val="24"/>
            <w:szCs w:val="24"/>
          </w:rPr>
          <w:delText>.</w:delText>
        </w:r>
      </w:del>
    </w:p>
    <w:p w14:paraId="4109A037" w14:textId="0E804A1E" w:rsidR="007F4276" w:rsidRPr="00CB5701" w:rsidRDefault="007F4276" w:rsidP="00FA2985">
      <w:pPr>
        <w:pStyle w:val="NoSpacing"/>
        <w:rPr>
          <w:del w:id="165" w:author="Ackley Library" w:date="2026-09-25T20:06:00Z" w16du:dateUtc="2026-09-26T00:06:00Z"/>
          <w:rFonts w:ascii="Arial" w:hAnsi="Arial" w:cs="Arial"/>
          <w:sz w:val="24"/>
          <w:szCs w:val="24"/>
        </w:rPr>
      </w:pPr>
    </w:p>
    <w:p w14:paraId="7DDFBA80" w14:textId="751D913B" w:rsidR="004957D9" w:rsidRPr="00CB5701" w:rsidRDefault="00266F6D" w:rsidP="00FA2985">
      <w:pPr>
        <w:pStyle w:val="NoSpacing"/>
        <w:rPr>
          <w:del w:id="166" w:author="Ackley Library" w:date="2026-09-25T20:06:00Z" w16du:dateUtc="2026-09-26T00:06:00Z"/>
          <w:rFonts w:ascii="Arial" w:hAnsi="Arial" w:cs="Arial"/>
          <w:sz w:val="24"/>
          <w:szCs w:val="24"/>
        </w:rPr>
      </w:pPr>
      <w:del w:id="167" w:author="Ackley Library" w:date="2026-09-25T20:06:00Z" w16du:dateUtc="2026-09-26T00:06:00Z">
        <w:r>
          <w:rPr>
            <w:rFonts w:ascii="Arial" w:hAnsi="Arial" w:cs="Arial"/>
            <w:sz w:val="24"/>
            <w:szCs w:val="24"/>
          </w:rPr>
          <w:delText>Casey Slininger</w:delText>
        </w:r>
        <w:r w:rsidR="00782EED" w:rsidRPr="00CB5701">
          <w:rPr>
            <w:rFonts w:ascii="Arial" w:hAnsi="Arial" w:cs="Arial"/>
            <w:sz w:val="24"/>
            <w:szCs w:val="24"/>
          </w:rPr>
          <w:delText xml:space="preserve"> made a motion to adjourn and </w:delText>
        </w:r>
        <w:r>
          <w:rPr>
            <w:rFonts w:ascii="Arial" w:hAnsi="Arial" w:cs="Arial"/>
            <w:sz w:val="24"/>
            <w:szCs w:val="24"/>
          </w:rPr>
          <w:delText>Sandy Boe</w:delText>
        </w:r>
        <w:r w:rsidR="00782EED" w:rsidRPr="00CB5701">
          <w:rPr>
            <w:rFonts w:ascii="Arial" w:hAnsi="Arial" w:cs="Arial"/>
            <w:sz w:val="24"/>
            <w:szCs w:val="24"/>
          </w:rPr>
          <w:delText xml:space="preserve"> seconded. </w:delText>
        </w:r>
        <w:r w:rsidR="000C539E" w:rsidRPr="00CB5701">
          <w:rPr>
            <w:rFonts w:ascii="Arial" w:hAnsi="Arial" w:cs="Arial"/>
            <w:sz w:val="24"/>
            <w:szCs w:val="24"/>
          </w:rPr>
          <w:delText>Meeting adjourned.</w:delText>
        </w:r>
      </w:del>
    </w:p>
    <w:p w14:paraId="3E00A1A7" w14:textId="77777777" w:rsidR="00F400F6" w:rsidRDefault="00F400F6" w:rsidP="00FA2985">
      <w:pPr>
        <w:pStyle w:val="NoSpacing"/>
        <w:rPr>
          <w:del w:id="168" w:author="Ackley Library" w:date="2026-09-25T20:06:00Z" w16du:dateUtc="2026-09-26T00:06:00Z"/>
          <w:rFonts w:ascii="Arial" w:hAnsi="Arial" w:cs="Arial"/>
          <w:sz w:val="24"/>
          <w:szCs w:val="24"/>
        </w:rPr>
      </w:pPr>
    </w:p>
    <w:p w14:paraId="5FA1FD47" w14:textId="77777777" w:rsidR="007D4C67" w:rsidRDefault="007D4C67" w:rsidP="00FA2985">
      <w:pPr>
        <w:pStyle w:val="NoSpacing"/>
        <w:rPr>
          <w:del w:id="169" w:author="Ackley Library" w:date="2026-09-25T20:06:00Z" w16du:dateUtc="2026-09-26T00:06:00Z"/>
          <w:rFonts w:ascii="Arial" w:hAnsi="Arial" w:cs="Arial"/>
          <w:sz w:val="24"/>
          <w:szCs w:val="24"/>
        </w:rPr>
      </w:pPr>
    </w:p>
    <w:p w14:paraId="61819785" w14:textId="77777777" w:rsidR="007D4C67" w:rsidRDefault="007D4C67" w:rsidP="00FA2985">
      <w:pPr>
        <w:pStyle w:val="NoSpacing"/>
        <w:rPr>
          <w:del w:id="170" w:author="Ackley Library" w:date="2026-09-25T20:06:00Z" w16du:dateUtc="2026-09-26T00:06:00Z"/>
          <w:rFonts w:ascii="Arial" w:hAnsi="Arial" w:cs="Arial"/>
          <w:sz w:val="24"/>
          <w:szCs w:val="24"/>
        </w:rPr>
      </w:pPr>
    </w:p>
    <w:p w14:paraId="3AEE2449" w14:textId="77777777" w:rsidR="007D4C67" w:rsidRDefault="007D4C67" w:rsidP="00FA2985">
      <w:pPr>
        <w:pStyle w:val="NoSpacing"/>
        <w:rPr>
          <w:del w:id="171" w:author="Ackley Library" w:date="2026-09-25T20:06:00Z" w16du:dateUtc="2026-09-26T00:06:00Z"/>
          <w:rFonts w:ascii="Arial" w:hAnsi="Arial" w:cs="Arial"/>
          <w:sz w:val="24"/>
          <w:szCs w:val="24"/>
        </w:rPr>
      </w:pPr>
    </w:p>
    <w:p w14:paraId="6C324220" w14:textId="77777777" w:rsidR="007D4C67" w:rsidRDefault="007D4C67" w:rsidP="00FA2985">
      <w:pPr>
        <w:pStyle w:val="NoSpacing"/>
        <w:rPr>
          <w:del w:id="172" w:author="Ackley Library" w:date="2026-09-25T20:06:00Z" w16du:dateUtc="2026-09-26T00:06:00Z"/>
          <w:rFonts w:ascii="Arial" w:hAnsi="Arial" w:cs="Arial"/>
          <w:sz w:val="24"/>
          <w:szCs w:val="24"/>
        </w:rPr>
      </w:pPr>
    </w:p>
    <w:p w14:paraId="6014F1D9" w14:textId="77777777" w:rsidR="007D4C67" w:rsidRDefault="007D4C67" w:rsidP="00FA2985">
      <w:pPr>
        <w:pStyle w:val="NoSpacing"/>
        <w:rPr>
          <w:del w:id="173" w:author="Ackley Library" w:date="2026-09-25T20:06:00Z" w16du:dateUtc="2026-09-26T00:06:00Z"/>
          <w:rFonts w:ascii="Arial" w:hAnsi="Arial" w:cs="Arial"/>
          <w:sz w:val="24"/>
          <w:szCs w:val="24"/>
        </w:rPr>
      </w:pPr>
    </w:p>
    <w:p w14:paraId="6F1BB2D0" w14:textId="77777777" w:rsidR="007D4C67" w:rsidRDefault="007D4C67" w:rsidP="00FA2985">
      <w:pPr>
        <w:pStyle w:val="NoSpacing"/>
        <w:rPr>
          <w:del w:id="174" w:author="Ackley Library" w:date="2026-09-25T20:06:00Z" w16du:dateUtc="2026-09-26T00:06:00Z"/>
          <w:rFonts w:ascii="Arial" w:hAnsi="Arial" w:cs="Arial"/>
          <w:sz w:val="24"/>
          <w:szCs w:val="24"/>
        </w:rPr>
      </w:pPr>
    </w:p>
    <w:p w14:paraId="049E3F17" w14:textId="77777777" w:rsidR="007D4C67" w:rsidRDefault="007D4C67" w:rsidP="00FA2985">
      <w:pPr>
        <w:pStyle w:val="NoSpacing"/>
        <w:rPr>
          <w:del w:id="175" w:author="Ackley Library" w:date="2026-09-25T20:06:00Z" w16du:dateUtc="2026-09-26T00:06:00Z"/>
          <w:rFonts w:ascii="Arial" w:hAnsi="Arial" w:cs="Arial"/>
          <w:sz w:val="24"/>
          <w:szCs w:val="24"/>
        </w:rPr>
      </w:pPr>
    </w:p>
    <w:p w14:paraId="4C72B7BB" w14:textId="77777777" w:rsidR="007D4C67" w:rsidRDefault="007D4C67" w:rsidP="00FA2985">
      <w:pPr>
        <w:pStyle w:val="NoSpacing"/>
        <w:rPr>
          <w:del w:id="176" w:author="Ackley Library" w:date="2026-09-25T20:06:00Z" w16du:dateUtc="2026-09-26T00:06:00Z"/>
          <w:rFonts w:ascii="Arial" w:hAnsi="Arial" w:cs="Arial"/>
          <w:sz w:val="24"/>
          <w:szCs w:val="24"/>
        </w:rPr>
      </w:pPr>
    </w:p>
    <w:p w14:paraId="49DA14A5" w14:textId="77777777" w:rsidR="007D4C67" w:rsidRDefault="007D4C67" w:rsidP="00FA2985">
      <w:pPr>
        <w:pStyle w:val="NoSpacing"/>
        <w:rPr>
          <w:del w:id="177" w:author="Ackley Library" w:date="2026-09-25T20:06:00Z" w16du:dateUtc="2026-09-26T00:06:00Z"/>
          <w:rFonts w:ascii="Arial" w:hAnsi="Arial" w:cs="Arial"/>
          <w:sz w:val="24"/>
          <w:szCs w:val="24"/>
        </w:rPr>
      </w:pPr>
    </w:p>
    <w:p w14:paraId="75A6798E" w14:textId="77777777" w:rsidR="007D4C67" w:rsidRDefault="007D4C67" w:rsidP="00FA2985">
      <w:pPr>
        <w:pStyle w:val="NoSpacing"/>
        <w:rPr>
          <w:del w:id="178" w:author="Ackley Library" w:date="2026-09-25T20:06:00Z" w16du:dateUtc="2026-09-26T00:06:00Z"/>
          <w:rFonts w:ascii="Arial" w:hAnsi="Arial" w:cs="Arial"/>
          <w:sz w:val="24"/>
          <w:szCs w:val="24"/>
        </w:rPr>
      </w:pPr>
    </w:p>
    <w:p w14:paraId="1C6C34F6" w14:textId="77777777" w:rsidR="007D4C67" w:rsidRDefault="007D4C67" w:rsidP="00FA2985">
      <w:pPr>
        <w:pStyle w:val="NoSpacing"/>
        <w:rPr>
          <w:del w:id="179" w:author="Ackley Library" w:date="2026-09-25T20:06:00Z" w16du:dateUtc="2026-09-26T00:06:00Z"/>
          <w:rFonts w:ascii="Arial" w:hAnsi="Arial" w:cs="Arial"/>
          <w:sz w:val="24"/>
          <w:szCs w:val="24"/>
        </w:rPr>
      </w:pPr>
    </w:p>
    <w:p w14:paraId="588261A5" w14:textId="77777777" w:rsidR="007D4C67" w:rsidRDefault="007D4C67" w:rsidP="00FA2985">
      <w:pPr>
        <w:pStyle w:val="NoSpacing"/>
        <w:rPr>
          <w:del w:id="180" w:author="Ackley Library" w:date="2026-09-25T20:06:00Z" w16du:dateUtc="2026-09-26T00:06:00Z"/>
          <w:rFonts w:ascii="Arial" w:hAnsi="Arial" w:cs="Arial"/>
          <w:sz w:val="24"/>
          <w:szCs w:val="24"/>
        </w:rPr>
      </w:pPr>
    </w:p>
    <w:p w14:paraId="2E3BF0B0" w14:textId="77777777" w:rsidR="007D4C67" w:rsidRDefault="007D4C67" w:rsidP="00FA2985">
      <w:pPr>
        <w:pStyle w:val="NoSpacing"/>
        <w:rPr>
          <w:del w:id="181" w:author="Ackley Library" w:date="2026-09-25T20:06:00Z" w16du:dateUtc="2026-09-26T00:06:00Z"/>
          <w:rFonts w:ascii="Arial" w:hAnsi="Arial" w:cs="Arial"/>
          <w:sz w:val="24"/>
          <w:szCs w:val="24"/>
        </w:rPr>
      </w:pPr>
    </w:p>
    <w:p w14:paraId="64AA70CC" w14:textId="77777777" w:rsidR="007D4C67" w:rsidRDefault="007D4C67" w:rsidP="00FA2985">
      <w:pPr>
        <w:pStyle w:val="NoSpacing"/>
        <w:rPr>
          <w:del w:id="182" w:author="Ackley Library" w:date="2026-09-25T20:06:00Z" w16du:dateUtc="2026-09-26T00:06:00Z"/>
          <w:rFonts w:ascii="Arial" w:hAnsi="Arial" w:cs="Arial"/>
          <w:sz w:val="24"/>
          <w:szCs w:val="24"/>
        </w:rPr>
      </w:pPr>
    </w:p>
    <w:p w14:paraId="5AC84609" w14:textId="77777777" w:rsidR="007D4C67" w:rsidRDefault="007D4C67" w:rsidP="00FA2985">
      <w:pPr>
        <w:pStyle w:val="NoSpacing"/>
        <w:rPr>
          <w:del w:id="183" w:author="Ackley Library" w:date="2026-09-25T20:06:00Z" w16du:dateUtc="2026-09-26T00:06:00Z"/>
          <w:rFonts w:ascii="Arial" w:hAnsi="Arial" w:cs="Arial"/>
          <w:sz w:val="24"/>
          <w:szCs w:val="24"/>
        </w:rPr>
      </w:pPr>
    </w:p>
    <w:p w14:paraId="672E870D" w14:textId="77777777" w:rsidR="007D4C67" w:rsidRDefault="007D4C67" w:rsidP="00FA2985">
      <w:pPr>
        <w:pStyle w:val="NoSpacing"/>
        <w:rPr>
          <w:del w:id="184" w:author="Ackley Library" w:date="2026-09-25T20:06:00Z" w16du:dateUtc="2026-09-26T00:06:00Z"/>
          <w:rFonts w:ascii="Arial" w:hAnsi="Arial" w:cs="Arial"/>
          <w:sz w:val="24"/>
          <w:szCs w:val="24"/>
        </w:rPr>
      </w:pPr>
    </w:p>
    <w:p w14:paraId="38D2376A" w14:textId="77777777" w:rsidR="007D4C67" w:rsidRDefault="007D4C67" w:rsidP="00FA2985">
      <w:pPr>
        <w:pStyle w:val="NoSpacing"/>
        <w:rPr>
          <w:del w:id="185" w:author="Ackley Library" w:date="2026-09-25T20:06:00Z" w16du:dateUtc="2026-09-26T00:06:00Z"/>
          <w:rFonts w:ascii="Arial" w:hAnsi="Arial" w:cs="Arial"/>
          <w:sz w:val="24"/>
          <w:szCs w:val="24"/>
        </w:rPr>
      </w:pPr>
    </w:p>
    <w:p w14:paraId="1154206C" w14:textId="77777777" w:rsidR="007D4C67" w:rsidRDefault="007D4C67" w:rsidP="00FA2985">
      <w:pPr>
        <w:pStyle w:val="NoSpacing"/>
        <w:rPr>
          <w:del w:id="186" w:author="Ackley Library" w:date="2026-09-25T20:06:00Z" w16du:dateUtc="2026-09-26T00:06:00Z"/>
          <w:rFonts w:ascii="Arial" w:hAnsi="Arial" w:cs="Arial"/>
          <w:sz w:val="24"/>
          <w:szCs w:val="24"/>
        </w:rPr>
      </w:pPr>
    </w:p>
    <w:p w14:paraId="53F95C22" w14:textId="77777777" w:rsidR="007D4C67" w:rsidRDefault="007D4C67" w:rsidP="00FA2985">
      <w:pPr>
        <w:pStyle w:val="NoSpacing"/>
        <w:rPr>
          <w:del w:id="187" w:author="Ackley Library" w:date="2026-09-25T20:06:00Z" w16du:dateUtc="2026-09-26T00:06:00Z"/>
          <w:rFonts w:ascii="Arial" w:hAnsi="Arial" w:cs="Arial"/>
          <w:sz w:val="24"/>
          <w:szCs w:val="24"/>
        </w:rPr>
      </w:pPr>
    </w:p>
    <w:p w14:paraId="4992E8EF" w14:textId="77777777" w:rsidR="007D4C67" w:rsidRDefault="007D4C67" w:rsidP="00FA2985">
      <w:pPr>
        <w:pStyle w:val="NoSpacing"/>
        <w:rPr>
          <w:del w:id="188" w:author="Ackley Library" w:date="2026-09-25T20:06:00Z" w16du:dateUtc="2026-09-26T00:06:00Z"/>
          <w:rFonts w:ascii="Arial" w:hAnsi="Arial" w:cs="Arial"/>
          <w:sz w:val="24"/>
          <w:szCs w:val="24"/>
        </w:rPr>
      </w:pPr>
    </w:p>
    <w:p w14:paraId="068DB6FC" w14:textId="77777777" w:rsidR="007D4C67" w:rsidRDefault="007D4C67" w:rsidP="00FA2985">
      <w:pPr>
        <w:pStyle w:val="NoSpacing"/>
        <w:rPr>
          <w:del w:id="189" w:author="Ackley Library" w:date="2026-09-25T20:06:00Z" w16du:dateUtc="2026-09-26T00:06:00Z"/>
          <w:rFonts w:ascii="Arial" w:hAnsi="Arial" w:cs="Arial"/>
          <w:sz w:val="24"/>
          <w:szCs w:val="24"/>
        </w:rPr>
      </w:pPr>
    </w:p>
    <w:p w14:paraId="23BB9B92" w14:textId="77777777" w:rsidR="00266F6D" w:rsidRDefault="00266F6D" w:rsidP="00FA2985">
      <w:pPr>
        <w:pStyle w:val="NoSpacing"/>
        <w:rPr>
          <w:del w:id="190" w:author="Ackley Library" w:date="2026-09-25T20:06:00Z" w16du:dateUtc="2026-09-26T00:06:00Z"/>
          <w:rFonts w:ascii="Arial" w:hAnsi="Arial" w:cs="Arial"/>
          <w:sz w:val="24"/>
          <w:szCs w:val="24"/>
        </w:rPr>
      </w:pPr>
    </w:p>
    <w:p w14:paraId="0A47067E" w14:textId="77777777" w:rsidR="007D4C67" w:rsidRDefault="007D4C67" w:rsidP="00FA2985">
      <w:pPr>
        <w:pStyle w:val="NoSpacing"/>
        <w:rPr>
          <w:del w:id="191" w:author="Ackley Library" w:date="2026-09-25T20:06:00Z" w16du:dateUtc="2026-09-26T00:06:00Z"/>
          <w:rFonts w:ascii="Arial" w:hAnsi="Arial" w:cs="Arial"/>
          <w:sz w:val="24"/>
          <w:szCs w:val="24"/>
        </w:rPr>
      </w:pPr>
    </w:p>
    <w:p w14:paraId="1F585183" w14:textId="77777777" w:rsidR="007D4C67" w:rsidRDefault="007D4C67" w:rsidP="00FA2985">
      <w:pPr>
        <w:pStyle w:val="NoSpacing"/>
        <w:rPr>
          <w:del w:id="192" w:author="Ackley Library" w:date="2026-09-25T20:06:00Z" w16du:dateUtc="2026-09-26T00:06:00Z"/>
          <w:rFonts w:ascii="Arial" w:hAnsi="Arial" w:cs="Arial"/>
          <w:sz w:val="24"/>
          <w:szCs w:val="24"/>
        </w:rPr>
      </w:pPr>
    </w:p>
    <w:p w14:paraId="05007047" w14:textId="77777777" w:rsidR="007D4C67" w:rsidRDefault="007D4C67" w:rsidP="00FA2985">
      <w:pPr>
        <w:pStyle w:val="NoSpacing"/>
        <w:rPr>
          <w:del w:id="193" w:author="Ackley Library" w:date="2026-09-25T20:06:00Z" w16du:dateUtc="2026-09-26T00:06:00Z"/>
          <w:rFonts w:ascii="Arial" w:hAnsi="Arial" w:cs="Arial"/>
          <w:sz w:val="24"/>
          <w:szCs w:val="24"/>
        </w:rPr>
      </w:pPr>
    </w:p>
    <w:p w14:paraId="3A302BFB" w14:textId="77777777" w:rsidR="007D4C67" w:rsidRDefault="007D4C67" w:rsidP="00FA2985">
      <w:pPr>
        <w:pStyle w:val="NoSpacing"/>
        <w:rPr>
          <w:del w:id="194" w:author="Ackley Library" w:date="2026-09-25T20:06:00Z" w16du:dateUtc="2026-09-26T00:06:00Z"/>
          <w:rFonts w:ascii="Arial" w:hAnsi="Arial" w:cs="Arial"/>
          <w:sz w:val="24"/>
          <w:szCs w:val="24"/>
        </w:rPr>
      </w:pPr>
    </w:p>
    <w:p w14:paraId="4C02D3DB" w14:textId="77777777" w:rsidR="007D4C67" w:rsidRDefault="007D4C67" w:rsidP="00FA2985">
      <w:pPr>
        <w:pStyle w:val="NoSpacing"/>
        <w:rPr>
          <w:del w:id="195" w:author="Ackley Library" w:date="2026-09-25T20:06:00Z" w16du:dateUtc="2026-09-26T00:06:00Z"/>
          <w:rFonts w:ascii="Arial" w:hAnsi="Arial" w:cs="Arial"/>
          <w:sz w:val="24"/>
          <w:szCs w:val="24"/>
        </w:rPr>
      </w:pPr>
    </w:p>
    <w:p w14:paraId="728FAAAC" w14:textId="77777777" w:rsidR="007D4C67" w:rsidRDefault="007D4C67" w:rsidP="00FA2985">
      <w:pPr>
        <w:pStyle w:val="NoSpacing"/>
        <w:rPr>
          <w:del w:id="196" w:author="Ackley Library" w:date="2026-09-25T20:06:00Z" w16du:dateUtc="2026-09-26T00:06:00Z"/>
          <w:rFonts w:ascii="Arial" w:hAnsi="Arial" w:cs="Arial"/>
          <w:sz w:val="24"/>
          <w:szCs w:val="24"/>
        </w:rPr>
      </w:pPr>
    </w:p>
    <w:p w14:paraId="12881E58" w14:textId="77777777" w:rsidR="007D4C67" w:rsidRDefault="007D4C67" w:rsidP="00FA2985">
      <w:pPr>
        <w:pStyle w:val="NoSpacing"/>
        <w:rPr>
          <w:del w:id="197" w:author="Ackley Library" w:date="2026-09-25T20:06:00Z" w16du:dateUtc="2026-09-26T00:06:00Z"/>
          <w:rFonts w:ascii="Arial" w:hAnsi="Arial" w:cs="Arial"/>
          <w:sz w:val="24"/>
          <w:szCs w:val="24"/>
        </w:rPr>
      </w:pPr>
    </w:p>
    <w:p w14:paraId="387389A1" w14:textId="77777777" w:rsidR="007D4C67" w:rsidRDefault="007D4C67" w:rsidP="00FA2985">
      <w:pPr>
        <w:pStyle w:val="NoSpacing"/>
        <w:rPr>
          <w:del w:id="198" w:author="Ackley Library" w:date="2026-09-25T20:06:00Z" w16du:dateUtc="2026-09-26T00:06:00Z"/>
          <w:rFonts w:ascii="Arial" w:hAnsi="Arial" w:cs="Arial"/>
          <w:sz w:val="24"/>
          <w:szCs w:val="24"/>
        </w:rPr>
      </w:pPr>
    </w:p>
    <w:p w14:paraId="4A322EAE" w14:textId="77777777" w:rsidR="007D4C67" w:rsidRPr="00CB5701" w:rsidRDefault="007D4C67" w:rsidP="00FA2985">
      <w:pPr>
        <w:pStyle w:val="NoSpacing"/>
        <w:rPr>
          <w:del w:id="199" w:author="Ackley Library" w:date="2026-09-25T20:06:00Z" w16du:dateUtc="2026-09-26T00:06:00Z"/>
          <w:rFonts w:ascii="Arial" w:hAnsi="Arial" w:cs="Arial"/>
          <w:sz w:val="24"/>
          <w:szCs w:val="24"/>
        </w:rPr>
      </w:pPr>
    </w:p>
    <w:p w14:paraId="3E00A1A8" w14:textId="77777777" w:rsidR="00D5599F" w:rsidRDefault="00D5599F" w:rsidP="00D5599F">
      <w:pPr>
        <w:pStyle w:val="NoSpacing"/>
        <w:jc w:val="center"/>
        <w:rPr>
          <w:del w:id="200" w:author="Ackley Library" w:date="2026-09-25T20:06:00Z" w16du:dateUtc="2026-09-26T00:06:00Z"/>
          <w:rFonts w:ascii="Arial" w:hAnsi="Arial" w:cs="Arial"/>
          <w:sz w:val="28"/>
          <w:szCs w:val="28"/>
        </w:rPr>
      </w:pPr>
      <w:del w:id="201" w:author="Ackley Library" w:date="2026-09-25T20:06:00Z" w16du:dateUtc="2026-09-26T00:06:00Z">
        <w:r w:rsidRPr="0058630D">
          <w:rPr>
            <w:rFonts w:ascii="Arial" w:hAnsi="Arial" w:cs="Arial"/>
            <w:b/>
            <w:sz w:val="28"/>
            <w:szCs w:val="28"/>
            <w:u w:val="single"/>
          </w:rPr>
          <w:delText>Mudslingers OHV Club</w:delText>
        </w:r>
      </w:del>
    </w:p>
    <w:p w14:paraId="3E00A1A9" w14:textId="77777777" w:rsidR="00D5599F" w:rsidRDefault="00D5599F" w:rsidP="00D5599F">
      <w:pPr>
        <w:pStyle w:val="NoSpacing"/>
        <w:jc w:val="center"/>
        <w:rPr>
          <w:del w:id="202" w:author="Ackley Library" w:date="2026-09-25T20:06:00Z" w16du:dateUtc="2026-09-26T00:06:00Z"/>
          <w:rFonts w:ascii="Arial" w:hAnsi="Arial" w:cs="Arial"/>
          <w:sz w:val="28"/>
          <w:szCs w:val="28"/>
        </w:rPr>
      </w:pPr>
      <w:del w:id="203" w:author="Ackley Library" w:date="2026-09-25T20:06:00Z" w16du:dateUtc="2026-09-26T00:06:00Z">
        <w:r>
          <w:rPr>
            <w:rFonts w:ascii="Arial" w:hAnsi="Arial" w:cs="Arial"/>
            <w:sz w:val="28"/>
            <w:szCs w:val="28"/>
          </w:rPr>
          <w:delText>PO Box 444</w:delText>
        </w:r>
      </w:del>
    </w:p>
    <w:p w14:paraId="3E00A1AC" w14:textId="2B76EB61" w:rsidR="00D5599F" w:rsidRDefault="00D5599F" w:rsidP="00E51944">
      <w:pPr>
        <w:pStyle w:val="NoSpacing"/>
        <w:jc w:val="center"/>
        <w:rPr>
          <w:del w:id="204" w:author="Ackley Library" w:date="2026-09-25T20:06:00Z" w16du:dateUtc="2026-09-26T00:06:00Z"/>
          <w:rFonts w:ascii="Arial" w:hAnsi="Arial" w:cs="Arial"/>
          <w:sz w:val="28"/>
          <w:szCs w:val="28"/>
        </w:rPr>
      </w:pPr>
      <w:del w:id="205" w:author="Ackley Library" w:date="2026-09-25T20:06:00Z" w16du:dateUtc="2026-09-26T00:06:00Z">
        <w:r>
          <w:rPr>
            <w:rFonts w:ascii="Arial" w:hAnsi="Arial" w:cs="Arial"/>
            <w:sz w:val="28"/>
            <w:szCs w:val="28"/>
          </w:rPr>
          <w:delText>Twin Valley, MN  56584</w:delText>
        </w:r>
      </w:del>
    </w:p>
    <w:p w14:paraId="0C30A815" w14:textId="77777777" w:rsidR="00E51944" w:rsidRDefault="00E51944" w:rsidP="00E51944">
      <w:pPr>
        <w:pStyle w:val="NoSpacing"/>
        <w:jc w:val="center"/>
        <w:rPr>
          <w:del w:id="206" w:author="Ackley Library" w:date="2026-09-25T20:06:00Z" w16du:dateUtc="2026-09-26T00:06:00Z"/>
          <w:rFonts w:ascii="Arial" w:hAnsi="Arial" w:cs="Arial"/>
          <w:sz w:val="28"/>
          <w:szCs w:val="28"/>
        </w:rPr>
      </w:pPr>
    </w:p>
    <w:p w14:paraId="3E00A1AD" w14:textId="2221CC13" w:rsidR="00D5599F" w:rsidRPr="00F01AFB" w:rsidRDefault="00E316DD" w:rsidP="00D5599F">
      <w:pPr>
        <w:pStyle w:val="NoSpacing"/>
        <w:jc w:val="center"/>
        <w:rPr>
          <w:del w:id="207" w:author="Ackley Library" w:date="2026-09-25T20:06:00Z" w16du:dateUtc="2026-09-26T00:06:00Z"/>
          <w:rFonts w:ascii="Arial" w:hAnsi="Arial" w:cs="Arial"/>
          <w:sz w:val="28"/>
          <w:szCs w:val="28"/>
          <w:u w:val="single"/>
        </w:rPr>
      </w:pPr>
      <w:del w:id="208" w:author="Ackley Library" w:date="2026-09-25T20:06:00Z" w16du:dateUtc="2026-09-26T00:06:00Z">
        <w:r>
          <w:rPr>
            <w:rFonts w:ascii="Arial" w:hAnsi="Arial" w:cs="Arial"/>
            <w:sz w:val="28"/>
            <w:szCs w:val="28"/>
            <w:u w:val="single"/>
          </w:rPr>
          <w:delText>Saturday Ju</w:delText>
        </w:r>
        <w:r w:rsidR="00A32258">
          <w:rPr>
            <w:rFonts w:ascii="Arial" w:hAnsi="Arial" w:cs="Arial"/>
            <w:sz w:val="28"/>
            <w:szCs w:val="28"/>
            <w:u w:val="single"/>
          </w:rPr>
          <w:delText>ly 6</w:delText>
        </w:r>
        <w:r>
          <w:rPr>
            <w:rFonts w:ascii="Arial" w:hAnsi="Arial" w:cs="Arial"/>
            <w:sz w:val="28"/>
            <w:szCs w:val="28"/>
            <w:u w:val="single"/>
          </w:rPr>
          <w:delText>, 2024</w:delText>
        </w:r>
        <w:r w:rsidR="00D5599F" w:rsidRPr="00F01AFB">
          <w:rPr>
            <w:rFonts w:ascii="Arial" w:hAnsi="Arial" w:cs="Arial"/>
            <w:sz w:val="28"/>
            <w:szCs w:val="28"/>
            <w:u w:val="single"/>
          </w:rPr>
          <w:delText xml:space="preserve"> </w:delText>
        </w:r>
      </w:del>
    </w:p>
    <w:p w14:paraId="7C6650B5" w14:textId="24C73C1D" w:rsidR="006B1E54" w:rsidRDefault="00A32258" w:rsidP="003F78A6">
      <w:pPr>
        <w:pStyle w:val="NoSpacing"/>
        <w:jc w:val="center"/>
        <w:rPr>
          <w:del w:id="209" w:author="Ackley Library" w:date="2026-09-25T20:06:00Z" w16du:dateUtc="2026-09-26T00:06:00Z"/>
          <w:rFonts w:ascii="Arial" w:hAnsi="Arial" w:cs="Arial"/>
          <w:sz w:val="28"/>
          <w:szCs w:val="28"/>
        </w:rPr>
      </w:pPr>
      <w:del w:id="210" w:author="Ackley Library" w:date="2026-09-25T20:06:00Z" w16du:dateUtc="2026-09-26T00:06:00Z">
        <w:r>
          <w:rPr>
            <w:rFonts w:ascii="Arial" w:hAnsi="Arial" w:cs="Arial"/>
            <w:sz w:val="28"/>
            <w:szCs w:val="28"/>
          </w:rPr>
          <w:delText>Mudslingers Campground</w:delText>
        </w:r>
      </w:del>
    </w:p>
    <w:p w14:paraId="2019A6AA" w14:textId="109DEEE8" w:rsidR="00A44FE7" w:rsidRDefault="00E316DD" w:rsidP="00FF4072">
      <w:pPr>
        <w:pStyle w:val="NoSpacing"/>
        <w:jc w:val="center"/>
        <w:rPr>
          <w:del w:id="211" w:author="Ackley Library" w:date="2026-09-25T20:06:00Z" w16du:dateUtc="2026-09-26T00:06:00Z"/>
          <w:rFonts w:ascii="Arial" w:hAnsi="Arial" w:cs="Arial"/>
          <w:sz w:val="28"/>
          <w:szCs w:val="28"/>
        </w:rPr>
      </w:pPr>
      <w:del w:id="212" w:author="Ackley Library" w:date="2026-09-25T20:06:00Z" w16du:dateUtc="2026-09-26T00:06:00Z">
        <w:r>
          <w:rPr>
            <w:rFonts w:ascii="Arial" w:hAnsi="Arial" w:cs="Arial"/>
            <w:sz w:val="28"/>
            <w:szCs w:val="28"/>
          </w:rPr>
          <w:delText xml:space="preserve">After </w:delText>
        </w:r>
        <w:r w:rsidR="00A32258">
          <w:rPr>
            <w:rFonts w:ascii="Arial" w:hAnsi="Arial" w:cs="Arial"/>
            <w:sz w:val="28"/>
            <w:szCs w:val="28"/>
          </w:rPr>
          <w:delText>Trail ride-sometime later afternoon early evening</w:delText>
        </w:r>
      </w:del>
    </w:p>
    <w:p w14:paraId="75DDB311" w14:textId="590A1410" w:rsidR="00E8208C" w:rsidRDefault="00E8208C" w:rsidP="00D5599F">
      <w:pPr>
        <w:pStyle w:val="NoSpacing"/>
        <w:jc w:val="center"/>
        <w:rPr>
          <w:del w:id="213" w:author="Ackley Library" w:date="2026-09-25T20:06:00Z" w16du:dateUtc="2026-09-26T00:06:00Z"/>
          <w:rFonts w:ascii="Arial" w:hAnsi="Arial" w:cs="Arial"/>
          <w:sz w:val="28"/>
          <w:szCs w:val="28"/>
        </w:rPr>
      </w:pPr>
    </w:p>
    <w:p w14:paraId="33F210C1" w14:textId="77777777" w:rsidR="006D13A5" w:rsidRDefault="006D13A5" w:rsidP="00D5599F">
      <w:pPr>
        <w:pStyle w:val="NoSpacing"/>
        <w:rPr>
          <w:del w:id="214" w:author="Ackley Library" w:date="2026-09-25T20:06:00Z" w16du:dateUtc="2026-09-26T00:06:00Z"/>
          <w:rFonts w:ascii="Arial" w:hAnsi="Arial" w:cs="Arial"/>
          <w:sz w:val="28"/>
          <w:szCs w:val="28"/>
        </w:rPr>
      </w:pPr>
    </w:p>
    <w:p w14:paraId="3E00A1B3" w14:textId="77777777" w:rsidR="00D5599F" w:rsidRDefault="00D5599F" w:rsidP="00D5599F">
      <w:pPr>
        <w:pStyle w:val="NoSpacing"/>
        <w:numPr>
          <w:ilvl w:val="0"/>
          <w:numId w:val="1"/>
        </w:numPr>
        <w:rPr>
          <w:del w:id="215" w:author="Ackley Library" w:date="2026-09-25T20:06:00Z" w16du:dateUtc="2026-09-26T00:06:00Z"/>
          <w:rFonts w:ascii="Arial" w:hAnsi="Arial" w:cs="Arial"/>
          <w:sz w:val="28"/>
          <w:szCs w:val="28"/>
        </w:rPr>
      </w:pPr>
      <w:del w:id="216" w:author="Ackley Library" w:date="2026-09-25T20:06:00Z" w16du:dateUtc="2026-09-26T00:06:00Z">
        <w:r>
          <w:rPr>
            <w:rFonts w:ascii="Arial" w:hAnsi="Arial" w:cs="Arial"/>
            <w:sz w:val="28"/>
            <w:szCs w:val="28"/>
          </w:rPr>
          <w:delText>Call meeting to order</w:delText>
        </w:r>
      </w:del>
    </w:p>
    <w:p w14:paraId="3E00A1B4" w14:textId="77777777" w:rsidR="00D5599F" w:rsidRPr="0058630D" w:rsidRDefault="00D5599F" w:rsidP="00D5599F">
      <w:pPr>
        <w:pStyle w:val="NoSpacing"/>
        <w:ind w:left="720"/>
        <w:rPr>
          <w:del w:id="217" w:author="Ackley Library" w:date="2026-09-25T20:06:00Z" w16du:dateUtc="2026-09-26T00:06:00Z"/>
          <w:rFonts w:ascii="Arial" w:hAnsi="Arial" w:cs="Arial"/>
          <w:sz w:val="28"/>
          <w:szCs w:val="28"/>
        </w:rPr>
      </w:pPr>
    </w:p>
    <w:p w14:paraId="3E00A1B5" w14:textId="2B8E6668" w:rsidR="00D5599F" w:rsidRDefault="00BC4A82" w:rsidP="00D5599F">
      <w:pPr>
        <w:pStyle w:val="NoSpacing"/>
        <w:numPr>
          <w:ilvl w:val="0"/>
          <w:numId w:val="1"/>
        </w:numPr>
        <w:rPr>
          <w:del w:id="218" w:author="Ackley Library" w:date="2026-09-25T20:06:00Z" w16du:dateUtc="2026-09-26T00:06:00Z"/>
          <w:rFonts w:ascii="Arial" w:hAnsi="Arial" w:cs="Arial"/>
          <w:sz w:val="28"/>
          <w:szCs w:val="28"/>
        </w:rPr>
      </w:pPr>
      <w:del w:id="219" w:author="Ackley Library" w:date="2026-09-25T20:06:00Z" w16du:dateUtc="2026-09-26T00:06:00Z">
        <w:r>
          <w:rPr>
            <w:rFonts w:ascii="Arial" w:hAnsi="Arial" w:cs="Arial"/>
            <w:sz w:val="28"/>
            <w:szCs w:val="28"/>
          </w:rPr>
          <w:delText>Secretary’s</w:delText>
        </w:r>
        <w:r w:rsidR="00D5599F">
          <w:rPr>
            <w:rFonts w:ascii="Arial" w:hAnsi="Arial" w:cs="Arial"/>
            <w:sz w:val="28"/>
            <w:szCs w:val="28"/>
          </w:rPr>
          <w:delText xml:space="preserve"> Report</w:delText>
        </w:r>
      </w:del>
    </w:p>
    <w:p w14:paraId="3E00A1B6" w14:textId="77777777" w:rsidR="00D5599F" w:rsidRDefault="00D5599F" w:rsidP="00D5599F">
      <w:pPr>
        <w:pStyle w:val="NoSpacing"/>
        <w:rPr>
          <w:del w:id="220" w:author="Ackley Library" w:date="2026-09-25T20:06:00Z" w16du:dateUtc="2026-09-26T00:06:00Z"/>
          <w:rFonts w:ascii="Arial" w:hAnsi="Arial" w:cs="Arial"/>
          <w:sz w:val="28"/>
          <w:szCs w:val="28"/>
        </w:rPr>
      </w:pPr>
    </w:p>
    <w:p w14:paraId="3E00A1B7" w14:textId="621DB053" w:rsidR="00D5599F" w:rsidRDefault="00BC4A82" w:rsidP="00D5599F">
      <w:pPr>
        <w:pStyle w:val="NoSpacing"/>
        <w:numPr>
          <w:ilvl w:val="0"/>
          <w:numId w:val="1"/>
        </w:numPr>
        <w:rPr>
          <w:del w:id="221" w:author="Ackley Library" w:date="2026-09-25T20:06:00Z" w16du:dateUtc="2026-09-26T00:06:00Z"/>
          <w:rFonts w:ascii="Arial" w:hAnsi="Arial" w:cs="Arial"/>
          <w:sz w:val="28"/>
          <w:szCs w:val="28"/>
        </w:rPr>
      </w:pPr>
      <w:del w:id="222" w:author="Ackley Library" w:date="2026-09-25T20:06:00Z" w16du:dateUtc="2026-09-26T00:06:00Z">
        <w:r>
          <w:rPr>
            <w:rFonts w:ascii="Arial" w:hAnsi="Arial" w:cs="Arial"/>
            <w:sz w:val="28"/>
            <w:szCs w:val="28"/>
          </w:rPr>
          <w:delText>Treasurer’s</w:delText>
        </w:r>
        <w:r w:rsidR="00D5599F">
          <w:rPr>
            <w:rFonts w:ascii="Arial" w:hAnsi="Arial" w:cs="Arial"/>
            <w:sz w:val="28"/>
            <w:szCs w:val="28"/>
          </w:rPr>
          <w:delText xml:space="preserve"> Report</w:delText>
        </w:r>
      </w:del>
    </w:p>
    <w:p w14:paraId="3E00A1B8" w14:textId="77777777" w:rsidR="00D5599F" w:rsidRDefault="00D5599F" w:rsidP="00D5599F">
      <w:pPr>
        <w:pStyle w:val="NoSpacing"/>
        <w:rPr>
          <w:del w:id="223" w:author="Ackley Library" w:date="2026-09-25T20:06:00Z" w16du:dateUtc="2026-09-26T00:06:00Z"/>
          <w:rFonts w:ascii="Arial" w:hAnsi="Arial" w:cs="Arial"/>
          <w:sz w:val="28"/>
          <w:szCs w:val="28"/>
        </w:rPr>
      </w:pPr>
    </w:p>
    <w:p w14:paraId="76A6E130" w14:textId="0203C52C" w:rsidR="006D13A5" w:rsidRPr="009F0817" w:rsidRDefault="00D5599F" w:rsidP="009F0817">
      <w:pPr>
        <w:pStyle w:val="NoSpacing"/>
        <w:numPr>
          <w:ilvl w:val="0"/>
          <w:numId w:val="1"/>
        </w:numPr>
        <w:rPr>
          <w:del w:id="224" w:author="Ackley Library" w:date="2026-09-25T20:06:00Z" w16du:dateUtc="2026-09-26T00:06:00Z"/>
          <w:rFonts w:ascii="Arial" w:hAnsi="Arial" w:cs="Arial"/>
          <w:sz w:val="28"/>
          <w:szCs w:val="28"/>
        </w:rPr>
      </w:pPr>
      <w:del w:id="225" w:author="Ackley Library" w:date="2026-09-25T20:06:00Z" w16du:dateUtc="2026-09-26T00:06:00Z">
        <w:r>
          <w:rPr>
            <w:rFonts w:ascii="Arial" w:hAnsi="Arial" w:cs="Arial"/>
            <w:sz w:val="28"/>
            <w:szCs w:val="28"/>
          </w:rPr>
          <w:delText>Old Business:</w:delText>
        </w:r>
        <w:r w:rsidR="00C10360" w:rsidRPr="00766CD6">
          <w:rPr>
            <w:rFonts w:ascii="Arial" w:hAnsi="Arial" w:cs="Arial"/>
            <w:sz w:val="28"/>
            <w:szCs w:val="28"/>
          </w:rPr>
          <w:delText xml:space="preserve"> </w:delText>
        </w:r>
      </w:del>
    </w:p>
    <w:p w14:paraId="00340648" w14:textId="2878E26A" w:rsidR="00042448" w:rsidRDefault="002068E4" w:rsidP="0001764B">
      <w:pPr>
        <w:pStyle w:val="NoSpacing"/>
        <w:ind w:left="720"/>
        <w:rPr>
          <w:del w:id="226" w:author="Ackley Library" w:date="2026-09-25T20:06:00Z" w16du:dateUtc="2026-09-26T00:06:00Z"/>
          <w:rFonts w:ascii="Arial" w:hAnsi="Arial" w:cs="Arial"/>
          <w:sz w:val="28"/>
          <w:szCs w:val="28"/>
        </w:rPr>
      </w:pPr>
      <w:del w:id="227" w:author="Ackley Library" w:date="2026-09-25T20:06:00Z" w16du:dateUtc="2026-09-26T00:06:00Z">
        <w:r>
          <w:rPr>
            <w:rFonts w:ascii="Arial" w:hAnsi="Arial" w:cs="Arial"/>
            <w:sz w:val="28"/>
            <w:szCs w:val="28"/>
          </w:rPr>
          <w:delText>×</w:delText>
        </w:r>
        <w:r w:rsidR="003F78A6">
          <w:rPr>
            <w:rFonts w:ascii="Arial" w:hAnsi="Arial" w:cs="Arial"/>
            <w:sz w:val="28"/>
            <w:szCs w:val="28"/>
          </w:rPr>
          <w:delText>Trailer</w:delText>
        </w:r>
        <w:r w:rsidR="008839AE">
          <w:rPr>
            <w:rFonts w:ascii="Arial" w:hAnsi="Arial" w:cs="Arial"/>
            <w:sz w:val="28"/>
            <w:szCs w:val="28"/>
          </w:rPr>
          <w:delText xml:space="preserve"> </w:delText>
        </w:r>
        <w:r w:rsidR="00EF1FAA">
          <w:rPr>
            <w:rFonts w:ascii="Arial" w:hAnsi="Arial" w:cs="Arial"/>
            <w:sz w:val="28"/>
            <w:szCs w:val="28"/>
          </w:rPr>
          <w:delText>Signs</w:delText>
        </w:r>
      </w:del>
    </w:p>
    <w:p w14:paraId="6E765EF6" w14:textId="16008F8B" w:rsidR="009975CF" w:rsidRDefault="00042448" w:rsidP="006B23BD">
      <w:pPr>
        <w:pStyle w:val="NoSpacing"/>
        <w:ind w:left="720"/>
        <w:rPr>
          <w:del w:id="228" w:author="Ackley Library" w:date="2026-09-25T20:06:00Z" w16du:dateUtc="2026-09-26T00:06:00Z"/>
          <w:rFonts w:ascii="Arial" w:hAnsi="Arial" w:cs="Arial"/>
          <w:sz w:val="28"/>
          <w:szCs w:val="28"/>
        </w:rPr>
      </w:pPr>
      <w:del w:id="229" w:author="Ackley Library" w:date="2026-09-25T20:06:00Z" w16du:dateUtc="2026-09-26T00:06:00Z">
        <w:r>
          <w:rPr>
            <w:rFonts w:ascii="Arial" w:hAnsi="Arial" w:cs="Arial"/>
            <w:sz w:val="28"/>
            <w:szCs w:val="28"/>
          </w:rPr>
          <w:delText>×</w:delText>
        </w:r>
        <w:r w:rsidR="00EF1FAA">
          <w:rPr>
            <w:rFonts w:ascii="Arial" w:hAnsi="Arial" w:cs="Arial"/>
            <w:sz w:val="28"/>
            <w:szCs w:val="28"/>
          </w:rPr>
          <w:delText>Trail</w:delText>
        </w:r>
        <w:r w:rsidR="00A32258">
          <w:rPr>
            <w:rFonts w:ascii="Arial" w:hAnsi="Arial" w:cs="Arial"/>
            <w:sz w:val="28"/>
            <w:szCs w:val="28"/>
          </w:rPr>
          <w:delText xml:space="preserve"> Maintenance</w:delText>
        </w:r>
        <w:r w:rsidR="00F7095C">
          <w:rPr>
            <w:rFonts w:ascii="Arial" w:hAnsi="Arial" w:cs="Arial"/>
            <w:sz w:val="28"/>
            <w:szCs w:val="28"/>
          </w:rPr>
          <w:delText>-LED Lights, Dirt for hole</w:delText>
        </w:r>
      </w:del>
    </w:p>
    <w:p w14:paraId="470A8443" w14:textId="1C580A68" w:rsidR="009975CF" w:rsidRDefault="009975CF" w:rsidP="00042448">
      <w:pPr>
        <w:pStyle w:val="NoSpacing"/>
        <w:ind w:left="720"/>
        <w:rPr>
          <w:del w:id="230" w:author="Ackley Library" w:date="2026-09-25T20:06:00Z" w16du:dateUtc="2026-09-26T00:06:00Z"/>
          <w:rFonts w:ascii="Arial" w:hAnsi="Arial" w:cs="Arial"/>
          <w:sz w:val="28"/>
          <w:szCs w:val="28"/>
        </w:rPr>
      </w:pPr>
      <w:del w:id="231" w:author="Ackley Library" w:date="2026-09-25T20:06:00Z" w16du:dateUtc="2026-09-26T00:06:00Z">
        <w:r>
          <w:rPr>
            <w:rFonts w:ascii="Arial" w:hAnsi="Arial" w:cs="Arial"/>
            <w:sz w:val="28"/>
            <w:szCs w:val="28"/>
          </w:rPr>
          <w:delText>×</w:delText>
        </w:r>
        <w:r w:rsidR="00F7095C">
          <w:rPr>
            <w:rFonts w:ascii="Arial" w:hAnsi="Arial" w:cs="Arial"/>
            <w:sz w:val="28"/>
            <w:szCs w:val="28"/>
          </w:rPr>
          <w:delText>Campground: gravel and crushed concrete bill</w:delText>
        </w:r>
      </w:del>
    </w:p>
    <w:p w14:paraId="15052F8E" w14:textId="38AECBCB" w:rsidR="007D6BA1" w:rsidRDefault="007D6BA1" w:rsidP="00042448">
      <w:pPr>
        <w:pStyle w:val="NoSpacing"/>
        <w:ind w:left="720"/>
        <w:rPr>
          <w:del w:id="232" w:author="Ackley Library" w:date="2026-09-25T20:06:00Z" w16du:dateUtc="2026-09-26T00:06:00Z"/>
          <w:rFonts w:ascii="Arial" w:hAnsi="Arial" w:cs="Arial"/>
          <w:sz w:val="28"/>
          <w:szCs w:val="28"/>
        </w:rPr>
      </w:pPr>
      <w:del w:id="233" w:author="Ackley Library" w:date="2026-09-25T20:06:00Z" w16du:dateUtc="2026-09-26T00:06:00Z">
        <w:r>
          <w:rPr>
            <w:rFonts w:ascii="Arial" w:hAnsi="Arial" w:cs="Arial"/>
            <w:sz w:val="28"/>
            <w:szCs w:val="28"/>
          </w:rPr>
          <w:delText>×</w:delText>
        </w:r>
      </w:del>
    </w:p>
    <w:p w14:paraId="55187F4B" w14:textId="7431EA2A" w:rsidR="007D6BA1" w:rsidRDefault="007D6BA1" w:rsidP="00042448">
      <w:pPr>
        <w:pStyle w:val="NoSpacing"/>
        <w:ind w:left="720"/>
        <w:rPr>
          <w:del w:id="234" w:author="Ackley Library" w:date="2026-09-25T20:06:00Z" w16du:dateUtc="2026-09-26T00:06:00Z"/>
          <w:rFonts w:ascii="Arial" w:hAnsi="Arial" w:cs="Arial"/>
          <w:sz w:val="28"/>
          <w:szCs w:val="28"/>
        </w:rPr>
      </w:pPr>
      <w:del w:id="235" w:author="Ackley Library" w:date="2026-09-25T20:06:00Z" w16du:dateUtc="2026-09-26T00:06:00Z">
        <w:r>
          <w:rPr>
            <w:rFonts w:ascii="Arial" w:hAnsi="Arial" w:cs="Arial"/>
            <w:sz w:val="28"/>
            <w:szCs w:val="28"/>
          </w:rPr>
          <w:delText>×</w:delText>
        </w:r>
      </w:del>
    </w:p>
    <w:p w14:paraId="4415CAB9" w14:textId="77777777" w:rsidR="00D05E9B" w:rsidRDefault="00D05E9B" w:rsidP="00042448">
      <w:pPr>
        <w:pStyle w:val="NoSpacing"/>
        <w:ind w:left="720"/>
        <w:rPr>
          <w:del w:id="236" w:author="Ackley Library" w:date="2026-09-25T20:06:00Z" w16du:dateUtc="2026-09-26T00:06:00Z"/>
          <w:rFonts w:ascii="Arial" w:hAnsi="Arial" w:cs="Arial"/>
          <w:sz w:val="28"/>
          <w:szCs w:val="28"/>
        </w:rPr>
      </w:pPr>
    </w:p>
    <w:p w14:paraId="3E00A1BF" w14:textId="77777777" w:rsidR="00437FFE" w:rsidRDefault="00437FFE" w:rsidP="00D5599F">
      <w:pPr>
        <w:pStyle w:val="NoSpacing"/>
        <w:ind w:left="720"/>
        <w:rPr>
          <w:del w:id="237" w:author="Ackley Library" w:date="2026-09-25T20:06:00Z" w16du:dateUtc="2026-09-26T00:06:00Z"/>
          <w:rFonts w:ascii="Arial" w:hAnsi="Arial" w:cs="Arial"/>
          <w:sz w:val="28"/>
          <w:szCs w:val="28"/>
        </w:rPr>
      </w:pPr>
    </w:p>
    <w:p w14:paraId="3E00A1C0" w14:textId="77777777" w:rsidR="00AB7DE5" w:rsidRPr="00595396" w:rsidRDefault="00D5599F" w:rsidP="00B25B48">
      <w:pPr>
        <w:pStyle w:val="NoSpacing"/>
        <w:numPr>
          <w:ilvl w:val="0"/>
          <w:numId w:val="1"/>
        </w:numPr>
        <w:rPr>
          <w:del w:id="238" w:author="Ackley Library" w:date="2026-09-25T20:06:00Z" w16du:dateUtc="2026-09-26T00:06:00Z"/>
          <w:rFonts w:ascii="Arial" w:hAnsi="Arial" w:cs="Arial"/>
          <w:sz w:val="28"/>
          <w:szCs w:val="28"/>
        </w:rPr>
      </w:pPr>
      <w:del w:id="239" w:author="Ackley Library" w:date="2026-09-25T20:06:00Z" w16du:dateUtc="2026-09-26T00:06:00Z">
        <w:r>
          <w:rPr>
            <w:rFonts w:ascii="Arial" w:hAnsi="Arial" w:cs="Arial"/>
            <w:sz w:val="28"/>
            <w:szCs w:val="28"/>
          </w:rPr>
          <w:delText>New Business:</w:delText>
        </w:r>
      </w:del>
    </w:p>
    <w:p w14:paraId="3E00A1C3" w14:textId="4F7A9EEB" w:rsidR="00FF7B6A" w:rsidRDefault="00E607C0" w:rsidP="006D13A5">
      <w:pPr>
        <w:pStyle w:val="NoSpacing"/>
        <w:ind w:left="720"/>
        <w:rPr>
          <w:del w:id="240" w:author="Ackley Library" w:date="2026-09-25T20:06:00Z" w16du:dateUtc="2026-09-26T00:06:00Z"/>
          <w:rFonts w:ascii="Arial" w:hAnsi="Arial" w:cs="Arial"/>
          <w:sz w:val="28"/>
          <w:szCs w:val="28"/>
        </w:rPr>
      </w:pPr>
      <w:del w:id="241" w:author="Ackley Library" w:date="2026-09-25T20:06:00Z" w16du:dateUtc="2026-09-26T00:06:00Z">
        <w:r>
          <w:rPr>
            <w:rFonts w:ascii="Arial" w:hAnsi="Arial" w:cs="Arial"/>
            <w:sz w:val="28"/>
            <w:szCs w:val="28"/>
          </w:rPr>
          <w:delText>±</w:delText>
        </w:r>
        <w:r w:rsidR="00407C25">
          <w:rPr>
            <w:rFonts w:ascii="Arial" w:hAnsi="Arial" w:cs="Arial"/>
            <w:sz w:val="28"/>
            <w:szCs w:val="28"/>
          </w:rPr>
          <w:delText xml:space="preserve"> </w:delText>
        </w:r>
      </w:del>
    </w:p>
    <w:p w14:paraId="3E00A1C4" w14:textId="0F16834A" w:rsidR="00595396" w:rsidRDefault="00FF7B6A" w:rsidP="00B25B48">
      <w:pPr>
        <w:pStyle w:val="NoSpacing"/>
        <w:ind w:left="720"/>
        <w:rPr>
          <w:del w:id="242" w:author="Ackley Library" w:date="2026-09-25T20:06:00Z" w16du:dateUtc="2026-09-26T00:06:00Z"/>
          <w:rFonts w:ascii="Arial" w:hAnsi="Arial" w:cs="Arial"/>
          <w:sz w:val="28"/>
          <w:szCs w:val="28"/>
        </w:rPr>
      </w:pPr>
      <w:del w:id="243" w:author="Ackley Library" w:date="2026-09-25T20:06:00Z" w16du:dateUtc="2026-09-26T00:06:00Z">
        <w:r>
          <w:rPr>
            <w:rFonts w:ascii="Arial" w:hAnsi="Arial" w:cs="Arial"/>
            <w:sz w:val="28"/>
            <w:szCs w:val="28"/>
          </w:rPr>
          <w:delText>±</w:delText>
        </w:r>
        <w:r w:rsidR="00CA3F04">
          <w:rPr>
            <w:rFonts w:ascii="Arial" w:hAnsi="Arial" w:cs="Arial"/>
            <w:sz w:val="28"/>
            <w:szCs w:val="28"/>
          </w:rPr>
          <w:delText xml:space="preserve"> </w:delText>
        </w:r>
      </w:del>
    </w:p>
    <w:p w14:paraId="3E00A1C6" w14:textId="1EAAB866" w:rsidR="001B53CA" w:rsidRDefault="00522DD4" w:rsidP="006D13A5">
      <w:pPr>
        <w:pStyle w:val="NoSpacing"/>
        <w:ind w:left="720"/>
        <w:rPr>
          <w:del w:id="244" w:author="Ackley Library" w:date="2026-09-25T20:06:00Z" w16du:dateUtc="2026-09-26T00:06:00Z"/>
          <w:rFonts w:ascii="Arial" w:hAnsi="Arial" w:cs="Arial"/>
          <w:sz w:val="28"/>
          <w:szCs w:val="28"/>
        </w:rPr>
      </w:pPr>
      <w:del w:id="245" w:author="Ackley Library" w:date="2026-09-25T20:06:00Z" w16du:dateUtc="2026-09-26T00:06:00Z">
        <w:r>
          <w:rPr>
            <w:rFonts w:ascii="Arial" w:hAnsi="Arial" w:cs="Arial"/>
            <w:sz w:val="28"/>
            <w:szCs w:val="28"/>
          </w:rPr>
          <w:delText>±</w:delText>
        </w:r>
        <w:r w:rsidR="00EC73F7">
          <w:rPr>
            <w:rFonts w:ascii="Arial" w:hAnsi="Arial" w:cs="Arial"/>
            <w:sz w:val="28"/>
            <w:szCs w:val="28"/>
          </w:rPr>
          <w:delText xml:space="preserve"> </w:delText>
        </w:r>
      </w:del>
    </w:p>
    <w:p w14:paraId="62E0498D" w14:textId="14DD3169" w:rsidR="00F40F35" w:rsidRDefault="00F40F35" w:rsidP="006D13A5">
      <w:pPr>
        <w:pStyle w:val="NoSpacing"/>
        <w:ind w:left="720"/>
        <w:rPr>
          <w:del w:id="246" w:author="Ackley Library" w:date="2026-09-25T20:06:00Z" w16du:dateUtc="2026-09-26T00:06:00Z"/>
          <w:rFonts w:ascii="Arial" w:hAnsi="Arial" w:cs="Arial"/>
          <w:sz w:val="28"/>
          <w:szCs w:val="28"/>
        </w:rPr>
      </w:pPr>
      <w:del w:id="247" w:author="Ackley Library" w:date="2026-09-25T20:06:00Z" w16du:dateUtc="2026-09-26T00:06:00Z">
        <w:r>
          <w:rPr>
            <w:rFonts w:ascii="Arial" w:hAnsi="Arial" w:cs="Arial"/>
            <w:sz w:val="28"/>
            <w:szCs w:val="28"/>
          </w:rPr>
          <w:delText xml:space="preserve">± </w:delText>
        </w:r>
      </w:del>
    </w:p>
    <w:p w14:paraId="3E00A1C8" w14:textId="77777777" w:rsidR="00D5599F" w:rsidRDefault="00D5599F" w:rsidP="00D5599F">
      <w:pPr>
        <w:pStyle w:val="NoSpacing"/>
        <w:rPr>
          <w:del w:id="248" w:author="Ackley Library" w:date="2026-09-25T20:06:00Z" w16du:dateUtc="2026-09-26T00:06:00Z"/>
          <w:rFonts w:ascii="Arial" w:hAnsi="Arial" w:cs="Arial"/>
          <w:sz w:val="28"/>
          <w:szCs w:val="28"/>
        </w:rPr>
      </w:pPr>
    </w:p>
    <w:p w14:paraId="3E00A1C9" w14:textId="77777777" w:rsidR="00D5599F" w:rsidRDefault="00D5599F" w:rsidP="00D5599F">
      <w:pPr>
        <w:pStyle w:val="NoSpacing"/>
        <w:numPr>
          <w:ilvl w:val="0"/>
          <w:numId w:val="1"/>
        </w:numPr>
        <w:rPr>
          <w:del w:id="249" w:author="Ackley Library" w:date="2026-09-25T20:06:00Z" w16du:dateUtc="2026-09-26T00:06:00Z"/>
          <w:rFonts w:ascii="Arial" w:hAnsi="Arial" w:cs="Arial"/>
          <w:sz w:val="28"/>
          <w:szCs w:val="28"/>
        </w:rPr>
      </w:pPr>
      <w:del w:id="250" w:author="Ackley Library" w:date="2026-09-25T20:06:00Z" w16du:dateUtc="2026-09-26T00:06:00Z">
        <w:r>
          <w:rPr>
            <w:rFonts w:ascii="Arial" w:hAnsi="Arial" w:cs="Arial"/>
            <w:sz w:val="28"/>
            <w:szCs w:val="28"/>
          </w:rPr>
          <w:delText>Next Meeting:</w:delText>
        </w:r>
      </w:del>
    </w:p>
    <w:p w14:paraId="3E00A1CA" w14:textId="77777777" w:rsidR="00D5599F" w:rsidRDefault="00D5599F" w:rsidP="00D5599F">
      <w:pPr>
        <w:pStyle w:val="NoSpacing"/>
        <w:ind w:left="720"/>
        <w:rPr>
          <w:del w:id="251" w:author="Ackley Library" w:date="2026-09-25T20:06:00Z" w16du:dateUtc="2026-09-26T00:06:00Z"/>
          <w:rFonts w:ascii="Arial" w:hAnsi="Arial" w:cs="Arial"/>
          <w:sz w:val="28"/>
          <w:szCs w:val="28"/>
        </w:rPr>
      </w:pPr>
    </w:p>
    <w:p w14:paraId="3E00A1CB" w14:textId="77777777" w:rsidR="00D5599F" w:rsidRDefault="00D5599F" w:rsidP="00D5599F">
      <w:pPr>
        <w:pStyle w:val="NoSpacing"/>
        <w:numPr>
          <w:ilvl w:val="0"/>
          <w:numId w:val="1"/>
        </w:numPr>
        <w:rPr>
          <w:del w:id="252" w:author="Ackley Library" w:date="2026-09-25T20:06:00Z" w16du:dateUtc="2026-09-26T00:06:00Z"/>
          <w:rFonts w:ascii="Arial" w:hAnsi="Arial" w:cs="Arial"/>
          <w:sz w:val="28"/>
          <w:szCs w:val="28"/>
        </w:rPr>
      </w:pPr>
      <w:del w:id="253" w:author="Ackley Library" w:date="2026-09-25T20:06:00Z" w16du:dateUtc="2026-09-26T00:06:00Z">
        <w:r>
          <w:rPr>
            <w:rFonts w:ascii="Arial" w:hAnsi="Arial" w:cs="Arial"/>
            <w:sz w:val="28"/>
            <w:szCs w:val="28"/>
          </w:rPr>
          <w:delText>Adjourn</w:delText>
        </w:r>
      </w:del>
    </w:p>
    <w:p w14:paraId="41AC4602" w14:textId="2184F8FB" w:rsidR="006D13A5" w:rsidRDefault="006D13A5" w:rsidP="00D5599F">
      <w:pPr>
        <w:pStyle w:val="NoSpacing"/>
        <w:rPr>
          <w:del w:id="254" w:author="Ackley Library" w:date="2026-09-25T20:06:00Z" w16du:dateUtc="2026-09-26T00:06:00Z"/>
          <w:rFonts w:ascii="Arial" w:hAnsi="Arial" w:cs="Arial"/>
          <w:sz w:val="28"/>
          <w:szCs w:val="28"/>
        </w:rPr>
      </w:pPr>
    </w:p>
    <w:p w14:paraId="05506EBC" w14:textId="77777777" w:rsidR="00D328E5" w:rsidRDefault="00D328E5" w:rsidP="00D5599F">
      <w:pPr>
        <w:pStyle w:val="NoSpacing"/>
        <w:rPr>
          <w:del w:id="255" w:author="Ackley Library" w:date="2026-09-25T20:06:00Z" w16du:dateUtc="2026-09-26T00:06:00Z"/>
          <w:rFonts w:ascii="Arial" w:hAnsi="Arial" w:cs="Arial"/>
          <w:sz w:val="28"/>
          <w:szCs w:val="28"/>
        </w:rPr>
      </w:pPr>
    </w:p>
    <w:p w14:paraId="4960A20B" w14:textId="136D4167" w:rsidR="00042448" w:rsidRPr="00642BA8" w:rsidRDefault="00B449C7" w:rsidP="005F6256">
      <w:pPr>
        <w:pStyle w:val="NoSpacing"/>
        <w:rPr>
          <w:del w:id="256" w:author="Ackley Library" w:date="2026-09-25T20:06:00Z" w16du:dateUtc="2026-09-26T00:06:00Z"/>
          <w:rFonts w:ascii="Arial" w:hAnsi="Arial" w:cs="Arial"/>
          <w:sz w:val="28"/>
          <w:szCs w:val="28"/>
        </w:rPr>
      </w:pPr>
      <w:del w:id="257" w:author="Ackley Library" w:date="2026-09-25T20:06:00Z" w16du:dateUtc="2026-09-26T00:06:00Z">
        <w:r>
          <w:rPr>
            <w:rFonts w:ascii="Arial" w:hAnsi="Arial" w:cs="Arial"/>
            <w:sz w:val="28"/>
            <w:szCs w:val="28"/>
            <w:u w:val="single"/>
          </w:rPr>
          <w:delText>Ideas, Suggestions, Reminders</w:delText>
        </w:r>
      </w:del>
    </w:p>
    <w:p w14:paraId="45FB4EA7" w14:textId="67849608" w:rsidR="008F6FB9" w:rsidRDefault="008F6FB9" w:rsidP="00755E27">
      <w:pPr>
        <w:pStyle w:val="NoSpacing"/>
        <w:rPr>
          <w:del w:id="258" w:author="Ackley Library" w:date="2026-09-25T20:06:00Z" w16du:dateUtc="2026-09-26T00:06:00Z"/>
          <w:rFonts w:ascii="Arial" w:hAnsi="Arial" w:cs="Arial"/>
          <w:sz w:val="28"/>
          <w:szCs w:val="28"/>
        </w:rPr>
      </w:pPr>
    </w:p>
    <w:p w14:paraId="16B5E215" w14:textId="6C3730CD" w:rsidR="004C7541" w:rsidRDefault="00BC0EFD" w:rsidP="00755E27">
      <w:pPr>
        <w:pStyle w:val="NoSpacing"/>
        <w:rPr>
          <w:del w:id="259" w:author="Ackley Library" w:date="2026-09-25T20:06:00Z" w16du:dateUtc="2026-09-26T00:06:00Z"/>
          <w:rFonts w:ascii="Arial" w:hAnsi="Arial" w:cs="Arial"/>
          <w:sz w:val="28"/>
          <w:szCs w:val="28"/>
        </w:rPr>
      </w:pPr>
      <w:del w:id="260" w:author="Ackley Library" w:date="2026-09-25T20:06:00Z" w16du:dateUtc="2026-09-26T00:06:00Z">
        <w:r>
          <w:rPr>
            <w:rFonts w:ascii="Arial" w:hAnsi="Arial" w:cs="Arial"/>
            <w:sz w:val="28"/>
            <w:szCs w:val="28"/>
          </w:rPr>
          <w:delText xml:space="preserve">* </w:delText>
        </w:r>
        <w:r w:rsidR="003F50CD">
          <w:rPr>
            <w:rFonts w:ascii="Arial" w:hAnsi="Arial" w:cs="Arial"/>
            <w:sz w:val="28"/>
            <w:szCs w:val="28"/>
          </w:rPr>
          <w:delText>Status on A</w:delText>
        </w:r>
        <w:r w:rsidR="00EC73F7">
          <w:rPr>
            <w:rFonts w:ascii="Arial" w:hAnsi="Arial" w:cs="Arial"/>
            <w:sz w:val="28"/>
            <w:szCs w:val="28"/>
          </w:rPr>
          <w:delText>RT</w:delText>
        </w:r>
        <w:r w:rsidR="003F50CD">
          <w:rPr>
            <w:rFonts w:ascii="Arial" w:hAnsi="Arial" w:cs="Arial"/>
            <w:sz w:val="28"/>
            <w:szCs w:val="28"/>
          </w:rPr>
          <w:delText xml:space="preserve"> Central</w:delText>
        </w:r>
        <w:r w:rsidR="00EF1FAA">
          <w:rPr>
            <w:rFonts w:ascii="Arial" w:hAnsi="Arial" w:cs="Arial"/>
            <w:sz w:val="28"/>
            <w:szCs w:val="28"/>
          </w:rPr>
          <w:delText xml:space="preserve"> (Map on DNR site?)- Trees for trail</w:delText>
        </w:r>
      </w:del>
    </w:p>
    <w:p w14:paraId="5D6AE684" w14:textId="37FB0145" w:rsidR="00B976DE" w:rsidRDefault="00B976DE" w:rsidP="00755E27">
      <w:pPr>
        <w:pStyle w:val="NoSpacing"/>
        <w:rPr>
          <w:del w:id="261" w:author="Ackley Library" w:date="2026-09-25T20:06:00Z" w16du:dateUtc="2026-09-26T00:06:00Z"/>
          <w:rFonts w:ascii="Arial" w:hAnsi="Arial" w:cs="Arial"/>
          <w:sz w:val="28"/>
          <w:szCs w:val="28"/>
        </w:rPr>
      </w:pPr>
      <w:del w:id="262" w:author="Ackley Library" w:date="2026-09-25T20:06:00Z" w16du:dateUtc="2026-09-26T00:06:00Z">
        <w:r>
          <w:rPr>
            <w:rFonts w:ascii="Arial" w:hAnsi="Arial" w:cs="Arial"/>
            <w:sz w:val="28"/>
            <w:szCs w:val="28"/>
          </w:rPr>
          <w:delText xml:space="preserve">* </w:delText>
        </w:r>
        <w:r w:rsidR="009D55DF">
          <w:rPr>
            <w:rFonts w:ascii="Arial" w:hAnsi="Arial" w:cs="Arial"/>
            <w:sz w:val="28"/>
            <w:szCs w:val="28"/>
          </w:rPr>
          <w:delText>Charles Added to checking account</w:delText>
        </w:r>
      </w:del>
    </w:p>
    <w:p w14:paraId="60058B33" w14:textId="1DD61FA5" w:rsidR="003F78A6" w:rsidRDefault="003F78A6" w:rsidP="00342087">
      <w:pPr>
        <w:rPr>
          <w:rPrChange w:id="263" w:author="Ackley Library" w:date="2026-09-25T20:06:00Z" w16du:dateUtc="2026-09-26T00:06:00Z">
            <w:rPr>
              <w:rFonts w:ascii="Arial" w:hAnsi="Arial" w:cs="Arial"/>
              <w:sz w:val="28"/>
              <w:szCs w:val="28"/>
            </w:rPr>
          </w:rPrChange>
        </w:rPr>
        <w:pPrChange w:id="264" w:author="Ackley Library" w:date="2026-09-25T20:06:00Z" w16du:dateUtc="2026-09-26T00:06:00Z">
          <w:pPr>
            <w:pStyle w:val="NoSpacing"/>
          </w:pPr>
        </w:pPrChange>
      </w:pPr>
    </w:p>
    <w:p w14:paraId="6662CC3F" w14:textId="611473A3" w:rsidR="00642BA8" w:rsidRDefault="00642BA8" w:rsidP="00342087">
      <w:pPr>
        <w:jc w:val="right"/>
        <w:rPr>
          <w:rPrChange w:id="265" w:author="Ackley Library" w:date="2026-09-25T20:06:00Z" w16du:dateUtc="2026-09-26T00:06:00Z">
            <w:rPr>
              <w:rFonts w:ascii="Arial" w:hAnsi="Arial" w:cs="Arial"/>
              <w:bCs/>
              <w:sz w:val="23"/>
              <w:szCs w:val="23"/>
            </w:rPr>
          </w:rPrChange>
        </w:rPr>
        <w:pPrChange w:id="266" w:author="Ackley Library" w:date="2026-09-25T20:06:00Z" w16du:dateUtc="2026-09-26T00:06:00Z">
          <w:pPr>
            <w:pStyle w:val="NoSpacing"/>
          </w:pPr>
        </w:pPrChange>
      </w:pPr>
    </w:p>
    <w:p w14:paraId="21C3EC86" w14:textId="20840B78" w:rsidR="00B449C7" w:rsidRDefault="00B449C7" w:rsidP="00342087">
      <w:pPr>
        <w:rPr>
          <w:rPrChange w:id="267" w:author="Ackley Library" w:date="2026-09-25T20:06:00Z" w16du:dateUtc="2026-09-26T00:06:00Z">
            <w:rPr>
              <w:rFonts w:ascii="Arial" w:hAnsi="Arial" w:cs="Arial"/>
              <w:sz w:val="28"/>
              <w:szCs w:val="28"/>
            </w:rPr>
          </w:rPrChange>
        </w:rPr>
        <w:pPrChange w:id="268" w:author="Ackley Library" w:date="2026-09-25T20:06:00Z" w16du:dateUtc="2026-09-26T00:06:00Z">
          <w:pPr>
            <w:pStyle w:val="NoSpacing"/>
          </w:pPr>
        </w:pPrChange>
      </w:pPr>
    </w:p>
    <w:sectPr w:rsidR="00B449C7" w:rsidSect="00342087">
      <w:pgSz w:w="12240" w:h="15840"/>
      <w:pgMar w:top="720" w:right="720" w:bottom="720" w:left="1800" w:header="720" w:footer="720" w:gutter="0"/>
      <w:cols w:space="720"/>
      <w:docGrid w:linePitch="360"/>
      <w:sectPrChange w:id="269" w:author="Ackley Library" w:date="2026-09-25T20:06:00Z" w16du:dateUtc="2026-09-26T00:06:00Z">
        <w:sectPr w:rsidR="00B449C7" w:rsidSect="00342087">
          <w:pgMar w:top="720" w:right="720" w:bottom="720" w:left="72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60A58"/>
    <w:multiLevelType w:val="hybridMultilevel"/>
    <w:tmpl w:val="23725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915F11"/>
    <w:multiLevelType w:val="hybridMultilevel"/>
    <w:tmpl w:val="627A5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2A7B03"/>
    <w:multiLevelType w:val="hybridMultilevel"/>
    <w:tmpl w:val="0D804C1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44E0C6C8">
      <w:start w:val="1"/>
      <w:numFmt w:val="lowerLetter"/>
      <w:suff w:val="space"/>
      <w:lvlText w:val="%3."/>
      <w:lvlJc w:val="left"/>
      <w:pPr>
        <w:ind w:left="2160" w:hanging="18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4556C0"/>
    <w:multiLevelType w:val="hybridMultilevel"/>
    <w:tmpl w:val="E5266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4339FE"/>
    <w:multiLevelType w:val="hybridMultilevel"/>
    <w:tmpl w:val="8DE623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78633D"/>
    <w:multiLevelType w:val="hybridMultilevel"/>
    <w:tmpl w:val="C08A0D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4653818">
    <w:abstractNumId w:val="1"/>
  </w:num>
  <w:num w:numId="2" w16cid:durableId="2029524952">
    <w:abstractNumId w:val="2"/>
  </w:num>
  <w:num w:numId="3" w16cid:durableId="1359770064">
    <w:abstractNumId w:val="4"/>
  </w:num>
  <w:num w:numId="4" w16cid:durableId="1933315015">
    <w:abstractNumId w:val="5"/>
  </w:num>
  <w:num w:numId="5" w16cid:durableId="829056707">
    <w:abstractNumId w:val="0"/>
  </w:num>
  <w:num w:numId="6" w16cid:durableId="95009416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28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30D"/>
    <w:rsid w:val="00003124"/>
    <w:rsid w:val="000057CA"/>
    <w:rsid w:val="00007A88"/>
    <w:rsid w:val="00010CA7"/>
    <w:rsid w:val="000113DF"/>
    <w:rsid w:val="000126CB"/>
    <w:rsid w:val="0001386A"/>
    <w:rsid w:val="00015FBA"/>
    <w:rsid w:val="000161CC"/>
    <w:rsid w:val="0001764B"/>
    <w:rsid w:val="00017942"/>
    <w:rsid w:val="00020713"/>
    <w:rsid w:val="00021875"/>
    <w:rsid w:val="00022463"/>
    <w:rsid w:val="00022625"/>
    <w:rsid w:val="00022E94"/>
    <w:rsid w:val="000230BD"/>
    <w:rsid w:val="00027B5E"/>
    <w:rsid w:val="00027E72"/>
    <w:rsid w:val="00032FCA"/>
    <w:rsid w:val="00033A1F"/>
    <w:rsid w:val="0003416D"/>
    <w:rsid w:val="00036B44"/>
    <w:rsid w:val="00036B71"/>
    <w:rsid w:val="0004093E"/>
    <w:rsid w:val="00042448"/>
    <w:rsid w:val="00046444"/>
    <w:rsid w:val="0005185C"/>
    <w:rsid w:val="0005243A"/>
    <w:rsid w:val="00053558"/>
    <w:rsid w:val="00054A1C"/>
    <w:rsid w:val="00061697"/>
    <w:rsid w:val="00062181"/>
    <w:rsid w:val="0006639C"/>
    <w:rsid w:val="00071E29"/>
    <w:rsid w:val="000734D6"/>
    <w:rsid w:val="000734EE"/>
    <w:rsid w:val="00073982"/>
    <w:rsid w:val="0007788F"/>
    <w:rsid w:val="00090858"/>
    <w:rsid w:val="000937FF"/>
    <w:rsid w:val="00093ADB"/>
    <w:rsid w:val="00095BBE"/>
    <w:rsid w:val="000A0804"/>
    <w:rsid w:val="000A72A4"/>
    <w:rsid w:val="000A75A5"/>
    <w:rsid w:val="000B016E"/>
    <w:rsid w:val="000B1076"/>
    <w:rsid w:val="000B1E0F"/>
    <w:rsid w:val="000B2649"/>
    <w:rsid w:val="000B52F5"/>
    <w:rsid w:val="000C539E"/>
    <w:rsid w:val="000C5B36"/>
    <w:rsid w:val="000C7852"/>
    <w:rsid w:val="000C7FE2"/>
    <w:rsid w:val="000D3D0C"/>
    <w:rsid w:val="000D54C4"/>
    <w:rsid w:val="000E0492"/>
    <w:rsid w:val="000E49F3"/>
    <w:rsid w:val="000F239A"/>
    <w:rsid w:val="000F2EB1"/>
    <w:rsid w:val="000F3AE8"/>
    <w:rsid w:val="000F66C4"/>
    <w:rsid w:val="0010092F"/>
    <w:rsid w:val="001063BF"/>
    <w:rsid w:val="001112FA"/>
    <w:rsid w:val="001118FE"/>
    <w:rsid w:val="00111FD9"/>
    <w:rsid w:val="0011217D"/>
    <w:rsid w:val="00117016"/>
    <w:rsid w:val="001228EE"/>
    <w:rsid w:val="0012343C"/>
    <w:rsid w:val="00123A55"/>
    <w:rsid w:val="001245DA"/>
    <w:rsid w:val="00125942"/>
    <w:rsid w:val="00127950"/>
    <w:rsid w:val="00131E66"/>
    <w:rsid w:val="00132A3C"/>
    <w:rsid w:val="001343F3"/>
    <w:rsid w:val="00135311"/>
    <w:rsid w:val="00135A47"/>
    <w:rsid w:val="00141DB3"/>
    <w:rsid w:val="00145B62"/>
    <w:rsid w:val="00154F26"/>
    <w:rsid w:val="001553CD"/>
    <w:rsid w:val="00160926"/>
    <w:rsid w:val="001621B3"/>
    <w:rsid w:val="00162724"/>
    <w:rsid w:val="00162DE4"/>
    <w:rsid w:val="001657E5"/>
    <w:rsid w:val="001840D4"/>
    <w:rsid w:val="0018478F"/>
    <w:rsid w:val="001864D3"/>
    <w:rsid w:val="0018786A"/>
    <w:rsid w:val="00190861"/>
    <w:rsid w:val="001A271A"/>
    <w:rsid w:val="001A3DAB"/>
    <w:rsid w:val="001A3F2A"/>
    <w:rsid w:val="001A545D"/>
    <w:rsid w:val="001A7795"/>
    <w:rsid w:val="001B03EF"/>
    <w:rsid w:val="001B1892"/>
    <w:rsid w:val="001B53CA"/>
    <w:rsid w:val="001C075C"/>
    <w:rsid w:val="001C17AB"/>
    <w:rsid w:val="001C25DF"/>
    <w:rsid w:val="001C5A70"/>
    <w:rsid w:val="001C5F7A"/>
    <w:rsid w:val="001C6DCA"/>
    <w:rsid w:val="001D1F09"/>
    <w:rsid w:val="001D5D65"/>
    <w:rsid w:val="001D764C"/>
    <w:rsid w:val="001E0A07"/>
    <w:rsid w:val="001E2811"/>
    <w:rsid w:val="001E2AFE"/>
    <w:rsid w:val="001F0300"/>
    <w:rsid w:val="001F1CF3"/>
    <w:rsid w:val="001F2041"/>
    <w:rsid w:val="001F4192"/>
    <w:rsid w:val="001F6085"/>
    <w:rsid w:val="001F72CD"/>
    <w:rsid w:val="001F789B"/>
    <w:rsid w:val="002036F9"/>
    <w:rsid w:val="0020439B"/>
    <w:rsid w:val="002066D8"/>
    <w:rsid w:val="002068E4"/>
    <w:rsid w:val="002138BB"/>
    <w:rsid w:val="00215CE2"/>
    <w:rsid w:val="0022264A"/>
    <w:rsid w:val="0022274F"/>
    <w:rsid w:val="0023728D"/>
    <w:rsid w:val="002406B8"/>
    <w:rsid w:val="0024149D"/>
    <w:rsid w:val="0024631D"/>
    <w:rsid w:val="00251705"/>
    <w:rsid w:val="00251DD9"/>
    <w:rsid w:val="00252200"/>
    <w:rsid w:val="002530B4"/>
    <w:rsid w:val="00253CA5"/>
    <w:rsid w:val="00256A86"/>
    <w:rsid w:val="00256FC7"/>
    <w:rsid w:val="00261766"/>
    <w:rsid w:val="00264C07"/>
    <w:rsid w:val="00265C17"/>
    <w:rsid w:val="00266DE0"/>
    <w:rsid w:val="00266F6D"/>
    <w:rsid w:val="00266FE9"/>
    <w:rsid w:val="002724B6"/>
    <w:rsid w:val="002748E7"/>
    <w:rsid w:val="00277F7D"/>
    <w:rsid w:val="0028061E"/>
    <w:rsid w:val="00280FE7"/>
    <w:rsid w:val="00281DFF"/>
    <w:rsid w:val="00283A81"/>
    <w:rsid w:val="00284A03"/>
    <w:rsid w:val="00286F08"/>
    <w:rsid w:val="00291D31"/>
    <w:rsid w:val="00293F98"/>
    <w:rsid w:val="00295162"/>
    <w:rsid w:val="00296EDD"/>
    <w:rsid w:val="00297D3E"/>
    <w:rsid w:val="002A3F08"/>
    <w:rsid w:val="002A44F1"/>
    <w:rsid w:val="002A45EC"/>
    <w:rsid w:val="002A5E22"/>
    <w:rsid w:val="002A7852"/>
    <w:rsid w:val="002C46CA"/>
    <w:rsid w:val="002C4CD5"/>
    <w:rsid w:val="002C5263"/>
    <w:rsid w:val="002C54CF"/>
    <w:rsid w:val="002D68CF"/>
    <w:rsid w:val="002D68F2"/>
    <w:rsid w:val="002E5478"/>
    <w:rsid w:val="002E775F"/>
    <w:rsid w:val="002E7ECB"/>
    <w:rsid w:val="002F167A"/>
    <w:rsid w:val="002F1B63"/>
    <w:rsid w:val="002F4841"/>
    <w:rsid w:val="002F6A33"/>
    <w:rsid w:val="003004E3"/>
    <w:rsid w:val="00303A55"/>
    <w:rsid w:val="00305646"/>
    <w:rsid w:val="003068D0"/>
    <w:rsid w:val="00313025"/>
    <w:rsid w:val="003133D0"/>
    <w:rsid w:val="003157CF"/>
    <w:rsid w:val="00315FD0"/>
    <w:rsid w:val="003167C9"/>
    <w:rsid w:val="00325416"/>
    <w:rsid w:val="00326A41"/>
    <w:rsid w:val="00333406"/>
    <w:rsid w:val="00336EAA"/>
    <w:rsid w:val="0034011D"/>
    <w:rsid w:val="00340311"/>
    <w:rsid w:val="00342087"/>
    <w:rsid w:val="00352996"/>
    <w:rsid w:val="0035741E"/>
    <w:rsid w:val="003611D9"/>
    <w:rsid w:val="00363D62"/>
    <w:rsid w:val="0036693D"/>
    <w:rsid w:val="00375591"/>
    <w:rsid w:val="00375EF5"/>
    <w:rsid w:val="00386756"/>
    <w:rsid w:val="00387216"/>
    <w:rsid w:val="00393AC4"/>
    <w:rsid w:val="003941C2"/>
    <w:rsid w:val="0039562C"/>
    <w:rsid w:val="003958AC"/>
    <w:rsid w:val="003A6DF6"/>
    <w:rsid w:val="003C2688"/>
    <w:rsid w:val="003C5158"/>
    <w:rsid w:val="003C53D7"/>
    <w:rsid w:val="003D1A28"/>
    <w:rsid w:val="003D6D7C"/>
    <w:rsid w:val="003D7A50"/>
    <w:rsid w:val="003E0876"/>
    <w:rsid w:val="003E1061"/>
    <w:rsid w:val="003E223D"/>
    <w:rsid w:val="003E2AC7"/>
    <w:rsid w:val="003E37D6"/>
    <w:rsid w:val="003F38B1"/>
    <w:rsid w:val="003F3E31"/>
    <w:rsid w:val="003F46D6"/>
    <w:rsid w:val="003F4783"/>
    <w:rsid w:val="003F4E89"/>
    <w:rsid w:val="003F50CD"/>
    <w:rsid w:val="003F78A6"/>
    <w:rsid w:val="004006B8"/>
    <w:rsid w:val="00400818"/>
    <w:rsid w:val="00400AD1"/>
    <w:rsid w:val="004019FA"/>
    <w:rsid w:val="00402822"/>
    <w:rsid w:val="00403C42"/>
    <w:rsid w:val="00405950"/>
    <w:rsid w:val="00407AB9"/>
    <w:rsid w:val="00407C25"/>
    <w:rsid w:val="00412622"/>
    <w:rsid w:val="004127F1"/>
    <w:rsid w:val="004128A2"/>
    <w:rsid w:val="00413672"/>
    <w:rsid w:val="00414BEC"/>
    <w:rsid w:val="00415524"/>
    <w:rsid w:val="004229C0"/>
    <w:rsid w:val="00422AF9"/>
    <w:rsid w:val="00422C7E"/>
    <w:rsid w:val="00423F25"/>
    <w:rsid w:val="00424105"/>
    <w:rsid w:val="00424388"/>
    <w:rsid w:val="00424736"/>
    <w:rsid w:val="00424A20"/>
    <w:rsid w:val="00424E1E"/>
    <w:rsid w:val="00425870"/>
    <w:rsid w:val="004306F6"/>
    <w:rsid w:val="00431630"/>
    <w:rsid w:val="00431EA0"/>
    <w:rsid w:val="0043298C"/>
    <w:rsid w:val="00434A38"/>
    <w:rsid w:val="00435C25"/>
    <w:rsid w:val="00437FFE"/>
    <w:rsid w:val="00440CC2"/>
    <w:rsid w:val="004412C3"/>
    <w:rsid w:val="00441937"/>
    <w:rsid w:val="00443498"/>
    <w:rsid w:val="004508E2"/>
    <w:rsid w:val="00450A6C"/>
    <w:rsid w:val="00451830"/>
    <w:rsid w:val="00451A8F"/>
    <w:rsid w:val="00451AF3"/>
    <w:rsid w:val="00453221"/>
    <w:rsid w:val="004550F4"/>
    <w:rsid w:val="004625D5"/>
    <w:rsid w:val="00462DA4"/>
    <w:rsid w:val="00467CB6"/>
    <w:rsid w:val="00470C92"/>
    <w:rsid w:val="004757DC"/>
    <w:rsid w:val="00481FB7"/>
    <w:rsid w:val="00484C5E"/>
    <w:rsid w:val="0048563A"/>
    <w:rsid w:val="00486634"/>
    <w:rsid w:val="00486E94"/>
    <w:rsid w:val="00490057"/>
    <w:rsid w:val="004904B0"/>
    <w:rsid w:val="0049153A"/>
    <w:rsid w:val="00495590"/>
    <w:rsid w:val="004957D9"/>
    <w:rsid w:val="00496263"/>
    <w:rsid w:val="00497AF5"/>
    <w:rsid w:val="004A0A5E"/>
    <w:rsid w:val="004A0F60"/>
    <w:rsid w:val="004A2965"/>
    <w:rsid w:val="004A29D0"/>
    <w:rsid w:val="004A6B4D"/>
    <w:rsid w:val="004B02AA"/>
    <w:rsid w:val="004B09D8"/>
    <w:rsid w:val="004B0C93"/>
    <w:rsid w:val="004B29AB"/>
    <w:rsid w:val="004B741A"/>
    <w:rsid w:val="004C0A1E"/>
    <w:rsid w:val="004C0E40"/>
    <w:rsid w:val="004C3601"/>
    <w:rsid w:val="004C3CEB"/>
    <w:rsid w:val="004C4D5C"/>
    <w:rsid w:val="004C7541"/>
    <w:rsid w:val="004D2727"/>
    <w:rsid w:val="004D31B3"/>
    <w:rsid w:val="004D4B47"/>
    <w:rsid w:val="004D4D38"/>
    <w:rsid w:val="004D661C"/>
    <w:rsid w:val="004D68AD"/>
    <w:rsid w:val="004E3B84"/>
    <w:rsid w:val="004F5AE1"/>
    <w:rsid w:val="004F5F7D"/>
    <w:rsid w:val="004F66A0"/>
    <w:rsid w:val="005019AA"/>
    <w:rsid w:val="00503614"/>
    <w:rsid w:val="00506999"/>
    <w:rsid w:val="00506ABC"/>
    <w:rsid w:val="005071A0"/>
    <w:rsid w:val="005130FE"/>
    <w:rsid w:val="00513AC2"/>
    <w:rsid w:val="005170FA"/>
    <w:rsid w:val="00522DD4"/>
    <w:rsid w:val="00525F73"/>
    <w:rsid w:val="00526CB7"/>
    <w:rsid w:val="005332C3"/>
    <w:rsid w:val="005341A4"/>
    <w:rsid w:val="00536279"/>
    <w:rsid w:val="005364DE"/>
    <w:rsid w:val="005365F8"/>
    <w:rsid w:val="00540C7D"/>
    <w:rsid w:val="005412CB"/>
    <w:rsid w:val="00552B51"/>
    <w:rsid w:val="005546AB"/>
    <w:rsid w:val="0056279A"/>
    <w:rsid w:val="005635E9"/>
    <w:rsid w:val="00563EE3"/>
    <w:rsid w:val="005643B4"/>
    <w:rsid w:val="00564586"/>
    <w:rsid w:val="00565148"/>
    <w:rsid w:val="0056565D"/>
    <w:rsid w:val="00566382"/>
    <w:rsid w:val="00567A41"/>
    <w:rsid w:val="00570F2C"/>
    <w:rsid w:val="0057232A"/>
    <w:rsid w:val="0057348D"/>
    <w:rsid w:val="005736A0"/>
    <w:rsid w:val="0058046E"/>
    <w:rsid w:val="005816E8"/>
    <w:rsid w:val="0058563F"/>
    <w:rsid w:val="005856A5"/>
    <w:rsid w:val="0058630D"/>
    <w:rsid w:val="00587B66"/>
    <w:rsid w:val="00593DEE"/>
    <w:rsid w:val="005940F5"/>
    <w:rsid w:val="00595396"/>
    <w:rsid w:val="005A06A2"/>
    <w:rsid w:val="005A23CC"/>
    <w:rsid w:val="005A304F"/>
    <w:rsid w:val="005A3E8E"/>
    <w:rsid w:val="005A4494"/>
    <w:rsid w:val="005B03AA"/>
    <w:rsid w:val="005B29C9"/>
    <w:rsid w:val="005B6DC1"/>
    <w:rsid w:val="005B72E7"/>
    <w:rsid w:val="005C193D"/>
    <w:rsid w:val="005C19A7"/>
    <w:rsid w:val="005C43B2"/>
    <w:rsid w:val="005C5C68"/>
    <w:rsid w:val="005D0746"/>
    <w:rsid w:val="005D13F0"/>
    <w:rsid w:val="005D13F8"/>
    <w:rsid w:val="005D2D52"/>
    <w:rsid w:val="005D57F9"/>
    <w:rsid w:val="005D5D6A"/>
    <w:rsid w:val="005E1C34"/>
    <w:rsid w:val="005E33BB"/>
    <w:rsid w:val="005E52F3"/>
    <w:rsid w:val="005E759A"/>
    <w:rsid w:val="005F0A6A"/>
    <w:rsid w:val="005F2D32"/>
    <w:rsid w:val="005F4860"/>
    <w:rsid w:val="005F6047"/>
    <w:rsid w:val="005F6256"/>
    <w:rsid w:val="005F72E7"/>
    <w:rsid w:val="00603895"/>
    <w:rsid w:val="0060583C"/>
    <w:rsid w:val="00607ED5"/>
    <w:rsid w:val="006114A9"/>
    <w:rsid w:val="00613542"/>
    <w:rsid w:val="00613D44"/>
    <w:rsid w:val="00613D7B"/>
    <w:rsid w:val="00617654"/>
    <w:rsid w:val="0062011F"/>
    <w:rsid w:val="0062274D"/>
    <w:rsid w:val="00625A2C"/>
    <w:rsid w:val="00625CB9"/>
    <w:rsid w:val="0062784D"/>
    <w:rsid w:val="006349D9"/>
    <w:rsid w:val="006369A8"/>
    <w:rsid w:val="00642BA8"/>
    <w:rsid w:val="00645975"/>
    <w:rsid w:val="00645AE3"/>
    <w:rsid w:val="006474BE"/>
    <w:rsid w:val="00652025"/>
    <w:rsid w:val="0065635F"/>
    <w:rsid w:val="00660DA1"/>
    <w:rsid w:val="00661C2E"/>
    <w:rsid w:val="0066380C"/>
    <w:rsid w:val="00665A14"/>
    <w:rsid w:val="006735D8"/>
    <w:rsid w:val="00674094"/>
    <w:rsid w:val="00677BE8"/>
    <w:rsid w:val="00685D91"/>
    <w:rsid w:val="006903EC"/>
    <w:rsid w:val="00694588"/>
    <w:rsid w:val="00695232"/>
    <w:rsid w:val="006A1C1B"/>
    <w:rsid w:val="006B170A"/>
    <w:rsid w:val="006B1E54"/>
    <w:rsid w:val="006B23BD"/>
    <w:rsid w:val="006B25EE"/>
    <w:rsid w:val="006B32EF"/>
    <w:rsid w:val="006B33DA"/>
    <w:rsid w:val="006B4BEF"/>
    <w:rsid w:val="006B4DD6"/>
    <w:rsid w:val="006C0306"/>
    <w:rsid w:val="006C0B99"/>
    <w:rsid w:val="006C0C24"/>
    <w:rsid w:val="006C4CB0"/>
    <w:rsid w:val="006C7396"/>
    <w:rsid w:val="006D08D5"/>
    <w:rsid w:val="006D13A5"/>
    <w:rsid w:val="006D2494"/>
    <w:rsid w:val="006D2714"/>
    <w:rsid w:val="006E0783"/>
    <w:rsid w:val="006E1541"/>
    <w:rsid w:val="006E1603"/>
    <w:rsid w:val="006E2C2F"/>
    <w:rsid w:val="006E4998"/>
    <w:rsid w:val="006E4F7F"/>
    <w:rsid w:val="006E6703"/>
    <w:rsid w:val="006F11B1"/>
    <w:rsid w:val="006F30D0"/>
    <w:rsid w:val="006F4528"/>
    <w:rsid w:val="006F5B08"/>
    <w:rsid w:val="006F5BD6"/>
    <w:rsid w:val="006F5FD9"/>
    <w:rsid w:val="0070001E"/>
    <w:rsid w:val="00704785"/>
    <w:rsid w:val="0070753B"/>
    <w:rsid w:val="00723907"/>
    <w:rsid w:val="0072395D"/>
    <w:rsid w:val="007338C7"/>
    <w:rsid w:val="007351CE"/>
    <w:rsid w:val="00741A98"/>
    <w:rsid w:val="007430B9"/>
    <w:rsid w:val="00743232"/>
    <w:rsid w:val="00751278"/>
    <w:rsid w:val="00751629"/>
    <w:rsid w:val="00754540"/>
    <w:rsid w:val="00754BB7"/>
    <w:rsid w:val="00755E27"/>
    <w:rsid w:val="00766CD6"/>
    <w:rsid w:val="00770038"/>
    <w:rsid w:val="0077258A"/>
    <w:rsid w:val="00772F52"/>
    <w:rsid w:val="00773C6B"/>
    <w:rsid w:val="0077414F"/>
    <w:rsid w:val="0078051A"/>
    <w:rsid w:val="00782BFB"/>
    <w:rsid w:val="00782EED"/>
    <w:rsid w:val="00785D69"/>
    <w:rsid w:val="00790CD2"/>
    <w:rsid w:val="007938FB"/>
    <w:rsid w:val="007946FD"/>
    <w:rsid w:val="0079599C"/>
    <w:rsid w:val="007969C9"/>
    <w:rsid w:val="007A45F9"/>
    <w:rsid w:val="007A582D"/>
    <w:rsid w:val="007B0354"/>
    <w:rsid w:val="007B173C"/>
    <w:rsid w:val="007B2D02"/>
    <w:rsid w:val="007B4EA8"/>
    <w:rsid w:val="007C26BE"/>
    <w:rsid w:val="007C63FB"/>
    <w:rsid w:val="007D0294"/>
    <w:rsid w:val="007D0B4D"/>
    <w:rsid w:val="007D1824"/>
    <w:rsid w:val="007D1D45"/>
    <w:rsid w:val="007D47D2"/>
    <w:rsid w:val="007D4C67"/>
    <w:rsid w:val="007D500F"/>
    <w:rsid w:val="007D50FD"/>
    <w:rsid w:val="007D52F2"/>
    <w:rsid w:val="007D5574"/>
    <w:rsid w:val="007D6BA1"/>
    <w:rsid w:val="007D7A35"/>
    <w:rsid w:val="007E0154"/>
    <w:rsid w:val="007E076B"/>
    <w:rsid w:val="007E1F5E"/>
    <w:rsid w:val="007F4276"/>
    <w:rsid w:val="007F42E3"/>
    <w:rsid w:val="007F4F2E"/>
    <w:rsid w:val="007F60F3"/>
    <w:rsid w:val="00801689"/>
    <w:rsid w:val="008020C1"/>
    <w:rsid w:val="008049DD"/>
    <w:rsid w:val="00806749"/>
    <w:rsid w:val="00807EF6"/>
    <w:rsid w:val="008100B6"/>
    <w:rsid w:val="00812D4A"/>
    <w:rsid w:val="008147C8"/>
    <w:rsid w:val="0081608E"/>
    <w:rsid w:val="00820D04"/>
    <w:rsid w:val="0082485D"/>
    <w:rsid w:val="00824B2C"/>
    <w:rsid w:val="0082529C"/>
    <w:rsid w:val="00834ABE"/>
    <w:rsid w:val="00835573"/>
    <w:rsid w:val="00835C46"/>
    <w:rsid w:val="00840C18"/>
    <w:rsid w:val="00842A02"/>
    <w:rsid w:val="00842C54"/>
    <w:rsid w:val="00844658"/>
    <w:rsid w:val="00844C59"/>
    <w:rsid w:val="00846018"/>
    <w:rsid w:val="00853D13"/>
    <w:rsid w:val="00857C6E"/>
    <w:rsid w:val="00862C8D"/>
    <w:rsid w:val="0086650E"/>
    <w:rsid w:val="008764F3"/>
    <w:rsid w:val="008768E9"/>
    <w:rsid w:val="00877E53"/>
    <w:rsid w:val="00880324"/>
    <w:rsid w:val="00882235"/>
    <w:rsid w:val="008839AE"/>
    <w:rsid w:val="00885280"/>
    <w:rsid w:val="0088594F"/>
    <w:rsid w:val="00886594"/>
    <w:rsid w:val="00892804"/>
    <w:rsid w:val="00893218"/>
    <w:rsid w:val="00893D99"/>
    <w:rsid w:val="008961AD"/>
    <w:rsid w:val="00897D09"/>
    <w:rsid w:val="008A08DB"/>
    <w:rsid w:val="008A1C2E"/>
    <w:rsid w:val="008A23F3"/>
    <w:rsid w:val="008A3C64"/>
    <w:rsid w:val="008A4152"/>
    <w:rsid w:val="008A46E1"/>
    <w:rsid w:val="008A5249"/>
    <w:rsid w:val="008A5CA3"/>
    <w:rsid w:val="008A7BB9"/>
    <w:rsid w:val="008B17D1"/>
    <w:rsid w:val="008B1FA0"/>
    <w:rsid w:val="008B3842"/>
    <w:rsid w:val="008B4672"/>
    <w:rsid w:val="008B6C16"/>
    <w:rsid w:val="008C0739"/>
    <w:rsid w:val="008C08E3"/>
    <w:rsid w:val="008C3487"/>
    <w:rsid w:val="008C7DBC"/>
    <w:rsid w:val="008D3460"/>
    <w:rsid w:val="008D3E19"/>
    <w:rsid w:val="008D6C8F"/>
    <w:rsid w:val="008E4699"/>
    <w:rsid w:val="008E491C"/>
    <w:rsid w:val="008F0326"/>
    <w:rsid w:val="008F21FD"/>
    <w:rsid w:val="008F5577"/>
    <w:rsid w:val="008F6FB9"/>
    <w:rsid w:val="009051CB"/>
    <w:rsid w:val="0090664F"/>
    <w:rsid w:val="0091150F"/>
    <w:rsid w:val="0091335A"/>
    <w:rsid w:val="009135FE"/>
    <w:rsid w:val="0091440F"/>
    <w:rsid w:val="00915CF4"/>
    <w:rsid w:val="00917643"/>
    <w:rsid w:val="00922981"/>
    <w:rsid w:val="009241BC"/>
    <w:rsid w:val="00926492"/>
    <w:rsid w:val="00932B07"/>
    <w:rsid w:val="00934C6B"/>
    <w:rsid w:val="00935689"/>
    <w:rsid w:val="00935A8D"/>
    <w:rsid w:val="00942731"/>
    <w:rsid w:val="009463F8"/>
    <w:rsid w:val="009473F6"/>
    <w:rsid w:val="00951E24"/>
    <w:rsid w:val="00966B47"/>
    <w:rsid w:val="00971698"/>
    <w:rsid w:val="0097283E"/>
    <w:rsid w:val="00972B29"/>
    <w:rsid w:val="009767EE"/>
    <w:rsid w:val="00982DA3"/>
    <w:rsid w:val="009844DB"/>
    <w:rsid w:val="00984941"/>
    <w:rsid w:val="00984C4B"/>
    <w:rsid w:val="00986F08"/>
    <w:rsid w:val="00990120"/>
    <w:rsid w:val="0099202E"/>
    <w:rsid w:val="00992766"/>
    <w:rsid w:val="00996323"/>
    <w:rsid w:val="009975CF"/>
    <w:rsid w:val="00997B05"/>
    <w:rsid w:val="009A06DB"/>
    <w:rsid w:val="009A0C86"/>
    <w:rsid w:val="009A1A59"/>
    <w:rsid w:val="009A266B"/>
    <w:rsid w:val="009A340F"/>
    <w:rsid w:val="009A53CD"/>
    <w:rsid w:val="009A5E15"/>
    <w:rsid w:val="009B0938"/>
    <w:rsid w:val="009B2810"/>
    <w:rsid w:val="009B349B"/>
    <w:rsid w:val="009B3B30"/>
    <w:rsid w:val="009B409B"/>
    <w:rsid w:val="009C0DDF"/>
    <w:rsid w:val="009C4EEB"/>
    <w:rsid w:val="009C54E5"/>
    <w:rsid w:val="009D04C5"/>
    <w:rsid w:val="009D063B"/>
    <w:rsid w:val="009D0C94"/>
    <w:rsid w:val="009D5182"/>
    <w:rsid w:val="009D55DF"/>
    <w:rsid w:val="009D5B84"/>
    <w:rsid w:val="009D61FA"/>
    <w:rsid w:val="009E0400"/>
    <w:rsid w:val="009E1110"/>
    <w:rsid w:val="009E21B2"/>
    <w:rsid w:val="009E72DF"/>
    <w:rsid w:val="009F0817"/>
    <w:rsid w:val="009F1A10"/>
    <w:rsid w:val="009F37C2"/>
    <w:rsid w:val="009F635B"/>
    <w:rsid w:val="009F701A"/>
    <w:rsid w:val="00A05F02"/>
    <w:rsid w:val="00A11809"/>
    <w:rsid w:val="00A156C5"/>
    <w:rsid w:val="00A16A8B"/>
    <w:rsid w:val="00A16F43"/>
    <w:rsid w:val="00A20D93"/>
    <w:rsid w:val="00A22123"/>
    <w:rsid w:val="00A275B6"/>
    <w:rsid w:val="00A30B2B"/>
    <w:rsid w:val="00A3173D"/>
    <w:rsid w:val="00A31C86"/>
    <w:rsid w:val="00A32258"/>
    <w:rsid w:val="00A35DAF"/>
    <w:rsid w:val="00A36940"/>
    <w:rsid w:val="00A42AFA"/>
    <w:rsid w:val="00A44FE7"/>
    <w:rsid w:val="00A452EA"/>
    <w:rsid w:val="00A46A2B"/>
    <w:rsid w:val="00A505E3"/>
    <w:rsid w:val="00A639E5"/>
    <w:rsid w:val="00A63FF7"/>
    <w:rsid w:val="00A71697"/>
    <w:rsid w:val="00A7233A"/>
    <w:rsid w:val="00A75489"/>
    <w:rsid w:val="00A761B2"/>
    <w:rsid w:val="00A82333"/>
    <w:rsid w:val="00A853B2"/>
    <w:rsid w:val="00A8598D"/>
    <w:rsid w:val="00A86A1F"/>
    <w:rsid w:val="00A8705C"/>
    <w:rsid w:val="00A8714E"/>
    <w:rsid w:val="00A87188"/>
    <w:rsid w:val="00A90061"/>
    <w:rsid w:val="00A92B94"/>
    <w:rsid w:val="00A92F08"/>
    <w:rsid w:val="00A949D7"/>
    <w:rsid w:val="00A95CE4"/>
    <w:rsid w:val="00AA1BCC"/>
    <w:rsid w:val="00AA30F9"/>
    <w:rsid w:val="00AA5526"/>
    <w:rsid w:val="00AA64DF"/>
    <w:rsid w:val="00AB3FC4"/>
    <w:rsid w:val="00AB4A8F"/>
    <w:rsid w:val="00AB7B5A"/>
    <w:rsid w:val="00AB7DE5"/>
    <w:rsid w:val="00AB7DF2"/>
    <w:rsid w:val="00AC1325"/>
    <w:rsid w:val="00AD243F"/>
    <w:rsid w:val="00AD774B"/>
    <w:rsid w:val="00AE1128"/>
    <w:rsid w:val="00AE387B"/>
    <w:rsid w:val="00AF2A3F"/>
    <w:rsid w:val="00AF2D5D"/>
    <w:rsid w:val="00AF4FFE"/>
    <w:rsid w:val="00AF62F1"/>
    <w:rsid w:val="00B01219"/>
    <w:rsid w:val="00B064B4"/>
    <w:rsid w:val="00B07DE7"/>
    <w:rsid w:val="00B122B3"/>
    <w:rsid w:val="00B14388"/>
    <w:rsid w:val="00B21615"/>
    <w:rsid w:val="00B21C3B"/>
    <w:rsid w:val="00B234B8"/>
    <w:rsid w:val="00B24178"/>
    <w:rsid w:val="00B25B48"/>
    <w:rsid w:val="00B3076A"/>
    <w:rsid w:val="00B31225"/>
    <w:rsid w:val="00B3384A"/>
    <w:rsid w:val="00B35052"/>
    <w:rsid w:val="00B40F19"/>
    <w:rsid w:val="00B41372"/>
    <w:rsid w:val="00B41A30"/>
    <w:rsid w:val="00B429E2"/>
    <w:rsid w:val="00B449C7"/>
    <w:rsid w:val="00B4675A"/>
    <w:rsid w:val="00B46D2D"/>
    <w:rsid w:val="00B50786"/>
    <w:rsid w:val="00B5108E"/>
    <w:rsid w:val="00B51716"/>
    <w:rsid w:val="00B51ACD"/>
    <w:rsid w:val="00B67222"/>
    <w:rsid w:val="00B7302C"/>
    <w:rsid w:val="00B745D3"/>
    <w:rsid w:val="00B77972"/>
    <w:rsid w:val="00B821CE"/>
    <w:rsid w:val="00B82ACF"/>
    <w:rsid w:val="00B8517F"/>
    <w:rsid w:val="00B85A40"/>
    <w:rsid w:val="00B902C4"/>
    <w:rsid w:val="00B954B7"/>
    <w:rsid w:val="00B9630C"/>
    <w:rsid w:val="00B976DE"/>
    <w:rsid w:val="00B97CB8"/>
    <w:rsid w:val="00BA0300"/>
    <w:rsid w:val="00BA1C69"/>
    <w:rsid w:val="00BA28B9"/>
    <w:rsid w:val="00BA42ED"/>
    <w:rsid w:val="00BA74D6"/>
    <w:rsid w:val="00BB0050"/>
    <w:rsid w:val="00BB05E2"/>
    <w:rsid w:val="00BB0BBE"/>
    <w:rsid w:val="00BB0C54"/>
    <w:rsid w:val="00BB0DAF"/>
    <w:rsid w:val="00BB5389"/>
    <w:rsid w:val="00BB66C6"/>
    <w:rsid w:val="00BB6AD0"/>
    <w:rsid w:val="00BC0EFD"/>
    <w:rsid w:val="00BC1DA5"/>
    <w:rsid w:val="00BC339C"/>
    <w:rsid w:val="00BC4A82"/>
    <w:rsid w:val="00BC63B0"/>
    <w:rsid w:val="00BD3A6A"/>
    <w:rsid w:val="00BD3B54"/>
    <w:rsid w:val="00BD4CE0"/>
    <w:rsid w:val="00BD4EA2"/>
    <w:rsid w:val="00BD6EF6"/>
    <w:rsid w:val="00BD7A5D"/>
    <w:rsid w:val="00BE0BBB"/>
    <w:rsid w:val="00BE318B"/>
    <w:rsid w:val="00BE40B4"/>
    <w:rsid w:val="00BE4CA7"/>
    <w:rsid w:val="00BF7EE0"/>
    <w:rsid w:val="00C00027"/>
    <w:rsid w:val="00C0151B"/>
    <w:rsid w:val="00C01BB2"/>
    <w:rsid w:val="00C02079"/>
    <w:rsid w:val="00C053DE"/>
    <w:rsid w:val="00C060DF"/>
    <w:rsid w:val="00C0614B"/>
    <w:rsid w:val="00C10360"/>
    <w:rsid w:val="00C13720"/>
    <w:rsid w:val="00C143A4"/>
    <w:rsid w:val="00C1598A"/>
    <w:rsid w:val="00C1708B"/>
    <w:rsid w:val="00C172B1"/>
    <w:rsid w:val="00C209C6"/>
    <w:rsid w:val="00C23ABE"/>
    <w:rsid w:val="00C26153"/>
    <w:rsid w:val="00C27BAC"/>
    <w:rsid w:val="00C31A70"/>
    <w:rsid w:val="00C33E66"/>
    <w:rsid w:val="00C3586A"/>
    <w:rsid w:val="00C3695F"/>
    <w:rsid w:val="00C40D6F"/>
    <w:rsid w:val="00C419C0"/>
    <w:rsid w:val="00C42262"/>
    <w:rsid w:val="00C44E45"/>
    <w:rsid w:val="00C45334"/>
    <w:rsid w:val="00C468E8"/>
    <w:rsid w:val="00C47303"/>
    <w:rsid w:val="00C4732A"/>
    <w:rsid w:val="00C525D6"/>
    <w:rsid w:val="00C54E04"/>
    <w:rsid w:val="00C56588"/>
    <w:rsid w:val="00C615BB"/>
    <w:rsid w:val="00C658F4"/>
    <w:rsid w:val="00C70E31"/>
    <w:rsid w:val="00C733FC"/>
    <w:rsid w:val="00C73E34"/>
    <w:rsid w:val="00C8193C"/>
    <w:rsid w:val="00C85A5D"/>
    <w:rsid w:val="00C865C6"/>
    <w:rsid w:val="00C87F52"/>
    <w:rsid w:val="00C90A3B"/>
    <w:rsid w:val="00C91791"/>
    <w:rsid w:val="00C93956"/>
    <w:rsid w:val="00C97256"/>
    <w:rsid w:val="00CA3438"/>
    <w:rsid w:val="00CA3F04"/>
    <w:rsid w:val="00CB1871"/>
    <w:rsid w:val="00CB35D1"/>
    <w:rsid w:val="00CB4120"/>
    <w:rsid w:val="00CB441C"/>
    <w:rsid w:val="00CB4D89"/>
    <w:rsid w:val="00CB5574"/>
    <w:rsid w:val="00CB5701"/>
    <w:rsid w:val="00CB6599"/>
    <w:rsid w:val="00CB7250"/>
    <w:rsid w:val="00CC292E"/>
    <w:rsid w:val="00CD5578"/>
    <w:rsid w:val="00CD5FB4"/>
    <w:rsid w:val="00CD658B"/>
    <w:rsid w:val="00CE05B0"/>
    <w:rsid w:val="00CE0A5E"/>
    <w:rsid w:val="00CE12EA"/>
    <w:rsid w:val="00CE73F9"/>
    <w:rsid w:val="00CF017F"/>
    <w:rsid w:val="00CF2167"/>
    <w:rsid w:val="00CF3959"/>
    <w:rsid w:val="00CF633D"/>
    <w:rsid w:val="00CF6D17"/>
    <w:rsid w:val="00CF78FC"/>
    <w:rsid w:val="00D01322"/>
    <w:rsid w:val="00D03EB1"/>
    <w:rsid w:val="00D044EC"/>
    <w:rsid w:val="00D05E9B"/>
    <w:rsid w:val="00D06F94"/>
    <w:rsid w:val="00D07FF2"/>
    <w:rsid w:val="00D13C4F"/>
    <w:rsid w:val="00D14D30"/>
    <w:rsid w:val="00D16DCC"/>
    <w:rsid w:val="00D2301B"/>
    <w:rsid w:val="00D23074"/>
    <w:rsid w:val="00D24645"/>
    <w:rsid w:val="00D25D24"/>
    <w:rsid w:val="00D27802"/>
    <w:rsid w:val="00D328E5"/>
    <w:rsid w:val="00D32EA6"/>
    <w:rsid w:val="00D33E64"/>
    <w:rsid w:val="00D364DF"/>
    <w:rsid w:val="00D36A52"/>
    <w:rsid w:val="00D37FD1"/>
    <w:rsid w:val="00D4450E"/>
    <w:rsid w:val="00D458B3"/>
    <w:rsid w:val="00D461F8"/>
    <w:rsid w:val="00D472BB"/>
    <w:rsid w:val="00D51DFF"/>
    <w:rsid w:val="00D5599F"/>
    <w:rsid w:val="00D60364"/>
    <w:rsid w:val="00D6059C"/>
    <w:rsid w:val="00D61479"/>
    <w:rsid w:val="00D61971"/>
    <w:rsid w:val="00D62FCC"/>
    <w:rsid w:val="00D64650"/>
    <w:rsid w:val="00D67177"/>
    <w:rsid w:val="00D757A4"/>
    <w:rsid w:val="00D7696E"/>
    <w:rsid w:val="00D84F96"/>
    <w:rsid w:val="00D90591"/>
    <w:rsid w:val="00D9117C"/>
    <w:rsid w:val="00D9381B"/>
    <w:rsid w:val="00D949F5"/>
    <w:rsid w:val="00D94C8B"/>
    <w:rsid w:val="00D965A4"/>
    <w:rsid w:val="00D973D9"/>
    <w:rsid w:val="00DA0A6E"/>
    <w:rsid w:val="00DA37EF"/>
    <w:rsid w:val="00DC25C0"/>
    <w:rsid w:val="00DC4304"/>
    <w:rsid w:val="00DD18BA"/>
    <w:rsid w:val="00DD7CBE"/>
    <w:rsid w:val="00DE2764"/>
    <w:rsid w:val="00DE2ECF"/>
    <w:rsid w:val="00DE3421"/>
    <w:rsid w:val="00DE4190"/>
    <w:rsid w:val="00DE43D6"/>
    <w:rsid w:val="00DE64E0"/>
    <w:rsid w:val="00DF39AF"/>
    <w:rsid w:val="00DF4084"/>
    <w:rsid w:val="00DF4DFE"/>
    <w:rsid w:val="00DF565D"/>
    <w:rsid w:val="00DF597C"/>
    <w:rsid w:val="00DF5E8C"/>
    <w:rsid w:val="00DF6226"/>
    <w:rsid w:val="00E02D18"/>
    <w:rsid w:val="00E0311A"/>
    <w:rsid w:val="00E05B53"/>
    <w:rsid w:val="00E10B56"/>
    <w:rsid w:val="00E11519"/>
    <w:rsid w:val="00E11897"/>
    <w:rsid w:val="00E13A34"/>
    <w:rsid w:val="00E170CE"/>
    <w:rsid w:val="00E20702"/>
    <w:rsid w:val="00E221CC"/>
    <w:rsid w:val="00E25A05"/>
    <w:rsid w:val="00E316DD"/>
    <w:rsid w:val="00E32674"/>
    <w:rsid w:val="00E327A9"/>
    <w:rsid w:val="00E34B15"/>
    <w:rsid w:val="00E402D7"/>
    <w:rsid w:val="00E43AF8"/>
    <w:rsid w:val="00E4429A"/>
    <w:rsid w:val="00E45D15"/>
    <w:rsid w:val="00E46FA2"/>
    <w:rsid w:val="00E5001E"/>
    <w:rsid w:val="00E51162"/>
    <w:rsid w:val="00E512B8"/>
    <w:rsid w:val="00E514D5"/>
    <w:rsid w:val="00E51652"/>
    <w:rsid w:val="00E51944"/>
    <w:rsid w:val="00E5230D"/>
    <w:rsid w:val="00E5231C"/>
    <w:rsid w:val="00E52B03"/>
    <w:rsid w:val="00E542C7"/>
    <w:rsid w:val="00E552A4"/>
    <w:rsid w:val="00E56DEA"/>
    <w:rsid w:val="00E56F8C"/>
    <w:rsid w:val="00E575D2"/>
    <w:rsid w:val="00E607C0"/>
    <w:rsid w:val="00E62336"/>
    <w:rsid w:val="00E63382"/>
    <w:rsid w:val="00E6382B"/>
    <w:rsid w:val="00E6574F"/>
    <w:rsid w:val="00E66243"/>
    <w:rsid w:val="00E67F36"/>
    <w:rsid w:val="00E73B2F"/>
    <w:rsid w:val="00E7558C"/>
    <w:rsid w:val="00E75CCF"/>
    <w:rsid w:val="00E810F7"/>
    <w:rsid w:val="00E8208C"/>
    <w:rsid w:val="00E8229F"/>
    <w:rsid w:val="00E82E14"/>
    <w:rsid w:val="00E94B20"/>
    <w:rsid w:val="00EA4B90"/>
    <w:rsid w:val="00EA5594"/>
    <w:rsid w:val="00EA6BC8"/>
    <w:rsid w:val="00EA7223"/>
    <w:rsid w:val="00EB1F0C"/>
    <w:rsid w:val="00EB4EB1"/>
    <w:rsid w:val="00EB5C99"/>
    <w:rsid w:val="00EB6CA5"/>
    <w:rsid w:val="00EC4D71"/>
    <w:rsid w:val="00EC6639"/>
    <w:rsid w:val="00EC73F7"/>
    <w:rsid w:val="00EC7A16"/>
    <w:rsid w:val="00ED1F7F"/>
    <w:rsid w:val="00ED2D2F"/>
    <w:rsid w:val="00ED3BD2"/>
    <w:rsid w:val="00ED495D"/>
    <w:rsid w:val="00EE4C2A"/>
    <w:rsid w:val="00EE5B6C"/>
    <w:rsid w:val="00EF00FB"/>
    <w:rsid w:val="00EF1FAA"/>
    <w:rsid w:val="00EF26E7"/>
    <w:rsid w:val="00EF39DC"/>
    <w:rsid w:val="00EF60B9"/>
    <w:rsid w:val="00EF7789"/>
    <w:rsid w:val="00F0060A"/>
    <w:rsid w:val="00F01AFB"/>
    <w:rsid w:val="00F05EBC"/>
    <w:rsid w:val="00F07FB2"/>
    <w:rsid w:val="00F101A8"/>
    <w:rsid w:val="00F12B6A"/>
    <w:rsid w:val="00F1785C"/>
    <w:rsid w:val="00F2249F"/>
    <w:rsid w:val="00F25897"/>
    <w:rsid w:val="00F307F0"/>
    <w:rsid w:val="00F31898"/>
    <w:rsid w:val="00F32303"/>
    <w:rsid w:val="00F35916"/>
    <w:rsid w:val="00F3771C"/>
    <w:rsid w:val="00F400F6"/>
    <w:rsid w:val="00F40F35"/>
    <w:rsid w:val="00F44B86"/>
    <w:rsid w:val="00F46C60"/>
    <w:rsid w:val="00F47C64"/>
    <w:rsid w:val="00F50DD9"/>
    <w:rsid w:val="00F55EDA"/>
    <w:rsid w:val="00F567AD"/>
    <w:rsid w:val="00F567B8"/>
    <w:rsid w:val="00F623C0"/>
    <w:rsid w:val="00F62F3F"/>
    <w:rsid w:val="00F6682E"/>
    <w:rsid w:val="00F66C55"/>
    <w:rsid w:val="00F7095C"/>
    <w:rsid w:val="00F710DC"/>
    <w:rsid w:val="00F7417C"/>
    <w:rsid w:val="00F76DE9"/>
    <w:rsid w:val="00F8188F"/>
    <w:rsid w:val="00F82D20"/>
    <w:rsid w:val="00F84070"/>
    <w:rsid w:val="00F8410A"/>
    <w:rsid w:val="00F851D6"/>
    <w:rsid w:val="00F85458"/>
    <w:rsid w:val="00F85DD1"/>
    <w:rsid w:val="00F86B1C"/>
    <w:rsid w:val="00F87555"/>
    <w:rsid w:val="00F93526"/>
    <w:rsid w:val="00F93887"/>
    <w:rsid w:val="00F96F7C"/>
    <w:rsid w:val="00FA2985"/>
    <w:rsid w:val="00FA2A9A"/>
    <w:rsid w:val="00FA3B9C"/>
    <w:rsid w:val="00FA5CF0"/>
    <w:rsid w:val="00FA65F8"/>
    <w:rsid w:val="00FB18C9"/>
    <w:rsid w:val="00FB240B"/>
    <w:rsid w:val="00FB30F4"/>
    <w:rsid w:val="00FB611A"/>
    <w:rsid w:val="00FB7FB2"/>
    <w:rsid w:val="00FC5897"/>
    <w:rsid w:val="00FC5B90"/>
    <w:rsid w:val="00FD180A"/>
    <w:rsid w:val="00FD296E"/>
    <w:rsid w:val="00FD2F60"/>
    <w:rsid w:val="00FE0731"/>
    <w:rsid w:val="00FE1D78"/>
    <w:rsid w:val="00FE5676"/>
    <w:rsid w:val="00FE69CA"/>
    <w:rsid w:val="00FE78F6"/>
    <w:rsid w:val="00FF4072"/>
    <w:rsid w:val="00FF45D8"/>
    <w:rsid w:val="00FF625C"/>
    <w:rsid w:val="00FF7B6A"/>
    <w:rsid w:val="00FF7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0A174"/>
  <w15:docId w15:val="{D1FC4324-7443-4336-A49D-D89C116CB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087"/>
    <w:pPr>
      <w:spacing w:after="0" w:line="240" w:lineRule="auto"/>
      <w:pPrChange w:id="0" w:author="Ackley Library" w:date="2026-09-25T20:06:00Z">
        <w:pPr>
          <w:spacing w:after="200" w:line="276" w:lineRule="auto"/>
        </w:pPr>
      </w:pPrChange>
    </w:pPr>
    <w:rPr>
      <w:rFonts w:ascii="Times New Roman" w:eastAsia="Times New Roman" w:hAnsi="Times New Roman" w:cs="Times New Roman"/>
      <w:sz w:val="24"/>
      <w:szCs w:val="24"/>
      <w:rPrChange w:id="0" w:author="Ackley Library" w:date="2026-09-25T20:06:00Z">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8630D"/>
    <w:pPr>
      <w:spacing w:after="0" w:line="240" w:lineRule="auto"/>
    </w:pPr>
  </w:style>
  <w:style w:type="paragraph" w:styleId="ListParagraph">
    <w:name w:val="List Paragraph"/>
    <w:basedOn w:val="Normal"/>
    <w:uiPriority w:val="34"/>
    <w:qFormat/>
    <w:rsid w:val="00567A41"/>
    <w:pPr>
      <w:ind w:left="720"/>
      <w:contextualSpacing/>
    </w:pPr>
  </w:style>
  <w:style w:type="paragraph" w:styleId="BalloonText">
    <w:name w:val="Balloon Text"/>
    <w:basedOn w:val="Normal"/>
    <w:link w:val="BalloonTextChar"/>
    <w:uiPriority w:val="99"/>
    <w:semiHidden/>
    <w:unhideWhenUsed/>
    <w:rsid w:val="00F85458"/>
    <w:rPr>
      <w:rFonts w:ascii="Tahoma" w:hAnsi="Tahoma" w:cs="Tahoma"/>
      <w:sz w:val="16"/>
      <w:szCs w:val="16"/>
    </w:rPr>
  </w:style>
  <w:style w:type="character" w:customStyle="1" w:styleId="BalloonTextChar">
    <w:name w:val="Balloon Text Char"/>
    <w:basedOn w:val="DefaultParagraphFont"/>
    <w:link w:val="BalloonText"/>
    <w:uiPriority w:val="99"/>
    <w:semiHidden/>
    <w:rsid w:val="00F8545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1DE3AC-9450-4A51-9E3D-AFEF9F694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1154</Words>
  <Characters>6579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Brenda Sowl</dc:creator>
  <cp:lastModifiedBy>Arthur Souza Rodrigues</cp:lastModifiedBy>
  <cp:revision>1</cp:revision>
  <cp:lastPrinted>2023-04-09T00:57:00Z</cp:lastPrinted>
  <dcterms:created xsi:type="dcterms:W3CDTF">2024-07-04T20:39:00Z</dcterms:created>
  <dcterms:modified xsi:type="dcterms:W3CDTF">2026-09-26T00:07:00Z</dcterms:modified>
</cp:coreProperties>
</file>