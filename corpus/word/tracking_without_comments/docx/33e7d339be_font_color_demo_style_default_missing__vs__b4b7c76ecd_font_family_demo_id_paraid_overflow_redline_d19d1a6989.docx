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 w:rsidR="005115E3" w:rsidRDefault="003570E7">
      <w:r>
        <w:rPr>
          <w:rFonts w:ascii="&quot;Times New Roman&quot;, Times, serif" w:hAnsi="&quot;Times New Roman&quot;, Times, serif"/>
          <w:rPrChange w:id="0" w:author="Author" w:date="2026-06-29T11:00:00Z" w16du:dateUtc="2026-06-29T15:00:00Z">
            <w:rPr>
              <w:color w:val="C00000"/>
            </w:rPr>
          </w:rPrChange>
        </w:rPr>
        <w:t xml:space="preserve">Font </w:t>
      </w:r>
      <w:ins w:id="1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t>Family</w:t>
        </w:r>
      </w:ins>
      <w:del w:id="2" w:author="Author" w:date="2026-06-29T11:00:00Z" w16du:dateUtc="2026-06-29T15:00:00Z">
        <w:r>
          <w:rPr>
            <w:color w:val="C00000"/>
          </w:rPr>
          <w:delText>Color</w:delText>
        </w:r>
      </w:del>
      <w:r>
        <w:rPr>
          <w:rFonts w:ascii="&quot;Times New Roman&quot;, Times, serif" w:hAnsi="&quot;Times New Roman&quot;, Times, serif"/>
          <w:rPrChange w:id="3" w:author="Author" w:date="2026-06-29T11:00:00Z" w16du:dateUtc="2026-06-29T15:00:00Z">
            <w:rPr>
              <w:color w:val="C00000"/>
            </w:rPr>
          </w:rPrChange>
        </w:rPr>
        <w:t xml:space="preserve"> Demo</w:t>
      </w:r>
    </w:p>
    <w:p w14:paraId="50890284" w14:textId="77777777" w:rsidR="005115E3" w:rsidRDefault="003570E7">
      <w:ins w:id="4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t>This document demonstrates changing the</w:t>
        </w:r>
      </w:ins>
      <w:del w:id="5" w:author="Author" w:date="2026-06-29T11:00:00Z" w16du:dateUtc="2026-06-29T15:00:00Z">
        <w:r>
          <w:rPr>
            <w:color w:val="C00000"/>
          </w:rPr>
          <w:delText>Demonstrating</w:delText>
        </w:r>
      </w:del>
      <w:r>
        <w:rPr>
          <w:rFonts w:ascii="&quot;Times New Roman&quot;, Times, serif" w:hAnsi="&quot;Times New Roman&quot;, Times, serif"/>
          <w:rPrChange w:id="6" w:author="Author" w:date="2026-06-29T11:00:00Z" w16du:dateUtc="2026-06-29T15:00:00Z">
            <w:rPr>
              <w:color w:val="C00000"/>
            </w:rPr>
          </w:rPrChange>
        </w:rPr>
        <w:t xml:space="preserve"> font </w:t>
      </w:r>
      <w:ins w:id="7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t>family</w:t>
        </w:r>
      </w:ins>
      <w:del w:id="8" w:author="Author" w:date="2026-06-29T11:00:00Z" w16du:dateUtc="2026-06-29T15:00:00Z">
        <w:r>
          <w:rPr>
            <w:color w:val="C00000"/>
          </w:rPr>
          <w:delText>color changes</w:delText>
        </w:r>
      </w:del>
      <w:r>
        <w:rPr>
          <w:rFonts w:ascii="&quot;Times New Roman&quot;, Times, serif" w:hAnsi="&quot;Times New Roman&quot;, Times, serif"/>
          <w:rPrChange w:id="9" w:author="Author" w:date="2026-06-29T11:00:00Z" w16du:dateUtc="2026-06-29T15:00:00Z">
            <w:rPr>
              <w:color w:val="C00000"/>
            </w:rPr>
          </w:rPrChange>
        </w:rPr>
        <w:t>.</w:t>
      </w:r>
    </w:p>
    <w:p w14:paraId="4DA3DEDB" w14:textId="77777777" w:rsidR="00F361E1" w:rsidRDefault="003570E7">
      <w:pPr>
        <w:rPr>
          <w:ins w:id="10" w:author="Author" w:date="2026-06-29T11:00:00Z" w16du:dateUtc="2026-06-29T15:00:00Z"/>
        </w:rPr>
      </w:pPr>
      <w:r>
        <w:rPr>
          <w:rFonts w:ascii="&quot;Times New Roman&quot;, Times, serif" w:hAnsi="&quot;Times New Roman&quot;, Times, serif"/>
          <w:rPrChange w:id="11" w:author="Author" w:date="2026-06-29T11:00:00Z" w16du:dateUtc="2026-06-29T15:00:00Z">
            <w:rPr>
              <w:color w:val="C00000"/>
            </w:rPr>
          </w:rPrChange>
        </w:rPr>
        <w:t xml:space="preserve">This text </w:t>
      </w:r>
      <w:ins w:id="12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t>uses Times New Roman font.</w:t>
        </w:r>
      </w:ins>
    </w:p>
    <w:p w14:paraId="7458BAC4" w14:textId="77777777" w:rsidR="005115E3" w:rsidRDefault="003570E7">
      <w:ins w:id="13" w:author="Author" w:date="2026-06-29T11:00:00Z" w16du:dateUtc="2026-06-29T15:00:00Z">
        <w:r>
          <w:rPr>
            <w:rFonts w:ascii="&quot;Times New Roman&quot;, Times, serif" w:hAnsi="&quot;Times New Roman&quot;, Times, serif" w:cs="&quot;Times New Roman&quot;, Times, serif"/>
          </w:rPr>
          <w:t>Different fonts create different visual impressions</w:t>
        </w:r>
      </w:ins>
      <w:del w:id="14" w:author="Author" w:date="2026-06-29T11:00:00Z" w16du:dateUtc="2026-06-29T15:00:00Z">
        <w:r>
          <w:rPr>
            <w:color w:val="C00000"/>
          </w:rPr>
          <w:delText>is in red color</w:delText>
        </w:r>
      </w:del>
      <w:r>
        <w:rPr>
          <w:rFonts w:ascii="&quot;Times New Roman&quot;, Times, serif" w:hAnsi="&quot;Times New Roman&quot;, Times, serif"/>
          <w:rPrChange w:id="15" w:author="Author" w:date="2026-06-29T11:00:00Z" w16du:dateUtc="2026-06-29T15:00:00Z">
            <w:rPr>
              <w:color w:val="C00000"/>
            </w:rPr>
          </w:rPrChange>
        </w:rPr>
        <w:t>.</w:t>
      </w:r>
    </w:p>
    <w:sectPr w:rsidR="005115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5E3"/>
    <w:rsid w:val="003570E7"/>
    <w:rsid w:val="005115E3"/>
    <w:rsid w:val="00812E92"/>
    <w:rsid w:val="00914C6C"/>
    <w:rsid w:val="00F3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1618B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2026-06-29T15:00:00Z</dcterms:modified>
</cp:coreProperties>
</file>