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DAB6C" w14:textId="77777777" w:rsidR="007A3AE6" w:rsidRDefault="002E3140" w:rsidP="007A3AE6">
      <w:pPr>
        <w:spacing w:before="100" w:beforeAutospacing="1" w:after="100" w:afterAutospacing="1"/>
        <w:rPr>
          <w:ins w:id="0" w:author="Robert FRASER" w:date="2026-09-25T21:07:00Z" w16du:dateUtc="2026-09-26T01:07:00Z"/>
          <w:rFonts w:ascii="wf_segoe-ui_normal" w:eastAsia="Times New Roman" w:hAnsi="wf_segoe-ui_normal" w:cs="Times New Roman"/>
          <w:b/>
          <w:sz w:val="23"/>
          <w:szCs w:val="23"/>
        </w:rPr>
      </w:pPr>
      <w:ins w:id="1" w:author="Robert FRASER" w:date="2026-09-25T21:07:00Z" w16du:dateUtc="2026-09-26T01:07:00Z">
        <w:r w:rsidRPr="002E3140">
          <w:rPr>
            <w:rFonts w:ascii="wf_segoe-ui_normal" w:eastAsia="Times New Roman" w:hAnsi="wf_segoe-ui_normal" w:cs="Times New Roman"/>
            <w:b/>
            <w:sz w:val="23"/>
            <w:szCs w:val="23"/>
          </w:rPr>
          <w:t>ADDITIONAL INFORMATION</w:t>
        </w:r>
      </w:ins>
    </w:p>
    <w:p w14:paraId="30562A8C" w14:textId="77777777" w:rsidR="002E3140" w:rsidRPr="002E3140" w:rsidRDefault="002E3140" w:rsidP="007A3AE6">
      <w:pPr>
        <w:spacing w:before="100" w:beforeAutospacing="1" w:after="100" w:afterAutospacing="1"/>
        <w:rPr>
          <w:ins w:id="2" w:author="Robert FRASER" w:date="2026-09-25T21:07:00Z" w16du:dateUtc="2026-09-26T01:07:00Z"/>
          <w:rFonts w:ascii="wf_segoe-ui_normal" w:eastAsia="Times New Roman" w:hAnsi="wf_segoe-ui_normal" w:cs="Times New Roman"/>
          <w:sz w:val="23"/>
          <w:szCs w:val="23"/>
        </w:rPr>
      </w:pPr>
      <w:ins w:id="3" w:author="Robert FRASER" w:date="2026-09-25T21:07:00Z" w16du:dateUtc="2026-09-26T01:07:00Z">
        <w:r w:rsidRPr="002E3140">
          <w:rPr>
            <w:rFonts w:ascii="wf_segoe-ui_normal" w:eastAsia="Times New Roman" w:hAnsi="wf_segoe-ui_normal" w:cs="Times New Roman"/>
            <w:sz w:val="23"/>
            <w:szCs w:val="23"/>
          </w:rPr>
          <w:t xml:space="preserve">Below is the additional information that might be of interest to know by the delegation or your office. </w:t>
        </w:r>
        <w:r>
          <w:rPr>
            <w:rFonts w:ascii="wf_segoe-ui_normal" w:eastAsia="Times New Roman" w:hAnsi="wf_segoe-ui_normal" w:cs="Times New Roman"/>
            <w:sz w:val="23"/>
            <w:szCs w:val="23"/>
          </w:rPr>
          <w:t>Have touched on experiences or other lessons learnt in the course of implemen</w:t>
        </w:r>
        <w:r w:rsidR="00232386">
          <w:rPr>
            <w:rFonts w:ascii="wf_segoe-ui_normal" w:eastAsia="Times New Roman" w:hAnsi="wf_segoe-ui_normal" w:cs="Times New Roman"/>
            <w:sz w:val="23"/>
            <w:szCs w:val="23"/>
          </w:rPr>
          <w:t>ting urban wash besides what ha</w:t>
        </w:r>
        <w:r>
          <w:rPr>
            <w:rFonts w:ascii="wf_segoe-ui_normal" w:eastAsia="Times New Roman" w:hAnsi="wf_segoe-ui_normal" w:cs="Times New Roman"/>
            <w:sz w:val="23"/>
            <w:szCs w:val="23"/>
          </w:rPr>
          <w:t xml:space="preserve">s </w:t>
        </w:r>
        <w:r w:rsidR="00232386">
          <w:rPr>
            <w:rFonts w:ascii="wf_segoe-ui_normal" w:eastAsia="Times New Roman" w:hAnsi="wf_segoe-ui_normal" w:cs="Times New Roman"/>
            <w:sz w:val="23"/>
            <w:szCs w:val="23"/>
          </w:rPr>
          <w:t xml:space="preserve">been </w:t>
        </w:r>
        <w:r>
          <w:rPr>
            <w:rFonts w:ascii="wf_segoe-ui_normal" w:eastAsia="Times New Roman" w:hAnsi="wf_segoe-ui_normal" w:cs="Times New Roman"/>
            <w:sz w:val="23"/>
            <w:szCs w:val="23"/>
          </w:rPr>
          <w:t>presented.</w:t>
        </w:r>
      </w:ins>
    </w:p>
    <w:p w14:paraId="74AB0E4E" w14:textId="77777777" w:rsidR="00686542" w:rsidRPr="002D48BE" w:rsidRDefault="007E7373" w:rsidP="007A3AE6">
      <w:pPr>
        <w:spacing w:before="100" w:beforeAutospacing="1" w:after="100" w:afterAutospacing="1" w:line="240" w:lineRule="auto"/>
        <w:rPr>
          <w:ins w:id="4" w:author="Robert FRASER" w:date="2026-09-25T21:07:00Z" w16du:dateUtc="2026-09-26T01:07:00Z"/>
          <w:rFonts w:ascii="wf_segoe-ui_normal" w:eastAsia="Times New Roman" w:hAnsi="wf_segoe-ui_normal" w:cs="Times New Roman"/>
          <w:b/>
          <w:sz w:val="23"/>
          <w:szCs w:val="23"/>
        </w:rPr>
      </w:pPr>
      <w:ins w:id="5" w:author="Robert FRASER" w:date="2026-09-25T21:07:00Z" w16du:dateUtc="2026-09-26T01:07:00Z">
        <w:r>
          <w:rPr>
            <w:rFonts w:ascii="wf_segoe-ui_normal" w:eastAsia="Times New Roman" w:hAnsi="wf_segoe-ui_normal" w:cs="Times New Roman"/>
            <w:b/>
            <w:sz w:val="23"/>
            <w:szCs w:val="23"/>
          </w:rPr>
          <w:t xml:space="preserve">Differences between urban WASH and the rural </w:t>
        </w:r>
        <w:r w:rsidR="007A3AE6" w:rsidRPr="007A3AE6">
          <w:rPr>
            <w:rFonts w:ascii="wf_segoe-ui_normal" w:eastAsia="Times New Roman" w:hAnsi="wf_segoe-ui_normal" w:cs="Times New Roman"/>
            <w:b/>
            <w:sz w:val="23"/>
            <w:szCs w:val="23"/>
          </w:rPr>
          <w:t xml:space="preserve">WASH, </w:t>
        </w:r>
      </w:ins>
    </w:p>
    <w:p w14:paraId="6150B12F" w14:textId="77777777" w:rsidR="007E7373" w:rsidRDefault="00686542" w:rsidP="007E7373">
      <w:pPr>
        <w:pStyle w:val="ListParagraph"/>
        <w:numPr>
          <w:ilvl w:val="0"/>
          <w:numId w:val="1"/>
        </w:numPr>
        <w:spacing w:before="100" w:beforeAutospacing="1" w:after="100" w:afterAutospacing="1" w:line="240" w:lineRule="auto"/>
        <w:rPr>
          <w:ins w:id="6" w:author="Robert FRASER" w:date="2026-09-25T21:07:00Z" w16du:dateUtc="2026-09-26T01:07:00Z"/>
          <w:rFonts w:ascii="wf_segoe-ui_normal" w:eastAsia="Times New Roman" w:hAnsi="wf_segoe-ui_normal" w:cs="Times New Roman"/>
          <w:sz w:val="23"/>
          <w:szCs w:val="23"/>
        </w:rPr>
      </w:pPr>
      <w:ins w:id="7" w:author="Robert FRASER" w:date="2026-09-25T21:07:00Z" w16du:dateUtc="2026-09-26T01:07:00Z">
        <w:r w:rsidRPr="007E7373">
          <w:rPr>
            <w:rFonts w:ascii="wf_segoe-ui_normal" w:eastAsia="Times New Roman" w:hAnsi="wf_segoe-ui_normal" w:cs="Times New Roman"/>
            <w:sz w:val="23"/>
            <w:szCs w:val="23"/>
          </w:rPr>
          <w:t>Urban WASH interventions are mostly ignored compared to the rural wash and</w:t>
        </w:r>
        <w:r w:rsidR="00195270" w:rsidRPr="007E7373">
          <w:rPr>
            <w:rFonts w:ascii="wf_segoe-ui_normal" w:eastAsia="Times New Roman" w:hAnsi="wf_segoe-ui_normal" w:cs="Times New Roman"/>
            <w:sz w:val="23"/>
            <w:szCs w:val="23"/>
          </w:rPr>
          <w:t xml:space="preserve"> yet there is high </w:t>
        </w:r>
        <w:r w:rsidRPr="007E7373">
          <w:rPr>
            <w:rFonts w:ascii="wf_segoe-ui_normal" w:eastAsia="Times New Roman" w:hAnsi="wf_segoe-ui_normal" w:cs="Times New Roman"/>
            <w:sz w:val="23"/>
            <w:szCs w:val="23"/>
          </w:rPr>
          <w:t xml:space="preserve">poverty </w:t>
        </w:r>
        <w:r w:rsidR="00195270" w:rsidRPr="007E7373">
          <w:rPr>
            <w:rFonts w:ascii="wf_segoe-ui_normal" w:eastAsia="Times New Roman" w:hAnsi="wf_segoe-ui_normal" w:cs="Times New Roman"/>
            <w:sz w:val="23"/>
            <w:szCs w:val="23"/>
          </w:rPr>
          <w:t>level in</w:t>
        </w:r>
        <w:r w:rsidRPr="007E7373">
          <w:rPr>
            <w:rFonts w:ascii="wf_segoe-ui_normal" w:eastAsia="Times New Roman" w:hAnsi="wf_segoe-ui_normal" w:cs="Times New Roman"/>
            <w:sz w:val="23"/>
            <w:szCs w:val="23"/>
          </w:rPr>
          <w:t xml:space="preserve"> the urban poor compared to the rural. </w:t>
        </w:r>
      </w:ins>
    </w:p>
    <w:p w14:paraId="6FAA32A9" w14:textId="77777777" w:rsidR="007E7373" w:rsidRPr="007E7373" w:rsidRDefault="007E7373" w:rsidP="007E7373">
      <w:pPr>
        <w:pStyle w:val="ListParagraph"/>
        <w:spacing w:before="100" w:beforeAutospacing="1" w:after="100" w:afterAutospacing="1" w:line="240" w:lineRule="auto"/>
        <w:rPr>
          <w:ins w:id="8" w:author="Robert FRASER" w:date="2026-09-25T21:07:00Z" w16du:dateUtc="2026-09-26T01:07:00Z"/>
          <w:rFonts w:ascii="wf_segoe-ui_normal" w:eastAsia="Times New Roman" w:hAnsi="wf_segoe-ui_normal" w:cs="Times New Roman"/>
          <w:sz w:val="23"/>
          <w:szCs w:val="23"/>
        </w:rPr>
      </w:pPr>
    </w:p>
    <w:p w14:paraId="6F666E62" w14:textId="77777777" w:rsidR="007E7373" w:rsidRDefault="00F327D0" w:rsidP="007A3AE6">
      <w:pPr>
        <w:pStyle w:val="ListParagraph"/>
        <w:numPr>
          <w:ilvl w:val="0"/>
          <w:numId w:val="1"/>
        </w:numPr>
        <w:spacing w:before="100" w:beforeAutospacing="1" w:after="100" w:afterAutospacing="1" w:line="240" w:lineRule="auto"/>
        <w:rPr>
          <w:ins w:id="9" w:author="Robert FRASER" w:date="2026-09-25T21:07:00Z" w16du:dateUtc="2026-09-26T01:07:00Z"/>
          <w:rFonts w:ascii="wf_segoe-ui_normal" w:eastAsia="Times New Roman" w:hAnsi="wf_segoe-ui_normal" w:cs="Times New Roman"/>
          <w:sz w:val="23"/>
          <w:szCs w:val="23"/>
        </w:rPr>
      </w:pPr>
      <w:ins w:id="10" w:author="Robert FRASER" w:date="2026-09-25T21:07:00Z" w16du:dateUtc="2026-09-26T01:07:00Z">
        <w:r w:rsidRPr="007E7373">
          <w:rPr>
            <w:rFonts w:ascii="wf_segoe-ui_normal" w:eastAsia="Times New Roman" w:hAnsi="wf_segoe-ui_normal" w:cs="Times New Roman"/>
            <w:sz w:val="23"/>
            <w:szCs w:val="23"/>
          </w:rPr>
          <w:t xml:space="preserve">In terms of understanding of issues </w:t>
        </w:r>
        <w:r w:rsidR="00195270" w:rsidRPr="007E7373">
          <w:rPr>
            <w:rFonts w:ascii="wf_segoe-ui_normal" w:eastAsia="Times New Roman" w:hAnsi="wf_segoe-ui_normal" w:cs="Times New Roman"/>
            <w:sz w:val="23"/>
            <w:szCs w:val="23"/>
          </w:rPr>
          <w:t>for</w:t>
        </w:r>
        <w:r w:rsidRPr="007E7373">
          <w:rPr>
            <w:rFonts w:ascii="wf_segoe-ui_normal" w:eastAsia="Times New Roman" w:hAnsi="wf_segoe-ui_normal" w:cs="Times New Roman"/>
            <w:sz w:val="23"/>
            <w:szCs w:val="23"/>
          </w:rPr>
          <w:t xml:space="preserve"> behavior change, the urban poor understand and respond quickly to </w:t>
        </w:r>
        <w:r w:rsidR="00195270" w:rsidRPr="007E7373">
          <w:rPr>
            <w:rFonts w:ascii="wf_segoe-ui_normal" w:eastAsia="Times New Roman" w:hAnsi="wf_segoe-ui_normal" w:cs="Times New Roman"/>
            <w:sz w:val="23"/>
            <w:szCs w:val="23"/>
          </w:rPr>
          <w:t>behavior changes than the rural</w:t>
        </w:r>
        <w:r w:rsidR="001974D9" w:rsidRPr="007E7373">
          <w:rPr>
            <w:rFonts w:ascii="wf_segoe-ui_normal" w:eastAsia="Times New Roman" w:hAnsi="wf_segoe-ui_normal" w:cs="Times New Roman"/>
            <w:sz w:val="23"/>
            <w:szCs w:val="23"/>
          </w:rPr>
          <w:t xml:space="preserve"> due to differences in literacy levels</w:t>
        </w:r>
        <w:r w:rsidR="00195270" w:rsidRPr="007E7373">
          <w:rPr>
            <w:rFonts w:ascii="wf_segoe-ui_normal" w:eastAsia="Times New Roman" w:hAnsi="wf_segoe-ui_normal" w:cs="Times New Roman"/>
            <w:sz w:val="23"/>
            <w:szCs w:val="23"/>
          </w:rPr>
          <w:t>.</w:t>
        </w:r>
      </w:ins>
    </w:p>
    <w:p w14:paraId="47A5A282" w14:textId="77777777" w:rsidR="007E7373" w:rsidRPr="007E7373" w:rsidRDefault="007E7373" w:rsidP="007E7373">
      <w:pPr>
        <w:pStyle w:val="ListParagraph"/>
        <w:rPr>
          <w:ins w:id="11" w:author="Robert FRASER" w:date="2026-09-25T21:07:00Z" w16du:dateUtc="2026-09-26T01:07:00Z"/>
          <w:rFonts w:ascii="wf_segoe-ui_normal" w:eastAsia="Times New Roman" w:hAnsi="wf_segoe-ui_normal" w:cs="Times New Roman"/>
          <w:sz w:val="23"/>
          <w:szCs w:val="23"/>
        </w:rPr>
      </w:pPr>
    </w:p>
    <w:p w14:paraId="38582746" w14:textId="77777777" w:rsidR="007E7373" w:rsidRDefault="00195270" w:rsidP="007A3AE6">
      <w:pPr>
        <w:pStyle w:val="ListParagraph"/>
        <w:numPr>
          <w:ilvl w:val="0"/>
          <w:numId w:val="1"/>
        </w:numPr>
        <w:spacing w:before="100" w:beforeAutospacing="1" w:after="100" w:afterAutospacing="1" w:line="240" w:lineRule="auto"/>
        <w:rPr>
          <w:ins w:id="12" w:author="Robert FRASER" w:date="2026-09-25T21:07:00Z" w16du:dateUtc="2026-09-26T01:07:00Z"/>
          <w:rFonts w:ascii="wf_segoe-ui_normal" w:eastAsia="Times New Roman" w:hAnsi="wf_segoe-ui_normal" w:cs="Times New Roman"/>
          <w:sz w:val="23"/>
          <w:szCs w:val="23"/>
        </w:rPr>
      </w:pPr>
      <w:ins w:id="13" w:author="Robert FRASER" w:date="2026-09-25T21:07:00Z" w16du:dateUtc="2026-09-26T01:07:00Z">
        <w:r w:rsidRPr="007E7373">
          <w:rPr>
            <w:rFonts w:ascii="wf_segoe-ui_normal" w:eastAsia="Times New Roman" w:hAnsi="wf_segoe-ui_normal" w:cs="Times New Roman"/>
            <w:sz w:val="23"/>
            <w:szCs w:val="23"/>
          </w:rPr>
          <w:t>Access to information on wash is greater in the urban</w:t>
        </w:r>
        <w:r w:rsidR="0029760F" w:rsidRPr="007E7373">
          <w:rPr>
            <w:rFonts w:ascii="wf_segoe-ui_normal" w:eastAsia="Times New Roman" w:hAnsi="wf_segoe-ui_normal" w:cs="Times New Roman"/>
            <w:sz w:val="23"/>
            <w:szCs w:val="23"/>
          </w:rPr>
          <w:t xml:space="preserve"> areas</w:t>
        </w:r>
        <w:r w:rsidRPr="007E7373">
          <w:rPr>
            <w:rFonts w:ascii="wf_segoe-ui_normal" w:eastAsia="Times New Roman" w:hAnsi="wf_segoe-ui_normal" w:cs="Times New Roman"/>
            <w:sz w:val="23"/>
            <w:szCs w:val="23"/>
          </w:rPr>
          <w:t xml:space="preserve"> than the rural setting, as there are several means of communication</w:t>
        </w:r>
        <w:r w:rsidR="00A102ED" w:rsidRPr="007E7373">
          <w:rPr>
            <w:rFonts w:ascii="wf_segoe-ui_normal" w:eastAsia="Times New Roman" w:hAnsi="wf_segoe-ui_normal" w:cs="Times New Roman"/>
            <w:sz w:val="23"/>
            <w:szCs w:val="23"/>
          </w:rPr>
          <w:t xml:space="preserve"> like phones, radios, film shows</w:t>
        </w:r>
        <w:r w:rsidR="00232386">
          <w:rPr>
            <w:rFonts w:ascii="wf_segoe-ui_normal" w:eastAsia="Times New Roman" w:hAnsi="wf_segoe-ui_normal" w:cs="Times New Roman"/>
            <w:sz w:val="23"/>
            <w:szCs w:val="23"/>
          </w:rPr>
          <w:t>, leaf</w:t>
        </w:r>
        <w:r w:rsidR="00232386" w:rsidRPr="007E7373">
          <w:rPr>
            <w:rFonts w:ascii="wf_segoe-ui_normal" w:eastAsia="Times New Roman" w:hAnsi="wf_segoe-ui_normal" w:cs="Times New Roman"/>
            <w:sz w:val="23"/>
            <w:szCs w:val="23"/>
          </w:rPr>
          <w:t>l</w:t>
        </w:r>
        <w:r w:rsidR="00232386">
          <w:rPr>
            <w:rFonts w:ascii="wf_segoe-ui_normal" w:eastAsia="Times New Roman" w:hAnsi="wf_segoe-ui_normal" w:cs="Times New Roman"/>
            <w:sz w:val="23"/>
            <w:szCs w:val="23"/>
          </w:rPr>
          <w:t>e</w:t>
        </w:r>
        <w:r w:rsidR="00232386" w:rsidRPr="007E7373">
          <w:rPr>
            <w:rFonts w:ascii="wf_segoe-ui_normal" w:eastAsia="Times New Roman" w:hAnsi="wf_segoe-ui_normal" w:cs="Times New Roman"/>
            <w:sz w:val="23"/>
            <w:szCs w:val="23"/>
          </w:rPr>
          <w:t>ts</w:t>
        </w:r>
        <w:r w:rsidR="00A102ED" w:rsidRPr="007E7373">
          <w:rPr>
            <w:rFonts w:ascii="wf_segoe-ui_normal" w:eastAsia="Times New Roman" w:hAnsi="wf_segoe-ui_normal" w:cs="Times New Roman"/>
            <w:sz w:val="23"/>
            <w:szCs w:val="23"/>
          </w:rPr>
          <w:t xml:space="preserve"> </w:t>
        </w:r>
        <w:r w:rsidRPr="007E7373">
          <w:rPr>
            <w:rFonts w:ascii="wf_segoe-ui_normal" w:eastAsia="Times New Roman" w:hAnsi="wf_segoe-ui_normal" w:cs="Times New Roman"/>
            <w:sz w:val="23"/>
            <w:szCs w:val="23"/>
          </w:rPr>
          <w:t xml:space="preserve">etc </w:t>
        </w:r>
        <w:r w:rsidR="00A102ED" w:rsidRPr="007E7373">
          <w:rPr>
            <w:rFonts w:ascii="wf_segoe-ui_normal" w:eastAsia="Times New Roman" w:hAnsi="wf_segoe-ui_normal" w:cs="Times New Roman"/>
            <w:sz w:val="23"/>
            <w:szCs w:val="23"/>
          </w:rPr>
          <w:t>unlike the rural community</w:t>
        </w:r>
        <w:r w:rsidRPr="007E7373">
          <w:rPr>
            <w:rFonts w:ascii="wf_segoe-ui_normal" w:eastAsia="Times New Roman" w:hAnsi="wf_segoe-ui_normal" w:cs="Times New Roman"/>
            <w:sz w:val="23"/>
            <w:szCs w:val="23"/>
          </w:rPr>
          <w:t xml:space="preserve"> whereby traditional </w:t>
        </w:r>
        <w:r w:rsidR="00A102ED" w:rsidRPr="007E7373">
          <w:rPr>
            <w:rFonts w:ascii="wf_segoe-ui_normal" w:eastAsia="Times New Roman" w:hAnsi="wf_segoe-ui_normal" w:cs="Times New Roman"/>
            <w:sz w:val="23"/>
            <w:szCs w:val="23"/>
          </w:rPr>
          <w:t xml:space="preserve">meetings </w:t>
        </w:r>
        <w:r w:rsidRPr="007E7373">
          <w:rPr>
            <w:rFonts w:ascii="wf_segoe-ui_normal" w:eastAsia="Times New Roman" w:hAnsi="wf_segoe-ui_normal" w:cs="Times New Roman"/>
            <w:sz w:val="23"/>
            <w:szCs w:val="23"/>
          </w:rPr>
          <w:t>dom</w:t>
        </w:r>
        <w:r w:rsidR="0029760F" w:rsidRPr="007E7373">
          <w:rPr>
            <w:rFonts w:ascii="wf_segoe-ui_normal" w:eastAsia="Times New Roman" w:hAnsi="wf_segoe-ui_normal" w:cs="Times New Roman"/>
            <w:sz w:val="23"/>
            <w:szCs w:val="23"/>
          </w:rPr>
          <w:t>inates as mode of communication</w:t>
        </w:r>
        <w:r w:rsidR="00A102ED" w:rsidRPr="007E7373">
          <w:rPr>
            <w:rFonts w:ascii="wf_segoe-ui_normal" w:eastAsia="Times New Roman" w:hAnsi="wf_segoe-ui_normal" w:cs="Times New Roman"/>
            <w:sz w:val="23"/>
            <w:szCs w:val="23"/>
          </w:rPr>
          <w:t>.</w:t>
        </w:r>
      </w:ins>
    </w:p>
    <w:p w14:paraId="28E77E4D" w14:textId="77777777" w:rsidR="007E7373" w:rsidRPr="007E7373" w:rsidRDefault="007E7373" w:rsidP="007E7373">
      <w:pPr>
        <w:pStyle w:val="ListParagraph"/>
        <w:rPr>
          <w:ins w:id="14" w:author="Robert FRASER" w:date="2026-09-25T21:07:00Z" w16du:dateUtc="2026-09-26T01:07:00Z"/>
          <w:rFonts w:ascii="wf_segoe-ui_normal" w:eastAsia="Times New Roman" w:hAnsi="wf_segoe-ui_normal" w:cs="Times New Roman"/>
          <w:sz w:val="23"/>
          <w:szCs w:val="23"/>
        </w:rPr>
      </w:pPr>
    </w:p>
    <w:p w14:paraId="53E50997" w14:textId="77777777" w:rsidR="007E7373" w:rsidRDefault="00A102ED" w:rsidP="007A3AE6">
      <w:pPr>
        <w:pStyle w:val="ListParagraph"/>
        <w:numPr>
          <w:ilvl w:val="0"/>
          <w:numId w:val="1"/>
        </w:numPr>
        <w:spacing w:before="100" w:beforeAutospacing="1" w:after="100" w:afterAutospacing="1" w:line="240" w:lineRule="auto"/>
        <w:rPr>
          <w:ins w:id="15" w:author="Robert FRASER" w:date="2026-09-25T21:07:00Z" w16du:dateUtc="2026-09-26T01:07:00Z"/>
          <w:rFonts w:ascii="wf_segoe-ui_normal" w:eastAsia="Times New Roman" w:hAnsi="wf_segoe-ui_normal" w:cs="Times New Roman"/>
          <w:sz w:val="23"/>
          <w:szCs w:val="23"/>
        </w:rPr>
      </w:pPr>
      <w:ins w:id="16" w:author="Robert FRASER" w:date="2026-09-25T21:07:00Z" w16du:dateUtc="2026-09-26T01:07:00Z">
        <w:r w:rsidRPr="007E7373">
          <w:rPr>
            <w:rFonts w:ascii="wf_segoe-ui_normal" w:eastAsia="Times New Roman" w:hAnsi="wf_segoe-ui_normal" w:cs="Times New Roman"/>
            <w:sz w:val="23"/>
            <w:szCs w:val="23"/>
          </w:rPr>
          <w:t>Urban WASH requires more funding than the rural, for instance in the urban one needs sophisticated facilities to manage waste</w:t>
        </w:r>
        <w:r w:rsidR="00F327D0" w:rsidRPr="007E7373">
          <w:rPr>
            <w:rFonts w:ascii="wf_segoe-ui_normal" w:eastAsia="Times New Roman" w:hAnsi="wf_segoe-ui_normal" w:cs="Times New Roman"/>
            <w:sz w:val="23"/>
            <w:szCs w:val="23"/>
          </w:rPr>
          <w:t xml:space="preserve"> properly </w:t>
        </w:r>
        <w:r w:rsidR="00195270" w:rsidRPr="007E7373">
          <w:rPr>
            <w:rFonts w:ascii="wf_segoe-ui_normal" w:eastAsia="Times New Roman" w:hAnsi="wf_segoe-ui_normal" w:cs="Times New Roman"/>
            <w:sz w:val="23"/>
            <w:szCs w:val="23"/>
          </w:rPr>
          <w:t>i.e. construction of</w:t>
        </w:r>
        <w:r w:rsidR="00F327D0" w:rsidRPr="007E7373">
          <w:rPr>
            <w:rFonts w:ascii="wf_segoe-ui_normal" w:eastAsia="Times New Roman" w:hAnsi="wf_segoe-ui_normal" w:cs="Times New Roman"/>
            <w:sz w:val="23"/>
            <w:szCs w:val="23"/>
          </w:rPr>
          <w:t xml:space="preserve"> waste facilities l</w:t>
        </w:r>
        <w:r w:rsidR="00195270" w:rsidRPr="007E7373">
          <w:rPr>
            <w:rFonts w:ascii="wf_segoe-ui_normal" w:eastAsia="Times New Roman" w:hAnsi="wf_segoe-ui_normal" w:cs="Times New Roman"/>
            <w:sz w:val="23"/>
            <w:szCs w:val="23"/>
          </w:rPr>
          <w:t>ike sludge ponds, dumpsite and also</w:t>
        </w:r>
        <w:r w:rsidR="00F327D0" w:rsidRPr="007E7373">
          <w:rPr>
            <w:rFonts w:ascii="wf_segoe-ui_normal" w:eastAsia="Times New Roman" w:hAnsi="wf_segoe-ui_normal" w:cs="Times New Roman"/>
            <w:sz w:val="23"/>
            <w:szCs w:val="23"/>
          </w:rPr>
          <w:t xml:space="preserve"> transportation of both liquid and solid waste is a challenge</w:t>
        </w:r>
        <w:r w:rsidR="001974D9" w:rsidRPr="007E7373">
          <w:rPr>
            <w:rFonts w:ascii="wf_segoe-ui_normal" w:eastAsia="Times New Roman" w:hAnsi="wf_segoe-ui_normal" w:cs="Times New Roman"/>
            <w:sz w:val="23"/>
            <w:szCs w:val="23"/>
          </w:rPr>
          <w:t>.</w:t>
        </w:r>
      </w:ins>
    </w:p>
    <w:p w14:paraId="14ADD9D9" w14:textId="77777777" w:rsidR="007E7373" w:rsidRPr="007E7373" w:rsidRDefault="007E7373" w:rsidP="007E7373">
      <w:pPr>
        <w:pStyle w:val="ListParagraph"/>
        <w:rPr>
          <w:ins w:id="17" w:author="Robert FRASER" w:date="2026-09-25T21:07:00Z" w16du:dateUtc="2026-09-26T01:07:00Z"/>
          <w:rFonts w:ascii="wf_segoe-ui_normal" w:eastAsia="Times New Roman" w:hAnsi="wf_segoe-ui_normal" w:cs="Times New Roman"/>
          <w:sz w:val="23"/>
          <w:szCs w:val="23"/>
        </w:rPr>
      </w:pPr>
    </w:p>
    <w:p w14:paraId="6C8B1433" w14:textId="77777777" w:rsidR="00C20A8A" w:rsidRPr="007E7373" w:rsidRDefault="00C20A8A" w:rsidP="007A3AE6">
      <w:pPr>
        <w:pStyle w:val="ListParagraph"/>
        <w:numPr>
          <w:ilvl w:val="0"/>
          <w:numId w:val="1"/>
        </w:numPr>
        <w:spacing w:before="100" w:beforeAutospacing="1" w:after="100" w:afterAutospacing="1" w:line="240" w:lineRule="auto"/>
        <w:rPr>
          <w:ins w:id="18" w:author="Robert FRASER" w:date="2026-09-25T21:07:00Z" w16du:dateUtc="2026-09-26T01:07:00Z"/>
          <w:rFonts w:ascii="wf_segoe-ui_normal" w:eastAsia="Times New Roman" w:hAnsi="wf_segoe-ui_normal" w:cs="Times New Roman"/>
          <w:sz w:val="23"/>
          <w:szCs w:val="23"/>
        </w:rPr>
      </w:pPr>
      <w:ins w:id="19" w:author="Robert FRASER" w:date="2026-09-25T21:07:00Z" w16du:dateUtc="2026-09-26T01:07:00Z">
        <w:r w:rsidRPr="007E7373">
          <w:rPr>
            <w:rFonts w:ascii="wf_segoe-ui_normal" w:eastAsia="Times New Roman" w:hAnsi="wf_segoe-ui_normal" w:cs="Times New Roman"/>
            <w:sz w:val="23"/>
            <w:szCs w:val="23"/>
          </w:rPr>
          <w:t xml:space="preserve">WASH programs can be sustained in the urban areas with the use of private sector as opposed to the rural community as money changes hands for development activities in the urban through service providers like the private entrepreneurs. The urban community has no time to go voluntary/development work than paid work. </w:t>
        </w:r>
      </w:ins>
    </w:p>
    <w:p w14:paraId="2E92D579" w14:textId="77777777" w:rsidR="001974D9" w:rsidRPr="002D48BE" w:rsidRDefault="00CE517B" w:rsidP="007A3AE6">
      <w:pPr>
        <w:spacing w:before="100" w:beforeAutospacing="1" w:after="100" w:afterAutospacing="1" w:line="240" w:lineRule="auto"/>
        <w:rPr>
          <w:ins w:id="20" w:author="Robert FRASER" w:date="2026-09-25T21:07:00Z" w16du:dateUtc="2026-09-26T01:07:00Z"/>
          <w:rFonts w:ascii="wf_segoe-ui_normal" w:eastAsia="Times New Roman" w:hAnsi="wf_segoe-ui_normal" w:cs="Times New Roman"/>
          <w:b/>
          <w:sz w:val="23"/>
          <w:szCs w:val="23"/>
        </w:rPr>
      </w:pPr>
      <w:ins w:id="21" w:author="Robert FRASER" w:date="2026-09-25T21:07:00Z" w16du:dateUtc="2026-09-26T01:07:00Z">
        <w:r>
          <w:rPr>
            <w:rFonts w:ascii="wf_segoe-ui_normal" w:eastAsia="Times New Roman" w:hAnsi="wf_segoe-ui_normal" w:cs="Times New Roman"/>
            <w:b/>
            <w:sz w:val="23"/>
            <w:szCs w:val="23"/>
          </w:rPr>
          <w:t xml:space="preserve">Other </w:t>
        </w:r>
        <w:r w:rsidR="007E7373">
          <w:rPr>
            <w:rFonts w:ascii="wf_segoe-ui_normal" w:eastAsia="Times New Roman" w:hAnsi="wf_segoe-ui_normal" w:cs="Times New Roman"/>
            <w:b/>
            <w:sz w:val="23"/>
            <w:szCs w:val="23"/>
          </w:rPr>
          <w:t>expertise needed.</w:t>
        </w:r>
      </w:ins>
    </w:p>
    <w:p w14:paraId="521460D7" w14:textId="77777777" w:rsidR="007E7373" w:rsidRDefault="002D48BE" w:rsidP="007E7373">
      <w:pPr>
        <w:pStyle w:val="ListParagraph"/>
        <w:numPr>
          <w:ilvl w:val="0"/>
          <w:numId w:val="2"/>
        </w:numPr>
        <w:spacing w:before="100" w:beforeAutospacing="1" w:after="100" w:afterAutospacing="1" w:line="240" w:lineRule="auto"/>
        <w:rPr>
          <w:ins w:id="22" w:author="Robert FRASER" w:date="2026-09-25T21:07:00Z" w16du:dateUtc="2026-09-26T01:07:00Z"/>
          <w:rFonts w:ascii="wf_segoe-ui_normal" w:eastAsia="Times New Roman" w:hAnsi="wf_segoe-ui_normal" w:cs="Times New Roman"/>
          <w:sz w:val="23"/>
          <w:szCs w:val="23"/>
        </w:rPr>
      </w:pPr>
      <w:ins w:id="23" w:author="Robert FRASER" w:date="2026-09-25T21:07:00Z" w16du:dateUtc="2026-09-26T01:07:00Z">
        <w:r w:rsidRPr="007E7373">
          <w:rPr>
            <w:rFonts w:ascii="wf_segoe-ui_normal" w:eastAsia="Times New Roman" w:hAnsi="wf_segoe-ui_normal" w:cs="Times New Roman"/>
            <w:sz w:val="23"/>
            <w:szCs w:val="23"/>
          </w:rPr>
          <w:t>MRCS</w:t>
        </w:r>
        <w:r w:rsidR="001974D9" w:rsidRPr="007E7373">
          <w:rPr>
            <w:rFonts w:ascii="wf_segoe-ui_normal" w:eastAsia="Times New Roman" w:hAnsi="wf_segoe-ui_normal" w:cs="Times New Roman"/>
            <w:sz w:val="23"/>
            <w:szCs w:val="23"/>
          </w:rPr>
          <w:t xml:space="preserve"> needed more expertise in communication, hence the project engaged a consultant to help come up with communication strategy befitting the lifestyles urban people. </w:t>
        </w:r>
      </w:ins>
    </w:p>
    <w:p w14:paraId="72D408CB" w14:textId="77777777" w:rsidR="007E7373" w:rsidRPr="007E7373" w:rsidRDefault="007E7373" w:rsidP="007E7373">
      <w:pPr>
        <w:pStyle w:val="ListParagraph"/>
        <w:spacing w:before="100" w:beforeAutospacing="1" w:after="100" w:afterAutospacing="1" w:line="240" w:lineRule="auto"/>
        <w:rPr>
          <w:ins w:id="24" w:author="Robert FRASER" w:date="2026-09-25T21:07:00Z" w16du:dateUtc="2026-09-26T01:07:00Z"/>
          <w:rFonts w:ascii="wf_segoe-ui_normal" w:eastAsia="Times New Roman" w:hAnsi="wf_segoe-ui_normal" w:cs="Times New Roman"/>
          <w:sz w:val="23"/>
          <w:szCs w:val="23"/>
        </w:rPr>
      </w:pPr>
    </w:p>
    <w:p w14:paraId="4B625B24" w14:textId="77777777" w:rsidR="007E7373" w:rsidRDefault="002D48BE" w:rsidP="007A3AE6">
      <w:pPr>
        <w:pStyle w:val="ListParagraph"/>
        <w:numPr>
          <w:ilvl w:val="0"/>
          <w:numId w:val="2"/>
        </w:numPr>
        <w:spacing w:before="100" w:beforeAutospacing="1" w:after="100" w:afterAutospacing="1" w:line="240" w:lineRule="auto"/>
        <w:rPr>
          <w:ins w:id="25" w:author="Robert FRASER" w:date="2026-09-25T21:07:00Z" w16du:dateUtc="2026-09-26T01:07:00Z"/>
          <w:rFonts w:ascii="wf_segoe-ui_normal" w:eastAsia="Times New Roman" w:hAnsi="wf_segoe-ui_normal" w:cs="Times New Roman"/>
          <w:sz w:val="23"/>
          <w:szCs w:val="23"/>
        </w:rPr>
      </w:pPr>
      <w:ins w:id="26" w:author="Robert FRASER" w:date="2026-09-25T21:07:00Z" w16du:dateUtc="2026-09-26T01:07:00Z">
        <w:r w:rsidRPr="007E7373">
          <w:rPr>
            <w:rFonts w:ascii="wf_segoe-ui_normal" w:eastAsia="Times New Roman" w:hAnsi="wf_segoe-ui_normal" w:cs="Times New Roman"/>
            <w:sz w:val="23"/>
            <w:szCs w:val="23"/>
          </w:rPr>
          <w:t>MRCS needed advanced expertise to properly supervise and guide construction works of modern waste facilities constructed in Mzuzu and Karonga, however government</w:t>
        </w:r>
        <w:r w:rsidR="007A3AE6" w:rsidRPr="007E7373">
          <w:rPr>
            <w:rFonts w:ascii="wf_segoe-ui_normal" w:eastAsia="Times New Roman" w:hAnsi="wf_segoe-ui_normal" w:cs="Times New Roman"/>
            <w:sz w:val="23"/>
            <w:szCs w:val="23"/>
          </w:rPr>
          <w:t xml:space="preserve"> </w:t>
        </w:r>
        <w:r w:rsidRPr="007E7373">
          <w:rPr>
            <w:rFonts w:ascii="wf_segoe-ui_normal" w:eastAsia="Times New Roman" w:hAnsi="wf_segoe-ui_normal" w:cs="Times New Roman"/>
            <w:sz w:val="23"/>
            <w:szCs w:val="23"/>
          </w:rPr>
          <w:t>and NLRC through their engineers came to our rescue to supervise and provide guidance on how best the facilities could be constructed.</w:t>
        </w:r>
      </w:ins>
    </w:p>
    <w:p w14:paraId="174F569D" w14:textId="77777777" w:rsidR="007E7373" w:rsidRPr="007E7373" w:rsidRDefault="007E7373" w:rsidP="007E7373">
      <w:pPr>
        <w:pStyle w:val="ListParagraph"/>
        <w:rPr>
          <w:ins w:id="27" w:author="Robert FRASER" w:date="2026-09-25T21:07:00Z" w16du:dateUtc="2026-09-26T01:07:00Z"/>
          <w:rFonts w:ascii="wf_segoe-ui_normal" w:eastAsia="Times New Roman" w:hAnsi="wf_segoe-ui_normal" w:cs="Times New Roman"/>
          <w:sz w:val="23"/>
          <w:szCs w:val="23"/>
        </w:rPr>
      </w:pPr>
    </w:p>
    <w:p w14:paraId="59BA730A" w14:textId="77777777" w:rsidR="002D48BE" w:rsidRPr="007E7373" w:rsidRDefault="002D48BE" w:rsidP="007A3AE6">
      <w:pPr>
        <w:pStyle w:val="ListParagraph"/>
        <w:numPr>
          <w:ilvl w:val="0"/>
          <w:numId w:val="2"/>
        </w:numPr>
        <w:spacing w:before="100" w:beforeAutospacing="1" w:after="100" w:afterAutospacing="1" w:line="240" w:lineRule="auto"/>
        <w:rPr>
          <w:ins w:id="28" w:author="Robert FRASER" w:date="2026-09-25T21:07:00Z" w16du:dateUtc="2026-09-26T01:07:00Z"/>
          <w:rFonts w:ascii="wf_segoe-ui_normal" w:eastAsia="Times New Roman" w:hAnsi="wf_segoe-ui_normal" w:cs="Times New Roman"/>
          <w:sz w:val="23"/>
          <w:szCs w:val="23"/>
        </w:rPr>
      </w:pPr>
      <w:ins w:id="29" w:author="Robert FRASER" w:date="2026-09-25T21:07:00Z" w16du:dateUtc="2026-09-26T01:07:00Z">
        <w:r w:rsidRPr="007E7373">
          <w:rPr>
            <w:rFonts w:ascii="wf_segoe-ui_normal" w:eastAsia="Times New Roman" w:hAnsi="wf_segoe-ui_normal" w:cs="Times New Roman"/>
            <w:sz w:val="23"/>
            <w:szCs w:val="23"/>
          </w:rPr>
          <w:t>MRCS needed expertise to desludge latrines for completion of sanitation chain and the sustained use</w:t>
        </w:r>
        <w:r w:rsidR="00645F63" w:rsidRPr="007E7373">
          <w:rPr>
            <w:rFonts w:ascii="wf_segoe-ui_normal" w:eastAsia="Times New Roman" w:hAnsi="wf_segoe-ui_normal" w:cs="Times New Roman"/>
            <w:sz w:val="23"/>
            <w:szCs w:val="23"/>
          </w:rPr>
          <w:t xml:space="preserve"> of</w:t>
        </w:r>
        <w:r w:rsidRPr="007E7373">
          <w:rPr>
            <w:rFonts w:ascii="wf_segoe-ui_normal" w:eastAsia="Times New Roman" w:hAnsi="wf_segoe-ui_normal" w:cs="Times New Roman"/>
            <w:sz w:val="23"/>
            <w:szCs w:val="23"/>
          </w:rPr>
          <w:t xml:space="preserve"> latrines, that is why a private sector with MDU expertise was required and engaged</w:t>
        </w:r>
      </w:ins>
    </w:p>
    <w:p w14:paraId="60DC34B3" w14:textId="77777777" w:rsidR="00686542" w:rsidRPr="00645F63" w:rsidRDefault="007E7373" w:rsidP="007A3AE6">
      <w:pPr>
        <w:spacing w:before="100" w:beforeAutospacing="1" w:after="100" w:afterAutospacing="1" w:line="240" w:lineRule="auto"/>
        <w:rPr>
          <w:ins w:id="30" w:author="Robert FRASER" w:date="2026-09-25T21:07:00Z" w16du:dateUtc="2026-09-26T01:07:00Z"/>
          <w:rFonts w:ascii="wf_segoe-ui_normal" w:eastAsia="Times New Roman" w:hAnsi="wf_segoe-ui_normal" w:cs="Times New Roman"/>
          <w:b/>
          <w:sz w:val="23"/>
          <w:szCs w:val="23"/>
        </w:rPr>
      </w:pPr>
      <w:ins w:id="31" w:author="Robert FRASER" w:date="2026-09-25T21:07:00Z" w16du:dateUtc="2026-09-26T01:07:00Z">
        <w:r>
          <w:rPr>
            <w:rFonts w:ascii="wf_segoe-ui_normal" w:eastAsia="Times New Roman" w:hAnsi="wf_segoe-ui_normal" w:cs="Times New Roman"/>
            <w:b/>
            <w:sz w:val="23"/>
            <w:szCs w:val="23"/>
          </w:rPr>
          <w:t>W</w:t>
        </w:r>
        <w:r w:rsidR="007A3AE6" w:rsidRPr="007A3AE6">
          <w:rPr>
            <w:rFonts w:ascii="wf_segoe-ui_normal" w:eastAsia="Times New Roman" w:hAnsi="wf_segoe-ui_normal" w:cs="Times New Roman"/>
            <w:b/>
            <w:sz w:val="23"/>
            <w:szCs w:val="23"/>
          </w:rPr>
          <w:t>ork</w:t>
        </w:r>
        <w:r>
          <w:rPr>
            <w:rFonts w:ascii="wf_segoe-ui_normal" w:eastAsia="Times New Roman" w:hAnsi="wf_segoe-ui_normal" w:cs="Times New Roman"/>
            <w:b/>
            <w:sz w:val="23"/>
            <w:szCs w:val="23"/>
          </w:rPr>
          <w:t>ing</w:t>
        </w:r>
        <w:r w:rsidR="007A3AE6" w:rsidRPr="007A3AE6">
          <w:rPr>
            <w:rFonts w:ascii="wf_segoe-ui_normal" w:eastAsia="Times New Roman" w:hAnsi="wf_segoe-ui_normal" w:cs="Times New Roman"/>
            <w:b/>
            <w:sz w:val="23"/>
            <w:szCs w:val="23"/>
          </w:rPr>
          <w:t xml:space="preserve"> with the private sector. </w:t>
        </w:r>
      </w:ins>
    </w:p>
    <w:p w14:paraId="7ADEB0B5" w14:textId="77777777" w:rsidR="00645F63" w:rsidRDefault="00645F63" w:rsidP="007A3AE6">
      <w:pPr>
        <w:spacing w:before="100" w:beforeAutospacing="1" w:after="100" w:afterAutospacing="1" w:line="240" w:lineRule="auto"/>
        <w:rPr>
          <w:ins w:id="32" w:author="Robert FRASER" w:date="2026-09-25T21:07:00Z" w16du:dateUtc="2026-09-26T01:07:00Z"/>
          <w:rFonts w:ascii="wf_segoe-ui_normal" w:eastAsia="Times New Roman" w:hAnsi="wf_segoe-ui_normal" w:cs="Times New Roman"/>
          <w:sz w:val="23"/>
          <w:szCs w:val="23"/>
        </w:rPr>
      </w:pPr>
      <w:ins w:id="33" w:author="Robert FRASER" w:date="2026-09-25T21:07:00Z" w16du:dateUtc="2026-09-26T01:07:00Z">
        <w:r>
          <w:rPr>
            <w:rFonts w:ascii="wf_segoe-ui_normal" w:eastAsia="Times New Roman" w:hAnsi="wf_segoe-ui_normal" w:cs="Times New Roman"/>
            <w:sz w:val="23"/>
            <w:szCs w:val="23"/>
          </w:rPr>
          <w:t>Working with private sector had more advantages as outlined below:</w:t>
        </w:r>
      </w:ins>
    </w:p>
    <w:p w14:paraId="4C2E0F5B" w14:textId="77777777" w:rsidR="007E7373" w:rsidRDefault="007E7373" w:rsidP="007E7373">
      <w:pPr>
        <w:pStyle w:val="ListParagraph"/>
        <w:numPr>
          <w:ilvl w:val="0"/>
          <w:numId w:val="3"/>
        </w:numPr>
        <w:spacing w:before="100" w:beforeAutospacing="1" w:after="100" w:afterAutospacing="1" w:line="240" w:lineRule="auto"/>
        <w:rPr>
          <w:ins w:id="34" w:author="Robert FRASER" w:date="2026-09-25T21:07:00Z" w16du:dateUtc="2026-09-26T01:07:00Z"/>
          <w:rFonts w:ascii="wf_segoe-ui_normal" w:eastAsia="Times New Roman" w:hAnsi="wf_segoe-ui_normal" w:cs="Times New Roman"/>
          <w:sz w:val="23"/>
          <w:szCs w:val="23"/>
        </w:rPr>
      </w:pPr>
      <w:ins w:id="35" w:author="Robert FRASER" w:date="2026-09-25T21:07:00Z" w16du:dateUtc="2026-09-26T01:07:00Z">
        <w:r>
          <w:rPr>
            <w:rFonts w:ascii="wf_segoe-ui_normal" w:eastAsia="Times New Roman" w:hAnsi="wf_segoe-ui_normal" w:cs="Times New Roman"/>
            <w:sz w:val="23"/>
            <w:szCs w:val="23"/>
          </w:rPr>
          <w:t>W</w:t>
        </w:r>
        <w:r w:rsidR="00EB2BF9" w:rsidRPr="007E7373">
          <w:rPr>
            <w:rFonts w:ascii="wf_segoe-ui_normal" w:eastAsia="Times New Roman" w:hAnsi="wf_segoe-ui_normal" w:cs="Times New Roman"/>
            <w:sz w:val="23"/>
            <w:szCs w:val="23"/>
          </w:rPr>
          <w:t>ork i</w:t>
        </w:r>
        <w:r w:rsidR="00645F63" w:rsidRPr="007E7373">
          <w:rPr>
            <w:rFonts w:ascii="wf_segoe-ui_normal" w:eastAsia="Times New Roman" w:hAnsi="wf_segoe-ui_normal" w:cs="Times New Roman"/>
            <w:sz w:val="23"/>
            <w:szCs w:val="23"/>
          </w:rPr>
          <w:t xml:space="preserve">s done quickly in time with good </w:t>
        </w:r>
        <w:r w:rsidR="00EB2BF9" w:rsidRPr="007E7373">
          <w:rPr>
            <w:rFonts w:ascii="wf_segoe-ui_normal" w:eastAsia="Times New Roman" w:hAnsi="wf_segoe-ui_normal" w:cs="Times New Roman"/>
            <w:sz w:val="23"/>
            <w:szCs w:val="23"/>
          </w:rPr>
          <w:t xml:space="preserve">quantity and </w:t>
        </w:r>
        <w:r w:rsidR="00645F63" w:rsidRPr="007E7373">
          <w:rPr>
            <w:rFonts w:ascii="wf_segoe-ui_normal" w:eastAsia="Times New Roman" w:hAnsi="wf_segoe-ui_normal" w:cs="Times New Roman"/>
            <w:sz w:val="23"/>
            <w:szCs w:val="23"/>
          </w:rPr>
          <w:t>quality</w:t>
        </w:r>
        <w:r w:rsidRPr="007E7373">
          <w:rPr>
            <w:rFonts w:ascii="wf_segoe-ui_normal" w:eastAsia="Times New Roman" w:hAnsi="wf_segoe-ui_normal" w:cs="Times New Roman"/>
            <w:sz w:val="23"/>
            <w:szCs w:val="23"/>
          </w:rPr>
          <w:t>.</w:t>
        </w:r>
      </w:ins>
    </w:p>
    <w:p w14:paraId="1E0FFCCA" w14:textId="77777777" w:rsidR="007E7373" w:rsidRPr="007E7373" w:rsidRDefault="007E7373" w:rsidP="007E7373">
      <w:pPr>
        <w:pStyle w:val="ListParagraph"/>
        <w:spacing w:before="100" w:beforeAutospacing="1" w:after="100" w:afterAutospacing="1" w:line="240" w:lineRule="auto"/>
        <w:rPr>
          <w:ins w:id="36" w:author="Robert FRASER" w:date="2026-09-25T21:07:00Z" w16du:dateUtc="2026-09-26T01:07:00Z"/>
          <w:rFonts w:ascii="wf_segoe-ui_normal" w:eastAsia="Times New Roman" w:hAnsi="wf_segoe-ui_normal" w:cs="Times New Roman"/>
          <w:sz w:val="23"/>
          <w:szCs w:val="23"/>
        </w:rPr>
      </w:pPr>
    </w:p>
    <w:p w14:paraId="666185FB" w14:textId="77777777" w:rsidR="007E7373" w:rsidRDefault="007E7373" w:rsidP="007A3AE6">
      <w:pPr>
        <w:pStyle w:val="ListParagraph"/>
        <w:numPr>
          <w:ilvl w:val="0"/>
          <w:numId w:val="3"/>
        </w:numPr>
        <w:spacing w:before="100" w:beforeAutospacing="1" w:after="100" w:afterAutospacing="1" w:line="240" w:lineRule="auto"/>
        <w:rPr>
          <w:ins w:id="37" w:author="Robert FRASER" w:date="2026-09-25T21:07:00Z" w16du:dateUtc="2026-09-26T01:07:00Z"/>
          <w:rFonts w:ascii="wf_segoe-ui_normal" w:eastAsia="Times New Roman" w:hAnsi="wf_segoe-ui_normal" w:cs="Times New Roman"/>
          <w:sz w:val="23"/>
          <w:szCs w:val="23"/>
        </w:rPr>
      </w:pPr>
      <w:ins w:id="38" w:author="Robert FRASER" w:date="2026-09-25T21:07:00Z" w16du:dateUtc="2026-09-26T01:07:00Z">
        <w:r>
          <w:rPr>
            <w:rFonts w:ascii="wf_segoe-ui_normal" w:eastAsia="Times New Roman" w:hAnsi="wf_segoe-ui_normal" w:cs="Times New Roman"/>
            <w:sz w:val="23"/>
            <w:szCs w:val="23"/>
          </w:rPr>
          <w:lastRenderedPageBreak/>
          <w:t>I</w:t>
        </w:r>
        <w:r w:rsidR="00645F63" w:rsidRPr="007E7373">
          <w:rPr>
            <w:rFonts w:ascii="wf_segoe-ui_normal" w:eastAsia="Times New Roman" w:hAnsi="wf_segoe-ui_normal" w:cs="Times New Roman"/>
            <w:sz w:val="23"/>
            <w:szCs w:val="23"/>
          </w:rPr>
          <w:t>n times of need for equipment and machinery, the private was there to provide facilitate smooth operation even at lower or no cost involvement. Vehicles and other machineries could be readily made available as required.</w:t>
        </w:r>
      </w:ins>
    </w:p>
    <w:p w14:paraId="465DDBA7" w14:textId="77777777" w:rsidR="007E7373" w:rsidRPr="007E7373" w:rsidRDefault="007E7373" w:rsidP="007E7373">
      <w:pPr>
        <w:pStyle w:val="ListParagraph"/>
        <w:rPr>
          <w:ins w:id="39" w:author="Robert FRASER" w:date="2026-09-25T21:07:00Z" w16du:dateUtc="2026-09-26T01:07:00Z"/>
          <w:rFonts w:ascii="wf_segoe-ui_normal" w:eastAsia="Times New Roman" w:hAnsi="wf_segoe-ui_normal" w:cs="Times New Roman"/>
          <w:sz w:val="23"/>
          <w:szCs w:val="23"/>
        </w:rPr>
      </w:pPr>
    </w:p>
    <w:p w14:paraId="19C07DF9" w14:textId="77777777" w:rsidR="00645F63" w:rsidRPr="007E7373" w:rsidRDefault="007E7373" w:rsidP="007A3AE6">
      <w:pPr>
        <w:pStyle w:val="ListParagraph"/>
        <w:numPr>
          <w:ilvl w:val="0"/>
          <w:numId w:val="3"/>
        </w:numPr>
        <w:spacing w:before="100" w:beforeAutospacing="1" w:after="100" w:afterAutospacing="1" w:line="240" w:lineRule="auto"/>
        <w:rPr>
          <w:ins w:id="40" w:author="Robert FRASER" w:date="2026-09-25T21:07:00Z" w16du:dateUtc="2026-09-26T01:07:00Z"/>
          <w:rFonts w:ascii="wf_segoe-ui_normal" w:eastAsia="Times New Roman" w:hAnsi="wf_segoe-ui_normal" w:cs="Times New Roman"/>
          <w:sz w:val="23"/>
          <w:szCs w:val="23"/>
        </w:rPr>
      </w:pPr>
      <w:ins w:id="41" w:author="Robert FRASER" w:date="2026-09-25T21:07:00Z" w16du:dateUtc="2026-09-26T01:07:00Z">
        <w:r>
          <w:rPr>
            <w:rFonts w:ascii="wf_segoe-ui_normal" w:eastAsia="Times New Roman" w:hAnsi="wf_segoe-ui_normal" w:cs="Times New Roman"/>
            <w:sz w:val="23"/>
            <w:szCs w:val="23"/>
          </w:rPr>
          <w:t>F</w:t>
        </w:r>
        <w:r w:rsidR="00645F63" w:rsidRPr="007E7373">
          <w:rPr>
            <w:rFonts w:ascii="wf_segoe-ui_normal" w:eastAsia="Times New Roman" w:hAnsi="wf_segoe-ui_normal" w:cs="Times New Roman"/>
            <w:sz w:val="23"/>
            <w:szCs w:val="23"/>
          </w:rPr>
          <w:t>or the sustenance of sanitation and water services, involvement of private or semi-private sector</w:t>
        </w:r>
        <w:r w:rsidR="00EB2BF9" w:rsidRPr="007E7373">
          <w:rPr>
            <w:rFonts w:ascii="wf_segoe-ui_normal" w:eastAsia="Times New Roman" w:hAnsi="wf_segoe-ui_normal" w:cs="Times New Roman"/>
            <w:sz w:val="23"/>
            <w:szCs w:val="23"/>
          </w:rPr>
          <w:t>s</w:t>
        </w:r>
        <w:r w:rsidR="00645F63" w:rsidRPr="007E7373">
          <w:rPr>
            <w:rFonts w:ascii="wf_segoe-ui_normal" w:eastAsia="Times New Roman" w:hAnsi="wf_segoe-ui_normal" w:cs="Times New Roman"/>
            <w:sz w:val="23"/>
            <w:szCs w:val="23"/>
          </w:rPr>
          <w:t xml:space="preserve"> like WES Management, Water Board and </w:t>
        </w:r>
        <w:r w:rsidR="00EB2BF9" w:rsidRPr="007E7373">
          <w:rPr>
            <w:rFonts w:ascii="wf_segoe-ui_normal" w:eastAsia="Times New Roman" w:hAnsi="wf_segoe-ui_normal" w:cs="Times New Roman"/>
            <w:sz w:val="23"/>
            <w:szCs w:val="23"/>
          </w:rPr>
          <w:t xml:space="preserve">the </w:t>
        </w:r>
        <w:r w:rsidR="00645F63" w:rsidRPr="007E7373">
          <w:rPr>
            <w:rFonts w:ascii="wf_segoe-ui_normal" w:eastAsia="Times New Roman" w:hAnsi="wf_segoe-ui_normal" w:cs="Times New Roman"/>
            <w:sz w:val="23"/>
            <w:szCs w:val="23"/>
          </w:rPr>
          <w:t>Universities etc is crucial</w:t>
        </w:r>
        <w:r w:rsidR="00EB2BF9" w:rsidRPr="007E7373">
          <w:rPr>
            <w:rFonts w:ascii="wf_segoe-ui_normal" w:eastAsia="Times New Roman" w:hAnsi="wf_segoe-ui_normal" w:cs="Times New Roman"/>
            <w:sz w:val="23"/>
            <w:szCs w:val="23"/>
          </w:rPr>
          <w:t xml:space="preserve"> as they will always be there to provide the services even when the project phases out. The water boards will still be there providing water to the people through Water Users Association, Small and Medium Entrepreneurs including WES Management will still be there providing services like waste collection at a reasonable rate. Universities will still be there for knowledge seeking and sharing.</w:t>
        </w:r>
      </w:ins>
    </w:p>
    <w:p w14:paraId="08AD66F1" w14:textId="77777777" w:rsidR="00686542" w:rsidRPr="00AB4963" w:rsidRDefault="00944715" w:rsidP="00944715">
      <w:pPr>
        <w:spacing w:before="100" w:beforeAutospacing="1" w:after="100" w:afterAutospacing="1" w:line="240" w:lineRule="auto"/>
        <w:ind w:firstLine="360"/>
        <w:rPr>
          <w:ins w:id="42" w:author="Robert FRASER" w:date="2026-09-25T21:07:00Z" w16du:dateUtc="2026-09-26T01:07:00Z"/>
          <w:rFonts w:ascii="wf_segoe-ui_normal" w:eastAsia="Times New Roman" w:hAnsi="wf_segoe-ui_normal" w:cs="Times New Roman"/>
          <w:b/>
          <w:sz w:val="23"/>
          <w:szCs w:val="23"/>
        </w:rPr>
      </w:pPr>
      <w:ins w:id="43" w:author="Robert FRASER" w:date="2026-09-25T21:07:00Z" w16du:dateUtc="2026-09-26T01:07:00Z">
        <w:r>
          <w:rPr>
            <w:rFonts w:ascii="wf_segoe-ui_normal" w:eastAsia="Times New Roman" w:hAnsi="wf_segoe-ui_normal" w:cs="Times New Roman"/>
            <w:b/>
            <w:sz w:val="23"/>
            <w:szCs w:val="23"/>
          </w:rPr>
          <w:t>T</w:t>
        </w:r>
        <w:r w:rsidR="007A3AE6" w:rsidRPr="007A3AE6">
          <w:rPr>
            <w:rFonts w:ascii="wf_segoe-ui_normal" w:eastAsia="Times New Roman" w:hAnsi="wf_segoe-ui_normal" w:cs="Times New Roman"/>
            <w:b/>
            <w:sz w:val="23"/>
            <w:szCs w:val="23"/>
          </w:rPr>
          <w:t xml:space="preserve">he </w:t>
        </w:r>
        <w:r>
          <w:rPr>
            <w:rFonts w:ascii="wf_segoe-ui_normal" w:eastAsia="Times New Roman" w:hAnsi="wf_segoe-ui_normal" w:cs="Times New Roman"/>
            <w:b/>
            <w:sz w:val="23"/>
            <w:szCs w:val="23"/>
          </w:rPr>
          <w:t>role of Red Cross in the urban WASH</w:t>
        </w:r>
        <w:r w:rsidR="007A3AE6" w:rsidRPr="007A3AE6">
          <w:rPr>
            <w:rFonts w:ascii="wf_segoe-ui_normal" w:eastAsia="Times New Roman" w:hAnsi="wf_segoe-ui_normal" w:cs="Times New Roman"/>
            <w:b/>
            <w:sz w:val="23"/>
            <w:szCs w:val="23"/>
          </w:rPr>
          <w:t xml:space="preserve"> </w:t>
        </w:r>
      </w:ins>
    </w:p>
    <w:p w14:paraId="7F52E8D7" w14:textId="77777777" w:rsidR="00944715" w:rsidRDefault="00416E29" w:rsidP="00944715">
      <w:pPr>
        <w:pStyle w:val="ListParagraph"/>
        <w:numPr>
          <w:ilvl w:val="0"/>
          <w:numId w:val="4"/>
        </w:numPr>
        <w:spacing w:before="100" w:beforeAutospacing="1" w:after="100" w:afterAutospacing="1" w:line="240" w:lineRule="auto"/>
        <w:rPr>
          <w:ins w:id="44" w:author="Robert FRASER" w:date="2026-09-25T21:07:00Z" w16du:dateUtc="2026-09-26T01:07:00Z"/>
          <w:rFonts w:ascii="wf_segoe-ui_normal" w:eastAsia="Times New Roman" w:hAnsi="wf_segoe-ui_normal" w:cs="Times New Roman"/>
          <w:sz w:val="23"/>
          <w:szCs w:val="23"/>
        </w:rPr>
      </w:pPr>
      <w:ins w:id="45" w:author="Robert FRASER" w:date="2026-09-25T21:07:00Z" w16du:dateUtc="2026-09-26T01:07:00Z">
        <w:r w:rsidRPr="00944715">
          <w:rPr>
            <w:rFonts w:ascii="wf_segoe-ui_normal" w:eastAsia="Times New Roman" w:hAnsi="wf_segoe-ui_normal" w:cs="Times New Roman"/>
            <w:sz w:val="23"/>
            <w:szCs w:val="23"/>
          </w:rPr>
          <w:t xml:space="preserve">Red Cross has </w:t>
        </w:r>
        <w:r w:rsidR="00944715">
          <w:rPr>
            <w:rFonts w:ascii="wf_segoe-ui_normal" w:eastAsia="Times New Roman" w:hAnsi="wf_segoe-ui_normal" w:cs="Times New Roman"/>
            <w:sz w:val="23"/>
            <w:szCs w:val="23"/>
          </w:rPr>
          <w:t xml:space="preserve">a </w:t>
        </w:r>
        <w:r w:rsidRPr="00944715">
          <w:rPr>
            <w:rFonts w:ascii="wf_segoe-ui_normal" w:eastAsia="Times New Roman" w:hAnsi="wf_segoe-ui_normal" w:cs="Times New Roman"/>
            <w:sz w:val="23"/>
            <w:szCs w:val="23"/>
          </w:rPr>
          <w:t xml:space="preserve">big role to play in the urban WASH as </w:t>
        </w:r>
        <w:r w:rsidR="00AB4963" w:rsidRPr="00944715">
          <w:rPr>
            <w:rFonts w:ascii="wf_segoe-ui_normal" w:eastAsia="Times New Roman" w:hAnsi="wf_segoe-ui_normal" w:cs="Times New Roman"/>
            <w:sz w:val="23"/>
            <w:szCs w:val="23"/>
          </w:rPr>
          <w:t xml:space="preserve">it plays an auxiliary role to the government by providing services the governments cannot do due to limited resources as </w:t>
        </w:r>
        <w:r w:rsidRPr="00944715">
          <w:rPr>
            <w:rFonts w:ascii="wf_segoe-ui_normal" w:eastAsia="Times New Roman" w:hAnsi="wf_segoe-ui_normal" w:cs="Times New Roman"/>
            <w:sz w:val="23"/>
            <w:szCs w:val="23"/>
          </w:rPr>
          <w:t xml:space="preserve">evidenced by the EU Funded WASH Interventions in Malawi, </w:t>
        </w:r>
      </w:ins>
    </w:p>
    <w:p w14:paraId="2ABB7046" w14:textId="77777777" w:rsidR="00944715" w:rsidRPr="00944715" w:rsidRDefault="00944715" w:rsidP="00944715">
      <w:pPr>
        <w:pStyle w:val="ListParagraph"/>
        <w:spacing w:before="100" w:beforeAutospacing="1" w:after="100" w:afterAutospacing="1" w:line="240" w:lineRule="auto"/>
        <w:rPr>
          <w:ins w:id="46" w:author="Robert FRASER" w:date="2026-09-25T21:07:00Z" w16du:dateUtc="2026-09-26T01:07:00Z"/>
          <w:rFonts w:ascii="wf_segoe-ui_normal" w:eastAsia="Times New Roman" w:hAnsi="wf_segoe-ui_normal" w:cs="Times New Roman"/>
          <w:sz w:val="23"/>
          <w:szCs w:val="23"/>
        </w:rPr>
      </w:pPr>
    </w:p>
    <w:p w14:paraId="73CF041E" w14:textId="77777777" w:rsidR="00944715" w:rsidRDefault="00416E29" w:rsidP="007A3AE6">
      <w:pPr>
        <w:pStyle w:val="ListParagraph"/>
        <w:numPr>
          <w:ilvl w:val="0"/>
          <w:numId w:val="4"/>
        </w:numPr>
        <w:spacing w:before="100" w:beforeAutospacing="1" w:after="100" w:afterAutospacing="1" w:line="240" w:lineRule="auto"/>
        <w:rPr>
          <w:ins w:id="47" w:author="Robert FRASER" w:date="2026-09-25T21:07:00Z" w16du:dateUtc="2026-09-26T01:07:00Z"/>
          <w:rFonts w:ascii="wf_segoe-ui_normal" w:eastAsia="Times New Roman" w:hAnsi="wf_segoe-ui_normal" w:cs="Times New Roman"/>
          <w:sz w:val="23"/>
          <w:szCs w:val="23"/>
        </w:rPr>
      </w:pPr>
      <w:ins w:id="48" w:author="Robert FRASER" w:date="2026-09-25T21:07:00Z" w16du:dateUtc="2026-09-26T01:07:00Z">
        <w:r w:rsidRPr="00944715">
          <w:rPr>
            <w:rFonts w:ascii="wf_segoe-ui_normal" w:eastAsia="Times New Roman" w:hAnsi="wf_segoe-ui_normal" w:cs="Times New Roman"/>
            <w:sz w:val="23"/>
            <w:szCs w:val="23"/>
          </w:rPr>
          <w:t xml:space="preserve">Managed to reach out to </w:t>
        </w:r>
        <w:r w:rsidR="00FF4098" w:rsidRPr="00944715">
          <w:rPr>
            <w:rFonts w:ascii="wf_segoe-ui_normal" w:eastAsia="Times New Roman" w:hAnsi="wf_segoe-ui_normal" w:cs="Times New Roman"/>
            <w:sz w:val="23"/>
            <w:szCs w:val="23"/>
          </w:rPr>
          <w:t>the urban poor with safe water and sanitation facilities where the water   board and other service providers could not reach.</w:t>
        </w:r>
      </w:ins>
    </w:p>
    <w:p w14:paraId="67DDF92B" w14:textId="77777777" w:rsidR="00944715" w:rsidRPr="00944715" w:rsidRDefault="00944715" w:rsidP="00944715">
      <w:pPr>
        <w:pStyle w:val="ListParagraph"/>
        <w:rPr>
          <w:ins w:id="49" w:author="Robert FRASER" w:date="2026-09-25T21:07:00Z" w16du:dateUtc="2026-09-26T01:07:00Z"/>
          <w:rFonts w:ascii="wf_segoe-ui_normal" w:eastAsia="Times New Roman" w:hAnsi="wf_segoe-ui_normal" w:cs="Times New Roman"/>
          <w:sz w:val="23"/>
          <w:szCs w:val="23"/>
        </w:rPr>
      </w:pPr>
    </w:p>
    <w:p w14:paraId="49ACD3A4" w14:textId="77777777" w:rsidR="00FF4098" w:rsidRPr="00944715" w:rsidRDefault="00944715" w:rsidP="007A3AE6">
      <w:pPr>
        <w:pStyle w:val="ListParagraph"/>
        <w:numPr>
          <w:ilvl w:val="0"/>
          <w:numId w:val="4"/>
        </w:numPr>
        <w:spacing w:before="100" w:beforeAutospacing="1" w:after="100" w:afterAutospacing="1" w:line="240" w:lineRule="auto"/>
        <w:rPr>
          <w:ins w:id="50" w:author="Robert FRASER" w:date="2026-09-25T21:07:00Z" w16du:dateUtc="2026-09-26T01:07:00Z"/>
          <w:rFonts w:ascii="wf_segoe-ui_normal" w:eastAsia="Times New Roman" w:hAnsi="wf_segoe-ui_normal" w:cs="Times New Roman"/>
          <w:sz w:val="23"/>
          <w:szCs w:val="23"/>
        </w:rPr>
      </w:pPr>
      <w:ins w:id="51" w:author="Robert FRASER" w:date="2026-09-25T21:07:00Z" w16du:dateUtc="2026-09-26T01:07:00Z">
        <w:r>
          <w:rPr>
            <w:rFonts w:ascii="wf_segoe-ui_normal" w:eastAsia="Times New Roman" w:hAnsi="wf_segoe-ui_normal" w:cs="Times New Roman"/>
            <w:sz w:val="23"/>
            <w:szCs w:val="23"/>
          </w:rPr>
          <w:t>C</w:t>
        </w:r>
        <w:r w:rsidR="00FF4098" w:rsidRPr="00944715">
          <w:rPr>
            <w:rFonts w:ascii="wf_segoe-ui_normal" w:eastAsia="Times New Roman" w:hAnsi="wf_segoe-ui_normal" w:cs="Times New Roman"/>
            <w:sz w:val="23"/>
            <w:szCs w:val="23"/>
          </w:rPr>
          <w:t xml:space="preserve">ontributed to proper waste management in the two cities by constructing and rehabilitating waste facilities that could not have been done by the authorities as experience has shown that financial allocations to waste management issues are always low in the two towns and even elsewhere in </w:t>
        </w:r>
        <w:r w:rsidR="00AB4963" w:rsidRPr="00944715">
          <w:rPr>
            <w:rFonts w:ascii="wf_segoe-ui_normal" w:eastAsia="Times New Roman" w:hAnsi="wf_segoe-ui_normal" w:cs="Times New Roman"/>
            <w:sz w:val="23"/>
            <w:szCs w:val="23"/>
          </w:rPr>
          <w:t xml:space="preserve">the </w:t>
        </w:r>
        <w:r w:rsidR="00FF4098" w:rsidRPr="00944715">
          <w:rPr>
            <w:rFonts w:ascii="wf_segoe-ui_normal" w:eastAsia="Times New Roman" w:hAnsi="wf_segoe-ui_normal" w:cs="Times New Roman"/>
            <w:sz w:val="23"/>
            <w:szCs w:val="23"/>
          </w:rPr>
          <w:t xml:space="preserve">developing countries.  </w:t>
        </w:r>
      </w:ins>
    </w:p>
    <w:p w14:paraId="06401F6F" w14:textId="77777777" w:rsidR="00944715" w:rsidRDefault="00944715" w:rsidP="009E1ABD">
      <w:pPr>
        <w:spacing w:before="100" w:beforeAutospacing="1" w:after="100" w:afterAutospacing="1" w:line="240" w:lineRule="auto"/>
        <w:rPr>
          <w:ins w:id="52" w:author="Robert FRASER" w:date="2026-09-25T21:07:00Z" w16du:dateUtc="2026-09-26T01:07:00Z"/>
          <w:rFonts w:ascii="wf_segoe-ui_normal" w:eastAsia="Times New Roman" w:hAnsi="wf_segoe-ui_normal" w:cs="Times New Roman"/>
          <w:b/>
          <w:sz w:val="23"/>
          <w:szCs w:val="23"/>
        </w:rPr>
      </w:pPr>
      <w:ins w:id="53" w:author="Robert FRASER" w:date="2026-09-25T21:07:00Z" w16du:dateUtc="2026-09-26T01:07:00Z">
        <w:r w:rsidRPr="00944715">
          <w:rPr>
            <w:rFonts w:ascii="wf_segoe-ui_normal" w:eastAsia="Times New Roman" w:hAnsi="wf_segoe-ui_normal" w:cs="Times New Roman"/>
            <w:b/>
            <w:sz w:val="23"/>
            <w:szCs w:val="23"/>
          </w:rPr>
          <w:t xml:space="preserve">Emptying latrines </w:t>
        </w:r>
        <w:r w:rsidR="007A3AE6" w:rsidRPr="00944715">
          <w:rPr>
            <w:rFonts w:ascii="wf_segoe-ui_normal" w:eastAsia="Times New Roman" w:hAnsi="wf_segoe-ui_normal" w:cs="Times New Roman"/>
            <w:b/>
            <w:sz w:val="23"/>
            <w:szCs w:val="23"/>
          </w:rPr>
          <w:t>a</w:t>
        </w:r>
        <w:r w:rsidRPr="00944715">
          <w:rPr>
            <w:rFonts w:ascii="wf_segoe-ui_normal" w:eastAsia="Times New Roman" w:hAnsi="wf_segoe-ui_normal" w:cs="Times New Roman"/>
            <w:b/>
            <w:sz w:val="23"/>
            <w:szCs w:val="23"/>
          </w:rPr>
          <w:t>s a business for the R</w:t>
        </w:r>
        <w:r w:rsidR="007A3AE6" w:rsidRPr="00944715">
          <w:rPr>
            <w:rFonts w:ascii="wf_segoe-ui_normal" w:eastAsia="Times New Roman" w:hAnsi="wf_segoe-ui_normal" w:cs="Times New Roman"/>
            <w:b/>
            <w:sz w:val="23"/>
            <w:szCs w:val="23"/>
          </w:rPr>
          <w:t>ed</w:t>
        </w:r>
        <w:r w:rsidRPr="00944715">
          <w:rPr>
            <w:rFonts w:ascii="wf_segoe-ui_normal" w:eastAsia="Times New Roman" w:hAnsi="wf_segoe-ui_normal" w:cs="Times New Roman"/>
            <w:b/>
            <w:sz w:val="23"/>
            <w:szCs w:val="23"/>
          </w:rPr>
          <w:t xml:space="preserve"> C</w:t>
        </w:r>
        <w:r w:rsidR="007A3AE6" w:rsidRPr="00944715">
          <w:rPr>
            <w:rFonts w:ascii="wf_segoe-ui_normal" w:eastAsia="Times New Roman" w:hAnsi="wf_segoe-ui_normal" w:cs="Times New Roman"/>
            <w:b/>
            <w:sz w:val="23"/>
            <w:szCs w:val="23"/>
          </w:rPr>
          <w:t>ross.</w:t>
        </w:r>
      </w:ins>
    </w:p>
    <w:p w14:paraId="6502AB88" w14:textId="77777777" w:rsidR="00D566B5" w:rsidRDefault="004B3EE7" w:rsidP="007A3AE6">
      <w:pPr>
        <w:pStyle w:val="ListParagraph"/>
        <w:numPr>
          <w:ilvl w:val="0"/>
          <w:numId w:val="6"/>
        </w:numPr>
        <w:spacing w:before="100" w:beforeAutospacing="1" w:after="100" w:afterAutospacing="1" w:line="240" w:lineRule="auto"/>
        <w:jc w:val="both"/>
        <w:rPr>
          <w:ins w:id="54" w:author="Robert FRASER" w:date="2026-09-25T21:07:00Z" w16du:dateUtc="2026-09-26T01:07:00Z"/>
          <w:rFonts w:ascii="wf_segoe-ui_normal" w:eastAsia="Times New Roman" w:hAnsi="wf_segoe-ui_normal" w:cs="Times New Roman"/>
          <w:sz w:val="23"/>
          <w:szCs w:val="23"/>
        </w:rPr>
      </w:pPr>
      <w:ins w:id="55" w:author="Robert FRASER" w:date="2026-09-25T21:07:00Z" w16du:dateUtc="2026-09-26T01:07:00Z">
        <w:r w:rsidRPr="00A9201A">
          <w:rPr>
            <w:rFonts w:ascii="wf_segoe-ui_normal" w:eastAsia="Times New Roman" w:hAnsi="wf_segoe-ui_normal" w:cs="Times New Roman"/>
            <w:sz w:val="23"/>
            <w:szCs w:val="23"/>
          </w:rPr>
          <w:t xml:space="preserve">Red Cross can do emptying as a business only if it works in collaboration with the private sector for the fact that a private sector is more competent in business management, marketing and operation. </w:t>
        </w:r>
        <w:r w:rsidR="007A398B" w:rsidRPr="00A9201A">
          <w:rPr>
            <w:rFonts w:ascii="wf_segoe-ui_normal" w:eastAsia="Times New Roman" w:hAnsi="wf_segoe-ui_normal" w:cs="Times New Roman"/>
            <w:sz w:val="23"/>
            <w:szCs w:val="23"/>
          </w:rPr>
          <w:t>Further</w:t>
        </w:r>
        <w:r w:rsidR="00A9201A">
          <w:rPr>
            <w:rFonts w:ascii="wf_segoe-ui_normal" w:eastAsia="Times New Roman" w:hAnsi="wf_segoe-ui_normal" w:cs="Times New Roman"/>
            <w:sz w:val="23"/>
            <w:szCs w:val="23"/>
          </w:rPr>
          <w:t>-</w:t>
        </w:r>
        <w:r w:rsidR="007A398B" w:rsidRPr="00A9201A">
          <w:rPr>
            <w:rFonts w:ascii="wf_segoe-ui_normal" w:eastAsia="Times New Roman" w:hAnsi="wf_segoe-ui_normal" w:cs="Times New Roman"/>
            <w:sz w:val="23"/>
            <w:szCs w:val="23"/>
          </w:rPr>
          <w:t>more in times of need for equipment and machinery, the private sector is always there to provide and facilitate smooth operation. Vehicles and other machineries could be readily made available as required.</w:t>
        </w:r>
        <w:r w:rsidR="00A9201A">
          <w:rPr>
            <w:rFonts w:ascii="wf_segoe-ui_normal" w:eastAsia="Times New Roman" w:hAnsi="wf_segoe-ui_normal" w:cs="Times New Roman"/>
            <w:sz w:val="23"/>
            <w:szCs w:val="23"/>
          </w:rPr>
          <w:t xml:space="preserve"> In terms </w:t>
        </w:r>
        <w:r w:rsidR="00A73713">
          <w:rPr>
            <w:rFonts w:ascii="wf_segoe-ui_normal" w:eastAsia="Times New Roman" w:hAnsi="wf_segoe-ui_normal" w:cs="Times New Roman"/>
            <w:sz w:val="23"/>
            <w:szCs w:val="23"/>
          </w:rPr>
          <w:t xml:space="preserve">of </w:t>
        </w:r>
        <w:r w:rsidR="00A9201A">
          <w:rPr>
            <w:rFonts w:ascii="wf_segoe-ui_normal" w:eastAsia="Times New Roman" w:hAnsi="wf_segoe-ui_normal" w:cs="Times New Roman"/>
            <w:sz w:val="23"/>
            <w:szCs w:val="23"/>
          </w:rPr>
          <w:t xml:space="preserve">customer identification, the private company is competent enough to do the work while red cross </w:t>
        </w:r>
        <w:r w:rsidR="00A73713">
          <w:rPr>
            <w:rFonts w:ascii="wf_segoe-ui_normal" w:eastAsia="Times New Roman" w:hAnsi="wf_segoe-ui_normal" w:cs="Times New Roman"/>
            <w:sz w:val="23"/>
            <w:szCs w:val="23"/>
          </w:rPr>
          <w:t>has the capacity to provide volunteers who can be trained as artisans and operators. Red Cross is also more exposed</w:t>
        </w:r>
        <w:r w:rsidR="00D566B5">
          <w:rPr>
            <w:rFonts w:ascii="wf_segoe-ui_normal" w:eastAsia="Times New Roman" w:hAnsi="wf_segoe-ui_normal" w:cs="Times New Roman"/>
            <w:sz w:val="23"/>
            <w:szCs w:val="23"/>
          </w:rPr>
          <w:t>.</w:t>
        </w:r>
      </w:ins>
    </w:p>
    <w:p w14:paraId="327B61D0" w14:textId="77777777" w:rsidR="00907DDD" w:rsidRDefault="00907DDD" w:rsidP="00907DDD">
      <w:pPr>
        <w:pStyle w:val="ListParagraph"/>
        <w:spacing w:before="100" w:beforeAutospacing="1" w:after="100" w:afterAutospacing="1" w:line="240" w:lineRule="auto"/>
        <w:jc w:val="both"/>
        <w:rPr>
          <w:ins w:id="56" w:author="Robert FRASER" w:date="2026-09-25T21:07:00Z" w16du:dateUtc="2026-09-26T01:07:00Z"/>
          <w:rFonts w:ascii="wf_segoe-ui_normal" w:eastAsia="Times New Roman" w:hAnsi="wf_segoe-ui_normal" w:cs="Times New Roman"/>
          <w:sz w:val="23"/>
          <w:szCs w:val="23"/>
        </w:rPr>
      </w:pPr>
    </w:p>
    <w:p w14:paraId="4264477F" w14:textId="77777777" w:rsidR="00130367" w:rsidRDefault="00D566B5" w:rsidP="007A3AE6">
      <w:pPr>
        <w:pStyle w:val="ListParagraph"/>
        <w:numPr>
          <w:ilvl w:val="0"/>
          <w:numId w:val="6"/>
        </w:numPr>
        <w:spacing w:before="100" w:beforeAutospacing="1" w:after="100" w:afterAutospacing="1" w:line="240" w:lineRule="auto"/>
        <w:jc w:val="both"/>
        <w:rPr>
          <w:ins w:id="57" w:author="Robert FRASER" w:date="2026-09-25T21:07:00Z" w16du:dateUtc="2026-09-26T01:07:00Z"/>
          <w:rFonts w:ascii="wf_segoe-ui_normal" w:eastAsia="Times New Roman" w:hAnsi="wf_segoe-ui_normal" w:cs="Times New Roman"/>
          <w:sz w:val="23"/>
          <w:szCs w:val="23"/>
        </w:rPr>
      </w:pPr>
      <w:ins w:id="58" w:author="Robert FRASER" w:date="2026-09-25T21:07:00Z" w16du:dateUtc="2026-09-26T01:07:00Z">
        <w:r>
          <w:rPr>
            <w:rFonts w:ascii="wf_segoe-ui_normal" w:eastAsia="Times New Roman" w:hAnsi="wf_segoe-ui_normal" w:cs="Times New Roman"/>
            <w:sz w:val="23"/>
            <w:szCs w:val="23"/>
          </w:rPr>
          <w:t>It should be noted that where there is no reliable dumping site</w:t>
        </w:r>
        <w:r w:rsidR="00907DDD">
          <w:rPr>
            <w:rFonts w:ascii="wf_segoe-ui_normal" w:eastAsia="Times New Roman" w:hAnsi="wf_segoe-ui_normal" w:cs="Times New Roman"/>
            <w:sz w:val="23"/>
            <w:szCs w:val="23"/>
          </w:rPr>
          <w:t>,</w:t>
        </w:r>
        <w:r>
          <w:rPr>
            <w:rFonts w:ascii="wf_segoe-ui_normal" w:eastAsia="Times New Roman" w:hAnsi="wf_segoe-ui_normal" w:cs="Times New Roman"/>
            <w:sz w:val="23"/>
            <w:szCs w:val="23"/>
          </w:rPr>
          <w:t xml:space="preserve"> latrine emptying poses a big challenge in terms of sludge disposal and treatment. Chances of affecting surrounding communities are high if not properly handled.  </w:t>
        </w:r>
        <w:r w:rsidR="00A73713">
          <w:rPr>
            <w:rFonts w:ascii="wf_segoe-ui_normal" w:eastAsia="Times New Roman" w:hAnsi="wf_segoe-ui_normal" w:cs="Times New Roman"/>
            <w:sz w:val="23"/>
            <w:szCs w:val="23"/>
          </w:rPr>
          <w:t xml:space="preserve"> </w:t>
        </w:r>
      </w:ins>
    </w:p>
    <w:p w14:paraId="1C17B24C" w14:textId="77777777" w:rsidR="00686542" w:rsidRPr="00FD7486" w:rsidRDefault="009E1ABD" w:rsidP="00130367">
      <w:pPr>
        <w:spacing w:before="100" w:beforeAutospacing="1" w:after="100" w:afterAutospacing="1" w:line="240" w:lineRule="auto"/>
        <w:jc w:val="both"/>
        <w:rPr>
          <w:ins w:id="59" w:author="Robert FRASER" w:date="2026-09-25T21:07:00Z" w16du:dateUtc="2026-09-26T01:07:00Z"/>
          <w:rFonts w:ascii="wf_segoe-ui_normal" w:eastAsia="Times New Roman" w:hAnsi="wf_segoe-ui_normal" w:cs="Times New Roman"/>
          <w:b/>
          <w:sz w:val="23"/>
          <w:szCs w:val="23"/>
        </w:rPr>
      </w:pPr>
      <w:ins w:id="60" w:author="Robert FRASER" w:date="2026-09-25T21:07:00Z" w16du:dateUtc="2026-09-26T01:07:00Z">
        <w:r>
          <w:rPr>
            <w:rFonts w:ascii="wf_segoe-ui_normal" w:eastAsia="Times New Roman" w:hAnsi="wf_segoe-ui_normal" w:cs="Times New Roman"/>
            <w:b/>
            <w:sz w:val="23"/>
            <w:szCs w:val="23"/>
          </w:rPr>
          <w:t xml:space="preserve"> </w:t>
        </w:r>
        <w:r w:rsidR="007A3AE6" w:rsidRPr="00FD7486">
          <w:rPr>
            <w:rFonts w:ascii="wf_segoe-ui_normal" w:eastAsia="Times New Roman" w:hAnsi="wf_segoe-ui_normal" w:cs="Times New Roman"/>
            <w:b/>
            <w:sz w:val="23"/>
            <w:szCs w:val="23"/>
          </w:rPr>
          <w:t>H</w:t>
        </w:r>
        <w:r w:rsidR="00130367" w:rsidRPr="00FD7486">
          <w:rPr>
            <w:rFonts w:ascii="wf_segoe-ui_normal" w:eastAsia="Times New Roman" w:hAnsi="wf_segoe-ui_normal" w:cs="Times New Roman"/>
            <w:b/>
            <w:sz w:val="23"/>
            <w:szCs w:val="23"/>
          </w:rPr>
          <w:t>ow to</w:t>
        </w:r>
        <w:r w:rsidR="007A3AE6" w:rsidRPr="00FD7486">
          <w:rPr>
            <w:rFonts w:ascii="wf_segoe-ui_normal" w:eastAsia="Times New Roman" w:hAnsi="wf_segoe-ui_normal" w:cs="Times New Roman"/>
            <w:b/>
            <w:sz w:val="23"/>
            <w:szCs w:val="23"/>
          </w:rPr>
          <w:t xml:space="preserve"> make latrines at market</w:t>
        </w:r>
        <w:r w:rsidR="00130367" w:rsidRPr="00FD7486">
          <w:rPr>
            <w:rFonts w:ascii="wf_segoe-ui_normal" w:eastAsia="Times New Roman" w:hAnsi="wf_segoe-ui_normal" w:cs="Times New Roman"/>
            <w:b/>
            <w:sz w:val="23"/>
            <w:szCs w:val="23"/>
          </w:rPr>
          <w:t xml:space="preserve"> places </w:t>
        </w:r>
        <w:r w:rsidR="00FD7486">
          <w:rPr>
            <w:rFonts w:ascii="wf_segoe-ui_normal" w:eastAsia="Times New Roman" w:hAnsi="wf_segoe-ui_normal" w:cs="Times New Roman"/>
            <w:b/>
            <w:sz w:val="23"/>
            <w:szCs w:val="23"/>
          </w:rPr>
          <w:t>sustainable</w:t>
        </w:r>
        <w:r w:rsidR="006142FF">
          <w:rPr>
            <w:rFonts w:ascii="wf_segoe-ui_normal" w:eastAsia="Times New Roman" w:hAnsi="wf_segoe-ui_normal" w:cs="Times New Roman"/>
            <w:b/>
            <w:sz w:val="23"/>
            <w:szCs w:val="23"/>
          </w:rPr>
          <w:t>?</w:t>
        </w:r>
      </w:ins>
    </w:p>
    <w:p w14:paraId="541FDB4F" w14:textId="77777777" w:rsidR="007F04ED" w:rsidRDefault="00130367" w:rsidP="007A3AE6">
      <w:pPr>
        <w:pStyle w:val="ListParagraph"/>
        <w:numPr>
          <w:ilvl w:val="0"/>
          <w:numId w:val="7"/>
        </w:numPr>
        <w:spacing w:before="100" w:beforeAutospacing="1" w:after="100" w:afterAutospacing="1" w:line="240" w:lineRule="auto"/>
        <w:jc w:val="both"/>
        <w:rPr>
          <w:ins w:id="61" w:author="Robert FRASER" w:date="2026-09-25T21:07:00Z" w16du:dateUtc="2026-09-26T01:07:00Z"/>
          <w:rFonts w:ascii="wf_segoe-ui_normal" w:eastAsia="Times New Roman" w:hAnsi="wf_segoe-ui_normal" w:cs="Times New Roman"/>
          <w:sz w:val="23"/>
          <w:szCs w:val="23"/>
        </w:rPr>
      </w:pPr>
      <w:ins w:id="62" w:author="Robert FRASER" w:date="2026-09-25T21:07:00Z" w16du:dateUtc="2026-09-26T01:07:00Z">
        <w:r w:rsidRPr="00FD7486">
          <w:rPr>
            <w:rFonts w:ascii="wf_segoe-ui_normal" w:eastAsia="Times New Roman" w:hAnsi="wf_segoe-ui_normal" w:cs="Times New Roman"/>
            <w:sz w:val="23"/>
            <w:szCs w:val="23"/>
          </w:rPr>
          <w:t>Experience has shown that latrines built at</w:t>
        </w:r>
        <w:r w:rsidR="00FD7486" w:rsidRPr="00FD7486">
          <w:rPr>
            <w:rFonts w:ascii="wf_segoe-ui_normal" w:eastAsia="Times New Roman" w:hAnsi="wf_segoe-ui_normal" w:cs="Times New Roman"/>
            <w:sz w:val="23"/>
            <w:szCs w:val="23"/>
          </w:rPr>
          <w:t xml:space="preserve"> market places can be sustained only if they are privatized to be run by the private entrepreneurs and report to the city authorities. </w:t>
        </w:r>
        <w:r w:rsidR="00FD7486">
          <w:rPr>
            <w:rFonts w:ascii="wf_segoe-ui_normal" w:eastAsia="Times New Roman" w:hAnsi="wf_segoe-ui_normal" w:cs="Times New Roman"/>
            <w:sz w:val="23"/>
            <w:szCs w:val="23"/>
          </w:rPr>
          <w:t>This promotes</w:t>
        </w:r>
        <w:r w:rsidR="00FD7486" w:rsidRPr="00FD7486">
          <w:rPr>
            <w:rFonts w:ascii="wf_segoe-ui_normal" w:eastAsia="Times New Roman" w:hAnsi="wf_segoe-ui_normal" w:cs="Times New Roman"/>
            <w:sz w:val="23"/>
            <w:szCs w:val="23"/>
          </w:rPr>
          <w:t xml:space="preserve"> care and maintenance of the facilities for continuous and maximum utilization of the latrines. This is exactly what is going on in Malawi.  </w:t>
        </w:r>
      </w:ins>
    </w:p>
    <w:p w14:paraId="652D4D66" w14:textId="77777777" w:rsidR="007F04ED" w:rsidRDefault="007F04ED" w:rsidP="007F04ED">
      <w:pPr>
        <w:spacing w:before="100" w:beforeAutospacing="1" w:after="100" w:afterAutospacing="1" w:line="240" w:lineRule="auto"/>
        <w:jc w:val="both"/>
        <w:rPr>
          <w:ins w:id="63" w:author="Robert FRASER" w:date="2026-09-25T21:07:00Z" w16du:dateUtc="2026-09-26T01:07:00Z"/>
          <w:rFonts w:ascii="wf_segoe-ui_normal" w:eastAsia="Times New Roman" w:hAnsi="wf_segoe-ui_normal" w:cs="Times New Roman"/>
          <w:sz w:val="23"/>
          <w:szCs w:val="23"/>
        </w:rPr>
      </w:pPr>
    </w:p>
    <w:p w14:paraId="15FF2AE2" w14:textId="77777777" w:rsidR="007F04ED" w:rsidRDefault="007F04ED" w:rsidP="007F04ED">
      <w:pPr>
        <w:spacing w:before="100" w:beforeAutospacing="1" w:after="100" w:afterAutospacing="1" w:line="240" w:lineRule="auto"/>
        <w:jc w:val="both"/>
        <w:rPr>
          <w:ins w:id="64" w:author="Robert FRASER" w:date="2026-09-25T21:07:00Z" w16du:dateUtc="2026-09-26T01:07:00Z"/>
          <w:rFonts w:ascii="wf_segoe-ui_normal" w:eastAsia="Times New Roman" w:hAnsi="wf_segoe-ui_normal" w:cs="Times New Roman"/>
          <w:sz w:val="23"/>
          <w:szCs w:val="23"/>
        </w:rPr>
      </w:pPr>
      <w:ins w:id="65" w:author="Robert FRASER" w:date="2026-09-25T21:07:00Z" w16du:dateUtc="2026-09-26T01:07:00Z">
        <w:r>
          <w:rPr>
            <w:rFonts w:ascii="wf_segoe-ui_normal" w:eastAsia="Times New Roman" w:hAnsi="wf_segoe-ui_normal" w:cs="Times New Roman"/>
            <w:sz w:val="23"/>
            <w:szCs w:val="23"/>
          </w:rPr>
          <w:t xml:space="preserve">Compiled by: </w:t>
        </w:r>
        <w:r>
          <w:rPr>
            <w:rFonts w:ascii="wf_segoe-ui_normal" w:eastAsia="Times New Roman" w:hAnsi="wf_segoe-ui_normal" w:cs="Times New Roman"/>
            <w:sz w:val="23"/>
            <w:szCs w:val="23"/>
          </w:rPr>
          <w:tab/>
        </w:r>
      </w:ins>
    </w:p>
    <w:p w14:paraId="791CD7FF" w14:textId="77777777" w:rsidR="007F04ED" w:rsidRDefault="007F04ED" w:rsidP="007F04ED">
      <w:pPr>
        <w:spacing w:before="100" w:beforeAutospacing="1" w:after="100" w:afterAutospacing="1" w:line="240" w:lineRule="auto"/>
        <w:jc w:val="both"/>
        <w:rPr>
          <w:ins w:id="66" w:author="Robert FRASER" w:date="2026-09-25T21:07:00Z" w16du:dateUtc="2026-09-26T01:07:00Z"/>
          <w:rFonts w:ascii="wf_segoe-ui_normal" w:eastAsia="Times New Roman" w:hAnsi="wf_segoe-ui_normal" w:cs="Times New Roman"/>
          <w:sz w:val="23"/>
          <w:szCs w:val="23"/>
        </w:rPr>
      </w:pPr>
    </w:p>
    <w:p w14:paraId="62973ECE" w14:textId="77777777" w:rsidR="007F04ED" w:rsidRDefault="007F04ED" w:rsidP="007F04ED">
      <w:pPr>
        <w:spacing w:before="100" w:beforeAutospacing="1" w:after="100" w:afterAutospacing="1" w:line="240" w:lineRule="auto"/>
        <w:jc w:val="both"/>
        <w:rPr>
          <w:ins w:id="67" w:author="Robert FRASER" w:date="2026-09-25T21:07:00Z" w16du:dateUtc="2026-09-26T01:07:00Z"/>
          <w:rFonts w:ascii="wf_segoe-ui_normal" w:eastAsia="Times New Roman" w:hAnsi="wf_segoe-ui_normal" w:cs="Times New Roman"/>
          <w:sz w:val="23"/>
          <w:szCs w:val="23"/>
        </w:rPr>
      </w:pPr>
      <w:ins w:id="68" w:author="Robert FRASER" w:date="2026-09-25T21:07:00Z" w16du:dateUtc="2026-09-26T01:07:00Z">
        <w:r>
          <w:rPr>
            <w:rFonts w:ascii="wf_segoe-ui_normal" w:eastAsia="Times New Roman" w:hAnsi="wf_segoe-ui_normal" w:cs="Times New Roman"/>
            <w:sz w:val="23"/>
            <w:szCs w:val="23"/>
          </w:rPr>
          <w:t>Colex Chapendeka</w:t>
        </w:r>
      </w:ins>
    </w:p>
    <w:p w14:paraId="5F5157B3" w14:textId="77777777" w:rsidR="007F04ED" w:rsidRDefault="007F04ED" w:rsidP="007F04ED">
      <w:pPr>
        <w:spacing w:before="100" w:beforeAutospacing="1" w:after="100" w:afterAutospacing="1" w:line="240" w:lineRule="auto"/>
        <w:jc w:val="both"/>
        <w:rPr>
          <w:ins w:id="69" w:author="Robert FRASER" w:date="2026-09-25T21:07:00Z" w16du:dateUtc="2026-09-26T01:07:00Z"/>
          <w:rFonts w:ascii="wf_segoe-ui_normal" w:eastAsia="Times New Roman" w:hAnsi="wf_segoe-ui_normal" w:cs="Times New Roman"/>
          <w:sz w:val="23"/>
          <w:szCs w:val="23"/>
        </w:rPr>
      </w:pPr>
    </w:p>
    <w:p w14:paraId="4E9E5953" w14:textId="77777777" w:rsidR="007F04ED" w:rsidRDefault="007F04ED" w:rsidP="007F04ED">
      <w:pPr>
        <w:spacing w:before="100" w:beforeAutospacing="1" w:after="100" w:afterAutospacing="1" w:line="240" w:lineRule="auto"/>
        <w:jc w:val="both"/>
        <w:rPr>
          <w:ins w:id="70" w:author="Robert FRASER" w:date="2026-09-25T21:07:00Z" w16du:dateUtc="2026-09-26T01:07:00Z"/>
          <w:rFonts w:ascii="wf_segoe-ui_normal" w:eastAsia="Times New Roman" w:hAnsi="wf_segoe-ui_normal" w:cs="Times New Roman"/>
          <w:sz w:val="23"/>
          <w:szCs w:val="23"/>
        </w:rPr>
      </w:pPr>
    </w:p>
    <w:p w14:paraId="2BD5A330" w14:textId="77777777" w:rsidR="007F04ED" w:rsidRDefault="007F04ED" w:rsidP="007F04ED">
      <w:pPr>
        <w:spacing w:before="100" w:beforeAutospacing="1" w:after="100" w:afterAutospacing="1" w:line="240" w:lineRule="auto"/>
        <w:jc w:val="both"/>
        <w:rPr>
          <w:ins w:id="71" w:author="Robert FRASER" w:date="2026-09-25T21:07:00Z" w16du:dateUtc="2026-09-26T01:07:00Z"/>
          <w:rFonts w:ascii="wf_segoe-ui_normal" w:eastAsia="Times New Roman" w:hAnsi="wf_segoe-ui_normal" w:cs="Times New Roman"/>
          <w:sz w:val="23"/>
          <w:szCs w:val="23"/>
        </w:rPr>
      </w:pPr>
      <w:ins w:id="72" w:author="Robert FRASER" w:date="2026-09-25T21:07:00Z" w16du:dateUtc="2026-09-26T01:07:00Z">
        <w:r>
          <w:rPr>
            <w:rFonts w:ascii="wf_segoe-ui_normal" w:eastAsia="Times New Roman" w:hAnsi="wf_segoe-ui_normal" w:cs="Times New Roman"/>
            <w:sz w:val="23"/>
            <w:szCs w:val="23"/>
          </w:rPr>
          <w:t>WASH Program Manager</w:t>
        </w:r>
      </w:ins>
    </w:p>
    <w:p w14:paraId="3DE240B4" w14:textId="77777777" w:rsidR="007A3AE6" w:rsidRPr="007F04ED" w:rsidRDefault="007F04ED" w:rsidP="007F04ED">
      <w:pPr>
        <w:spacing w:before="100" w:beforeAutospacing="1" w:after="100" w:afterAutospacing="1" w:line="240" w:lineRule="auto"/>
        <w:jc w:val="both"/>
        <w:rPr>
          <w:ins w:id="73" w:author="Robert FRASER" w:date="2026-09-25T21:07:00Z" w16du:dateUtc="2026-09-26T01:07:00Z"/>
          <w:rFonts w:ascii="wf_segoe-ui_normal" w:eastAsia="Times New Roman" w:hAnsi="wf_segoe-ui_normal" w:cs="Times New Roman"/>
          <w:sz w:val="23"/>
          <w:szCs w:val="23"/>
        </w:rPr>
      </w:pPr>
      <w:ins w:id="74" w:author="Robert FRASER" w:date="2026-09-25T21:07:00Z" w16du:dateUtc="2026-09-26T01:07:00Z">
        <w:r>
          <w:rPr>
            <w:rFonts w:ascii="wf_segoe-ui_normal" w:eastAsia="Times New Roman" w:hAnsi="wf_segoe-ui_normal" w:cs="Times New Roman"/>
            <w:sz w:val="23"/>
            <w:szCs w:val="23"/>
          </w:rPr>
          <w:t>MALAWI RED CROSS SOCIETY</w:t>
        </w:r>
        <w:r w:rsidR="00FD7486" w:rsidRPr="007F04ED">
          <w:rPr>
            <w:rFonts w:ascii="wf_segoe-ui_normal" w:eastAsia="Times New Roman" w:hAnsi="wf_segoe-ui_normal" w:cs="Times New Roman"/>
            <w:sz w:val="23"/>
            <w:szCs w:val="23"/>
          </w:rPr>
          <w:t xml:space="preserve">   </w:t>
        </w:r>
        <w:r w:rsidR="00130367" w:rsidRPr="007F04ED">
          <w:rPr>
            <w:rFonts w:ascii="wf_segoe-ui_normal" w:eastAsia="Times New Roman" w:hAnsi="wf_segoe-ui_normal" w:cs="Times New Roman"/>
            <w:sz w:val="23"/>
            <w:szCs w:val="23"/>
          </w:rPr>
          <w:t xml:space="preserve">  </w:t>
        </w:r>
      </w:ins>
    </w:p>
    <w:tbl>
      <w:tblPr>
        <w:tblW w:w="9178" w:type="dxa"/>
        <w:tblCellMar>
          <w:left w:w="70" w:type="dxa"/>
          <w:right w:w="70" w:type="dxa"/>
        </w:tblCellMar>
        <w:tblLook w:val="04A0" w:firstRow="1" w:lastRow="0" w:firstColumn="1" w:lastColumn="0" w:noHBand="0" w:noVBand="1"/>
      </w:tblPr>
      <w:tblGrid>
        <w:gridCol w:w="1701"/>
        <w:gridCol w:w="851"/>
        <w:gridCol w:w="1276"/>
        <w:gridCol w:w="1444"/>
        <w:gridCol w:w="1559"/>
        <w:gridCol w:w="1276"/>
        <w:gridCol w:w="1071"/>
      </w:tblGrid>
      <w:tr w:rsidR="00566F44" w:rsidRPr="003F6C65" w14:paraId="1DDE4D35" w14:textId="77777777" w:rsidTr="00F73E26">
        <w:trPr>
          <w:trHeight w:val="340"/>
          <w:del w:id="75" w:author="Robert FRASER" w:date="2026-09-25T21:07:00Z" w16du:dateUtc="2026-09-26T01:07:00Z"/>
        </w:trPr>
        <w:tc>
          <w:tcPr>
            <w:tcW w:w="1701" w:type="dxa"/>
            <w:tcBorders>
              <w:top w:val="single" w:sz="4" w:space="0" w:color="auto"/>
              <w:bottom w:val="single" w:sz="4" w:space="0" w:color="auto"/>
            </w:tcBorders>
            <w:noWrap/>
            <w:vAlign w:val="center"/>
            <w:hideMark/>
          </w:tcPr>
          <w:p w14:paraId="7E03DA81" w14:textId="77777777" w:rsidR="00566F44" w:rsidRPr="00C27B90" w:rsidRDefault="00566F44" w:rsidP="00F73E26">
            <w:pPr>
              <w:pStyle w:val="NoSpacing"/>
              <w:rPr>
                <w:del w:id="76" w:author="Robert FRASER" w:date="2026-09-25T21:07:00Z" w16du:dateUtc="2026-09-26T01:07:00Z"/>
                <w:rFonts w:ascii="Times New Roman" w:hAnsi="Times New Roman" w:cs="Times New Roman"/>
                <w:b/>
                <w:color w:val="000000" w:themeColor="text1"/>
                <w:sz w:val="24"/>
                <w:szCs w:val="24"/>
                <w:lang w:val="en-GB"/>
              </w:rPr>
            </w:pPr>
            <w:del w:id="77" w:author="Robert FRASER" w:date="2026-09-25T21:07:00Z" w16du:dateUtc="2026-09-26T01:07:00Z">
              <w:r w:rsidRPr="00C27B90">
                <w:rPr>
                  <w:rFonts w:ascii="Times New Roman" w:hAnsi="Times New Roman" w:cs="Times New Roman"/>
                  <w:b/>
                  <w:color w:val="000000" w:themeColor="text1"/>
                  <w:sz w:val="24"/>
                  <w:szCs w:val="24"/>
                  <w:lang w:val="en-GB"/>
                </w:rPr>
                <w:delText>Year/month(s)</w:delText>
              </w:r>
            </w:del>
          </w:p>
        </w:tc>
        <w:tc>
          <w:tcPr>
            <w:tcW w:w="851" w:type="dxa"/>
            <w:tcBorders>
              <w:top w:val="single" w:sz="4" w:space="0" w:color="auto"/>
              <w:bottom w:val="single" w:sz="4" w:space="0" w:color="auto"/>
            </w:tcBorders>
            <w:noWrap/>
            <w:vAlign w:val="center"/>
            <w:hideMark/>
          </w:tcPr>
          <w:p w14:paraId="74E28F02" w14:textId="77777777" w:rsidR="00566F44" w:rsidRPr="00C27B90" w:rsidRDefault="00566F44" w:rsidP="00F73E26">
            <w:pPr>
              <w:pStyle w:val="NoSpacing"/>
              <w:rPr>
                <w:del w:id="78" w:author="Robert FRASER" w:date="2026-09-25T21:07:00Z" w16du:dateUtc="2026-09-26T01:07:00Z"/>
                <w:rFonts w:ascii="Times New Roman" w:hAnsi="Times New Roman" w:cs="Times New Roman"/>
                <w:b/>
                <w:color w:val="000000" w:themeColor="text1"/>
                <w:sz w:val="24"/>
                <w:szCs w:val="24"/>
                <w:lang w:val="en-GB"/>
              </w:rPr>
            </w:pPr>
            <w:del w:id="79" w:author="Robert FRASER" w:date="2026-09-25T21:07:00Z" w16du:dateUtc="2026-09-26T01:07:00Z">
              <w:r w:rsidRPr="00C27B90">
                <w:rPr>
                  <w:rFonts w:ascii="Times New Roman" w:hAnsi="Times New Roman" w:cs="Times New Roman"/>
                  <w:b/>
                  <w:color w:val="000000" w:themeColor="text1"/>
                  <w:sz w:val="24"/>
                  <w:szCs w:val="24"/>
                  <w:lang w:val="en-GB"/>
                </w:rPr>
                <w:delText>N</w:delText>
              </w:r>
            </w:del>
          </w:p>
        </w:tc>
        <w:tc>
          <w:tcPr>
            <w:tcW w:w="1276" w:type="dxa"/>
            <w:tcBorders>
              <w:top w:val="single" w:sz="4" w:space="0" w:color="auto"/>
              <w:bottom w:val="single" w:sz="4" w:space="0" w:color="auto"/>
            </w:tcBorders>
            <w:vAlign w:val="center"/>
          </w:tcPr>
          <w:p w14:paraId="3295269B" w14:textId="77777777" w:rsidR="00566F44" w:rsidRPr="00C27B90" w:rsidRDefault="00566F44" w:rsidP="00F73E26">
            <w:pPr>
              <w:pStyle w:val="NoSpacing"/>
              <w:rPr>
                <w:del w:id="80" w:author="Robert FRASER" w:date="2026-09-25T21:07:00Z" w16du:dateUtc="2026-09-26T01:07:00Z"/>
                <w:rFonts w:ascii="Times New Roman" w:hAnsi="Times New Roman" w:cs="Times New Roman"/>
                <w:b/>
                <w:color w:val="000000" w:themeColor="text1"/>
                <w:sz w:val="24"/>
                <w:szCs w:val="24"/>
                <w:lang w:val="en-GB"/>
              </w:rPr>
            </w:pPr>
            <w:del w:id="81" w:author="Robert FRASER" w:date="2026-09-25T21:07:00Z" w16du:dateUtc="2026-09-26T01:07:00Z">
              <w:r w:rsidRPr="00C27B90">
                <w:rPr>
                  <w:rFonts w:ascii="Times New Roman" w:hAnsi="Times New Roman" w:cs="Times New Roman"/>
                  <w:b/>
                  <w:color w:val="000000" w:themeColor="text1"/>
                  <w:sz w:val="24"/>
                  <w:szCs w:val="24"/>
                  <w:lang w:val="en-GB"/>
                </w:rPr>
                <w:delText>Sampled areas</w:delText>
              </w:r>
            </w:del>
          </w:p>
        </w:tc>
        <w:tc>
          <w:tcPr>
            <w:tcW w:w="1444" w:type="dxa"/>
            <w:tcBorders>
              <w:top w:val="single" w:sz="4" w:space="0" w:color="auto"/>
              <w:bottom w:val="single" w:sz="4" w:space="0" w:color="auto"/>
            </w:tcBorders>
            <w:vAlign w:val="center"/>
          </w:tcPr>
          <w:p w14:paraId="1EF6CAEC" w14:textId="77777777" w:rsidR="00566F44" w:rsidRPr="00C27B90" w:rsidRDefault="00566F44" w:rsidP="00F73E26">
            <w:pPr>
              <w:pStyle w:val="NoSpacing"/>
              <w:rPr>
                <w:del w:id="82" w:author="Robert FRASER" w:date="2026-09-25T21:07:00Z" w16du:dateUtc="2026-09-26T01:07:00Z"/>
                <w:rFonts w:ascii="Times New Roman" w:hAnsi="Times New Roman" w:cs="Times New Roman"/>
                <w:b/>
                <w:color w:val="000000" w:themeColor="text1"/>
                <w:sz w:val="24"/>
                <w:szCs w:val="24"/>
                <w:lang w:val="en-GB"/>
              </w:rPr>
            </w:pPr>
            <w:del w:id="83" w:author="Robert FRASER" w:date="2026-09-25T21:07:00Z" w16du:dateUtc="2026-09-26T01:07:00Z">
              <w:r w:rsidRPr="00C27B90">
                <w:rPr>
                  <w:rFonts w:ascii="Times New Roman" w:hAnsi="Times New Roman" w:cs="Times New Roman"/>
                  <w:b/>
                  <w:color w:val="000000" w:themeColor="text1"/>
                  <w:sz w:val="24"/>
                  <w:szCs w:val="24"/>
                  <w:lang w:val="en-GB"/>
                </w:rPr>
                <w:delText>Length range [cm]</w:delText>
              </w:r>
            </w:del>
          </w:p>
        </w:tc>
        <w:tc>
          <w:tcPr>
            <w:tcW w:w="1559" w:type="dxa"/>
            <w:tcBorders>
              <w:top w:val="single" w:sz="4" w:space="0" w:color="auto"/>
              <w:bottom w:val="single" w:sz="4" w:space="0" w:color="auto"/>
            </w:tcBorders>
            <w:vAlign w:val="center"/>
          </w:tcPr>
          <w:p w14:paraId="7CD38590" w14:textId="77777777" w:rsidR="00566F44" w:rsidRPr="00C27B90" w:rsidRDefault="00566F44" w:rsidP="00F73E26">
            <w:pPr>
              <w:pStyle w:val="NoSpacing"/>
              <w:rPr>
                <w:del w:id="84" w:author="Robert FRASER" w:date="2026-09-25T21:07:00Z" w16du:dateUtc="2026-09-26T01:07:00Z"/>
                <w:rFonts w:ascii="Times New Roman" w:hAnsi="Times New Roman" w:cs="Times New Roman"/>
                <w:b/>
                <w:color w:val="000000" w:themeColor="text1"/>
                <w:sz w:val="24"/>
                <w:szCs w:val="24"/>
                <w:lang w:val="en-GB"/>
              </w:rPr>
            </w:pPr>
            <w:del w:id="85" w:author="Robert FRASER" w:date="2026-09-25T21:07:00Z" w16du:dateUtc="2026-09-26T01:07:00Z">
              <w:r w:rsidRPr="00C27B90">
                <w:rPr>
                  <w:rFonts w:ascii="Times New Roman" w:hAnsi="Times New Roman" w:cs="Times New Roman"/>
                  <w:b/>
                  <w:color w:val="000000" w:themeColor="text1"/>
                  <w:sz w:val="24"/>
                  <w:szCs w:val="24"/>
                  <w:lang w:val="en-GB"/>
                </w:rPr>
                <w:delText>Mean length ± SD [cm]</w:delText>
              </w:r>
            </w:del>
          </w:p>
        </w:tc>
        <w:tc>
          <w:tcPr>
            <w:tcW w:w="1276" w:type="dxa"/>
            <w:tcBorders>
              <w:top w:val="single" w:sz="4" w:space="0" w:color="auto"/>
              <w:bottom w:val="single" w:sz="4" w:space="0" w:color="auto"/>
            </w:tcBorders>
            <w:vAlign w:val="center"/>
          </w:tcPr>
          <w:p w14:paraId="59B7F09A" w14:textId="77777777" w:rsidR="00566F44" w:rsidRPr="00C27B90" w:rsidRDefault="00566F44" w:rsidP="00F73E26">
            <w:pPr>
              <w:pStyle w:val="NoSpacing"/>
              <w:rPr>
                <w:del w:id="86" w:author="Robert FRASER" w:date="2026-09-25T21:07:00Z" w16du:dateUtc="2026-09-26T01:07:00Z"/>
                <w:rFonts w:ascii="Times New Roman" w:hAnsi="Times New Roman" w:cs="Times New Roman"/>
                <w:b/>
                <w:color w:val="000000" w:themeColor="text1"/>
                <w:sz w:val="24"/>
                <w:szCs w:val="24"/>
                <w:lang w:val="en-GB"/>
              </w:rPr>
            </w:pPr>
            <w:del w:id="87" w:author="Robert FRASER" w:date="2026-09-25T21:07:00Z" w16du:dateUtc="2026-09-26T01:07:00Z">
              <w:r w:rsidRPr="00C27B90">
                <w:rPr>
                  <w:rFonts w:ascii="Times New Roman" w:hAnsi="Times New Roman" w:cs="Times New Roman"/>
                  <w:b/>
                  <w:color w:val="000000" w:themeColor="text1"/>
                  <w:sz w:val="24"/>
                  <w:szCs w:val="24"/>
                  <w:lang w:val="en-GB"/>
                </w:rPr>
                <w:delText>Spawning fish [%]</w:delText>
              </w:r>
            </w:del>
          </w:p>
        </w:tc>
        <w:tc>
          <w:tcPr>
            <w:tcW w:w="1071" w:type="dxa"/>
            <w:tcBorders>
              <w:top w:val="single" w:sz="4" w:space="0" w:color="auto"/>
              <w:bottom w:val="single" w:sz="4" w:space="0" w:color="auto"/>
            </w:tcBorders>
            <w:vAlign w:val="center"/>
          </w:tcPr>
          <w:p w14:paraId="00963790" w14:textId="77777777" w:rsidR="00566F44" w:rsidRPr="00C27B90" w:rsidRDefault="00566F44" w:rsidP="00F73E26">
            <w:pPr>
              <w:pStyle w:val="NoSpacing"/>
              <w:rPr>
                <w:del w:id="88" w:author="Robert FRASER" w:date="2026-09-25T21:07:00Z" w16du:dateUtc="2026-09-26T01:07:00Z"/>
                <w:rFonts w:ascii="Times New Roman" w:hAnsi="Times New Roman" w:cs="Times New Roman"/>
                <w:b/>
                <w:color w:val="000000" w:themeColor="text1"/>
                <w:sz w:val="24"/>
                <w:szCs w:val="24"/>
                <w:lang w:val="en-GB"/>
              </w:rPr>
            </w:pPr>
            <w:del w:id="89" w:author="Robert FRASER" w:date="2026-09-25T21:07:00Z" w16du:dateUtc="2026-09-26T01:07:00Z">
              <w:r w:rsidRPr="00C27B90">
                <w:rPr>
                  <w:rFonts w:ascii="Times New Roman" w:hAnsi="Times New Roman" w:cs="Times New Roman"/>
                  <w:b/>
                  <w:color w:val="000000" w:themeColor="text1"/>
                  <w:sz w:val="24"/>
                  <w:szCs w:val="24"/>
                  <w:lang w:val="en-GB"/>
                </w:rPr>
                <w:delText>Female fish [%]</w:delText>
              </w:r>
            </w:del>
          </w:p>
        </w:tc>
      </w:tr>
      <w:tr w:rsidR="00566F44" w:rsidRPr="00C27B90" w14:paraId="18FC5487" w14:textId="77777777" w:rsidTr="00F73E26">
        <w:trPr>
          <w:trHeight w:val="340"/>
          <w:del w:id="90" w:author="Robert FRASER" w:date="2026-09-25T21:07:00Z" w16du:dateUtc="2026-09-26T01:07:00Z"/>
        </w:trPr>
        <w:tc>
          <w:tcPr>
            <w:tcW w:w="1701" w:type="dxa"/>
            <w:tcBorders>
              <w:top w:val="single" w:sz="4" w:space="0" w:color="auto"/>
            </w:tcBorders>
            <w:noWrap/>
            <w:vAlign w:val="center"/>
            <w:hideMark/>
          </w:tcPr>
          <w:p w14:paraId="74449F14" w14:textId="77777777" w:rsidR="00566F44" w:rsidRPr="00C27B90" w:rsidRDefault="00566F44" w:rsidP="00F73E26">
            <w:pPr>
              <w:pStyle w:val="NoSpacing"/>
              <w:rPr>
                <w:del w:id="91" w:author="Robert FRASER" w:date="2026-09-25T21:07:00Z" w16du:dateUtc="2026-09-26T01:07:00Z"/>
                <w:rFonts w:ascii="Times New Roman" w:hAnsi="Times New Roman" w:cs="Times New Roman"/>
                <w:color w:val="000000" w:themeColor="text1"/>
                <w:sz w:val="24"/>
                <w:szCs w:val="24"/>
                <w:lang w:val="en-GB"/>
              </w:rPr>
            </w:pPr>
            <w:del w:id="92" w:author="Robert FRASER" w:date="2026-09-25T21:07:00Z" w16du:dateUtc="2026-09-26T01:07:00Z">
              <w:r w:rsidRPr="00C27B90">
                <w:rPr>
                  <w:rFonts w:ascii="Times New Roman" w:hAnsi="Times New Roman" w:cs="Times New Roman"/>
                  <w:color w:val="000000" w:themeColor="text1"/>
                  <w:sz w:val="24"/>
                  <w:szCs w:val="24"/>
                  <w:lang w:val="en-GB"/>
                </w:rPr>
                <w:delText>1977/11</w:delText>
              </w:r>
            </w:del>
          </w:p>
        </w:tc>
        <w:tc>
          <w:tcPr>
            <w:tcW w:w="851" w:type="dxa"/>
            <w:tcBorders>
              <w:top w:val="single" w:sz="4" w:space="0" w:color="auto"/>
            </w:tcBorders>
            <w:noWrap/>
            <w:vAlign w:val="center"/>
            <w:hideMark/>
          </w:tcPr>
          <w:p w14:paraId="0797A9C8" w14:textId="77777777" w:rsidR="00566F44" w:rsidRPr="00C27B90" w:rsidRDefault="00566F44" w:rsidP="00F73E26">
            <w:pPr>
              <w:pStyle w:val="NoSpacing"/>
              <w:rPr>
                <w:del w:id="93" w:author="Robert FRASER" w:date="2026-09-25T21:07:00Z" w16du:dateUtc="2026-09-26T01:07:00Z"/>
                <w:rFonts w:ascii="Times New Roman" w:hAnsi="Times New Roman" w:cs="Times New Roman"/>
                <w:color w:val="000000" w:themeColor="text1"/>
                <w:sz w:val="24"/>
                <w:szCs w:val="24"/>
                <w:lang w:val="en-GB"/>
              </w:rPr>
            </w:pPr>
            <w:del w:id="94" w:author="Robert FRASER" w:date="2026-09-25T21:07:00Z" w16du:dateUtc="2026-09-26T01:07:00Z">
              <w:r w:rsidRPr="00C27B90">
                <w:rPr>
                  <w:rFonts w:ascii="Times New Roman" w:hAnsi="Times New Roman" w:cs="Times New Roman"/>
                  <w:color w:val="000000" w:themeColor="text1"/>
                  <w:sz w:val="24"/>
                  <w:szCs w:val="24"/>
                  <w:lang w:val="en-GB"/>
                </w:rPr>
                <w:delText>367</w:delText>
              </w:r>
            </w:del>
          </w:p>
        </w:tc>
        <w:tc>
          <w:tcPr>
            <w:tcW w:w="1276" w:type="dxa"/>
            <w:tcBorders>
              <w:top w:val="single" w:sz="4" w:space="0" w:color="auto"/>
            </w:tcBorders>
            <w:vAlign w:val="center"/>
          </w:tcPr>
          <w:p w14:paraId="605921EA" w14:textId="77777777" w:rsidR="00566F44" w:rsidRPr="00C27B90" w:rsidRDefault="00566F44" w:rsidP="00F73E26">
            <w:pPr>
              <w:pStyle w:val="NoSpacing"/>
              <w:rPr>
                <w:del w:id="95" w:author="Robert FRASER" w:date="2026-09-25T21:07:00Z" w16du:dateUtc="2026-09-26T01:07:00Z"/>
                <w:rFonts w:ascii="Times New Roman" w:hAnsi="Times New Roman" w:cs="Times New Roman"/>
                <w:color w:val="000000" w:themeColor="text1"/>
                <w:sz w:val="24"/>
                <w:szCs w:val="24"/>
                <w:lang w:val="en-GB"/>
              </w:rPr>
            </w:pPr>
            <w:del w:id="9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tcBorders>
              <w:top w:val="single" w:sz="4" w:space="0" w:color="auto"/>
            </w:tcBorders>
            <w:vAlign w:val="center"/>
          </w:tcPr>
          <w:p w14:paraId="5676FA0E" w14:textId="77777777" w:rsidR="00566F44" w:rsidRPr="00C27B90" w:rsidRDefault="00566F44" w:rsidP="00F73E26">
            <w:pPr>
              <w:pStyle w:val="NoSpacing"/>
              <w:rPr>
                <w:del w:id="97" w:author="Robert FRASER" w:date="2026-09-25T21:07:00Z" w16du:dateUtc="2026-09-26T01:07:00Z"/>
                <w:rFonts w:ascii="Times New Roman" w:hAnsi="Times New Roman" w:cs="Times New Roman"/>
                <w:color w:val="000000" w:themeColor="text1"/>
                <w:sz w:val="24"/>
                <w:szCs w:val="24"/>
                <w:lang w:val="en-GB"/>
              </w:rPr>
            </w:pPr>
            <w:del w:id="98" w:author="Robert FRASER" w:date="2026-09-25T21:07:00Z" w16du:dateUtc="2026-09-26T01:07:00Z">
              <w:r w:rsidRPr="00C27B90">
                <w:rPr>
                  <w:rFonts w:ascii="Times New Roman" w:hAnsi="Times New Roman" w:cs="Times New Roman"/>
                  <w:color w:val="000000" w:themeColor="text1"/>
                  <w:sz w:val="24"/>
                  <w:szCs w:val="24"/>
                  <w:lang w:val="en-GB"/>
                </w:rPr>
                <w:delText>20-56</w:delText>
              </w:r>
            </w:del>
          </w:p>
        </w:tc>
        <w:tc>
          <w:tcPr>
            <w:tcW w:w="1559" w:type="dxa"/>
            <w:tcBorders>
              <w:top w:val="single" w:sz="4" w:space="0" w:color="auto"/>
            </w:tcBorders>
            <w:vAlign w:val="center"/>
          </w:tcPr>
          <w:p w14:paraId="2D63C214" w14:textId="77777777" w:rsidR="00566F44" w:rsidRPr="00C27B90" w:rsidRDefault="00566F44" w:rsidP="00F73E26">
            <w:pPr>
              <w:pStyle w:val="NoSpacing"/>
              <w:rPr>
                <w:del w:id="99" w:author="Robert FRASER" w:date="2026-09-25T21:07:00Z" w16du:dateUtc="2026-09-26T01:07:00Z"/>
                <w:rFonts w:ascii="Times New Roman" w:hAnsi="Times New Roman" w:cs="Times New Roman"/>
                <w:color w:val="000000" w:themeColor="text1"/>
                <w:sz w:val="24"/>
                <w:szCs w:val="24"/>
                <w:lang w:val="en-GB"/>
              </w:rPr>
            </w:pPr>
            <w:del w:id="100" w:author="Robert FRASER" w:date="2026-09-25T21:07:00Z" w16du:dateUtc="2026-09-26T01:07:00Z">
              <w:r w:rsidRPr="00C27B90">
                <w:rPr>
                  <w:rFonts w:ascii="Times New Roman" w:hAnsi="Times New Roman" w:cs="Times New Roman"/>
                  <w:color w:val="000000" w:themeColor="text1"/>
                  <w:sz w:val="24"/>
                  <w:szCs w:val="24"/>
                  <w:lang w:val="en-GB"/>
                </w:rPr>
                <w:delText>30.7 ± 6.3</w:delText>
              </w:r>
            </w:del>
          </w:p>
        </w:tc>
        <w:tc>
          <w:tcPr>
            <w:tcW w:w="1276" w:type="dxa"/>
            <w:tcBorders>
              <w:top w:val="single" w:sz="4" w:space="0" w:color="auto"/>
            </w:tcBorders>
            <w:vAlign w:val="center"/>
          </w:tcPr>
          <w:p w14:paraId="67194EAF" w14:textId="77777777" w:rsidR="00566F44" w:rsidRPr="00C27B90" w:rsidRDefault="00566F44" w:rsidP="00F73E26">
            <w:pPr>
              <w:pStyle w:val="NoSpacing"/>
              <w:rPr>
                <w:del w:id="101" w:author="Robert FRASER" w:date="2026-09-25T21:07:00Z" w16du:dateUtc="2026-09-26T01:07:00Z"/>
                <w:rFonts w:ascii="Times New Roman" w:hAnsi="Times New Roman" w:cs="Times New Roman"/>
                <w:color w:val="000000" w:themeColor="text1"/>
                <w:sz w:val="24"/>
                <w:szCs w:val="24"/>
                <w:lang w:val="en-GB"/>
              </w:rPr>
            </w:pPr>
            <w:del w:id="10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tcBorders>
              <w:top w:val="single" w:sz="4" w:space="0" w:color="auto"/>
            </w:tcBorders>
            <w:vAlign w:val="center"/>
          </w:tcPr>
          <w:p w14:paraId="50EC6C1C" w14:textId="77777777" w:rsidR="00566F44" w:rsidRPr="00C27B90" w:rsidRDefault="00566F44" w:rsidP="00F73E26">
            <w:pPr>
              <w:pStyle w:val="NoSpacing"/>
              <w:rPr>
                <w:del w:id="103" w:author="Robert FRASER" w:date="2026-09-25T21:07:00Z" w16du:dateUtc="2026-09-26T01:07:00Z"/>
                <w:rFonts w:ascii="Times New Roman" w:hAnsi="Times New Roman" w:cs="Times New Roman"/>
                <w:color w:val="000000" w:themeColor="text1"/>
                <w:sz w:val="24"/>
                <w:szCs w:val="24"/>
                <w:lang w:val="en-GB"/>
              </w:rPr>
            </w:pPr>
            <w:del w:id="104" w:author="Robert FRASER" w:date="2026-09-25T21:07:00Z" w16du:dateUtc="2026-09-26T01:07:00Z">
              <w:r w:rsidRPr="00C27B90">
                <w:rPr>
                  <w:rFonts w:ascii="Times New Roman" w:hAnsi="Times New Roman" w:cs="Times New Roman"/>
                  <w:color w:val="000000" w:themeColor="text1"/>
                  <w:sz w:val="24"/>
                  <w:szCs w:val="24"/>
                  <w:lang w:val="en-GB"/>
                </w:rPr>
                <w:delText>52.3</w:delText>
              </w:r>
            </w:del>
          </w:p>
        </w:tc>
      </w:tr>
      <w:tr w:rsidR="00566F44" w:rsidRPr="00C27B90" w14:paraId="52BC55EB" w14:textId="77777777" w:rsidTr="00F73E26">
        <w:trPr>
          <w:trHeight w:val="340"/>
          <w:del w:id="105" w:author="Robert FRASER" w:date="2026-09-25T21:07:00Z" w16du:dateUtc="2026-09-26T01:07:00Z"/>
        </w:trPr>
        <w:tc>
          <w:tcPr>
            <w:tcW w:w="1701" w:type="dxa"/>
            <w:noWrap/>
            <w:vAlign w:val="center"/>
            <w:hideMark/>
          </w:tcPr>
          <w:p w14:paraId="2343772B" w14:textId="77777777" w:rsidR="00566F44" w:rsidRPr="00C27B90" w:rsidRDefault="00566F44" w:rsidP="00F73E26">
            <w:pPr>
              <w:pStyle w:val="NoSpacing"/>
              <w:rPr>
                <w:del w:id="106" w:author="Robert FRASER" w:date="2026-09-25T21:07:00Z" w16du:dateUtc="2026-09-26T01:07:00Z"/>
                <w:rFonts w:ascii="Times New Roman" w:hAnsi="Times New Roman" w:cs="Times New Roman"/>
                <w:color w:val="000000" w:themeColor="text1"/>
                <w:sz w:val="24"/>
                <w:szCs w:val="24"/>
                <w:lang w:val="en-GB"/>
              </w:rPr>
            </w:pPr>
            <w:del w:id="107" w:author="Robert FRASER" w:date="2026-09-25T21:07:00Z" w16du:dateUtc="2026-09-26T01:07:00Z">
              <w:r w:rsidRPr="00C27B90">
                <w:rPr>
                  <w:rFonts w:ascii="Times New Roman" w:hAnsi="Times New Roman" w:cs="Times New Roman"/>
                  <w:color w:val="000000" w:themeColor="text1"/>
                  <w:sz w:val="24"/>
                  <w:szCs w:val="24"/>
                  <w:lang w:val="en-GB"/>
                </w:rPr>
                <w:delText>1978/11</w:delText>
              </w:r>
            </w:del>
          </w:p>
        </w:tc>
        <w:tc>
          <w:tcPr>
            <w:tcW w:w="851" w:type="dxa"/>
            <w:noWrap/>
            <w:vAlign w:val="center"/>
            <w:hideMark/>
          </w:tcPr>
          <w:p w14:paraId="6E3F61F8" w14:textId="77777777" w:rsidR="00566F44" w:rsidRPr="00C27B90" w:rsidRDefault="00566F44" w:rsidP="00F73E26">
            <w:pPr>
              <w:pStyle w:val="NoSpacing"/>
              <w:rPr>
                <w:del w:id="108" w:author="Robert FRASER" w:date="2026-09-25T21:07:00Z" w16du:dateUtc="2026-09-26T01:07:00Z"/>
                <w:rFonts w:ascii="Times New Roman" w:hAnsi="Times New Roman" w:cs="Times New Roman"/>
                <w:color w:val="000000" w:themeColor="text1"/>
                <w:sz w:val="24"/>
                <w:szCs w:val="24"/>
                <w:lang w:val="en-GB"/>
              </w:rPr>
            </w:pPr>
            <w:del w:id="109" w:author="Robert FRASER" w:date="2026-09-25T21:07:00Z" w16du:dateUtc="2026-09-26T01:07:00Z">
              <w:r w:rsidRPr="00C27B90">
                <w:rPr>
                  <w:rFonts w:ascii="Times New Roman" w:hAnsi="Times New Roman" w:cs="Times New Roman"/>
                  <w:color w:val="000000" w:themeColor="text1"/>
                  <w:sz w:val="24"/>
                  <w:szCs w:val="24"/>
                  <w:lang w:val="en-GB"/>
                </w:rPr>
                <w:delText>498</w:delText>
              </w:r>
            </w:del>
          </w:p>
        </w:tc>
        <w:tc>
          <w:tcPr>
            <w:tcW w:w="1276" w:type="dxa"/>
            <w:vAlign w:val="center"/>
          </w:tcPr>
          <w:p w14:paraId="109E4D86" w14:textId="77777777" w:rsidR="00566F44" w:rsidRPr="00C27B90" w:rsidRDefault="00566F44" w:rsidP="00F73E26">
            <w:pPr>
              <w:pStyle w:val="NoSpacing"/>
              <w:rPr>
                <w:del w:id="110" w:author="Robert FRASER" w:date="2026-09-25T21:07:00Z" w16du:dateUtc="2026-09-26T01:07:00Z"/>
                <w:rFonts w:ascii="Times New Roman" w:hAnsi="Times New Roman" w:cs="Times New Roman"/>
                <w:color w:val="000000" w:themeColor="text1"/>
                <w:sz w:val="24"/>
                <w:szCs w:val="24"/>
                <w:lang w:val="en-GB"/>
              </w:rPr>
            </w:pPr>
            <w:del w:id="11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2410CCD9" w14:textId="77777777" w:rsidR="00566F44" w:rsidRPr="00C27B90" w:rsidRDefault="00566F44" w:rsidP="00F73E26">
            <w:pPr>
              <w:pStyle w:val="NoSpacing"/>
              <w:rPr>
                <w:del w:id="112" w:author="Robert FRASER" w:date="2026-09-25T21:07:00Z" w16du:dateUtc="2026-09-26T01:07:00Z"/>
                <w:rFonts w:ascii="Times New Roman" w:hAnsi="Times New Roman" w:cs="Times New Roman"/>
                <w:color w:val="000000" w:themeColor="text1"/>
                <w:sz w:val="24"/>
                <w:szCs w:val="24"/>
                <w:lang w:val="en-GB"/>
              </w:rPr>
            </w:pPr>
            <w:del w:id="113" w:author="Robert FRASER" w:date="2026-09-25T21:07:00Z" w16du:dateUtc="2026-09-26T01:07:00Z">
              <w:r w:rsidRPr="00C27B90">
                <w:rPr>
                  <w:rFonts w:ascii="Times New Roman" w:hAnsi="Times New Roman" w:cs="Times New Roman"/>
                  <w:color w:val="000000" w:themeColor="text1"/>
                  <w:sz w:val="24"/>
                  <w:szCs w:val="24"/>
                  <w:lang w:val="en-GB"/>
                </w:rPr>
                <w:delText>20-79</w:delText>
              </w:r>
            </w:del>
          </w:p>
        </w:tc>
        <w:tc>
          <w:tcPr>
            <w:tcW w:w="1559" w:type="dxa"/>
            <w:vAlign w:val="center"/>
          </w:tcPr>
          <w:p w14:paraId="338F5908" w14:textId="77777777" w:rsidR="00566F44" w:rsidRPr="00C27B90" w:rsidRDefault="00566F44" w:rsidP="00F73E26">
            <w:pPr>
              <w:pStyle w:val="NoSpacing"/>
              <w:rPr>
                <w:del w:id="114" w:author="Robert FRASER" w:date="2026-09-25T21:07:00Z" w16du:dateUtc="2026-09-26T01:07:00Z"/>
                <w:rFonts w:ascii="Times New Roman" w:hAnsi="Times New Roman" w:cs="Times New Roman"/>
                <w:color w:val="000000" w:themeColor="text1"/>
                <w:sz w:val="24"/>
                <w:szCs w:val="24"/>
                <w:lang w:val="en-GB"/>
              </w:rPr>
            </w:pPr>
            <w:del w:id="115" w:author="Robert FRASER" w:date="2026-09-25T21:07:00Z" w16du:dateUtc="2026-09-26T01:07:00Z">
              <w:r w:rsidRPr="00C27B90">
                <w:rPr>
                  <w:rFonts w:ascii="Times New Roman" w:hAnsi="Times New Roman" w:cs="Times New Roman"/>
                  <w:color w:val="000000" w:themeColor="text1"/>
                  <w:sz w:val="24"/>
                  <w:szCs w:val="24"/>
                  <w:lang w:val="en-GB"/>
                </w:rPr>
                <w:delText>37.9 ± 11.2</w:delText>
              </w:r>
            </w:del>
          </w:p>
        </w:tc>
        <w:tc>
          <w:tcPr>
            <w:tcW w:w="1276" w:type="dxa"/>
            <w:vAlign w:val="center"/>
          </w:tcPr>
          <w:p w14:paraId="1D57443A" w14:textId="77777777" w:rsidR="00566F44" w:rsidRPr="00C27B90" w:rsidRDefault="00566F44" w:rsidP="00F73E26">
            <w:pPr>
              <w:pStyle w:val="NoSpacing"/>
              <w:rPr>
                <w:del w:id="116" w:author="Robert FRASER" w:date="2026-09-25T21:07:00Z" w16du:dateUtc="2026-09-26T01:07:00Z"/>
                <w:rFonts w:ascii="Times New Roman" w:hAnsi="Times New Roman" w:cs="Times New Roman"/>
                <w:color w:val="000000" w:themeColor="text1"/>
                <w:sz w:val="24"/>
                <w:szCs w:val="24"/>
                <w:lang w:val="en-GB"/>
              </w:rPr>
            </w:pPr>
            <w:del w:id="11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37E12104" w14:textId="77777777" w:rsidR="00566F44" w:rsidRPr="00C27B90" w:rsidRDefault="00566F44" w:rsidP="00F73E26">
            <w:pPr>
              <w:pStyle w:val="NoSpacing"/>
              <w:rPr>
                <w:del w:id="118" w:author="Robert FRASER" w:date="2026-09-25T21:07:00Z" w16du:dateUtc="2026-09-26T01:07:00Z"/>
                <w:rFonts w:ascii="Times New Roman" w:hAnsi="Times New Roman" w:cs="Times New Roman"/>
                <w:color w:val="000000" w:themeColor="text1"/>
                <w:sz w:val="24"/>
                <w:szCs w:val="24"/>
                <w:lang w:val="en-GB"/>
              </w:rPr>
            </w:pPr>
            <w:del w:id="119" w:author="Robert FRASER" w:date="2026-09-25T21:07:00Z" w16du:dateUtc="2026-09-26T01:07:00Z">
              <w:r w:rsidRPr="00C27B90">
                <w:rPr>
                  <w:rFonts w:ascii="Times New Roman" w:hAnsi="Times New Roman" w:cs="Times New Roman"/>
                  <w:color w:val="000000" w:themeColor="text1"/>
                  <w:sz w:val="24"/>
                  <w:szCs w:val="24"/>
                  <w:lang w:val="en-GB"/>
                </w:rPr>
                <w:delText>49.2</w:delText>
              </w:r>
            </w:del>
          </w:p>
        </w:tc>
      </w:tr>
      <w:tr w:rsidR="00566F44" w:rsidRPr="00C27B90" w14:paraId="14A3B2C2" w14:textId="77777777" w:rsidTr="00F73E26">
        <w:trPr>
          <w:trHeight w:val="340"/>
          <w:del w:id="120" w:author="Robert FRASER" w:date="2026-09-25T21:07:00Z" w16du:dateUtc="2026-09-26T01:07:00Z"/>
        </w:trPr>
        <w:tc>
          <w:tcPr>
            <w:tcW w:w="1701" w:type="dxa"/>
            <w:noWrap/>
            <w:vAlign w:val="center"/>
            <w:hideMark/>
          </w:tcPr>
          <w:p w14:paraId="1E38EC71" w14:textId="77777777" w:rsidR="00566F44" w:rsidRPr="00C27B90" w:rsidRDefault="00566F44" w:rsidP="00F73E26">
            <w:pPr>
              <w:pStyle w:val="NoSpacing"/>
              <w:rPr>
                <w:del w:id="121" w:author="Robert FRASER" w:date="2026-09-25T21:07:00Z" w16du:dateUtc="2026-09-26T01:07:00Z"/>
                <w:rFonts w:ascii="Times New Roman" w:hAnsi="Times New Roman" w:cs="Times New Roman"/>
                <w:color w:val="000000" w:themeColor="text1"/>
                <w:sz w:val="24"/>
                <w:szCs w:val="24"/>
                <w:lang w:val="en-GB"/>
              </w:rPr>
            </w:pPr>
            <w:del w:id="122" w:author="Robert FRASER" w:date="2026-09-25T21:07:00Z" w16du:dateUtc="2026-09-26T01:07:00Z">
              <w:r w:rsidRPr="00C27B90">
                <w:rPr>
                  <w:rFonts w:ascii="Times New Roman" w:hAnsi="Times New Roman" w:cs="Times New Roman"/>
                  <w:color w:val="000000" w:themeColor="text1"/>
                  <w:sz w:val="24"/>
                  <w:szCs w:val="24"/>
                  <w:lang w:val="en-GB"/>
                </w:rPr>
                <w:delText>1979/11</w:delText>
              </w:r>
            </w:del>
          </w:p>
        </w:tc>
        <w:tc>
          <w:tcPr>
            <w:tcW w:w="851" w:type="dxa"/>
            <w:noWrap/>
            <w:vAlign w:val="center"/>
            <w:hideMark/>
          </w:tcPr>
          <w:p w14:paraId="08D37D40" w14:textId="77777777" w:rsidR="00566F44" w:rsidRPr="00C27B90" w:rsidRDefault="00566F44" w:rsidP="00F73E26">
            <w:pPr>
              <w:pStyle w:val="NoSpacing"/>
              <w:rPr>
                <w:del w:id="123" w:author="Robert FRASER" w:date="2026-09-25T21:07:00Z" w16du:dateUtc="2026-09-26T01:07:00Z"/>
                <w:rFonts w:ascii="Times New Roman" w:hAnsi="Times New Roman" w:cs="Times New Roman"/>
                <w:color w:val="000000" w:themeColor="text1"/>
                <w:sz w:val="24"/>
                <w:szCs w:val="24"/>
                <w:lang w:val="en-GB"/>
              </w:rPr>
            </w:pPr>
            <w:del w:id="124" w:author="Robert FRASER" w:date="2026-09-25T21:07:00Z" w16du:dateUtc="2026-09-26T01:07:00Z">
              <w:r w:rsidRPr="00C27B90">
                <w:rPr>
                  <w:rFonts w:ascii="Times New Roman" w:hAnsi="Times New Roman" w:cs="Times New Roman"/>
                  <w:color w:val="000000" w:themeColor="text1"/>
                  <w:sz w:val="24"/>
                  <w:szCs w:val="24"/>
                  <w:lang w:val="en-GB"/>
                </w:rPr>
                <w:delText>95</w:delText>
              </w:r>
            </w:del>
          </w:p>
        </w:tc>
        <w:tc>
          <w:tcPr>
            <w:tcW w:w="1276" w:type="dxa"/>
            <w:vAlign w:val="center"/>
          </w:tcPr>
          <w:p w14:paraId="3478BDB1" w14:textId="77777777" w:rsidR="00566F44" w:rsidRPr="00C27B90" w:rsidRDefault="00566F44" w:rsidP="00F73E26">
            <w:pPr>
              <w:pStyle w:val="NoSpacing"/>
              <w:rPr>
                <w:del w:id="125" w:author="Robert FRASER" w:date="2026-09-25T21:07:00Z" w16du:dateUtc="2026-09-26T01:07:00Z"/>
                <w:rFonts w:ascii="Times New Roman" w:hAnsi="Times New Roman" w:cs="Times New Roman"/>
                <w:color w:val="000000" w:themeColor="text1"/>
                <w:sz w:val="24"/>
                <w:szCs w:val="24"/>
                <w:lang w:val="en-GB"/>
              </w:rPr>
            </w:pPr>
            <w:del w:id="12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1712070B" w14:textId="77777777" w:rsidR="00566F44" w:rsidRPr="00C27B90" w:rsidRDefault="00566F44" w:rsidP="00F73E26">
            <w:pPr>
              <w:pStyle w:val="NoSpacing"/>
              <w:rPr>
                <w:del w:id="127" w:author="Robert FRASER" w:date="2026-09-25T21:07:00Z" w16du:dateUtc="2026-09-26T01:07:00Z"/>
                <w:rFonts w:ascii="Times New Roman" w:hAnsi="Times New Roman" w:cs="Times New Roman"/>
                <w:color w:val="000000" w:themeColor="text1"/>
                <w:sz w:val="24"/>
                <w:szCs w:val="24"/>
                <w:lang w:val="en-GB"/>
              </w:rPr>
            </w:pPr>
            <w:del w:id="128" w:author="Robert FRASER" w:date="2026-09-25T21:07:00Z" w16du:dateUtc="2026-09-26T01:07:00Z">
              <w:r w:rsidRPr="00C27B90">
                <w:rPr>
                  <w:rFonts w:ascii="Times New Roman" w:hAnsi="Times New Roman" w:cs="Times New Roman"/>
                  <w:color w:val="000000" w:themeColor="text1"/>
                  <w:sz w:val="24"/>
                  <w:szCs w:val="24"/>
                  <w:lang w:val="en-GB"/>
                </w:rPr>
                <w:delText>20-69</w:delText>
              </w:r>
            </w:del>
          </w:p>
        </w:tc>
        <w:tc>
          <w:tcPr>
            <w:tcW w:w="1559" w:type="dxa"/>
            <w:vAlign w:val="center"/>
          </w:tcPr>
          <w:p w14:paraId="29A4FF5F" w14:textId="77777777" w:rsidR="00566F44" w:rsidRPr="00C27B90" w:rsidRDefault="00566F44" w:rsidP="00F73E26">
            <w:pPr>
              <w:pStyle w:val="NoSpacing"/>
              <w:rPr>
                <w:del w:id="129" w:author="Robert FRASER" w:date="2026-09-25T21:07:00Z" w16du:dateUtc="2026-09-26T01:07:00Z"/>
                <w:rFonts w:ascii="Times New Roman" w:hAnsi="Times New Roman" w:cs="Times New Roman"/>
                <w:color w:val="000000" w:themeColor="text1"/>
                <w:sz w:val="24"/>
                <w:szCs w:val="24"/>
                <w:lang w:val="en-GB"/>
              </w:rPr>
            </w:pPr>
            <w:del w:id="130" w:author="Robert FRASER" w:date="2026-09-25T21:07:00Z" w16du:dateUtc="2026-09-26T01:07:00Z">
              <w:r w:rsidRPr="00C27B90">
                <w:rPr>
                  <w:rFonts w:ascii="Times New Roman" w:hAnsi="Times New Roman" w:cs="Times New Roman"/>
                  <w:color w:val="000000" w:themeColor="text1"/>
                  <w:sz w:val="24"/>
                  <w:szCs w:val="24"/>
                  <w:lang w:val="en-GB"/>
                </w:rPr>
                <w:delText>42.9 ± 13.2</w:delText>
              </w:r>
            </w:del>
          </w:p>
        </w:tc>
        <w:tc>
          <w:tcPr>
            <w:tcW w:w="1276" w:type="dxa"/>
            <w:vAlign w:val="center"/>
          </w:tcPr>
          <w:p w14:paraId="39E5B934" w14:textId="77777777" w:rsidR="00566F44" w:rsidRPr="00C27B90" w:rsidRDefault="00566F44" w:rsidP="00F73E26">
            <w:pPr>
              <w:pStyle w:val="NoSpacing"/>
              <w:rPr>
                <w:del w:id="131" w:author="Robert FRASER" w:date="2026-09-25T21:07:00Z" w16du:dateUtc="2026-09-26T01:07:00Z"/>
                <w:rFonts w:ascii="Times New Roman" w:hAnsi="Times New Roman" w:cs="Times New Roman"/>
                <w:color w:val="000000" w:themeColor="text1"/>
                <w:sz w:val="24"/>
                <w:szCs w:val="24"/>
                <w:lang w:val="en-GB"/>
              </w:rPr>
            </w:pPr>
            <w:del w:id="13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3CFEC3A0" w14:textId="77777777" w:rsidR="00566F44" w:rsidRPr="00C27B90" w:rsidRDefault="00566F44" w:rsidP="00F73E26">
            <w:pPr>
              <w:pStyle w:val="NoSpacing"/>
              <w:rPr>
                <w:del w:id="133" w:author="Robert FRASER" w:date="2026-09-25T21:07:00Z" w16du:dateUtc="2026-09-26T01:07:00Z"/>
                <w:rFonts w:ascii="Times New Roman" w:hAnsi="Times New Roman" w:cs="Times New Roman"/>
                <w:color w:val="000000" w:themeColor="text1"/>
                <w:sz w:val="24"/>
                <w:szCs w:val="24"/>
                <w:lang w:val="en-GB"/>
              </w:rPr>
            </w:pPr>
            <w:del w:id="134" w:author="Robert FRASER" w:date="2026-09-25T21:07:00Z" w16du:dateUtc="2026-09-26T01:07:00Z">
              <w:r w:rsidRPr="00C27B90">
                <w:rPr>
                  <w:rFonts w:ascii="Times New Roman" w:hAnsi="Times New Roman" w:cs="Times New Roman"/>
                  <w:color w:val="000000" w:themeColor="text1"/>
                  <w:sz w:val="24"/>
                  <w:szCs w:val="24"/>
                  <w:lang w:val="en-GB"/>
                </w:rPr>
                <w:delText>49.5</w:delText>
              </w:r>
            </w:del>
          </w:p>
        </w:tc>
      </w:tr>
      <w:tr w:rsidR="00566F44" w:rsidRPr="00C27B90" w14:paraId="43225CF1" w14:textId="77777777" w:rsidTr="00F73E26">
        <w:trPr>
          <w:trHeight w:val="340"/>
          <w:del w:id="135" w:author="Robert FRASER" w:date="2026-09-25T21:07:00Z" w16du:dateUtc="2026-09-26T01:07:00Z"/>
        </w:trPr>
        <w:tc>
          <w:tcPr>
            <w:tcW w:w="1701" w:type="dxa"/>
            <w:noWrap/>
            <w:vAlign w:val="center"/>
            <w:hideMark/>
          </w:tcPr>
          <w:p w14:paraId="670D89F3" w14:textId="77777777" w:rsidR="00566F44" w:rsidRPr="00C27B90" w:rsidRDefault="00566F44" w:rsidP="00F73E26">
            <w:pPr>
              <w:pStyle w:val="NoSpacing"/>
              <w:rPr>
                <w:del w:id="136" w:author="Robert FRASER" w:date="2026-09-25T21:07:00Z" w16du:dateUtc="2026-09-26T01:07:00Z"/>
                <w:rFonts w:ascii="Times New Roman" w:hAnsi="Times New Roman" w:cs="Times New Roman"/>
                <w:color w:val="000000" w:themeColor="text1"/>
                <w:sz w:val="24"/>
                <w:szCs w:val="24"/>
                <w:lang w:val="en-GB"/>
              </w:rPr>
            </w:pPr>
            <w:del w:id="137" w:author="Robert FRASER" w:date="2026-09-25T21:07:00Z" w16du:dateUtc="2026-09-26T01:07:00Z">
              <w:r w:rsidRPr="00C27B90">
                <w:rPr>
                  <w:rFonts w:ascii="Times New Roman" w:hAnsi="Times New Roman" w:cs="Times New Roman"/>
                  <w:color w:val="000000" w:themeColor="text1"/>
                  <w:sz w:val="24"/>
                  <w:szCs w:val="24"/>
                  <w:lang w:val="en-GB"/>
                </w:rPr>
                <w:delText>1981/11</w:delText>
              </w:r>
            </w:del>
          </w:p>
        </w:tc>
        <w:tc>
          <w:tcPr>
            <w:tcW w:w="851" w:type="dxa"/>
            <w:noWrap/>
            <w:vAlign w:val="center"/>
            <w:hideMark/>
          </w:tcPr>
          <w:p w14:paraId="0D722871" w14:textId="77777777" w:rsidR="00566F44" w:rsidRPr="00C27B90" w:rsidRDefault="00566F44" w:rsidP="00F73E26">
            <w:pPr>
              <w:pStyle w:val="NoSpacing"/>
              <w:rPr>
                <w:del w:id="138" w:author="Robert FRASER" w:date="2026-09-25T21:07:00Z" w16du:dateUtc="2026-09-26T01:07:00Z"/>
                <w:rFonts w:ascii="Times New Roman" w:hAnsi="Times New Roman" w:cs="Times New Roman"/>
                <w:color w:val="000000" w:themeColor="text1"/>
                <w:sz w:val="24"/>
                <w:szCs w:val="24"/>
                <w:lang w:val="en-GB"/>
              </w:rPr>
            </w:pPr>
            <w:del w:id="139" w:author="Robert FRASER" w:date="2026-09-25T21:07:00Z" w16du:dateUtc="2026-09-26T01:07:00Z">
              <w:r w:rsidRPr="00C27B90">
                <w:rPr>
                  <w:rFonts w:ascii="Times New Roman" w:hAnsi="Times New Roman" w:cs="Times New Roman"/>
                  <w:color w:val="000000" w:themeColor="text1"/>
                  <w:sz w:val="24"/>
                  <w:szCs w:val="24"/>
                  <w:lang w:val="en-GB"/>
                </w:rPr>
                <w:delText>263</w:delText>
              </w:r>
            </w:del>
          </w:p>
        </w:tc>
        <w:tc>
          <w:tcPr>
            <w:tcW w:w="1276" w:type="dxa"/>
            <w:vAlign w:val="center"/>
          </w:tcPr>
          <w:p w14:paraId="6F861F82" w14:textId="77777777" w:rsidR="00566F44" w:rsidRPr="00C27B90" w:rsidRDefault="00566F44" w:rsidP="00F73E26">
            <w:pPr>
              <w:pStyle w:val="NoSpacing"/>
              <w:rPr>
                <w:del w:id="140" w:author="Robert FRASER" w:date="2026-09-25T21:07:00Z" w16du:dateUtc="2026-09-26T01:07:00Z"/>
                <w:rFonts w:ascii="Times New Roman" w:hAnsi="Times New Roman" w:cs="Times New Roman"/>
                <w:color w:val="000000" w:themeColor="text1"/>
                <w:sz w:val="24"/>
                <w:szCs w:val="24"/>
                <w:lang w:val="en-GB"/>
              </w:rPr>
            </w:pPr>
            <w:del w:id="14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0773C1BB" w14:textId="77777777" w:rsidR="00566F44" w:rsidRPr="00C27B90" w:rsidRDefault="00566F44" w:rsidP="00F73E26">
            <w:pPr>
              <w:pStyle w:val="NoSpacing"/>
              <w:rPr>
                <w:del w:id="142" w:author="Robert FRASER" w:date="2026-09-25T21:07:00Z" w16du:dateUtc="2026-09-26T01:07:00Z"/>
                <w:rFonts w:ascii="Times New Roman" w:hAnsi="Times New Roman" w:cs="Times New Roman"/>
                <w:color w:val="000000" w:themeColor="text1"/>
                <w:sz w:val="24"/>
                <w:szCs w:val="24"/>
                <w:lang w:val="en-GB"/>
              </w:rPr>
            </w:pPr>
            <w:del w:id="143" w:author="Robert FRASER" w:date="2026-09-25T21:07:00Z" w16du:dateUtc="2026-09-26T01:07:00Z">
              <w:r w:rsidRPr="00C27B90">
                <w:rPr>
                  <w:rFonts w:ascii="Times New Roman" w:hAnsi="Times New Roman" w:cs="Times New Roman"/>
                  <w:color w:val="000000" w:themeColor="text1"/>
                  <w:sz w:val="24"/>
                  <w:szCs w:val="24"/>
                  <w:lang w:val="en-GB"/>
                </w:rPr>
                <w:delText>20-102</w:delText>
              </w:r>
            </w:del>
          </w:p>
        </w:tc>
        <w:tc>
          <w:tcPr>
            <w:tcW w:w="1559" w:type="dxa"/>
            <w:vAlign w:val="center"/>
          </w:tcPr>
          <w:p w14:paraId="7EDBCE04" w14:textId="77777777" w:rsidR="00566F44" w:rsidRPr="00C27B90" w:rsidRDefault="00566F44" w:rsidP="00F73E26">
            <w:pPr>
              <w:pStyle w:val="NoSpacing"/>
              <w:rPr>
                <w:del w:id="144" w:author="Robert FRASER" w:date="2026-09-25T21:07:00Z" w16du:dateUtc="2026-09-26T01:07:00Z"/>
                <w:rFonts w:ascii="Times New Roman" w:hAnsi="Times New Roman" w:cs="Times New Roman"/>
                <w:color w:val="000000" w:themeColor="text1"/>
                <w:sz w:val="24"/>
                <w:szCs w:val="24"/>
                <w:lang w:val="en-GB"/>
              </w:rPr>
            </w:pPr>
            <w:del w:id="145" w:author="Robert FRASER" w:date="2026-09-25T21:07:00Z" w16du:dateUtc="2026-09-26T01:07:00Z">
              <w:r w:rsidRPr="00C27B90">
                <w:rPr>
                  <w:rFonts w:ascii="Times New Roman" w:hAnsi="Times New Roman" w:cs="Times New Roman"/>
                  <w:color w:val="000000" w:themeColor="text1"/>
                  <w:sz w:val="24"/>
                  <w:szCs w:val="24"/>
                  <w:lang w:val="en-GB"/>
                </w:rPr>
                <w:delText>38.1 ± 11.5</w:delText>
              </w:r>
            </w:del>
          </w:p>
        </w:tc>
        <w:tc>
          <w:tcPr>
            <w:tcW w:w="1276" w:type="dxa"/>
            <w:vAlign w:val="center"/>
          </w:tcPr>
          <w:p w14:paraId="517B5A4D" w14:textId="77777777" w:rsidR="00566F44" w:rsidRPr="00C27B90" w:rsidRDefault="00566F44" w:rsidP="00F73E26">
            <w:pPr>
              <w:pStyle w:val="NoSpacing"/>
              <w:rPr>
                <w:del w:id="146" w:author="Robert FRASER" w:date="2026-09-25T21:07:00Z" w16du:dateUtc="2026-09-26T01:07:00Z"/>
                <w:rFonts w:ascii="Times New Roman" w:hAnsi="Times New Roman" w:cs="Times New Roman"/>
                <w:color w:val="000000" w:themeColor="text1"/>
                <w:sz w:val="24"/>
                <w:szCs w:val="24"/>
                <w:lang w:val="en-GB"/>
              </w:rPr>
            </w:pPr>
            <w:del w:id="14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04441691" w14:textId="77777777" w:rsidR="00566F44" w:rsidRPr="00C27B90" w:rsidRDefault="00566F44" w:rsidP="00F73E26">
            <w:pPr>
              <w:pStyle w:val="NoSpacing"/>
              <w:rPr>
                <w:del w:id="148" w:author="Robert FRASER" w:date="2026-09-25T21:07:00Z" w16du:dateUtc="2026-09-26T01:07:00Z"/>
                <w:rFonts w:ascii="Times New Roman" w:hAnsi="Times New Roman" w:cs="Times New Roman"/>
                <w:color w:val="000000" w:themeColor="text1"/>
                <w:sz w:val="24"/>
                <w:szCs w:val="24"/>
                <w:lang w:val="en-GB"/>
              </w:rPr>
            </w:pPr>
            <w:del w:id="149" w:author="Robert FRASER" w:date="2026-09-25T21:07:00Z" w16du:dateUtc="2026-09-26T01:07:00Z">
              <w:r w:rsidRPr="00C27B90">
                <w:rPr>
                  <w:rFonts w:ascii="Times New Roman" w:hAnsi="Times New Roman" w:cs="Times New Roman"/>
                  <w:color w:val="000000" w:themeColor="text1"/>
                  <w:sz w:val="24"/>
                  <w:szCs w:val="24"/>
                  <w:lang w:val="en-GB"/>
                </w:rPr>
                <w:delText>56.4</w:delText>
              </w:r>
            </w:del>
          </w:p>
        </w:tc>
      </w:tr>
      <w:tr w:rsidR="00566F44" w:rsidRPr="00C27B90" w14:paraId="39774F5D" w14:textId="77777777" w:rsidTr="00F73E26">
        <w:trPr>
          <w:trHeight w:val="340"/>
          <w:del w:id="150" w:author="Robert FRASER" w:date="2026-09-25T21:07:00Z" w16du:dateUtc="2026-09-26T01:07:00Z"/>
        </w:trPr>
        <w:tc>
          <w:tcPr>
            <w:tcW w:w="1701" w:type="dxa"/>
            <w:noWrap/>
            <w:vAlign w:val="center"/>
            <w:hideMark/>
          </w:tcPr>
          <w:p w14:paraId="18546019" w14:textId="77777777" w:rsidR="00566F44" w:rsidRPr="00C27B90" w:rsidRDefault="00566F44" w:rsidP="00F73E26">
            <w:pPr>
              <w:pStyle w:val="NoSpacing"/>
              <w:rPr>
                <w:del w:id="151" w:author="Robert FRASER" w:date="2026-09-25T21:07:00Z" w16du:dateUtc="2026-09-26T01:07:00Z"/>
                <w:rFonts w:ascii="Times New Roman" w:hAnsi="Times New Roman" w:cs="Times New Roman"/>
                <w:color w:val="000000" w:themeColor="text1"/>
                <w:sz w:val="24"/>
                <w:szCs w:val="24"/>
                <w:lang w:val="en-GB"/>
              </w:rPr>
            </w:pPr>
            <w:del w:id="152" w:author="Robert FRASER" w:date="2026-09-25T21:07:00Z" w16du:dateUtc="2026-09-26T01:07:00Z">
              <w:r w:rsidRPr="00C27B90">
                <w:rPr>
                  <w:rFonts w:ascii="Times New Roman" w:hAnsi="Times New Roman" w:cs="Times New Roman"/>
                  <w:color w:val="000000" w:themeColor="text1"/>
                  <w:sz w:val="24"/>
                  <w:szCs w:val="24"/>
                  <w:lang w:val="en-GB"/>
                </w:rPr>
                <w:delText>1983/12</w:delText>
              </w:r>
            </w:del>
          </w:p>
        </w:tc>
        <w:tc>
          <w:tcPr>
            <w:tcW w:w="851" w:type="dxa"/>
            <w:noWrap/>
            <w:vAlign w:val="center"/>
            <w:hideMark/>
          </w:tcPr>
          <w:p w14:paraId="77F74AB0" w14:textId="77777777" w:rsidR="00566F44" w:rsidRPr="00C27B90" w:rsidRDefault="00566F44" w:rsidP="00F73E26">
            <w:pPr>
              <w:pStyle w:val="NoSpacing"/>
              <w:rPr>
                <w:del w:id="153" w:author="Robert FRASER" w:date="2026-09-25T21:07:00Z" w16du:dateUtc="2026-09-26T01:07:00Z"/>
                <w:rFonts w:ascii="Times New Roman" w:hAnsi="Times New Roman" w:cs="Times New Roman"/>
                <w:color w:val="000000" w:themeColor="text1"/>
                <w:sz w:val="24"/>
                <w:szCs w:val="24"/>
                <w:lang w:val="en-GB"/>
              </w:rPr>
            </w:pPr>
            <w:del w:id="154" w:author="Robert FRASER" w:date="2026-09-25T21:07:00Z" w16du:dateUtc="2026-09-26T01:07:00Z">
              <w:r w:rsidRPr="00C27B90">
                <w:rPr>
                  <w:rFonts w:ascii="Times New Roman" w:hAnsi="Times New Roman" w:cs="Times New Roman"/>
                  <w:color w:val="000000" w:themeColor="text1"/>
                  <w:sz w:val="24"/>
                  <w:szCs w:val="24"/>
                  <w:lang w:val="en-GB"/>
                </w:rPr>
                <w:delText>410</w:delText>
              </w:r>
            </w:del>
          </w:p>
        </w:tc>
        <w:tc>
          <w:tcPr>
            <w:tcW w:w="1276" w:type="dxa"/>
            <w:vAlign w:val="center"/>
          </w:tcPr>
          <w:p w14:paraId="64F93733" w14:textId="77777777" w:rsidR="00566F44" w:rsidRPr="00C27B90" w:rsidRDefault="00566F44" w:rsidP="00F73E26">
            <w:pPr>
              <w:pStyle w:val="NoSpacing"/>
              <w:rPr>
                <w:del w:id="155" w:author="Robert FRASER" w:date="2026-09-25T21:07:00Z" w16du:dateUtc="2026-09-26T01:07:00Z"/>
                <w:rFonts w:ascii="Times New Roman" w:hAnsi="Times New Roman" w:cs="Times New Roman"/>
                <w:color w:val="000000" w:themeColor="text1"/>
                <w:sz w:val="24"/>
                <w:szCs w:val="24"/>
                <w:lang w:val="en-GB"/>
              </w:rPr>
            </w:pPr>
            <w:del w:id="15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47C783B5" w14:textId="77777777" w:rsidR="00566F44" w:rsidRPr="00C27B90" w:rsidRDefault="00566F44" w:rsidP="00F73E26">
            <w:pPr>
              <w:pStyle w:val="NoSpacing"/>
              <w:rPr>
                <w:del w:id="157" w:author="Robert FRASER" w:date="2026-09-25T21:07:00Z" w16du:dateUtc="2026-09-26T01:07:00Z"/>
                <w:rFonts w:ascii="Times New Roman" w:hAnsi="Times New Roman" w:cs="Times New Roman"/>
                <w:color w:val="000000" w:themeColor="text1"/>
                <w:sz w:val="24"/>
                <w:szCs w:val="24"/>
                <w:lang w:val="en-GB"/>
              </w:rPr>
            </w:pPr>
            <w:del w:id="158" w:author="Robert FRASER" w:date="2026-09-25T21:07:00Z" w16du:dateUtc="2026-09-26T01:07:00Z">
              <w:r w:rsidRPr="00C27B90">
                <w:rPr>
                  <w:rFonts w:ascii="Times New Roman" w:hAnsi="Times New Roman" w:cs="Times New Roman"/>
                  <w:color w:val="000000" w:themeColor="text1"/>
                  <w:sz w:val="24"/>
                  <w:szCs w:val="24"/>
                  <w:lang w:val="en-GB"/>
                </w:rPr>
                <w:delText>20-115</w:delText>
              </w:r>
            </w:del>
          </w:p>
        </w:tc>
        <w:tc>
          <w:tcPr>
            <w:tcW w:w="1559" w:type="dxa"/>
            <w:vAlign w:val="center"/>
          </w:tcPr>
          <w:p w14:paraId="4C148AF9" w14:textId="77777777" w:rsidR="00566F44" w:rsidRPr="00C27B90" w:rsidRDefault="00566F44" w:rsidP="00F73E26">
            <w:pPr>
              <w:pStyle w:val="NoSpacing"/>
              <w:rPr>
                <w:del w:id="159" w:author="Robert FRASER" w:date="2026-09-25T21:07:00Z" w16du:dateUtc="2026-09-26T01:07:00Z"/>
                <w:rFonts w:ascii="Times New Roman" w:hAnsi="Times New Roman" w:cs="Times New Roman"/>
                <w:color w:val="000000" w:themeColor="text1"/>
                <w:sz w:val="24"/>
                <w:szCs w:val="24"/>
                <w:lang w:val="en-GB"/>
              </w:rPr>
            </w:pPr>
            <w:del w:id="160" w:author="Robert FRASER" w:date="2026-09-25T21:07:00Z" w16du:dateUtc="2026-09-26T01:07:00Z">
              <w:r w:rsidRPr="00C27B90">
                <w:rPr>
                  <w:rFonts w:ascii="Times New Roman" w:hAnsi="Times New Roman" w:cs="Times New Roman"/>
                  <w:color w:val="000000" w:themeColor="text1"/>
                  <w:sz w:val="24"/>
                  <w:szCs w:val="24"/>
                  <w:lang w:val="en-GB"/>
                </w:rPr>
                <w:delText>39.3 ± 11.9</w:delText>
              </w:r>
            </w:del>
          </w:p>
        </w:tc>
        <w:tc>
          <w:tcPr>
            <w:tcW w:w="1276" w:type="dxa"/>
            <w:vAlign w:val="center"/>
          </w:tcPr>
          <w:p w14:paraId="4B245297" w14:textId="77777777" w:rsidR="00566F44" w:rsidRPr="00C27B90" w:rsidRDefault="00566F44" w:rsidP="00F73E26">
            <w:pPr>
              <w:pStyle w:val="NoSpacing"/>
              <w:rPr>
                <w:del w:id="161" w:author="Robert FRASER" w:date="2026-09-25T21:07:00Z" w16du:dateUtc="2026-09-26T01:07:00Z"/>
                <w:rFonts w:ascii="Times New Roman" w:hAnsi="Times New Roman" w:cs="Times New Roman"/>
                <w:color w:val="000000" w:themeColor="text1"/>
                <w:sz w:val="24"/>
                <w:szCs w:val="24"/>
                <w:lang w:val="en-GB"/>
              </w:rPr>
            </w:pPr>
            <w:del w:id="16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4B81466B" w14:textId="77777777" w:rsidR="00566F44" w:rsidRPr="00C27B90" w:rsidRDefault="00566F44" w:rsidP="00F73E26">
            <w:pPr>
              <w:pStyle w:val="NoSpacing"/>
              <w:rPr>
                <w:del w:id="163" w:author="Robert FRASER" w:date="2026-09-25T21:07:00Z" w16du:dateUtc="2026-09-26T01:07:00Z"/>
                <w:rFonts w:ascii="Times New Roman" w:hAnsi="Times New Roman" w:cs="Times New Roman"/>
                <w:color w:val="000000" w:themeColor="text1"/>
                <w:sz w:val="24"/>
                <w:szCs w:val="24"/>
                <w:lang w:val="en-GB"/>
              </w:rPr>
            </w:pPr>
            <w:del w:id="164" w:author="Robert FRASER" w:date="2026-09-25T21:07:00Z" w16du:dateUtc="2026-09-26T01:07:00Z">
              <w:r w:rsidRPr="00C27B90">
                <w:rPr>
                  <w:rFonts w:ascii="Times New Roman" w:hAnsi="Times New Roman" w:cs="Times New Roman"/>
                  <w:color w:val="000000" w:themeColor="text1"/>
                  <w:sz w:val="24"/>
                  <w:szCs w:val="24"/>
                  <w:lang w:val="en-GB"/>
                </w:rPr>
                <w:delText>54.9</w:delText>
              </w:r>
            </w:del>
          </w:p>
        </w:tc>
      </w:tr>
      <w:tr w:rsidR="00566F44" w:rsidRPr="00C27B90" w14:paraId="24383EBB" w14:textId="77777777" w:rsidTr="00F73E26">
        <w:trPr>
          <w:trHeight w:val="340"/>
          <w:del w:id="165" w:author="Robert FRASER" w:date="2026-09-25T21:07:00Z" w16du:dateUtc="2026-09-26T01:07:00Z"/>
        </w:trPr>
        <w:tc>
          <w:tcPr>
            <w:tcW w:w="1701" w:type="dxa"/>
            <w:noWrap/>
            <w:vAlign w:val="center"/>
            <w:hideMark/>
          </w:tcPr>
          <w:p w14:paraId="312C6A1E" w14:textId="77777777" w:rsidR="00566F44" w:rsidRPr="00C27B90" w:rsidRDefault="00566F44" w:rsidP="00F73E26">
            <w:pPr>
              <w:pStyle w:val="NoSpacing"/>
              <w:rPr>
                <w:del w:id="166" w:author="Robert FRASER" w:date="2026-09-25T21:07:00Z" w16du:dateUtc="2026-09-26T01:07:00Z"/>
                <w:rFonts w:ascii="Times New Roman" w:hAnsi="Times New Roman" w:cs="Times New Roman"/>
                <w:color w:val="000000" w:themeColor="text1"/>
                <w:sz w:val="24"/>
                <w:szCs w:val="24"/>
                <w:lang w:val="en-GB"/>
              </w:rPr>
            </w:pPr>
            <w:del w:id="167" w:author="Robert FRASER" w:date="2026-09-25T21:07:00Z" w16du:dateUtc="2026-09-26T01:07:00Z">
              <w:r w:rsidRPr="00C27B90">
                <w:rPr>
                  <w:rFonts w:ascii="Times New Roman" w:hAnsi="Times New Roman" w:cs="Times New Roman"/>
                  <w:color w:val="000000" w:themeColor="text1"/>
                  <w:sz w:val="24"/>
                  <w:szCs w:val="24"/>
                  <w:lang w:val="en-GB"/>
                </w:rPr>
                <w:delText>1984/1</w:delText>
              </w:r>
            </w:del>
          </w:p>
        </w:tc>
        <w:tc>
          <w:tcPr>
            <w:tcW w:w="851" w:type="dxa"/>
            <w:noWrap/>
            <w:vAlign w:val="center"/>
            <w:hideMark/>
          </w:tcPr>
          <w:p w14:paraId="0FEFD7BE" w14:textId="77777777" w:rsidR="00566F44" w:rsidRPr="00C27B90" w:rsidRDefault="00566F44" w:rsidP="00F73E26">
            <w:pPr>
              <w:pStyle w:val="NoSpacing"/>
              <w:rPr>
                <w:del w:id="168" w:author="Robert FRASER" w:date="2026-09-25T21:07:00Z" w16du:dateUtc="2026-09-26T01:07:00Z"/>
                <w:rFonts w:ascii="Times New Roman" w:hAnsi="Times New Roman" w:cs="Times New Roman"/>
                <w:color w:val="000000" w:themeColor="text1"/>
                <w:sz w:val="24"/>
                <w:szCs w:val="24"/>
                <w:lang w:val="en-GB"/>
              </w:rPr>
            </w:pPr>
            <w:del w:id="169" w:author="Robert FRASER" w:date="2026-09-25T21:07:00Z" w16du:dateUtc="2026-09-26T01:07:00Z">
              <w:r w:rsidRPr="00C27B90">
                <w:rPr>
                  <w:rFonts w:ascii="Times New Roman" w:hAnsi="Times New Roman" w:cs="Times New Roman"/>
                  <w:color w:val="000000" w:themeColor="text1"/>
                  <w:sz w:val="24"/>
                  <w:szCs w:val="24"/>
                  <w:lang w:val="en-GB"/>
                </w:rPr>
                <w:delText>493</w:delText>
              </w:r>
            </w:del>
          </w:p>
        </w:tc>
        <w:tc>
          <w:tcPr>
            <w:tcW w:w="1276" w:type="dxa"/>
            <w:vAlign w:val="center"/>
          </w:tcPr>
          <w:p w14:paraId="7F345B80" w14:textId="77777777" w:rsidR="00566F44" w:rsidRPr="00C27B90" w:rsidRDefault="00566F44" w:rsidP="00F73E26">
            <w:pPr>
              <w:pStyle w:val="NoSpacing"/>
              <w:rPr>
                <w:del w:id="170" w:author="Robert FRASER" w:date="2026-09-25T21:07:00Z" w16du:dateUtc="2026-09-26T01:07:00Z"/>
                <w:rFonts w:ascii="Times New Roman" w:hAnsi="Times New Roman" w:cs="Times New Roman"/>
                <w:color w:val="000000" w:themeColor="text1"/>
                <w:sz w:val="24"/>
                <w:szCs w:val="24"/>
                <w:lang w:val="en-GB"/>
              </w:rPr>
            </w:pPr>
            <w:del w:id="17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16A748A5" w14:textId="77777777" w:rsidR="00566F44" w:rsidRPr="00C27B90" w:rsidRDefault="00566F44" w:rsidP="00F73E26">
            <w:pPr>
              <w:pStyle w:val="NoSpacing"/>
              <w:rPr>
                <w:del w:id="172" w:author="Robert FRASER" w:date="2026-09-25T21:07:00Z" w16du:dateUtc="2026-09-26T01:07:00Z"/>
                <w:rFonts w:ascii="Times New Roman" w:hAnsi="Times New Roman" w:cs="Times New Roman"/>
                <w:color w:val="000000" w:themeColor="text1"/>
                <w:sz w:val="24"/>
                <w:szCs w:val="24"/>
                <w:lang w:val="en-GB"/>
              </w:rPr>
            </w:pPr>
            <w:del w:id="173" w:author="Robert FRASER" w:date="2026-09-25T21:07:00Z" w16du:dateUtc="2026-09-26T01:07:00Z">
              <w:r w:rsidRPr="00C27B90">
                <w:rPr>
                  <w:rFonts w:ascii="Times New Roman" w:hAnsi="Times New Roman" w:cs="Times New Roman"/>
                  <w:color w:val="000000" w:themeColor="text1"/>
                  <w:sz w:val="24"/>
                  <w:szCs w:val="24"/>
                  <w:lang w:val="en-GB"/>
                </w:rPr>
                <w:delText>20-89</w:delText>
              </w:r>
            </w:del>
          </w:p>
        </w:tc>
        <w:tc>
          <w:tcPr>
            <w:tcW w:w="1559" w:type="dxa"/>
            <w:vAlign w:val="center"/>
          </w:tcPr>
          <w:p w14:paraId="2A9AA142" w14:textId="77777777" w:rsidR="00566F44" w:rsidRPr="00C27B90" w:rsidRDefault="00566F44" w:rsidP="00F73E26">
            <w:pPr>
              <w:pStyle w:val="NoSpacing"/>
              <w:rPr>
                <w:del w:id="174" w:author="Robert FRASER" w:date="2026-09-25T21:07:00Z" w16du:dateUtc="2026-09-26T01:07:00Z"/>
                <w:rFonts w:ascii="Times New Roman" w:hAnsi="Times New Roman" w:cs="Times New Roman"/>
                <w:color w:val="000000" w:themeColor="text1"/>
                <w:sz w:val="24"/>
                <w:szCs w:val="24"/>
                <w:lang w:val="en-GB"/>
              </w:rPr>
            </w:pPr>
            <w:del w:id="175" w:author="Robert FRASER" w:date="2026-09-25T21:07:00Z" w16du:dateUtc="2026-09-26T01:07:00Z">
              <w:r w:rsidRPr="00C27B90">
                <w:rPr>
                  <w:rFonts w:ascii="Times New Roman" w:hAnsi="Times New Roman" w:cs="Times New Roman"/>
                  <w:color w:val="000000" w:themeColor="text1"/>
                  <w:sz w:val="24"/>
                  <w:szCs w:val="24"/>
                  <w:lang w:val="en-GB"/>
                </w:rPr>
                <w:delText>40.6 ± 12.8</w:delText>
              </w:r>
            </w:del>
          </w:p>
        </w:tc>
        <w:tc>
          <w:tcPr>
            <w:tcW w:w="1276" w:type="dxa"/>
            <w:vAlign w:val="center"/>
          </w:tcPr>
          <w:p w14:paraId="0929271D" w14:textId="77777777" w:rsidR="00566F44" w:rsidRPr="00C27B90" w:rsidRDefault="00566F44" w:rsidP="00F73E26">
            <w:pPr>
              <w:pStyle w:val="NoSpacing"/>
              <w:rPr>
                <w:del w:id="176" w:author="Robert FRASER" w:date="2026-09-25T21:07:00Z" w16du:dateUtc="2026-09-26T01:07:00Z"/>
                <w:rFonts w:ascii="Times New Roman" w:hAnsi="Times New Roman" w:cs="Times New Roman"/>
                <w:color w:val="000000" w:themeColor="text1"/>
                <w:sz w:val="24"/>
                <w:szCs w:val="24"/>
                <w:lang w:val="en-GB"/>
              </w:rPr>
            </w:pPr>
            <w:del w:id="17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0ACE379D" w14:textId="77777777" w:rsidR="00566F44" w:rsidRPr="00C27B90" w:rsidRDefault="00566F44" w:rsidP="00F73E26">
            <w:pPr>
              <w:pStyle w:val="NoSpacing"/>
              <w:rPr>
                <w:del w:id="178" w:author="Robert FRASER" w:date="2026-09-25T21:07:00Z" w16du:dateUtc="2026-09-26T01:07:00Z"/>
                <w:rFonts w:ascii="Times New Roman" w:hAnsi="Times New Roman" w:cs="Times New Roman"/>
                <w:color w:val="000000" w:themeColor="text1"/>
                <w:sz w:val="24"/>
                <w:szCs w:val="24"/>
                <w:lang w:val="en-GB"/>
              </w:rPr>
            </w:pPr>
            <w:del w:id="179" w:author="Robert FRASER" w:date="2026-09-25T21:07:00Z" w16du:dateUtc="2026-09-26T01:07:00Z">
              <w:r w:rsidRPr="00C27B90">
                <w:rPr>
                  <w:rFonts w:ascii="Times New Roman" w:hAnsi="Times New Roman" w:cs="Times New Roman"/>
                  <w:color w:val="000000" w:themeColor="text1"/>
                  <w:sz w:val="24"/>
                  <w:szCs w:val="24"/>
                  <w:lang w:val="en-GB"/>
                </w:rPr>
                <w:delText>55.6</w:delText>
              </w:r>
            </w:del>
          </w:p>
        </w:tc>
      </w:tr>
      <w:tr w:rsidR="00566F44" w:rsidRPr="00C27B90" w14:paraId="4EB85CF2" w14:textId="77777777" w:rsidTr="00F73E26">
        <w:trPr>
          <w:trHeight w:val="340"/>
          <w:del w:id="180" w:author="Robert FRASER" w:date="2026-09-25T21:07:00Z" w16du:dateUtc="2026-09-26T01:07:00Z"/>
        </w:trPr>
        <w:tc>
          <w:tcPr>
            <w:tcW w:w="1701" w:type="dxa"/>
            <w:noWrap/>
            <w:vAlign w:val="center"/>
            <w:hideMark/>
          </w:tcPr>
          <w:p w14:paraId="1CCB445B" w14:textId="77777777" w:rsidR="00566F44" w:rsidRPr="00C27B90" w:rsidRDefault="00566F44" w:rsidP="00F73E26">
            <w:pPr>
              <w:pStyle w:val="NoSpacing"/>
              <w:rPr>
                <w:del w:id="181" w:author="Robert FRASER" w:date="2026-09-25T21:07:00Z" w16du:dateUtc="2026-09-26T01:07:00Z"/>
                <w:rFonts w:ascii="Times New Roman" w:hAnsi="Times New Roman" w:cs="Times New Roman"/>
                <w:color w:val="000000" w:themeColor="text1"/>
                <w:sz w:val="24"/>
                <w:szCs w:val="24"/>
                <w:lang w:val="en-GB"/>
              </w:rPr>
            </w:pPr>
            <w:del w:id="182" w:author="Robert FRASER" w:date="2026-09-25T21:07:00Z" w16du:dateUtc="2026-09-26T01:07:00Z">
              <w:r w:rsidRPr="00C27B90">
                <w:rPr>
                  <w:rFonts w:ascii="Times New Roman" w:hAnsi="Times New Roman" w:cs="Times New Roman"/>
                  <w:color w:val="000000" w:themeColor="text1"/>
                  <w:sz w:val="24"/>
                  <w:szCs w:val="24"/>
                  <w:lang w:val="en-GB"/>
                </w:rPr>
                <w:delText>1985/12</w:delText>
              </w:r>
            </w:del>
          </w:p>
        </w:tc>
        <w:tc>
          <w:tcPr>
            <w:tcW w:w="851" w:type="dxa"/>
            <w:noWrap/>
            <w:vAlign w:val="center"/>
            <w:hideMark/>
          </w:tcPr>
          <w:p w14:paraId="3D0A2848" w14:textId="77777777" w:rsidR="00566F44" w:rsidRPr="00C27B90" w:rsidRDefault="00566F44" w:rsidP="00F73E26">
            <w:pPr>
              <w:pStyle w:val="NoSpacing"/>
              <w:rPr>
                <w:del w:id="183" w:author="Robert FRASER" w:date="2026-09-25T21:07:00Z" w16du:dateUtc="2026-09-26T01:07:00Z"/>
                <w:rFonts w:ascii="Times New Roman" w:hAnsi="Times New Roman" w:cs="Times New Roman"/>
                <w:color w:val="000000" w:themeColor="text1"/>
                <w:sz w:val="24"/>
                <w:szCs w:val="24"/>
                <w:lang w:val="en-GB"/>
              </w:rPr>
            </w:pPr>
            <w:del w:id="184" w:author="Robert FRASER" w:date="2026-09-25T21:07:00Z" w16du:dateUtc="2026-09-26T01:07:00Z">
              <w:r w:rsidRPr="00C27B90">
                <w:rPr>
                  <w:rFonts w:ascii="Times New Roman" w:hAnsi="Times New Roman" w:cs="Times New Roman"/>
                  <w:color w:val="000000" w:themeColor="text1"/>
                  <w:sz w:val="24"/>
                  <w:szCs w:val="24"/>
                  <w:lang w:val="en-GB"/>
                </w:rPr>
                <w:delText>272</w:delText>
              </w:r>
            </w:del>
          </w:p>
        </w:tc>
        <w:tc>
          <w:tcPr>
            <w:tcW w:w="1276" w:type="dxa"/>
            <w:vAlign w:val="center"/>
          </w:tcPr>
          <w:p w14:paraId="49B82819" w14:textId="77777777" w:rsidR="00566F44" w:rsidRPr="00C27B90" w:rsidRDefault="00566F44" w:rsidP="00F73E26">
            <w:pPr>
              <w:pStyle w:val="NoSpacing"/>
              <w:rPr>
                <w:del w:id="185" w:author="Robert FRASER" w:date="2026-09-25T21:07:00Z" w16du:dateUtc="2026-09-26T01:07:00Z"/>
                <w:rFonts w:ascii="Times New Roman" w:hAnsi="Times New Roman" w:cs="Times New Roman"/>
                <w:color w:val="000000" w:themeColor="text1"/>
                <w:sz w:val="24"/>
                <w:szCs w:val="24"/>
                <w:lang w:val="en-GB"/>
              </w:rPr>
            </w:pPr>
            <w:del w:id="18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38E72E09" w14:textId="77777777" w:rsidR="00566F44" w:rsidRPr="00C27B90" w:rsidRDefault="00566F44" w:rsidP="00F73E26">
            <w:pPr>
              <w:pStyle w:val="NoSpacing"/>
              <w:rPr>
                <w:del w:id="187" w:author="Robert FRASER" w:date="2026-09-25T21:07:00Z" w16du:dateUtc="2026-09-26T01:07:00Z"/>
                <w:rFonts w:ascii="Times New Roman" w:hAnsi="Times New Roman" w:cs="Times New Roman"/>
                <w:color w:val="000000" w:themeColor="text1"/>
                <w:sz w:val="24"/>
                <w:szCs w:val="24"/>
                <w:lang w:val="en-GB"/>
              </w:rPr>
            </w:pPr>
            <w:del w:id="188" w:author="Robert FRASER" w:date="2026-09-25T21:07:00Z" w16du:dateUtc="2026-09-26T01:07:00Z">
              <w:r w:rsidRPr="00C27B90">
                <w:rPr>
                  <w:rFonts w:ascii="Times New Roman" w:hAnsi="Times New Roman" w:cs="Times New Roman"/>
                  <w:color w:val="000000" w:themeColor="text1"/>
                  <w:sz w:val="24"/>
                  <w:szCs w:val="24"/>
                  <w:lang w:val="en-GB"/>
                </w:rPr>
                <w:delText>20-88</w:delText>
              </w:r>
            </w:del>
          </w:p>
        </w:tc>
        <w:tc>
          <w:tcPr>
            <w:tcW w:w="1559" w:type="dxa"/>
            <w:vAlign w:val="center"/>
          </w:tcPr>
          <w:p w14:paraId="17DDD8C7" w14:textId="77777777" w:rsidR="00566F44" w:rsidRPr="00C27B90" w:rsidRDefault="00566F44" w:rsidP="00F73E26">
            <w:pPr>
              <w:pStyle w:val="NoSpacing"/>
              <w:rPr>
                <w:del w:id="189" w:author="Robert FRASER" w:date="2026-09-25T21:07:00Z" w16du:dateUtc="2026-09-26T01:07:00Z"/>
                <w:rFonts w:ascii="Times New Roman" w:hAnsi="Times New Roman" w:cs="Times New Roman"/>
                <w:color w:val="000000" w:themeColor="text1"/>
                <w:sz w:val="24"/>
                <w:szCs w:val="24"/>
                <w:lang w:val="en-GB"/>
              </w:rPr>
            </w:pPr>
            <w:del w:id="190" w:author="Robert FRASER" w:date="2026-09-25T21:07:00Z" w16du:dateUtc="2026-09-26T01:07:00Z">
              <w:r w:rsidRPr="00C27B90">
                <w:rPr>
                  <w:rFonts w:ascii="Times New Roman" w:hAnsi="Times New Roman" w:cs="Times New Roman"/>
                  <w:color w:val="000000" w:themeColor="text1"/>
                  <w:sz w:val="24"/>
                  <w:szCs w:val="24"/>
                  <w:lang w:val="en-GB"/>
                </w:rPr>
                <w:delText>46.6 ± 16.7</w:delText>
              </w:r>
            </w:del>
          </w:p>
        </w:tc>
        <w:tc>
          <w:tcPr>
            <w:tcW w:w="1276" w:type="dxa"/>
            <w:vAlign w:val="center"/>
          </w:tcPr>
          <w:p w14:paraId="34D2050A" w14:textId="77777777" w:rsidR="00566F44" w:rsidRPr="00C27B90" w:rsidRDefault="00566F44" w:rsidP="00F73E26">
            <w:pPr>
              <w:pStyle w:val="NoSpacing"/>
              <w:rPr>
                <w:del w:id="191" w:author="Robert FRASER" w:date="2026-09-25T21:07:00Z" w16du:dateUtc="2026-09-26T01:07:00Z"/>
                <w:rFonts w:ascii="Times New Roman" w:hAnsi="Times New Roman" w:cs="Times New Roman"/>
                <w:color w:val="000000" w:themeColor="text1"/>
                <w:sz w:val="24"/>
                <w:szCs w:val="24"/>
                <w:lang w:val="en-GB"/>
              </w:rPr>
            </w:pPr>
            <w:del w:id="19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781813B1" w14:textId="77777777" w:rsidR="00566F44" w:rsidRPr="00C27B90" w:rsidRDefault="00566F44" w:rsidP="00F73E26">
            <w:pPr>
              <w:pStyle w:val="NoSpacing"/>
              <w:rPr>
                <w:del w:id="193" w:author="Robert FRASER" w:date="2026-09-25T21:07:00Z" w16du:dateUtc="2026-09-26T01:07:00Z"/>
                <w:rFonts w:ascii="Times New Roman" w:hAnsi="Times New Roman" w:cs="Times New Roman"/>
                <w:color w:val="000000" w:themeColor="text1"/>
                <w:sz w:val="24"/>
                <w:szCs w:val="24"/>
                <w:lang w:val="en-GB"/>
              </w:rPr>
            </w:pPr>
            <w:del w:id="194" w:author="Robert FRASER" w:date="2026-09-25T21:07:00Z" w16du:dateUtc="2026-09-26T01:07:00Z">
              <w:r w:rsidRPr="00C27B90">
                <w:rPr>
                  <w:rFonts w:ascii="Times New Roman" w:hAnsi="Times New Roman" w:cs="Times New Roman"/>
                  <w:color w:val="000000" w:themeColor="text1"/>
                  <w:sz w:val="24"/>
                  <w:szCs w:val="24"/>
                  <w:lang w:val="en-GB"/>
                </w:rPr>
                <w:delText>63.6</w:delText>
              </w:r>
            </w:del>
          </w:p>
        </w:tc>
      </w:tr>
      <w:tr w:rsidR="00566F44" w:rsidRPr="00C27B90" w14:paraId="3513193C" w14:textId="77777777" w:rsidTr="00F73E26">
        <w:trPr>
          <w:trHeight w:val="340"/>
          <w:del w:id="195" w:author="Robert FRASER" w:date="2026-09-25T21:07:00Z" w16du:dateUtc="2026-09-26T01:07:00Z"/>
        </w:trPr>
        <w:tc>
          <w:tcPr>
            <w:tcW w:w="1701" w:type="dxa"/>
            <w:noWrap/>
            <w:vAlign w:val="center"/>
            <w:hideMark/>
          </w:tcPr>
          <w:p w14:paraId="11D27C1F" w14:textId="77777777" w:rsidR="00566F44" w:rsidRPr="00C27B90" w:rsidRDefault="00566F44" w:rsidP="00F73E26">
            <w:pPr>
              <w:pStyle w:val="NoSpacing"/>
              <w:rPr>
                <w:del w:id="196" w:author="Robert FRASER" w:date="2026-09-25T21:07:00Z" w16du:dateUtc="2026-09-26T01:07:00Z"/>
                <w:rFonts w:ascii="Times New Roman" w:hAnsi="Times New Roman" w:cs="Times New Roman"/>
                <w:color w:val="000000" w:themeColor="text1"/>
                <w:sz w:val="24"/>
                <w:szCs w:val="24"/>
                <w:lang w:val="en-GB"/>
              </w:rPr>
            </w:pPr>
            <w:del w:id="197" w:author="Robert FRASER" w:date="2026-09-25T21:07:00Z" w16du:dateUtc="2026-09-26T01:07:00Z">
              <w:r w:rsidRPr="00C27B90">
                <w:rPr>
                  <w:rFonts w:ascii="Times New Roman" w:hAnsi="Times New Roman" w:cs="Times New Roman"/>
                  <w:color w:val="000000" w:themeColor="text1"/>
                  <w:sz w:val="24"/>
                  <w:szCs w:val="24"/>
                  <w:lang w:val="en-GB"/>
                </w:rPr>
                <w:delText>1986/12</w:delText>
              </w:r>
            </w:del>
          </w:p>
        </w:tc>
        <w:tc>
          <w:tcPr>
            <w:tcW w:w="851" w:type="dxa"/>
            <w:noWrap/>
            <w:vAlign w:val="center"/>
            <w:hideMark/>
          </w:tcPr>
          <w:p w14:paraId="52F05A52" w14:textId="77777777" w:rsidR="00566F44" w:rsidRPr="00C27B90" w:rsidRDefault="00566F44" w:rsidP="00F73E26">
            <w:pPr>
              <w:pStyle w:val="NoSpacing"/>
              <w:rPr>
                <w:del w:id="198" w:author="Robert FRASER" w:date="2026-09-25T21:07:00Z" w16du:dateUtc="2026-09-26T01:07:00Z"/>
                <w:rFonts w:ascii="Times New Roman" w:hAnsi="Times New Roman" w:cs="Times New Roman"/>
                <w:color w:val="000000" w:themeColor="text1"/>
                <w:sz w:val="24"/>
                <w:szCs w:val="24"/>
                <w:lang w:val="en-GB"/>
              </w:rPr>
            </w:pPr>
            <w:del w:id="199" w:author="Robert FRASER" w:date="2026-09-25T21:07:00Z" w16du:dateUtc="2026-09-26T01:07:00Z">
              <w:r w:rsidRPr="00C27B90">
                <w:rPr>
                  <w:rFonts w:ascii="Times New Roman" w:hAnsi="Times New Roman" w:cs="Times New Roman"/>
                  <w:color w:val="000000" w:themeColor="text1"/>
                  <w:sz w:val="24"/>
                  <w:szCs w:val="24"/>
                  <w:lang w:val="en-GB"/>
                </w:rPr>
                <w:delText>482</w:delText>
              </w:r>
            </w:del>
          </w:p>
        </w:tc>
        <w:tc>
          <w:tcPr>
            <w:tcW w:w="1276" w:type="dxa"/>
            <w:vAlign w:val="center"/>
          </w:tcPr>
          <w:p w14:paraId="69C5EA4E" w14:textId="77777777" w:rsidR="00566F44" w:rsidRPr="00C27B90" w:rsidRDefault="00566F44" w:rsidP="00F73E26">
            <w:pPr>
              <w:pStyle w:val="NoSpacing"/>
              <w:rPr>
                <w:del w:id="200" w:author="Robert FRASER" w:date="2026-09-25T21:07:00Z" w16du:dateUtc="2026-09-26T01:07:00Z"/>
                <w:rFonts w:ascii="Times New Roman" w:hAnsi="Times New Roman" w:cs="Times New Roman"/>
                <w:color w:val="000000" w:themeColor="text1"/>
                <w:sz w:val="24"/>
                <w:szCs w:val="24"/>
                <w:lang w:val="en-GB"/>
              </w:rPr>
            </w:pPr>
            <w:del w:id="20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68BAAF77" w14:textId="77777777" w:rsidR="00566F44" w:rsidRPr="00C27B90" w:rsidRDefault="00566F44" w:rsidP="00F73E26">
            <w:pPr>
              <w:pStyle w:val="NoSpacing"/>
              <w:rPr>
                <w:del w:id="202" w:author="Robert FRASER" w:date="2026-09-25T21:07:00Z" w16du:dateUtc="2026-09-26T01:07:00Z"/>
                <w:rFonts w:ascii="Times New Roman" w:hAnsi="Times New Roman" w:cs="Times New Roman"/>
                <w:color w:val="000000" w:themeColor="text1"/>
                <w:sz w:val="24"/>
                <w:szCs w:val="24"/>
                <w:lang w:val="en-GB"/>
              </w:rPr>
            </w:pPr>
            <w:del w:id="203" w:author="Robert FRASER" w:date="2026-09-25T21:07:00Z" w16du:dateUtc="2026-09-26T01:07:00Z">
              <w:r w:rsidRPr="00C27B90">
                <w:rPr>
                  <w:rFonts w:ascii="Times New Roman" w:hAnsi="Times New Roman" w:cs="Times New Roman"/>
                  <w:color w:val="000000" w:themeColor="text1"/>
                  <w:sz w:val="24"/>
                  <w:szCs w:val="24"/>
                  <w:lang w:val="en-GB"/>
                </w:rPr>
                <w:delText>20-66</w:delText>
              </w:r>
            </w:del>
          </w:p>
        </w:tc>
        <w:tc>
          <w:tcPr>
            <w:tcW w:w="1559" w:type="dxa"/>
            <w:vAlign w:val="center"/>
          </w:tcPr>
          <w:p w14:paraId="5CEA4F1B" w14:textId="77777777" w:rsidR="00566F44" w:rsidRPr="00C27B90" w:rsidRDefault="00566F44" w:rsidP="00F73E26">
            <w:pPr>
              <w:pStyle w:val="NoSpacing"/>
              <w:rPr>
                <w:del w:id="204" w:author="Robert FRASER" w:date="2026-09-25T21:07:00Z" w16du:dateUtc="2026-09-26T01:07:00Z"/>
                <w:rFonts w:ascii="Times New Roman" w:hAnsi="Times New Roman" w:cs="Times New Roman"/>
                <w:color w:val="000000" w:themeColor="text1"/>
                <w:sz w:val="24"/>
                <w:szCs w:val="24"/>
                <w:lang w:val="en-GB"/>
              </w:rPr>
            </w:pPr>
            <w:del w:id="205" w:author="Robert FRASER" w:date="2026-09-25T21:07:00Z" w16du:dateUtc="2026-09-26T01:07:00Z">
              <w:r w:rsidRPr="00C27B90">
                <w:rPr>
                  <w:rFonts w:ascii="Times New Roman" w:hAnsi="Times New Roman" w:cs="Times New Roman"/>
                  <w:color w:val="000000" w:themeColor="text1"/>
                  <w:sz w:val="24"/>
                  <w:szCs w:val="24"/>
                  <w:lang w:val="en-GB"/>
                </w:rPr>
                <w:delText>39.2 ± 9.6</w:delText>
              </w:r>
            </w:del>
          </w:p>
        </w:tc>
        <w:tc>
          <w:tcPr>
            <w:tcW w:w="1276" w:type="dxa"/>
            <w:vAlign w:val="center"/>
          </w:tcPr>
          <w:p w14:paraId="23E9A7B6" w14:textId="77777777" w:rsidR="00566F44" w:rsidRPr="00C27B90" w:rsidRDefault="00566F44" w:rsidP="00F73E26">
            <w:pPr>
              <w:pStyle w:val="NoSpacing"/>
              <w:rPr>
                <w:del w:id="206" w:author="Robert FRASER" w:date="2026-09-25T21:07:00Z" w16du:dateUtc="2026-09-26T01:07:00Z"/>
                <w:rFonts w:ascii="Times New Roman" w:hAnsi="Times New Roman" w:cs="Times New Roman"/>
                <w:color w:val="000000" w:themeColor="text1"/>
                <w:sz w:val="24"/>
                <w:szCs w:val="24"/>
                <w:lang w:val="en-GB"/>
              </w:rPr>
            </w:pPr>
            <w:del w:id="207"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55D3AFFB" w14:textId="77777777" w:rsidR="00566F44" w:rsidRPr="00C27B90" w:rsidRDefault="00566F44" w:rsidP="00F73E26">
            <w:pPr>
              <w:pStyle w:val="NoSpacing"/>
              <w:rPr>
                <w:del w:id="208" w:author="Robert FRASER" w:date="2026-09-25T21:07:00Z" w16du:dateUtc="2026-09-26T01:07:00Z"/>
                <w:rFonts w:ascii="Times New Roman" w:hAnsi="Times New Roman" w:cs="Times New Roman"/>
                <w:color w:val="000000" w:themeColor="text1"/>
                <w:sz w:val="24"/>
                <w:szCs w:val="24"/>
                <w:lang w:val="en-GB"/>
              </w:rPr>
            </w:pPr>
            <w:del w:id="209" w:author="Robert FRASER" w:date="2026-09-25T21:07:00Z" w16du:dateUtc="2026-09-26T01:07:00Z">
              <w:r w:rsidRPr="00C27B90">
                <w:rPr>
                  <w:rFonts w:ascii="Times New Roman" w:hAnsi="Times New Roman" w:cs="Times New Roman"/>
                  <w:color w:val="000000" w:themeColor="text1"/>
                  <w:sz w:val="24"/>
                  <w:szCs w:val="24"/>
                  <w:lang w:val="en-GB"/>
                </w:rPr>
                <w:delText>48.8</w:delText>
              </w:r>
            </w:del>
          </w:p>
        </w:tc>
      </w:tr>
      <w:tr w:rsidR="00566F44" w:rsidRPr="00C27B90" w14:paraId="67395B28" w14:textId="77777777" w:rsidTr="00F73E26">
        <w:trPr>
          <w:trHeight w:val="340"/>
          <w:del w:id="210" w:author="Robert FRASER" w:date="2026-09-25T21:07:00Z" w16du:dateUtc="2026-09-26T01:07:00Z"/>
        </w:trPr>
        <w:tc>
          <w:tcPr>
            <w:tcW w:w="1701" w:type="dxa"/>
            <w:noWrap/>
            <w:vAlign w:val="center"/>
            <w:hideMark/>
          </w:tcPr>
          <w:p w14:paraId="38BBDF99" w14:textId="77777777" w:rsidR="00566F44" w:rsidRPr="00C27B90" w:rsidRDefault="00566F44" w:rsidP="00F73E26">
            <w:pPr>
              <w:pStyle w:val="NoSpacing"/>
              <w:rPr>
                <w:del w:id="211" w:author="Robert FRASER" w:date="2026-09-25T21:07:00Z" w16du:dateUtc="2026-09-26T01:07:00Z"/>
                <w:rFonts w:ascii="Times New Roman" w:hAnsi="Times New Roman" w:cs="Times New Roman"/>
                <w:color w:val="000000" w:themeColor="text1"/>
                <w:sz w:val="24"/>
                <w:szCs w:val="24"/>
                <w:lang w:val="en-GB"/>
              </w:rPr>
            </w:pPr>
            <w:del w:id="212" w:author="Robert FRASER" w:date="2026-09-25T21:07:00Z" w16du:dateUtc="2026-09-26T01:07:00Z">
              <w:r w:rsidRPr="00C27B90">
                <w:rPr>
                  <w:rFonts w:ascii="Times New Roman" w:hAnsi="Times New Roman" w:cs="Times New Roman"/>
                  <w:color w:val="000000" w:themeColor="text1"/>
                  <w:sz w:val="24"/>
                  <w:szCs w:val="24"/>
                  <w:lang w:val="en-GB"/>
                </w:rPr>
                <w:delText>1987/1+2</w:delText>
              </w:r>
            </w:del>
          </w:p>
        </w:tc>
        <w:tc>
          <w:tcPr>
            <w:tcW w:w="851" w:type="dxa"/>
            <w:noWrap/>
            <w:vAlign w:val="center"/>
            <w:hideMark/>
          </w:tcPr>
          <w:p w14:paraId="1A7DD164" w14:textId="77777777" w:rsidR="00566F44" w:rsidRPr="00C27B90" w:rsidRDefault="00566F44" w:rsidP="00F73E26">
            <w:pPr>
              <w:pStyle w:val="NoSpacing"/>
              <w:rPr>
                <w:del w:id="213" w:author="Robert FRASER" w:date="2026-09-25T21:07:00Z" w16du:dateUtc="2026-09-26T01:07:00Z"/>
                <w:rFonts w:ascii="Times New Roman" w:hAnsi="Times New Roman" w:cs="Times New Roman"/>
                <w:color w:val="000000" w:themeColor="text1"/>
                <w:sz w:val="24"/>
                <w:szCs w:val="24"/>
                <w:lang w:val="en-GB"/>
              </w:rPr>
            </w:pPr>
            <w:del w:id="214" w:author="Robert FRASER" w:date="2026-09-25T21:07:00Z" w16du:dateUtc="2026-09-26T01:07:00Z">
              <w:r w:rsidRPr="00C27B90">
                <w:rPr>
                  <w:rFonts w:ascii="Times New Roman" w:hAnsi="Times New Roman" w:cs="Times New Roman"/>
                  <w:color w:val="000000" w:themeColor="text1"/>
                  <w:sz w:val="24"/>
                  <w:szCs w:val="24"/>
                  <w:lang w:val="en-GB"/>
                </w:rPr>
                <w:delText>468</w:delText>
              </w:r>
            </w:del>
          </w:p>
        </w:tc>
        <w:tc>
          <w:tcPr>
            <w:tcW w:w="1276" w:type="dxa"/>
            <w:vAlign w:val="center"/>
          </w:tcPr>
          <w:p w14:paraId="67D6B6E0" w14:textId="77777777" w:rsidR="00566F44" w:rsidRPr="00C27B90" w:rsidRDefault="00566F44" w:rsidP="00F73E26">
            <w:pPr>
              <w:pStyle w:val="NoSpacing"/>
              <w:rPr>
                <w:del w:id="215" w:author="Robert FRASER" w:date="2026-09-25T21:07:00Z" w16du:dateUtc="2026-09-26T01:07:00Z"/>
                <w:rFonts w:ascii="Times New Roman" w:hAnsi="Times New Roman" w:cs="Times New Roman"/>
                <w:color w:val="000000" w:themeColor="text1"/>
                <w:sz w:val="24"/>
                <w:szCs w:val="24"/>
                <w:lang w:val="en-GB"/>
              </w:rPr>
            </w:pPr>
            <w:del w:id="21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3332AF81" w14:textId="77777777" w:rsidR="00566F44" w:rsidRPr="00C27B90" w:rsidRDefault="00566F44" w:rsidP="00F73E26">
            <w:pPr>
              <w:pStyle w:val="NoSpacing"/>
              <w:rPr>
                <w:del w:id="217" w:author="Robert FRASER" w:date="2026-09-25T21:07:00Z" w16du:dateUtc="2026-09-26T01:07:00Z"/>
                <w:rFonts w:ascii="Times New Roman" w:hAnsi="Times New Roman" w:cs="Times New Roman"/>
                <w:color w:val="000000" w:themeColor="text1"/>
                <w:sz w:val="24"/>
                <w:szCs w:val="24"/>
                <w:lang w:val="en-GB"/>
              </w:rPr>
            </w:pPr>
            <w:del w:id="218" w:author="Robert FRASER" w:date="2026-09-25T21:07:00Z" w16du:dateUtc="2026-09-26T01:07:00Z">
              <w:r w:rsidRPr="00C27B90">
                <w:rPr>
                  <w:rFonts w:ascii="Times New Roman" w:hAnsi="Times New Roman" w:cs="Times New Roman"/>
                  <w:color w:val="000000" w:themeColor="text1"/>
                  <w:sz w:val="24"/>
                  <w:szCs w:val="24"/>
                  <w:lang w:val="en-GB"/>
                </w:rPr>
                <w:delText>20-81</w:delText>
              </w:r>
            </w:del>
          </w:p>
        </w:tc>
        <w:tc>
          <w:tcPr>
            <w:tcW w:w="1559" w:type="dxa"/>
            <w:vAlign w:val="center"/>
          </w:tcPr>
          <w:p w14:paraId="3A83B291" w14:textId="77777777" w:rsidR="00566F44" w:rsidRPr="00C27B90" w:rsidRDefault="00566F44" w:rsidP="00F73E26">
            <w:pPr>
              <w:pStyle w:val="NoSpacing"/>
              <w:rPr>
                <w:del w:id="219" w:author="Robert FRASER" w:date="2026-09-25T21:07:00Z" w16du:dateUtc="2026-09-26T01:07:00Z"/>
                <w:rFonts w:ascii="Times New Roman" w:hAnsi="Times New Roman" w:cs="Times New Roman"/>
                <w:color w:val="000000" w:themeColor="text1"/>
                <w:sz w:val="24"/>
                <w:szCs w:val="24"/>
                <w:lang w:val="en-GB"/>
              </w:rPr>
            </w:pPr>
            <w:del w:id="220" w:author="Robert FRASER" w:date="2026-09-25T21:07:00Z" w16du:dateUtc="2026-09-26T01:07:00Z">
              <w:r w:rsidRPr="00C27B90">
                <w:rPr>
                  <w:rFonts w:ascii="Times New Roman" w:hAnsi="Times New Roman" w:cs="Times New Roman"/>
                  <w:color w:val="000000" w:themeColor="text1"/>
                  <w:sz w:val="24"/>
                  <w:szCs w:val="24"/>
                  <w:lang w:val="en-GB"/>
                </w:rPr>
                <w:delText>40.9 ± 11.5</w:delText>
              </w:r>
            </w:del>
          </w:p>
        </w:tc>
        <w:tc>
          <w:tcPr>
            <w:tcW w:w="1276" w:type="dxa"/>
            <w:vAlign w:val="center"/>
          </w:tcPr>
          <w:p w14:paraId="6966422F" w14:textId="77777777" w:rsidR="00566F44" w:rsidRPr="00C27B90" w:rsidRDefault="00566F44" w:rsidP="00F73E26">
            <w:pPr>
              <w:pStyle w:val="NoSpacing"/>
              <w:rPr>
                <w:del w:id="221" w:author="Robert FRASER" w:date="2026-09-25T21:07:00Z" w16du:dateUtc="2026-09-26T01:07:00Z"/>
                <w:rFonts w:ascii="Times New Roman" w:hAnsi="Times New Roman" w:cs="Times New Roman"/>
                <w:color w:val="000000" w:themeColor="text1"/>
                <w:sz w:val="24"/>
                <w:szCs w:val="24"/>
                <w:lang w:val="en-GB"/>
              </w:rPr>
            </w:pPr>
            <w:del w:id="222" w:author="Robert FRASER" w:date="2026-09-25T21:07:00Z" w16du:dateUtc="2026-09-26T01:07:00Z">
              <w:r w:rsidRPr="00C27B90">
                <w:rPr>
                  <w:rFonts w:ascii="Times New Roman" w:hAnsi="Times New Roman" w:cs="Times New Roman"/>
                  <w:color w:val="000000" w:themeColor="text1"/>
                  <w:sz w:val="24"/>
                  <w:szCs w:val="24"/>
                  <w:lang w:val="en-GB"/>
                </w:rPr>
                <w:delText>4.7</w:delText>
              </w:r>
            </w:del>
          </w:p>
        </w:tc>
        <w:tc>
          <w:tcPr>
            <w:tcW w:w="1071" w:type="dxa"/>
            <w:vAlign w:val="center"/>
          </w:tcPr>
          <w:p w14:paraId="1305F94B" w14:textId="77777777" w:rsidR="00566F44" w:rsidRPr="00C27B90" w:rsidRDefault="00566F44" w:rsidP="00F73E26">
            <w:pPr>
              <w:pStyle w:val="NoSpacing"/>
              <w:rPr>
                <w:del w:id="223" w:author="Robert FRASER" w:date="2026-09-25T21:07:00Z" w16du:dateUtc="2026-09-26T01:07:00Z"/>
                <w:rFonts w:ascii="Times New Roman" w:hAnsi="Times New Roman" w:cs="Times New Roman"/>
                <w:color w:val="000000" w:themeColor="text1"/>
                <w:sz w:val="24"/>
                <w:szCs w:val="24"/>
                <w:lang w:val="en-GB"/>
              </w:rPr>
            </w:pPr>
            <w:del w:id="224" w:author="Robert FRASER" w:date="2026-09-25T21:07:00Z" w16du:dateUtc="2026-09-26T01:07:00Z">
              <w:r w:rsidRPr="00C27B90">
                <w:rPr>
                  <w:rFonts w:ascii="Times New Roman" w:hAnsi="Times New Roman" w:cs="Times New Roman"/>
                  <w:color w:val="000000" w:themeColor="text1"/>
                  <w:sz w:val="24"/>
                  <w:szCs w:val="24"/>
                  <w:lang w:val="en-GB"/>
                </w:rPr>
                <w:delText>46.6</w:delText>
              </w:r>
            </w:del>
          </w:p>
        </w:tc>
      </w:tr>
      <w:tr w:rsidR="00566F44" w:rsidRPr="00C27B90" w14:paraId="201E4448" w14:textId="77777777" w:rsidTr="00F73E26">
        <w:trPr>
          <w:trHeight w:val="340"/>
          <w:del w:id="225" w:author="Robert FRASER" w:date="2026-09-25T21:07:00Z" w16du:dateUtc="2026-09-26T01:07:00Z"/>
        </w:trPr>
        <w:tc>
          <w:tcPr>
            <w:tcW w:w="1701" w:type="dxa"/>
            <w:noWrap/>
            <w:vAlign w:val="center"/>
            <w:hideMark/>
          </w:tcPr>
          <w:p w14:paraId="1E6AEE1E" w14:textId="77777777" w:rsidR="00566F44" w:rsidRPr="00C27B90" w:rsidRDefault="00566F44" w:rsidP="00F73E26">
            <w:pPr>
              <w:pStyle w:val="NoSpacing"/>
              <w:rPr>
                <w:del w:id="226" w:author="Robert FRASER" w:date="2026-09-25T21:07:00Z" w16du:dateUtc="2026-09-26T01:07:00Z"/>
                <w:rFonts w:ascii="Times New Roman" w:hAnsi="Times New Roman" w:cs="Times New Roman"/>
                <w:color w:val="000000" w:themeColor="text1"/>
                <w:sz w:val="24"/>
                <w:szCs w:val="24"/>
                <w:lang w:val="en-GB"/>
              </w:rPr>
            </w:pPr>
            <w:del w:id="227" w:author="Robert FRASER" w:date="2026-09-25T21:07:00Z" w16du:dateUtc="2026-09-26T01:07:00Z">
              <w:r w:rsidRPr="00C27B90">
                <w:rPr>
                  <w:rFonts w:ascii="Times New Roman" w:hAnsi="Times New Roman" w:cs="Times New Roman"/>
                  <w:color w:val="000000" w:themeColor="text1"/>
                  <w:sz w:val="24"/>
                  <w:szCs w:val="24"/>
                  <w:lang w:val="en-GB"/>
                </w:rPr>
                <w:delText>1988/2</w:delText>
              </w:r>
            </w:del>
          </w:p>
        </w:tc>
        <w:tc>
          <w:tcPr>
            <w:tcW w:w="851" w:type="dxa"/>
            <w:noWrap/>
            <w:vAlign w:val="center"/>
            <w:hideMark/>
          </w:tcPr>
          <w:p w14:paraId="073DAD8C" w14:textId="77777777" w:rsidR="00566F44" w:rsidRPr="00C27B90" w:rsidRDefault="00566F44" w:rsidP="00F73E26">
            <w:pPr>
              <w:pStyle w:val="NoSpacing"/>
              <w:rPr>
                <w:del w:id="228" w:author="Robert FRASER" w:date="2026-09-25T21:07:00Z" w16du:dateUtc="2026-09-26T01:07:00Z"/>
                <w:rFonts w:ascii="Times New Roman" w:hAnsi="Times New Roman" w:cs="Times New Roman"/>
                <w:color w:val="000000" w:themeColor="text1"/>
                <w:sz w:val="24"/>
                <w:szCs w:val="24"/>
                <w:lang w:val="en-GB"/>
              </w:rPr>
            </w:pPr>
            <w:del w:id="229" w:author="Robert FRASER" w:date="2026-09-25T21:07:00Z" w16du:dateUtc="2026-09-26T01:07:00Z">
              <w:r w:rsidRPr="00C27B90">
                <w:rPr>
                  <w:rFonts w:ascii="Times New Roman" w:hAnsi="Times New Roman" w:cs="Times New Roman"/>
                  <w:color w:val="000000" w:themeColor="text1"/>
                  <w:sz w:val="24"/>
                  <w:szCs w:val="24"/>
                  <w:lang w:val="en-GB"/>
                </w:rPr>
                <w:delText>424</w:delText>
              </w:r>
            </w:del>
          </w:p>
        </w:tc>
        <w:tc>
          <w:tcPr>
            <w:tcW w:w="1276" w:type="dxa"/>
            <w:vAlign w:val="center"/>
          </w:tcPr>
          <w:p w14:paraId="6437939F" w14:textId="77777777" w:rsidR="00566F44" w:rsidRPr="00C27B90" w:rsidRDefault="00566F44" w:rsidP="00F73E26">
            <w:pPr>
              <w:pStyle w:val="NoSpacing"/>
              <w:rPr>
                <w:del w:id="230" w:author="Robert FRASER" w:date="2026-09-25T21:07:00Z" w16du:dateUtc="2026-09-26T01:07:00Z"/>
                <w:rFonts w:ascii="Times New Roman" w:hAnsi="Times New Roman" w:cs="Times New Roman"/>
                <w:color w:val="000000" w:themeColor="text1"/>
                <w:sz w:val="24"/>
                <w:szCs w:val="24"/>
                <w:lang w:val="en-GB"/>
              </w:rPr>
            </w:pPr>
            <w:del w:id="23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43272AB4" w14:textId="77777777" w:rsidR="00566F44" w:rsidRPr="00C27B90" w:rsidRDefault="00566F44" w:rsidP="00F73E26">
            <w:pPr>
              <w:pStyle w:val="NoSpacing"/>
              <w:rPr>
                <w:del w:id="232" w:author="Robert FRASER" w:date="2026-09-25T21:07:00Z" w16du:dateUtc="2026-09-26T01:07:00Z"/>
                <w:rFonts w:ascii="Times New Roman" w:hAnsi="Times New Roman" w:cs="Times New Roman"/>
                <w:color w:val="000000" w:themeColor="text1"/>
                <w:sz w:val="24"/>
                <w:szCs w:val="24"/>
                <w:lang w:val="en-GB"/>
              </w:rPr>
            </w:pPr>
            <w:del w:id="233" w:author="Robert FRASER" w:date="2026-09-25T21:07:00Z" w16du:dateUtc="2026-09-26T01:07:00Z">
              <w:r w:rsidRPr="00C27B90">
                <w:rPr>
                  <w:rFonts w:ascii="Times New Roman" w:hAnsi="Times New Roman" w:cs="Times New Roman"/>
                  <w:color w:val="000000" w:themeColor="text1"/>
                  <w:sz w:val="24"/>
                  <w:szCs w:val="24"/>
                  <w:lang w:val="en-GB"/>
                </w:rPr>
                <w:delText>20-72</w:delText>
              </w:r>
            </w:del>
          </w:p>
        </w:tc>
        <w:tc>
          <w:tcPr>
            <w:tcW w:w="1559" w:type="dxa"/>
            <w:vAlign w:val="center"/>
          </w:tcPr>
          <w:p w14:paraId="509E2377" w14:textId="77777777" w:rsidR="00566F44" w:rsidRPr="00C27B90" w:rsidRDefault="00566F44" w:rsidP="00F73E26">
            <w:pPr>
              <w:pStyle w:val="NoSpacing"/>
              <w:rPr>
                <w:del w:id="234" w:author="Robert FRASER" w:date="2026-09-25T21:07:00Z" w16du:dateUtc="2026-09-26T01:07:00Z"/>
                <w:rFonts w:ascii="Times New Roman" w:hAnsi="Times New Roman" w:cs="Times New Roman"/>
                <w:color w:val="000000" w:themeColor="text1"/>
                <w:sz w:val="24"/>
                <w:szCs w:val="24"/>
                <w:lang w:val="en-GB"/>
              </w:rPr>
            </w:pPr>
            <w:del w:id="235" w:author="Robert FRASER" w:date="2026-09-25T21:07:00Z" w16du:dateUtc="2026-09-26T01:07:00Z">
              <w:r w:rsidRPr="00C27B90">
                <w:rPr>
                  <w:rFonts w:ascii="Times New Roman" w:hAnsi="Times New Roman" w:cs="Times New Roman"/>
                  <w:color w:val="000000" w:themeColor="text1"/>
                  <w:sz w:val="24"/>
                  <w:szCs w:val="24"/>
                  <w:lang w:val="en-GB"/>
                </w:rPr>
                <w:delText>38.2 ± 8.9</w:delText>
              </w:r>
            </w:del>
          </w:p>
        </w:tc>
        <w:tc>
          <w:tcPr>
            <w:tcW w:w="1276" w:type="dxa"/>
            <w:vAlign w:val="center"/>
          </w:tcPr>
          <w:p w14:paraId="5DC37188" w14:textId="77777777" w:rsidR="00566F44" w:rsidRPr="00C27B90" w:rsidRDefault="00566F44" w:rsidP="00F73E26">
            <w:pPr>
              <w:pStyle w:val="NoSpacing"/>
              <w:rPr>
                <w:del w:id="236" w:author="Robert FRASER" w:date="2026-09-25T21:07:00Z" w16du:dateUtc="2026-09-26T01:07:00Z"/>
                <w:rFonts w:ascii="Times New Roman" w:hAnsi="Times New Roman" w:cs="Times New Roman"/>
                <w:color w:val="000000" w:themeColor="text1"/>
                <w:sz w:val="24"/>
                <w:szCs w:val="24"/>
                <w:lang w:val="en-GB"/>
              </w:rPr>
            </w:pPr>
            <w:del w:id="237" w:author="Robert FRASER" w:date="2026-09-25T21:07:00Z" w16du:dateUtc="2026-09-26T01:07:00Z">
              <w:r w:rsidRPr="00C27B90">
                <w:rPr>
                  <w:rFonts w:ascii="Times New Roman" w:hAnsi="Times New Roman" w:cs="Times New Roman"/>
                  <w:color w:val="000000" w:themeColor="text1"/>
                  <w:sz w:val="24"/>
                  <w:szCs w:val="24"/>
                  <w:lang w:val="en-GB"/>
                </w:rPr>
                <w:delText>7.5</w:delText>
              </w:r>
            </w:del>
          </w:p>
        </w:tc>
        <w:tc>
          <w:tcPr>
            <w:tcW w:w="1071" w:type="dxa"/>
            <w:vAlign w:val="center"/>
          </w:tcPr>
          <w:p w14:paraId="2DE75E6D" w14:textId="77777777" w:rsidR="00566F44" w:rsidRPr="00C27B90" w:rsidRDefault="00566F44" w:rsidP="00F73E26">
            <w:pPr>
              <w:pStyle w:val="NoSpacing"/>
              <w:rPr>
                <w:del w:id="238" w:author="Robert FRASER" w:date="2026-09-25T21:07:00Z" w16du:dateUtc="2026-09-26T01:07:00Z"/>
                <w:rFonts w:ascii="Times New Roman" w:hAnsi="Times New Roman" w:cs="Times New Roman"/>
                <w:color w:val="000000" w:themeColor="text1"/>
                <w:sz w:val="24"/>
                <w:szCs w:val="24"/>
                <w:lang w:val="en-GB"/>
              </w:rPr>
            </w:pPr>
            <w:del w:id="239" w:author="Robert FRASER" w:date="2026-09-25T21:07:00Z" w16du:dateUtc="2026-09-26T01:07:00Z">
              <w:r w:rsidRPr="00C27B90">
                <w:rPr>
                  <w:rFonts w:ascii="Times New Roman" w:hAnsi="Times New Roman" w:cs="Times New Roman"/>
                  <w:color w:val="000000" w:themeColor="text1"/>
                  <w:sz w:val="24"/>
                  <w:szCs w:val="24"/>
                  <w:lang w:val="en-GB"/>
                </w:rPr>
                <w:delText>51.9</w:delText>
              </w:r>
            </w:del>
          </w:p>
        </w:tc>
      </w:tr>
      <w:tr w:rsidR="00566F44" w:rsidRPr="00C27B90" w14:paraId="320B703C" w14:textId="77777777" w:rsidTr="00F73E26">
        <w:trPr>
          <w:trHeight w:val="340"/>
          <w:del w:id="240" w:author="Robert FRASER" w:date="2026-09-25T21:07:00Z" w16du:dateUtc="2026-09-26T01:07:00Z"/>
        </w:trPr>
        <w:tc>
          <w:tcPr>
            <w:tcW w:w="1701" w:type="dxa"/>
            <w:noWrap/>
            <w:vAlign w:val="center"/>
            <w:hideMark/>
          </w:tcPr>
          <w:p w14:paraId="442E38FA" w14:textId="77777777" w:rsidR="00566F44" w:rsidRPr="00C27B90" w:rsidRDefault="00566F44" w:rsidP="00F73E26">
            <w:pPr>
              <w:pStyle w:val="NoSpacing"/>
              <w:rPr>
                <w:del w:id="241" w:author="Robert FRASER" w:date="2026-09-25T21:07:00Z" w16du:dateUtc="2026-09-26T01:07:00Z"/>
                <w:rFonts w:ascii="Times New Roman" w:hAnsi="Times New Roman" w:cs="Times New Roman"/>
                <w:color w:val="000000" w:themeColor="text1"/>
                <w:sz w:val="24"/>
                <w:szCs w:val="24"/>
                <w:lang w:val="en-GB"/>
              </w:rPr>
            </w:pPr>
            <w:del w:id="242" w:author="Robert FRASER" w:date="2026-09-25T21:07:00Z" w16du:dateUtc="2026-09-26T01:07:00Z">
              <w:r w:rsidRPr="00C27B90">
                <w:rPr>
                  <w:rFonts w:ascii="Times New Roman" w:hAnsi="Times New Roman" w:cs="Times New Roman"/>
                  <w:color w:val="000000" w:themeColor="text1"/>
                  <w:sz w:val="24"/>
                  <w:szCs w:val="24"/>
                  <w:lang w:val="en-GB"/>
                </w:rPr>
                <w:delText>1989/1+2</w:delText>
              </w:r>
            </w:del>
          </w:p>
        </w:tc>
        <w:tc>
          <w:tcPr>
            <w:tcW w:w="851" w:type="dxa"/>
            <w:noWrap/>
            <w:vAlign w:val="center"/>
            <w:hideMark/>
          </w:tcPr>
          <w:p w14:paraId="3C4C98DA" w14:textId="77777777" w:rsidR="00566F44" w:rsidRPr="00C27B90" w:rsidRDefault="00566F44" w:rsidP="00F73E26">
            <w:pPr>
              <w:pStyle w:val="NoSpacing"/>
              <w:rPr>
                <w:del w:id="243" w:author="Robert FRASER" w:date="2026-09-25T21:07:00Z" w16du:dateUtc="2026-09-26T01:07:00Z"/>
                <w:rFonts w:ascii="Times New Roman" w:hAnsi="Times New Roman" w:cs="Times New Roman"/>
                <w:color w:val="000000" w:themeColor="text1"/>
                <w:sz w:val="24"/>
                <w:szCs w:val="24"/>
                <w:lang w:val="en-GB"/>
              </w:rPr>
            </w:pPr>
            <w:del w:id="244" w:author="Robert FRASER" w:date="2026-09-25T21:07:00Z" w16du:dateUtc="2026-09-26T01:07:00Z">
              <w:r w:rsidRPr="00C27B90">
                <w:rPr>
                  <w:rFonts w:ascii="Times New Roman" w:hAnsi="Times New Roman" w:cs="Times New Roman"/>
                  <w:color w:val="000000" w:themeColor="text1"/>
                  <w:sz w:val="24"/>
                  <w:szCs w:val="24"/>
                  <w:lang w:val="en-GB"/>
                </w:rPr>
                <w:delText>465</w:delText>
              </w:r>
            </w:del>
          </w:p>
        </w:tc>
        <w:tc>
          <w:tcPr>
            <w:tcW w:w="1276" w:type="dxa"/>
            <w:vAlign w:val="center"/>
          </w:tcPr>
          <w:p w14:paraId="6190A85A" w14:textId="77777777" w:rsidR="00566F44" w:rsidRPr="00C27B90" w:rsidRDefault="00566F44" w:rsidP="00F73E26">
            <w:pPr>
              <w:pStyle w:val="NoSpacing"/>
              <w:rPr>
                <w:del w:id="245" w:author="Robert FRASER" w:date="2026-09-25T21:07:00Z" w16du:dateUtc="2026-09-26T01:07:00Z"/>
                <w:rFonts w:ascii="Times New Roman" w:hAnsi="Times New Roman" w:cs="Times New Roman"/>
                <w:color w:val="000000" w:themeColor="text1"/>
                <w:sz w:val="24"/>
                <w:szCs w:val="24"/>
                <w:lang w:val="en-GB"/>
              </w:rPr>
            </w:pPr>
            <w:del w:id="24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059777A4" w14:textId="77777777" w:rsidR="00566F44" w:rsidRPr="00C27B90" w:rsidRDefault="00566F44" w:rsidP="00F73E26">
            <w:pPr>
              <w:pStyle w:val="NoSpacing"/>
              <w:rPr>
                <w:del w:id="247" w:author="Robert FRASER" w:date="2026-09-25T21:07:00Z" w16du:dateUtc="2026-09-26T01:07:00Z"/>
                <w:rFonts w:ascii="Times New Roman" w:hAnsi="Times New Roman" w:cs="Times New Roman"/>
                <w:color w:val="000000" w:themeColor="text1"/>
                <w:sz w:val="24"/>
                <w:szCs w:val="24"/>
                <w:lang w:val="en-GB"/>
              </w:rPr>
            </w:pPr>
            <w:del w:id="248" w:author="Robert FRASER" w:date="2026-09-25T21:07:00Z" w16du:dateUtc="2026-09-26T01:07:00Z">
              <w:r w:rsidRPr="00C27B90">
                <w:rPr>
                  <w:rFonts w:ascii="Times New Roman" w:hAnsi="Times New Roman" w:cs="Times New Roman"/>
                  <w:color w:val="000000" w:themeColor="text1"/>
                  <w:sz w:val="24"/>
                  <w:szCs w:val="24"/>
                  <w:lang w:val="en-GB"/>
                </w:rPr>
                <w:delText>20-89</w:delText>
              </w:r>
            </w:del>
          </w:p>
        </w:tc>
        <w:tc>
          <w:tcPr>
            <w:tcW w:w="1559" w:type="dxa"/>
            <w:vAlign w:val="center"/>
          </w:tcPr>
          <w:p w14:paraId="1ED5741F" w14:textId="77777777" w:rsidR="00566F44" w:rsidRPr="00C27B90" w:rsidRDefault="00566F44" w:rsidP="00F73E26">
            <w:pPr>
              <w:pStyle w:val="NoSpacing"/>
              <w:rPr>
                <w:del w:id="249" w:author="Robert FRASER" w:date="2026-09-25T21:07:00Z" w16du:dateUtc="2026-09-26T01:07:00Z"/>
                <w:rFonts w:ascii="Times New Roman" w:hAnsi="Times New Roman" w:cs="Times New Roman"/>
                <w:color w:val="000000" w:themeColor="text1"/>
                <w:sz w:val="24"/>
                <w:szCs w:val="24"/>
                <w:lang w:val="en-GB"/>
              </w:rPr>
            </w:pPr>
            <w:del w:id="250" w:author="Robert FRASER" w:date="2026-09-25T21:07:00Z" w16du:dateUtc="2026-09-26T01:07:00Z">
              <w:r w:rsidRPr="00C27B90">
                <w:rPr>
                  <w:rFonts w:ascii="Times New Roman" w:hAnsi="Times New Roman" w:cs="Times New Roman"/>
                  <w:color w:val="000000" w:themeColor="text1"/>
                  <w:sz w:val="24"/>
                  <w:szCs w:val="24"/>
                  <w:lang w:val="en-GB"/>
                </w:rPr>
                <w:delText>44.8 ± 9.2</w:delText>
              </w:r>
            </w:del>
          </w:p>
        </w:tc>
        <w:tc>
          <w:tcPr>
            <w:tcW w:w="1276" w:type="dxa"/>
            <w:vAlign w:val="center"/>
          </w:tcPr>
          <w:p w14:paraId="7DD47CCF" w14:textId="77777777" w:rsidR="00566F44" w:rsidRPr="00C27B90" w:rsidRDefault="00566F44" w:rsidP="00F73E26">
            <w:pPr>
              <w:pStyle w:val="NoSpacing"/>
              <w:rPr>
                <w:del w:id="251" w:author="Robert FRASER" w:date="2026-09-25T21:07:00Z" w16du:dateUtc="2026-09-26T01:07:00Z"/>
                <w:rFonts w:ascii="Times New Roman" w:hAnsi="Times New Roman" w:cs="Times New Roman"/>
                <w:color w:val="000000" w:themeColor="text1"/>
                <w:sz w:val="24"/>
                <w:szCs w:val="24"/>
                <w:lang w:val="en-GB"/>
              </w:rPr>
            </w:pPr>
            <w:del w:id="252" w:author="Robert FRASER" w:date="2026-09-25T21:07:00Z" w16du:dateUtc="2026-09-26T01:07:00Z">
              <w:r w:rsidRPr="00C27B90">
                <w:rPr>
                  <w:rFonts w:ascii="Times New Roman" w:hAnsi="Times New Roman" w:cs="Times New Roman"/>
                  <w:color w:val="000000" w:themeColor="text1"/>
                  <w:sz w:val="24"/>
                  <w:szCs w:val="24"/>
                  <w:lang w:val="en-GB"/>
                </w:rPr>
                <w:delText>3.0</w:delText>
              </w:r>
            </w:del>
          </w:p>
        </w:tc>
        <w:tc>
          <w:tcPr>
            <w:tcW w:w="1071" w:type="dxa"/>
            <w:vAlign w:val="center"/>
          </w:tcPr>
          <w:p w14:paraId="5BC51034" w14:textId="77777777" w:rsidR="00566F44" w:rsidRPr="00C27B90" w:rsidRDefault="00566F44" w:rsidP="00F73E26">
            <w:pPr>
              <w:pStyle w:val="NoSpacing"/>
              <w:rPr>
                <w:del w:id="253" w:author="Robert FRASER" w:date="2026-09-25T21:07:00Z" w16du:dateUtc="2026-09-26T01:07:00Z"/>
                <w:rFonts w:ascii="Times New Roman" w:hAnsi="Times New Roman" w:cs="Times New Roman"/>
                <w:color w:val="000000" w:themeColor="text1"/>
                <w:sz w:val="24"/>
                <w:szCs w:val="24"/>
                <w:lang w:val="en-GB"/>
              </w:rPr>
            </w:pPr>
            <w:del w:id="254" w:author="Robert FRASER" w:date="2026-09-25T21:07:00Z" w16du:dateUtc="2026-09-26T01:07:00Z">
              <w:r w:rsidRPr="00C27B90">
                <w:rPr>
                  <w:rFonts w:ascii="Times New Roman" w:hAnsi="Times New Roman" w:cs="Times New Roman"/>
                  <w:color w:val="000000" w:themeColor="text1"/>
                  <w:sz w:val="24"/>
                  <w:szCs w:val="24"/>
                  <w:lang w:val="en-GB"/>
                </w:rPr>
                <w:delText>48.2</w:delText>
              </w:r>
            </w:del>
          </w:p>
        </w:tc>
      </w:tr>
      <w:tr w:rsidR="00566F44" w:rsidRPr="00C27B90" w14:paraId="684D84A3" w14:textId="77777777" w:rsidTr="00F73E26">
        <w:trPr>
          <w:trHeight w:val="340"/>
          <w:del w:id="255" w:author="Robert FRASER" w:date="2026-09-25T21:07:00Z" w16du:dateUtc="2026-09-26T01:07:00Z"/>
        </w:trPr>
        <w:tc>
          <w:tcPr>
            <w:tcW w:w="1701" w:type="dxa"/>
            <w:noWrap/>
            <w:vAlign w:val="center"/>
            <w:hideMark/>
          </w:tcPr>
          <w:p w14:paraId="7BDD835D" w14:textId="77777777" w:rsidR="00566F44" w:rsidRPr="00C27B90" w:rsidRDefault="00566F44" w:rsidP="00F73E26">
            <w:pPr>
              <w:pStyle w:val="NoSpacing"/>
              <w:rPr>
                <w:del w:id="256" w:author="Robert FRASER" w:date="2026-09-25T21:07:00Z" w16du:dateUtc="2026-09-26T01:07:00Z"/>
                <w:rFonts w:ascii="Times New Roman" w:hAnsi="Times New Roman" w:cs="Times New Roman"/>
                <w:color w:val="000000" w:themeColor="text1"/>
                <w:sz w:val="24"/>
                <w:szCs w:val="24"/>
                <w:lang w:val="en-GB"/>
              </w:rPr>
            </w:pPr>
            <w:del w:id="257" w:author="Robert FRASER" w:date="2026-09-25T21:07:00Z" w16du:dateUtc="2026-09-26T01:07:00Z">
              <w:r w:rsidRPr="00C27B90">
                <w:rPr>
                  <w:rFonts w:ascii="Times New Roman" w:hAnsi="Times New Roman" w:cs="Times New Roman"/>
                  <w:color w:val="000000" w:themeColor="text1"/>
                  <w:sz w:val="24"/>
                  <w:szCs w:val="24"/>
                  <w:lang w:val="en-GB"/>
                </w:rPr>
                <w:delText>1992/11</w:delText>
              </w:r>
            </w:del>
          </w:p>
        </w:tc>
        <w:tc>
          <w:tcPr>
            <w:tcW w:w="851" w:type="dxa"/>
            <w:noWrap/>
            <w:vAlign w:val="center"/>
            <w:hideMark/>
          </w:tcPr>
          <w:p w14:paraId="7C057141" w14:textId="77777777" w:rsidR="00566F44" w:rsidRPr="00C27B90" w:rsidRDefault="00566F44" w:rsidP="00F73E26">
            <w:pPr>
              <w:pStyle w:val="NoSpacing"/>
              <w:rPr>
                <w:del w:id="258" w:author="Robert FRASER" w:date="2026-09-25T21:07:00Z" w16du:dateUtc="2026-09-26T01:07:00Z"/>
                <w:rFonts w:ascii="Times New Roman" w:hAnsi="Times New Roman" w:cs="Times New Roman"/>
                <w:color w:val="000000" w:themeColor="text1"/>
                <w:sz w:val="24"/>
                <w:szCs w:val="24"/>
                <w:lang w:val="en-GB"/>
              </w:rPr>
            </w:pPr>
            <w:del w:id="259" w:author="Robert FRASER" w:date="2026-09-25T21:07:00Z" w16du:dateUtc="2026-09-26T01:07:00Z">
              <w:r w:rsidRPr="00C27B90">
                <w:rPr>
                  <w:rFonts w:ascii="Times New Roman" w:hAnsi="Times New Roman" w:cs="Times New Roman"/>
                  <w:color w:val="000000" w:themeColor="text1"/>
                  <w:sz w:val="24"/>
                  <w:szCs w:val="24"/>
                  <w:lang w:val="en-GB"/>
                </w:rPr>
                <w:delText>579</w:delText>
              </w:r>
            </w:del>
          </w:p>
        </w:tc>
        <w:tc>
          <w:tcPr>
            <w:tcW w:w="1276" w:type="dxa"/>
            <w:vAlign w:val="center"/>
          </w:tcPr>
          <w:p w14:paraId="77D6CF29" w14:textId="77777777" w:rsidR="00566F44" w:rsidRPr="00C27B90" w:rsidRDefault="00566F44" w:rsidP="00F73E26">
            <w:pPr>
              <w:pStyle w:val="NoSpacing"/>
              <w:rPr>
                <w:del w:id="260" w:author="Robert FRASER" w:date="2026-09-25T21:07:00Z" w16du:dateUtc="2026-09-26T01:07:00Z"/>
                <w:rFonts w:ascii="Times New Roman" w:hAnsi="Times New Roman" w:cs="Times New Roman"/>
                <w:color w:val="000000" w:themeColor="text1"/>
                <w:sz w:val="24"/>
                <w:szCs w:val="24"/>
                <w:lang w:val="en-GB"/>
              </w:rPr>
            </w:pPr>
            <w:del w:id="26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06D63E2D" w14:textId="77777777" w:rsidR="00566F44" w:rsidRPr="00C27B90" w:rsidRDefault="00566F44" w:rsidP="00F73E26">
            <w:pPr>
              <w:pStyle w:val="NoSpacing"/>
              <w:rPr>
                <w:del w:id="262" w:author="Robert FRASER" w:date="2026-09-25T21:07:00Z" w16du:dateUtc="2026-09-26T01:07:00Z"/>
                <w:rFonts w:ascii="Times New Roman" w:hAnsi="Times New Roman" w:cs="Times New Roman"/>
                <w:color w:val="000000" w:themeColor="text1"/>
                <w:sz w:val="24"/>
                <w:szCs w:val="24"/>
                <w:lang w:val="en-GB"/>
              </w:rPr>
            </w:pPr>
            <w:del w:id="263" w:author="Robert FRASER" w:date="2026-09-25T21:07:00Z" w16du:dateUtc="2026-09-26T01:07:00Z">
              <w:r w:rsidRPr="00C27B90">
                <w:rPr>
                  <w:rFonts w:ascii="Times New Roman" w:hAnsi="Times New Roman" w:cs="Times New Roman"/>
                  <w:color w:val="000000" w:themeColor="text1"/>
                  <w:sz w:val="24"/>
                  <w:szCs w:val="24"/>
                  <w:lang w:val="en-GB"/>
                </w:rPr>
                <w:delText>20-96</w:delText>
              </w:r>
            </w:del>
          </w:p>
        </w:tc>
        <w:tc>
          <w:tcPr>
            <w:tcW w:w="1559" w:type="dxa"/>
            <w:vAlign w:val="center"/>
          </w:tcPr>
          <w:p w14:paraId="641BF593" w14:textId="77777777" w:rsidR="00566F44" w:rsidRPr="00C27B90" w:rsidRDefault="00566F44" w:rsidP="00F73E26">
            <w:pPr>
              <w:pStyle w:val="NoSpacing"/>
              <w:rPr>
                <w:del w:id="264" w:author="Robert FRASER" w:date="2026-09-25T21:07:00Z" w16du:dateUtc="2026-09-26T01:07:00Z"/>
                <w:rFonts w:ascii="Times New Roman" w:hAnsi="Times New Roman" w:cs="Times New Roman"/>
                <w:color w:val="000000" w:themeColor="text1"/>
                <w:sz w:val="24"/>
                <w:szCs w:val="24"/>
                <w:lang w:val="en-GB"/>
              </w:rPr>
            </w:pPr>
            <w:del w:id="265" w:author="Robert FRASER" w:date="2026-09-25T21:07:00Z" w16du:dateUtc="2026-09-26T01:07:00Z">
              <w:r w:rsidRPr="00C27B90">
                <w:rPr>
                  <w:rFonts w:ascii="Times New Roman" w:hAnsi="Times New Roman" w:cs="Times New Roman"/>
                  <w:color w:val="000000" w:themeColor="text1"/>
                  <w:sz w:val="24"/>
                  <w:szCs w:val="24"/>
                  <w:lang w:val="en-GB"/>
                </w:rPr>
                <w:delText>36.6 ± 10.8</w:delText>
              </w:r>
            </w:del>
          </w:p>
        </w:tc>
        <w:tc>
          <w:tcPr>
            <w:tcW w:w="1276" w:type="dxa"/>
            <w:vAlign w:val="center"/>
          </w:tcPr>
          <w:p w14:paraId="1FA8EF35" w14:textId="77777777" w:rsidR="00566F44" w:rsidRPr="00C27B90" w:rsidRDefault="00566F44" w:rsidP="00F73E26">
            <w:pPr>
              <w:pStyle w:val="NoSpacing"/>
              <w:rPr>
                <w:del w:id="266" w:author="Robert FRASER" w:date="2026-09-25T21:07:00Z" w16du:dateUtc="2026-09-26T01:07:00Z"/>
                <w:rFonts w:ascii="Times New Roman" w:hAnsi="Times New Roman" w:cs="Times New Roman"/>
                <w:color w:val="000000" w:themeColor="text1"/>
                <w:sz w:val="24"/>
                <w:szCs w:val="24"/>
                <w:lang w:val="en-GB"/>
              </w:rPr>
            </w:pPr>
            <w:del w:id="26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2EED7FD3" w14:textId="77777777" w:rsidR="00566F44" w:rsidRPr="00C27B90" w:rsidRDefault="00566F44" w:rsidP="00F73E26">
            <w:pPr>
              <w:pStyle w:val="NoSpacing"/>
              <w:rPr>
                <w:del w:id="268" w:author="Robert FRASER" w:date="2026-09-25T21:07:00Z" w16du:dateUtc="2026-09-26T01:07:00Z"/>
                <w:rFonts w:ascii="Times New Roman" w:hAnsi="Times New Roman" w:cs="Times New Roman"/>
                <w:color w:val="000000" w:themeColor="text1"/>
                <w:sz w:val="24"/>
                <w:szCs w:val="24"/>
                <w:lang w:val="en-GB"/>
              </w:rPr>
            </w:pPr>
            <w:del w:id="269" w:author="Robert FRASER" w:date="2026-09-25T21:07:00Z" w16du:dateUtc="2026-09-26T01:07:00Z">
              <w:r w:rsidRPr="00C27B90">
                <w:rPr>
                  <w:rFonts w:ascii="Times New Roman" w:hAnsi="Times New Roman" w:cs="Times New Roman"/>
                  <w:color w:val="000000" w:themeColor="text1"/>
                  <w:sz w:val="24"/>
                  <w:szCs w:val="24"/>
                  <w:lang w:val="en-GB"/>
                </w:rPr>
                <w:delText>50.6</w:delText>
              </w:r>
            </w:del>
          </w:p>
        </w:tc>
      </w:tr>
      <w:tr w:rsidR="00566F44" w:rsidRPr="00C27B90" w14:paraId="459EA968" w14:textId="77777777" w:rsidTr="00F73E26">
        <w:trPr>
          <w:trHeight w:val="340"/>
          <w:del w:id="270" w:author="Robert FRASER" w:date="2026-09-25T21:07:00Z" w16du:dateUtc="2026-09-26T01:07:00Z"/>
        </w:trPr>
        <w:tc>
          <w:tcPr>
            <w:tcW w:w="1701" w:type="dxa"/>
            <w:noWrap/>
            <w:vAlign w:val="center"/>
            <w:hideMark/>
          </w:tcPr>
          <w:p w14:paraId="00E649E5" w14:textId="77777777" w:rsidR="00566F44" w:rsidRPr="00C27B90" w:rsidRDefault="00566F44" w:rsidP="00F73E26">
            <w:pPr>
              <w:pStyle w:val="NoSpacing"/>
              <w:rPr>
                <w:del w:id="271" w:author="Robert FRASER" w:date="2026-09-25T21:07:00Z" w16du:dateUtc="2026-09-26T01:07:00Z"/>
                <w:rFonts w:ascii="Times New Roman" w:hAnsi="Times New Roman" w:cs="Times New Roman"/>
                <w:color w:val="000000" w:themeColor="text1"/>
                <w:sz w:val="24"/>
                <w:szCs w:val="24"/>
                <w:lang w:val="en-GB"/>
              </w:rPr>
            </w:pPr>
            <w:del w:id="272" w:author="Robert FRASER" w:date="2026-09-25T21:07:00Z" w16du:dateUtc="2026-09-26T01:07:00Z">
              <w:r w:rsidRPr="00C27B90">
                <w:rPr>
                  <w:rFonts w:ascii="Times New Roman" w:hAnsi="Times New Roman" w:cs="Times New Roman"/>
                  <w:color w:val="000000" w:themeColor="text1"/>
                  <w:sz w:val="24"/>
                  <w:szCs w:val="24"/>
                  <w:lang w:val="en-GB"/>
                </w:rPr>
                <w:delText>1993/11+12</w:delText>
              </w:r>
            </w:del>
          </w:p>
        </w:tc>
        <w:tc>
          <w:tcPr>
            <w:tcW w:w="851" w:type="dxa"/>
            <w:noWrap/>
            <w:vAlign w:val="center"/>
            <w:hideMark/>
          </w:tcPr>
          <w:p w14:paraId="1DAD8027" w14:textId="77777777" w:rsidR="00566F44" w:rsidRPr="00C27B90" w:rsidRDefault="00566F44" w:rsidP="00F73E26">
            <w:pPr>
              <w:pStyle w:val="NoSpacing"/>
              <w:rPr>
                <w:del w:id="273" w:author="Robert FRASER" w:date="2026-09-25T21:07:00Z" w16du:dateUtc="2026-09-26T01:07:00Z"/>
                <w:rFonts w:ascii="Times New Roman" w:hAnsi="Times New Roman" w:cs="Times New Roman"/>
                <w:color w:val="000000" w:themeColor="text1"/>
                <w:sz w:val="24"/>
                <w:szCs w:val="24"/>
                <w:lang w:val="en-GB"/>
              </w:rPr>
            </w:pPr>
            <w:del w:id="274" w:author="Robert FRASER" w:date="2026-09-25T21:07:00Z" w16du:dateUtc="2026-09-26T01:07:00Z">
              <w:r w:rsidRPr="00C27B90">
                <w:rPr>
                  <w:rFonts w:ascii="Times New Roman" w:hAnsi="Times New Roman" w:cs="Times New Roman"/>
                  <w:color w:val="000000" w:themeColor="text1"/>
                  <w:sz w:val="24"/>
                  <w:szCs w:val="24"/>
                  <w:lang w:val="en-GB"/>
                </w:rPr>
                <w:delText>479</w:delText>
              </w:r>
            </w:del>
          </w:p>
        </w:tc>
        <w:tc>
          <w:tcPr>
            <w:tcW w:w="1276" w:type="dxa"/>
            <w:vAlign w:val="center"/>
          </w:tcPr>
          <w:p w14:paraId="241A2738" w14:textId="77777777" w:rsidR="00566F44" w:rsidRPr="00C27B90" w:rsidRDefault="00566F44" w:rsidP="00F73E26">
            <w:pPr>
              <w:pStyle w:val="NoSpacing"/>
              <w:rPr>
                <w:del w:id="275" w:author="Robert FRASER" w:date="2026-09-25T21:07:00Z" w16du:dateUtc="2026-09-26T01:07:00Z"/>
                <w:rFonts w:ascii="Times New Roman" w:hAnsi="Times New Roman" w:cs="Times New Roman"/>
                <w:color w:val="000000" w:themeColor="text1"/>
                <w:sz w:val="24"/>
                <w:szCs w:val="24"/>
                <w:lang w:val="en-GB"/>
              </w:rPr>
            </w:pPr>
            <w:del w:id="27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1A5F6687" w14:textId="77777777" w:rsidR="00566F44" w:rsidRPr="00C27B90" w:rsidRDefault="00566F44" w:rsidP="00F73E26">
            <w:pPr>
              <w:pStyle w:val="NoSpacing"/>
              <w:rPr>
                <w:del w:id="277" w:author="Robert FRASER" w:date="2026-09-25T21:07:00Z" w16du:dateUtc="2026-09-26T01:07:00Z"/>
                <w:rFonts w:ascii="Times New Roman" w:hAnsi="Times New Roman" w:cs="Times New Roman"/>
                <w:color w:val="000000" w:themeColor="text1"/>
                <w:sz w:val="24"/>
                <w:szCs w:val="24"/>
                <w:lang w:val="en-GB"/>
              </w:rPr>
            </w:pPr>
            <w:del w:id="278" w:author="Robert FRASER" w:date="2026-09-25T21:07:00Z" w16du:dateUtc="2026-09-26T01:07:00Z">
              <w:r w:rsidRPr="00C27B90">
                <w:rPr>
                  <w:rFonts w:ascii="Times New Roman" w:hAnsi="Times New Roman" w:cs="Times New Roman"/>
                  <w:color w:val="000000" w:themeColor="text1"/>
                  <w:sz w:val="24"/>
                  <w:szCs w:val="24"/>
                  <w:lang w:val="en-GB"/>
                </w:rPr>
                <w:delText>20-78</w:delText>
              </w:r>
            </w:del>
          </w:p>
        </w:tc>
        <w:tc>
          <w:tcPr>
            <w:tcW w:w="1559" w:type="dxa"/>
            <w:vAlign w:val="center"/>
          </w:tcPr>
          <w:p w14:paraId="58ECF656" w14:textId="77777777" w:rsidR="00566F44" w:rsidRPr="00C27B90" w:rsidRDefault="00566F44" w:rsidP="00F73E26">
            <w:pPr>
              <w:pStyle w:val="NoSpacing"/>
              <w:rPr>
                <w:del w:id="279" w:author="Robert FRASER" w:date="2026-09-25T21:07:00Z" w16du:dateUtc="2026-09-26T01:07:00Z"/>
                <w:rFonts w:ascii="Times New Roman" w:hAnsi="Times New Roman" w:cs="Times New Roman"/>
                <w:color w:val="000000" w:themeColor="text1"/>
                <w:sz w:val="24"/>
                <w:szCs w:val="24"/>
                <w:lang w:val="en-GB"/>
              </w:rPr>
            </w:pPr>
            <w:del w:id="280" w:author="Robert FRASER" w:date="2026-09-25T21:07:00Z" w16du:dateUtc="2026-09-26T01:07:00Z">
              <w:r w:rsidRPr="00C27B90">
                <w:rPr>
                  <w:rFonts w:ascii="Times New Roman" w:hAnsi="Times New Roman" w:cs="Times New Roman"/>
                  <w:color w:val="000000" w:themeColor="text1"/>
                  <w:sz w:val="24"/>
                  <w:szCs w:val="24"/>
                  <w:lang w:val="en-GB"/>
                </w:rPr>
                <w:delText>39.6 ± 10.0</w:delText>
              </w:r>
            </w:del>
          </w:p>
        </w:tc>
        <w:tc>
          <w:tcPr>
            <w:tcW w:w="1276" w:type="dxa"/>
            <w:vAlign w:val="center"/>
          </w:tcPr>
          <w:p w14:paraId="15B326A9" w14:textId="77777777" w:rsidR="00566F44" w:rsidRPr="00C27B90" w:rsidRDefault="00566F44" w:rsidP="00F73E26">
            <w:pPr>
              <w:pStyle w:val="NoSpacing"/>
              <w:rPr>
                <w:del w:id="281" w:author="Robert FRASER" w:date="2026-09-25T21:07:00Z" w16du:dateUtc="2026-09-26T01:07:00Z"/>
                <w:rFonts w:ascii="Times New Roman" w:hAnsi="Times New Roman" w:cs="Times New Roman"/>
                <w:color w:val="000000" w:themeColor="text1"/>
                <w:sz w:val="24"/>
                <w:szCs w:val="24"/>
                <w:lang w:val="en-GB"/>
              </w:rPr>
            </w:pPr>
            <w:del w:id="28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14DEE25C" w14:textId="77777777" w:rsidR="00566F44" w:rsidRPr="00C27B90" w:rsidRDefault="00566F44" w:rsidP="00F73E26">
            <w:pPr>
              <w:pStyle w:val="NoSpacing"/>
              <w:rPr>
                <w:del w:id="283" w:author="Robert FRASER" w:date="2026-09-25T21:07:00Z" w16du:dateUtc="2026-09-26T01:07:00Z"/>
                <w:rFonts w:ascii="Times New Roman" w:hAnsi="Times New Roman" w:cs="Times New Roman"/>
                <w:color w:val="000000" w:themeColor="text1"/>
                <w:sz w:val="24"/>
                <w:szCs w:val="24"/>
                <w:lang w:val="en-GB"/>
              </w:rPr>
            </w:pPr>
            <w:del w:id="284" w:author="Robert FRASER" w:date="2026-09-25T21:07:00Z" w16du:dateUtc="2026-09-26T01:07:00Z">
              <w:r w:rsidRPr="00C27B90">
                <w:rPr>
                  <w:rFonts w:ascii="Times New Roman" w:hAnsi="Times New Roman" w:cs="Times New Roman"/>
                  <w:color w:val="000000" w:themeColor="text1"/>
                  <w:sz w:val="24"/>
                  <w:szCs w:val="24"/>
                  <w:lang w:val="en-GB"/>
                </w:rPr>
                <w:delText>50.3</w:delText>
              </w:r>
            </w:del>
          </w:p>
        </w:tc>
      </w:tr>
      <w:tr w:rsidR="00566F44" w:rsidRPr="00C27B90" w14:paraId="57B17323" w14:textId="77777777" w:rsidTr="00F73E26">
        <w:trPr>
          <w:trHeight w:val="340"/>
          <w:del w:id="285" w:author="Robert FRASER" w:date="2026-09-25T21:07:00Z" w16du:dateUtc="2026-09-26T01:07:00Z"/>
        </w:trPr>
        <w:tc>
          <w:tcPr>
            <w:tcW w:w="1701" w:type="dxa"/>
            <w:noWrap/>
            <w:vAlign w:val="center"/>
            <w:hideMark/>
          </w:tcPr>
          <w:p w14:paraId="72D5C748" w14:textId="77777777" w:rsidR="00566F44" w:rsidRPr="00C27B90" w:rsidRDefault="00566F44" w:rsidP="00F73E26">
            <w:pPr>
              <w:pStyle w:val="NoSpacing"/>
              <w:rPr>
                <w:del w:id="286" w:author="Robert FRASER" w:date="2026-09-25T21:07:00Z" w16du:dateUtc="2026-09-26T01:07:00Z"/>
                <w:rFonts w:ascii="Times New Roman" w:hAnsi="Times New Roman" w:cs="Times New Roman"/>
                <w:color w:val="000000" w:themeColor="text1"/>
                <w:sz w:val="24"/>
                <w:szCs w:val="24"/>
                <w:lang w:val="en-GB"/>
              </w:rPr>
            </w:pPr>
            <w:del w:id="287" w:author="Robert FRASER" w:date="2026-09-25T21:07:00Z" w16du:dateUtc="2026-09-26T01:07:00Z">
              <w:r w:rsidRPr="00C27B90">
                <w:rPr>
                  <w:rFonts w:ascii="Times New Roman" w:hAnsi="Times New Roman" w:cs="Times New Roman"/>
                  <w:color w:val="000000" w:themeColor="text1"/>
                  <w:sz w:val="24"/>
                  <w:szCs w:val="24"/>
                  <w:lang w:val="en-GB"/>
                </w:rPr>
                <w:delText>1994/11</w:delText>
              </w:r>
            </w:del>
          </w:p>
        </w:tc>
        <w:tc>
          <w:tcPr>
            <w:tcW w:w="851" w:type="dxa"/>
            <w:noWrap/>
            <w:vAlign w:val="center"/>
            <w:hideMark/>
          </w:tcPr>
          <w:p w14:paraId="0E4B0075" w14:textId="77777777" w:rsidR="00566F44" w:rsidRPr="00C27B90" w:rsidRDefault="00566F44" w:rsidP="00F73E26">
            <w:pPr>
              <w:pStyle w:val="NoSpacing"/>
              <w:rPr>
                <w:del w:id="288" w:author="Robert FRASER" w:date="2026-09-25T21:07:00Z" w16du:dateUtc="2026-09-26T01:07:00Z"/>
                <w:rFonts w:ascii="Times New Roman" w:hAnsi="Times New Roman" w:cs="Times New Roman"/>
                <w:color w:val="000000" w:themeColor="text1"/>
                <w:sz w:val="24"/>
                <w:szCs w:val="24"/>
                <w:lang w:val="en-GB"/>
              </w:rPr>
            </w:pPr>
            <w:del w:id="289" w:author="Robert FRASER" w:date="2026-09-25T21:07:00Z" w16du:dateUtc="2026-09-26T01:07:00Z">
              <w:r w:rsidRPr="00C27B90">
                <w:rPr>
                  <w:rFonts w:ascii="Times New Roman" w:hAnsi="Times New Roman" w:cs="Times New Roman"/>
                  <w:color w:val="000000" w:themeColor="text1"/>
                  <w:sz w:val="24"/>
                  <w:szCs w:val="24"/>
                  <w:lang w:val="en-GB"/>
                </w:rPr>
                <w:delText>616</w:delText>
              </w:r>
            </w:del>
          </w:p>
        </w:tc>
        <w:tc>
          <w:tcPr>
            <w:tcW w:w="1276" w:type="dxa"/>
            <w:vAlign w:val="center"/>
          </w:tcPr>
          <w:p w14:paraId="6E5D402C" w14:textId="77777777" w:rsidR="00566F44" w:rsidRPr="00C27B90" w:rsidRDefault="00566F44" w:rsidP="00F73E26">
            <w:pPr>
              <w:pStyle w:val="NoSpacing"/>
              <w:rPr>
                <w:del w:id="290" w:author="Robert FRASER" w:date="2026-09-25T21:07:00Z" w16du:dateUtc="2026-09-26T01:07:00Z"/>
                <w:rFonts w:ascii="Times New Roman" w:hAnsi="Times New Roman" w:cs="Times New Roman"/>
                <w:color w:val="000000" w:themeColor="text1"/>
                <w:sz w:val="24"/>
                <w:szCs w:val="24"/>
                <w:lang w:val="en-GB"/>
              </w:rPr>
            </w:pPr>
            <w:del w:id="29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0A73D69E" w14:textId="77777777" w:rsidR="00566F44" w:rsidRPr="00C27B90" w:rsidRDefault="00566F44" w:rsidP="00F73E26">
            <w:pPr>
              <w:pStyle w:val="NoSpacing"/>
              <w:rPr>
                <w:del w:id="292" w:author="Robert FRASER" w:date="2026-09-25T21:07:00Z" w16du:dateUtc="2026-09-26T01:07:00Z"/>
                <w:rFonts w:ascii="Times New Roman" w:hAnsi="Times New Roman" w:cs="Times New Roman"/>
                <w:color w:val="000000" w:themeColor="text1"/>
                <w:sz w:val="24"/>
                <w:szCs w:val="24"/>
                <w:lang w:val="en-GB"/>
              </w:rPr>
            </w:pPr>
            <w:del w:id="293" w:author="Robert FRASER" w:date="2026-09-25T21:07:00Z" w16du:dateUtc="2026-09-26T01:07:00Z">
              <w:r w:rsidRPr="00C27B90">
                <w:rPr>
                  <w:rFonts w:ascii="Times New Roman" w:hAnsi="Times New Roman" w:cs="Times New Roman"/>
                  <w:color w:val="000000" w:themeColor="text1"/>
                  <w:sz w:val="24"/>
                  <w:szCs w:val="24"/>
                  <w:lang w:val="en-GB"/>
                </w:rPr>
                <w:delText>20-107</w:delText>
              </w:r>
            </w:del>
          </w:p>
        </w:tc>
        <w:tc>
          <w:tcPr>
            <w:tcW w:w="1559" w:type="dxa"/>
            <w:vAlign w:val="center"/>
          </w:tcPr>
          <w:p w14:paraId="18FD1DD4" w14:textId="77777777" w:rsidR="00566F44" w:rsidRPr="00C27B90" w:rsidRDefault="00566F44" w:rsidP="00F73E26">
            <w:pPr>
              <w:pStyle w:val="NoSpacing"/>
              <w:rPr>
                <w:del w:id="294" w:author="Robert FRASER" w:date="2026-09-25T21:07:00Z" w16du:dateUtc="2026-09-26T01:07:00Z"/>
                <w:rFonts w:ascii="Times New Roman" w:hAnsi="Times New Roman" w:cs="Times New Roman"/>
                <w:color w:val="000000" w:themeColor="text1"/>
                <w:sz w:val="24"/>
                <w:szCs w:val="24"/>
                <w:lang w:val="en-GB"/>
              </w:rPr>
            </w:pPr>
            <w:del w:id="295" w:author="Robert FRASER" w:date="2026-09-25T21:07:00Z" w16du:dateUtc="2026-09-26T01:07:00Z">
              <w:r w:rsidRPr="00C27B90">
                <w:rPr>
                  <w:rFonts w:ascii="Times New Roman" w:hAnsi="Times New Roman" w:cs="Times New Roman"/>
                  <w:color w:val="000000" w:themeColor="text1"/>
                  <w:sz w:val="24"/>
                  <w:szCs w:val="24"/>
                  <w:lang w:val="en-GB"/>
                </w:rPr>
                <w:delText>38.8 ± 10.6</w:delText>
              </w:r>
            </w:del>
          </w:p>
        </w:tc>
        <w:tc>
          <w:tcPr>
            <w:tcW w:w="1276" w:type="dxa"/>
            <w:vAlign w:val="center"/>
          </w:tcPr>
          <w:p w14:paraId="416E0ADC" w14:textId="77777777" w:rsidR="00566F44" w:rsidRPr="00C27B90" w:rsidRDefault="00566F44" w:rsidP="00F73E26">
            <w:pPr>
              <w:pStyle w:val="NoSpacing"/>
              <w:rPr>
                <w:del w:id="296" w:author="Robert FRASER" w:date="2026-09-25T21:07:00Z" w16du:dateUtc="2026-09-26T01:07:00Z"/>
                <w:rFonts w:ascii="Times New Roman" w:hAnsi="Times New Roman" w:cs="Times New Roman"/>
                <w:color w:val="000000" w:themeColor="text1"/>
                <w:sz w:val="24"/>
                <w:szCs w:val="24"/>
                <w:lang w:val="en-GB"/>
              </w:rPr>
            </w:pPr>
            <w:del w:id="29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35A36048" w14:textId="77777777" w:rsidR="00566F44" w:rsidRPr="00C27B90" w:rsidRDefault="00566F44" w:rsidP="00F73E26">
            <w:pPr>
              <w:pStyle w:val="NoSpacing"/>
              <w:rPr>
                <w:del w:id="298" w:author="Robert FRASER" w:date="2026-09-25T21:07:00Z" w16du:dateUtc="2026-09-26T01:07:00Z"/>
                <w:rFonts w:ascii="Times New Roman" w:hAnsi="Times New Roman" w:cs="Times New Roman"/>
                <w:color w:val="000000" w:themeColor="text1"/>
                <w:sz w:val="24"/>
                <w:szCs w:val="24"/>
                <w:lang w:val="en-GB"/>
              </w:rPr>
            </w:pPr>
            <w:del w:id="299" w:author="Robert FRASER" w:date="2026-09-25T21:07:00Z" w16du:dateUtc="2026-09-26T01:07:00Z">
              <w:r w:rsidRPr="00C27B90">
                <w:rPr>
                  <w:rFonts w:ascii="Times New Roman" w:hAnsi="Times New Roman" w:cs="Times New Roman"/>
                  <w:color w:val="000000" w:themeColor="text1"/>
                  <w:sz w:val="24"/>
                  <w:szCs w:val="24"/>
                  <w:lang w:val="en-GB"/>
                </w:rPr>
                <w:delText>55.2</w:delText>
              </w:r>
            </w:del>
          </w:p>
        </w:tc>
      </w:tr>
      <w:tr w:rsidR="00566F44" w:rsidRPr="00C27B90" w14:paraId="370EF749" w14:textId="77777777" w:rsidTr="00F73E26">
        <w:trPr>
          <w:trHeight w:val="340"/>
          <w:del w:id="300" w:author="Robert FRASER" w:date="2026-09-25T21:07:00Z" w16du:dateUtc="2026-09-26T01:07:00Z"/>
        </w:trPr>
        <w:tc>
          <w:tcPr>
            <w:tcW w:w="1701" w:type="dxa"/>
            <w:noWrap/>
            <w:vAlign w:val="center"/>
            <w:hideMark/>
          </w:tcPr>
          <w:p w14:paraId="4D9ADC68" w14:textId="77777777" w:rsidR="00566F44" w:rsidRPr="00C27B90" w:rsidRDefault="00566F44" w:rsidP="00F73E26">
            <w:pPr>
              <w:pStyle w:val="NoSpacing"/>
              <w:rPr>
                <w:del w:id="301" w:author="Robert FRASER" w:date="2026-09-25T21:07:00Z" w16du:dateUtc="2026-09-26T01:07:00Z"/>
                <w:rFonts w:ascii="Times New Roman" w:hAnsi="Times New Roman" w:cs="Times New Roman"/>
                <w:color w:val="000000" w:themeColor="text1"/>
                <w:sz w:val="24"/>
                <w:szCs w:val="24"/>
                <w:lang w:val="en-GB"/>
              </w:rPr>
            </w:pPr>
            <w:del w:id="302" w:author="Robert FRASER" w:date="2026-09-25T21:07:00Z" w16du:dateUtc="2026-09-26T01:07:00Z">
              <w:r w:rsidRPr="00C27B90">
                <w:rPr>
                  <w:rFonts w:ascii="Times New Roman" w:hAnsi="Times New Roman" w:cs="Times New Roman"/>
                  <w:color w:val="000000" w:themeColor="text1"/>
                  <w:sz w:val="24"/>
                  <w:szCs w:val="24"/>
                  <w:lang w:val="en-GB"/>
                </w:rPr>
                <w:delText>1995/2</w:delText>
              </w:r>
              <w:r w:rsidRPr="00C27B90">
                <w:rPr>
                  <w:rFonts w:ascii="Times New Roman" w:hAnsi="Times New Roman" w:cs="Times New Roman"/>
                  <w:color w:val="000000" w:themeColor="text1"/>
                  <w:sz w:val="24"/>
                  <w:szCs w:val="24"/>
                </w:rPr>
                <w:delText>*</w:delText>
              </w:r>
            </w:del>
          </w:p>
        </w:tc>
        <w:tc>
          <w:tcPr>
            <w:tcW w:w="851" w:type="dxa"/>
            <w:noWrap/>
            <w:vAlign w:val="center"/>
            <w:hideMark/>
          </w:tcPr>
          <w:p w14:paraId="490661B0" w14:textId="77777777" w:rsidR="00566F44" w:rsidRPr="00C27B90" w:rsidRDefault="00566F44" w:rsidP="00F73E26">
            <w:pPr>
              <w:pStyle w:val="NoSpacing"/>
              <w:rPr>
                <w:del w:id="303" w:author="Robert FRASER" w:date="2026-09-25T21:07:00Z" w16du:dateUtc="2026-09-26T01:07:00Z"/>
                <w:rFonts w:ascii="Times New Roman" w:hAnsi="Times New Roman" w:cs="Times New Roman"/>
                <w:color w:val="000000" w:themeColor="text1"/>
                <w:sz w:val="24"/>
                <w:szCs w:val="24"/>
                <w:lang w:val="en-GB"/>
              </w:rPr>
            </w:pPr>
            <w:del w:id="304" w:author="Robert FRASER" w:date="2026-09-25T21:07:00Z" w16du:dateUtc="2026-09-26T01:07:00Z">
              <w:r w:rsidRPr="00C27B90">
                <w:rPr>
                  <w:rFonts w:ascii="Times New Roman" w:hAnsi="Times New Roman" w:cs="Times New Roman"/>
                  <w:color w:val="000000" w:themeColor="text1"/>
                  <w:sz w:val="24"/>
                  <w:szCs w:val="24"/>
                  <w:lang w:val="en-GB"/>
                </w:rPr>
                <w:delText>538</w:delText>
              </w:r>
            </w:del>
          </w:p>
        </w:tc>
        <w:tc>
          <w:tcPr>
            <w:tcW w:w="1276" w:type="dxa"/>
            <w:vAlign w:val="center"/>
          </w:tcPr>
          <w:p w14:paraId="14DE89F6" w14:textId="77777777" w:rsidR="00566F44" w:rsidRPr="00C27B90" w:rsidRDefault="00566F44" w:rsidP="00F73E26">
            <w:pPr>
              <w:pStyle w:val="NoSpacing"/>
              <w:rPr>
                <w:del w:id="305" w:author="Robert FRASER" w:date="2026-09-25T21:07:00Z" w16du:dateUtc="2026-09-26T01:07:00Z"/>
                <w:rFonts w:ascii="Times New Roman" w:hAnsi="Times New Roman" w:cs="Times New Roman"/>
                <w:color w:val="000000" w:themeColor="text1"/>
                <w:sz w:val="24"/>
                <w:szCs w:val="24"/>
                <w:lang w:val="en-GB"/>
              </w:rPr>
            </w:pPr>
            <w:del w:id="30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385F60DC" w14:textId="77777777" w:rsidR="00566F44" w:rsidRPr="00C27B90" w:rsidRDefault="00566F44" w:rsidP="00F73E26">
            <w:pPr>
              <w:pStyle w:val="NoSpacing"/>
              <w:rPr>
                <w:del w:id="307" w:author="Robert FRASER" w:date="2026-09-25T21:07:00Z" w16du:dateUtc="2026-09-26T01:07:00Z"/>
                <w:rFonts w:ascii="Times New Roman" w:hAnsi="Times New Roman" w:cs="Times New Roman"/>
                <w:color w:val="000000" w:themeColor="text1"/>
                <w:sz w:val="24"/>
                <w:szCs w:val="24"/>
                <w:lang w:val="en-GB"/>
              </w:rPr>
            </w:pPr>
            <w:del w:id="308" w:author="Robert FRASER" w:date="2026-09-25T21:07:00Z" w16du:dateUtc="2026-09-26T01:07:00Z">
              <w:r w:rsidRPr="00C27B90">
                <w:rPr>
                  <w:rFonts w:ascii="Times New Roman" w:hAnsi="Times New Roman" w:cs="Times New Roman"/>
                  <w:color w:val="000000" w:themeColor="text1"/>
                  <w:sz w:val="24"/>
                  <w:szCs w:val="24"/>
                  <w:lang w:val="en-GB"/>
                </w:rPr>
                <w:delText>20-95</w:delText>
              </w:r>
            </w:del>
          </w:p>
        </w:tc>
        <w:tc>
          <w:tcPr>
            <w:tcW w:w="1559" w:type="dxa"/>
            <w:vAlign w:val="center"/>
          </w:tcPr>
          <w:p w14:paraId="3E139E21" w14:textId="77777777" w:rsidR="00566F44" w:rsidRPr="00C27B90" w:rsidRDefault="00566F44" w:rsidP="00F73E26">
            <w:pPr>
              <w:pStyle w:val="NoSpacing"/>
              <w:rPr>
                <w:del w:id="309" w:author="Robert FRASER" w:date="2026-09-25T21:07:00Z" w16du:dateUtc="2026-09-26T01:07:00Z"/>
                <w:rFonts w:ascii="Times New Roman" w:hAnsi="Times New Roman" w:cs="Times New Roman"/>
                <w:color w:val="000000" w:themeColor="text1"/>
                <w:sz w:val="24"/>
                <w:szCs w:val="24"/>
                <w:lang w:val="en-GB"/>
              </w:rPr>
            </w:pPr>
            <w:del w:id="310" w:author="Robert FRASER" w:date="2026-09-25T21:07:00Z" w16du:dateUtc="2026-09-26T01:07:00Z">
              <w:r w:rsidRPr="00C27B90">
                <w:rPr>
                  <w:rFonts w:ascii="Times New Roman" w:hAnsi="Times New Roman" w:cs="Times New Roman"/>
                  <w:color w:val="000000" w:themeColor="text1"/>
                  <w:sz w:val="24"/>
                  <w:szCs w:val="24"/>
                  <w:lang w:val="en-GB"/>
                </w:rPr>
                <w:delText>38.7 ± 15.1</w:delText>
              </w:r>
            </w:del>
          </w:p>
        </w:tc>
        <w:tc>
          <w:tcPr>
            <w:tcW w:w="1276" w:type="dxa"/>
            <w:vAlign w:val="center"/>
          </w:tcPr>
          <w:p w14:paraId="11A63966" w14:textId="77777777" w:rsidR="00566F44" w:rsidRPr="00C27B90" w:rsidRDefault="00566F44" w:rsidP="00F73E26">
            <w:pPr>
              <w:pStyle w:val="NoSpacing"/>
              <w:rPr>
                <w:del w:id="311" w:author="Robert FRASER" w:date="2026-09-25T21:07:00Z" w16du:dateUtc="2026-09-26T01:07:00Z"/>
                <w:rFonts w:ascii="Times New Roman" w:hAnsi="Times New Roman" w:cs="Times New Roman"/>
                <w:color w:val="000000" w:themeColor="text1"/>
                <w:sz w:val="24"/>
                <w:szCs w:val="24"/>
                <w:lang w:val="en-GB"/>
              </w:rPr>
            </w:pPr>
            <w:del w:id="312"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30F4B6A0" w14:textId="77777777" w:rsidR="00566F44" w:rsidRPr="00C27B90" w:rsidRDefault="00566F44" w:rsidP="00F73E26">
            <w:pPr>
              <w:pStyle w:val="NoSpacing"/>
              <w:rPr>
                <w:del w:id="313" w:author="Robert FRASER" w:date="2026-09-25T21:07:00Z" w16du:dateUtc="2026-09-26T01:07:00Z"/>
                <w:rFonts w:ascii="Times New Roman" w:hAnsi="Times New Roman" w:cs="Times New Roman"/>
                <w:color w:val="000000" w:themeColor="text1"/>
                <w:sz w:val="24"/>
                <w:szCs w:val="24"/>
                <w:lang w:val="en-GB"/>
              </w:rPr>
            </w:pPr>
            <w:del w:id="314" w:author="Robert FRASER" w:date="2026-09-25T21:07:00Z" w16du:dateUtc="2026-09-26T01:07:00Z">
              <w:r w:rsidRPr="00C27B90">
                <w:rPr>
                  <w:rFonts w:ascii="Times New Roman" w:hAnsi="Times New Roman" w:cs="Times New Roman"/>
                  <w:color w:val="000000" w:themeColor="text1"/>
                  <w:sz w:val="24"/>
                  <w:szCs w:val="24"/>
                  <w:lang w:val="en-GB"/>
                </w:rPr>
                <w:delText>56.1</w:delText>
              </w:r>
            </w:del>
          </w:p>
        </w:tc>
      </w:tr>
      <w:tr w:rsidR="00566F44" w:rsidRPr="00C27B90" w14:paraId="32AD10D8" w14:textId="77777777" w:rsidTr="00F73E26">
        <w:trPr>
          <w:trHeight w:val="340"/>
          <w:del w:id="315" w:author="Robert FRASER" w:date="2026-09-25T21:07:00Z" w16du:dateUtc="2026-09-26T01:07:00Z"/>
        </w:trPr>
        <w:tc>
          <w:tcPr>
            <w:tcW w:w="1701" w:type="dxa"/>
            <w:noWrap/>
            <w:vAlign w:val="center"/>
            <w:hideMark/>
          </w:tcPr>
          <w:p w14:paraId="54317938" w14:textId="77777777" w:rsidR="00566F44" w:rsidRPr="00C27B90" w:rsidRDefault="00566F44" w:rsidP="00F73E26">
            <w:pPr>
              <w:pStyle w:val="NoSpacing"/>
              <w:rPr>
                <w:del w:id="316" w:author="Robert FRASER" w:date="2026-09-25T21:07:00Z" w16du:dateUtc="2026-09-26T01:07:00Z"/>
                <w:rFonts w:ascii="Times New Roman" w:hAnsi="Times New Roman" w:cs="Times New Roman"/>
                <w:color w:val="000000" w:themeColor="text1"/>
                <w:sz w:val="24"/>
                <w:szCs w:val="24"/>
                <w:lang w:val="en-GB"/>
              </w:rPr>
            </w:pPr>
            <w:del w:id="317" w:author="Robert FRASER" w:date="2026-09-25T21:07:00Z" w16du:dateUtc="2026-09-26T01:07:00Z">
              <w:r w:rsidRPr="00C27B90">
                <w:rPr>
                  <w:rFonts w:ascii="Times New Roman" w:hAnsi="Times New Roman" w:cs="Times New Roman"/>
                  <w:color w:val="000000" w:themeColor="text1"/>
                  <w:sz w:val="24"/>
                  <w:szCs w:val="24"/>
                  <w:lang w:val="en-GB"/>
                </w:rPr>
                <w:delText>1995/11</w:delText>
              </w:r>
            </w:del>
          </w:p>
        </w:tc>
        <w:tc>
          <w:tcPr>
            <w:tcW w:w="851" w:type="dxa"/>
            <w:noWrap/>
            <w:vAlign w:val="center"/>
            <w:hideMark/>
          </w:tcPr>
          <w:p w14:paraId="0904410C" w14:textId="77777777" w:rsidR="00566F44" w:rsidRPr="00C27B90" w:rsidRDefault="00566F44" w:rsidP="00F73E26">
            <w:pPr>
              <w:pStyle w:val="NoSpacing"/>
              <w:rPr>
                <w:del w:id="318" w:author="Robert FRASER" w:date="2026-09-25T21:07:00Z" w16du:dateUtc="2026-09-26T01:07:00Z"/>
                <w:rFonts w:ascii="Times New Roman" w:hAnsi="Times New Roman" w:cs="Times New Roman"/>
                <w:color w:val="000000" w:themeColor="text1"/>
                <w:sz w:val="24"/>
                <w:szCs w:val="24"/>
                <w:lang w:val="en-GB"/>
              </w:rPr>
            </w:pPr>
            <w:del w:id="319" w:author="Robert FRASER" w:date="2026-09-25T21:07:00Z" w16du:dateUtc="2026-09-26T01:07:00Z">
              <w:r w:rsidRPr="00C27B90">
                <w:rPr>
                  <w:rFonts w:ascii="Times New Roman" w:hAnsi="Times New Roman" w:cs="Times New Roman"/>
                  <w:color w:val="000000" w:themeColor="text1"/>
                  <w:sz w:val="24"/>
                  <w:szCs w:val="24"/>
                  <w:lang w:val="en-GB"/>
                </w:rPr>
                <w:delText>393</w:delText>
              </w:r>
            </w:del>
          </w:p>
        </w:tc>
        <w:tc>
          <w:tcPr>
            <w:tcW w:w="1276" w:type="dxa"/>
            <w:vAlign w:val="center"/>
          </w:tcPr>
          <w:p w14:paraId="03402BD3" w14:textId="77777777" w:rsidR="00566F44" w:rsidRPr="00C27B90" w:rsidRDefault="00566F44" w:rsidP="00F73E26">
            <w:pPr>
              <w:pStyle w:val="NoSpacing"/>
              <w:rPr>
                <w:del w:id="320" w:author="Robert FRASER" w:date="2026-09-25T21:07:00Z" w16du:dateUtc="2026-09-26T01:07:00Z"/>
                <w:rFonts w:ascii="Times New Roman" w:hAnsi="Times New Roman" w:cs="Times New Roman"/>
                <w:color w:val="000000" w:themeColor="text1"/>
                <w:sz w:val="24"/>
                <w:szCs w:val="24"/>
                <w:lang w:val="en-GB"/>
              </w:rPr>
            </w:pPr>
            <w:del w:id="32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4FDDF58C" w14:textId="77777777" w:rsidR="00566F44" w:rsidRPr="00C27B90" w:rsidRDefault="00566F44" w:rsidP="00F73E26">
            <w:pPr>
              <w:pStyle w:val="NoSpacing"/>
              <w:rPr>
                <w:del w:id="322" w:author="Robert FRASER" w:date="2026-09-25T21:07:00Z" w16du:dateUtc="2026-09-26T01:07:00Z"/>
                <w:rFonts w:ascii="Times New Roman" w:hAnsi="Times New Roman" w:cs="Times New Roman"/>
                <w:color w:val="000000" w:themeColor="text1"/>
                <w:sz w:val="24"/>
                <w:szCs w:val="24"/>
                <w:lang w:val="en-GB"/>
              </w:rPr>
            </w:pPr>
            <w:del w:id="323" w:author="Robert FRASER" w:date="2026-09-25T21:07:00Z" w16du:dateUtc="2026-09-26T01:07:00Z">
              <w:r w:rsidRPr="00C27B90">
                <w:rPr>
                  <w:rFonts w:ascii="Times New Roman" w:hAnsi="Times New Roman" w:cs="Times New Roman"/>
                  <w:color w:val="000000" w:themeColor="text1"/>
                  <w:sz w:val="24"/>
                  <w:szCs w:val="24"/>
                  <w:lang w:val="en-GB"/>
                </w:rPr>
                <w:delText>20-80</w:delText>
              </w:r>
            </w:del>
          </w:p>
        </w:tc>
        <w:tc>
          <w:tcPr>
            <w:tcW w:w="1559" w:type="dxa"/>
            <w:vAlign w:val="center"/>
          </w:tcPr>
          <w:p w14:paraId="1121E909" w14:textId="77777777" w:rsidR="00566F44" w:rsidRPr="00C27B90" w:rsidRDefault="00566F44" w:rsidP="00F73E26">
            <w:pPr>
              <w:pStyle w:val="NoSpacing"/>
              <w:rPr>
                <w:del w:id="324" w:author="Robert FRASER" w:date="2026-09-25T21:07:00Z" w16du:dateUtc="2026-09-26T01:07:00Z"/>
                <w:rFonts w:ascii="Times New Roman" w:hAnsi="Times New Roman" w:cs="Times New Roman"/>
                <w:color w:val="000000" w:themeColor="text1"/>
                <w:sz w:val="24"/>
                <w:szCs w:val="24"/>
                <w:lang w:val="en-GB"/>
              </w:rPr>
            </w:pPr>
            <w:del w:id="325" w:author="Robert FRASER" w:date="2026-09-25T21:07:00Z" w16du:dateUtc="2026-09-26T01:07:00Z">
              <w:r w:rsidRPr="00C27B90">
                <w:rPr>
                  <w:rFonts w:ascii="Times New Roman" w:hAnsi="Times New Roman" w:cs="Times New Roman"/>
                  <w:color w:val="000000" w:themeColor="text1"/>
                  <w:sz w:val="24"/>
                  <w:szCs w:val="24"/>
                  <w:lang w:val="en-GB"/>
                </w:rPr>
                <w:delText>42.5 ± 12.1</w:delText>
              </w:r>
            </w:del>
          </w:p>
        </w:tc>
        <w:tc>
          <w:tcPr>
            <w:tcW w:w="1276" w:type="dxa"/>
            <w:vAlign w:val="center"/>
          </w:tcPr>
          <w:p w14:paraId="5CF5BB56" w14:textId="77777777" w:rsidR="00566F44" w:rsidRPr="00C27B90" w:rsidRDefault="00566F44" w:rsidP="00F73E26">
            <w:pPr>
              <w:pStyle w:val="NoSpacing"/>
              <w:rPr>
                <w:del w:id="326" w:author="Robert FRASER" w:date="2026-09-25T21:07:00Z" w16du:dateUtc="2026-09-26T01:07:00Z"/>
                <w:rFonts w:ascii="Times New Roman" w:hAnsi="Times New Roman" w:cs="Times New Roman"/>
                <w:color w:val="000000" w:themeColor="text1"/>
                <w:sz w:val="24"/>
                <w:szCs w:val="24"/>
                <w:lang w:val="en-GB"/>
              </w:rPr>
            </w:pPr>
            <w:del w:id="327"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5A20AD81" w14:textId="77777777" w:rsidR="00566F44" w:rsidRPr="00C27B90" w:rsidRDefault="00566F44" w:rsidP="00F73E26">
            <w:pPr>
              <w:pStyle w:val="NoSpacing"/>
              <w:rPr>
                <w:del w:id="328" w:author="Robert FRASER" w:date="2026-09-25T21:07:00Z" w16du:dateUtc="2026-09-26T01:07:00Z"/>
                <w:rFonts w:ascii="Times New Roman" w:hAnsi="Times New Roman" w:cs="Times New Roman"/>
                <w:color w:val="000000" w:themeColor="text1"/>
                <w:sz w:val="24"/>
                <w:szCs w:val="24"/>
                <w:lang w:val="en-GB"/>
              </w:rPr>
            </w:pPr>
            <w:del w:id="329" w:author="Robert FRASER" w:date="2026-09-25T21:07:00Z" w16du:dateUtc="2026-09-26T01:07:00Z">
              <w:r w:rsidRPr="00C27B90">
                <w:rPr>
                  <w:rFonts w:ascii="Times New Roman" w:hAnsi="Times New Roman" w:cs="Times New Roman"/>
                  <w:color w:val="000000" w:themeColor="text1"/>
                  <w:sz w:val="24"/>
                  <w:szCs w:val="24"/>
                  <w:lang w:val="en-GB"/>
                </w:rPr>
                <w:delText>55.5</w:delText>
              </w:r>
            </w:del>
          </w:p>
        </w:tc>
      </w:tr>
      <w:tr w:rsidR="00566F44" w:rsidRPr="00C27B90" w14:paraId="6135FFF6" w14:textId="77777777" w:rsidTr="00F73E26">
        <w:trPr>
          <w:trHeight w:val="340"/>
          <w:del w:id="330" w:author="Robert FRASER" w:date="2026-09-25T21:07:00Z" w16du:dateUtc="2026-09-26T01:07:00Z"/>
        </w:trPr>
        <w:tc>
          <w:tcPr>
            <w:tcW w:w="1701" w:type="dxa"/>
            <w:noWrap/>
            <w:vAlign w:val="center"/>
            <w:hideMark/>
          </w:tcPr>
          <w:p w14:paraId="346C0649" w14:textId="77777777" w:rsidR="00566F44" w:rsidRPr="00C27B90" w:rsidRDefault="00566F44" w:rsidP="00F73E26">
            <w:pPr>
              <w:pStyle w:val="NoSpacing"/>
              <w:rPr>
                <w:del w:id="331" w:author="Robert FRASER" w:date="2026-09-25T21:07:00Z" w16du:dateUtc="2026-09-26T01:07:00Z"/>
                <w:rFonts w:ascii="Times New Roman" w:hAnsi="Times New Roman" w:cs="Times New Roman"/>
                <w:color w:val="000000" w:themeColor="text1"/>
                <w:sz w:val="24"/>
                <w:szCs w:val="24"/>
                <w:lang w:val="en-GB"/>
              </w:rPr>
            </w:pPr>
            <w:del w:id="332" w:author="Robert FRASER" w:date="2026-09-25T21:07:00Z" w16du:dateUtc="2026-09-26T01:07:00Z">
              <w:r w:rsidRPr="00C27B90">
                <w:rPr>
                  <w:rFonts w:ascii="Times New Roman" w:hAnsi="Times New Roman" w:cs="Times New Roman"/>
                  <w:color w:val="000000" w:themeColor="text1"/>
                  <w:sz w:val="24"/>
                  <w:szCs w:val="24"/>
                  <w:lang w:val="en-GB"/>
                </w:rPr>
                <w:delText>1996/11</w:delText>
              </w:r>
            </w:del>
          </w:p>
        </w:tc>
        <w:tc>
          <w:tcPr>
            <w:tcW w:w="851" w:type="dxa"/>
            <w:noWrap/>
            <w:vAlign w:val="center"/>
            <w:hideMark/>
          </w:tcPr>
          <w:p w14:paraId="2F39F3DD" w14:textId="77777777" w:rsidR="00566F44" w:rsidRPr="00C27B90" w:rsidRDefault="00566F44" w:rsidP="00F73E26">
            <w:pPr>
              <w:pStyle w:val="NoSpacing"/>
              <w:rPr>
                <w:del w:id="333" w:author="Robert FRASER" w:date="2026-09-25T21:07:00Z" w16du:dateUtc="2026-09-26T01:07:00Z"/>
                <w:rFonts w:ascii="Times New Roman" w:hAnsi="Times New Roman" w:cs="Times New Roman"/>
                <w:color w:val="000000" w:themeColor="text1"/>
                <w:sz w:val="24"/>
                <w:szCs w:val="24"/>
                <w:lang w:val="en-GB"/>
              </w:rPr>
            </w:pPr>
            <w:del w:id="334" w:author="Robert FRASER" w:date="2026-09-25T21:07:00Z" w16du:dateUtc="2026-09-26T01:07:00Z">
              <w:r w:rsidRPr="00C27B90">
                <w:rPr>
                  <w:rFonts w:ascii="Times New Roman" w:hAnsi="Times New Roman" w:cs="Times New Roman"/>
                  <w:color w:val="000000" w:themeColor="text1"/>
                  <w:sz w:val="24"/>
                  <w:szCs w:val="24"/>
                  <w:lang w:val="en-GB"/>
                </w:rPr>
                <w:delText>568</w:delText>
              </w:r>
            </w:del>
          </w:p>
        </w:tc>
        <w:tc>
          <w:tcPr>
            <w:tcW w:w="1276" w:type="dxa"/>
            <w:vAlign w:val="center"/>
          </w:tcPr>
          <w:p w14:paraId="5D4D3ADA" w14:textId="77777777" w:rsidR="00566F44" w:rsidRPr="00C27B90" w:rsidRDefault="00566F44" w:rsidP="00F73E26">
            <w:pPr>
              <w:pStyle w:val="NoSpacing"/>
              <w:rPr>
                <w:del w:id="335" w:author="Robert FRASER" w:date="2026-09-25T21:07:00Z" w16du:dateUtc="2026-09-26T01:07:00Z"/>
                <w:rFonts w:ascii="Times New Roman" w:hAnsi="Times New Roman" w:cs="Times New Roman"/>
                <w:color w:val="000000" w:themeColor="text1"/>
                <w:sz w:val="24"/>
                <w:szCs w:val="24"/>
                <w:lang w:val="en-GB"/>
              </w:rPr>
            </w:pPr>
            <w:del w:id="33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76D7A7AA" w14:textId="77777777" w:rsidR="00566F44" w:rsidRPr="00C27B90" w:rsidRDefault="00566F44" w:rsidP="00F73E26">
            <w:pPr>
              <w:pStyle w:val="NoSpacing"/>
              <w:rPr>
                <w:del w:id="337" w:author="Robert FRASER" w:date="2026-09-25T21:07:00Z" w16du:dateUtc="2026-09-26T01:07:00Z"/>
                <w:rFonts w:ascii="Times New Roman" w:hAnsi="Times New Roman" w:cs="Times New Roman"/>
                <w:color w:val="000000" w:themeColor="text1"/>
                <w:sz w:val="24"/>
                <w:szCs w:val="24"/>
                <w:lang w:val="en-GB"/>
              </w:rPr>
            </w:pPr>
            <w:del w:id="338" w:author="Robert FRASER" w:date="2026-09-25T21:07:00Z" w16du:dateUtc="2026-09-26T01:07:00Z">
              <w:r w:rsidRPr="00C27B90">
                <w:rPr>
                  <w:rFonts w:ascii="Times New Roman" w:hAnsi="Times New Roman" w:cs="Times New Roman"/>
                  <w:color w:val="000000" w:themeColor="text1"/>
                  <w:sz w:val="24"/>
                  <w:szCs w:val="24"/>
                  <w:lang w:val="en-GB"/>
                </w:rPr>
                <w:delText>20-103</w:delText>
              </w:r>
            </w:del>
          </w:p>
        </w:tc>
        <w:tc>
          <w:tcPr>
            <w:tcW w:w="1559" w:type="dxa"/>
            <w:vAlign w:val="center"/>
          </w:tcPr>
          <w:p w14:paraId="4A48293B" w14:textId="77777777" w:rsidR="00566F44" w:rsidRPr="00C27B90" w:rsidRDefault="00566F44" w:rsidP="00F73E26">
            <w:pPr>
              <w:pStyle w:val="NoSpacing"/>
              <w:rPr>
                <w:del w:id="339" w:author="Robert FRASER" w:date="2026-09-25T21:07:00Z" w16du:dateUtc="2026-09-26T01:07:00Z"/>
                <w:rFonts w:ascii="Times New Roman" w:hAnsi="Times New Roman" w:cs="Times New Roman"/>
                <w:color w:val="000000" w:themeColor="text1"/>
                <w:sz w:val="24"/>
                <w:szCs w:val="24"/>
                <w:lang w:val="en-GB"/>
              </w:rPr>
            </w:pPr>
            <w:del w:id="340" w:author="Robert FRASER" w:date="2026-09-25T21:07:00Z" w16du:dateUtc="2026-09-26T01:07:00Z">
              <w:r w:rsidRPr="00C27B90">
                <w:rPr>
                  <w:rFonts w:ascii="Times New Roman" w:hAnsi="Times New Roman" w:cs="Times New Roman"/>
                  <w:color w:val="000000" w:themeColor="text1"/>
                  <w:sz w:val="24"/>
                  <w:szCs w:val="24"/>
                  <w:lang w:val="en-GB"/>
                </w:rPr>
                <w:delText>41.3 ± 11.0</w:delText>
              </w:r>
            </w:del>
          </w:p>
        </w:tc>
        <w:tc>
          <w:tcPr>
            <w:tcW w:w="1276" w:type="dxa"/>
            <w:vAlign w:val="center"/>
          </w:tcPr>
          <w:p w14:paraId="4D629BAB" w14:textId="77777777" w:rsidR="00566F44" w:rsidRPr="00C27B90" w:rsidRDefault="00566F44" w:rsidP="00F73E26">
            <w:pPr>
              <w:pStyle w:val="NoSpacing"/>
              <w:rPr>
                <w:del w:id="341" w:author="Robert FRASER" w:date="2026-09-25T21:07:00Z" w16du:dateUtc="2026-09-26T01:07:00Z"/>
                <w:rFonts w:ascii="Times New Roman" w:hAnsi="Times New Roman" w:cs="Times New Roman"/>
                <w:color w:val="000000" w:themeColor="text1"/>
                <w:sz w:val="24"/>
                <w:szCs w:val="24"/>
                <w:lang w:val="en-GB"/>
              </w:rPr>
            </w:pPr>
            <w:del w:id="342"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5AFAC3CA" w14:textId="77777777" w:rsidR="00566F44" w:rsidRPr="00C27B90" w:rsidRDefault="00566F44" w:rsidP="00F73E26">
            <w:pPr>
              <w:pStyle w:val="NoSpacing"/>
              <w:rPr>
                <w:del w:id="343" w:author="Robert FRASER" w:date="2026-09-25T21:07:00Z" w16du:dateUtc="2026-09-26T01:07:00Z"/>
                <w:rFonts w:ascii="Times New Roman" w:hAnsi="Times New Roman" w:cs="Times New Roman"/>
                <w:color w:val="000000" w:themeColor="text1"/>
                <w:sz w:val="24"/>
                <w:szCs w:val="24"/>
                <w:lang w:val="en-GB"/>
              </w:rPr>
            </w:pPr>
            <w:del w:id="344" w:author="Robert FRASER" w:date="2026-09-25T21:07:00Z" w16du:dateUtc="2026-09-26T01:07:00Z">
              <w:r w:rsidRPr="00C27B90">
                <w:rPr>
                  <w:rFonts w:ascii="Times New Roman" w:hAnsi="Times New Roman" w:cs="Times New Roman"/>
                  <w:color w:val="000000" w:themeColor="text1"/>
                  <w:sz w:val="24"/>
                  <w:szCs w:val="24"/>
                  <w:lang w:val="en-GB"/>
                </w:rPr>
                <w:delText>48.1</w:delText>
              </w:r>
            </w:del>
          </w:p>
        </w:tc>
      </w:tr>
      <w:tr w:rsidR="00566F44" w:rsidRPr="00C27B90" w14:paraId="411EC1E6" w14:textId="77777777" w:rsidTr="00F73E26">
        <w:trPr>
          <w:trHeight w:val="340"/>
          <w:del w:id="345" w:author="Robert FRASER" w:date="2026-09-25T21:07:00Z" w16du:dateUtc="2026-09-26T01:07:00Z"/>
        </w:trPr>
        <w:tc>
          <w:tcPr>
            <w:tcW w:w="1701" w:type="dxa"/>
            <w:noWrap/>
            <w:vAlign w:val="center"/>
            <w:hideMark/>
          </w:tcPr>
          <w:p w14:paraId="6FA96990" w14:textId="77777777" w:rsidR="00566F44" w:rsidRPr="00C27B90" w:rsidRDefault="00566F44" w:rsidP="00F73E26">
            <w:pPr>
              <w:pStyle w:val="NoSpacing"/>
              <w:rPr>
                <w:del w:id="346" w:author="Robert FRASER" w:date="2026-09-25T21:07:00Z" w16du:dateUtc="2026-09-26T01:07:00Z"/>
                <w:rFonts w:ascii="Times New Roman" w:hAnsi="Times New Roman" w:cs="Times New Roman"/>
                <w:color w:val="000000" w:themeColor="text1"/>
                <w:sz w:val="24"/>
                <w:szCs w:val="24"/>
                <w:lang w:val="en-GB"/>
              </w:rPr>
            </w:pPr>
            <w:del w:id="347" w:author="Robert FRASER" w:date="2026-09-25T21:07:00Z" w16du:dateUtc="2026-09-26T01:07:00Z">
              <w:r w:rsidRPr="00C27B90">
                <w:rPr>
                  <w:rFonts w:ascii="Times New Roman" w:hAnsi="Times New Roman" w:cs="Times New Roman"/>
                  <w:color w:val="000000" w:themeColor="text1"/>
                  <w:sz w:val="24"/>
                  <w:szCs w:val="24"/>
                  <w:lang w:val="en-GB"/>
                </w:rPr>
                <w:delText>1997/11</w:delText>
              </w:r>
            </w:del>
          </w:p>
        </w:tc>
        <w:tc>
          <w:tcPr>
            <w:tcW w:w="851" w:type="dxa"/>
            <w:noWrap/>
            <w:vAlign w:val="center"/>
            <w:hideMark/>
          </w:tcPr>
          <w:p w14:paraId="5143BA6A" w14:textId="77777777" w:rsidR="00566F44" w:rsidRPr="00C27B90" w:rsidRDefault="00566F44" w:rsidP="00F73E26">
            <w:pPr>
              <w:pStyle w:val="NoSpacing"/>
              <w:rPr>
                <w:del w:id="348" w:author="Robert FRASER" w:date="2026-09-25T21:07:00Z" w16du:dateUtc="2026-09-26T01:07:00Z"/>
                <w:rFonts w:ascii="Times New Roman" w:hAnsi="Times New Roman" w:cs="Times New Roman"/>
                <w:color w:val="000000" w:themeColor="text1"/>
                <w:sz w:val="24"/>
                <w:szCs w:val="24"/>
                <w:lang w:val="en-GB"/>
              </w:rPr>
            </w:pPr>
            <w:del w:id="349" w:author="Robert FRASER" w:date="2026-09-25T21:07:00Z" w16du:dateUtc="2026-09-26T01:07:00Z">
              <w:r w:rsidRPr="00C27B90">
                <w:rPr>
                  <w:rFonts w:ascii="Times New Roman" w:hAnsi="Times New Roman" w:cs="Times New Roman"/>
                  <w:color w:val="000000" w:themeColor="text1"/>
                  <w:sz w:val="24"/>
                  <w:szCs w:val="24"/>
                  <w:lang w:val="en-GB"/>
                </w:rPr>
                <w:delText>332</w:delText>
              </w:r>
            </w:del>
          </w:p>
        </w:tc>
        <w:tc>
          <w:tcPr>
            <w:tcW w:w="1276" w:type="dxa"/>
            <w:vAlign w:val="center"/>
          </w:tcPr>
          <w:p w14:paraId="2E534D26" w14:textId="77777777" w:rsidR="00566F44" w:rsidRPr="00C27B90" w:rsidRDefault="00566F44" w:rsidP="00F73E26">
            <w:pPr>
              <w:pStyle w:val="NoSpacing"/>
              <w:rPr>
                <w:del w:id="350" w:author="Robert FRASER" w:date="2026-09-25T21:07:00Z" w16du:dateUtc="2026-09-26T01:07:00Z"/>
                <w:rFonts w:ascii="Times New Roman" w:hAnsi="Times New Roman" w:cs="Times New Roman"/>
                <w:color w:val="000000" w:themeColor="text1"/>
                <w:sz w:val="24"/>
                <w:szCs w:val="24"/>
                <w:lang w:val="en-GB"/>
              </w:rPr>
            </w:pPr>
            <w:del w:id="35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4CC38013" w14:textId="77777777" w:rsidR="00566F44" w:rsidRPr="00C27B90" w:rsidRDefault="00566F44" w:rsidP="00F73E26">
            <w:pPr>
              <w:pStyle w:val="NoSpacing"/>
              <w:rPr>
                <w:del w:id="352" w:author="Robert FRASER" w:date="2026-09-25T21:07:00Z" w16du:dateUtc="2026-09-26T01:07:00Z"/>
                <w:rFonts w:ascii="Times New Roman" w:hAnsi="Times New Roman" w:cs="Times New Roman"/>
                <w:color w:val="000000" w:themeColor="text1"/>
                <w:sz w:val="24"/>
                <w:szCs w:val="24"/>
                <w:lang w:val="en-GB"/>
              </w:rPr>
            </w:pPr>
            <w:del w:id="353" w:author="Robert FRASER" w:date="2026-09-25T21:07:00Z" w16du:dateUtc="2026-09-26T01:07:00Z">
              <w:r w:rsidRPr="00C27B90">
                <w:rPr>
                  <w:rFonts w:ascii="Times New Roman" w:hAnsi="Times New Roman" w:cs="Times New Roman"/>
                  <w:color w:val="000000" w:themeColor="text1"/>
                  <w:sz w:val="24"/>
                  <w:szCs w:val="24"/>
                  <w:lang w:val="en-GB"/>
                </w:rPr>
                <w:delText>20-71</w:delText>
              </w:r>
            </w:del>
          </w:p>
        </w:tc>
        <w:tc>
          <w:tcPr>
            <w:tcW w:w="1559" w:type="dxa"/>
            <w:vAlign w:val="center"/>
          </w:tcPr>
          <w:p w14:paraId="03152782" w14:textId="77777777" w:rsidR="00566F44" w:rsidRPr="00C27B90" w:rsidRDefault="00566F44" w:rsidP="00F73E26">
            <w:pPr>
              <w:pStyle w:val="NoSpacing"/>
              <w:rPr>
                <w:del w:id="354" w:author="Robert FRASER" w:date="2026-09-25T21:07:00Z" w16du:dateUtc="2026-09-26T01:07:00Z"/>
                <w:rFonts w:ascii="Times New Roman" w:hAnsi="Times New Roman" w:cs="Times New Roman"/>
                <w:color w:val="000000" w:themeColor="text1"/>
                <w:sz w:val="24"/>
                <w:szCs w:val="24"/>
                <w:lang w:val="en-GB"/>
              </w:rPr>
            </w:pPr>
            <w:del w:id="355" w:author="Robert FRASER" w:date="2026-09-25T21:07:00Z" w16du:dateUtc="2026-09-26T01:07:00Z">
              <w:r w:rsidRPr="00C27B90">
                <w:rPr>
                  <w:rFonts w:ascii="Times New Roman" w:hAnsi="Times New Roman" w:cs="Times New Roman"/>
                  <w:color w:val="000000" w:themeColor="text1"/>
                  <w:sz w:val="24"/>
                  <w:szCs w:val="24"/>
                  <w:lang w:val="en-GB"/>
                </w:rPr>
                <w:delText>37.4± 12.1</w:delText>
              </w:r>
            </w:del>
          </w:p>
        </w:tc>
        <w:tc>
          <w:tcPr>
            <w:tcW w:w="1276" w:type="dxa"/>
            <w:vAlign w:val="center"/>
          </w:tcPr>
          <w:p w14:paraId="5D994818" w14:textId="77777777" w:rsidR="00566F44" w:rsidRPr="00C27B90" w:rsidRDefault="00566F44" w:rsidP="00F73E26">
            <w:pPr>
              <w:pStyle w:val="NoSpacing"/>
              <w:rPr>
                <w:del w:id="356" w:author="Robert FRASER" w:date="2026-09-25T21:07:00Z" w16du:dateUtc="2026-09-26T01:07:00Z"/>
                <w:rFonts w:ascii="Times New Roman" w:hAnsi="Times New Roman" w:cs="Times New Roman"/>
                <w:color w:val="000000" w:themeColor="text1"/>
                <w:sz w:val="24"/>
                <w:szCs w:val="24"/>
                <w:lang w:val="en-GB"/>
              </w:rPr>
            </w:pPr>
            <w:del w:id="35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5C6F9E74" w14:textId="77777777" w:rsidR="00566F44" w:rsidRPr="00C27B90" w:rsidRDefault="00566F44" w:rsidP="00F73E26">
            <w:pPr>
              <w:pStyle w:val="NoSpacing"/>
              <w:rPr>
                <w:del w:id="358" w:author="Robert FRASER" w:date="2026-09-25T21:07:00Z" w16du:dateUtc="2026-09-26T01:07:00Z"/>
                <w:rFonts w:ascii="Times New Roman" w:hAnsi="Times New Roman" w:cs="Times New Roman"/>
                <w:color w:val="000000" w:themeColor="text1"/>
                <w:sz w:val="24"/>
                <w:szCs w:val="24"/>
                <w:lang w:val="en-GB"/>
              </w:rPr>
            </w:pPr>
            <w:del w:id="359" w:author="Robert FRASER" w:date="2026-09-25T21:07:00Z" w16du:dateUtc="2026-09-26T01:07:00Z">
              <w:r w:rsidRPr="00C27B90">
                <w:rPr>
                  <w:rFonts w:ascii="Times New Roman" w:hAnsi="Times New Roman" w:cs="Times New Roman"/>
                  <w:color w:val="000000" w:themeColor="text1"/>
                  <w:sz w:val="24"/>
                  <w:szCs w:val="24"/>
                  <w:lang w:val="en-GB"/>
                </w:rPr>
                <w:delText>46.4</w:delText>
              </w:r>
            </w:del>
          </w:p>
        </w:tc>
      </w:tr>
      <w:tr w:rsidR="00566F44" w:rsidRPr="00C27B90" w14:paraId="7AD6B106" w14:textId="77777777" w:rsidTr="00F73E26">
        <w:trPr>
          <w:trHeight w:val="340"/>
          <w:del w:id="360" w:author="Robert FRASER" w:date="2026-09-25T21:07:00Z" w16du:dateUtc="2026-09-26T01:07:00Z"/>
        </w:trPr>
        <w:tc>
          <w:tcPr>
            <w:tcW w:w="1701" w:type="dxa"/>
            <w:noWrap/>
            <w:vAlign w:val="center"/>
            <w:hideMark/>
          </w:tcPr>
          <w:p w14:paraId="540174C3" w14:textId="77777777" w:rsidR="00566F44" w:rsidRPr="00C27B90" w:rsidRDefault="00566F44" w:rsidP="00F73E26">
            <w:pPr>
              <w:pStyle w:val="NoSpacing"/>
              <w:rPr>
                <w:del w:id="361" w:author="Robert FRASER" w:date="2026-09-25T21:07:00Z" w16du:dateUtc="2026-09-26T01:07:00Z"/>
                <w:rFonts w:ascii="Times New Roman" w:hAnsi="Times New Roman" w:cs="Times New Roman"/>
                <w:color w:val="000000" w:themeColor="text1"/>
                <w:sz w:val="24"/>
                <w:szCs w:val="24"/>
                <w:lang w:val="en-GB"/>
              </w:rPr>
            </w:pPr>
            <w:del w:id="362" w:author="Robert FRASER" w:date="2026-09-25T21:07:00Z" w16du:dateUtc="2026-09-26T01:07:00Z">
              <w:r w:rsidRPr="00C27B90">
                <w:rPr>
                  <w:rFonts w:ascii="Times New Roman" w:hAnsi="Times New Roman" w:cs="Times New Roman"/>
                  <w:color w:val="000000" w:themeColor="text1"/>
                  <w:sz w:val="24"/>
                  <w:szCs w:val="24"/>
                  <w:lang w:val="en-GB"/>
                </w:rPr>
                <w:delText>1998/11</w:delText>
              </w:r>
            </w:del>
          </w:p>
        </w:tc>
        <w:tc>
          <w:tcPr>
            <w:tcW w:w="851" w:type="dxa"/>
            <w:noWrap/>
            <w:vAlign w:val="center"/>
            <w:hideMark/>
          </w:tcPr>
          <w:p w14:paraId="56E93F5F" w14:textId="77777777" w:rsidR="00566F44" w:rsidRPr="00C27B90" w:rsidRDefault="00566F44" w:rsidP="00F73E26">
            <w:pPr>
              <w:pStyle w:val="NoSpacing"/>
              <w:rPr>
                <w:del w:id="363" w:author="Robert FRASER" w:date="2026-09-25T21:07:00Z" w16du:dateUtc="2026-09-26T01:07:00Z"/>
                <w:rFonts w:ascii="Times New Roman" w:hAnsi="Times New Roman" w:cs="Times New Roman"/>
                <w:color w:val="000000" w:themeColor="text1"/>
                <w:sz w:val="24"/>
                <w:szCs w:val="24"/>
                <w:lang w:val="en-GB"/>
              </w:rPr>
            </w:pPr>
            <w:del w:id="364" w:author="Robert FRASER" w:date="2026-09-25T21:07:00Z" w16du:dateUtc="2026-09-26T01:07:00Z">
              <w:r w:rsidRPr="00C27B90">
                <w:rPr>
                  <w:rFonts w:ascii="Times New Roman" w:hAnsi="Times New Roman" w:cs="Times New Roman"/>
                  <w:color w:val="000000" w:themeColor="text1"/>
                  <w:sz w:val="24"/>
                  <w:szCs w:val="24"/>
                  <w:lang w:val="en-GB"/>
                </w:rPr>
                <w:delText>534</w:delText>
              </w:r>
            </w:del>
          </w:p>
        </w:tc>
        <w:tc>
          <w:tcPr>
            <w:tcW w:w="1276" w:type="dxa"/>
            <w:vAlign w:val="center"/>
          </w:tcPr>
          <w:p w14:paraId="4D30F3E1" w14:textId="77777777" w:rsidR="00566F44" w:rsidRPr="00C27B90" w:rsidRDefault="00566F44" w:rsidP="00F73E26">
            <w:pPr>
              <w:pStyle w:val="NoSpacing"/>
              <w:rPr>
                <w:del w:id="365" w:author="Robert FRASER" w:date="2026-09-25T21:07:00Z" w16du:dateUtc="2026-09-26T01:07:00Z"/>
                <w:rFonts w:ascii="Times New Roman" w:hAnsi="Times New Roman" w:cs="Times New Roman"/>
                <w:color w:val="000000" w:themeColor="text1"/>
                <w:sz w:val="24"/>
                <w:szCs w:val="24"/>
                <w:lang w:val="en-GB"/>
              </w:rPr>
            </w:pPr>
            <w:del w:id="366"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6A08ECCE" w14:textId="77777777" w:rsidR="00566F44" w:rsidRPr="00C27B90" w:rsidRDefault="00566F44" w:rsidP="00F73E26">
            <w:pPr>
              <w:pStyle w:val="NoSpacing"/>
              <w:rPr>
                <w:del w:id="367" w:author="Robert FRASER" w:date="2026-09-25T21:07:00Z" w16du:dateUtc="2026-09-26T01:07:00Z"/>
                <w:rFonts w:ascii="Times New Roman" w:hAnsi="Times New Roman" w:cs="Times New Roman"/>
                <w:color w:val="000000" w:themeColor="text1"/>
                <w:sz w:val="24"/>
                <w:szCs w:val="24"/>
                <w:lang w:val="en-GB"/>
              </w:rPr>
            </w:pPr>
            <w:del w:id="368" w:author="Robert FRASER" w:date="2026-09-25T21:07:00Z" w16du:dateUtc="2026-09-26T01:07:00Z">
              <w:r w:rsidRPr="00C27B90">
                <w:rPr>
                  <w:rFonts w:ascii="Times New Roman" w:hAnsi="Times New Roman" w:cs="Times New Roman"/>
                  <w:color w:val="000000" w:themeColor="text1"/>
                  <w:sz w:val="24"/>
                  <w:szCs w:val="24"/>
                  <w:lang w:val="en-GB"/>
                </w:rPr>
                <w:delText>20-95</w:delText>
              </w:r>
            </w:del>
          </w:p>
        </w:tc>
        <w:tc>
          <w:tcPr>
            <w:tcW w:w="1559" w:type="dxa"/>
            <w:vAlign w:val="center"/>
          </w:tcPr>
          <w:p w14:paraId="73719484" w14:textId="77777777" w:rsidR="00566F44" w:rsidRPr="00C27B90" w:rsidRDefault="00566F44" w:rsidP="00F73E26">
            <w:pPr>
              <w:pStyle w:val="NoSpacing"/>
              <w:rPr>
                <w:del w:id="369" w:author="Robert FRASER" w:date="2026-09-25T21:07:00Z" w16du:dateUtc="2026-09-26T01:07:00Z"/>
                <w:rFonts w:ascii="Times New Roman" w:hAnsi="Times New Roman" w:cs="Times New Roman"/>
                <w:color w:val="000000" w:themeColor="text1"/>
                <w:sz w:val="24"/>
                <w:szCs w:val="24"/>
                <w:lang w:val="en-GB"/>
              </w:rPr>
            </w:pPr>
            <w:del w:id="370" w:author="Robert FRASER" w:date="2026-09-25T21:07:00Z" w16du:dateUtc="2026-09-26T01:07:00Z">
              <w:r w:rsidRPr="00C27B90">
                <w:rPr>
                  <w:rFonts w:ascii="Times New Roman" w:hAnsi="Times New Roman" w:cs="Times New Roman"/>
                  <w:color w:val="000000" w:themeColor="text1"/>
                  <w:sz w:val="24"/>
                  <w:szCs w:val="24"/>
                  <w:lang w:val="en-GB"/>
                </w:rPr>
                <w:delText>40.5 ± 12.1</w:delText>
              </w:r>
            </w:del>
          </w:p>
        </w:tc>
        <w:tc>
          <w:tcPr>
            <w:tcW w:w="1276" w:type="dxa"/>
            <w:vAlign w:val="center"/>
          </w:tcPr>
          <w:p w14:paraId="675B8B8E" w14:textId="77777777" w:rsidR="00566F44" w:rsidRPr="00C27B90" w:rsidRDefault="00566F44" w:rsidP="00F73E26">
            <w:pPr>
              <w:pStyle w:val="NoSpacing"/>
              <w:rPr>
                <w:del w:id="371" w:author="Robert FRASER" w:date="2026-09-25T21:07:00Z" w16du:dateUtc="2026-09-26T01:07:00Z"/>
                <w:rFonts w:ascii="Times New Roman" w:hAnsi="Times New Roman" w:cs="Times New Roman"/>
                <w:color w:val="000000" w:themeColor="text1"/>
                <w:sz w:val="24"/>
                <w:szCs w:val="24"/>
                <w:lang w:val="en-GB"/>
              </w:rPr>
            </w:pPr>
            <w:del w:id="37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3E05AD50" w14:textId="77777777" w:rsidR="00566F44" w:rsidRPr="00C27B90" w:rsidRDefault="00566F44" w:rsidP="00F73E26">
            <w:pPr>
              <w:pStyle w:val="NoSpacing"/>
              <w:rPr>
                <w:del w:id="373" w:author="Robert FRASER" w:date="2026-09-25T21:07:00Z" w16du:dateUtc="2026-09-26T01:07:00Z"/>
                <w:rFonts w:ascii="Times New Roman" w:hAnsi="Times New Roman" w:cs="Times New Roman"/>
                <w:color w:val="000000" w:themeColor="text1"/>
                <w:sz w:val="24"/>
                <w:szCs w:val="24"/>
                <w:lang w:val="en-GB"/>
              </w:rPr>
            </w:pPr>
            <w:del w:id="374" w:author="Robert FRASER" w:date="2026-09-25T21:07:00Z" w16du:dateUtc="2026-09-26T01:07:00Z">
              <w:r w:rsidRPr="00C27B90">
                <w:rPr>
                  <w:rFonts w:ascii="Times New Roman" w:hAnsi="Times New Roman" w:cs="Times New Roman"/>
                  <w:color w:val="000000" w:themeColor="text1"/>
                  <w:sz w:val="24"/>
                  <w:szCs w:val="24"/>
                  <w:lang w:val="en-GB"/>
                </w:rPr>
                <w:delText>54.5</w:delText>
              </w:r>
            </w:del>
          </w:p>
        </w:tc>
      </w:tr>
      <w:tr w:rsidR="00566F44" w:rsidRPr="00C27B90" w14:paraId="5F9BD406" w14:textId="77777777" w:rsidTr="00F73E26">
        <w:trPr>
          <w:trHeight w:val="340"/>
          <w:del w:id="375" w:author="Robert FRASER" w:date="2026-09-25T21:07:00Z" w16du:dateUtc="2026-09-26T01:07:00Z"/>
        </w:trPr>
        <w:tc>
          <w:tcPr>
            <w:tcW w:w="1701" w:type="dxa"/>
            <w:noWrap/>
            <w:vAlign w:val="center"/>
            <w:hideMark/>
          </w:tcPr>
          <w:p w14:paraId="195220A7" w14:textId="77777777" w:rsidR="00566F44" w:rsidRPr="00C27B90" w:rsidRDefault="00566F44" w:rsidP="00F73E26">
            <w:pPr>
              <w:pStyle w:val="NoSpacing"/>
              <w:rPr>
                <w:del w:id="376" w:author="Robert FRASER" w:date="2026-09-25T21:07:00Z" w16du:dateUtc="2026-09-26T01:07:00Z"/>
                <w:rFonts w:ascii="Times New Roman" w:hAnsi="Times New Roman" w:cs="Times New Roman"/>
                <w:color w:val="000000" w:themeColor="text1"/>
                <w:sz w:val="24"/>
                <w:szCs w:val="24"/>
                <w:lang w:val="en-GB"/>
              </w:rPr>
            </w:pPr>
            <w:del w:id="377" w:author="Robert FRASER" w:date="2026-09-25T21:07:00Z" w16du:dateUtc="2026-09-26T01:07:00Z">
              <w:r w:rsidRPr="00C27B90">
                <w:rPr>
                  <w:rFonts w:ascii="Times New Roman" w:hAnsi="Times New Roman" w:cs="Times New Roman"/>
                  <w:color w:val="000000" w:themeColor="text1"/>
                  <w:sz w:val="24"/>
                  <w:szCs w:val="24"/>
                  <w:lang w:val="en-GB"/>
                </w:rPr>
                <w:delText>1999/11</w:delText>
              </w:r>
            </w:del>
          </w:p>
        </w:tc>
        <w:tc>
          <w:tcPr>
            <w:tcW w:w="851" w:type="dxa"/>
            <w:noWrap/>
            <w:vAlign w:val="center"/>
            <w:hideMark/>
          </w:tcPr>
          <w:p w14:paraId="7EBB68AD" w14:textId="77777777" w:rsidR="00566F44" w:rsidRPr="00C27B90" w:rsidRDefault="00566F44" w:rsidP="00F73E26">
            <w:pPr>
              <w:pStyle w:val="NoSpacing"/>
              <w:rPr>
                <w:del w:id="378" w:author="Robert FRASER" w:date="2026-09-25T21:07:00Z" w16du:dateUtc="2026-09-26T01:07:00Z"/>
                <w:rFonts w:ascii="Times New Roman" w:hAnsi="Times New Roman" w:cs="Times New Roman"/>
                <w:color w:val="000000" w:themeColor="text1"/>
                <w:sz w:val="24"/>
                <w:szCs w:val="24"/>
                <w:lang w:val="en-GB"/>
              </w:rPr>
            </w:pPr>
            <w:del w:id="379" w:author="Robert FRASER" w:date="2026-09-25T21:07:00Z" w16du:dateUtc="2026-09-26T01:07:00Z">
              <w:r w:rsidRPr="00C27B90">
                <w:rPr>
                  <w:rFonts w:ascii="Times New Roman" w:hAnsi="Times New Roman" w:cs="Times New Roman"/>
                  <w:color w:val="000000" w:themeColor="text1"/>
                  <w:sz w:val="24"/>
                  <w:szCs w:val="24"/>
                  <w:lang w:val="en-GB"/>
                </w:rPr>
                <w:delText>533</w:delText>
              </w:r>
            </w:del>
          </w:p>
        </w:tc>
        <w:tc>
          <w:tcPr>
            <w:tcW w:w="1276" w:type="dxa"/>
            <w:vAlign w:val="center"/>
          </w:tcPr>
          <w:p w14:paraId="76ABB605" w14:textId="77777777" w:rsidR="00566F44" w:rsidRPr="00C27B90" w:rsidRDefault="00566F44" w:rsidP="00F73E26">
            <w:pPr>
              <w:pStyle w:val="NoSpacing"/>
              <w:rPr>
                <w:del w:id="380" w:author="Robert FRASER" w:date="2026-09-25T21:07:00Z" w16du:dateUtc="2026-09-26T01:07:00Z"/>
                <w:rFonts w:ascii="Times New Roman" w:hAnsi="Times New Roman" w:cs="Times New Roman"/>
                <w:color w:val="000000" w:themeColor="text1"/>
                <w:sz w:val="24"/>
                <w:szCs w:val="24"/>
                <w:lang w:val="en-GB"/>
              </w:rPr>
            </w:pPr>
            <w:del w:id="38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3472E3B7" w14:textId="77777777" w:rsidR="00566F44" w:rsidRPr="00C27B90" w:rsidRDefault="00566F44" w:rsidP="00F73E26">
            <w:pPr>
              <w:pStyle w:val="NoSpacing"/>
              <w:rPr>
                <w:del w:id="382" w:author="Robert FRASER" w:date="2026-09-25T21:07:00Z" w16du:dateUtc="2026-09-26T01:07:00Z"/>
                <w:rFonts w:ascii="Times New Roman" w:hAnsi="Times New Roman" w:cs="Times New Roman"/>
                <w:color w:val="000000" w:themeColor="text1"/>
                <w:sz w:val="24"/>
                <w:szCs w:val="24"/>
                <w:lang w:val="en-GB"/>
              </w:rPr>
            </w:pPr>
            <w:del w:id="383" w:author="Robert FRASER" w:date="2026-09-25T21:07:00Z" w16du:dateUtc="2026-09-26T01:07:00Z">
              <w:r w:rsidRPr="00C27B90">
                <w:rPr>
                  <w:rFonts w:ascii="Times New Roman" w:hAnsi="Times New Roman" w:cs="Times New Roman"/>
                  <w:color w:val="000000" w:themeColor="text1"/>
                  <w:sz w:val="24"/>
                  <w:szCs w:val="24"/>
                  <w:lang w:val="en-GB"/>
                </w:rPr>
                <w:delText>20-72</w:delText>
              </w:r>
            </w:del>
          </w:p>
        </w:tc>
        <w:tc>
          <w:tcPr>
            <w:tcW w:w="1559" w:type="dxa"/>
            <w:vAlign w:val="center"/>
          </w:tcPr>
          <w:p w14:paraId="3696ADBC" w14:textId="77777777" w:rsidR="00566F44" w:rsidRPr="00C27B90" w:rsidRDefault="00566F44" w:rsidP="00F73E26">
            <w:pPr>
              <w:pStyle w:val="NoSpacing"/>
              <w:rPr>
                <w:del w:id="384" w:author="Robert FRASER" w:date="2026-09-25T21:07:00Z" w16du:dateUtc="2026-09-26T01:07:00Z"/>
                <w:rFonts w:ascii="Times New Roman" w:hAnsi="Times New Roman" w:cs="Times New Roman"/>
                <w:color w:val="000000" w:themeColor="text1"/>
                <w:sz w:val="24"/>
                <w:szCs w:val="24"/>
                <w:lang w:val="en-GB"/>
              </w:rPr>
            </w:pPr>
            <w:del w:id="385" w:author="Robert FRASER" w:date="2026-09-25T21:07:00Z" w16du:dateUtc="2026-09-26T01:07:00Z">
              <w:r w:rsidRPr="00C27B90">
                <w:rPr>
                  <w:rFonts w:ascii="Times New Roman" w:hAnsi="Times New Roman" w:cs="Times New Roman"/>
                  <w:color w:val="000000" w:themeColor="text1"/>
                  <w:sz w:val="24"/>
                  <w:szCs w:val="24"/>
                  <w:lang w:val="en-GB"/>
                </w:rPr>
                <w:delText>38.3 ± 10.4</w:delText>
              </w:r>
            </w:del>
          </w:p>
        </w:tc>
        <w:tc>
          <w:tcPr>
            <w:tcW w:w="1276" w:type="dxa"/>
            <w:vAlign w:val="center"/>
          </w:tcPr>
          <w:p w14:paraId="4D93DF5C" w14:textId="77777777" w:rsidR="00566F44" w:rsidRPr="00C27B90" w:rsidRDefault="00566F44" w:rsidP="00F73E26">
            <w:pPr>
              <w:pStyle w:val="NoSpacing"/>
              <w:rPr>
                <w:del w:id="386" w:author="Robert FRASER" w:date="2026-09-25T21:07:00Z" w16du:dateUtc="2026-09-26T01:07:00Z"/>
                <w:rFonts w:ascii="Times New Roman" w:hAnsi="Times New Roman" w:cs="Times New Roman"/>
                <w:color w:val="000000" w:themeColor="text1"/>
                <w:sz w:val="24"/>
                <w:szCs w:val="24"/>
                <w:lang w:val="en-GB"/>
              </w:rPr>
            </w:pPr>
            <w:del w:id="38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3CECB300" w14:textId="77777777" w:rsidR="00566F44" w:rsidRPr="00C27B90" w:rsidRDefault="00566F44" w:rsidP="00F73E26">
            <w:pPr>
              <w:pStyle w:val="NoSpacing"/>
              <w:rPr>
                <w:del w:id="388" w:author="Robert FRASER" w:date="2026-09-25T21:07:00Z" w16du:dateUtc="2026-09-26T01:07:00Z"/>
                <w:rFonts w:ascii="Times New Roman" w:hAnsi="Times New Roman" w:cs="Times New Roman"/>
                <w:color w:val="000000" w:themeColor="text1"/>
                <w:sz w:val="24"/>
                <w:szCs w:val="24"/>
                <w:lang w:val="en-GB"/>
              </w:rPr>
            </w:pPr>
            <w:del w:id="389" w:author="Robert FRASER" w:date="2026-09-25T21:07:00Z" w16du:dateUtc="2026-09-26T01:07:00Z">
              <w:r w:rsidRPr="00C27B90">
                <w:rPr>
                  <w:rFonts w:ascii="Times New Roman" w:hAnsi="Times New Roman" w:cs="Times New Roman"/>
                  <w:color w:val="000000" w:themeColor="text1"/>
                  <w:sz w:val="24"/>
                  <w:szCs w:val="24"/>
                  <w:lang w:val="en-GB"/>
                </w:rPr>
                <w:delText>57.6</w:delText>
              </w:r>
            </w:del>
          </w:p>
        </w:tc>
      </w:tr>
      <w:tr w:rsidR="00566F44" w:rsidRPr="00C27B90" w14:paraId="027A1437" w14:textId="77777777" w:rsidTr="00F73E26">
        <w:trPr>
          <w:trHeight w:val="340"/>
          <w:del w:id="390" w:author="Robert FRASER" w:date="2026-09-25T21:07:00Z" w16du:dateUtc="2026-09-26T01:07:00Z"/>
        </w:trPr>
        <w:tc>
          <w:tcPr>
            <w:tcW w:w="1701" w:type="dxa"/>
            <w:noWrap/>
            <w:vAlign w:val="center"/>
            <w:hideMark/>
          </w:tcPr>
          <w:p w14:paraId="7821DFE4" w14:textId="77777777" w:rsidR="00566F44" w:rsidRPr="00C27B90" w:rsidRDefault="00566F44" w:rsidP="00F73E26">
            <w:pPr>
              <w:pStyle w:val="NoSpacing"/>
              <w:rPr>
                <w:del w:id="391" w:author="Robert FRASER" w:date="2026-09-25T21:07:00Z" w16du:dateUtc="2026-09-26T01:07:00Z"/>
                <w:rFonts w:ascii="Times New Roman" w:hAnsi="Times New Roman" w:cs="Times New Roman"/>
                <w:color w:val="000000" w:themeColor="text1"/>
                <w:sz w:val="24"/>
                <w:szCs w:val="24"/>
                <w:lang w:val="en-GB"/>
              </w:rPr>
            </w:pPr>
            <w:del w:id="392" w:author="Robert FRASER" w:date="2026-09-25T21:07:00Z" w16du:dateUtc="2026-09-26T01:07:00Z">
              <w:r w:rsidRPr="00C27B90">
                <w:rPr>
                  <w:rFonts w:ascii="Times New Roman" w:hAnsi="Times New Roman" w:cs="Times New Roman"/>
                  <w:color w:val="000000" w:themeColor="text1"/>
                  <w:sz w:val="24"/>
                  <w:szCs w:val="24"/>
                  <w:lang w:val="en-GB"/>
                </w:rPr>
                <w:delText>2000/2*</w:delText>
              </w:r>
            </w:del>
          </w:p>
        </w:tc>
        <w:tc>
          <w:tcPr>
            <w:tcW w:w="851" w:type="dxa"/>
            <w:noWrap/>
            <w:vAlign w:val="center"/>
            <w:hideMark/>
          </w:tcPr>
          <w:p w14:paraId="46971561" w14:textId="77777777" w:rsidR="00566F44" w:rsidRPr="00C27B90" w:rsidRDefault="00566F44" w:rsidP="00F73E26">
            <w:pPr>
              <w:pStyle w:val="NoSpacing"/>
              <w:rPr>
                <w:del w:id="393" w:author="Robert FRASER" w:date="2026-09-25T21:07:00Z" w16du:dateUtc="2026-09-26T01:07:00Z"/>
                <w:rFonts w:ascii="Times New Roman" w:hAnsi="Times New Roman" w:cs="Times New Roman"/>
                <w:color w:val="000000" w:themeColor="text1"/>
                <w:sz w:val="24"/>
                <w:szCs w:val="24"/>
                <w:lang w:val="en-GB"/>
              </w:rPr>
            </w:pPr>
            <w:del w:id="394" w:author="Robert FRASER" w:date="2026-09-25T21:07:00Z" w16du:dateUtc="2026-09-26T01:07:00Z">
              <w:r w:rsidRPr="00C27B90">
                <w:rPr>
                  <w:rFonts w:ascii="Times New Roman" w:hAnsi="Times New Roman" w:cs="Times New Roman"/>
                  <w:color w:val="000000" w:themeColor="text1"/>
                  <w:sz w:val="24"/>
                  <w:szCs w:val="24"/>
                  <w:lang w:val="en-GB"/>
                </w:rPr>
                <w:delText>472</w:delText>
              </w:r>
            </w:del>
          </w:p>
        </w:tc>
        <w:tc>
          <w:tcPr>
            <w:tcW w:w="1276" w:type="dxa"/>
            <w:vAlign w:val="center"/>
          </w:tcPr>
          <w:p w14:paraId="2D1C0521" w14:textId="77777777" w:rsidR="00566F44" w:rsidRPr="00C27B90" w:rsidRDefault="00566F44" w:rsidP="00F73E26">
            <w:pPr>
              <w:pStyle w:val="NoSpacing"/>
              <w:rPr>
                <w:del w:id="395" w:author="Robert FRASER" w:date="2026-09-25T21:07:00Z" w16du:dateUtc="2026-09-26T01:07:00Z"/>
                <w:rFonts w:ascii="Times New Roman" w:hAnsi="Times New Roman" w:cs="Times New Roman"/>
                <w:color w:val="000000" w:themeColor="text1"/>
                <w:sz w:val="24"/>
                <w:szCs w:val="24"/>
                <w:lang w:val="en-GB"/>
              </w:rPr>
            </w:pPr>
            <w:del w:id="39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26FD8321" w14:textId="77777777" w:rsidR="00566F44" w:rsidRPr="00C27B90" w:rsidRDefault="00566F44" w:rsidP="00F73E26">
            <w:pPr>
              <w:pStyle w:val="NoSpacing"/>
              <w:rPr>
                <w:del w:id="397" w:author="Robert FRASER" w:date="2026-09-25T21:07:00Z" w16du:dateUtc="2026-09-26T01:07:00Z"/>
                <w:rFonts w:ascii="Times New Roman" w:hAnsi="Times New Roman" w:cs="Times New Roman"/>
                <w:color w:val="000000" w:themeColor="text1"/>
                <w:sz w:val="24"/>
                <w:szCs w:val="24"/>
                <w:lang w:val="en-GB"/>
              </w:rPr>
            </w:pPr>
            <w:del w:id="398" w:author="Robert FRASER" w:date="2026-09-25T21:07:00Z" w16du:dateUtc="2026-09-26T01:07:00Z">
              <w:r w:rsidRPr="00C27B90">
                <w:rPr>
                  <w:rFonts w:ascii="Times New Roman" w:hAnsi="Times New Roman" w:cs="Times New Roman"/>
                  <w:color w:val="000000" w:themeColor="text1"/>
                  <w:sz w:val="24"/>
                  <w:szCs w:val="24"/>
                  <w:lang w:val="en-GB"/>
                </w:rPr>
                <w:delText>20-91</w:delText>
              </w:r>
            </w:del>
          </w:p>
        </w:tc>
        <w:tc>
          <w:tcPr>
            <w:tcW w:w="1559" w:type="dxa"/>
            <w:vAlign w:val="center"/>
          </w:tcPr>
          <w:p w14:paraId="669C4F0B" w14:textId="77777777" w:rsidR="00566F44" w:rsidRPr="00C27B90" w:rsidRDefault="00566F44" w:rsidP="00F73E26">
            <w:pPr>
              <w:pStyle w:val="NoSpacing"/>
              <w:rPr>
                <w:del w:id="399" w:author="Robert FRASER" w:date="2026-09-25T21:07:00Z" w16du:dateUtc="2026-09-26T01:07:00Z"/>
                <w:rFonts w:ascii="Times New Roman" w:hAnsi="Times New Roman" w:cs="Times New Roman"/>
                <w:color w:val="000000" w:themeColor="text1"/>
                <w:sz w:val="24"/>
                <w:szCs w:val="24"/>
                <w:lang w:val="en-GB"/>
              </w:rPr>
            </w:pPr>
            <w:del w:id="400" w:author="Robert FRASER" w:date="2026-09-25T21:07:00Z" w16du:dateUtc="2026-09-26T01:07:00Z">
              <w:r w:rsidRPr="00C27B90">
                <w:rPr>
                  <w:rFonts w:ascii="Times New Roman" w:hAnsi="Times New Roman" w:cs="Times New Roman"/>
                  <w:color w:val="000000" w:themeColor="text1"/>
                  <w:sz w:val="24"/>
                  <w:szCs w:val="24"/>
                  <w:lang w:val="en-GB"/>
                </w:rPr>
                <w:delText>35.5 ± 11.6</w:delText>
              </w:r>
            </w:del>
          </w:p>
        </w:tc>
        <w:tc>
          <w:tcPr>
            <w:tcW w:w="1276" w:type="dxa"/>
            <w:vAlign w:val="center"/>
          </w:tcPr>
          <w:p w14:paraId="159152D5" w14:textId="77777777" w:rsidR="00566F44" w:rsidRPr="00C27B90" w:rsidRDefault="00566F44" w:rsidP="00F73E26">
            <w:pPr>
              <w:pStyle w:val="NoSpacing"/>
              <w:rPr>
                <w:del w:id="401" w:author="Robert FRASER" w:date="2026-09-25T21:07:00Z" w16du:dateUtc="2026-09-26T01:07:00Z"/>
                <w:rFonts w:ascii="Times New Roman" w:hAnsi="Times New Roman" w:cs="Times New Roman"/>
                <w:color w:val="000000" w:themeColor="text1"/>
                <w:sz w:val="24"/>
                <w:szCs w:val="24"/>
                <w:lang w:val="en-GB"/>
              </w:rPr>
            </w:pPr>
            <w:del w:id="402" w:author="Robert FRASER" w:date="2026-09-25T21:07:00Z" w16du:dateUtc="2026-09-26T01:07:00Z">
              <w:r w:rsidRPr="00C27B90">
                <w:rPr>
                  <w:rFonts w:ascii="Times New Roman" w:hAnsi="Times New Roman" w:cs="Times New Roman"/>
                  <w:color w:val="000000" w:themeColor="text1"/>
                  <w:sz w:val="24"/>
                  <w:szCs w:val="24"/>
                  <w:lang w:val="en-GB"/>
                </w:rPr>
                <w:delText>2.8</w:delText>
              </w:r>
            </w:del>
          </w:p>
        </w:tc>
        <w:tc>
          <w:tcPr>
            <w:tcW w:w="1071" w:type="dxa"/>
            <w:vAlign w:val="center"/>
          </w:tcPr>
          <w:p w14:paraId="03237632" w14:textId="77777777" w:rsidR="00566F44" w:rsidRPr="00C27B90" w:rsidRDefault="00566F44" w:rsidP="00F73E26">
            <w:pPr>
              <w:pStyle w:val="NoSpacing"/>
              <w:rPr>
                <w:del w:id="403" w:author="Robert FRASER" w:date="2026-09-25T21:07:00Z" w16du:dateUtc="2026-09-26T01:07:00Z"/>
                <w:rFonts w:ascii="Times New Roman" w:hAnsi="Times New Roman" w:cs="Times New Roman"/>
                <w:color w:val="000000" w:themeColor="text1"/>
                <w:sz w:val="24"/>
                <w:szCs w:val="24"/>
                <w:lang w:val="en-GB"/>
              </w:rPr>
            </w:pPr>
            <w:del w:id="404" w:author="Robert FRASER" w:date="2026-09-25T21:07:00Z" w16du:dateUtc="2026-09-26T01:07:00Z">
              <w:r w:rsidRPr="00C27B90">
                <w:rPr>
                  <w:rFonts w:ascii="Times New Roman" w:hAnsi="Times New Roman" w:cs="Times New Roman"/>
                  <w:color w:val="000000" w:themeColor="text1"/>
                  <w:sz w:val="24"/>
                  <w:szCs w:val="24"/>
                  <w:lang w:val="en-GB"/>
                </w:rPr>
                <w:delText>55.3</w:delText>
              </w:r>
            </w:del>
          </w:p>
        </w:tc>
      </w:tr>
      <w:tr w:rsidR="00566F44" w:rsidRPr="00C27B90" w14:paraId="08C5B31A" w14:textId="77777777" w:rsidTr="00F73E26">
        <w:trPr>
          <w:trHeight w:val="340"/>
          <w:del w:id="405" w:author="Robert FRASER" w:date="2026-09-25T21:07:00Z" w16du:dateUtc="2026-09-26T01:07:00Z"/>
        </w:trPr>
        <w:tc>
          <w:tcPr>
            <w:tcW w:w="1701" w:type="dxa"/>
            <w:noWrap/>
            <w:vAlign w:val="center"/>
            <w:hideMark/>
          </w:tcPr>
          <w:p w14:paraId="2066305E" w14:textId="77777777" w:rsidR="00566F44" w:rsidRPr="00C27B90" w:rsidRDefault="00566F44" w:rsidP="00F73E26">
            <w:pPr>
              <w:pStyle w:val="NoSpacing"/>
              <w:rPr>
                <w:del w:id="406" w:author="Robert FRASER" w:date="2026-09-25T21:07:00Z" w16du:dateUtc="2026-09-26T01:07:00Z"/>
                <w:rFonts w:ascii="Times New Roman" w:hAnsi="Times New Roman" w:cs="Times New Roman"/>
                <w:color w:val="000000" w:themeColor="text1"/>
                <w:sz w:val="24"/>
                <w:szCs w:val="24"/>
                <w:lang w:val="en-GB"/>
              </w:rPr>
            </w:pPr>
            <w:del w:id="407" w:author="Robert FRASER" w:date="2026-09-25T21:07:00Z" w16du:dateUtc="2026-09-26T01:07:00Z">
              <w:r w:rsidRPr="00C27B90">
                <w:rPr>
                  <w:rFonts w:ascii="Times New Roman" w:hAnsi="Times New Roman" w:cs="Times New Roman"/>
                  <w:color w:val="000000" w:themeColor="text1"/>
                  <w:sz w:val="24"/>
                  <w:szCs w:val="24"/>
                  <w:lang w:val="en-GB"/>
                </w:rPr>
                <w:delText>2000/11</w:delText>
              </w:r>
            </w:del>
          </w:p>
        </w:tc>
        <w:tc>
          <w:tcPr>
            <w:tcW w:w="851" w:type="dxa"/>
            <w:noWrap/>
            <w:vAlign w:val="center"/>
            <w:hideMark/>
          </w:tcPr>
          <w:p w14:paraId="0B5A3AF9" w14:textId="77777777" w:rsidR="00566F44" w:rsidRPr="00C27B90" w:rsidRDefault="00566F44" w:rsidP="00F73E26">
            <w:pPr>
              <w:pStyle w:val="NoSpacing"/>
              <w:rPr>
                <w:del w:id="408" w:author="Robert FRASER" w:date="2026-09-25T21:07:00Z" w16du:dateUtc="2026-09-26T01:07:00Z"/>
                <w:rFonts w:ascii="Times New Roman" w:hAnsi="Times New Roman" w:cs="Times New Roman"/>
                <w:color w:val="000000" w:themeColor="text1"/>
                <w:sz w:val="24"/>
                <w:szCs w:val="24"/>
                <w:lang w:val="en-GB"/>
              </w:rPr>
            </w:pPr>
            <w:del w:id="409" w:author="Robert FRASER" w:date="2026-09-25T21:07:00Z" w16du:dateUtc="2026-09-26T01:07:00Z">
              <w:r w:rsidRPr="00C27B90">
                <w:rPr>
                  <w:rFonts w:ascii="Times New Roman" w:hAnsi="Times New Roman" w:cs="Times New Roman"/>
                  <w:color w:val="000000" w:themeColor="text1"/>
                  <w:sz w:val="24"/>
                  <w:szCs w:val="24"/>
                  <w:lang w:val="en-GB"/>
                </w:rPr>
                <w:delText>536</w:delText>
              </w:r>
            </w:del>
          </w:p>
        </w:tc>
        <w:tc>
          <w:tcPr>
            <w:tcW w:w="1276" w:type="dxa"/>
            <w:vAlign w:val="center"/>
          </w:tcPr>
          <w:p w14:paraId="1F951077" w14:textId="77777777" w:rsidR="00566F44" w:rsidRPr="00C27B90" w:rsidRDefault="00566F44" w:rsidP="00F73E26">
            <w:pPr>
              <w:pStyle w:val="NoSpacing"/>
              <w:rPr>
                <w:del w:id="410" w:author="Robert FRASER" w:date="2026-09-25T21:07:00Z" w16du:dateUtc="2026-09-26T01:07:00Z"/>
                <w:rFonts w:ascii="Times New Roman" w:hAnsi="Times New Roman" w:cs="Times New Roman"/>
                <w:color w:val="000000" w:themeColor="text1"/>
                <w:sz w:val="24"/>
                <w:szCs w:val="24"/>
                <w:lang w:val="en-GB"/>
              </w:rPr>
            </w:pPr>
            <w:del w:id="411" w:author="Robert FRASER" w:date="2026-09-25T21:07:00Z" w16du:dateUtc="2026-09-26T01:07:00Z">
              <w:r w:rsidRPr="00C27B90">
                <w:rPr>
                  <w:rFonts w:ascii="Times New Roman" w:hAnsi="Times New Roman" w:cs="Times New Roman"/>
                  <w:color w:val="000000" w:themeColor="text1"/>
                  <w:sz w:val="24"/>
                  <w:szCs w:val="24"/>
                  <w:lang w:val="en-GB"/>
                </w:rPr>
                <w:delText>B,C</w:delText>
              </w:r>
            </w:del>
          </w:p>
        </w:tc>
        <w:tc>
          <w:tcPr>
            <w:tcW w:w="1444" w:type="dxa"/>
            <w:vAlign w:val="center"/>
          </w:tcPr>
          <w:p w14:paraId="34A56CF0" w14:textId="77777777" w:rsidR="00566F44" w:rsidRPr="00C27B90" w:rsidRDefault="00566F44" w:rsidP="00F73E26">
            <w:pPr>
              <w:pStyle w:val="NoSpacing"/>
              <w:rPr>
                <w:del w:id="412" w:author="Robert FRASER" w:date="2026-09-25T21:07:00Z" w16du:dateUtc="2026-09-26T01:07:00Z"/>
                <w:rFonts w:ascii="Times New Roman" w:hAnsi="Times New Roman" w:cs="Times New Roman"/>
                <w:color w:val="000000" w:themeColor="text1"/>
                <w:sz w:val="24"/>
                <w:szCs w:val="24"/>
                <w:lang w:val="en-GB"/>
              </w:rPr>
            </w:pPr>
            <w:del w:id="413" w:author="Robert FRASER" w:date="2026-09-25T21:07:00Z" w16du:dateUtc="2026-09-26T01:07:00Z">
              <w:r w:rsidRPr="00C27B90">
                <w:rPr>
                  <w:rFonts w:ascii="Times New Roman" w:hAnsi="Times New Roman" w:cs="Times New Roman"/>
                  <w:color w:val="000000" w:themeColor="text1"/>
                  <w:sz w:val="24"/>
                  <w:szCs w:val="24"/>
                  <w:lang w:val="en-GB"/>
                </w:rPr>
                <w:delText>20-91</w:delText>
              </w:r>
            </w:del>
          </w:p>
        </w:tc>
        <w:tc>
          <w:tcPr>
            <w:tcW w:w="1559" w:type="dxa"/>
            <w:vAlign w:val="center"/>
          </w:tcPr>
          <w:p w14:paraId="49510682" w14:textId="77777777" w:rsidR="00566F44" w:rsidRPr="00C27B90" w:rsidRDefault="00566F44" w:rsidP="00F73E26">
            <w:pPr>
              <w:pStyle w:val="NoSpacing"/>
              <w:rPr>
                <w:del w:id="414" w:author="Robert FRASER" w:date="2026-09-25T21:07:00Z" w16du:dateUtc="2026-09-26T01:07:00Z"/>
                <w:rFonts w:ascii="Times New Roman" w:hAnsi="Times New Roman" w:cs="Times New Roman"/>
                <w:color w:val="000000" w:themeColor="text1"/>
                <w:sz w:val="24"/>
                <w:szCs w:val="24"/>
                <w:lang w:val="en-GB"/>
              </w:rPr>
            </w:pPr>
            <w:del w:id="415" w:author="Robert FRASER" w:date="2026-09-25T21:07:00Z" w16du:dateUtc="2026-09-26T01:07:00Z">
              <w:r w:rsidRPr="00C27B90">
                <w:rPr>
                  <w:rFonts w:ascii="Times New Roman" w:hAnsi="Times New Roman" w:cs="Times New Roman"/>
                  <w:color w:val="000000" w:themeColor="text1"/>
                  <w:sz w:val="24"/>
                  <w:szCs w:val="24"/>
                  <w:lang w:val="en-GB"/>
                </w:rPr>
                <w:delText>38.4 ± 10.5</w:delText>
              </w:r>
            </w:del>
          </w:p>
        </w:tc>
        <w:tc>
          <w:tcPr>
            <w:tcW w:w="1276" w:type="dxa"/>
            <w:vAlign w:val="center"/>
          </w:tcPr>
          <w:p w14:paraId="44738277" w14:textId="77777777" w:rsidR="00566F44" w:rsidRPr="00C27B90" w:rsidRDefault="00566F44" w:rsidP="00F73E26">
            <w:pPr>
              <w:pStyle w:val="NoSpacing"/>
              <w:rPr>
                <w:del w:id="416" w:author="Robert FRASER" w:date="2026-09-25T21:07:00Z" w16du:dateUtc="2026-09-26T01:07:00Z"/>
                <w:rFonts w:ascii="Times New Roman" w:hAnsi="Times New Roman" w:cs="Times New Roman"/>
                <w:color w:val="000000" w:themeColor="text1"/>
                <w:sz w:val="24"/>
                <w:szCs w:val="24"/>
                <w:lang w:val="en-GB"/>
              </w:rPr>
            </w:pPr>
            <w:del w:id="41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1E60F5E2" w14:textId="77777777" w:rsidR="00566F44" w:rsidRPr="00C27B90" w:rsidRDefault="00566F44" w:rsidP="00F73E26">
            <w:pPr>
              <w:pStyle w:val="NoSpacing"/>
              <w:rPr>
                <w:del w:id="418" w:author="Robert FRASER" w:date="2026-09-25T21:07:00Z" w16du:dateUtc="2026-09-26T01:07:00Z"/>
                <w:rFonts w:ascii="Times New Roman" w:hAnsi="Times New Roman" w:cs="Times New Roman"/>
                <w:color w:val="000000" w:themeColor="text1"/>
                <w:sz w:val="24"/>
                <w:szCs w:val="24"/>
                <w:lang w:val="en-GB"/>
              </w:rPr>
            </w:pPr>
            <w:del w:id="419" w:author="Robert FRASER" w:date="2026-09-25T21:07:00Z" w16du:dateUtc="2026-09-26T01:07:00Z">
              <w:r w:rsidRPr="00C27B90">
                <w:rPr>
                  <w:rFonts w:ascii="Times New Roman" w:hAnsi="Times New Roman" w:cs="Times New Roman"/>
                  <w:color w:val="000000" w:themeColor="text1"/>
                  <w:sz w:val="24"/>
                  <w:szCs w:val="24"/>
                  <w:lang w:val="en-GB"/>
                </w:rPr>
                <w:delText>58.4</w:delText>
              </w:r>
            </w:del>
          </w:p>
        </w:tc>
      </w:tr>
      <w:tr w:rsidR="00566F44" w:rsidRPr="00C27B90" w14:paraId="56A3A3F2" w14:textId="77777777" w:rsidTr="00F73E26">
        <w:trPr>
          <w:trHeight w:val="340"/>
          <w:del w:id="420" w:author="Robert FRASER" w:date="2026-09-25T21:07:00Z" w16du:dateUtc="2026-09-26T01:07:00Z"/>
        </w:trPr>
        <w:tc>
          <w:tcPr>
            <w:tcW w:w="1701" w:type="dxa"/>
            <w:noWrap/>
            <w:vAlign w:val="center"/>
            <w:hideMark/>
          </w:tcPr>
          <w:p w14:paraId="23749150" w14:textId="77777777" w:rsidR="00566F44" w:rsidRPr="00C27B90" w:rsidRDefault="00566F44" w:rsidP="00F73E26">
            <w:pPr>
              <w:pStyle w:val="NoSpacing"/>
              <w:rPr>
                <w:del w:id="421" w:author="Robert FRASER" w:date="2026-09-25T21:07:00Z" w16du:dateUtc="2026-09-26T01:07:00Z"/>
                <w:rFonts w:ascii="Times New Roman" w:hAnsi="Times New Roman" w:cs="Times New Roman"/>
                <w:color w:val="000000" w:themeColor="text1"/>
                <w:sz w:val="24"/>
                <w:szCs w:val="24"/>
                <w:lang w:val="en-GB"/>
              </w:rPr>
            </w:pPr>
            <w:del w:id="422" w:author="Robert FRASER" w:date="2026-09-25T21:07:00Z" w16du:dateUtc="2026-09-26T01:07:00Z">
              <w:r w:rsidRPr="00C27B90">
                <w:rPr>
                  <w:rFonts w:ascii="Times New Roman" w:hAnsi="Times New Roman" w:cs="Times New Roman"/>
                  <w:color w:val="000000" w:themeColor="text1"/>
                  <w:sz w:val="24"/>
                  <w:szCs w:val="24"/>
                  <w:lang w:val="en-GB"/>
                </w:rPr>
                <w:delText>2001/11</w:delText>
              </w:r>
            </w:del>
          </w:p>
        </w:tc>
        <w:tc>
          <w:tcPr>
            <w:tcW w:w="851" w:type="dxa"/>
            <w:noWrap/>
            <w:vAlign w:val="center"/>
            <w:hideMark/>
          </w:tcPr>
          <w:p w14:paraId="49F76BA0" w14:textId="77777777" w:rsidR="00566F44" w:rsidRPr="00C27B90" w:rsidRDefault="00566F44" w:rsidP="00F73E26">
            <w:pPr>
              <w:pStyle w:val="NoSpacing"/>
              <w:rPr>
                <w:del w:id="423" w:author="Robert FRASER" w:date="2026-09-25T21:07:00Z" w16du:dateUtc="2026-09-26T01:07:00Z"/>
                <w:rFonts w:ascii="Times New Roman" w:hAnsi="Times New Roman" w:cs="Times New Roman"/>
                <w:color w:val="000000" w:themeColor="text1"/>
                <w:sz w:val="24"/>
                <w:szCs w:val="24"/>
                <w:lang w:val="en-GB"/>
              </w:rPr>
            </w:pPr>
            <w:del w:id="424" w:author="Robert FRASER" w:date="2026-09-25T21:07:00Z" w16du:dateUtc="2026-09-26T01:07:00Z">
              <w:r w:rsidRPr="00C27B90">
                <w:rPr>
                  <w:rFonts w:ascii="Times New Roman" w:hAnsi="Times New Roman" w:cs="Times New Roman"/>
                  <w:color w:val="000000" w:themeColor="text1"/>
                  <w:sz w:val="24"/>
                  <w:szCs w:val="24"/>
                  <w:lang w:val="en-GB"/>
                </w:rPr>
                <w:delText>484</w:delText>
              </w:r>
            </w:del>
          </w:p>
        </w:tc>
        <w:tc>
          <w:tcPr>
            <w:tcW w:w="1276" w:type="dxa"/>
            <w:vAlign w:val="center"/>
          </w:tcPr>
          <w:p w14:paraId="33E8B07E" w14:textId="77777777" w:rsidR="00566F44" w:rsidRPr="00C27B90" w:rsidRDefault="00566F44" w:rsidP="00F73E26">
            <w:pPr>
              <w:pStyle w:val="NoSpacing"/>
              <w:rPr>
                <w:del w:id="425" w:author="Robert FRASER" w:date="2026-09-25T21:07:00Z" w16du:dateUtc="2026-09-26T01:07:00Z"/>
                <w:rFonts w:ascii="Times New Roman" w:hAnsi="Times New Roman" w:cs="Times New Roman"/>
                <w:color w:val="000000" w:themeColor="text1"/>
                <w:sz w:val="24"/>
                <w:szCs w:val="24"/>
                <w:lang w:val="en-GB"/>
              </w:rPr>
            </w:pPr>
            <w:del w:id="42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00C7A3AD" w14:textId="77777777" w:rsidR="00566F44" w:rsidRPr="00C27B90" w:rsidRDefault="00566F44" w:rsidP="00F73E26">
            <w:pPr>
              <w:pStyle w:val="NoSpacing"/>
              <w:rPr>
                <w:del w:id="427" w:author="Robert FRASER" w:date="2026-09-25T21:07:00Z" w16du:dateUtc="2026-09-26T01:07:00Z"/>
                <w:rFonts w:ascii="Times New Roman" w:hAnsi="Times New Roman" w:cs="Times New Roman"/>
                <w:color w:val="000000" w:themeColor="text1"/>
                <w:sz w:val="24"/>
                <w:szCs w:val="24"/>
                <w:lang w:val="en-GB"/>
              </w:rPr>
            </w:pPr>
            <w:del w:id="428" w:author="Robert FRASER" w:date="2026-09-25T21:07:00Z" w16du:dateUtc="2026-09-26T01:07:00Z">
              <w:r w:rsidRPr="00C27B90">
                <w:rPr>
                  <w:rFonts w:ascii="Times New Roman" w:hAnsi="Times New Roman" w:cs="Times New Roman"/>
                  <w:color w:val="000000" w:themeColor="text1"/>
                  <w:sz w:val="24"/>
                  <w:szCs w:val="24"/>
                  <w:lang w:val="en-GB"/>
                </w:rPr>
                <w:delText>20-80</w:delText>
              </w:r>
            </w:del>
          </w:p>
        </w:tc>
        <w:tc>
          <w:tcPr>
            <w:tcW w:w="1559" w:type="dxa"/>
            <w:vAlign w:val="center"/>
          </w:tcPr>
          <w:p w14:paraId="05DEC56B" w14:textId="77777777" w:rsidR="00566F44" w:rsidRPr="00C27B90" w:rsidRDefault="00566F44" w:rsidP="00F73E26">
            <w:pPr>
              <w:pStyle w:val="NoSpacing"/>
              <w:rPr>
                <w:del w:id="429" w:author="Robert FRASER" w:date="2026-09-25T21:07:00Z" w16du:dateUtc="2026-09-26T01:07:00Z"/>
                <w:rFonts w:ascii="Times New Roman" w:hAnsi="Times New Roman" w:cs="Times New Roman"/>
                <w:color w:val="000000" w:themeColor="text1"/>
                <w:sz w:val="24"/>
                <w:szCs w:val="24"/>
                <w:lang w:val="en-GB"/>
              </w:rPr>
            </w:pPr>
            <w:del w:id="430" w:author="Robert FRASER" w:date="2026-09-25T21:07:00Z" w16du:dateUtc="2026-09-26T01:07:00Z">
              <w:r w:rsidRPr="00C27B90">
                <w:rPr>
                  <w:rFonts w:ascii="Times New Roman" w:hAnsi="Times New Roman" w:cs="Times New Roman"/>
                  <w:color w:val="000000" w:themeColor="text1"/>
                  <w:sz w:val="24"/>
                  <w:szCs w:val="24"/>
                  <w:lang w:val="en-GB"/>
                </w:rPr>
                <w:delText>39.2 ± 10.1</w:delText>
              </w:r>
            </w:del>
          </w:p>
        </w:tc>
        <w:tc>
          <w:tcPr>
            <w:tcW w:w="1276" w:type="dxa"/>
            <w:vAlign w:val="center"/>
          </w:tcPr>
          <w:p w14:paraId="4E485BBC" w14:textId="77777777" w:rsidR="00566F44" w:rsidRPr="00C27B90" w:rsidRDefault="00566F44" w:rsidP="00F73E26">
            <w:pPr>
              <w:pStyle w:val="NoSpacing"/>
              <w:rPr>
                <w:del w:id="431" w:author="Robert FRASER" w:date="2026-09-25T21:07:00Z" w16du:dateUtc="2026-09-26T01:07:00Z"/>
                <w:rFonts w:ascii="Times New Roman" w:hAnsi="Times New Roman" w:cs="Times New Roman"/>
                <w:color w:val="000000" w:themeColor="text1"/>
                <w:sz w:val="24"/>
                <w:szCs w:val="24"/>
                <w:lang w:val="en-GB"/>
              </w:rPr>
            </w:pPr>
            <w:del w:id="43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48F413AD" w14:textId="77777777" w:rsidR="00566F44" w:rsidRPr="00C27B90" w:rsidRDefault="00566F44" w:rsidP="00F73E26">
            <w:pPr>
              <w:pStyle w:val="NoSpacing"/>
              <w:rPr>
                <w:del w:id="433" w:author="Robert FRASER" w:date="2026-09-25T21:07:00Z" w16du:dateUtc="2026-09-26T01:07:00Z"/>
                <w:rFonts w:ascii="Times New Roman" w:hAnsi="Times New Roman" w:cs="Times New Roman"/>
                <w:color w:val="000000" w:themeColor="text1"/>
                <w:sz w:val="24"/>
                <w:szCs w:val="24"/>
                <w:lang w:val="en-GB"/>
              </w:rPr>
            </w:pPr>
            <w:del w:id="434" w:author="Robert FRASER" w:date="2026-09-25T21:07:00Z" w16du:dateUtc="2026-09-26T01:07:00Z">
              <w:r w:rsidRPr="00C27B90">
                <w:rPr>
                  <w:rFonts w:ascii="Times New Roman" w:hAnsi="Times New Roman" w:cs="Times New Roman"/>
                  <w:color w:val="000000" w:themeColor="text1"/>
                  <w:sz w:val="24"/>
                  <w:szCs w:val="24"/>
                  <w:lang w:val="en-GB"/>
                </w:rPr>
                <w:delText>51.9</w:delText>
              </w:r>
            </w:del>
          </w:p>
        </w:tc>
      </w:tr>
      <w:tr w:rsidR="00566F44" w:rsidRPr="00C27B90" w14:paraId="588ACE65" w14:textId="77777777" w:rsidTr="00F73E26">
        <w:trPr>
          <w:trHeight w:val="340"/>
          <w:del w:id="435" w:author="Robert FRASER" w:date="2026-09-25T21:07:00Z" w16du:dateUtc="2026-09-26T01:07:00Z"/>
        </w:trPr>
        <w:tc>
          <w:tcPr>
            <w:tcW w:w="1701" w:type="dxa"/>
            <w:noWrap/>
            <w:vAlign w:val="center"/>
            <w:hideMark/>
          </w:tcPr>
          <w:p w14:paraId="5ED55B6C" w14:textId="77777777" w:rsidR="00566F44" w:rsidRPr="00C27B90" w:rsidRDefault="00566F44" w:rsidP="00F73E26">
            <w:pPr>
              <w:pStyle w:val="NoSpacing"/>
              <w:rPr>
                <w:del w:id="436" w:author="Robert FRASER" w:date="2026-09-25T21:07:00Z" w16du:dateUtc="2026-09-26T01:07:00Z"/>
                <w:rFonts w:ascii="Times New Roman" w:hAnsi="Times New Roman" w:cs="Times New Roman"/>
                <w:color w:val="000000" w:themeColor="text1"/>
                <w:sz w:val="24"/>
                <w:szCs w:val="24"/>
                <w:lang w:val="en-GB"/>
              </w:rPr>
            </w:pPr>
            <w:del w:id="437" w:author="Robert FRASER" w:date="2026-09-25T21:07:00Z" w16du:dateUtc="2026-09-26T01:07:00Z">
              <w:r w:rsidRPr="00C27B90">
                <w:rPr>
                  <w:rFonts w:ascii="Times New Roman" w:hAnsi="Times New Roman" w:cs="Times New Roman"/>
                  <w:color w:val="000000" w:themeColor="text1"/>
                  <w:sz w:val="24"/>
                  <w:szCs w:val="24"/>
                  <w:lang w:val="en-GB"/>
                </w:rPr>
                <w:delText>2002/11+12</w:delText>
              </w:r>
            </w:del>
          </w:p>
        </w:tc>
        <w:tc>
          <w:tcPr>
            <w:tcW w:w="851" w:type="dxa"/>
            <w:noWrap/>
            <w:vAlign w:val="center"/>
            <w:hideMark/>
          </w:tcPr>
          <w:p w14:paraId="3A211647" w14:textId="77777777" w:rsidR="00566F44" w:rsidRPr="00C27B90" w:rsidRDefault="00566F44" w:rsidP="00F73E26">
            <w:pPr>
              <w:pStyle w:val="NoSpacing"/>
              <w:rPr>
                <w:del w:id="438" w:author="Robert FRASER" w:date="2026-09-25T21:07:00Z" w16du:dateUtc="2026-09-26T01:07:00Z"/>
                <w:rFonts w:ascii="Times New Roman" w:hAnsi="Times New Roman" w:cs="Times New Roman"/>
                <w:color w:val="000000" w:themeColor="text1"/>
                <w:sz w:val="24"/>
                <w:szCs w:val="24"/>
                <w:lang w:val="en-GB"/>
              </w:rPr>
            </w:pPr>
            <w:del w:id="439" w:author="Robert FRASER" w:date="2026-09-25T21:07:00Z" w16du:dateUtc="2026-09-26T01:07:00Z">
              <w:r w:rsidRPr="00C27B90">
                <w:rPr>
                  <w:rFonts w:ascii="Times New Roman" w:hAnsi="Times New Roman" w:cs="Times New Roman"/>
                  <w:color w:val="000000" w:themeColor="text1"/>
                  <w:sz w:val="24"/>
                  <w:szCs w:val="24"/>
                  <w:lang w:val="en-GB"/>
                </w:rPr>
                <w:delText>536</w:delText>
              </w:r>
            </w:del>
          </w:p>
        </w:tc>
        <w:tc>
          <w:tcPr>
            <w:tcW w:w="1276" w:type="dxa"/>
            <w:vAlign w:val="center"/>
          </w:tcPr>
          <w:p w14:paraId="226065AE" w14:textId="77777777" w:rsidR="00566F44" w:rsidRPr="00C27B90" w:rsidRDefault="00566F44" w:rsidP="00F73E26">
            <w:pPr>
              <w:pStyle w:val="NoSpacing"/>
              <w:rPr>
                <w:del w:id="440" w:author="Robert FRASER" w:date="2026-09-25T21:07:00Z" w16du:dateUtc="2026-09-26T01:07:00Z"/>
                <w:rFonts w:ascii="Times New Roman" w:hAnsi="Times New Roman" w:cs="Times New Roman"/>
                <w:color w:val="000000" w:themeColor="text1"/>
                <w:sz w:val="24"/>
                <w:szCs w:val="24"/>
                <w:lang w:val="en-GB"/>
              </w:rPr>
            </w:pPr>
            <w:del w:id="44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67298D6A" w14:textId="77777777" w:rsidR="00566F44" w:rsidRPr="00C27B90" w:rsidRDefault="00566F44" w:rsidP="00F73E26">
            <w:pPr>
              <w:pStyle w:val="NoSpacing"/>
              <w:rPr>
                <w:del w:id="442" w:author="Robert FRASER" w:date="2026-09-25T21:07:00Z" w16du:dateUtc="2026-09-26T01:07:00Z"/>
                <w:rFonts w:ascii="Times New Roman" w:hAnsi="Times New Roman" w:cs="Times New Roman"/>
                <w:color w:val="000000" w:themeColor="text1"/>
                <w:sz w:val="24"/>
                <w:szCs w:val="24"/>
                <w:lang w:val="en-GB"/>
              </w:rPr>
            </w:pPr>
            <w:del w:id="443" w:author="Robert FRASER" w:date="2026-09-25T21:07:00Z" w16du:dateUtc="2026-09-26T01:07:00Z">
              <w:r w:rsidRPr="00C27B90">
                <w:rPr>
                  <w:rFonts w:ascii="Times New Roman" w:hAnsi="Times New Roman" w:cs="Times New Roman"/>
                  <w:color w:val="000000" w:themeColor="text1"/>
                  <w:sz w:val="24"/>
                  <w:szCs w:val="24"/>
                  <w:lang w:val="en-GB"/>
                </w:rPr>
                <w:delText>20-99</w:delText>
              </w:r>
            </w:del>
          </w:p>
        </w:tc>
        <w:tc>
          <w:tcPr>
            <w:tcW w:w="1559" w:type="dxa"/>
            <w:vAlign w:val="center"/>
          </w:tcPr>
          <w:p w14:paraId="4023071B" w14:textId="77777777" w:rsidR="00566F44" w:rsidRPr="00C27B90" w:rsidRDefault="00566F44" w:rsidP="00F73E26">
            <w:pPr>
              <w:pStyle w:val="NoSpacing"/>
              <w:rPr>
                <w:del w:id="444" w:author="Robert FRASER" w:date="2026-09-25T21:07:00Z" w16du:dateUtc="2026-09-26T01:07:00Z"/>
                <w:rFonts w:ascii="Times New Roman" w:hAnsi="Times New Roman" w:cs="Times New Roman"/>
                <w:color w:val="000000" w:themeColor="text1"/>
                <w:sz w:val="24"/>
                <w:szCs w:val="24"/>
                <w:lang w:val="en-GB"/>
              </w:rPr>
            </w:pPr>
            <w:del w:id="445" w:author="Robert FRASER" w:date="2026-09-25T21:07:00Z" w16du:dateUtc="2026-09-26T01:07:00Z">
              <w:r w:rsidRPr="00C27B90">
                <w:rPr>
                  <w:rFonts w:ascii="Times New Roman" w:hAnsi="Times New Roman" w:cs="Times New Roman"/>
                  <w:color w:val="000000" w:themeColor="text1"/>
                  <w:sz w:val="24"/>
                  <w:szCs w:val="24"/>
                  <w:lang w:val="en-GB"/>
                </w:rPr>
                <w:delText>38.8 ± 11.7</w:delText>
              </w:r>
            </w:del>
          </w:p>
        </w:tc>
        <w:tc>
          <w:tcPr>
            <w:tcW w:w="1276" w:type="dxa"/>
            <w:vAlign w:val="center"/>
          </w:tcPr>
          <w:p w14:paraId="1AD46A5B" w14:textId="77777777" w:rsidR="00566F44" w:rsidRPr="00C27B90" w:rsidRDefault="00566F44" w:rsidP="00F73E26">
            <w:pPr>
              <w:pStyle w:val="NoSpacing"/>
              <w:rPr>
                <w:del w:id="446" w:author="Robert FRASER" w:date="2026-09-25T21:07:00Z" w16du:dateUtc="2026-09-26T01:07:00Z"/>
                <w:rFonts w:ascii="Times New Roman" w:hAnsi="Times New Roman" w:cs="Times New Roman"/>
                <w:color w:val="000000" w:themeColor="text1"/>
                <w:sz w:val="24"/>
                <w:szCs w:val="24"/>
                <w:lang w:val="en-GB"/>
              </w:rPr>
            </w:pPr>
            <w:del w:id="44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6200ECD7" w14:textId="77777777" w:rsidR="00566F44" w:rsidRPr="00C27B90" w:rsidRDefault="00566F44" w:rsidP="00F73E26">
            <w:pPr>
              <w:pStyle w:val="NoSpacing"/>
              <w:rPr>
                <w:del w:id="448" w:author="Robert FRASER" w:date="2026-09-25T21:07:00Z" w16du:dateUtc="2026-09-26T01:07:00Z"/>
                <w:rFonts w:ascii="Times New Roman" w:hAnsi="Times New Roman" w:cs="Times New Roman"/>
                <w:color w:val="000000" w:themeColor="text1"/>
                <w:sz w:val="24"/>
                <w:szCs w:val="24"/>
                <w:lang w:val="en-GB"/>
              </w:rPr>
            </w:pPr>
            <w:del w:id="449" w:author="Robert FRASER" w:date="2026-09-25T21:07:00Z" w16du:dateUtc="2026-09-26T01:07:00Z">
              <w:r w:rsidRPr="00C27B90">
                <w:rPr>
                  <w:rFonts w:ascii="Times New Roman" w:hAnsi="Times New Roman" w:cs="Times New Roman"/>
                  <w:color w:val="000000" w:themeColor="text1"/>
                  <w:sz w:val="24"/>
                  <w:szCs w:val="24"/>
                  <w:lang w:val="en-GB"/>
                </w:rPr>
                <w:delText>53.9</w:delText>
              </w:r>
            </w:del>
          </w:p>
        </w:tc>
      </w:tr>
      <w:tr w:rsidR="00566F44" w:rsidRPr="00C27B90" w14:paraId="3469DC68" w14:textId="77777777" w:rsidTr="00F73E26">
        <w:trPr>
          <w:trHeight w:val="340"/>
          <w:del w:id="450" w:author="Robert FRASER" w:date="2026-09-25T21:07:00Z" w16du:dateUtc="2026-09-26T01:07:00Z"/>
        </w:trPr>
        <w:tc>
          <w:tcPr>
            <w:tcW w:w="1701" w:type="dxa"/>
            <w:noWrap/>
            <w:vAlign w:val="center"/>
            <w:hideMark/>
          </w:tcPr>
          <w:p w14:paraId="601CCDCF" w14:textId="77777777" w:rsidR="00566F44" w:rsidRPr="00C27B90" w:rsidRDefault="00566F44" w:rsidP="00F73E26">
            <w:pPr>
              <w:pStyle w:val="NoSpacing"/>
              <w:rPr>
                <w:del w:id="451" w:author="Robert FRASER" w:date="2026-09-25T21:07:00Z" w16du:dateUtc="2026-09-26T01:07:00Z"/>
                <w:rFonts w:ascii="Times New Roman" w:hAnsi="Times New Roman" w:cs="Times New Roman"/>
                <w:color w:val="000000" w:themeColor="text1"/>
                <w:sz w:val="24"/>
                <w:szCs w:val="24"/>
                <w:lang w:val="en-GB"/>
              </w:rPr>
            </w:pPr>
            <w:del w:id="452" w:author="Robert FRASER" w:date="2026-09-25T21:07:00Z" w16du:dateUtc="2026-09-26T01:07:00Z">
              <w:r w:rsidRPr="00C27B90">
                <w:rPr>
                  <w:rFonts w:ascii="Times New Roman" w:hAnsi="Times New Roman" w:cs="Times New Roman"/>
                  <w:color w:val="000000" w:themeColor="text1"/>
                  <w:sz w:val="24"/>
                  <w:szCs w:val="24"/>
                  <w:lang w:val="en-GB"/>
                </w:rPr>
                <w:delText>2003/11+12</w:delText>
              </w:r>
            </w:del>
          </w:p>
        </w:tc>
        <w:tc>
          <w:tcPr>
            <w:tcW w:w="851" w:type="dxa"/>
            <w:noWrap/>
            <w:vAlign w:val="center"/>
            <w:hideMark/>
          </w:tcPr>
          <w:p w14:paraId="4C10653A" w14:textId="77777777" w:rsidR="00566F44" w:rsidRPr="00C27B90" w:rsidRDefault="00566F44" w:rsidP="00F73E26">
            <w:pPr>
              <w:pStyle w:val="NoSpacing"/>
              <w:rPr>
                <w:del w:id="453" w:author="Robert FRASER" w:date="2026-09-25T21:07:00Z" w16du:dateUtc="2026-09-26T01:07:00Z"/>
                <w:rFonts w:ascii="Times New Roman" w:hAnsi="Times New Roman" w:cs="Times New Roman"/>
                <w:color w:val="000000" w:themeColor="text1"/>
                <w:sz w:val="24"/>
                <w:szCs w:val="24"/>
                <w:lang w:val="en-GB"/>
              </w:rPr>
            </w:pPr>
            <w:del w:id="454" w:author="Robert FRASER" w:date="2026-09-25T21:07:00Z" w16du:dateUtc="2026-09-26T01:07:00Z">
              <w:r w:rsidRPr="00C27B90">
                <w:rPr>
                  <w:rFonts w:ascii="Times New Roman" w:hAnsi="Times New Roman" w:cs="Times New Roman"/>
                  <w:color w:val="000000" w:themeColor="text1"/>
                  <w:sz w:val="24"/>
                  <w:szCs w:val="24"/>
                  <w:lang w:val="en-GB"/>
                </w:rPr>
                <w:delText>544</w:delText>
              </w:r>
            </w:del>
          </w:p>
        </w:tc>
        <w:tc>
          <w:tcPr>
            <w:tcW w:w="1276" w:type="dxa"/>
            <w:vAlign w:val="center"/>
          </w:tcPr>
          <w:p w14:paraId="2C08328B" w14:textId="77777777" w:rsidR="00566F44" w:rsidRPr="00C27B90" w:rsidRDefault="00566F44" w:rsidP="00F73E26">
            <w:pPr>
              <w:pStyle w:val="NoSpacing"/>
              <w:rPr>
                <w:del w:id="455" w:author="Robert FRASER" w:date="2026-09-25T21:07:00Z" w16du:dateUtc="2026-09-26T01:07:00Z"/>
                <w:rFonts w:ascii="Times New Roman" w:hAnsi="Times New Roman" w:cs="Times New Roman"/>
                <w:color w:val="000000" w:themeColor="text1"/>
                <w:sz w:val="24"/>
                <w:szCs w:val="24"/>
                <w:lang w:val="en-GB"/>
              </w:rPr>
            </w:pPr>
            <w:del w:id="45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5187DB7B" w14:textId="77777777" w:rsidR="00566F44" w:rsidRPr="00C27B90" w:rsidRDefault="00566F44" w:rsidP="00F73E26">
            <w:pPr>
              <w:pStyle w:val="NoSpacing"/>
              <w:rPr>
                <w:del w:id="457" w:author="Robert FRASER" w:date="2026-09-25T21:07:00Z" w16du:dateUtc="2026-09-26T01:07:00Z"/>
                <w:rFonts w:ascii="Times New Roman" w:hAnsi="Times New Roman" w:cs="Times New Roman"/>
                <w:color w:val="000000" w:themeColor="text1"/>
                <w:sz w:val="24"/>
                <w:szCs w:val="24"/>
                <w:lang w:val="en-GB"/>
              </w:rPr>
            </w:pPr>
            <w:del w:id="458" w:author="Robert FRASER" w:date="2026-09-25T21:07:00Z" w16du:dateUtc="2026-09-26T01:07:00Z">
              <w:r w:rsidRPr="00C27B90">
                <w:rPr>
                  <w:rFonts w:ascii="Times New Roman" w:hAnsi="Times New Roman" w:cs="Times New Roman"/>
                  <w:color w:val="000000" w:themeColor="text1"/>
                  <w:sz w:val="24"/>
                  <w:szCs w:val="24"/>
                  <w:lang w:val="en-GB"/>
                </w:rPr>
                <w:delText>20-98</w:delText>
              </w:r>
            </w:del>
          </w:p>
        </w:tc>
        <w:tc>
          <w:tcPr>
            <w:tcW w:w="1559" w:type="dxa"/>
            <w:vAlign w:val="center"/>
          </w:tcPr>
          <w:p w14:paraId="63FBE77B" w14:textId="77777777" w:rsidR="00566F44" w:rsidRPr="00C27B90" w:rsidRDefault="00566F44" w:rsidP="00F73E26">
            <w:pPr>
              <w:pStyle w:val="NoSpacing"/>
              <w:rPr>
                <w:del w:id="459" w:author="Robert FRASER" w:date="2026-09-25T21:07:00Z" w16du:dateUtc="2026-09-26T01:07:00Z"/>
                <w:rFonts w:ascii="Times New Roman" w:hAnsi="Times New Roman" w:cs="Times New Roman"/>
                <w:color w:val="000000" w:themeColor="text1"/>
                <w:sz w:val="24"/>
                <w:szCs w:val="24"/>
                <w:lang w:val="en-GB"/>
              </w:rPr>
            </w:pPr>
            <w:del w:id="460" w:author="Robert FRASER" w:date="2026-09-25T21:07:00Z" w16du:dateUtc="2026-09-26T01:07:00Z">
              <w:r w:rsidRPr="00C27B90">
                <w:rPr>
                  <w:rFonts w:ascii="Times New Roman" w:hAnsi="Times New Roman" w:cs="Times New Roman"/>
                  <w:color w:val="000000" w:themeColor="text1"/>
                  <w:sz w:val="24"/>
                  <w:szCs w:val="24"/>
                  <w:lang w:val="en-GB"/>
                </w:rPr>
                <w:delText>37.0 ± 9.5</w:delText>
              </w:r>
            </w:del>
          </w:p>
        </w:tc>
        <w:tc>
          <w:tcPr>
            <w:tcW w:w="1276" w:type="dxa"/>
            <w:vAlign w:val="center"/>
          </w:tcPr>
          <w:p w14:paraId="51EC45CE" w14:textId="77777777" w:rsidR="00566F44" w:rsidRPr="00C27B90" w:rsidRDefault="00566F44" w:rsidP="00F73E26">
            <w:pPr>
              <w:pStyle w:val="NoSpacing"/>
              <w:rPr>
                <w:del w:id="461" w:author="Robert FRASER" w:date="2026-09-25T21:07:00Z" w16du:dateUtc="2026-09-26T01:07:00Z"/>
                <w:rFonts w:ascii="Times New Roman" w:hAnsi="Times New Roman" w:cs="Times New Roman"/>
                <w:color w:val="000000" w:themeColor="text1"/>
                <w:sz w:val="24"/>
                <w:szCs w:val="24"/>
                <w:lang w:val="en-GB"/>
              </w:rPr>
            </w:pPr>
            <w:del w:id="462"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703ECDCB" w14:textId="77777777" w:rsidR="00566F44" w:rsidRPr="00C27B90" w:rsidRDefault="00566F44" w:rsidP="00F73E26">
            <w:pPr>
              <w:pStyle w:val="NoSpacing"/>
              <w:rPr>
                <w:del w:id="463" w:author="Robert FRASER" w:date="2026-09-25T21:07:00Z" w16du:dateUtc="2026-09-26T01:07:00Z"/>
                <w:rFonts w:ascii="Times New Roman" w:hAnsi="Times New Roman" w:cs="Times New Roman"/>
                <w:color w:val="000000" w:themeColor="text1"/>
                <w:sz w:val="24"/>
                <w:szCs w:val="24"/>
                <w:lang w:val="en-GB"/>
              </w:rPr>
            </w:pPr>
            <w:del w:id="464" w:author="Robert FRASER" w:date="2026-09-25T21:07:00Z" w16du:dateUtc="2026-09-26T01:07:00Z">
              <w:r w:rsidRPr="00C27B90">
                <w:rPr>
                  <w:rFonts w:ascii="Times New Roman" w:hAnsi="Times New Roman" w:cs="Times New Roman"/>
                  <w:color w:val="000000" w:themeColor="text1"/>
                  <w:sz w:val="24"/>
                  <w:szCs w:val="24"/>
                  <w:lang w:val="en-GB"/>
                </w:rPr>
                <w:delText>52.0</w:delText>
              </w:r>
            </w:del>
          </w:p>
        </w:tc>
      </w:tr>
      <w:tr w:rsidR="00566F44" w:rsidRPr="00C27B90" w14:paraId="23438B1D" w14:textId="77777777" w:rsidTr="00F73E26">
        <w:trPr>
          <w:trHeight w:val="340"/>
          <w:del w:id="465" w:author="Robert FRASER" w:date="2026-09-25T21:07:00Z" w16du:dateUtc="2026-09-26T01:07:00Z"/>
        </w:trPr>
        <w:tc>
          <w:tcPr>
            <w:tcW w:w="1701" w:type="dxa"/>
            <w:noWrap/>
            <w:vAlign w:val="center"/>
            <w:hideMark/>
          </w:tcPr>
          <w:p w14:paraId="5C395EC4" w14:textId="77777777" w:rsidR="00566F44" w:rsidRPr="00C27B90" w:rsidRDefault="00566F44" w:rsidP="00F73E26">
            <w:pPr>
              <w:pStyle w:val="NoSpacing"/>
              <w:rPr>
                <w:del w:id="466" w:author="Robert FRASER" w:date="2026-09-25T21:07:00Z" w16du:dateUtc="2026-09-26T01:07:00Z"/>
                <w:rFonts w:ascii="Times New Roman" w:hAnsi="Times New Roman" w:cs="Times New Roman"/>
                <w:color w:val="000000" w:themeColor="text1"/>
                <w:sz w:val="24"/>
                <w:szCs w:val="24"/>
                <w:lang w:val="en-GB"/>
              </w:rPr>
            </w:pPr>
            <w:del w:id="467" w:author="Robert FRASER" w:date="2026-09-25T21:07:00Z" w16du:dateUtc="2026-09-26T01:07:00Z">
              <w:r w:rsidRPr="00C27B90">
                <w:rPr>
                  <w:rFonts w:ascii="Times New Roman" w:hAnsi="Times New Roman" w:cs="Times New Roman"/>
                  <w:color w:val="000000" w:themeColor="text1"/>
                  <w:sz w:val="24"/>
                  <w:szCs w:val="24"/>
                  <w:lang w:val="en-GB"/>
                </w:rPr>
                <w:delText>2004/10+11</w:delText>
              </w:r>
            </w:del>
          </w:p>
        </w:tc>
        <w:tc>
          <w:tcPr>
            <w:tcW w:w="851" w:type="dxa"/>
            <w:noWrap/>
            <w:vAlign w:val="center"/>
            <w:hideMark/>
          </w:tcPr>
          <w:p w14:paraId="1FF56F01" w14:textId="77777777" w:rsidR="00566F44" w:rsidRPr="00C27B90" w:rsidRDefault="00566F44" w:rsidP="00F73E26">
            <w:pPr>
              <w:pStyle w:val="NoSpacing"/>
              <w:rPr>
                <w:del w:id="468" w:author="Robert FRASER" w:date="2026-09-25T21:07:00Z" w16du:dateUtc="2026-09-26T01:07:00Z"/>
                <w:rFonts w:ascii="Times New Roman" w:hAnsi="Times New Roman" w:cs="Times New Roman"/>
                <w:color w:val="000000" w:themeColor="text1"/>
                <w:sz w:val="24"/>
                <w:szCs w:val="24"/>
                <w:lang w:val="en-GB"/>
              </w:rPr>
            </w:pPr>
            <w:del w:id="469" w:author="Robert FRASER" w:date="2026-09-25T21:07:00Z" w16du:dateUtc="2026-09-26T01:07:00Z">
              <w:r w:rsidRPr="00C27B90">
                <w:rPr>
                  <w:rFonts w:ascii="Times New Roman" w:hAnsi="Times New Roman" w:cs="Times New Roman"/>
                  <w:color w:val="000000" w:themeColor="text1"/>
                  <w:sz w:val="24"/>
                  <w:szCs w:val="24"/>
                  <w:lang w:val="en-GB"/>
                </w:rPr>
                <w:delText>571</w:delText>
              </w:r>
            </w:del>
          </w:p>
        </w:tc>
        <w:tc>
          <w:tcPr>
            <w:tcW w:w="1276" w:type="dxa"/>
            <w:vAlign w:val="center"/>
          </w:tcPr>
          <w:p w14:paraId="25B03F20" w14:textId="77777777" w:rsidR="00566F44" w:rsidRPr="00C27B90" w:rsidRDefault="00566F44" w:rsidP="00F73E26">
            <w:pPr>
              <w:pStyle w:val="NoSpacing"/>
              <w:rPr>
                <w:del w:id="470" w:author="Robert FRASER" w:date="2026-09-25T21:07:00Z" w16du:dateUtc="2026-09-26T01:07:00Z"/>
                <w:rFonts w:ascii="Times New Roman" w:hAnsi="Times New Roman" w:cs="Times New Roman"/>
                <w:color w:val="000000" w:themeColor="text1"/>
                <w:sz w:val="24"/>
                <w:szCs w:val="24"/>
                <w:lang w:val="en-GB"/>
              </w:rPr>
            </w:pPr>
            <w:del w:id="47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75726638" w14:textId="77777777" w:rsidR="00566F44" w:rsidRPr="00C27B90" w:rsidRDefault="00566F44" w:rsidP="00F73E26">
            <w:pPr>
              <w:pStyle w:val="NoSpacing"/>
              <w:rPr>
                <w:del w:id="472" w:author="Robert FRASER" w:date="2026-09-25T21:07:00Z" w16du:dateUtc="2026-09-26T01:07:00Z"/>
                <w:rFonts w:ascii="Times New Roman" w:hAnsi="Times New Roman" w:cs="Times New Roman"/>
                <w:color w:val="000000" w:themeColor="text1"/>
                <w:sz w:val="24"/>
                <w:szCs w:val="24"/>
                <w:lang w:val="en-GB"/>
              </w:rPr>
            </w:pPr>
            <w:del w:id="473" w:author="Robert FRASER" w:date="2026-09-25T21:07:00Z" w16du:dateUtc="2026-09-26T01:07:00Z">
              <w:r w:rsidRPr="00C27B90">
                <w:rPr>
                  <w:rFonts w:ascii="Times New Roman" w:hAnsi="Times New Roman" w:cs="Times New Roman"/>
                  <w:color w:val="000000" w:themeColor="text1"/>
                  <w:sz w:val="24"/>
                  <w:szCs w:val="24"/>
                  <w:lang w:val="en-GB"/>
                </w:rPr>
                <w:delText>20-79</w:delText>
              </w:r>
            </w:del>
          </w:p>
        </w:tc>
        <w:tc>
          <w:tcPr>
            <w:tcW w:w="1559" w:type="dxa"/>
            <w:vAlign w:val="center"/>
          </w:tcPr>
          <w:p w14:paraId="40C86A01" w14:textId="77777777" w:rsidR="00566F44" w:rsidRPr="00C27B90" w:rsidRDefault="00566F44" w:rsidP="00F73E26">
            <w:pPr>
              <w:pStyle w:val="NoSpacing"/>
              <w:rPr>
                <w:del w:id="474" w:author="Robert FRASER" w:date="2026-09-25T21:07:00Z" w16du:dateUtc="2026-09-26T01:07:00Z"/>
                <w:rFonts w:ascii="Times New Roman" w:hAnsi="Times New Roman" w:cs="Times New Roman"/>
                <w:color w:val="000000" w:themeColor="text1"/>
                <w:sz w:val="24"/>
                <w:szCs w:val="24"/>
                <w:lang w:val="en-GB"/>
              </w:rPr>
            </w:pPr>
            <w:del w:id="475" w:author="Robert FRASER" w:date="2026-09-25T21:07:00Z" w16du:dateUtc="2026-09-26T01:07:00Z">
              <w:r w:rsidRPr="00C27B90">
                <w:rPr>
                  <w:rFonts w:ascii="Times New Roman" w:hAnsi="Times New Roman" w:cs="Times New Roman"/>
                  <w:color w:val="000000" w:themeColor="text1"/>
                  <w:sz w:val="24"/>
                  <w:szCs w:val="24"/>
                  <w:lang w:val="en-GB"/>
                </w:rPr>
                <w:delText>37.8 ± 10.6</w:delText>
              </w:r>
            </w:del>
          </w:p>
        </w:tc>
        <w:tc>
          <w:tcPr>
            <w:tcW w:w="1276" w:type="dxa"/>
            <w:vAlign w:val="center"/>
          </w:tcPr>
          <w:p w14:paraId="63978559" w14:textId="77777777" w:rsidR="00566F44" w:rsidRPr="00C27B90" w:rsidRDefault="00566F44" w:rsidP="00F73E26">
            <w:pPr>
              <w:pStyle w:val="NoSpacing"/>
              <w:rPr>
                <w:del w:id="476" w:author="Robert FRASER" w:date="2026-09-25T21:07:00Z" w16du:dateUtc="2026-09-26T01:07:00Z"/>
                <w:rFonts w:ascii="Times New Roman" w:hAnsi="Times New Roman" w:cs="Times New Roman"/>
                <w:color w:val="000000" w:themeColor="text1"/>
                <w:sz w:val="24"/>
                <w:szCs w:val="24"/>
                <w:lang w:val="en-GB"/>
              </w:rPr>
            </w:pPr>
            <w:del w:id="47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46E39121" w14:textId="77777777" w:rsidR="00566F44" w:rsidRPr="00C27B90" w:rsidRDefault="00566F44" w:rsidP="00F73E26">
            <w:pPr>
              <w:pStyle w:val="NoSpacing"/>
              <w:rPr>
                <w:del w:id="478" w:author="Robert FRASER" w:date="2026-09-25T21:07:00Z" w16du:dateUtc="2026-09-26T01:07:00Z"/>
                <w:rFonts w:ascii="Times New Roman" w:hAnsi="Times New Roman" w:cs="Times New Roman"/>
                <w:color w:val="000000" w:themeColor="text1"/>
                <w:sz w:val="24"/>
                <w:szCs w:val="24"/>
                <w:lang w:val="en-GB"/>
              </w:rPr>
            </w:pPr>
            <w:del w:id="479" w:author="Robert FRASER" w:date="2026-09-25T21:07:00Z" w16du:dateUtc="2026-09-26T01:07:00Z">
              <w:r w:rsidRPr="00C27B90">
                <w:rPr>
                  <w:rFonts w:ascii="Times New Roman" w:hAnsi="Times New Roman" w:cs="Times New Roman"/>
                  <w:color w:val="000000" w:themeColor="text1"/>
                  <w:sz w:val="24"/>
                  <w:szCs w:val="24"/>
                  <w:lang w:val="en-GB"/>
                </w:rPr>
                <w:delText>50.1</w:delText>
              </w:r>
            </w:del>
          </w:p>
        </w:tc>
      </w:tr>
      <w:tr w:rsidR="00566F44" w:rsidRPr="00C27B90" w14:paraId="3811EB68" w14:textId="77777777" w:rsidTr="00F73E26">
        <w:trPr>
          <w:trHeight w:val="340"/>
          <w:del w:id="480" w:author="Robert FRASER" w:date="2026-09-25T21:07:00Z" w16du:dateUtc="2026-09-26T01:07:00Z"/>
        </w:trPr>
        <w:tc>
          <w:tcPr>
            <w:tcW w:w="1701" w:type="dxa"/>
            <w:noWrap/>
            <w:vAlign w:val="center"/>
            <w:hideMark/>
          </w:tcPr>
          <w:p w14:paraId="713C8F21" w14:textId="77777777" w:rsidR="00566F44" w:rsidRPr="00C27B90" w:rsidRDefault="00566F44" w:rsidP="00F73E26">
            <w:pPr>
              <w:pStyle w:val="NoSpacing"/>
              <w:rPr>
                <w:del w:id="481" w:author="Robert FRASER" w:date="2026-09-25T21:07:00Z" w16du:dateUtc="2026-09-26T01:07:00Z"/>
                <w:rFonts w:ascii="Times New Roman" w:hAnsi="Times New Roman" w:cs="Times New Roman"/>
                <w:color w:val="000000" w:themeColor="text1"/>
                <w:sz w:val="24"/>
                <w:szCs w:val="24"/>
                <w:lang w:val="en-GB"/>
              </w:rPr>
            </w:pPr>
            <w:del w:id="482" w:author="Robert FRASER" w:date="2026-09-25T21:07:00Z" w16du:dateUtc="2026-09-26T01:07:00Z">
              <w:r w:rsidRPr="00C27B90">
                <w:rPr>
                  <w:rFonts w:ascii="Times New Roman" w:hAnsi="Times New Roman" w:cs="Times New Roman"/>
                  <w:color w:val="000000" w:themeColor="text1"/>
                  <w:sz w:val="24"/>
                  <w:szCs w:val="24"/>
                  <w:lang w:val="en-GB"/>
                </w:rPr>
                <w:delText>2005/2*</w:delText>
              </w:r>
            </w:del>
          </w:p>
        </w:tc>
        <w:tc>
          <w:tcPr>
            <w:tcW w:w="851" w:type="dxa"/>
            <w:noWrap/>
            <w:vAlign w:val="center"/>
            <w:hideMark/>
          </w:tcPr>
          <w:p w14:paraId="3B4BDCA6" w14:textId="77777777" w:rsidR="00566F44" w:rsidRPr="00C27B90" w:rsidRDefault="00566F44" w:rsidP="00F73E26">
            <w:pPr>
              <w:pStyle w:val="NoSpacing"/>
              <w:rPr>
                <w:del w:id="483" w:author="Robert FRASER" w:date="2026-09-25T21:07:00Z" w16du:dateUtc="2026-09-26T01:07:00Z"/>
                <w:rFonts w:ascii="Times New Roman" w:hAnsi="Times New Roman" w:cs="Times New Roman"/>
                <w:color w:val="000000" w:themeColor="text1"/>
                <w:sz w:val="24"/>
                <w:szCs w:val="24"/>
                <w:lang w:val="en-GB"/>
              </w:rPr>
            </w:pPr>
            <w:del w:id="484" w:author="Robert FRASER" w:date="2026-09-25T21:07:00Z" w16du:dateUtc="2026-09-26T01:07:00Z">
              <w:r w:rsidRPr="00C27B90">
                <w:rPr>
                  <w:rFonts w:ascii="Times New Roman" w:hAnsi="Times New Roman" w:cs="Times New Roman"/>
                  <w:color w:val="000000" w:themeColor="text1"/>
                  <w:sz w:val="24"/>
                  <w:szCs w:val="24"/>
                  <w:lang w:val="en-GB"/>
                </w:rPr>
                <w:delText>648</w:delText>
              </w:r>
            </w:del>
          </w:p>
        </w:tc>
        <w:tc>
          <w:tcPr>
            <w:tcW w:w="1276" w:type="dxa"/>
            <w:vAlign w:val="center"/>
          </w:tcPr>
          <w:p w14:paraId="685CA94A" w14:textId="77777777" w:rsidR="00566F44" w:rsidRPr="00C27B90" w:rsidRDefault="00566F44" w:rsidP="00F73E26">
            <w:pPr>
              <w:pStyle w:val="NoSpacing"/>
              <w:rPr>
                <w:del w:id="485" w:author="Robert FRASER" w:date="2026-09-25T21:07:00Z" w16du:dateUtc="2026-09-26T01:07:00Z"/>
                <w:rFonts w:ascii="Times New Roman" w:hAnsi="Times New Roman" w:cs="Times New Roman"/>
                <w:color w:val="000000" w:themeColor="text1"/>
                <w:sz w:val="24"/>
                <w:szCs w:val="24"/>
                <w:lang w:val="en-GB"/>
              </w:rPr>
            </w:pPr>
            <w:del w:id="48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45D765AE" w14:textId="77777777" w:rsidR="00566F44" w:rsidRPr="00C27B90" w:rsidRDefault="00566F44" w:rsidP="00F73E26">
            <w:pPr>
              <w:pStyle w:val="NoSpacing"/>
              <w:rPr>
                <w:del w:id="487" w:author="Robert FRASER" w:date="2026-09-25T21:07:00Z" w16du:dateUtc="2026-09-26T01:07:00Z"/>
                <w:rFonts w:ascii="Times New Roman" w:hAnsi="Times New Roman" w:cs="Times New Roman"/>
                <w:color w:val="000000" w:themeColor="text1"/>
                <w:sz w:val="24"/>
                <w:szCs w:val="24"/>
                <w:lang w:val="en-GB"/>
              </w:rPr>
            </w:pPr>
            <w:del w:id="488" w:author="Robert FRASER" w:date="2026-09-25T21:07:00Z" w16du:dateUtc="2026-09-26T01:07:00Z">
              <w:r w:rsidRPr="00C27B90">
                <w:rPr>
                  <w:rFonts w:ascii="Times New Roman" w:hAnsi="Times New Roman" w:cs="Times New Roman"/>
                  <w:color w:val="000000" w:themeColor="text1"/>
                  <w:sz w:val="24"/>
                  <w:szCs w:val="24"/>
                  <w:lang w:val="en-GB"/>
                </w:rPr>
                <w:delText>20-102</w:delText>
              </w:r>
            </w:del>
          </w:p>
        </w:tc>
        <w:tc>
          <w:tcPr>
            <w:tcW w:w="1559" w:type="dxa"/>
            <w:vAlign w:val="center"/>
          </w:tcPr>
          <w:p w14:paraId="7364B054" w14:textId="77777777" w:rsidR="00566F44" w:rsidRPr="00C27B90" w:rsidRDefault="00566F44" w:rsidP="00F73E26">
            <w:pPr>
              <w:pStyle w:val="NoSpacing"/>
              <w:rPr>
                <w:del w:id="489" w:author="Robert FRASER" w:date="2026-09-25T21:07:00Z" w16du:dateUtc="2026-09-26T01:07:00Z"/>
                <w:rFonts w:ascii="Times New Roman" w:hAnsi="Times New Roman" w:cs="Times New Roman"/>
                <w:color w:val="000000" w:themeColor="text1"/>
                <w:sz w:val="24"/>
                <w:szCs w:val="24"/>
                <w:lang w:val="en-GB"/>
              </w:rPr>
            </w:pPr>
            <w:del w:id="490" w:author="Robert FRASER" w:date="2026-09-25T21:07:00Z" w16du:dateUtc="2026-09-26T01:07:00Z">
              <w:r w:rsidRPr="00C27B90">
                <w:rPr>
                  <w:rFonts w:ascii="Times New Roman" w:hAnsi="Times New Roman" w:cs="Times New Roman"/>
                  <w:color w:val="000000" w:themeColor="text1"/>
                  <w:sz w:val="24"/>
                  <w:szCs w:val="24"/>
                  <w:lang w:val="en-GB"/>
                </w:rPr>
                <w:delText>40.5 ± 12.6</w:delText>
              </w:r>
            </w:del>
          </w:p>
        </w:tc>
        <w:tc>
          <w:tcPr>
            <w:tcW w:w="1276" w:type="dxa"/>
            <w:vAlign w:val="center"/>
          </w:tcPr>
          <w:p w14:paraId="78CD8AD6" w14:textId="77777777" w:rsidR="00566F44" w:rsidRPr="00C27B90" w:rsidRDefault="00566F44" w:rsidP="00F73E26">
            <w:pPr>
              <w:pStyle w:val="NoSpacing"/>
              <w:rPr>
                <w:del w:id="491" w:author="Robert FRASER" w:date="2026-09-25T21:07:00Z" w16du:dateUtc="2026-09-26T01:07:00Z"/>
                <w:rFonts w:ascii="Times New Roman" w:hAnsi="Times New Roman" w:cs="Times New Roman"/>
                <w:color w:val="000000" w:themeColor="text1"/>
                <w:sz w:val="24"/>
                <w:szCs w:val="24"/>
                <w:lang w:val="en-GB"/>
              </w:rPr>
            </w:pPr>
            <w:del w:id="492" w:author="Robert FRASER" w:date="2026-09-25T21:07:00Z" w16du:dateUtc="2026-09-26T01:07:00Z">
              <w:r w:rsidRPr="00C27B90">
                <w:rPr>
                  <w:rFonts w:ascii="Times New Roman" w:hAnsi="Times New Roman" w:cs="Times New Roman"/>
                  <w:color w:val="000000" w:themeColor="text1"/>
                  <w:sz w:val="24"/>
                  <w:szCs w:val="24"/>
                  <w:lang w:val="en-GB"/>
                </w:rPr>
                <w:delText>2.2</w:delText>
              </w:r>
            </w:del>
          </w:p>
        </w:tc>
        <w:tc>
          <w:tcPr>
            <w:tcW w:w="1071" w:type="dxa"/>
            <w:vAlign w:val="center"/>
          </w:tcPr>
          <w:p w14:paraId="00542B68" w14:textId="77777777" w:rsidR="00566F44" w:rsidRPr="00C27B90" w:rsidRDefault="00566F44" w:rsidP="00F73E26">
            <w:pPr>
              <w:pStyle w:val="NoSpacing"/>
              <w:rPr>
                <w:del w:id="493" w:author="Robert FRASER" w:date="2026-09-25T21:07:00Z" w16du:dateUtc="2026-09-26T01:07:00Z"/>
                <w:rFonts w:ascii="Times New Roman" w:hAnsi="Times New Roman" w:cs="Times New Roman"/>
                <w:color w:val="000000" w:themeColor="text1"/>
                <w:sz w:val="24"/>
                <w:szCs w:val="24"/>
                <w:lang w:val="en-GB"/>
              </w:rPr>
            </w:pPr>
            <w:del w:id="494" w:author="Robert FRASER" w:date="2026-09-25T21:07:00Z" w16du:dateUtc="2026-09-26T01:07:00Z">
              <w:r w:rsidRPr="00C27B90">
                <w:rPr>
                  <w:rFonts w:ascii="Times New Roman" w:hAnsi="Times New Roman" w:cs="Times New Roman"/>
                  <w:color w:val="000000" w:themeColor="text1"/>
                  <w:sz w:val="24"/>
                  <w:szCs w:val="24"/>
                  <w:lang w:val="en-GB"/>
                </w:rPr>
                <w:delText>55.1</w:delText>
              </w:r>
            </w:del>
          </w:p>
        </w:tc>
      </w:tr>
      <w:tr w:rsidR="00566F44" w:rsidRPr="00C27B90" w14:paraId="5C51A74C" w14:textId="77777777" w:rsidTr="00F73E26">
        <w:trPr>
          <w:trHeight w:val="340"/>
          <w:del w:id="495" w:author="Robert FRASER" w:date="2026-09-25T21:07:00Z" w16du:dateUtc="2026-09-26T01:07:00Z"/>
        </w:trPr>
        <w:tc>
          <w:tcPr>
            <w:tcW w:w="1701" w:type="dxa"/>
            <w:noWrap/>
            <w:vAlign w:val="center"/>
            <w:hideMark/>
          </w:tcPr>
          <w:p w14:paraId="2280B838" w14:textId="77777777" w:rsidR="00566F44" w:rsidRPr="00C27B90" w:rsidRDefault="00566F44" w:rsidP="00F73E26">
            <w:pPr>
              <w:pStyle w:val="NoSpacing"/>
              <w:rPr>
                <w:del w:id="496" w:author="Robert FRASER" w:date="2026-09-25T21:07:00Z" w16du:dateUtc="2026-09-26T01:07:00Z"/>
                <w:rFonts w:ascii="Times New Roman" w:hAnsi="Times New Roman" w:cs="Times New Roman"/>
                <w:color w:val="000000" w:themeColor="text1"/>
                <w:sz w:val="24"/>
                <w:szCs w:val="24"/>
                <w:lang w:val="en-GB"/>
              </w:rPr>
            </w:pPr>
            <w:del w:id="497" w:author="Robert FRASER" w:date="2026-09-25T21:07:00Z" w16du:dateUtc="2026-09-26T01:07:00Z">
              <w:r w:rsidRPr="00C27B90">
                <w:rPr>
                  <w:rFonts w:ascii="Times New Roman" w:hAnsi="Times New Roman" w:cs="Times New Roman"/>
                  <w:color w:val="000000" w:themeColor="text1"/>
                  <w:sz w:val="24"/>
                  <w:szCs w:val="24"/>
                  <w:lang w:val="en-GB"/>
                </w:rPr>
                <w:delText>2005/11</w:delText>
              </w:r>
            </w:del>
          </w:p>
        </w:tc>
        <w:tc>
          <w:tcPr>
            <w:tcW w:w="851" w:type="dxa"/>
            <w:noWrap/>
            <w:vAlign w:val="center"/>
            <w:hideMark/>
          </w:tcPr>
          <w:p w14:paraId="3F28107D" w14:textId="77777777" w:rsidR="00566F44" w:rsidRPr="00C27B90" w:rsidRDefault="00566F44" w:rsidP="00F73E26">
            <w:pPr>
              <w:pStyle w:val="NoSpacing"/>
              <w:rPr>
                <w:del w:id="498" w:author="Robert FRASER" w:date="2026-09-25T21:07:00Z" w16du:dateUtc="2026-09-26T01:07:00Z"/>
                <w:rFonts w:ascii="Times New Roman" w:hAnsi="Times New Roman" w:cs="Times New Roman"/>
                <w:color w:val="000000" w:themeColor="text1"/>
                <w:sz w:val="24"/>
                <w:szCs w:val="24"/>
                <w:lang w:val="en-GB"/>
              </w:rPr>
            </w:pPr>
            <w:del w:id="499" w:author="Robert FRASER" w:date="2026-09-25T21:07:00Z" w16du:dateUtc="2026-09-26T01:07:00Z">
              <w:r w:rsidRPr="00C27B90">
                <w:rPr>
                  <w:rFonts w:ascii="Times New Roman" w:hAnsi="Times New Roman" w:cs="Times New Roman"/>
                  <w:color w:val="000000" w:themeColor="text1"/>
                  <w:sz w:val="24"/>
                  <w:szCs w:val="24"/>
                  <w:lang w:val="en-GB"/>
                </w:rPr>
                <w:delText>473</w:delText>
              </w:r>
            </w:del>
          </w:p>
        </w:tc>
        <w:tc>
          <w:tcPr>
            <w:tcW w:w="1276" w:type="dxa"/>
            <w:vAlign w:val="center"/>
          </w:tcPr>
          <w:p w14:paraId="7F0D6492" w14:textId="77777777" w:rsidR="00566F44" w:rsidRPr="00C27B90" w:rsidRDefault="00566F44" w:rsidP="00F73E26">
            <w:pPr>
              <w:pStyle w:val="NoSpacing"/>
              <w:rPr>
                <w:del w:id="500" w:author="Robert FRASER" w:date="2026-09-25T21:07:00Z" w16du:dateUtc="2026-09-26T01:07:00Z"/>
                <w:rFonts w:ascii="Times New Roman" w:hAnsi="Times New Roman" w:cs="Times New Roman"/>
                <w:color w:val="000000" w:themeColor="text1"/>
                <w:sz w:val="24"/>
                <w:szCs w:val="24"/>
                <w:lang w:val="en-GB"/>
              </w:rPr>
            </w:pPr>
            <w:del w:id="50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3FD83B16" w14:textId="77777777" w:rsidR="00566F44" w:rsidRPr="00C27B90" w:rsidRDefault="00566F44" w:rsidP="00F73E26">
            <w:pPr>
              <w:pStyle w:val="NoSpacing"/>
              <w:rPr>
                <w:del w:id="502" w:author="Robert FRASER" w:date="2026-09-25T21:07:00Z" w16du:dateUtc="2026-09-26T01:07:00Z"/>
                <w:rFonts w:ascii="Times New Roman" w:hAnsi="Times New Roman" w:cs="Times New Roman"/>
                <w:color w:val="000000" w:themeColor="text1"/>
                <w:sz w:val="24"/>
                <w:szCs w:val="24"/>
                <w:lang w:val="en-GB"/>
              </w:rPr>
            </w:pPr>
            <w:del w:id="503" w:author="Robert FRASER" w:date="2026-09-25T21:07:00Z" w16du:dateUtc="2026-09-26T01:07:00Z">
              <w:r w:rsidRPr="00C27B90">
                <w:rPr>
                  <w:rFonts w:ascii="Times New Roman" w:hAnsi="Times New Roman" w:cs="Times New Roman"/>
                  <w:color w:val="000000" w:themeColor="text1"/>
                  <w:sz w:val="24"/>
                  <w:szCs w:val="24"/>
                  <w:lang w:val="en-GB"/>
                </w:rPr>
                <w:delText>20-80</w:delText>
              </w:r>
            </w:del>
          </w:p>
        </w:tc>
        <w:tc>
          <w:tcPr>
            <w:tcW w:w="1559" w:type="dxa"/>
            <w:vAlign w:val="center"/>
          </w:tcPr>
          <w:p w14:paraId="655F932E" w14:textId="77777777" w:rsidR="00566F44" w:rsidRPr="00C27B90" w:rsidRDefault="00566F44" w:rsidP="00F73E26">
            <w:pPr>
              <w:pStyle w:val="NoSpacing"/>
              <w:rPr>
                <w:del w:id="504" w:author="Robert FRASER" w:date="2026-09-25T21:07:00Z" w16du:dateUtc="2026-09-26T01:07:00Z"/>
                <w:rFonts w:ascii="Times New Roman" w:hAnsi="Times New Roman" w:cs="Times New Roman"/>
                <w:color w:val="000000" w:themeColor="text1"/>
                <w:sz w:val="24"/>
                <w:szCs w:val="24"/>
                <w:lang w:val="en-GB"/>
              </w:rPr>
            </w:pPr>
            <w:del w:id="505" w:author="Robert FRASER" w:date="2026-09-25T21:07:00Z" w16du:dateUtc="2026-09-26T01:07:00Z">
              <w:r w:rsidRPr="00C27B90">
                <w:rPr>
                  <w:rFonts w:ascii="Times New Roman" w:hAnsi="Times New Roman" w:cs="Times New Roman"/>
                  <w:color w:val="000000" w:themeColor="text1"/>
                  <w:sz w:val="24"/>
                  <w:szCs w:val="24"/>
                  <w:lang w:val="en-GB"/>
                </w:rPr>
                <w:delText>40.5 ± 12.3</w:delText>
              </w:r>
            </w:del>
          </w:p>
        </w:tc>
        <w:tc>
          <w:tcPr>
            <w:tcW w:w="1276" w:type="dxa"/>
            <w:vAlign w:val="center"/>
          </w:tcPr>
          <w:p w14:paraId="1E9E43E6" w14:textId="77777777" w:rsidR="00566F44" w:rsidRPr="00C27B90" w:rsidRDefault="00566F44" w:rsidP="00F73E26">
            <w:pPr>
              <w:pStyle w:val="NoSpacing"/>
              <w:rPr>
                <w:del w:id="506" w:author="Robert FRASER" w:date="2026-09-25T21:07:00Z" w16du:dateUtc="2026-09-26T01:07:00Z"/>
                <w:rFonts w:ascii="Times New Roman" w:hAnsi="Times New Roman" w:cs="Times New Roman"/>
                <w:color w:val="000000" w:themeColor="text1"/>
                <w:sz w:val="24"/>
                <w:szCs w:val="24"/>
                <w:lang w:val="en-GB"/>
              </w:rPr>
            </w:pPr>
            <w:del w:id="50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389F8F85" w14:textId="77777777" w:rsidR="00566F44" w:rsidRPr="00C27B90" w:rsidRDefault="00566F44" w:rsidP="00F73E26">
            <w:pPr>
              <w:pStyle w:val="NoSpacing"/>
              <w:rPr>
                <w:del w:id="508" w:author="Robert FRASER" w:date="2026-09-25T21:07:00Z" w16du:dateUtc="2026-09-26T01:07:00Z"/>
                <w:rFonts w:ascii="Times New Roman" w:hAnsi="Times New Roman" w:cs="Times New Roman"/>
                <w:color w:val="000000" w:themeColor="text1"/>
                <w:sz w:val="24"/>
                <w:szCs w:val="24"/>
                <w:lang w:val="en-GB"/>
              </w:rPr>
            </w:pPr>
            <w:del w:id="509" w:author="Robert FRASER" w:date="2026-09-25T21:07:00Z" w16du:dateUtc="2026-09-26T01:07:00Z">
              <w:r w:rsidRPr="00C27B90">
                <w:rPr>
                  <w:rFonts w:ascii="Times New Roman" w:hAnsi="Times New Roman" w:cs="Times New Roman"/>
                  <w:color w:val="000000" w:themeColor="text1"/>
                  <w:sz w:val="24"/>
                  <w:szCs w:val="24"/>
                  <w:lang w:val="en-GB"/>
                </w:rPr>
                <w:delText>49.7</w:delText>
              </w:r>
            </w:del>
          </w:p>
        </w:tc>
      </w:tr>
      <w:tr w:rsidR="00566F44" w:rsidRPr="00C27B90" w14:paraId="2ABA2F87" w14:textId="77777777" w:rsidTr="00F73E26">
        <w:trPr>
          <w:trHeight w:val="340"/>
          <w:del w:id="510" w:author="Robert FRASER" w:date="2026-09-25T21:07:00Z" w16du:dateUtc="2026-09-26T01:07:00Z"/>
        </w:trPr>
        <w:tc>
          <w:tcPr>
            <w:tcW w:w="1701" w:type="dxa"/>
            <w:noWrap/>
            <w:vAlign w:val="center"/>
            <w:hideMark/>
          </w:tcPr>
          <w:p w14:paraId="438C0179" w14:textId="77777777" w:rsidR="00566F44" w:rsidRPr="00C27B90" w:rsidRDefault="00566F44" w:rsidP="00F73E26">
            <w:pPr>
              <w:pStyle w:val="NoSpacing"/>
              <w:rPr>
                <w:del w:id="511" w:author="Robert FRASER" w:date="2026-09-25T21:07:00Z" w16du:dateUtc="2026-09-26T01:07:00Z"/>
                <w:rFonts w:ascii="Times New Roman" w:hAnsi="Times New Roman" w:cs="Times New Roman"/>
                <w:color w:val="000000" w:themeColor="text1"/>
                <w:sz w:val="24"/>
                <w:szCs w:val="24"/>
                <w:lang w:val="en-GB"/>
              </w:rPr>
            </w:pPr>
            <w:del w:id="512" w:author="Robert FRASER" w:date="2026-09-25T21:07:00Z" w16du:dateUtc="2026-09-26T01:07:00Z">
              <w:r w:rsidRPr="00C27B90">
                <w:rPr>
                  <w:rFonts w:ascii="Times New Roman" w:hAnsi="Times New Roman" w:cs="Times New Roman"/>
                  <w:color w:val="000000" w:themeColor="text1"/>
                  <w:sz w:val="24"/>
                  <w:szCs w:val="24"/>
                  <w:lang w:val="en-GB"/>
                </w:rPr>
                <w:delText>2006/11</w:delText>
              </w:r>
            </w:del>
          </w:p>
        </w:tc>
        <w:tc>
          <w:tcPr>
            <w:tcW w:w="851" w:type="dxa"/>
            <w:noWrap/>
            <w:vAlign w:val="center"/>
            <w:hideMark/>
          </w:tcPr>
          <w:p w14:paraId="6D216A40" w14:textId="77777777" w:rsidR="00566F44" w:rsidRPr="00C27B90" w:rsidRDefault="00566F44" w:rsidP="00F73E26">
            <w:pPr>
              <w:pStyle w:val="NoSpacing"/>
              <w:rPr>
                <w:del w:id="513" w:author="Robert FRASER" w:date="2026-09-25T21:07:00Z" w16du:dateUtc="2026-09-26T01:07:00Z"/>
                <w:rFonts w:ascii="Times New Roman" w:hAnsi="Times New Roman" w:cs="Times New Roman"/>
                <w:color w:val="000000" w:themeColor="text1"/>
                <w:sz w:val="24"/>
                <w:szCs w:val="24"/>
                <w:lang w:val="en-GB"/>
              </w:rPr>
            </w:pPr>
            <w:del w:id="514" w:author="Robert FRASER" w:date="2026-09-25T21:07:00Z" w16du:dateUtc="2026-09-26T01:07:00Z">
              <w:r w:rsidRPr="00C27B90">
                <w:rPr>
                  <w:rFonts w:ascii="Times New Roman" w:hAnsi="Times New Roman" w:cs="Times New Roman"/>
                  <w:color w:val="000000" w:themeColor="text1"/>
                  <w:sz w:val="24"/>
                  <w:szCs w:val="24"/>
                  <w:lang w:val="en-GB"/>
                </w:rPr>
                <w:delText>597</w:delText>
              </w:r>
            </w:del>
          </w:p>
        </w:tc>
        <w:tc>
          <w:tcPr>
            <w:tcW w:w="1276" w:type="dxa"/>
            <w:vAlign w:val="center"/>
          </w:tcPr>
          <w:p w14:paraId="35F61DA6" w14:textId="77777777" w:rsidR="00566F44" w:rsidRPr="00C27B90" w:rsidRDefault="00566F44" w:rsidP="00F73E26">
            <w:pPr>
              <w:pStyle w:val="NoSpacing"/>
              <w:rPr>
                <w:del w:id="515" w:author="Robert FRASER" w:date="2026-09-25T21:07:00Z" w16du:dateUtc="2026-09-26T01:07:00Z"/>
                <w:rFonts w:ascii="Times New Roman" w:hAnsi="Times New Roman" w:cs="Times New Roman"/>
                <w:color w:val="000000" w:themeColor="text1"/>
                <w:sz w:val="24"/>
                <w:szCs w:val="24"/>
                <w:lang w:val="en-GB"/>
              </w:rPr>
            </w:pPr>
            <w:del w:id="51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3DDC41A5" w14:textId="77777777" w:rsidR="00566F44" w:rsidRPr="00C27B90" w:rsidRDefault="00566F44" w:rsidP="00F73E26">
            <w:pPr>
              <w:pStyle w:val="NoSpacing"/>
              <w:rPr>
                <w:del w:id="517" w:author="Robert FRASER" w:date="2026-09-25T21:07:00Z" w16du:dateUtc="2026-09-26T01:07:00Z"/>
                <w:rFonts w:ascii="Times New Roman" w:hAnsi="Times New Roman" w:cs="Times New Roman"/>
                <w:color w:val="000000" w:themeColor="text1"/>
                <w:sz w:val="24"/>
                <w:szCs w:val="24"/>
                <w:lang w:val="en-GB"/>
              </w:rPr>
            </w:pPr>
            <w:del w:id="518" w:author="Robert FRASER" w:date="2026-09-25T21:07:00Z" w16du:dateUtc="2026-09-26T01:07:00Z">
              <w:r w:rsidRPr="00C27B90">
                <w:rPr>
                  <w:rFonts w:ascii="Times New Roman" w:hAnsi="Times New Roman" w:cs="Times New Roman"/>
                  <w:color w:val="000000" w:themeColor="text1"/>
                  <w:sz w:val="24"/>
                  <w:szCs w:val="24"/>
                  <w:lang w:val="en-GB"/>
                </w:rPr>
                <w:delText>20-84</w:delText>
              </w:r>
            </w:del>
          </w:p>
        </w:tc>
        <w:tc>
          <w:tcPr>
            <w:tcW w:w="1559" w:type="dxa"/>
            <w:vAlign w:val="center"/>
          </w:tcPr>
          <w:p w14:paraId="45CF36B3" w14:textId="77777777" w:rsidR="00566F44" w:rsidRPr="00C27B90" w:rsidRDefault="00566F44" w:rsidP="00F73E26">
            <w:pPr>
              <w:pStyle w:val="NoSpacing"/>
              <w:rPr>
                <w:del w:id="519" w:author="Robert FRASER" w:date="2026-09-25T21:07:00Z" w16du:dateUtc="2026-09-26T01:07:00Z"/>
                <w:rFonts w:ascii="Times New Roman" w:hAnsi="Times New Roman" w:cs="Times New Roman"/>
                <w:color w:val="000000" w:themeColor="text1"/>
                <w:sz w:val="24"/>
                <w:szCs w:val="24"/>
                <w:lang w:val="en-GB"/>
              </w:rPr>
            </w:pPr>
            <w:del w:id="520" w:author="Robert FRASER" w:date="2026-09-25T21:07:00Z" w16du:dateUtc="2026-09-26T01:07:00Z">
              <w:r w:rsidRPr="00C27B90">
                <w:rPr>
                  <w:rFonts w:ascii="Times New Roman" w:hAnsi="Times New Roman" w:cs="Times New Roman"/>
                  <w:color w:val="000000" w:themeColor="text1"/>
                  <w:sz w:val="24"/>
                  <w:szCs w:val="24"/>
                  <w:lang w:val="en-GB"/>
                </w:rPr>
                <w:delText>40.7 ± 12.4</w:delText>
              </w:r>
            </w:del>
          </w:p>
        </w:tc>
        <w:tc>
          <w:tcPr>
            <w:tcW w:w="1276" w:type="dxa"/>
            <w:vAlign w:val="center"/>
          </w:tcPr>
          <w:p w14:paraId="3972501D" w14:textId="77777777" w:rsidR="00566F44" w:rsidRPr="00C27B90" w:rsidRDefault="00566F44" w:rsidP="00F73E26">
            <w:pPr>
              <w:pStyle w:val="NoSpacing"/>
              <w:rPr>
                <w:del w:id="521" w:author="Robert FRASER" w:date="2026-09-25T21:07:00Z" w16du:dateUtc="2026-09-26T01:07:00Z"/>
                <w:rFonts w:ascii="Times New Roman" w:hAnsi="Times New Roman" w:cs="Times New Roman"/>
                <w:color w:val="000000" w:themeColor="text1"/>
                <w:sz w:val="24"/>
                <w:szCs w:val="24"/>
                <w:lang w:val="en-GB"/>
              </w:rPr>
            </w:pPr>
            <w:del w:id="52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71782F44" w14:textId="77777777" w:rsidR="00566F44" w:rsidRPr="00C27B90" w:rsidRDefault="00566F44" w:rsidP="00F73E26">
            <w:pPr>
              <w:pStyle w:val="NoSpacing"/>
              <w:rPr>
                <w:del w:id="523" w:author="Robert FRASER" w:date="2026-09-25T21:07:00Z" w16du:dateUtc="2026-09-26T01:07:00Z"/>
                <w:rFonts w:ascii="Times New Roman" w:hAnsi="Times New Roman" w:cs="Times New Roman"/>
                <w:color w:val="000000" w:themeColor="text1"/>
                <w:sz w:val="24"/>
                <w:szCs w:val="24"/>
                <w:lang w:val="en-GB"/>
              </w:rPr>
            </w:pPr>
            <w:del w:id="524" w:author="Robert FRASER" w:date="2026-09-25T21:07:00Z" w16du:dateUtc="2026-09-26T01:07:00Z">
              <w:r w:rsidRPr="00C27B90">
                <w:rPr>
                  <w:rFonts w:ascii="Times New Roman" w:hAnsi="Times New Roman" w:cs="Times New Roman"/>
                  <w:color w:val="000000" w:themeColor="text1"/>
                  <w:sz w:val="24"/>
                  <w:szCs w:val="24"/>
                  <w:lang w:val="en-GB"/>
                </w:rPr>
                <w:delText>53.3</w:delText>
              </w:r>
            </w:del>
          </w:p>
        </w:tc>
      </w:tr>
      <w:tr w:rsidR="00566F44" w:rsidRPr="00C27B90" w14:paraId="1C6BE4D2" w14:textId="77777777" w:rsidTr="00F73E26">
        <w:trPr>
          <w:trHeight w:val="340"/>
          <w:del w:id="525" w:author="Robert FRASER" w:date="2026-09-25T21:07:00Z" w16du:dateUtc="2026-09-26T01:07:00Z"/>
        </w:trPr>
        <w:tc>
          <w:tcPr>
            <w:tcW w:w="1701" w:type="dxa"/>
            <w:noWrap/>
            <w:vAlign w:val="center"/>
            <w:hideMark/>
          </w:tcPr>
          <w:p w14:paraId="43BE1034" w14:textId="77777777" w:rsidR="00566F44" w:rsidRPr="00C27B90" w:rsidRDefault="00566F44" w:rsidP="00F73E26">
            <w:pPr>
              <w:pStyle w:val="NoSpacing"/>
              <w:rPr>
                <w:del w:id="526" w:author="Robert FRASER" w:date="2026-09-25T21:07:00Z" w16du:dateUtc="2026-09-26T01:07:00Z"/>
                <w:rFonts w:ascii="Times New Roman" w:hAnsi="Times New Roman" w:cs="Times New Roman"/>
                <w:color w:val="000000" w:themeColor="text1"/>
                <w:sz w:val="24"/>
                <w:szCs w:val="24"/>
                <w:lang w:val="en-GB"/>
              </w:rPr>
            </w:pPr>
            <w:del w:id="527" w:author="Robert FRASER" w:date="2026-09-25T21:07:00Z" w16du:dateUtc="2026-09-26T01:07:00Z">
              <w:r w:rsidRPr="00C27B90">
                <w:rPr>
                  <w:rFonts w:ascii="Times New Roman" w:hAnsi="Times New Roman" w:cs="Times New Roman"/>
                  <w:color w:val="000000" w:themeColor="text1"/>
                  <w:sz w:val="24"/>
                  <w:szCs w:val="24"/>
                  <w:lang w:val="en-GB"/>
                </w:rPr>
                <w:delText>2007/11</w:delText>
              </w:r>
            </w:del>
          </w:p>
        </w:tc>
        <w:tc>
          <w:tcPr>
            <w:tcW w:w="851" w:type="dxa"/>
            <w:noWrap/>
            <w:vAlign w:val="center"/>
            <w:hideMark/>
          </w:tcPr>
          <w:p w14:paraId="6D8083A3" w14:textId="77777777" w:rsidR="00566F44" w:rsidRPr="00C27B90" w:rsidRDefault="00566F44" w:rsidP="00F73E26">
            <w:pPr>
              <w:pStyle w:val="NoSpacing"/>
              <w:rPr>
                <w:del w:id="528" w:author="Robert FRASER" w:date="2026-09-25T21:07:00Z" w16du:dateUtc="2026-09-26T01:07:00Z"/>
                <w:rFonts w:ascii="Times New Roman" w:hAnsi="Times New Roman" w:cs="Times New Roman"/>
                <w:color w:val="000000" w:themeColor="text1"/>
                <w:sz w:val="24"/>
                <w:szCs w:val="24"/>
                <w:lang w:val="en-GB"/>
              </w:rPr>
            </w:pPr>
            <w:del w:id="529" w:author="Robert FRASER" w:date="2026-09-25T21:07:00Z" w16du:dateUtc="2026-09-26T01:07:00Z">
              <w:r w:rsidRPr="00C27B90">
                <w:rPr>
                  <w:rFonts w:ascii="Times New Roman" w:hAnsi="Times New Roman" w:cs="Times New Roman"/>
                  <w:color w:val="000000" w:themeColor="text1"/>
                  <w:sz w:val="24"/>
                  <w:szCs w:val="24"/>
                  <w:lang w:val="en-GB"/>
                </w:rPr>
                <w:delText>554</w:delText>
              </w:r>
            </w:del>
          </w:p>
        </w:tc>
        <w:tc>
          <w:tcPr>
            <w:tcW w:w="1276" w:type="dxa"/>
            <w:vAlign w:val="center"/>
          </w:tcPr>
          <w:p w14:paraId="764701DE" w14:textId="77777777" w:rsidR="00566F44" w:rsidRPr="00C27B90" w:rsidRDefault="00566F44" w:rsidP="00F73E26">
            <w:pPr>
              <w:pStyle w:val="NoSpacing"/>
              <w:rPr>
                <w:del w:id="530" w:author="Robert FRASER" w:date="2026-09-25T21:07:00Z" w16du:dateUtc="2026-09-26T01:07:00Z"/>
                <w:rFonts w:ascii="Times New Roman" w:hAnsi="Times New Roman" w:cs="Times New Roman"/>
                <w:color w:val="000000" w:themeColor="text1"/>
                <w:sz w:val="24"/>
                <w:szCs w:val="24"/>
                <w:lang w:val="en-GB"/>
              </w:rPr>
            </w:pPr>
            <w:del w:id="53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1D1F9304" w14:textId="77777777" w:rsidR="00566F44" w:rsidRPr="00C27B90" w:rsidRDefault="00566F44" w:rsidP="00F73E26">
            <w:pPr>
              <w:pStyle w:val="NoSpacing"/>
              <w:rPr>
                <w:del w:id="532" w:author="Robert FRASER" w:date="2026-09-25T21:07:00Z" w16du:dateUtc="2026-09-26T01:07:00Z"/>
                <w:rFonts w:ascii="Times New Roman" w:hAnsi="Times New Roman" w:cs="Times New Roman"/>
                <w:color w:val="000000" w:themeColor="text1"/>
                <w:sz w:val="24"/>
                <w:szCs w:val="24"/>
                <w:lang w:val="en-GB"/>
              </w:rPr>
            </w:pPr>
            <w:del w:id="533" w:author="Robert FRASER" w:date="2026-09-25T21:07:00Z" w16du:dateUtc="2026-09-26T01:07:00Z">
              <w:r w:rsidRPr="00C27B90">
                <w:rPr>
                  <w:rFonts w:ascii="Times New Roman" w:hAnsi="Times New Roman" w:cs="Times New Roman"/>
                  <w:color w:val="000000" w:themeColor="text1"/>
                  <w:sz w:val="24"/>
                  <w:szCs w:val="24"/>
                  <w:lang w:val="en-GB"/>
                </w:rPr>
                <w:delText>20-101</w:delText>
              </w:r>
            </w:del>
          </w:p>
        </w:tc>
        <w:tc>
          <w:tcPr>
            <w:tcW w:w="1559" w:type="dxa"/>
            <w:vAlign w:val="center"/>
          </w:tcPr>
          <w:p w14:paraId="5F57D38C" w14:textId="77777777" w:rsidR="00566F44" w:rsidRPr="00C27B90" w:rsidRDefault="00566F44" w:rsidP="00F73E26">
            <w:pPr>
              <w:pStyle w:val="NoSpacing"/>
              <w:rPr>
                <w:del w:id="534" w:author="Robert FRASER" w:date="2026-09-25T21:07:00Z" w16du:dateUtc="2026-09-26T01:07:00Z"/>
                <w:rFonts w:ascii="Times New Roman" w:hAnsi="Times New Roman" w:cs="Times New Roman"/>
                <w:color w:val="000000" w:themeColor="text1"/>
                <w:sz w:val="24"/>
                <w:szCs w:val="24"/>
                <w:lang w:val="en-GB"/>
              </w:rPr>
            </w:pPr>
            <w:del w:id="535" w:author="Robert FRASER" w:date="2026-09-25T21:07:00Z" w16du:dateUtc="2026-09-26T01:07:00Z">
              <w:r w:rsidRPr="00C27B90">
                <w:rPr>
                  <w:rFonts w:ascii="Times New Roman" w:hAnsi="Times New Roman" w:cs="Times New Roman"/>
                  <w:color w:val="000000" w:themeColor="text1"/>
                  <w:sz w:val="24"/>
                  <w:szCs w:val="24"/>
                  <w:lang w:val="en-GB"/>
                </w:rPr>
                <w:delText>39.9 ± 12.1</w:delText>
              </w:r>
            </w:del>
          </w:p>
        </w:tc>
        <w:tc>
          <w:tcPr>
            <w:tcW w:w="1276" w:type="dxa"/>
            <w:vAlign w:val="center"/>
          </w:tcPr>
          <w:p w14:paraId="475B8C8F" w14:textId="77777777" w:rsidR="00566F44" w:rsidRPr="00C27B90" w:rsidRDefault="00566F44" w:rsidP="00F73E26">
            <w:pPr>
              <w:pStyle w:val="NoSpacing"/>
              <w:rPr>
                <w:del w:id="536" w:author="Robert FRASER" w:date="2026-09-25T21:07:00Z" w16du:dateUtc="2026-09-26T01:07:00Z"/>
                <w:rFonts w:ascii="Times New Roman" w:hAnsi="Times New Roman" w:cs="Times New Roman"/>
                <w:color w:val="000000" w:themeColor="text1"/>
                <w:sz w:val="24"/>
                <w:szCs w:val="24"/>
                <w:lang w:val="en-GB"/>
              </w:rPr>
            </w:pPr>
            <w:del w:id="537"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1E2C169A" w14:textId="77777777" w:rsidR="00566F44" w:rsidRPr="00C27B90" w:rsidRDefault="00566F44" w:rsidP="00F73E26">
            <w:pPr>
              <w:pStyle w:val="NoSpacing"/>
              <w:rPr>
                <w:del w:id="538" w:author="Robert FRASER" w:date="2026-09-25T21:07:00Z" w16du:dateUtc="2026-09-26T01:07:00Z"/>
                <w:rFonts w:ascii="Times New Roman" w:hAnsi="Times New Roman" w:cs="Times New Roman"/>
                <w:color w:val="000000" w:themeColor="text1"/>
                <w:sz w:val="24"/>
                <w:szCs w:val="24"/>
                <w:lang w:val="en-GB"/>
              </w:rPr>
            </w:pPr>
            <w:del w:id="539" w:author="Robert FRASER" w:date="2026-09-25T21:07:00Z" w16du:dateUtc="2026-09-26T01:07:00Z">
              <w:r w:rsidRPr="00C27B90">
                <w:rPr>
                  <w:rFonts w:ascii="Times New Roman" w:hAnsi="Times New Roman" w:cs="Times New Roman"/>
                  <w:color w:val="000000" w:themeColor="text1"/>
                  <w:sz w:val="24"/>
                  <w:szCs w:val="24"/>
                  <w:lang w:val="en-GB"/>
                </w:rPr>
                <w:delText>52.5</w:delText>
              </w:r>
            </w:del>
          </w:p>
        </w:tc>
      </w:tr>
      <w:tr w:rsidR="00566F44" w:rsidRPr="00C27B90" w14:paraId="52FD2AA3" w14:textId="77777777" w:rsidTr="00F73E26">
        <w:trPr>
          <w:trHeight w:val="340"/>
          <w:del w:id="540" w:author="Robert FRASER" w:date="2026-09-25T21:07:00Z" w16du:dateUtc="2026-09-26T01:07:00Z"/>
        </w:trPr>
        <w:tc>
          <w:tcPr>
            <w:tcW w:w="1701" w:type="dxa"/>
            <w:noWrap/>
            <w:vAlign w:val="center"/>
            <w:hideMark/>
          </w:tcPr>
          <w:p w14:paraId="7235FBB7" w14:textId="77777777" w:rsidR="00566F44" w:rsidRPr="00C27B90" w:rsidRDefault="00566F44" w:rsidP="00F73E26">
            <w:pPr>
              <w:pStyle w:val="NoSpacing"/>
              <w:rPr>
                <w:del w:id="541" w:author="Robert FRASER" w:date="2026-09-25T21:07:00Z" w16du:dateUtc="2026-09-26T01:07:00Z"/>
                <w:rFonts w:ascii="Times New Roman" w:hAnsi="Times New Roman" w:cs="Times New Roman"/>
                <w:color w:val="000000" w:themeColor="text1"/>
                <w:sz w:val="24"/>
                <w:szCs w:val="24"/>
                <w:lang w:val="en-GB"/>
              </w:rPr>
            </w:pPr>
            <w:del w:id="542" w:author="Robert FRASER" w:date="2026-09-25T21:07:00Z" w16du:dateUtc="2026-09-26T01:07:00Z">
              <w:r w:rsidRPr="00C27B90">
                <w:rPr>
                  <w:rFonts w:ascii="Times New Roman" w:hAnsi="Times New Roman" w:cs="Times New Roman"/>
                  <w:color w:val="000000" w:themeColor="text1"/>
                  <w:sz w:val="24"/>
                  <w:szCs w:val="24"/>
                  <w:lang w:val="en-GB"/>
                </w:rPr>
                <w:delText>2008/10+11</w:delText>
              </w:r>
            </w:del>
          </w:p>
        </w:tc>
        <w:tc>
          <w:tcPr>
            <w:tcW w:w="851" w:type="dxa"/>
            <w:noWrap/>
            <w:vAlign w:val="center"/>
            <w:hideMark/>
          </w:tcPr>
          <w:p w14:paraId="1C069ADC" w14:textId="77777777" w:rsidR="00566F44" w:rsidRPr="00C27B90" w:rsidRDefault="00566F44" w:rsidP="00F73E26">
            <w:pPr>
              <w:pStyle w:val="NoSpacing"/>
              <w:rPr>
                <w:del w:id="543" w:author="Robert FRASER" w:date="2026-09-25T21:07:00Z" w16du:dateUtc="2026-09-26T01:07:00Z"/>
                <w:rFonts w:ascii="Times New Roman" w:hAnsi="Times New Roman" w:cs="Times New Roman"/>
                <w:color w:val="000000" w:themeColor="text1"/>
                <w:sz w:val="24"/>
                <w:szCs w:val="24"/>
                <w:lang w:val="en-GB"/>
              </w:rPr>
            </w:pPr>
            <w:del w:id="544" w:author="Robert FRASER" w:date="2026-09-25T21:07:00Z" w16du:dateUtc="2026-09-26T01:07:00Z">
              <w:r w:rsidRPr="00C27B90">
                <w:rPr>
                  <w:rFonts w:ascii="Times New Roman" w:hAnsi="Times New Roman" w:cs="Times New Roman"/>
                  <w:color w:val="000000" w:themeColor="text1"/>
                  <w:sz w:val="24"/>
                  <w:szCs w:val="24"/>
                  <w:lang w:val="en-GB"/>
                </w:rPr>
                <w:delText>606</w:delText>
              </w:r>
            </w:del>
          </w:p>
        </w:tc>
        <w:tc>
          <w:tcPr>
            <w:tcW w:w="1276" w:type="dxa"/>
            <w:vAlign w:val="center"/>
          </w:tcPr>
          <w:p w14:paraId="446FBBAB" w14:textId="77777777" w:rsidR="00566F44" w:rsidRPr="00C27B90" w:rsidRDefault="00566F44" w:rsidP="00F73E26">
            <w:pPr>
              <w:pStyle w:val="NoSpacing"/>
              <w:rPr>
                <w:del w:id="545" w:author="Robert FRASER" w:date="2026-09-25T21:07:00Z" w16du:dateUtc="2026-09-26T01:07:00Z"/>
                <w:rFonts w:ascii="Times New Roman" w:hAnsi="Times New Roman" w:cs="Times New Roman"/>
                <w:color w:val="000000" w:themeColor="text1"/>
                <w:sz w:val="24"/>
                <w:szCs w:val="24"/>
                <w:lang w:val="en-GB"/>
              </w:rPr>
            </w:pPr>
            <w:del w:id="54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0D7F6F7B" w14:textId="77777777" w:rsidR="00566F44" w:rsidRPr="00C27B90" w:rsidRDefault="00566F44" w:rsidP="00F73E26">
            <w:pPr>
              <w:pStyle w:val="NoSpacing"/>
              <w:rPr>
                <w:del w:id="547" w:author="Robert FRASER" w:date="2026-09-25T21:07:00Z" w16du:dateUtc="2026-09-26T01:07:00Z"/>
                <w:rFonts w:ascii="Times New Roman" w:hAnsi="Times New Roman" w:cs="Times New Roman"/>
                <w:color w:val="000000" w:themeColor="text1"/>
                <w:sz w:val="24"/>
                <w:szCs w:val="24"/>
                <w:lang w:val="en-GB"/>
              </w:rPr>
            </w:pPr>
            <w:del w:id="548" w:author="Robert FRASER" w:date="2026-09-25T21:07:00Z" w16du:dateUtc="2026-09-26T01:07:00Z">
              <w:r w:rsidRPr="00C27B90">
                <w:rPr>
                  <w:rFonts w:ascii="Times New Roman" w:hAnsi="Times New Roman" w:cs="Times New Roman"/>
                  <w:color w:val="000000" w:themeColor="text1"/>
                  <w:sz w:val="24"/>
                  <w:szCs w:val="24"/>
                  <w:lang w:val="en-GB"/>
                </w:rPr>
                <w:delText>20-89</w:delText>
              </w:r>
            </w:del>
          </w:p>
        </w:tc>
        <w:tc>
          <w:tcPr>
            <w:tcW w:w="1559" w:type="dxa"/>
            <w:vAlign w:val="center"/>
          </w:tcPr>
          <w:p w14:paraId="6CE48BC9" w14:textId="77777777" w:rsidR="00566F44" w:rsidRPr="00C27B90" w:rsidRDefault="00566F44" w:rsidP="00F73E26">
            <w:pPr>
              <w:pStyle w:val="NoSpacing"/>
              <w:rPr>
                <w:del w:id="549" w:author="Robert FRASER" w:date="2026-09-25T21:07:00Z" w16du:dateUtc="2026-09-26T01:07:00Z"/>
                <w:rFonts w:ascii="Times New Roman" w:hAnsi="Times New Roman" w:cs="Times New Roman"/>
                <w:color w:val="000000" w:themeColor="text1"/>
                <w:sz w:val="24"/>
                <w:szCs w:val="24"/>
                <w:lang w:val="en-GB"/>
              </w:rPr>
            </w:pPr>
            <w:del w:id="550" w:author="Robert FRASER" w:date="2026-09-25T21:07:00Z" w16du:dateUtc="2026-09-26T01:07:00Z">
              <w:r w:rsidRPr="00C27B90">
                <w:rPr>
                  <w:rFonts w:ascii="Times New Roman" w:hAnsi="Times New Roman" w:cs="Times New Roman"/>
                  <w:color w:val="000000" w:themeColor="text1"/>
                  <w:sz w:val="24"/>
                  <w:szCs w:val="24"/>
                  <w:lang w:val="en-GB"/>
                </w:rPr>
                <w:delText>40.9 ± 12.3</w:delText>
              </w:r>
            </w:del>
          </w:p>
        </w:tc>
        <w:tc>
          <w:tcPr>
            <w:tcW w:w="1276" w:type="dxa"/>
            <w:vAlign w:val="center"/>
          </w:tcPr>
          <w:p w14:paraId="16D39083" w14:textId="77777777" w:rsidR="00566F44" w:rsidRPr="00C27B90" w:rsidRDefault="00566F44" w:rsidP="00F73E26">
            <w:pPr>
              <w:pStyle w:val="NoSpacing"/>
              <w:rPr>
                <w:del w:id="551" w:author="Robert FRASER" w:date="2026-09-25T21:07:00Z" w16du:dateUtc="2026-09-26T01:07:00Z"/>
                <w:rFonts w:ascii="Times New Roman" w:hAnsi="Times New Roman" w:cs="Times New Roman"/>
                <w:color w:val="000000" w:themeColor="text1"/>
                <w:sz w:val="24"/>
                <w:szCs w:val="24"/>
                <w:lang w:val="en-GB"/>
              </w:rPr>
            </w:pPr>
            <w:del w:id="55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4D5BBA0C" w14:textId="77777777" w:rsidR="00566F44" w:rsidRPr="00C27B90" w:rsidRDefault="00566F44" w:rsidP="00F73E26">
            <w:pPr>
              <w:pStyle w:val="NoSpacing"/>
              <w:rPr>
                <w:del w:id="553" w:author="Robert FRASER" w:date="2026-09-25T21:07:00Z" w16du:dateUtc="2026-09-26T01:07:00Z"/>
                <w:rFonts w:ascii="Times New Roman" w:hAnsi="Times New Roman" w:cs="Times New Roman"/>
                <w:color w:val="000000" w:themeColor="text1"/>
                <w:sz w:val="24"/>
                <w:szCs w:val="24"/>
                <w:lang w:val="en-GB"/>
              </w:rPr>
            </w:pPr>
            <w:del w:id="554" w:author="Robert FRASER" w:date="2026-09-25T21:07:00Z" w16du:dateUtc="2026-09-26T01:07:00Z">
              <w:r w:rsidRPr="00C27B90">
                <w:rPr>
                  <w:rFonts w:ascii="Times New Roman" w:hAnsi="Times New Roman" w:cs="Times New Roman"/>
                  <w:color w:val="000000" w:themeColor="text1"/>
                  <w:sz w:val="24"/>
                  <w:szCs w:val="24"/>
                  <w:lang w:val="en-GB"/>
                </w:rPr>
                <w:delText>54.8</w:delText>
              </w:r>
            </w:del>
          </w:p>
        </w:tc>
      </w:tr>
      <w:tr w:rsidR="00566F44" w:rsidRPr="00C27B90" w14:paraId="320914FC" w14:textId="77777777" w:rsidTr="00F73E26">
        <w:trPr>
          <w:trHeight w:val="340"/>
          <w:del w:id="555" w:author="Robert FRASER" w:date="2026-09-25T21:07:00Z" w16du:dateUtc="2026-09-26T01:07:00Z"/>
        </w:trPr>
        <w:tc>
          <w:tcPr>
            <w:tcW w:w="1701" w:type="dxa"/>
            <w:noWrap/>
            <w:vAlign w:val="center"/>
            <w:hideMark/>
          </w:tcPr>
          <w:p w14:paraId="5559859B" w14:textId="77777777" w:rsidR="00566F44" w:rsidRPr="00C27B90" w:rsidRDefault="00566F44" w:rsidP="00F73E26">
            <w:pPr>
              <w:pStyle w:val="NoSpacing"/>
              <w:rPr>
                <w:del w:id="556" w:author="Robert FRASER" w:date="2026-09-25T21:07:00Z" w16du:dateUtc="2026-09-26T01:07:00Z"/>
                <w:rFonts w:ascii="Times New Roman" w:hAnsi="Times New Roman" w:cs="Times New Roman"/>
                <w:color w:val="000000" w:themeColor="text1"/>
                <w:sz w:val="24"/>
                <w:szCs w:val="24"/>
                <w:lang w:val="en-GB"/>
              </w:rPr>
            </w:pPr>
            <w:del w:id="557" w:author="Robert FRASER" w:date="2026-09-25T21:07:00Z" w16du:dateUtc="2026-09-26T01:07:00Z">
              <w:r w:rsidRPr="00C27B90">
                <w:rPr>
                  <w:rFonts w:ascii="Times New Roman" w:hAnsi="Times New Roman" w:cs="Times New Roman"/>
                  <w:color w:val="000000" w:themeColor="text1"/>
                  <w:sz w:val="24"/>
                  <w:szCs w:val="24"/>
                  <w:lang w:val="en-GB"/>
                </w:rPr>
                <w:delText>2009/10+11</w:delText>
              </w:r>
            </w:del>
          </w:p>
        </w:tc>
        <w:tc>
          <w:tcPr>
            <w:tcW w:w="851" w:type="dxa"/>
            <w:noWrap/>
            <w:vAlign w:val="center"/>
            <w:hideMark/>
          </w:tcPr>
          <w:p w14:paraId="666775B4" w14:textId="77777777" w:rsidR="00566F44" w:rsidRPr="00C27B90" w:rsidRDefault="00566F44" w:rsidP="00F73E26">
            <w:pPr>
              <w:pStyle w:val="NoSpacing"/>
              <w:rPr>
                <w:del w:id="558" w:author="Robert FRASER" w:date="2026-09-25T21:07:00Z" w16du:dateUtc="2026-09-26T01:07:00Z"/>
                <w:rFonts w:ascii="Times New Roman" w:hAnsi="Times New Roman" w:cs="Times New Roman"/>
                <w:color w:val="000000" w:themeColor="text1"/>
                <w:sz w:val="24"/>
                <w:szCs w:val="24"/>
                <w:lang w:val="en-GB"/>
              </w:rPr>
            </w:pPr>
            <w:del w:id="559" w:author="Robert FRASER" w:date="2026-09-25T21:07:00Z" w16du:dateUtc="2026-09-26T01:07:00Z">
              <w:r w:rsidRPr="00C27B90">
                <w:rPr>
                  <w:rFonts w:ascii="Times New Roman" w:hAnsi="Times New Roman" w:cs="Times New Roman"/>
                  <w:color w:val="000000" w:themeColor="text1"/>
                  <w:sz w:val="24"/>
                  <w:szCs w:val="24"/>
                  <w:lang w:val="en-GB"/>
                </w:rPr>
                <w:delText>533</w:delText>
              </w:r>
            </w:del>
          </w:p>
        </w:tc>
        <w:tc>
          <w:tcPr>
            <w:tcW w:w="1276" w:type="dxa"/>
            <w:vAlign w:val="center"/>
          </w:tcPr>
          <w:p w14:paraId="2A1B77E6" w14:textId="77777777" w:rsidR="00566F44" w:rsidRPr="00C27B90" w:rsidRDefault="00566F44" w:rsidP="00F73E26">
            <w:pPr>
              <w:pStyle w:val="NoSpacing"/>
              <w:rPr>
                <w:del w:id="560" w:author="Robert FRASER" w:date="2026-09-25T21:07:00Z" w16du:dateUtc="2026-09-26T01:07:00Z"/>
                <w:rFonts w:ascii="Times New Roman" w:hAnsi="Times New Roman" w:cs="Times New Roman"/>
                <w:color w:val="000000" w:themeColor="text1"/>
                <w:sz w:val="24"/>
                <w:szCs w:val="24"/>
                <w:lang w:val="en-GB"/>
              </w:rPr>
            </w:pPr>
            <w:del w:id="56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7AD36F8B" w14:textId="77777777" w:rsidR="00566F44" w:rsidRPr="00C27B90" w:rsidRDefault="00566F44" w:rsidP="00F73E26">
            <w:pPr>
              <w:pStyle w:val="NoSpacing"/>
              <w:rPr>
                <w:del w:id="562" w:author="Robert FRASER" w:date="2026-09-25T21:07:00Z" w16du:dateUtc="2026-09-26T01:07:00Z"/>
                <w:rFonts w:ascii="Times New Roman" w:hAnsi="Times New Roman" w:cs="Times New Roman"/>
                <w:color w:val="000000" w:themeColor="text1"/>
                <w:sz w:val="24"/>
                <w:szCs w:val="24"/>
                <w:lang w:val="en-GB"/>
              </w:rPr>
            </w:pPr>
            <w:del w:id="563" w:author="Robert FRASER" w:date="2026-09-25T21:07:00Z" w16du:dateUtc="2026-09-26T01:07:00Z">
              <w:r w:rsidRPr="00C27B90">
                <w:rPr>
                  <w:rFonts w:ascii="Times New Roman" w:hAnsi="Times New Roman" w:cs="Times New Roman"/>
                  <w:color w:val="000000" w:themeColor="text1"/>
                  <w:sz w:val="24"/>
                  <w:szCs w:val="24"/>
                  <w:lang w:val="en-GB"/>
                </w:rPr>
                <w:delText>20-92</w:delText>
              </w:r>
            </w:del>
          </w:p>
        </w:tc>
        <w:tc>
          <w:tcPr>
            <w:tcW w:w="1559" w:type="dxa"/>
            <w:vAlign w:val="center"/>
          </w:tcPr>
          <w:p w14:paraId="1C6B2228" w14:textId="77777777" w:rsidR="00566F44" w:rsidRPr="00C27B90" w:rsidRDefault="00566F44" w:rsidP="00F73E26">
            <w:pPr>
              <w:pStyle w:val="NoSpacing"/>
              <w:rPr>
                <w:del w:id="564" w:author="Robert FRASER" w:date="2026-09-25T21:07:00Z" w16du:dateUtc="2026-09-26T01:07:00Z"/>
                <w:rFonts w:ascii="Times New Roman" w:hAnsi="Times New Roman" w:cs="Times New Roman"/>
                <w:color w:val="000000" w:themeColor="text1"/>
                <w:sz w:val="24"/>
                <w:szCs w:val="24"/>
                <w:lang w:val="en-GB"/>
              </w:rPr>
            </w:pPr>
            <w:del w:id="565" w:author="Robert FRASER" w:date="2026-09-25T21:07:00Z" w16du:dateUtc="2026-09-26T01:07:00Z">
              <w:r w:rsidRPr="00C27B90">
                <w:rPr>
                  <w:rFonts w:ascii="Times New Roman" w:hAnsi="Times New Roman" w:cs="Times New Roman"/>
                  <w:color w:val="000000" w:themeColor="text1"/>
                  <w:sz w:val="24"/>
                  <w:szCs w:val="24"/>
                  <w:lang w:val="en-GB"/>
                </w:rPr>
                <w:delText>40.7 ± 11.5</w:delText>
              </w:r>
            </w:del>
          </w:p>
        </w:tc>
        <w:tc>
          <w:tcPr>
            <w:tcW w:w="1276" w:type="dxa"/>
            <w:vAlign w:val="center"/>
          </w:tcPr>
          <w:p w14:paraId="550A1958" w14:textId="77777777" w:rsidR="00566F44" w:rsidRPr="00C27B90" w:rsidRDefault="00566F44" w:rsidP="00F73E26">
            <w:pPr>
              <w:pStyle w:val="NoSpacing"/>
              <w:rPr>
                <w:del w:id="566" w:author="Robert FRASER" w:date="2026-09-25T21:07:00Z" w16du:dateUtc="2026-09-26T01:07:00Z"/>
                <w:rFonts w:ascii="Times New Roman" w:hAnsi="Times New Roman" w:cs="Times New Roman"/>
                <w:color w:val="000000" w:themeColor="text1"/>
                <w:sz w:val="24"/>
                <w:szCs w:val="24"/>
                <w:lang w:val="en-GB"/>
              </w:rPr>
            </w:pPr>
            <w:del w:id="56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7F7B2360" w14:textId="77777777" w:rsidR="00566F44" w:rsidRPr="00C27B90" w:rsidRDefault="00566F44" w:rsidP="00F73E26">
            <w:pPr>
              <w:pStyle w:val="NoSpacing"/>
              <w:rPr>
                <w:del w:id="568" w:author="Robert FRASER" w:date="2026-09-25T21:07:00Z" w16du:dateUtc="2026-09-26T01:07:00Z"/>
                <w:rFonts w:ascii="Times New Roman" w:hAnsi="Times New Roman" w:cs="Times New Roman"/>
                <w:color w:val="000000" w:themeColor="text1"/>
                <w:sz w:val="24"/>
                <w:szCs w:val="24"/>
                <w:lang w:val="en-GB"/>
              </w:rPr>
            </w:pPr>
            <w:del w:id="569" w:author="Robert FRASER" w:date="2026-09-25T21:07:00Z" w16du:dateUtc="2026-09-26T01:07:00Z">
              <w:r w:rsidRPr="00C27B90">
                <w:rPr>
                  <w:rFonts w:ascii="Times New Roman" w:hAnsi="Times New Roman" w:cs="Times New Roman"/>
                  <w:color w:val="000000" w:themeColor="text1"/>
                  <w:sz w:val="24"/>
                  <w:szCs w:val="24"/>
                  <w:lang w:val="en-GB"/>
                </w:rPr>
                <w:delText>51.6</w:delText>
              </w:r>
            </w:del>
          </w:p>
        </w:tc>
      </w:tr>
      <w:tr w:rsidR="00566F44" w:rsidRPr="00C27B90" w14:paraId="631BADAC" w14:textId="77777777" w:rsidTr="00F73E26">
        <w:trPr>
          <w:trHeight w:val="340"/>
          <w:del w:id="570" w:author="Robert FRASER" w:date="2026-09-25T21:07:00Z" w16du:dateUtc="2026-09-26T01:07:00Z"/>
        </w:trPr>
        <w:tc>
          <w:tcPr>
            <w:tcW w:w="1701" w:type="dxa"/>
            <w:noWrap/>
            <w:vAlign w:val="center"/>
            <w:hideMark/>
          </w:tcPr>
          <w:p w14:paraId="2176CBCF" w14:textId="77777777" w:rsidR="00566F44" w:rsidRPr="00C27B90" w:rsidRDefault="00566F44" w:rsidP="00F73E26">
            <w:pPr>
              <w:pStyle w:val="NoSpacing"/>
              <w:rPr>
                <w:del w:id="571" w:author="Robert FRASER" w:date="2026-09-25T21:07:00Z" w16du:dateUtc="2026-09-26T01:07:00Z"/>
                <w:rFonts w:ascii="Times New Roman" w:hAnsi="Times New Roman" w:cs="Times New Roman"/>
                <w:color w:val="000000" w:themeColor="text1"/>
                <w:sz w:val="24"/>
                <w:szCs w:val="24"/>
                <w:lang w:val="en-GB"/>
              </w:rPr>
            </w:pPr>
            <w:del w:id="572" w:author="Robert FRASER" w:date="2026-09-25T21:07:00Z" w16du:dateUtc="2026-09-26T01:07:00Z">
              <w:r w:rsidRPr="00C27B90">
                <w:rPr>
                  <w:rFonts w:ascii="Times New Roman" w:hAnsi="Times New Roman" w:cs="Times New Roman"/>
                  <w:color w:val="000000" w:themeColor="text1"/>
                  <w:sz w:val="24"/>
                  <w:szCs w:val="24"/>
                  <w:lang w:val="en-GB"/>
                </w:rPr>
                <w:delText>2010/2*</w:delText>
              </w:r>
            </w:del>
          </w:p>
        </w:tc>
        <w:tc>
          <w:tcPr>
            <w:tcW w:w="851" w:type="dxa"/>
            <w:noWrap/>
            <w:vAlign w:val="center"/>
            <w:hideMark/>
          </w:tcPr>
          <w:p w14:paraId="657589E1" w14:textId="77777777" w:rsidR="00566F44" w:rsidRPr="00C27B90" w:rsidRDefault="00566F44" w:rsidP="00F73E26">
            <w:pPr>
              <w:pStyle w:val="NoSpacing"/>
              <w:rPr>
                <w:del w:id="573" w:author="Robert FRASER" w:date="2026-09-25T21:07:00Z" w16du:dateUtc="2026-09-26T01:07:00Z"/>
                <w:rFonts w:ascii="Times New Roman" w:hAnsi="Times New Roman" w:cs="Times New Roman"/>
                <w:color w:val="000000" w:themeColor="text1"/>
                <w:sz w:val="24"/>
                <w:szCs w:val="24"/>
                <w:lang w:val="en-GB"/>
              </w:rPr>
            </w:pPr>
            <w:del w:id="574" w:author="Robert FRASER" w:date="2026-09-25T21:07:00Z" w16du:dateUtc="2026-09-26T01:07:00Z">
              <w:r w:rsidRPr="00C27B90">
                <w:rPr>
                  <w:rFonts w:ascii="Times New Roman" w:hAnsi="Times New Roman" w:cs="Times New Roman"/>
                  <w:color w:val="000000" w:themeColor="text1"/>
                  <w:sz w:val="24"/>
                  <w:szCs w:val="24"/>
                  <w:lang w:val="en-GB"/>
                </w:rPr>
                <w:delText>753</w:delText>
              </w:r>
            </w:del>
          </w:p>
        </w:tc>
        <w:tc>
          <w:tcPr>
            <w:tcW w:w="1276" w:type="dxa"/>
            <w:vAlign w:val="center"/>
          </w:tcPr>
          <w:p w14:paraId="69377A17" w14:textId="77777777" w:rsidR="00566F44" w:rsidRPr="00C27B90" w:rsidRDefault="00566F44" w:rsidP="00F73E26">
            <w:pPr>
              <w:pStyle w:val="NoSpacing"/>
              <w:rPr>
                <w:del w:id="575" w:author="Robert FRASER" w:date="2026-09-25T21:07:00Z" w16du:dateUtc="2026-09-26T01:07:00Z"/>
                <w:rFonts w:ascii="Times New Roman" w:hAnsi="Times New Roman" w:cs="Times New Roman"/>
                <w:color w:val="000000" w:themeColor="text1"/>
                <w:sz w:val="24"/>
                <w:szCs w:val="24"/>
                <w:lang w:val="en-GB"/>
              </w:rPr>
            </w:pPr>
            <w:del w:id="57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1053C024" w14:textId="77777777" w:rsidR="00566F44" w:rsidRPr="00C27B90" w:rsidRDefault="00566F44" w:rsidP="00F73E26">
            <w:pPr>
              <w:pStyle w:val="NoSpacing"/>
              <w:rPr>
                <w:del w:id="577" w:author="Robert FRASER" w:date="2026-09-25T21:07:00Z" w16du:dateUtc="2026-09-26T01:07:00Z"/>
                <w:rFonts w:ascii="Times New Roman" w:hAnsi="Times New Roman" w:cs="Times New Roman"/>
                <w:color w:val="000000" w:themeColor="text1"/>
                <w:sz w:val="24"/>
                <w:szCs w:val="24"/>
                <w:lang w:val="en-GB"/>
              </w:rPr>
            </w:pPr>
            <w:del w:id="578" w:author="Robert FRASER" w:date="2026-09-25T21:07:00Z" w16du:dateUtc="2026-09-26T01:07:00Z">
              <w:r w:rsidRPr="00C27B90">
                <w:rPr>
                  <w:rFonts w:ascii="Times New Roman" w:hAnsi="Times New Roman" w:cs="Times New Roman"/>
                  <w:color w:val="000000" w:themeColor="text1"/>
                  <w:sz w:val="24"/>
                  <w:szCs w:val="24"/>
                  <w:lang w:val="en-GB"/>
                </w:rPr>
                <w:delText>20-104</w:delText>
              </w:r>
            </w:del>
          </w:p>
        </w:tc>
        <w:tc>
          <w:tcPr>
            <w:tcW w:w="1559" w:type="dxa"/>
            <w:vAlign w:val="center"/>
          </w:tcPr>
          <w:p w14:paraId="77FEDB40" w14:textId="77777777" w:rsidR="00566F44" w:rsidRPr="00C27B90" w:rsidRDefault="00566F44" w:rsidP="00F73E26">
            <w:pPr>
              <w:pStyle w:val="NoSpacing"/>
              <w:rPr>
                <w:del w:id="579" w:author="Robert FRASER" w:date="2026-09-25T21:07:00Z" w16du:dateUtc="2026-09-26T01:07:00Z"/>
                <w:rFonts w:ascii="Times New Roman" w:hAnsi="Times New Roman" w:cs="Times New Roman"/>
                <w:color w:val="000000" w:themeColor="text1"/>
                <w:sz w:val="24"/>
                <w:szCs w:val="24"/>
                <w:lang w:val="en-GB"/>
              </w:rPr>
            </w:pPr>
            <w:del w:id="580" w:author="Robert FRASER" w:date="2026-09-25T21:07:00Z" w16du:dateUtc="2026-09-26T01:07:00Z">
              <w:r w:rsidRPr="00C27B90">
                <w:rPr>
                  <w:rFonts w:ascii="Times New Roman" w:hAnsi="Times New Roman" w:cs="Times New Roman"/>
                  <w:color w:val="000000" w:themeColor="text1"/>
                  <w:sz w:val="24"/>
                  <w:szCs w:val="24"/>
                  <w:lang w:val="en-GB"/>
                </w:rPr>
                <w:delText>42.7 ± 13.3</w:delText>
              </w:r>
            </w:del>
          </w:p>
        </w:tc>
        <w:tc>
          <w:tcPr>
            <w:tcW w:w="1276" w:type="dxa"/>
            <w:vAlign w:val="center"/>
          </w:tcPr>
          <w:p w14:paraId="072E0C9B" w14:textId="77777777" w:rsidR="00566F44" w:rsidRPr="00C27B90" w:rsidRDefault="00566F44" w:rsidP="00F73E26">
            <w:pPr>
              <w:pStyle w:val="NoSpacing"/>
              <w:rPr>
                <w:del w:id="581" w:author="Robert FRASER" w:date="2026-09-25T21:07:00Z" w16du:dateUtc="2026-09-26T01:07:00Z"/>
                <w:rFonts w:ascii="Times New Roman" w:hAnsi="Times New Roman" w:cs="Times New Roman"/>
                <w:color w:val="000000" w:themeColor="text1"/>
                <w:sz w:val="24"/>
                <w:szCs w:val="24"/>
                <w:lang w:val="en-GB"/>
              </w:rPr>
            </w:pPr>
            <w:del w:id="582" w:author="Robert FRASER" w:date="2026-09-25T21:07:00Z" w16du:dateUtc="2026-09-26T01:07:00Z">
              <w:r w:rsidRPr="00C27B90">
                <w:rPr>
                  <w:rFonts w:ascii="Times New Roman" w:hAnsi="Times New Roman" w:cs="Times New Roman"/>
                  <w:color w:val="000000" w:themeColor="text1"/>
                  <w:sz w:val="24"/>
                  <w:szCs w:val="24"/>
                  <w:lang w:val="en-GB"/>
                </w:rPr>
                <w:delText>5.3</w:delText>
              </w:r>
            </w:del>
          </w:p>
        </w:tc>
        <w:tc>
          <w:tcPr>
            <w:tcW w:w="1071" w:type="dxa"/>
            <w:vAlign w:val="center"/>
          </w:tcPr>
          <w:p w14:paraId="0CA64E6F" w14:textId="77777777" w:rsidR="00566F44" w:rsidRPr="00C27B90" w:rsidRDefault="00566F44" w:rsidP="00F73E26">
            <w:pPr>
              <w:pStyle w:val="NoSpacing"/>
              <w:rPr>
                <w:del w:id="583" w:author="Robert FRASER" w:date="2026-09-25T21:07:00Z" w16du:dateUtc="2026-09-26T01:07:00Z"/>
                <w:rFonts w:ascii="Times New Roman" w:hAnsi="Times New Roman" w:cs="Times New Roman"/>
                <w:color w:val="000000" w:themeColor="text1"/>
                <w:sz w:val="24"/>
                <w:szCs w:val="24"/>
                <w:lang w:val="en-GB"/>
              </w:rPr>
            </w:pPr>
            <w:del w:id="584" w:author="Robert FRASER" w:date="2026-09-25T21:07:00Z" w16du:dateUtc="2026-09-26T01:07:00Z">
              <w:r w:rsidRPr="00C27B90">
                <w:rPr>
                  <w:rFonts w:ascii="Times New Roman" w:hAnsi="Times New Roman" w:cs="Times New Roman"/>
                  <w:color w:val="000000" w:themeColor="text1"/>
                  <w:sz w:val="24"/>
                  <w:szCs w:val="24"/>
                  <w:lang w:val="en-GB"/>
                </w:rPr>
                <w:delText>57.1</w:delText>
              </w:r>
            </w:del>
          </w:p>
        </w:tc>
      </w:tr>
      <w:tr w:rsidR="00566F44" w:rsidRPr="00C27B90" w14:paraId="09BE3960" w14:textId="77777777" w:rsidTr="00F73E26">
        <w:trPr>
          <w:trHeight w:val="340"/>
          <w:del w:id="585" w:author="Robert FRASER" w:date="2026-09-25T21:07:00Z" w16du:dateUtc="2026-09-26T01:07:00Z"/>
        </w:trPr>
        <w:tc>
          <w:tcPr>
            <w:tcW w:w="1701" w:type="dxa"/>
            <w:noWrap/>
            <w:vAlign w:val="center"/>
            <w:hideMark/>
          </w:tcPr>
          <w:p w14:paraId="37E285EA" w14:textId="77777777" w:rsidR="00566F44" w:rsidRPr="00C27B90" w:rsidRDefault="00566F44" w:rsidP="00F73E26">
            <w:pPr>
              <w:pStyle w:val="NoSpacing"/>
              <w:rPr>
                <w:del w:id="586" w:author="Robert FRASER" w:date="2026-09-25T21:07:00Z" w16du:dateUtc="2026-09-26T01:07:00Z"/>
                <w:rFonts w:ascii="Times New Roman" w:hAnsi="Times New Roman" w:cs="Times New Roman"/>
                <w:color w:val="000000" w:themeColor="text1"/>
                <w:sz w:val="24"/>
                <w:szCs w:val="24"/>
                <w:lang w:val="en-GB"/>
              </w:rPr>
            </w:pPr>
            <w:del w:id="587" w:author="Robert FRASER" w:date="2026-09-25T21:07:00Z" w16du:dateUtc="2026-09-26T01:07:00Z">
              <w:r w:rsidRPr="00C27B90">
                <w:rPr>
                  <w:rFonts w:ascii="Times New Roman" w:hAnsi="Times New Roman" w:cs="Times New Roman"/>
                  <w:color w:val="000000" w:themeColor="text1"/>
                  <w:sz w:val="24"/>
                  <w:szCs w:val="24"/>
                  <w:lang w:val="en-GB"/>
                </w:rPr>
                <w:delText>2010/11</w:delText>
              </w:r>
            </w:del>
          </w:p>
        </w:tc>
        <w:tc>
          <w:tcPr>
            <w:tcW w:w="851" w:type="dxa"/>
            <w:noWrap/>
            <w:vAlign w:val="center"/>
            <w:hideMark/>
          </w:tcPr>
          <w:p w14:paraId="0838211A" w14:textId="77777777" w:rsidR="00566F44" w:rsidRPr="00C27B90" w:rsidRDefault="00566F44" w:rsidP="00F73E26">
            <w:pPr>
              <w:pStyle w:val="NoSpacing"/>
              <w:rPr>
                <w:del w:id="588" w:author="Robert FRASER" w:date="2026-09-25T21:07:00Z" w16du:dateUtc="2026-09-26T01:07:00Z"/>
                <w:rFonts w:ascii="Times New Roman" w:hAnsi="Times New Roman" w:cs="Times New Roman"/>
                <w:color w:val="000000" w:themeColor="text1"/>
                <w:sz w:val="24"/>
                <w:szCs w:val="24"/>
                <w:lang w:val="en-GB"/>
              </w:rPr>
            </w:pPr>
            <w:del w:id="589" w:author="Robert FRASER" w:date="2026-09-25T21:07:00Z" w16du:dateUtc="2026-09-26T01:07:00Z">
              <w:r w:rsidRPr="00C27B90">
                <w:rPr>
                  <w:rFonts w:ascii="Times New Roman" w:hAnsi="Times New Roman" w:cs="Times New Roman"/>
                  <w:color w:val="000000" w:themeColor="text1"/>
                  <w:sz w:val="24"/>
                  <w:szCs w:val="24"/>
                  <w:lang w:val="en-GB"/>
                </w:rPr>
                <w:delText>629</w:delText>
              </w:r>
            </w:del>
          </w:p>
        </w:tc>
        <w:tc>
          <w:tcPr>
            <w:tcW w:w="1276" w:type="dxa"/>
            <w:vAlign w:val="center"/>
          </w:tcPr>
          <w:p w14:paraId="6C5A93AC" w14:textId="77777777" w:rsidR="00566F44" w:rsidRPr="00C27B90" w:rsidRDefault="00566F44" w:rsidP="00F73E26">
            <w:pPr>
              <w:pStyle w:val="NoSpacing"/>
              <w:rPr>
                <w:del w:id="590" w:author="Robert FRASER" w:date="2026-09-25T21:07:00Z" w16du:dateUtc="2026-09-26T01:07:00Z"/>
                <w:rFonts w:ascii="Times New Roman" w:hAnsi="Times New Roman" w:cs="Times New Roman"/>
                <w:color w:val="000000" w:themeColor="text1"/>
                <w:sz w:val="24"/>
                <w:szCs w:val="24"/>
                <w:lang w:val="en-GB"/>
              </w:rPr>
            </w:pPr>
            <w:del w:id="59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69E01449" w14:textId="77777777" w:rsidR="00566F44" w:rsidRPr="00C27B90" w:rsidRDefault="00566F44" w:rsidP="00F73E26">
            <w:pPr>
              <w:pStyle w:val="NoSpacing"/>
              <w:rPr>
                <w:del w:id="592" w:author="Robert FRASER" w:date="2026-09-25T21:07:00Z" w16du:dateUtc="2026-09-26T01:07:00Z"/>
                <w:rFonts w:ascii="Times New Roman" w:hAnsi="Times New Roman" w:cs="Times New Roman"/>
                <w:color w:val="000000" w:themeColor="text1"/>
                <w:sz w:val="24"/>
                <w:szCs w:val="24"/>
                <w:lang w:val="en-GB"/>
              </w:rPr>
            </w:pPr>
            <w:del w:id="593" w:author="Robert FRASER" w:date="2026-09-25T21:07:00Z" w16du:dateUtc="2026-09-26T01:07:00Z">
              <w:r w:rsidRPr="00C27B90">
                <w:rPr>
                  <w:rFonts w:ascii="Times New Roman" w:hAnsi="Times New Roman" w:cs="Times New Roman"/>
                  <w:color w:val="000000" w:themeColor="text1"/>
                  <w:sz w:val="24"/>
                  <w:szCs w:val="24"/>
                  <w:lang w:val="en-GB"/>
                </w:rPr>
                <w:delText>20-78</w:delText>
              </w:r>
            </w:del>
          </w:p>
        </w:tc>
        <w:tc>
          <w:tcPr>
            <w:tcW w:w="1559" w:type="dxa"/>
            <w:vAlign w:val="center"/>
          </w:tcPr>
          <w:p w14:paraId="54771673" w14:textId="77777777" w:rsidR="00566F44" w:rsidRPr="00C27B90" w:rsidRDefault="00566F44" w:rsidP="00F73E26">
            <w:pPr>
              <w:pStyle w:val="NoSpacing"/>
              <w:rPr>
                <w:del w:id="594" w:author="Robert FRASER" w:date="2026-09-25T21:07:00Z" w16du:dateUtc="2026-09-26T01:07:00Z"/>
                <w:rFonts w:ascii="Times New Roman" w:hAnsi="Times New Roman" w:cs="Times New Roman"/>
                <w:color w:val="000000" w:themeColor="text1"/>
                <w:sz w:val="24"/>
                <w:szCs w:val="24"/>
                <w:lang w:val="en-GB"/>
              </w:rPr>
            </w:pPr>
            <w:del w:id="595" w:author="Robert FRASER" w:date="2026-09-25T21:07:00Z" w16du:dateUtc="2026-09-26T01:07:00Z">
              <w:r w:rsidRPr="00C27B90">
                <w:rPr>
                  <w:rFonts w:ascii="Times New Roman" w:hAnsi="Times New Roman" w:cs="Times New Roman"/>
                  <w:color w:val="000000" w:themeColor="text1"/>
                  <w:sz w:val="24"/>
                  <w:szCs w:val="24"/>
                  <w:lang w:val="en-GB"/>
                </w:rPr>
                <w:delText>40.2 ± 10.8</w:delText>
              </w:r>
            </w:del>
          </w:p>
        </w:tc>
        <w:tc>
          <w:tcPr>
            <w:tcW w:w="1276" w:type="dxa"/>
            <w:vAlign w:val="center"/>
          </w:tcPr>
          <w:p w14:paraId="77A52320" w14:textId="77777777" w:rsidR="00566F44" w:rsidRPr="00C27B90" w:rsidRDefault="00566F44" w:rsidP="00F73E26">
            <w:pPr>
              <w:pStyle w:val="NoSpacing"/>
              <w:rPr>
                <w:del w:id="596" w:author="Robert FRASER" w:date="2026-09-25T21:07:00Z" w16du:dateUtc="2026-09-26T01:07:00Z"/>
                <w:rFonts w:ascii="Times New Roman" w:hAnsi="Times New Roman" w:cs="Times New Roman"/>
                <w:color w:val="000000" w:themeColor="text1"/>
                <w:sz w:val="24"/>
                <w:szCs w:val="24"/>
                <w:lang w:val="en-GB"/>
              </w:rPr>
            </w:pPr>
            <w:del w:id="597"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15416B4E" w14:textId="77777777" w:rsidR="00566F44" w:rsidRPr="00C27B90" w:rsidRDefault="00566F44" w:rsidP="00F73E26">
            <w:pPr>
              <w:pStyle w:val="NoSpacing"/>
              <w:rPr>
                <w:del w:id="598" w:author="Robert FRASER" w:date="2026-09-25T21:07:00Z" w16du:dateUtc="2026-09-26T01:07:00Z"/>
                <w:rFonts w:ascii="Times New Roman" w:hAnsi="Times New Roman" w:cs="Times New Roman"/>
                <w:color w:val="000000" w:themeColor="text1"/>
                <w:sz w:val="24"/>
                <w:szCs w:val="24"/>
                <w:lang w:val="en-GB"/>
              </w:rPr>
            </w:pPr>
            <w:del w:id="599" w:author="Robert FRASER" w:date="2026-09-25T21:07:00Z" w16du:dateUtc="2026-09-26T01:07:00Z">
              <w:r w:rsidRPr="00C27B90">
                <w:rPr>
                  <w:rFonts w:ascii="Times New Roman" w:hAnsi="Times New Roman" w:cs="Times New Roman"/>
                  <w:color w:val="000000" w:themeColor="text1"/>
                  <w:sz w:val="24"/>
                  <w:szCs w:val="24"/>
                  <w:lang w:val="en-GB"/>
                </w:rPr>
                <w:delText>53.9</w:delText>
              </w:r>
            </w:del>
          </w:p>
        </w:tc>
      </w:tr>
      <w:tr w:rsidR="00566F44" w:rsidRPr="00C27B90" w14:paraId="03A92EB7" w14:textId="77777777" w:rsidTr="00F73E26">
        <w:trPr>
          <w:trHeight w:val="340"/>
          <w:del w:id="600" w:author="Robert FRASER" w:date="2026-09-25T21:07:00Z" w16du:dateUtc="2026-09-26T01:07:00Z"/>
        </w:trPr>
        <w:tc>
          <w:tcPr>
            <w:tcW w:w="1701" w:type="dxa"/>
            <w:noWrap/>
            <w:vAlign w:val="center"/>
            <w:hideMark/>
          </w:tcPr>
          <w:p w14:paraId="61ABC787" w14:textId="77777777" w:rsidR="00566F44" w:rsidRPr="00C27B90" w:rsidRDefault="00566F44" w:rsidP="00F73E26">
            <w:pPr>
              <w:pStyle w:val="NoSpacing"/>
              <w:rPr>
                <w:del w:id="601" w:author="Robert FRASER" w:date="2026-09-25T21:07:00Z" w16du:dateUtc="2026-09-26T01:07:00Z"/>
                <w:rFonts w:ascii="Times New Roman" w:hAnsi="Times New Roman" w:cs="Times New Roman"/>
                <w:color w:val="000000" w:themeColor="text1"/>
                <w:sz w:val="24"/>
                <w:szCs w:val="24"/>
                <w:lang w:val="en-GB"/>
              </w:rPr>
            </w:pPr>
            <w:del w:id="602" w:author="Robert FRASER" w:date="2026-09-25T21:07:00Z" w16du:dateUtc="2026-09-26T01:07:00Z">
              <w:r w:rsidRPr="00C27B90">
                <w:rPr>
                  <w:rFonts w:ascii="Times New Roman" w:hAnsi="Times New Roman" w:cs="Times New Roman"/>
                  <w:color w:val="000000" w:themeColor="text1"/>
                  <w:sz w:val="24"/>
                  <w:szCs w:val="24"/>
                  <w:lang w:val="en-GB"/>
                </w:rPr>
                <w:delText>2011/10+11</w:delText>
              </w:r>
            </w:del>
          </w:p>
        </w:tc>
        <w:tc>
          <w:tcPr>
            <w:tcW w:w="851" w:type="dxa"/>
            <w:noWrap/>
            <w:vAlign w:val="center"/>
            <w:hideMark/>
          </w:tcPr>
          <w:p w14:paraId="161273F7" w14:textId="77777777" w:rsidR="00566F44" w:rsidRPr="00C27B90" w:rsidRDefault="00566F44" w:rsidP="00F73E26">
            <w:pPr>
              <w:pStyle w:val="NoSpacing"/>
              <w:rPr>
                <w:del w:id="603" w:author="Robert FRASER" w:date="2026-09-25T21:07:00Z" w16du:dateUtc="2026-09-26T01:07:00Z"/>
                <w:rFonts w:ascii="Times New Roman" w:hAnsi="Times New Roman" w:cs="Times New Roman"/>
                <w:color w:val="000000" w:themeColor="text1"/>
                <w:sz w:val="24"/>
                <w:szCs w:val="24"/>
                <w:lang w:val="en-GB"/>
              </w:rPr>
            </w:pPr>
            <w:del w:id="604" w:author="Robert FRASER" w:date="2026-09-25T21:07:00Z" w16du:dateUtc="2026-09-26T01:07:00Z">
              <w:r w:rsidRPr="00C27B90">
                <w:rPr>
                  <w:rFonts w:ascii="Times New Roman" w:hAnsi="Times New Roman" w:cs="Times New Roman"/>
                  <w:color w:val="000000" w:themeColor="text1"/>
                  <w:sz w:val="24"/>
                  <w:szCs w:val="24"/>
                  <w:lang w:val="en-GB"/>
                </w:rPr>
                <w:delText>713</w:delText>
              </w:r>
            </w:del>
          </w:p>
        </w:tc>
        <w:tc>
          <w:tcPr>
            <w:tcW w:w="1276" w:type="dxa"/>
            <w:vAlign w:val="center"/>
          </w:tcPr>
          <w:p w14:paraId="5CF7901D" w14:textId="77777777" w:rsidR="00566F44" w:rsidRPr="00C27B90" w:rsidRDefault="00566F44" w:rsidP="00F73E26">
            <w:pPr>
              <w:pStyle w:val="NoSpacing"/>
              <w:rPr>
                <w:del w:id="605" w:author="Robert FRASER" w:date="2026-09-25T21:07:00Z" w16du:dateUtc="2026-09-26T01:07:00Z"/>
                <w:rFonts w:ascii="Times New Roman" w:hAnsi="Times New Roman" w:cs="Times New Roman"/>
                <w:color w:val="000000" w:themeColor="text1"/>
                <w:sz w:val="24"/>
                <w:szCs w:val="24"/>
                <w:lang w:val="en-GB"/>
              </w:rPr>
            </w:pPr>
            <w:del w:id="60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20608A05" w14:textId="77777777" w:rsidR="00566F44" w:rsidRPr="00C27B90" w:rsidRDefault="00566F44" w:rsidP="00F73E26">
            <w:pPr>
              <w:pStyle w:val="NoSpacing"/>
              <w:rPr>
                <w:del w:id="607" w:author="Robert FRASER" w:date="2026-09-25T21:07:00Z" w16du:dateUtc="2026-09-26T01:07:00Z"/>
                <w:rFonts w:ascii="Times New Roman" w:hAnsi="Times New Roman" w:cs="Times New Roman"/>
                <w:color w:val="000000" w:themeColor="text1"/>
                <w:sz w:val="24"/>
                <w:szCs w:val="24"/>
                <w:lang w:val="en-GB"/>
              </w:rPr>
            </w:pPr>
            <w:del w:id="608" w:author="Robert FRASER" w:date="2026-09-25T21:07:00Z" w16du:dateUtc="2026-09-26T01:07:00Z">
              <w:r w:rsidRPr="00C27B90">
                <w:rPr>
                  <w:rFonts w:ascii="Times New Roman" w:hAnsi="Times New Roman" w:cs="Times New Roman"/>
                  <w:color w:val="000000" w:themeColor="text1"/>
                  <w:sz w:val="24"/>
                  <w:szCs w:val="24"/>
                  <w:lang w:val="en-GB"/>
                </w:rPr>
                <w:delText>20-77</w:delText>
              </w:r>
            </w:del>
          </w:p>
        </w:tc>
        <w:tc>
          <w:tcPr>
            <w:tcW w:w="1559" w:type="dxa"/>
            <w:vAlign w:val="center"/>
          </w:tcPr>
          <w:p w14:paraId="329BA15B" w14:textId="77777777" w:rsidR="00566F44" w:rsidRPr="00C27B90" w:rsidRDefault="00566F44" w:rsidP="00F73E26">
            <w:pPr>
              <w:pStyle w:val="NoSpacing"/>
              <w:rPr>
                <w:del w:id="609" w:author="Robert FRASER" w:date="2026-09-25T21:07:00Z" w16du:dateUtc="2026-09-26T01:07:00Z"/>
                <w:rFonts w:ascii="Times New Roman" w:hAnsi="Times New Roman" w:cs="Times New Roman"/>
                <w:color w:val="000000" w:themeColor="text1"/>
                <w:sz w:val="24"/>
                <w:szCs w:val="24"/>
                <w:lang w:val="en-GB"/>
              </w:rPr>
            </w:pPr>
            <w:del w:id="610" w:author="Robert FRASER" w:date="2026-09-25T21:07:00Z" w16du:dateUtc="2026-09-26T01:07:00Z">
              <w:r w:rsidRPr="00C27B90">
                <w:rPr>
                  <w:rFonts w:ascii="Times New Roman" w:hAnsi="Times New Roman" w:cs="Times New Roman"/>
                  <w:color w:val="000000" w:themeColor="text1"/>
                  <w:sz w:val="24"/>
                  <w:szCs w:val="24"/>
                  <w:lang w:val="en-GB"/>
                </w:rPr>
                <w:delText>40.9 ± 11.4</w:delText>
              </w:r>
            </w:del>
          </w:p>
        </w:tc>
        <w:tc>
          <w:tcPr>
            <w:tcW w:w="1276" w:type="dxa"/>
            <w:vAlign w:val="center"/>
          </w:tcPr>
          <w:p w14:paraId="1789FB19" w14:textId="77777777" w:rsidR="00566F44" w:rsidRPr="00C27B90" w:rsidRDefault="00566F44" w:rsidP="00F73E26">
            <w:pPr>
              <w:pStyle w:val="NoSpacing"/>
              <w:rPr>
                <w:del w:id="611" w:author="Robert FRASER" w:date="2026-09-25T21:07:00Z" w16du:dateUtc="2026-09-26T01:07:00Z"/>
                <w:rFonts w:ascii="Times New Roman" w:hAnsi="Times New Roman" w:cs="Times New Roman"/>
                <w:color w:val="000000" w:themeColor="text1"/>
                <w:sz w:val="24"/>
                <w:szCs w:val="24"/>
                <w:lang w:val="en-GB"/>
              </w:rPr>
            </w:pPr>
            <w:del w:id="612"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2372BC29" w14:textId="77777777" w:rsidR="00566F44" w:rsidRPr="00C27B90" w:rsidRDefault="00566F44" w:rsidP="00F73E26">
            <w:pPr>
              <w:pStyle w:val="NoSpacing"/>
              <w:rPr>
                <w:del w:id="613" w:author="Robert FRASER" w:date="2026-09-25T21:07:00Z" w16du:dateUtc="2026-09-26T01:07:00Z"/>
                <w:rFonts w:ascii="Times New Roman" w:hAnsi="Times New Roman" w:cs="Times New Roman"/>
                <w:color w:val="000000" w:themeColor="text1"/>
                <w:sz w:val="24"/>
                <w:szCs w:val="24"/>
                <w:highlight w:val="green"/>
                <w:lang w:val="en-GB"/>
              </w:rPr>
            </w:pPr>
            <w:del w:id="614" w:author="Robert FRASER" w:date="2026-09-25T21:07:00Z" w16du:dateUtc="2026-09-26T01:07:00Z">
              <w:r w:rsidRPr="00C27B90">
                <w:rPr>
                  <w:rFonts w:ascii="Times New Roman" w:hAnsi="Times New Roman" w:cs="Times New Roman"/>
                  <w:color w:val="000000" w:themeColor="text1"/>
                  <w:sz w:val="24"/>
                  <w:szCs w:val="24"/>
                  <w:lang w:val="en-GB"/>
                </w:rPr>
                <w:delText>55.8</w:delText>
              </w:r>
            </w:del>
          </w:p>
        </w:tc>
      </w:tr>
      <w:tr w:rsidR="00566F44" w:rsidRPr="00C27B90" w14:paraId="3A35AC45" w14:textId="77777777" w:rsidTr="00F73E26">
        <w:trPr>
          <w:trHeight w:val="340"/>
          <w:del w:id="615" w:author="Robert FRASER" w:date="2026-09-25T21:07:00Z" w16du:dateUtc="2026-09-26T01:07:00Z"/>
        </w:trPr>
        <w:tc>
          <w:tcPr>
            <w:tcW w:w="1701" w:type="dxa"/>
            <w:noWrap/>
            <w:vAlign w:val="center"/>
            <w:hideMark/>
          </w:tcPr>
          <w:p w14:paraId="0C71D057" w14:textId="77777777" w:rsidR="00566F44" w:rsidRPr="00C27B90" w:rsidRDefault="00566F44" w:rsidP="00F73E26">
            <w:pPr>
              <w:pStyle w:val="NoSpacing"/>
              <w:rPr>
                <w:del w:id="616" w:author="Robert FRASER" w:date="2026-09-25T21:07:00Z" w16du:dateUtc="2026-09-26T01:07:00Z"/>
                <w:rFonts w:ascii="Times New Roman" w:hAnsi="Times New Roman" w:cs="Times New Roman"/>
                <w:color w:val="000000" w:themeColor="text1"/>
                <w:sz w:val="24"/>
                <w:szCs w:val="24"/>
                <w:lang w:val="en-GB"/>
              </w:rPr>
            </w:pPr>
            <w:del w:id="617" w:author="Robert FRASER" w:date="2026-09-25T21:07:00Z" w16du:dateUtc="2026-09-26T01:07:00Z">
              <w:r w:rsidRPr="00C27B90">
                <w:rPr>
                  <w:rFonts w:ascii="Times New Roman" w:hAnsi="Times New Roman" w:cs="Times New Roman"/>
                  <w:color w:val="000000" w:themeColor="text1"/>
                  <w:sz w:val="24"/>
                  <w:szCs w:val="24"/>
                  <w:lang w:val="en-GB"/>
                </w:rPr>
                <w:delText>2012/10+11</w:delText>
              </w:r>
            </w:del>
          </w:p>
        </w:tc>
        <w:tc>
          <w:tcPr>
            <w:tcW w:w="851" w:type="dxa"/>
            <w:noWrap/>
            <w:vAlign w:val="center"/>
            <w:hideMark/>
          </w:tcPr>
          <w:p w14:paraId="05525361" w14:textId="77777777" w:rsidR="00566F44" w:rsidRPr="00C27B90" w:rsidRDefault="00566F44" w:rsidP="00F73E26">
            <w:pPr>
              <w:pStyle w:val="NoSpacing"/>
              <w:rPr>
                <w:del w:id="618" w:author="Robert FRASER" w:date="2026-09-25T21:07:00Z" w16du:dateUtc="2026-09-26T01:07:00Z"/>
                <w:rFonts w:ascii="Times New Roman" w:hAnsi="Times New Roman" w:cs="Times New Roman"/>
                <w:color w:val="000000" w:themeColor="text1"/>
                <w:sz w:val="24"/>
                <w:szCs w:val="24"/>
                <w:lang w:val="en-GB"/>
              </w:rPr>
            </w:pPr>
            <w:del w:id="619" w:author="Robert FRASER" w:date="2026-09-25T21:07:00Z" w16du:dateUtc="2026-09-26T01:07:00Z">
              <w:r w:rsidRPr="00C27B90">
                <w:rPr>
                  <w:rFonts w:ascii="Times New Roman" w:hAnsi="Times New Roman" w:cs="Times New Roman"/>
                  <w:color w:val="000000" w:themeColor="text1"/>
                  <w:sz w:val="24"/>
                  <w:szCs w:val="24"/>
                  <w:lang w:val="en-GB"/>
                </w:rPr>
                <w:delText>537</w:delText>
              </w:r>
            </w:del>
          </w:p>
        </w:tc>
        <w:tc>
          <w:tcPr>
            <w:tcW w:w="1276" w:type="dxa"/>
            <w:vAlign w:val="center"/>
          </w:tcPr>
          <w:p w14:paraId="42556570" w14:textId="77777777" w:rsidR="00566F44" w:rsidRPr="00C27B90" w:rsidRDefault="00566F44" w:rsidP="00F73E26">
            <w:pPr>
              <w:pStyle w:val="NoSpacing"/>
              <w:rPr>
                <w:del w:id="620" w:author="Robert FRASER" w:date="2026-09-25T21:07:00Z" w16du:dateUtc="2026-09-26T01:07:00Z"/>
                <w:rFonts w:ascii="Times New Roman" w:hAnsi="Times New Roman" w:cs="Times New Roman"/>
                <w:color w:val="000000" w:themeColor="text1"/>
                <w:sz w:val="24"/>
                <w:szCs w:val="24"/>
                <w:lang w:val="en-GB"/>
              </w:rPr>
            </w:pPr>
            <w:del w:id="62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6121522D" w14:textId="77777777" w:rsidR="00566F44" w:rsidRPr="00C27B90" w:rsidRDefault="00566F44" w:rsidP="00F73E26">
            <w:pPr>
              <w:pStyle w:val="NoSpacing"/>
              <w:rPr>
                <w:del w:id="622" w:author="Robert FRASER" w:date="2026-09-25T21:07:00Z" w16du:dateUtc="2026-09-26T01:07:00Z"/>
                <w:rFonts w:ascii="Times New Roman" w:hAnsi="Times New Roman" w:cs="Times New Roman"/>
                <w:color w:val="000000" w:themeColor="text1"/>
                <w:sz w:val="24"/>
                <w:szCs w:val="24"/>
                <w:lang w:val="en-GB"/>
              </w:rPr>
            </w:pPr>
            <w:del w:id="623" w:author="Robert FRASER" w:date="2026-09-25T21:07:00Z" w16du:dateUtc="2026-09-26T01:07:00Z">
              <w:r w:rsidRPr="00C27B90">
                <w:rPr>
                  <w:rFonts w:ascii="Times New Roman" w:hAnsi="Times New Roman" w:cs="Times New Roman"/>
                  <w:color w:val="000000" w:themeColor="text1"/>
                  <w:sz w:val="24"/>
                  <w:szCs w:val="24"/>
                  <w:lang w:val="en-GB"/>
                </w:rPr>
                <w:delText>20-75</w:delText>
              </w:r>
            </w:del>
          </w:p>
        </w:tc>
        <w:tc>
          <w:tcPr>
            <w:tcW w:w="1559" w:type="dxa"/>
            <w:vAlign w:val="center"/>
          </w:tcPr>
          <w:p w14:paraId="565A760B" w14:textId="77777777" w:rsidR="00566F44" w:rsidRPr="00C27B90" w:rsidRDefault="00566F44" w:rsidP="00F73E26">
            <w:pPr>
              <w:pStyle w:val="NoSpacing"/>
              <w:rPr>
                <w:del w:id="624" w:author="Robert FRASER" w:date="2026-09-25T21:07:00Z" w16du:dateUtc="2026-09-26T01:07:00Z"/>
                <w:rFonts w:ascii="Times New Roman" w:hAnsi="Times New Roman" w:cs="Times New Roman"/>
                <w:color w:val="000000" w:themeColor="text1"/>
                <w:sz w:val="24"/>
                <w:szCs w:val="24"/>
                <w:lang w:val="en-GB"/>
              </w:rPr>
            </w:pPr>
            <w:del w:id="625" w:author="Robert FRASER" w:date="2026-09-25T21:07:00Z" w16du:dateUtc="2026-09-26T01:07:00Z">
              <w:r w:rsidRPr="00C27B90">
                <w:rPr>
                  <w:rFonts w:ascii="Times New Roman" w:hAnsi="Times New Roman" w:cs="Times New Roman"/>
                  <w:color w:val="000000" w:themeColor="text1"/>
                  <w:sz w:val="24"/>
                  <w:szCs w:val="24"/>
                  <w:lang w:val="en-GB"/>
                </w:rPr>
                <w:delText>38.7 ± 10.5</w:delText>
              </w:r>
            </w:del>
          </w:p>
        </w:tc>
        <w:tc>
          <w:tcPr>
            <w:tcW w:w="1276" w:type="dxa"/>
            <w:vAlign w:val="center"/>
          </w:tcPr>
          <w:p w14:paraId="676F5AD6" w14:textId="77777777" w:rsidR="00566F44" w:rsidRPr="00C27B90" w:rsidRDefault="00566F44" w:rsidP="00F73E26">
            <w:pPr>
              <w:pStyle w:val="NoSpacing"/>
              <w:rPr>
                <w:del w:id="626" w:author="Robert FRASER" w:date="2026-09-25T21:07:00Z" w16du:dateUtc="2026-09-26T01:07:00Z"/>
                <w:rFonts w:ascii="Times New Roman" w:hAnsi="Times New Roman" w:cs="Times New Roman"/>
                <w:color w:val="000000" w:themeColor="text1"/>
                <w:sz w:val="24"/>
                <w:szCs w:val="24"/>
                <w:lang w:val="en-GB"/>
              </w:rPr>
            </w:pPr>
            <w:del w:id="62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35FCB197" w14:textId="77777777" w:rsidR="00566F44" w:rsidRPr="00C27B90" w:rsidRDefault="00566F44" w:rsidP="00F73E26">
            <w:pPr>
              <w:pStyle w:val="NoSpacing"/>
              <w:rPr>
                <w:del w:id="628" w:author="Robert FRASER" w:date="2026-09-25T21:07:00Z" w16du:dateUtc="2026-09-26T01:07:00Z"/>
                <w:rFonts w:ascii="Times New Roman" w:hAnsi="Times New Roman" w:cs="Times New Roman"/>
                <w:color w:val="000000" w:themeColor="text1"/>
                <w:sz w:val="24"/>
                <w:szCs w:val="24"/>
                <w:lang w:val="en-GB"/>
              </w:rPr>
            </w:pPr>
            <w:del w:id="629" w:author="Robert FRASER" w:date="2026-09-25T21:07:00Z" w16du:dateUtc="2026-09-26T01:07:00Z">
              <w:r w:rsidRPr="00C27B90">
                <w:rPr>
                  <w:rFonts w:ascii="Times New Roman" w:hAnsi="Times New Roman" w:cs="Times New Roman"/>
                  <w:color w:val="000000" w:themeColor="text1"/>
                  <w:sz w:val="24"/>
                  <w:szCs w:val="24"/>
                  <w:lang w:val="en-GB"/>
                </w:rPr>
                <w:delText>49.0</w:delText>
              </w:r>
            </w:del>
          </w:p>
        </w:tc>
      </w:tr>
      <w:tr w:rsidR="00566F44" w:rsidRPr="00C27B90" w14:paraId="106D015E" w14:textId="77777777" w:rsidTr="00F73E26">
        <w:trPr>
          <w:trHeight w:val="340"/>
          <w:del w:id="630" w:author="Robert FRASER" w:date="2026-09-25T21:07:00Z" w16du:dateUtc="2026-09-26T01:07:00Z"/>
        </w:trPr>
        <w:tc>
          <w:tcPr>
            <w:tcW w:w="1701" w:type="dxa"/>
            <w:noWrap/>
            <w:vAlign w:val="center"/>
            <w:hideMark/>
          </w:tcPr>
          <w:p w14:paraId="381EB8AC" w14:textId="77777777" w:rsidR="00566F44" w:rsidRPr="00C27B90" w:rsidRDefault="00566F44" w:rsidP="00F73E26">
            <w:pPr>
              <w:pStyle w:val="NoSpacing"/>
              <w:rPr>
                <w:del w:id="631" w:author="Robert FRASER" w:date="2026-09-25T21:07:00Z" w16du:dateUtc="2026-09-26T01:07:00Z"/>
                <w:rFonts w:ascii="Times New Roman" w:hAnsi="Times New Roman" w:cs="Times New Roman"/>
                <w:color w:val="000000" w:themeColor="text1"/>
                <w:sz w:val="24"/>
                <w:szCs w:val="24"/>
                <w:lang w:val="en-GB"/>
              </w:rPr>
            </w:pPr>
            <w:del w:id="632" w:author="Robert FRASER" w:date="2026-09-25T21:07:00Z" w16du:dateUtc="2026-09-26T01:07:00Z">
              <w:r w:rsidRPr="00C27B90">
                <w:rPr>
                  <w:rFonts w:ascii="Times New Roman" w:hAnsi="Times New Roman" w:cs="Times New Roman"/>
                  <w:color w:val="000000" w:themeColor="text1"/>
                  <w:sz w:val="24"/>
                  <w:szCs w:val="24"/>
                  <w:lang w:val="en-GB"/>
                </w:rPr>
                <w:delText>2013/10+11</w:delText>
              </w:r>
            </w:del>
          </w:p>
        </w:tc>
        <w:tc>
          <w:tcPr>
            <w:tcW w:w="851" w:type="dxa"/>
            <w:noWrap/>
            <w:vAlign w:val="center"/>
            <w:hideMark/>
          </w:tcPr>
          <w:p w14:paraId="0D9F5DA7" w14:textId="77777777" w:rsidR="00566F44" w:rsidRPr="00C27B90" w:rsidRDefault="00566F44" w:rsidP="00F73E26">
            <w:pPr>
              <w:pStyle w:val="NoSpacing"/>
              <w:rPr>
                <w:del w:id="633" w:author="Robert FRASER" w:date="2026-09-25T21:07:00Z" w16du:dateUtc="2026-09-26T01:07:00Z"/>
                <w:rFonts w:ascii="Times New Roman" w:hAnsi="Times New Roman" w:cs="Times New Roman"/>
                <w:color w:val="000000" w:themeColor="text1"/>
                <w:sz w:val="24"/>
                <w:szCs w:val="24"/>
                <w:lang w:val="en-GB"/>
              </w:rPr>
            </w:pPr>
            <w:del w:id="634" w:author="Robert FRASER" w:date="2026-09-25T21:07:00Z" w16du:dateUtc="2026-09-26T01:07:00Z">
              <w:r w:rsidRPr="00C27B90">
                <w:rPr>
                  <w:rFonts w:ascii="Times New Roman" w:hAnsi="Times New Roman" w:cs="Times New Roman"/>
                  <w:color w:val="000000" w:themeColor="text1"/>
                  <w:sz w:val="24"/>
                  <w:szCs w:val="24"/>
                  <w:lang w:val="en-GB"/>
                </w:rPr>
                <w:delText>598</w:delText>
              </w:r>
            </w:del>
          </w:p>
        </w:tc>
        <w:tc>
          <w:tcPr>
            <w:tcW w:w="1276" w:type="dxa"/>
            <w:vAlign w:val="center"/>
          </w:tcPr>
          <w:p w14:paraId="35D887DD" w14:textId="77777777" w:rsidR="00566F44" w:rsidRPr="00C27B90" w:rsidRDefault="00566F44" w:rsidP="00F73E26">
            <w:pPr>
              <w:pStyle w:val="NoSpacing"/>
              <w:rPr>
                <w:del w:id="635" w:author="Robert FRASER" w:date="2026-09-25T21:07:00Z" w16du:dateUtc="2026-09-26T01:07:00Z"/>
                <w:rFonts w:ascii="Times New Roman" w:hAnsi="Times New Roman" w:cs="Times New Roman"/>
                <w:color w:val="000000" w:themeColor="text1"/>
                <w:sz w:val="24"/>
                <w:szCs w:val="24"/>
                <w:lang w:val="en-GB"/>
              </w:rPr>
            </w:pPr>
            <w:del w:id="63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4EE10BF7" w14:textId="77777777" w:rsidR="00566F44" w:rsidRPr="00C27B90" w:rsidRDefault="00566F44" w:rsidP="00F73E26">
            <w:pPr>
              <w:pStyle w:val="NoSpacing"/>
              <w:rPr>
                <w:del w:id="637" w:author="Robert FRASER" w:date="2026-09-25T21:07:00Z" w16du:dateUtc="2026-09-26T01:07:00Z"/>
                <w:rFonts w:ascii="Times New Roman" w:hAnsi="Times New Roman" w:cs="Times New Roman"/>
                <w:color w:val="000000" w:themeColor="text1"/>
                <w:sz w:val="24"/>
                <w:szCs w:val="24"/>
                <w:lang w:val="en-GB"/>
              </w:rPr>
            </w:pPr>
            <w:del w:id="638" w:author="Robert FRASER" w:date="2026-09-25T21:07:00Z" w16du:dateUtc="2026-09-26T01:07:00Z">
              <w:r w:rsidRPr="00C27B90">
                <w:rPr>
                  <w:rFonts w:ascii="Times New Roman" w:hAnsi="Times New Roman" w:cs="Times New Roman"/>
                  <w:color w:val="000000" w:themeColor="text1"/>
                  <w:sz w:val="24"/>
                  <w:szCs w:val="24"/>
                  <w:lang w:val="en-GB"/>
                </w:rPr>
                <w:delText>20-87</w:delText>
              </w:r>
            </w:del>
          </w:p>
        </w:tc>
        <w:tc>
          <w:tcPr>
            <w:tcW w:w="1559" w:type="dxa"/>
            <w:vAlign w:val="center"/>
          </w:tcPr>
          <w:p w14:paraId="2A94E50A" w14:textId="77777777" w:rsidR="00566F44" w:rsidRPr="00C27B90" w:rsidRDefault="00566F44" w:rsidP="00F73E26">
            <w:pPr>
              <w:pStyle w:val="NoSpacing"/>
              <w:rPr>
                <w:del w:id="639" w:author="Robert FRASER" w:date="2026-09-25T21:07:00Z" w16du:dateUtc="2026-09-26T01:07:00Z"/>
                <w:rFonts w:ascii="Times New Roman" w:hAnsi="Times New Roman" w:cs="Times New Roman"/>
                <w:color w:val="000000" w:themeColor="text1"/>
                <w:sz w:val="24"/>
                <w:szCs w:val="24"/>
                <w:lang w:val="en-GB"/>
              </w:rPr>
            </w:pPr>
            <w:del w:id="640" w:author="Robert FRASER" w:date="2026-09-25T21:07:00Z" w16du:dateUtc="2026-09-26T01:07:00Z">
              <w:r w:rsidRPr="00C27B90">
                <w:rPr>
                  <w:rFonts w:ascii="Times New Roman" w:hAnsi="Times New Roman" w:cs="Times New Roman"/>
                  <w:color w:val="000000" w:themeColor="text1"/>
                  <w:sz w:val="24"/>
                  <w:szCs w:val="24"/>
                  <w:lang w:val="en-GB"/>
                </w:rPr>
                <w:delText>36.7 ± 10.2</w:delText>
              </w:r>
            </w:del>
          </w:p>
        </w:tc>
        <w:tc>
          <w:tcPr>
            <w:tcW w:w="1276" w:type="dxa"/>
            <w:vAlign w:val="center"/>
          </w:tcPr>
          <w:p w14:paraId="2D237019" w14:textId="77777777" w:rsidR="00566F44" w:rsidRPr="00C27B90" w:rsidRDefault="00566F44" w:rsidP="00F73E26">
            <w:pPr>
              <w:pStyle w:val="NoSpacing"/>
              <w:rPr>
                <w:del w:id="641" w:author="Robert FRASER" w:date="2026-09-25T21:07:00Z" w16du:dateUtc="2026-09-26T01:07:00Z"/>
                <w:rFonts w:ascii="Times New Roman" w:hAnsi="Times New Roman" w:cs="Times New Roman"/>
                <w:color w:val="000000" w:themeColor="text1"/>
                <w:sz w:val="24"/>
                <w:szCs w:val="24"/>
                <w:lang w:val="en-GB"/>
              </w:rPr>
            </w:pPr>
            <w:del w:id="642"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43904327" w14:textId="77777777" w:rsidR="00566F44" w:rsidRPr="00C27B90" w:rsidRDefault="00566F44" w:rsidP="00F73E26">
            <w:pPr>
              <w:pStyle w:val="NoSpacing"/>
              <w:rPr>
                <w:del w:id="643" w:author="Robert FRASER" w:date="2026-09-25T21:07:00Z" w16du:dateUtc="2026-09-26T01:07:00Z"/>
                <w:rFonts w:ascii="Times New Roman" w:hAnsi="Times New Roman" w:cs="Times New Roman"/>
                <w:color w:val="000000" w:themeColor="text1"/>
                <w:sz w:val="24"/>
                <w:szCs w:val="24"/>
                <w:lang w:val="en-GB"/>
              </w:rPr>
            </w:pPr>
            <w:del w:id="644" w:author="Robert FRASER" w:date="2026-09-25T21:07:00Z" w16du:dateUtc="2026-09-26T01:07:00Z">
              <w:r w:rsidRPr="00C27B90">
                <w:rPr>
                  <w:rFonts w:ascii="Times New Roman" w:hAnsi="Times New Roman" w:cs="Times New Roman"/>
                  <w:color w:val="000000" w:themeColor="text1"/>
                  <w:sz w:val="24"/>
                  <w:szCs w:val="24"/>
                  <w:lang w:val="en-GB"/>
                </w:rPr>
                <w:delText>53.2</w:delText>
              </w:r>
            </w:del>
          </w:p>
        </w:tc>
      </w:tr>
      <w:tr w:rsidR="00566F44" w:rsidRPr="00C27B90" w14:paraId="6CE86F2C" w14:textId="77777777" w:rsidTr="00F73E26">
        <w:trPr>
          <w:trHeight w:val="340"/>
          <w:del w:id="645" w:author="Robert FRASER" w:date="2026-09-25T21:07:00Z" w16du:dateUtc="2026-09-26T01:07:00Z"/>
        </w:trPr>
        <w:tc>
          <w:tcPr>
            <w:tcW w:w="1701" w:type="dxa"/>
            <w:noWrap/>
            <w:vAlign w:val="center"/>
            <w:hideMark/>
          </w:tcPr>
          <w:p w14:paraId="40DA3097" w14:textId="77777777" w:rsidR="00566F44" w:rsidRPr="00C27B90" w:rsidRDefault="00566F44" w:rsidP="00F73E26">
            <w:pPr>
              <w:pStyle w:val="NoSpacing"/>
              <w:rPr>
                <w:del w:id="646" w:author="Robert FRASER" w:date="2026-09-25T21:07:00Z" w16du:dateUtc="2026-09-26T01:07:00Z"/>
                <w:rFonts w:ascii="Times New Roman" w:hAnsi="Times New Roman" w:cs="Times New Roman"/>
                <w:color w:val="000000" w:themeColor="text1"/>
                <w:sz w:val="24"/>
                <w:szCs w:val="24"/>
                <w:lang w:val="en-GB"/>
              </w:rPr>
            </w:pPr>
            <w:del w:id="647" w:author="Robert FRASER" w:date="2026-09-25T21:07:00Z" w16du:dateUtc="2026-09-26T01:07:00Z">
              <w:r w:rsidRPr="00C27B90">
                <w:rPr>
                  <w:rFonts w:ascii="Times New Roman" w:hAnsi="Times New Roman" w:cs="Times New Roman"/>
                  <w:color w:val="000000" w:themeColor="text1"/>
                  <w:sz w:val="24"/>
                  <w:szCs w:val="24"/>
                  <w:lang w:val="en-GB"/>
                </w:rPr>
                <w:delText>2014/10+11</w:delText>
              </w:r>
            </w:del>
          </w:p>
        </w:tc>
        <w:tc>
          <w:tcPr>
            <w:tcW w:w="851" w:type="dxa"/>
            <w:noWrap/>
            <w:vAlign w:val="center"/>
            <w:hideMark/>
          </w:tcPr>
          <w:p w14:paraId="0D86E89A" w14:textId="77777777" w:rsidR="00566F44" w:rsidRPr="00C27B90" w:rsidRDefault="00566F44" w:rsidP="00F73E26">
            <w:pPr>
              <w:pStyle w:val="NoSpacing"/>
              <w:rPr>
                <w:del w:id="648" w:author="Robert FRASER" w:date="2026-09-25T21:07:00Z" w16du:dateUtc="2026-09-26T01:07:00Z"/>
                <w:rFonts w:ascii="Times New Roman" w:hAnsi="Times New Roman" w:cs="Times New Roman"/>
                <w:color w:val="000000" w:themeColor="text1"/>
                <w:sz w:val="24"/>
                <w:szCs w:val="24"/>
                <w:lang w:val="en-GB"/>
              </w:rPr>
            </w:pPr>
            <w:del w:id="649" w:author="Robert FRASER" w:date="2026-09-25T21:07:00Z" w16du:dateUtc="2026-09-26T01:07:00Z">
              <w:r w:rsidRPr="00C27B90">
                <w:rPr>
                  <w:rFonts w:ascii="Times New Roman" w:hAnsi="Times New Roman" w:cs="Times New Roman"/>
                  <w:color w:val="000000" w:themeColor="text1"/>
                  <w:sz w:val="24"/>
                  <w:szCs w:val="24"/>
                  <w:lang w:val="en-GB"/>
                </w:rPr>
                <w:delText>685</w:delText>
              </w:r>
            </w:del>
          </w:p>
        </w:tc>
        <w:tc>
          <w:tcPr>
            <w:tcW w:w="1276" w:type="dxa"/>
            <w:vAlign w:val="center"/>
          </w:tcPr>
          <w:p w14:paraId="0B9603F6" w14:textId="77777777" w:rsidR="00566F44" w:rsidRPr="00C27B90" w:rsidRDefault="00566F44" w:rsidP="00F73E26">
            <w:pPr>
              <w:pStyle w:val="NoSpacing"/>
              <w:rPr>
                <w:del w:id="650" w:author="Robert FRASER" w:date="2026-09-25T21:07:00Z" w16du:dateUtc="2026-09-26T01:07:00Z"/>
                <w:rFonts w:ascii="Times New Roman" w:hAnsi="Times New Roman" w:cs="Times New Roman"/>
                <w:color w:val="000000" w:themeColor="text1"/>
                <w:sz w:val="24"/>
                <w:szCs w:val="24"/>
                <w:lang w:val="en-GB"/>
              </w:rPr>
            </w:pPr>
            <w:del w:id="65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1522A7B2" w14:textId="77777777" w:rsidR="00566F44" w:rsidRPr="00C27B90" w:rsidRDefault="00566F44" w:rsidP="00F73E26">
            <w:pPr>
              <w:pStyle w:val="NoSpacing"/>
              <w:rPr>
                <w:del w:id="652" w:author="Robert FRASER" w:date="2026-09-25T21:07:00Z" w16du:dateUtc="2026-09-26T01:07:00Z"/>
                <w:rFonts w:ascii="Times New Roman" w:hAnsi="Times New Roman" w:cs="Times New Roman"/>
                <w:color w:val="000000" w:themeColor="text1"/>
                <w:sz w:val="24"/>
                <w:szCs w:val="24"/>
                <w:lang w:val="en-GB"/>
              </w:rPr>
            </w:pPr>
            <w:del w:id="653" w:author="Robert FRASER" w:date="2026-09-25T21:07:00Z" w16du:dateUtc="2026-09-26T01:07:00Z">
              <w:r w:rsidRPr="00C27B90">
                <w:rPr>
                  <w:rFonts w:ascii="Times New Roman" w:hAnsi="Times New Roman" w:cs="Times New Roman"/>
                  <w:color w:val="000000" w:themeColor="text1"/>
                  <w:sz w:val="24"/>
                  <w:szCs w:val="24"/>
                  <w:lang w:val="en-GB"/>
                </w:rPr>
                <w:delText>20-74</w:delText>
              </w:r>
            </w:del>
          </w:p>
        </w:tc>
        <w:tc>
          <w:tcPr>
            <w:tcW w:w="1559" w:type="dxa"/>
            <w:vAlign w:val="center"/>
          </w:tcPr>
          <w:p w14:paraId="6D881B66" w14:textId="77777777" w:rsidR="00566F44" w:rsidRPr="00C27B90" w:rsidRDefault="00566F44" w:rsidP="00F73E26">
            <w:pPr>
              <w:pStyle w:val="NoSpacing"/>
              <w:rPr>
                <w:del w:id="654" w:author="Robert FRASER" w:date="2026-09-25T21:07:00Z" w16du:dateUtc="2026-09-26T01:07:00Z"/>
                <w:rFonts w:ascii="Times New Roman" w:hAnsi="Times New Roman" w:cs="Times New Roman"/>
                <w:color w:val="000000" w:themeColor="text1"/>
                <w:sz w:val="24"/>
                <w:szCs w:val="24"/>
                <w:lang w:val="en-GB"/>
              </w:rPr>
            </w:pPr>
            <w:del w:id="655" w:author="Robert FRASER" w:date="2026-09-25T21:07:00Z" w16du:dateUtc="2026-09-26T01:07:00Z">
              <w:r w:rsidRPr="00C27B90">
                <w:rPr>
                  <w:rFonts w:ascii="Times New Roman" w:hAnsi="Times New Roman" w:cs="Times New Roman"/>
                  <w:color w:val="000000" w:themeColor="text1"/>
                  <w:sz w:val="24"/>
                  <w:szCs w:val="24"/>
                  <w:lang w:val="en-GB"/>
                </w:rPr>
                <w:delText>37.7 ± 9.3</w:delText>
              </w:r>
            </w:del>
          </w:p>
        </w:tc>
        <w:tc>
          <w:tcPr>
            <w:tcW w:w="1276" w:type="dxa"/>
            <w:vAlign w:val="center"/>
          </w:tcPr>
          <w:p w14:paraId="198FF9B0" w14:textId="77777777" w:rsidR="00566F44" w:rsidRPr="00C27B90" w:rsidRDefault="00566F44" w:rsidP="00F73E26">
            <w:pPr>
              <w:pStyle w:val="NoSpacing"/>
              <w:rPr>
                <w:del w:id="656" w:author="Robert FRASER" w:date="2026-09-25T21:07:00Z" w16du:dateUtc="2026-09-26T01:07:00Z"/>
                <w:rFonts w:ascii="Times New Roman" w:hAnsi="Times New Roman" w:cs="Times New Roman"/>
                <w:color w:val="000000" w:themeColor="text1"/>
                <w:sz w:val="24"/>
                <w:szCs w:val="24"/>
                <w:lang w:val="en-GB"/>
              </w:rPr>
            </w:pPr>
            <w:del w:id="657"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436AA27D" w14:textId="77777777" w:rsidR="00566F44" w:rsidRPr="00C27B90" w:rsidRDefault="00566F44" w:rsidP="00F73E26">
            <w:pPr>
              <w:pStyle w:val="NoSpacing"/>
              <w:rPr>
                <w:del w:id="658" w:author="Robert FRASER" w:date="2026-09-25T21:07:00Z" w16du:dateUtc="2026-09-26T01:07:00Z"/>
                <w:rFonts w:ascii="Times New Roman" w:hAnsi="Times New Roman" w:cs="Times New Roman"/>
                <w:color w:val="000000" w:themeColor="text1"/>
                <w:sz w:val="24"/>
                <w:szCs w:val="24"/>
                <w:lang w:val="en-GB"/>
              </w:rPr>
            </w:pPr>
            <w:del w:id="659" w:author="Robert FRASER" w:date="2026-09-25T21:07:00Z" w16du:dateUtc="2026-09-26T01:07:00Z">
              <w:r w:rsidRPr="00C27B90">
                <w:rPr>
                  <w:rFonts w:ascii="Times New Roman" w:hAnsi="Times New Roman" w:cs="Times New Roman"/>
                  <w:color w:val="000000" w:themeColor="text1"/>
                  <w:sz w:val="24"/>
                  <w:szCs w:val="24"/>
                  <w:lang w:val="en-GB"/>
                </w:rPr>
                <w:delText>55.5</w:delText>
              </w:r>
            </w:del>
          </w:p>
        </w:tc>
      </w:tr>
      <w:tr w:rsidR="00566F44" w:rsidRPr="00C27B90" w14:paraId="5A1175E7" w14:textId="77777777" w:rsidTr="00F73E26">
        <w:trPr>
          <w:trHeight w:val="340"/>
          <w:del w:id="660" w:author="Robert FRASER" w:date="2026-09-25T21:07:00Z" w16du:dateUtc="2026-09-26T01:07:00Z"/>
        </w:trPr>
        <w:tc>
          <w:tcPr>
            <w:tcW w:w="1701" w:type="dxa"/>
            <w:noWrap/>
            <w:vAlign w:val="center"/>
            <w:hideMark/>
          </w:tcPr>
          <w:p w14:paraId="2BFDDC0D" w14:textId="77777777" w:rsidR="00566F44" w:rsidRPr="00C27B90" w:rsidRDefault="00566F44" w:rsidP="00F73E26">
            <w:pPr>
              <w:pStyle w:val="NoSpacing"/>
              <w:rPr>
                <w:del w:id="661" w:author="Robert FRASER" w:date="2026-09-25T21:07:00Z" w16du:dateUtc="2026-09-26T01:07:00Z"/>
                <w:rFonts w:ascii="Times New Roman" w:hAnsi="Times New Roman" w:cs="Times New Roman"/>
                <w:color w:val="000000" w:themeColor="text1"/>
                <w:sz w:val="24"/>
                <w:szCs w:val="24"/>
                <w:lang w:val="en-GB"/>
              </w:rPr>
            </w:pPr>
            <w:del w:id="662" w:author="Robert FRASER" w:date="2026-09-25T21:07:00Z" w16du:dateUtc="2026-09-26T01:07:00Z">
              <w:r w:rsidRPr="00C27B90">
                <w:rPr>
                  <w:rFonts w:ascii="Times New Roman" w:hAnsi="Times New Roman" w:cs="Times New Roman"/>
                  <w:color w:val="000000" w:themeColor="text1"/>
                  <w:sz w:val="24"/>
                  <w:szCs w:val="24"/>
                  <w:lang w:val="en-GB"/>
                </w:rPr>
                <w:delText>2015/2+3*</w:delText>
              </w:r>
            </w:del>
          </w:p>
        </w:tc>
        <w:tc>
          <w:tcPr>
            <w:tcW w:w="851" w:type="dxa"/>
            <w:noWrap/>
            <w:vAlign w:val="center"/>
            <w:hideMark/>
          </w:tcPr>
          <w:p w14:paraId="44EFBC4F" w14:textId="77777777" w:rsidR="00566F44" w:rsidRPr="00C27B90" w:rsidRDefault="00566F44" w:rsidP="00F73E26">
            <w:pPr>
              <w:pStyle w:val="NoSpacing"/>
              <w:rPr>
                <w:del w:id="663" w:author="Robert FRASER" w:date="2026-09-25T21:07:00Z" w16du:dateUtc="2026-09-26T01:07:00Z"/>
                <w:rFonts w:ascii="Times New Roman" w:hAnsi="Times New Roman" w:cs="Times New Roman"/>
                <w:color w:val="000000" w:themeColor="text1"/>
                <w:sz w:val="24"/>
                <w:szCs w:val="24"/>
                <w:lang w:val="en-GB"/>
              </w:rPr>
            </w:pPr>
            <w:del w:id="664" w:author="Robert FRASER" w:date="2026-09-25T21:07:00Z" w16du:dateUtc="2026-09-26T01:07:00Z">
              <w:r w:rsidRPr="00C27B90">
                <w:rPr>
                  <w:rFonts w:ascii="Times New Roman" w:hAnsi="Times New Roman" w:cs="Times New Roman"/>
                  <w:color w:val="000000" w:themeColor="text1"/>
                  <w:sz w:val="24"/>
                  <w:szCs w:val="24"/>
                  <w:lang w:val="en-GB"/>
                </w:rPr>
                <w:delText>666</w:delText>
              </w:r>
            </w:del>
          </w:p>
        </w:tc>
        <w:tc>
          <w:tcPr>
            <w:tcW w:w="1276" w:type="dxa"/>
            <w:vAlign w:val="center"/>
          </w:tcPr>
          <w:p w14:paraId="3C17F785" w14:textId="77777777" w:rsidR="00566F44" w:rsidRPr="00C27B90" w:rsidRDefault="00566F44" w:rsidP="00F73E26">
            <w:pPr>
              <w:pStyle w:val="NoSpacing"/>
              <w:rPr>
                <w:del w:id="665" w:author="Robert FRASER" w:date="2026-09-25T21:07:00Z" w16du:dateUtc="2026-09-26T01:07:00Z"/>
                <w:rFonts w:ascii="Times New Roman" w:hAnsi="Times New Roman" w:cs="Times New Roman"/>
                <w:color w:val="000000" w:themeColor="text1"/>
                <w:sz w:val="24"/>
                <w:szCs w:val="24"/>
                <w:lang w:val="en-GB"/>
              </w:rPr>
            </w:pPr>
            <w:del w:id="66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7E7F7477" w14:textId="77777777" w:rsidR="00566F44" w:rsidRPr="00C27B90" w:rsidRDefault="00566F44" w:rsidP="00F73E26">
            <w:pPr>
              <w:pStyle w:val="NoSpacing"/>
              <w:rPr>
                <w:del w:id="667" w:author="Robert FRASER" w:date="2026-09-25T21:07:00Z" w16du:dateUtc="2026-09-26T01:07:00Z"/>
                <w:rFonts w:ascii="Times New Roman" w:hAnsi="Times New Roman" w:cs="Times New Roman"/>
                <w:color w:val="000000" w:themeColor="text1"/>
                <w:sz w:val="24"/>
                <w:szCs w:val="24"/>
                <w:lang w:val="en-GB"/>
              </w:rPr>
            </w:pPr>
            <w:del w:id="668" w:author="Robert FRASER" w:date="2026-09-25T21:07:00Z" w16du:dateUtc="2026-09-26T01:07:00Z">
              <w:r w:rsidRPr="00C27B90">
                <w:rPr>
                  <w:rFonts w:ascii="Times New Roman" w:hAnsi="Times New Roman" w:cs="Times New Roman"/>
                  <w:color w:val="000000" w:themeColor="text1"/>
                  <w:sz w:val="24"/>
                  <w:szCs w:val="24"/>
                  <w:lang w:val="en-GB"/>
                </w:rPr>
                <w:delText>20-74</w:delText>
              </w:r>
            </w:del>
          </w:p>
        </w:tc>
        <w:tc>
          <w:tcPr>
            <w:tcW w:w="1559" w:type="dxa"/>
            <w:vAlign w:val="center"/>
          </w:tcPr>
          <w:p w14:paraId="7AA4008C" w14:textId="77777777" w:rsidR="00566F44" w:rsidRPr="00C27B90" w:rsidRDefault="00566F44" w:rsidP="00F73E26">
            <w:pPr>
              <w:pStyle w:val="NoSpacing"/>
              <w:rPr>
                <w:del w:id="669" w:author="Robert FRASER" w:date="2026-09-25T21:07:00Z" w16du:dateUtc="2026-09-26T01:07:00Z"/>
                <w:rFonts w:ascii="Times New Roman" w:hAnsi="Times New Roman" w:cs="Times New Roman"/>
                <w:color w:val="000000" w:themeColor="text1"/>
                <w:sz w:val="24"/>
                <w:szCs w:val="24"/>
                <w:lang w:val="en-GB"/>
              </w:rPr>
            </w:pPr>
            <w:del w:id="670" w:author="Robert FRASER" w:date="2026-09-25T21:07:00Z" w16du:dateUtc="2026-09-26T01:07:00Z">
              <w:r w:rsidRPr="00C27B90">
                <w:rPr>
                  <w:rFonts w:ascii="Times New Roman" w:hAnsi="Times New Roman" w:cs="Times New Roman"/>
                  <w:color w:val="000000" w:themeColor="text1"/>
                  <w:sz w:val="24"/>
                  <w:szCs w:val="24"/>
                  <w:lang w:val="en-GB"/>
                </w:rPr>
                <w:delText>39.5 ± 10.0</w:delText>
              </w:r>
            </w:del>
          </w:p>
        </w:tc>
        <w:tc>
          <w:tcPr>
            <w:tcW w:w="1276" w:type="dxa"/>
            <w:vAlign w:val="center"/>
          </w:tcPr>
          <w:p w14:paraId="00B5FCB7" w14:textId="77777777" w:rsidR="00566F44" w:rsidRPr="00C27B90" w:rsidRDefault="00566F44" w:rsidP="00F73E26">
            <w:pPr>
              <w:pStyle w:val="NoSpacing"/>
              <w:rPr>
                <w:del w:id="671" w:author="Robert FRASER" w:date="2026-09-25T21:07:00Z" w16du:dateUtc="2026-09-26T01:07:00Z"/>
                <w:rFonts w:ascii="Times New Roman" w:hAnsi="Times New Roman" w:cs="Times New Roman"/>
                <w:color w:val="000000" w:themeColor="text1"/>
                <w:sz w:val="24"/>
                <w:szCs w:val="24"/>
                <w:lang w:val="en-GB"/>
              </w:rPr>
            </w:pPr>
            <w:del w:id="672" w:author="Robert FRASER" w:date="2026-09-25T21:07:00Z" w16du:dateUtc="2026-09-26T01:07:00Z">
              <w:r w:rsidRPr="00C27B90">
                <w:rPr>
                  <w:rFonts w:ascii="Times New Roman" w:hAnsi="Times New Roman" w:cs="Times New Roman"/>
                  <w:color w:val="000000" w:themeColor="text1"/>
                  <w:sz w:val="24"/>
                  <w:szCs w:val="24"/>
                  <w:lang w:val="en-GB"/>
                </w:rPr>
                <w:delText>5.2</w:delText>
              </w:r>
            </w:del>
          </w:p>
        </w:tc>
        <w:tc>
          <w:tcPr>
            <w:tcW w:w="1071" w:type="dxa"/>
            <w:vAlign w:val="center"/>
          </w:tcPr>
          <w:p w14:paraId="60ACA3B6" w14:textId="77777777" w:rsidR="00566F44" w:rsidRPr="00C27B90" w:rsidRDefault="00566F44" w:rsidP="00F73E26">
            <w:pPr>
              <w:pStyle w:val="NoSpacing"/>
              <w:rPr>
                <w:del w:id="673" w:author="Robert FRASER" w:date="2026-09-25T21:07:00Z" w16du:dateUtc="2026-09-26T01:07:00Z"/>
                <w:rFonts w:ascii="Times New Roman" w:hAnsi="Times New Roman" w:cs="Times New Roman"/>
                <w:color w:val="000000" w:themeColor="text1"/>
                <w:sz w:val="24"/>
                <w:szCs w:val="24"/>
                <w:lang w:val="en-GB"/>
              </w:rPr>
            </w:pPr>
            <w:del w:id="674" w:author="Robert FRASER" w:date="2026-09-25T21:07:00Z" w16du:dateUtc="2026-09-26T01:07:00Z">
              <w:r w:rsidRPr="00C27B90">
                <w:rPr>
                  <w:rFonts w:ascii="Times New Roman" w:hAnsi="Times New Roman" w:cs="Times New Roman"/>
                  <w:color w:val="000000" w:themeColor="text1"/>
                  <w:sz w:val="24"/>
                  <w:szCs w:val="24"/>
                  <w:lang w:val="en-GB"/>
                </w:rPr>
                <w:delText>64.0</w:delText>
              </w:r>
            </w:del>
          </w:p>
        </w:tc>
      </w:tr>
      <w:tr w:rsidR="00566F44" w:rsidRPr="00C27B90" w14:paraId="13C53A65" w14:textId="77777777" w:rsidTr="00F73E26">
        <w:trPr>
          <w:trHeight w:val="340"/>
          <w:del w:id="675" w:author="Robert FRASER" w:date="2026-09-25T21:07:00Z" w16du:dateUtc="2026-09-26T01:07:00Z"/>
        </w:trPr>
        <w:tc>
          <w:tcPr>
            <w:tcW w:w="1701" w:type="dxa"/>
            <w:noWrap/>
            <w:vAlign w:val="center"/>
            <w:hideMark/>
          </w:tcPr>
          <w:p w14:paraId="6AE4FCBA" w14:textId="77777777" w:rsidR="00566F44" w:rsidRPr="00C27B90" w:rsidRDefault="00566F44" w:rsidP="00F73E26">
            <w:pPr>
              <w:pStyle w:val="NoSpacing"/>
              <w:rPr>
                <w:del w:id="676" w:author="Robert FRASER" w:date="2026-09-25T21:07:00Z" w16du:dateUtc="2026-09-26T01:07:00Z"/>
                <w:rFonts w:ascii="Times New Roman" w:hAnsi="Times New Roman" w:cs="Times New Roman"/>
                <w:color w:val="000000" w:themeColor="text1"/>
                <w:sz w:val="24"/>
                <w:szCs w:val="24"/>
                <w:lang w:val="en-GB"/>
              </w:rPr>
            </w:pPr>
            <w:del w:id="677" w:author="Robert FRASER" w:date="2026-09-25T21:07:00Z" w16du:dateUtc="2026-09-26T01:07:00Z">
              <w:r w:rsidRPr="00C27B90">
                <w:rPr>
                  <w:rFonts w:ascii="Times New Roman" w:hAnsi="Times New Roman" w:cs="Times New Roman"/>
                  <w:color w:val="000000" w:themeColor="text1"/>
                  <w:sz w:val="24"/>
                  <w:szCs w:val="24"/>
                  <w:lang w:val="en-GB"/>
                </w:rPr>
                <w:delText>2015/11</w:delText>
              </w:r>
            </w:del>
          </w:p>
        </w:tc>
        <w:tc>
          <w:tcPr>
            <w:tcW w:w="851" w:type="dxa"/>
            <w:noWrap/>
            <w:vAlign w:val="center"/>
            <w:hideMark/>
          </w:tcPr>
          <w:p w14:paraId="6DC0554B" w14:textId="77777777" w:rsidR="00566F44" w:rsidRPr="00C27B90" w:rsidRDefault="00566F44" w:rsidP="00F73E26">
            <w:pPr>
              <w:pStyle w:val="NoSpacing"/>
              <w:rPr>
                <w:del w:id="678" w:author="Robert FRASER" w:date="2026-09-25T21:07:00Z" w16du:dateUtc="2026-09-26T01:07:00Z"/>
                <w:rFonts w:ascii="Times New Roman" w:hAnsi="Times New Roman" w:cs="Times New Roman"/>
                <w:color w:val="000000" w:themeColor="text1"/>
                <w:sz w:val="24"/>
                <w:szCs w:val="24"/>
                <w:lang w:val="en-GB"/>
              </w:rPr>
            </w:pPr>
            <w:del w:id="679" w:author="Robert FRASER" w:date="2026-09-25T21:07:00Z" w16du:dateUtc="2026-09-26T01:07:00Z">
              <w:r w:rsidRPr="00C27B90">
                <w:rPr>
                  <w:rFonts w:ascii="Times New Roman" w:hAnsi="Times New Roman" w:cs="Times New Roman"/>
                  <w:color w:val="000000" w:themeColor="text1"/>
                  <w:sz w:val="24"/>
                  <w:szCs w:val="24"/>
                  <w:lang w:val="en-GB"/>
                </w:rPr>
                <w:delText>870</w:delText>
              </w:r>
            </w:del>
          </w:p>
        </w:tc>
        <w:tc>
          <w:tcPr>
            <w:tcW w:w="1276" w:type="dxa"/>
            <w:vAlign w:val="center"/>
          </w:tcPr>
          <w:p w14:paraId="0695037A" w14:textId="77777777" w:rsidR="00566F44" w:rsidRPr="00C27B90" w:rsidRDefault="00566F44" w:rsidP="00F73E26">
            <w:pPr>
              <w:pStyle w:val="NoSpacing"/>
              <w:rPr>
                <w:del w:id="680" w:author="Robert FRASER" w:date="2026-09-25T21:07:00Z" w16du:dateUtc="2026-09-26T01:07:00Z"/>
                <w:rFonts w:ascii="Times New Roman" w:hAnsi="Times New Roman" w:cs="Times New Roman"/>
                <w:color w:val="000000" w:themeColor="text1"/>
                <w:sz w:val="24"/>
                <w:szCs w:val="24"/>
                <w:lang w:val="en-GB"/>
              </w:rPr>
            </w:pPr>
            <w:del w:id="68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1DB32215" w14:textId="77777777" w:rsidR="00566F44" w:rsidRPr="00C27B90" w:rsidRDefault="00566F44" w:rsidP="00F73E26">
            <w:pPr>
              <w:pStyle w:val="NoSpacing"/>
              <w:rPr>
                <w:del w:id="682" w:author="Robert FRASER" w:date="2026-09-25T21:07:00Z" w16du:dateUtc="2026-09-26T01:07:00Z"/>
                <w:rFonts w:ascii="Times New Roman" w:hAnsi="Times New Roman" w:cs="Times New Roman"/>
                <w:color w:val="000000" w:themeColor="text1"/>
                <w:sz w:val="24"/>
                <w:szCs w:val="24"/>
                <w:lang w:val="en-GB"/>
              </w:rPr>
            </w:pPr>
            <w:del w:id="683" w:author="Robert FRASER" w:date="2026-09-25T21:07:00Z" w16du:dateUtc="2026-09-26T01:07:00Z">
              <w:r w:rsidRPr="00C27B90">
                <w:rPr>
                  <w:rFonts w:ascii="Times New Roman" w:hAnsi="Times New Roman" w:cs="Times New Roman"/>
                  <w:color w:val="000000" w:themeColor="text1"/>
                  <w:sz w:val="24"/>
                  <w:szCs w:val="24"/>
                  <w:lang w:val="en-GB"/>
                </w:rPr>
                <w:delText>20-82</w:delText>
              </w:r>
            </w:del>
          </w:p>
        </w:tc>
        <w:tc>
          <w:tcPr>
            <w:tcW w:w="1559" w:type="dxa"/>
            <w:vAlign w:val="center"/>
          </w:tcPr>
          <w:p w14:paraId="7C2F5365" w14:textId="77777777" w:rsidR="00566F44" w:rsidRPr="00C27B90" w:rsidRDefault="00566F44" w:rsidP="00F73E26">
            <w:pPr>
              <w:pStyle w:val="NoSpacing"/>
              <w:rPr>
                <w:del w:id="684" w:author="Robert FRASER" w:date="2026-09-25T21:07:00Z" w16du:dateUtc="2026-09-26T01:07:00Z"/>
                <w:rFonts w:ascii="Times New Roman" w:hAnsi="Times New Roman" w:cs="Times New Roman"/>
                <w:color w:val="000000" w:themeColor="text1"/>
                <w:sz w:val="24"/>
                <w:szCs w:val="24"/>
                <w:lang w:val="en-GB"/>
              </w:rPr>
            </w:pPr>
            <w:del w:id="685" w:author="Robert FRASER" w:date="2026-09-25T21:07:00Z" w16du:dateUtc="2026-09-26T01:07:00Z">
              <w:r w:rsidRPr="00C27B90">
                <w:rPr>
                  <w:rFonts w:ascii="Times New Roman" w:hAnsi="Times New Roman" w:cs="Times New Roman"/>
                  <w:color w:val="000000" w:themeColor="text1"/>
                  <w:sz w:val="24"/>
                  <w:szCs w:val="24"/>
                  <w:lang w:val="en-GB"/>
                </w:rPr>
                <w:delText>40.0 ± 10.7</w:delText>
              </w:r>
            </w:del>
          </w:p>
        </w:tc>
        <w:tc>
          <w:tcPr>
            <w:tcW w:w="1276" w:type="dxa"/>
            <w:vAlign w:val="center"/>
          </w:tcPr>
          <w:p w14:paraId="3E9F4CBE" w14:textId="77777777" w:rsidR="00566F44" w:rsidRPr="00C27B90" w:rsidRDefault="00566F44" w:rsidP="00F73E26">
            <w:pPr>
              <w:pStyle w:val="NoSpacing"/>
              <w:rPr>
                <w:del w:id="686" w:author="Robert FRASER" w:date="2026-09-25T21:07:00Z" w16du:dateUtc="2026-09-26T01:07:00Z"/>
                <w:rFonts w:ascii="Times New Roman" w:hAnsi="Times New Roman" w:cs="Times New Roman"/>
                <w:color w:val="000000" w:themeColor="text1"/>
                <w:sz w:val="24"/>
                <w:szCs w:val="24"/>
                <w:lang w:val="en-GB"/>
              </w:rPr>
            </w:pPr>
            <w:del w:id="687"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004FE307" w14:textId="77777777" w:rsidR="00566F44" w:rsidRPr="00C27B90" w:rsidRDefault="00566F44" w:rsidP="00F73E26">
            <w:pPr>
              <w:pStyle w:val="NoSpacing"/>
              <w:rPr>
                <w:del w:id="688" w:author="Robert FRASER" w:date="2026-09-25T21:07:00Z" w16du:dateUtc="2026-09-26T01:07:00Z"/>
                <w:rFonts w:ascii="Times New Roman" w:hAnsi="Times New Roman" w:cs="Times New Roman"/>
                <w:color w:val="000000" w:themeColor="text1"/>
                <w:sz w:val="24"/>
                <w:szCs w:val="24"/>
                <w:lang w:val="en-GB"/>
              </w:rPr>
            </w:pPr>
            <w:del w:id="689" w:author="Robert FRASER" w:date="2026-09-25T21:07:00Z" w16du:dateUtc="2026-09-26T01:07:00Z">
              <w:r w:rsidRPr="00C27B90">
                <w:rPr>
                  <w:rFonts w:ascii="Times New Roman" w:hAnsi="Times New Roman" w:cs="Times New Roman"/>
                  <w:color w:val="000000" w:themeColor="text1"/>
                  <w:sz w:val="24"/>
                  <w:szCs w:val="24"/>
                  <w:lang w:val="en-GB"/>
                </w:rPr>
                <w:delText>52.5</w:delText>
              </w:r>
            </w:del>
          </w:p>
        </w:tc>
      </w:tr>
      <w:tr w:rsidR="00566F44" w:rsidRPr="00C27B90" w14:paraId="36AE97D7" w14:textId="77777777" w:rsidTr="00F73E26">
        <w:trPr>
          <w:trHeight w:val="340"/>
          <w:del w:id="690" w:author="Robert FRASER" w:date="2026-09-25T21:07:00Z" w16du:dateUtc="2026-09-26T01:07:00Z"/>
        </w:trPr>
        <w:tc>
          <w:tcPr>
            <w:tcW w:w="1701" w:type="dxa"/>
            <w:noWrap/>
            <w:vAlign w:val="center"/>
            <w:hideMark/>
          </w:tcPr>
          <w:p w14:paraId="105DE6AC" w14:textId="77777777" w:rsidR="00566F44" w:rsidRPr="00C27B90" w:rsidRDefault="00566F44" w:rsidP="00F73E26">
            <w:pPr>
              <w:pStyle w:val="NoSpacing"/>
              <w:rPr>
                <w:del w:id="691" w:author="Robert FRASER" w:date="2026-09-25T21:07:00Z" w16du:dateUtc="2026-09-26T01:07:00Z"/>
                <w:rFonts w:ascii="Times New Roman" w:hAnsi="Times New Roman" w:cs="Times New Roman"/>
                <w:color w:val="000000" w:themeColor="text1"/>
                <w:sz w:val="24"/>
                <w:szCs w:val="24"/>
                <w:lang w:val="en-GB"/>
              </w:rPr>
            </w:pPr>
            <w:del w:id="692" w:author="Robert FRASER" w:date="2026-09-25T21:07:00Z" w16du:dateUtc="2026-09-26T01:07:00Z">
              <w:r w:rsidRPr="00C27B90">
                <w:rPr>
                  <w:rFonts w:ascii="Times New Roman" w:hAnsi="Times New Roman" w:cs="Times New Roman"/>
                  <w:color w:val="000000" w:themeColor="text1"/>
                  <w:sz w:val="24"/>
                  <w:szCs w:val="24"/>
                  <w:lang w:val="en-GB"/>
                </w:rPr>
                <w:delText>2016/2*</w:delText>
              </w:r>
            </w:del>
          </w:p>
        </w:tc>
        <w:tc>
          <w:tcPr>
            <w:tcW w:w="851" w:type="dxa"/>
            <w:noWrap/>
            <w:vAlign w:val="center"/>
            <w:hideMark/>
          </w:tcPr>
          <w:p w14:paraId="7D671C3E" w14:textId="77777777" w:rsidR="00566F44" w:rsidRPr="00C27B90" w:rsidRDefault="00566F44" w:rsidP="00F73E26">
            <w:pPr>
              <w:pStyle w:val="NoSpacing"/>
              <w:rPr>
                <w:del w:id="693" w:author="Robert FRASER" w:date="2026-09-25T21:07:00Z" w16du:dateUtc="2026-09-26T01:07:00Z"/>
                <w:rFonts w:ascii="Times New Roman" w:hAnsi="Times New Roman" w:cs="Times New Roman"/>
                <w:color w:val="000000" w:themeColor="text1"/>
                <w:sz w:val="24"/>
                <w:szCs w:val="24"/>
                <w:lang w:val="en-GB"/>
              </w:rPr>
            </w:pPr>
            <w:del w:id="694" w:author="Robert FRASER" w:date="2026-09-25T21:07:00Z" w16du:dateUtc="2026-09-26T01:07:00Z">
              <w:r w:rsidRPr="00C27B90">
                <w:rPr>
                  <w:rFonts w:ascii="Times New Roman" w:hAnsi="Times New Roman" w:cs="Times New Roman"/>
                  <w:color w:val="000000" w:themeColor="text1"/>
                  <w:sz w:val="24"/>
                  <w:szCs w:val="24"/>
                  <w:lang w:val="en-GB"/>
                </w:rPr>
                <w:delText>781</w:delText>
              </w:r>
            </w:del>
          </w:p>
        </w:tc>
        <w:tc>
          <w:tcPr>
            <w:tcW w:w="1276" w:type="dxa"/>
            <w:vAlign w:val="center"/>
          </w:tcPr>
          <w:p w14:paraId="77B37F05" w14:textId="77777777" w:rsidR="00566F44" w:rsidRPr="00C27B90" w:rsidRDefault="00566F44" w:rsidP="00F73E26">
            <w:pPr>
              <w:pStyle w:val="NoSpacing"/>
              <w:rPr>
                <w:del w:id="695" w:author="Robert FRASER" w:date="2026-09-25T21:07:00Z" w16du:dateUtc="2026-09-26T01:07:00Z"/>
                <w:rFonts w:ascii="Times New Roman" w:hAnsi="Times New Roman" w:cs="Times New Roman"/>
                <w:color w:val="000000" w:themeColor="text1"/>
                <w:sz w:val="24"/>
                <w:szCs w:val="24"/>
                <w:lang w:val="en-GB"/>
              </w:rPr>
            </w:pPr>
            <w:del w:id="69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3C1CE8DD" w14:textId="77777777" w:rsidR="00566F44" w:rsidRPr="00C27B90" w:rsidRDefault="00566F44" w:rsidP="00F73E26">
            <w:pPr>
              <w:pStyle w:val="NoSpacing"/>
              <w:rPr>
                <w:del w:id="697" w:author="Robert FRASER" w:date="2026-09-25T21:07:00Z" w16du:dateUtc="2026-09-26T01:07:00Z"/>
                <w:rFonts w:ascii="Times New Roman" w:hAnsi="Times New Roman" w:cs="Times New Roman"/>
                <w:color w:val="000000" w:themeColor="text1"/>
                <w:sz w:val="24"/>
                <w:szCs w:val="24"/>
                <w:lang w:val="en-GB"/>
              </w:rPr>
            </w:pPr>
            <w:del w:id="698" w:author="Robert FRASER" w:date="2026-09-25T21:07:00Z" w16du:dateUtc="2026-09-26T01:07:00Z">
              <w:r w:rsidRPr="00C27B90">
                <w:rPr>
                  <w:rFonts w:ascii="Times New Roman" w:hAnsi="Times New Roman" w:cs="Times New Roman"/>
                  <w:color w:val="000000" w:themeColor="text1"/>
                  <w:sz w:val="24"/>
                  <w:szCs w:val="24"/>
                  <w:lang w:val="en-GB"/>
                </w:rPr>
                <w:delText>20-63</w:delText>
              </w:r>
            </w:del>
          </w:p>
        </w:tc>
        <w:tc>
          <w:tcPr>
            <w:tcW w:w="1559" w:type="dxa"/>
            <w:vAlign w:val="center"/>
          </w:tcPr>
          <w:p w14:paraId="3C1E3E7A" w14:textId="77777777" w:rsidR="00566F44" w:rsidRPr="00C27B90" w:rsidRDefault="00566F44" w:rsidP="00F73E26">
            <w:pPr>
              <w:pStyle w:val="NoSpacing"/>
              <w:rPr>
                <w:del w:id="699" w:author="Robert FRASER" w:date="2026-09-25T21:07:00Z" w16du:dateUtc="2026-09-26T01:07:00Z"/>
                <w:rFonts w:ascii="Times New Roman" w:hAnsi="Times New Roman" w:cs="Times New Roman"/>
                <w:color w:val="000000" w:themeColor="text1"/>
                <w:sz w:val="24"/>
                <w:szCs w:val="24"/>
                <w:lang w:val="en-GB"/>
              </w:rPr>
            </w:pPr>
            <w:del w:id="700" w:author="Robert FRASER" w:date="2026-09-25T21:07:00Z" w16du:dateUtc="2026-09-26T01:07:00Z">
              <w:r w:rsidRPr="00C27B90">
                <w:rPr>
                  <w:rFonts w:ascii="Times New Roman" w:hAnsi="Times New Roman" w:cs="Times New Roman"/>
                  <w:color w:val="000000" w:themeColor="text1"/>
                  <w:sz w:val="24"/>
                  <w:szCs w:val="24"/>
                  <w:lang w:val="en-GB"/>
                </w:rPr>
                <w:delText>37.8 ± 9.3</w:delText>
              </w:r>
            </w:del>
          </w:p>
        </w:tc>
        <w:tc>
          <w:tcPr>
            <w:tcW w:w="1276" w:type="dxa"/>
            <w:vAlign w:val="center"/>
          </w:tcPr>
          <w:p w14:paraId="6F4FA024" w14:textId="77777777" w:rsidR="00566F44" w:rsidRPr="00C27B90" w:rsidRDefault="00566F44" w:rsidP="00F73E26">
            <w:pPr>
              <w:pStyle w:val="NoSpacing"/>
              <w:rPr>
                <w:del w:id="701" w:author="Robert FRASER" w:date="2026-09-25T21:07:00Z" w16du:dateUtc="2026-09-26T01:07:00Z"/>
                <w:rFonts w:ascii="Times New Roman" w:hAnsi="Times New Roman" w:cs="Times New Roman"/>
                <w:color w:val="000000" w:themeColor="text1"/>
                <w:sz w:val="24"/>
                <w:szCs w:val="24"/>
                <w:lang w:val="en-GB"/>
              </w:rPr>
            </w:pPr>
            <w:del w:id="702" w:author="Robert FRASER" w:date="2026-09-25T21:07:00Z" w16du:dateUtc="2026-09-26T01:07:00Z">
              <w:r w:rsidRPr="00C27B90">
                <w:rPr>
                  <w:rFonts w:ascii="Times New Roman" w:hAnsi="Times New Roman" w:cs="Times New Roman"/>
                  <w:color w:val="000000" w:themeColor="text1"/>
                  <w:sz w:val="24"/>
                  <w:szCs w:val="24"/>
                  <w:lang w:val="en-GB"/>
                </w:rPr>
                <w:delText>5.8</w:delText>
              </w:r>
            </w:del>
          </w:p>
        </w:tc>
        <w:tc>
          <w:tcPr>
            <w:tcW w:w="1071" w:type="dxa"/>
            <w:vAlign w:val="center"/>
          </w:tcPr>
          <w:p w14:paraId="5CBF6C67" w14:textId="77777777" w:rsidR="00566F44" w:rsidRPr="00C27B90" w:rsidRDefault="00566F44" w:rsidP="00F73E26">
            <w:pPr>
              <w:pStyle w:val="NoSpacing"/>
              <w:rPr>
                <w:del w:id="703" w:author="Robert FRASER" w:date="2026-09-25T21:07:00Z" w16du:dateUtc="2026-09-26T01:07:00Z"/>
                <w:rFonts w:ascii="Times New Roman" w:hAnsi="Times New Roman" w:cs="Times New Roman"/>
                <w:color w:val="000000" w:themeColor="text1"/>
                <w:sz w:val="24"/>
                <w:szCs w:val="24"/>
                <w:lang w:val="en-GB"/>
              </w:rPr>
            </w:pPr>
            <w:del w:id="704" w:author="Robert FRASER" w:date="2026-09-25T21:07:00Z" w16du:dateUtc="2026-09-26T01:07:00Z">
              <w:r w:rsidRPr="00C27B90">
                <w:rPr>
                  <w:rFonts w:ascii="Times New Roman" w:hAnsi="Times New Roman" w:cs="Times New Roman"/>
                  <w:color w:val="000000" w:themeColor="text1"/>
                  <w:sz w:val="24"/>
                  <w:szCs w:val="24"/>
                  <w:lang w:val="en-GB"/>
                </w:rPr>
                <w:delText>54.8</w:delText>
              </w:r>
            </w:del>
          </w:p>
        </w:tc>
      </w:tr>
      <w:tr w:rsidR="00566F44" w:rsidRPr="00C27B90" w14:paraId="7E2CE0CA" w14:textId="77777777" w:rsidTr="00F73E26">
        <w:trPr>
          <w:trHeight w:val="340"/>
          <w:del w:id="705" w:author="Robert FRASER" w:date="2026-09-25T21:07:00Z" w16du:dateUtc="2026-09-26T01:07:00Z"/>
        </w:trPr>
        <w:tc>
          <w:tcPr>
            <w:tcW w:w="1701" w:type="dxa"/>
            <w:noWrap/>
            <w:vAlign w:val="center"/>
            <w:hideMark/>
          </w:tcPr>
          <w:p w14:paraId="6303E693" w14:textId="77777777" w:rsidR="00566F44" w:rsidRPr="00C27B90" w:rsidRDefault="00566F44" w:rsidP="00F73E26">
            <w:pPr>
              <w:pStyle w:val="NoSpacing"/>
              <w:rPr>
                <w:del w:id="706" w:author="Robert FRASER" w:date="2026-09-25T21:07:00Z" w16du:dateUtc="2026-09-26T01:07:00Z"/>
                <w:rFonts w:ascii="Times New Roman" w:hAnsi="Times New Roman" w:cs="Times New Roman"/>
                <w:color w:val="000000" w:themeColor="text1"/>
                <w:sz w:val="24"/>
                <w:szCs w:val="24"/>
                <w:lang w:val="en-GB"/>
              </w:rPr>
            </w:pPr>
            <w:del w:id="707" w:author="Robert FRASER" w:date="2026-09-25T21:07:00Z" w16du:dateUtc="2026-09-26T01:07:00Z">
              <w:r w:rsidRPr="00C27B90">
                <w:rPr>
                  <w:rFonts w:ascii="Times New Roman" w:hAnsi="Times New Roman" w:cs="Times New Roman"/>
                  <w:color w:val="000000" w:themeColor="text1"/>
                  <w:sz w:val="24"/>
                  <w:szCs w:val="24"/>
                  <w:lang w:val="en-GB"/>
                </w:rPr>
                <w:delText>2016/11</w:delText>
              </w:r>
            </w:del>
          </w:p>
        </w:tc>
        <w:tc>
          <w:tcPr>
            <w:tcW w:w="851" w:type="dxa"/>
            <w:noWrap/>
            <w:vAlign w:val="center"/>
            <w:hideMark/>
          </w:tcPr>
          <w:p w14:paraId="27B17C95" w14:textId="77777777" w:rsidR="00566F44" w:rsidRPr="00C27B90" w:rsidRDefault="00566F44" w:rsidP="00F73E26">
            <w:pPr>
              <w:pStyle w:val="NoSpacing"/>
              <w:rPr>
                <w:del w:id="708" w:author="Robert FRASER" w:date="2026-09-25T21:07:00Z" w16du:dateUtc="2026-09-26T01:07:00Z"/>
                <w:rFonts w:ascii="Times New Roman" w:hAnsi="Times New Roman" w:cs="Times New Roman"/>
                <w:color w:val="000000" w:themeColor="text1"/>
                <w:sz w:val="24"/>
                <w:szCs w:val="24"/>
                <w:lang w:val="en-GB"/>
              </w:rPr>
            </w:pPr>
            <w:del w:id="709" w:author="Robert FRASER" w:date="2026-09-25T21:07:00Z" w16du:dateUtc="2026-09-26T01:07:00Z">
              <w:r w:rsidRPr="00C27B90">
                <w:rPr>
                  <w:rFonts w:ascii="Times New Roman" w:hAnsi="Times New Roman" w:cs="Times New Roman"/>
                  <w:color w:val="000000" w:themeColor="text1"/>
                  <w:sz w:val="24"/>
                  <w:szCs w:val="24"/>
                  <w:lang w:val="en-GB"/>
                </w:rPr>
                <w:delText>773</w:delText>
              </w:r>
            </w:del>
          </w:p>
        </w:tc>
        <w:tc>
          <w:tcPr>
            <w:tcW w:w="1276" w:type="dxa"/>
            <w:vAlign w:val="center"/>
          </w:tcPr>
          <w:p w14:paraId="5F05182C" w14:textId="77777777" w:rsidR="00566F44" w:rsidRPr="00C27B90" w:rsidRDefault="00566F44" w:rsidP="00F73E26">
            <w:pPr>
              <w:pStyle w:val="NoSpacing"/>
              <w:rPr>
                <w:del w:id="710" w:author="Robert FRASER" w:date="2026-09-25T21:07:00Z" w16du:dateUtc="2026-09-26T01:07:00Z"/>
                <w:rFonts w:ascii="Times New Roman" w:hAnsi="Times New Roman" w:cs="Times New Roman"/>
                <w:color w:val="000000" w:themeColor="text1"/>
                <w:sz w:val="24"/>
                <w:szCs w:val="24"/>
                <w:lang w:val="en-GB"/>
              </w:rPr>
            </w:pPr>
            <w:del w:id="71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617D4B17" w14:textId="77777777" w:rsidR="00566F44" w:rsidRPr="00C27B90" w:rsidRDefault="00566F44" w:rsidP="00F73E26">
            <w:pPr>
              <w:pStyle w:val="NoSpacing"/>
              <w:rPr>
                <w:del w:id="712" w:author="Robert FRASER" w:date="2026-09-25T21:07:00Z" w16du:dateUtc="2026-09-26T01:07:00Z"/>
                <w:rFonts w:ascii="Times New Roman" w:hAnsi="Times New Roman" w:cs="Times New Roman"/>
                <w:color w:val="000000" w:themeColor="text1"/>
                <w:sz w:val="24"/>
                <w:szCs w:val="24"/>
                <w:lang w:val="en-GB"/>
              </w:rPr>
            </w:pPr>
            <w:del w:id="713" w:author="Robert FRASER" w:date="2026-09-25T21:07:00Z" w16du:dateUtc="2026-09-26T01:07:00Z">
              <w:r w:rsidRPr="00C27B90">
                <w:rPr>
                  <w:rFonts w:ascii="Times New Roman" w:hAnsi="Times New Roman" w:cs="Times New Roman"/>
                  <w:color w:val="000000" w:themeColor="text1"/>
                  <w:sz w:val="24"/>
                  <w:szCs w:val="24"/>
                  <w:lang w:val="en-GB"/>
                </w:rPr>
                <w:delText>20-88</w:delText>
              </w:r>
            </w:del>
          </w:p>
        </w:tc>
        <w:tc>
          <w:tcPr>
            <w:tcW w:w="1559" w:type="dxa"/>
            <w:vAlign w:val="center"/>
          </w:tcPr>
          <w:p w14:paraId="1EB69BE8" w14:textId="77777777" w:rsidR="00566F44" w:rsidRPr="00C27B90" w:rsidRDefault="00566F44" w:rsidP="00F73E26">
            <w:pPr>
              <w:pStyle w:val="NoSpacing"/>
              <w:rPr>
                <w:del w:id="714" w:author="Robert FRASER" w:date="2026-09-25T21:07:00Z" w16du:dateUtc="2026-09-26T01:07:00Z"/>
                <w:rFonts w:ascii="Times New Roman" w:hAnsi="Times New Roman" w:cs="Times New Roman"/>
                <w:color w:val="000000" w:themeColor="text1"/>
                <w:sz w:val="24"/>
                <w:szCs w:val="24"/>
                <w:lang w:val="en-GB"/>
              </w:rPr>
            </w:pPr>
            <w:del w:id="715" w:author="Robert FRASER" w:date="2026-09-25T21:07:00Z" w16du:dateUtc="2026-09-26T01:07:00Z">
              <w:r w:rsidRPr="00C27B90">
                <w:rPr>
                  <w:rFonts w:ascii="Times New Roman" w:hAnsi="Times New Roman" w:cs="Times New Roman"/>
                  <w:color w:val="000000" w:themeColor="text1"/>
                  <w:sz w:val="24"/>
                  <w:szCs w:val="24"/>
                  <w:lang w:val="en-GB"/>
                </w:rPr>
                <w:delText>38.4 ± 10.3</w:delText>
              </w:r>
            </w:del>
          </w:p>
        </w:tc>
        <w:tc>
          <w:tcPr>
            <w:tcW w:w="1276" w:type="dxa"/>
            <w:vAlign w:val="center"/>
          </w:tcPr>
          <w:p w14:paraId="5E87D1FF" w14:textId="77777777" w:rsidR="00566F44" w:rsidRPr="00C27B90" w:rsidRDefault="00566F44" w:rsidP="00F73E26">
            <w:pPr>
              <w:pStyle w:val="NoSpacing"/>
              <w:rPr>
                <w:del w:id="716" w:author="Robert FRASER" w:date="2026-09-25T21:07:00Z" w16du:dateUtc="2026-09-26T01:07:00Z"/>
                <w:rFonts w:ascii="Times New Roman" w:hAnsi="Times New Roman" w:cs="Times New Roman"/>
                <w:color w:val="000000" w:themeColor="text1"/>
                <w:sz w:val="24"/>
                <w:szCs w:val="24"/>
                <w:lang w:val="en-GB"/>
              </w:rPr>
            </w:pPr>
            <w:del w:id="717" w:author="Robert FRASER" w:date="2026-09-25T21:07:00Z" w16du:dateUtc="2026-09-26T01:07:00Z">
              <w:r w:rsidRPr="00C27B90">
                <w:rPr>
                  <w:rFonts w:ascii="Times New Roman" w:hAnsi="Times New Roman" w:cs="Times New Roman"/>
                  <w:color w:val="000000" w:themeColor="text1"/>
                  <w:sz w:val="24"/>
                  <w:szCs w:val="24"/>
                  <w:lang w:val="en-GB"/>
                </w:rPr>
                <w:delText>0</w:delText>
              </w:r>
            </w:del>
          </w:p>
        </w:tc>
        <w:tc>
          <w:tcPr>
            <w:tcW w:w="1071" w:type="dxa"/>
            <w:vAlign w:val="center"/>
          </w:tcPr>
          <w:p w14:paraId="1B8FFEC1" w14:textId="77777777" w:rsidR="00566F44" w:rsidRPr="00C27B90" w:rsidRDefault="00566F44" w:rsidP="00F73E26">
            <w:pPr>
              <w:pStyle w:val="NoSpacing"/>
              <w:rPr>
                <w:del w:id="718" w:author="Robert FRASER" w:date="2026-09-25T21:07:00Z" w16du:dateUtc="2026-09-26T01:07:00Z"/>
                <w:rFonts w:ascii="Times New Roman" w:hAnsi="Times New Roman" w:cs="Times New Roman"/>
                <w:color w:val="000000" w:themeColor="text1"/>
                <w:sz w:val="24"/>
                <w:szCs w:val="24"/>
                <w:lang w:val="en-GB"/>
              </w:rPr>
            </w:pPr>
            <w:del w:id="719" w:author="Robert FRASER" w:date="2026-09-25T21:07:00Z" w16du:dateUtc="2026-09-26T01:07:00Z">
              <w:r w:rsidRPr="00C27B90">
                <w:rPr>
                  <w:rFonts w:ascii="Times New Roman" w:hAnsi="Times New Roman" w:cs="Times New Roman"/>
                  <w:color w:val="000000" w:themeColor="text1"/>
                  <w:sz w:val="24"/>
                  <w:szCs w:val="24"/>
                  <w:lang w:val="en-GB"/>
                </w:rPr>
                <w:delText>48.4</w:delText>
              </w:r>
            </w:del>
          </w:p>
        </w:tc>
      </w:tr>
      <w:tr w:rsidR="00566F44" w:rsidRPr="00C27B90" w14:paraId="2D46FD33" w14:textId="77777777" w:rsidTr="00F73E26">
        <w:trPr>
          <w:trHeight w:val="340"/>
          <w:del w:id="720" w:author="Robert FRASER" w:date="2026-09-25T21:07:00Z" w16du:dateUtc="2026-09-26T01:07:00Z"/>
        </w:trPr>
        <w:tc>
          <w:tcPr>
            <w:tcW w:w="1701" w:type="dxa"/>
            <w:noWrap/>
            <w:vAlign w:val="center"/>
            <w:hideMark/>
          </w:tcPr>
          <w:p w14:paraId="1AB8ABCF" w14:textId="77777777" w:rsidR="00566F44" w:rsidRPr="00C27B90" w:rsidRDefault="00566F44" w:rsidP="00F73E26">
            <w:pPr>
              <w:pStyle w:val="NoSpacing"/>
              <w:rPr>
                <w:del w:id="721" w:author="Robert FRASER" w:date="2026-09-25T21:07:00Z" w16du:dateUtc="2026-09-26T01:07:00Z"/>
                <w:rFonts w:ascii="Times New Roman" w:hAnsi="Times New Roman" w:cs="Times New Roman"/>
                <w:color w:val="000000" w:themeColor="text1"/>
                <w:sz w:val="24"/>
                <w:szCs w:val="24"/>
                <w:lang w:val="en-GB"/>
              </w:rPr>
            </w:pPr>
            <w:del w:id="722" w:author="Robert FRASER" w:date="2026-09-25T21:07:00Z" w16du:dateUtc="2026-09-26T01:07:00Z">
              <w:r w:rsidRPr="00C27B90">
                <w:rPr>
                  <w:rFonts w:ascii="Times New Roman" w:hAnsi="Times New Roman" w:cs="Times New Roman"/>
                  <w:color w:val="000000" w:themeColor="text1"/>
                  <w:sz w:val="24"/>
                  <w:szCs w:val="24"/>
                  <w:lang w:val="en-GB"/>
                </w:rPr>
                <w:delText>2017/11</w:delText>
              </w:r>
            </w:del>
          </w:p>
        </w:tc>
        <w:tc>
          <w:tcPr>
            <w:tcW w:w="851" w:type="dxa"/>
            <w:noWrap/>
            <w:vAlign w:val="center"/>
            <w:hideMark/>
          </w:tcPr>
          <w:p w14:paraId="39A3D26E" w14:textId="77777777" w:rsidR="00566F44" w:rsidRPr="00C27B90" w:rsidRDefault="00566F44" w:rsidP="00F73E26">
            <w:pPr>
              <w:pStyle w:val="NoSpacing"/>
              <w:rPr>
                <w:del w:id="723" w:author="Robert FRASER" w:date="2026-09-25T21:07:00Z" w16du:dateUtc="2026-09-26T01:07:00Z"/>
                <w:rFonts w:ascii="Times New Roman" w:hAnsi="Times New Roman" w:cs="Times New Roman"/>
                <w:color w:val="000000" w:themeColor="text1"/>
                <w:sz w:val="24"/>
                <w:szCs w:val="24"/>
                <w:lang w:val="en-GB"/>
              </w:rPr>
            </w:pPr>
            <w:del w:id="724" w:author="Robert FRASER" w:date="2026-09-25T21:07:00Z" w16du:dateUtc="2026-09-26T01:07:00Z">
              <w:r w:rsidRPr="00C27B90">
                <w:rPr>
                  <w:rFonts w:ascii="Times New Roman" w:hAnsi="Times New Roman" w:cs="Times New Roman"/>
                  <w:color w:val="000000" w:themeColor="text1"/>
                  <w:sz w:val="24"/>
                  <w:szCs w:val="24"/>
                  <w:lang w:val="en-GB"/>
                </w:rPr>
                <w:delText>546</w:delText>
              </w:r>
            </w:del>
          </w:p>
        </w:tc>
        <w:tc>
          <w:tcPr>
            <w:tcW w:w="1276" w:type="dxa"/>
            <w:vAlign w:val="center"/>
          </w:tcPr>
          <w:p w14:paraId="5CCCA292" w14:textId="77777777" w:rsidR="00566F44" w:rsidRPr="00C27B90" w:rsidRDefault="00566F44" w:rsidP="00F73E26">
            <w:pPr>
              <w:pStyle w:val="NoSpacing"/>
              <w:rPr>
                <w:del w:id="725" w:author="Robert FRASER" w:date="2026-09-25T21:07:00Z" w16du:dateUtc="2026-09-26T01:07:00Z"/>
                <w:rFonts w:ascii="Times New Roman" w:hAnsi="Times New Roman" w:cs="Times New Roman"/>
                <w:color w:val="000000" w:themeColor="text1"/>
                <w:sz w:val="24"/>
                <w:szCs w:val="24"/>
                <w:lang w:val="en-GB"/>
              </w:rPr>
            </w:pPr>
            <w:del w:id="72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3185A85C" w14:textId="77777777" w:rsidR="00566F44" w:rsidRPr="00C27B90" w:rsidRDefault="00566F44" w:rsidP="00F73E26">
            <w:pPr>
              <w:pStyle w:val="NoSpacing"/>
              <w:rPr>
                <w:del w:id="727" w:author="Robert FRASER" w:date="2026-09-25T21:07:00Z" w16du:dateUtc="2026-09-26T01:07:00Z"/>
                <w:rFonts w:ascii="Times New Roman" w:hAnsi="Times New Roman" w:cs="Times New Roman"/>
                <w:color w:val="000000" w:themeColor="text1"/>
                <w:sz w:val="24"/>
                <w:szCs w:val="24"/>
                <w:lang w:val="en-GB"/>
              </w:rPr>
            </w:pPr>
            <w:del w:id="728" w:author="Robert FRASER" w:date="2026-09-25T21:07:00Z" w16du:dateUtc="2026-09-26T01:07:00Z">
              <w:r w:rsidRPr="00C27B90">
                <w:rPr>
                  <w:rFonts w:ascii="Times New Roman" w:hAnsi="Times New Roman" w:cs="Times New Roman"/>
                  <w:color w:val="000000" w:themeColor="text1"/>
                  <w:sz w:val="24"/>
                  <w:szCs w:val="24"/>
                  <w:lang w:val="en-GB"/>
                </w:rPr>
                <w:delText>20-76</w:delText>
              </w:r>
            </w:del>
          </w:p>
        </w:tc>
        <w:tc>
          <w:tcPr>
            <w:tcW w:w="1559" w:type="dxa"/>
            <w:vAlign w:val="center"/>
          </w:tcPr>
          <w:p w14:paraId="6F98ABC8" w14:textId="77777777" w:rsidR="00566F44" w:rsidRPr="00C27B90" w:rsidRDefault="00566F44" w:rsidP="00F73E26">
            <w:pPr>
              <w:pStyle w:val="NoSpacing"/>
              <w:rPr>
                <w:del w:id="729" w:author="Robert FRASER" w:date="2026-09-25T21:07:00Z" w16du:dateUtc="2026-09-26T01:07:00Z"/>
                <w:rFonts w:ascii="Times New Roman" w:hAnsi="Times New Roman" w:cs="Times New Roman"/>
                <w:color w:val="000000" w:themeColor="text1"/>
                <w:sz w:val="24"/>
                <w:szCs w:val="24"/>
                <w:lang w:val="en-GB"/>
              </w:rPr>
            </w:pPr>
            <w:del w:id="730" w:author="Robert FRASER" w:date="2026-09-25T21:07:00Z" w16du:dateUtc="2026-09-26T01:07:00Z">
              <w:r w:rsidRPr="00C27B90">
                <w:rPr>
                  <w:rFonts w:ascii="Times New Roman" w:hAnsi="Times New Roman" w:cs="Times New Roman"/>
                  <w:color w:val="000000" w:themeColor="text1"/>
                  <w:sz w:val="24"/>
                  <w:szCs w:val="24"/>
                  <w:lang w:val="en-GB"/>
                </w:rPr>
                <w:delText>38.1 ± 9.8</w:delText>
              </w:r>
            </w:del>
          </w:p>
        </w:tc>
        <w:tc>
          <w:tcPr>
            <w:tcW w:w="1276" w:type="dxa"/>
            <w:vAlign w:val="center"/>
          </w:tcPr>
          <w:p w14:paraId="4F031A1B" w14:textId="77777777" w:rsidR="00566F44" w:rsidRPr="00C27B90" w:rsidRDefault="00566F44" w:rsidP="00F73E26">
            <w:pPr>
              <w:pStyle w:val="NoSpacing"/>
              <w:rPr>
                <w:del w:id="731" w:author="Robert FRASER" w:date="2026-09-25T21:07:00Z" w16du:dateUtc="2026-09-26T01:07:00Z"/>
                <w:rFonts w:ascii="Times New Roman" w:hAnsi="Times New Roman" w:cs="Times New Roman"/>
                <w:color w:val="000000" w:themeColor="text1"/>
                <w:sz w:val="24"/>
                <w:szCs w:val="24"/>
                <w:lang w:val="en-GB"/>
              </w:rPr>
            </w:pPr>
            <w:del w:id="732"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450D60CA" w14:textId="77777777" w:rsidR="00566F44" w:rsidRPr="00C27B90" w:rsidRDefault="00566F44" w:rsidP="00F73E26">
            <w:pPr>
              <w:pStyle w:val="NoSpacing"/>
              <w:rPr>
                <w:del w:id="733" w:author="Robert FRASER" w:date="2026-09-25T21:07:00Z" w16du:dateUtc="2026-09-26T01:07:00Z"/>
                <w:rFonts w:ascii="Times New Roman" w:hAnsi="Times New Roman" w:cs="Times New Roman"/>
                <w:color w:val="000000" w:themeColor="text1"/>
                <w:sz w:val="24"/>
                <w:szCs w:val="24"/>
                <w:lang w:val="en-GB"/>
              </w:rPr>
            </w:pPr>
            <w:del w:id="734" w:author="Robert FRASER" w:date="2026-09-25T21:07:00Z" w16du:dateUtc="2026-09-26T01:07:00Z">
              <w:r w:rsidRPr="00C27B90">
                <w:rPr>
                  <w:rFonts w:ascii="Times New Roman" w:hAnsi="Times New Roman" w:cs="Times New Roman"/>
                  <w:color w:val="000000" w:themeColor="text1"/>
                  <w:sz w:val="24"/>
                  <w:szCs w:val="24"/>
                  <w:lang w:val="en-GB"/>
                </w:rPr>
                <w:delText>47.3</w:delText>
              </w:r>
            </w:del>
          </w:p>
        </w:tc>
      </w:tr>
      <w:tr w:rsidR="00566F44" w:rsidRPr="00C27B90" w14:paraId="5F0E22BB" w14:textId="77777777" w:rsidTr="00F73E26">
        <w:trPr>
          <w:trHeight w:val="340"/>
          <w:del w:id="735" w:author="Robert FRASER" w:date="2026-09-25T21:07:00Z" w16du:dateUtc="2026-09-26T01:07:00Z"/>
        </w:trPr>
        <w:tc>
          <w:tcPr>
            <w:tcW w:w="1701" w:type="dxa"/>
            <w:noWrap/>
            <w:vAlign w:val="center"/>
            <w:hideMark/>
          </w:tcPr>
          <w:p w14:paraId="176C62E0" w14:textId="77777777" w:rsidR="00566F44" w:rsidRPr="00C27B90" w:rsidRDefault="00566F44" w:rsidP="00F73E26">
            <w:pPr>
              <w:pStyle w:val="NoSpacing"/>
              <w:rPr>
                <w:del w:id="736" w:author="Robert FRASER" w:date="2026-09-25T21:07:00Z" w16du:dateUtc="2026-09-26T01:07:00Z"/>
                <w:rFonts w:ascii="Times New Roman" w:hAnsi="Times New Roman" w:cs="Times New Roman"/>
                <w:color w:val="000000" w:themeColor="text1"/>
                <w:sz w:val="24"/>
                <w:szCs w:val="24"/>
                <w:lang w:val="en-GB"/>
              </w:rPr>
            </w:pPr>
            <w:del w:id="737" w:author="Robert FRASER" w:date="2026-09-25T21:07:00Z" w16du:dateUtc="2026-09-26T01:07:00Z">
              <w:r w:rsidRPr="00C27B90">
                <w:rPr>
                  <w:rFonts w:ascii="Times New Roman" w:hAnsi="Times New Roman" w:cs="Times New Roman"/>
                  <w:color w:val="000000" w:themeColor="text1"/>
                  <w:sz w:val="24"/>
                  <w:szCs w:val="24"/>
                  <w:lang w:val="en-GB"/>
                </w:rPr>
                <w:delText>2018/11</w:delText>
              </w:r>
            </w:del>
          </w:p>
        </w:tc>
        <w:tc>
          <w:tcPr>
            <w:tcW w:w="851" w:type="dxa"/>
            <w:noWrap/>
            <w:vAlign w:val="center"/>
            <w:hideMark/>
          </w:tcPr>
          <w:p w14:paraId="3419DA95" w14:textId="77777777" w:rsidR="00566F44" w:rsidRPr="00C27B90" w:rsidRDefault="00566F44" w:rsidP="00F73E26">
            <w:pPr>
              <w:pStyle w:val="NoSpacing"/>
              <w:rPr>
                <w:del w:id="738" w:author="Robert FRASER" w:date="2026-09-25T21:07:00Z" w16du:dateUtc="2026-09-26T01:07:00Z"/>
                <w:rFonts w:ascii="Times New Roman" w:hAnsi="Times New Roman" w:cs="Times New Roman"/>
                <w:color w:val="000000" w:themeColor="text1"/>
                <w:sz w:val="24"/>
                <w:szCs w:val="24"/>
                <w:lang w:val="en-GB"/>
              </w:rPr>
            </w:pPr>
            <w:del w:id="739" w:author="Robert FRASER" w:date="2026-09-25T21:07:00Z" w16du:dateUtc="2026-09-26T01:07:00Z">
              <w:r w:rsidRPr="00C27B90">
                <w:rPr>
                  <w:rFonts w:ascii="Times New Roman" w:hAnsi="Times New Roman" w:cs="Times New Roman"/>
                  <w:color w:val="000000" w:themeColor="text1"/>
                  <w:sz w:val="24"/>
                  <w:szCs w:val="24"/>
                  <w:lang w:val="en-GB"/>
                </w:rPr>
                <w:delText>617</w:delText>
              </w:r>
            </w:del>
          </w:p>
        </w:tc>
        <w:tc>
          <w:tcPr>
            <w:tcW w:w="1276" w:type="dxa"/>
            <w:vAlign w:val="center"/>
          </w:tcPr>
          <w:p w14:paraId="5EE34A3D" w14:textId="77777777" w:rsidR="00566F44" w:rsidRPr="00C27B90" w:rsidRDefault="00566F44" w:rsidP="00F73E26">
            <w:pPr>
              <w:pStyle w:val="NoSpacing"/>
              <w:rPr>
                <w:del w:id="740" w:author="Robert FRASER" w:date="2026-09-25T21:07:00Z" w16du:dateUtc="2026-09-26T01:07:00Z"/>
                <w:rFonts w:ascii="Times New Roman" w:hAnsi="Times New Roman" w:cs="Times New Roman"/>
                <w:color w:val="000000" w:themeColor="text1"/>
                <w:sz w:val="24"/>
                <w:szCs w:val="24"/>
                <w:lang w:val="en-GB"/>
              </w:rPr>
            </w:pPr>
            <w:del w:id="741"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vAlign w:val="center"/>
          </w:tcPr>
          <w:p w14:paraId="50A3E445" w14:textId="77777777" w:rsidR="00566F44" w:rsidRPr="00C27B90" w:rsidRDefault="00566F44" w:rsidP="00F73E26">
            <w:pPr>
              <w:pStyle w:val="NoSpacing"/>
              <w:rPr>
                <w:del w:id="742" w:author="Robert FRASER" w:date="2026-09-25T21:07:00Z" w16du:dateUtc="2026-09-26T01:07:00Z"/>
                <w:rFonts w:ascii="Times New Roman" w:hAnsi="Times New Roman" w:cs="Times New Roman"/>
                <w:color w:val="000000" w:themeColor="text1"/>
                <w:sz w:val="24"/>
                <w:szCs w:val="24"/>
                <w:lang w:val="en-GB"/>
              </w:rPr>
            </w:pPr>
            <w:del w:id="743" w:author="Robert FRASER" w:date="2026-09-25T21:07:00Z" w16du:dateUtc="2026-09-26T01:07:00Z">
              <w:r w:rsidRPr="00C27B90">
                <w:rPr>
                  <w:rFonts w:ascii="Times New Roman" w:hAnsi="Times New Roman" w:cs="Times New Roman"/>
                  <w:color w:val="000000" w:themeColor="text1"/>
                  <w:sz w:val="24"/>
                  <w:szCs w:val="24"/>
                  <w:lang w:val="en-GB"/>
                </w:rPr>
                <w:delText>20-63</w:delText>
              </w:r>
            </w:del>
          </w:p>
        </w:tc>
        <w:tc>
          <w:tcPr>
            <w:tcW w:w="1559" w:type="dxa"/>
            <w:vAlign w:val="center"/>
          </w:tcPr>
          <w:p w14:paraId="3A790A4D" w14:textId="77777777" w:rsidR="00566F44" w:rsidRPr="00C27B90" w:rsidRDefault="00566F44" w:rsidP="00F73E26">
            <w:pPr>
              <w:pStyle w:val="NoSpacing"/>
              <w:rPr>
                <w:del w:id="744" w:author="Robert FRASER" w:date="2026-09-25T21:07:00Z" w16du:dateUtc="2026-09-26T01:07:00Z"/>
                <w:rFonts w:ascii="Times New Roman" w:hAnsi="Times New Roman" w:cs="Times New Roman"/>
                <w:color w:val="000000" w:themeColor="text1"/>
                <w:sz w:val="24"/>
                <w:szCs w:val="24"/>
                <w:lang w:val="en-GB"/>
              </w:rPr>
            </w:pPr>
            <w:del w:id="745" w:author="Robert FRASER" w:date="2026-09-25T21:07:00Z" w16du:dateUtc="2026-09-26T01:07:00Z">
              <w:r w:rsidRPr="00C27B90">
                <w:rPr>
                  <w:rFonts w:ascii="Times New Roman" w:hAnsi="Times New Roman" w:cs="Times New Roman"/>
                  <w:color w:val="000000" w:themeColor="text1"/>
                  <w:sz w:val="24"/>
                  <w:szCs w:val="24"/>
                  <w:lang w:val="en-GB"/>
                </w:rPr>
                <w:delText>38.8 ± 9.9</w:delText>
              </w:r>
            </w:del>
          </w:p>
        </w:tc>
        <w:tc>
          <w:tcPr>
            <w:tcW w:w="1276" w:type="dxa"/>
            <w:vAlign w:val="center"/>
          </w:tcPr>
          <w:p w14:paraId="508D00A4" w14:textId="77777777" w:rsidR="00566F44" w:rsidRPr="00C27B90" w:rsidRDefault="00566F44" w:rsidP="00F73E26">
            <w:pPr>
              <w:pStyle w:val="NoSpacing"/>
              <w:rPr>
                <w:del w:id="746" w:author="Robert FRASER" w:date="2026-09-25T21:07:00Z" w16du:dateUtc="2026-09-26T01:07:00Z"/>
                <w:rFonts w:ascii="Times New Roman" w:hAnsi="Times New Roman" w:cs="Times New Roman"/>
                <w:color w:val="000000" w:themeColor="text1"/>
                <w:sz w:val="24"/>
                <w:szCs w:val="24"/>
                <w:lang w:val="en-GB"/>
              </w:rPr>
            </w:pPr>
            <w:del w:id="747" w:author="Robert FRASER" w:date="2026-09-25T21:07:00Z" w16du:dateUtc="2026-09-26T01:07:00Z">
              <w:r w:rsidRPr="00C27B90">
                <w:rPr>
                  <w:rFonts w:ascii="Times New Roman" w:hAnsi="Times New Roman" w:cs="Times New Roman"/>
                  <w:color w:val="000000" w:themeColor="text1"/>
                  <w:sz w:val="24"/>
                  <w:szCs w:val="24"/>
                  <w:lang w:val="en-GB"/>
                </w:rPr>
                <w:delText>&lt;1</w:delText>
              </w:r>
            </w:del>
          </w:p>
        </w:tc>
        <w:tc>
          <w:tcPr>
            <w:tcW w:w="1071" w:type="dxa"/>
            <w:vAlign w:val="center"/>
          </w:tcPr>
          <w:p w14:paraId="4C5E7728" w14:textId="77777777" w:rsidR="00566F44" w:rsidRPr="00C27B90" w:rsidRDefault="00566F44" w:rsidP="00F73E26">
            <w:pPr>
              <w:pStyle w:val="NoSpacing"/>
              <w:rPr>
                <w:del w:id="748" w:author="Robert FRASER" w:date="2026-09-25T21:07:00Z" w16du:dateUtc="2026-09-26T01:07:00Z"/>
                <w:rFonts w:ascii="Times New Roman" w:hAnsi="Times New Roman" w:cs="Times New Roman"/>
                <w:color w:val="000000" w:themeColor="text1"/>
                <w:sz w:val="24"/>
                <w:szCs w:val="24"/>
                <w:lang w:val="en-GB"/>
              </w:rPr>
            </w:pPr>
            <w:del w:id="749" w:author="Robert FRASER" w:date="2026-09-25T21:07:00Z" w16du:dateUtc="2026-09-26T01:07:00Z">
              <w:r w:rsidRPr="00C27B90">
                <w:rPr>
                  <w:rFonts w:ascii="Times New Roman" w:hAnsi="Times New Roman" w:cs="Times New Roman"/>
                  <w:color w:val="000000" w:themeColor="text1"/>
                  <w:sz w:val="24"/>
                  <w:szCs w:val="24"/>
                  <w:lang w:val="en-GB"/>
                </w:rPr>
                <w:delText>51.2</w:delText>
              </w:r>
            </w:del>
          </w:p>
        </w:tc>
      </w:tr>
      <w:tr w:rsidR="00566F44" w:rsidRPr="00C27B90" w14:paraId="5C4BD6F7" w14:textId="77777777" w:rsidTr="00F73E26">
        <w:trPr>
          <w:trHeight w:val="340"/>
          <w:del w:id="750" w:author="Robert FRASER" w:date="2026-09-25T21:07:00Z" w16du:dateUtc="2026-09-26T01:07:00Z"/>
        </w:trPr>
        <w:tc>
          <w:tcPr>
            <w:tcW w:w="1701" w:type="dxa"/>
            <w:tcBorders>
              <w:bottom w:val="single" w:sz="4" w:space="0" w:color="auto"/>
            </w:tcBorders>
            <w:noWrap/>
            <w:vAlign w:val="center"/>
            <w:hideMark/>
          </w:tcPr>
          <w:p w14:paraId="3C573AAC" w14:textId="77777777" w:rsidR="00566F44" w:rsidRPr="00C27B90" w:rsidRDefault="00566F44" w:rsidP="00F73E26">
            <w:pPr>
              <w:pStyle w:val="NoSpacing"/>
              <w:rPr>
                <w:del w:id="751" w:author="Robert FRASER" w:date="2026-09-25T21:07:00Z" w16du:dateUtc="2026-09-26T01:07:00Z"/>
                <w:rFonts w:ascii="Times New Roman" w:hAnsi="Times New Roman" w:cs="Times New Roman"/>
                <w:color w:val="000000" w:themeColor="text1"/>
                <w:sz w:val="24"/>
                <w:szCs w:val="24"/>
                <w:lang w:val="en-GB"/>
              </w:rPr>
            </w:pPr>
            <w:del w:id="752" w:author="Robert FRASER" w:date="2026-09-25T21:07:00Z" w16du:dateUtc="2026-09-26T01:07:00Z">
              <w:r w:rsidRPr="00C27B90">
                <w:rPr>
                  <w:rFonts w:ascii="Times New Roman" w:hAnsi="Times New Roman" w:cs="Times New Roman"/>
                  <w:color w:val="000000" w:themeColor="text1"/>
                  <w:sz w:val="24"/>
                  <w:szCs w:val="24"/>
                  <w:lang w:val="en-GB"/>
                </w:rPr>
                <w:delText>2019/11</w:delText>
              </w:r>
            </w:del>
          </w:p>
        </w:tc>
        <w:tc>
          <w:tcPr>
            <w:tcW w:w="851" w:type="dxa"/>
            <w:tcBorders>
              <w:bottom w:val="single" w:sz="4" w:space="0" w:color="auto"/>
            </w:tcBorders>
            <w:noWrap/>
            <w:vAlign w:val="center"/>
            <w:hideMark/>
          </w:tcPr>
          <w:p w14:paraId="7972B10C" w14:textId="77777777" w:rsidR="00566F44" w:rsidRPr="00C27B90" w:rsidRDefault="00566F44" w:rsidP="00F73E26">
            <w:pPr>
              <w:pStyle w:val="NoSpacing"/>
              <w:rPr>
                <w:del w:id="753" w:author="Robert FRASER" w:date="2026-09-25T21:07:00Z" w16du:dateUtc="2026-09-26T01:07:00Z"/>
                <w:rFonts w:ascii="Times New Roman" w:hAnsi="Times New Roman" w:cs="Times New Roman"/>
                <w:color w:val="000000" w:themeColor="text1"/>
                <w:sz w:val="24"/>
                <w:szCs w:val="24"/>
                <w:lang w:val="en-GB"/>
              </w:rPr>
            </w:pPr>
            <w:del w:id="754" w:author="Robert FRASER" w:date="2026-09-25T21:07:00Z" w16du:dateUtc="2026-09-26T01:07:00Z">
              <w:r w:rsidRPr="00C27B90">
                <w:rPr>
                  <w:rFonts w:ascii="Times New Roman" w:hAnsi="Times New Roman" w:cs="Times New Roman"/>
                  <w:color w:val="000000" w:themeColor="text1"/>
                  <w:sz w:val="24"/>
                  <w:szCs w:val="24"/>
                  <w:lang w:val="en-GB"/>
                </w:rPr>
                <w:delText>629</w:delText>
              </w:r>
            </w:del>
          </w:p>
        </w:tc>
        <w:tc>
          <w:tcPr>
            <w:tcW w:w="1276" w:type="dxa"/>
            <w:tcBorders>
              <w:bottom w:val="single" w:sz="4" w:space="0" w:color="auto"/>
            </w:tcBorders>
            <w:vAlign w:val="center"/>
          </w:tcPr>
          <w:p w14:paraId="3FFF0E06" w14:textId="77777777" w:rsidR="00566F44" w:rsidRPr="00C27B90" w:rsidRDefault="00566F44" w:rsidP="00F73E26">
            <w:pPr>
              <w:pStyle w:val="NoSpacing"/>
              <w:rPr>
                <w:del w:id="755" w:author="Robert FRASER" w:date="2026-09-25T21:07:00Z" w16du:dateUtc="2026-09-26T01:07:00Z"/>
                <w:rFonts w:ascii="Times New Roman" w:hAnsi="Times New Roman" w:cs="Times New Roman"/>
                <w:color w:val="000000" w:themeColor="text1"/>
                <w:sz w:val="24"/>
                <w:szCs w:val="24"/>
                <w:lang w:val="en-GB"/>
              </w:rPr>
            </w:pPr>
            <w:del w:id="756" w:author="Robert FRASER" w:date="2026-09-25T21:07:00Z" w16du:dateUtc="2026-09-26T01:07:00Z">
              <w:r w:rsidRPr="00C27B90">
                <w:rPr>
                  <w:rFonts w:ascii="Times New Roman" w:hAnsi="Times New Roman" w:cs="Times New Roman"/>
                  <w:color w:val="000000" w:themeColor="text1"/>
                  <w:sz w:val="24"/>
                  <w:szCs w:val="24"/>
                  <w:lang w:val="en-GB"/>
                </w:rPr>
                <w:delText>A,B,C</w:delText>
              </w:r>
            </w:del>
          </w:p>
        </w:tc>
        <w:tc>
          <w:tcPr>
            <w:tcW w:w="1444" w:type="dxa"/>
            <w:tcBorders>
              <w:bottom w:val="single" w:sz="4" w:space="0" w:color="auto"/>
            </w:tcBorders>
            <w:vAlign w:val="center"/>
          </w:tcPr>
          <w:p w14:paraId="36C9CEFA" w14:textId="77777777" w:rsidR="00566F44" w:rsidRPr="00C27B90" w:rsidRDefault="00566F44" w:rsidP="00F73E26">
            <w:pPr>
              <w:pStyle w:val="NoSpacing"/>
              <w:rPr>
                <w:del w:id="757" w:author="Robert FRASER" w:date="2026-09-25T21:07:00Z" w16du:dateUtc="2026-09-26T01:07:00Z"/>
                <w:rFonts w:ascii="Times New Roman" w:hAnsi="Times New Roman" w:cs="Times New Roman"/>
                <w:color w:val="000000" w:themeColor="text1"/>
                <w:sz w:val="24"/>
                <w:szCs w:val="24"/>
                <w:lang w:val="en-GB"/>
              </w:rPr>
            </w:pPr>
            <w:del w:id="758" w:author="Robert FRASER" w:date="2026-09-25T21:07:00Z" w16du:dateUtc="2026-09-26T01:07:00Z">
              <w:r w:rsidRPr="00C27B90">
                <w:rPr>
                  <w:rFonts w:ascii="Times New Roman" w:hAnsi="Times New Roman" w:cs="Times New Roman"/>
                  <w:color w:val="000000" w:themeColor="text1"/>
                  <w:sz w:val="24"/>
                  <w:szCs w:val="24"/>
                  <w:lang w:val="en-GB"/>
                </w:rPr>
                <w:delText>20-86</w:delText>
              </w:r>
            </w:del>
          </w:p>
        </w:tc>
        <w:tc>
          <w:tcPr>
            <w:tcW w:w="1559" w:type="dxa"/>
            <w:tcBorders>
              <w:bottom w:val="single" w:sz="4" w:space="0" w:color="auto"/>
            </w:tcBorders>
            <w:vAlign w:val="center"/>
          </w:tcPr>
          <w:p w14:paraId="77161BA4" w14:textId="77777777" w:rsidR="00566F44" w:rsidRPr="00C27B90" w:rsidRDefault="00566F44" w:rsidP="00F73E26">
            <w:pPr>
              <w:pStyle w:val="NoSpacing"/>
              <w:rPr>
                <w:del w:id="759" w:author="Robert FRASER" w:date="2026-09-25T21:07:00Z" w16du:dateUtc="2026-09-26T01:07:00Z"/>
                <w:rFonts w:ascii="Times New Roman" w:hAnsi="Times New Roman" w:cs="Times New Roman"/>
                <w:color w:val="000000" w:themeColor="text1"/>
                <w:sz w:val="24"/>
                <w:szCs w:val="24"/>
                <w:lang w:val="en-GB"/>
              </w:rPr>
            </w:pPr>
            <w:del w:id="760" w:author="Robert FRASER" w:date="2026-09-25T21:07:00Z" w16du:dateUtc="2026-09-26T01:07:00Z">
              <w:r w:rsidRPr="00C27B90">
                <w:rPr>
                  <w:rFonts w:ascii="Times New Roman" w:hAnsi="Times New Roman" w:cs="Times New Roman"/>
                  <w:color w:val="000000" w:themeColor="text1"/>
                  <w:sz w:val="24"/>
                  <w:szCs w:val="24"/>
                  <w:lang w:val="en-GB"/>
                </w:rPr>
                <w:delText>40.0 ± 10.8</w:delText>
              </w:r>
            </w:del>
          </w:p>
        </w:tc>
        <w:tc>
          <w:tcPr>
            <w:tcW w:w="1276" w:type="dxa"/>
            <w:tcBorders>
              <w:bottom w:val="single" w:sz="4" w:space="0" w:color="auto"/>
            </w:tcBorders>
            <w:vAlign w:val="center"/>
          </w:tcPr>
          <w:p w14:paraId="262F6614" w14:textId="77777777" w:rsidR="00566F44" w:rsidRPr="00C27B90" w:rsidRDefault="00566F44" w:rsidP="00F73E26">
            <w:pPr>
              <w:pStyle w:val="NoSpacing"/>
              <w:rPr>
                <w:del w:id="761" w:author="Robert FRASER" w:date="2026-09-25T21:07:00Z" w16du:dateUtc="2026-09-26T01:07:00Z"/>
                <w:rFonts w:ascii="Times New Roman" w:hAnsi="Times New Roman" w:cs="Times New Roman"/>
                <w:color w:val="000000" w:themeColor="text1"/>
                <w:sz w:val="24"/>
                <w:szCs w:val="24"/>
                <w:lang w:val="en-GB"/>
              </w:rPr>
            </w:pPr>
            <w:del w:id="762" w:author="Robert FRASER" w:date="2026-09-25T21:07:00Z" w16du:dateUtc="2026-09-26T01:07:00Z">
              <w:r w:rsidRPr="00C27B90">
                <w:rPr>
                  <w:rFonts w:ascii="Times New Roman" w:hAnsi="Times New Roman" w:cs="Times New Roman"/>
                  <w:color w:val="000000" w:themeColor="text1"/>
                  <w:sz w:val="24"/>
                  <w:szCs w:val="24"/>
                  <w:lang w:val="en-GB"/>
                </w:rPr>
                <w:delText>1.4</w:delText>
              </w:r>
            </w:del>
          </w:p>
        </w:tc>
        <w:tc>
          <w:tcPr>
            <w:tcW w:w="1071" w:type="dxa"/>
            <w:tcBorders>
              <w:bottom w:val="single" w:sz="4" w:space="0" w:color="auto"/>
            </w:tcBorders>
            <w:vAlign w:val="center"/>
          </w:tcPr>
          <w:p w14:paraId="036BDEB7" w14:textId="77777777" w:rsidR="00566F44" w:rsidRPr="00C27B90" w:rsidRDefault="00566F44" w:rsidP="00F73E26">
            <w:pPr>
              <w:pStyle w:val="NoSpacing"/>
              <w:rPr>
                <w:del w:id="763" w:author="Robert FRASER" w:date="2026-09-25T21:07:00Z" w16du:dateUtc="2026-09-26T01:07:00Z"/>
                <w:rFonts w:ascii="Times New Roman" w:hAnsi="Times New Roman" w:cs="Times New Roman"/>
                <w:color w:val="000000" w:themeColor="text1"/>
                <w:sz w:val="24"/>
                <w:szCs w:val="24"/>
                <w:lang w:val="en-GB"/>
              </w:rPr>
            </w:pPr>
            <w:del w:id="764" w:author="Robert FRASER" w:date="2026-09-25T21:07:00Z" w16du:dateUtc="2026-09-26T01:07:00Z">
              <w:r w:rsidRPr="00C27B90">
                <w:rPr>
                  <w:rFonts w:ascii="Times New Roman" w:hAnsi="Times New Roman" w:cs="Times New Roman"/>
                  <w:color w:val="000000" w:themeColor="text1"/>
                  <w:sz w:val="24"/>
                  <w:szCs w:val="24"/>
                  <w:lang w:val="en-GB"/>
                </w:rPr>
                <w:delText>48.2</w:delText>
              </w:r>
            </w:del>
          </w:p>
        </w:tc>
      </w:tr>
    </w:tbl>
    <w:p w14:paraId="64829C51" w14:textId="77777777" w:rsidR="00344E6D" w:rsidRPr="00566F44" w:rsidRDefault="00344E6D" w:rsidP="00566F44"/>
    <w:sectPr w:rsidR="00344E6D" w:rsidRPr="00566F44">
      <w:pgSz w:w="12240" w:h="15840"/>
      <w:pgMar w:top="1440" w:right="1440" w:bottom="1440" w:left="1440" w:header="720" w:footer="720" w:gutter="0"/>
      <w:cols w:space="720"/>
      <w:docGrid w:linePitch="360"/>
      <w:sectPrChange w:id="765" w:author="Robert FRASER" w:date="2026-09-25T21:07:00Z" w16du:dateUtc="2026-09-26T01:07:00Z">
        <w:sectPr w:rsidR="00344E6D" w:rsidRPr="00566F44">
          <w:pgSz w:w="11906" w:h="16838"/>
          <w:pgMar w:top="1417" w:right="1417" w:bottom="1134" w:left="1417"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f_segoe-ui_normal">
    <w:altName w:val="Times New Roman"/>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ED41F7"/>
    <w:multiLevelType w:val="hybridMultilevel"/>
    <w:tmpl w:val="AF04A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2752E"/>
    <w:multiLevelType w:val="hybridMultilevel"/>
    <w:tmpl w:val="B4688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523B67"/>
    <w:multiLevelType w:val="hybridMultilevel"/>
    <w:tmpl w:val="2BA8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712A0"/>
    <w:multiLevelType w:val="hybridMultilevel"/>
    <w:tmpl w:val="E0ACE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248BB"/>
    <w:multiLevelType w:val="hybridMultilevel"/>
    <w:tmpl w:val="15E2D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544E9"/>
    <w:multiLevelType w:val="hybridMultilevel"/>
    <w:tmpl w:val="116E1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9D4137"/>
    <w:multiLevelType w:val="hybridMultilevel"/>
    <w:tmpl w:val="3CBA1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550604">
    <w:abstractNumId w:val="1"/>
  </w:num>
  <w:num w:numId="2" w16cid:durableId="290482427">
    <w:abstractNumId w:val="5"/>
  </w:num>
  <w:num w:numId="3" w16cid:durableId="2077704247">
    <w:abstractNumId w:val="4"/>
  </w:num>
  <w:num w:numId="4" w16cid:durableId="1358699720">
    <w:abstractNumId w:val="2"/>
  </w:num>
  <w:num w:numId="5" w16cid:durableId="1079787934">
    <w:abstractNumId w:val="3"/>
  </w:num>
  <w:num w:numId="6" w16cid:durableId="1139110913">
    <w:abstractNumId w:val="6"/>
  </w:num>
  <w:num w:numId="7" w16cid:durableId="2067228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F44"/>
    <w:rsid w:val="00130367"/>
    <w:rsid w:val="00195270"/>
    <w:rsid w:val="001974D9"/>
    <w:rsid w:val="00232386"/>
    <w:rsid w:val="00265567"/>
    <w:rsid w:val="002941F2"/>
    <w:rsid w:val="0029760F"/>
    <w:rsid w:val="002D48BE"/>
    <w:rsid w:val="002E3140"/>
    <w:rsid w:val="002F4436"/>
    <w:rsid w:val="00344E6D"/>
    <w:rsid w:val="00386671"/>
    <w:rsid w:val="00416E29"/>
    <w:rsid w:val="004B3EE7"/>
    <w:rsid w:val="00566F44"/>
    <w:rsid w:val="006142FF"/>
    <w:rsid w:val="00645F63"/>
    <w:rsid w:val="00686542"/>
    <w:rsid w:val="006F2FA7"/>
    <w:rsid w:val="007A398B"/>
    <w:rsid w:val="007A3AE6"/>
    <w:rsid w:val="007A3FA6"/>
    <w:rsid w:val="007E7373"/>
    <w:rsid w:val="007F04ED"/>
    <w:rsid w:val="00907DDD"/>
    <w:rsid w:val="00944715"/>
    <w:rsid w:val="009A7EA1"/>
    <w:rsid w:val="009E1ABD"/>
    <w:rsid w:val="00A102ED"/>
    <w:rsid w:val="00A73713"/>
    <w:rsid w:val="00A9201A"/>
    <w:rsid w:val="00A97ED6"/>
    <w:rsid w:val="00AB4963"/>
    <w:rsid w:val="00BF4131"/>
    <w:rsid w:val="00C20A8A"/>
    <w:rsid w:val="00CE517B"/>
    <w:rsid w:val="00D566B5"/>
    <w:rsid w:val="00EB2BF9"/>
    <w:rsid w:val="00F327D0"/>
    <w:rsid w:val="00FD7486"/>
    <w:rsid w:val="00FF40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577B"/>
  <w15:chartTrackingRefBased/>
  <w15:docId w15:val="{D21DFAAA-F3A4-46DC-A132-E4EE9FA6A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F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66F44"/>
    <w:pPr>
      <w:spacing w:after="0" w:line="240" w:lineRule="auto"/>
    </w:pPr>
  </w:style>
  <w:style w:type="character" w:customStyle="1" w:styleId="NoSpacingChar">
    <w:name w:val="No Spacing Char"/>
    <w:basedOn w:val="DefaultParagraphFont"/>
    <w:link w:val="NoSpacing"/>
    <w:uiPriority w:val="1"/>
    <w:rsid w:val="00566F44"/>
  </w:style>
  <w:style w:type="paragraph" w:styleId="ListParagraph">
    <w:name w:val="List Paragraph"/>
    <w:basedOn w:val="Normal"/>
    <w:uiPriority w:val="34"/>
    <w:qFormat/>
    <w:rsid w:val="009A7EA1"/>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4545530">
      <w:bodyDiv w:val="1"/>
      <w:marLeft w:val="0"/>
      <w:marRight w:val="0"/>
      <w:marTop w:val="0"/>
      <w:marBottom w:val="0"/>
      <w:divBdr>
        <w:top w:val="none" w:sz="0" w:space="0" w:color="auto"/>
        <w:left w:val="none" w:sz="0" w:space="0" w:color="auto"/>
        <w:bottom w:val="none" w:sz="0" w:space="0" w:color="auto"/>
        <w:right w:val="none" w:sz="0" w:space="0" w:color="auto"/>
      </w:divBdr>
      <w:divsChild>
        <w:div w:id="1760759754">
          <w:marLeft w:val="0"/>
          <w:marRight w:val="0"/>
          <w:marTop w:val="0"/>
          <w:marBottom w:val="0"/>
          <w:divBdr>
            <w:top w:val="none" w:sz="0" w:space="0" w:color="auto"/>
            <w:left w:val="none" w:sz="0" w:space="0" w:color="auto"/>
            <w:bottom w:val="none" w:sz="0" w:space="0" w:color="auto"/>
            <w:right w:val="none" w:sz="0" w:space="0" w:color="auto"/>
          </w:divBdr>
          <w:divsChild>
            <w:div w:id="1923946180">
              <w:marLeft w:val="0"/>
              <w:marRight w:val="0"/>
              <w:marTop w:val="0"/>
              <w:marBottom w:val="0"/>
              <w:divBdr>
                <w:top w:val="none" w:sz="0" w:space="0" w:color="auto"/>
                <w:left w:val="none" w:sz="0" w:space="0" w:color="auto"/>
                <w:bottom w:val="none" w:sz="0" w:space="0" w:color="auto"/>
                <w:right w:val="none" w:sz="0" w:space="0" w:color="auto"/>
              </w:divBdr>
              <w:divsChild>
                <w:div w:id="373048281">
                  <w:marLeft w:val="0"/>
                  <w:marRight w:val="0"/>
                  <w:marTop w:val="0"/>
                  <w:marBottom w:val="0"/>
                  <w:divBdr>
                    <w:top w:val="none" w:sz="0" w:space="0" w:color="auto"/>
                    <w:left w:val="none" w:sz="0" w:space="0" w:color="auto"/>
                    <w:bottom w:val="none" w:sz="0" w:space="0" w:color="auto"/>
                    <w:right w:val="none" w:sz="0" w:space="0" w:color="auto"/>
                  </w:divBdr>
                  <w:divsChild>
                    <w:div w:id="981353264">
                      <w:marLeft w:val="0"/>
                      <w:marRight w:val="0"/>
                      <w:marTop w:val="0"/>
                      <w:marBottom w:val="0"/>
                      <w:divBdr>
                        <w:top w:val="none" w:sz="0" w:space="0" w:color="auto"/>
                        <w:left w:val="none" w:sz="0" w:space="0" w:color="auto"/>
                        <w:bottom w:val="none" w:sz="0" w:space="0" w:color="auto"/>
                        <w:right w:val="none" w:sz="0" w:space="0" w:color="auto"/>
                      </w:divBdr>
                      <w:divsChild>
                        <w:div w:id="1325203484">
                          <w:marLeft w:val="405"/>
                          <w:marRight w:val="0"/>
                          <w:marTop w:val="0"/>
                          <w:marBottom w:val="0"/>
                          <w:divBdr>
                            <w:top w:val="none" w:sz="0" w:space="0" w:color="auto"/>
                            <w:left w:val="none" w:sz="0" w:space="0" w:color="auto"/>
                            <w:bottom w:val="none" w:sz="0" w:space="0" w:color="auto"/>
                            <w:right w:val="none" w:sz="0" w:space="0" w:color="auto"/>
                          </w:divBdr>
                          <w:divsChild>
                            <w:div w:id="2082756209">
                              <w:marLeft w:val="0"/>
                              <w:marRight w:val="0"/>
                              <w:marTop w:val="0"/>
                              <w:marBottom w:val="0"/>
                              <w:divBdr>
                                <w:top w:val="none" w:sz="0" w:space="0" w:color="auto"/>
                                <w:left w:val="none" w:sz="0" w:space="0" w:color="auto"/>
                                <w:bottom w:val="none" w:sz="0" w:space="0" w:color="auto"/>
                                <w:right w:val="none" w:sz="0" w:space="0" w:color="auto"/>
                              </w:divBdr>
                              <w:divsChild>
                                <w:div w:id="1382703888">
                                  <w:marLeft w:val="0"/>
                                  <w:marRight w:val="0"/>
                                  <w:marTop w:val="0"/>
                                  <w:marBottom w:val="0"/>
                                  <w:divBdr>
                                    <w:top w:val="none" w:sz="0" w:space="0" w:color="auto"/>
                                    <w:left w:val="none" w:sz="0" w:space="0" w:color="auto"/>
                                    <w:bottom w:val="none" w:sz="0" w:space="0" w:color="auto"/>
                                    <w:right w:val="none" w:sz="0" w:space="0" w:color="auto"/>
                                  </w:divBdr>
                                  <w:divsChild>
                                    <w:div w:id="651713391">
                                      <w:marLeft w:val="0"/>
                                      <w:marRight w:val="0"/>
                                      <w:marTop w:val="60"/>
                                      <w:marBottom w:val="0"/>
                                      <w:divBdr>
                                        <w:top w:val="none" w:sz="0" w:space="0" w:color="auto"/>
                                        <w:left w:val="none" w:sz="0" w:space="0" w:color="auto"/>
                                        <w:bottom w:val="none" w:sz="0" w:space="0" w:color="auto"/>
                                        <w:right w:val="none" w:sz="0" w:space="0" w:color="auto"/>
                                      </w:divBdr>
                                      <w:divsChild>
                                        <w:div w:id="461733648">
                                          <w:marLeft w:val="0"/>
                                          <w:marRight w:val="0"/>
                                          <w:marTop w:val="0"/>
                                          <w:marBottom w:val="0"/>
                                          <w:divBdr>
                                            <w:top w:val="none" w:sz="0" w:space="0" w:color="auto"/>
                                            <w:left w:val="none" w:sz="0" w:space="0" w:color="auto"/>
                                            <w:bottom w:val="none" w:sz="0" w:space="0" w:color="auto"/>
                                            <w:right w:val="none" w:sz="0" w:space="0" w:color="auto"/>
                                          </w:divBdr>
                                          <w:divsChild>
                                            <w:div w:id="1613055882">
                                              <w:marLeft w:val="0"/>
                                              <w:marRight w:val="0"/>
                                              <w:marTop w:val="0"/>
                                              <w:marBottom w:val="0"/>
                                              <w:divBdr>
                                                <w:top w:val="none" w:sz="0" w:space="0" w:color="auto"/>
                                                <w:left w:val="none" w:sz="0" w:space="0" w:color="auto"/>
                                                <w:bottom w:val="none" w:sz="0" w:space="0" w:color="auto"/>
                                                <w:right w:val="none" w:sz="0" w:space="0" w:color="auto"/>
                                              </w:divBdr>
                                              <w:divsChild>
                                                <w:div w:id="678966098">
                                                  <w:marLeft w:val="0"/>
                                                  <w:marRight w:val="0"/>
                                                  <w:marTop w:val="0"/>
                                                  <w:marBottom w:val="0"/>
                                                  <w:divBdr>
                                                    <w:top w:val="none" w:sz="0" w:space="0" w:color="auto"/>
                                                    <w:left w:val="none" w:sz="0" w:space="0" w:color="auto"/>
                                                    <w:bottom w:val="none" w:sz="0" w:space="0" w:color="auto"/>
                                                    <w:right w:val="none" w:sz="0" w:space="0" w:color="auto"/>
                                                  </w:divBdr>
                                                  <w:divsChild>
                                                    <w:div w:id="915095511">
                                                      <w:marLeft w:val="0"/>
                                                      <w:marRight w:val="0"/>
                                                      <w:marTop w:val="0"/>
                                                      <w:marBottom w:val="0"/>
                                                      <w:divBdr>
                                                        <w:top w:val="none" w:sz="0" w:space="0" w:color="auto"/>
                                                        <w:left w:val="none" w:sz="0" w:space="0" w:color="auto"/>
                                                        <w:bottom w:val="none" w:sz="0" w:space="0" w:color="auto"/>
                                                        <w:right w:val="none" w:sz="0" w:space="0" w:color="auto"/>
                                                      </w:divBdr>
                                                      <w:divsChild>
                                                        <w:div w:id="868298857">
                                                          <w:marLeft w:val="0"/>
                                                          <w:marRight w:val="0"/>
                                                          <w:marTop w:val="0"/>
                                                          <w:marBottom w:val="0"/>
                                                          <w:divBdr>
                                                            <w:top w:val="none" w:sz="0" w:space="0" w:color="auto"/>
                                                            <w:left w:val="none" w:sz="0" w:space="0" w:color="auto"/>
                                                            <w:bottom w:val="none" w:sz="0" w:space="0" w:color="auto"/>
                                                            <w:right w:val="none" w:sz="0" w:space="0" w:color="auto"/>
                                                          </w:divBdr>
                                                          <w:divsChild>
                                                            <w:div w:id="1437407922">
                                                              <w:marLeft w:val="0"/>
                                                              <w:marRight w:val="0"/>
                                                              <w:marTop w:val="0"/>
                                                              <w:marBottom w:val="0"/>
                                                              <w:divBdr>
                                                                <w:top w:val="none" w:sz="0" w:space="0" w:color="auto"/>
                                                                <w:left w:val="none" w:sz="0" w:space="0" w:color="auto"/>
                                                                <w:bottom w:val="none" w:sz="0" w:space="0" w:color="auto"/>
                                                                <w:right w:val="none" w:sz="0" w:space="0" w:color="auto"/>
                                                              </w:divBdr>
                                                              <w:divsChild>
                                                                <w:div w:id="1298680419">
                                                                  <w:marLeft w:val="0"/>
                                                                  <w:marRight w:val="0"/>
                                                                  <w:marTop w:val="0"/>
                                                                  <w:marBottom w:val="0"/>
                                                                  <w:divBdr>
                                                                    <w:top w:val="none" w:sz="0" w:space="0" w:color="auto"/>
                                                                    <w:left w:val="none" w:sz="0" w:space="0" w:color="auto"/>
                                                                    <w:bottom w:val="none" w:sz="0" w:space="0" w:color="auto"/>
                                                                    <w:right w:val="none" w:sz="0" w:space="0" w:color="auto"/>
                                                                  </w:divBdr>
                                                                  <w:divsChild>
                                                                    <w:div w:id="164562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1098</Words>
  <Characters>6260</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Franziska Schade</dc:creator>
  <cp:keywords/>
  <dc:description/>
  <cp:lastModifiedBy>Arthur Souza Rodrigues</cp:lastModifiedBy>
  <cp:revision>1</cp:revision>
  <dcterms:created xsi:type="dcterms:W3CDTF">2022-01-19T08:30:00Z</dcterms:created>
  <dcterms:modified xsi:type="dcterms:W3CDTF">2026-09-26T01:07:00Z</dcterms:modified>
</cp:coreProperties>
</file>