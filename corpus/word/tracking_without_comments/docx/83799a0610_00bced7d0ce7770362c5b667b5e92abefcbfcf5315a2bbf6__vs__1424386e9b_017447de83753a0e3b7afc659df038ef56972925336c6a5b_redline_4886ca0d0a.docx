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202360" w14:textId="0CE62444" w:rsidR="00886833" w:rsidRDefault="006053BE" w:rsidP="00886833">
      <w:pPr>
        <w:rPr>
          <w:del w:id="4" w:author="Comparison" w:date="2026-09-22T12:45:00Z" w16du:dateUtc="2026-09-22T16:45:00Z"/>
          <w:b/>
          <w:bCs/>
        </w:rPr>
      </w:pPr>
      <w:ins w:id="5" w:author="Comparison" w:date="2026-09-22T12:45:00Z" w16du:dateUtc="2026-09-22T16:45:00Z">
        <w:r>
          <w:rPr>
            <w:b/>
            <w:bCs/>
          </w:rPr>
          <w:t>ACB-kædemotor - frit konfigurerbar - CDC-1-ACB</w:t>
        </w:r>
        <w:r>
          <w:br/>
        </w:r>
        <w:r>
          <w:rPr>
            <w:b/>
            <w:bCs/>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
            <w:bCs/>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
            <w:bCs/>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
            <w:bCs/>
          </w:rPr>
          <w:t>Udvidelsesfunktioner:</w:t>
        </w:r>
        <w:r>
          <w:br/>
        </w:r>
        <w:r>
          <w:rPr>
            <w:b/>
            <w:bCs/>
          </w:rPr>
          <w:t>Option "SBD/SBU"</w:t>
        </w:r>
        <w:r>
          <w:t xml:space="preserve"> - Korrosionsbeskyttet, hærdet stålkæde i sidebue-design til lave karmhøjder</w:t>
        </w:r>
        <w:r>
          <w:br/>
        </w:r>
        <w:r>
          <w:rPr>
            <w:b/>
            <w:bCs/>
          </w:rPr>
          <w:t xml:space="preserve">Option "ZB" </w:t>
        </w:r>
        <w:r>
          <w:t>- Vindebroanvendelse til sidemontering af motoren på vinduet</w:t>
        </w:r>
        <w:r>
          <w:br/>
        </w:r>
        <w:r>
          <w:rPr>
            <w:b/>
            <w:bCs/>
          </w:rPr>
          <w:t xml:space="preserve">Option "CP" </w:t>
        </w:r>
        <w:r>
          <w:t>- Brugertilpasset motorfunktionsprogrammering såsom løbetid, kraft og åbning</w:t>
        </w:r>
        <w:r>
          <w:br/>
        </w:r>
        <w:r>
          <w:rPr>
            <w:b/>
            <w:bCs/>
          </w:rPr>
          <w:t xml:space="preserve">Option "HP" </w:t>
        </w:r>
        <w:r>
          <w:t>- Åbningsprogrammering</w:t>
        </w:r>
        <w:r>
          <w:br/>
        </w:r>
        <w:r>
          <w:rPr>
            <w:b/>
            <w:bCs/>
          </w:rPr>
          <w:t xml:space="preserve">Option "VP" </w:t>
        </w:r>
        <w:r>
          <w:t>- Signal til forbindelse med D+H BSY+ låsemotorer</w:t>
        </w:r>
        <w:r>
          <w:br/>
        </w:r>
        <w:r>
          <w:rPr>
            <w:b/>
            <w:bCs/>
          </w:rPr>
          <w:t xml:space="preserve">Option "KM" </w:t>
        </w:r>
        <w:r>
          <w:t>- Kraftig motor-gear-enhed med øget kraft (op til 400 N) til at åbne og lukke tunge parallelsprossede og hæve-/sænkevindue/tophængte vinduer.</w:t>
        </w:r>
        <w:r>
          <w:br/>
        </w:r>
        <w:r>
          <w:rPr>
            <w:b/>
            <w:bCs/>
          </w:rPr>
          <w:t xml:space="preserve">Option "LS" </w:t>
        </w:r>
        <w:r>
          <w:t>- Lavhastigheds-programmering i LUKKET-retning til 5 mm/s</w:t>
        </w:r>
        <w:r>
          <w:br/>
        </w:r>
        <w:r>
          <w:rPr>
            <w:b/>
            <w:bCs/>
          </w:rPr>
          <w:t>Option "SA"</w:t>
        </w:r>
        <w:r>
          <w:t xml:space="preserve"> - "Afbryder ÅBEN" endepositionsmeddelelse</w:t>
        </w:r>
        <w:r>
          <w:br/>
        </w:r>
        <w:r>
          <w:rPr>
            <w:b/>
            <w:bCs/>
          </w:rPr>
          <w:t>Option "SZ"</w:t>
        </w:r>
        <w:r>
          <w:t xml:space="preserve"> - "Afbryder LUKKET" endepositionsmeddelelse</w:t>
        </w:r>
        <w:r>
          <w:br/>
        </w:r>
        <w:r>
          <w:rPr>
            <w:b/>
            <w:bCs/>
          </w:rPr>
          <w:t>Option "SA-SZ"</w:t>
        </w:r>
        <w:r>
          <w:t xml:space="preserve"> - "Afbryder ÅBEN" og "Afbryder LUKKET" endepositionsmeddelelse</w:t>
        </w:r>
        <w:r>
          <w:br/>
        </w:r>
        <w:r>
          <w:rPr>
            <w:b/>
            <w:bCs/>
          </w:rPr>
          <w:t>Option "AS2"</w:t>
        </w:r>
        <w:r>
          <w:t xml:space="preserve"> - Akustisk signal i overensstemmelse med beskyttelsesklasse 2 i henhold til MaschRL/42/EG</w:t>
        </w:r>
        <w:r>
          <w:br/>
        </w:r>
        <w:r>
          <w:rPr>
            <w:b/>
            <w:bCs/>
          </w:rPr>
          <w:t>Option "AS3"</w:t>
        </w:r>
        <w:r>
          <w:t xml:space="preserve"> - Akustisk signal i overensstemmelse med beskyttelsesklasse 3 i henhold til MaschRL/42/EG</w:t>
        </w:r>
        <w:r>
          <w:br/>
        </w:r>
        <w:r>
          <w:rPr>
            <w:b/>
            <w:bCs/>
          </w:rPr>
          <w:t>Option "SKS"</w:t>
        </w:r>
        <w:r>
          <w:t xml:space="preserve"> - Mulighed for direkte tilslutning af en klembeskyttelsesliste eller en optisk sensor til overvågning af lukkekanten på motoren</w:t>
        </w:r>
        <w:r>
          <w:br/>
        </w:r>
        <w:r>
          <w:rPr>
            <w:b/>
            <w:bCs/>
          </w:rPr>
          <w:t xml:space="preserve">Option "specialfarve" </w:t>
        </w:r>
        <w:r>
          <w:t>- lakering til perfekt integration i facadens udseende i henhold til RAL, DB, NCS</w:t>
        </w:r>
        <w:r>
          <w:br/>
        </w:r>
        <w:r>
          <w:br/>
        </w:r>
        <w:r>
          <w:rPr>
            <w:b/>
            <w:bCs/>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
            <w:bCs/>
          </w:rPr>
          <w:t>Leverance:</w:t>
        </w:r>
        <w:r>
          <w:br/>
        </w:r>
        <w:r>
          <w:t>Motor, silikoneforbindelseskabel med systemstik, brugsanvisning</w:t>
        </w:r>
        <w:r>
          <w:br/>
        </w:r>
        <w:r>
          <w:br/>
          <w:t>Brand: D+H</w:t>
        </w:r>
        <w:r>
          <w:br/>
          <w:t>Type: CDC-1-ACB</w:t>
        </w:r>
        <w:r>
          <w:br/>
        </w:r>
        <w:r>
          <w:rPr>
            <w:b/>
            <w:bCs/>
          </w:rPr>
          <w:t>Art.nr.:</w:t>
        </w:r>
        <w:r>
          <w:t xml:space="preserve"> 26.100.00</w:t>
        </w:r>
        <w:r>
          <w:br/>
        </w:r>
        <w:r>
          <w:br/>
        </w:r>
        <w:r>
          <w:br/>
        </w:r>
        <w:r>
          <w:br/>
        </w:r>
        <w:r>
          <w:rPr>
            <w:b/>
            <w:bCs/>
          </w:rPr>
          <w:t xml:space="preserve">                    Mængde: .......... stk     Pris: ................. DKK     Total: ................. DKK</w:t>
        </w:r>
        <w:r>
          <w:br/>
        </w:r>
        <w:r>
          <w:br/>
        </w:r>
        <w:r>
          <w:br/>
        </w:r>
        <w:r>
          <w:rPr>
            <w:b/>
            <w:bCs/>
            <w:i/>
            <w:iCs/>
          </w:rPr>
          <w:t>Gør din lokale D+H-partner tilgængelig for designvarianter.</w:t>
        </w:r>
        <w:r>
          <w:br/>
        </w:r>
        <w:r>
          <w:br/>
        </w:r>
        <w:r>
          <w:br/>
        </w:r>
        <w:r>
          <w:br/>
          <w:t>https://www.dh-partner.com/dk/da/service/projekterings-hjaelp</w:t>
        </w:r>
        <w:r>
          <w:br/>
        </w:r>
        <w:r>
          <w:br/>
        </w:r>
        <w:r>
          <w:rPr>
            <w:b/>
            <w:bCs/>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del w:id="6" w:author="Comparison" w:date="2026-09-22T12:45:00Z" w16du:dateUtc="2026-09-22T16:45:00Z">
        <w:r w:rsidR="00D9784C">
          <w:rPr>
            <w:b/>
            <w:bCs/>
          </w:rPr>
          <w:delText xml:space="preserve">WAKANDA </w:delText>
        </w:r>
        <w:r w:rsidR="00443FA9">
          <w:rPr>
            <w:b/>
            <w:bCs/>
          </w:rPr>
          <w:delText xml:space="preserve">CITY </w:delText>
        </w:r>
        <w:r w:rsidR="00D9784C">
          <w:rPr>
            <w:b/>
            <w:bCs/>
          </w:rPr>
          <w:delText>GRAND PRIX BID SEEKS ANSWERS</w:delText>
        </w:r>
      </w:del>
    </w:p>
    <w:p w14:paraId="1ACB0F28" w14:textId="28690708" w:rsidR="00D9784C" w:rsidRPr="00D9784C" w:rsidRDefault="00D9784C" w:rsidP="00886833">
      <w:pPr>
        <w:rPr>
          <w:del w:id="7" w:author="Comparison" w:date="2026-09-22T12:45:00Z" w16du:dateUtc="2026-09-22T16:45:00Z"/>
          <w:i/>
          <w:iCs/>
        </w:rPr>
      </w:pPr>
      <w:del w:id="8" w:author="Comparison" w:date="2026-09-22T12:45:00Z" w16du:dateUtc="2026-09-22T16:45:00Z">
        <w:r>
          <w:rPr>
            <w:i/>
            <w:iCs/>
          </w:rPr>
          <w:delText>Protocol requires an open bid on government projects</w:delText>
        </w:r>
      </w:del>
    </w:p>
    <w:p w14:paraId="68F9D60A" w14:textId="77777777" w:rsidR="00886833" w:rsidRDefault="00886833" w:rsidP="00886833">
      <w:pPr>
        <w:rPr>
          <w:del w:id="9" w:author="Comparison" w:date="2026-09-22T12:45:00Z" w16du:dateUtc="2026-09-22T16:45:00Z"/>
        </w:rPr>
      </w:pPr>
      <w:del w:id="10" w:author="Comparison" w:date="2026-09-22T12:45:00Z" w16du:dateUtc="2026-09-22T16:45:00Z">
        <w:r>
          <w:delText xml:space="preserve"> </w:delText>
        </w:r>
      </w:del>
    </w:p>
    <w:p w14:paraId="5B3782D2" w14:textId="77777777" w:rsidR="00D9784C" w:rsidRDefault="00D9784C" w:rsidP="00886833">
      <w:pPr>
        <w:rPr>
          <w:del w:id="11" w:author="Comparison" w:date="2026-09-22T12:45:00Z" w16du:dateUtc="2026-09-22T16:45:00Z"/>
        </w:rPr>
      </w:pPr>
    </w:p>
    <w:p w14:paraId="4B8D5855" w14:textId="53A29B77" w:rsidR="00D9784C" w:rsidRDefault="00D9784C" w:rsidP="00886833">
      <w:pPr>
        <w:rPr>
          <w:del w:id="12" w:author="Comparison" w:date="2026-09-22T12:45:00Z" w16du:dateUtc="2026-09-22T16:45:00Z"/>
        </w:rPr>
      </w:pPr>
      <w:del w:id="13" w:author="Comparison" w:date="2026-09-22T12:45:00Z" w16du:dateUtc="2026-09-22T16:45:00Z">
        <w:r>
          <w:delText xml:space="preserve">Prospective </w:delText>
        </w:r>
        <w:r w:rsidR="00886833">
          <w:delText xml:space="preserve">Wakanda </w:delText>
        </w:r>
        <w:r>
          <w:delText>City Grand Prix organisers are still waiting for feedback from government with regards a bidding process to ensure that the best suited prospect is presented to Formula 1 and the FIA for consideration to host a future South African Grand Prix.</w:delText>
        </w:r>
      </w:del>
    </w:p>
    <w:p w14:paraId="62B0C306" w14:textId="77777777" w:rsidR="00D9784C" w:rsidRDefault="00D9784C" w:rsidP="00886833">
      <w:pPr>
        <w:rPr>
          <w:del w:id="14" w:author="Comparison" w:date="2026-09-22T12:45:00Z" w16du:dateUtc="2026-09-22T16:45:00Z"/>
        </w:rPr>
      </w:pPr>
    </w:p>
    <w:p w14:paraId="619926EF" w14:textId="590ED77D" w:rsidR="00D9784C" w:rsidRDefault="00D9784C" w:rsidP="00D9784C">
      <w:pPr>
        <w:rPr>
          <w:del w:id="15" w:author="Comparison" w:date="2026-09-22T12:45:00Z" w16du:dateUtc="2026-09-22T16:45:00Z"/>
        </w:rPr>
      </w:pPr>
      <w:del w:id="16" w:author="Comparison" w:date="2026-09-22T12:45:00Z" w16du:dateUtc="2026-09-22T16:45:00Z">
        <w:r>
          <w:delText>“We have been left with little option but to go directly to Formula 1 and the FIA with our concerns,” Wakanda City CEO MK Malefane explains. “We believe that our Smart City Development with centrepiece Grand Prix Circuit ticks all the right Formula 1 boxes and that we deserve an opportunity to present our Formula 1 bid in an open and transparent manner. However, despite several representation</w:delText>
        </w:r>
        <w:r w:rsidR="00443FA9">
          <w:delText>s</w:delText>
        </w:r>
        <w:r>
          <w:delText xml:space="preserve"> to government and the ministry of sport, arts and culture</w:delText>
        </w:r>
        <w:r w:rsidR="00443FA9">
          <w:delText xml:space="preserve"> so far</w:delText>
        </w:r>
        <w:r>
          <w:delText>, we have not yet had the courtesy of a response.</w:delText>
        </w:r>
      </w:del>
    </w:p>
    <w:p w14:paraId="303C64A9" w14:textId="77777777" w:rsidR="00D9784C" w:rsidRDefault="00D9784C" w:rsidP="00D9784C">
      <w:pPr>
        <w:rPr>
          <w:del w:id="17" w:author="Comparison" w:date="2026-09-22T12:45:00Z" w16du:dateUtc="2026-09-22T16:45:00Z"/>
        </w:rPr>
      </w:pPr>
    </w:p>
    <w:p w14:paraId="62A8530D" w14:textId="056A3D93" w:rsidR="00D9784C" w:rsidRDefault="00D9784C" w:rsidP="00D9784C">
      <w:pPr>
        <w:rPr>
          <w:del w:id="18" w:author="Comparison" w:date="2026-09-22T12:45:00Z" w16du:dateUtc="2026-09-22T16:45:00Z"/>
        </w:rPr>
      </w:pPr>
      <w:del w:id="19" w:author="Comparison" w:date="2026-09-22T12:45:00Z" w16du:dateUtc="2026-09-22T16:45:00Z">
        <w:r>
          <w:delText>“At the same time, the South African</w:delText>
        </w:r>
        <w:r w:rsidRPr="00D9784C">
          <w:delText xml:space="preserve"> </w:delText>
        </w:r>
        <w:r>
          <w:delText>minist</w:delText>
        </w:r>
        <w:r w:rsidR="00443FA9">
          <w:delText>er</w:delText>
        </w:r>
        <w:r>
          <w:delText xml:space="preserve"> of sport, arts and culture, Mr Gayton McKenzie has been posturing with rival apparent South African Grand Prix bids. South African law however requires any project requiring government involvement or financial support, to be open to a legitimate bidding process before awarding any party the rights to run any such project. Yet still we are out in the cold in spite of the brilliant prospect of the Wakanda City South African </w:delText>
        </w:r>
        <w:r w:rsidR="00443FA9">
          <w:delText>G</w:delText>
        </w:r>
        <w:r>
          <w:delText>rand Prix.</w:delText>
        </w:r>
      </w:del>
    </w:p>
    <w:p w14:paraId="7FB9D16B" w14:textId="77777777" w:rsidR="00D9784C" w:rsidRDefault="00D9784C" w:rsidP="00D9784C">
      <w:pPr>
        <w:rPr>
          <w:del w:id="20" w:author="Comparison" w:date="2026-09-22T12:45:00Z" w16du:dateUtc="2026-09-22T16:45:00Z"/>
        </w:rPr>
      </w:pPr>
    </w:p>
    <w:p w14:paraId="0B9E1840" w14:textId="4304163F" w:rsidR="009430C9" w:rsidRDefault="00D9784C" w:rsidP="00443FA9">
      <w:pPr>
        <w:rPr>
          <w:del w:id="21" w:author="Comparison" w:date="2026-09-22T12:45:00Z" w16du:dateUtc="2026-09-22T16:45:00Z"/>
        </w:rPr>
      </w:pPr>
      <w:del w:id="22" w:author="Comparison" w:date="2026-09-22T12:45:00Z" w16du:dateUtc="2026-09-22T16:45:00Z">
        <w:r>
          <w:delText>“Once again, all we ask is for the opportunity to present ou</w:delText>
        </w:r>
        <w:r w:rsidR="00443FA9">
          <w:delText xml:space="preserve">r </w:delText>
        </w:r>
        <w:r>
          <w:delText xml:space="preserve">case to </w:delText>
        </w:r>
        <w:r w:rsidR="00443FA9">
          <w:delText xml:space="preserve">government, which should then work through our and any other bids, before submitting the best of them to Formula 1 and the FIA as an official South African </w:delText>
        </w:r>
        <w:r w:rsidR="00182104">
          <w:delText xml:space="preserve">Formula 1 </w:delText>
        </w:r>
        <w:r w:rsidR="00443FA9">
          <w:delText xml:space="preserve">Grand Prix Bid. We believe that we are in a very strong position and that our </w:delText>
        </w:r>
        <w:r w:rsidR="00182104">
          <w:delText>bid</w:delText>
        </w:r>
        <w:r w:rsidR="00443FA9">
          <w:delText xml:space="preserve"> offers South Africa, Formula 1 and the FIA a brilliant new opportunity to host a Grand Prix </w:delText>
        </w:r>
        <w:r w:rsidR="00182104">
          <w:delText xml:space="preserve">on a stunning new circuit </w:delText>
        </w:r>
        <w:r w:rsidR="00443FA9">
          <w:delText xml:space="preserve">as part of the most exciting urban development Africa has ever seen.” </w:delText>
        </w:r>
      </w:del>
    </w:p>
    <w:p w14:paraId="3D641477" w14:textId="77777777" w:rsidR="00443FA9" w:rsidRDefault="00443FA9" w:rsidP="002A20C1">
      <w:pPr>
        <w:rPr>
          <w:del w:id="23" w:author="Comparison" w:date="2026-09-22T12:45:00Z" w16du:dateUtc="2026-09-22T16:45:00Z"/>
        </w:rPr>
      </w:pPr>
    </w:p>
    <w:p w14:paraId="433B894F" w14:textId="77777777" w:rsidR="00182104" w:rsidRDefault="00443FA9" w:rsidP="00443FA9">
      <w:pPr>
        <w:rPr>
          <w:del w:id="24" w:author="Comparison" w:date="2026-09-22T12:45:00Z" w16du:dateUtc="2026-09-22T16:45:00Z"/>
        </w:rPr>
      </w:pPr>
      <w:del w:id="25" w:author="Comparison" w:date="2026-09-22T12:45:00Z" w16du:dateUtc="2026-09-22T16:45:00Z">
        <w:r>
          <w:delText xml:space="preserve">A Grand Prix Circuit and the race are core to the new </w:delText>
        </w:r>
        <w:r w:rsidR="00260EE1">
          <w:delText>Wakanda</w:delText>
        </w:r>
        <w:r>
          <w:delText xml:space="preserve"> SuperCity. </w:delText>
        </w:r>
        <w:r w:rsidR="002A20C1">
          <w:delText>Africa’s answer to Dubai, Singapore Monte Carlo and Hollywood</w:delText>
        </w:r>
        <w:r w:rsidR="00182104">
          <w:delText xml:space="preserve">, Wakanda City is </w:delText>
        </w:r>
        <w:r>
          <w:delText>e</w:delText>
        </w:r>
        <w:r w:rsidR="002A20C1">
          <w:delText>armarked for</w:delText>
        </w:r>
        <w:r>
          <w:delText xml:space="preserve"> Sunday’s River</w:delText>
        </w:r>
        <w:r w:rsidR="002A20C1">
          <w:delText xml:space="preserve"> </w:delText>
        </w:r>
        <w:r>
          <w:delText xml:space="preserve">in </w:delText>
        </w:r>
        <w:r w:rsidR="002A20C1">
          <w:delText>South Africa’</w:delText>
        </w:r>
        <w:r w:rsidR="00260EE1">
          <w:delText xml:space="preserve">s </w:delText>
        </w:r>
        <w:r w:rsidR="002A20C1">
          <w:delText>Eastern Cape Nelson Mandela Bay</w:delText>
        </w:r>
        <w:r w:rsidR="00182104">
          <w:delText xml:space="preserve"> </w:delText>
        </w:r>
        <w:r w:rsidR="002A20C1">
          <w:delText>Couga Port region</w:delText>
        </w:r>
        <w:r w:rsidR="00182104">
          <w:delText>. Wakanda City</w:delText>
        </w:r>
        <w:r w:rsidR="002A20C1">
          <w:delText xml:space="preserve"> will be extensively developed on a prime 20,000 ha site including a 40 km of coastal beach</w:delText>
        </w:r>
        <w:r w:rsidR="00182104">
          <w:delText xml:space="preserve"> and will </w:delText>
        </w:r>
        <w:r>
          <w:delText>boast</w:delText>
        </w:r>
        <w:r w:rsidR="002A20C1">
          <w:delText xml:space="preserve"> all </w:delText>
        </w:r>
        <w:r w:rsidR="00F635E6">
          <w:delText xml:space="preserve">the necessary state of the art </w:delText>
        </w:r>
        <w:r w:rsidR="002A20C1">
          <w:delText>infrastructure</w:delText>
        </w:r>
        <w:r w:rsidR="00182104">
          <w:delText>.</w:delText>
        </w:r>
      </w:del>
    </w:p>
    <w:p w14:paraId="10BE5096" w14:textId="77777777" w:rsidR="00182104" w:rsidRDefault="00182104" w:rsidP="00443FA9">
      <w:pPr>
        <w:rPr>
          <w:del w:id="26" w:author="Comparison" w:date="2026-09-22T12:45:00Z" w16du:dateUtc="2026-09-22T16:45:00Z"/>
        </w:rPr>
      </w:pPr>
    </w:p>
    <w:p w14:paraId="4BE95ABB" w14:textId="4DEE3BFD" w:rsidR="00886833" w:rsidRDefault="00182104" w:rsidP="00443FA9">
      <w:pPr>
        <w:rPr>
          <w:del w:id="27" w:author="Comparison" w:date="2026-09-22T12:45:00Z" w16du:dateUtc="2026-09-22T16:45:00Z"/>
        </w:rPr>
      </w:pPr>
      <w:del w:id="28" w:author="Comparison" w:date="2026-09-22T12:45:00Z" w16du:dateUtc="2026-09-22T16:45:00Z">
        <w:r>
          <w:delText>That will see the development of all the necessary services including</w:delText>
        </w:r>
        <w:r w:rsidR="00F635E6">
          <w:delText xml:space="preserve"> an all-new international airport</w:delText>
        </w:r>
        <w:r>
          <w:delText>,</w:delText>
        </w:r>
        <w:r w:rsidR="00F635E6">
          <w:delText xml:space="preserve"> </w:delText>
        </w:r>
        <w:r w:rsidR="002A20C1">
          <w:delText xml:space="preserve">fast train </w:delText>
        </w:r>
        <w:r w:rsidR="00F635E6">
          <w:delText xml:space="preserve">links, a </w:delText>
        </w:r>
        <w:r w:rsidR="002A20C1">
          <w:delText xml:space="preserve">cruise liner terminal and harbour, </w:delText>
        </w:r>
        <w:r w:rsidR="00F635E6">
          <w:delText>and a Disney type movie studio and theme park as part of a</w:delText>
        </w:r>
        <w:r>
          <w:delText xml:space="preserve">n international </w:delText>
        </w:r>
        <w:r w:rsidR="002A20C1">
          <w:delText xml:space="preserve">beachfront hotel strip. Wakanda City is situated </w:delText>
        </w:r>
        <w:r w:rsidR="00F635E6">
          <w:delText xml:space="preserve">close </w:delText>
        </w:r>
        <w:r w:rsidR="00443FA9">
          <w:delText>among So</w:delText>
        </w:r>
        <w:r>
          <w:delText>u</w:delText>
        </w:r>
        <w:r w:rsidR="00443FA9">
          <w:delText>th Africa’s finest Big Seven game parks, where the first p</w:delText>
        </w:r>
        <w:r w:rsidR="002A20C1">
          <w:delText xml:space="preserve">hase of the development has already </w:delText>
        </w:r>
        <w:r w:rsidR="00443FA9">
          <w:delText>commenced</w:delText>
        </w:r>
        <w:r w:rsidR="002A20C1">
          <w:delText>.</w:delText>
        </w:r>
        <w:r w:rsidR="00886833">
          <w:delText xml:space="preserve"> </w:delText>
        </w:r>
      </w:del>
    </w:p>
    <w:p w14:paraId="5D46C6FD" w14:textId="77777777" w:rsidR="00694E63" w:rsidRDefault="00694E63"/>
    <w:sectPr w:rsidR="00694E63">
      <w:headerReference w:type="default" r:id="rId6"/>
      <w:footerReference w:type="default" r:id="rId7"/>
      <w:pgSz w:w="11905" w:h="16837"/>
      <w:pgMar w:top="1440" w:right="1440" w:bottom="1440" w:left="1440" w:header="720" w:footer="720" w:gutter="0"/>
      <w:cols w:space="720"/>
      <w:docGrid w:linePitch="0"/>
      <w:sectPrChange w:id="38" w:author="Comparison" w:date="2026-09-22T12:45:00Z" w16du:dateUtc="2026-09-22T16:45:00Z">
        <w:sectPr w:rsidR="00694E63">
          <w:pgSz w:w="11906" w:h="16838"/>
          <w:pgMar w:top="1440" w:right="1440" w:bottom="1440" w:left="1440" w:header="708" w:footer="708"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4033CA" w14:textId="77777777" w:rsidR="006053BE" w:rsidRDefault="006053BE">
      <w:pPr>
        <w:pPrChange w:id="2" w:author="Comparison" w:date="2026-09-22T12:45:00Z" w16du:dateUtc="2026-09-22T16:45:00Z">
          <w:pPr/>
        </w:pPrChange>
      </w:pPr>
      <w:r>
        <w:separator/>
      </w:r>
    </w:p>
  </w:endnote>
  <w:endnote w:type="continuationSeparator" w:id="0">
    <w:p w14:paraId="694C172E" w14:textId="77777777" w:rsidR="006053BE" w:rsidRDefault="006053BE">
      <w:pPr>
        <w:pPrChange w:id="3" w:author="Comparison" w:date="2026-09-22T12:45:00Z" w16du:dateUtc="2026-09-22T16:45: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598C64" w14:textId="77777777" w:rsidR="001F45B4" w:rsidRDefault="001F45B4">
    <w:pPr>
      <w:pStyle w:val="Heading2Char"/>
      <w:pPrChange w:id="37" w:author="Comparison" w:date="2026-09-22T12:45:00Z" w16du:dateUtc="2026-09-22T16:45: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13AF0A" w14:textId="77777777" w:rsidR="006053BE" w:rsidRDefault="006053BE">
      <w:pPr>
        <w:pPrChange w:id="0" w:author="Comparison" w:date="2026-09-22T12:45:00Z" w16du:dateUtc="2026-09-22T16:45:00Z">
          <w:pPr/>
        </w:pPrChange>
      </w:pPr>
      <w:r>
        <w:separator/>
      </w:r>
    </w:p>
  </w:footnote>
  <w:footnote w:type="continuationSeparator" w:id="0">
    <w:p w14:paraId="4F4C8E77" w14:textId="77777777" w:rsidR="006053BE" w:rsidRDefault="006053BE">
      <w:pPr>
        <w:pPrChange w:id="1" w:author="Comparison" w:date="2026-09-22T12:45:00Z" w16du:dateUtc="2026-09-22T16:45: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000" w:firstRow="0" w:lastRow="0" w:firstColumn="0" w:lastColumn="0" w:noHBand="0" w:noVBand="0"/>
    </w:tblPr>
    <w:tblGrid>
      <w:gridCol w:w="4056"/>
      <w:gridCol w:w="903"/>
      <w:gridCol w:w="4056"/>
    </w:tblGrid>
    <w:tr w:rsidR="00E00609" w14:paraId="6110D994" w14:textId="77777777">
      <w:tblPrEx>
        <w:tblCellMar>
          <w:top w:w="0" w:type="dxa"/>
          <w:bottom w:w="0" w:type="dxa"/>
        </w:tblCellMar>
      </w:tblPrEx>
      <w:trPr>
        <w:ins w:id="29" w:author="Comparison" w:date="2026-09-22T12:45:00Z" w16du:dateUtc="2026-09-22T16:45:00Z"/>
      </w:trPr>
      <w:tc>
        <w:tcPr>
          <w:tcW w:w="4500" w:type="dxa"/>
          <w:tcBorders>
            <w:bottom w:val="single" w:sz="1" w:space="0" w:color="000000"/>
          </w:tcBorders>
          <w:noWrap/>
        </w:tcPr>
        <w:p w14:paraId="5DC1EC7A" w14:textId="77777777" w:rsidR="00E00609" w:rsidRDefault="006053BE">
          <w:pPr>
            <w:rPr>
              <w:ins w:id="30" w:author="Comparison" w:date="2026-09-22T12:45:00Z" w16du:dateUtc="2026-09-22T16:45:00Z"/>
            </w:rPr>
          </w:pPr>
          <w:ins w:id="31" w:author="Comparison" w:date="2026-09-22T12:45:00Z" w16du:dateUtc="2026-09-22T16:45:00Z">
            <w:r>
              <w:rPr>
                <w:rFonts w:ascii="Arial" w:eastAsia="Arial" w:hAnsi="Arial" w:cs="Arial"/>
                <w:color w:val="000000"/>
              </w:rPr>
              <w:t>D+H</w:t>
            </w:r>
            <w:r>
              <w:rPr>
                <w:color w:val="000000"/>
              </w:rPr>
              <w:t xml:space="preserve"> | Kilde: www.dh-partner.com</w:t>
            </w:r>
          </w:ins>
        </w:p>
      </w:tc>
      <w:tc>
        <w:tcPr>
          <w:tcW w:w="1000" w:type="dxa"/>
          <w:tcBorders>
            <w:bottom w:val="single" w:sz="1" w:space="0" w:color="000000"/>
          </w:tcBorders>
          <w:noWrap/>
        </w:tcPr>
        <w:p w14:paraId="7399F888" w14:textId="77777777" w:rsidR="00E00609" w:rsidRDefault="006053BE">
          <w:pPr>
            <w:jc w:val="center"/>
            <w:rPr>
              <w:ins w:id="32" w:author="Comparison" w:date="2026-09-22T12:45:00Z" w16du:dateUtc="2026-09-22T16:45:00Z"/>
            </w:rPr>
          </w:pPr>
          <w:ins w:id="33" w:author="Comparison" w:date="2026-09-22T12:45:00Z" w16du:dateUtc="2026-09-22T16:45:00Z">
            <w:r>
              <w:rPr>
                <w:color w:val="000000"/>
              </w:rPr>
              <w:t>-</w:t>
            </w:r>
            <w:r>
              <w:fldChar w:fldCharType="begin"/>
            </w:r>
            <w:r>
              <w:rPr>
                <w:color w:val="000000"/>
              </w:rPr>
              <w:instrText>PAGE</w:instrText>
            </w:r>
            <w:r>
              <w:fldChar w:fldCharType="separate"/>
            </w:r>
            <w:r>
              <w:fldChar w:fldCharType="end"/>
            </w:r>
            <w:r>
              <w:rPr>
                <w:color w:val="000000"/>
              </w:rPr>
              <w:t>-</w:t>
            </w:r>
          </w:ins>
        </w:p>
      </w:tc>
      <w:tc>
        <w:tcPr>
          <w:tcW w:w="4500" w:type="dxa"/>
          <w:tcBorders>
            <w:bottom w:val="single" w:sz="1" w:space="0" w:color="000000"/>
          </w:tcBorders>
          <w:noWrap/>
        </w:tcPr>
        <w:p w14:paraId="74E06F0A" w14:textId="77777777" w:rsidR="00E00609" w:rsidRDefault="006053BE">
          <w:pPr>
            <w:jc w:val="right"/>
            <w:rPr>
              <w:ins w:id="34" w:author="Comparison" w:date="2026-09-22T12:45:00Z" w16du:dateUtc="2026-09-22T16:45:00Z"/>
            </w:rPr>
          </w:pPr>
          <w:ins w:id="35" w:author="Comparison" w:date="2026-09-22T12:45:00Z" w16du:dateUtc="2026-09-22T16:45:00Z">
            <w:r>
              <w:rPr>
                <w:color w:val="000000"/>
              </w:rPr>
              <w:t>07.12.2025</w:t>
            </w:r>
          </w:ins>
        </w:p>
      </w:tc>
    </w:tr>
  </w:tbl>
  <w:p w14:paraId="6B35FAB1" w14:textId="77777777" w:rsidR="001F45B4" w:rsidRDefault="001F45B4">
    <w:pPr>
      <w:pStyle w:val="Header"/>
      <w:rPr>
        <w:del w:id="36" w:author="Comparison" w:date="2026-09-22T12:45:00Z" w16du:dateUtc="2026-09-22T16:45:00Z"/>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33"/>
    <w:rsid w:val="00054CD6"/>
    <w:rsid w:val="0009186C"/>
    <w:rsid w:val="00182104"/>
    <w:rsid w:val="001F45B4"/>
    <w:rsid w:val="00260EE1"/>
    <w:rsid w:val="00292762"/>
    <w:rsid w:val="002A20C1"/>
    <w:rsid w:val="002C6880"/>
    <w:rsid w:val="003B0726"/>
    <w:rsid w:val="00443FA9"/>
    <w:rsid w:val="004A259F"/>
    <w:rsid w:val="005E48CB"/>
    <w:rsid w:val="006053BE"/>
    <w:rsid w:val="006547F1"/>
    <w:rsid w:val="00674BF0"/>
    <w:rsid w:val="00694E63"/>
    <w:rsid w:val="006A17F4"/>
    <w:rsid w:val="00875E83"/>
    <w:rsid w:val="00886833"/>
    <w:rsid w:val="009430C9"/>
    <w:rsid w:val="00AB1EDF"/>
    <w:rsid w:val="00B0374C"/>
    <w:rsid w:val="00D9784C"/>
    <w:rsid w:val="00DF77E8"/>
    <w:rsid w:val="00E00609"/>
    <w:rsid w:val="00F635E6"/>
    <w:rsid w:val="00FB34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7996BD7"/>
  <w15:chartTrackingRefBased/>
  <w15:docId w15:val="{CDB606C2-921C-C647-B3DC-5E883E37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86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8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8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8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83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8683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8683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8683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8683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8683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8683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8683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8683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868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3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868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3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86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833"/>
    <w:rPr>
      <w:i/>
      <w:iCs/>
      <w:color w:val="404040" w:themeColor="text1" w:themeTint="BF"/>
      <w:lang w:val="en-GB"/>
    </w:rPr>
  </w:style>
  <w:style w:type="paragraph" w:styleId="ListParagraph">
    <w:name w:val="List Paragraph"/>
    <w:basedOn w:val="Normal"/>
    <w:uiPriority w:val="34"/>
    <w:qFormat/>
    <w:rsid w:val="00886833"/>
    <w:pPr>
      <w:ind w:left="720"/>
      <w:contextualSpacing/>
    </w:pPr>
  </w:style>
  <w:style w:type="character" w:styleId="IntenseEmphasis">
    <w:name w:val="Intense Emphasis"/>
    <w:basedOn w:val="DefaultParagraphFont"/>
    <w:uiPriority w:val="21"/>
    <w:qFormat/>
    <w:rsid w:val="00886833"/>
    <w:rPr>
      <w:i/>
      <w:iCs/>
      <w:color w:val="0F4761" w:themeColor="accent1" w:themeShade="BF"/>
    </w:rPr>
  </w:style>
  <w:style w:type="paragraph" w:styleId="IntenseQuote">
    <w:name w:val="Intense Quote"/>
    <w:basedOn w:val="Normal"/>
    <w:next w:val="Normal"/>
    <w:link w:val="IntenseQuoteChar"/>
    <w:uiPriority w:val="30"/>
    <w:qFormat/>
    <w:rsid w:val="00886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833"/>
    <w:rPr>
      <w:i/>
      <w:iCs/>
      <w:color w:val="0F4761" w:themeColor="accent1" w:themeShade="BF"/>
      <w:lang w:val="en-GB"/>
    </w:rPr>
  </w:style>
  <w:style w:type="character" w:styleId="IntenseReference">
    <w:name w:val="Intense Reference"/>
    <w:basedOn w:val="DefaultParagraphFont"/>
    <w:uiPriority w:val="32"/>
    <w:qFormat/>
    <w:rsid w:val="00886833"/>
    <w:rPr>
      <w:b/>
      <w:bCs/>
      <w:smallCaps/>
      <w:color w:val="0F4761" w:themeColor="accent1" w:themeShade="BF"/>
      <w:spacing w:val="5"/>
    </w:rPr>
  </w:style>
  <w:style w:type="character" w:styleId="Hyperlink">
    <w:name w:val="Hyperlink"/>
    <w:basedOn w:val="DefaultParagraphFont"/>
    <w:uiPriority w:val="99"/>
    <w:unhideWhenUsed/>
    <w:rsid w:val="00886833"/>
    <w:rPr>
      <w:color w:val="467886" w:themeColor="hyperlink"/>
      <w:u w:val="single"/>
    </w:rPr>
  </w:style>
  <w:style w:type="character" w:styleId="UnresolvedMention">
    <w:name w:val="Unresolved Mention"/>
    <w:basedOn w:val="DefaultParagraphFont"/>
    <w:uiPriority w:val="99"/>
    <w:semiHidden/>
    <w:unhideWhenUsed/>
    <w:rsid w:val="00886833"/>
    <w:rPr>
      <w:color w:val="605E5C"/>
      <w:shd w:val="clear" w:color="auto" w:fill="E1DFDD"/>
    </w:rPr>
  </w:style>
  <w:style w:type="character" w:styleId="FootnoteReference">
    <w:name w:val="footnote reference"/>
    <w:semiHidden/>
    <w:unhideWhenUsed/>
    <w:rsid w:val="001F45B4"/>
    <w:rPr>
      <w:vertAlign w:val="superscript"/>
    </w:rPr>
  </w:style>
  <w:style w:type="paragraph" w:styleId="Header">
    <w:name w:val="header"/>
    <w:basedOn w:val="Normal"/>
    <w:link w:val="HeaderChar"/>
    <w:uiPriority w:val="99"/>
    <w:unhideWhenUsed/>
    <w:rsid w:val="001F45B4"/>
    <w:pPr>
      <w:tabs>
        <w:tab w:val="center" w:pos="4680"/>
        <w:tab w:val="right" w:pos="9360"/>
      </w:tabs>
    </w:pPr>
  </w:style>
  <w:style w:type="character" w:customStyle="1" w:styleId="HeaderChar">
    <w:name w:val="Header Char"/>
    <w:basedOn w:val="DefaultParagraphFont"/>
    <w:link w:val="Header"/>
    <w:uiPriority w:val="99"/>
    <w:rsid w:val="001F45B4"/>
    <w:rPr>
      <w:lang w:val="en-GB"/>
    </w:rPr>
  </w:style>
  <w:style w:type="paragraph" w:styleId="Footer">
    <w:name w:val="footer"/>
    <w:basedOn w:val="Normal"/>
    <w:link w:val="FooterChar"/>
    <w:uiPriority w:val="99"/>
    <w:unhideWhenUsed/>
    <w:rsid w:val="001F45B4"/>
    <w:pPr>
      <w:tabs>
        <w:tab w:val="center" w:pos="4680"/>
        <w:tab w:val="right" w:pos="9360"/>
      </w:tabs>
    </w:pPr>
  </w:style>
  <w:style w:type="character" w:customStyle="1" w:styleId="FooterChar">
    <w:name w:val="Footer Char"/>
    <w:basedOn w:val="DefaultParagraphFont"/>
    <w:link w:val="Footer"/>
    <w:uiPriority w:val="99"/>
    <w:rsid w:val="001F45B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145192">
      <w:bodyDiv w:val="1"/>
      <w:marLeft w:val="0"/>
      <w:marRight w:val="0"/>
      <w:marTop w:val="0"/>
      <w:marBottom w:val="0"/>
      <w:divBdr>
        <w:top w:val="none" w:sz="0" w:space="0" w:color="auto"/>
        <w:left w:val="none" w:sz="0" w:space="0" w:color="auto"/>
        <w:bottom w:val="none" w:sz="0" w:space="0" w:color="auto"/>
        <w:right w:val="none" w:sz="0" w:space="0" w:color="auto"/>
      </w:divBdr>
      <w:divsChild>
        <w:div w:id="2088842452">
          <w:marLeft w:val="0"/>
          <w:marRight w:val="0"/>
          <w:marTop w:val="0"/>
          <w:marBottom w:val="0"/>
          <w:divBdr>
            <w:top w:val="none" w:sz="0" w:space="0" w:color="auto"/>
            <w:left w:val="none" w:sz="0" w:space="0" w:color="auto"/>
            <w:bottom w:val="none" w:sz="0" w:space="0" w:color="auto"/>
            <w:right w:val="none" w:sz="0" w:space="0" w:color="auto"/>
          </w:divBdr>
          <w:divsChild>
            <w:div w:id="362485698">
              <w:marLeft w:val="0"/>
              <w:marRight w:val="0"/>
              <w:marTop w:val="0"/>
              <w:marBottom w:val="0"/>
              <w:divBdr>
                <w:top w:val="none" w:sz="0" w:space="0" w:color="auto"/>
                <w:left w:val="none" w:sz="0" w:space="0" w:color="auto"/>
                <w:bottom w:val="none" w:sz="0" w:space="0" w:color="auto"/>
                <w:right w:val="none" w:sz="0" w:space="0" w:color="auto"/>
              </w:divBdr>
              <w:divsChild>
                <w:div w:id="1391079758">
                  <w:marLeft w:val="0"/>
                  <w:marRight w:val="0"/>
                  <w:marTop w:val="0"/>
                  <w:marBottom w:val="0"/>
                  <w:divBdr>
                    <w:top w:val="none" w:sz="0" w:space="0" w:color="auto"/>
                    <w:left w:val="none" w:sz="0" w:space="0" w:color="auto"/>
                    <w:bottom w:val="none" w:sz="0" w:space="0" w:color="auto"/>
                    <w:right w:val="none" w:sz="0" w:space="0" w:color="auto"/>
                  </w:divBdr>
                </w:div>
                <w:div w:id="379207943">
                  <w:marLeft w:val="0"/>
                  <w:marRight w:val="0"/>
                  <w:marTop w:val="0"/>
                  <w:marBottom w:val="0"/>
                  <w:divBdr>
                    <w:top w:val="none" w:sz="0" w:space="0" w:color="auto"/>
                    <w:left w:val="none" w:sz="0" w:space="0" w:color="auto"/>
                    <w:bottom w:val="none" w:sz="0" w:space="0" w:color="auto"/>
                    <w:right w:val="none" w:sz="0" w:space="0" w:color="auto"/>
                  </w:divBdr>
                </w:div>
                <w:div w:id="1225723841">
                  <w:marLeft w:val="0"/>
                  <w:marRight w:val="0"/>
                  <w:marTop w:val="0"/>
                  <w:marBottom w:val="0"/>
                  <w:divBdr>
                    <w:top w:val="none" w:sz="0" w:space="0" w:color="auto"/>
                    <w:left w:val="none" w:sz="0" w:space="0" w:color="auto"/>
                    <w:bottom w:val="none" w:sz="0" w:space="0" w:color="auto"/>
                    <w:right w:val="none" w:sz="0" w:space="0" w:color="auto"/>
                  </w:divBdr>
                </w:div>
                <w:div w:id="2052226859">
                  <w:marLeft w:val="0"/>
                  <w:marRight w:val="0"/>
                  <w:marTop w:val="0"/>
                  <w:marBottom w:val="0"/>
                  <w:divBdr>
                    <w:top w:val="none" w:sz="0" w:space="0" w:color="auto"/>
                    <w:left w:val="none" w:sz="0" w:space="0" w:color="auto"/>
                    <w:bottom w:val="none" w:sz="0" w:space="0" w:color="auto"/>
                    <w:right w:val="none" w:sz="0" w:space="0" w:color="auto"/>
                  </w:divBdr>
                </w:div>
                <w:div w:id="1085490140">
                  <w:marLeft w:val="0"/>
                  <w:marRight w:val="0"/>
                  <w:marTop w:val="0"/>
                  <w:marBottom w:val="0"/>
                  <w:divBdr>
                    <w:top w:val="none" w:sz="0" w:space="0" w:color="auto"/>
                    <w:left w:val="none" w:sz="0" w:space="0" w:color="auto"/>
                    <w:bottom w:val="none" w:sz="0" w:space="0" w:color="auto"/>
                    <w:right w:val="none" w:sz="0" w:space="0" w:color="auto"/>
                  </w:divBdr>
                </w:div>
                <w:div w:id="1629625090">
                  <w:marLeft w:val="0"/>
                  <w:marRight w:val="0"/>
                  <w:marTop w:val="0"/>
                  <w:marBottom w:val="0"/>
                  <w:divBdr>
                    <w:top w:val="none" w:sz="0" w:space="0" w:color="auto"/>
                    <w:left w:val="none" w:sz="0" w:space="0" w:color="auto"/>
                    <w:bottom w:val="none" w:sz="0" w:space="0" w:color="auto"/>
                    <w:right w:val="none" w:sz="0" w:space="0" w:color="auto"/>
                  </w:divBdr>
                </w:div>
                <w:div w:id="596181506">
                  <w:marLeft w:val="-690"/>
                  <w:marRight w:val="0"/>
                  <w:marTop w:val="45"/>
                  <w:marBottom w:val="0"/>
                  <w:divBdr>
                    <w:top w:val="none" w:sz="0" w:space="0" w:color="auto"/>
                    <w:left w:val="none" w:sz="0" w:space="0" w:color="auto"/>
                    <w:bottom w:val="none" w:sz="0" w:space="0" w:color="auto"/>
                    <w:right w:val="none" w:sz="0" w:space="0" w:color="auto"/>
                  </w:divBdr>
                </w:div>
              </w:divsChild>
            </w:div>
          </w:divsChild>
        </w:div>
        <w:div w:id="150146763">
          <w:marLeft w:val="0"/>
          <w:marRight w:val="0"/>
          <w:marTop w:val="0"/>
          <w:marBottom w:val="0"/>
          <w:divBdr>
            <w:top w:val="none" w:sz="0" w:space="0" w:color="auto"/>
            <w:left w:val="none" w:sz="0" w:space="0" w:color="auto"/>
            <w:bottom w:val="none" w:sz="0" w:space="0" w:color="auto"/>
            <w:right w:val="none" w:sz="0" w:space="0" w:color="auto"/>
          </w:divBdr>
          <w:divsChild>
            <w:div w:id="1453473433">
              <w:marLeft w:val="0"/>
              <w:marRight w:val="0"/>
              <w:marTop w:val="0"/>
              <w:marBottom w:val="0"/>
              <w:divBdr>
                <w:top w:val="none" w:sz="0" w:space="0" w:color="auto"/>
                <w:left w:val="none" w:sz="0" w:space="0" w:color="auto"/>
                <w:bottom w:val="none" w:sz="0" w:space="0" w:color="auto"/>
                <w:right w:val="none" w:sz="0" w:space="0" w:color="auto"/>
              </w:divBdr>
              <w:divsChild>
                <w:div w:id="7660054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79264072">
          <w:marLeft w:val="0"/>
          <w:marRight w:val="0"/>
          <w:marTop w:val="0"/>
          <w:marBottom w:val="0"/>
          <w:divBdr>
            <w:top w:val="none" w:sz="0" w:space="0" w:color="auto"/>
            <w:left w:val="none" w:sz="0" w:space="0" w:color="auto"/>
            <w:bottom w:val="none" w:sz="0" w:space="0" w:color="auto"/>
            <w:right w:val="none" w:sz="0" w:space="0" w:color="auto"/>
          </w:divBdr>
          <w:divsChild>
            <w:div w:id="116607762">
              <w:marLeft w:val="0"/>
              <w:marRight w:val="0"/>
              <w:marTop w:val="0"/>
              <w:marBottom w:val="0"/>
              <w:divBdr>
                <w:top w:val="none" w:sz="0" w:space="0" w:color="auto"/>
                <w:left w:val="none" w:sz="0" w:space="0" w:color="auto"/>
                <w:bottom w:val="none" w:sz="0" w:space="0" w:color="auto"/>
                <w:right w:val="none" w:sz="0" w:space="0" w:color="auto"/>
              </w:divBdr>
            </w:div>
            <w:div w:id="73823523">
              <w:marLeft w:val="0"/>
              <w:marRight w:val="0"/>
              <w:marTop w:val="0"/>
              <w:marBottom w:val="0"/>
              <w:divBdr>
                <w:top w:val="none" w:sz="0" w:space="0" w:color="auto"/>
                <w:left w:val="none" w:sz="0" w:space="0" w:color="auto"/>
                <w:bottom w:val="none" w:sz="0" w:space="0" w:color="auto"/>
                <w:right w:val="none" w:sz="0" w:space="0" w:color="auto"/>
              </w:divBdr>
            </w:div>
            <w:div w:id="1663587382">
              <w:marLeft w:val="0"/>
              <w:marRight w:val="0"/>
              <w:marTop w:val="0"/>
              <w:marBottom w:val="0"/>
              <w:divBdr>
                <w:top w:val="none" w:sz="0" w:space="0" w:color="auto"/>
                <w:left w:val="none" w:sz="0" w:space="0" w:color="auto"/>
                <w:bottom w:val="none" w:sz="0" w:space="0" w:color="auto"/>
                <w:right w:val="none" w:sz="0" w:space="0" w:color="auto"/>
              </w:divBdr>
            </w:div>
            <w:div w:id="1163348632">
              <w:marLeft w:val="0"/>
              <w:marRight w:val="0"/>
              <w:marTop w:val="0"/>
              <w:marBottom w:val="0"/>
              <w:divBdr>
                <w:top w:val="none" w:sz="0" w:space="0" w:color="auto"/>
                <w:left w:val="none" w:sz="0" w:space="0" w:color="auto"/>
                <w:bottom w:val="none" w:sz="0" w:space="0" w:color="auto"/>
                <w:right w:val="none" w:sz="0" w:space="0" w:color="auto"/>
              </w:divBdr>
            </w:div>
            <w:div w:id="12788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Lupini</dc:creator>
  <cp:keywords/>
  <dc:description/>
  <cp:lastModifiedBy>Arthur Souza Rodrigues</cp:lastModifiedBy>
  <cp:revision>1</cp:revision>
  <dcterms:created xsi:type="dcterms:W3CDTF">2024-11-07T09:26:00Z</dcterms:created>
  <dcterms:modified xsi:type="dcterms:W3CDTF">2026-09-22T16:45:00Z</dcterms:modified>
</cp:coreProperties>
</file>