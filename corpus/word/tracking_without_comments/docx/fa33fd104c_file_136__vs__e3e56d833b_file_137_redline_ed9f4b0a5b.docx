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4099B" w14:textId="77777777" w:rsidR="008103EC" w:rsidRDefault="008103EC">
      <w:pPr>
        <w:rPr>
          <w:rFonts w:ascii="Arial" w:hAnsi="Arial"/>
          <w:b/>
          <w:sz w:val="52"/>
          <w:rPrChange w:id="0" w:author="Arthur Souza Rodrigues" w:date="2026-07-10T21:49:00Z" w16du:dateUtc="2026-07-11T01:49:00Z"/>
        </w:rPr>
      </w:pPr>
      <w:r>
        <w:rPr>
          <w:rFonts w:ascii="Arial" w:hAnsi="Arial"/>
          <w:b/>
          <w:sz w:val="52"/>
          <w:rPrChange w:id="1" w:author="Arthur Souza Rodrigues" w:date="2026-07-10T21:49:00Z" w16du:dateUtc="2026-07-11T01:49:00Z"/>
        </w:rPr>
        <w:t>file_</w:t>
      </w:r>
      <w:ins w:id="2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137</w:t>
        </w:r>
      </w:ins>
      <w:del w:id="3" w:author="Arthur Souza Rodrigues" w:date="2026-07-10T21:49:00Z" w16du:dateUtc="2026-07-11T01:49:00Z">
        <w:r>
          <w:delText>136</w:delText>
        </w:r>
      </w:del>
      <w:r>
        <w:rPr>
          <w:rFonts w:ascii="Arial" w:hAnsi="Arial"/>
          <w:b/>
          <w:sz w:val="52"/>
          <w:rPrChange w:id="4" w:author="Arthur Souza Rodrigues" w:date="2026-07-10T21:49:00Z" w16du:dateUtc="2026-07-11T01:49:00Z"/>
        </w:rPr>
        <w:t>.docx</w:t>
      </w:r>
    </w:p>
    <w:p w14:paraId="2105BEF5" w14:textId="010D62B2" w:rsidR="00090A01" w:rsidRDefault="00262F7F">
      <w:pPr>
        <w:rPr>
          <w:ins w:id="5" w:author="Arthur Souza Rodrigues" w:date="2026-07-10T21:49:00Z" w16du:dateUtc="2026-07-11T01:49:00Z"/>
        </w:rPr>
      </w:pPr>
      <w:ins w:id="6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Track Changes Suggesting Title Bold Center Demo</w:t>
        </w:r>
      </w:ins>
    </w:p>
    <w:p w14:paraId="747B6E14" w14:textId="77777777" w:rsidR="00090A01" w:rsidRDefault="00262F7F">
      <w:pPr>
        <w:spacing w:line="240" w:lineRule="auto"/>
        <w:rPr>
          <w:ins w:id="7" w:author="Arthur Souza Rodrigues" w:date="2026-07-10T21:49:00Z" w16du:dateUtc="2026-07-11T01:49:00Z"/>
        </w:rPr>
      </w:pPr>
      <w:ins w:id="8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This document combines Suggesting mode with Title style, center alignment, and bold.</w:t>
        </w:r>
      </w:ins>
    </w:p>
    <w:p w14:paraId="3B1134AE" w14:textId="09007DBA" w:rsidR="00BB3192" w:rsidRDefault="00262F7F">
      <w:pPr>
        <w:rPr>
          <w:del w:id="9" w:author="Arthur Souza Rodrigues" w:date="2026-07-10T21:49:00Z" w16du:dateUtc="2026-07-11T01:49:00Z"/>
        </w:rPr>
      </w:pPr>
      <w:ins w:id="10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1" w:author="Arthur Souza Rodrigues" w:date="2026-07-10T21:49:00Z" w16du:dateUtc="2026-07-11T01:49:00Z">
        <w:r>
          <w:delText>Bullet List Demo</w:delText>
        </w:r>
      </w:del>
    </w:p>
    <w:p w14:paraId="1E1ED459" w14:textId="77777777" w:rsidR="00BB3192" w:rsidRDefault="00262F7F">
      <w:pPr>
        <w:numPr>
          <w:ilvl w:val="0"/>
          <w:numId w:val="1"/>
        </w:numPr>
        <w:rPr>
          <w:del w:id="12" w:author="Arthur Souza Rodrigues" w:date="2026-07-10T21:49:00Z" w16du:dateUtc="2026-07-11T01:49:00Z"/>
        </w:rPr>
      </w:pPr>
      <w:del w:id="13" w:author="Arthur Souza Rodrigues" w:date="2026-07-10T21:49:00Z" w16du:dateUtc="2026-07-11T01:49:00Z">
        <w:r>
          <w:delText>Apples</w:delText>
        </w:r>
      </w:del>
    </w:p>
    <w:p w14:paraId="1FC52BB5" w14:textId="77777777" w:rsidR="00BB3192" w:rsidRDefault="00262F7F">
      <w:pPr>
        <w:numPr>
          <w:ilvl w:val="0"/>
          <w:numId w:val="1"/>
        </w:numPr>
        <w:rPr>
          <w:del w:id="14" w:author="Arthur Souza Rodrigues" w:date="2026-07-10T21:49:00Z" w16du:dateUtc="2026-07-11T01:49:00Z"/>
        </w:rPr>
      </w:pPr>
      <w:del w:id="15" w:author="Arthur Souza Rodrigues" w:date="2026-07-10T21:49:00Z" w16du:dateUtc="2026-07-11T01:49:00Z">
        <w:r>
          <w:delText>Bananas</w:delText>
        </w:r>
      </w:del>
    </w:p>
    <w:p w14:paraId="6A2A7C45" w14:textId="77777777" w:rsidR="00BB3192" w:rsidRDefault="00262F7F">
      <w:pPr>
        <w:numPr>
          <w:ilvl w:val="0"/>
          <w:numId w:val="1"/>
        </w:numPr>
        <w:rPr>
          <w:del w:id="16" w:author="Arthur Souza Rodrigues" w:date="2026-07-10T21:49:00Z" w16du:dateUtc="2026-07-11T01:49:00Z"/>
        </w:rPr>
      </w:pPr>
      <w:del w:id="17" w:author="Arthur Souza Rodrigues" w:date="2026-07-10T21:49:00Z" w16du:dateUtc="2026-07-11T01:49:00Z">
        <w:r>
          <w:delText>Oranges</w:delText>
        </w:r>
      </w:del>
    </w:p>
    <w:p w14:paraId="7AEE41C6" w14:textId="77777777" w:rsidR="00BB3192" w:rsidRDefault="00262F7F">
      <w:pPr>
        <w:spacing w:line="240" w:lineRule="auto"/>
        <w:pPrChange w:id="18" w:author="Arthur Souza Rodrigues" w:date="2026-07-10T21:49:00Z" w16du:dateUtc="2026-07-11T01:4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9" w:author="Arthur Souza Rodrigues" w:date="2026-07-10T21:49:00Z" w16du:dateUtc="2026-07-11T01:49:00Z">
        <w:r>
          <w:delText>Grapes</w:delText>
        </w:r>
      </w:del>
    </w:p>
    <w:sectPr w:rsidR="00BB31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192"/>
    <w:rsid w:val="00090A01"/>
    <w:rsid w:val="000B4769"/>
    <w:rsid w:val="008103EC"/>
    <w:rsid w:val="00B534BD"/>
    <w:rsid w:val="00BB3192"/>
    <w:rsid w:val="00D53FE7"/>
    <w:rsid w:val="00EA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278F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2026-07-11T01:49:00Z</dcterms:modified>
</cp:coreProperties>
</file>