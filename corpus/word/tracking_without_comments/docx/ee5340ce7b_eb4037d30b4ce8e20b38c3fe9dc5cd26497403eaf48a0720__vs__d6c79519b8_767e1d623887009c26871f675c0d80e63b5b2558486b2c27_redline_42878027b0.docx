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3744E" w14:textId="402ABAB5" w:rsidR="004B5013" w:rsidRPr="00B15C59" w:rsidRDefault="004B5013" w:rsidP="7A2B52AE">
      <w:pPr>
        <w:pStyle w:val="Heading1"/>
        <w:spacing w:before="0" w:line="240" w:lineRule="auto"/>
        <w:jc w:val="center"/>
        <w:rPr>
          <w:ins w:id="17" w:author="Martinez, Evelyn" w:date="2026-09-25T20:08:00Z" w16du:dateUtc="2026-09-26T00:08:00Z"/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ins w:id="18" w:author="Martinez, Evelyn" w:date="2026-09-25T20:08:00Z" w16du:dateUtc="2026-09-26T00:08:00Z">
        <w:r>
          <w:rPr>
            <w:noProof/>
          </w:rPr>
          <w:drawing>
            <wp:inline distT="0" distB="0" distL="0" distR="0" wp14:anchorId="2153AF7C" wp14:editId="50B40567">
              <wp:extent cx="4240777" cy="331311"/>
              <wp:effectExtent l="0" t="0" r="0" b="0"/>
              <wp:docPr id="1819612084" name="Picture 1" descr="C:\Users\shelley.finch\Documents\Stationary\WSU-TriC-Logo_Hrzn-SPOT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40777" cy="3313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7CFBE2" w14:textId="11E50620" w:rsidR="004B5013" w:rsidRPr="00B15C59" w:rsidRDefault="00B15C59" w:rsidP="3BC282F4">
      <w:pPr>
        <w:pStyle w:val="Heading1"/>
        <w:spacing w:before="0" w:line="240" w:lineRule="auto"/>
        <w:jc w:val="center"/>
        <w:rPr>
          <w:ins w:id="19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8"/>
          <w:szCs w:val="28"/>
        </w:rPr>
      </w:pPr>
      <w:ins w:id="20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color w:val="auto"/>
            <w:sz w:val="28"/>
            <w:szCs w:val="28"/>
          </w:rPr>
          <w:t>Student Union</w:t>
        </w:r>
        <w:r w:rsidR="57AC6C6E" w:rsidRPr="3BC282F4">
          <w:rPr>
            <w:rFonts w:asciiTheme="minorHAnsi" w:eastAsiaTheme="minorEastAsia" w:hAnsiTheme="minorHAnsi" w:cstheme="minorBidi"/>
            <w:b/>
            <w:bCs/>
            <w:color w:val="auto"/>
            <w:sz w:val="28"/>
            <w:szCs w:val="28"/>
          </w:rPr>
          <w:t xml:space="preserve"> Governance Board Meeting Agenda</w:t>
        </w:r>
      </w:ins>
    </w:p>
    <w:p w14:paraId="6EC4BD58" w14:textId="537EE29B" w:rsidR="6F965496" w:rsidRDefault="4A0E0BEF" w:rsidP="3BC282F4">
      <w:pPr>
        <w:pStyle w:val="Header"/>
        <w:spacing w:after="0" w:line="240" w:lineRule="auto"/>
        <w:jc w:val="center"/>
        <w:rPr>
          <w:ins w:id="21" w:author="Martinez, Evelyn" w:date="2026-09-25T20:08:00Z" w16du:dateUtc="2026-09-26T00:08:00Z"/>
          <w:i/>
          <w:iCs/>
          <w:sz w:val="24"/>
          <w:szCs w:val="24"/>
        </w:rPr>
      </w:pPr>
      <w:ins w:id="22" w:author="Martinez, Evelyn" w:date="2026-09-25T20:08:00Z" w16du:dateUtc="2026-09-26T00:08:00Z">
        <w:r w:rsidRPr="3BC282F4">
          <w:rPr>
            <w:i/>
            <w:iCs/>
            <w:sz w:val="24"/>
            <w:szCs w:val="24"/>
          </w:rPr>
          <w:t>March 29</w:t>
        </w:r>
        <w:r w:rsidRPr="3BC282F4">
          <w:rPr>
            <w:i/>
            <w:iCs/>
            <w:sz w:val="24"/>
            <w:szCs w:val="24"/>
            <w:vertAlign w:val="superscript"/>
          </w:rPr>
          <w:t>th</w:t>
        </w:r>
        <w:r w:rsidRPr="3BC282F4">
          <w:rPr>
            <w:i/>
            <w:iCs/>
            <w:sz w:val="24"/>
            <w:szCs w:val="24"/>
          </w:rPr>
          <w:t>, 2021</w:t>
        </w:r>
        <w:r w:rsidR="59D049FD" w:rsidRPr="3BC282F4">
          <w:rPr>
            <w:i/>
            <w:iCs/>
            <w:sz w:val="24"/>
            <w:szCs w:val="24"/>
          </w:rPr>
          <w:t xml:space="preserve">| </w:t>
        </w:r>
        <w:r w:rsidR="0EF9EFA6" w:rsidRPr="3BC282F4">
          <w:rPr>
            <w:i/>
            <w:iCs/>
            <w:sz w:val="24"/>
            <w:szCs w:val="24"/>
          </w:rPr>
          <w:t>3:00</w:t>
        </w:r>
        <w:r w:rsidR="790C9A01" w:rsidRPr="3BC282F4">
          <w:rPr>
            <w:i/>
            <w:iCs/>
            <w:sz w:val="24"/>
            <w:szCs w:val="24"/>
          </w:rPr>
          <w:t xml:space="preserve"> P</w:t>
        </w:r>
        <w:r w:rsidR="0CF97933" w:rsidRPr="3BC282F4">
          <w:rPr>
            <w:i/>
            <w:iCs/>
            <w:sz w:val="24"/>
            <w:szCs w:val="24"/>
          </w:rPr>
          <w:t>M</w:t>
        </w:r>
      </w:ins>
    </w:p>
    <w:p w14:paraId="4A819D59" w14:textId="61E2D52F" w:rsidR="6F965496" w:rsidRDefault="317C91C8" w:rsidP="3BC282F4">
      <w:pPr>
        <w:pStyle w:val="Header"/>
        <w:spacing w:after="0" w:line="240" w:lineRule="auto"/>
        <w:jc w:val="center"/>
        <w:rPr>
          <w:ins w:id="23" w:author="Martinez, Evelyn" w:date="2026-09-25T20:08:00Z" w16du:dateUtc="2026-09-26T00:08:00Z"/>
          <w:sz w:val="24"/>
          <w:szCs w:val="24"/>
        </w:rPr>
      </w:pPr>
      <w:ins w:id="24" w:author="Martinez, Evelyn" w:date="2026-09-25T20:08:00Z" w16du:dateUtc="2026-09-26T00:08:00Z">
        <w:r w:rsidRPr="3BC282F4">
          <w:rPr>
            <w:i/>
            <w:iCs/>
            <w:sz w:val="24"/>
            <w:szCs w:val="24"/>
          </w:rPr>
          <w:t>ZOOM</w:t>
        </w:r>
        <w:r w:rsidR="5B3DEF2A" w:rsidRPr="3BC282F4">
          <w:rPr>
            <w:i/>
            <w:iCs/>
            <w:sz w:val="24"/>
            <w:szCs w:val="24"/>
          </w:rPr>
          <w:t xml:space="preserve">: </w:t>
        </w:r>
        <w:r w:rsidR="02D0BE22">
          <w:fldChar w:fldCharType="begin"/>
        </w:r>
        <w:r w:rsidR="02D0BE22">
          <w:instrText>HYPERLINK "https://wsu.zoom.us/j/96736310558?pwd=STU4aTErRWN4VlpCeUpwK3pBR3ErQT09&amp;from=addon" \h</w:instrText>
        </w:r>
        <w:r w:rsidR="02D0BE22">
          <w:fldChar w:fldCharType="separate"/>
        </w:r>
        <w:r w:rsidR="02D0BE22" w:rsidRPr="3BC282F4">
          <w:rPr>
            <w:rStyle w:val="Hyperlink"/>
            <w:sz w:val="24"/>
            <w:szCs w:val="24"/>
          </w:rPr>
          <w:t>https://wsu.zoom.us/j/96736310558?pwd=STU4aTErRWN4VlpCeUpwK3pBR3ErQT09&amp;from=addon</w:t>
        </w:r>
        <w:r w:rsidR="02D0BE22">
          <w:fldChar w:fldCharType="end"/>
        </w:r>
        <w:r w:rsidR="02D0BE22" w:rsidRPr="3BC282F4">
          <w:rPr>
            <w:sz w:val="24"/>
            <w:szCs w:val="24"/>
          </w:rPr>
          <w:t xml:space="preserve"> </w:t>
        </w:r>
      </w:ins>
    </w:p>
    <w:tbl>
      <w:tblPr>
        <w:tblStyle w:val="TableGrid"/>
        <w:tblW w:w="11084" w:type="dxa"/>
        <w:jc w:val="center"/>
        <w:tblLayout w:type="fixed"/>
        <w:tblLook w:val="06A0" w:firstRow="1" w:lastRow="0" w:firstColumn="1" w:lastColumn="0" w:noHBand="1" w:noVBand="1"/>
        <w:tblPrChange w:id="25" w:author="Martinez, Evely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509"/>
        <w:gridCol w:w="2525"/>
        <w:gridCol w:w="2525"/>
        <w:gridCol w:w="2525"/>
        <w:tblGridChange w:id="26">
          <w:tblGrid>
            <w:gridCol w:w="2129"/>
            <w:gridCol w:w="1380"/>
            <w:gridCol w:w="749"/>
            <w:gridCol w:w="1776"/>
            <w:gridCol w:w="353"/>
            <w:gridCol w:w="2129"/>
            <w:gridCol w:w="43"/>
            <w:gridCol w:w="2525"/>
          </w:tblGrid>
        </w:tblGridChange>
      </w:tblGrid>
      <w:tr w:rsidR="00ED1988" w14:paraId="0C5A4F78" w14:textId="77777777" w:rsidTr="3BC282F4">
        <w:trPr>
          <w:jc w:val="center"/>
          <w:trPrChange w:id="27" w:author="Martinez, Evelyn" w:date="2026-09-25T20:08:00Z" w16du:dateUtc="2026-09-26T00:08:00Z">
            <w:trPr>
              <w:gridAfter w:val="2"/>
            </w:trPr>
          </w:trPrChange>
        </w:trPr>
        <w:tc>
          <w:tcPr>
            <w:tcW w:w="6480" w:type="dxa"/>
            <w:tcPrChange w:id="28" w:author="Martinez, Evelyn" w:date="2026-09-25T20:08:00Z" w16du:dateUtc="2026-09-26T00:08:00Z">
              <w:tcPr>
                <w:tcW w:w="2129" w:type="dxa"/>
              </w:tcPr>
            </w:tcPrChange>
          </w:tcPr>
          <w:p w14:paraId="0F98B876" w14:textId="77777777" w:rsidR="00ED1988" w:rsidRPr="00B15C59" w:rsidRDefault="4D4C1FAE" w:rsidP="00F34DEA">
            <w:pPr>
              <w:spacing w:before="0"/>
              <w:rPr>
                <w:i/>
                <w:sz w:val="24"/>
                <w:rPrChange w:id="29" w:author="Martinez, Evelyn" w:date="2026-09-25T20:08:00Z" w16du:dateUtc="2026-09-26T00:08:00Z">
                  <w:rPr>
                    <w:b/>
                    <w:sz w:val="28"/>
                    <w:szCs w:val="28"/>
                  </w:rPr>
                </w:rPrChange>
              </w:rPr>
            </w:pPr>
            <w:ins w:id="30" w:author="Martinez, Evelyn" w:date="2026-09-25T20:08:00Z" w16du:dateUtc="2026-09-26T00:08:00Z">
              <w:r w:rsidRPr="3BC282F4">
                <w:rPr>
                  <w:i/>
                  <w:iCs/>
                  <w:sz w:val="24"/>
                  <w:szCs w:val="24"/>
                </w:rPr>
                <w:t>Voting Members:</w:t>
              </w:r>
            </w:ins>
            <w:del w:id="31" w:author="Martinez, Evelyn" w:date="2026-09-25T20:08:00Z" w16du:dateUtc="2026-09-26T00:08:00Z">
              <w:r w:rsidR="00ED1988" w:rsidRPr="00ED1988">
                <w:rPr>
                  <w:b/>
                  <w:sz w:val="28"/>
                  <w:szCs w:val="28"/>
                </w:rPr>
                <w:delText xml:space="preserve">Governing Body </w:delText>
              </w:r>
            </w:del>
          </w:p>
        </w:tc>
        <w:tc>
          <w:tcPr>
            <w:tcW w:w="4604" w:type="dxa"/>
            <w:tcPrChange w:id="32" w:author="Martinez, Evelyn" w:date="2026-09-25T20:08:00Z" w16du:dateUtc="2026-09-26T00:08:00Z">
              <w:tcPr>
                <w:tcW w:w="2129" w:type="dxa"/>
                <w:gridSpan w:val="2"/>
              </w:tcPr>
            </w:tcPrChange>
          </w:tcPr>
          <w:p w14:paraId="70E95218" w14:textId="77777777" w:rsidR="00ED1988" w:rsidRPr="00B15C59" w:rsidRDefault="4D4C1FAE" w:rsidP="00F34DEA">
            <w:pPr>
              <w:spacing w:before="0"/>
              <w:rPr>
                <w:i/>
                <w:sz w:val="24"/>
                <w:rPrChange w:id="33" w:author="Martinez, Evelyn" w:date="2026-09-25T20:08:00Z" w16du:dateUtc="2026-09-26T00:08:00Z">
                  <w:rPr>
                    <w:b/>
                    <w:sz w:val="28"/>
                    <w:szCs w:val="28"/>
                  </w:rPr>
                </w:rPrChange>
              </w:rPr>
            </w:pPr>
            <w:ins w:id="34" w:author="Martinez, Evelyn" w:date="2026-09-25T20:08:00Z" w16du:dateUtc="2026-09-26T00:08:00Z">
              <w:r w:rsidRPr="3BC282F4">
                <w:rPr>
                  <w:i/>
                  <w:iCs/>
                  <w:sz w:val="24"/>
                  <w:szCs w:val="24"/>
                </w:rPr>
                <w:t>Non-Voting University Representatives:</w:t>
              </w:r>
            </w:ins>
            <w:del w:id="35" w:author="Martinez, Evelyn" w:date="2026-09-25T20:08:00Z" w16du:dateUtc="2026-09-26T00:08:00Z">
              <w:r w:rsidR="00ED1988" w:rsidRPr="00ED1988">
                <w:rPr>
                  <w:b/>
                  <w:sz w:val="28"/>
                  <w:szCs w:val="28"/>
                </w:rPr>
                <w:delText xml:space="preserve">Their Aim </w:delText>
              </w:r>
            </w:del>
          </w:p>
        </w:tc>
        <w:tc>
          <w:tcPr>
            <w:tcW w:w="4604" w:type="dxa"/>
            <w:tcPrChange w:id="36" w:author="Martinez, Evelyn" w:date="2026-09-25T20:08:00Z" w16du:dateUtc="2026-09-26T00:08:00Z">
              <w:tcPr>
                <w:tcW w:w="2129" w:type="dxa"/>
                <w:gridSpan w:val="2"/>
              </w:tcPr>
            </w:tcPrChange>
          </w:tcPr>
          <w:p w14:paraId="41FF4AA5" w14:textId="77777777" w:rsidR="00ED1988" w:rsidRPr="00ED1988" w:rsidRDefault="00ED1988">
            <w:pPr>
              <w:rPr>
                <w:b/>
                <w:sz w:val="28"/>
                <w:szCs w:val="28"/>
              </w:rPr>
            </w:pPr>
            <w:del w:id="37" w:author="Martinez, Evelyn" w:date="2026-09-25T20:08:00Z" w16du:dateUtc="2026-09-26T00:08:00Z">
              <w:r w:rsidRPr="00ED1988">
                <w:rPr>
                  <w:b/>
                  <w:sz w:val="28"/>
                  <w:szCs w:val="28"/>
                </w:rPr>
                <w:delText xml:space="preserve">New initiatives </w:delText>
              </w:r>
            </w:del>
          </w:p>
        </w:tc>
        <w:tc>
          <w:tcPr>
            <w:tcW w:w="4604" w:type="dxa"/>
            <w:tcPrChange w:id="38" w:author="Martinez, Evelyn" w:date="2026-09-25T20:08:00Z" w16du:dateUtc="2026-09-26T00:08:00Z">
              <w:tcPr>
                <w:tcW w:w="2129" w:type="dxa"/>
              </w:tcPr>
            </w:tcPrChange>
          </w:tcPr>
          <w:p w14:paraId="79DF7361" w14:textId="77777777" w:rsidR="00ED1988" w:rsidRPr="00ED1988" w:rsidRDefault="00ED1988">
            <w:pPr>
              <w:rPr>
                <w:b/>
                <w:sz w:val="28"/>
                <w:szCs w:val="28"/>
              </w:rPr>
            </w:pPr>
            <w:del w:id="39" w:author="Martinez, Evelyn" w:date="2026-09-25T20:08:00Z" w16du:dateUtc="2026-09-26T00:08:00Z">
              <w:r w:rsidRPr="00ED1988">
                <w:rPr>
                  <w:b/>
                  <w:sz w:val="28"/>
                  <w:szCs w:val="28"/>
                </w:rPr>
                <w:delText>Participation rate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ED1988" w14:paraId="2A942C30" w14:textId="77777777" w:rsidTr="00ED1988">
        <w:trPr>
          <w:del w:id="40" w:author="Martinez, Evelyn" w:date="2026-09-25T20:08:00Z" w16du:dateUtc="2026-09-26T00:08:00Z"/>
        </w:trPr>
        <w:tc>
          <w:tcPr>
            <w:tcW w:w="2129" w:type="dxa"/>
          </w:tcPr>
          <w:p w14:paraId="7FA7728D" w14:textId="77777777" w:rsidR="00ED1988" w:rsidRPr="00ED1988" w:rsidRDefault="00ED1988">
            <w:pPr>
              <w:rPr>
                <w:del w:id="41" w:author="Martinez, Evelyn" w:date="2026-09-25T20:08:00Z" w16du:dateUtc="2026-09-26T00:08:00Z"/>
                <w:sz w:val="28"/>
                <w:szCs w:val="28"/>
              </w:rPr>
            </w:pPr>
            <w:del w:id="42" w:author="Martinez, Evelyn" w:date="2026-09-25T20:08:00Z" w16du:dateUtc="2026-09-26T00:08:00Z">
              <w:r w:rsidRPr="00ED1988">
                <w:rPr>
                  <w:sz w:val="28"/>
                  <w:szCs w:val="28"/>
                </w:rPr>
                <w:delText xml:space="preserve">Sport England </w:delText>
              </w:r>
            </w:del>
          </w:p>
          <w:p w14:paraId="55E281C2" w14:textId="77777777" w:rsidR="00ED1988" w:rsidRPr="00ED1988" w:rsidRDefault="00ED1988">
            <w:pPr>
              <w:rPr>
                <w:del w:id="43" w:author="Martinez, Evelyn" w:date="2026-09-25T20:08:00Z" w16du:dateUtc="2026-09-26T00:08:00Z"/>
                <w:sz w:val="28"/>
                <w:szCs w:val="28"/>
              </w:rPr>
            </w:pPr>
          </w:p>
          <w:p w14:paraId="6D98D71A" w14:textId="77777777" w:rsidR="00ED1988" w:rsidRPr="00ED1988" w:rsidRDefault="00ED1988">
            <w:pPr>
              <w:rPr>
                <w:del w:id="44" w:author="Martinez, Evelyn" w:date="2026-09-25T20:08:00Z" w16du:dateUtc="2026-09-26T00:08:00Z"/>
                <w:sz w:val="28"/>
                <w:szCs w:val="28"/>
              </w:rPr>
            </w:pPr>
          </w:p>
          <w:p w14:paraId="1B80E24E" w14:textId="77777777" w:rsidR="00ED1988" w:rsidRPr="00ED1988" w:rsidRDefault="00ED1988">
            <w:pPr>
              <w:rPr>
                <w:del w:id="45" w:author="Martinez, Evelyn" w:date="2026-09-25T20:08:00Z" w16du:dateUtc="2026-09-26T00:08:00Z"/>
                <w:sz w:val="28"/>
                <w:szCs w:val="28"/>
              </w:rPr>
            </w:pPr>
          </w:p>
          <w:p w14:paraId="3A768681" w14:textId="77777777" w:rsidR="00ED1988" w:rsidRPr="00ED1988" w:rsidRDefault="00ED1988">
            <w:pPr>
              <w:rPr>
                <w:del w:id="46" w:author="Martinez, Evelyn" w:date="2026-09-25T20:08:00Z" w16du:dateUtc="2026-09-26T00:08:00Z"/>
                <w:sz w:val="28"/>
                <w:szCs w:val="28"/>
              </w:rPr>
            </w:pPr>
          </w:p>
        </w:tc>
        <w:tc>
          <w:tcPr>
            <w:tcW w:w="2129" w:type="dxa"/>
          </w:tcPr>
          <w:p w14:paraId="7012D73B" w14:textId="77777777" w:rsidR="00ED1988" w:rsidRDefault="00ED1988">
            <w:pPr>
              <w:rPr>
                <w:del w:id="47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1DD7E081" w14:textId="77777777" w:rsidR="00ED1988" w:rsidRDefault="00ED1988">
            <w:pPr>
              <w:rPr>
                <w:del w:id="48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7DCC8841" w14:textId="77777777" w:rsidR="00ED1988" w:rsidRDefault="00ED1988">
            <w:pPr>
              <w:rPr>
                <w:del w:id="49" w:author="Martinez, Evelyn" w:date="2026-09-25T20:08:00Z" w16du:dateUtc="2026-09-26T00:08:00Z"/>
              </w:rPr>
            </w:pPr>
          </w:p>
        </w:tc>
      </w:tr>
      <w:tr w:rsidR="00ED1988" w14:paraId="2EE69B93" w14:textId="77777777" w:rsidTr="00ED1988">
        <w:trPr>
          <w:del w:id="50" w:author="Martinez, Evelyn" w:date="2026-09-25T20:08:00Z" w16du:dateUtc="2026-09-26T00:08:00Z"/>
        </w:trPr>
        <w:tc>
          <w:tcPr>
            <w:tcW w:w="2129" w:type="dxa"/>
          </w:tcPr>
          <w:p w14:paraId="116FE99C" w14:textId="77777777" w:rsidR="00ED1988" w:rsidRPr="00ED1988" w:rsidRDefault="00ED1988">
            <w:pPr>
              <w:rPr>
                <w:del w:id="51" w:author="Martinez, Evelyn" w:date="2026-09-25T20:08:00Z" w16du:dateUtc="2026-09-26T00:08:00Z"/>
                <w:sz w:val="28"/>
                <w:szCs w:val="28"/>
              </w:rPr>
            </w:pPr>
            <w:del w:id="52" w:author="Martinez, Evelyn" w:date="2026-09-25T20:08:00Z" w16du:dateUtc="2026-09-26T00:08:00Z">
              <w:r w:rsidRPr="00ED1988">
                <w:rPr>
                  <w:sz w:val="28"/>
                  <w:szCs w:val="28"/>
                </w:rPr>
                <w:delText>Select a national governing Body (THE FA)</w:delText>
              </w:r>
            </w:del>
          </w:p>
          <w:p w14:paraId="0D61B3AE" w14:textId="77777777" w:rsidR="00ED1988" w:rsidRPr="00ED1988" w:rsidRDefault="00ED1988">
            <w:pPr>
              <w:rPr>
                <w:del w:id="53" w:author="Martinez, Evelyn" w:date="2026-09-25T20:08:00Z" w16du:dateUtc="2026-09-26T00:08:00Z"/>
                <w:sz w:val="28"/>
                <w:szCs w:val="28"/>
              </w:rPr>
            </w:pPr>
          </w:p>
          <w:p w14:paraId="7836E1EA" w14:textId="77777777" w:rsidR="00ED1988" w:rsidRPr="00ED1988" w:rsidRDefault="00ED1988">
            <w:pPr>
              <w:rPr>
                <w:del w:id="54" w:author="Martinez, Evelyn" w:date="2026-09-25T20:08:00Z" w16du:dateUtc="2026-09-26T00:08:00Z"/>
                <w:sz w:val="28"/>
                <w:szCs w:val="28"/>
              </w:rPr>
            </w:pPr>
          </w:p>
          <w:p w14:paraId="6C85C7B0" w14:textId="77777777" w:rsidR="00ED1988" w:rsidRPr="00ED1988" w:rsidRDefault="00ED1988">
            <w:pPr>
              <w:rPr>
                <w:del w:id="55" w:author="Martinez, Evelyn" w:date="2026-09-25T20:08:00Z" w16du:dateUtc="2026-09-26T00:08:00Z"/>
                <w:sz w:val="28"/>
                <w:szCs w:val="28"/>
              </w:rPr>
            </w:pPr>
          </w:p>
        </w:tc>
        <w:tc>
          <w:tcPr>
            <w:tcW w:w="2129" w:type="dxa"/>
          </w:tcPr>
          <w:p w14:paraId="634AAA8A" w14:textId="77777777" w:rsidR="00ED1988" w:rsidRDefault="00ED1988">
            <w:pPr>
              <w:rPr>
                <w:del w:id="56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427D56DC" w14:textId="77777777" w:rsidR="00ED1988" w:rsidRDefault="00ED1988">
            <w:pPr>
              <w:rPr>
                <w:del w:id="57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5D7A10E2" w14:textId="77777777" w:rsidR="00ED1988" w:rsidRDefault="00ED1988">
            <w:pPr>
              <w:rPr>
                <w:del w:id="58" w:author="Martinez, Evelyn" w:date="2026-09-25T20:08:00Z" w16du:dateUtc="2026-09-26T00:08:00Z"/>
              </w:rPr>
            </w:pPr>
          </w:p>
        </w:tc>
      </w:tr>
    </w:tbl>
    <w:tbl>
      <w:tblPr>
        <w:tblStyle w:val="TableGrid"/>
        <w:tblW w:w="11084" w:type="dxa"/>
        <w:jc w:val="center"/>
        <w:tblLayout w:type="fixed"/>
        <w:tblLook w:val="06A0" w:firstRow="1" w:lastRow="0" w:firstColumn="1" w:lastColumn="0" w:noHBand="1" w:noVBand="1"/>
        <w:tblPrChange w:id="59" w:author="Martinez, Evely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509"/>
        <w:gridCol w:w="2525"/>
        <w:gridCol w:w="2525"/>
        <w:gridCol w:w="2525"/>
        <w:tblGridChange w:id="60">
          <w:tblGrid>
            <w:gridCol w:w="2129"/>
            <w:gridCol w:w="1380"/>
            <w:gridCol w:w="749"/>
            <w:gridCol w:w="1776"/>
            <w:gridCol w:w="353"/>
            <w:gridCol w:w="2129"/>
            <w:gridCol w:w="43"/>
            <w:gridCol w:w="2525"/>
          </w:tblGrid>
        </w:tblGridChange>
      </w:tblGrid>
      <w:tr w:rsidR="00ED1988" w14:paraId="54084251" w14:textId="77777777" w:rsidTr="3BC282F4">
        <w:trPr>
          <w:jc w:val="center"/>
          <w:trPrChange w:id="61" w:author="Martinez, Evelyn" w:date="2026-09-25T20:08:00Z" w16du:dateUtc="2026-09-26T00:08:00Z">
            <w:trPr>
              <w:gridAfter w:val="2"/>
            </w:trPr>
          </w:trPrChange>
        </w:trPr>
        <w:tc>
          <w:tcPr>
            <w:tcW w:w="6480" w:type="dxa"/>
            <w:tcPrChange w:id="62" w:author="Martinez, Evelyn" w:date="2026-09-25T20:08:00Z" w16du:dateUtc="2026-09-26T00:08:00Z">
              <w:tcPr>
                <w:tcW w:w="2129" w:type="dxa"/>
              </w:tcPr>
            </w:tcPrChange>
          </w:tcPr>
          <w:p w14:paraId="333EE61C" w14:textId="72EC7AB6" w:rsidR="4B1DDF8B" w:rsidRPr="00B15C59" w:rsidRDefault="4FB0A69F" w:rsidP="2FAE02B9">
            <w:pPr>
              <w:spacing w:before="60"/>
              <w:ind w:left="-29"/>
              <w:rPr>
                <w:ins w:id="63" w:author="Martinez, Evelyn" w:date="2026-09-25T20:08:00Z" w16du:dateUtc="2026-09-26T00:08:00Z"/>
                <w:b/>
                <w:bCs/>
                <w:sz w:val="24"/>
                <w:szCs w:val="24"/>
              </w:rPr>
            </w:pPr>
            <w:ins w:id="64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>Services and Activities Fee Committee Chairperson/ASWSUTC President, or designee</w:t>
              </w:r>
              <w:r w:rsidR="47A7781F" w:rsidRPr="3BC282F4">
                <w:rPr>
                  <w:sz w:val="24"/>
                  <w:szCs w:val="24"/>
                </w:rPr>
                <w:t xml:space="preserve">: </w:t>
              </w:r>
              <w:r w:rsidR="09492B13" w:rsidRPr="3BC282F4">
                <w:rPr>
                  <w:b/>
                  <w:bCs/>
                  <w:sz w:val="24"/>
                  <w:szCs w:val="24"/>
                </w:rPr>
                <w:t>Robin Kovis</w:t>
              </w:r>
            </w:ins>
          </w:p>
          <w:p w14:paraId="797ACB45" w14:textId="229BEA1C" w:rsidR="49988C69" w:rsidRDefault="4A7CD499" w:rsidP="2FAE02B9">
            <w:pPr>
              <w:spacing w:before="60"/>
              <w:ind w:left="-29"/>
              <w:rPr>
                <w:ins w:id="65" w:author="Martinez, Evelyn" w:date="2026-09-25T20:08:00Z" w16du:dateUtc="2026-09-26T00:08:00Z"/>
                <w:b/>
                <w:bCs/>
                <w:sz w:val="24"/>
                <w:szCs w:val="24"/>
              </w:rPr>
            </w:pPr>
            <w:ins w:id="66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 xml:space="preserve">ASWSUTC Officer: </w:t>
              </w:r>
              <w:r w:rsidRPr="3BC282F4">
                <w:rPr>
                  <w:b/>
                  <w:bCs/>
                  <w:sz w:val="24"/>
                  <w:szCs w:val="24"/>
                </w:rPr>
                <w:t>Stephanie Warner</w:t>
              </w:r>
            </w:ins>
          </w:p>
          <w:p w14:paraId="320B9B36" w14:textId="5485E56B" w:rsidR="49988C69" w:rsidRDefault="4A7CD499" w:rsidP="2FAE02B9">
            <w:pPr>
              <w:spacing w:before="60"/>
              <w:ind w:left="-29"/>
              <w:rPr>
                <w:ins w:id="67" w:author="Martinez, Evelyn" w:date="2026-09-25T20:08:00Z" w16du:dateUtc="2026-09-26T00:08:00Z"/>
                <w:b/>
                <w:bCs/>
                <w:sz w:val="24"/>
                <w:szCs w:val="24"/>
              </w:rPr>
            </w:pPr>
            <w:ins w:id="68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 xml:space="preserve">Student Entertainment Board (SEB) </w:t>
              </w:r>
              <w:r w:rsidR="5B84D71B" w:rsidRPr="3BC282F4">
                <w:rPr>
                  <w:sz w:val="24"/>
                  <w:szCs w:val="24"/>
                </w:rPr>
                <w:t>Representative (1)</w:t>
              </w:r>
              <w:r w:rsidRPr="3BC282F4">
                <w:rPr>
                  <w:sz w:val="24"/>
                  <w:szCs w:val="24"/>
                </w:rPr>
                <w:t xml:space="preserve">: </w:t>
              </w:r>
              <w:r w:rsidR="3DDA2BAB" w:rsidRPr="3BC282F4">
                <w:rPr>
                  <w:b/>
                  <w:bCs/>
                  <w:sz w:val="24"/>
                  <w:szCs w:val="24"/>
                </w:rPr>
                <w:t>T</w:t>
              </w:r>
              <w:r w:rsidR="72203DFB" w:rsidRPr="3BC282F4">
                <w:rPr>
                  <w:b/>
                  <w:bCs/>
                  <w:sz w:val="24"/>
                  <w:szCs w:val="24"/>
                </w:rPr>
                <w:t>imothy Duenas</w:t>
              </w:r>
              <w:r w:rsidR="1155E395" w:rsidRPr="3BC282F4">
                <w:rPr>
                  <w:b/>
                  <w:bCs/>
                  <w:sz w:val="24"/>
                  <w:szCs w:val="24"/>
                </w:rPr>
                <w:t xml:space="preserve"> </w:t>
              </w:r>
              <w:r w:rsidR="54EC3A60" w:rsidRPr="3BC282F4">
                <w:rPr>
                  <w:b/>
                  <w:bCs/>
                  <w:sz w:val="24"/>
                  <w:szCs w:val="24"/>
                </w:rPr>
                <w:t xml:space="preserve">OR Sauri </w:t>
              </w:r>
              <w:r w:rsidR="54EC3A60" w:rsidRPr="3BC282F4">
                <w:rPr>
                  <w:b/>
                  <w:bCs/>
                  <w:sz w:val="24"/>
                  <w:szCs w:val="24"/>
                </w:rPr>
                <w:lastRenderedPageBreak/>
                <w:t>Garcia</w:t>
              </w:r>
            </w:ins>
          </w:p>
          <w:p w14:paraId="029C4CCE" w14:textId="22B45650" w:rsidR="4B1DDF8B" w:rsidRPr="00B15C59" w:rsidRDefault="47A7781F" w:rsidP="2FAE02B9">
            <w:pPr>
              <w:spacing w:before="60"/>
              <w:ind w:left="-29"/>
              <w:rPr>
                <w:ins w:id="69" w:author="Martinez, Evelyn" w:date="2026-09-25T20:08:00Z" w16du:dateUtc="2026-09-26T00:08:00Z"/>
                <w:b/>
                <w:bCs/>
                <w:sz w:val="24"/>
                <w:szCs w:val="24"/>
              </w:rPr>
            </w:pPr>
            <w:ins w:id="70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>At-large students (</w:t>
              </w:r>
              <w:r w:rsidR="464E762D" w:rsidRPr="3BC282F4">
                <w:rPr>
                  <w:sz w:val="24"/>
                  <w:szCs w:val="24"/>
                </w:rPr>
                <w:t>2</w:t>
              </w:r>
              <w:r w:rsidRPr="3BC282F4">
                <w:rPr>
                  <w:sz w:val="24"/>
                  <w:szCs w:val="24"/>
                </w:rPr>
                <w:t>), nominated by ASWSUTC and appointed by the Chancellor:</w:t>
              </w:r>
              <w:r w:rsidR="00B15C59" w:rsidRPr="3BC282F4">
                <w:rPr>
                  <w:sz w:val="24"/>
                  <w:szCs w:val="24"/>
                </w:rPr>
                <w:t xml:space="preserve"> </w:t>
              </w:r>
              <w:r w:rsidR="510AC25F" w:rsidRPr="3BC282F4">
                <w:rPr>
                  <w:sz w:val="24"/>
                  <w:szCs w:val="24"/>
                </w:rPr>
                <w:t xml:space="preserve">(1) </w:t>
              </w:r>
              <w:r w:rsidR="510AC25F" w:rsidRPr="3BC282F4">
                <w:rPr>
                  <w:b/>
                  <w:bCs/>
                  <w:sz w:val="24"/>
                  <w:szCs w:val="24"/>
                </w:rPr>
                <w:t>Gianna DiMeo</w:t>
              </w:r>
              <w:r w:rsidR="510AC25F" w:rsidRPr="3BC282F4">
                <w:rPr>
                  <w:sz w:val="24"/>
                  <w:szCs w:val="24"/>
                </w:rPr>
                <w:t xml:space="preserve"> (2) </w:t>
              </w:r>
              <w:r w:rsidR="00775E6F" w:rsidRPr="3BC282F4">
                <w:rPr>
                  <w:b/>
                  <w:bCs/>
                  <w:sz w:val="24"/>
                  <w:szCs w:val="24"/>
                </w:rPr>
                <w:t>Michael Duran (TBD)</w:t>
              </w:r>
            </w:ins>
          </w:p>
          <w:p w14:paraId="4E6E1904" w14:textId="799744C0" w:rsidR="4B1DDF8B" w:rsidRPr="00B15C59" w:rsidRDefault="47A7781F" w:rsidP="2FAE02B9">
            <w:pPr>
              <w:spacing w:before="60"/>
              <w:ind w:left="-29"/>
              <w:rPr>
                <w:ins w:id="71" w:author="Martinez, Evelyn" w:date="2026-09-25T20:08:00Z" w16du:dateUtc="2026-09-26T00:08:00Z"/>
                <w:sz w:val="24"/>
                <w:szCs w:val="24"/>
              </w:rPr>
            </w:pPr>
            <w:ins w:id="72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 xml:space="preserve">Vice Chancellor for Student Affairs, or designee: </w:t>
              </w:r>
              <w:r w:rsidR="5AC4B09E" w:rsidRPr="3BC282F4">
                <w:rPr>
                  <w:b/>
                  <w:bCs/>
                  <w:sz w:val="24"/>
                  <w:szCs w:val="24"/>
                </w:rPr>
                <w:t>Ian Jamieson</w:t>
              </w:r>
            </w:ins>
          </w:p>
          <w:p w14:paraId="5FEB1856" w14:textId="77777777" w:rsidR="00ED1988" w:rsidRPr="00ED1988" w:rsidRDefault="4D4C1FAE">
            <w:pPr>
              <w:rPr>
                <w:del w:id="73" w:author="Martinez, Evelyn" w:date="2026-09-25T20:08:00Z" w16du:dateUtc="2026-09-26T00:08:00Z"/>
                <w:sz w:val="28"/>
                <w:szCs w:val="28"/>
              </w:rPr>
            </w:pPr>
            <w:ins w:id="74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t>Vice Chancellor for Admin</w:t>
              </w:r>
              <w:r w:rsidR="150DF778" w:rsidRPr="3BC282F4">
                <w:rPr>
                  <w:sz w:val="24"/>
                  <w:szCs w:val="24"/>
                </w:rPr>
                <w:t xml:space="preserve"> </w:t>
              </w:r>
              <w:r w:rsidRPr="3BC282F4">
                <w:rPr>
                  <w:sz w:val="24"/>
                  <w:szCs w:val="24"/>
                </w:rPr>
                <w:t xml:space="preserve">and Finance, or designee: </w:t>
              </w:r>
              <w:r w:rsidRPr="3BC282F4">
                <w:rPr>
                  <w:b/>
                  <w:bCs/>
                  <w:sz w:val="24"/>
                  <w:szCs w:val="24"/>
                </w:rPr>
                <w:t>Ray White</w:t>
              </w:r>
            </w:ins>
            <w:del w:id="75" w:author="Martinez, Evelyn" w:date="2026-09-25T20:08:00Z" w16du:dateUtc="2026-09-26T00:08:00Z">
              <w:r w:rsidR="00ED1988" w:rsidRPr="00ED1988">
                <w:rPr>
                  <w:sz w:val="28"/>
                  <w:szCs w:val="28"/>
                </w:rPr>
                <w:delText>Department of Culture media and sport</w:delText>
              </w:r>
            </w:del>
          </w:p>
          <w:p w14:paraId="59119573" w14:textId="77777777" w:rsidR="00ED1988" w:rsidRPr="00ED1988" w:rsidRDefault="00ED1988">
            <w:pPr>
              <w:rPr>
                <w:del w:id="76" w:author="Martinez, Evelyn" w:date="2026-09-25T20:08:00Z" w16du:dateUtc="2026-09-26T00:08:00Z"/>
                <w:sz w:val="28"/>
                <w:szCs w:val="28"/>
              </w:rPr>
            </w:pPr>
          </w:p>
          <w:p w14:paraId="129F406F" w14:textId="77777777" w:rsidR="00ED1988" w:rsidRPr="00ED1988" w:rsidRDefault="00ED1988">
            <w:pPr>
              <w:rPr>
                <w:del w:id="77" w:author="Martinez, Evelyn" w:date="2026-09-25T20:08:00Z" w16du:dateUtc="2026-09-26T00:08:00Z"/>
                <w:sz w:val="28"/>
                <w:szCs w:val="28"/>
              </w:rPr>
            </w:pPr>
          </w:p>
          <w:p w14:paraId="0277AC22" w14:textId="77777777" w:rsidR="00ED1988" w:rsidRPr="00B15C59" w:rsidRDefault="00ED1988" w:rsidP="2FAE02B9">
            <w:pPr>
              <w:spacing w:before="60"/>
              <w:ind w:left="-29"/>
              <w:rPr>
                <w:sz w:val="24"/>
                <w:rPrChange w:id="78" w:author="Martinez, Evelyn" w:date="2026-09-25T20:08:00Z" w16du:dateUtc="2026-09-26T00:08:00Z">
                  <w:rPr>
                    <w:sz w:val="28"/>
                    <w:szCs w:val="28"/>
                  </w:rPr>
                </w:rPrChange>
              </w:rPr>
              <w:pPrChange w:id="79" w:author="Martinez, Evelyn" w:date="2026-09-25T20:08:00Z" w16du:dateUtc="2026-09-26T00:08:00Z">
                <w:pPr/>
              </w:pPrChange>
            </w:pPr>
          </w:p>
        </w:tc>
        <w:tc>
          <w:tcPr>
            <w:tcW w:w="4604" w:type="dxa"/>
            <w:tcPrChange w:id="80" w:author="Martinez, Evelyn" w:date="2026-09-25T20:08:00Z" w16du:dateUtc="2026-09-26T00:08:00Z">
              <w:tcPr>
                <w:tcW w:w="2129" w:type="dxa"/>
                <w:gridSpan w:val="2"/>
              </w:tcPr>
            </w:tcPrChange>
          </w:tcPr>
          <w:p w14:paraId="4413449B" w14:textId="77777777" w:rsidR="00ED1988" w:rsidRPr="00B15C59" w:rsidRDefault="00B15C59" w:rsidP="2FAE02B9">
            <w:pPr>
              <w:spacing w:before="60"/>
              <w:ind w:left="-29"/>
              <w:rPr>
                <w:b/>
                <w:sz w:val="24"/>
                <w:rPrChange w:id="81" w:author="Martinez, Evelyn" w:date="2026-09-25T20:08:00Z" w16du:dateUtc="2026-09-26T00:08:00Z">
                  <w:rPr/>
                </w:rPrChange>
              </w:rPr>
              <w:pPrChange w:id="82" w:author="Martinez, Evelyn" w:date="2026-09-25T20:08:00Z" w16du:dateUtc="2026-09-26T00:08:00Z">
                <w:pPr/>
              </w:pPrChange>
            </w:pPr>
            <w:ins w:id="83" w:author="Martinez, Evelyn" w:date="2026-09-25T20:08:00Z" w16du:dateUtc="2026-09-26T00:08:00Z">
              <w:r w:rsidRPr="3BC282F4">
                <w:rPr>
                  <w:sz w:val="24"/>
                  <w:szCs w:val="24"/>
                </w:rPr>
                <w:lastRenderedPageBreak/>
                <w:t xml:space="preserve">SUB Gov Board Chair shall be the Director of Student </w:t>
              </w:r>
              <w:r w:rsidR="4FF84FB5" w:rsidRPr="3BC282F4">
                <w:rPr>
                  <w:sz w:val="24"/>
                  <w:szCs w:val="24"/>
                </w:rPr>
                <w:t>Engagement &amp; Leadership</w:t>
              </w:r>
              <w:r w:rsidRPr="3BC282F4">
                <w:rPr>
                  <w:sz w:val="24"/>
                  <w:szCs w:val="24"/>
                </w:rPr>
                <w:t xml:space="preserve">, or designee: </w:t>
              </w:r>
              <w:r w:rsidRPr="3BC282F4">
                <w:rPr>
                  <w:b/>
                  <w:bCs/>
                  <w:sz w:val="24"/>
                  <w:szCs w:val="24"/>
                </w:rPr>
                <w:t xml:space="preserve">Evelyn </w:t>
              </w:r>
              <w:r w:rsidR="47035CDC" w:rsidRPr="3BC282F4">
                <w:rPr>
                  <w:b/>
                  <w:bCs/>
                  <w:sz w:val="24"/>
                  <w:szCs w:val="24"/>
                </w:rPr>
                <w:t>Martinez</w:t>
              </w:r>
              <w:r w:rsidR="6A83F2F8" w:rsidRPr="3BC282F4">
                <w:rPr>
                  <w:b/>
                  <w:bCs/>
                  <w:sz w:val="24"/>
                  <w:szCs w:val="24"/>
                </w:rPr>
                <w:t>-Ostrom</w:t>
              </w:r>
            </w:ins>
          </w:p>
        </w:tc>
        <w:tc>
          <w:tcPr>
            <w:tcW w:w="4604" w:type="dxa"/>
            <w:tcPrChange w:id="84" w:author="Martinez, Evelyn" w:date="2026-09-25T20:08:00Z" w16du:dateUtc="2026-09-26T00:08:00Z">
              <w:tcPr>
                <w:tcW w:w="2129" w:type="dxa"/>
                <w:gridSpan w:val="2"/>
              </w:tcPr>
            </w:tcPrChange>
          </w:tcPr>
          <w:p w14:paraId="323BC741" w14:textId="77777777" w:rsidR="00ED1988" w:rsidRDefault="00ED1988"/>
        </w:tc>
        <w:tc>
          <w:tcPr>
            <w:tcW w:w="4604" w:type="dxa"/>
            <w:tcPrChange w:id="85" w:author="Martinez, Evelyn" w:date="2026-09-25T20:08:00Z" w16du:dateUtc="2026-09-26T00:08:00Z">
              <w:tcPr>
                <w:tcW w:w="2129" w:type="dxa"/>
              </w:tcPr>
            </w:tcPrChange>
          </w:tcPr>
          <w:p w14:paraId="3A57C408" w14:textId="77777777" w:rsidR="00ED1988" w:rsidRDefault="00ED1988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ED1988" w14:paraId="678355D1" w14:textId="77777777" w:rsidTr="00ED1988">
        <w:trPr>
          <w:del w:id="86" w:author="Martinez, Evelyn" w:date="2026-09-25T20:08:00Z" w16du:dateUtc="2026-09-26T00:08:00Z"/>
        </w:trPr>
        <w:tc>
          <w:tcPr>
            <w:tcW w:w="2129" w:type="dxa"/>
          </w:tcPr>
          <w:p w14:paraId="5BE50E57" w14:textId="77777777" w:rsidR="00ED1988" w:rsidRPr="00ED1988" w:rsidRDefault="00ED1988">
            <w:pPr>
              <w:rPr>
                <w:del w:id="87" w:author="Martinez, Evelyn" w:date="2026-09-25T20:08:00Z" w16du:dateUtc="2026-09-26T00:08:00Z"/>
                <w:sz w:val="28"/>
                <w:szCs w:val="28"/>
              </w:rPr>
            </w:pPr>
            <w:del w:id="88" w:author="Martinez, Evelyn" w:date="2026-09-25T20:08:00Z" w16du:dateUtc="2026-09-26T00:08:00Z">
              <w:r w:rsidRPr="00ED1988">
                <w:rPr>
                  <w:sz w:val="28"/>
                  <w:szCs w:val="28"/>
                </w:rPr>
                <w:delText>One more governing body</w:delText>
              </w:r>
            </w:del>
          </w:p>
          <w:p w14:paraId="7D64158A" w14:textId="77777777" w:rsidR="00ED1988" w:rsidRPr="00ED1988" w:rsidRDefault="00ED1988">
            <w:pPr>
              <w:rPr>
                <w:del w:id="89" w:author="Martinez, Evelyn" w:date="2026-09-25T20:08:00Z" w16du:dateUtc="2026-09-26T00:08:00Z"/>
                <w:sz w:val="28"/>
                <w:szCs w:val="28"/>
              </w:rPr>
            </w:pPr>
          </w:p>
          <w:p w14:paraId="039B4B98" w14:textId="77777777" w:rsidR="00ED1988" w:rsidRPr="00ED1988" w:rsidRDefault="00ED1988">
            <w:pPr>
              <w:rPr>
                <w:del w:id="90" w:author="Martinez, Evelyn" w:date="2026-09-25T20:08:00Z" w16du:dateUtc="2026-09-26T00:08:00Z"/>
                <w:sz w:val="28"/>
                <w:szCs w:val="28"/>
              </w:rPr>
            </w:pPr>
          </w:p>
          <w:p w14:paraId="77AFAE74" w14:textId="77777777" w:rsidR="00ED1988" w:rsidRPr="00ED1988" w:rsidRDefault="00ED1988">
            <w:pPr>
              <w:rPr>
                <w:del w:id="91" w:author="Martinez, Evelyn" w:date="2026-09-25T20:08:00Z" w16du:dateUtc="2026-09-26T00:08:00Z"/>
                <w:sz w:val="28"/>
                <w:szCs w:val="28"/>
              </w:rPr>
            </w:pPr>
          </w:p>
        </w:tc>
        <w:tc>
          <w:tcPr>
            <w:tcW w:w="2129" w:type="dxa"/>
          </w:tcPr>
          <w:p w14:paraId="29C486BD" w14:textId="77777777" w:rsidR="00ED1988" w:rsidRDefault="00ED1988">
            <w:pPr>
              <w:rPr>
                <w:del w:id="92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7371B808" w14:textId="77777777" w:rsidR="00ED1988" w:rsidRDefault="00ED1988">
            <w:pPr>
              <w:rPr>
                <w:del w:id="93" w:author="Martinez, Evelyn" w:date="2026-09-25T20:08:00Z" w16du:dateUtc="2026-09-26T00:08:00Z"/>
              </w:rPr>
            </w:pPr>
          </w:p>
        </w:tc>
        <w:tc>
          <w:tcPr>
            <w:tcW w:w="2129" w:type="dxa"/>
          </w:tcPr>
          <w:p w14:paraId="6CADEDA9" w14:textId="77777777" w:rsidR="00ED1988" w:rsidRDefault="00ED1988">
            <w:pPr>
              <w:rPr>
                <w:del w:id="94" w:author="Martinez, Evelyn" w:date="2026-09-25T20:08:00Z" w16du:dateUtc="2026-09-26T00:08:00Z"/>
              </w:rPr>
            </w:pPr>
          </w:p>
        </w:tc>
      </w:tr>
    </w:tbl>
    <w:p w14:paraId="348022A5" w14:textId="77777777" w:rsidR="00450CC6" w:rsidRDefault="00450CC6" w:rsidP="00F34DEA">
      <w:pPr>
        <w:spacing w:before="0" w:after="0" w:line="240" w:lineRule="auto"/>
        <w:rPr>
          <w:b/>
          <w:rPrChange w:id="95" w:author="Martinez, Evelyn" w:date="2026-09-25T20:08:00Z" w16du:dateUtc="2026-09-26T00:08:00Z">
            <w:rPr/>
          </w:rPrChange>
        </w:rPr>
      </w:pPr>
    </w:p>
    <w:p w14:paraId="4138E353" w14:textId="401CE6C1" w:rsidR="004B5013" w:rsidRPr="00B15C59" w:rsidRDefault="00EA6E75" w:rsidP="3BC282F4">
      <w:pPr>
        <w:pStyle w:val="ListParagraph"/>
        <w:numPr>
          <w:ilvl w:val="0"/>
          <w:numId w:val="19"/>
        </w:numPr>
        <w:spacing w:line="276" w:lineRule="auto"/>
        <w:rPr>
          <w:ins w:id="96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97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Call to O</w:t>
        </w:r>
        <w:r w:rsidR="002E1563"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 xml:space="preserve">rder and </w:t>
        </w:r>
        <w:r w:rsidR="000250C2"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Attendance</w:t>
        </w:r>
        <w:r w:rsidR="002E1563"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 xml:space="preserve"> </w:t>
        </w:r>
      </w:ins>
    </w:p>
    <w:p w14:paraId="43D442EF" w14:textId="2237D006" w:rsidR="001900BA" w:rsidRPr="00B15C59" w:rsidRDefault="001900BA" w:rsidP="7A2B52AE">
      <w:pPr>
        <w:pStyle w:val="ListParagraph"/>
        <w:numPr>
          <w:ilvl w:val="0"/>
          <w:numId w:val="19"/>
        </w:numPr>
        <w:spacing w:before="60" w:line="276" w:lineRule="auto"/>
        <w:rPr>
          <w:ins w:id="98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99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Approval of the Agenda</w:t>
        </w:r>
        <w:r w:rsidR="7C3BD8F2"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 xml:space="preserve"> </w:t>
        </w:r>
      </w:ins>
    </w:p>
    <w:p w14:paraId="527CE847" w14:textId="13C9E7F4" w:rsidR="00D61D92" w:rsidRPr="00B15C59" w:rsidRDefault="6DAB1210" w:rsidP="7A2B52AE">
      <w:pPr>
        <w:pStyle w:val="ListParagraph"/>
        <w:numPr>
          <w:ilvl w:val="0"/>
          <w:numId w:val="19"/>
        </w:numPr>
        <w:spacing w:before="60" w:line="276" w:lineRule="auto"/>
        <w:rPr>
          <w:ins w:id="100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01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Approval of the Minutes</w:t>
        </w:r>
      </w:ins>
    </w:p>
    <w:p w14:paraId="4F82B65D" w14:textId="58B8FA12" w:rsidR="1A53004D" w:rsidRDefault="1A53004D" w:rsidP="2FAE02B9">
      <w:pPr>
        <w:pStyle w:val="ListParagraph"/>
        <w:numPr>
          <w:ilvl w:val="1"/>
          <w:numId w:val="19"/>
        </w:numPr>
        <w:spacing w:before="60"/>
        <w:rPr>
          <w:ins w:id="102" w:author="Martinez, Evelyn" w:date="2026-09-25T20:08:00Z" w16du:dateUtc="2026-09-26T00:08:00Z"/>
          <w:rFonts w:asciiTheme="minorHAnsi" w:eastAsiaTheme="minorEastAsia" w:hAnsiTheme="minorHAnsi" w:cstheme="minorBidi"/>
          <w:sz w:val="24"/>
          <w:szCs w:val="24"/>
        </w:rPr>
      </w:pPr>
      <w:ins w:id="103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0</w:t>
        </w:r>
        <w:r w:rsidR="022007CF" w:rsidRPr="3BC282F4">
          <w:rPr>
            <w:rFonts w:asciiTheme="minorHAnsi" w:eastAsiaTheme="minorEastAsia" w:hAnsiTheme="minorHAnsi" w:cstheme="minorBidi"/>
            <w:sz w:val="24"/>
            <w:szCs w:val="24"/>
          </w:rPr>
          <w:t>3/05/2021</w:t>
        </w:r>
        <w:r w:rsidR="7ACE9ABD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- Recorded vi</w:t>
        </w:r>
        <w:r w:rsidR="0C2A13D1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a </w:t>
        </w:r>
        <w:r w:rsidR="7ACE9ABD" w:rsidRPr="3BC282F4">
          <w:rPr>
            <w:rFonts w:asciiTheme="minorHAnsi" w:eastAsiaTheme="minorEastAsia" w:hAnsiTheme="minorHAnsi" w:cstheme="minorBidi"/>
            <w:sz w:val="24"/>
            <w:szCs w:val="24"/>
          </w:rPr>
          <w:t>Zoom</w:t>
        </w:r>
        <w:r w:rsidR="7457455E" w:rsidRPr="3BC282F4">
          <w:rPr>
            <w:rFonts w:asciiTheme="minorHAnsi" w:eastAsiaTheme="minorEastAsia" w:hAnsiTheme="minorHAnsi" w:cstheme="minorBidi"/>
            <w:sz w:val="24"/>
            <w:szCs w:val="24"/>
          </w:rPr>
          <w:t>:</w:t>
        </w:r>
        <w:r w:rsidR="6F79D4F8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</w:t>
        </w:r>
        <w:r w:rsidR="1767BCA4">
          <w:fldChar w:fldCharType="begin"/>
        </w:r>
        <w:r w:rsidR="1767BCA4">
          <w:instrText>HYPERLINK "https://wsu.zoom.us/rec/play/LkfeZozbMxTYG1NKVsU0YA2QyIKtonLqre_rX8zGADD8DPaFbeDE1FHh5HXT41wewIkZCUgEVsw2y_T7.i-clEXbbVhzJMr3K" \h</w:instrText>
        </w:r>
        <w:r w:rsidR="1767BCA4">
          <w:fldChar w:fldCharType="separate"/>
        </w:r>
        <w:r w:rsidR="1767BCA4" w:rsidRPr="3BC282F4">
          <w:rPr>
            <w:rStyle w:val="Hyperlink"/>
            <w:rFonts w:asciiTheme="minorHAnsi" w:eastAsiaTheme="minorEastAsia" w:hAnsiTheme="minorHAnsi" w:cstheme="minorBidi"/>
            <w:sz w:val="24"/>
            <w:szCs w:val="24"/>
          </w:rPr>
          <w:t>https://wsu.zoom.us/rec/play/LkfeZozbMxTYG1NKVsU0YA2QyIKtonLqre_rX8zGADD8DPaFbeDE1FHh5HXT41wewIkZCUgEVsw2y_T7.i-clEXbbVhzJMr3K</w:t>
        </w:r>
        <w:r w:rsidR="1767BCA4">
          <w:fldChar w:fldCharType="end"/>
        </w:r>
        <w:r w:rsidR="1767BCA4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</w:t>
        </w:r>
      </w:ins>
    </w:p>
    <w:p w14:paraId="3361B925" w14:textId="4D3D8783" w:rsidR="0FDB138D" w:rsidRDefault="6F79D4F8" w:rsidP="7A2B52AE">
      <w:pPr>
        <w:pStyle w:val="ListParagraph"/>
        <w:numPr>
          <w:ilvl w:val="0"/>
          <w:numId w:val="19"/>
        </w:numPr>
        <w:spacing w:before="60" w:line="276" w:lineRule="auto"/>
        <w:rPr>
          <w:ins w:id="104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05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 xml:space="preserve">Continuing </w:t>
        </w:r>
        <w:r w:rsidR="0FDB138D"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Business</w:t>
        </w:r>
        <w:r w:rsidR="0FDB138D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</w:t>
        </w:r>
      </w:ins>
    </w:p>
    <w:p w14:paraId="10898CBE" w14:textId="568ACB93" w:rsidR="72BFBF3B" w:rsidRDefault="72BFBF3B" w:rsidP="49F6A735">
      <w:pPr>
        <w:pStyle w:val="ListParagraph"/>
        <w:numPr>
          <w:ilvl w:val="0"/>
          <w:numId w:val="19"/>
        </w:numPr>
        <w:spacing w:before="60" w:line="276" w:lineRule="auto"/>
        <w:rPr>
          <w:ins w:id="106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07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New Business</w:t>
        </w:r>
      </w:ins>
    </w:p>
    <w:p w14:paraId="787ABD2A" w14:textId="46536107" w:rsidR="72BFBF3B" w:rsidRDefault="18A65615" w:rsidP="76D0C7E7">
      <w:pPr>
        <w:pStyle w:val="ListParagraph"/>
        <w:numPr>
          <w:ilvl w:val="1"/>
          <w:numId w:val="19"/>
        </w:numPr>
        <w:spacing w:before="60" w:line="276" w:lineRule="auto"/>
        <w:rPr>
          <w:ins w:id="108" w:author="Martinez, Evelyn" w:date="2026-09-25T20:08:00Z" w16du:dateUtc="2026-09-26T00:08:00Z"/>
          <w:rFonts w:asciiTheme="minorHAnsi" w:eastAsiaTheme="minorEastAsia" w:hAnsiTheme="minorHAnsi" w:cstheme="minorBidi"/>
          <w:sz w:val="24"/>
          <w:szCs w:val="24"/>
        </w:rPr>
      </w:pPr>
      <w:ins w:id="109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SUB Coffee Shop Plan</w:t>
        </w:r>
        <w:r w:rsidR="61D82B79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- options?</w:t>
        </w:r>
      </w:ins>
    </w:p>
    <w:p w14:paraId="78265DBF" w14:textId="27A167F1" w:rsidR="2D2D0612" w:rsidRDefault="2D2D0612" w:rsidP="6AC38016">
      <w:pPr>
        <w:pStyle w:val="ListParagraph"/>
        <w:numPr>
          <w:ilvl w:val="0"/>
          <w:numId w:val="19"/>
        </w:numPr>
        <w:spacing w:before="60" w:line="276" w:lineRule="auto"/>
        <w:rPr>
          <w:ins w:id="110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11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Discussion</w:t>
        </w:r>
      </w:ins>
    </w:p>
    <w:p w14:paraId="7097AC4B" w14:textId="5079E854" w:rsidR="2D2D0612" w:rsidRDefault="2D2D0612" w:rsidP="6AC38016">
      <w:pPr>
        <w:pStyle w:val="ListParagraph"/>
        <w:numPr>
          <w:ilvl w:val="1"/>
          <w:numId w:val="19"/>
        </w:numPr>
        <w:spacing w:before="60" w:line="276" w:lineRule="auto"/>
        <w:rPr>
          <w:ins w:id="112" w:author="Martinez, Evelyn" w:date="2026-09-25T20:08:00Z" w16du:dateUtc="2026-09-26T00:08:00Z"/>
          <w:rFonts w:asciiTheme="minorHAnsi" w:eastAsiaTheme="minorEastAsia" w:hAnsiTheme="minorHAnsi" w:cstheme="minorBidi"/>
          <w:sz w:val="24"/>
          <w:szCs w:val="24"/>
        </w:rPr>
      </w:pPr>
      <w:ins w:id="113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Touch Base-Prep for semester ahead</w:t>
        </w:r>
      </w:ins>
    </w:p>
    <w:p w14:paraId="74E07B56" w14:textId="78F9FF14" w:rsidR="17237D89" w:rsidRDefault="17237D89" w:rsidP="3BC282F4">
      <w:pPr>
        <w:pStyle w:val="ListParagraph"/>
        <w:numPr>
          <w:ilvl w:val="2"/>
          <w:numId w:val="19"/>
        </w:numPr>
        <w:spacing w:before="60" w:line="276" w:lineRule="auto"/>
        <w:rPr>
          <w:ins w:id="114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15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Mission/Vision</w:t>
        </w:r>
      </w:ins>
    </w:p>
    <w:p w14:paraId="4B019EF3" w14:textId="4783E288" w:rsidR="7C918B4F" w:rsidRDefault="17237D89" w:rsidP="3BC282F4">
      <w:pPr>
        <w:pStyle w:val="ListParagraph"/>
        <w:numPr>
          <w:ilvl w:val="2"/>
          <w:numId w:val="19"/>
        </w:numPr>
        <w:spacing w:before="60" w:line="276" w:lineRule="auto"/>
        <w:rPr>
          <w:ins w:id="116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17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Shared Operating Guidelines-Voting Members</w:t>
        </w:r>
      </w:ins>
    </w:p>
    <w:p w14:paraId="78A1953E" w14:textId="60A17A0C" w:rsidR="7C918B4F" w:rsidRDefault="7C918B4F" w:rsidP="3BC282F4">
      <w:pPr>
        <w:pStyle w:val="ListParagraph"/>
        <w:numPr>
          <w:ilvl w:val="2"/>
          <w:numId w:val="19"/>
        </w:numPr>
        <w:spacing w:before="60" w:line="276" w:lineRule="auto"/>
        <w:rPr>
          <w:ins w:id="118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19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</w:t>
        </w:r>
        <w:r w:rsidR="1A4FAC2E" w:rsidRPr="3BC282F4">
          <w:rPr>
            <w:rFonts w:asciiTheme="minorHAnsi" w:eastAsiaTheme="minorEastAsia" w:hAnsiTheme="minorHAnsi" w:cstheme="minorBidi"/>
            <w:sz w:val="24"/>
            <w:szCs w:val="24"/>
          </w:rPr>
          <w:t>Campus Culture/Student Experience</w:t>
        </w:r>
      </w:ins>
    </w:p>
    <w:p w14:paraId="522C5AE9" w14:textId="3CCE1F47" w:rsidR="02CD0881" w:rsidRDefault="02CD0881" w:rsidP="3BC282F4">
      <w:pPr>
        <w:pStyle w:val="ListParagraph"/>
        <w:numPr>
          <w:ilvl w:val="3"/>
          <w:numId w:val="19"/>
        </w:numPr>
        <w:spacing w:before="60" w:line="276" w:lineRule="auto"/>
        <w:rPr>
          <w:ins w:id="120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21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Mission</w:t>
        </w:r>
      </w:ins>
    </w:p>
    <w:p w14:paraId="0B06228C" w14:textId="20757B64" w:rsidR="02CD0881" w:rsidRDefault="02CD0881" w:rsidP="3BC282F4">
      <w:pPr>
        <w:pStyle w:val="ListParagraph"/>
        <w:numPr>
          <w:ilvl w:val="3"/>
          <w:numId w:val="19"/>
        </w:numPr>
        <w:spacing w:before="60" w:line="276" w:lineRule="auto"/>
        <w:rPr>
          <w:ins w:id="122" w:author="Martinez, Evelyn" w:date="2026-09-25T20:08:00Z" w16du:dateUtc="2026-09-26T00:08:00Z"/>
          <w:b/>
          <w:bCs/>
          <w:sz w:val="24"/>
          <w:szCs w:val="24"/>
        </w:rPr>
      </w:pPr>
      <w:ins w:id="123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Cougar Card</w:t>
        </w:r>
      </w:ins>
    </w:p>
    <w:p w14:paraId="2CDB558F" w14:textId="7CED9762" w:rsidR="02CD0881" w:rsidRDefault="02CD0881" w:rsidP="3BC282F4">
      <w:pPr>
        <w:pStyle w:val="ListParagraph"/>
        <w:numPr>
          <w:ilvl w:val="3"/>
          <w:numId w:val="19"/>
        </w:numPr>
        <w:spacing w:before="60" w:line="276" w:lineRule="auto"/>
        <w:rPr>
          <w:ins w:id="124" w:author="Martinez, Evelyn" w:date="2026-09-25T20:08:00Z" w16du:dateUtc="2026-09-26T00:08:00Z"/>
          <w:rFonts w:asciiTheme="minorHAnsi" w:eastAsiaTheme="minorEastAsia" w:hAnsiTheme="minorHAnsi" w:cstheme="minorBidi"/>
        </w:rPr>
      </w:pPr>
      <w:ins w:id="125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ACUI: Association of College Unions International</w:t>
        </w:r>
      </w:ins>
    </w:p>
    <w:p w14:paraId="59AF79A7" w14:textId="09ED439F" w:rsidR="02CD0881" w:rsidRDefault="02CD0881" w:rsidP="3BC282F4">
      <w:pPr>
        <w:pStyle w:val="ListParagraph"/>
        <w:numPr>
          <w:ilvl w:val="3"/>
          <w:numId w:val="19"/>
        </w:numPr>
        <w:spacing w:before="60" w:line="276" w:lineRule="auto"/>
        <w:rPr>
          <w:ins w:id="126" w:author="Martinez, Evelyn" w:date="2026-09-25T20:08:00Z" w16du:dateUtc="2026-09-26T00:08:00Z"/>
        </w:rPr>
      </w:pPr>
      <w:ins w:id="127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SUB</w:t>
        </w:r>
        <w:r w:rsidR="66E7A325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Admins</w:t>
        </w:r>
      </w:ins>
    </w:p>
    <w:p w14:paraId="0FD49971" w14:textId="7C2D8182" w:rsidR="02CD0881" w:rsidRDefault="02CD0881" w:rsidP="3BC282F4">
      <w:pPr>
        <w:pStyle w:val="ListParagraph"/>
        <w:numPr>
          <w:ilvl w:val="3"/>
          <w:numId w:val="19"/>
        </w:numPr>
        <w:spacing w:before="60" w:line="276" w:lineRule="auto"/>
        <w:rPr>
          <w:ins w:id="128" w:author="Martinez, Evelyn" w:date="2026-09-25T20:08:00Z" w16du:dateUtc="2026-09-26T00:08:00Z"/>
        </w:rPr>
      </w:pPr>
      <w:ins w:id="129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Website updates</w:t>
        </w:r>
      </w:ins>
    </w:p>
    <w:p w14:paraId="274B7E08" w14:textId="4D9BF802" w:rsidR="00D74E59" w:rsidRPr="00B15C59" w:rsidRDefault="6DAB1210" w:rsidP="7A2B52AE">
      <w:pPr>
        <w:pStyle w:val="ListParagraph"/>
        <w:numPr>
          <w:ilvl w:val="0"/>
          <w:numId w:val="19"/>
        </w:numPr>
        <w:spacing w:before="60" w:line="276" w:lineRule="auto"/>
        <w:rPr>
          <w:ins w:id="130" w:author="Martinez, Evelyn" w:date="2026-09-25T20:08:00Z" w16du:dateUtc="2026-09-26T00:08:00Z"/>
          <w:rFonts w:asciiTheme="minorHAnsi" w:eastAsiaTheme="minorEastAsia" w:hAnsiTheme="minorHAnsi" w:cstheme="minorBidi"/>
          <w:b/>
          <w:bCs/>
          <w:sz w:val="24"/>
          <w:szCs w:val="24"/>
        </w:rPr>
      </w:pPr>
      <w:ins w:id="131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b/>
            <w:bCs/>
            <w:sz w:val="24"/>
            <w:szCs w:val="24"/>
          </w:rPr>
          <w:t>Reports/Updates</w:t>
        </w:r>
      </w:ins>
    </w:p>
    <w:p w14:paraId="42BF35F1" w14:textId="2C14CE24" w:rsidR="69B89D73" w:rsidRDefault="41A0346F" w:rsidP="7A2B52AE">
      <w:pPr>
        <w:pStyle w:val="ListParagraph"/>
        <w:numPr>
          <w:ilvl w:val="1"/>
          <w:numId w:val="19"/>
        </w:numPr>
        <w:spacing w:before="60" w:line="276" w:lineRule="auto"/>
        <w:rPr>
          <w:ins w:id="132" w:author="Martinez, Evelyn" w:date="2026-09-25T20:08:00Z" w16du:dateUtc="2026-09-26T00:08:00Z"/>
          <w:rFonts w:asciiTheme="minorHAnsi" w:eastAsiaTheme="minorEastAsia" w:hAnsiTheme="minorHAnsi" w:cstheme="minorBidi"/>
          <w:sz w:val="24"/>
          <w:szCs w:val="24"/>
        </w:rPr>
      </w:pPr>
      <w:ins w:id="133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Fall 2021 updates?</w:t>
        </w:r>
      </w:ins>
    </w:p>
    <w:p w14:paraId="72E0DDF4" w14:textId="5BBA2A68" w:rsidR="5761D293" w:rsidRDefault="000250C2" w:rsidP="3BC282F4">
      <w:pPr>
        <w:pStyle w:val="ListParagraph"/>
        <w:numPr>
          <w:ilvl w:val="1"/>
          <w:numId w:val="19"/>
        </w:numPr>
        <w:spacing w:before="60" w:line="276" w:lineRule="auto"/>
        <w:rPr>
          <w:ins w:id="134" w:author="Martinez, Evelyn" w:date="2026-09-25T20:08:00Z" w16du:dateUtc="2026-09-26T00:08:00Z"/>
          <w:rFonts w:asciiTheme="minorHAnsi" w:eastAsiaTheme="minorEastAsia" w:hAnsiTheme="minorHAnsi" w:cstheme="minorBidi"/>
          <w:sz w:val="24"/>
          <w:szCs w:val="24"/>
        </w:rPr>
      </w:pPr>
      <w:ins w:id="135" w:author="Martinez, Evelyn" w:date="2026-09-25T20:08:00Z" w16du:dateUtc="2026-09-26T00:08:00Z">
        <w:r w:rsidRPr="3BC282F4">
          <w:rPr>
            <w:rFonts w:asciiTheme="minorHAnsi" w:eastAsiaTheme="minorEastAsia" w:hAnsiTheme="minorHAnsi" w:cstheme="minorBidi"/>
            <w:sz w:val="24"/>
            <w:szCs w:val="24"/>
          </w:rPr>
          <w:t>Budget</w:t>
        </w:r>
        <w:r w:rsidR="5761D293" w:rsidRPr="3BC282F4">
          <w:rPr>
            <w:rFonts w:asciiTheme="minorHAnsi" w:eastAsiaTheme="minorEastAsia" w:hAnsiTheme="minorHAnsi" w:cstheme="minorBidi"/>
            <w:sz w:val="24"/>
            <w:szCs w:val="24"/>
          </w:rPr>
          <w:t>s</w:t>
        </w:r>
        <w:r w:rsidR="00250BFE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: </w:t>
        </w:r>
        <w:r w:rsidR="5761D293" w:rsidRPr="3BC282F4">
          <w:rPr>
            <w:rFonts w:asciiTheme="minorHAnsi" w:eastAsiaTheme="minorEastAsia" w:hAnsiTheme="minorHAnsi" w:cstheme="minorBidi"/>
            <w:sz w:val="24"/>
            <w:szCs w:val="24"/>
          </w:rPr>
          <w:t>Student Union Building</w:t>
        </w:r>
        <w:r w:rsidR="3DD6F663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|</w:t>
        </w:r>
        <w:r w:rsidR="0D5D1819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</w:t>
        </w:r>
        <w:r w:rsidR="5761D293" w:rsidRPr="3BC282F4">
          <w:rPr>
            <w:rFonts w:asciiTheme="minorHAnsi" w:eastAsiaTheme="minorEastAsia" w:hAnsiTheme="minorHAnsi" w:cstheme="minorBidi"/>
            <w:sz w:val="24"/>
            <w:szCs w:val="24"/>
          </w:rPr>
          <w:t>SUB Coffee Shop</w:t>
        </w:r>
        <w:r w:rsidR="4575D056" w:rsidRPr="3BC282F4">
          <w:rPr>
            <w:rFonts w:asciiTheme="minorHAnsi" w:eastAsiaTheme="minorEastAsia" w:hAnsiTheme="minorHAnsi" w:cstheme="minorBidi"/>
            <w:sz w:val="24"/>
            <w:szCs w:val="24"/>
          </w:rPr>
          <w:t xml:space="preserve"> | </w:t>
        </w:r>
        <w:r w:rsidR="5761D293" w:rsidRPr="3BC282F4">
          <w:rPr>
            <w:rFonts w:asciiTheme="minorHAnsi" w:eastAsiaTheme="minorEastAsia" w:hAnsiTheme="minorHAnsi" w:cstheme="minorBidi"/>
            <w:sz w:val="24"/>
            <w:szCs w:val="24"/>
          </w:rPr>
          <w:t>Student Entertainment Board</w:t>
        </w:r>
      </w:ins>
    </w:p>
    <w:p w14:paraId="46D082B0" w14:textId="77777777" w:rsidR="00ED1988" w:rsidRPr="00ED1988" w:rsidRDefault="6DAB1210" w:rsidP="00ED1988">
      <w:pPr>
        <w:jc w:val="center"/>
        <w:rPr>
          <w:ins w:id="136" w:author="Martinez, Evelyn" w:date="2026-09-25T20:08:00Z" w16du:dateUtc="2026-09-26T00:08:00Z"/>
          <w:b/>
          <w:sz w:val="28"/>
          <w:szCs w:val="28"/>
        </w:rPr>
      </w:pPr>
      <w:ins w:id="137" w:author="Martinez, Evelyn" w:date="2026-09-25T20:08:00Z" w16du:dateUtc="2026-09-26T00:08:00Z">
        <w:r w:rsidRPr="3BC282F4">
          <w:rPr>
            <w:b/>
            <w:bCs/>
            <w:sz w:val="24"/>
            <w:szCs w:val="24"/>
          </w:rPr>
          <w:t>Announcements &amp; Open Floor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03"/>
        <w:gridCol w:w="1703"/>
        <w:gridCol w:w="1703"/>
        <w:gridCol w:w="1704"/>
      </w:tblGrid>
      <w:tr w:rsidR="00ED1988" w14:paraId="3A580ED7" w14:textId="77777777" w:rsidTr="00994C0B">
        <w:trPr>
          <w:del w:id="138" w:author="Martinez, Evelyn" w:date="2026-09-25T20:08:00Z" w16du:dateUtc="2026-09-26T00:08:00Z"/>
        </w:trPr>
        <w:tc>
          <w:tcPr>
            <w:tcW w:w="8516" w:type="dxa"/>
            <w:gridSpan w:val="5"/>
          </w:tcPr>
          <w:p w14:paraId="32BDE71D" w14:textId="4A9164B0" w:rsidR="00ED1988" w:rsidRPr="00ED1988" w:rsidRDefault="00ED1988" w:rsidP="00ED1988">
            <w:pPr>
              <w:jc w:val="center"/>
              <w:rPr>
                <w:del w:id="139" w:author="Martinez, Evelyn" w:date="2026-09-25T20:08:00Z" w16du:dateUtc="2026-09-26T00:08:00Z"/>
                <w:b/>
                <w:sz w:val="28"/>
                <w:szCs w:val="28"/>
              </w:rPr>
            </w:pPr>
            <w:del w:id="140" w:author="Martinez, Evelyn" w:date="2026-09-25T20:08:00Z" w16du:dateUtc="2026-09-26T00:08:00Z">
              <w:r w:rsidRPr="00ED1988">
                <w:rPr>
                  <w:b/>
                  <w:sz w:val="28"/>
                  <w:szCs w:val="28"/>
                </w:rPr>
                <w:delText>Factors affecting participation in sport ( there are 14 place one in a box</w:delText>
              </w:r>
            </w:del>
          </w:p>
        </w:tc>
      </w:tr>
      <w:tr w:rsidR="00ED1988" w14:paraId="08F2CB9C" w14:textId="77777777" w:rsidTr="00ED1988">
        <w:trPr>
          <w:del w:id="141" w:author="Martinez, Evelyn" w:date="2026-09-25T20:08:00Z" w16du:dateUtc="2026-09-26T00:08:00Z"/>
        </w:trPr>
        <w:tc>
          <w:tcPr>
            <w:tcW w:w="1703" w:type="dxa"/>
          </w:tcPr>
          <w:p w14:paraId="5F3E16A2" w14:textId="77777777" w:rsidR="00ED1988" w:rsidRDefault="00ED1988">
            <w:pPr>
              <w:rPr>
                <w:del w:id="142" w:author="Martinez, Evelyn" w:date="2026-09-25T20:08:00Z" w16du:dateUtc="2026-09-26T00:08:00Z"/>
              </w:rPr>
            </w:pPr>
            <w:del w:id="143" w:author="Martinez, Evelyn" w:date="2026-09-25T20:08:00Z" w16du:dateUtc="2026-09-26T00:08:00Z">
              <w:r>
                <w:delText>1.</w:delText>
              </w:r>
            </w:del>
          </w:p>
        </w:tc>
        <w:tc>
          <w:tcPr>
            <w:tcW w:w="1703" w:type="dxa"/>
          </w:tcPr>
          <w:p w14:paraId="6BF73E75" w14:textId="77777777" w:rsidR="00ED1988" w:rsidRDefault="00ED1988">
            <w:pPr>
              <w:rPr>
                <w:del w:id="144" w:author="Martinez, Evelyn" w:date="2026-09-25T20:08:00Z" w16du:dateUtc="2026-09-26T00:08:00Z"/>
              </w:rPr>
            </w:pPr>
            <w:del w:id="145" w:author="Martinez, Evelyn" w:date="2026-09-25T20:08:00Z" w16du:dateUtc="2026-09-26T00:08:00Z">
              <w:r>
                <w:delText>2.</w:delText>
              </w:r>
            </w:del>
          </w:p>
        </w:tc>
        <w:tc>
          <w:tcPr>
            <w:tcW w:w="1703" w:type="dxa"/>
          </w:tcPr>
          <w:p w14:paraId="07240724" w14:textId="77777777" w:rsidR="00ED1988" w:rsidRDefault="00ED1988">
            <w:pPr>
              <w:rPr>
                <w:del w:id="146" w:author="Martinez, Evelyn" w:date="2026-09-25T20:08:00Z" w16du:dateUtc="2026-09-26T00:08:00Z"/>
              </w:rPr>
            </w:pPr>
            <w:del w:id="147" w:author="Martinez, Evelyn" w:date="2026-09-25T20:08:00Z" w16du:dateUtc="2026-09-26T00:08:00Z">
              <w:r>
                <w:delText>3.</w:delText>
              </w:r>
            </w:del>
          </w:p>
        </w:tc>
        <w:tc>
          <w:tcPr>
            <w:tcW w:w="1703" w:type="dxa"/>
          </w:tcPr>
          <w:p w14:paraId="0C32B4A4" w14:textId="77777777" w:rsidR="00ED1988" w:rsidRDefault="00ED1988">
            <w:pPr>
              <w:rPr>
                <w:del w:id="148" w:author="Martinez, Evelyn" w:date="2026-09-25T20:08:00Z" w16du:dateUtc="2026-09-26T00:08:00Z"/>
              </w:rPr>
            </w:pPr>
            <w:del w:id="149" w:author="Martinez, Evelyn" w:date="2026-09-25T20:08:00Z" w16du:dateUtc="2026-09-26T00:08:00Z">
              <w:r>
                <w:delText>4.</w:delText>
              </w:r>
            </w:del>
          </w:p>
        </w:tc>
        <w:tc>
          <w:tcPr>
            <w:tcW w:w="1704" w:type="dxa"/>
          </w:tcPr>
          <w:p w14:paraId="1048B2C6" w14:textId="77777777" w:rsidR="00ED1988" w:rsidRDefault="00ED1988">
            <w:pPr>
              <w:rPr>
                <w:del w:id="150" w:author="Martinez, Evelyn" w:date="2026-09-25T20:08:00Z" w16du:dateUtc="2026-09-26T00:08:00Z"/>
              </w:rPr>
            </w:pPr>
            <w:del w:id="151" w:author="Martinez, Evelyn" w:date="2026-09-25T20:08:00Z" w16du:dateUtc="2026-09-26T00:08:00Z">
              <w:r>
                <w:delText>5.</w:delText>
              </w:r>
            </w:del>
          </w:p>
          <w:p w14:paraId="4FFF1C70" w14:textId="77777777" w:rsidR="00ED1988" w:rsidRDefault="00ED1988">
            <w:pPr>
              <w:rPr>
                <w:del w:id="152" w:author="Martinez, Evelyn" w:date="2026-09-25T20:08:00Z" w16du:dateUtc="2026-09-26T00:08:00Z"/>
              </w:rPr>
            </w:pPr>
          </w:p>
        </w:tc>
      </w:tr>
      <w:tr w:rsidR="00ED1988" w14:paraId="76B36F7A" w14:textId="77777777" w:rsidTr="00ED1988">
        <w:trPr>
          <w:del w:id="153" w:author="Martinez, Evelyn" w:date="2026-09-25T20:08:00Z" w16du:dateUtc="2026-09-26T00:08:00Z"/>
        </w:trPr>
        <w:tc>
          <w:tcPr>
            <w:tcW w:w="1703" w:type="dxa"/>
          </w:tcPr>
          <w:p w14:paraId="6579C7C2" w14:textId="77777777" w:rsidR="00ED1988" w:rsidRDefault="00ED1988">
            <w:pPr>
              <w:rPr>
                <w:del w:id="154" w:author="Martinez, Evelyn" w:date="2026-09-25T20:08:00Z" w16du:dateUtc="2026-09-26T00:08:00Z"/>
              </w:rPr>
            </w:pPr>
            <w:del w:id="155" w:author="Martinez, Evelyn" w:date="2026-09-25T20:08:00Z" w16du:dateUtc="2026-09-26T00:08:00Z">
              <w:r>
                <w:delText>6.</w:delText>
              </w:r>
            </w:del>
          </w:p>
        </w:tc>
        <w:tc>
          <w:tcPr>
            <w:tcW w:w="1703" w:type="dxa"/>
          </w:tcPr>
          <w:p w14:paraId="0BF13E23" w14:textId="77777777" w:rsidR="00ED1988" w:rsidRDefault="00ED1988">
            <w:pPr>
              <w:rPr>
                <w:del w:id="156" w:author="Martinez, Evelyn" w:date="2026-09-25T20:08:00Z" w16du:dateUtc="2026-09-26T00:08:00Z"/>
              </w:rPr>
            </w:pPr>
            <w:del w:id="157" w:author="Martinez, Evelyn" w:date="2026-09-25T20:08:00Z" w16du:dateUtc="2026-09-26T00:08:00Z">
              <w:r>
                <w:delText>7.</w:delText>
              </w:r>
            </w:del>
          </w:p>
        </w:tc>
        <w:tc>
          <w:tcPr>
            <w:tcW w:w="1703" w:type="dxa"/>
          </w:tcPr>
          <w:p w14:paraId="40E98454" w14:textId="77777777" w:rsidR="00ED1988" w:rsidRDefault="00ED1988">
            <w:pPr>
              <w:rPr>
                <w:del w:id="158" w:author="Martinez, Evelyn" w:date="2026-09-25T20:08:00Z" w16du:dateUtc="2026-09-26T00:08:00Z"/>
              </w:rPr>
            </w:pPr>
            <w:del w:id="159" w:author="Martinez, Evelyn" w:date="2026-09-25T20:08:00Z" w16du:dateUtc="2026-09-26T00:08:00Z">
              <w:r>
                <w:delText>8.</w:delText>
              </w:r>
            </w:del>
          </w:p>
        </w:tc>
        <w:tc>
          <w:tcPr>
            <w:tcW w:w="1703" w:type="dxa"/>
          </w:tcPr>
          <w:p w14:paraId="59866C85" w14:textId="77777777" w:rsidR="00ED1988" w:rsidRDefault="00ED1988">
            <w:pPr>
              <w:rPr>
                <w:del w:id="160" w:author="Martinez, Evelyn" w:date="2026-09-25T20:08:00Z" w16du:dateUtc="2026-09-26T00:08:00Z"/>
              </w:rPr>
            </w:pPr>
            <w:del w:id="161" w:author="Martinez, Evelyn" w:date="2026-09-25T20:08:00Z" w16du:dateUtc="2026-09-26T00:08:00Z">
              <w:r>
                <w:delText>9.</w:delText>
              </w:r>
            </w:del>
          </w:p>
          <w:p w14:paraId="14FE1AA3" w14:textId="77777777" w:rsidR="00ED1988" w:rsidRDefault="00ED1988">
            <w:pPr>
              <w:rPr>
                <w:del w:id="162" w:author="Martinez, Evelyn" w:date="2026-09-25T20:08:00Z" w16du:dateUtc="2026-09-26T00:08:00Z"/>
              </w:rPr>
            </w:pPr>
          </w:p>
        </w:tc>
        <w:tc>
          <w:tcPr>
            <w:tcW w:w="1704" w:type="dxa"/>
          </w:tcPr>
          <w:p w14:paraId="73509D67" w14:textId="77777777" w:rsidR="00ED1988" w:rsidRDefault="00ED1988">
            <w:pPr>
              <w:rPr>
                <w:del w:id="163" w:author="Martinez, Evelyn" w:date="2026-09-25T20:08:00Z" w16du:dateUtc="2026-09-26T00:08:00Z"/>
              </w:rPr>
            </w:pPr>
            <w:del w:id="164" w:author="Martinez, Evelyn" w:date="2026-09-25T20:08:00Z" w16du:dateUtc="2026-09-26T00:08:00Z">
              <w:r>
                <w:delText>10.</w:delText>
              </w:r>
            </w:del>
          </w:p>
        </w:tc>
      </w:tr>
      <w:tr w:rsidR="00ED1988" w14:paraId="3D64BDF7" w14:textId="77777777" w:rsidTr="00ED1988">
        <w:trPr>
          <w:del w:id="165" w:author="Martinez, Evelyn" w:date="2026-09-25T20:08:00Z" w16du:dateUtc="2026-09-26T00:08:00Z"/>
        </w:trPr>
        <w:tc>
          <w:tcPr>
            <w:tcW w:w="1703" w:type="dxa"/>
          </w:tcPr>
          <w:p w14:paraId="5CC88D49" w14:textId="77777777" w:rsidR="00ED1988" w:rsidRDefault="00ED1988">
            <w:pPr>
              <w:rPr>
                <w:del w:id="166" w:author="Martinez, Evelyn" w:date="2026-09-25T20:08:00Z" w16du:dateUtc="2026-09-26T00:08:00Z"/>
              </w:rPr>
            </w:pPr>
            <w:del w:id="167" w:author="Martinez, Evelyn" w:date="2026-09-25T20:08:00Z" w16du:dateUtc="2026-09-26T00:08:00Z">
              <w:r>
                <w:delText>11.</w:delText>
              </w:r>
            </w:del>
          </w:p>
        </w:tc>
        <w:tc>
          <w:tcPr>
            <w:tcW w:w="1703" w:type="dxa"/>
          </w:tcPr>
          <w:p w14:paraId="14E10E00" w14:textId="77777777" w:rsidR="00ED1988" w:rsidRDefault="00ED1988">
            <w:pPr>
              <w:rPr>
                <w:del w:id="168" w:author="Martinez, Evelyn" w:date="2026-09-25T20:08:00Z" w16du:dateUtc="2026-09-26T00:08:00Z"/>
              </w:rPr>
            </w:pPr>
            <w:del w:id="169" w:author="Martinez, Evelyn" w:date="2026-09-25T20:08:00Z" w16du:dateUtc="2026-09-26T00:08:00Z">
              <w:r>
                <w:delText>12.</w:delText>
              </w:r>
            </w:del>
          </w:p>
        </w:tc>
        <w:tc>
          <w:tcPr>
            <w:tcW w:w="1703" w:type="dxa"/>
          </w:tcPr>
          <w:p w14:paraId="18E2DFBB" w14:textId="77777777" w:rsidR="00ED1988" w:rsidRDefault="00ED1988">
            <w:pPr>
              <w:rPr>
                <w:del w:id="170" w:author="Martinez, Evelyn" w:date="2026-09-25T20:08:00Z" w16du:dateUtc="2026-09-26T00:08:00Z"/>
              </w:rPr>
            </w:pPr>
            <w:del w:id="171" w:author="Martinez, Evelyn" w:date="2026-09-25T20:08:00Z" w16du:dateUtc="2026-09-26T00:08:00Z">
              <w:r>
                <w:delText>13.</w:delText>
              </w:r>
            </w:del>
          </w:p>
        </w:tc>
        <w:tc>
          <w:tcPr>
            <w:tcW w:w="1703" w:type="dxa"/>
          </w:tcPr>
          <w:p w14:paraId="52ADD895" w14:textId="77777777" w:rsidR="00ED1988" w:rsidRDefault="00ED1988">
            <w:pPr>
              <w:rPr>
                <w:del w:id="172" w:author="Martinez, Evelyn" w:date="2026-09-25T20:08:00Z" w16du:dateUtc="2026-09-26T00:08:00Z"/>
              </w:rPr>
            </w:pPr>
            <w:del w:id="173" w:author="Martinez, Evelyn" w:date="2026-09-25T20:08:00Z" w16du:dateUtc="2026-09-26T00:08:00Z">
              <w:r>
                <w:delText>14.</w:delText>
              </w:r>
            </w:del>
          </w:p>
          <w:p w14:paraId="725AA930" w14:textId="77777777" w:rsidR="00ED1988" w:rsidRDefault="00ED1988">
            <w:pPr>
              <w:rPr>
                <w:del w:id="174" w:author="Martinez, Evelyn" w:date="2026-09-25T20:08:00Z" w16du:dateUtc="2026-09-26T00:08:00Z"/>
              </w:rPr>
            </w:pPr>
          </w:p>
        </w:tc>
        <w:tc>
          <w:tcPr>
            <w:tcW w:w="1704" w:type="dxa"/>
          </w:tcPr>
          <w:p w14:paraId="1B198735" w14:textId="77777777" w:rsidR="00ED1988" w:rsidRDefault="00ED1988">
            <w:pPr>
              <w:rPr>
                <w:del w:id="175" w:author="Martinez, Evelyn" w:date="2026-09-25T20:08:00Z" w16du:dateUtc="2026-09-26T00:08:00Z"/>
              </w:rPr>
            </w:pPr>
            <w:del w:id="176" w:author="Martinez, Evelyn" w:date="2026-09-25T20:08:00Z" w16du:dateUtc="2026-09-26T00:08:00Z">
              <w:r>
                <w:delText>NA</w:delText>
              </w:r>
            </w:del>
          </w:p>
        </w:tc>
      </w:tr>
      <w:tr w:rsidR="00ED1988" w14:paraId="5DDA4D5B" w14:textId="77777777" w:rsidTr="00E85F44">
        <w:trPr>
          <w:del w:id="177" w:author="Martinez, Evelyn" w:date="2026-09-25T20:08:00Z" w16du:dateUtc="2026-09-26T00:08:00Z"/>
        </w:trPr>
        <w:tc>
          <w:tcPr>
            <w:tcW w:w="8516" w:type="dxa"/>
            <w:gridSpan w:val="5"/>
          </w:tcPr>
          <w:p w14:paraId="5CD89208" w14:textId="77777777" w:rsidR="00ED1988" w:rsidRDefault="00ED1988">
            <w:pPr>
              <w:rPr>
                <w:del w:id="178" w:author="Martinez, Evelyn" w:date="2026-09-25T20:08:00Z" w16du:dateUtc="2026-09-26T00:08:00Z"/>
                <w:b/>
              </w:rPr>
            </w:pPr>
            <w:del w:id="179" w:author="Martinez, Evelyn" w:date="2026-09-25T20:08:00Z" w16du:dateUtc="2026-09-26T00:08:00Z">
              <w:r w:rsidRPr="00ED1988">
                <w:rPr>
                  <w:b/>
                </w:rPr>
                <w:delText>How can we improve participation?</w:delText>
              </w:r>
            </w:del>
          </w:p>
          <w:p w14:paraId="7B672CEC" w14:textId="77777777" w:rsidR="00ED1988" w:rsidRDefault="00ED1988">
            <w:pPr>
              <w:rPr>
                <w:del w:id="180" w:author="Martinez, Evelyn" w:date="2026-09-25T20:08:00Z" w16du:dateUtc="2026-09-26T00:08:00Z"/>
                <w:b/>
              </w:rPr>
            </w:pPr>
            <w:del w:id="181" w:author="Martinez, Evelyn" w:date="2026-09-25T20:08:00Z" w16du:dateUtc="2026-09-26T00:08:00Z">
              <w:r>
                <w:rPr>
                  <w:b/>
                </w:rPr>
                <w:delText>P-</w:delText>
              </w:r>
            </w:del>
          </w:p>
          <w:p w14:paraId="403348C7" w14:textId="77777777" w:rsidR="00ED1988" w:rsidRDefault="00ED1988">
            <w:pPr>
              <w:rPr>
                <w:del w:id="182" w:author="Martinez, Evelyn" w:date="2026-09-25T20:08:00Z" w16du:dateUtc="2026-09-26T00:08:00Z"/>
                <w:b/>
              </w:rPr>
            </w:pPr>
          </w:p>
          <w:p w14:paraId="0A7BDBA1" w14:textId="77777777" w:rsidR="00ED1988" w:rsidRDefault="00ED1988">
            <w:pPr>
              <w:rPr>
                <w:del w:id="183" w:author="Martinez, Evelyn" w:date="2026-09-25T20:08:00Z" w16du:dateUtc="2026-09-26T00:08:00Z"/>
                <w:b/>
              </w:rPr>
            </w:pPr>
            <w:del w:id="184" w:author="Martinez, Evelyn" w:date="2026-09-25T20:08:00Z" w16du:dateUtc="2026-09-26T00:08:00Z">
              <w:r>
                <w:rPr>
                  <w:b/>
                </w:rPr>
                <w:delText>P-</w:delText>
              </w:r>
            </w:del>
          </w:p>
          <w:p w14:paraId="4CA56117" w14:textId="77777777" w:rsidR="00ED1988" w:rsidRDefault="00ED1988">
            <w:pPr>
              <w:rPr>
                <w:del w:id="185" w:author="Martinez, Evelyn" w:date="2026-09-25T20:08:00Z" w16du:dateUtc="2026-09-26T00:08:00Z"/>
                <w:b/>
              </w:rPr>
            </w:pPr>
          </w:p>
          <w:p w14:paraId="7F8A92A2" w14:textId="77777777" w:rsidR="00ED1988" w:rsidRPr="00ED1988" w:rsidRDefault="00ED1988">
            <w:pPr>
              <w:rPr>
                <w:del w:id="186" w:author="Martinez, Evelyn" w:date="2026-09-25T20:08:00Z" w16du:dateUtc="2026-09-26T00:08:00Z"/>
                <w:b/>
              </w:rPr>
            </w:pPr>
            <w:del w:id="187" w:author="Martinez, Evelyn" w:date="2026-09-25T20:08:00Z" w16du:dateUtc="2026-09-26T00:08:00Z">
              <w:r>
                <w:rPr>
                  <w:b/>
                </w:rPr>
                <w:delText>A-</w:delText>
              </w:r>
            </w:del>
          </w:p>
          <w:p w14:paraId="0228448C" w14:textId="77777777" w:rsidR="00ED1988" w:rsidRDefault="00ED1988">
            <w:pPr>
              <w:rPr>
                <w:del w:id="188" w:author="Martinez, Evelyn" w:date="2026-09-25T20:08:00Z" w16du:dateUtc="2026-09-26T00:08:00Z"/>
              </w:rPr>
            </w:pPr>
          </w:p>
        </w:tc>
      </w:tr>
    </w:tbl>
    <w:p w14:paraId="1AD67321" w14:textId="77777777" w:rsidR="00ED1988" w:rsidRPr="00B15C59" w:rsidRDefault="00ED1988" w:rsidP="7A2B52AE">
      <w:pPr>
        <w:pStyle w:val="ListParagraph"/>
        <w:numPr>
          <w:ilvl w:val="0"/>
          <w:numId w:val="19"/>
        </w:numPr>
        <w:spacing w:before="60" w:line="276" w:lineRule="auto"/>
        <w:rPr>
          <w:rFonts w:asciiTheme="minorHAnsi" w:hAnsiTheme="minorHAnsi"/>
          <w:b/>
          <w:sz w:val="24"/>
          <w:rPrChange w:id="189" w:author="Martinez, Evelyn" w:date="2026-09-25T20:08:00Z" w16du:dateUtc="2026-09-26T00:08:00Z">
            <w:rPr/>
          </w:rPrChange>
        </w:rPr>
        <w:pPrChange w:id="190" w:author="Martinez, Evelyn" w:date="2026-09-25T20:08:00Z" w16du:dateUtc="2026-09-26T00:08:00Z">
          <w:pPr/>
        </w:pPrChange>
      </w:pPr>
    </w:p>
    <w:sectPr w:rsidR="00ED1988" w:rsidRPr="00B15C59" w:rsidSect="00855721">
      <w:headerReference w:type="default" r:id="rId11"/>
      <w:footerReference w:type="default" r:id="rId12"/>
      <w:pgSz w:w="12240" w:h="15840"/>
      <w:pgMar w:top="720" w:right="576" w:bottom="720" w:left="576" w:header="720" w:footer="720" w:gutter="0"/>
      <w:cols w:space="720"/>
      <w:titlePg/>
      <w:docGrid w:linePitch="360"/>
      <w:sectPrChange w:id="193" w:author="Martinez, Evelyn" w:date="2026-09-25T20:08:00Z" w16du:dateUtc="2026-09-26T00:08:00Z">
        <w:sectPr w:rsidR="00ED1988" w:rsidRPr="00B15C59" w:rsidSect="00855721">
          <w:pgSz w:w="11900" w:h="16840"/>
          <w:pgMar w:top="1440" w:right="1800" w:bottom="1440" w:left="1800" w:header="708" w:footer="708" w:gutter="0"/>
          <w:cols w:space="708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8D71C2" w14:textId="77777777" w:rsidR="008F2843" w:rsidRDefault="008F2843">
      <w:pPr>
        <w:spacing w:after="0" w:line="240" w:lineRule="auto"/>
        <w:rPr>
          <w:ins w:id="15" w:author="Martinez, Evelyn" w:date="2026-09-25T20:08:00Z" w16du:dateUtc="2026-09-26T00:08:00Z"/>
        </w:rPr>
      </w:pPr>
      <w:r>
        <w:separator/>
      </w:r>
    </w:p>
    <w:p w14:paraId="3A52059B" w14:textId="77777777" w:rsidR="008F2843" w:rsidRDefault="008F2843" w:rsidP="00ED1988"/>
  </w:endnote>
  <w:endnote w:type="continuationSeparator" w:id="0">
    <w:p w14:paraId="62CCF08A" w14:textId="77777777" w:rsidR="008F2843" w:rsidRDefault="008F2843">
      <w:pPr>
        <w:spacing w:after="0" w:line="240" w:lineRule="auto"/>
        <w:rPr>
          <w:ins w:id="16" w:author="Martinez, Evelyn" w:date="2026-09-25T20:08:00Z" w16du:dateUtc="2026-09-26T00:08:00Z"/>
        </w:rPr>
      </w:pPr>
      <w:r>
        <w:continuationSeparator/>
      </w:r>
    </w:p>
    <w:p w14:paraId="6B34C382" w14:textId="77777777" w:rsidR="008F2843" w:rsidRDefault="008F2843" w:rsidP="00ED19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3914D" w14:textId="77777777" w:rsidR="00F34DEA" w:rsidRDefault="00F34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33050" w14:textId="77777777" w:rsidR="008F2843" w:rsidRDefault="008F2843">
      <w:pPr>
        <w:spacing w:after="0" w:line="240" w:lineRule="auto"/>
        <w:rPr>
          <w:ins w:id="13" w:author="Martinez, Evelyn" w:date="2026-09-25T20:08:00Z" w16du:dateUtc="2026-09-26T00:08:00Z"/>
        </w:rPr>
      </w:pPr>
      <w:r>
        <w:separator/>
      </w:r>
    </w:p>
    <w:p w14:paraId="262137C5" w14:textId="77777777" w:rsidR="008F2843" w:rsidRDefault="008F2843" w:rsidP="00ED1988"/>
  </w:footnote>
  <w:footnote w:type="continuationSeparator" w:id="0">
    <w:p w14:paraId="3D173555" w14:textId="77777777" w:rsidR="008F2843" w:rsidRDefault="008F2843">
      <w:pPr>
        <w:spacing w:after="0" w:line="240" w:lineRule="auto"/>
        <w:rPr>
          <w:ins w:id="14" w:author="Martinez, Evelyn" w:date="2026-09-25T20:08:00Z" w16du:dateUtc="2026-09-26T00:08:00Z"/>
        </w:rPr>
      </w:pPr>
      <w:r>
        <w:continuationSeparator/>
      </w:r>
    </w:p>
    <w:p w14:paraId="3E65CD27" w14:textId="77777777" w:rsidR="008F2843" w:rsidRDefault="008F2843" w:rsidP="00ED19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B7C53" w14:textId="77777777" w:rsidR="00ED1988" w:rsidRPr="008B7D29" w:rsidRDefault="008B7D29" w:rsidP="008B7D29">
    <w:pPr>
      <w:pStyle w:val="NormalWeb"/>
      <w:jc w:val="center"/>
      <w:rPr>
        <w:del w:id="191" w:author="Martinez, Evelyn" w:date="2026-09-25T20:08:00Z" w16du:dateUtc="2026-09-26T00:08:00Z"/>
        <w:b/>
        <w:u w:val="single"/>
      </w:rPr>
    </w:pPr>
    <w:del w:id="192" w:author="Martinez, Evelyn" w:date="2026-09-25T20:08:00Z" w16du:dateUtc="2026-09-26T00:08:00Z">
      <w:r w:rsidRPr="008B7D29">
        <w:rPr>
          <w:rFonts w:ascii="Helvetica" w:hAnsi="Helvetica" w:cs="Helvetica"/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FA30BC6" wp14:editId="4D077FF9">
            <wp:simplePos x="0" y="0"/>
            <wp:positionH relativeFrom="column">
              <wp:posOffset>5486400</wp:posOffset>
            </wp:positionH>
            <wp:positionV relativeFrom="paragraph">
              <wp:posOffset>-335280</wp:posOffset>
            </wp:positionV>
            <wp:extent cx="912495" cy="912495"/>
            <wp:effectExtent l="0" t="0" r="1905" b="1905"/>
            <wp:wrapTight wrapText="bothSides">
              <wp:wrapPolygon edited="0">
                <wp:start x="0" y="0"/>
                <wp:lineTo x="0" y="21044"/>
                <wp:lineTo x="21044" y="21044"/>
                <wp:lineTo x="210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9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988" w:rsidRPr="008B7D29">
        <w:rPr>
          <w:rFonts w:ascii="Calibri" w:hAnsi="Calibri"/>
          <w:b/>
          <w:bCs/>
          <w:sz w:val="28"/>
          <w:szCs w:val="28"/>
          <w:u w:val="single"/>
        </w:rPr>
        <w:delText>2.2.a. Engagement patterns of different social groups in physical activies and sports</w:delText>
      </w:r>
    </w:del>
  </w:p>
  <w:p w14:paraId="313D50E6" w14:textId="77777777" w:rsidR="00ED1988" w:rsidRDefault="00ED19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6CC05A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DE62ED34"/>
    <w:lvl w:ilvl="0" w:tplc="CBDA189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AA447518">
      <w:numFmt w:val="decimal"/>
      <w:lvlText w:val=""/>
      <w:lvlJc w:val="left"/>
    </w:lvl>
    <w:lvl w:ilvl="2" w:tplc="73D87EB8">
      <w:numFmt w:val="decimal"/>
      <w:lvlText w:val=""/>
      <w:lvlJc w:val="left"/>
    </w:lvl>
    <w:lvl w:ilvl="3" w:tplc="D2A826DA">
      <w:numFmt w:val="decimal"/>
      <w:lvlText w:val=""/>
      <w:lvlJc w:val="left"/>
    </w:lvl>
    <w:lvl w:ilvl="4" w:tplc="FFB682B4">
      <w:numFmt w:val="decimal"/>
      <w:lvlText w:val=""/>
      <w:lvlJc w:val="left"/>
    </w:lvl>
    <w:lvl w:ilvl="5" w:tplc="A92A6198">
      <w:numFmt w:val="decimal"/>
      <w:lvlText w:val=""/>
      <w:lvlJc w:val="left"/>
    </w:lvl>
    <w:lvl w:ilvl="6" w:tplc="723A94AE">
      <w:numFmt w:val="decimal"/>
      <w:lvlText w:val=""/>
      <w:lvlJc w:val="left"/>
    </w:lvl>
    <w:lvl w:ilvl="7" w:tplc="768A126A">
      <w:numFmt w:val="decimal"/>
      <w:lvlText w:val=""/>
      <w:lvlJc w:val="left"/>
    </w:lvl>
    <w:lvl w:ilvl="8" w:tplc="D2CC8658">
      <w:numFmt w:val="decimal"/>
      <w:lvlText w:val=""/>
      <w:lvlJc w:val="left"/>
    </w:lvl>
  </w:abstractNum>
  <w:abstractNum w:abstractNumId="2" w15:restartNumberingAfterBreak="0">
    <w:nsid w:val="FFFFFF7E"/>
    <w:multiLevelType w:val="singleLevel"/>
    <w:tmpl w:val="D5C0C8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192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FE13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DA33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B3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C108C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37571"/>
    <w:multiLevelType w:val="hybridMultilevel"/>
    <w:tmpl w:val="A4E8E3E2"/>
    <w:lvl w:ilvl="0" w:tplc="847AC14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1F2390"/>
    <w:multiLevelType w:val="hybridMultilevel"/>
    <w:tmpl w:val="00481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8B711A0"/>
    <w:multiLevelType w:val="hybridMultilevel"/>
    <w:tmpl w:val="97949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6212E8"/>
    <w:multiLevelType w:val="hybridMultilevel"/>
    <w:tmpl w:val="218A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591863"/>
    <w:multiLevelType w:val="hybridMultilevel"/>
    <w:tmpl w:val="6364736E"/>
    <w:lvl w:ilvl="0" w:tplc="297CF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35E2B2A"/>
    <w:multiLevelType w:val="hybridMultilevel"/>
    <w:tmpl w:val="32568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C5DA8"/>
    <w:multiLevelType w:val="hybridMultilevel"/>
    <w:tmpl w:val="AFC0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603B0"/>
    <w:multiLevelType w:val="hybridMultilevel"/>
    <w:tmpl w:val="EA00886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2" w:tplc="FFFFFFFF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464B3A"/>
    <w:multiLevelType w:val="hybridMultilevel"/>
    <w:tmpl w:val="86A4AF2C"/>
    <w:lvl w:ilvl="0" w:tplc="BEAA0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F01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324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0C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AD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62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6B8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4F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0A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218F1"/>
    <w:multiLevelType w:val="hybridMultilevel"/>
    <w:tmpl w:val="36A25874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6A12FC"/>
    <w:multiLevelType w:val="hybridMultilevel"/>
    <w:tmpl w:val="270A37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71A1768"/>
    <w:multiLevelType w:val="hybridMultilevel"/>
    <w:tmpl w:val="00B81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DE12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D73F38"/>
    <w:multiLevelType w:val="hybridMultilevel"/>
    <w:tmpl w:val="0602C488"/>
    <w:lvl w:ilvl="0" w:tplc="8A240B96">
      <w:start w:val="1"/>
      <w:numFmt w:val="bullet"/>
      <w:lvlText w:val="□"/>
      <w:lvlJc w:val="left"/>
      <w:pPr>
        <w:ind w:left="69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23" w15:restartNumberingAfterBreak="0">
    <w:nsid w:val="6C9C5FCB"/>
    <w:multiLevelType w:val="hybridMultilevel"/>
    <w:tmpl w:val="981A9B7E"/>
    <w:lvl w:ilvl="0" w:tplc="04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24" w15:restartNumberingAfterBreak="0">
    <w:nsid w:val="714948B3"/>
    <w:multiLevelType w:val="hybridMultilevel"/>
    <w:tmpl w:val="C2781216"/>
    <w:lvl w:ilvl="0" w:tplc="DFB261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5D5FB3"/>
    <w:multiLevelType w:val="hybridMultilevel"/>
    <w:tmpl w:val="248A0A30"/>
    <w:lvl w:ilvl="0" w:tplc="8A240B96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A449B"/>
    <w:multiLevelType w:val="hybridMultilevel"/>
    <w:tmpl w:val="3D6A9C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DB01C06"/>
    <w:multiLevelType w:val="hybridMultilevel"/>
    <w:tmpl w:val="A0323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8306523">
    <w:abstractNumId w:val="18"/>
  </w:num>
  <w:num w:numId="2" w16cid:durableId="2087650390">
    <w:abstractNumId w:val="8"/>
  </w:num>
  <w:num w:numId="3" w16cid:durableId="1111390311">
    <w:abstractNumId w:val="9"/>
  </w:num>
  <w:num w:numId="4" w16cid:durableId="1166245117">
    <w:abstractNumId w:val="7"/>
  </w:num>
  <w:num w:numId="5" w16cid:durableId="1877233388">
    <w:abstractNumId w:val="6"/>
  </w:num>
  <w:num w:numId="6" w16cid:durableId="1789280847">
    <w:abstractNumId w:val="5"/>
  </w:num>
  <w:num w:numId="7" w16cid:durableId="762186176">
    <w:abstractNumId w:val="4"/>
  </w:num>
  <w:num w:numId="8" w16cid:durableId="1102722004">
    <w:abstractNumId w:val="3"/>
  </w:num>
  <w:num w:numId="9" w16cid:durableId="856189490">
    <w:abstractNumId w:val="2"/>
  </w:num>
  <w:num w:numId="10" w16cid:durableId="1848523338">
    <w:abstractNumId w:val="1"/>
  </w:num>
  <w:num w:numId="11" w16cid:durableId="1573734261">
    <w:abstractNumId w:val="0"/>
  </w:num>
  <w:num w:numId="12" w16cid:durableId="296687573">
    <w:abstractNumId w:val="27"/>
  </w:num>
  <w:num w:numId="13" w16cid:durableId="690954017">
    <w:abstractNumId w:val="10"/>
  </w:num>
  <w:num w:numId="14" w16cid:durableId="1050807943">
    <w:abstractNumId w:val="11"/>
  </w:num>
  <w:num w:numId="15" w16cid:durableId="317196089">
    <w:abstractNumId w:val="12"/>
  </w:num>
  <w:num w:numId="16" w16cid:durableId="1755348658">
    <w:abstractNumId w:val="21"/>
  </w:num>
  <w:num w:numId="17" w16cid:durableId="1115099228">
    <w:abstractNumId w:val="16"/>
  </w:num>
  <w:num w:numId="18" w16cid:durableId="1532649932">
    <w:abstractNumId w:val="26"/>
  </w:num>
  <w:num w:numId="19" w16cid:durableId="194075002">
    <w:abstractNumId w:val="17"/>
  </w:num>
  <w:num w:numId="20" w16cid:durableId="1137259148">
    <w:abstractNumId w:val="24"/>
  </w:num>
  <w:num w:numId="21" w16cid:durableId="679234532">
    <w:abstractNumId w:val="19"/>
  </w:num>
  <w:num w:numId="22" w16cid:durableId="1169254448">
    <w:abstractNumId w:val="14"/>
  </w:num>
  <w:num w:numId="23" w16cid:durableId="1503857653">
    <w:abstractNumId w:val="20"/>
  </w:num>
  <w:num w:numId="24" w16cid:durableId="421417851">
    <w:abstractNumId w:val="15"/>
  </w:num>
  <w:num w:numId="25" w16cid:durableId="1212228342">
    <w:abstractNumId w:val="13"/>
  </w:num>
  <w:num w:numId="26" w16cid:durableId="544801937">
    <w:abstractNumId w:val="25"/>
  </w:num>
  <w:num w:numId="27" w16cid:durableId="1333608172">
    <w:abstractNumId w:val="22"/>
  </w:num>
  <w:num w:numId="28" w16cid:durableId="1552501471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1988"/>
    <w:rsid w:val="0000479F"/>
    <w:rsid w:val="00004C40"/>
    <w:rsid w:val="00014293"/>
    <w:rsid w:val="000169BC"/>
    <w:rsid w:val="000250C2"/>
    <w:rsid w:val="00032365"/>
    <w:rsid w:val="00033926"/>
    <w:rsid w:val="00040E72"/>
    <w:rsid w:val="000439D6"/>
    <w:rsid w:val="00056A38"/>
    <w:rsid w:val="00072901"/>
    <w:rsid w:val="00086512"/>
    <w:rsid w:val="000B2584"/>
    <w:rsid w:val="000E6C04"/>
    <w:rsid w:val="0010500B"/>
    <w:rsid w:val="00132173"/>
    <w:rsid w:val="00135DC5"/>
    <w:rsid w:val="00137BC7"/>
    <w:rsid w:val="001414A1"/>
    <w:rsid w:val="00150806"/>
    <w:rsid w:val="00150C64"/>
    <w:rsid w:val="00173C74"/>
    <w:rsid w:val="00180742"/>
    <w:rsid w:val="00182D9D"/>
    <w:rsid w:val="00185E15"/>
    <w:rsid w:val="00187543"/>
    <w:rsid w:val="001900BA"/>
    <w:rsid w:val="001A7297"/>
    <w:rsid w:val="001B4CD2"/>
    <w:rsid w:val="001B58AF"/>
    <w:rsid w:val="001F24E3"/>
    <w:rsid w:val="001F5BE8"/>
    <w:rsid w:val="0020314A"/>
    <w:rsid w:val="00205246"/>
    <w:rsid w:val="0021755D"/>
    <w:rsid w:val="002369B4"/>
    <w:rsid w:val="00241732"/>
    <w:rsid w:val="00247AB8"/>
    <w:rsid w:val="00250BFE"/>
    <w:rsid w:val="00250CEE"/>
    <w:rsid w:val="00251056"/>
    <w:rsid w:val="00261937"/>
    <w:rsid w:val="002850CB"/>
    <w:rsid w:val="0029307A"/>
    <w:rsid w:val="00294000"/>
    <w:rsid w:val="00297750"/>
    <w:rsid w:val="002C5E2F"/>
    <w:rsid w:val="002C647C"/>
    <w:rsid w:val="002D5C84"/>
    <w:rsid w:val="002E0DE5"/>
    <w:rsid w:val="002E1563"/>
    <w:rsid w:val="0030526B"/>
    <w:rsid w:val="00320297"/>
    <w:rsid w:val="00326BF6"/>
    <w:rsid w:val="00330661"/>
    <w:rsid w:val="0033098C"/>
    <w:rsid w:val="00366605"/>
    <w:rsid w:val="003736D6"/>
    <w:rsid w:val="00375D68"/>
    <w:rsid w:val="003A3746"/>
    <w:rsid w:val="003A72D0"/>
    <w:rsid w:val="003B268C"/>
    <w:rsid w:val="003B5573"/>
    <w:rsid w:val="003D5613"/>
    <w:rsid w:val="003E4775"/>
    <w:rsid w:val="00402995"/>
    <w:rsid w:val="00405C7E"/>
    <w:rsid w:val="004072F5"/>
    <w:rsid w:val="004117B9"/>
    <w:rsid w:val="00450CC6"/>
    <w:rsid w:val="00487570"/>
    <w:rsid w:val="004A1ECF"/>
    <w:rsid w:val="004A6484"/>
    <w:rsid w:val="004A7715"/>
    <w:rsid w:val="004B5013"/>
    <w:rsid w:val="004B5E83"/>
    <w:rsid w:val="004C7746"/>
    <w:rsid w:val="004E6F23"/>
    <w:rsid w:val="004F7FAE"/>
    <w:rsid w:val="00521627"/>
    <w:rsid w:val="00523938"/>
    <w:rsid w:val="0052770E"/>
    <w:rsid w:val="005434C2"/>
    <w:rsid w:val="0058047B"/>
    <w:rsid w:val="00587CE0"/>
    <w:rsid w:val="005A1F18"/>
    <w:rsid w:val="005A58BC"/>
    <w:rsid w:val="005D6D08"/>
    <w:rsid w:val="005E33BB"/>
    <w:rsid w:val="005E3736"/>
    <w:rsid w:val="00612892"/>
    <w:rsid w:val="00616A8D"/>
    <w:rsid w:val="00622431"/>
    <w:rsid w:val="00623A26"/>
    <w:rsid w:val="0062584C"/>
    <w:rsid w:val="00652044"/>
    <w:rsid w:val="00660367"/>
    <w:rsid w:val="00682085"/>
    <w:rsid w:val="00684ED4"/>
    <w:rsid w:val="00686DE1"/>
    <w:rsid w:val="00690CAC"/>
    <w:rsid w:val="006C6E83"/>
    <w:rsid w:val="006D65E8"/>
    <w:rsid w:val="006E4CD0"/>
    <w:rsid w:val="006E7FBA"/>
    <w:rsid w:val="006F3853"/>
    <w:rsid w:val="006F4632"/>
    <w:rsid w:val="00701D64"/>
    <w:rsid w:val="007211CF"/>
    <w:rsid w:val="00722170"/>
    <w:rsid w:val="00725953"/>
    <w:rsid w:val="00752160"/>
    <w:rsid w:val="00763DC0"/>
    <w:rsid w:val="00775E6F"/>
    <w:rsid w:val="0077F6A8"/>
    <w:rsid w:val="007838EC"/>
    <w:rsid w:val="007940FD"/>
    <w:rsid w:val="0079607D"/>
    <w:rsid w:val="007B6729"/>
    <w:rsid w:val="007C24BD"/>
    <w:rsid w:val="007F6A33"/>
    <w:rsid w:val="00804FFB"/>
    <w:rsid w:val="00813824"/>
    <w:rsid w:val="00824EBA"/>
    <w:rsid w:val="00851104"/>
    <w:rsid w:val="00855721"/>
    <w:rsid w:val="00864EBB"/>
    <w:rsid w:val="00877A7D"/>
    <w:rsid w:val="008810D2"/>
    <w:rsid w:val="0088211B"/>
    <w:rsid w:val="008834E3"/>
    <w:rsid w:val="008B3A4A"/>
    <w:rsid w:val="008B7D29"/>
    <w:rsid w:val="008C61BD"/>
    <w:rsid w:val="008D2EC7"/>
    <w:rsid w:val="008F2843"/>
    <w:rsid w:val="00913445"/>
    <w:rsid w:val="00916797"/>
    <w:rsid w:val="00927E10"/>
    <w:rsid w:val="00943C4B"/>
    <w:rsid w:val="0095280E"/>
    <w:rsid w:val="00954836"/>
    <w:rsid w:val="009625D8"/>
    <w:rsid w:val="0098465B"/>
    <w:rsid w:val="009B0BFA"/>
    <w:rsid w:val="009C2F6C"/>
    <w:rsid w:val="009D1BB6"/>
    <w:rsid w:val="009D31E2"/>
    <w:rsid w:val="009E4311"/>
    <w:rsid w:val="009F0266"/>
    <w:rsid w:val="009F038B"/>
    <w:rsid w:val="00A05450"/>
    <w:rsid w:val="00A06A03"/>
    <w:rsid w:val="00A34049"/>
    <w:rsid w:val="00A52759"/>
    <w:rsid w:val="00AD4FDB"/>
    <w:rsid w:val="00AD52D8"/>
    <w:rsid w:val="00AD5F91"/>
    <w:rsid w:val="00B01564"/>
    <w:rsid w:val="00B15C59"/>
    <w:rsid w:val="00B166EB"/>
    <w:rsid w:val="00B21F18"/>
    <w:rsid w:val="00B663EA"/>
    <w:rsid w:val="00B771BA"/>
    <w:rsid w:val="00B91FDF"/>
    <w:rsid w:val="00BA53DD"/>
    <w:rsid w:val="00BA5697"/>
    <w:rsid w:val="00BC27D4"/>
    <w:rsid w:val="00BF06CE"/>
    <w:rsid w:val="00C40C97"/>
    <w:rsid w:val="00C56E11"/>
    <w:rsid w:val="00C66EC4"/>
    <w:rsid w:val="00C8071C"/>
    <w:rsid w:val="00C8502A"/>
    <w:rsid w:val="00C87266"/>
    <w:rsid w:val="00CA0D8C"/>
    <w:rsid w:val="00CC0B54"/>
    <w:rsid w:val="00CC4850"/>
    <w:rsid w:val="00CD1257"/>
    <w:rsid w:val="00CD300B"/>
    <w:rsid w:val="00CE1B78"/>
    <w:rsid w:val="00D00620"/>
    <w:rsid w:val="00D10078"/>
    <w:rsid w:val="00D11F6C"/>
    <w:rsid w:val="00D31A44"/>
    <w:rsid w:val="00D54C21"/>
    <w:rsid w:val="00D61D92"/>
    <w:rsid w:val="00D67D4B"/>
    <w:rsid w:val="00D71CD5"/>
    <w:rsid w:val="00D74E59"/>
    <w:rsid w:val="00D850C0"/>
    <w:rsid w:val="00DA4950"/>
    <w:rsid w:val="00DB3160"/>
    <w:rsid w:val="00DC4A49"/>
    <w:rsid w:val="00E026DE"/>
    <w:rsid w:val="00E038DA"/>
    <w:rsid w:val="00E06A4C"/>
    <w:rsid w:val="00E30E87"/>
    <w:rsid w:val="00E3604A"/>
    <w:rsid w:val="00E50CCF"/>
    <w:rsid w:val="00E63BCC"/>
    <w:rsid w:val="00E9360B"/>
    <w:rsid w:val="00EA554C"/>
    <w:rsid w:val="00EA6E75"/>
    <w:rsid w:val="00EB10E7"/>
    <w:rsid w:val="00ED069B"/>
    <w:rsid w:val="00ED1988"/>
    <w:rsid w:val="00EF7C7D"/>
    <w:rsid w:val="00F14475"/>
    <w:rsid w:val="00F15033"/>
    <w:rsid w:val="00F21C80"/>
    <w:rsid w:val="00F34DEA"/>
    <w:rsid w:val="00F57994"/>
    <w:rsid w:val="00F7638B"/>
    <w:rsid w:val="00F87641"/>
    <w:rsid w:val="00FA0C7B"/>
    <w:rsid w:val="00FA3106"/>
    <w:rsid w:val="00FC1E11"/>
    <w:rsid w:val="00FC4666"/>
    <w:rsid w:val="00FD34AF"/>
    <w:rsid w:val="00FE6EEC"/>
    <w:rsid w:val="00FF2E47"/>
    <w:rsid w:val="00FF4279"/>
    <w:rsid w:val="01109FDA"/>
    <w:rsid w:val="015269E9"/>
    <w:rsid w:val="01CEC14C"/>
    <w:rsid w:val="022007CF"/>
    <w:rsid w:val="0246D5EC"/>
    <w:rsid w:val="024F7FDF"/>
    <w:rsid w:val="02989508"/>
    <w:rsid w:val="02CD0881"/>
    <w:rsid w:val="02D0BE22"/>
    <w:rsid w:val="02E9F7A0"/>
    <w:rsid w:val="02F75270"/>
    <w:rsid w:val="031AB21D"/>
    <w:rsid w:val="039F28F1"/>
    <w:rsid w:val="04376A04"/>
    <w:rsid w:val="04625E87"/>
    <w:rsid w:val="047AB663"/>
    <w:rsid w:val="04FDD912"/>
    <w:rsid w:val="05643223"/>
    <w:rsid w:val="057D3BCE"/>
    <w:rsid w:val="05AB0218"/>
    <w:rsid w:val="05C1A657"/>
    <w:rsid w:val="05D33BE6"/>
    <w:rsid w:val="0610A51F"/>
    <w:rsid w:val="0636C1B3"/>
    <w:rsid w:val="068EC016"/>
    <w:rsid w:val="06A24FDE"/>
    <w:rsid w:val="06A55E1B"/>
    <w:rsid w:val="070A965F"/>
    <w:rsid w:val="07305117"/>
    <w:rsid w:val="07315468"/>
    <w:rsid w:val="0767E635"/>
    <w:rsid w:val="082F1209"/>
    <w:rsid w:val="084855EA"/>
    <w:rsid w:val="087AA547"/>
    <w:rsid w:val="089BC30D"/>
    <w:rsid w:val="08A20B75"/>
    <w:rsid w:val="08A8EBCE"/>
    <w:rsid w:val="0905B30A"/>
    <w:rsid w:val="09281BEC"/>
    <w:rsid w:val="09320B61"/>
    <w:rsid w:val="09492B13"/>
    <w:rsid w:val="09734375"/>
    <w:rsid w:val="09743AD1"/>
    <w:rsid w:val="09AF8968"/>
    <w:rsid w:val="0A2165AC"/>
    <w:rsid w:val="0A40632A"/>
    <w:rsid w:val="0A6CA2B9"/>
    <w:rsid w:val="0A76A410"/>
    <w:rsid w:val="0AB429A0"/>
    <w:rsid w:val="0B038826"/>
    <w:rsid w:val="0B92466E"/>
    <w:rsid w:val="0BABDC32"/>
    <w:rsid w:val="0BD5AF5E"/>
    <w:rsid w:val="0BE8A603"/>
    <w:rsid w:val="0C2A13D1"/>
    <w:rsid w:val="0C4E53C2"/>
    <w:rsid w:val="0C642CB8"/>
    <w:rsid w:val="0C7858C7"/>
    <w:rsid w:val="0CD5997A"/>
    <w:rsid w:val="0CDD83A6"/>
    <w:rsid w:val="0CE256D9"/>
    <w:rsid w:val="0CF97933"/>
    <w:rsid w:val="0D3AFFDB"/>
    <w:rsid w:val="0D5D1819"/>
    <w:rsid w:val="0DE01BC4"/>
    <w:rsid w:val="0E4BC44C"/>
    <w:rsid w:val="0E7F672C"/>
    <w:rsid w:val="0E84F45E"/>
    <w:rsid w:val="0E94620C"/>
    <w:rsid w:val="0EF9EFA6"/>
    <w:rsid w:val="0EFA2196"/>
    <w:rsid w:val="0F4C8520"/>
    <w:rsid w:val="0FBF469B"/>
    <w:rsid w:val="0FC69667"/>
    <w:rsid w:val="0FDB138D"/>
    <w:rsid w:val="100CB972"/>
    <w:rsid w:val="101956B3"/>
    <w:rsid w:val="101AF408"/>
    <w:rsid w:val="1094C998"/>
    <w:rsid w:val="10974836"/>
    <w:rsid w:val="10C71EDF"/>
    <w:rsid w:val="1115C633"/>
    <w:rsid w:val="11379DDB"/>
    <w:rsid w:val="113A0EA9"/>
    <w:rsid w:val="113EBF9F"/>
    <w:rsid w:val="1155E395"/>
    <w:rsid w:val="1165578B"/>
    <w:rsid w:val="11C08F19"/>
    <w:rsid w:val="126F6434"/>
    <w:rsid w:val="12CF3F8E"/>
    <w:rsid w:val="132B92AB"/>
    <w:rsid w:val="134927E4"/>
    <w:rsid w:val="135DDD3F"/>
    <w:rsid w:val="137D3369"/>
    <w:rsid w:val="13AC79B4"/>
    <w:rsid w:val="13D51EA6"/>
    <w:rsid w:val="1413BCDD"/>
    <w:rsid w:val="14344FDD"/>
    <w:rsid w:val="14463F42"/>
    <w:rsid w:val="1464763C"/>
    <w:rsid w:val="14AB15B1"/>
    <w:rsid w:val="150DF778"/>
    <w:rsid w:val="15110DFB"/>
    <w:rsid w:val="1625DBBF"/>
    <w:rsid w:val="16E3126D"/>
    <w:rsid w:val="17237D89"/>
    <w:rsid w:val="1767BCA4"/>
    <w:rsid w:val="17C0A56C"/>
    <w:rsid w:val="17DEEEA6"/>
    <w:rsid w:val="17F9FBEC"/>
    <w:rsid w:val="181C32C6"/>
    <w:rsid w:val="182B76BB"/>
    <w:rsid w:val="18378D6B"/>
    <w:rsid w:val="18378D8F"/>
    <w:rsid w:val="183FF0D2"/>
    <w:rsid w:val="18420358"/>
    <w:rsid w:val="1846F5AA"/>
    <w:rsid w:val="185CC7A3"/>
    <w:rsid w:val="189C2CA6"/>
    <w:rsid w:val="18A65615"/>
    <w:rsid w:val="18E23782"/>
    <w:rsid w:val="18EE94C8"/>
    <w:rsid w:val="18FF5CFA"/>
    <w:rsid w:val="19104E52"/>
    <w:rsid w:val="19159DBB"/>
    <w:rsid w:val="19A66859"/>
    <w:rsid w:val="19B6A531"/>
    <w:rsid w:val="19BA2769"/>
    <w:rsid w:val="19CA1446"/>
    <w:rsid w:val="19DE9F0B"/>
    <w:rsid w:val="19F29CD4"/>
    <w:rsid w:val="1A223FFC"/>
    <w:rsid w:val="1A37CEA7"/>
    <w:rsid w:val="1A4203E5"/>
    <w:rsid w:val="1A4FAC2E"/>
    <w:rsid w:val="1A53004D"/>
    <w:rsid w:val="1AE0E935"/>
    <w:rsid w:val="1B05573A"/>
    <w:rsid w:val="1B4AD8A9"/>
    <w:rsid w:val="1BA271B5"/>
    <w:rsid w:val="1C9FCACB"/>
    <w:rsid w:val="1CA8D75F"/>
    <w:rsid w:val="1D24F6B1"/>
    <w:rsid w:val="1D34494B"/>
    <w:rsid w:val="1D7398F0"/>
    <w:rsid w:val="1D77D9D9"/>
    <w:rsid w:val="1DB1043B"/>
    <w:rsid w:val="1E22801B"/>
    <w:rsid w:val="1EAFD0CF"/>
    <w:rsid w:val="1EE01EEE"/>
    <w:rsid w:val="1EEECDA8"/>
    <w:rsid w:val="1F588BB6"/>
    <w:rsid w:val="1F8972DA"/>
    <w:rsid w:val="1FD88A9B"/>
    <w:rsid w:val="200DB2B0"/>
    <w:rsid w:val="2041609F"/>
    <w:rsid w:val="209CB5B3"/>
    <w:rsid w:val="20AE01C6"/>
    <w:rsid w:val="2122D788"/>
    <w:rsid w:val="213ABC5F"/>
    <w:rsid w:val="21742A5F"/>
    <w:rsid w:val="21952A28"/>
    <w:rsid w:val="21A6187A"/>
    <w:rsid w:val="21AA7E7D"/>
    <w:rsid w:val="223FCCE0"/>
    <w:rsid w:val="2250D102"/>
    <w:rsid w:val="2259B3F4"/>
    <w:rsid w:val="225A8F27"/>
    <w:rsid w:val="22A8D251"/>
    <w:rsid w:val="22C65160"/>
    <w:rsid w:val="23229142"/>
    <w:rsid w:val="232F58D4"/>
    <w:rsid w:val="24E25DE6"/>
    <w:rsid w:val="250B2DD7"/>
    <w:rsid w:val="252AA3DB"/>
    <w:rsid w:val="257319D0"/>
    <w:rsid w:val="25E885B5"/>
    <w:rsid w:val="2693F182"/>
    <w:rsid w:val="2701072B"/>
    <w:rsid w:val="2703F64B"/>
    <w:rsid w:val="27370D7D"/>
    <w:rsid w:val="2781CCBF"/>
    <w:rsid w:val="2941F0E0"/>
    <w:rsid w:val="299693FC"/>
    <w:rsid w:val="2A8B956C"/>
    <w:rsid w:val="2AEF0BF2"/>
    <w:rsid w:val="2B007484"/>
    <w:rsid w:val="2B218855"/>
    <w:rsid w:val="2B493E67"/>
    <w:rsid w:val="2BDC21AD"/>
    <w:rsid w:val="2C36D2E7"/>
    <w:rsid w:val="2C3771DB"/>
    <w:rsid w:val="2C6CEF94"/>
    <w:rsid w:val="2CE9CAB8"/>
    <w:rsid w:val="2CFFB7BE"/>
    <w:rsid w:val="2D08481A"/>
    <w:rsid w:val="2D2D0612"/>
    <w:rsid w:val="2D69CFE3"/>
    <w:rsid w:val="2D932CFF"/>
    <w:rsid w:val="2D966909"/>
    <w:rsid w:val="2D98C4CB"/>
    <w:rsid w:val="2E14D103"/>
    <w:rsid w:val="2E53C8E5"/>
    <w:rsid w:val="2E5F1E4F"/>
    <w:rsid w:val="2E75B2A6"/>
    <w:rsid w:val="2EB76F77"/>
    <w:rsid w:val="2F20407C"/>
    <w:rsid w:val="2F2AA123"/>
    <w:rsid w:val="2F8CE710"/>
    <w:rsid w:val="2FAE02B9"/>
    <w:rsid w:val="2FBD0DEC"/>
    <w:rsid w:val="2FEC5CB4"/>
    <w:rsid w:val="30F64CD7"/>
    <w:rsid w:val="317C91C8"/>
    <w:rsid w:val="31B667CC"/>
    <w:rsid w:val="31DB4AB1"/>
    <w:rsid w:val="32023E01"/>
    <w:rsid w:val="32E21660"/>
    <w:rsid w:val="32E5856A"/>
    <w:rsid w:val="3314E917"/>
    <w:rsid w:val="3382C4AD"/>
    <w:rsid w:val="33E65400"/>
    <w:rsid w:val="33F3A441"/>
    <w:rsid w:val="341BDCDE"/>
    <w:rsid w:val="34B5E318"/>
    <w:rsid w:val="35581E2A"/>
    <w:rsid w:val="35ACA773"/>
    <w:rsid w:val="364383C8"/>
    <w:rsid w:val="365DEBCC"/>
    <w:rsid w:val="36EDE059"/>
    <w:rsid w:val="3746C645"/>
    <w:rsid w:val="375090FB"/>
    <w:rsid w:val="3758608E"/>
    <w:rsid w:val="3777F35D"/>
    <w:rsid w:val="37C2D1D6"/>
    <w:rsid w:val="37D64CA5"/>
    <w:rsid w:val="37F49CA5"/>
    <w:rsid w:val="384703F8"/>
    <w:rsid w:val="38572758"/>
    <w:rsid w:val="385C99BC"/>
    <w:rsid w:val="388EA5EF"/>
    <w:rsid w:val="393BBCA2"/>
    <w:rsid w:val="394BA232"/>
    <w:rsid w:val="39724F91"/>
    <w:rsid w:val="39750967"/>
    <w:rsid w:val="39A933D4"/>
    <w:rsid w:val="39B8ED2F"/>
    <w:rsid w:val="39BD56D4"/>
    <w:rsid w:val="39F4E2EE"/>
    <w:rsid w:val="3A469656"/>
    <w:rsid w:val="3ABB84F5"/>
    <w:rsid w:val="3AFD3995"/>
    <w:rsid w:val="3B14D2B9"/>
    <w:rsid w:val="3B41AC02"/>
    <w:rsid w:val="3BC282F4"/>
    <w:rsid w:val="3BCB709A"/>
    <w:rsid w:val="3BE04A03"/>
    <w:rsid w:val="3BED4FD1"/>
    <w:rsid w:val="3CDBFE30"/>
    <w:rsid w:val="3D245017"/>
    <w:rsid w:val="3D8CFA9E"/>
    <w:rsid w:val="3DC26695"/>
    <w:rsid w:val="3DD6F663"/>
    <w:rsid w:val="3DDA2BAB"/>
    <w:rsid w:val="3E1EFB5C"/>
    <w:rsid w:val="3E8F899A"/>
    <w:rsid w:val="3E9A77DC"/>
    <w:rsid w:val="3F274065"/>
    <w:rsid w:val="3F3BB16B"/>
    <w:rsid w:val="3F513E2D"/>
    <w:rsid w:val="3F92EB96"/>
    <w:rsid w:val="3FAE8002"/>
    <w:rsid w:val="40364073"/>
    <w:rsid w:val="40469474"/>
    <w:rsid w:val="40C5A9AB"/>
    <w:rsid w:val="41721F60"/>
    <w:rsid w:val="419336DD"/>
    <w:rsid w:val="41A0346F"/>
    <w:rsid w:val="41CB128E"/>
    <w:rsid w:val="42599975"/>
    <w:rsid w:val="426A024F"/>
    <w:rsid w:val="42E1F31D"/>
    <w:rsid w:val="43670AB2"/>
    <w:rsid w:val="4378B118"/>
    <w:rsid w:val="438EEF99"/>
    <w:rsid w:val="43B536C5"/>
    <w:rsid w:val="43E9D510"/>
    <w:rsid w:val="440BF500"/>
    <w:rsid w:val="44104E2A"/>
    <w:rsid w:val="442F913D"/>
    <w:rsid w:val="4444ED7A"/>
    <w:rsid w:val="4575D056"/>
    <w:rsid w:val="46006634"/>
    <w:rsid w:val="461166A2"/>
    <w:rsid w:val="461A2A77"/>
    <w:rsid w:val="464E762D"/>
    <w:rsid w:val="468C705B"/>
    <w:rsid w:val="46A90B98"/>
    <w:rsid w:val="46CC8C65"/>
    <w:rsid w:val="46FD0C46"/>
    <w:rsid w:val="47035CDC"/>
    <w:rsid w:val="471AB9DD"/>
    <w:rsid w:val="47665B39"/>
    <w:rsid w:val="4775FC44"/>
    <w:rsid w:val="47A7781F"/>
    <w:rsid w:val="47ADE819"/>
    <w:rsid w:val="47B66776"/>
    <w:rsid w:val="47C969DA"/>
    <w:rsid w:val="4833F8D3"/>
    <w:rsid w:val="485AD6D4"/>
    <w:rsid w:val="4960823E"/>
    <w:rsid w:val="49754516"/>
    <w:rsid w:val="49855480"/>
    <w:rsid w:val="49988C69"/>
    <w:rsid w:val="49BB087D"/>
    <w:rsid w:val="49EA05E5"/>
    <w:rsid w:val="49F6A735"/>
    <w:rsid w:val="4A0E0BEF"/>
    <w:rsid w:val="4A782E3C"/>
    <w:rsid w:val="4A7AD434"/>
    <w:rsid w:val="4A7CD499"/>
    <w:rsid w:val="4A8727DF"/>
    <w:rsid w:val="4B1DDF8B"/>
    <w:rsid w:val="4B21AE9E"/>
    <w:rsid w:val="4B4D46F1"/>
    <w:rsid w:val="4B7251B0"/>
    <w:rsid w:val="4B823305"/>
    <w:rsid w:val="4BDF5F14"/>
    <w:rsid w:val="4CB51EBD"/>
    <w:rsid w:val="4CCF9BBD"/>
    <w:rsid w:val="4D0F8DCB"/>
    <w:rsid w:val="4D1740FF"/>
    <w:rsid w:val="4D4C1FAE"/>
    <w:rsid w:val="4DB41AC2"/>
    <w:rsid w:val="4DC31F22"/>
    <w:rsid w:val="4DD94CC5"/>
    <w:rsid w:val="4E16E4CC"/>
    <w:rsid w:val="4E666E14"/>
    <w:rsid w:val="4EE098FC"/>
    <w:rsid w:val="4EE14A9E"/>
    <w:rsid w:val="4F1DAA8E"/>
    <w:rsid w:val="4F2E2C48"/>
    <w:rsid w:val="4F56CA0F"/>
    <w:rsid w:val="4F9836CD"/>
    <w:rsid w:val="4FB0A69F"/>
    <w:rsid w:val="4FBDDB4B"/>
    <w:rsid w:val="4FE21AFB"/>
    <w:rsid w:val="4FF84FB5"/>
    <w:rsid w:val="4FFF4AF5"/>
    <w:rsid w:val="502482B9"/>
    <w:rsid w:val="5026E944"/>
    <w:rsid w:val="50443E07"/>
    <w:rsid w:val="50CBC17B"/>
    <w:rsid w:val="50E34BB8"/>
    <w:rsid w:val="510AC25F"/>
    <w:rsid w:val="512DFAF9"/>
    <w:rsid w:val="5141CDB2"/>
    <w:rsid w:val="515D7615"/>
    <w:rsid w:val="519BA65E"/>
    <w:rsid w:val="51C4E4F6"/>
    <w:rsid w:val="51FBAF17"/>
    <w:rsid w:val="520E6FB0"/>
    <w:rsid w:val="5260DACA"/>
    <w:rsid w:val="52FD5DD6"/>
    <w:rsid w:val="530532B3"/>
    <w:rsid w:val="534957DA"/>
    <w:rsid w:val="539210D0"/>
    <w:rsid w:val="53A6AA3E"/>
    <w:rsid w:val="53F5B4DE"/>
    <w:rsid w:val="546BA3EE"/>
    <w:rsid w:val="54EB515D"/>
    <w:rsid w:val="54EC3A60"/>
    <w:rsid w:val="553D5E2A"/>
    <w:rsid w:val="55A225B2"/>
    <w:rsid w:val="55AEF011"/>
    <w:rsid w:val="55E22A4F"/>
    <w:rsid w:val="55E50D7B"/>
    <w:rsid w:val="55F40E26"/>
    <w:rsid w:val="568DA1AF"/>
    <w:rsid w:val="56F28843"/>
    <w:rsid w:val="5707D9F4"/>
    <w:rsid w:val="5721EA9D"/>
    <w:rsid w:val="5761D293"/>
    <w:rsid w:val="57839141"/>
    <w:rsid w:val="57AC6C6E"/>
    <w:rsid w:val="57CFB013"/>
    <w:rsid w:val="57E5A869"/>
    <w:rsid w:val="58099FC3"/>
    <w:rsid w:val="5866A313"/>
    <w:rsid w:val="58872202"/>
    <w:rsid w:val="58C7D3FF"/>
    <w:rsid w:val="58E619AA"/>
    <w:rsid w:val="5913A8B9"/>
    <w:rsid w:val="59D049FD"/>
    <w:rsid w:val="59D3A0B5"/>
    <w:rsid w:val="59F473AC"/>
    <w:rsid w:val="59F8C6BC"/>
    <w:rsid w:val="5A58B36D"/>
    <w:rsid w:val="5AB4215D"/>
    <w:rsid w:val="5AC4B09E"/>
    <w:rsid w:val="5AD4CF80"/>
    <w:rsid w:val="5AD85839"/>
    <w:rsid w:val="5B2E72B5"/>
    <w:rsid w:val="5B3DEF2A"/>
    <w:rsid w:val="5B84D71B"/>
    <w:rsid w:val="5B972DD1"/>
    <w:rsid w:val="5BB088E6"/>
    <w:rsid w:val="5BCB6396"/>
    <w:rsid w:val="5C1A7CD0"/>
    <w:rsid w:val="5C57BC2E"/>
    <w:rsid w:val="5C73FB43"/>
    <w:rsid w:val="5CD1016E"/>
    <w:rsid w:val="5CF96BC8"/>
    <w:rsid w:val="5D7A2A5B"/>
    <w:rsid w:val="5DF1427A"/>
    <w:rsid w:val="5DFBB6FE"/>
    <w:rsid w:val="5E2EC4D4"/>
    <w:rsid w:val="5E8AAD97"/>
    <w:rsid w:val="5E8BCA01"/>
    <w:rsid w:val="5E9958F8"/>
    <w:rsid w:val="5ED2375D"/>
    <w:rsid w:val="5EE977E3"/>
    <w:rsid w:val="5F0D0A6C"/>
    <w:rsid w:val="5F53914B"/>
    <w:rsid w:val="5F6127A2"/>
    <w:rsid w:val="5F96D1C8"/>
    <w:rsid w:val="5FD2D5B0"/>
    <w:rsid w:val="5FD8724C"/>
    <w:rsid w:val="613E8062"/>
    <w:rsid w:val="6175BE5A"/>
    <w:rsid w:val="61B6A3AE"/>
    <w:rsid w:val="61CA397E"/>
    <w:rsid w:val="61D82B79"/>
    <w:rsid w:val="6255BA55"/>
    <w:rsid w:val="62597940"/>
    <w:rsid w:val="62815912"/>
    <w:rsid w:val="62CFC7AA"/>
    <w:rsid w:val="62E6855A"/>
    <w:rsid w:val="62F583B3"/>
    <w:rsid w:val="636B5572"/>
    <w:rsid w:val="6380F26E"/>
    <w:rsid w:val="63C66F3D"/>
    <w:rsid w:val="63CEF70F"/>
    <w:rsid w:val="641266ED"/>
    <w:rsid w:val="6488F7EB"/>
    <w:rsid w:val="64E69B2A"/>
    <w:rsid w:val="64F8C554"/>
    <w:rsid w:val="6590CA46"/>
    <w:rsid w:val="65B09D25"/>
    <w:rsid w:val="6604DFDA"/>
    <w:rsid w:val="660A826E"/>
    <w:rsid w:val="66266119"/>
    <w:rsid w:val="66307649"/>
    <w:rsid w:val="666CAAC2"/>
    <w:rsid w:val="66AE968A"/>
    <w:rsid w:val="66DA0ABB"/>
    <w:rsid w:val="66E7A325"/>
    <w:rsid w:val="66FE2F3D"/>
    <w:rsid w:val="67007420"/>
    <w:rsid w:val="6707E444"/>
    <w:rsid w:val="67227CBB"/>
    <w:rsid w:val="6786110E"/>
    <w:rsid w:val="678A0E24"/>
    <w:rsid w:val="68559675"/>
    <w:rsid w:val="6859F1C8"/>
    <w:rsid w:val="689A1D22"/>
    <w:rsid w:val="68A829CA"/>
    <w:rsid w:val="68D39BAC"/>
    <w:rsid w:val="692FE162"/>
    <w:rsid w:val="6935FEBF"/>
    <w:rsid w:val="69AEDCEE"/>
    <w:rsid w:val="69B89D73"/>
    <w:rsid w:val="69C05174"/>
    <w:rsid w:val="69CE5014"/>
    <w:rsid w:val="69F8B2E8"/>
    <w:rsid w:val="6A128234"/>
    <w:rsid w:val="6A3A14ED"/>
    <w:rsid w:val="6A61AE17"/>
    <w:rsid w:val="6A6AC42F"/>
    <w:rsid w:val="6A83F2F8"/>
    <w:rsid w:val="6AC0B102"/>
    <w:rsid w:val="6AC2DD67"/>
    <w:rsid w:val="6AC38016"/>
    <w:rsid w:val="6BAB6CEA"/>
    <w:rsid w:val="6BB4A4AF"/>
    <w:rsid w:val="6BC37F90"/>
    <w:rsid w:val="6BCF2146"/>
    <w:rsid w:val="6BE239A9"/>
    <w:rsid w:val="6C3811B4"/>
    <w:rsid w:val="6C46C382"/>
    <w:rsid w:val="6D0ED84A"/>
    <w:rsid w:val="6D112353"/>
    <w:rsid w:val="6D448439"/>
    <w:rsid w:val="6D6FF06C"/>
    <w:rsid w:val="6DA23CF8"/>
    <w:rsid w:val="6DAB1210"/>
    <w:rsid w:val="6DE3BADC"/>
    <w:rsid w:val="6DEA7A65"/>
    <w:rsid w:val="6E5BC02D"/>
    <w:rsid w:val="6EB3B313"/>
    <w:rsid w:val="6F0E8AC2"/>
    <w:rsid w:val="6F59C4C6"/>
    <w:rsid w:val="6F79D4F8"/>
    <w:rsid w:val="6F965496"/>
    <w:rsid w:val="703EDA68"/>
    <w:rsid w:val="704A7696"/>
    <w:rsid w:val="707B7B08"/>
    <w:rsid w:val="7097A79C"/>
    <w:rsid w:val="70F32B46"/>
    <w:rsid w:val="7121CAEA"/>
    <w:rsid w:val="718241D6"/>
    <w:rsid w:val="719C9BEE"/>
    <w:rsid w:val="71F32568"/>
    <w:rsid w:val="7206DE8B"/>
    <w:rsid w:val="72203DFB"/>
    <w:rsid w:val="72BD9B4B"/>
    <w:rsid w:val="72BFBF3B"/>
    <w:rsid w:val="72CFB917"/>
    <w:rsid w:val="733DA63B"/>
    <w:rsid w:val="73969E6D"/>
    <w:rsid w:val="73FE8202"/>
    <w:rsid w:val="743BEDD0"/>
    <w:rsid w:val="7457455E"/>
    <w:rsid w:val="747E997C"/>
    <w:rsid w:val="74906762"/>
    <w:rsid w:val="74A0CE5F"/>
    <w:rsid w:val="74C59B5A"/>
    <w:rsid w:val="75138161"/>
    <w:rsid w:val="751C4A51"/>
    <w:rsid w:val="7545D5D9"/>
    <w:rsid w:val="75E336E4"/>
    <w:rsid w:val="75EE4DFF"/>
    <w:rsid w:val="7646F808"/>
    <w:rsid w:val="76AD66EA"/>
    <w:rsid w:val="76D0C7E7"/>
    <w:rsid w:val="7751D419"/>
    <w:rsid w:val="77839B74"/>
    <w:rsid w:val="77910C6E"/>
    <w:rsid w:val="77A893DF"/>
    <w:rsid w:val="77F0F55D"/>
    <w:rsid w:val="77F53947"/>
    <w:rsid w:val="781F3CAD"/>
    <w:rsid w:val="784EB18B"/>
    <w:rsid w:val="78C0250C"/>
    <w:rsid w:val="790C9A01"/>
    <w:rsid w:val="79505847"/>
    <w:rsid w:val="7964E114"/>
    <w:rsid w:val="799324E6"/>
    <w:rsid w:val="799D61A9"/>
    <w:rsid w:val="7A0A2EF5"/>
    <w:rsid w:val="7A18F216"/>
    <w:rsid w:val="7A2B52AE"/>
    <w:rsid w:val="7A402CF6"/>
    <w:rsid w:val="7A73F5D5"/>
    <w:rsid w:val="7A76EA3B"/>
    <w:rsid w:val="7A950D7B"/>
    <w:rsid w:val="7ACE9ABD"/>
    <w:rsid w:val="7AF74B29"/>
    <w:rsid w:val="7AFD3534"/>
    <w:rsid w:val="7B21224F"/>
    <w:rsid w:val="7B3A9E07"/>
    <w:rsid w:val="7BA2DCB4"/>
    <w:rsid w:val="7BDD4DAD"/>
    <w:rsid w:val="7C3BD8F2"/>
    <w:rsid w:val="7C61C406"/>
    <w:rsid w:val="7C918B4F"/>
    <w:rsid w:val="7CA15F8F"/>
    <w:rsid w:val="7CFBDFA6"/>
    <w:rsid w:val="7D4F37BE"/>
    <w:rsid w:val="7D7F1158"/>
    <w:rsid w:val="7D8514AA"/>
    <w:rsid w:val="7E3EC453"/>
    <w:rsid w:val="7E66B3E7"/>
    <w:rsid w:val="7E760FD7"/>
    <w:rsid w:val="7E77EB58"/>
    <w:rsid w:val="7E812B92"/>
    <w:rsid w:val="7EEA93C9"/>
    <w:rsid w:val="7EED5FA1"/>
    <w:rsid w:val="7F2FD107"/>
    <w:rsid w:val="7F7F64B2"/>
    <w:rsid w:val="7F8F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421C38C"/>
  <w14:defaultImageDpi w14:val="300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240" w:line="276" w:lineRule="auto"/>
      <w:pPrChange w:id="0" w:author="Martinez, Evelyn" w:date="2026-09-25T20:08:00Z">
        <w:pPr/>
      </w:pPrChange>
    </w:pPr>
    <w:rPr>
      <w:spacing w:val="4"/>
      <w:sz w:val="20"/>
      <w:szCs w:val="20"/>
      <w:lang w:eastAsia="ja-JP"/>
      <w:rPrChange w:id="0" w:author="Martinez, Evelyn" w:date="2026-09-25T20:08:00Z">
        <w:rPr>
          <w:rFonts w:asciiTheme="minorHAnsi" w:eastAsiaTheme="minorEastAsia" w:hAnsi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before="240" w:after="0"/>
      <w:outlineLvl w:val="0"/>
      <w:pPrChange w:id="1" w:author="Martinez, Evelyn" w:date="2026-09-25T20:08:00Z">
        <w:pPr>
          <w:keepNext/>
          <w:keepLines/>
          <w:spacing w:before="240" w:after="24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1" w:author="Martinez, Evelyn" w:date="2026-09-25T20:08:00Z">
        <w:rPr>
          <w:rFonts w:asciiTheme="majorHAnsi" w:eastAsiaTheme="majorEastAsia" w:hAnsiTheme="majorHAnsi" w:cstheme="majorBidi"/>
          <w:color w:val="365F91" w:themeColor="accent1" w:themeShade="BF"/>
          <w:spacing w:val="4"/>
          <w:sz w:val="32"/>
          <w:szCs w:val="32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0"/>
      <w:outlineLvl w:val="1"/>
      <w:pPrChange w:id="2" w:author="Martinez, Evelyn" w:date="2026-09-25T20:08:00Z">
        <w:pPr>
          <w:keepNext/>
          <w:keepLines/>
          <w:spacing w:before="160" w:after="24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rPrChange w:id="2" w:author="Martinez, Evelyn" w:date="2026-09-25T20:08:00Z">
        <w:rPr>
          <w:rFonts w:asciiTheme="majorHAnsi" w:eastAsiaTheme="majorEastAsia" w:hAnsiTheme="majorHAnsi" w:cstheme="majorBidi"/>
          <w:color w:val="365F91" w:themeColor="accent1" w:themeShade="BF"/>
          <w:spacing w:val="4"/>
          <w:sz w:val="26"/>
          <w:szCs w:val="26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0"/>
      <w:outlineLvl w:val="2"/>
      <w:pPrChange w:id="3" w:author="Martinez, Evelyn" w:date="2026-09-25T20:08:00Z">
        <w:pPr>
          <w:keepNext/>
          <w:keepLines/>
          <w:spacing w:before="160" w:after="240" w:line="276" w:lineRule="auto"/>
          <w:outlineLvl w:val="2"/>
        </w:pPr>
      </w:pPrChange>
    </w:pPr>
    <w:rPr>
      <w:rFonts w:asciiTheme="majorHAnsi" w:eastAsiaTheme="majorEastAsia" w:hAnsiTheme="majorHAnsi" w:cstheme="majorBidi"/>
      <w:color w:val="4F81BD" w:themeColor="accent1"/>
      <w:sz w:val="24"/>
      <w:szCs w:val="24"/>
      <w:rPrChange w:id="3" w:author="Martinez, Evelyn" w:date="2026-09-25T20:08:00Z">
        <w:rPr>
          <w:rFonts w:asciiTheme="majorHAnsi" w:eastAsiaTheme="majorEastAsia" w:hAnsiTheme="majorHAnsi" w:cstheme="majorBidi"/>
          <w:color w:val="4F81BD" w:themeColor="accent1"/>
          <w:spacing w:val="4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360"/>
      <w:contextualSpacing/>
      <w:pPrChange w:id="4" w:author="Martinez, Evelyn" w:date="2026-09-25T20:08:00Z">
        <w:pPr>
          <w:tabs>
            <w:tab w:val="center" w:pos="4320"/>
            <w:tab w:val="right" w:pos="8640"/>
          </w:tabs>
          <w:spacing w:before="120" w:after="240" w:line="276" w:lineRule="auto"/>
        </w:pPr>
      </w:pPrChange>
    </w:pPr>
    <w:rPr>
      <w:rPrChange w:id="4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D1988"/>
    <w:rPr>
      <w:spacing w:val="4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00479F"/>
    <w:pPr>
      <w:tabs>
        <w:tab w:val="center" w:pos="4680"/>
        <w:tab w:val="right" w:pos="9360"/>
      </w:tabs>
      <w:spacing w:before="0" w:after="0" w:line="240" w:lineRule="auto"/>
      <w:pPrChange w:id="5" w:author="Martinez, Evelyn" w:date="2026-09-25T20:08:00Z">
        <w:pPr>
          <w:tabs>
            <w:tab w:val="center" w:pos="4320"/>
            <w:tab w:val="right" w:pos="8640"/>
          </w:tabs>
          <w:spacing w:before="120" w:after="240" w:line="276" w:lineRule="auto"/>
        </w:pPr>
      </w:pPrChange>
    </w:pPr>
    <w:rPr>
      <w:rPrChange w:id="5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D1988"/>
    <w:rPr>
      <w:spacing w:val="4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ED1988"/>
    <w:pPr>
      <w:spacing w:before="100" w:beforeAutospacing="1" w:after="100" w:afterAutospacing="1"/>
    </w:pPr>
    <w:rPr>
      <w:rFonts w:ascii="Times" w:hAnsi="Times" w:cs="Times New Roman"/>
      <w:lang w:val="en-GB"/>
    </w:rPr>
  </w:style>
  <w:style w:type="table" w:styleId="TableGrid">
    <w:name w:val="Table Grid"/>
    <w:basedOn w:val="TableNormal"/>
    <w:uiPriority w:val="59"/>
    <w:rsid w:val="00ED1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34DEA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34DEA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F34DEA"/>
    <w:rPr>
      <w:rFonts w:asciiTheme="majorHAnsi" w:eastAsiaTheme="majorEastAsia" w:hAnsiTheme="majorHAnsi" w:cstheme="majorBidi"/>
      <w:color w:val="4F81BD" w:themeColor="accent1"/>
      <w:spacing w:val="4"/>
      <w:lang w:eastAsia="ja-JP"/>
    </w:rPr>
  </w:style>
  <w:style w:type="paragraph" w:styleId="NormalIndent">
    <w:name w:val="Normal Indent"/>
    <w:basedOn w:val="Normal"/>
    <w:uiPriority w:val="1"/>
    <w:unhideWhenUsed/>
    <w:qFormat/>
    <w:pPr>
      <w:spacing w:after="120"/>
      <w:ind w:left="360"/>
      <w:pPrChange w:id="6" w:author="Martinez, Evelyn" w:date="2026-09-25T20:08:00Z">
        <w:pPr>
          <w:spacing w:before="120" w:after="120" w:line="276" w:lineRule="auto"/>
          <w:ind w:left="360"/>
        </w:pPr>
      </w:pPrChange>
    </w:pPr>
    <w:rPr>
      <w:rPrChange w:id="6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paragraph" w:styleId="Date">
    <w:name w:val="Date"/>
    <w:basedOn w:val="Normal"/>
    <w:next w:val="Normal"/>
    <w:link w:val="DateChar"/>
    <w:uiPriority w:val="1"/>
    <w:qFormat/>
    <w:pPr>
      <w:spacing w:before="80" w:line="240" w:lineRule="auto"/>
      <w:pPrChange w:id="7" w:author="Martinez, Evelyn" w:date="2026-09-25T20:08:00Z">
        <w:pPr>
          <w:spacing w:before="80" w:after="240" w:line="276" w:lineRule="auto"/>
        </w:pPr>
      </w:pPrChange>
    </w:pPr>
    <w:rPr>
      <w:rPrChange w:id="7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1"/>
    <w:rsid w:val="00F34DEA"/>
    <w:rPr>
      <w:spacing w:val="4"/>
      <w:sz w:val="20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F34DEA"/>
    <w:rPr>
      <w:color w:val="808080"/>
    </w:rPr>
  </w:style>
  <w:style w:type="paragraph" w:styleId="ListNumber">
    <w:name w:val="List Number"/>
    <w:basedOn w:val="Normal"/>
    <w:next w:val="Normal"/>
    <w:uiPriority w:val="1"/>
    <w:qFormat/>
    <w:pPr>
      <w:numPr>
        <w:numId w:val="2"/>
      </w:numPr>
      <w:spacing w:before="240" w:after="120"/>
      <w:contextualSpacing/>
      <w:pPrChange w:id="8" w:author="Martinez, Evelyn" w:date="2026-09-25T20:08:00Z">
        <w:pPr>
          <w:numPr>
            <w:numId w:val="2"/>
          </w:numPr>
          <w:spacing w:before="240" w:after="120" w:line="276" w:lineRule="auto"/>
          <w:ind w:left="360" w:hanging="360"/>
          <w:contextualSpacing/>
        </w:pPr>
      </w:pPrChange>
    </w:pPr>
    <w:rPr>
      <w:b/>
      <w:bCs/>
      <w:rPrChange w:id="8" w:author="Martinez, Evelyn" w:date="2026-09-25T20:08:00Z">
        <w:rPr>
          <w:rFonts w:asciiTheme="minorHAnsi" w:eastAsiaTheme="minorEastAsia" w:hAnsiTheme="minorHAnsi" w:cstheme="minorBidi"/>
          <w:b/>
          <w:bCs/>
          <w:spacing w:val="4"/>
          <w:lang w:val="en-US" w:eastAsia="ja-JP" w:bidi="ar-SA"/>
        </w:rPr>
      </w:rPrChange>
    </w:rPr>
  </w:style>
  <w:style w:type="paragraph" w:styleId="NoSpacing">
    <w:name w:val="No Spacing"/>
    <w:uiPriority w:val="1"/>
    <w:unhideWhenUsed/>
    <w:qFormat/>
    <w:pPr>
      <w:spacing w:line="276" w:lineRule="auto"/>
      <w:pPrChange w:id="9" w:author="Martinez, Evelyn" w:date="2026-09-25T20:08:00Z">
        <w:pPr>
          <w:spacing w:line="276" w:lineRule="auto"/>
        </w:pPr>
      </w:pPrChange>
    </w:pPr>
    <w:rPr>
      <w:spacing w:val="4"/>
      <w:sz w:val="20"/>
      <w:szCs w:val="20"/>
      <w:lang w:eastAsia="ja-JP"/>
      <w:rPrChange w:id="9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paragraph" w:styleId="ListParagraph">
    <w:name w:val="List Paragraph"/>
    <w:basedOn w:val="Normal"/>
    <w:uiPriority w:val="34"/>
    <w:qFormat/>
    <w:rsid w:val="00320297"/>
    <w:pPr>
      <w:spacing w:before="0" w:after="0" w:line="240" w:lineRule="auto"/>
      <w:ind w:left="720"/>
      <w:pPrChange w:id="10" w:author="Martinez, Evelyn" w:date="2026-09-25T20:08:00Z">
        <w:pPr>
          <w:spacing w:before="120" w:after="240" w:line="276" w:lineRule="auto"/>
          <w:ind w:left="720"/>
        </w:pPr>
      </w:pPrChange>
    </w:pPr>
    <w:rPr>
      <w:rFonts w:ascii="Calibri" w:eastAsiaTheme="minorHAnsi" w:hAnsi="Calibri" w:cs="Times New Roman"/>
      <w:spacing w:val="0"/>
      <w:sz w:val="22"/>
      <w:szCs w:val="22"/>
      <w:lang w:eastAsia="en-US"/>
      <w:rPrChange w:id="10" w:author="Martinez, Evelyn" w:date="2026-09-25T20:08:00Z">
        <w:rPr>
          <w:rFonts w:ascii="Calibri" w:eastAsiaTheme="minorHAnsi" w:hAnsi="Calibri"/>
          <w:spacing w:val="4"/>
          <w:sz w:val="22"/>
          <w:szCs w:val="22"/>
          <w:lang w:val="en-US" w:eastAsia="ja-JP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CE0"/>
    <w:pPr>
      <w:spacing w:before="0" w:after="0" w:line="240" w:lineRule="auto"/>
      <w:pPrChange w:id="11" w:author="Martinez, Evelyn" w:date="2026-09-25T20:08:00Z">
        <w:pPr>
          <w:spacing w:before="120" w:after="240" w:line="276" w:lineRule="auto"/>
        </w:pPr>
      </w:pPrChange>
    </w:pPr>
    <w:rPr>
      <w:rFonts w:ascii="Segoe UI" w:hAnsi="Segoe UI" w:cs="Segoe UI"/>
      <w:sz w:val="18"/>
      <w:szCs w:val="18"/>
      <w:rPrChange w:id="11" w:author="Martinez, Evelyn" w:date="2026-09-25T20:08:00Z">
        <w:rPr>
          <w:rFonts w:ascii="Segoe UI" w:eastAsiaTheme="minorEastAsia" w:hAnsi="Segoe UI" w:cs="Segoe UI"/>
          <w:spacing w:val="4"/>
          <w:sz w:val="18"/>
          <w:szCs w:val="18"/>
          <w:lang w:val="en-US" w:eastAsia="ja-JP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DEA"/>
    <w:rPr>
      <w:rFonts w:ascii="Segoe UI" w:hAnsi="Segoe UI" w:cs="Segoe UI"/>
      <w:spacing w:val="4"/>
      <w:sz w:val="18"/>
      <w:szCs w:val="18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34D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2D0"/>
    <w:pPr>
      <w:spacing w:line="240" w:lineRule="auto"/>
      <w:pPrChange w:id="12" w:author="Martinez, Evelyn" w:date="2026-09-25T20:08:00Z">
        <w:pPr>
          <w:spacing w:before="120" w:after="240" w:line="276" w:lineRule="auto"/>
        </w:pPr>
      </w:pPrChange>
    </w:pPr>
    <w:rPr>
      <w:rPrChange w:id="12" w:author="Martinez, Evelyn" w:date="2026-09-25T20:08:00Z">
        <w:rPr>
          <w:rFonts w:asciiTheme="minorHAnsi" w:eastAsiaTheme="minorEastAsia" w:hAnsiTheme="minorHAnsi" w:cstheme="minorBidi"/>
          <w:spacing w:val="4"/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F34DEA"/>
    <w:rPr>
      <w:spacing w:val="4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DEA"/>
    <w:rPr>
      <w:b/>
      <w:bCs/>
      <w:spacing w:val="4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F34D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79C2B3E89762478FD646B941532718" ma:contentTypeVersion="11" ma:contentTypeDescription="Create a new document." ma:contentTypeScope="" ma:versionID="0e9b70bbbb5331563d4e0f7bde0070f2">
  <xsd:schema xmlns:xsd="http://www.w3.org/2001/XMLSchema" xmlns:xs="http://www.w3.org/2001/XMLSchema" xmlns:p="http://schemas.microsoft.com/office/2006/metadata/properties" xmlns:ns2="26af6251-1662-48f8-a6f0-16dc542c3ce2" xmlns:ns3="ff9d5bdd-d9ff-4c4a-9d96-ed32bb9eb1d9" targetNamespace="http://schemas.microsoft.com/office/2006/metadata/properties" ma:root="true" ma:fieldsID="187ef5eb46a86781a8632cd729129e73" ns2:_="" ns3:_="">
    <xsd:import namespace="26af6251-1662-48f8-a6f0-16dc542c3ce2"/>
    <xsd:import namespace="ff9d5bdd-d9ff-4c4a-9d96-ed32bb9eb1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f6251-1662-48f8-a6f0-16dc542c3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d5bdd-d9ff-4c4a-9d96-ed32bb9eb1d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D8396-2091-48E8-B6A8-18D8C9693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f6251-1662-48f8-a6f0-16dc542c3ce2"/>
    <ds:schemaRef ds:uri="ff9d5bdd-d9ff-4c4a-9d96-ed32bb9eb1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69FC65-8E2F-44D0-897B-12042490C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02D9B3-39EF-43C8-9175-77F82B6C12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Ayrton Hursey</dc:creator>
  <cp:keywords/>
  <dc:description/>
  <cp:lastModifiedBy>Arthur Souza Rodrigues</cp:lastModifiedBy>
  <cp:revision>1</cp:revision>
  <dcterms:created xsi:type="dcterms:W3CDTF">2020-03-23T10:12:00Z</dcterms:created>
  <dcterms:modified xsi:type="dcterms:W3CDTF">2026-09-26T00:08:00Z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TC040218529991</vt:lpwstr>
  </property>
  <property fmtid="{D5CDD505-2E9C-101B-9397-08002B2CF9AE}" pid="3" name="ContentTypeId">
    <vt:lpwstr>0x010100C879C2B3E89762478FD646B941532718</vt:lpwstr>
  </property>
</Properties>
</file>