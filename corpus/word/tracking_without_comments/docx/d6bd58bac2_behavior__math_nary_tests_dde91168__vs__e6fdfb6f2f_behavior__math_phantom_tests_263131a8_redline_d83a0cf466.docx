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61380A" w14:textId="77777777" w:rsidR="00253E53" w:rsidRDefault="00897417">
      <w:pPr>
        <w:pStyle w:val="Heading1"/>
        <w:rPr>
          <w:ins w:id="0" w:author="Caio Pizzol" w:date="2026-09-26T15:06:00Z" w16du:dateUtc="2026-09-26T19:06:00Z"/>
        </w:rPr>
      </w:pPr>
      <w:ins w:id="1" w:author="Caio Pizzol" w:date="2026-09-26T15:06:00Z" w16du:dateUtc="2026-09-26T19:06:00Z">
        <w:r>
          <w:t>Phantom (m:phant) Spec Showcase</w:t>
        </w:r>
      </w:ins>
    </w:p>
    <w:p w14:paraId="0FAFBA04" w14:textId="77777777" w:rsidR="00253E53" w:rsidRDefault="00897417">
      <w:pPr>
        <w:rPr>
          <w:ins w:id="2" w:author="Caio Pizzol" w:date="2026-09-26T15:06:00Z" w16du:dateUtc="2026-09-26T19:06:00Z"/>
        </w:rPr>
      </w:pPr>
      <w:ins w:id="3" w:author="Caio Pizzol" w:date="2026-09-26T15:06:00Z" w16du:dateUtc="2026-09-26T19:06:00Z">
        <w:r>
          <w:t>Expression: a + [phantom(xyz)] + b</w:t>
        </w:r>
      </w:ins>
    </w:p>
    <w:p w14:paraId="637FF1E2" w14:textId="77777777" w:rsidR="00253E53" w:rsidRDefault="00897417">
      <w:pPr>
        <w:pStyle w:val="Heading2"/>
        <w:rPr>
          <w:ins w:id="4" w:author="Caio Pizzol" w:date="2026-09-26T15:06:00Z" w16du:dateUtc="2026-09-26T19:06:00Z"/>
        </w:rPr>
      </w:pPr>
      <w:ins w:id="5" w:author="Caio Pizzol" w:date="2026-09-26T15:06:00Z" w16du:dateUtc="2026-09-26T19:06:00Z">
        <w:r>
          <w:t>Case 1: No m:phantPr (bare m:phant)</w:t>
        </w:r>
      </w:ins>
    </w:p>
    <w:p w14:paraId="3E6F616A" w14:textId="77777777" w:rsidR="00253E53" w:rsidRDefault="00897417">
      <w:pPr>
        <w:rPr>
          <w:ins w:id="6" w:author="Caio Pizzol" w:date="2026-09-26T15:06:00Z" w16du:dateUtc="2026-09-26T19:06:00Z"/>
        </w:rPr>
      </w:pPr>
      <m:oMathPara>
        <m:oMath>
          <m:r>
            <w:ins w:id="7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8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9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0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1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12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51F8F214" w14:textId="77777777" w:rsidR="00253E53" w:rsidRDefault="00897417">
      <w:pPr>
        <w:pStyle w:val="Heading2"/>
        <w:rPr>
          <w:ins w:id="13" w:author="Caio Pizzol" w:date="2026-09-26T15:06:00Z" w16du:dateUtc="2026-09-26T19:06:00Z"/>
        </w:rPr>
      </w:pPr>
      <w:ins w:id="14" w:author="Caio Pizzol" w:date="2026-09-26T15:06:00Z" w16du:dateUtc="2026-09-26T19:06:00Z">
        <w:r>
          <w:t>Case 2: Empty m:phantPr</w:t>
        </w:r>
      </w:ins>
    </w:p>
    <w:p w14:paraId="566BC98C" w14:textId="77777777" w:rsidR="00253E53" w:rsidRDefault="00897417">
      <w:pPr>
        <w:rPr>
          <w:ins w:id="15" w:author="Caio Pizzol" w:date="2026-09-26T15:06:00Z" w16du:dateUtc="2026-09-26T19:06:00Z"/>
        </w:rPr>
      </w:pPr>
      <m:oMathPara>
        <m:oMath>
          <m:r>
            <w:ins w:id="16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17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18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9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20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21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1C5DA03F" w14:textId="77777777" w:rsidR="00DE0A42" w:rsidRDefault="00897417">
      <w:pPr>
        <w:rPr>
          <w:del w:id="22" w:author="Caio Pizzol" w:date="2026-09-26T15:06:00Z" w16du:dateUtc="2026-09-26T19:06:00Z"/>
        </w:rPr>
      </w:pPr>
      <w:ins w:id="23" w:author="Caio Pizzol" w:date="2026-09-26T15:06:00Z" w16du:dateUtc="2026-09-26T19:06:00Z">
        <w:r>
          <w:t>Case 3:</w:t>
        </w:r>
      </w:ins>
    </w:p>
    <w:p w14:paraId="4ED9554C" w14:textId="77777777" w:rsidR="00B413A3" w:rsidRDefault="00B413A3">
      <w:pPr>
        <w:rPr>
          <w:del w:id="24" w:author="Caio Pizzol" w:date="2026-09-26T15:06:00Z" w16du:dateUtc="2026-09-26T19:06:00Z"/>
        </w:rPr>
      </w:pPr>
      <w:del w:id="25" w:author="Caio Pizzol" w:date="2026-09-26T15:06:00Z" w16du:dateUtc="2026-09-26T19:06:00Z">
        <w:r>
          <w:delText>1. Definite integral (baseline — msubsup):</w:delText>
        </w:r>
      </w:del>
    </w:p>
    <w:p w14:paraId="02AA183C" w14:textId="77777777" w:rsidR="00B413A3" w:rsidRPr="00B413A3" w:rsidRDefault="00897417">
      <w:pPr>
        <w:rPr>
          <w:del w:id="26" w:author="Caio Pizzol" w:date="2026-09-26T15:06:00Z" w16du:dateUtc="2026-09-26T19:06:00Z"/>
          <w:rFonts w:eastAsiaTheme="minorEastAsia"/>
        </w:rPr>
      </w:pPr>
      <m:oMathPara>
        <m:oMath>
          <m:nary>
            <m:naryPr>
              <m:ctrlPr>
                <w:del w:id="27" w:author="Caio Pizzol" w:date="2026-09-26T15:06:00Z" w16du:dateUtc="2026-09-26T19:06:00Z">
                  <w:rPr>
                    <w:rFonts w:ascii="Cambria Math" w:hAnsi="Cambria Math"/>
                    <w:i/>
                  </w:rPr>
                </w:del>
              </m:ctrlPr>
            </m:naryPr>
            <m:sub>
              <m:r>
                <w:del w:id="28" w:author="Caio Pizzol" w:date="2026-09-26T15:06:00Z" w16du:dateUtc="2026-09-26T19:06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29" w:author="Caio Pizzol" w:date="2026-09-26T15:06:00Z" w16du:dateUtc="2026-09-26T19:06:00Z">
                  <w:rPr>
                    <w:rFonts w:ascii="Cambria Math" w:hAnsi="Cambria Math"/>
                  </w:rPr>
                  <m:t>1</m:t>
                </w:del>
              </m:r>
            </m:sup>
            <m:e>
              <m:r>
                <w:del w:id="30" w:author="Caio Pizzol" w:date="2026-09-26T15:06:00Z" w16du:dateUtc="2026-09-26T19:06:00Z">
                  <w:rPr>
                    <w:rFonts w:ascii="Cambria Math" w:hAnsi="Cambria Math"/>
                  </w:rPr>
                  <m:t>f</m:t>
                </w:del>
              </m:r>
              <m:d>
                <m:dPr>
                  <m:ctrlPr>
                    <w:del w:id="31" w:author="Caio Pizzol" w:date="2026-09-26T15:06:00Z" w16du:dateUtc="2026-09-26T19:06:00Z">
                      <w:rPr>
                        <w:rFonts w:ascii="Cambria Math" w:hAnsi="Cambria Math"/>
                        <w:i/>
                      </w:rPr>
                    </w:del>
                  </m:ctrlPr>
                </m:dPr>
                <m:e>
                  <m:r>
                    <w:del w:id="32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del>
                  </m:r>
                </m:e>
              </m:d>
              <m:r>
                <w:del w:id="33" w:author="Caio Pizzol" w:date="2026-09-26T15:06:00Z" w16du:dateUtc="2026-09-26T19:06:00Z">
                  <w:rPr>
                    <w:rFonts w:ascii="Cambria Math" w:hAnsi="Cambria Math"/>
                  </w:rPr>
                  <m:t>dx</m:t>
                </w:del>
              </m:r>
              <m:ctrlPr>
                <w:del w:id="34" w:author="Caio Pizzol" w:date="2026-09-26T15:06:00Z" w16du:dateUtc="2026-09-26T19:06:00Z">
                  <w:rPr>
                    <w:rFonts w:ascii="Cambria Math" w:hAnsi="Cambria Math" w:cs="Arial"/>
                    <w:i/>
                  </w:rPr>
                </w:del>
              </m:ctrlPr>
            </m:e>
          </m:nary>
        </m:oMath>
      </m:oMathPara>
    </w:p>
    <w:p w14:paraId="52705E2F" w14:textId="77777777" w:rsidR="00B413A3" w:rsidRDefault="00B413A3">
      <w:pPr>
        <w:rPr>
          <w:del w:id="35" w:author="Caio Pizzol" w:date="2026-09-26T15:06:00Z" w16du:dateUtc="2026-09-26T19:06:00Z"/>
          <w:rFonts w:eastAsiaTheme="minorEastAsia"/>
        </w:rPr>
      </w:pPr>
      <w:del w:id="36" w:author="Caio Pizzol" w:date="2026-09-26T15:06:00Z" w16du:dateUtc="2026-09-26T19:06:00Z">
        <w:r>
          <w:rPr>
            <w:rFonts w:eastAsiaTheme="minorEastAsia"/>
          </w:rPr>
          <w:delText>2. Word's indefinite integral (uses subHide/supHide m:val=1):</w:delText>
        </w:r>
      </w:del>
    </w:p>
    <w:p w14:paraId="3BDA073F" w14:textId="77777777" w:rsidR="00B413A3" w:rsidRPr="00B413A3" w:rsidRDefault="00897417">
      <w:pPr>
        <w:rPr>
          <w:del w:id="37" w:author="Caio Pizzol" w:date="2026-09-26T15:06:00Z" w16du:dateUtc="2026-09-26T19:06:00Z"/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del w:id="38" w:author="Caio Pizzol" w:date="2026-09-26T15:06:00Z" w16du:dateUtc="2026-09-26T19:06:00Z">
                  <w:rPr>
                    <w:rFonts w:ascii="Cambria Math" w:eastAsiaTheme="minorEastAsia" w:hAnsi="Cambria Math"/>
                    <w:i/>
                  </w:rPr>
                </w:del>
              </m:ctrlPr>
            </m:naryPr>
            <m:sub>
              <m:ctrlPr>
                <w:del w:id="39" w:author="Caio Pizzol" w:date="2026-09-26T15:06:00Z" w16du:dateUtc="2026-09-26T19:06:00Z">
                  <w:rPr>
                    <w:rFonts w:ascii="Cambria Math" w:eastAsiaTheme="minorEastAsia" w:hAnsi="Cambria Math" w:cs="Arial"/>
                    <w:i/>
                  </w:rPr>
                </w:del>
              </m:ctrlPr>
            </m:sub>
            <m:sup>
              <m:ctrlPr>
                <w:del w:id="40" w:author="Caio Pizzol" w:date="2026-09-26T15:06:00Z" w16du:dateUtc="2026-09-26T19:06:00Z">
                  <w:rPr>
                    <w:rFonts w:ascii="Cambria Math" w:eastAsiaTheme="minorEastAsia" w:hAnsi="Cambria Math" w:cs="Arial"/>
                    <w:i/>
                  </w:rPr>
                </w:del>
              </m:ctrlPr>
            </m:sup>
            <m:e>
              <m:r>
                <w:del w:id="41" w:author="Caio Pizzol" w:date="2026-09-26T15:06:00Z" w16du:dateUtc="2026-09-26T19:06:00Z">
                  <w:rPr>
                    <w:rFonts w:ascii="Cambria Math" w:eastAsiaTheme="minorEastAsia" w:hAnsi="Cambria Math"/>
                  </w:rPr>
                  <m:t>f</m:t>
                </w:del>
              </m:r>
              <m:d>
                <m:dPr>
                  <m:ctrlPr>
                    <w:del w:id="42" w:author="Caio Pizzol" w:date="2026-09-26T15:06:00Z" w16du:dateUtc="2026-09-26T19:06:00Z">
                      <w:rPr>
                        <w:rFonts w:ascii="Cambria Math" w:eastAsiaTheme="minorEastAsia" w:hAnsi="Cambria Math"/>
                        <w:i/>
                      </w:rPr>
                    </w:del>
                  </m:ctrlPr>
                </m:dPr>
                <m:e>
                  <m:r>
                    <w:del w:id="43" w:author="Caio Pizzol" w:date="2026-09-26T15:06:00Z" w16du:dateUtc="2026-09-26T19:06:00Z">
                      <w:rPr>
                        <w:rFonts w:ascii="Cambria Math" w:eastAsiaTheme="minorEastAsia" w:hAnsi="Cambria Math"/>
                      </w:rPr>
                      <m:t>x</m:t>
                    </w:del>
                  </m:r>
                </m:e>
              </m:d>
              <m:r>
                <w:del w:id="44" w:author="Caio Pizzol" w:date="2026-09-26T15:06:00Z" w16du:dateUtc="2026-09-26T19:06:00Z">
                  <w:rPr>
                    <w:rFonts w:ascii="Cambria Math" w:eastAsiaTheme="minorEastAsia" w:hAnsi="Cambria Math"/>
                  </w:rPr>
                  <m:t>dx</m:t>
                </w:del>
              </m:r>
              <m:ctrlPr>
                <w:del w:id="45" w:author="Caio Pizzol" w:date="2026-09-26T15:06:00Z" w16du:dateUtc="2026-09-26T19:0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3654C205" w14:textId="77777777" w:rsidR="00B413A3" w:rsidRDefault="00B413A3">
      <w:pPr>
        <w:rPr>
          <w:del w:id="46" w:author="Caio Pizzol" w:date="2026-09-26T15:06:00Z" w16du:dateUtc="2026-09-26T19:06:00Z"/>
          <w:rFonts w:eastAsiaTheme="minorEastAsia"/>
        </w:rPr>
      </w:pPr>
      <w:del w:id="47" w:author="Caio Pizzol" w:date="2026-09-26T15:06:00Z" w16du:dateUtc="2026-09-26T19:06:00Z">
        <w:r>
          <w:rPr>
            <w:rFonts w:eastAsiaTheme="minorEastAsia"/>
          </w:rPr>
          <w:delText>3. Summation default limLoc — Finding A trigger:</w:delText>
        </w:r>
      </w:del>
    </w:p>
    <w:p w14:paraId="6CA41441" w14:textId="77777777" w:rsidR="00B413A3" w:rsidRPr="00B413A3" w:rsidRDefault="00897417">
      <w:pPr>
        <w:rPr>
          <w:del w:id="48" w:author="Caio Pizzol" w:date="2026-09-26T15:06:00Z" w16du:dateUtc="2026-09-26T19:06:00Z"/>
          <w:rFonts w:eastAsiaTheme="minorEastAsia"/>
        </w:rPr>
      </w:pPr>
      <m:oMathPara>
        <m:oMath>
          <m:nary>
            <m:naryPr>
              <m:chr m:val="∑"/>
              <m:ctrlPr>
                <w:del w:id="49" w:author="Caio Pizzol" w:date="2026-09-26T15:06:00Z" w16du:dateUtc="2026-09-26T19:06:00Z">
                  <w:rPr>
                    <w:rFonts w:ascii="Cambria Math" w:eastAsiaTheme="minorEastAsia" w:hAnsi="Cambria Math"/>
                    <w:i/>
                  </w:rPr>
                </w:del>
              </m:ctrlPr>
            </m:naryPr>
            <m:sub>
              <m:r>
                <w:del w:id="50" w:author="Caio Pizzol" w:date="2026-09-26T15:06:00Z" w16du:dateUtc="2026-09-26T19:06:00Z">
                  <w:rPr>
                    <w:rFonts w:ascii="Cambria Math" w:eastAsiaTheme="minorEastAsia" w:hAnsi="Cambria Math"/>
                  </w:rPr>
                  <m:t>i=1</m:t>
                </w:del>
              </m:r>
            </m:sub>
            <m:sup>
              <m:r>
                <w:del w:id="51" w:author="Caio Pizzol" w:date="2026-09-26T15:06:00Z" w16du:dateUtc="2026-09-26T19:06:00Z">
                  <w:rPr>
                    <w:rFonts w:ascii="Cambria Math" w:eastAsiaTheme="minorEastAsia" w:hAnsi="Cambria Math"/>
                  </w:rPr>
                  <m:t>n</m:t>
                </w:del>
              </m:r>
            </m:sup>
            <m:e>
              <m:r>
                <w:del w:id="52" w:author="Caio Pizzol" w:date="2026-09-26T15:06:00Z" w16du:dateUtc="2026-09-26T19:06:00Z">
                  <w:rPr>
                    <w:rFonts w:ascii="Cambria Math" w:eastAsiaTheme="minorEastAsia" w:hAnsi="Cambria Math"/>
                  </w:rPr>
                  <m:t>i</m:t>
                </w:del>
              </m:r>
              <m:ctrlPr>
                <w:del w:id="53" w:author="Caio Pizzol" w:date="2026-09-26T15:06:00Z" w16du:dateUtc="2026-09-26T19:0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6DA9E4AB" w14:textId="77777777" w:rsidR="00B413A3" w:rsidRDefault="00B413A3">
      <w:pPr>
        <w:rPr>
          <w:del w:id="54" w:author="Caio Pizzol" w:date="2026-09-26T15:06:00Z" w16du:dateUtc="2026-09-26T19:06:00Z"/>
          <w:rFonts w:eastAsiaTheme="minorEastAsia"/>
        </w:rPr>
      </w:pPr>
      <w:del w:id="55" w:author="Caio Pizzol" w:date="2026-09-26T15:06:00Z" w16du:dateUtc="2026-09-26T19:06:00Z">
        <w:r>
          <w:rPr>
            <w:rFonts w:eastAsiaTheme="minorEastAsia"/>
          </w:rPr>
          <w:delText>4. Summation explicit limLoc=subSup (control, different vars):</w:delText>
        </w:r>
      </w:del>
    </w:p>
    <w:p w14:paraId="29B652E8" w14:textId="77777777" w:rsidR="00B413A3" w:rsidRPr="00B413A3" w:rsidRDefault="00897417">
      <w:pPr>
        <w:rPr>
          <w:del w:id="56" w:author="Caio Pizzol" w:date="2026-09-26T15:06:00Z" w16du:dateUtc="2026-09-26T19:06:00Z"/>
          <w:rFonts w:eastAsiaTheme="minorEastAsia"/>
        </w:rPr>
      </w:pPr>
      <m:oMathPara>
        <m:oMath>
          <m:nary>
            <m:naryPr>
              <m:chr m:val="∑"/>
              <m:limLoc m:val="subSup"/>
              <m:ctrlPr>
                <w:del w:id="57" w:author="Caio Pizzol" w:date="2026-09-26T15:06:00Z" w16du:dateUtc="2026-09-26T19:06:00Z">
                  <w:rPr>
                    <w:rFonts w:ascii="Cambria Math" w:eastAsiaTheme="minorEastAsia" w:hAnsi="Cambria Math"/>
                    <w:i/>
                  </w:rPr>
                </w:del>
              </m:ctrlPr>
            </m:naryPr>
            <m:sub>
              <m:r>
                <w:del w:id="58" w:author="Caio Pizzol" w:date="2026-09-26T15:06:00Z" w16du:dateUtc="2026-09-26T19:06:00Z">
                  <w:rPr>
                    <w:rFonts w:ascii="Cambria Math" w:eastAsiaTheme="minorEastAsia" w:hAnsi="Cambria Math"/>
                  </w:rPr>
                  <m:t>j=0</m:t>
                </w:del>
              </m:r>
            </m:sub>
            <m:sup>
              <m:r>
                <w:del w:id="59" w:author="Caio Pizzol" w:date="2026-09-26T15:06:00Z" w16du:dateUtc="2026-09-26T19:06:00Z">
                  <w:rPr>
                    <w:rFonts w:ascii="Cambria Math" w:eastAsiaTheme="minorEastAsia" w:hAnsi="Cambria Math"/>
                  </w:rPr>
                  <m:t>m</m:t>
                </w:del>
              </m:r>
            </m:sup>
            <m:e>
              <m:r>
                <w:del w:id="60" w:author="Caio Pizzol" w:date="2026-09-26T15:06:00Z" w16du:dateUtc="2026-09-26T19:06:00Z">
                  <w:rPr>
                    <w:rFonts w:ascii="Cambria Math" w:eastAsiaTheme="minorEastAsia" w:hAnsi="Cambria Math"/>
                  </w:rPr>
                  <m:t>j</m:t>
                </w:del>
              </m:r>
              <m:ctrlPr>
                <w:del w:id="61" w:author="Caio Pizzol" w:date="2026-09-26T15:06:00Z" w16du:dateUtc="2026-09-26T19:0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52975F94" w14:textId="77777777" w:rsidR="00B413A3" w:rsidRDefault="00B413A3">
      <w:pPr>
        <w:rPr>
          <w:del w:id="62" w:author="Caio Pizzol" w:date="2026-09-26T15:06:00Z" w16du:dateUtc="2026-09-26T19:06:00Z"/>
          <w:rFonts w:eastAsiaTheme="minorEastAsia"/>
        </w:rPr>
      </w:pPr>
      <w:del w:id="63" w:author="Caio Pizzol" w:date="2026-09-26T15:06:00Z" w16du:dateUtc="2026-09-26T19:06:00Z">
        <w:r>
          <w:rPr>
            <w:rFonts w:eastAsiaTheme="minorEastAsia"/>
          </w:rPr>
          <w:delText>5. Product default limLoc — Finding A:</w:delText>
        </w:r>
      </w:del>
    </w:p>
    <w:p w14:paraId="143A8DAE" w14:textId="77777777" w:rsidR="00B413A3" w:rsidRPr="00B413A3" w:rsidRDefault="00897417">
      <w:pPr>
        <w:rPr>
          <w:del w:id="64" w:author="Caio Pizzol" w:date="2026-09-26T15:06:00Z" w16du:dateUtc="2026-09-26T19:06:00Z"/>
          <w:rFonts w:eastAsiaTheme="minorEastAsia"/>
        </w:rPr>
      </w:pPr>
      <m:oMathPara>
        <m:oMath>
          <m:nary>
            <m:naryPr>
              <m:chr m:val="∏"/>
              <m:ctrlPr>
                <w:del w:id="65" w:author="Caio Pizzol" w:date="2026-09-26T15:06:00Z" w16du:dateUtc="2026-09-26T19:06:00Z">
                  <w:rPr>
                    <w:rFonts w:ascii="Cambria Math" w:eastAsiaTheme="minorEastAsia" w:hAnsi="Cambria Math"/>
                    <w:i/>
                  </w:rPr>
                </w:del>
              </m:ctrlPr>
            </m:naryPr>
            <m:sub>
              <m:r>
                <w:del w:id="66" w:author="Caio Pizzol" w:date="2026-09-26T15:06:00Z" w16du:dateUtc="2026-09-26T19:06:00Z">
                  <w:rPr>
                    <w:rFonts w:ascii="Cambria Math" w:eastAsiaTheme="minorEastAsia" w:hAnsi="Cambria Math"/>
                  </w:rPr>
                  <m:t>k=1</m:t>
                </w:del>
              </m:r>
            </m:sub>
            <m:sup>
              <m:r>
                <w:del w:id="67" w:author="Caio Pizzol" w:date="2026-09-26T15:06:00Z" w16du:dateUtc="2026-09-26T19:06:00Z">
                  <w:rPr>
                    <w:rFonts w:ascii="Cambria Math" w:eastAsiaTheme="minorEastAsia" w:hAnsi="Cambria Math"/>
                  </w:rPr>
                  <m:t>N</m:t>
                </w:del>
              </m:r>
            </m:sup>
            <m:e>
              <m:r>
                <w:del w:id="68" w:author="Caio Pizzol" w:date="2026-09-26T15:06:00Z" w16du:dateUtc="2026-09-26T19:06:00Z">
                  <w:rPr>
                    <w:rFonts w:ascii="Cambria Math" w:eastAsiaTheme="minorEastAsia" w:hAnsi="Cambria Math"/>
                  </w:rPr>
                  <m:t>k</m:t>
                </w:del>
              </m:r>
              <m:ctrlPr>
                <w:del w:id="69" w:author="Caio Pizzol" w:date="2026-09-26T15:06:00Z" w16du:dateUtc="2026-09-26T19:0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255A08AE" w14:textId="77777777" w:rsidR="00B413A3" w:rsidRDefault="00B413A3">
      <w:pPr>
        <w:rPr>
          <w:del w:id="70" w:author="Caio Pizzol" w:date="2026-09-26T15:06:00Z" w16du:dateUtc="2026-09-26T19:06:00Z"/>
          <w:rFonts w:eastAsiaTheme="minorEastAsia"/>
        </w:rPr>
      </w:pPr>
      <w:del w:id="71" w:author="Caio Pizzol" w:date="2026-09-26T15:06:00Z" w16du:dateUtc="2026-09-26T19:06:00Z">
        <w:r>
          <w:rPr>
            <w:rFonts w:eastAsiaTheme="minorEastAsia"/>
          </w:rPr>
          <w:delText>6. Union default limLoc — Finding A (also supHide from Word):</w:delText>
        </w:r>
      </w:del>
    </w:p>
    <w:p w14:paraId="0A0BC518" w14:textId="77777777" w:rsidR="00B413A3" w:rsidRPr="00B413A3" w:rsidRDefault="00897417">
      <w:pPr>
        <w:rPr>
          <w:del w:id="72" w:author="Caio Pizzol" w:date="2026-09-26T15:06:00Z" w16du:dateUtc="2026-09-26T19:06:00Z"/>
          <w:rFonts w:eastAsiaTheme="minorEastAsia"/>
        </w:rPr>
      </w:pPr>
      <m:oMathPara>
        <m:oMath>
          <m:nary>
            <m:naryPr>
              <m:chr m:val="⋃"/>
              <m:supHide m:val="1"/>
              <m:ctrlPr>
                <w:del w:id="73" w:author="Caio Pizzol" w:date="2026-09-26T15:06:00Z" w16du:dateUtc="2026-09-26T19:06:00Z">
                  <w:rPr>
                    <w:rFonts w:ascii="Cambria Math" w:eastAsiaTheme="minorEastAsia" w:hAnsi="Cambria Math" w:cs="Cambria Math"/>
                    <w:i/>
                  </w:rPr>
                </w:del>
              </m:ctrlPr>
            </m:naryPr>
            <m:sub>
              <m:r>
                <w:del w:id="74" w:author="Caio Pizzol" w:date="2026-09-26T15:06:00Z" w16du:dateUtc="2026-09-26T19:06:00Z">
                  <w:rPr>
                    <w:rFonts w:ascii="Cambria Math" w:eastAsiaTheme="minorEastAsia" w:hAnsi="Cambria Math"/>
                  </w:rPr>
                  <m:t>i</m:t>
                </w:del>
              </m:r>
              <m:ctrlPr>
                <w:del w:id="75" w:author="Caio Pizzol" w:date="2026-09-26T15:06:00Z" w16du:dateUtc="2026-09-26T19:06:00Z">
                  <w:rPr>
                    <w:rFonts w:ascii="Cambria Math" w:eastAsiaTheme="minorEastAsia" w:hAnsi="Cambria Math"/>
                    <w:i/>
                  </w:rPr>
                </w:del>
              </m:ctrlPr>
            </m:sub>
            <m:sup>
              <m:ctrlPr>
                <w:del w:id="76" w:author="Caio Pizzol" w:date="2026-09-26T15:06:00Z" w16du:dateUtc="2026-09-26T19:06:00Z">
                  <w:rPr>
                    <w:rFonts w:ascii="Cambria Math" w:eastAsiaTheme="minorEastAsia" w:hAnsi="Cambria Math" w:cs="Arial"/>
                    <w:i/>
                  </w:rPr>
                </w:del>
              </m:ctrlPr>
            </m:sup>
            <m:e>
              <m:sSub>
                <m:sSubPr>
                  <m:ctrlPr>
                    <w:del w:id="77" w:author="Caio Pizzol" w:date="2026-09-26T15:06:00Z" w16du:dateUtc="2026-09-26T19:06:00Z">
                      <w:rPr>
                        <w:rFonts w:ascii="Cambria Math" w:eastAsiaTheme="minorEastAsia" w:hAnsi="Cambria Math"/>
                        <w:i/>
                      </w:rPr>
                    </w:del>
                  </m:ctrlPr>
                </m:sSubPr>
                <m:e>
                  <m:r>
                    <w:del w:id="78" w:author="Caio Pizzol" w:date="2026-09-26T15:06:00Z" w16du:dateUtc="2026-09-26T19:06:00Z">
                      <w:rPr>
                        <w:rFonts w:ascii="Cambria Math" w:eastAsiaTheme="minorEastAsia" w:hAnsi="Cambria Math"/>
                      </w:rPr>
                      <m:t>A</m:t>
                    </w:del>
                  </m:r>
                  <m:ctrlPr>
                    <w:del w:id="79" w:author="Caio Pizzol" w:date="2026-09-26T15:06:00Z" w16du:dateUtc="2026-09-26T19:06:00Z">
                      <w:rPr>
                        <w:rFonts w:ascii="Cambria Math" w:eastAsiaTheme="minorEastAsia" w:hAnsi="Cambria Math" w:cs="Arial"/>
                        <w:i/>
                      </w:rPr>
                    </w:del>
                  </m:ctrlPr>
                </m:e>
                <m:sub>
                  <m:r>
                    <w:del w:id="80" w:author="Caio Pizzol" w:date="2026-09-26T15:06:00Z" w16du:dateUtc="2026-09-26T19:06:00Z">
                      <w:rPr>
                        <w:rFonts w:ascii="Cambria Math" w:eastAsiaTheme="minorEastAsia" w:hAnsi="Cambria Math"/>
                      </w:rPr>
                      <m:t>i</m:t>
                    </w:del>
                  </m:r>
                </m:sub>
              </m:sSub>
              <m:ctrlPr>
                <w:del w:id="81" w:author="Caio Pizzol" w:date="2026-09-26T15:06:00Z" w16du:dateUtc="2026-09-26T19:0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0094E0F2" w14:textId="77777777" w:rsidR="00B30D20" w:rsidRDefault="00897417">
      <w:pPr>
        <w:rPr>
          <w:del w:id="82" w:author="Caio Pizzol" w:date="2026-09-26T15:06:00Z" w16du:dateUtc="2026-09-26T19:06:00Z"/>
        </w:rPr>
      </w:pPr>
      <w:del w:id="83" w:author="Caio Pizzol" w:date="2026-09-26T15:06:00Z" w16du:dateUtc="2026-09-26T19:06:00Z">
        <w:r>
          <w:delText>2b. Crafted indefinite integral — NO m:sub/m:sup elements (Finding C real trigger):</w:delText>
        </w:r>
      </w:del>
    </w:p>
    <w:p w14:paraId="6A86525E" w14:textId="77777777" w:rsidR="00B30D20" w:rsidRDefault="00897417">
      <w:pPr>
        <w:rPr>
          <w:del w:id="84" w:author="Caio Pizzol" w:date="2026-09-26T15:06:00Z" w16du:dateUtc="2026-09-26T19:06:00Z"/>
        </w:rPr>
      </w:pPr>
      <m:oMathPara>
        <m:oMath>
          <m:nary>
            <m:naryPr>
              <m:ctrlPr>
                <w:del w:id="85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naryPr>
            <m:sub/>
            <m:sup/>
            <m:e>
              <m:r>
                <w:del w:id="86" w:author="Caio Pizzol" w:date="2026-09-26T15:06:00Z" w16du:dateUtc="2026-09-26T19:06:00Z">
                  <w:rPr>
                    <w:rFonts w:ascii="Cambria Math" w:hAnsi="Cambria Math"/>
                  </w:rPr>
                  <m:t>f</m:t>
                </w:del>
              </m:r>
              <m:r>
                <w:del w:id="87" w:author="Caio Pizzol" w:date="2026-09-26T15:06:00Z" w16du:dateUtc="2026-09-26T19:06:00Z">
                  <w:rPr>
                    <w:rFonts w:ascii="Cambria Math" w:hAnsi="Cambria Math"/>
                  </w:rPr>
                  <m:t>(</m:t>
                </w:del>
              </m:r>
              <m:r>
                <w:del w:id="88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89" w:author="Caio Pizzol" w:date="2026-09-26T15:06:00Z" w16du:dateUtc="2026-09-26T19:06:00Z">
                  <w:rPr>
                    <w:rFonts w:ascii="Cambria Math" w:hAnsi="Cambria Math"/>
                  </w:rPr>
                  <m:t>)</m:t>
                </w:del>
              </m:r>
              <m:r>
                <w:del w:id="90" w:author="Caio Pizzol" w:date="2026-09-26T15:06:00Z" w16du:dateUtc="2026-09-26T19:06:00Z">
                  <w:rPr>
                    <w:rFonts w:ascii="Cambria Math" w:hAnsi="Cambria Math"/>
                  </w:rPr>
                  <m:t>dx</m:t>
                </w:del>
              </m:r>
            </m:e>
          </m:nary>
        </m:oMath>
      </m:oMathPara>
    </w:p>
    <w:p w14:paraId="3E12D1AB" w14:textId="77777777" w:rsidR="00B30D20" w:rsidRDefault="00897417">
      <w:pPr>
        <w:rPr>
          <w:del w:id="91" w:author="Caio Pizzol" w:date="2026-09-26T15:06:00Z" w16du:dateUtc="2026-09-26T19:06:00Z"/>
        </w:rPr>
      </w:pPr>
      <w:del w:id="92" w:author="Caio Pizzol" w:date="2026-09-26T15:06:00Z" w16du:dateUtc="2026-09-26T19:06:00Z">
        <w:r>
          <w:delText>7. subHide m:val="true" (Finding B — anchors commit 2bd58d3):</w:delText>
        </w:r>
      </w:del>
    </w:p>
    <w:p w14:paraId="7302532D" w14:textId="77777777" w:rsidR="00B30D20" w:rsidRDefault="00897417">
      <w:pPr>
        <w:rPr>
          <w:del w:id="93" w:author="Caio Pizzol" w:date="2026-09-26T15:06:00Z" w16du:dateUtc="2026-09-26T19:06:00Z"/>
        </w:rPr>
      </w:pPr>
      <m:oMathPara>
        <m:oMath>
          <m:nary>
            <m:naryPr>
              <m:subHide m:val="1"/>
              <m:ctrlPr>
                <w:del w:id="94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95" w:author="Caio Pizzol" w:date="2026-09-26T15:06:00Z" w16du:dateUtc="2026-09-26T19:06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96" w:author="Caio Pizzol" w:date="2026-09-26T15:06:00Z" w16du:dateUtc="2026-09-26T19:06:00Z">
                  <w:rPr>
                    <w:rFonts w:ascii="Cambria Math" w:hAnsi="Cambria Math"/>
                  </w:rPr>
                  <m:t>1</m:t>
                </w:del>
              </m:r>
            </m:sup>
            <m:e>
              <m:r>
                <w:del w:id="97" w:author="Caio Pizzol" w:date="2026-09-26T15:06:00Z" w16du:dateUtc="2026-09-26T19:06:00Z">
                  <w:rPr>
                    <w:rFonts w:ascii="Cambria Math" w:hAnsi="Cambria Math"/>
                  </w:rPr>
                  <m:t>f</m:t>
                </w:del>
              </m:r>
            </m:e>
          </m:nary>
        </m:oMath>
      </m:oMathPara>
    </w:p>
    <w:p w14:paraId="3B3DDF2F" w14:textId="77777777" w:rsidR="00B30D20" w:rsidRDefault="00897417">
      <w:pPr>
        <w:rPr>
          <w:del w:id="98" w:author="Caio Pizzol" w:date="2026-09-26T15:06:00Z" w16du:dateUtc="2026-09-26T19:06:00Z"/>
        </w:rPr>
      </w:pPr>
      <w:del w:id="99" w:author="Caio Pizzol" w:date="2026-09-26T15:06:00Z" w16du:dateUtc="2026-09-26T19:06:00Z">
        <w:r>
          <w:delText>8.</w:delText>
        </w:r>
      </w:del>
      <w:r>
        <w:t xml:space="preserve"> Bare </w:t>
      </w:r>
      <w:del w:id="100" w:author="Caio Pizzol" w:date="2026-09-26T15:06:00Z" w16du:dateUtc="2026-09-26T19:06:00Z">
        <w:r>
          <w:delText>subHide (Finding B — spec bare-flag=ON):</w:delText>
        </w:r>
      </w:del>
    </w:p>
    <w:p w14:paraId="4FA7CEE3" w14:textId="77777777" w:rsidR="00B30D20" w:rsidRDefault="00897417">
      <w:pPr>
        <w:rPr>
          <w:del w:id="101" w:author="Caio Pizzol" w:date="2026-09-26T15:06:00Z" w16du:dateUtc="2026-09-26T19:06:00Z"/>
        </w:rPr>
      </w:pPr>
      <m:oMathPara>
        <m:oMath>
          <m:nary>
            <m:naryPr>
              <m:subHide m:val="1"/>
              <m:ctrlPr>
                <w:del w:id="102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103" w:author="Caio Pizzol" w:date="2026-09-26T15:06:00Z" w16du:dateUtc="2026-09-26T19:06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104" w:author="Caio Pizzol" w:date="2026-09-26T15:06:00Z" w16du:dateUtc="2026-09-26T19:06:00Z">
                  <w:rPr>
                    <w:rFonts w:ascii="Cambria Math" w:hAnsi="Cambria Math"/>
                  </w:rPr>
                  <m:t>1</m:t>
                </w:del>
              </m:r>
            </m:sup>
            <m:e>
              <m:r>
                <w:del w:id="105" w:author="Caio Pizzol" w:date="2026-09-26T15:06:00Z" w16du:dateUtc="2026-09-26T19:06:00Z">
                  <w:rPr>
                    <w:rFonts w:ascii="Cambria Math" w:hAnsi="Cambria Math"/>
                  </w:rPr>
                  <m:t>f</m:t>
                </w:del>
              </m:r>
            </m:e>
          </m:nary>
        </m:oMath>
      </m:oMathPara>
    </w:p>
    <w:p w14:paraId="73B8B8DF" w14:textId="77777777" w:rsidR="00B30D20" w:rsidRDefault="00897417">
      <w:pPr>
        <w:rPr>
          <w:del w:id="106" w:author="Caio Pizzol" w:date="2026-09-26T15:06:00Z" w16du:dateUtc="2026-09-26T19:06:00Z"/>
        </w:rPr>
      </w:pPr>
      <w:del w:id="107" w:author="Caio Pizzol" w:date="2026-09-26T15:06:00Z" w16du:dateUtc="2026-09-26T19:06:00Z">
        <w:r>
          <w:delText>9. limLoc present-no-val (Finding A — spec default=undOvr):</w:delText>
        </w:r>
      </w:del>
    </w:p>
    <w:p w14:paraId="10993E1F" w14:textId="77777777" w:rsidR="00B30D20" w:rsidRDefault="00897417">
      <w:pPr>
        <w:rPr>
          <w:del w:id="108" w:author="Caio Pizzol" w:date="2026-09-26T15:06:00Z" w16du:dateUtc="2026-09-26T19:06:00Z"/>
        </w:rPr>
      </w:pPr>
      <m:oMathPara>
        <m:oMath>
          <m:nary>
            <m:naryPr>
              <m:chr m:val="∑"/>
              <m:limLoc m:val="undOvr"/>
              <m:ctrlPr>
                <w:del w:id="109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110" w:author="Caio Pizzol" w:date="2026-09-26T15:06:00Z" w16du:dateUtc="2026-09-26T19:06:00Z">
                  <w:rPr>
                    <w:rFonts w:ascii="Cambria Math" w:hAnsi="Cambria Math"/>
                  </w:rPr>
                  <m:t>i</m:t>
                </w:del>
              </m:r>
              <m:r>
                <w:del w:id="111" w:author="Caio Pizzol" w:date="2026-09-26T15:06:00Z" w16du:dateUtc="2026-09-26T19:06:00Z">
                  <w:rPr>
                    <w:rFonts w:ascii="Cambria Math" w:hAnsi="Cambria Math"/>
                  </w:rPr>
                  <m:t>=1</m:t>
                </w:del>
              </m:r>
            </m:sub>
            <m:sup>
              <m:r>
                <w:del w:id="112" w:author="Caio Pizzol" w:date="2026-09-26T15:06:00Z" w16du:dateUtc="2026-09-26T19:06:00Z">
                  <w:rPr>
                    <w:rFonts w:ascii="Cambria Math" w:hAnsi="Cambria Math"/>
                  </w:rPr>
                  <m:t>n</m:t>
                </w:del>
              </m:r>
            </m:sup>
            <m:e>
              <m:r>
                <w:del w:id="113" w:author="Caio Pizzol" w:date="2026-09-26T15:06:00Z" w16du:dateUtc="2026-09-26T19:06:00Z">
                  <w:rPr>
                    <w:rFonts w:ascii="Cambria Math" w:hAnsi="Cambria Math"/>
                  </w:rPr>
                  <m:t>i</m:t>
                </w:del>
              </m:r>
            </m:e>
          </m:nary>
        </m:oMath>
      </m:oMathPara>
    </w:p>
    <w:p w14:paraId="61F0EF85" w14:textId="77777777" w:rsidR="00B30D20" w:rsidRDefault="00897417">
      <w:pPr>
        <w:rPr>
          <w:del w:id="114" w:author="Caio Pizzol" w:date="2026-09-26T15:06:00Z" w16du:dateUtc="2026-09-26T19:06:00Z"/>
        </w:rPr>
      </w:pPr>
      <w:del w:id="115" w:author="Caio Pizzol" w:date="2026-09-26T15:06:00Z" w16du:dateUtc="2026-09-26T19:06:00Z">
        <w:r>
          <w:delText>10. chr present-no-val (Finding D — empty character):</w:delText>
        </w:r>
      </w:del>
    </w:p>
    <w:p w14:paraId="7321AD5C" w14:textId="77777777" w:rsidR="00B30D20" w:rsidRDefault="00897417">
      <w:pPr>
        <w:rPr>
          <w:del w:id="116" w:author="Caio Pizzol" w:date="2026-09-26T15:06:00Z" w16du:dateUtc="2026-09-26T19:06:00Z"/>
        </w:rPr>
      </w:pPr>
      <m:oMathPara>
        <m:oMath>
          <m:nary>
            <m:naryPr>
              <m:chr m:val=""/>
              <m:limLoc m:val="undOvr"/>
              <m:ctrlPr>
                <w:del w:id="117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118" w:author="Caio Pizzol" w:date="2026-09-26T15:06:00Z" w16du:dateUtc="2026-09-26T19:06:00Z">
                  <w:rPr>
                    <w:rFonts w:ascii="Cambria Math" w:hAnsi="Cambria Math"/>
                  </w:rPr>
                  <m:t>a</m:t>
                </w:del>
              </m:r>
            </m:sub>
            <m:sup>
              <m:r>
                <w:del w:id="119" w:author="Caio Pizzol" w:date="2026-09-26T15:06:00Z" w16du:dateUtc="2026-09-26T19:06:00Z">
                  <w:rPr>
                    <w:rFonts w:ascii="Cambria Math" w:hAnsi="Cambria Math"/>
                  </w:rPr>
                  <m:t>b</m:t>
                </w:del>
              </m:r>
            </m:sup>
            <m:e>
              <m:r>
                <w:del w:id="120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nary>
        </m:oMath>
      </m:oMathPara>
    </w:p>
    <w:p w14:paraId="6E049FC6" w14:textId="77777777" w:rsidR="00B30D20" w:rsidRDefault="00897417">
      <w:pPr>
        <w:pStyle w:val="Heading2"/>
        <w:pPrChange w:id="121" w:author="Caio Pizzol" w:date="2026-09-26T15:06:00Z" w16du:dateUtc="2026-09-26T19:06:00Z">
          <w:pPr/>
        </w:pPrChange>
      </w:pPr>
      <w:del w:id="122" w:author="Caio Pizzol" w:date="2026-09-26T15:06:00Z" w16du:dateUtc="2026-09-26T19:06:00Z">
        <w:r>
          <w:delText xml:space="preserve">12. subHide </w:delText>
        </w:r>
      </w:del>
      <w:r>
        <w:t>m:</w:t>
      </w:r>
      <w:ins w:id="123" w:author="Caio Pizzol" w:date="2026-09-26T15:06:00Z" w16du:dateUtc="2026-09-26T19:06:00Z">
        <w:r>
          <w:t>show</w:t>
        </w:r>
      </w:ins>
      <w:del w:id="124" w:author="Caio Pizzol" w:date="2026-09-26T15:06:00Z" w16du:dateUtc="2026-09-26T19:06:00Z">
        <w:r>
          <w:delText>val="0" (ST_OnOff OFF value — §22.9.2.7): sub should stay visible → msubsup</w:delText>
        </w:r>
      </w:del>
    </w:p>
    <w:p w14:paraId="63483EAB" w14:textId="77777777" w:rsidR="00253E53" w:rsidRDefault="00897417">
      <w:pPr>
        <w:rPr>
          <w:ins w:id="125" w:author="Caio Pizzol" w:date="2026-09-26T15:06:00Z" w16du:dateUtc="2026-09-26T19:06:00Z"/>
        </w:rPr>
      </w:pPr>
      <m:oMathPara>
        <m:oMath>
          <m:r>
            <w:ins w:id="126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127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128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29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30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131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65991491" w14:textId="77777777" w:rsidR="00253E53" w:rsidRDefault="00897417">
      <w:pPr>
        <w:pStyle w:val="Heading2"/>
        <w:rPr>
          <w:ins w:id="132" w:author="Caio Pizzol" w:date="2026-09-26T15:06:00Z" w16du:dateUtc="2026-09-26T19:06:00Z"/>
        </w:rPr>
      </w:pPr>
      <w:ins w:id="133" w:author="Caio Pizzol" w:date="2026-09-26T15:06:00Z" w16du:dateUtc="2026-09-26T19:06:00Z">
        <w:r>
          <w:t>Case 4: m:show val=1 (visible)</w:t>
        </w:r>
      </w:ins>
    </w:p>
    <w:p w14:paraId="3CB6DCDC" w14:textId="77777777" w:rsidR="00253E53" w:rsidRDefault="00897417">
      <w:pPr>
        <w:rPr>
          <w:ins w:id="134" w:author="Caio Pizzol" w:date="2026-09-26T15:06:00Z" w16du:dateUtc="2026-09-26T19:06:00Z"/>
        </w:rPr>
      </w:pPr>
      <m:oMathPara>
        <m:oMath>
          <m:r>
            <w:ins w:id="135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136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137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38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39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140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4E43CA20" w14:textId="77777777" w:rsidR="00253E53" w:rsidRDefault="00897417">
      <w:pPr>
        <w:pStyle w:val="Heading2"/>
        <w:rPr>
          <w:ins w:id="141" w:author="Caio Pizzol" w:date="2026-09-26T15:06:00Z" w16du:dateUtc="2026-09-26T19:06:00Z"/>
        </w:rPr>
      </w:pPr>
      <w:ins w:id="142" w:author="Caio Pizzol" w:date="2026-09-26T15:06:00Z" w16du:dateUtc="2026-09-26T19:06:00Z">
        <w:r>
          <w:t>Case 5: m:show val=0 (hidden)</w:t>
        </w:r>
      </w:ins>
    </w:p>
    <w:p w14:paraId="19ADFE2D" w14:textId="77777777" w:rsidR="00253E53" w:rsidRDefault="00897417">
      <w:pPr>
        <w:rPr>
          <w:ins w:id="143" w:author="Caio Pizzol" w:date="2026-09-26T15:06:00Z" w16du:dateUtc="2026-09-26T19:06:00Z"/>
        </w:rPr>
      </w:pPr>
      <m:oMathPara>
        <m:oMath>
          <m:r>
            <w:ins w:id="144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145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ctrlPr>
                <w:ins w:id="146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47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48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149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42FCC1F0" w14:textId="77777777" w:rsidR="00253E53" w:rsidRDefault="00897417">
      <w:pPr>
        <w:pStyle w:val="Heading2"/>
        <w:rPr>
          <w:ins w:id="150" w:author="Caio Pizzol" w:date="2026-09-26T15:06:00Z" w16du:dateUtc="2026-09-26T19:06:00Z"/>
        </w:rPr>
      </w:pPr>
      <w:ins w:id="151" w:author="Caio Pizzol" w:date="2026-09-26T15:06:00Z" w16du:dateUtc="2026-09-26T19:06:00Z">
        <w:r>
          <w:t>Case 6: m:show val=true</w:t>
        </w:r>
      </w:ins>
    </w:p>
    <w:p w14:paraId="75A8F9DD" w14:textId="77777777" w:rsidR="00253E53" w:rsidRDefault="00897417">
      <w:pPr>
        <w:rPr>
          <w:ins w:id="152" w:author="Caio Pizzol" w:date="2026-09-26T15:06:00Z" w16du:dateUtc="2026-09-26T19:06:00Z"/>
        </w:rPr>
      </w:pPr>
      <m:oMathPara>
        <m:oMath>
          <m:r>
            <w:ins w:id="153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154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155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56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57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158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6E867FC7" w14:textId="77777777" w:rsidR="00253E53" w:rsidRDefault="00897417">
      <w:pPr>
        <w:pStyle w:val="Heading2"/>
        <w:rPr>
          <w:ins w:id="159" w:author="Caio Pizzol" w:date="2026-09-26T15:06:00Z" w16du:dateUtc="2026-09-26T19:06:00Z"/>
        </w:rPr>
      </w:pPr>
      <w:ins w:id="160" w:author="Caio Pizzol" w:date="2026-09-26T15:06:00Z" w16du:dateUtc="2026-09-26T19:06:00Z">
        <w:r>
          <w:t>Case 7: m:show val=false (hidden)</w:t>
        </w:r>
      </w:ins>
    </w:p>
    <w:p w14:paraId="38E0F618" w14:textId="77777777" w:rsidR="00253E53" w:rsidRDefault="00897417">
      <w:pPr>
        <w:rPr>
          <w:ins w:id="161" w:author="Caio Pizzol" w:date="2026-09-26T15:06:00Z" w16du:dateUtc="2026-09-26T19:06:00Z"/>
        </w:rPr>
      </w:pPr>
      <m:oMathPara>
        <m:oMath>
          <m:r>
            <w:ins w:id="162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163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ctrlPr>
                <w:ins w:id="164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65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66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167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294DD9DA" w14:textId="77777777" w:rsidR="00253E53" w:rsidRDefault="00897417">
      <w:pPr>
        <w:pStyle w:val="Heading2"/>
        <w:rPr>
          <w:ins w:id="168" w:author="Caio Pizzol" w:date="2026-09-26T15:06:00Z" w16du:dateUtc="2026-09-26T19:06:00Z"/>
        </w:rPr>
      </w:pPr>
      <w:ins w:id="169" w:author="Caio Pizzol" w:date="2026-09-26T15:06:00Z" w16du:dateUtc="2026-09-26T19:06:00Z">
        <w:r>
          <w:t>Case 8: zeroWid alone</w:t>
        </w:r>
      </w:ins>
    </w:p>
    <w:p w14:paraId="06B32A99" w14:textId="77777777" w:rsidR="00253E53" w:rsidRDefault="00897417">
      <w:pPr>
        <w:pStyle w:val="Heading2"/>
        <w:rPr>
          <w:ins w:id="170" w:author="Caio Pizzol" w:date="2026-09-26T15:06:00Z" w16du:dateUtc="2026-09-26T19:06:00Z"/>
        </w:rPr>
      </w:pPr>
      <w:ins w:id="171" w:author="Caio Pizzol" w:date="2026-09-26T15:06:00Z" w16du:dateUtc="2026-09-26T19:06:00Z">
        <w:r>
          <w:t>Case 9: zeroAsc alone</w:t>
        </w:r>
      </w:ins>
    </w:p>
    <w:p w14:paraId="2275DF8A" w14:textId="77777777" w:rsidR="00253E53" w:rsidRDefault="00897417">
      <w:pPr>
        <w:rPr>
          <w:ins w:id="172" w:author="Caio Pizzol" w:date="2026-09-26T15:06:00Z" w16du:dateUtc="2026-09-26T19:06:00Z"/>
        </w:rPr>
      </w:pPr>
      <m:oMathPara>
        <m:oMath>
          <m:r>
            <w:ins w:id="173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174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zeroAsc m:val="1"/>
              <m:ctrlPr>
                <w:ins w:id="175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76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77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178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1F0D6E34" w14:textId="77777777" w:rsidR="00253E53" w:rsidRDefault="00897417">
      <w:pPr>
        <w:pStyle w:val="Heading2"/>
        <w:rPr>
          <w:ins w:id="179" w:author="Caio Pizzol" w:date="2026-09-26T15:06:00Z" w16du:dateUtc="2026-09-26T19:06:00Z"/>
        </w:rPr>
      </w:pPr>
      <w:ins w:id="180" w:author="Caio Pizzol" w:date="2026-09-26T15:06:00Z" w16du:dateUtc="2026-09-26T19:06:00Z">
        <w:r>
          <w:t>Case 10: zeroDesc alone (classic smash)</w:t>
        </w:r>
      </w:ins>
    </w:p>
    <w:p w14:paraId="614975CA" w14:textId="77777777" w:rsidR="00253E53" w:rsidRDefault="00897417">
      <w:pPr>
        <w:rPr>
          <w:ins w:id="181" w:author="Caio Pizzol" w:date="2026-09-26T15:06:00Z" w16du:dateUtc="2026-09-26T19:06:00Z"/>
        </w:rPr>
      </w:pPr>
      <m:oMathPara>
        <m:oMath>
          <m:r>
            <w:ins w:id="182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183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zeroDesc m:val="1"/>
              <m:ctrlPr>
                <w:ins w:id="184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85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86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187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5A38A95D" w14:textId="77777777" w:rsidR="00253E53" w:rsidRDefault="00897417">
      <w:pPr>
        <w:pStyle w:val="Heading2"/>
        <w:rPr>
          <w:ins w:id="188" w:author="Caio Pizzol" w:date="2026-09-26T15:06:00Z" w16du:dateUtc="2026-09-26T19:06:00Z"/>
        </w:rPr>
      </w:pPr>
      <w:ins w:id="189" w:author="Caio Pizzol" w:date="2026-09-26T15:06:00Z" w16du:dateUtc="2026-09-26T19:06:00Z">
        <w:r>
          <w:t>Case 11: show=0 + zeroDesc</w:t>
        </w:r>
        <w:r>
          <w:t>=1 (hidden, smashed)</w:t>
        </w:r>
      </w:ins>
    </w:p>
    <w:p w14:paraId="4AC62C9A" w14:textId="77777777" w:rsidR="00253E53" w:rsidRDefault="00897417">
      <w:pPr>
        <w:rPr>
          <w:ins w:id="190" w:author="Caio Pizzol" w:date="2026-09-26T15:06:00Z" w16du:dateUtc="2026-09-26T19:06:00Z"/>
        </w:rPr>
      </w:pPr>
      <m:oMathPara>
        <m:oMath>
          <m:r>
            <w:ins w:id="191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192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zeroDesc m:val="1"/>
              <m:ctrlPr>
                <w:ins w:id="193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94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95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196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2FA9E54A" w14:textId="77777777" w:rsidR="00253E53" w:rsidRDefault="00897417">
      <w:pPr>
        <w:pStyle w:val="Heading2"/>
        <w:rPr>
          <w:ins w:id="197" w:author="Caio Pizzol" w:date="2026-09-26T15:06:00Z" w16du:dateUtc="2026-09-26T19:06:00Z"/>
        </w:rPr>
      </w:pPr>
      <w:ins w:id="198" w:author="Caio Pizzol" w:date="2026-09-26T15:06:00Z" w16du:dateUtc="2026-09-26T19:06:00Z">
        <w:r>
          <w:t>Case 12: all three zeroed, show absent</w:t>
        </w:r>
      </w:ins>
    </w:p>
    <w:p w14:paraId="354CAF40" w14:textId="77777777" w:rsidR="00253E53" w:rsidRDefault="00897417">
      <w:pPr>
        <w:pStyle w:val="Heading2"/>
        <w:rPr>
          <w:ins w:id="199" w:author="Caio Pizzol" w:date="2026-09-26T15:06:00Z" w16du:dateUtc="2026-09-26T19:06:00Z"/>
        </w:rPr>
      </w:pPr>
      <w:ins w:id="200" w:author="Caio Pizzol" w:date="2026-09-26T15:06:00Z" w16du:dateUtc="2026-09-26T19:06:00Z">
        <w:r>
          <w:t>Case 13: all three zeroed + show=0</w:t>
        </w:r>
      </w:ins>
    </w:p>
    <w:p w14:paraId="59EC085C" w14:textId="77777777" w:rsidR="00253E53" w:rsidRDefault="00897417">
      <w:pPr>
        <w:rPr>
          <w:ins w:id="201" w:author="Caio Pizzol" w:date="2026-09-26T15:06:00Z" w16du:dateUtc="2026-09-26T19:06:00Z"/>
        </w:rPr>
      </w:pPr>
      <m:oMathPara>
        <m:oMath>
          <m:r>
            <w:ins w:id="202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203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zeroWid m:val="1"/>
              <m:zeroAsc m:val="1"/>
              <m:zeroDesc m:val="1"/>
              <m:ctrlPr>
                <w:ins w:id="204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205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206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207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</m:oMath>
      </m:oMathPara>
    </w:p>
    <w:p w14:paraId="4F0990A8" w14:textId="77777777" w:rsidR="00253E53" w:rsidRDefault="00897417">
      <w:pPr>
        <w:pStyle w:val="Heading2"/>
        <w:rPr>
          <w:ins w:id="208" w:author="Caio Pizzol" w:date="2026-09-26T15:06:00Z" w16du:dateUtc="2026-09-26T19:06:00Z"/>
        </w:rPr>
      </w:pPr>
      <w:ins w:id="209" w:author="Caio Pizzol" w:date="2026-09-26T15:06:00Z" w16du:dateUtc="2026-09-26T19:06:00Z">
        <w:r>
          <w:t>Case 14: m:transp=1 (unsupported)</w:t>
        </w:r>
      </w:ins>
    </w:p>
    <w:p w14:paraId="42726AC9" w14:textId="77777777" w:rsidR="00B30D20" w:rsidRDefault="00897417">
      <w:pPr>
        <w:rPr>
          <w:del w:id="210" w:author="Caio Pizzol" w:date="2026-09-26T15:06:00Z" w16du:dateUtc="2026-09-26T19:06:00Z"/>
        </w:rPr>
      </w:pPr>
      <m:oMathPara>
        <m:oMath>
          <m:r>
            <w:ins w:id="211" w:author="Caio Pizzol" w:date="2026-09-26T15:06:00Z" w16du:dateUtc="2026-09-26T19:06:00Z">
              <w:rPr>
                <w:rFonts w:ascii="Cambria Math" w:hAnsi="Cambria Math"/>
              </w:rPr>
              <m:t>a</m:t>
            </w:ins>
          </m:r>
          <m:r>
            <w:ins w:id="212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phant>
            <m:phantPr>
              <m:transp m:val="1"/>
              <m:ctrlPr>
                <w:ins w:id="213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214" w:author="Caio Pizzol" w:date="2026-09-26T15:06:00Z" w16du:dateUtc="2026-09-26T19:0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215" w:author="Caio Pizzol" w:date="2026-09-26T15:06:00Z" w16du:dateUtc="2026-09-26T19:06:00Z">
              <w:rPr>
                <w:rFonts w:ascii="Cambria Math" w:hAnsi="Cambria Math"/>
              </w:rPr>
              <m:t>+</m:t>
            </w:ins>
          </m:r>
          <m:r>
            <w:ins w:id="216" w:author="Caio Pizzol" w:date="2026-09-26T15:06:00Z" w16du:dateUtc="2026-09-26T19:06:00Z">
              <w:rPr>
                <w:rFonts w:ascii="Cambria Math" w:hAnsi="Cambria Math"/>
              </w:rPr>
              <m:t>b</m:t>
            </w:ins>
          </m:r>
          <m:nary>
            <m:naryPr>
              <m:ctrlPr>
                <w:del w:id="217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218" w:author="Caio Pizzol" w:date="2026-09-26T15:06:00Z" w16du:dateUtc="2026-09-26T19:06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219" w:author="Caio Pizzol" w:date="2026-09-26T15:06:00Z" w16du:dateUtc="2026-09-26T19:06:00Z">
                  <w:rPr>
                    <w:rFonts w:ascii="Cambria Math" w:hAnsi="Cambria Math"/>
                  </w:rPr>
                  <m:t>1</m:t>
                </w:del>
              </m:r>
            </m:sup>
            <m:e>
              <m:r>
                <w:del w:id="220" w:author="Caio Pizzol" w:date="2026-09-26T15:06:00Z" w16du:dateUtc="2026-09-26T19:06:00Z">
                  <w:rPr>
                    <w:rFonts w:ascii="Cambria Math" w:hAnsi="Cambria Math"/>
                  </w:rPr>
                  <m:t>f</m:t>
                </w:del>
              </m:r>
            </m:e>
          </m:nary>
        </m:oMath>
      </m:oMathPara>
    </w:p>
    <w:p w14:paraId="3A77849A" w14:textId="77777777" w:rsidR="00B30D20" w:rsidRDefault="00897417">
      <w:pPr>
        <w:rPr>
          <w:del w:id="221" w:author="Caio Pizzol" w:date="2026-09-26T15:06:00Z" w16du:dateUtc="2026-09-26T19:06:00Z"/>
        </w:rPr>
      </w:pPr>
      <w:del w:id="222" w:author="Caio Pizzol" w:date="2026-09-26T15:06:00Z" w16du:dateUtc="2026-09-26T19:06:00Z">
        <w:r>
          <w:delText>13. m:grow m:val="0" (Finding E — §22.1.2.72): operator should NOT grow (expect largeop/stretchy=false on mo)</w:delText>
        </w:r>
      </w:del>
    </w:p>
    <w:p w14:paraId="1626CAC9" w14:textId="77777777" w:rsidR="00B30D20" w:rsidRDefault="00897417">
      <m:oMathPara>
        <m:oMath>
          <m:nary>
            <m:naryPr>
              <m:chr m:val="∑"/>
              <m:ctrlPr>
                <w:del w:id="223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224" w:author="Caio Pizzol" w:date="2026-09-26T15:06:00Z" w16du:dateUtc="2026-09-26T19:06:00Z">
                  <w:rPr>
                    <w:rFonts w:ascii="Cambria Math" w:hAnsi="Cambria Math"/>
                  </w:rPr>
                  <m:t>i</m:t>
                </w:del>
              </m:r>
              <m:r>
                <w:del w:id="225" w:author="Caio Pizzol" w:date="2026-09-26T15:06:00Z" w16du:dateUtc="2026-09-26T19:06:00Z">
                  <w:rPr>
                    <w:rFonts w:ascii="Cambria Math" w:hAnsi="Cambria Math"/>
                  </w:rPr>
                  <m:t>=1</m:t>
                </w:del>
              </m:r>
            </m:sub>
            <m:sup>
              <m:r>
                <w:del w:id="226" w:author="Caio Pizzol" w:date="2026-09-26T15:06:00Z" w16du:dateUtc="2026-09-26T19:06:00Z">
                  <w:rPr>
                    <w:rFonts w:ascii="Cambria Math" w:hAnsi="Cambria Math"/>
                  </w:rPr>
                  <m:t>n</m:t>
                </w:del>
              </m:r>
            </m:sup>
            <m:e>
              <m:r>
                <w:del w:id="227" w:author="Caio Pizzol" w:date="2026-09-26T15:06:00Z" w16du:dateUtc="2026-09-26T19:06:00Z">
                  <w:rPr>
                    <w:rFonts w:ascii="Cambria Math" w:hAnsi="Cambria Math"/>
                  </w:rPr>
                  <m:t>i</m:t>
                </w:del>
              </m:r>
            </m:e>
          </m:nary>
        </m:oMath>
      </m:oMathPara>
    </w:p>
    <w:sectPr w:rsidR="00B30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A3"/>
    <w:rsid w:val="002031F9"/>
    <w:rsid w:val="00253E53"/>
    <w:rsid w:val="004D0FB8"/>
    <w:rsid w:val="006B0F7D"/>
    <w:rsid w:val="00744453"/>
    <w:rsid w:val="00794B85"/>
    <w:rsid w:val="00897417"/>
    <w:rsid w:val="00AF4127"/>
    <w:rsid w:val="00B30D20"/>
    <w:rsid w:val="00B413A3"/>
    <w:rsid w:val="00BB00F0"/>
    <w:rsid w:val="00C72CF2"/>
    <w:rsid w:val="00D131DD"/>
    <w:rsid w:val="00DE0A42"/>
    <w:rsid w:val="00EC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F575"/>
  <w15:chartTrackingRefBased/>
  <w15:docId w15:val="{29E3BCEC-7ADB-4BB8-B0B1-AB2B8398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2026-04-12T22:50:00Z</dcterms:created>
  <dcterms:modified xsi:type="dcterms:W3CDTF">2026-09-26T19:06:00Z</dcterms:modified>
</cp:coreProperties>
</file>