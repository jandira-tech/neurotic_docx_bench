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2CEDC0" w14:textId="77777777" w:rsidR="002E5199" w:rsidRDefault="002E5199" w:rsidP="009700EB">
      <w:pPr>
        <w:pStyle w:val="Default"/>
        <w:rPr>
          <w:ins w:id="1" w:author="uzivatel" w:date="2026-09-22T12:52:00Z" w16du:dateUtc="2026-09-22T16:52:00Z"/>
          <w:b/>
          <w:bCs/>
          <w:sz w:val="22"/>
          <w:szCs w:val="22"/>
          <w:u w:val="single"/>
        </w:rPr>
      </w:pPr>
    </w:p>
    <w:p w14:paraId="31A9A077" w14:textId="77777777" w:rsidR="002E5199" w:rsidRDefault="002E5199" w:rsidP="002E5199">
      <w:pPr>
        <w:pStyle w:val="Heading4"/>
        <w:jc w:val="center"/>
        <w:rPr>
          <w:ins w:id="2" w:author="uzivatel" w:date="2026-09-22T12:52:00Z" w16du:dateUtc="2026-09-22T16:52:00Z"/>
          <w:sz w:val="34"/>
        </w:rPr>
      </w:pPr>
      <w:ins w:id="3" w:author="uzivatel" w:date="2026-09-22T12:52:00Z" w16du:dateUtc="2026-09-22T16:52:00Z">
        <w:r>
          <w:rPr>
            <w:sz w:val="34"/>
          </w:rPr>
          <w:t>Základní škola Rumburk, U Nemocnice 1132/5, okres Děčín, p. o.</w:t>
        </w:r>
      </w:ins>
    </w:p>
    <w:p w14:paraId="537DB42B" w14:textId="77777777" w:rsidR="002E5199" w:rsidRDefault="002E5199" w:rsidP="002E5199">
      <w:pPr>
        <w:rPr>
          <w:ins w:id="4" w:author="uzivatel" w:date="2026-09-22T12:52:00Z" w16du:dateUtc="2026-09-22T16:52:00Z"/>
          <w:sz w:val="16"/>
        </w:rPr>
      </w:pPr>
      <w:ins w:id="5" w:author="uzivatel" w:date="2026-09-22T12:52:00Z" w16du:dateUtc="2026-09-22T16:52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875C5A4" w14:textId="77777777" w:rsidR="00067C1B" w:rsidRDefault="00067C1B" w:rsidP="002E5199">
      <w:pPr>
        <w:pStyle w:val="Default"/>
        <w:jc w:val="center"/>
        <w:rPr>
          <w:ins w:id="6" w:author="uzivatel" w:date="2026-09-22T12:52:00Z" w16du:dateUtc="2026-09-22T16:52:00Z"/>
        </w:rPr>
      </w:pPr>
    </w:p>
    <w:p w14:paraId="792BED41" w14:textId="77777777" w:rsidR="009700EB" w:rsidRPr="00AF69EB" w:rsidRDefault="009700EB" w:rsidP="002E5199">
      <w:pPr>
        <w:pStyle w:val="Default"/>
        <w:jc w:val="center"/>
        <w:rPr>
          <w:ins w:id="7" w:author="uzivatel" w:date="2026-09-22T12:52:00Z" w16du:dateUtc="2026-09-22T16:52:00Z"/>
          <w:b/>
          <w:bCs/>
          <w:sz w:val="22"/>
          <w:szCs w:val="22"/>
          <w:u w:val="single"/>
        </w:rPr>
      </w:pPr>
      <w:ins w:id="8" w:author="uzivatel" w:date="2026-09-22T12:52:00Z" w16du:dateUtc="2026-09-22T16:52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2539DE29" w14:textId="77777777" w:rsidR="009D457F" w:rsidRDefault="009D457F" w:rsidP="009700EB">
      <w:pPr>
        <w:pStyle w:val="Default"/>
        <w:rPr>
          <w:ins w:id="9" w:author="uzivatel" w:date="2026-09-22T12:52:00Z" w16du:dateUtc="2026-09-22T16:52:00Z"/>
          <w:b/>
          <w:bCs/>
          <w:sz w:val="22"/>
          <w:szCs w:val="22"/>
        </w:rPr>
      </w:pPr>
    </w:p>
    <w:p w14:paraId="380C9500" w14:textId="77777777" w:rsidR="009700EB" w:rsidRDefault="009700EB" w:rsidP="009700EB">
      <w:pPr>
        <w:pStyle w:val="Default"/>
        <w:rPr>
          <w:ins w:id="10" w:author="uzivatel" w:date="2026-09-22T12:52:00Z" w16du:dateUtc="2026-09-22T16:52:00Z"/>
          <w:rFonts w:ascii="Roboto" w:hAnsi="Roboto"/>
        </w:rPr>
      </w:pPr>
      <w:ins w:id="11" w:author="uzivatel" w:date="2026-09-22T12:52:00Z" w16du:dateUtc="2026-09-22T16:52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55BCED20" w14:textId="77777777" w:rsidR="004714D6" w:rsidRDefault="003A4848" w:rsidP="003A4848">
      <w:pPr>
        <w:pStyle w:val="Default"/>
        <w:numPr>
          <w:ilvl w:val="0"/>
          <w:numId w:val="10"/>
        </w:numPr>
        <w:rPr>
          <w:ins w:id="12" w:author="uzivatel" w:date="2026-09-22T12:52:00Z" w16du:dateUtc="2026-09-22T16:52:00Z"/>
          <w:rFonts w:ascii="Roboto" w:hAnsi="Roboto"/>
        </w:rPr>
      </w:pPr>
      <w:ins w:id="13" w:author="uzivatel" w:date="2026-09-22T12:52:00Z" w16du:dateUtc="2026-09-22T16:52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4BE1D372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4" w:author="uzivatel" w:date="2026-09-22T12:52:00Z" w16du:dateUtc="2026-09-22T16:52:00Z"/>
          <w:rFonts w:ascii="Roboto" w:hAnsi="Roboto"/>
        </w:rPr>
      </w:pPr>
      <w:ins w:id="15" w:author="uzivatel" w:date="2026-09-22T12:52:00Z" w16du:dateUtc="2026-09-22T16:52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317988B1" w14:textId="77777777" w:rsidR="003A4848" w:rsidRDefault="003A4848" w:rsidP="003A4848">
      <w:pPr>
        <w:pStyle w:val="Default"/>
        <w:numPr>
          <w:ilvl w:val="0"/>
          <w:numId w:val="10"/>
        </w:numPr>
        <w:rPr>
          <w:ins w:id="16" w:author="uzivatel" w:date="2026-09-22T12:52:00Z" w16du:dateUtc="2026-09-22T16:52:00Z"/>
          <w:rFonts w:ascii="Roboto" w:hAnsi="Roboto"/>
        </w:rPr>
      </w:pPr>
      <w:ins w:id="17" w:author="uzivatel" w:date="2026-09-22T12:52:00Z" w16du:dateUtc="2026-09-22T16:52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1E7DC4B2" w14:textId="77777777" w:rsidR="003A4848" w:rsidRDefault="003A4848" w:rsidP="003A4848">
      <w:pPr>
        <w:pStyle w:val="Default"/>
        <w:numPr>
          <w:ilvl w:val="0"/>
          <w:numId w:val="10"/>
        </w:numPr>
        <w:rPr>
          <w:ins w:id="18" w:author="uzivatel" w:date="2026-09-22T12:52:00Z" w16du:dateUtc="2026-09-22T16:52:00Z"/>
          <w:rFonts w:ascii="Roboto" w:hAnsi="Roboto"/>
        </w:rPr>
      </w:pPr>
      <w:ins w:id="19" w:author="uzivatel" w:date="2026-09-22T12:52:00Z" w16du:dateUtc="2026-09-22T16:52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9EFA4B3" w14:textId="77777777" w:rsidR="003A4848" w:rsidRDefault="003A4848" w:rsidP="003A4848">
      <w:pPr>
        <w:pStyle w:val="Default"/>
        <w:numPr>
          <w:ilvl w:val="0"/>
          <w:numId w:val="10"/>
        </w:numPr>
        <w:rPr>
          <w:ins w:id="20" w:author="uzivatel" w:date="2026-09-22T12:52:00Z" w16du:dateUtc="2026-09-22T16:52:00Z"/>
          <w:rFonts w:ascii="Roboto" w:hAnsi="Roboto"/>
        </w:rPr>
      </w:pPr>
      <w:ins w:id="21" w:author="uzivatel" w:date="2026-09-22T12:52:00Z" w16du:dateUtc="2026-09-22T16:52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98E3E2B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2" w:author="uzivatel" w:date="2026-09-22T12:52:00Z" w16du:dateUtc="2026-09-22T16:52:00Z"/>
          <w:b/>
          <w:bCs/>
          <w:sz w:val="22"/>
          <w:szCs w:val="22"/>
        </w:rPr>
      </w:pPr>
      <w:ins w:id="23" w:author="uzivatel" w:date="2026-09-22T12:52:00Z" w16du:dateUtc="2026-09-22T16:52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40F3DAFA" w14:textId="77777777" w:rsidR="009D457F" w:rsidRPr="009D457F" w:rsidRDefault="009D457F" w:rsidP="009D457F">
      <w:pPr>
        <w:pStyle w:val="Default"/>
        <w:ind w:left="720"/>
        <w:rPr>
          <w:ins w:id="24" w:author="uzivatel" w:date="2026-09-22T12:52:00Z" w16du:dateUtc="2026-09-22T16:52:00Z"/>
          <w:b/>
          <w:bCs/>
          <w:sz w:val="22"/>
          <w:szCs w:val="22"/>
        </w:rPr>
      </w:pPr>
    </w:p>
    <w:p w14:paraId="66247D1D" w14:textId="77777777" w:rsidR="0071556C" w:rsidRDefault="0043051E" w:rsidP="009700EB">
      <w:pPr>
        <w:pStyle w:val="Default"/>
        <w:rPr>
          <w:ins w:id="25" w:author="uzivatel" w:date="2026-09-22T12:52:00Z" w16du:dateUtc="2026-09-22T16:52:00Z"/>
          <w:b/>
          <w:bCs/>
          <w:sz w:val="22"/>
          <w:szCs w:val="22"/>
          <w:u w:val="single"/>
        </w:rPr>
      </w:pPr>
      <w:ins w:id="26" w:author="uzivatel" w:date="2026-09-22T12:52:00Z" w16du:dateUtc="2026-09-22T16:52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0E0A8A4" w14:textId="77777777" w:rsidR="002E5199" w:rsidRPr="0043051E" w:rsidRDefault="002E5199" w:rsidP="009700EB">
      <w:pPr>
        <w:pStyle w:val="Default"/>
        <w:rPr>
          <w:ins w:id="27" w:author="uzivatel" w:date="2026-09-22T12:52:00Z" w16du:dateUtc="2026-09-22T16:52:00Z"/>
          <w:b/>
          <w:bCs/>
          <w:sz w:val="22"/>
          <w:szCs w:val="22"/>
          <w:u w:val="single"/>
        </w:rPr>
      </w:pPr>
    </w:p>
    <w:p w14:paraId="65B24CA7" w14:textId="77777777" w:rsidR="00E60474" w:rsidRDefault="00C9043F" w:rsidP="00E2631A">
      <w:pPr>
        <w:pStyle w:val="Default"/>
        <w:rPr>
          <w:ins w:id="28" w:author="uzivatel" w:date="2026-09-22T12:52:00Z" w16du:dateUtc="2026-09-22T16:52:00Z"/>
          <w:rFonts w:ascii="Roboto" w:hAnsi="Roboto"/>
        </w:rPr>
      </w:pPr>
      <w:ins w:id="29" w:author="uzivatel" w:date="2026-09-22T12:52:00Z" w16du:dateUtc="2026-09-22T16:52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0433A1E6" w14:textId="77777777" w:rsidR="00E2631A" w:rsidRPr="00E2631A" w:rsidRDefault="00E2631A" w:rsidP="00E2631A">
      <w:pPr>
        <w:pStyle w:val="Default"/>
        <w:rPr>
          <w:ins w:id="30" w:author="uzivatel" w:date="2026-09-22T12:52:00Z" w16du:dateUtc="2026-09-22T16:52:00Z"/>
          <w:rFonts w:ascii="Roboto" w:hAnsi="Roboto"/>
        </w:rPr>
      </w:pPr>
    </w:p>
    <w:p w14:paraId="4BD6B85D" w14:textId="77777777" w:rsidR="00DF0E9B" w:rsidRPr="00E2631A" w:rsidRDefault="00DF0E9B" w:rsidP="00DF0E9B">
      <w:pPr>
        <w:pStyle w:val="Default"/>
        <w:rPr>
          <w:ins w:id="31" w:author="uzivatel" w:date="2026-09-22T12:52:00Z" w16du:dateUtc="2026-09-22T16:52:00Z"/>
          <w:rFonts w:ascii="Roboto" w:hAnsi="Roboto"/>
          <w:b/>
        </w:rPr>
      </w:pPr>
      <w:ins w:id="32" w:author="uzivatel" w:date="2026-09-22T12:52:00Z" w16du:dateUtc="2026-09-22T16:52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076BB064" w14:textId="77777777" w:rsidR="000C1D5B" w:rsidRDefault="000C1D5B" w:rsidP="00222525">
      <w:pPr>
        <w:pStyle w:val="Default"/>
        <w:rPr>
          <w:ins w:id="33" w:author="uzivatel" w:date="2026-09-22T12:52:00Z" w16du:dateUtc="2026-09-22T16:52:00Z"/>
          <w:b/>
          <w:bCs/>
          <w:sz w:val="22"/>
          <w:szCs w:val="22"/>
          <w:u w:val="single"/>
        </w:rPr>
      </w:pPr>
    </w:p>
    <w:p w14:paraId="495A8F52" w14:textId="77777777" w:rsidR="00222525" w:rsidRDefault="00967EDD" w:rsidP="00222525">
      <w:pPr>
        <w:pStyle w:val="Default"/>
        <w:rPr>
          <w:ins w:id="34" w:author="uzivatel" w:date="2026-09-22T12:52:00Z" w16du:dateUtc="2026-09-22T16:52:00Z"/>
          <w:b/>
          <w:bCs/>
          <w:sz w:val="22"/>
          <w:szCs w:val="22"/>
          <w:u w:val="single"/>
        </w:rPr>
      </w:pPr>
      <w:ins w:id="35" w:author="uzivatel" w:date="2026-09-22T12:52:00Z" w16du:dateUtc="2026-09-22T16:52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2390FF6" w14:textId="77777777" w:rsidR="000C1D5B" w:rsidRDefault="000C1D5B" w:rsidP="00222525">
      <w:pPr>
        <w:pStyle w:val="Default"/>
        <w:rPr>
          <w:ins w:id="36" w:author="uzivatel" w:date="2026-09-22T12:52:00Z" w16du:dateUtc="2026-09-22T16:52:00Z"/>
          <w:b/>
          <w:bCs/>
          <w:sz w:val="22"/>
          <w:szCs w:val="22"/>
          <w:u w:val="single"/>
        </w:rPr>
      </w:pPr>
    </w:p>
    <w:p w14:paraId="52261BAB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7" w:author="uzivatel" w:date="2026-09-22T12:52:00Z" w16du:dateUtc="2026-09-22T16:52:00Z"/>
          <w:rFonts w:ascii="Roboto" w:hAnsi="Roboto"/>
        </w:rPr>
      </w:pPr>
      <w:ins w:id="38" w:author="uzivatel" w:date="2026-09-22T12:52:00Z" w16du:dateUtc="2026-09-22T16:52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1B005E04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39" w:author="uzivatel" w:date="2026-09-22T12:52:00Z" w16du:dateUtc="2026-09-22T16:52:00Z"/>
          <w:rFonts w:ascii="Roboto" w:hAnsi="Roboto"/>
        </w:rPr>
      </w:pPr>
      <w:ins w:id="40" w:author="uzivatel" w:date="2026-09-22T12:52:00Z" w16du:dateUtc="2026-09-22T16:52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82392B2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1" w:author="uzivatel" w:date="2026-09-22T12:52:00Z" w16du:dateUtc="2026-09-22T16:52:00Z"/>
          <w:rFonts w:ascii="Roboto" w:hAnsi="Roboto"/>
        </w:rPr>
      </w:pPr>
      <w:ins w:id="42" w:author="uzivatel" w:date="2026-09-22T12:52:00Z" w16du:dateUtc="2026-09-22T16:52:00Z">
        <w:r w:rsidRPr="009E4030">
          <w:rPr>
            <w:rFonts w:ascii="Roboto" w:hAnsi="Roboto"/>
          </w:rPr>
          <w:t>individuální konzultace</w:t>
        </w:r>
      </w:ins>
    </w:p>
    <w:p w14:paraId="07BFAF4D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3" w:author="uzivatel" w:date="2026-09-22T12:52:00Z" w16du:dateUtc="2026-09-22T16:52:00Z"/>
          <w:b/>
          <w:bCs/>
          <w:sz w:val="22"/>
          <w:szCs w:val="22"/>
          <w:u w:val="single"/>
        </w:rPr>
      </w:pPr>
      <w:ins w:id="44" w:author="uzivatel" w:date="2026-09-22T12:52:00Z" w16du:dateUtc="2026-09-22T16:52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5FB4E161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5" w:author="uzivatel" w:date="2026-09-22T12:52:00Z" w16du:dateUtc="2026-09-22T16:52:00Z"/>
          <w:rFonts w:ascii="Roboto" w:hAnsi="Roboto"/>
        </w:rPr>
      </w:pPr>
      <w:ins w:id="46" w:author="uzivatel" w:date="2026-09-22T12:52:00Z" w16du:dateUtc="2026-09-22T16:52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9374039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7" w:author="uzivatel" w:date="2026-09-22T12:52:00Z" w16du:dateUtc="2026-09-22T16:52:00Z"/>
          <w:rFonts w:ascii="Roboto" w:hAnsi="Roboto"/>
        </w:rPr>
      </w:pPr>
      <w:ins w:id="48" w:author="uzivatel" w:date="2026-09-22T12:52:00Z" w16du:dateUtc="2026-09-22T16:52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17A79976" w14:textId="77777777" w:rsidR="00F01D59" w:rsidRDefault="00EF2DAF" w:rsidP="009E4030">
      <w:pPr>
        <w:pStyle w:val="Default"/>
        <w:numPr>
          <w:ilvl w:val="0"/>
          <w:numId w:val="7"/>
        </w:numPr>
        <w:rPr>
          <w:ins w:id="49" w:author="uzivatel" w:date="2026-09-22T12:52:00Z" w16du:dateUtc="2026-09-22T16:52:00Z"/>
          <w:rFonts w:ascii="Roboto" w:hAnsi="Roboto"/>
        </w:rPr>
      </w:pPr>
      <w:ins w:id="50" w:author="uzivatel" w:date="2026-09-22T12:52:00Z" w16du:dateUtc="2026-09-22T16:52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13B6F3AD" w14:textId="77777777" w:rsidR="00E2631A" w:rsidRDefault="00EF2DAF" w:rsidP="009E4030">
      <w:pPr>
        <w:pStyle w:val="Default"/>
        <w:numPr>
          <w:ilvl w:val="0"/>
          <w:numId w:val="7"/>
        </w:numPr>
        <w:rPr>
          <w:ins w:id="51" w:author="uzivatel" w:date="2026-09-22T12:52:00Z" w16du:dateUtc="2026-09-22T16:52:00Z"/>
          <w:rFonts w:ascii="Roboto" w:hAnsi="Roboto"/>
        </w:rPr>
      </w:pPr>
      <w:ins w:id="52" w:author="uzivatel" w:date="2026-09-22T12:52:00Z" w16du:dateUtc="2026-09-22T16:52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CAEE2FA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3" w:author="uzivatel" w:date="2026-09-22T12:52:00Z" w16du:dateUtc="2026-09-22T16:52:00Z"/>
          <w:rFonts w:ascii="Times New Roman" w:hAnsi="Times New Roman" w:cs="Times New Roman"/>
        </w:rPr>
      </w:pPr>
      <w:ins w:id="54" w:author="uzivatel" w:date="2026-09-22T12:52:00Z" w16du:dateUtc="2026-09-22T16:52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0C467454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5" w:author="uzivatel" w:date="2026-09-22T12:52:00Z" w16du:dateUtc="2026-09-22T16:52:00Z"/>
          <w:rFonts w:ascii="Roboto" w:hAnsi="Roboto"/>
        </w:rPr>
      </w:pPr>
      <w:ins w:id="56" w:author="uzivatel" w:date="2026-09-22T12:52:00Z" w16du:dateUtc="2026-09-22T16:52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 xml:space="preserve">. Žáci, kteří v daný den absolvují více </w:t>
        </w:r>
        <w:r w:rsidR="00FB2884">
          <w:rPr>
            <w:rFonts w:ascii="Roboto" w:hAnsi="Roboto"/>
          </w:rPr>
          <w:lastRenderedPageBreak/>
          <w:t>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05E97663" w14:textId="77777777" w:rsidR="000C1D5B" w:rsidRDefault="000C1D5B" w:rsidP="000C1D5B">
      <w:pPr>
        <w:pStyle w:val="Default"/>
        <w:numPr>
          <w:ilvl w:val="0"/>
          <w:numId w:val="2"/>
        </w:numPr>
        <w:rPr>
          <w:ins w:id="57" w:author="uzivatel" w:date="2026-09-22T12:52:00Z" w16du:dateUtc="2026-09-22T16:52:00Z"/>
          <w:rFonts w:ascii="Roboto" w:hAnsi="Roboto"/>
        </w:rPr>
      </w:pPr>
      <w:ins w:id="58" w:author="uzivatel" w:date="2026-09-22T12:52:00Z" w16du:dateUtc="2026-09-22T16:52:00Z">
        <w:r>
          <w:rPr>
            <w:rFonts w:ascii="Roboto" w:hAnsi="Roboto"/>
          </w:rPr>
          <w:t>žáci si přinesou:</w:t>
        </w:r>
      </w:ins>
    </w:p>
    <w:p w14:paraId="686F6C75" w14:textId="77777777" w:rsidR="00992F5A" w:rsidRDefault="000C1D5B" w:rsidP="000C1D5B">
      <w:pPr>
        <w:pStyle w:val="Default"/>
        <w:numPr>
          <w:ilvl w:val="0"/>
          <w:numId w:val="8"/>
        </w:numPr>
        <w:rPr>
          <w:ins w:id="59" w:author="uzivatel" w:date="2026-09-22T12:52:00Z" w16du:dateUtc="2026-09-22T16:52:00Z"/>
          <w:rFonts w:ascii="Roboto" w:hAnsi="Roboto"/>
        </w:rPr>
      </w:pPr>
      <w:ins w:id="60" w:author="uzivatel" w:date="2026-09-22T12:52:00Z" w16du:dateUtc="2026-09-22T16:52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15A0C310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1" w:author="uzivatel" w:date="2026-09-22T12:52:00Z" w16du:dateUtc="2026-09-22T16:52:00Z"/>
          <w:rFonts w:ascii="Roboto" w:hAnsi="Roboto"/>
        </w:rPr>
      </w:pPr>
      <w:ins w:id="62" w:author="uzivatel" w:date="2026-09-22T12:52:00Z" w16du:dateUtc="2026-09-22T16:52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5367E845" w14:textId="77777777" w:rsidR="000C1D5B" w:rsidRDefault="000C1D5B" w:rsidP="000C1D5B">
      <w:pPr>
        <w:pStyle w:val="Default"/>
        <w:numPr>
          <w:ilvl w:val="0"/>
          <w:numId w:val="8"/>
        </w:numPr>
        <w:rPr>
          <w:ins w:id="63" w:author="uzivatel" w:date="2026-09-22T12:52:00Z" w16du:dateUtc="2026-09-22T16:52:00Z"/>
        </w:rPr>
      </w:pPr>
      <w:ins w:id="64" w:author="uzivatel" w:date="2026-09-22T12:52:00Z" w16du:dateUtc="2026-09-22T16:52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2C4AB2CE" w14:textId="77777777" w:rsidR="00C428CF" w:rsidRPr="00C428CF" w:rsidRDefault="00C428CF" w:rsidP="00691A0F">
      <w:pPr>
        <w:pBdr>
          <w:bottom w:val="single" w:sz="8" w:space="4" w:color="4F81BD" w:themeColor="accent1"/>
        </w:pBdr>
        <w:spacing w:after="0" w:line="240" w:lineRule="auto"/>
        <w:contextualSpacing/>
        <w:rPr>
          <w:del w:id="65" w:author="uzivatel" w:date="2026-09-22T12:52:00Z" w16du:dateUtc="2026-09-22T16:52:00Z"/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5"/>
          <w:szCs w:val="35"/>
        </w:rPr>
      </w:pPr>
      <w:del w:id="66" w:author="uzivatel" w:date="2026-09-22T12:52:00Z" w16du:dateUtc="2026-09-22T16:52:00Z">
        <w:r w:rsidRPr="00C428CF">
          <w:rPr>
            <w:rFonts w:asciiTheme="majorHAnsi" w:eastAsiaTheme="majorEastAsia" w:hAnsiTheme="majorHAnsi" w:cstheme="majorBidi"/>
            <w:color w:val="17365D" w:themeColor="text2" w:themeShade="BF"/>
            <w:spacing w:val="5"/>
            <w:kern w:val="28"/>
            <w:sz w:val="35"/>
            <w:szCs w:val="35"/>
          </w:rPr>
          <w:delText>Vaping-Associated Pulmonary Injury Weekly Update Report</w:delText>
        </w:r>
      </w:del>
    </w:p>
    <w:p w14:paraId="48BA63B9" w14:textId="77777777" w:rsidR="00C428CF" w:rsidRPr="00C428CF" w:rsidRDefault="00921CBA" w:rsidP="00691A0F">
      <w:pPr>
        <w:pStyle w:val="Subtitle"/>
        <w:rPr>
          <w:del w:id="67" w:author="uzivatel" w:date="2026-09-22T12:52:00Z" w16du:dateUtc="2026-09-22T16:52:00Z"/>
        </w:rPr>
      </w:pPr>
      <w:del w:id="68" w:author="uzivatel" w:date="2026-09-22T12:52:00Z" w16du:dateUtc="2026-09-22T16:52:00Z">
        <w:r>
          <w:delText xml:space="preserve">As of October </w:delText>
        </w:r>
        <w:r w:rsidR="007666AF">
          <w:delText>30</w:delText>
        </w:r>
        <w:r w:rsidR="00C428CF" w:rsidRPr="00C428CF">
          <w:delText>, 2019</w:delText>
        </w:r>
      </w:del>
    </w:p>
    <w:p w14:paraId="319096B6" w14:textId="77777777" w:rsidR="002A4083" w:rsidRDefault="00C428CF" w:rsidP="00C428CF">
      <w:pPr>
        <w:rPr>
          <w:del w:id="69" w:author="uzivatel" w:date="2026-09-22T12:52:00Z" w16du:dateUtc="2026-09-22T16:52:00Z"/>
        </w:rPr>
      </w:pPr>
      <w:del w:id="70" w:author="uzivatel" w:date="2026-09-22T12:52:00Z" w16du:dateUtc="2026-09-22T16:52:00Z">
        <w:r w:rsidRPr="00C428CF">
          <w:delText>This chart will be updated every Wednesday following reporting to the Centers for Disease Control and Prevention (CDC).</w:delText>
        </w:r>
      </w:del>
    </w:p>
    <w:p w14:paraId="12F28A2E" w14:textId="77777777" w:rsidR="002A4083" w:rsidRDefault="002A4083" w:rsidP="002A4083">
      <w:pPr>
        <w:pStyle w:val="Heading1"/>
        <w:spacing w:before="0"/>
        <w:rPr>
          <w:del w:id="71" w:author="uzivatel" w:date="2026-09-22T12:52:00Z" w16du:dateUtc="2026-09-22T16:52:00Z"/>
          <w:rFonts w:eastAsia="Times New Roman"/>
        </w:rPr>
      </w:pPr>
      <w:del w:id="72" w:author="uzivatel" w:date="2026-09-22T12:52:00Z" w16du:dateUtc="2026-09-22T16:52:00Z">
        <w:r w:rsidRPr="00A56EFB">
          <w:rPr>
            <w:rFonts w:eastAsia="Times New Roman"/>
          </w:rPr>
          <w:delText>Cases reported</w:delText>
        </w:r>
      </w:del>
    </w:p>
    <w:p w14:paraId="7DABB3D0" w14:textId="77777777" w:rsidR="002A4083" w:rsidRDefault="002A4083" w:rsidP="002A4083">
      <w:pPr>
        <w:snapToGrid w:val="0"/>
        <w:rPr>
          <w:del w:id="73" w:author="uzivatel" w:date="2026-09-22T12:52:00Z" w16du:dateUtc="2026-09-22T16:52:00Z"/>
        </w:rPr>
      </w:pPr>
      <w:del w:id="74" w:author="uzivatel" w:date="2026-09-22T12:52:00Z" w16du:dateUtc="2026-09-22T16:52:00Z">
        <w:r w:rsidRPr="00A56EFB">
          <w:delText>Massachusetts cases* that meet the </w:delText>
        </w:r>
        <w:r>
          <w:fldChar w:fldCharType="begin"/>
        </w:r>
        <w:r>
          <w:delInstrText>HYPERLINK "https://www.cdc.gov/tobacco/basic_information/e-cigarettes/severe-lung-disease/health-departments/index.html" \l "primary-case-def"</w:delInstrText>
        </w:r>
        <w:r>
          <w:fldChar w:fldCharType="separate"/>
        </w:r>
        <w:r w:rsidRPr="00A56EFB">
          <w:rPr>
            <w:rStyle w:val="Hyperlink"/>
            <w:bCs/>
          </w:rPr>
          <w:delText>CDC definition of vaping-associated pulmonary injury</w:delText>
        </w:r>
        <w:r>
          <w:fldChar w:fldCharType="end"/>
        </w:r>
        <w:r>
          <w:delText>:</w:delText>
        </w:r>
      </w:del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45"/>
        <w:gridCol w:w="1440"/>
      </w:tblGrid>
      <w:tr w:rsidR="00AA7FB0" w14:paraId="11399D2D" w14:textId="77777777" w:rsidTr="00AA7FB0">
        <w:trPr>
          <w:trHeight w:val="360"/>
          <w:del w:id="75" w:author="uzivatel" w:date="2026-09-22T12:52:00Z" w16du:dateUtc="2026-09-22T16:52:00Z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3F1E401A" w14:textId="77777777" w:rsidR="00AA7FB0" w:rsidRPr="00AA7FB0" w:rsidRDefault="00AA7FB0" w:rsidP="00AA7FB0">
            <w:pPr>
              <w:pStyle w:val="Heading3"/>
              <w:rPr>
                <w:del w:id="76" w:author="uzivatel" w:date="2026-09-22T12:52:00Z" w16du:dateUtc="2026-09-22T16:52:00Z"/>
                <w:b/>
              </w:rPr>
            </w:pPr>
            <w:del w:id="77" w:author="uzivatel" w:date="2026-09-22T12:52:00Z" w16du:dateUtc="2026-09-22T16:52:00Z">
              <w:r w:rsidRPr="00AA7FB0">
                <w:rPr>
                  <w:b/>
                </w:rPr>
                <w:delText>Confirmed</w:delText>
              </w:r>
            </w:del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068E03EF" w14:textId="77777777" w:rsidR="00AA7FB0" w:rsidRPr="005854FD" w:rsidRDefault="00921CBA" w:rsidP="00AA7FB0">
            <w:pPr>
              <w:jc w:val="center"/>
              <w:rPr>
                <w:del w:id="78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79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20</w:delText>
              </w:r>
            </w:del>
          </w:p>
        </w:tc>
      </w:tr>
      <w:tr w:rsidR="00AA7FB0" w14:paraId="1C8C412D" w14:textId="77777777" w:rsidTr="00AA7FB0">
        <w:trPr>
          <w:trHeight w:val="360"/>
          <w:del w:id="80" w:author="uzivatel" w:date="2026-09-22T12:52:00Z" w16du:dateUtc="2026-09-22T16:52:00Z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6A4F8769" w14:textId="77777777" w:rsidR="00AA7FB0" w:rsidRPr="00AA7FB0" w:rsidRDefault="00AA7FB0" w:rsidP="00AA7FB0">
            <w:pPr>
              <w:pStyle w:val="Heading3"/>
              <w:rPr>
                <w:del w:id="81" w:author="uzivatel" w:date="2026-09-22T12:52:00Z" w16du:dateUtc="2026-09-22T16:52:00Z"/>
                <w:b/>
              </w:rPr>
            </w:pPr>
            <w:del w:id="82" w:author="uzivatel" w:date="2026-09-22T12:52:00Z" w16du:dateUtc="2026-09-22T16:52:00Z">
              <w:r w:rsidRPr="00AA7FB0">
                <w:rPr>
                  <w:b/>
                </w:rPr>
                <w:delText>Probable</w:delText>
              </w:r>
            </w:del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080AAC9A" w14:textId="77777777" w:rsidR="00AA7FB0" w:rsidRPr="005854FD" w:rsidRDefault="00921CBA" w:rsidP="00AA7FB0">
            <w:pPr>
              <w:jc w:val="center"/>
              <w:rPr>
                <w:del w:id="83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84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41</w:delText>
              </w:r>
            </w:del>
          </w:p>
        </w:tc>
      </w:tr>
    </w:tbl>
    <w:p w14:paraId="4BAD1BC9" w14:textId="77777777" w:rsidR="002A4083" w:rsidRPr="00C428CF" w:rsidRDefault="00AA7FB0" w:rsidP="00AA7FB0">
      <w:pPr>
        <w:spacing w:after="0"/>
        <w:rPr>
          <w:del w:id="85" w:author="uzivatel" w:date="2026-09-22T12:52:00Z" w16du:dateUtc="2026-09-22T16:52:00Z"/>
        </w:rPr>
      </w:pPr>
      <w:del w:id="86" w:author="uzivatel" w:date="2026-09-22T12:52:00Z" w16du:dateUtc="2026-09-22T16:52:00Z">
        <w:r>
          <w:br w:type="textWrapping" w:clear="all"/>
        </w:r>
      </w:del>
    </w:p>
    <w:p w14:paraId="4B0FCFF3" w14:textId="77777777" w:rsidR="002A4083" w:rsidRPr="00A56EFB" w:rsidRDefault="002A4083" w:rsidP="00AA7FB0">
      <w:pPr>
        <w:pStyle w:val="Heading1"/>
        <w:spacing w:before="0"/>
        <w:rPr>
          <w:del w:id="87" w:author="uzivatel" w:date="2026-09-22T12:52:00Z" w16du:dateUtc="2026-09-22T16:52:00Z"/>
        </w:rPr>
      </w:pPr>
      <w:del w:id="88" w:author="uzivatel" w:date="2026-09-22T12:52:00Z" w16du:dateUtc="2026-09-22T16:52:00Z">
        <w:r w:rsidRPr="002A4083">
          <w:delText>Statistics</w:delText>
        </w:r>
      </w:del>
    </w:p>
    <w:p w14:paraId="38A986A1" w14:textId="77777777" w:rsidR="002A4083" w:rsidRDefault="002A4083" w:rsidP="002A4083">
      <w:pPr>
        <w:rPr>
          <w:del w:id="89" w:author="uzivatel" w:date="2026-09-22T12:52:00Z" w16du:dateUtc="2026-09-22T16:52:00Z"/>
        </w:rPr>
      </w:pPr>
      <w:del w:id="90" w:author="uzivatel" w:date="2026-09-22T12:52:00Z" w16du:dateUtc="2026-09-22T16:52:00Z">
        <w:r w:rsidRPr="00A56EFB">
          <w:delText>Statistics based on above confirmed and probable cases:</w:delText>
        </w:r>
      </w:del>
    </w:p>
    <w:tbl>
      <w:tblPr>
        <w:tblStyle w:val="LightList-Accent1"/>
        <w:tblpPr w:leftFromText="187" w:rightFromText="187" w:vertAnchor="page" w:horzAnchor="margin" w:tblpY="6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15"/>
        <w:gridCol w:w="2790"/>
        <w:gridCol w:w="1766"/>
      </w:tblGrid>
      <w:tr w:rsidR="00453FAF" w:rsidRPr="00A56EFB" w14:paraId="3069C593" w14:textId="77777777" w:rsidTr="0045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  <w:del w:id="91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365F91" w:themeFill="accent1" w:themeFillShade="BF"/>
            <w:vAlign w:val="center"/>
          </w:tcPr>
          <w:p w14:paraId="5A9E90CC" w14:textId="77777777" w:rsidR="00453FAF" w:rsidRPr="00EE3545" w:rsidRDefault="00453FAF" w:rsidP="00453FAF">
            <w:pPr>
              <w:pStyle w:val="Heading1"/>
              <w:spacing w:before="0"/>
              <w:rPr>
                <w:del w:id="92" w:author="uzivatel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93" w:author="uzivatel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CATEGORY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1025D8CD" w14:textId="77777777" w:rsidR="00453FAF" w:rsidRPr="00EE3545" w:rsidRDefault="00453FAF" w:rsidP="00453FAF">
            <w:pPr>
              <w:pStyle w:val="Heading1"/>
              <w:spacing w:before="0"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94" w:author="uzivatel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95" w:author="uzivatel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NUMBER OF CONFIRMED AND PROBABLE CASES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vAlign w:val="center"/>
          </w:tcPr>
          <w:p w14:paraId="16FAD929" w14:textId="77777777" w:rsidR="00453FAF" w:rsidRPr="00EE3545" w:rsidRDefault="00453FAF" w:rsidP="00453FAF">
            <w:pPr>
              <w:pStyle w:val="Heading1"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96" w:author="uzivatel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97" w:author="uzivatel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PERCENTAGE**</w:delText>
              </w:r>
            </w:del>
          </w:p>
        </w:tc>
      </w:tr>
      <w:tr w:rsidR="00453FAF" w14:paraId="35856A26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98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4CD5D69" w14:textId="77777777" w:rsidR="00453FAF" w:rsidRPr="00691A0F" w:rsidRDefault="00453FAF" w:rsidP="00453FAF">
            <w:pPr>
              <w:pStyle w:val="Heading2"/>
              <w:rPr>
                <w:del w:id="99" w:author="uzivatel" w:date="2026-09-22T12:52:00Z" w16du:dateUtc="2026-09-22T16:52:00Z"/>
              </w:rPr>
            </w:pPr>
            <w:del w:id="100" w:author="uzivatel" w:date="2026-09-22T12:52:00Z" w16du:dateUtc="2026-09-22T16:52:00Z">
              <w:r w:rsidRPr="00691A0F">
                <w:delText>Gender</w:delText>
              </w:r>
            </w:del>
          </w:p>
        </w:tc>
      </w:tr>
      <w:tr w:rsidR="00453FAF" w:rsidRPr="00B345CC" w14:paraId="548B9869" w14:textId="77777777" w:rsidTr="00453FAF">
        <w:trPr>
          <w:trHeight w:val="360"/>
          <w:del w:id="101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5A4607F3" w14:textId="77777777" w:rsidR="00453FAF" w:rsidRPr="005854FD" w:rsidRDefault="00453FAF" w:rsidP="00453FAF">
            <w:pPr>
              <w:pStyle w:val="Heading3"/>
              <w:rPr>
                <w:del w:id="102" w:author="uzivatel" w:date="2026-09-22T12:52:00Z" w16du:dateUtc="2026-09-22T16:52:00Z"/>
                <w:b w:val="0"/>
              </w:rPr>
            </w:pPr>
            <w:del w:id="103" w:author="uzivatel" w:date="2026-09-22T12:52:00Z" w16du:dateUtc="2026-09-22T16:52:00Z">
              <w:r w:rsidRPr="005854FD">
                <w:rPr>
                  <w:b w:val="0"/>
                </w:rPr>
                <w:delText>Male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ABCE71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04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05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27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1BA4BD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06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07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44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56BDE0C9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08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0A62E55D" w14:textId="77777777" w:rsidR="00453FAF" w:rsidRPr="005854FD" w:rsidRDefault="00453FAF" w:rsidP="00453FAF">
            <w:pPr>
              <w:pStyle w:val="Heading3"/>
              <w:rPr>
                <w:del w:id="109" w:author="uzivatel" w:date="2026-09-22T12:52:00Z" w16du:dateUtc="2026-09-22T16:52:00Z"/>
                <w:b w:val="0"/>
              </w:rPr>
            </w:pPr>
            <w:del w:id="110" w:author="uzivatel" w:date="2026-09-22T12:52:00Z" w16du:dateUtc="2026-09-22T16:52:00Z">
              <w:r w:rsidRPr="005854FD">
                <w:rPr>
                  <w:b w:val="0"/>
                </w:rPr>
                <w:delText>Female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05E5DF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1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12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50619E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3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14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56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4403421C" w14:textId="77777777" w:rsidTr="00453FAF">
        <w:trPr>
          <w:trHeight w:val="360"/>
          <w:del w:id="115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D65588F" w14:textId="77777777" w:rsidR="00453FAF" w:rsidRPr="00AA7FB0" w:rsidRDefault="00453FAF" w:rsidP="00453FAF">
            <w:pPr>
              <w:pStyle w:val="Heading2"/>
              <w:rPr>
                <w:del w:id="116" w:author="uzivatel" w:date="2026-09-22T12:52:00Z" w16du:dateUtc="2026-09-22T16:52:00Z"/>
              </w:rPr>
            </w:pPr>
            <w:del w:id="117" w:author="uzivatel" w:date="2026-09-22T12:52:00Z" w16du:dateUtc="2026-09-22T16:52:00Z">
              <w:r w:rsidRPr="00AA7FB0">
                <w:delText>Age</w:delText>
              </w:r>
            </w:del>
          </w:p>
        </w:tc>
      </w:tr>
      <w:tr w:rsidR="00453FAF" w14:paraId="115FBD0E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18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4C0C160C" w14:textId="77777777" w:rsidR="00453FAF" w:rsidRPr="00AA7FB0" w:rsidRDefault="00453FAF" w:rsidP="00453FAF">
            <w:pPr>
              <w:pStyle w:val="Heading3"/>
              <w:rPr>
                <w:del w:id="119" w:author="uzivatel" w:date="2026-09-22T12:52:00Z" w16du:dateUtc="2026-09-22T16:52:00Z"/>
                <w:b w:val="0"/>
                <w:szCs w:val="24"/>
              </w:rPr>
            </w:pPr>
            <w:del w:id="120" w:author="uzivatel" w:date="2026-09-22T12:52:00Z" w16du:dateUtc="2026-09-22T16:52:00Z">
              <w:r w:rsidRPr="00AA7FB0">
                <w:rPr>
                  <w:b w:val="0"/>
                  <w:szCs w:val="24"/>
                </w:rPr>
                <w:delText>Under age 30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B69717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1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22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CF00D5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3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24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51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08622646" w14:textId="77777777" w:rsidTr="00453FAF">
        <w:trPr>
          <w:trHeight w:val="360"/>
          <w:del w:id="125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20E4751D" w14:textId="77777777" w:rsidR="00453FAF" w:rsidRPr="00AA7FB0" w:rsidRDefault="00453FAF" w:rsidP="00453FAF">
            <w:pPr>
              <w:pStyle w:val="Heading3"/>
              <w:rPr>
                <w:del w:id="126" w:author="uzivatel" w:date="2026-09-22T12:52:00Z" w16du:dateUtc="2026-09-22T16:52:00Z"/>
                <w:b w:val="0"/>
                <w:szCs w:val="24"/>
              </w:rPr>
            </w:pPr>
            <w:del w:id="127" w:author="uzivatel" w:date="2026-09-22T12:52:00Z" w16du:dateUtc="2026-09-22T16:52:00Z">
              <w:r w:rsidRPr="00AA7FB0">
                <w:rPr>
                  <w:b w:val="0"/>
                  <w:szCs w:val="24"/>
                </w:rPr>
                <w:delText>Ages 30 – 49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776DA7C2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8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29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16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44C9AF98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0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31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26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29380C0D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32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38630CEB" w14:textId="77777777" w:rsidR="00453FAF" w:rsidRPr="00AA7FB0" w:rsidRDefault="00453FAF" w:rsidP="00453FAF">
            <w:pPr>
              <w:pStyle w:val="Heading3"/>
              <w:rPr>
                <w:del w:id="133" w:author="uzivatel" w:date="2026-09-22T12:52:00Z" w16du:dateUtc="2026-09-22T16:52:00Z"/>
                <w:b w:val="0"/>
                <w:szCs w:val="24"/>
              </w:rPr>
            </w:pPr>
            <w:del w:id="134" w:author="uzivatel" w:date="2026-09-22T12:52:00Z" w16du:dateUtc="2026-09-22T16:52:00Z">
              <w:r w:rsidRPr="00AA7FB0">
                <w:rPr>
                  <w:b w:val="0"/>
                  <w:szCs w:val="24"/>
                </w:rPr>
                <w:delText>Ages 50+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F363C5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5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36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475295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7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38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509A1129" w14:textId="77777777" w:rsidTr="00453FAF">
        <w:trPr>
          <w:trHeight w:val="360"/>
          <w:del w:id="139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633142E" w14:textId="77777777" w:rsidR="00453FAF" w:rsidRPr="00AA7FB0" w:rsidRDefault="00453FAF" w:rsidP="00453FAF">
            <w:pPr>
              <w:pStyle w:val="Heading2"/>
              <w:rPr>
                <w:del w:id="140" w:author="uzivatel" w:date="2026-09-22T12:52:00Z" w16du:dateUtc="2026-09-22T16:52:00Z"/>
              </w:rPr>
            </w:pPr>
            <w:del w:id="141" w:author="uzivatel" w:date="2026-09-22T12:52:00Z" w16du:dateUtc="2026-09-22T16:52:00Z">
              <w:r w:rsidRPr="00AA7FB0">
                <w:delText>Did this case result in hospitalization?</w:delText>
              </w:r>
            </w:del>
          </w:p>
        </w:tc>
      </w:tr>
      <w:tr w:rsidR="00453FAF" w:rsidRPr="00B345CC" w14:paraId="41BB2BD7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42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419133AD" w14:textId="77777777" w:rsidR="00453FAF" w:rsidRPr="00AA7FB0" w:rsidRDefault="00453FAF" w:rsidP="00453FAF">
            <w:pPr>
              <w:pStyle w:val="Heading3"/>
              <w:rPr>
                <w:del w:id="143" w:author="uzivatel" w:date="2026-09-22T12:52:00Z" w16du:dateUtc="2026-09-22T16:52:00Z"/>
                <w:b w:val="0"/>
                <w:szCs w:val="24"/>
              </w:rPr>
            </w:pPr>
            <w:del w:id="144" w:author="uzivatel" w:date="2026-09-22T12:52:00Z" w16du:dateUtc="2026-09-22T16:52:00Z">
              <w:r w:rsidRPr="00AA7FB0">
                <w:rPr>
                  <w:b w:val="0"/>
                  <w:szCs w:val="24"/>
                </w:rPr>
                <w:delText>Yes, patient was hospitalized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784F42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5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46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0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8587E4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7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48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82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1FC28940" w14:textId="77777777" w:rsidTr="00453FAF">
        <w:trPr>
          <w:trHeight w:val="360"/>
          <w:del w:id="149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E5E5E5"/>
            <w:vAlign w:val="center"/>
          </w:tcPr>
          <w:p w14:paraId="448DB43E" w14:textId="77777777" w:rsidR="00453FAF" w:rsidRPr="00AA7FB0" w:rsidRDefault="00453FAF" w:rsidP="00453FAF">
            <w:pPr>
              <w:pStyle w:val="Heading3"/>
              <w:rPr>
                <w:del w:id="150" w:author="uzivatel" w:date="2026-09-22T12:52:00Z" w16du:dateUtc="2026-09-22T16:52:00Z"/>
                <w:b w:val="0"/>
                <w:szCs w:val="24"/>
              </w:rPr>
            </w:pPr>
            <w:del w:id="151" w:author="uzivatel" w:date="2026-09-22T12:52:00Z" w16du:dateUtc="2026-09-22T16:52:00Z">
              <w:r w:rsidRPr="00AA7FB0">
                <w:rPr>
                  <w:b w:val="0"/>
                  <w:szCs w:val="24"/>
                </w:rPr>
                <w:delText>No, patient was not hospitalized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487FE6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53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11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5F5811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55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0A89FCEE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56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5182682" w14:textId="77777777" w:rsidR="00453FAF" w:rsidRPr="00AA7FB0" w:rsidRDefault="00453FAF" w:rsidP="00453FAF">
            <w:pPr>
              <w:pStyle w:val="Heading2"/>
              <w:rPr>
                <w:del w:id="157" w:author="uzivatel" w:date="2026-09-22T12:52:00Z" w16du:dateUtc="2026-09-22T16:52:00Z"/>
              </w:rPr>
            </w:pPr>
            <w:del w:id="158" w:author="uzivatel" w:date="2026-09-22T12:52:00Z" w16du:dateUtc="2026-09-22T16:52:00Z">
              <w:r w:rsidRPr="00AA7FB0">
                <w:delText>Substance reported to have been vaped *</w:delText>
              </w:r>
            </w:del>
          </w:p>
        </w:tc>
      </w:tr>
      <w:tr w:rsidR="00453FAF" w:rsidRPr="00B345CC" w14:paraId="240A8FC3" w14:textId="77777777" w:rsidTr="00453FAF">
        <w:trPr>
          <w:trHeight w:val="360"/>
          <w:del w:id="159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6AB8F6AC" w14:textId="77777777" w:rsidR="00453FAF" w:rsidRPr="005854FD" w:rsidRDefault="00453FAF" w:rsidP="00453FAF">
            <w:pPr>
              <w:pStyle w:val="Heading3"/>
              <w:rPr>
                <w:del w:id="160" w:author="uzivatel" w:date="2026-09-22T12:52:00Z" w16du:dateUtc="2026-09-22T16:52:00Z"/>
                <w:b w:val="0"/>
              </w:rPr>
            </w:pPr>
            <w:del w:id="161" w:author="uzivatel" w:date="2026-09-22T12:52:00Z" w16du:dateUtc="2026-09-22T16:52:00Z">
              <w:r w:rsidRPr="005854FD">
                <w:rPr>
                  <w:b w:val="0"/>
                </w:rPr>
                <w:delText>Nicotine only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DC17DF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2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63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8CBBBA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65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30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6BB54318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66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4439E05D" w14:textId="77777777" w:rsidR="00453FAF" w:rsidRPr="005854FD" w:rsidRDefault="00453FAF" w:rsidP="00453FAF">
            <w:pPr>
              <w:pStyle w:val="Heading3"/>
              <w:rPr>
                <w:del w:id="167" w:author="uzivatel" w:date="2026-09-22T12:52:00Z" w16du:dateUtc="2026-09-22T16:52:00Z"/>
                <w:b w:val="0"/>
              </w:rPr>
            </w:pPr>
            <w:del w:id="168" w:author="uzivatel" w:date="2026-09-22T12:52:00Z" w16du:dateUtc="2026-09-22T16:52:00Z">
              <w:r w:rsidRPr="005854FD">
                <w:rPr>
                  <w:b w:val="0"/>
                </w:rPr>
                <w:delText>THC only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7B613649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9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70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24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6C7AF0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1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72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39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1195CA59" w14:textId="77777777" w:rsidTr="00453FAF">
        <w:trPr>
          <w:trHeight w:val="360"/>
          <w:del w:id="173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23DBDDDE" w14:textId="77777777" w:rsidR="00453FAF" w:rsidRPr="005854FD" w:rsidRDefault="00453FAF" w:rsidP="00453FAF">
            <w:pPr>
              <w:pStyle w:val="Heading3"/>
              <w:rPr>
                <w:del w:id="174" w:author="uzivatel" w:date="2026-09-22T12:52:00Z" w16du:dateUtc="2026-09-22T16:52:00Z"/>
                <w:b w:val="0"/>
              </w:rPr>
            </w:pPr>
            <w:del w:id="175" w:author="uzivatel" w:date="2026-09-22T12:52:00Z" w16du:dateUtc="2026-09-22T16:52:00Z">
              <w:r w:rsidRPr="005854FD">
                <w:rPr>
                  <w:b w:val="0"/>
                </w:rPr>
                <w:delText>Nicotine and THC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44DB4193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6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77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15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2A6F7986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8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79" w:author="uzivate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25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4242E54C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80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3A806271" w14:textId="77777777" w:rsidR="00453FAF" w:rsidRPr="005854FD" w:rsidRDefault="00453FAF" w:rsidP="00453FAF">
            <w:pPr>
              <w:pStyle w:val="Heading3"/>
              <w:rPr>
                <w:del w:id="181" w:author="uzivatel" w:date="2026-09-22T12:52:00Z" w16du:dateUtc="2026-09-22T16:52:00Z"/>
                <w:b w:val="0"/>
              </w:rPr>
            </w:pPr>
            <w:del w:id="182" w:author="uzivatel" w:date="2026-09-22T12:52:00Z" w16du:dateUtc="2026-09-22T16:52:00Z">
              <w:r w:rsidRPr="005854FD">
                <w:rPr>
                  <w:b w:val="0"/>
                </w:rPr>
                <w:delText>CBD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6A4D6609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3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84" w:author="uzivatel" w:date="2026-09-22T12:52:00Z" w16du:dateUtc="2026-09-22T16:52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505112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5" w:author="uzivatel" w:date="2026-09-22T12:52:00Z" w16du:dateUtc="2026-09-22T16:52:00Z"/>
                <w:rFonts w:cstheme="minorHAnsi"/>
                <w:sz w:val="24"/>
                <w:szCs w:val="24"/>
              </w:rPr>
            </w:pPr>
          </w:p>
        </w:tc>
      </w:tr>
      <w:tr w:rsidR="00453FAF" w:rsidRPr="00B345CC" w14:paraId="2F967700" w14:textId="77777777" w:rsidTr="00453FAF">
        <w:trPr>
          <w:trHeight w:val="360"/>
          <w:del w:id="186" w:author="uzivate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1B637292" w14:textId="77777777" w:rsidR="00453FAF" w:rsidRPr="005854FD" w:rsidRDefault="00453FAF" w:rsidP="00453FAF">
            <w:pPr>
              <w:pStyle w:val="Heading3"/>
              <w:rPr>
                <w:del w:id="187" w:author="uzivatel" w:date="2026-09-22T12:52:00Z" w16du:dateUtc="2026-09-22T16:52:00Z"/>
                <w:b w:val="0"/>
              </w:rPr>
            </w:pPr>
            <w:del w:id="188" w:author="uzivatel" w:date="2026-09-22T12:52:00Z" w16du:dateUtc="2026-09-22T16:52:00Z">
              <w:r w:rsidRPr="005854FD">
                <w:rPr>
                  <w:b w:val="0"/>
                </w:rPr>
                <w:delText>Other/Unknown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512F1C56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9" w:author="uzivatel" w:date="2026-09-22T12:52:00Z" w16du:dateUtc="2026-09-22T16:52:00Z"/>
                <w:rFonts w:cstheme="minorHAnsi"/>
                <w:sz w:val="24"/>
                <w:szCs w:val="24"/>
              </w:rPr>
            </w:pPr>
            <w:del w:id="190" w:author="uzivatel" w:date="2026-09-22T12:52:00Z" w16du:dateUtc="2026-09-22T16:52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175EEC28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1" w:author="uzivatel" w:date="2026-09-22T12:52:00Z" w16du:dateUtc="2026-09-22T16:52:00Z"/>
                <w:rFonts w:cstheme="minorHAnsi"/>
                <w:sz w:val="24"/>
                <w:szCs w:val="24"/>
              </w:rPr>
            </w:pPr>
          </w:p>
        </w:tc>
      </w:tr>
    </w:tbl>
    <w:p w14:paraId="3A6004E1" w14:textId="77777777" w:rsidR="00FE6B40" w:rsidRDefault="00FE6B40">
      <w:pPr>
        <w:rPr>
          <w:del w:id="192" w:author="uzivatel" w:date="2026-09-22T12:52:00Z" w16du:dateUtc="2026-09-22T16:52:00Z"/>
        </w:rPr>
      </w:pPr>
    </w:p>
    <w:p w14:paraId="10A80954" w14:textId="77777777" w:rsidR="00E41402" w:rsidRDefault="00E41402">
      <w:pPr>
        <w:rPr>
          <w:del w:id="193" w:author="uzivatel" w:date="2026-09-22T12:52:00Z" w16du:dateUtc="2026-09-22T16:52:00Z"/>
        </w:rPr>
      </w:pPr>
    </w:p>
    <w:p w14:paraId="197A89F9" w14:textId="77777777" w:rsidR="00E41402" w:rsidRDefault="00E41402">
      <w:pPr>
        <w:rPr>
          <w:del w:id="194" w:author="uzivatel" w:date="2026-09-22T12:52:00Z" w16du:dateUtc="2026-09-22T16:52:00Z"/>
        </w:rPr>
      </w:pPr>
    </w:p>
    <w:p w14:paraId="0D0BE09D" w14:textId="77777777" w:rsidR="00C428CF" w:rsidRDefault="00C428CF">
      <w:pPr>
        <w:rPr>
          <w:del w:id="195" w:author="uzivatel" w:date="2026-09-22T12:52:00Z" w16du:dateUtc="2026-09-22T16:52:00Z"/>
        </w:rPr>
      </w:pPr>
    </w:p>
    <w:p w14:paraId="1BB4A1A2" w14:textId="77777777" w:rsidR="00C428CF" w:rsidRDefault="00C428CF">
      <w:pPr>
        <w:rPr>
          <w:del w:id="196" w:author="uzivatel" w:date="2026-09-22T12:52:00Z" w16du:dateUtc="2026-09-22T16:52:00Z"/>
        </w:rPr>
      </w:pPr>
    </w:p>
    <w:p w14:paraId="7BA978F9" w14:textId="77777777" w:rsidR="00C428CF" w:rsidRDefault="00C428CF">
      <w:pPr>
        <w:rPr>
          <w:del w:id="197" w:author="uzivatel" w:date="2026-09-22T12:52:00Z" w16du:dateUtc="2026-09-22T16:52:00Z"/>
        </w:rPr>
      </w:pPr>
    </w:p>
    <w:p w14:paraId="2F92E058" w14:textId="77777777" w:rsidR="00C428CF" w:rsidRDefault="00C428CF">
      <w:pPr>
        <w:rPr>
          <w:del w:id="198" w:author="uzivatel" w:date="2026-09-22T12:52:00Z" w16du:dateUtc="2026-09-22T16:52:00Z"/>
        </w:rPr>
      </w:pPr>
    </w:p>
    <w:p w14:paraId="30B55B6C" w14:textId="77777777" w:rsidR="00C428CF" w:rsidRDefault="00C428CF">
      <w:pPr>
        <w:rPr>
          <w:del w:id="199" w:author="uzivatel" w:date="2026-09-22T12:52:00Z" w16du:dateUtc="2026-09-22T16:52:00Z"/>
        </w:rPr>
      </w:pPr>
    </w:p>
    <w:p w14:paraId="388114B4" w14:textId="77777777" w:rsidR="00C428CF" w:rsidRDefault="00C428CF">
      <w:pPr>
        <w:rPr>
          <w:del w:id="200" w:author="uzivatel" w:date="2026-09-22T12:52:00Z" w16du:dateUtc="2026-09-22T16:52:00Z"/>
        </w:rPr>
      </w:pPr>
    </w:p>
    <w:p w14:paraId="4B040865" w14:textId="77777777" w:rsidR="00C428CF" w:rsidRDefault="00C428CF">
      <w:pPr>
        <w:rPr>
          <w:del w:id="201" w:author="uzivatel" w:date="2026-09-22T12:52:00Z" w16du:dateUtc="2026-09-22T16:52:00Z"/>
        </w:rPr>
      </w:pPr>
    </w:p>
    <w:p w14:paraId="74C2DDB6" w14:textId="77777777" w:rsidR="00C428CF" w:rsidRDefault="00C428CF">
      <w:pPr>
        <w:rPr>
          <w:del w:id="202" w:author="uzivatel" w:date="2026-09-22T12:52:00Z" w16du:dateUtc="2026-09-22T16:52:00Z"/>
        </w:rPr>
      </w:pPr>
    </w:p>
    <w:p w14:paraId="72C072D8" w14:textId="77777777" w:rsidR="00C715C2" w:rsidRDefault="00C715C2">
      <w:pPr>
        <w:rPr>
          <w:del w:id="203" w:author="uzivatel" w:date="2026-09-22T12:52:00Z" w16du:dateUtc="2026-09-22T16:52:00Z"/>
        </w:rPr>
      </w:pPr>
    </w:p>
    <w:p w14:paraId="5C02BFAE" w14:textId="77777777" w:rsidR="00C428CF" w:rsidRDefault="00C428CF">
      <w:pPr>
        <w:rPr>
          <w:del w:id="204" w:author="uzivatel" w:date="2026-09-22T12:52:00Z" w16du:dateUtc="2026-09-22T16:52:00Z"/>
        </w:rPr>
      </w:pPr>
    </w:p>
    <w:p w14:paraId="70804FBF" w14:textId="77777777" w:rsidR="00086263" w:rsidRDefault="00086263" w:rsidP="00E41402">
      <w:pPr>
        <w:spacing w:after="0"/>
        <w:rPr>
          <w:del w:id="205" w:author="uzivatel" w:date="2026-09-22T12:52:00Z" w16du:dateUtc="2026-09-22T16:52:00Z"/>
          <w:sz w:val="24"/>
          <w:szCs w:val="24"/>
        </w:rPr>
      </w:pPr>
    </w:p>
    <w:p w14:paraId="058054EA" w14:textId="77777777" w:rsidR="00E41402" w:rsidRPr="00E41402" w:rsidRDefault="00E41402" w:rsidP="00E41402">
      <w:pPr>
        <w:spacing w:after="0"/>
        <w:rPr>
          <w:del w:id="206" w:author="uzivatel" w:date="2026-09-22T12:52:00Z" w16du:dateUtc="2026-09-22T16:52:00Z"/>
          <w:sz w:val="24"/>
          <w:szCs w:val="24"/>
        </w:rPr>
      </w:pPr>
      <w:del w:id="207" w:author="uzivatel" w:date="2026-09-22T12:52:00Z" w16du:dateUtc="2026-09-22T16:52:00Z">
        <w:r w:rsidRPr="00E41402">
          <w:rPr>
            <w:sz w:val="24"/>
            <w:szCs w:val="24"/>
          </w:rPr>
          <w:delText xml:space="preserve">* </w:delText>
        </w:r>
        <w:r w:rsidR="006D22FC">
          <w:rPr>
            <w:sz w:val="24"/>
            <w:szCs w:val="24"/>
          </w:rPr>
          <w:delText>Case investigations are</w:delText>
        </w:r>
        <w:r w:rsidRPr="00E41402">
          <w:rPr>
            <w:sz w:val="24"/>
            <w:szCs w:val="24"/>
          </w:rPr>
          <w:delText xml:space="preserve"> ongoing</w:delText>
        </w:r>
        <w:r w:rsidR="006D22FC">
          <w:rPr>
            <w:sz w:val="24"/>
            <w:szCs w:val="24"/>
          </w:rPr>
          <w:delText xml:space="preserve"> and</w:delText>
        </w:r>
        <w:r w:rsidRPr="00E41402">
          <w:rPr>
            <w:sz w:val="24"/>
            <w:szCs w:val="24"/>
          </w:rPr>
          <w:delText xml:space="preserve"> these data are subject to change.</w:delText>
        </w:r>
      </w:del>
    </w:p>
    <w:p w14:paraId="27465885" w14:textId="77777777" w:rsidR="00E41402" w:rsidRPr="00E41402" w:rsidRDefault="00E41402" w:rsidP="00E41402">
      <w:pPr>
        <w:spacing w:after="0"/>
        <w:rPr>
          <w:del w:id="208" w:author="uzivatel" w:date="2026-09-22T12:52:00Z" w16du:dateUtc="2026-09-22T16:52:00Z"/>
          <w:sz w:val="24"/>
          <w:szCs w:val="24"/>
        </w:rPr>
      </w:pPr>
      <w:del w:id="209" w:author="uzivatel" w:date="2026-09-22T12:52:00Z" w16du:dateUtc="2026-09-22T16:52:00Z">
        <w:r w:rsidRPr="00E41402">
          <w:rPr>
            <w:sz w:val="24"/>
            <w:szCs w:val="24"/>
          </w:rPr>
          <w:delText xml:space="preserve">** </w:delText>
        </w:r>
        <w:r w:rsidR="006D22FC">
          <w:rPr>
            <w:sz w:val="24"/>
            <w:szCs w:val="24"/>
          </w:rPr>
          <w:delText>T</w:delText>
        </w:r>
        <w:r w:rsidRPr="00E41402">
          <w:rPr>
            <w:sz w:val="24"/>
            <w:szCs w:val="24"/>
          </w:rPr>
          <w:delText>otal may not add up to 100 percent</w:delText>
        </w:r>
        <w:r w:rsidR="006D22FC">
          <w:rPr>
            <w:sz w:val="24"/>
            <w:szCs w:val="24"/>
          </w:rPr>
          <w:delText xml:space="preserve"> due to rounding</w:delText>
        </w:r>
        <w:r w:rsidRPr="00E41402">
          <w:rPr>
            <w:sz w:val="24"/>
            <w:szCs w:val="24"/>
          </w:rPr>
          <w:delText>.</w:delText>
        </w:r>
      </w:del>
    </w:p>
    <w:p w14:paraId="50BEB30B" w14:textId="77777777" w:rsidR="00E41402" w:rsidRDefault="00E41402" w:rsidP="006D0779">
      <w:pPr>
        <w:pStyle w:val="Default"/>
        <w:ind w:left="720"/>
        <w:rPr>
          <w:rFonts w:ascii="Roboto" w:hAnsi="Roboto"/>
          <w:rPrChange w:id="210" w:author="uzivatel" w:date="2026-09-22T12:52:00Z" w16du:dateUtc="2026-09-22T16:52:00Z">
            <w:rPr>
              <w:sz w:val="24"/>
              <w:szCs w:val="24"/>
            </w:rPr>
          </w:rPrChange>
        </w:rPr>
        <w:pPrChange w:id="211" w:author="uzivatel" w:date="2026-09-22T12:52:00Z" w16du:dateUtc="2026-09-22T16:52:00Z">
          <w:pPr>
            <w:spacing w:after="0"/>
          </w:pPr>
        </w:pPrChange>
      </w:pPr>
      <w:del w:id="212" w:author="uzivatel" w:date="2026-09-22T12:52:00Z" w16du:dateUtc="2026-09-22T16:52:00Z">
        <w:r w:rsidRPr="00E41402">
          <w:delText xml:space="preserve">*** Numbers under 5 are suppressed </w:delText>
        </w:r>
        <w:r w:rsidR="006D22FC">
          <w:delText>consistent with Departmental patient privacy and confidentiality policies</w:delText>
        </w:r>
        <w:r w:rsidRPr="00E41402">
          <w:delText>.</w:delText>
        </w:r>
      </w:del>
    </w:p>
    <w:sectPr w:rsidR="00E41402" w:rsidSect="00067C1B">
      <w:headerReference w:type="default" r:id="rId8"/>
      <w:footerReference w:type="default" r:id="rId9"/>
      <w:pgSz w:w="11906" w:h="16838"/>
      <w:pgMar w:top="142" w:right="849" w:bottom="142" w:left="1417" w:header="708" w:footer="708" w:gutter="0"/>
      <w:cols w:space="708"/>
      <w:docGrid w:linePitch="360"/>
      <w:sectPrChange w:id="217" w:author="uzivatel" w:date="2026-09-22T12:52:00Z" w16du:dateUtc="2026-09-22T16:52:00Z">
        <w:sectPr w:rsidR="00E41402" w:rsidSect="00067C1B">
          <w:pgSz w:w="12240" w:h="15840"/>
          <w:pgMar w:top="1458" w:right="1440" w:bottom="558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AC832D" w14:textId="77777777" w:rsidR="00FE6B40" w:rsidRDefault="00FE6B40" w:rsidP="00C428CF">
      <w:pPr>
        <w:spacing w:after="0" w:line="240" w:lineRule="auto"/>
      </w:pPr>
      <w:r>
        <w:separator/>
      </w:r>
    </w:p>
  </w:endnote>
  <w:endnote w:type="continuationSeparator" w:id="0">
    <w:p w14:paraId="01031514" w14:textId="77777777" w:rsidR="00FE6B40" w:rsidRDefault="00FE6B40" w:rsidP="00C42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8B1FD6" w14:textId="77777777" w:rsidR="00C67188" w:rsidRDefault="00C67188">
    <w:pPr>
      <w:pStyle w:val="Header"/>
      <w:pPrChange w:id="216" w:author="uzivatel" w:date="2026-09-22T12:52:00Z" w16du:dateUtc="2026-09-22T16:5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CC6575" w14:textId="77777777" w:rsidR="00FE6B40" w:rsidRDefault="00FE6B40" w:rsidP="00C428CF">
      <w:pPr>
        <w:spacing w:after="0" w:line="240" w:lineRule="auto"/>
      </w:pPr>
      <w:r>
        <w:separator/>
      </w:r>
    </w:p>
  </w:footnote>
  <w:footnote w:type="continuationSeparator" w:id="0">
    <w:p w14:paraId="635778AD" w14:textId="77777777" w:rsidR="00FE6B40" w:rsidRDefault="00FE6B40" w:rsidP="00C42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E786D6" w14:textId="77777777" w:rsidR="00C428CF" w:rsidRPr="005D201C" w:rsidRDefault="00691A0F" w:rsidP="00C428CF">
    <w:pPr>
      <w:spacing w:after="0"/>
      <w:rPr>
        <w:del w:id="213" w:author="uzivatel" w:date="2026-09-22T12:52:00Z" w16du:dateUtc="2026-09-22T16:52:00Z"/>
        <w:color w:val="595959" w:themeColor="text1" w:themeTint="A6"/>
      </w:rPr>
    </w:pPr>
    <w:del w:id="214" w:author="uzivatel" w:date="2026-09-22T12:52:00Z" w16du:dateUtc="2026-09-22T16:52:00Z">
      <w:r>
        <w:rPr>
          <w:noProof/>
          <w:color w:val="595959" w:themeColor="text1" w:themeTint="A6"/>
        </w:rPr>
        <w:drawing>
          <wp:anchor distT="0" distB="0" distL="114300" distR="114300" simplePos="0" relativeHeight="251658240" behindDoc="0" locked="0" layoutInCell="1" allowOverlap="1" wp14:anchorId="11EC7D4B" wp14:editId="388F5288">
            <wp:simplePos x="0" y="0"/>
            <wp:positionH relativeFrom="column">
              <wp:posOffset>5419090</wp:posOffset>
            </wp:positionH>
            <wp:positionV relativeFrom="paragraph">
              <wp:posOffset>-215900</wp:posOffset>
            </wp:positionV>
            <wp:extent cx="523875" cy="53191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H logo.png"/>
                    <pic:cNvPicPr/>
                  </pic:nvPicPr>
                  <pic:blipFill>
                    <a:blip r:embed="rId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3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FB0" w:rsidRPr="005D201C">
        <w:rPr>
          <w:color w:val="595959" w:themeColor="text1" w:themeTint="A6"/>
        </w:rPr>
        <w:delText>MASSACHUSETTS DEPARTMENT OF PUBLIC HEALTH</w:delText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 w:rsidR="00AA7FB0" w:rsidRPr="005D201C">
        <w:rPr>
          <w:color w:val="595959" w:themeColor="text1" w:themeTint="A6"/>
        </w:rPr>
        <w:delText xml:space="preserve"> </w:delText>
      </w:r>
    </w:del>
  </w:p>
  <w:p w14:paraId="532C916A" w14:textId="77777777" w:rsidR="00C428CF" w:rsidRPr="00C428CF" w:rsidRDefault="00C428CF">
    <w:pPr>
      <w:pStyle w:val="Heading2Char"/>
      <w:pPrChange w:id="215" w:author="uzivatel" w:date="2026-09-22T12:52:00Z" w16du:dateUtc="2026-09-22T16:5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359614">
    <w:abstractNumId w:val="8"/>
  </w:num>
  <w:num w:numId="2" w16cid:durableId="974801421">
    <w:abstractNumId w:val="10"/>
  </w:num>
  <w:num w:numId="3" w16cid:durableId="1487936036">
    <w:abstractNumId w:val="9"/>
  </w:num>
  <w:num w:numId="4" w16cid:durableId="1236434437">
    <w:abstractNumId w:val="2"/>
  </w:num>
  <w:num w:numId="5" w16cid:durableId="1953702588">
    <w:abstractNumId w:val="7"/>
  </w:num>
  <w:num w:numId="6" w16cid:durableId="1348748868">
    <w:abstractNumId w:val="4"/>
  </w:num>
  <w:num w:numId="7" w16cid:durableId="1303803877">
    <w:abstractNumId w:val="0"/>
  </w:num>
  <w:num w:numId="8" w16cid:durableId="2139370916">
    <w:abstractNumId w:val="3"/>
  </w:num>
  <w:num w:numId="9" w16cid:durableId="566650251">
    <w:abstractNumId w:val="6"/>
  </w:num>
  <w:num w:numId="10" w16cid:durableId="1648049343">
    <w:abstractNumId w:val="11"/>
  </w:num>
  <w:num w:numId="11" w16cid:durableId="1470394723">
    <w:abstractNumId w:val="5"/>
  </w:num>
  <w:num w:numId="12" w16cid:durableId="15129095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4FD"/>
    <w:rsid w:val="00021D99"/>
    <w:rsid w:val="0002301B"/>
    <w:rsid w:val="00067C1B"/>
    <w:rsid w:val="00070B7A"/>
    <w:rsid w:val="00076BBC"/>
    <w:rsid w:val="00086263"/>
    <w:rsid w:val="000C1D5B"/>
    <w:rsid w:val="000E3B54"/>
    <w:rsid w:val="00131188"/>
    <w:rsid w:val="001367E9"/>
    <w:rsid w:val="001D66D1"/>
    <w:rsid w:val="00211A15"/>
    <w:rsid w:val="00222525"/>
    <w:rsid w:val="00267B0F"/>
    <w:rsid w:val="0028602A"/>
    <w:rsid w:val="002A4083"/>
    <w:rsid w:val="002B27AF"/>
    <w:rsid w:val="002D4F2C"/>
    <w:rsid w:val="002E5199"/>
    <w:rsid w:val="00324E61"/>
    <w:rsid w:val="00332BB9"/>
    <w:rsid w:val="003377F2"/>
    <w:rsid w:val="00355828"/>
    <w:rsid w:val="00393DFA"/>
    <w:rsid w:val="003A4848"/>
    <w:rsid w:val="003F00CD"/>
    <w:rsid w:val="00405037"/>
    <w:rsid w:val="00421D86"/>
    <w:rsid w:val="0043051E"/>
    <w:rsid w:val="004435CB"/>
    <w:rsid w:val="00453FAF"/>
    <w:rsid w:val="004642F7"/>
    <w:rsid w:val="004714D6"/>
    <w:rsid w:val="00494AC3"/>
    <w:rsid w:val="004A5136"/>
    <w:rsid w:val="005379D3"/>
    <w:rsid w:val="005406F7"/>
    <w:rsid w:val="005631B3"/>
    <w:rsid w:val="005854FD"/>
    <w:rsid w:val="005940DB"/>
    <w:rsid w:val="00596269"/>
    <w:rsid w:val="005B7F1A"/>
    <w:rsid w:val="005D201C"/>
    <w:rsid w:val="005F4481"/>
    <w:rsid w:val="00635548"/>
    <w:rsid w:val="006616C6"/>
    <w:rsid w:val="00663F98"/>
    <w:rsid w:val="00691A0F"/>
    <w:rsid w:val="0069557F"/>
    <w:rsid w:val="006B75D9"/>
    <w:rsid w:val="006D0779"/>
    <w:rsid w:val="006D22FC"/>
    <w:rsid w:val="006F5CEB"/>
    <w:rsid w:val="0071556C"/>
    <w:rsid w:val="007666AF"/>
    <w:rsid w:val="00875E83"/>
    <w:rsid w:val="008E16D0"/>
    <w:rsid w:val="008F695B"/>
    <w:rsid w:val="00905D4F"/>
    <w:rsid w:val="00921CBA"/>
    <w:rsid w:val="00926BE8"/>
    <w:rsid w:val="009371BC"/>
    <w:rsid w:val="00967EDD"/>
    <w:rsid w:val="009700EB"/>
    <w:rsid w:val="00975CE3"/>
    <w:rsid w:val="00992F5A"/>
    <w:rsid w:val="009B14F4"/>
    <w:rsid w:val="009D457F"/>
    <w:rsid w:val="009E4030"/>
    <w:rsid w:val="00A757B6"/>
    <w:rsid w:val="00AA7FB0"/>
    <w:rsid w:val="00AB7A30"/>
    <w:rsid w:val="00AF69EB"/>
    <w:rsid w:val="00B06B01"/>
    <w:rsid w:val="00BD1EDF"/>
    <w:rsid w:val="00C428CF"/>
    <w:rsid w:val="00C67188"/>
    <w:rsid w:val="00C715C2"/>
    <w:rsid w:val="00C9043F"/>
    <w:rsid w:val="00D166A3"/>
    <w:rsid w:val="00D17B9F"/>
    <w:rsid w:val="00D44047"/>
    <w:rsid w:val="00D758C3"/>
    <w:rsid w:val="00DB23CA"/>
    <w:rsid w:val="00DF0E9B"/>
    <w:rsid w:val="00E2631A"/>
    <w:rsid w:val="00E41402"/>
    <w:rsid w:val="00E45105"/>
    <w:rsid w:val="00E60474"/>
    <w:rsid w:val="00E77954"/>
    <w:rsid w:val="00EA5B1B"/>
    <w:rsid w:val="00ED3AF5"/>
    <w:rsid w:val="00EE3545"/>
    <w:rsid w:val="00EF2DAF"/>
    <w:rsid w:val="00F01D59"/>
    <w:rsid w:val="00F324D4"/>
    <w:rsid w:val="00F91991"/>
    <w:rsid w:val="00F92274"/>
    <w:rsid w:val="00FB2884"/>
    <w:rsid w:val="00FE5E56"/>
    <w:rsid w:val="00FE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FD"/>
  </w:style>
  <w:style w:type="paragraph" w:styleId="Heading1">
    <w:name w:val="heading 1"/>
    <w:basedOn w:val="Normal"/>
    <w:next w:val="Normal"/>
    <w:link w:val="Heading1Char"/>
    <w:uiPriority w:val="9"/>
    <w:qFormat/>
    <w:rsid w:val="002A4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A0F"/>
    <w:pPr>
      <w:keepNext/>
      <w:keepLines/>
      <w:spacing w:after="0"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4FD"/>
    <w:pPr>
      <w:keepNext/>
      <w:keepLines/>
      <w:spacing w:after="0"/>
      <w:outlineLvl w:val="2"/>
    </w:pPr>
    <w:rPr>
      <w:rFonts w:eastAsiaTheme="majorEastAsia" w:cstheme="majorBidi"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67188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5">
    <w:name w:val="Medium List 1 Accent 5"/>
    <w:basedOn w:val="TableNormal"/>
    <w:uiPriority w:val="65"/>
    <w:rsid w:val="005854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A40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1A0F"/>
    <w:rPr>
      <w:rFonts w:eastAsiaTheme="majorEastAsia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4FD"/>
    <w:rPr>
      <w:rFonts w:eastAsiaTheme="majorEastAsia" w:cstheme="majorBidi"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C42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8CF"/>
  </w:style>
  <w:style w:type="paragraph" w:styleId="Footer">
    <w:name w:val="footer"/>
    <w:basedOn w:val="Normal"/>
    <w:link w:val="FooterChar"/>
    <w:uiPriority w:val="99"/>
    <w:unhideWhenUsed/>
    <w:rsid w:val="00C42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8CF"/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0" w:author="uzivatel" w:date="2026-09-22T12:52:00Z">
        <w:rPr>
          <w:color w:val="0000FF" w:themeColor="hyperlink"/>
          <w:u w:val="single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1A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A0F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semiHidden/>
    <w:rsid w:val="00C67188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C671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ListParagraph">
    <w:name w:val="List Paragraph"/>
    <w:basedOn w:val="Normal"/>
    <w:uiPriority w:val="34"/>
    <w:qFormat/>
    <w:rsid w:val="00C67188"/>
    <w:pPr>
      <w:ind w:left="720"/>
      <w:contextualSpacing/>
    </w:pPr>
    <w:rPr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1FBD05-6BD0-46F6-8303-43CE4CD1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Commonwealth of Massachusetts</Company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Leonard, Michelle A (DPH)</dc:creator>
  <cp:lastModifiedBy>Arthur Souza Rodrigues</cp:lastModifiedBy>
  <cp:revision>1</cp:revision>
  <dcterms:created xsi:type="dcterms:W3CDTF">2019-10-29T14:34:00Z</dcterms:created>
  <dcterms:modified xsi:type="dcterms:W3CDTF">2026-09-22T16:52:00Z</dcterms:modified>
</cp:coreProperties>
</file>