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4AA8A" w14:textId="77777777" w:rsidR="00A4546B" w:rsidRDefault="004B6068">
      <w:r>
        <w:rPr>
          <w:i/>
          <w:vertAlign w:val="subscript"/>
          <w:rPrChange w:id="0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Italic </w:t>
      </w:r>
      <w:ins w:id="1" w:author="Comparison" w:date="2026-07-05T01:09:00Z" w16du:dateUtc="2026-07-05T05:09:00Z">
        <w:r>
          <w:rPr>
            <w:i/>
            <w:iCs/>
            <w:vertAlign w:val="subscript"/>
          </w:rPr>
          <w:t>Subscript</w:t>
        </w:r>
      </w:ins>
      <w:del w:id="2" w:author="Comparison" w:date="2026-07-05T01:09:00Z" w16du:dateUtc="2026-07-05T05:09:00Z">
        <w:r>
          <w:rPr>
            <w:i/>
            <w:iCs/>
            <w:u w:val="single"/>
          </w:rPr>
          <w:delText>and Underline Combo</w:delText>
        </w:r>
      </w:del>
      <w:r>
        <w:rPr>
          <w:i/>
          <w:vertAlign w:val="subscript"/>
          <w:rPrChange w:id="3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Demo</w:t>
      </w:r>
    </w:p>
    <w:p w14:paraId="070FE854" w14:textId="77777777" w:rsidR="00A4546B" w:rsidRDefault="004B6068">
      <w:ins w:id="4" w:author="Comparison" w:date="2026-07-05T01:09:00Z" w16du:dateUtc="2026-07-05T05:09:00Z">
        <w:r>
          <w:rPr>
            <w:i/>
            <w:iCs/>
            <w:vertAlign w:val="subscript"/>
          </w:rPr>
          <w:t>This document shows</w:t>
        </w:r>
      </w:ins>
      <w:del w:id="5" w:author="Comparison" w:date="2026-07-05T01:09:00Z" w16du:dateUtc="2026-07-05T05:09:00Z">
        <w:r>
          <w:rPr>
            <w:i/>
            <w:iCs/>
            <w:u w:val="single"/>
          </w:rPr>
          <w:delText>Demonstrating</w:delText>
        </w:r>
      </w:del>
      <w:r>
        <w:rPr>
          <w:i/>
          <w:vertAlign w:val="subscript"/>
          <w:rPrChange w:id="6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italic </w:t>
      </w:r>
      <w:ins w:id="7" w:author="Comparison" w:date="2026-07-05T01:09:00Z" w16du:dateUtc="2026-07-05T05:09:00Z">
        <w:r>
          <w:rPr>
            <w:i/>
            <w:iCs/>
            <w:vertAlign w:val="subscript"/>
          </w:rPr>
          <w:t>with subscript formatting</w:t>
        </w:r>
      </w:ins>
      <w:del w:id="8" w:author="Comparison" w:date="2026-07-05T01:09:00Z" w16du:dateUtc="2026-07-05T05:09:00Z">
        <w:r>
          <w:rPr>
            <w:i/>
            <w:iCs/>
            <w:u w:val="single"/>
          </w:rPr>
          <w:delText>and underline</w:delText>
        </w:r>
      </w:del>
      <w:r>
        <w:rPr>
          <w:i/>
          <w:vertAlign w:val="subscript"/>
          <w:rPrChange w:id="9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combined.</w:t>
      </w:r>
    </w:p>
    <w:p w14:paraId="48833F51" w14:textId="77777777" w:rsidR="00A4546B" w:rsidRDefault="004B6068">
      <w:ins w:id="10" w:author="Comparison" w:date="2026-07-05T01:09:00Z" w16du:dateUtc="2026-07-05T05:09:00Z">
        <w:r>
          <w:rPr>
            <w:i/>
            <w:iCs/>
            <w:vertAlign w:val="subscript"/>
          </w:rPr>
          <w:t>Italic subscript</w:t>
        </w:r>
      </w:ins>
      <w:del w:id="11" w:author="Comparison" w:date="2026-07-05T01:09:00Z" w16du:dateUtc="2026-07-05T05:09:00Z">
        <w:r>
          <w:rPr>
            <w:i/>
            <w:iCs/>
            <w:u w:val="single"/>
          </w:rPr>
          <w:delText>This text</w:delText>
        </w:r>
      </w:del>
      <w:r>
        <w:rPr>
          <w:i/>
          <w:vertAlign w:val="subscript"/>
          <w:rPrChange w:id="12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is </w:t>
      </w:r>
      <w:ins w:id="13" w:author="Comparison" w:date="2026-07-05T01:09:00Z" w16du:dateUtc="2026-07-05T05:09:00Z">
        <w:r>
          <w:rPr>
            <w:i/>
            <w:iCs/>
            <w:vertAlign w:val="subscript"/>
          </w:rPr>
          <w:t>used in chemistry</w:t>
        </w:r>
      </w:ins>
      <w:del w:id="14" w:author="Comparison" w:date="2026-07-05T01:09:00Z" w16du:dateUtc="2026-07-05T05:09:00Z">
        <w:r>
          <w:rPr>
            <w:i/>
            <w:iCs/>
            <w:u w:val="single"/>
          </w:rPr>
          <w:delText>both italic</w:delText>
        </w:r>
      </w:del>
      <w:r>
        <w:rPr>
          <w:i/>
          <w:vertAlign w:val="subscript"/>
          <w:rPrChange w:id="15" w:author="Comparison" w:date="2026-07-05T01:09:00Z" w16du:dateUtc="2026-07-05T05:09:00Z">
            <w:rPr>
              <w:i/>
              <w:iCs/>
              <w:u w:val="single"/>
            </w:rPr>
          </w:rPrChange>
        </w:rPr>
        <w:t xml:space="preserve"> and </w:t>
      </w:r>
      <w:ins w:id="16" w:author="Comparison" w:date="2026-07-05T01:09:00Z" w16du:dateUtc="2026-07-05T05:09:00Z">
        <w:r>
          <w:rPr>
            <w:i/>
            <w:iCs/>
            <w:vertAlign w:val="subscript"/>
          </w:rPr>
          <w:t>biology equations</w:t>
        </w:r>
      </w:ins>
      <w:del w:id="17" w:author="Comparison" w:date="2026-07-05T01:09:00Z" w16du:dateUtc="2026-07-05T05:09:00Z">
        <w:r>
          <w:rPr>
            <w:i/>
            <w:iCs/>
            <w:u w:val="single"/>
          </w:rPr>
          <w:delText>underlined</w:delText>
        </w:r>
      </w:del>
      <w:r>
        <w:rPr>
          <w:i/>
          <w:vertAlign w:val="subscript"/>
          <w:rPrChange w:id="18" w:author="Comparison" w:date="2026-07-05T01:09:00Z" w16du:dateUtc="2026-07-05T05:09:00Z">
            <w:rPr>
              <w:i/>
              <w:iCs/>
              <w:u w:val="single"/>
            </w:rPr>
          </w:rPrChange>
        </w:rPr>
        <w:t>.</w:t>
      </w:r>
    </w:p>
    <w:sectPr w:rsidR="00A454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546B"/>
    <w:rsid w:val="00285593"/>
    <w:rsid w:val="004B6068"/>
    <w:rsid w:val="007211C9"/>
    <w:rsid w:val="00A4546B"/>
    <w:rsid w:val="00B37A4C"/>
    <w:rsid w:val="00D6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2026-07-05T05:09:00Z</dcterms:modified>
</cp:coreProperties>
</file>