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8" w:author="NAZ, Mamoona (OLDHAM MEDICAL SERVICES)" w:date="2026-09-22T12:41:00Z" w16du:dateUtc="2026-09-22T16:41:00Z"/>
          <w:rFonts w:ascii="Californian FB" w:hAnsi="Californian FB"/>
        </w:rPr>
      </w:pPr>
      <w:ins w:id="9" w:author="NAZ, Mamoona (OLDHAM MEDICAL SERVICES)" w:date="2026-09-22T12:41:00Z" w16du:dateUtc="2026-09-22T16:41: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10" w:author="NAZ, Mamoona (OLDHAM MEDICAL SERVICES)" w:date="2026-09-22T12:41:00Z" w16du:dateUtc="2026-09-22T16:41:00Z"/>
          <w:rFonts w:ascii="Californian FB" w:hAnsi="Californian FB"/>
          <w:b/>
          <w:bCs/>
        </w:rPr>
      </w:pPr>
    </w:p>
    <w:p w14:paraId="43260A16" w14:textId="77777777" w:rsidR="006F1C2D" w:rsidRDefault="006F1C2D" w:rsidP="006F1C2D">
      <w:pPr>
        <w:jc w:val="center"/>
        <w:rPr>
          <w:ins w:id="11" w:author="NAZ, Mamoona (OLDHAM MEDICAL SERVICES)" w:date="2026-09-22T12:41:00Z" w16du:dateUtc="2026-09-22T16:41:00Z"/>
          <w:rFonts w:cstheme="minorHAnsi"/>
          <w:b/>
          <w:bCs/>
          <w:sz w:val="28"/>
          <w:szCs w:val="28"/>
          <w:u w:val="single"/>
        </w:rPr>
      </w:pPr>
      <w:ins w:id="12" w:author="NAZ, Mamoona (OLDHAM MEDICAL SERVICES)" w:date="2026-09-22T12:41:00Z" w16du:dateUtc="2026-09-22T16:41:00Z">
        <w:r w:rsidRPr="00FA0E32">
          <w:rPr>
            <w:rFonts w:cstheme="minorHAnsi"/>
            <w:b/>
            <w:bCs/>
            <w:sz w:val="28"/>
            <w:szCs w:val="28"/>
            <w:u w:val="single"/>
          </w:rPr>
          <w:t>PPG Meeting</w:t>
        </w:r>
      </w:ins>
    </w:p>
    <w:p w14:paraId="255DC642" w14:textId="487ECD42" w:rsidR="006F1C2D" w:rsidRDefault="00677B90" w:rsidP="006F1C2D">
      <w:pPr>
        <w:jc w:val="center"/>
        <w:rPr>
          <w:ins w:id="13" w:author="NAZ, Mamoona (OLDHAM MEDICAL SERVICES)" w:date="2026-09-22T12:41:00Z" w16du:dateUtc="2026-09-22T16:41:00Z"/>
          <w:rFonts w:cstheme="minorHAnsi"/>
          <w:b/>
          <w:bCs/>
          <w:sz w:val="28"/>
          <w:szCs w:val="28"/>
          <w:u w:val="single"/>
        </w:rPr>
      </w:pPr>
      <w:ins w:id="14" w:author="NAZ, Mamoona (OLDHAM MEDICAL SERVICES)" w:date="2026-09-22T12:41:00Z" w16du:dateUtc="2026-09-22T16:41: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5" w:author="NAZ, Mamoona (OLDHAM MEDICAL SERVICES)" w:date="2026-09-22T12:41:00Z" w16du:dateUtc="2026-09-22T16:41:00Z"/>
          <w:rFonts w:cstheme="minorHAnsi"/>
          <w:b/>
          <w:bCs/>
          <w:sz w:val="28"/>
          <w:szCs w:val="28"/>
          <w:u w:val="single"/>
        </w:rPr>
      </w:pPr>
    </w:p>
    <w:p w14:paraId="1E230469" w14:textId="77777777" w:rsidR="006F1C2D" w:rsidRDefault="006F1C2D" w:rsidP="006F1C2D">
      <w:pPr>
        <w:rPr>
          <w:ins w:id="16" w:author="NAZ, Mamoona (OLDHAM MEDICAL SERVICES)" w:date="2026-09-22T12:41:00Z" w16du:dateUtc="2026-09-22T16:41:00Z"/>
          <w:rFonts w:cstheme="minorHAnsi"/>
          <w:b/>
          <w:bCs/>
        </w:rPr>
      </w:pPr>
      <w:ins w:id="17" w:author="NAZ, Mamoona (OLDHAM MEDICAL SERVICES)" w:date="2026-09-22T12:41:00Z" w16du:dateUtc="2026-09-22T16:41:00Z">
        <w:r w:rsidRPr="00FA0E32">
          <w:rPr>
            <w:rFonts w:cstheme="minorHAnsi"/>
            <w:b/>
            <w:bCs/>
          </w:rPr>
          <w:t>Attendees:</w:t>
        </w:r>
      </w:ins>
    </w:p>
    <w:p w14:paraId="406CF681" w14:textId="77777777" w:rsidR="006F1C2D" w:rsidRDefault="006F1C2D" w:rsidP="006F1C2D">
      <w:pPr>
        <w:rPr>
          <w:ins w:id="18" w:author="NAZ, Mamoona (OLDHAM MEDICAL SERVICES)" w:date="2026-09-22T12:41:00Z" w16du:dateUtc="2026-09-22T16:41:00Z"/>
          <w:rFonts w:cstheme="minorHAnsi"/>
        </w:rPr>
      </w:pPr>
      <w:ins w:id="19" w:author="NAZ, Mamoona (OLDHAM MEDICAL SERVICES)" w:date="2026-09-22T12:41:00Z" w16du:dateUtc="2026-09-22T16:41:00Z">
        <w:r w:rsidRPr="00FA0E32">
          <w:rPr>
            <w:rFonts w:cstheme="minorHAnsi"/>
          </w:rPr>
          <w:t>MN – Deputy Manager</w:t>
        </w:r>
      </w:ins>
    </w:p>
    <w:p w14:paraId="160FF56E" w14:textId="7F229838" w:rsidR="0008331C" w:rsidRPr="00FA0E32" w:rsidRDefault="0008331C" w:rsidP="006F1C2D">
      <w:pPr>
        <w:rPr>
          <w:ins w:id="20" w:author="NAZ, Mamoona (OLDHAM MEDICAL SERVICES)" w:date="2026-09-22T12:41:00Z" w16du:dateUtc="2026-09-22T16:41:00Z"/>
          <w:rFonts w:cstheme="minorHAnsi"/>
        </w:rPr>
      </w:pPr>
      <w:ins w:id="21" w:author="NAZ, Mamoona (OLDHAM MEDICAL SERVICES)" w:date="2026-09-22T12:41:00Z" w16du:dateUtc="2026-09-22T16:41:00Z">
        <w:r>
          <w:rPr>
            <w:rFonts w:cstheme="minorHAnsi"/>
          </w:rPr>
          <w:t xml:space="preserve">SA – Practice Manager </w:t>
        </w:r>
      </w:ins>
    </w:p>
    <w:p w14:paraId="4B50E429" w14:textId="77777777" w:rsidR="006F1C2D" w:rsidRDefault="006F1C2D" w:rsidP="006F1C2D">
      <w:pPr>
        <w:rPr>
          <w:ins w:id="22" w:author="NAZ, Mamoona (OLDHAM MEDICAL SERVICES)" w:date="2026-09-22T12:41:00Z" w16du:dateUtc="2026-09-22T16:41:00Z"/>
          <w:rFonts w:cstheme="minorHAnsi"/>
        </w:rPr>
      </w:pPr>
    </w:p>
    <w:p w14:paraId="5F6386BB" w14:textId="77777777" w:rsidR="0008331C" w:rsidRDefault="006F1C2D" w:rsidP="0008331C">
      <w:pPr>
        <w:rPr>
          <w:ins w:id="23" w:author="NAZ, Mamoona (OLDHAM MEDICAL SERVICES)" w:date="2026-09-22T12:41:00Z" w16du:dateUtc="2026-09-22T16:41:00Z"/>
        </w:rPr>
      </w:pPr>
      <w:ins w:id="24" w:author="NAZ, Mamoona (OLDHAM MEDICAL SERVICES)" w:date="2026-09-22T12:41:00Z" w16du:dateUtc="2026-09-22T16:41:00Z">
        <w:r>
          <w:rPr>
            <w:rFonts w:cstheme="minorHAnsi"/>
          </w:rPr>
          <w:t>MC, GM</w:t>
        </w:r>
        <w:r w:rsidR="0008331C">
          <w:rPr>
            <w:rFonts w:cstheme="minorHAnsi"/>
          </w:rPr>
          <w:t>,</w:t>
        </w:r>
      </w:ins>
    </w:p>
    <w:p w14:paraId="0834AD2C" w14:textId="13228619" w:rsidR="0008331C" w:rsidRDefault="0008331C" w:rsidP="0008331C">
      <w:pPr>
        <w:rPr>
          <w:ins w:id="25" w:author="NAZ, Mamoona (OLDHAM MEDICAL SERVICES)" w:date="2026-09-22T12:41:00Z" w16du:dateUtc="2026-09-22T16:41:00Z"/>
        </w:rPr>
      </w:pPr>
      <w:ins w:id="26" w:author="NAZ, Mamoona (OLDHAM MEDICAL SERVICES)" w:date="2026-09-22T12:41:00Z" w16du:dateUtc="2026-09-22T16:41:00Z">
        <w:r>
          <w:t>JB, BB, ZF</w:t>
        </w:r>
        <w:r>
          <w:rPr>
            <w:rFonts w:cstheme="minorHAnsi"/>
          </w:rPr>
          <w:t>, JS, SN</w:t>
        </w:r>
        <w:r w:rsidR="00FF174A">
          <w:rPr>
            <w:rFonts w:cstheme="minorHAnsi"/>
          </w:rPr>
          <w:t>, AW</w:t>
        </w:r>
      </w:ins>
    </w:p>
    <w:p w14:paraId="1D3A4916" w14:textId="67E42069" w:rsidR="006F1C2D" w:rsidRDefault="006F1C2D" w:rsidP="006F1C2D">
      <w:pPr>
        <w:rPr>
          <w:ins w:id="27" w:author="NAZ, Mamoona (OLDHAM MEDICAL SERVICES)" w:date="2026-09-22T12:41:00Z" w16du:dateUtc="2026-09-22T16:41:00Z"/>
          <w:rFonts w:cstheme="minorHAnsi"/>
        </w:rPr>
      </w:pPr>
    </w:p>
    <w:p w14:paraId="2302B3A6" w14:textId="77777777" w:rsidR="006F1C2D" w:rsidRPr="00FA0E32" w:rsidRDefault="006F1C2D" w:rsidP="006F1C2D">
      <w:pPr>
        <w:rPr>
          <w:ins w:id="28" w:author="NAZ, Mamoona (OLDHAM MEDICAL SERVICES)" w:date="2026-09-22T12:41:00Z" w16du:dateUtc="2026-09-22T16:41:00Z"/>
          <w:rFonts w:cstheme="minorHAnsi"/>
        </w:rPr>
      </w:pPr>
    </w:p>
    <w:p w14:paraId="794DD8CD" w14:textId="77777777" w:rsidR="006F1C2D" w:rsidRDefault="006F1C2D" w:rsidP="006F1C2D">
      <w:pPr>
        <w:rPr>
          <w:ins w:id="29" w:author="NAZ, Mamoona (OLDHAM MEDICAL SERVICES)" w:date="2026-09-22T12:41:00Z" w16du:dateUtc="2026-09-22T16:41:00Z"/>
          <w:rFonts w:cstheme="minorHAnsi"/>
          <w:b/>
          <w:bCs/>
        </w:rPr>
      </w:pPr>
      <w:ins w:id="30" w:author="NAZ, Mamoona (OLDHAM MEDICAL SERVICES)" w:date="2026-09-22T12:41:00Z" w16du:dateUtc="2026-09-22T16:41:00Z">
        <w:r w:rsidRPr="00FA0E32">
          <w:rPr>
            <w:rFonts w:cstheme="minorHAnsi"/>
            <w:b/>
            <w:bCs/>
          </w:rPr>
          <w:t>Apologies:</w:t>
        </w:r>
      </w:ins>
    </w:p>
    <w:p w14:paraId="50FA62A7" w14:textId="77777777" w:rsidR="00677B90" w:rsidRDefault="00677B90" w:rsidP="006F1C2D">
      <w:pPr>
        <w:rPr>
          <w:ins w:id="31" w:author="NAZ, Mamoona (OLDHAM MEDICAL SERVICES)" w:date="2026-09-22T12:41:00Z" w16du:dateUtc="2026-09-22T16:41:00Z"/>
          <w:rFonts w:cstheme="minorHAnsi"/>
          <w:b/>
          <w:bCs/>
        </w:rPr>
      </w:pPr>
    </w:p>
    <w:p w14:paraId="27E4F2EE" w14:textId="6226EC7C" w:rsidR="00677B90" w:rsidRPr="00677B90" w:rsidRDefault="00677B90" w:rsidP="006F1C2D">
      <w:pPr>
        <w:rPr>
          <w:ins w:id="32" w:author="NAZ, Mamoona (OLDHAM MEDICAL SERVICES)" w:date="2026-09-22T12:41:00Z" w16du:dateUtc="2026-09-22T16:41:00Z"/>
          <w:rFonts w:cstheme="minorHAnsi"/>
        </w:rPr>
      </w:pPr>
      <w:ins w:id="33" w:author="NAZ, Mamoona (OLDHAM MEDICAL SERVICES)" w:date="2026-09-22T12:41:00Z" w16du:dateUtc="2026-09-22T16:41:00Z">
        <w:r>
          <w:rPr>
            <w:rFonts w:cstheme="minorHAnsi"/>
          </w:rPr>
          <w:t>CC, AK, LU, MAS, DR</w:t>
        </w:r>
      </w:ins>
    </w:p>
    <w:p w14:paraId="1282E9CD" w14:textId="77777777" w:rsidR="00A8494F" w:rsidRDefault="00A8494F">
      <w:pPr>
        <w:rPr>
          <w:ins w:id="34" w:author="NAZ, Mamoona (OLDHAM MEDICAL SERVICES)" w:date="2026-09-22T12:41:00Z" w16du:dateUtc="2026-09-22T16:41:00Z"/>
        </w:rPr>
      </w:pPr>
    </w:p>
    <w:p w14:paraId="09A61C5A" w14:textId="77777777" w:rsidR="006F1C2D" w:rsidRDefault="006F1C2D">
      <w:pPr>
        <w:rPr>
          <w:ins w:id="35" w:author="NAZ, Mamoona (OLDHAM MEDICAL SERVICES)" w:date="2026-09-22T12:41:00Z" w16du:dateUtc="2026-09-22T16:41:00Z"/>
        </w:rPr>
      </w:pPr>
    </w:p>
    <w:p w14:paraId="71B1EB70" w14:textId="6B3B9867" w:rsidR="006F1C2D" w:rsidRDefault="00FD25EC" w:rsidP="006F1C2D">
      <w:pPr>
        <w:pStyle w:val="ListParagraph"/>
        <w:numPr>
          <w:ilvl w:val="0"/>
          <w:numId w:val="123"/>
        </w:numPr>
        <w:rPr>
          <w:ins w:id="36" w:author="NAZ, Mamoona (OLDHAM MEDICAL SERVICES)" w:date="2026-09-22T12:41:00Z" w16du:dateUtc="2026-09-22T16:41:00Z"/>
        </w:rPr>
      </w:pPr>
      <w:ins w:id="37" w:author="NAZ, Mamoona (OLDHAM MEDICAL SERVICES)" w:date="2026-09-22T12:41:00Z" w16du:dateUtc="2026-09-22T16:41:00Z">
        <w:r>
          <w:t>Review of last minutes of meeting – everyone agreed no changes were needed.</w:t>
        </w:r>
      </w:ins>
    </w:p>
    <w:p w14:paraId="2F83712F" w14:textId="53312079" w:rsidR="00FF174A" w:rsidRDefault="00FF174A" w:rsidP="00FF174A">
      <w:pPr>
        <w:pStyle w:val="ListParagraph"/>
        <w:numPr>
          <w:ilvl w:val="0"/>
          <w:numId w:val="123"/>
        </w:numPr>
        <w:rPr>
          <w:ins w:id="38" w:author="NAZ, Mamoona (OLDHAM MEDICAL SERVICES)" w:date="2026-09-22T12:41:00Z" w16du:dateUtc="2026-09-22T16:41:00Z"/>
        </w:rPr>
      </w:pPr>
      <w:ins w:id="39" w:author="NAZ, Mamoona (OLDHAM MEDICAL SERVICES)" w:date="2026-09-22T12:41:00Z" w16du:dateUtc="2026-09-22T16:41:00Z">
        <w:r>
          <w:t>Meeting started at 13:</w:t>
        </w:r>
        <w:r w:rsidR="00677B90">
          <w:t>13</w:t>
        </w:r>
      </w:ins>
    </w:p>
    <w:p w14:paraId="04EF1223" w14:textId="0C5D5E3B" w:rsidR="00677B90" w:rsidRDefault="00677B90" w:rsidP="00FF174A">
      <w:pPr>
        <w:pStyle w:val="ListParagraph"/>
        <w:numPr>
          <w:ilvl w:val="0"/>
          <w:numId w:val="123"/>
        </w:numPr>
        <w:rPr>
          <w:ins w:id="40" w:author="NAZ, Mamoona (OLDHAM MEDICAL SERVICES)" w:date="2026-09-22T12:41:00Z" w16du:dateUtc="2026-09-22T16:41:00Z"/>
        </w:rPr>
      </w:pPr>
      <w:ins w:id="41" w:author="NAZ, Mamoona (OLDHAM MEDICAL SERVICES)" w:date="2026-09-22T12:41:00Z" w16du:dateUtc="2026-09-22T16:41: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23"/>
        </w:numPr>
        <w:rPr>
          <w:ins w:id="42" w:author="NAZ, Mamoona (OLDHAM MEDICAL SERVICES)" w:date="2026-09-22T12:41:00Z" w16du:dateUtc="2026-09-22T16:41:00Z"/>
        </w:rPr>
      </w:pPr>
      <w:ins w:id="43" w:author="NAZ, Mamoona (OLDHAM MEDICAL SERVICES)" w:date="2026-09-22T12:41:00Z" w16du:dateUtc="2026-09-22T16:41: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23"/>
        </w:numPr>
        <w:rPr>
          <w:ins w:id="44" w:author="NAZ, Mamoona (OLDHAM MEDICAL SERVICES)" w:date="2026-09-22T12:41:00Z" w16du:dateUtc="2026-09-22T16:41:00Z"/>
        </w:rPr>
      </w:pPr>
      <w:ins w:id="45" w:author="NAZ, Mamoona (OLDHAM MEDICAL SERVICES)" w:date="2026-09-22T12:41:00Z" w16du:dateUtc="2026-09-22T16:41: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23"/>
        </w:numPr>
        <w:rPr>
          <w:ins w:id="46" w:author="NAZ, Mamoona (OLDHAM MEDICAL SERVICES)" w:date="2026-09-22T12:41:00Z" w16du:dateUtc="2026-09-22T16:41:00Z"/>
        </w:rPr>
      </w:pPr>
      <w:ins w:id="47" w:author="NAZ, Mamoona (OLDHAM MEDICAL SERVICES)" w:date="2026-09-22T12:41:00Z" w16du:dateUtc="2026-09-22T16:41: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23"/>
        </w:numPr>
        <w:rPr>
          <w:ins w:id="48" w:author="NAZ, Mamoona (OLDHAM MEDICAL SERVICES)" w:date="2026-09-22T12:41:00Z" w16du:dateUtc="2026-09-22T16:41:00Z"/>
        </w:rPr>
      </w:pPr>
      <w:ins w:id="49" w:author="NAZ, Mamoona (OLDHAM MEDICAL SERVICES)" w:date="2026-09-22T12:41:00Z" w16du:dateUtc="2026-09-22T16:41: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23"/>
        </w:numPr>
        <w:rPr>
          <w:ins w:id="50" w:author="NAZ, Mamoona (OLDHAM MEDICAL SERVICES)" w:date="2026-09-22T12:41:00Z" w16du:dateUtc="2026-09-22T16:41:00Z"/>
        </w:rPr>
      </w:pPr>
      <w:ins w:id="51" w:author="NAZ, Mamoona (OLDHAM MEDICAL SERVICES)" w:date="2026-09-22T12:41:00Z" w16du:dateUtc="2026-09-22T16:41: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23"/>
        </w:numPr>
        <w:rPr>
          <w:ins w:id="52" w:author="NAZ, Mamoona (OLDHAM MEDICAL SERVICES)" w:date="2026-09-22T12:41:00Z" w16du:dateUtc="2026-09-22T16:41:00Z"/>
        </w:rPr>
      </w:pPr>
      <w:ins w:id="53" w:author="NAZ, Mamoona (OLDHAM MEDICAL SERVICES)" w:date="2026-09-22T12:41:00Z" w16du:dateUtc="2026-09-22T16:41: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23"/>
        </w:numPr>
        <w:rPr>
          <w:ins w:id="54" w:author="NAZ, Mamoona (OLDHAM MEDICAL SERVICES)" w:date="2026-09-22T12:41:00Z" w16du:dateUtc="2026-09-22T16:41:00Z"/>
        </w:rPr>
      </w:pPr>
      <w:ins w:id="55" w:author="NAZ, Mamoona (OLDHAM MEDICAL SERVICES)" w:date="2026-09-22T12:41:00Z" w16du:dateUtc="2026-09-22T16:41: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23"/>
        </w:numPr>
        <w:rPr>
          <w:ins w:id="56" w:author="NAZ, Mamoona (OLDHAM MEDICAL SERVICES)" w:date="2026-09-22T12:41:00Z" w16du:dateUtc="2026-09-22T16:41:00Z"/>
        </w:rPr>
      </w:pPr>
      <w:ins w:id="57" w:author="NAZ, Mamoona (OLDHAM MEDICAL SERVICES)" w:date="2026-09-22T12:41:00Z" w16du:dateUtc="2026-09-22T16:41: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23"/>
        </w:numPr>
        <w:rPr>
          <w:ins w:id="58" w:author="NAZ, Mamoona (OLDHAM MEDICAL SERVICES)" w:date="2026-09-22T12:41:00Z" w16du:dateUtc="2026-09-22T16:41:00Z"/>
        </w:rPr>
      </w:pPr>
      <w:ins w:id="59" w:author="NAZ, Mamoona (OLDHAM MEDICAL SERVICES)" w:date="2026-09-22T12:41:00Z" w16du:dateUtc="2026-09-22T16:41: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23"/>
        </w:numPr>
        <w:rPr>
          <w:ins w:id="60" w:author="NAZ, Mamoona (OLDHAM MEDICAL SERVICES)" w:date="2026-09-22T12:41:00Z" w16du:dateUtc="2026-09-22T16:41:00Z"/>
        </w:rPr>
      </w:pPr>
      <w:ins w:id="61" w:author="NAZ, Mamoona (OLDHAM MEDICAL SERVICES)" w:date="2026-09-22T12:41:00Z" w16du:dateUtc="2026-09-22T16:41:00Z">
        <w:r>
          <w:t xml:space="preserve">Also decided to display notices before they get sent out. </w:t>
        </w:r>
      </w:ins>
    </w:p>
    <w:p w14:paraId="0AD56979" w14:textId="7FA4E76F" w:rsidR="00677B90" w:rsidRDefault="00677B90" w:rsidP="00FF174A">
      <w:pPr>
        <w:pStyle w:val="ListParagraph"/>
        <w:numPr>
          <w:ilvl w:val="0"/>
          <w:numId w:val="123"/>
        </w:numPr>
        <w:rPr>
          <w:ins w:id="62" w:author="NAZ, Mamoona (OLDHAM MEDICAL SERVICES)" w:date="2026-09-22T12:41:00Z" w16du:dateUtc="2026-09-22T16:41:00Z"/>
        </w:rPr>
      </w:pPr>
      <w:ins w:id="63" w:author="NAZ, Mamoona (OLDHAM MEDICAL SERVICES)" w:date="2026-09-22T12:41:00Z" w16du:dateUtc="2026-09-22T16:41: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23"/>
        </w:numPr>
        <w:rPr>
          <w:ins w:id="64" w:author="NAZ, Mamoona (OLDHAM MEDICAL SERVICES)" w:date="2026-09-22T12:41:00Z" w16du:dateUtc="2026-09-22T16:41:00Z"/>
        </w:rPr>
      </w:pPr>
      <w:ins w:id="65" w:author="NAZ, Mamoona (OLDHAM MEDICAL SERVICES)" w:date="2026-09-22T12:41:00Z" w16du:dateUtc="2026-09-22T16:41: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23"/>
        </w:numPr>
        <w:rPr>
          <w:ins w:id="66" w:author="NAZ, Mamoona (OLDHAM MEDICAL SERVICES)" w:date="2026-09-22T12:41:00Z" w16du:dateUtc="2026-09-22T16:41:00Z"/>
        </w:rPr>
      </w:pPr>
      <w:ins w:id="67" w:author="NAZ, Mamoona (OLDHAM MEDICAL SERVICES)" w:date="2026-09-22T12:41:00Z" w16du:dateUtc="2026-09-22T16:41:00Z">
        <w:r>
          <w:t xml:space="preserve">The Practice has not yet received a confirmation date of delivery for flu jabs. </w:t>
        </w:r>
      </w:ins>
    </w:p>
    <w:p w14:paraId="0CEABE06" w14:textId="159751B6" w:rsidR="00677B90" w:rsidRDefault="00677B90" w:rsidP="00FF174A">
      <w:pPr>
        <w:pStyle w:val="ListParagraph"/>
        <w:numPr>
          <w:ilvl w:val="0"/>
          <w:numId w:val="123"/>
        </w:numPr>
        <w:rPr>
          <w:ins w:id="68" w:author="NAZ, Mamoona (OLDHAM MEDICAL SERVICES)" w:date="2026-09-22T12:41:00Z" w16du:dateUtc="2026-09-22T16:41:00Z"/>
        </w:rPr>
      </w:pPr>
      <w:ins w:id="69" w:author="NAZ, Mamoona (OLDHAM MEDICAL SERVICES)" w:date="2026-09-22T12:41:00Z" w16du:dateUtc="2026-09-22T16:41:00Z">
        <w:r>
          <w:t xml:space="preserve">Updates around the PCN clinics were shared. </w:t>
        </w:r>
      </w:ins>
    </w:p>
    <w:p w14:paraId="02B8F5B2" w14:textId="001EA95A" w:rsidR="00677B90" w:rsidRDefault="00677B90" w:rsidP="00FF174A">
      <w:pPr>
        <w:pStyle w:val="ListParagraph"/>
        <w:numPr>
          <w:ilvl w:val="0"/>
          <w:numId w:val="123"/>
        </w:numPr>
        <w:rPr>
          <w:ins w:id="70" w:author="NAZ, Mamoona (OLDHAM MEDICAL SERVICES)" w:date="2026-09-22T12:41:00Z" w16du:dateUtc="2026-09-22T16:41:00Z"/>
        </w:rPr>
      </w:pPr>
      <w:ins w:id="71" w:author="NAZ, Mamoona (OLDHAM MEDICAL SERVICES)" w:date="2026-09-22T12:41:00Z" w16du:dateUtc="2026-09-22T16:41:00Z">
        <w:r>
          <w:t xml:space="preserve">Meeting was kept brief due to summer holidays and many apologies. </w:t>
        </w:r>
      </w:ins>
    </w:p>
    <w:p w14:paraId="447CCA8D" w14:textId="3472B07F" w:rsidR="006F1C2D" w:rsidRPr="006F1C2D" w:rsidRDefault="006F1C2D" w:rsidP="006F1C2D">
      <w:pPr>
        <w:rPr>
          <w:ins w:id="72" w:author="NAZ, Mamoona (OLDHAM MEDICAL SERVICES)" w:date="2026-09-22T12:41:00Z" w16du:dateUtc="2026-09-22T16:41:00Z"/>
          <w:b/>
          <w:bCs/>
        </w:rPr>
      </w:pPr>
      <w:ins w:id="73" w:author="NAZ, Mamoona (OLDHAM MEDICAL SERVICES)" w:date="2026-09-22T12:41:00Z" w16du:dateUtc="2026-09-22T16:41: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4" w:author="NAZ, Mamoona (OLDHAM MEDICAL SERVICES)" w:date="2026-09-22T12:41:00Z" w16du:dateUtc="2026-09-22T16:41:00Z"/>
          <w:b/>
          <w:bCs/>
        </w:rPr>
      </w:pPr>
    </w:p>
    <w:p w14:paraId="7399AC47" w14:textId="017DDEDE" w:rsidR="005F3EE7" w:rsidRDefault="006F1C2D" w:rsidP="005F3EE7">
      <w:pPr>
        <w:rPr>
          <w:del w:id="75" w:author="NAZ, Mamoona (OLDHAM MEDICAL SERVICES)" w:date="2026-09-22T12:41:00Z" w16du:dateUtc="2026-09-22T16:41:00Z"/>
          <w:b/>
          <w:bCs/>
          <w:sz w:val="32"/>
          <w:szCs w:val="32"/>
        </w:rPr>
      </w:pPr>
      <w:ins w:id="76" w:author="NAZ, Mamoona (OLDHAM MEDICAL SERVICES)" w:date="2026-09-22T12:41:00Z" w16du:dateUtc="2026-09-22T16:41: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7" w:author="NAZ, Mamoona (OLDHAM MEDICAL SERVICES)" w:date="2026-09-22T12:41:00Z" w16du:dateUtc="2026-09-22T16:41:00Z">
        <w:r w:rsidR="00D527A3" w:rsidRPr="00A56C23">
          <w:rPr>
            <w:b/>
            <w:bCs/>
            <w:sz w:val="32"/>
            <w:szCs w:val="32"/>
          </w:rPr>
          <w:delText>M7 Management Review Minutes</w:delText>
        </w:r>
      </w:del>
    </w:p>
    <w:tbl>
      <w:tblPr>
        <w:tblStyle w:val="TableGrid"/>
        <w:tblW w:w="496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5646"/>
        <w:gridCol w:w="711"/>
        <w:gridCol w:w="1810"/>
      </w:tblGrid>
      <w:tr w:rsidR="00D527A3" w:rsidRPr="006F3C3C" w14:paraId="35741BF3" w14:textId="77777777" w:rsidTr="00560356">
        <w:trPr>
          <w:trHeight w:val="192"/>
          <w:del w:id="78" w:author="NAZ, Mamoona (OLDHAM MEDICAL SERVICES)" w:date="2026-09-22T12:41:00Z" w16du:dateUtc="2026-09-22T16:41:00Z"/>
        </w:trPr>
        <w:tc>
          <w:tcPr>
            <w:tcW w:w="500" w:type="pct"/>
            <w:tcMar>
              <w:left w:w="0" w:type="dxa"/>
              <w:right w:w="0" w:type="dxa"/>
            </w:tcMar>
            <w:vAlign w:val="bottom"/>
          </w:tcPr>
          <w:p w14:paraId="703E0D5B" w14:textId="77777777" w:rsidR="00D527A3" w:rsidRPr="00F61D28" w:rsidRDefault="00D527A3" w:rsidP="00560356">
            <w:pPr>
              <w:rPr>
                <w:del w:id="79" w:author="NAZ, Mamoona (OLDHAM MEDICAL SERVICES)" w:date="2026-09-22T12:41:00Z" w16du:dateUtc="2026-09-22T16:41:00Z"/>
                <w:rFonts w:asciiTheme="minorHAnsi" w:hAnsiTheme="minorHAnsi" w:cstheme="minorHAnsi"/>
                <w:b/>
                <w:sz w:val="22"/>
                <w:szCs w:val="22"/>
              </w:rPr>
            </w:pPr>
            <w:del w:id="80" w:author="NAZ, Mamoona (OLDHAM MEDICAL SERVICES)" w:date="2026-09-22T12:41:00Z" w16du:dateUtc="2026-09-22T16:41:00Z">
              <w:r w:rsidRPr="00F61D28">
                <w:rPr>
                  <w:rFonts w:asciiTheme="minorHAnsi" w:hAnsiTheme="minorHAnsi" w:cstheme="minorHAnsi"/>
                  <w:b/>
                  <w:sz w:val="22"/>
                  <w:szCs w:val="22"/>
                </w:rPr>
                <w:delText>Business name:</w:delText>
              </w:r>
            </w:del>
          </w:p>
        </w:tc>
        <w:tc>
          <w:tcPr>
            <w:tcW w:w="3204" w:type="pct"/>
            <w:tcBorders>
              <w:bottom w:val="single" w:sz="4" w:space="0" w:color="auto"/>
            </w:tcBorders>
            <w:vAlign w:val="bottom"/>
          </w:tcPr>
          <w:p w14:paraId="17933CDE" w14:textId="77777777" w:rsidR="00D527A3" w:rsidRPr="00F61D28" w:rsidRDefault="00D527A3" w:rsidP="00560356">
            <w:pPr>
              <w:rPr>
                <w:del w:id="81" w:author="NAZ, Mamoona (OLDHAM MEDICAL SERVICES)" w:date="2026-09-22T12:41:00Z" w16du:dateUtc="2026-09-22T16:41:00Z"/>
                <w:rFonts w:asciiTheme="minorHAnsi" w:hAnsiTheme="minorHAnsi" w:cstheme="minorHAnsi"/>
                <w:sz w:val="22"/>
                <w:szCs w:val="22"/>
              </w:rPr>
            </w:pPr>
          </w:p>
        </w:tc>
        <w:tc>
          <w:tcPr>
            <w:tcW w:w="232" w:type="pct"/>
            <w:vAlign w:val="bottom"/>
          </w:tcPr>
          <w:p w14:paraId="0692DE34" w14:textId="77777777" w:rsidR="00D527A3" w:rsidRPr="00F61D28" w:rsidRDefault="00D527A3" w:rsidP="00560356">
            <w:pPr>
              <w:rPr>
                <w:del w:id="82" w:author="NAZ, Mamoona (OLDHAM MEDICAL SERVICES)" w:date="2026-09-22T12:41:00Z" w16du:dateUtc="2026-09-22T16:41:00Z"/>
                <w:rFonts w:asciiTheme="minorHAnsi" w:hAnsiTheme="minorHAnsi" w:cstheme="minorHAnsi"/>
                <w:b/>
                <w:sz w:val="22"/>
                <w:szCs w:val="22"/>
              </w:rPr>
            </w:pPr>
            <w:del w:id="83" w:author="NAZ, Mamoona (OLDHAM MEDICAL SERVICES)" w:date="2026-09-22T12:41:00Z" w16du:dateUtc="2026-09-22T16:41:00Z">
              <w:r w:rsidRPr="00F61D28">
                <w:rPr>
                  <w:rFonts w:asciiTheme="minorHAnsi" w:hAnsiTheme="minorHAnsi" w:cstheme="minorHAnsi"/>
                  <w:b/>
                  <w:sz w:val="22"/>
                  <w:szCs w:val="22"/>
                </w:rPr>
                <w:delText>Date:</w:delText>
              </w:r>
            </w:del>
          </w:p>
        </w:tc>
        <w:tc>
          <w:tcPr>
            <w:tcW w:w="1064" w:type="pct"/>
            <w:tcBorders>
              <w:bottom w:val="single" w:sz="4" w:space="0" w:color="auto"/>
            </w:tcBorders>
          </w:tcPr>
          <w:p w14:paraId="4B63244B" w14:textId="77777777" w:rsidR="00D527A3" w:rsidRPr="00F61D28" w:rsidRDefault="00D527A3" w:rsidP="00560356">
            <w:pPr>
              <w:rPr>
                <w:del w:id="84" w:author="NAZ, Mamoona (OLDHAM MEDICAL SERVICES)" w:date="2026-09-22T12:41:00Z" w16du:dateUtc="2026-09-22T16:41:00Z"/>
                <w:rFonts w:asciiTheme="minorHAnsi" w:hAnsiTheme="minorHAnsi" w:cstheme="minorHAnsi"/>
                <w:sz w:val="22"/>
                <w:szCs w:val="22"/>
              </w:rPr>
            </w:pPr>
          </w:p>
        </w:tc>
      </w:tr>
    </w:tbl>
    <w:tbl>
      <w:tblPr>
        <w:tblW w:w="153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40"/>
        <w:gridCol w:w="7669"/>
      </w:tblGrid>
      <w:tr w:rsidR="00D527A3" w:rsidRPr="00F61D28" w14:paraId="21B4113C" w14:textId="77777777" w:rsidTr="0052717F">
        <w:trPr>
          <w:trHeight w:val="280"/>
          <w:del w:id="85" w:author="NAZ, Mamoona (OLDHAM MEDICAL SERVICES)" w:date="2026-09-22T12:41:00Z" w16du:dateUtc="2026-09-22T16:41:00Z"/>
        </w:trPr>
        <w:tc>
          <w:tcPr>
            <w:tcW w:w="15309" w:type="dxa"/>
            <w:gridSpan w:val="2"/>
            <w:tcBorders>
              <w:bottom w:val="single" w:sz="4" w:space="0" w:color="auto"/>
            </w:tcBorders>
            <w:shd w:val="clear" w:color="auto" w:fill="D9D9D9" w:themeFill="background1" w:themeFillShade="D9"/>
            <w:vAlign w:val="center"/>
          </w:tcPr>
          <w:p w14:paraId="426116CA" w14:textId="77777777" w:rsidR="00D527A3" w:rsidRPr="00F61D28" w:rsidRDefault="00D527A3" w:rsidP="00560356">
            <w:pPr>
              <w:pStyle w:val="Subtitle1"/>
              <w:tabs>
                <w:tab w:val="clear" w:pos="900"/>
              </w:tabs>
              <w:spacing w:before="60" w:after="60"/>
              <w:jc w:val="center"/>
              <w:rPr>
                <w:del w:id="86" w:author="NAZ, Mamoona (OLDHAM MEDICAL SERVICES)" w:date="2026-09-22T12:41:00Z" w16du:dateUtc="2026-09-22T16:41:00Z"/>
                <w:rFonts w:asciiTheme="minorHAnsi" w:hAnsiTheme="minorHAnsi" w:cstheme="minorHAnsi"/>
                <w:sz w:val="22"/>
                <w:szCs w:val="22"/>
              </w:rPr>
            </w:pPr>
            <w:del w:id="87" w:author="NAZ, Mamoona (OLDHAM MEDICAL SERVICES)" w:date="2026-09-22T12:41:00Z" w16du:dateUtc="2026-09-22T16:41:00Z">
              <w:r w:rsidRPr="00F61D28">
                <w:rPr>
                  <w:rFonts w:asciiTheme="minorHAnsi" w:hAnsiTheme="minorHAnsi" w:cstheme="minorHAnsi"/>
                  <w:caps w:val="0"/>
                  <w:sz w:val="22"/>
                  <w:szCs w:val="22"/>
                  <w:lang w:val="en-AU"/>
                </w:rPr>
                <w:delText>AGENDA ITEMS</w:delText>
              </w:r>
            </w:del>
          </w:p>
        </w:tc>
      </w:tr>
      <w:tr w:rsidR="00D527A3" w:rsidRPr="000E4E4F" w14:paraId="0D3A1449" w14:textId="77777777" w:rsidTr="00FB28AB">
        <w:trPr>
          <w:trHeight w:val="3742"/>
          <w:del w:id="88" w:author="NAZ, Mamoona (OLDHAM MEDICAL SERVICES)" w:date="2026-09-22T12:41:00Z" w16du:dateUtc="2026-09-22T16:41:00Z"/>
        </w:trPr>
        <w:tc>
          <w:tcPr>
            <w:tcW w:w="7640" w:type="dxa"/>
            <w:tcBorders>
              <w:right w:val="nil"/>
            </w:tcBorders>
            <w:vAlign w:val="center"/>
          </w:tcPr>
          <w:p w14:paraId="1405FA13" w14:textId="77777777" w:rsidR="00D527A3" w:rsidRPr="00F61D28" w:rsidRDefault="00D527A3" w:rsidP="00D42740">
            <w:pPr>
              <w:pStyle w:val="ListParagraph"/>
              <w:numPr>
                <w:ilvl w:val="0"/>
                <w:numId w:val="91"/>
              </w:numPr>
              <w:spacing w:after="120"/>
              <w:ind w:left="714" w:hanging="357"/>
              <w:contextualSpacing w:val="0"/>
              <w:rPr>
                <w:del w:id="89" w:author="NAZ, Mamoona (OLDHAM MEDICAL SERVICES)" w:date="2026-09-22T12:41:00Z" w16du:dateUtc="2026-09-22T16:41:00Z"/>
                <w:rFonts w:cstheme="minorHAnsi"/>
              </w:rPr>
            </w:pPr>
            <w:del w:id="90" w:author="NAZ, Mamoona (OLDHAM MEDICAL SERVICES)" w:date="2026-09-22T12:41:00Z" w16du:dateUtc="2026-09-22T16:41:00Z">
              <w:r w:rsidRPr="00F61D28">
                <w:rPr>
                  <w:rFonts w:cstheme="minorHAnsi"/>
                </w:rPr>
                <w:delText>Previous Meeting Minutes</w:delText>
              </w:r>
            </w:del>
          </w:p>
          <w:p w14:paraId="4457651F" w14:textId="77777777" w:rsidR="00D527A3" w:rsidRPr="00F61D28" w:rsidRDefault="00D527A3" w:rsidP="00D42740">
            <w:pPr>
              <w:pStyle w:val="ListParagraph"/>
              <w:numPr>
                <w:ilvl w:val="0"/>
                <w:numId w:val="91"/>
              </w:numPr>
              <w:spacing w:after="120"/>
              <w:ind w:left="714" w:hanging="357"/>
              <w:contextualSpacing w:val="0"/>
              <w:rPr>
                <w:del w:id="91" w:author="NAZ, Mamoona (OLDHAM MEDICAL SERVICES)" w:date="2026-09-22T12:41:00Z" w16du:dateUtc="2026-09-22T16:41:00Z"/>
                <w:rFonts w:cstheme="minorHAnsi"/>
              </w:rPr>
            </w:pPr>
            <w:del w:id="92" w:author="NAZ, Mamoona (OLDHAM MEDICAL SERVICES)" w:date="2026-09-22T12:41:00Z" w16du:dateUtc="2026-09-22T16:41:00Z">
              <w:r w:rsidRPr="00F61D28">
                <w:rPr>
                  <w:rFonts w:cstheme="minorHAnsi"/>
                </w:rPr>
                <w:delText>Follow-Up of previous Customer Complaints, Non-conformance, Corrective and Preventative Action (as required).</w:delText>
              </w:r>
            </w:del>
          </w:p>
          <w:p w14:paraId="67CF3545" w14:textId="77777777" w:rsidR="00D527A3" w:rsidRPr="00F61D28" w:rsidRDefault="00D527A3" w:rsidP="00D42740">
            <w:pPr>
              <w:pStyle w:val="ListParagraph"/>
              <w:numPr>
                <w:ilvl w:val="0"/>
                <w:numId w:val="91"/>
              </w:numPr>
              <w:spacing w:after="120"/>
              <w:ind w:left="714" w:hanging="357"/>
              <w:contextualSpacing w:val="0"/>
              <w:rPr>
                <w:del w:id="93" w:author="NAZ, Mamoona (OLDHAM MEDICAL SERVICES)" w:date="2026-09-22T12:41:00Z" w16du:dateUtc="2026-09-22T16:41:00Z"/>
                <w:rFonts w:cstheme="minorHAnsi"/>
              </w:rPr>
            </w:pPr>
            <w:del w:id="94" w:author="NAZ, Mamoona (OLDHAM MEDICAL SERVICES)" w:date="2026-09-22T12:41:00Z" w16du:dateUtc="2026-09-22T16:41:00Z">
              <w:r w:rsidRPr="00F61D28">
                <w:rPr>
                  <w:rFonts w:cstheme="minorHAnsi"/>
                </w:rPr>
                <w:delText>Current Customer Complaints and feedback</w:delText>
              </w:r>
            </w:del>
          </w:p>
          <w:p w14:paraId="133B7E32" w14:textId="77777777" w:rsidR="00D527A3" w:rsidRPr="00F61D28" w:rsidRDefault="00D527A3" w:rsidP="00D42740">
            <w:pPr>
              <w:pStyle w:val="ListParagraph"/>
              <w:numPr>
                <w:ilvl w:val="0"/>
                <w:numId w:val="91"/>
              </w:numPr>
              <w:spacing w:after="120"/>
              <w:ind w:left="714" w:hanging="357"/>
              <w:contextualSpacing w:val="0"/>
              <w:rPr>
                <w:del w:id="95" w:author="NAZ, Mamoona (OLDHAM MEDICAL SERVICES)" w:date="2026-09-22T12:41:00Z" w16du:dateUtc="2026-09-22T16:41:00Z"/>
                <w:rFonts w:cstheme="minorHAnsi"/>
                <w:caps/>
              </w:rPr>
            </w:pPr>
            <w:del w:id="96" w:author="NAZ, Mamoona (OLDHAM MEDICAL SERVICES)" w:date="2026-09-22T12:41:00Z" w16du:dateUtc="2026-09-22T16:41:00Z">
              <w:r w:rsidRPr="00F61D28">
                <w:rPr>
                  <w:rFonts w:cstheme="minorHAnsi"/>
                </w:rPr>
                <w:delText xml:space="preserve">Deficiencies Identified by Corrective and Preventative Action Reports that may require changes to procedures </w:delText>
              </w:r>
            </w:del>
          </w:p>
          <w:p w14:paraId="6C650DBE" w14:textId="77777777" w:rsidR="00D527A3" w:rsidRPr="00F61D28" w:rsidRDefault="00D527A3" w:rsidP="00D42740">
            <w:pPr>
              <w:pStyle w:val="ListParagraph"/>
              <w:numPr>
                <w:ilvl w:val="0"/>
                <w:numId w:val="91"/>
              </w:numPr>
              <w:spacing w:after="120"/>
              <w:ind w:left="714" w:hanging="357"/>
              <w:contextualSpacing w:val="0"/>
              <w:rPr>
                <w:del w:id="97" w:author="NAZ, Mamoona (OLDHAM MEDICAL SERVICES)" w:date="2026-09-22T12:41:00Z" w16du:dateUtc="2026-09-22T16:41:00Z"/>
                <w:rFonts w:cstheme="minorHAnsi"/>
                <w:caps/>
              </w:rPr>
            </w:pPr>
            <w:del w:id="98" w:author="NAZ, Mamoona (OLDHAM MEDICAL SERVICES)" w:date="2026-09-22T12:41:00Z" w16du:dateUtc="2026-09-22T16:41:00Z">
              <w:r w:rsidRPr="00F61D28">
                <w:rPr>
                  <w:rFonts w:cstheme="minorHAnsi"/>
                </w:rPr>
                <w:delText>Internal Audit Results</w:delText>
              </w:r>
            </w:del>
          </w:p>
          <w:p w14:paraId="7BCD1A18" w14:textId="77777777" w:rsidR="00D527A3" w:rsidRPr="00F61D28" w:rsidRDefault="00D527A3" w:rsidP="00D42740">
            <w:pPr>
              <w:pStyle w:val="ListParagraph"/>
              <w:numPr>
                <w:ilvl w:val="0"/>
                <w:numId w:val="91"/>
              </w:numPr>
              <w:spacing w:after="120"/>
              <w:ind w:left="714" w:hanging="357"/>
              <w:contextualSpacing w:val="0"/>
              <w:rPr>
                <w:del w:id="99" w:author="NAZ, Mamoona (OLDHAM MEDICAL SERVICES)" w:date="2026-09-22T12:41:00Z" w16du:dateUtc="2026-09-22T16:41:00Z"/>
                <w:rFonts w:cstheme="minorHAnsi"/>
                <w:caps/>
              </w:rPr>
            </w:pPr>
            <w:del w:id="100" w:author="NAZ, Mamoona (OLDHAM MEDICAL SERVICES)" w:date="2026-09-22T12:41:00Z" w16du:dateUtc="2026-09-22T16:41:00Z">
              <w:r w:rsidRPr="00F61D28">
                <w:rPr>
                  <w:rFonts w:cstheme="minorHAnsi"/>
                </w:rPr>
                <w:delText>External Audit Results and preparation</w:delText>
              </w:r>
            </w:del>
          </w:p>
        </w:tc>
        <w:tc>
          <w:tcPr>
            <w:tcW w:w="7669" w:type="dxa"/>
            <w:tcBorders>
              <w:left w:val="nil"/>
            </w:tcBorders>
            <w:vAlign w:val="center"/>
          </w:tcPr>
          <w:p w14:paraId="066F1677" w14:textId="77777777" w:rsidR="00D527A3" w:rsidRPr="00F61D28" w:rsidRDefault="00D527A3" w:rsidP="00D42740">
            <w:pPr>
              <w:pStyle w:val="ListParagraph"/>
              <w:numPr>
                <w:ilvl w:val="0"/>
                <w:numId w:val="90"/>
              </w:numPr>
              <w:spacing w:after="120"/>
              <w:ind w:left="714" w:hanging="357"/>
              <w:contextualSpacing w:val="0"/>
              <w:rPr>
                <w:del w:id="101" w:author="NAZ, Mamoona (OLDHAM MEDICAL SERVICES)" w:date="2026-09-22T12:41:00Z" w16du:dateUtc="2026-09-22T16:41:00Z"/>
                <w:rFonts w:cstheme="minorHAnsi"/>
              </w:rPr>
            </w:pPr>
            <w:del w:id="102" w:author="NAZ, Mamoona (OLDHAM MEDICAL SERVICES)" w:date="2026-09-22T12:41:00Z" w16du:dateUtc="2026-09-22T16:41:00Z">
              <w:r w:rsidRPr="00F61D28">
                <w:rPr>
                  <w:rFonts w:cstheme="minorHAnsi"/>
                </w:rPr>
                <w:delText>Any Planned testing, Micro, Soil, Water tests</w:delText>
              </w:r>
            </w:del>
          </w:p>
          <w:p w14:paraId="6EBD7D90" w14:textId="77777777" w:rsidR="00D527A3" w:rsidRPr="00F61D28" w:rsidRDefault="00D527A3" w:rsidP="00D42740">
            <w:pPr>
              <w:pStyle w:val="ListParagraph"/>
              <w:numPr>
                <w:ilvl w:val="0"/>
                <w:numId w:val="90"/>
              </w:numPr>
              <w:spacing w:after="120"/>
              <w:ind w:left="714" w:hanging="357"/>
              <w:contextualSpacing w:val="0"/>
              <w:rPr>
                <w:del w:id="103" w:author="NAZ, Mamoona (OLDHAM MEDICAL SERVICES)" w:date="2026-09-22T12:41:00Z" w16du:dateUtc="2026-09-22T16:41:00Z"/>
                <w:rFonts w:cstheme="minorHAnsi"/>
              </w:rPr>
            </w:pPr>
            <w:del w:id="104" w:author="NAZ, Mamoona (OLDHAM MEDICAL SERVICES)" w:date="2026-09-22T12:41:00Z" w16du:dateUtc="2026-09-22T16:41:00Z">
              <w:r w:rsidRPr="00F61D28">
                <w:rPr>
                  <w:rFonts w:cstheme="minorHAnsi"/>
                </w:rPr>
                <w:delText>Continuing suitability and effectiveness of the Sustainability  Action plan</w:delText>
              </w:r>
            </w:del>
          </w:p>
          <w:p w14:paraId="7686EF33" w14:textId="77777777" w:rsidR="00D527A3" w:rsidRPr="00F61D28" w:rsidRDefault="00D527A3" w:rsidP="00D42740">
            <w:pPr>
              <w:pStyle w:val="ListParagraph"/>
              <w:numPr>
                <w:ilvl w:val="0"/>
                <w:numId w:val="90"/>
              </w:numPr>
              <w:spacing w:before="120" w:after="120"/>
              <w:ind w:left="714" w:hanging="357"/>
              <w:contextualSpacing w:val="0"/>
              <w:rPr>
                <w:del w:id="105" w:author="NAZ, Mamoona (OLDHAM MEDICAL SERVICES)" w:date="2026-09-22T12:41:00Z" w16du:dateUtc="2026-09-22T16:41:00Z"/>
                <w:rFonts w:cstheme="minorHAnsi"/>
                <w:caps/>
              </w:rPr>
            </w:pPr>
            <w:del w:id="106" w:author="NAZ, Mamoona (OLDHAM MEDICAL SERVICES)" w:date="2026-09-22T12:41:00Z" w16du:dateUtc="2026-09-22T16:41:00Z">
              <w:r w:rsidRPr="00F61D28">
                <w:rPr>
                  <w:rFonts w:cstheme="minorHAnsi"/>
                </w:rPr>
                <w:delText xml:space="preserve">Business metric report </w:delText>
              </w:r>
            </w:del>
          </w:p>
          <w:p w14:paraId="31937B54" w14:textId="77777777" w:rsidR="00D527A3" w:rsidRPr="00F61D28" w:rsidRDefault="00D527A3" w:rsidP="00D42740">
            <w:pPr>
              <w:pStyle w:val="Subtitle1"/>
              <w:numPr>
                <w:ilvl w:val="0"/>
                <w:numId w:val="90"/>
              </w:numPr>
              <w:tabs>
                <w:tab w:val="clear" w:pos="900"/>
              </w:tabs>
              <w:spacing w:before="60" w:after="120"/>
              <w:ind w:left="714" w:hanging="357"/>
              <w:jc w:val="left"/>
              <w:rPr>
                <w:del w:id="107" w:author="NAZ, Mamoona (OLDHAM MEDICAL SERVICES)" w:date="2026-09-22T12:41:00Z" w16du:dateUtc="2026-09-22T16:41:00Z"/>
                <w:rFonts w:asciiTheme="minorHAnsi" w:eastAsia="SimSun" w:hAnsiTheme="minorHAnsi" w:cstheme="minorHAnsi"/>
                <w:b w:val="0"/>
                <w:caps w:val="0"/>
                <w:sz w:val="22"/>
                <w:szCs w:val="22"/>
                <w:lang w:val="en-AU" w:eastAsia="zh-CN"/>
              </w:rPr>
            </w:pPr>
            <w:del w:id="108" w:author="NAZ, Mamoona (OLDHAM MEDICAL SERVICES)" w:date="2026-09-22T12:41:00Z" w16du:dateUtc="2026-09-22T16:41:00Z">
              <w:r w:rsidRPr="00F61D28">
                <w:rPr>
                  <w:rFonts w:asciiTheme="minorHAnsi" w:eastAsia="SimSun" w:hAnsiTheme="minorHAnsi" w:cstheme="minorHAnsi"/>
                  <w:b w:val="0"/>
                  <w:caps w:val="0"/>
                  <w:sz w:val="22"/>
                  <w:szCs w:val="22"/>
                  <w:lang w:val="en-AU" w:eastAsia="zh-CN"/>
                </w:rPr>
                <w:delText>Any Regulatory requirements that requires addressing</w:delText>
              </w:r>
            </w:del>
          </w:p>
          <w:p w14:paraId="01EF0C7A" w14:textId="77777777" w:rsidR="00D527A3" w:rsidRPr="00F61D28" w:rsidRDefault="00D527A3" w:rsidP="00D42740">
            <w:pPr>
              <w:pStyle w:val="ListParagraph"/>
              <w:numPr>
                <w:ilvl w:val="0"/>
                <w:numId w:val="90"/>
              </w:numPr>
              <w:spacing w:before="120" w:after="120"/>
              <w:ind w:left="714" w:hanging="357"/>
              <w:contextualSpacing w:val="0"/>
              <w:rPr>
                <w:del w:id="109" w:author="NAZ, Mamoona (OLDHAM MEDICAL SERVICES)" w:date="2026-09-22T12:41:00Z" w16du:dateUtc="2026-09-22T16:41:00Z"/>
                <w:rFonts w:cstheme="minorHAnsi"/>
              </w:rPr>
            </w:pPr>
            <w:del w:id="110" w:author="NAZ, Mamoona (OLDHAM MEDICAL SERVICES)" w:date="2026-09-22T12:41:00Z" w16du:dateUtc="2026-09-22T16:41:00Z">
              <w:r w:rsidRPr="00F61D28">
                <w:rPr>
                  <w:rFonts w:cstheme="minorHAnsi"/>
                </w:rPr>
                <w:delText xml:space="preserve">Training needs review </w:delText>
              </w:r>
            </w:del>
          </w:p>
          <w:p w14:paraId="4ABE5852" w14:textId="77777777" w:rsidR="00D527A3" w:rsidRPr="00F61D28" w:rsidRDefault="00D527A3" w:rsidP="00D42740">
            <w:pPr>
              <w:pStyle w:val="ListParagraph"/>
              <w:numPr>
                <w:ilvl w:val="0"/>
                <w:numId w:val="90"/>
              </w:numPr>
              <w:spacing w:after="120"/>
              <w:ind w:left="714" w:hanging="357"/>
              <w:contextualSpacing w:val="0"/>
              <w:rPr>
                <w:del w:id="111" w:author="NAZ, Mamoona (OLDHAM MEDICAL SERVICES)" w:date="2026-09-22T12:41:00Z" w16du:dateUtc="2026-09-22T16:41:00Z"/>
                <w:rFonts w:cstheme="minorHAnsi"/>
              </w:rPr>
            </w:pPr>
            <w:del w:id="112" w:author="NAZ, Mamoona (OLDHAM MEDICAL SERVICES)" w:date="2026-09-22T12:41:00Z" w16du:dateUtc="2026-09-22T16:41:00Z">
              <w:r w:rsidRPr="00F61D28">
                <w:rPr>
                  <w:rFonts w:cstheme="minorHAnsi"/>
                </w:rPr>
                <w:delText>Changes that could impact on the Environment Management System</w:delText>
              </w:r>
            </w:del>
          </w:p>
          <w:p w14:paraId="034F1DE2" w14:textId="77777777" w:rsidR="00D527A3" w:rsidRPr="00F61D28" w:rsidRDefault="00D527A3" w:rsidP="00D42740">
            <w:pPr>
              <w:pStyle w:val="Subtitle1"/>
              <w:numPr>
                <w:ilvl w:val="0"/>
                <w:numId w:val="90"/>
              </w:numPr>
              <w:spacing w:before="60" w:after="120"/>
              <w:ind w:left="714" w:hanging="357"/>
              <w:jc w:val="left"/>
              <w:rPr>
                <w:del w:id="113" w:author="NAZ, Mamoona (OLDHAM MEDICAL SERVICES)" w:date="2026-09-22T12:41:00Z" w16du:dateUtc="2026-09-22T16:41:00Z"/>
                <w:rFonts w:cstheme="minorHAnsi"/>
              </w:rPr>
            </w:pPr>
            <w:del w:id="114" w:author="NAZ, Mamoona (OLDHAM MEDICAL SERVICES)" w:date="2026-09-22T12:41:00Z" w16du:dateUtc="2026-09-22T16:41:00Z">
              <w:r w:rsidRPr="00F61D28">
                <w:rPr>
                  <w:rFonts w:asciiTheme="minorHAnsi" w:eastAsia="SimSun" w:hAnsiTheme="minorHAnsi" w:cstheme="minorHAnsi"/>
                  <w:b w:val="0"/>
                  <w:caps w:val="0"/>
                  <w:sz w:val="22"/>
                  <w:szCs w:val="22"/>
                  <w:lang w:val="en-AU" w:eastAsia="zh-CN"/>
                </w:rPr>
                <w:delText>Any Other Relevant Business:</w:delText>
              </w:r>
            </w:del>
          </w:p>
        </w:tc>
      </w:tr>
    </w:tbl>
    <w:tbl>
      <w:tblPr>
        <w:tblStyle w:val="TableGrid"/>
        <w:tblW w:w="0" w:type="auto"/>
        <w:tblLook w:val="04A0" w:firstRow="1" w:lastRow="0" w:firstColumn="1" w:lastColumn="0" w:noHBand="0" w:noVBand="1"/>
      </w:tblPr>
      <w:tblGrid>
        <w:gridCol w:w="6093"/>
        <w:gridCol w:w="1789"/>
        <w:gridCol w:w="1134"/>
      </w:tblGrid>
      <w:tr w:rsidR="00D527A3" w:rsidRPr="000E4E4F" w14:paraId="43772BC6" w14:textId="77777777" w:rsidTr="00560356">
        <w:trPr>
          <w:trHeight w:val="454"/>
          <w:del w:id="115" w:author="NAZ, Mamoona (OLDHAM MEDICAL SERVICES)" w:date="2026-09-22T12:41:00Z" w16du:dateUtc="2026-09-22T16:41:00Z"/>
        </w:trPr>
        <w:tc>
          <w:tcPr>
            <w:tcW w:w="11245" w:type="dxa"/>
            <w:shd w:val="clear" w:color="auto" w:fill="D9D9D9" w:themeFill="background1" w:themeFillShade="D9"/>
          </w:tcPr>
          <w:p w14:paraId="0828FC4F" w14:textId="77777777" w:rsidR="00D527A3" w:rsidRPr="00F61D28" w:rsidRDefault="00D527A3" w:rsidP="00560356">
            <w:pPr>
              <w:jc w:val="center"/>
              <w:rPr>
                <w:del w:id="116" w:author="NAZ, Mamoona (OLDHAM MEDICAL SERVICES)" w:date="2026-09-22T12:41:00Z" w16du:dateUtc="2026-09-22T16:41:00Z"/>
                <w:rFonts w:asciiTheme="minorHAnsi" w:hAnsiTheme="minorHAnsi" w:cstheme="minorHAnsi"/>
                <w:b/>
                <w:sz w:val="22"/>
                <w:szCs w:val="22"/>
              </w:rPr>
            </w:pPr>
            <w:del w:id="117" w:author="NAZ, Mamoona (OLDHAM MEDICAL SERVICES)" w:date="2026-09-22T12:41:00Z" w16du:dateUtc="2026-09-22T16:41:00Z">
              <w:r w:rsidRPr="00F61D28">
                <w:rPr>
                  <w:rFonts w:asciiTheme="minorHAnsi" w:hAnsiTheme="minorHAnsi" w:cstheme="minorHAnsi"/>
                  <w:b/>
                  <w:sz w:val="22"/>
                  <w:szCs w:val="22"/>
                </w:rPr>
                <w:delText>MINUTES AND DETAILS OF ACTIONS REQUIRED</w:delText>
              </w:r>
            </w:del>
          </w:p>
        </w:tc>
        <w:tc>
          <w:tcPr>
            <w:tcW w:w="4059" w:type="dxa"/>
            <w:gridSpan w:val="2"/>
            <w:shd w:val="clear" w:color="auto" w:fill="D9D9D9" w:themeFill="background1" w:themeFillShade="D9"/>
            <w:vAlign w:val="center"/>
          </w:tcPr>
          <w:p w14:paraId="27640742" w14:textId="77777777" w:rsidR="00D527A3" w:rsidRPr="00F61D28" w:rsidRDefault="00D527A3" w:rsidP="00560356">
            <w:pPr>
              <w:jc w:val="center"/>
              <w:rPr>
                <w:del w:id="118" w:author="NAZ, Mamoona (OLDHAM MEDICAL SERVICES)" w:date="2026-09-22T12:41:00Z" w16du:dateUtc="2026-09-22T16:41:00Z"/>
                <w:rFonts w:asciiTheme="minorHAnsi" w:hAnsiTheme="minorHAnsi" w:cstheme="minorHAnsi"/>
                <w:b/>
                <w:sz w:val="22"/>
                <w:szCs w:val="22"/>
              </w:rPr>
            </w:pPr>
            <w:del w:id="119" w:author="NAZ, Mamoona (OLDHAM MEDICAL SERVICES)" w:date="2026-09-22T12:41:00Z" w16du:dateUtc="2026-09-22T16:41:00Z">
              <w:r w:rsidRPr="00F61D28">
                <w:rPr>
                  <w:rFonts w:asciiTheme="minorHAnsi" w:hAnsiTheme="minorHAnsi" w:cstheme="minorHAnsi"/>
                  <w:b/>
                  <w:sz w:val="22"/>
                  <w:szCs w:val="22"/>
                </w:rPr>
                <w:delText>ACTIONS REQUIRED</w:delText>
              </w:r>
            </w:del>
          </w:p>
        </w:tc>
      </w:tr>
      <w:tr w:rsidR="00D527A3" w:rsidRPr="000E4E4F" w14:paraId="34C247F2" w14:textId="77777777" w:rsidTr="00560356">
        <w:trPr>
          <w:trHeight w:val="454"/>
          <w:del w:id="120" w:author="NAZ, Mamoona (OLDHAM MEDICAL SERVICES)" w:date="2026-09-22T12:41:00Z" w16du:dateUtc="2026-09-22T16:41:00Z"/>
        </w:trPr>
        <w:tc>
          <w:tcPr>
            <w:tcW w:w="11245" w:type="dxa"/>
            <w:vAlign w:val="center"/>
          </w:tcPr>
          <w:p w14:paraId="4DD711BD" w14:textId="77777777" w:rsidR="00D527A3" w:rsidRPr="00F61D28" w:rsidRDefault="00D527A3" w:rsidP="00560356">
            <w:pPr>
              <w:jc w:val="center"/>
              <w:rPr>
                <w:del w:id="121" w:author="NAZ, Mamoona (OLDHAM MEDICAL SERVICES)" w:date="2026-09-22T12:41:00Z" w16du:dateUtc="2026-09-22T16:41:00Z"/>
                <w:rFonts w:asciiTheme="minorHAnsi" w:hAnsiTheme="minorHAnsi" w:cstheme="minorHAnsi"/>
                <w:b/>
                <w:sz w:val="22"/>
                <w:szCs w:val="22"/>
              </w:rPr>
            </w:pPr>
            <w:del w:id="122" w:author="NAZ, Mamoona (OLDHAM MEDICAL SERVICES)" w:date="2026-09-22T12:41:00Z" w16du:dateUtc="2026-09-22T16:41:00Z">
              <w:r w:rsidRPr="00F61D28">
                <w:rPr>
                  <w:rFonts w:asciiTheme="minorHAnsi" w:hAnsiTheme="minorHAnsi" w:cstheme="minorHAnsi"/>
                  <w:b/>
                  <w:sz w:val="22"/>
                  <w:szCs w:val="22"/>
                </w:rPr>
                <w:delText>Actions to be completed:</w:delText>
              </w:r>
            </w:del>
          </w:p>
        </w:tc>
        <w:tc>
          <w:tcPr>
            <w:tcW w:w="2340" w:type="dxa"/>
            <w:vAlign w:val="center"/>
          </w:tcPr>
          <w:p w14:paraId="4ED04C16" w14:textId="77777777" w:rsidR="00D527A3" w:rsidRPr="00F61D28" w:rsidRDefault="00D527A3" w:rsidP="00560356">
            <w:pPr>
              <w:jc w:val="center"/>
              <w:rPr>
                <w:del w:id="123" w:author="NAZ, Mamoona (OLDHAM MEDICAL SERVICES)" w:date="2026-09-22T12:41:00Z" w16du:dateUtc="2026-09-22T16:41:00Z"/>
                <w:rFonts w:asciiTheme="minorHAnsi" w:hAnsiTheme="minorHAnsi" w:cstheme="minorHAnsi"/>
                <w:b/>
                <w:sz w:val="22"/>
                <w:szCs w:val="22"/>
              </w:rPr>
            </w:pPr>
            <w:del w:id="124" w:author="NAZ, Mamoona (OLDHAM MEDICAL SERVICES)" w:date="2026-09-22T12:41:00Z" w16du:dateUtc="2026-09-22T16:41:00Z">
              <w:r w:rsidRPr="00F61D28">
                <w:rPr>
                  <w:rFonts w:asciiTheme="minorHAnsi" w:hAnsiTheme="minorHAnsi" w:cstheme="minorHAnsi"/>
                  <w:b/>
                  <w:sz w:val="22"/>
                  <w:szCs w:val="22"/>
                </w:rPr>
                <w:delText xml:space="preserve">Worker(s) responsible </w:delText>
              </w:r>
            </w:del>
          </w:p>
        </w:tc>
        <w:tc>
          <w:tcPr>
            <w:tcW w:w="1719" w:type="dxa"/>
            <w:vAlign w:val="center"/>
          </w:tcPr>
          <w:p w14:paraId="2803CC53" w14:textId="77777777" w:rsidR="00D527A3" w:rsidRPr="00F61D28" w:rsidRDefault="00D527A3" w:rsidP="00560356">
            <w:pPr>
              <w:jc w:val="center"/>
              <w:rPr>
                <w:del w:id="125" w:author="NAZ, Mamoona (OLDHAM MEDICAL SERVICES)" w:date="2026-09-22T12:41:00Z" w16du:dateUtc="2026-09-22T16:41:00Z"/>
                <w:rFonts w:asciiTheme="minorHAnsi" w:hAnsiTheme="minorHAnsi" w:cstheme="minorHAnsi"/>
                <w:b/>
                <w:sz w:val="22"/>
                <w:szCs w:val="22"/>
              </w:rPr>
            </w:pPr>
            <w:del w:id="126" w:author="NAZ, Mamoona (OLDHAM MEDICAL SERVICES)" w:date="2026-09-22T12:41:00Z" w16du:dateUtc="2026-09-22T16:41:00Z">
              <w:r w:rsidRPr="00F61D28">
                <w:rPr>
                  <w:rFonts w:asciiTheme="minorHAnsi" w:hAnsiTheme="minorHAnsi" w:cstheme="minorHAnsi"/>
                  <w:b/>
                  <w:sz w:val="22"/>
                  <w:szCs w:val="22"/>
                </w:rPr>
                <w:delText>Due by</w:delText>
              </w:r>
            </w:del>
          </w:p>
        </w:tc>
      </w:tr>
      <w:tr w:rsidR="00D527A3" w:rsidRPr="000E4E4F" w14:paraId="16E16A1A" w14:textId="77777777" w:rsidTr="00560356">
        <w:trPr>
          <w:trHeight w:val="454"/>
          <w:del w:id="127" w:author="NAZ, Mamoona (OLDHAM MEDICAL SERVICES)" w:date="2026-09-22T12:41:00Z" w16du:dateUtc="2026-09-22T16:41:00Z"/>
        </w:trPr>
        <w:tc>
          <w:tcPr>
            <w:tcW w:w="11245" w:type="dxa"/>
          </w:tcPr>
          <w:p w14:paraId="1C4EE6CF" w14:textId="77777777" w:rsidR="00D527A3" w:rsidRPr="00F61D28" w:rsidRDefault="00D527A3" w:rsidP="00560356">
            <w:pPr>
              <w:rPr>
                <w:del w:id="128" w:author="NAZ, Mamoona (OLDHAM MEDICAL SERVICES)" w:date="2026-09-22T12:41:00Z" w16du:dateUtc="2026-09-22T16:41:00Z"/>
                <w:rFonts w:asciiTheme="minorHAnsi" w:hAnsiTheme="minorHAnsi" w:cstheme="minorHAnsi"/>
                <w:sz w:val="22"/>
                <w:szCs w:val="22"/>
              </w:rPr>
            </w:pPr>
          </w:p>
        </w:tc>
        <w:tc>
          <w:tcPr>
            <w:tcW w:w="2340" w:type="dxa"/>
            <w:vAlign w:val="center"/>
          </w:tcPr>
          <w:p w14:paraId="19F94926" w14:textId="77777777" w:rsidR="00D527A3" w:rsidRPr="00F61D28" w:rsidRDefault="00D527A3" w:rsidP="00560356">
            <w:pPr>
              <w:jc w:val="center"/>
              <w:rPr>
                <w:del w:id="129" w:author="NAZ, Mamoona (OLDHAM MEDICAL SERVICES)" w:date="2026-09-22T12:41:00Z" w16du:dateUtc="2026-09-22T16:41:00Z"/>
                <w:rFonts w:asciiTheme="minorHAnsi" w:hAnsiTheme="minorHAnsi" w:cstheme="minorHAnsi"/>
                <w:sz w:val="22"/>
                <w:szCs w:val="22"/>
              </w:rPr>
            </w:pPr>
          </w:p>
        </w:tc>
        <w:tc>
          <w:tcPr>
            <w:tcW w:w="1719" w:type="dxa"/>
            <w:vAlign w:val="center"/>
          </w:tcPr>
          <w:p w14:paraId="0B780841" w14:textId="77777777" w:rsidR="00D527A3" w:rsidRPr="00F61D28" w:rsidRDefault="00D527A3" w:rsidP="00560356">
            <w:pPr>
              <w:jc w:val="center"/>
              <w:rPr>
                <w:del w:id="130" w:author="NAZ, Mamoona (OLDHAM MEDICAL SERVICES)" w:date="2026-09-22T12:41:00Z" w16du:dateUtc="2026-09-22T16:41:00Z"/>
                <w:rFonts w:asciiTheme="minorHAnsi" w:hAnsiTheme="minorHAnsi" w:cstheme="minorHAnsi"/>
                <w:sz w:val="22"/>
                <w:szCs w:val="22"/>
              </w:rPr>
            </w:pPr>
          </w:p>
        </w:tc>
      </w:tr>
      <w:tr w:rsidR="00D527A3" w:rsidRPr="000E4E4F" w14:paraId="3025443D" w14:textId="77777777" w:rsidTr="00560356">
        <w:trPr>
          <w:trHeight w:val="454"/>
          <w:del w:id="131" w:author="NAZ, Mamoona (OLDHAM MEDICAL SERVICES)" w:date="2026-09-22T12:41:00Z" w16du:dateUtc="2026-09-22T16:41:00Z"/>
        </w:trPr>
        <w:tc>
          <w:tcPr>
            <w:tcW w:w="11245" w:type="dxa"/>
          </w:tcPr>
          <w:p w14:paraId="60B01BAB" w14:textId="77777777" w:rsidR="00D527A3" w:rsidRPr="00F61D28" w:rsidRDefault="00D527A3" w:rsidP="00560356">
            <w:pPr>
              <w:rPr>
                <w:del w:id="132" w:author="NAZ, Mamoona (OLDHAM MEDICAL SERVICES)" w:date="2026-09-22T12:41:00Z" w16du:dateUtc="2026-09-22T16:41:00Z"/>
                <w:rFonts w:asciiTheme="minorHAnsi" w:hAnsiTheme="minorHAnsi" w:cstheme="minorHAnsi"/>
                <w:sz w:val="22"/>
                <w:szCs w:val="22"/>
              </w:rPr>
            </w:pPr>
          </w:p>
        </w:tc>
        <w:tc>
          <w:tcPr>
            <w:tcW w:w="2340" w:type="dxa"/>
            <w:vAlign w:val="center"/>
          </w:tcPr>
          <w:p w14:paraId="5F22601D" w14:textId="77777777" w:rsidR="00D527A3" w:rsidRPr="00F61D28" w:rsidRDefault="00D527A3" w:rsidP="00560356">
            <w:pPr>
              <w:jc w:val="center"/>
              <w:rPr>
                <w:del w:id="133" w:author="NAZ, Mamoona (OLDHAM MEDICAL SERVICES)" w:date="2026-09-22T12:41:00Z" w16du:dateUtc="2026-09-22T16:41:00Z"/>
                <w:rFonts w:asciiTheme="minorHAnsi" w:hAnsiTheme="minorHAnsi" w:cstheme="minorHAnsi"/>
                <w:sz w:val="22"/>
                <w:szCs w:val="22"/>
              </w:rPr>
            </w:pPr>
          </w:p>
        </w:tc>
        <w:tc>
          <w:tcPr>
            <w:tcW w:w="1719" w:type="dxa"/>
            <w:vAlign w:val="center"/>
          </w:tcPr>
          <w:p w14:paraId="44CE0F14" w14:textId="77777777" w:rsidR="00D527A3" w:rsidRPr="00F61D28" w:rsidRDefault="00D527A3" w:rsidP="00560356">
            <w:pPr>
              <w:jc w:val="center"/>
              <w:rPr>
                <w:del w:id="134" w:author="NAZ, Mamoona (OLDHAM MEDICAL SERVICES)" w:date="2026-09-22T12:41:00Z" w16du:dateUtc="2026-09-22T16:41:00Z"/>
                <w:rFonts w:asciiTheme="minorHAnsi" w:hAnsiTheme="minorHAnsi" w:cstheme="minorHAnsi"/>
                <w:sz w:val="22"/>
                <w:szCs w:val="22"/>
              </w:rPr>
            </w:pPr>
          </w:p>
        </w:tc>
      </w:tr>
      <w:tr w:rsidR="00D527A3" w:rsidRPr="000E4E4F" w14:paraId="514DF7FF" w14:textId="77777777" w:rsidTr="00560356">
        <w:trPr>
          <w:trHeight w:val="454"/>
          <w:del w:id="135" w:author="NAZ, Mamoona (OLDHAM MEDICAL SERVICES)" w:date="2026-09-22T12:41:00Z" w16du:dateUtc="2026-09-22T16:41:00Z"/>
        </w:trPr>
        <w:tc>
          <w:tcPr>
            <w:tcW w:w="11245" w:type="dxa"/>
          </w:tcPr>
          <w:p w14:paraId="20B7A710" w14:textId="77777777" w:rsidR="00D527A3" w:rsidRPr="00F61D28" w:rsidRDefault="00D527A3" w:rsidP="00560356">
            <w:pPr>
              <w:rPr>
                <w:del w:id="136" w:author="NAZ, Mamoona (OLDHAM MEDICAL SERVICES)" w:date="2026-09-22T12:41:00Z" w16du:dateUtc="2026-09-22T16:41:00Z"/>
                <w:rFonts w:asciiTheme="minorHAnsi" w:hAnsiTheme="minorHAnsi" w:cstheme="minorHAnsi"/>
                <w:sz w:val="22"/>
                <w:szCs w:val="22"/>
              </w:rPr>
            </w:pPr>
          </w:p>
        </w:tc>
        <w:tc>
          <w:tcPr>
            <w:tcW w:w="2340" w:type="dxa"/>
            <w:vAlign w:val="center"/>
          </w:tcPr>
          <w:p w14:paraId="4090CE8E" w14:textId="77777777" w:rsidR="00D527A3" w:rsidRPr="00F61D28" w:rsidRDefault="00D527A3" w:rsidP="00560356">
            <w:pPr>
              <w:jc w:val="center"/>
              <w:rPr>
                <w:del w:id="137" w:author="NAZ, Mamoona (OLDHAM MEDICAL SERVICES)" w:date="2026-09-22T12:41:00Z" w16du:dateUtc="2026-09-22T16:41:00Z"/>
                <w:rFonts w:asciiTheme="minorHAnsi" w:hAnsiTheme="minorHAnsi" w:cstheme="minorHAnsi"/>
                <w:sz w:val="22"/>
                <w:szCs w:val="22"/>
              </w:rPr>
            </w:pPr>
          </w:p>
        </w:tc>
        <w:tc>
          <w:tcPr>
            <w:tcW w:w="1719" w:type="dxa"/>
            <w:vAlign w:val="center"/>
          </w:tcPr>
          <w:p w14:paraId="0E50EAD7" w14:textId="77777777" w:rsidR="00D527A3" w:rsidRPr="00F61D28" w:rsidRDefault="00D527A3" w:rsidP="00560356">
            <w:pPr>
              <w:jc w:val="center"/>
              <w:rPr>
                <w:del w:id="138" w:author="NAZ, Mamoona (OLDHAM MEDICAL SERVICES)" w:date="2026-09-22T12:41:00Z" w16du:dateUtc="2026-09-22T16:41:00Z"/>
                <w:rFonts w:asciiTheme="minorHAnsi" w:hAnsiTheme="minorHAnsi" w:cstheme="minorHAnsi"/>
                <w:sz w:val="22"/>
                <w:szCs w:val="22"/>
              </w:rPr>
            </w:pPr>
          </w:p>
        </w:tc>
      </w:tr>
      <w:tr w:rsidR="00D527A3" w:rsidRPr="000E4E4F" w14:paraId="69FF28A1" w14:textId="77777777" w:rsidTr="00560356">
        <w:trPr>
          <w:trHeight w:val="454"/>
          <w:del w:id="139" w:author="NAZ, Mamoona (OLDHAM MEDICAL SERVICES)" w:date="2026-09-22T12:41:00Z" w16du:dateUtc="2026-09-22T16:41:00Z"/>
        </w:trPr>
        <w:tc>
          <w:tcPr>
            <w:tcW w:w="11245" w:type="dxa"/>
          </w:tcPr>
          <w:p w14:paraId="372FCCD3" w14:textId="77777777" w:rsidR="00D527A3" w:rsidRPr="00F61D28" w:rsidRDefault="00D527A3" w:rsidP="00560356">
            <w:pPr>
              <w:rPr>
                <w:del w:id="140" w:author="NAZ, Mamoona (OLDHAM MEDICAL SERVICES)" w:date="2026-09-22T12:41:00Z" w16du:dateUtc="2026-09-22T16:41:00Z"/>
                <w:rFonts w:asciiTheme="minorHAnsi" w:hAnsiTheme="minorHAnsi" w:cstheme="minorHAnsi"/>
                <w:sz w:val="22"/>
                <w:szCs w:val="22"/>
              </w:rPr>
            </w:pPr>
          </w:p>
        </w:tc>
        <w:tc>
          <w:tcPr>
            <w:tcW w:w="2340" w:type="dxa"/>
            <w:vAlign w:val="center"/>
          </w:tcPr>
          <w:p w14:paraId="3FD196AA" w14:textId="77777777" w:rsidR="00D527A3" w:rsidRPr="00F61D28" w:rsidRDefault="00D527A3" w:rsidP="00560356">
            <w:pPr>
              <w:jc w:val="center"/>
              <w:rPr>
                <w:del w:id="141" w:author="NAZ, Mamoona (OLDHAM MEDICAL SERVICES)" w:date="2026-09-22T12:41:00Z" w16du:dateUtc="2026-09-22T16:41:00Z"/>
                <w:rFonts w:asciiTheme="minorHAnsi" w:hAnsiTheme="minorHAnsi" w:cstheme="minorHAnsi"/>
                <w:sz w:val="22"/>
                <w:szCs w:val="22"/>
              </w:rPr>
            </w:pPr>
          </w:p>
        </w:tc>
        <w:tc>
          <w:tcPr>
            <w:tcW w:w="1719" w:type="dxa"/>
            <w:vAlign w:val="center"/>
          </w:tcPr>
          <w:p w14:paraId="668DD3B1" w14:textId="77777777" w:rsidR="00D527A3" w:rsidRPr="00F61D28" w:rsidRDefault="00D527A3" w:rsidP="00560356">
            <w:pPr>
              <w:jc w:val="center"/>
              <w:rPr>
                <w:del w:id="142" w:author="NAZ, Mamoona (OLDHAM MEDICAL SERVICES)" w:date="2026-09-22T12:41:00Z" w16du:dateUtc="2026-09-22T16:41:00Z"/>
                <w:rFonts w:asciiTheme="minorHAnsi" w:hAnsiTheme="minorHAnsi" w:cstheme="minorHAnsi"/>
                <w:sz w:val="22"/>
                <w:szCs w:val="22"/>
              </w:rPr>
            </w:pPr>
          </w:p>
        </w:tc>
      </w:tr>
      <w:tr w:rsidR="00D527A3" w:rsidRPr="000E4E4F" w14:paraId="2EC0AD1B" w14:textId="77777777" w:rsidTr="00560356">
        <w:trPr>
          <w:trHeight w:val="454"/>
          <w:del w:id="143" w:author="NAZ, Mamoona (OLDHAM MEDICAL SERVICES)" w:date="2026-09-22T12:41:00Z" w16du:dateUtc="2026-09-22T16:41:00Z"/>
        </w:trPr>
        <w:tc>
          <w:tcPr>
            <w:tcW w:w="11245" w:type="dxa"/>
          </w:tcPr>
          <w:p w14:paraId="7CC6A7F0" w14:textId="77777777" w:rsidR="00D527A3" w:rsidRPr="00F61D28" w:rsidRDefault="00D527A3" w:rsidP="00560356">
            <w:pPr>
              <w:rPr>
                <w:del w:id="144" w:author="NAZ, Mamoona (OLDHAM MEDICAL SERVICES)" w:date="2026-09-22T12:41:00Z" w16du:dateUtc="2026-09-22T16:41:00Z"/>
                <w:rFonts w:asciiTheme="minorHAnsi" w:hAnsiTheme="minorHAnsi" w:cstheme="minorHAnsi"/>
                <w:sz w:val="22"/>
                <w:szCs w:val="22"/>
              </w:rPr>
            </w:pPr>
          </w:p>
        </w:tc>
        <w:tc>
          <w:tcPr>
            <w:tcW w:w="2340" w:type="dxa"/>
            <w:vAlign w:val="center"/>
          </w:tcPr>
          <w:p w14:paraId="6C25A143" w14:textId="77777777" w:rsidR="00D527A3" w:rsidRPr="00F61D28" w:rsidRDefault="00D527A3" w:rsidP="00560356">
            <w:pPr>
              <w:jc w:val="center"/>
              <w:rPr>
                <w:del w:id="145" w:author="NAZ, Mamoona (OLDHAM MEDICAL SERVICES)" w:date="2026-09-22T12:41:00Z" w16du:dateUtc="2026-09-22T16:41:00Z"/>
                <w:rFonts w:asciiTheme="minorHAnsi" w:hAnsiTheme="minorHAnsi" w:cstheme="minorHAnsi"/>
                <w:sz w:val="22"/>
                <w:szCs w:val="22"/>
              </w:rPr>
            </w:pPr>
          </w:p>
        </w:tc>
        <w:tc>
          <w:tcPr>
            <w:tcW w:w="1719" w:type="dxa"/>
            <w:vAlign w:val="center"/>
          </w:tcPr>
          <w:p w14:paraId="7AA889F0" w14:textId="77777777" w:rsidR="00D527A3" w:rsidRPr="00F61D28" w:rsidRDefault="00D527A3" w:rsidP="00560356">
            <w:pPr>
              <w:jc w:val="center"/>
              <w:rPr>
                <w:del w:id="146" w:author="NAZ, Mamoona (OLDHAM MEDICAL SERVICES)" w:date="2026-09-22T12:41:00Z" w16du:dateUtc="2026-09-22T16:41:00Z"/>
                <w:rFonts w:asciiTheme="minorHAnsi" w:hAnsiTheme="minorHAnsi" w:cstheme="minorHAnsi"/>
                <w:sz w:val="22"/>
                <w:szCs w:val="22"/>
              </w:rPr>
            </w:pPr>
          </w:p>
        </w:tc>
      </w:tr>
      <w:tr w:rsidR="00D527A3" w:rsidRPr="000E4E4F" w14:paraId="311B0958" w14:textId="77777777" w:rsidTr="00560356">
        <w:trPr>
          <w:trHeight w:val="454"/>
          <w:del w:id="147" w:author="NAZ, Mamoona (OLDHAM MEDICAL SERVICES)" w:date="2026-09-22T12:41:00Z" w16du:dateUtc="2026-09-22T16:41:00Z"/>
        </w:trPr>
        <w:tc>
          <w:tcPr>
            <w:tcW w:w="11245" w:type="dxa"/>
          </w:tcPr>
          <w:p w14:paraId="30BDB475" w14:textId="77777777" w:rsidR="00D527A3" w:rsidRPr="00F61D28" w:rsidRDefault="00D527A3" w:rsidP="00560356">
            <w:pPr>
              <w:rPr>
                <w:del w:id="148" w:author="NAZ, Mamoona (OLDHAM MEDICAL SERVICES)" w:date="2026-09-22T12:41:00Z" w16du:dateUtc="2026-09-22T16:41:00Z"/>
                <w:rFonts w:asciiTheme="minorHAnsi" w:hAnsiTheme="minorHAnsi" w:cstheme="minorHAnsi"/>
                <w:sz w:val="22"/>
                <w:szCs w:val="22"/>
              </w:rPr>
            </w:pPr>
          </w:p>
        </w:tc>
        <w:tc>
          <w:tcPr>
            <w:tcW w:w="2340" w:type="dxa"/>
            <w:vAlign w:val="center"/>
          </w:tcPr>
          <w:p w14:paraId="78C0C990" w14:textId="77777777" w:rsidR="00D527A3" w:rsidRPr="00F61D28" w:rsidRDefault="00D527A3" w:rsidP="00560356">
            <w:pPr>
              <w:jc w:val="center"/>
              <w:rPr>
                <w:del w:id="149" w:author="NAZ, Mamoona (OLDHAM MEDICAL SERVICES)" w:date="2026-09-22T12:41:00Z" w16du:dateUtc="2026-09-22T16:41:00Z"/>
                <w:rFonts w:asciiTheme="minorHAnsi" w:hAnsiTheme="minorHAnsi" w:cstheme="minorHAnsi"/>
                <w:sz w:val="22"/>
                <w:szCs w:val="22"/>
              </w:rPr>
            </w:pPr>
          </w:p>
        </w:tc>
        <w:tc>
          <w:tcPr>
            <w:tcW w:w="1719" w:type="dxa"/>
            <w:vAlign w:val="center"/>
          </w:tcPr>
          <w:p w14:paraId="17018A15" w14:textId="77777777" w:rsidR="00D527A3" w:rsidRPr="00F61D28" w:rsidRDefault="00D527A3" w:rsidP="00560356">
            <w:pPr>
              <w:jc w:val="center"/>
              <w:rPr>
                <w:del w:id="150" w:author="NAZ, Mamoona (OLDHAM MEDICAL SERVICES)" w:date="2026-09-22T12:41:00Z" w16du:dateUtc="2026-09-22T16:41:00Z"/>
                <w:rFonts w:asciiTheme="minorHAnsi" w:hAnsiTheme="minorHAnsi" w:cstheme="minorHAnsi"/>
                <w:sz w:val="22"/>
                <w:szCs w:val="22"/>
              </w:rPr>
            </w:pPr>
          </w:p>
        </w:tc>
      </w:tr>
      <w:tr w:rsidR="00D527A3" w:rsidRPr="000E4E4F" w14:paraId="76A5E4B8" w14:textId="77777777" w:rsidTr="00560356">
        <w:trPr>
          <w:trHeight w:val="454"/>
          <w:del w:id="151" w:author="NAZ, Mamoona (OLDHAM MEDICAL SERVICES)" w:date="2026-09-22T12:41:00Z" w16du:dateUtc="2026-09-22T16:41:00Z"/>
        </w:trPr>
        <w:tc>
          <w:tcPr>
            <w:tcW w:w="11245" w:type="dxa"/>
          </w:tcPr>
          <w:p w14:paraId="754233E8" w14:textId="77777777" w:rsidR="00D527A3" w:rsidRPr="00F61D28" w:rsidRDefault="00D527A3" w:rsidP="00560356">
            <w:pPr>
              <w:rPr>
                <w:del w:id="152" w:author="NAZ, Mamoona (OLDHAM MEDICAL SERVICES)" w:date="2026-09-22T12:41:00Z" w16du:dateUtc="2026-09-22T16:41:00Z"/>
                <w:rFonts w:asciiTheme="minorHAnsi" w:hAnsiTheme="minorHAnsi" w:cstheme="minorHAnsi"/>
                <w:sz w:val="22"/>
                <w:szCs w:val="22"/>
              </w:rPr>
            </w:pPr>
          </w:p>
        </w:tc>
        <w:tc>
          <w:tcPr>
            <w:tcW w:w="2340" w:type="dxa"/>
            <w:vAlign w:val="center"/>
          </w:tcPr>
          <w:p w14:paraId="07CE3B4E" w14:textId="77777777" w:rsidR="00D527A3" w:rsidRPr="00F61D28" w:rsidRDefault="00D527A3" w:rsidP="00560356">
            <w:pPr>
              <w:jc w:val="center"/>
              <w:rPr>
                <w:del w:id="153" w:author="NAZ, Mamoona (OLDHAM MEDICAL SERVICES)" w:date="2026-09-22T12:41:00Z" w16du:dateUtc="2026-09-22T16:41:00Z"/>
                <w:rFonts w:asciiTheme="minorHAnsi" w:hAnsiTheme="minorHAnsi" w:cstheme="minorHAnsi"/>
                <w:sz w:val="22"/>
                <w:szCs w:val="22"/>
              </w:rPr>
            </w:pPr>
          </w:p>
        </w:tc>
        <w:tc>
          <w:tcPr>
            <w:tcW w:w="1719" w:type="dxa"/>
            <w:vAlign w:val="center"/>
          </w:tcPr>
          <w:p w14:paraId="0DC5C1BB" w14:textId="77777777" w:rsidR="00D527A3" w:rsidRPr="00F61D28" w:rsidRDefault="00D527A3" w:rsidP="00560356">
            <w:pPr>
              <w:jc w:val="center"/>
              <w:rPr>
                <w:del w:id="154" w:author="NAZ, Mamoona (OLDHAM MEDICAL SERVICES)" w:date="2026-09-22T12:41:00Z" w16du:dateUtc="2026-09-22T16:41:00Z"/>
                <w:rFonts w:asciiTheme="minorHAnsi" w:hAnsiTheme="minorHAnsi" w:cstheme="minorHAnsi"/>
                <w:sz w:val="22"/>
                <w:szCs w:val="22"/>
              </w:rPr>
            </w:pPr>
          </w:p>
        </w:tc>
      </w:tr>
      <w:tr w:rsidR="00D527A3" w:rsidRPr="000E4E4F" w14:paraId="70E3B2C9" w14:textId="77777777" w:rsidTr="00560356">
        <w:trPr>
          <w:trHeight w:val="454"/>
          <w:del w:id="155" w:author="NAZ, Mamoona (OLDHAM MEDICAL SERVICES)" w:date="2026-09-22T12:41:00Z" w16du:dateUtc="2026-09-22T16:41:00Z"/>
        </w:trPr>
        <w:tc>
          <w:tcPr>
            <w:tcW w:w="11245" w:type="dxa"/>
          </w:tcPr>
          <w:p w14:paraId="5544531D" w14:textId="77777777" w:rsidR="00D527A3" w:rsidRPr="00F61D28" w:rsidRDefault="00D527A3" w:rsidP="00560356">
            <w:pPr>
              <w:rPr>
                <w:del w:id="156" w:author="NAZ, Mamoona (OLDHAM MEDICAL SERVICES)" w:date="2026-09-22T12:41:00Z" w16du:dateUtc="2026-09-22T16:41:00Z"/>
                <w:rFonts w:asciiTheme="minorHAnsi" w:hAnsiTheme="minorHAnsi" w:cstheme="minorHAnsi"/>
                <w:sz w:val="22"/>
                <w:szCs w:val="22"/>
              </w:rPr>
            </w:pPr>
          </w:p>
        </w:tc>
        <w:tc>
          <w:tcPr>
            <w:tcW w:w="2340" w:type="dxa"/>
            <w:vAlign w:val="center"/>
          </w:tcPr>
          <w:p w14:paraId="39356B82" w14:textId="77777777" w:rsidR="00D527A3" w:rsidRPr="00F61D28" w:rsidRDefault="00D527A3" w:rsidP="00560356">
            <w:pPr>
              <w:jc w:val="center"/>
              <w:rPr>
                <w:del w:id="157" w:author="NAZ, Mamoona (OLDHAM MEDICAL SERVICES)" w:date="2026-09-22T12:41:00Z" w16du:dateUtc="2026-09-22T16:41:00Z"/>
                <w:rFonts w:asciiTheme="minorHAnsi" w:hAnsiTheme="minorHAnsi" w:cstheme="minorHAnsi"/>
                <w:sz w:val="22"/>
                <w:szCs w:val="22"/>
              </w:rPr>
            </w:pPr>
          </w:p>
        </w:tc>
        <w:tc>
          <w:tcPr>
            <w:tcW w:w="1719" w:type="dxa"/>
            <w:vAlign w:val="center"/>
          </w:tcPr>
          <w:p w14:paraId="516A2A40" w14:textId="77777777" w:rsidR="00D527A3" w:rsidRPr="00F61D28" w:rsidRDefault="00D527A3" w:rsidP="00560356">
            <w:pPr>
              <w:jc w:val="center"/>
              <w:rPr>
                <w:del w:id="158" w:author="NAZ, Mamoona (OLDHAM MEDICAL SERVICES)" w:date="2026-09-22T12:41:00Z" w16du:dateUtc="2026-09-22T16:41:00Z"/>
                <w:rFonts w:asciiTheme="minorHAnsi" w:hAnsiTheme="minorHAnsi" w:cstheme="minorHAnsi"/>
                <w:sz w:val="22"/>
                <w:szCs w:val="22"/>
              </w:rPr>
            </w:pPr>
          </w:p>
        </w:tc>
      </w:tr>
      <w:tr w:rsidR="00D527A3" w:rsidRPr="000E4E4F" w14:paraId="3FB13BEE" w14:textId="77777777" w:rsidTr="00560356">
        <w:trPr>
          <w:trHeight w:val="454"/>
          <w:del w:id="159" w:author="NAZ, Mamoona (OLDHAM MEDICAL SERVICES)" w:date="2026-09-22T12:41:00Z" w16du:dateUtc="2026-09-22T16:41:00Z"/>
        </w:trPr>
        <w:tc>
          <w:tcPr>
            <w:tcW w:w="11245" w:type="dxa"/>
          </w:tcPr>
          <w:p w14:paraId="6A4ECB8B" w14:textId="77777777" w:rsidR="00D527A3" w:rsidRPr="00F61D28" w:rsidRDefault="00D527A3" w:rsidP="00560356">
            <w:pPr>
              <w:rPr>
                <w:del w:id="160" w:author="NAZ, Mamoona (OLDHAM MEDICAL SERVICES)" w:date="2026-09-22T12:41:00Z" w16du:dateUtc="2026-09-22T16:41:00Z"/>
                <w:rFonts w:asciiTheme="minorHAnsi" w:hAnsiTheme="minorHAnsi" w:cstheme="minorHAnsi"/>
                <w:sz w:val="22"/>
                <w:szCs w:val="22"/>
              </w:rPr>
            </w:pPr>
          </w:p>
        </w:tc>
        <w:tc>
          <w:tcPr>
            <w:tcW w:w="2340" w:type="dxa"/>
            <w:vAlign w:val="center"/>
          </w:tcPr>
          <w:p w14:paraId="6BE37D84" w14:textId="77777777" w:rsidR="00D527A3" w:rsidRPr="00F61D28" w:rsidRDefault="00D527A3" w:rsidP="00560356">
            <w:pPr>
              <w:jc w:val="center"/>
              <w:rPr>
                <w:del w:id="161" w:author="NAZ, Mamoona (OLDHAM MEDICAL SERVICES)" w:date="2026-09-22T12:41:00Z" w16du:dateUtc="2026-09-22T16:41:00Z"/>
                <w:rFonts w:asciiTheme="minorHAnsi" w:hAnsiTheme="minorHAnsi" w:cstheme="minorHAnsi"/>
                <w:sz w:val="22"/>
                <w:szCs w:val="22"/>
              </w:rPr>
            </w:pPr>
          </w:p>
        </w:tc>
        <w:tc>
          <w:tcPr>
            <w:tcW w:w="1719" w:type="dxa"/>
            <w:vAlign w:val="center"/>
          </w:tcPr>
          <w:p w14:paraId="115331FC" w14:textId="77777777" w:rsidR="00D527A3" w:rsidRPr="00F61D28" w:rsidRDefault="00D527A3" w:rsidP="00560356">
            <w:pPr>
              <w:jc w:val="center"/>
              <w:rPr>
                <w:del w:id="162" w:author="NAZ, Mamoona (OLDHAM MEDICAL SERVICES)" w:date="2026-09-22T12:41:00Z" w16du:dateUtc="2026-09-22T16:41:00Z"/>
                <w:rFonts w:asciiTheme="minorHAnsi" w:hAnsiTheme="minorHAnsi" w:cstheme="minorHAnsi"/>
                <w:sz w:val="22"/>
                <w:szCs w:val="22"/>
              </w:rPr>
            </w:pPr>
          </w:p>
        </w:tc>
      </w:tr>
    </w:tbl>
    <w:p w14:paraId="3708D3AE" w14:textId="77777777" w:rsidR="000234F6" w:rsidRPr="006F1C2D" w:rsidRDefault="000234F6" w:rsidP="00FB28AB">
      <w:pPr>
        <w:rPr>
          <w:b/>
          <w:rPrChange w:id="163" w:author="NAZ, Mamoona (OLDHAM MEDICAL SERVICES)" w:date="2026-09-22T12:41:00Z" w16du:dateUtc="2026-09-22T16:41:00Z">
            <w:rPr>
              <w:b/>
              <w:bCs/>
              <w:sz w:val="4"/>
              <w:szCs w:val="4"/>
            </w:rPr>
          </w:rPrChange>
        </w:rPr>
      </w:pPr>
    </w:p>
    <w:sectPr w:rsidR="000234F6" w:rsidRPr="006F1C2D">
      <w:headerReference w:type="default" r:id="rId12"/>
      <w:footerReference w:type="default" r:id="rId13"/>
      <w:pgSz w:w="11906" w:h="16838" w:orient="portrait"/>
      <w:pgMar w:top="1440" w:right="1440" w:bottom="1440" w:left="1440" w:header="708" w:footer="708" w:gutter="0"/>
      <w:cols w:space="708"/>
      <w:docGrid w:linePitch="360"/>
      <w:sectPrChange w:id="167" w:author="NAZ, Mamoona (OLDHAM MEDICAL SERVICES)" w:date="2026-09-22T12:41:00Z" w16du:dateUtc="2026-09-22T16:41:00Z">
        <w:sectPr w:rsidR="000234F6" w:rsidRPr="006F1C2D">
          <w:pgSz w:w="16838" w:h="11906" w:orient="landscape"/>
          <w:pgMar w:top="720" w:right="720" w:bottom="720" w:left="720" w:header="283" w:footer="283"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9BF138" w14:textId="77777777" w:rsidR="00284F9C" w:rsidRDefault="00284F9C" w:rsidP="00795166">
      <w:pPr>
        <w:pPrChange w:id="5" w:author="NAZ, Mamoona (OLDHAM MEDICAL SERVICES)" w:date="2026-09-22T12:41:00Z" w16du:dateUtc="2026-09-22T16:41:00Z">
          <w:pPr>
            <w:spacing w:after="0" w:line="240" w:lineRule="auto"/>
          </w:pPr>
        </w:pPrChange>
      </w:pPr>
      <w:r>
        <w:separator/>
      </w:r>
    </w:p>
  </w:endnote>
  <w:endnote w:type="continuationSeparator" w:id="0">
    <w:p w14:paraId="305ECD94" w14:textId="77777777" w:rsidR="00284F9C" w:rsidRDefault="00284F9C" w:rsidP="00795166">
      <w:pPr>
        <w:pPrChange w:id="6" w:author="NAZ, Mamoona (OLDHAM MEDICAL SERVICES)" w:date="2026-09-22T12:41:00Z" w16du:dateUtc="2026-09-22T16:41:00Z">
          <w:pPr>
            <w:spacing w:after="0" w:line="240" w:lineRule="auto"/>
          </w:pPr>
        </w:pPrChange>
      </w:pPr>
      <w:r>
        <w:continuationSeparator/>
      </w:r>
    </w:p>
  </w:endnote>
  <w:endnote w:type="continuationNotice" w:id="1">
    <w:p w14:paraId="129BC3E9" w14:textId="77777777" w:rsidR="00284F9C" w:rsidRDefault="00284F9C">
      <w:pPr>
        <w:pPrChange w:id="7" w:author="NAZ, Mamoona (OLDHAM MEDICAL SERVICES)" w:date="2026-09-22T12:41:00Z" w16du:dateUtc="2026-09-22T16:41:00Z">
          <w:pPr>
            <w:spacing w:after="0" w:line="240" w:lineRule="auto"/>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Handwriting">
    <w:panose1 w:val="03010101010101010101"/>
    <w:charset w:val="4D"/>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fornian FB">
    <w:panose1 w:val="0207040306080B0302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54243F" w14:textId="77777777" w:rsidR="00E67C72" w:rsidRDefault="00E67C72">
    <w:pPr>
      <w:pStyle w:val="Header"/>
      <w:pPrChange w:id="165" w:author="NAZ, Mamoona (OLDHAM MEDICAL SERVICES)" w:date="2026-09-22T12:41:00Z" w16du:dateUtc="2026-09-22T16:41:00Z">
        <w:pPr>
          <w:pStyle w:val="Footer"/>
          <w:tabs>
            <w:tab w:val="clear" w:pos="4513"/>
            <w:tab w:val="clear" w:pos="9026"/>
          </w:tabs>
        </w:pPr>
      </w:pPrChange>
    </w:pPr>
    <w:del w:id="166" w:author="NAZ, Mamoona (OLDHAM MEDICAL SERVICES)" w:date="2026-09-22T12:41:00Z" w16du:dateUtc="2026-09-22T16:41:00Z">
      <w:r w:rsidRPr="00AF759C">
        <w:rPr>
          <w:rFonts w:asciiTheme="majorHAnsi" w:hAnsiTheme="majorHAnsi" w:cstheme="majorHAnsi"/>
          <w:sz w:val="16"/>
          <w:szCs w:val="16"/>
        </w:rPr>
        <w:delText>FRESHCARE AWISSP – VIT1</w:delText>
      </w:r>
      <w:r>
        <w:rPr>
          <w:rFonts w:asciiTheme="majorHAnsi" w:hAnsiTheme="majorHAnsi" w:cstheme="majorHAnsi"/>
          <w:sz w:val="16"/>
          <w:szCs w:val="16"/>
        </w:rPr>
        <w:ptab w:relativeTo="margin" w:alignment="center" w:leader="none"/>
      </w:r>
      <w:r>
        <w:rPr>
          <w:rFonts w:asciiTheme="majorHAnsi" w:hAnsiTheme="majorHAnsi" w:cstheme="majorHAnsi"/>
          <w:sz w:val="16"/>
          <w:szCs w:val="16"/>
        </w:rPr>
        <w:delText xml:space="preserve">FORM – </w:delText>
      </w:r>
      <w:r w:rsidRPr="009D2872">
        <w:rPr>
          <w:rFonts w:asciiTheme="majorHAnsi" w:hAnsiTheme="majorHAnsi" w:cstheme="majorHAnsi"/>
          <w:sz w:val="16"/>
          <w:szCs w:val="16"/>
        </w:rPr>
        <w:delText>M7 MANAGEMENT REVIEW MINUTES</w:delText>
      </w:r>
      <w:r>
        <w:rPr>
          <w:rFonts w:asciiTheme="majorHAnsi" w:hAnsiTheme="majorHAnsi" w:cstheme="majorHAnsi"/>
          <w:sz w:val="16"/>
          <w:szCs w:val="16"/>
        </w:rPr>
        <w:ptab w:relativeTo="margin" w:alignment="right" w:leader="none"/>
      </w:r>
      <w:r w:rsidRPr="00AF759C">
        <w:rPr>
          <w:rFonts w:asciiTheme="majorHAnsi" w:hAnsiTheme="majorHAnsi" w:cstheme="majorHAnsi"/>
          <w:sz w:val="16"/>
          <w:szCs w:val="16"/>
        </w:rPr>
        <w:delText xml:space="preserve">PAGE </w:delText>
      </w:r>
      <w:r w:rsidRPr="00AF759C">
        <w:rPr>
          <w:rFonts w:asciiTheme="majorHAnsi" w:hAnsiTheme="majorHAnsi" w:cstheme="majorHAnsi"/>
          <w:b/>
          <w:bCs/>
          <w:sz w:val="16"/>
          <w:szCs w:val="16"/>
        </w:rPr>
        <w:fldChar w:fldCharType="begin"/>
      </w:r>
      <w:r w:rsidRPr="00AF759C">
        <w:rPr>
          <w:rFonts w:asciiTheme="majorHAnsi" w:hAnsiTheme="majorHAnsi" w:cstheme="majorHAnsi"/>
          <w:b/>
          <w:bCs/>
          <w:sz w:val="16"/>
          <w:szCs w:val="16"/>
        </w:rPr>
        <w:delInstrText xml:space="preserve"> PAGE  \* Arabic  \* MERGEFORMAT </w:delInstrText>
      </w:r>
      <w:r w:rsidRPr="00AF759C">
        <w:rPr>
          <w:rFonts w:asciiTheme="majorHAnsi" w:hAnsiTheme="majorHAnsi" w:cstheme="majorHAnsi"/>
          <w:b/>
          <w:bCs/>
          <w:sz w:val="16"/>
          <w:szCs w:val="16"/>
        </w:rPr>
        <w:fldChar w:fldCharType="separate"/>
      </w:r>
      <w:r>
        <w:rPr>
          <w:rFonts w:asciiTheme="majorHAnsi" w:hAnsiTheme="majorHAnsi" w:cstheme="majorHAnsi"/>
          <w:b/>
          <w:bCs/>
          <w:sz w:val="16"/>
          <w:szCs w:val="16"/>
        </w:rPr>
        <w:delText>1</w:delText>
      </w:r>
      <w:r w:rsidRPr="00AF759C">
        <w:rPr>
          <w:rFonts w:asciiTheme="majorHAnsi" w:hAnsiTheme="majorHAnsi" w:cstheme="majorHAnsi"/>
          <w:b/>
          <w:bCs/>
          <w:sz w:val="16"/>
          <w:szCs w:val="16"/>
        </w:rPr>
        <w:fldChar w:fldCharType="end"/>
      </w:r>
      <w:r w:rsidRPr="00AF759C">
        <w:rPr>
          <w:rFonts w:asciiTheme="majorHAnsi" w:hAnsiTheme="majorHAnsi" w:cstheme="majorHAnsi"/>
          <w:sz w:val="16"/>
          <w:szCs w:val="16"/>
        </w:rPr>
        <w:delText xml:space="preserve"> OF </w:delText>
      </w:r>
      <w:r w:rsidRPr="00AF759C">
        <w:rPr>
          <w:rFonts w:asciiTheme="majorHAnsi" w:hAnsiTheme="majorHAnsi" w:cstheme="majorHAnsi"/>
          <w:b/>
          <w:bCs/>
          <w:sz w:val="16"/>
          <w:szCs w:val="16"/>
        </w:rPr>
        <w:fldChar w:fldCharType="begin"/>
      </w:r>
      <w:r w:rsidRPr="00AF759C">
        <w:rPr>
          <w:rFonts w:asciiTheme="majorHAnsi" w:hAnsiTheme="majorHAnsi" w:cstheme="majorHAnsi"/>
          <w:b/>
          <w:bCs/>
          <w:sz w:val="16"/>
          <w:szCs w:val="16"/>
        </w:rPr>
        <w:delInstrText xml:space="preserve"> NUMPAGES  \* Arabic  \* MERGEFORMAT </w:delInstrText>
      </w:r>
      <w:r w:rsidRPr="00AF759C">
        <w:rPr>
          <w:rFonts w:asciiTheme="majorHAnsi" w:hAnsiTheme="majorHAnsi" w:cstheme="majorHAnsi"/>
          <w:b/>
          <w:bCs/>
          <w:sz w:val="16"/>
          <w:szCs w:val="16"/>
        </w:rPr>
        <w:fldChar w:fldCharType="separate"/>
      </w:r>
      <w:r>
        <w:rPr>
          <w:rFonts w:asciiTheme="majorHAnsi" w:hAnsiTheme="majorHAnsi" w:cstheme="majorHAnsi"/>
          <w:b/>
          <w:bCs/>
          <w:sz w:val="16"/>
          <w:szCs w:val="16"/>
        </w:rPr>
        <w:delText>104</w:delText>
      </w:r>
      <w:r w:rsidRPr="00AF759C">
        <w:rPr>
          <w:rFonts w:asciiTheme="majorHAnsi" w:hAnsiTheme="majorHAnsi" w:cstheme="majorHAnsi"/>
          <w:b/>
          <w:bCs/>
          <w:sz w:val="16"/>
          <w:szCs w:val="16"/>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97890B" w14:textId="77777777" w:rsidR="00284F9C" w:rsidRDefault="00284F9C" w:rsidP="00795166">
      <w:pPr>
        <w:pPrChange w:id="2" w:author="NAZ, Mamoona (OLDHAM MEDICAL SERVICES)" w:date="2026-09-22T12:41:00Z" w16du:dateUtc="2026-09-22T16:41:00Z">
          <w:pPr>
            <w:spacing w:after="0" w:line="240" w:lineRule="auto"/>
          </w:pPr>
        </w:pPrChange>
      </w:pPr>
      <w:r>
        <w:separator/>
      </w:r>
    </w:p>
  </w:footnote>
  <w:footnote w:type="continuationSeparator" w:id="0">
    <w:p w14:paraId="4DC3B368" w14:textId="77777777" w:rsidR="00284F9C" w:rsidRDefault="00284F9C" w:rsidP="00795166">
      <w:pPr>
        <w:pPrChange w:id="3" w:author="NAZ, Mamoona (OLDHAM MEDICAL SERVICES)" w:date="2026-09-22T12:41:00Z" w16du:dateUtc="2026-09-22T16:41:00Z">
          <w:pPr>
            <w:spacing w:after="0" w:line="240" w:lineRule="auto"/>
          </w:pPr>
        </w:pPrChange>
      </w:pPr>
      <w:r>
        <w:continuationSeparator/>
      </w:r>
    </w:p>
  </w:footnote>
  <w:footnote w:type="continuationNotice" w:id="1">
    <w:p w14:paraId="41CA7A11" w14:textId="77777777" w:rsidR="00284F9C" w:rsidRDefault="00284F9C">
      <w:pPr>
        <w:pPrChange w:id="4" w:author="NAZ, Mamoona (OLDHAM MEDICAL SERVICES)" w:date="2026-09-22T12:41:00Z" w16du:dateUtc="2026-09-22T16:41:00Z">
          <w:pPr>
            <w:spacing w:after="0" w:line="240" w:lineRule="auto"/>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28B37" w14:textId="77777777" w:rsidR="00FA0867" w:rsidRDefault="00FA0867">
    <w:pPr>
      <w:pStyle w:val="UnresolvedMention"/>
      <w:pPrChange w:id="164" w:author="NAZ, Mamoona (OLDHAM MEDICAL SERVICES)" w:date="2026-09-22T12:41:00Z" w16du:dateUtc="2026-09-22T16:41: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45191"/>
    <w:multiLevelType w:val="hybridMultilevel"/>
    <w:tmpl w:val="B94C21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536F49"/>
    <w:multiLevelType w:val="hybridMultilevel"/>
    <w:tmpl w:val="C41AC4BA"/>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20C42A6"/>
    <w:multiLevelType w:val="hybridMultilevel"/>
    <w:tmpl w:val="53E02FE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264693B"/>
    <w:multiLevelType w:val="hybridMultilevel"/>
    <w:tmpl w:val="A61646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943997"/>
    <w:multiLevelType w:val="hybridMultilevel"/>
    <w:tmpl w:val="C41E28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3A7BFF"/>
    <w:multiLevelType w:val="hybridMultilevel"/>
    <w:tmpl w:val="E104DAAE"/>
    <w:lvl w:ilvl="0" w:tplc="E406545A">
      <w:start w:val="1"/>
      <w:numFmt w:val="bullet"/>
      <w:lvlText w:val=""/>
      <w:lvlJc w:val="left"/>
      <w:pPr>
        <w:ind w:left="360" w:hanging="360"/>
      </w:pPr>
      <w:rPr>
        <w:rFonts w:ascii="Symbol" w:hAnsi="Symbol" w:hint="default"/>
        <w:b w:val="0"/>
        <w:bCs/>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6B3A0F"/>
    <w:multiLevelType w:val="hybridMultilevel"/>
    <w:tmpl w:val="0714FF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8280FEA"/>
    <w:multiLevelType w:val="hybridMultilevel"/>
    <w:tmpl w:val="4E9E6E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93C7598"/>
    <w:multiLevelType w:val="hybridMultilevel"/>
    <w:tmpl w:val="36FE3D5A"/>
    <w:lvl w:ilvl="0" w:tplc="2252FB9E">
      <w:start w:val="1"/>
      <w:numFmt w:val="decimal"/>
      <w:lvlText w:val="%1."/>
      <w:lvlJc w:val="left"/>
      <w:pPr>
        <w:ind w:left="358" w:hanging="36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10" w15:restartNumberingAfterBreak="0">
    <w:nsid w:val="0A39515D"/>
    <w:multiLevelType w:val="hybridMultilevel"/>
    <w:tmpl w:val="C9068B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A3C5092"/>
    <w:multiLevelType w:val="hybridMultilevel"/>
    <w:tmpl w:val="F2B0F844"/>
    <w:lvl w:ilvl="0" w:tplc="0C09000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AE6548D"/>
    <w:multiLevelType w:val="hybridMultilevel"/>
    <w:tmpl w:val="A39C38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C415169"/>
    <w:multiLevelType w:val="hybridMultilevel"/>
    <w:tmpl w:val="9264A32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4" w15:restartNumberingAfterBreak="0">
    <w:nsid w:val="0D2D3661"/>
    <w:multiLevelType w:val="hybridMultilevel"/>
    <w:tmpl w:val="DD28E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DAD67F3"/>
    <w:multiLevelType w:val="hybridMultilevel"/>
    <w:tmpl w:val="53E02FE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0DED7968"/>
    <w:multiLevelType w:val="hybridMultilevel"/>
    <w:tmpl w:val="E0825F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0E1F7DA5"/>
    <w:multiLevelType w:val="hybridMultilevel"/>
    <w:tmpl w:val="B41048B8"/>
    <w:lvl w:ilvl="0" w:tplc="E4ECC9D2">
      <w:start w:val="1"/>
      <w:numFmt w:val="decimal"/>
      <w:lvlText w:val="%1."/>
      <w:lvlJc w:val="left"/>
      <w:pPr>
        <w:ind w:left="360" w:hanging="360"/>
      </w:pPr>
      <w:rPr>
        <w:rFonts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0FAF5566"/>
    <w:multiLevelType w:val="hybridMultilevel"/>
    <w:tmpl w:val="C41E28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1A8019D"/>
    <w:multiLevelType w:val="hybridMultilevel"/>
    <w:tmpl w:val="2398033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11F51949"/>
    <w:multiLevelType w:val="hybridMultilevel"/>
    <w:tmpl w:val="160C18A8"/>
    <w:lvl w:ilvl="0" w:tplc="66C2BB76">
      <w:start w:val="1"/>
      <w:numFmt w:val="decimal"/>
      <w:lvlText w:val="%1."/>
      <w:lvlJc w:val="left"/>
      <w:pPr>
        <w:ind w:left="360" w:hanging="360"/>
      </w:pPr>
      <w:rPr>
        <w:color w:val="auto"/>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122726EE"/>
    <w:multiLevelType w:val="hybridMultilevel"/>
    <w:tmpl w:val="6BA639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2BA2FC8"/>
    <w:multiLevelType w:val="hybridMultilevel"/>
    <w:tmpl w:val="40985E96"/>
    <w:lvl w:ilvl="0" w:tplc="1DB039D0">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136B2E56"/>
    <w:multiLevelType w:val="hybridMultilevel"/>
    <w:tmpl w:val="40985E96"/>
    <w:lvl w:ilvl="0" w:tplc="1DB039D0">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13FD08E3"/>
    <w:multiLevelType w:val="hybridMultilevel"/>
    <w:tmpl w:val="5BF2A6B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148E447C"/>
    <w:multiLevelType w:val="hybridMultilevel"/>
    <w:tmpl w:val="291A2EC8"/>
    <w:lvl w:ilvl="0" w:tplc="0C090003">
      <w:start w:val="1"/>
      <w:numFmt w:val="bullet"/>
      <w:lvlText w:val="o"/>
      <w:lvlJc w:val="left"/>
      <w:pPr>
        <w:ind w:left="1080" w:hanging="360"/>
      </w:pPr>
      <w:rPr>
        <w:rFonts w:ascii="Courier New" w:hAnsi="Courier New" w:cs="Courier New"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17BA7160"/>
    <w:multiLevelType w:val="hybridMultilevel"/>
    <w:tmpl w:val="668A2056"/>
    <w:lvl w:ilvl="0" w:tplc="8AD0D604">
      <w:start w:val="1"/>
      <w:numFmt w:val="decimal"/>
      <w:lvlText w:val="%1."/>
      <w:lvlJc w:val="left"/>
      <w:pPr>
        <w:ind w:left="36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17FF3A04"/>
    <w:multiLevelType w:val="hybridMultilevel"/>
    <w:tmpl w:val="CDE8C474"/>
    <w:lvl w:ilvl="0" w:tplc="04090001">
      <w:start w:val="1"/>
      <w:numFmt w:val="bullet"/>
      <w:lvlText w:val=""/>
      <w:lvlJc w:val="left"/>
      <w:pPr>
        <w:ind w:left="717" w:hanging="360"/>
      </w:pPr>
      <w:rPr>
        <w:rFonts w:ascii="Symbol" w:hAnsi="Symbol" w:hint="default"/>
      </w:rPr>
    </w:lvl>
    <w:lvl w:ilvl="1" w:tplc="0C090019">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28" w15:restartNumberingAfterBreak="0">
    <w:nsid w:val="1929702F"/>
    <w:multiLevelType w:val="hybridMultilevel"/>
    <w:tmpl w:val="0B7A8580"/>
    <w:lvl w:ilvl="0" w:tplc="0C090001">
      <w:start w:val="1"/>
      <w:numFmt w:val="bullet"/>
      <w:lvlText w:val=""/>
      <w:lvlJc w:val="left"/>
      <w:pPr>
        <w:ind w:left="774" w:hanging="360"/>
      </w:pPr>
      <w:rPr>
        <w:rFonts w:ascii="Symbol" w:hAnsi="Symbol" w:hint="default"/>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29" w15:restartNumberingAfterBreak="0">
    <w:nsid w:val="19F04DB9"/>
    <w:multiLevelType w:val="hybridMultilevel"/>
    <w:tmpl w:val="E8466D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BC45B2C"/>
    <w:multiLevelType w:val="hybridMultilevel"/>
    <w:tmpl w:val="C2082288"/>
    <w:lvl w:ilvl="0" w:tplc="DDD26980">
      <w:start w:val="1"/>
      <w:numFmt w:val="decimal"/>
      <w:lvlText w:val="%1."/>
      <w:lvlJc w:val="left"/>
      <w:pPr>
        <w:ind w:left="360" w:hanging="360"/>
      </w:pPr>
      <w:rPr>
        <w:rFonts w:hint="default"/>
      </w:rPr>
    </w:lvl>
    <w:lvl w:ilvl="1" w:tplc="0C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301B53"/>
    <w:multiLevelType w:val="hybridMultilevel"/>
    <w:tmpl w:val="0BF87E5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1C994AC1"/>
    <w:multiLevelType w:val="hybridMultilevel"/>
    <w:tmpl w:val="7570A8BA"/>
    <w:lvl w:ilvl="0" w:tplc="FFFFFFFF">
      <w:start w:val="1"/>
      <w:numFmt w:val="decimal"/>
      <w:lvlText w:val="%1."/>
      <w:lvlJc w:val="left"/>
      <w:pPr>
        <w:ind w:left="36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D253CF6"/>
    <w:multiLevelType w:val="hybridMultilevel"/>
    <w:tmpl w:val="EE527A12"/>
    <w:lvl w:ilvl="0" w:tplc="1EEA6224">
      <w:start w:val="1"/>
      <w:numFmt w:val="bullet"/>
      <w:lvlText w:val=""/>
      <w:lvlJc w:val="left"/>
      <w:pPr>
        <w:ind w:left="720" w:hanging="360"/>
      </w:pPr>
      <w:rPr>
        <w:rFonts w:ascii="Symbol" w:hAnsi="Symbol" w:hint="default"/>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1E4D1D5E"/>
    <w:multiLevelType w:val="hybridMultilevel"/>
    <w:tmpl w:val="0AF0DC9E"/>
    <w:lvl w:ilvl="0" w:tplc="DDD26980">
      <w:start w:val="1"/>
      <w:numFmt w:val="decimal"/>
      <w:lvlText w:val="%1."/>
      <w:lvlJc w:val="left"/>
      <w:pPr>
        <w:ind w:left="360" w:hanging="360"/>
      </w:pPr>
      <w:rPr>
        <w:rFonts w:hint="default"/>
      </w:rPr>
    </w:lvl>
    <w:lvl w:ilvl="1" w:tplc="0C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2E0613"/>
    <w:multiLevelType w:val="hybridMultilevel"/>
    <w:tmpl w:val="8F46DE4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232A498A"/>
    <w:multiLevelType w:val="hybridMultilevel"/>
    <w:tmpl w:val="81B80856"/>
    <w:lvl w:ilvl="0" w:tplc="358A5472">
      <w:start w:val="1"/>
      <w:numFmt w:val="decimal"/>
      <w:lvlText w:val="%1."/>
      <w:lvlJc w:val="left"/>
      <w:pPr>
        <w:ind w:left="360" w:hanging="360"/>
      </w:pPr>
      <w:rPr>
        <w:rFonts w:hint="default"/>
        <w:color w:val="000000"/>
      </w:r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23384F01"/>
    <w:multiLevelType w:val="hybridMultilevel"/>
    <w:tmpl w:val="B886618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8" w15:restartNumberingAfterBreak="0">
    <w:nsid w:val="246D25A7"/>
    <w:multiLevelType w:val="hybridMultilevel"/>
    <w:tmpl w:val="4F7E1C1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9" w15:restartNumberingAfterBreak="0">
    <w:nsid w:val="25486752"/>
    <w:multiLevelType w:val="hybridMultilevel"/>
    <w:tmpl w:val="245886F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257C4B4D"/>
    <w:multiLevelType w:val="hybridMultilevel"/>
    <w:tmpl w:val="446AE4E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261F3287"/>
    <w:multiLevelType w:val="hybridMultilevel"/>
    <w:tmpl w:val="EF82CFF6"/>
    <w:lvl w:ilvl="0" w:tplc="BC8E1DC6">
      <w:start w:val="1"/>
      <w:numFmt w:val="bullet"/>
      <w:lvlText w:val=""/>
      <w:lvlJc w:val="left"/>
      <w:pPr>
        <w:ind w:left="720" w:hanging="360"/>
      </w:pPr>
      <w:rPr>
        <w:rFonts w:ascii="Wingdings" w:hAnsi="Wingding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27396D5B"/>
    <w:multiLevelType w:val="hybridMultilevel"/>
    <w:tmpl w:val="B7D6FF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2787334A"/>
    <w:multiLevelType w:val="hybridMultilevel"/>
    <w:tmpl w:val="104A574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4" w15:restartNumberingAfterBreak="0">
    <w:nsid w:val="27994AA1"/>
    <w:multiLevelType w:val="hybridMultilevel"/>
    <w:tmpl w:val="3EC0B43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5" w15:restartNumberingAfterBreak="0">
    <w:nsid w:val="27FE045C"/>
    <w:multiLevelType w:val="hybridMultilevel"/>
    <w:tmpl w:val="F3CEA838"/>
    <w:lvl w:ilvl="0" w:tplc="358A5472">
      <w:start w:val="1"/>
      <w:numFmt w:val="decimal"/>
      <w:lvlText w:val="%1."/>
      <w:lvlJc w:val="left"/>
      <w:pPr>
        <w:ind w:left="360" w:hanging="360"/>
      </w:pPr>
      <w:rPr>
        <w:rFonts w:hint="default"/>
        <w:color w:val="000000"/>
      </w:r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15:restartNumberingAfterBreak="0">
    <w:nsid w:val="2B767871"/>
    <w:multiLevelType w:val="hybridMultilevel"/>
    <w:tmpl w:val="AD8424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2B7737DF"/>
    <w:multiLevelType w:val="hybridMultilevel"/>
    <w:tmpl w:val="6EBA73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2D1B2CA0"/>
    <w:multiLevelType w:val="hybridMultilevel"/>
    <w:tmpl w:val="57167E8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2D432C08"/>
    <w:multiLevelType w:val="hybridMultilevel"/>
    <w:tmpl w:val="D612E77C"/>
    <w:lvl w:ilvl="0" w:tplc="E3107558">
      <w:numFmt w:val="bullet"/>
      <w:lvlText w:val="-"/>
      <w:lvlJc w:val="left"/>
      <w:pPr>
        <w:ind w:left="108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2F447E98"/>
    <w:multiLevelType w:val="hybridMultilevel"/>
    <w:tmpl w:val="ACD026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30D3453E"/>
    <w:multiLevelType w:val="hybridMultilevel"/>
    <w:tmpl w:val="201AFACE"/>
    <w:lvl w:ilvl="0" w:tplc="0C09000F">
      <w:start w:val="1"/>
      <w:numFmt w:val="decimal"/>
      <w:lvlText w:val="%1."/>
      <w:lvlJc w:val="left"/>
      <w:pPr>
        <w:ind w:left="687" w:hanging="360"/>
      </w:pPr>
    </w:lvl>
    <w:lvl w:ilvl="1" w:tplc="0C090019" w:tentative="1">
      <w:start w:val="1"/>
      <w:numFmt w:val="lowerLetter"/>
      <w:lvlText w:val="%2."/>
      <w:lvlJc w:val="left"/>
      <w:pPr>
        <w:ind w:left="1407" w:hanging="360"/>
      </w:pPr>
    </w:lvl>
    <w:lvl w:ilvl="2" w:tplc="0C09001B" w:tentative="1">
      <w:start w:val="1"/>
      <w:numFmt w:val="lowerRoman"/>
      <w:lvlText w:val="%3."/>
      <w:lvlJc w:val="right"/>
      <w:pPr>
        <w:ind w:left="2127" w:hanging="180"/>
      </w:pPr>
    </w:lvl>
    <w:lvl w:ilvl="3" w:tplc="0C09000F" w:tentative="1">
      <w:start w:val="1"/>
      <w:numFmt w:val="decimal"/>
      <w:lvlText w:val="%4."/>
      <w:lvlJc w:val="left"/>
      <w:pPr>
        <w:ind w:left="2847" w:hanging="360"/>
      </w:pPr>
    </w:lvl>
    <w:lvl w:ilvl="4" w:tplc="0C090019" w:tentative="1">
      <w:start w:val="1"/>
      <w:numFmt w:val="lowerLetter"/>
      <w:lvlText w:val="%5."/>
      <w:lvlJc w:val="left"/>
      <w:pPr>
        <w:ind w:left="3567" w:hanging="360"/>
      </w:pPr>
    </w:lvl>
    <w:lvl w:ilvl="5" w:tplc="0C09001B" w:tentative="1">
      <w:start w:val="1"/>
      <w:numFmt w:val="lowerRoman"/>
      <w:lvlText w:val="%6."/>
      <w:lvlJc w:val="right"/>
      <w:pPr>
        <w:ind w:left="4287" w:hanging="180"/>
      </w:pPr>
    </w:lvl>
    <w:lvl w:ilvl="6" w:tplc="0C09000F" w:tentative="1">
      <w:start w:val="1"/>
      <w:numFmt w:val="decimal"/>
      <w:lvlText w:val="%7."/>
      <w:lvlJc w:val="left"/>
      <w:pPr>
        <w:ind w:left="5007" w:hanging="360"/>
      </w:pPr>
    </w:lvl>
    <w:lvl w:ilvl="7" w:tplc="0C090019" w:tentative="1">
      <w:start w:val="1"/>
      <w:numFmt w:val="lowerLetter"/>
      <w:lvlText w:val="%8."/>
      <w:lvlJc w:val="left"/>
      <w:pPr>
        <w:ind w:left="5727" w:hanging="360"/>
      </w:pPr>
    </w:lvl>
    <w:lvl w:ilvl="8" w:tplc="0C09001B" w:tentative="1">
      <w:start w:val="1"/>
      <w:numFmt w:val="lowerRoman"/>
      <w:lvlText w:val="%9."/>
      <w:lvlJc w:val="right"/>
      <w:pPr>
        <w:ind w:left="6447" w:hanging="180"/>
      </w:pPr>
    </w:lvl>
  </w:abstractNum>
  <w:abstractNum w:abstractNumId="52" w15:restartNumberingAfterBreak="0">
    <w:nsid w:val="30DD4241"/>
    <w:multiLevelType w:val="hybridMultilevel"/>
    <w:tmpl w:val="EF0C28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3150077C"/>
    <w:multiLevelType w:val="hybridMultilevel"/>
    <w:tmpl w:val="9386E5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31623849"/>
    <w:multiLevelType w:val="hybridMultilevel"/>
    <w:tmpl w:val="FF700BC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5" w15:restartNumberingAfterBreak="0">
    <w:nsid w:val="31C50DE2"/>
    <w:multiLevelType w:val="hybridMultilevel"/>
    <w:tmpl w:val="160C18A8"/>
    <w:lvl w:ilvl="0" w:tplc="66C2BB76">
      <w:start w:val="1"/>
      <w:numFmt w:val="decimal"/>
      <w:lvlText w:val="%1."/>
      <w:lvlJc w:val="left"/>
      <w:pPr>
        <w:ind w:left="360" w:hanging="360"/>
      </w:pPr>
      <w:rPr>
        <w:color w:val="auto"/>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6" w15:restartNumberingAfterBreak="0">
    <w:nsid w:val="365F2659"/>
    <w:multiLevelType w:val="hybridMultilevel"/>
    <w:tmpl w:val="D7BAA620"/>
    <w:lvl w:ilvl="0" w:tplc="FFFFFFFF">
      <w:start w:val="1"/>
      <w:numFmt w:val="decimal"/>
      <w:lvlText w:val="%1."/>
      <w:lvlJc w:val="left"/>
      <w:pPr>
        <w:ind w:left="36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370E4013"/>
    <w:multiLevelType w:val="hybridMultilevel"/>
    <w:tmpl w:val="F828B5F8"/>
    <w:lvl w:ilvl="0" w:tplc="8AD0D604">
      <w:start w:val="1"/>
      <w:numFmt w:val="decimal"/>
      <w:lvlText w:val="%1."/>
      <w:lvlJc w:val="left"/>
      <w:pPr>
        <w:ind w:left="363" w:hanging="360"/>
      </w:pPr>
      <w:rPr>
        <w:rFonts w:hint="default"/>
      </w:rPr>
    </w:lvl>
    <w:lvl w:ilvl="1" w:tplc="0C090019" w:tentative="1">
      <w:start w:val="1"/>
      <w:numFmt w:val="lowerLetter"/>
      <w:lvlText w:val="%2."/>
      <w:lvlJc w:val="left"/>
      <w:pPr>
        <w:ind w:left="1083" w:hanging="360"/>
      </w:pPr>
    </w:lvl>
    <w:lvl w:ilvl="2" w:tplc="0C09001B" w:tentative="1">
      <w:start w:val="1"/>
      <w:numFmt w:val="lowerRoman"/>
      <w:lvlText w:val="%3."/>
      <w:lvlJc w:val="right"/>
      <w:pPr>
        <w:ind w:left="1803" w:hanging="180"/>
      </w:pPr>
    </w:lvl>
    <w:lvl w:ilvl="3" w:tplc="0C09000F" w:tentative="1">
      <w:start w:val="1"/>
      <w:numFmt w:val="decimal"/>
      <w:lvlText w:val="%4."/>
      <w:lvlJc w:val="left"/>
      <w:pPr>
        <w:ind w:left="2523" w:hanging="360"/>
      </w:pPr>
    </w:lvl>
    <w:lvl w:ilvl="4" w:tplc="0C090019" w:tentative="1">
      <w:start w:val="1"/>
      <w:numFmt w:val="lowerLetter"/>
      <w:lvlText w:val="%5."/>
      <w:lvlJc w:val="left"/>
      <w:pPr>
        <w:ind w:left="3243" w:hanging="360"/>
      </w:pPr>
    </w:lvl>
    <w:lvl w:ilvl="5" w:tplc="0C09001B" w:tentative="1">
      <w:start w:val="1"/>
      <w:numFmt w:val="lowerRoman"/>
      <w:lvlText w:val="%6."/>
      <w:lvlJc w:val="right"/>
      <w:pPr>
        <w:ind w:left="3963" w:hanging="180"/>
      </w:pPr>
    </w:lvl>
    <w:lvl w:ilvl="6" w:tplc="0C09000F" w:tentative="1">
      <w:start w:val="1"/>
      <w:numFmt w:val="decimal"/>
      <w:lvlText w:val="%7."/>
      <w:lvlJc w:val="left"/>
      <w:pPr>
        <w:ind w:left="4683" w:hanging="360"/>
      </w:pPr>
    </w:lvl>
    <w:lvl w:ilvl="7" w:tplc="0C090019" w:tentative="1">
      <w:start w:val="1"/>
      <w:numFmt w:val="lowerLetter"/>
      <w:lvlText w:val="%8."/>
      <w:lvlJc w:val="left"/>
      <w:pPr>
        <w:ind w:left="5403" w:hanging="360"/>
      </w:pPr>
    </w:lvl>
    <w:lvl w:ilvl="8" w:tplc="0C09001B" w:tentative="1">
      <w:start w:val="1"/>
      <w:numFmt w:val="lowerRoman"/>
      <w:lvlText w:val="%9."/>
      <w:lvlJc w:val="right"/>
      <w:pPr>
        <w:ind w:left="6123" w:hanging="180"/>
      </w:pPr>
    </w:lvl>
  </w:abstractNum>
  <w:abstractNum w:abstractNumId="58" w15:restartNumberingAfterBreak="0">
    <w:nsid w:val="38315BEA"/>
    <w:multiLevelType w:val="hybridMultilevel"/>
    <w:tmpl w:val="A3B6E4B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9" w15:restartNumberingAfterBreak="0">
    <w:nsid w:val="38CB0935"/>
    <w:multiLevelType w:val="hybridMultilevel"/>
    <w:tmpl w:val="C01451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39983978"/>
    <w:multiLevelType w:val="hybridMultilevel"/>
    <w:tmpl w:val="E74E4C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3CB8144B"/>
    <w:multiLevelType w:val="hybridMultilevel"/>
    <w:tmpl w:val="DBC494C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2" w15:restartNumberingAfterBreak="0">
    <w:nsid w:val="3D676935"/>
    <w:multiLevelType w:val="hybridMultilevel"/>
    <w:tmpl w:val="8F7AE388"/>
    <w:lvl w:ilvl="0" w:tplc="1EEA622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F463226"/>
    <w:multiLevelType w:val="hybridMultilevel"/>
    <w:tmpl w:val="411640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3FE45F3C"/>
    <w:multiLevelType w:val="hybridMultilevel"/>
    <w:tmpl w:val="A02079A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5" w15:restartNumberingAfterBreak="0">
    <w:nsid w:val="41B804D7"/>
    <w:multiLevelType w:val="hybridMultilevel"/>
    <w:tmpl w:val="6F0A33B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6" w15:restartNumberingAfterBreak="0">
    <w:nsid w:val="41C44436"/>
    <w:multiLevelType w:val="hybridMultilevel"/>
    <w:tmpl w:val="DE6A04C0"/>
    <w:lvl w:ilvl="0" w:tplc="E4ECC9D2">
      <w:start w:val="1"/>
      <w:numFmt w:val="decimal"/>
      <w:lvlText w:val="%1."/>
      <w:lvlJc w:val="left"/>
      <w:pPr>
        <w:ind w:left="360" w:hanging="360"/>
      </w:pPr>
      <w:rPr>
        <w:rFonts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42A02D8C"/>
    <w:multiLevelType w:val="hybridMultilevel"/>
    <w:tmpl w:val="451813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42E74E7C"/>
    <w:multiLevelType w:val="hybridMultilevel"/>
    <w:tmpl w:val="154E9564"/>
    <w:lvl w:ilvl="0" w:tplc="0C09000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470256D3"/>
    <w:multiLevelType w:val="hybridMultilevel"/>
    <w:tmpl w:val="642090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47E00D96"/>
    <w:multiLevelType w:val="hybridMultilevel"/>
    <w:tmpl w:val="C72213D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1" w15:restartNumberingAfterBreak="0">
    <w:nsid w:val="4871545B"/>
    <w:multiLevelType w:val="hybridMultilevel"/>
    <w:tmpl w:val="EF786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4C2576D3"/>
    <w:multiLevelType w:val="hybridMultilevel"/>
    <w:tmpl w:val="87288AC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4C5229EC"/>
    <w:multiLevelType w:val="hybridMultilevel"/>
    <w:tmpl w:val="7B6C4652"/>
    <w:lvl w:ilvl="0" w:tplc="2252FB9E">
      <w:start w:val="1"/>
      <w:numFmt w:val="decimal"/>
      <w:lvlText w:val="%1."/>
      <w:lvlJc w:val="left"/>
      <w:pPr>
        <w:ind w:left="358"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4C8E1D78"/>
    <w:multiLevelType w:val="hybridMultilevel"/>
    <w:tmpl w:val="3DB49BE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C971CD"/>
    <w:multiLevelType w:val="hybridMultilevel"/>
    <w:tmpl w:val="7458E62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6" w15:restartNumberingAfterBreak="0">
    <w:nsid w:val="4CDC5E4F"/>
    <w:multiLevelType w:val="hybridMultilevel"/>
    <w:tmpl w:val="9BC2D4B2"/>
    <w:lvl w:ilvl="0" w:tplc="DDD26980">
      <w:start w:val="1"/>
      <w:numFmt w:val="decimal"/>
      <w:lvlText w:val="%1."/>
      <w:lvlJc w:val="left"/>
      <w:pPr>
        <w:ind w:left="360" w:hanging="360"/>
      </w:pPr>
      <w:rPr>
        <w:rFonts w:hint="default"/>
      </w:rPr>
    </w:lvl>
    <w:lvl w:ilvl="1" w:tplc="0C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DE47C70"/>
    <w:multiLevelType w:val="hybridMultilevel"/>
    <w:tmpl w:val="6F0A33B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8" w15:restartNumberingAfterBreak="0">
    <w:nsid w:val="502F4F45"/>
    <w:multiLevelType w:val="hybridMultilevel"/>
    <w:tmpl w:val="197AB294"/>
    <w:lvl w:ilvl="0" w:tplc="E4ECC9D2">
      <w:start w:val="1"/>
      <w:numFmt w:val="decimal"/>
      <w:lvlText w:val="%1."/>
      <w:lvlJc w:val="left"/>
      <w:pPr>
        <w:ind w:left="360" w:hanging="360"/>
      </w:pPr>
      <w:rPr>
        <w:rFonts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51947313"/>
    <w:multiLevelType w:val="hybridMultilevel"/>
    <w:tmpl w:val="C05296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51E218E7"/>
    <w:multiLevelType w:val="hybridMultilevel"/>
    <w:tmpl w:val="33A6F52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1" w15:restartNumberingAfterBreak="0">
    <w:nsid w:val="51F3304B"/>
    <w:multiLevelType w:val="hybridMultilevel"/>
    <w:tmpl w:val="D05E5630"/>
    <w:lvl w:ilvl="0" w:tplc="0C090003">
      <w:start w:val="1"/>
      <w:numFmt w:val="bullet"/>
      <w:lvlText w:val="o"/>
      <w:lvlJc w:val="left"/>
      <w:pPr>
        <w:ind w:left="1080" w:hanging="360"/>
      </w:pPr>
      <w:rPr>
        <w:rFonts w:ascii="Courier New" w:hAnsi="Courier New" w:cs="Courier New" w:hint="default"/>
      </w:rPr>
    </w:lvl>
    <w:lvl w:ilvl="1" w:tplc="0C090005">
      <w:start w:val="1"/>
      <w:numFmt w:val="bullet"/>
      <w:lvlText w:val=""/>
      <w:lvlJc w:val="left"/>
      <w:pPr>
        <w:ind w:left="1800" w:hanging="360"/>
      </w:pPr>
      <w:rPr>
        <w:rFonts w:ascii="Wingdings" w:hAnsi="Wingdings"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2" w15:restartNumberingAfterBreak="0">
    <w:nsid w:val="548E1E3E"/>
    <w:multiLevelType w:val="hybridMultilevel"/>
    <w:tmpl w:val="0AF0DC9E"/>
    <w:lvl w:ilvl="0" w:tplc="DDD26980">
      <w:start w:val="1"/>
      <w:numFmt w:val="decimal"/>
      <w:lvlText w:val="%1."/>
      <w:lvlJc w:val="left"/>
      <w:pPr>
        <w:ind w:left="360" w:hanging="360"/>
      </w:pPr>
      <w:rPr>
        <w:rFonts w:hint="default"/>
      </w:rPr>
    </w:lvl>
    <w:lvl w:ilvl="1" w:tplc="0C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5222FD2"/>
    <w:multiLevelType w:val="hybridMultilevel"/>
    <w:tmpl w:val="AC3E626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84" w15:restartNumberingAfterBreak="0">
    <w:nsid w:val="56500FEC"/>
    <w:multiLevelType w:val="hybridMultilevel"/>
    <w:tmpl w:val="9714410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5" w15:restartNumberingAfterBreak="0">
    <w:nsid w:val="577C00F9"/>
    <w:multiLevelType w:val="hybridMultilevel"/>
    <w:tmpl w:val="58B208BA"/>
    <w:lvl w:ilvl="0" w:tplc="7E5AAF9A">
      <w:start w:val="2"/>
      <w:numFmt w:val="bullet"/>
      <w:lvlText w:val="-"/>
      <w:lvlJc w:val="left"/>
      <w:pPr>
        <w:ind w:left="720" w:hanging="360"/>
      </w:pPr>
      <w:rPr>
        <w:rFonts w:ascii="Arial" w:eastAsia="SimSun" w:hAnsi="Arial" w:cs="Aria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57BF0B0A"/>
    <w:multiLevelType w:val="hybridMultilevel"/>
    <w:tmpl w:val="8158A308"/>
    <w:lvl w:ilvl="0" w:tplc="1EEA6224">
      <w:start w:val="1"/>
      <w:numFmt w:val="bullet"/>
      <w:lvlText w:val=""/>
      <w:lvlJc w:val="left"/>
      <w:pPr>
        <w:ind w:left="720" w:hanging="360"/>
      </w:pPr>
      <w:rPr>
        <w:rFonts w:ascii="Symbol" w:hAnsi="Symbol" w:hint="default"/>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57FA4FF8"/>
    <w:multiLevelType w:val="hybridMultilevel"/>
    <w:tmpl w:val="66205D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8" w15:restartNumberingAfterBreak="0">
    <w:nsid w:val="59E27DE1"/>
    <w:multiLevelType w:val="hybridMultilevel"/>
    <w:tmpl w:val="748467E2"/>
    <w:lvl w:ilvl="0" w:tplc="1EEA622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5A007EEA"/>
    <w:multiLevelType w:val="hybridMultilevel"/>
    <w:tmpl w:val="40985E96"/>
    <w:lvl w:ilvl="0" w:tplc="1DB039D0">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0" w15:restartNumberingAfterBreak="0">
    <w:nsid w:val="5AC90EFB"/>
    <w:multiLevelType w:val="hybridMultilevel"/>
    <w:tmpl w:val="0D8CF54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1" w15:restartNumberingAfterBreak="0">
    <w:nsid w:val="5DD0414D"/>
    <w:multiLevelType w:val="hybridMultilevel"/>
    <w:tmpl w:val="E64A5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61391BD2"/>
    <w:multiLevelType w:val="hybridMultilevel"/>
    <w:tmpl w:val="C986D14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3" w15:restartNumberingAfterBreak="0">
    <w:nsid w:val="61430292"/>
    <w:multiLevelType w:val="hybridMultilevel"/>
    <w:tmpl w:val="A142FA5E"/>
    <w:lvl w:ilvl="0" w:tplc="0C090003">
      <w:start w:val="1"/>
      <w:numFmt w:val="bullet"/>
      <w:lvlText w:val="o"/>
      <w:lvlJc w:val="left"/>
      <w:pPr>
        <w:ind w:left="720" w:hanging="360"/>
      </w:pPr>
      <w:rPr>
        <w:rFonts w:ascii="Courier New" w:hAnsi="Courier New" w:cs="Courier New"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4" w15:restartNumberingAfterBreak="0">
    <w:nsid w:val="61676F22"/>
    <w:multiLevelType w:val="hybridMultilevel"/>
    <w:tmpl w:val="2FDC8956"/>
    <w:lvl w:ilvl="0" w:tplc="2EC6AE10">
      <w:start w:val="1"/>
      <w:numFmt w:val="decimal"/>
      <w:lvlText w:val="%1."/>
      <w:lvlJc w:val="left"/>
      <w:pPr>
        <w:ind w:left="403" w:hanging="360"/>
      </w:pPr>
      <w:rPr>
        <w:rFonts w:hint="default"/>
      </w:rPr>
    </w:lvl>
    <w:lvl w:ilvl="1" w:tplc="0C090019" w:tentative="1">
      <w:start w:val="1"/>
      <w:numFmt w:val="lowerLetter"/>
      <w:lvlText w:val="%2."/>
      <w:lvlJc w:val="left"/>
      <w:pPr>
        <w:ind w:left="1123" w:hanging="360"/>
      </w:pPr>
    </w:lvl>
    <w:lvl w:ilvl="2" w:tplc="0C09001B" w:tentative="1">
      <w:start w:val="1"/>
      <w:numFmt w:val="lowerRoman"/>
      <w:lvlText w:val="%3."/>
      <w:lvlJc w:val="right"/>
      <w:pPr>
        <w:ind w:left="1843" w:hanging="180"/>
      </w:pPr>
    </w:lvl>
    <w:lvl w:ilvl="3" w:tplc="0C09000F" w:tentative="1">
      <w:start w:val="1"/>
      <w:numFmt w:val="decimal"/>
      <w:lvlText w:val="%4."/>
      <w:lvlJc w:val="left"/>
      <w:pPr>
        <w:ind w:left="2563" w:hanging="360"/>
      </w:pPr>
    </w:lvl>
    <w:lvl w:ilvl="4" w:tplc="0C090019" w:tentative="1">
      <w:start w:val="1"/>
      <w:numFmt w:val="lowerLetter"/>
      <w:lvlText w:val="%5."/>
      <w:lvlJc w:val="left"/>
      <w:pPr>
        <w:ind w:left="3283" w:hanging="360"/>
      </w:pPr>
    </w:lvl>
    <w:lvl w:ilvl="5" w:tplc="0C09001B" w:tentative="1">
      <w:start w:val="1"/>
      <w:numFmt w:val="lowerRoman"/>
      <w:lvlText w:val="%6."/>
      <w:lvlJc w:val="right"/>
      <w:pPr>
        <w:ind w:left="4003" w:hanging="180"/>
      </w:pPr>
    </w:lvl>
    <w:lvl w:ilvl="6" w:tplc="0C09000F" w:tentative="1">
      <w:start w:val="1"/>
      <w:numFmt w:val="decimal"/>
      <w:lvlText w:val="%7."/>
      <w:lvlJc w:val="left"/>
      <w:pPr>
        <w:ind w:left="4723" w:hanging="360"/>
      </w:pPr>
    </w:lvl>
    <w:lvl w:ilvl="7" w:tplc="0C090019" w:tentative="1">
      <w:start w:val="1"/>
      <w:numFmt w:val="lowerLetter"/>
      <w:lvlText w:val="%8."/>
      <w:lvlJc w:val="left"/>
      <w:pPr>
        <w:ind w:left="5443" w:hanging="360"/>
      </w:pPr>
    </w:lvl>
    <w:lvl w:ilvl="8" w:tplc="0C09001B" w:tentative="1">
      <w:start w:val="1"/>
      <w:numFmt w:val="lowerRoman"/>
      <w:lvlText w:val="%9."/>
      <w:lvlJc w:val="right"/>
      <w:pPr>
        <w:ind w:left="6163" w:hanging="180"/>
      </w:pPr>
    </w:lvl>
  </w:abstractNum>
  <w:abstractNum w:abstractNumId="95" w15:restartNumberingAfterBreak="0">
    <w:nsid w:val="61C50A34"/>
    <w:multiLevelType w:val="hybridMultilevel"/>
    <w:tmpl w:val="81B80856"/>
    <w:lvl w:ilvl="0" w:tplc="358A5472">
      <w:start w:val="1"/>
      <w:numFmt w:val="decimal"/>
      <w:lvlText w:val="%1."/>
      <w:lvlJc w:val="left"/>
      <w:pPr>
        <w:ind w:left="360" w:hanging="360"/>
      </w:pPr>
      <w:rPr>
        <w:rFonts w:hint="default"/>
        <w:color w:val="000000"/>
      </w:r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6" w15:restartNumberingAfterBreak="0">
    <w:nsid w:val="62B808CC"/>
    <w:multiLevelType w:val="hybridMultilevel"/>
    <w:tmpl w:val="9CEA5CDC"/>
    <w:lvl w:ilvl="0" w:tplc="0C090001">
      <w:start w:val="1"/>
      <w:numFmt w:val="bullet"/>
      <w:lvlText w:val=""/>
      <w:lvlJc w:val="left"/>
      <w:pPr>
        <w:ind w:left="425" w:hanging="360"/>
      </w:pPr>
      <w:rPr>
        <w:rFonts w:ascii="Symbol" w:hAnsi="Symbol" w:hint="default"/>
      </w:rPr>
    </w:lvl>
    <w:lvl w:ilvl="1" w:tplc="0C090019" w:tentative="1">
      <w:start w:val="1"/>
      <w:numFmt w:val="lowerLetter"/>
      <w:lvlText w:val="%2."/>
      <w:lvlJc w:val="left"/>
      <w:pPr>
        <w:ind w:left="1505" w:hanging="360"/>
      </w:pPr>
    </w:lvl>
    <w:lvl w:ilvl="2" w:tplc="0C09001B" w:tentative="1">
      <w:start w:val="1"/>
      <w:numFmt w:val="lowerRoman"/>
      <w:lvlText w:val="%3."/>
      <w:lvlJc w:val="right"/>
      <w:pPr>
        <w:ind w:left="2225" w:hanging="180"/>
      </w:pPr>
    </w:lvl>
    <w:lvl w:ilvl="3" w:tplc="0C09000F" w:tentative="1">
      <w:start w:val="1"/>
      <w:numFmt w:val="decimal"/>
      <w:lvlText w:val="%4."/>
      <w:lvlJc w:val="left"/>
      <w:pPr>
        <w:ind w:left="2945" w:hanging="360"/>
      </w:pPr>
    </w:lvl>
    <w:lvl w:ilvl="4" w:tplc="0C090019" w:tentative="1">
      <w:start w:val="1"/>
      <w:numFmt w:val="lowerLetter"/>
      <w:lvlText w:val="%5."/>
      <w:lvlJc w:val="left"/>
      <w:pPr>
        <w:ind w:left="3665" w:hanging="360"/>
      </w:pPr>
    </w:lvl>
    <w:lvl w:ilvl="5" w:tplc="0C09001B" w:tentative="1">
      <w:start w:val="1"/>
      <w:numFmt w:val="lowerRoman"/>
      <w:lvlText w:val="%6."/>
      <w:lvlJc w:val="right"/>
      <w:pPr>
        <w:ind w:left="4385" w:hanging="180"/>
      </w:pPr>
    </w:lvl>
    <w:lvl w:ilvl="6" w:tplc="0C09000F" w:tentative="1">
      <w:start w:val="1"/>
      <w:numFmt w:val="decimal"/>
      <w:lvlText w:val="%7."/>
      <w:lvlJc w:val="left"/>
      <w:pPr>
        <w:ind w:left="5105" w:hanging="360"/>
      </w:pPr>
    </w:lvl>
    <w:lvl w:ilvl="7" w:tplc="0C090019" w:tentative="1">
      <w:start w:val="1"/>
      <w:numFmt w:val="lowerLetter"/>
      <w:lvlText w:val="%8."/>
      <w:lvlJc w:val="left"/>
      <w:pPr>
        <w:ind w:left="5825" w:hanging="360"/>
      </w:pPr>
    </w:lvl>
    <w:lvl w:ilvl="8" w:tplc="0C09001B" w:tentative="1">
      <w:start w:val="1"/>
      <w:numFmt w:val="lowerRoman"/>
      <w:lvlText w:val="%9."/>
      <w:lvlJc w:val="right"/>
      <w:pPr>
        <w:ind w:left="6545" w:hanging="180"/>
      </w:pPr>
    </w:lvl>
  </w:abstractNum>
  <w:abstractNum w:abstractNumId="97" w15:restartNumberingAfterBreak="0">
    <w:nsid w:val="642D5FD7"/>
    <w:multiLevelType w:val="hybridMultilevel"/>
    <w:tmpl w:val="2CBCA2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15:restartNumberingAfterBreak="0">
    <w:nsid w:val="645565C0"/>
    <w:multiLevelType w:val="hybridMultilevel"/>
    <w:tmpl w:val="5FA497B2"/>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99" w15:restartNumberingAfterBreak="0">
    <w:nsid w:val="656C2432"/>
    <w:multiLevelType w:val="hybridMultilevel"/>
    <w:tmpl w:val="DBC494C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0" w15:restartNumberingAfterBreak="0">
    <w:nsid w:val="65A8231A"/>
    <w:multiLevelType w:val="hybridMultilevel"/>
    <w:tmpl w:val="A8AC40B4"/>
    <w:lvl w:ilvl="0" w:tplc="E3107558">
      <w:numFmt w:val="bullet"/>
      <w:lvlText w:val="-"/>
      <w:lvlJc w:val="left"/>
      <w:pPr>
        <w:ind w:left="108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15:restartNumberingAfterBreak="0">
    <w:nsid w:val="664F35D3"/>
    <w:multiLevelType w:val="hybridMultilevel"/>
    <w:tmpl w:val="4B160F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2" w15:restartNumberingAfterBreak="0">
    <w:nsid w:val="672A08DA"/>
    <w:multiLevelType w:val="hybridMultilevel"/>
    <w:tmpl w:val="F3CEA838"/>
    <w:lvl w:ilvl="0" w:tplc="358A5472">
      <w:start w:val="1"/>
      <w:numFmt w:val="decimal"/>
      <w:lvlText w:val="%1."/>
      <w:lvlJc w:val="left"/>
      <w:pPr>
        <w:ind w:left="360" w:hanging="360"/>
      </w:pPr>
      <w:rPr>
        <w:rFonts w:hint="default"/>
        <w:color w:val="000000"/>
      </w:r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3" w15:restartNumberingAfterBreak="0">
    <w:nsid w:val="67E63CE5"/>
    <w:multiLevelType w:val="hybridMultilevel"/>
    <w:tmpl w:val="154E9564"/>
    <w:lvl w:ilvl="0" w:tplc="0C09000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4" w15:restartNumberingAfterBreak="0">
    <w:nsid w:val="6919426A"/>
    <w:multiLevelType w:val="hybridMultilevel"/>
    <w:tmpl w:val="41721F8E"/>
    <w:lvl w:ilvl="0" w:tplc="8AD0D604">
      <w:start w:val="1"/>
      <w:numFmt w:val="decimal"/>
      <w:lvlText w:val="%1."/>
      <w:lvlJc w:val="left"/>
      <w:pPr>
        <w:ind w:left="36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5" w15:restartNumberingAfterBreak="0">
    <w:nsid w:val="69EB3563"/>
    <w:multiLevelType w:val="hybridMultilevel"/>
    <w:tmpl w:val="9C5AB906"/>
    <w:lvl w:ilvl="0" w:tplc="95903D56">
      <w:start w:val="1"/>
      <w:numFmt w:val="bullet"/>
      <w:lvlText w:val="-"/>
      <w:lvlJc w:val="left"/>
      <w:pPr>
        <w:ind w:left="360" w:hanging="360"/>
      </w:pPr>
      <w:rPr>
        <w:rFonts w:ascii="Comic Sans MS" w:eastAsia="SimSun" w:hAnsi="Comic Sans MS" w:cstheme="minorHAns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6" w15:restartNumberingAfterBreak="0">
    <w:nsid w:val="6A650566"/>
    <w:multiLevelType w:val="hybridMultilevel"/>
    <w:tmpl w:val="6E3089A4"/>
    <w:lvl w:ilvl="0" w:tplc="7E5AAF9A">
      <w:start w:val="2"/>
      <w:numFmt w:val="bullet"/>
      <w:lvlText w:val="-"/>
      <w:lvlJc w:val="left"/>
      <w:pPr>
        <w:ind w:left="720" w:hanging="360"/>
      </w:pPr>
      <w:rPr>
        <w:rFonts w:ascii="Arial" w:eastAsia="SimSun" w:hAnsi="Arial" w:cs="Aria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6C11089C"/>
    <w:multiLevelType w:val="hybridMultilevel"/>
    <w:tmpl w:val="3028EE9C"/>
    <w:lvl w:ilvl="0" w:tplc="61D6AB2C">
      <w:start w:val="1"/>
      <w:numFmt w:val="bullet"/>
      <w:lvlText w:val=""/>
      <w:lvlJc w:val="left"/>
      <w:pPr>
        <w:ind w:left="720" w:hanging="360"/>
      </w:pPr>
      <w:rPr>
        <w:rFonts w:ascii="Wingdings" w:hAnsi="Wingding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6D4F42EC"/>
    <w:multiLevelType w:val="hybridMultilevel"/>
    <w:tmpl w:val="6F0A33B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9" w15:restartNumberingAfterBreak="0">
    <w:nsid w:val="6FC35E56"/>
    <w:multiLevelType w:val="hybridMultilevel"/>
    <w:tmpl w:val="3EB62A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72310986"/>
    <w:multiLevelType w:val="hybridMultilevel"/>
    <w:tmpl w:val="303846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15:restartNumberingAfterBreak="0">
    <w:nsid w:val="73776E9E"/>
    <w:multiLevelType w:val="hybridMultilevel"/>
    <w:tmpl w:val="6F0A33B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2" w15:restartNumberingAfterBreak="0">
    <w:nsid w:val="73EE4973"/>
    <w:multiLevelType w:val="hybridMultilevel"/>
    <w:tmpl w:val="1BA872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74CD3AE4"/>
    <w:multiLevelType w:val="hybridMultilevel"/>
    <w:tmpl w:val="514EA286"/>
    <w:lvl w:ilvl="0" w:tplc="269A4D6A">
      <w:start w:val="2"/>
      <w:numFmt w:val="bullet"/>
      <w:lvlText w:val="-"/>
      <w:lvlJc w:val="left"/>
      <w:pPr>
        <w:ind w:left="720" w:hanging="360"/>
      </w:pPr>
      <w:rPr>
        <w:rFonts w:ascii="Comic Sans MS" w:eastAsia="SimSun" w:hAnsi="Comic Sans MS"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15:restartNumberingAfterBreak="0">
    <w:nsid w:val="76B665FE"/>
    <w:multiLevelType w:val="hybridMultilevel"/>
    <w:tmpl w:val="27E0108C"/>
    <w:lvl w:ilvl="0" w:tplc="0C090001">
      <w:start w:val="1"/>
      <w:numFmt w:val="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5" w15:restartNumberingAfterBreak="0">
    <w:nsid w:val="77A24C8D"/>
    <w:multiLevelType w:val="hybridMultilevel"/>
    <w:tmpl w:val="1010B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15:restartNumberingAfterBreak="0">
    <w:nsid w:val="7A6B1CB2"/>
    <w:multiLevelType w:val="hybridMultilevel"/>
    <w:tmpl w:val="7EDE72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15:restartNumberingAfterBreak="0">
    <w:nsid w:val="7B11144B"/>
    <w:multiLevelType w:val="hybridMultilevel"/>
    <w:tmpl w:val="5DA4D80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8" w15:restartNumberingAfterBreak="0">
    <w:nsid w:val="7B117FE7"/>
    <w:multiLevelType w:val="hybridMultilevel"/>
    <w:tmpl w:val="376E01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15:restartNumberingAfterBreak="0">
    <w:nsid w:val="7BE42540"/>
    <w:multiLevelType w:val="hybridMultilevel"/>
    <w:tmpl w:val="465C94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0" w15:restartNumberingAfterBreak="0">
    <w:nsid w:val="7CC56DA3"/>
    <w:multiLevelType w:val="hybridMultilevel"/>
    <w:tmpl w:val="D062BE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1" w15:restartNumberingAfterBreak="0">
    <w:nsid w:val="7F3D1906"/>
    <w:multiLevelType w:val="hybridMultilevel"/>
    <w:tmpl w:val="6F0A33B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2" w15:restartNumberingAfterBreak="0">
    <w:nsid w:val="7FDC607C"/>
    <w:multiLevelType w:val="hybridMultilevel"/>
    <w:tmpl w:val="160C18A8"/>
    <w:lvl w:ilvl="0" w:tplc="66C2BB76">
      <w:start w:val="1"/>
      <w:numFmt w:val="decimal"/>
      <w:lvlText w:val="%1."/>
      <w:lvlJc w:val="left"/>
      <w:pPr>
        <w:ind w:left="360" w:hanging="360"/>
      </w:pPr>
      <w:rPr>
        <w:color w:val="auto"/>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661205871">
    <w:abstractNumId w:val="29"/>
  </w:num>
  <w:num w:numId="2" w16cid:durableId="521627612">
    <w:abstractNumId w:val="50"/>
  </w:num>
  <w:num w:numId="3" w16cid:durableId="509178105">
    <w:abstractNumId w:val="16"/>
  </w:num>
  <w:num w:numId="4" w16cid:durableId="2139058695">
    <w:abstractNumId w:val="46"/>
  </w:num>
  <w:num w:numId="5" w16cid:durableId="51854917">
    <w:abstractNumId w:val="97"/>
  </w:num>
  <w:num w:numId="6" w16cid:durableId="1901793848">
    <w:abstractNumId w:val="67"/>
  </w:num>
  <w:num w:numId="7" w16cid:durableId="1935554877">
    <w:abstractNumId w:val="116"/>
  </w:num>
  <w:num w:numId="8" w16cid:durableId="1889488791">
    <w:abstractNumId w:val="107"/>
  </w:num>
  <w:num w:numId="9" w16cid:durableId="1511677130">
    <w:abstractNumId w:val="41"/>
  </w:num>
  <w:num w:numId="10" w16cid:durableId="1702172700">
    <w:abstractNumId w:val="6"/>
  </w:num>
  <w:num w:numId="11" w16cid:durableId="1847597563">
    <w:abstractNumId w:val="62"/>
  </w:num>
  <w:num w:numId="12" w16cid:durableId="1785031619">
    <w:abstractNumId w:val="88"/>
  </w:num>
  <w:num w:numId="13" w16cid:durableId="1255549783">
    <w:abstractNumId w:val="37"/>
  </w:num>
  <w:num w:numId="14" w16cid:durableId="501550780">
    <w:abstractNumId w:val="53"/>
  </w:num>
  <w:num w:numId="15" w16cid:durableId="513308135">
    <w:abstractNumId w:val="47"/>
  </w:num>
  <w:num w:numId="16" w16cid:durableId="1471825349">
    <w:abstractNumId w:val="109"/>
  </w:num>
  <w:num w:numId="17" w16cid:durableId="692847899">
    <w:abstractNumId w:val="42"/>
  </w:num>
  <w:num w:numId="18" w16cid:durableId="1568221305">
    <w:abstractNumId w:val="71"/>
  </w:num>
  <w:num w:numId="19" w16cid:durableId="2097050567">
    <w:abstractNumId w:val="54"/>
  </w:num>
  <w:num w:numId="20" w16cid:durableId="1351951493">
    <w:abstractNumId w:val="74"/>
  </w:num>
  <w:num w:numId="21" w16cid:durableId="505219052">
    <w:abstractNumId w:val="28"/>
  </w:num>
  <w:num w:numId="22" w16cid:durableId="67466221">
    <w:abstractNumId w:val="3"/>
  </w:num>
  <w:num w:numId="23" w16cid:durableId="925384143">
    <w:abstractNumId w:val="96"/>
  </w:num>
  <w:num w:numId="24" w16cid:durableId="541208972">
    <w:abstractNumId w:val="21"/>
  </w:num>
  <w:num w:numId="25" w16cid:durableId="34812554">
    <w:abstractNumId w:val="77"/>
  </w:num>
  <w:num w:numId="26" w16cid:durableId="236671482">
    <w:abstractNumId w:val="65"/>
  </w:num>
  <w:num w:numId="27" w16cid:durableId="1396970965">
    <w:abstractNumId w:val="111"/>
  </w:num>
  <w:num w:numId="28" w16cid:durableId="55782111">
    <w:abstractNumId w:val="40"/>
  </w:num>
  <w:num w:numId="29" w16cid:durableId="2091728217">
    <w:abstractNumId w:val="83"/>
  </w:num>
  <w:num w:numId="30" w16cid:durableId="1479496525">
    <w:abstractNumId w:val="91"/>
  </w:num>
  <w:num w:numId="31" w16cid:durableId="795562378">
    <w:abstractNumId w:val="22"/>
  </w:num>
  <w:num w:numId="32" w16cid:durableId="2052460792">
    <w:abstractNumId w:val="92"/>
  </w:num>
  <w:num w:numId="33" w16cid:durableId="2118599814">
    <w:abstractNumId w:val="38"/>
  </w:num>
  <w:num w:numId="34" w16cid:durableId="1158107645">
    <w:abstractNumId w:val="114"/>
  </w:num>
  <w:num w:numId="35" w16cid:durableId="1565216417">
    <w:abstractNumId w:val="12"/>
  </w:num>
  <w:num w:numId="36" w16cid:durableId="271977410">
    <w:abstractNumId w:val="25"/>
  </w:num>
  <w:num w:numId="37" w16cid:durableId="1124301329">
    <w:abstractNumId w:val="81"/>
  </w:num>
  <w:num w:numId="38" w16cid:durableId="1796483213">
    <w:abstractNumId w:val="93"/>
  </w:num>
  <w:num w:numId="39" w16cid:durableId="347101575">
    <w:abstractNumId w:val="58"/>
  </w:num>
  <w:num w:numId="40" w16cid:durableId="1468738351">
    <w:abstractNumId w:val="78"/>
  </w:num>
  <w:num w:numId="41" w16cid:durableId="1415123510">
    <w:abstractNumId w:val="17"/>
  </w:num>
  <w:num w:numId="42" w16cid:durableId="1941989592">
    <w:abstractNumId w:val="75"/>
  </w:num>
  <w:num w:numId="43" w16cid:durableId="1408113657">
    <w:abstractNumId w:val="84"/>
  </w:num>
  <w:num w:numId="44" w16cid:durableId="287393192">
    <w:abstractNumId w:val="66"/>
  </w:num>
  <w:num w:numId="45" w16cid:durableId="208345740">
    <w:abstractNumId w:val="61"/>
  </w:num>
  <w:num w:numId="46" w16cid:durableId="508107950">
    <w:abstractNumId w:val="103"/>
  </w:num>
  <w:num w:numId="47" w16cid:durableId="1349332078">
    <w:abstractNumId w:val="11"/>
  </w:num>
  <w:num w:numId="48" w16cid:durableId="1453550596">
    <w:abstractNumId w:val="87"/>
  </w:num>
  <w:num w:numId="49" w16cid:durableId="358700477">
    <w:abstractNumId w:val="44"/>
  </w:num>
  <w:num w:numId="50" w16cid:durableId="1408915164">
    <w:abstractNumId w:val="76"/>
  </w:num>
  <w:num w:numId="51" w16cid:durableId="540291920">
    <w:abstractNumId w:val="34"/>
  </w:num>
  <w:num w:numId="52" w16cid:durableId="524831621">
    <w:abstractNumId w:val="30"/>
  </w:num>
  <w:num w:numId="53" w16cid:durableId="738407399">
    <w:abstractNumId w:val="102"/>
  </w:num>
  <w:num w:numId="54" w16cid:durableId="460656368">
    <w:abstractNumId w:val="45"/>
  </w:num>
  <w:num w:numId="55" w16cid:durableId="672949263">
    <w:abstractNumId w:val="9"/>
  </w:num>
  <w:num w:numId="56" w16cid:durableId="1135214680">
    <w:abstractNumId w:val="95"/>
  </w:num>
  <w:num w:numId="57" w16cid:durableId="1865628211">
    <w:abstractNumId w:val="36"/>
  </w:num>
  <w:num w:numId="58" w16cid:durableId="189148842">
    <w:abstractNumId w:val="117"/>
  </w:num>
  <w:num w:numId="59" w16cid:durableId="1993944261">
    <w:abstractNumId w:val="64"/>
  </w:num>
  <w:num w:numId="60" w16cid:durableId="1925333107">
    <w:abstractNumId w:val="35"/>
  </w:num>
  <w:num w:numId="61" w16cid:durableId="1664701102">
    <w:abstractNumId w:val="20"/>
  </w:num>
  <w:num w:numId="62" w16cid:durableId="452019777">
    <w:abstractNumId w:val="72"/>
  </w:num>
  <w:num w:numId="63" w16cid:durableId="1277445142">
    <w:abstractNumId w:val="68"/>
  </w:num>
  <w:num w:numId="64" w16cid:durableId="1723553378">
    <w:abstractNumId w:val="82"/>
  </w:num>
  <w:num w:numId="65" w16cid:durableId="1665475986">
    <w:abstractNumId w:val="108"/>
  </w:num>
  <w:num w:numId="66" w16cid:durableId="255797549">
    <w:abstractNumId w:val="80"/>
  </w:num>
  <w:num w:numId="67" w16cid:durableId="1038966329">
    <w:abstractNumId w:val="19"/>
  </w:num>
  <w:num w:numId="68" w16cid:durableId="1216430369">
    <w:abstractNumId w:val="121"/>
  </w:num>
  <w:num w:numId="69" w16cid:durableId="1362976962">
    <w:abstractNumId w:val="27"/>
  </w:num>
  <w:num w:numId="70" w16cid:durableId="805196027">
    <w:abstractNumId w:val="1"/>
  </w:num>
  <w:num w:numId="71" w16cid:durableId="786772406">
    <w:abstractNumId w:val="31"/>
  </w:num>
  <w:num w:numId="72" w16cid:durableId="27025142">
    <w:abstractNumId w:val="99"/>
  </w:num>
  <w:num w:numId="73" w16cid:durableId="141776775">
    <w:abstractNumId w:val="89"/>
  </w:num>
  <w:num w:numId="74" w16cid:durableId="1476727473">
    <w:abstractNumId w:val="23"/>
  </w:num>
  <w:num w:numId="75" w16cid:durableId="1472482534">
    <w:abstractNumId w:val="73"/>
  </w:num>
  <w:num w:numId="76" w16cid:durableId="1489248537">
    <w:abstractNumId w:val="15"/>
  </w:num>
  <w:num w:numId="77" w16cid:durableId="1843811871">
    <w:abstractNumId w:val="2"/>
  </w:num>
  <w:num w:numId="78" w16cid:durableId="2134014195">
    <w:abstractNumId w:val="70"/>
  </w:num>
  <w:num w:numId="79" w16cid:durableId="394666871">
    <w:abstractNumId w:val="52"/>
  </w:num>
  <w:num w:numId="80" w16cid:durableId="2035810589">
    <w:abstractNumId w:val="60"/>
  </w:num>
  <w:num w:numId="81" w16cid:durableId="424572961">
    <w:abstractNumId w:val="122"/>
  </w:num>
  <w:num w:numId="82" w16cid:durableId="1064528087">
    <w:abstractNumId w:val="55"/>
  </w:num>
  <w:num w:numId="83" w16cid:durableId="1978222148">
    <w:abstractNumId w:val="100"/>
  </w:num>
  <w:num w:numId="84" w16cid:durableId="330528493">
    <w:abstractNumId w:val="49"/>
  </w:num>
  <w:num w:numId="85" w16cid:durableId="1584217169">
    <w:abstractNumId w:val="115"/>
  </w:num>
  <w:num w:numId="86" w16cid:durableId="1030838802">
    <w:abstractNumId w:val="90"/>
  </w:num>
  <w:num w:numId="87" w16cid:durableId="1145317607">
    <w:abstractNumId w:val="113"/>
  </w:num>
  <w:num w:numId="88" w16cid:durableId="1723480476">
    <w:abstractNumId w:val="85"/>
  </w:num>
  <w:num w:numId="89" w16cid:durableId="665864712">
    <w:abstractNumId w:val="106"/>
  </w:num>
  <w:num w:numId="90" w16cid:durableId="1613703807">
    <w:abstractNumId w:val="86"/>
  </w:num>
  <w:num w:numId="91" w16cid:durableId="954673661">
    <w:abstractNumId w:val="33"/>
  </w:num>
  <w:num w:numId="92" w16cid:durableId="1052079847">
    <w:abstractNumId w:val="110"/>
  </w:num>
  <w:num w:numId="93" w16cid:durableId="1714305437">
    <w:abstractNumId w:val="14"/>
  </w:num>
  <w:num w:numId="94" w16cid:durableId="1758399299">
    <w:abstractNumId w:val="8"/>
  </w:num>
  <w:num w:numId="95" w16cid:durableId="2089380079">
    <w:abstractNumId w:val="63"/>
  </w:num>
  <w:num w:numId="96" w16cid:durableId="1449352189">
    <w:abstractNumId w:val="18"/>
  </w:num>
  <w:num w:numId="97" w16cid:durableId="1708068584">
    <w:abstractNumId w:val="94"/>
  </w:num>
  <w:num w:numId="98" w16cid:durableId="88240391">
    <w:abstractNumId w:val="7"/>
  </w:num>
  <w:num w:numId="99" w16cid:durableId="1093360679">
    <w:abstractNumId w:val="59"/>
  </w:num>
  <w:num w:numId="100" w16cid:durableId="1682514442">
    <w:abstractNumId w:val="119"/>
  </w:num>
  <w:num w:numId="101" w16cid:durableId="855921654">
    <w:abstractNumId w:val="69"/>
  </w:num>
  <w:num w:numId="102" w16cid:durableId="1157500161">
    <w:abstractNumId w:val="101"/>
  </w:num>
  <w:num w:numId="103" w16cid:durableId="1129009333">
    <w:abstractNumId w:val="120"/>
  </w:num>
  <w:num w:numId="104" w16cid:durableId="146824069">
    <w:abstractNumId w:val="51"/>
  </w:num>
  <w:num w:numId="105" w16cid:durableId="2049447907">
    <w:abstractNumId w:val="10"/>
  </w:num>
  <w:num w:numId="106" w16cid:durableId="967511186">
    <w:abstractNumId w:val="0"/>
  </w:num>
  <w:num w:numId="107" w16cid:durableId="630356450">
    <w:abstractNumId w:val="48"/>
  </w:num>
  <w:num w:numId="108" w16cid:durableId="2046905448">
    <w:abstractNumId w:val="13"/>
  </w:num>
  <w:num w:numId="109" w16cid:durableId="40062776">
    <w:abstractNumId w:val="79"/>
  </w:num>
  <w:num w:numId="110" w16cid:durableId="1973367577">
    <w:abstractNumId w:val="112"/>
  </w:num>
  <w:num w:numId="111" w16cid:durableId="1647469581">
    <w:abstractNumId w:val="5"/>
  </w:num>
  <w:num w:numId="112" w16cid:durableId="168080811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736704566">
    <w:abstractNumId w:val="98"/>
  </w:num>
  <w:num w:numId="114" w16cid:durableId="710426542">
    <w:abstractNumId w:val="39"/>
  </w:num>
  <w:num w:numId="115" w16cid:durableId="1093744109">
    <w:abstractNumId w:val="24"/>
  </w:num>
  <w:num w:numId="116" w16cid:durableId="211507617">
    <w:abstractNumId w:val="57"/>
  </w:num>
  <w:num w:numId="117" w16cid:durableId="61175134">
    <w:abstractNumId w:val="104"/>
  </w:num>
  <w:num w:numId="118" w16cid:durableId="1667896624">
    <w:abstractNumId w:val="26"/>
  </w:num>
  <w:num w:numId="119" w16cid:durableId="151486334">
    <w:abstractNumId w:val="32"/>
  </w:num>
  <w:num w:numId="120" w16cid:durableId="1813473885">
    <w:abstractNumId w:val="56"/>
  </w:num>
  <w:num w:numId="121" w16cid:durableId="1491484372">
    <w:abstractNumId w:val="118"/>
  </w:num>
  <w:num w:numId="122" w16cid:durableId="1686134568">
    <w:abstractNumId w:val="105"/>
  </w:num>
  <w:num w:numId="123" w16cid:durableId="1369526787">
    <w:abstractNumId w:val="4"/>
  </w:num>
  <w:numIdMacAtCleanup w:val="1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54"/>
    <w:rsid w:val="00001720"/>
    <w:rsid w:val="00003901"/>
    <w:rsid w:val="00010A04"/>
    <w:rsid w:val="00011A02"/>
    <w:rsid w:val="00011E42"/>
    <w:rsid w:val="00012DE3"/>
    <w:rsid w:val="000142F4"/>
    <w:rsid w:val="00015558"/>
    <w:rsid w:val="00020687"/>
    <w:rsid w:val="000234F6"/>
    <w:rsid w:val="0003072C"/>
    <w:rsid w:val="00031F37"/>
    <w:rsid w:val="000321AE"/>
    <w:rsid w:val="000332BD"/>
    <w:rsid w:val="00034C95"/>
    <w:rsid w:val="00037B6F"/>
    <w:rsid w:val="0004298E"/>
    <w:rsid w:val="00042AFE"/>
    <w:rsid w:val="00042C84"/>
    <w:rsid w:val="000454DF"/>
    <w:rsid w:val="000467DF"/>
    <w:rsid w:val="00047DB3"/>
    <w:rsid w:val="00047FDB"/>
    <w:rsid w:val="00056DD3"/>
    <w:rsid w:val="00057D0D"/>
    <w:rsid w:val="00066057"/>
    <w:rsid w:val="000672F9"/>
    <w:rsid w:val="00067896"/>
    <w:rsid w:val="000701FB"/>
    <w:rsid w:val="00070413"/>
    <w:rsid w:val="00074F89"/>
    <w:rsid w:val="000770AC"/>
    <w:rsid w:val="000773D5"/>
    <w:rsid w:val="00080BE6"/>
    <w:rsid w:val="000818D8"/>
    <w:rsid w:val="000825A4"/>
    <w:rsid w:val="0008331C"/>
    <w:rsid w:val="00084A8E"/>
    <w:rsid w:val="00085CAD"/>
    <w:rsid w:val="00085D10"/>
    <w:rsid w:val="000865AB"/>
    <w:rsid w:val="000865DB"/>
    <w:rsid w:val="00090EF3"/>
    <w:rsid w:val="00091BEF"/>
    <w:rsid w:val="00095E0A"/>
    <w:rsid w:val="0009752E"/>
    <w:rsid w:val="000978E7"/>
    <w:rsid w:val="00097FBC"/>
    <w:rsid w:val="000A0FF3"/>
    <w:rsid w:val="000A100D"/>
    <w:rsid w:val="000A2951"/>
    <w:rsid w:val="000A5C3C"/>
    <w:rsid w:val="000A7712"/>
    <w:rsid w:val="000B0769"/>
    <w:rsid w:val="000B2DC2"/>
    <w:rsid w:val="000B58C7"/>
    <w:rsid w:val="000B7770"/>
    <w:rsid w:val="000C2425"/>
    <w:rsid w:val="000C362A"/>
    <w:rsid w:val="000C383A"/>
    <w:rsid w:val="000C3E4F"/>
    <w:rsid w:val="000C430E"/>
    <w:rsid w:val="000C4622"/>
    <w:rsid w:val="000D0393"/>
    <w:rsid w:val="000D0F78"/>
    <w:rsid w:val="000D141D"/>
    <w:rsid w:val="000D6631"/>
    <w:rsid w:val="000D68D8"/>
    <w:rsid w:val="000E18C6"/>
    <w:rsid w:val="000E1D1A"/>
    <w:rsid w:val="000E39F2"/>
    <w:rsid w:val="000F2112"/>
    <w:rsid w:val="000F59C8"/>
    <w:rsid w:val="000F67AA"/>
    <w:rsid w:val="000F67EA"/>
    <w:rsid w:val="000F6D09"/>
    <w:rsid w:val="00100511"/>
    <w:rsid w:val="00104279"/>
    <w:rsid w:val="00104F92"/>
    <w:rsid w:val="00111CAD"/>
    <w:rsid w:val="001120B3"/>
    <w:rsid w:val="00114875"/>
    <w:rsid w:val="0011513C"/>
    <w:rsid w:val="00116D23"/>
    <w:rsid w:val="001221EE"/>
    <w:rsid w:val="00123FDA"/>
    <w:rsid w:val="0012516C"/>
    <w:rsid w:val="00125442"/>
    <w:rsid w:val="001307CB"/>
    <w:rsid w:val="00132DB9"/>
    <w:rsid w:val="00141E81"/>
    <w:rsid w:val="00141FEE"/>
    <w:rsid w:val="00142C31"/>
    <w:rsid w:val="0014357A"/>
    <w:rsid w:val="001439C1"/>
    <w:rsid w:val="00143E0C"/>
    <w:rsid w:val="0015020E"/>
    <w:rsid w:val="00152D29"/>
    <w:rsid w:val="0015477A"/>
    <w:rsid w:val="001548B3"/>
    <w:rsid w:val="0015544E"/>
    <w:rsid w:val="001635EF"/>
    <w:rsid w:val="0016486F"/>
    <w:rsid w:val="00166528"/>
    <w:rsid w:val="00166549"/>
    <w:rsid w:val="00166E75"/>
    <w:rsid w:val="001700D1"/>
    <w:rsid w:val="0017343D"/>
    <w:rsid w:val="001827EA"/>
    <w:rsid w:val="00185754"/>
    <w:rsid w:val="00190E35"/>
    <w:rsid w:val="001912B7"/>
    <w:rsid w:val="001932EE"/>
    <w:rsid w:val="00193831"/>
    <w:rsid w:val="00193BC9"/>
    <w:rsid w:val="00193FD6"/>
    <w:rsid w:val="00194648"/>
    <w:rsid w:val="00194A9C"/>
    <w:rsid w:val="001A1478"/>
    <w:rsid w:val="001A185C"/>
    <w:rsid w:val="001A2F56"/>
    <w:rsid w:val="001A359E"/>
    <w:rsid w:val="001B2E17"/>
    <w:rsid w:val="001C04AB"/>
    <w:rsid w:val="001C2B45"/>
    <w:rsid w:val="001C2C75"/>
    <w:rsid w:val="001C77C0"/>
    <w:rsid w:val="001D0EF8"/>
    <w:rsid w:val="001D36D6"/>
    <w:rsid w:val="001D4911"/>
    <w:rsid w:val="001E108B"/>
    <w:rsid w:val="001E255E"/>
    <w:rsid w:val="001E4218"/>
    <w:rsid w:val="001E4E92"/>
    <w:rsid w:val="001E550E"/>
    <w:rsid w:val="001E588D"/>
    <w:rsid w:val="001E5EA5"/>
    <w:rsid w:val="001E61D6"/>
    <w:rsid w:val="001E7B39"/>
    <w:rsid w:val="001E7E9F"/>
    <w:rsid w:val="001F03C5"/>
    <w:rsid w:val="001F21FD"/>
    <w:rsid w:val="001F2FC9"/>
    <w:rsid w:val="001F38FE"/>
    <w:rsid w:val="001F5460"/>
    <w:rsid w:val="00201FBD"/>
    <w:rsid w:val="00202FF9"/>
    <w:rsid w:val="0021049C"/>
    <w:rsid w:val="0021267A"/>
    <w:rsid w:val="0021498B"/>
    <w:rsid w:val="00214A94"/>
    <w:rsid w:val="00214E59"/>
    <w:rsid w:val="00216C87"/>
    <w:rsid w:val="00220954"/>
    <w:rsid w:val="00223463"/>
    <w:rsid w:val="00223857"/>
    <w:rsid w:val="00226633"/>
    <w:rsid w:val="00230110"/>
    <w:rsid w:val="00244007"/>
    <w:rsid w:val="00245BA3"/>
    <w:rsid w:val="0025003C"/>
    <w:rsid w:val="002503FD"/>
    <w:rsid w:val="00250471"/>
    <w:rsid w:val="00250B88"/>
    <w:rsid w:val="0025181B"/>
    <w:rsid w:val="00251CA9"/>
    <w:rsid w:val="00253884"/>
    <w:rsid w:val="00253DD9"/>
    <w:rsid w:val="00254AB7"/>
    <w:rsid w:val="00255D6F"/>
    <w:rsid w:val="002570DE"/>
    <w:rsid w:val="00257CFA"/>
    <w:rsid w:val="00260D9C"/>
    <w:rsid w:val="0026401E"/>
    <w:rsid w:val="0026534A"/>
    <w:rsid w:val="00265D52"/>
    <w:rsid w:val="00266D72"/>
    <w:rsid w:val="0027124C"/>
    <w:rsid w:val="0027208F"/>
    <w:rsid w:val="00273E28"/>
    <w:rsid w:val="002832B2"/>
    <w:rsid w:val="002834A0"/>
    <w:rsid w:val="002839F8"/>
    <w:rsid w:val="002843F6"/>
    <w:rsid w:val="00284F9C"/>
    <w:rsid w:val="0028742F"/>
    <w:rsid w:val="0028799E"/>
    <w:rsid w:val="00287FA1"/>
    <w:rsid w:val="002921FC"/>
    <w:rsid w:val="002932A5"/>
    <w:rsid w:val="0029418E"/>
    <w:rsid w:val="00294F7B"/>
    <w:rsid w:val="00295F97"/>
    <w:rsid w:val="00296E0A"/>
    <w:rsid w:val="002A0A1D"/>
    <w:rsid w:val="002A18C4"/>
    <w:rsid w:val="002A2396"/>
    <w:rsid w:val="002A3E86"/>
    <w:rsid w:val="002A727A"/>
    <w:rsid w:val="002B0C98"/>
    <w:rsid w:val="002B3263"/>
    <w:rsid w:val="002B4C18"/>
    <w:rsid w:val="002B501B"/>
    <w:rsid w:val="002B5C31"/>
    <w:rsid w:val="002B7917"/>
    <w:rsid w:val="002C6FE2"/>
    <w:rsid w:val="002C702D"/>
    <w:rsid w:val="002C740F"/>
    <w:rsid w:val="002D2828"/>
    <w:rsid w:val="002D7B4C"/>
    <w:rsid w:val="002E01CB"/>
    <w:rsid w:val="002E14F2"/>
    <w:rsid w:val="002E1A6D"/>
    <w:rsid w:val="002E21F5"/>
    <w:rsid w:val="002E3E57"/>
    <w:rsid w:val="002E479F"/>
    <w:rsid w:val="002E605A"/>
    <w:rsid w:val="002F0DF4"/>
    <w:rsid w:val="002F15FB"/>
    <w:rsid w:val="002F1C5F"/>
    <w:rsid w:val="002F4ECC"/>
    <w:rsid w:val="002F58C7"/>
    <w:rsid w:val="002F69E0"/>
    <w:rsid w:val="002F6B22"/>
    <w:rsid w:val="002F6C3C"/>
    <w:rsid w:val="002F77C8"/>
    <w:rsid w:val="002F7ED3"/>
    <w:rsid w:val="00302617"/>
    <w:rsid w:val="00305501"/>
    <w:rsid w:val="00307CE7"/>
    <w:rsid w:val="00307E2D"/>
    <w:rsid w:val="003105AA"/>
    <w:rsid w:val="00310D49"/>
    <w:rsid w:val="003157B0"/>
    <w:rsid w:val="003169EB"/>
    <w:rsid w:val="00317737"/>
    <w:rsid w:val="00320FC5"/>
    <w:rsid w:val="00321728"/>
    <w:rsid w:val="00321F96"/>
    <w:rsid w:val="00323FF5"/>
    <w:rsid w:val="0032466D"/>
    <w:rsid w:val="003253EE"/>
    <w:rsid w:val="003268C8"/>
    <w:rsid w:val="0032780A"/>
    <w:rsid w:val="00330132"/>
    <w:rsid w:val="00330CE1"/>
    <w:rsid w:val="00330F6D"/>
    <w:rsid w:val="00332C2A"/>
    <w:rsid w:val="0033419D"/>
    <w:rsid w:val="00334ADE"/>
    <w:rsid w:val="00336AD9"/>
    <w:rsid w:val="00341E6A"/>
    <w:rsid w:val="003434E6"/>
    <w:rsid w:val="0034351E"/>
    <w:rsid w:val="003436FF"/>
    <w:rsid w:val="00343742"/>
    <w:rsid w:val="00346C48"/>
    <w:rsid w:val="003506F2"/>
    <w:rsid w:val="00352E9F"/>
    <w:rsid w:val="00356269"/>
    <w:rsid w:val="00357E81"/>
    <w:rsid w:val="00364BBF"/>
    <w:rsid w:val="00367A8E"/>
    <w:rsid w:val="00367FD3"/>
    <w:rsid w:val="00370D18"/>
    <w:rsid w:val="00374F1C"/>
    <w:rsid w:val="00377B89"/>
    <w:rsid w:val="00377C99"/>
    <w:rsid w:val="003845BD"/>
    <w:rsid w:val="00384BDB"/>
    <w:rsid w:val="0038720A"/>
    <w:rsid w:val="003900E8"/>
    <w:rsid w:val="00395008"/>
    <w:rsid w:val="0039517E"/>
    <w:rsid w:val="003962EC"/>
    <w:rsid w:val="003A1D9C"/>
    <w:rsid w:val="003A4C2E"/>
    <w:rsid w:val="003A6C43"/>
    <w:rsid w:val="003A7BDB"/>
    <w:rsid w:val="003A7E39"/>
    <w:rsid w:val="003B100B"/>
    <w:rsid w:val="003B1B79"/>
    <w:rsid w:val="003B20C5"/>
    <w:rsid w:val="003B31AE"/>
    <w:rsid w:val="003B50A6"/>
    <w:rsid w:val="003B5475"/>
    <w:rsid w:val="003B57EB"/>
    <w:rsid w:val="003B5D56"/>
    <w:rsid w:val="003B6522"/>
    <w:rsid w:val="003B72DD"/>
    <w:rsid w:val="003B72E4"/>
    <w:rsid w:val="003C0507"/>
    <w:rsid w:val="003C3EA1"/>
    <w:rsid w:val="003C419D"/>
    <w:rsid w:val="003C4B6C"/>
    <w:rsid w:val="003C4E2F"/>
    <w:rsid w:val="003C55E8"/>
    <w:rsid w:val="003C5F3F"/>
    <w:rsid w:val="003C6048"/>
    <w:rsid w:val="003D293B"/>
    <w:rsid w:val="003D2A72"/>
    <w:rsid w:val="003D33B9"/>
    <w:rsid w:val="003D40AB"/>
    <w:rsid w:val="003D7087"/>
    <w:rsid w:val="003D7962"/>
    <w:rsid w:val="003D7C06"/>
    <w:rsid w:val="003E11BF"/>
    <w:rsid w:val="003E3205"/>
    <w:rsid w:val="003E5D69"/>
    <w:rsid w:val="003F041E"/>
    <w:rsid w:val="003F264C"/>
    <w:rsid w:val="003F3A87"/>
    <w:rsid w:val="003F4E05"/>
    <w:rsid w:val="003F7500"/>
    <w:rsid w:val="0040078C"/>
    <w:rsid w:val="00400C2D"/>
    <w:rsid w:val="00401426"/>
    <w:rsid w:val="004025B3"/>
    <w:rsid w:val="004025FD"/>
    <w:rsid w:val="0040381E"/>
    <w:rsid w:val="004055D2"/>
    <w:rsid w:val="00410990"/>
    <w:rsid w:val="00410A10"/>
    <w:rsid w:val="004155D9"/>
    <w:rsid w:val="00421AD5"/>
    <w:rsid w:val="0042243F"/>
    <w:rsid w:val="004239B3"/>
    <w:rsid w:val="004246CE"/>
    <w:rsid w:val="0042665F"/>
    <w:rsid w:val="00426BD9"/>
    <w:rsid w:val="00430422"/>
    <w:rsid w:val="00431F3B"/>
    <w:rsid w:val="0043202B"/>
    <w:rsid w:val="0043286B"/>
    <w:rsid w:val="004374B7"/>
    <w:rsid w:val="00441E0C"/>
    <w:rsid w:val="00446B62"/>
    <w:rsid w:val="00453025"/>
    <w:rsid w:val="00453A0B"/>
    <w:rsid w:val="004550B2"/>
    <w:rsid w:val="00455E58"/>
    <w:rsid w:val="004575AD"/>
    <w:rsid w:val="00457C6E"/>
    <w:rsid w:val="00462C1E"/>
    <w:rsid w:val="00464A02"/>
    <w:rsid w:val="004664E6"/>
    <w:rsid w:val="00467018"/>
    <w:rsid w:val="004701DC"/>
    <w:rsid w:val="00473E54"/>
    <w:rsid w:val="00476452"/>
    <w:rsid w:val="004764FB"/>
    <w:rsid w:val="00483633"/>
    <w:rsid w:val="0048494D"/>
    <w:rsid w:val="0048510A"/>
    <w:rsid w:val="00490D43"/>
    <w:rsid w:val="00491788"/>
    <w:rsid w:val="004924D5"/>
    <w:rsid w:val="004927C6"/>
    <w:rsid w:val="00492C57"/>
    <w:rsid w:val="004934A3"/>
    <w:rsid w:val="00496855"/>
    <w:rsid w:val="00497ED2"/>
    <w:rsid w:val="004A01FF"/>
    <w:rsid w:val="004A026A"/>
    <w:rsid w:val="004A1B9A"/>
    <w:rsid w:val="004A3292"/>
    <w:rsid w:val="004A427D"/>
    <w:rsid w:val="004A7C8F"/>
    <w:rsid w:val="004B0B15"/>
    <w:rsid w:val="004B20BD"/>
    <w:rsid w:val="004B433E"/>
    <w:rsid w:val="004B6870"/>
    <w:rsid w:val="004B7B57"/>
    <w:rsid w:val="004C1186"/>
    <w:rsid w:val="004C11EF"/>
    <w:rsid w:val="004C16B5"/>
    <w:rsid w:val="004C1A38"/>
    <w:rsid w:val="004C362B"/>
    <w:rsid w:val="004C6B88"/>
    <w:rsid w:val="004D0B8F"/>
    <w:rsid w:val="004D2347"/>
    <w:rsid w:val="004D396D"/>
    <w:rsid w:val="004D6204"/>
    <w:rsid w:val="004D7CA7"/>
    <w:rsid w:val="004E0034"/>
    <w:rsid w:val="004E289D"/>
    <w:rsid w:val="004E2E83"/>
    <w:rsid w:val="004E671A"/>
    <w:rsid w:val="004E7543"/>
    <w:rsid w:val="004E79EB"/>
    <w:rsid w:val="004F0DE2"/>
    <w:rsid w:val="004F10F0"/>
    <w:rsid w:val="004F20B4"/>
    <w:rsid w:val="004F60A7"/>
    <w:rsid w:val="004F72F9"/>
    <w:rsid w:val="004F7512"/>
    <w:rsid w:val="004F7C9B"/>
    <w:rsid w:val="005000B6"/>
    <w:rsid w:val="00500C22"/>
    <w:rsid w:val="0050223F"/>
    <w:rsid w:val="005030F0"/>
    <w:rsid w:val="0050313E"/>
    <w:rsid w:val="0050334E"/>
    <w:rsid w:val="00504C42"/>
    <w:rsid w:val="00504EC6"/>
    <w:rsid w:val="005125A2"/>
    <w:rsid w:val="005135B6"/>
    <w:rsid w:val="0051378F"/>
    <w:rsid w:val="00520720"/>
    <w:rsid w:val="00520A3C"/>
    <w:rsid w:val="00520EFB"/>
    <w:rsid w:val="00521A47"/>
    <w:rsid w:val="0052717F"/>
    <w:rsid w:val="00527236"/>
    <w:rsid w:val="005303B3"/>
    <w:rsid w:val="00530EEB"/>
    <w:rsid w:val="00532953"/>
    <w:rsid w:val="00533CFC"/>
    <w:rsid w:val="00534EA9"/>
    <w:rsid w:val="005369CE"/>
    <w:rsid w:val="005408AC"/>
    <w:rsid w:val="00543C19"/>
    <w:rsid w:val="005446FD"/>
    <w:rsid w:val="0054697B"/>
    <w:rsid w:val="0055036D"/>
    <w:rsid w:val="005504E8"/>
    <w:rsid w:val="0055149B"/>
    <w:rsid w:val="00552252"/>
    <w:rsid w:val="00552BF2"/>
    <w:rsid w:val="00555F33"/>
    <w:rsid w:val="00560356"/>
    <w:rsid w:val="00560E88"/>
    <w:rsid w:val="0056440A"/>
    <w:rsid w:val="0056516A"/>
    <w:rsid w:val="00567A1E"/>
    <w:rsid w:val="00571AB5"/>
    <w:rsid w:val="005730E3"/>
    <w:rsid w:val="005737A5"/>
    <w:rsid w:val="00575D4A"/>
    <w:rsid w:val="00576695"/>
    <w:rsid w:val="00576AF8"/>
    <w:rsid w:val="00580512"/>
    <w:rsid w:val="005840D0"/>
    <w:rsid w:val="00584EF9"/>
    <w:rsid w:val="005860CC"/>
    <w:rsid w:val="00590C62"/>
    <w:rsid w:val="00591403"/>
    <w:rsid w:val="00591AF8"/>
    <w:rsid w:val="00592B0B"/>
    <w:rsid w:val="005960EE"/>
    <w:rsid w:val="005964B5"/>
    <w:rsid w:val="005A2417"/>
    <w:rsid w:val="005A5054"/>
    <w:rsid w:val="005A6DF9"/>
    <w:rsid w:val="005B2584"/>
    <w:rsid w:val="005B2D06"/>
    <w:rsid w:val="005B35AF"/>
    <w:rsid w:val="005B3A69"/>
    <w:rsid w:val="005B5123"/>
    <w:rsid w:val="005B542E"/>
    <w:rsid w:val="005C6C1B"/>
    <w:rsid w:val="005C71BD"/>
    <w:rsid w:val="005C7917"/>
    <w:rsid w:val="005C7D1D"/>
    <w:rsid w:val="005D0F70"/>
    <w:rsid w:val="005D30A5"/>
    <w:rsid w:val="005E0B63"/>
    <w:rsid w:val="005F06F9"/>
    <w:rsid w:val="005F1BB3"/>
    <w:rsid w:val="005F3640"/>
    <w:rsid w:val="005F3EE7"/>
    <w:rsid w:val="005F542C"/>
    <w:rsid w:val="005F7C09"/>
    <w:rsid w:val="00601743"/>
    <w:rsid w:val="006035B5"/>
    <w:rsid w:val="006057F7"/>
    <w:rsid w:val="00606F81"/>
    <w:rsid w:val="0061062E"/>
    <w:rsid w:val="00612078"/>
    <w:rsid w:val="00614FAC"/>
    <w:rsid w:val="00615A12"/>
    <w:rsid w:val="00617DBC"/>
    <w:rsid w:val="00624DC7"/>
    <w:rsid w:val="00627074"/>
    <w:rsid w:val="006276D0"/>
    <w:rsid w:val="006308C0"/>
    <w:rsid w:val="006314B6"/>
    <w:rsid w:val="00633A97"/>
    <w:rsid w:val="00634DD1"/>
    <w:rsid w:val="00634F8B"/>
    <w:rsid w:val="0063674A"/>
    <w:rsid w:val="00636C15"/>
    <w:rsid w:val="00640660"/>
    <w:rsid w:val="00640C47"/>
    <w:rsid w:val="00640D44"/>
    <w:rsid w:val="0064326D"/>
    <w:rsid w:val="00643DCC"/>
    <w:rsid w:val="00645932"/>
    <w:rsid w:val="00645B8C"/>
    <w:rsid w:val="00646111"/>
    <w:rsid w:val="00650990"/>
    <w:rsid w:val="00650B0A"/>
    <w:rsid w:val="006544AC"/>
    <w:rsid w:val="00654C4D"/>
    <w:rsid w:val="00656B79"/>
    <w:rsid w:val="00666D9E"/>
    <w:rsid w:val="0066722F"/>
    <w:rsid w:val="00671ADF"/>
    <w:rsid w:val="00677B90"/>
    <w:rsid w:val="006801F9"/>
    <w:rsid w:val="00681F96"/>
    <w:rsid w:val="006827CB"/>
    <w:rsid w:val="00683E23"/>
    <w:rsid w:val="00684579"/>
    <w:rsid w:val="00685D4C"/>
    <w:rsid w:val="006862C7"/>
    <w:rsid w:val="0068646B"/>
    <w:rsid w:val="00690BA7"/>
    <w:rsid w:val="006913E0"/>
    <w:rsid w:val="00693BEB"/>
    <w:rsid w:val="006943DA"/>
    <w:rsid w:val="006A1B07"/>
    <w:rsid w:val="006A40BE"/>
    <w:rsid w:val="006A517F"/>
    <w:rsid w:val="006A7005"/>
    <w:rsid w:val="006A7BF7"/>
    <w:rsid w:val="006B3560"/>
    <w:rsid w:val="006B4597"/>
    <w:rsid w:val="006B487A"/>
    <w:rsid w:val="006B5300"/>
    <w:rsid w:val="006B72CB"/>
    <w:rsid w:val="006C08F8"/>
    <w:rsid w:val="006C0F4C"/>
    <w:rsid w:val="006C25F9"/>
    <w:rsid w:val="006C2C5D"/>
    <w:rsid w:val="006C3462"/>
    <w:rsid w:val="006C435B"/>
    <w:rsid w:val="006C5829"/>
    <w:rsid w:val="006D0274"/>
    <w:rsid w:val="006D1160"/>
    <w:rsid w:val="006D14AD"/>
    <w:rsid w:val="006D314D"/>
    <w:rsid w:val="006D39C4"/>
    <w:rsid w:val="006D7636"/>
    <w:rsid w:val="006D77E7"/>
    <w:rsid w:val="006E00C8"/>
    <w:rsid w:val="006E120E"/>
    <w:rsid w:val="006E13AF"/>
    <w:rsid w:val="006E3EB0"/>
    <w:rsid w:val="006E4C55"/>
    <w:rsid w:val="006E73B5"/>
    <w:rsid w:val="006F11D2"/>
    <w:rsid w:val="006F151E"/>
    <w:rsid w:val="006F1648"/>
    <w:rsid w:val="006F1C2D"/>
    <w:rsid w:val="006F3A4A"/>
    <w:rsid w:val="006F43E2"/>
    <w:rsid w:val="006F6219"/>
    <w:rsid w:val="0070237A"/>
    <w:rsid w:val="00705FBA"/>
    <w:rsid w:val="00706CFD"/>
    <w:rsid w:val="0071171E"/>
    <w:rsid w:val="00715C80"/>
    <w:rsid w:val="00720CF9"/>
    <w:rsid w:val="00722654"/>
    <w:rsid w:val="00724AA7"/>
    <w:rsid w:val="00724AD2"/>
    <w:rsid w:val="007315E1"/>
    <w:rsid w:val="00735302"/>
    <w:rsid w:val="007367E2"/>
    <w:rsid w:val="007406D2"/>
    <w:rsid w:val="00741EE6"/>
    <w:rsid w:val="00744399"/>
    <w:rsid w:val="007444A8"/>
    <w:rsid w:val="007470D6"/>
    <w:rsid w:val="007471C0"/>
    <w:rsid w:val="00750EC3"/>
    <w:rsid w:val="00752B5F"/>
    <w:rsid w:val="00753E8F"/>
    <w:rsid w:val="00757BAF"/>
    <w:rsid w:val="00761B81"/>
    <w:rsid w:val="00761BFA"/>
    <w:rsid w:val="007631F3"/>
    <w:rsid w:val="00764FA0"/>
    <w:rsid w:val="00766D81"/>
    <w:rsid w:val="00767C00"/>
    <w:rsid w:val="007702A3"/>
    <w:rsid w:val="00770A89"/>
    <w:rsid w:val="0077191F"/>
    <w:rsid w:val="00774B7E"/>
    <w:rsid w:val="00777864"/>
    <w:rsid w:val="00777BBA"/>
    <w:rsid w:val="00781845"/>
    <w:rsid w:val="0078449B"/>
    <w:rsid w:val="00784D05"/>
    <w:rsid w:val="00785495"/>
    <w:rsid w:val="007877AD"/>
    <w:rsid w:val="007903A1"/>
    <w:rsid w:val="00791711"/>
    <w:rsid w:val="0079254B"/>
    <w:rsid w:val="00794EE7"/>
    <w:rsid w:val="00795166"/>
    <w:rsid w:val="00796251"/>
    <w:rsid w:val="007978F4"/>
    <w:rsid w:val="007A0E61"/>
    <w:rsid w:val="007A1E6D"/>
    <w:rsid w:val="007A26A5"/>
    <w:rsid w:val="007A28E0"/>
    <w:rsid w:val="007A2D4B"/>
    <w:rsid w:val="007A5A17"/>
    <w:rsid w:val="007A628D"/>
    <w:rsid w:val="007A6601"/>
    <w:rsid w:val="007B3212"/>
    <w:rsid w:val="007B4482"/>
    <w:rsid w:val="007D120F"/>
    <w:rsid w:val="007D2242"/>
    <w:rsid w:val="007D3175"/>
    <w:rsid w:val="007D3511"/>
    <w:rsid w:val="007D3E74"/>
    <w:rsid w:val="007D56AD"/>
    <w:rsid w:val="007E4CC1"/>
    <w:rsid w:val="007E5BA6"/>
    <w:rsid w:val="007F1211"/>
    <w:rsid w:val="007F6B4D"/>
    <w:rsid w:val="00800536"/>
    <w:rsid w:val="00800CF7"/>
    <w:rsid w:val="008029CB"/>
    <w:rsid w:val="00802E7F"/>
    <w:rsid w:val="00807277"/>
    <w:rsid w:val="008107FD"/>
    <w:rsid w:val="00812463"/>
    <w:rsid w:val="008128CE"/>
    <w:rsid w:val="00812FBF"/>
    <w:rsid w:val="0081463F"/>
    <w:rsid w:val="00814B8E"/>
    <w:rsid w:val="00814D9C"/>
    <w:rsid w:val="00814F40"/>
    <w:rsid w:val="0081547E"/>
    <w:rsid w:val="0081558B"/>
    <w:rsid w:val="00815808"/>
    <w:rsid w:val="0081600F"/>
    <w:rsid w:val="00816786"/>
    <w:rsid w:val="00816A97"/>
    <w:rsid w:val="008176DA"/>
    <w:rsid w:val="00817F8F"/>
    <w:rsid w:val="00820E1A"/>
    <w:rsid w:val="00833C6F"/>
    <w:rsid w:val="0083406B"/>
    <w:rsid w:val="00837827"/>
    <w:rsid w:val="0084324F"/>
    <w:rsid w:val="00851FE4"/>
    <w:rsid w:val="008539C6"/>
    <w:rsid w:val="00853A76"/>
    <w:rsid w:val="008540E3"/>
    <w:rsid w:val="008563B7"/>
    <w:rsid w:val="00856774"/>
    <w:rsid w:val="0086048C"/>
    <w:rsid w:val="00861AD6"/>
    <w:rsid w:val="00862014"/>
    <w:rsid w:val="0086283E"/>
    <w:rsid w:val="00863E3C"/>
    <w:rsid w:val="00865471"/>
    <w:rsid w:val="008662FF"/>
    <w:rsid w:val="0086688A"/>
    <w:rsid w:val="00866D5B"/>
    <w:rsid w:val="008675C2"/>
    <w:rsid w:val="008702A6"/>
    <w:rsid w:val="008728E6"/>
    <w:rsid w:val="008733B7"/>
    <w:rsid w:val="00875E83"/>
    <w:rsid w:val="0088091F"/>
    <w:rsid w:val="00881794"/>
    <w:rsid w:val="0088252F"/>
    <w:rsid w:val="00883B66"/>
    <w:rsid w:val="008841A2"/>
    <w:rsid w:val="008878B6"/>
    <w:rsid w:val="008901B6"/>
    <w:rsid w:val="00893337"/>
    <w:rsid w:val="008950F4"/>
    <w:rsid w:val="008954CF"/>
    <w:rsid w:val="0089577F"/>
    <w:rsid w:val="00895C51"/>
    <w:rsid w:val="00896A85"/>
    <w:rsid w:val="008A0C77"/>
    <w:rsid w:val="008A5119"/>
    <w:rsid w:val="008B0816"/>
    <w:rsid w:val="008B5372"/>
    <w:rsid w:val="008B5EB7"/>
    <w:rsid w:val="008B6101"/>
    <w:rsid w:val="008B7338"/>
    <w:rsid w:val="008C0499"/>
    <w:rsid w:val="008C6605"/>
    <w:rsid w:val="008D0920"/>
    <w:rsid w:val="008D3B0B"/>
    <w:rsid w:val="008D5682"/>
    <w:rsid w:val="008E0FEC"/>
    <w:rsid w:val="008E2DE7"/>
    <w:rsid w:val="008E6295"/>
    <w:rsid w:val="008E66B2"/>
    <w:rsid w:val="008E7551"/>
    <w:rsid w:val="008F1292"/>
    <w:rsid w:val="008F201E"/>
    <w:rsid w:val="008F543A"/>
    <w:rsid w:val="008F6972"/>
    <w:rsid w:val="00901B2B"/>
    <w:rsid w:val="0091028E"/>
    <w:rsid w:val="009104A8"/>
    <w:rsid w:val="009113D3"/>
    <w:rsid w:val="00911488"/>
    <w:rsid w:val="00912841"/>
    <w:rsid w:val="009153AC"/>
    <w:rsid w:val="00917636"/>
    <w:rsid w:val="00917FC7"/>
    <w:rsid w:val="009213B3"/>
    <w:rsid w:val="009233F0"/>
    <w:rsid w:val="009246B9"/>
    <w:rsid w:val="00924BC4"/>
    <w:rsid w:val="00925C8F"/>
    <w:rsid w:val="00930529"/>
    <w:rsid w:val="009337CB"/>
    <w:rsid w:val="0093424E"/>
    <w:rsid w:val="0093774D"/>
    <w:rsid w:val="00941693"/>
    <w:rsid w:val="0094188E"/>
    <w:rsid w:val="00941955"/>
    <w:rsid w:val="00942078"/>
    <w:rsid w:val="00942599"/>
    <w:rsid w:val="009441DC"/>
    <w:rsid w:val="00944A58"/>
    <w:rsid w:val="00946DE0"/>
    <w:rsid w:val="00947B98"/>
    <w:rsid w:val="00950EF4"/>
    <w:rsid w:val="00952E3D"/>
    <w:rsid w:val="00953F4A"/>
    <w:rsid w:val="00954991"/>
    <w:rsid w:val="00961FF2"/>
    <w:rsid w:val="00973795"/>
    <w:rsid w:val="00975CCC"/>
    <w:rsid w:val="0098060E"/>
    <w:rsid w:val="00981395"/>
    <w:rsid w:val="009827D6"/>
    <w:rsid w:val="00982E83"/>
    <w:rsid w:val="0098376D"/>
    <w:rsid w:val="00983AD5"/>
    <w:rsid w:val="009850F4"/>
    <w:rsid w:val="00987477"/>
    <w:rsid w:val="00990905"/>
    <w:rsid w:val="00990AA9"/>
    <w:rsid w:val="00990B5C"/>
    <w:rsid w:val="00991292"/>
    <w:rsid w:val="00991BC2"/>
    <w:rsid w:val="00994072"/>
    <w:rsid w:val="009949ED"/>
    <w:rsid w:val="0099550E"/>
    <w:rsid w:val="0099593B"/>
    <w:rsid w:val="00995961"/>
    <w:rsid w:val="00996CAB"/>
    <w:rsid w:val="00997648"/>
    <w:rsid w:val="009A05E6"/>
    <w:rsid w:val="009A0FCB"/>
    <w:rsid w:val="009A21F9"/>
    <w:rsid w:val="009A4D7E"/>
    <w:rsid w:val="009A6884"/>
    <w:rsid w:val="009B0465"/>
    <w:rsid w:val="009B0E29"/>
    <w:rsid w:val="009B1574"/>
    <w:rsid w:val="009B1AE9"/>
    <w:rsid w:val="009B1E22"/>
    <w:rsid w:val="009B2DD5"/>
    <w:rsid w:val="009B329D"/>
    <w:rsid w:val="009B3AF0"/>
    <w:rsid w:val="009B45BA"/>
    <w:rsid w:val="009B53FD"/>
    <w:rsid w:val="009B5EA0"/>
    <w:rsid w:val="009C0C95"/>
    <w:rsid w:val="009C2655"/>
    <w:rsid w:val="009C2BA5"/>
    <w:rsid w:val="009C2C3F"/>
    <w:rsid w:val="009C7737"/>
    <w:rsid w:val="009D2872"/>
    <w:rsid w:val="009D5A34"/>
    <w:rsid w:val="009D6A61"/>
    <w:rsid w:val="009E050D"/>
    <w:rsid w:val="009E2413"/>
    <w:rsid w:val="009E29FC"/>
    <w:rsid w:val="009E389A"/>
    <w:rsid w:val="009E5DCE"/>
    <w:rsid w:val="009E5FDD"/>
    <w:rsid w:val="009E6B24"/>
    <w:rsid w:val="009E6CE6"/>
    <w:rsid w:val="009F2326"/>
    <w:rsid w:val="009F2608"/>
    <w:rsid w:val="009F375E"/>
    <w:rsid w:val="009F3DB8"/>
    <w:rsid w:val="009F62FC"/>
    <w:rsid w:val="009F6DED"/>
    <w:rsid w:val="00A000B4"/>
    <w:rsid w:val="00A00EAE"/>
    <w:rsid w:val="00A01C39"/>
    <w:rsid w:val="00A035AE"/>
    <w:rsid w:val="00A03A7E"/>
    <w:rsid w:val="00A0469B"/>
    <w:rsid w:val="00A04DE1"/>
    <w:rsid w:val="00A04DF2"/>
    <w:rsid w:val="00A062E5"/>
    <w:rsid w:val="00A13BDE"/>
    <w:rsid w:val="00A1739B"/>
    <w:rsid w:val="00A173E3"/>
    <w:rsid w:val="00A174E9"/>
    <w:rsid w:val="00A20999"/>
    <w:rsid w:val="00A21D00"/>
    <w:rsid w:val="00A22155"/>
    <w:rsid w:val="00A23737"/>
    <w:rsid w:val="00A2480D"/>
    <w:rsid w:val="00A26DDD"/>
    <w:rsid w:val="00A347D2"/>
    <w:rsid w:val="00A3594A"/>
    <w:rsid w:val="00A35B09"/>
    <w:rsid w:val="00A368EA"/>
    <w:rsid w:val="00A40FA6"/>
    <w:rsid w:val="00A41A3A"/>
    <w:rsid w:val="00A43A2A"/>
    <w:rsid w:val="00A46759"/>
    <w:rsid w:val="00A50873"/>
    <w:rsid w:val="00A50B0D"/>
    <w:rsid w:val="00A525C0"/>
    <w:rsid w:val="00A53C84"/>
    <w:rsid w:val="00A54FB1"/>
    <w:rsid w:val="00A55F72"/>
    <w:rsid w:val="00A56200"/>
    <w:rsid w:val="00A56C23"/>
    <w:rsid w:val="00A56DF7"/>
    <w:rsid w:val="00A578F6"/>
    <w:rsid w:val="00A6208B"/>
    <w:rsid w:val="00A64985"/>
    <w:rsid w:val="00A65D89"/>
    <w:rsid w:val="00A71C24"/>
    <w:rsid w:val="00A725F2"/>
    <w:rsid w:val="00A732BA"/>
    <w:rsid w:val="00A81FCF"/>
    <w:rsid w:val="00A8396A"/>
    <w:rsid w:val="00A8494F"/>
    <w:rsid w:val="00A92DA3"/>
    <w:rsid w:val="00A936D7"/>
    <w:rsid w:val="00A95B68"/>
    <w:rsid w:val="00AA0A16"/>
    <w:rsid w:val="00AA44C6"/>
    <w:rsid w:val="00AA4E59"/>
    <w:rsid w:val="00AA5FC2"/>
    <w:rsid w:val="00AA6ED5"/>
    <w:rsid w:val="00AB06C9"/>
    <w:rsid w:val="00AB07DE"/>
    <w:rsid w:val="00AB3F29"/>
    <w:rsid w:val="00AB4154"/>
    <w:rsid w:val="00AB4A31"/>
    <w:rsid w:val="00AC013F"/>
    <w:rsid w:val="00AC0311"/>
    <w:rsid w:val="00AC11A7"/>
    <w:rsid w:val="00AC517D"/>
    <w:rsid w:val="00AC5394"/>
    <w:rsid w:val="00AC5F58"/>
    <w:rsid w:val="00AD0B43"/>
    <w:rsid w:val="00AD0DCB"/>
    <w:rsid w:val="00AD0E18"/>
    <w:rsid w:val="00AD1F14"/>
    <w:rsid w:val="00AD21B7"/>
    <w:rsid w:val="00AD5A5C"/>
    <w:rsid w:val="00AE4102"/>
    <w:rsid w:val="00AE689E"/>
    <w:rsid w:val="00AE726F"/>
    <w:rsid w:val="00AF0AB5"/>
    <w:rsid w:val="00AF311D"/>
    <w:rsid w:val="00AF3CFA"/>
    <w:rsid w:val="00AF759E"/>
    <w:rsid w:val="00B0083D"/>
    <w:rsid w:val="00B00E35"/>
    <w:rsid w:val="00B01389"/>
    <w:rsid w:val="00B049C5"/>
    <w:rsid w:val="00B07085"/>
    <w:rsid w:val="00B104D3"/>
    <w:rsid w:val="00B10BD2"/>
    <w:rsid w:val="00B15D6E"/>
    <w:rsid w:val="00B21E26"/>
    <w:rsid w:val="00B221D1"/>
    <w:rsid w:val="00B22A2F"/>
    <w:rsid w:val="00B23100"/>
    <w:rsid w:val="00B23EDE"/>
    <w:rsid w:val="00B31901"/>
    <w:rsid w:val="00B32208"/>
    <w:rsid w:val="00B34388"/>
    <w:rsid w:val="00B35862"/>
    <w:rsid w:val="00B35B12"/>
    <w:rsid w:val="00B3600F"/>
    <w:rsid w:val="00B37E4D"/>
    <w:rsid w:val="00B4125F"/>
    <w:rsid w:val="00B42C8D"/>
    <w:rsid w:val="00B4589F"/>
    <w:rsid w:val="00B45CA7"/>
    <w:rsid w:val="00B5013A"/>
    <w:rsid w:val="00B5410A"/>
    <w:rsid w:val="00B6082D"/>
    <w:rsid w:val="00B612AA"/>
    <w:rsid w:val="00B61B57"/>
    <w:rsid w:val="00B62667"/>
    <w:rsid w:val="00B6358D"/>
    <w:rsid w:val="00B64022"/>
    <w:rsid w:val="00B64515"/>
    <w:rsid w:val="00B65191"/>
    <w:rsid w:val="00B65735"/>
    <w:rsid w:val="00B65D15"/>
    <w:rsid w:val="00B66685"/>
    <w:rsid w:val="00B66750"/>
    <w:rsid w:val="00B7145A"/>
    <w:rsid w:val="00B744BC"/>
    <w:rsid w:val="00B7721D"/>
    <w:rsid w:val="00B776D1"/>
    <w:rsid w:val="00B81261"/>
    <w:rsid w:val="00B81AA8"/>
    <w:rsid w:val="00B82CB2"/>
    <w:rsid w:val="00B84DF3"/>
    <w:rsid w:val="00B8699E"/>
    <w:rsid w:val="00B915EA"/>
    <w:rsid w:val="00BA07DA"/>
    <w:rsid w:val="00BA5606"/>
    <w:rsid w:val="00BB07BC"/>
    <w:rsid w:val="00BB32BB"/>
    <w:rsid w:val="00BB35E6"/>
    <w:rsid w:val="00BB6CB8"/>
    <w:rsid w:val="00BB7847"/>
    <w:rsid w:val="00BB7EDA"/>
    <w:rsid w:val="00BC10A1"/>
    <w:rsid w:val="00BC1AC5"/>
    <w:rsid w:val="00BC319D"/>
    <w:rsid w:val="00BD051F"/>
    <w:rsid w:val="00BD1DD3"/>
    <w:rsid w:val="00BD603D"/>
    <w:rsid w:val="00BD61DB"/>
    <w:rsid w:val="00BD6CB9"/>
    <w:rsid w:val="00BD717A"/>
    <w:rsid w:val="00BE0BC2"/>
    <w:rsid w:val="00BE11E2"/>
    <w:rsid w:val="00BE1D9C"/>
    <w:rsid w:val="00BE2614"/>
    <w:rsid w:val="00BE2A46"/>
    <w:rsid w:val="00BE3D6C"/>
    <w:rsid w:val="00BE56A3"/>
    <w:rsid w:val="00BF0A95"/>
    <w:rsid w:val="00BF33E3"/>
    <w:rsid w:val="00BF455F"/>
    <w:rsid w:val="00BF5235"/>
    <w:rsid w:val="00BF7673"/>
    <w:rsid w:val="00C004D7"/>
    <w:rsid w:val="00C05081"/>
    <w:rsid w:val="00C05D9A"/>
    <w:rsid w:val="00C130B5"/>
    <w:rsid w:val="00C14297"/>
    <w:rsid w:val="00C15241"/>
    <w:rsid w:val="00C20023"/>
    <w:rsid w:val="00C20637"/>
    <w:rsid w:val="00C21111"/>
    <w:rsid w:val="00C233D4"/>
    <w:rsid w:val="00C24D29"/>
    <w:rsid w:val="00C256A1"/>
    <w:rsid w:val="00C2700C"/>
    <w:rsid w:val="00C27DA9"/>
    <w:rsid w:val="00C325DE"/>
    <w:rsid w:val="00C33DED"/>
    <w:rsid w:val="00C33F68"/>
    <w:rsid w:val="00C36F45"/>
    <w:rsid w:val="00C41CD6"/>
    <w:rsid w:val="00C43105"/>
    <w:rsid w:val="00C4622A"/>
    <w:rsid w:val="00C47416"/>
    <w:rsid w:val="00C50F85"/>
    <w:rsid w:val="00C512A4"/>
    <w:rsid w:val="00C5177E"/>
    <w:rsid w:val="00C5360A"/>
    <w:rsid w:val="00C54937"/>
    <w:rsid w:val="00C56E43"/>
    <w:rsid w:val="00C60D17"/>
    <w:rsid w:val="00C62E89"/>
    <w:rsid w:val="00C64B9C"/>
    <w:rsid w:val="00C66C40"/>
    <w:rsid w:val="00C67B22"/>
    <w:rsid w:val="00C727DA"/>
    <w:rsid w:val="00C768CF"/>
    <w:rsid w:val="00C76B2B"/>
    <w:rsid w:val="00C82C55"/>
    <w:rsid w:val="00C8304A"/>
    <w:rsid w:val="00C84C36"/>
    <w:rsid w:val="00C93311"/>
    <w:rsid w:val="00C9332B"/>
    <w:rsid w:val="00C941F4"/>
    <w:rsid w:val="00C94B47"/>
    <w:rsid w:val="00C95F49"/>
    <w:rsid w:val="00C96482"/>
    <w:rsid w:val="00C96EBB"/>
    <w:rsid w:val="00CA1903"/>
    <w:rsid w:val="00CA25F0"/>
    <w:rsid w:val="00CA2686"/>
    <w:rsid w:val="00CA5115"/>
    <w:rsid w:val="00CA5E20"/>
    <w:rsid w:val="00CB661F"/>
    <w:rsid w:val="00CB6977"/>
    <w:rsid w:val="00CB7BA5"/>
    <w:rsid w:val="00CC0762"/>
    <w:rsid w:val="00CC2126"/>
    <w:rsid w:val="00CC3146"/>
    <w:rsid w:val="00CC46AB"/>
    <w:rsid w:val="00CC5456"/>
    <w:rsid w:val="00CC58FE"/>
    <w:rsid w:val="00CD1F4A"/>
    <w:rsid w:val="00CD2D31"/>
    <w:rsid w:val="00CD3F0F"/>
    <w:rsid w:val="00CD4508"/>
    <w:rsid w:val="00CD5589"/>
    <w:rsid w:val="00CD64D1"/>
    <w:rsid w:val="00CE01B9"/>
    <w:rsid w:val="00CE0379"/>
    <w:rsid w:val="00CE1FC4"/>
    <w:rsid w:val="00CE2426"/>
    <w:rsid w:val="00CE4BA4"/>
    <w:rsid w:val="00CE4C28"/>
    <w:rsid w:val="00CE5A30"/>
    <w:rsid w:val="00CE5D2A"/>
    <w:rsid w:val="00CE7605"/>
    <w:rsid w:val="00CE77C9"/>
    <w:rsid w:val="00CF32AE"/>
    <w:rsid w:val="00D05A9E"/>
    <w:rsid w:val="00D0624F"/>
    <w:rsid w:val="00D14452"/>
    <w:rsid w:val="00D15C9E"/>
    <w:rsid w:val="00D1622F"/>
    <w:rsid w:val="00D16D1C"/>
    <w:rsid w:val="00D17BEC"/>
    <w:rsid w:val="00D22116"/>
    <w:rsid w:val="00D239DC"/>
    <w:rsid w:val="00D263C7"/>
    <w:rsid w:val="00D30C64"/>
    <w:rsid w:val="00D32935"/>
    <w:rsid w:val="00D35C24"/>
    <w:rsid w:val="00D37E50"/>
    <w:rsid w:val="00D42740"/>
    <w:rsid w:val="00D42DD5"/>
    <w:rsid w:val="00D431F5"/>
    <w:rsid w:val="00D43758"/>
    <w:rsid w:val="00D4518C"/>
    <w:rsid w:val="00D457D8"/>
    <w:rsid w:val="00D45DDF"/>
    <w:rsid w:val="00D46C6F"/>
    <w:rsid w:val="00D5026D"/>
    <w:rsid w:val="00D51D63"/>
    <w:rsid w:val="00D527A3"/>
    <w:rsid w:val="00D56CA0"/>
    <w:rsid w:val="00D60BCA"/>
    <w:rsid w:val="00D6452D"/>
    <w:rsid w:val="00D656F8"/>
    <w:rsid w:val="00D66303"/>
    <w:rsid w:val="00D67B78"/>
    <w:rsid w:val="00D7294B"/>
    <w:rsid w:val="00D72CD3"/>
    <w:rsid w:val="00D76B4E"/>
    <w:rsid w:val="00D77DC7"/>
    <w:rsid w:val="00D82C4C"/>
    <w:rsid w:val="00D87628"/>
    <w:rsid w:val="00D905CF"/>
    <w:rsid w:val="00D90F76"/>
    <w:rsid w:val="00D92AAD"/>
    <w:rsid w:val="00D92BA4"/>
    <w:rsid w:val="00D932A7"/>
    <w:rsid w:val="00D938FE"/>
    <w:rsid w:val="00D95B2E"/>
    <w:rsid w:val="00D95C37"/>
    <w:rsid w:val="00DA17E1"/>
    <w:rsid w:val="00DA1903"/>
    <w:rsid w:val="00DA23CD"/>
    <w:rsid w:val="00DA313D"/>
    <w:rsid w:val="00DA5275"/>
    <w:rsid w:val="00DA5F24"/>
    <w:rsid w:val="00DA74E8"/>
    <w:rsid w:val="00DC1E05"/>
    <w:rsid w:val="00DC1FF8"/>
    <w:rsid w:val="00DC2483"/>
    <w:rsid w:val="00DC4741"/>
    <w:rsid w:val="00DC6237"/>
    <w:rsid w:val="00DC649E"/>
    <w:rsid w:val="00DD0EB3"/>
    <w:rsid w:val="00DD1309"/>
    <w:rsid w:val="00DD2D09"/>
    <w:rsid w:val="00DD54FA"/>
    <w:rsid w:val="00DD5A9E"/>
    <w:rsid w:val="00DD7380"/>
    <w:rsid w:val="00DE19E8"/>
    <w:rsid w:val="00DE2EE9"/>
    <w:rsid w:val="00DE6A2D"/>
    <w:rsid w:val="00DF10F0"/>
    <w:rsid w:val="00DF4FB1"/>
    <w:rsid w:val="00DF560F"/>
    <w:rsid w:val="00E0165F"/>
    <w:rsid w:val="00E01C2E"/>
    <w:rsid w:val="00E01E4B"/>
    <w:rsid w:val="00E02A6D"/>
    <w:rsid w:val="00E02CBE"/>
    <w:rsid w:val="00E02FF8"/>
    <w:rsid w:val="00E0317A"/>
    <w:rsid w:val="00E04EF2"/>
    <w:rsid w:val="00E05448"/>
    <w:rsid w:val="00E06AA2"/>
    <w:rsid w:val="00E06F0C"/>
    <w:rsid w:val="00E0738A"/>
    <w:rsid w:val="00E1022F"/>
    <w:rsid w:val="00E12FB0"/>
    <w:rsid w:val="00E130F6"/>
    <w:rsid w:val="00E14021"/>
    <w:rsid w:val="00E153CE"/>
    <w:rsid w:val="00E159DB"/>
    <w:rsid w:val="00E16246"/>
    <w:rsid w:val="00E163D7"/>
    <w:rsid w:val="00E1747F"/>
    <w:rsid w:val="00E2045D"/>
    <w:rsid w:val="00E220C6"/>
    <w:rsid w:val="00E23D50"/>
    <w:rsid w:val="00E24FA9"/>
    <w:rsid w:val="00E2730E"/>
    <w:rsid w:val="00E30E9E"/>
    <w:rsid w:val="00E32CC5"/>
    <w:rsid w:val="00E3376E"/>
    <w:rsid w:val="00E35C2D"/>
    <w:rsid w:val="00E373EC"/>
    <w:rsid w:val="00E42B3A"/>
    <w:rsid w:val="00E456F4"/>
    <w:rsid w:val="00E45AC2"/>
    <w:rsid w:val="00E46144"/>
    <w:rsid w:val="00E46C6D"/>
    <w:rsid w:val="00E46FA2"/>
    <w:rsid w:val="00E556FD"/>
    <w:rsid w:val="00E56D3E"/>
    <w:rsid w:val="00E62C39"/>
    <w:rsid w:val="00E66998"/>
    <w:rsid w:val="00E66B48"/>
    <w:rsid w:val="00E67C72"/>
    <w:rsid w:val="00E71FED"/>
    <w:rsid w:val="00E72AB6"/>
    <w:rsid w:val="00E73233"/>
    <w:rsid w:val="00E762B9"/>
    <w:rsid w:val="00E76BBE"/>
    <w:rsid w:val="00E76EDD"/>
    <w:rsid w:val="00E7788E"/>
    <w:rsid w:val="00E82187"/>
    <w:rsid w:val="00E8338C"/>
    <w:rsid w:val="00E91031"/>
    <w:rsid w:val="00E95B62"/>
    <w:rsid w:val="00E9696E"/>
    <w:rsid w:val="00EA076A"/>
    <w:rsid w:val="00EA4FCC"/>
    <w:rsid w:val="00EA5D17"/>
    <w:rsid w:val="00EB3CF9"/>
    <w:rsid w:val="00EB416A"/>
    <w:rsid w:val="00EB444E"/>
    <w:rsid w:val="00EB526A"/>
    <w:rsid w:val="00EB5997"/>
    <w:rsid w:val="00EB6C6D"/>
    <w:rsid w:val="00EB6F47"/>
    <w:rsid w:val="00EB76AF"/>
    <w:rsid w:val="00EB76BC"/>
    <w:rsid w:val="00EC3D60"/>
    <w:rsid w:val="00EC4DEB"/>
    <w:rsid w:val="00EC52CC"/>
    <w:rsid w:val="00EC683C"/>
    <w:rsid w:val="00EC7B79"/>
    <w:rsid w:val="00ED30B5"/>
    <w:rsid w:val="00ED647F"/>
    <w:rsid w:val="00EE3AD2"/>
    <w:rsid w:val="00EF06D7"/>
    <w:rsid w:val="00EF1F9B"/>
    <w:rsid w:val="00EF219A"/>
    <w:rsid w:val="00EF6F78"/>
    <w:rsid w:val="00F01DCA"/>
    <w:rsid w:val="00F065A0"/>
    <w:rsid w:val="00F10121"/>
    <w:rsid w:val="00F135AE"/>
    <w:rsid w:val="00F15FED"/>
    <w:rsid w:val="00F22DC8"/>
    <w:rsid w:val="00F22E3C"/>
    <w:rsid w:val="00F24C33"/>
    <w:rsid w:val="00F25FCA"/>
    <w:rsid w:val="00F26689"/>
    <w:rsid w:val="00F26FBB"/>
    <w:rsid w:val="00F31544"/>
    <w:rsid w:val="00F34FE6"/>
    <w:rsid w:val="00F3738E"/>
    <w:rsid w:val="00F41C3B"/>
    <w:rsid w:val="00F45A97"/>
    <w:rsid w:val="00F56C3E"/>
    <w:rsid w:val="00F60707"/>
    <w:rsid w:val="00F63387"/>
    <w:rsid w:val="00F651B3"/>
    <w:rsid w:val="00F653C7"/>
    <w:rsid w:val="00F654D9"/>
    <w:rsid w:val="00F73449"/>
    <w:rsid w:val="00F74925"/>
    <w:rsid w:val="00F7757A"/>
    <w:rsid w:val="00F77D30"/>
    <w:rsid w:val="00F832E5"/>
    <w:rsid w:val="00F86DE2"/>
    <w:rsid w:val="00F93069"/>
    <w:rsid w:val="00F932FD"/>
    <w:rsid w:val="00F93AEC"/>
    <w:rsid w:val="00F95D2C"/>
    <w:rsid w:val="00F95E0A"/>
    <w:rsid w:val="00F977F1"/>
    <w:rsid w:val="00FA0867"/>
    <w:rsid w:val="00FA0BF5"/>
    <w:rsid w:val="00FA1C49"/>
    <w:rsid w:val="00FA2150"/>
    <w:rsid w:val="00FA2E90"/>
    <w:rsid w:val="00FA497F"/>
    <w:rsid w:val="00FA599D"/>
    <w:rsid w:val="00FA6DDE"/>
    <w:rsid w:val="00FA7AA6"/>
    <w:rsid w:val="00FB0632"/>
    <w:rsid w:val="00FB134C"/>
    <w:rsid w:val="00FB28AB"/>
    <w:rsid w:val="00FB2B10"/>
    <w:rsid w:val="00FB447C"/>
    <w:rsid w:val="00FB547D"/>
    <w:rsid w:val="00FB5E3A"/>
    <w:rsid w:val="00FB78DF"/>
    <w:rsid w:val="00FC0254"/>
    <w:rsid w:val="00FC0C19"/>
    <w:rsid w:val="00FC19F6"/>
    <w:rsid w:val="00FC1D72"/>
    <w:rsid w:val="00FC3504"/>
    <w:rsid w:val="00FC391E"/>
    <w:rsid w:val="00FC4AF1"/>
    <w:rsid w:val="00FC643F"/>
    <w:rsid w:val="00FD0226"/>
    <w:rsid w:val="00FD24AF"/>
    <w:rsid w:val="00FD25EC"/>
    <w:rsid w:val="00FD26B7"/>
    <w:rsid w:val="00FD2796"/>
    <w:rsid w:val="00FD3416"/>
    <w:rsid w:val="00FD7208"/>
    <w:rsid w:val="00FE2308"/>
    <w:rsid w:val="00FE2A1E"/>
    <w:rsid w:val="00FE3EB4"/>
    <w:rsid w:val="00FE4B31"/>
    <w:rsid w:val="00FE5403"/>
    <w:rsid w:val="00FE6651"/>
    <w:rsid w:val="00FF174A"/>
    <w:rsid w:val="00FF19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1E45C"/>
  <w15:chartTrackingRefBased/>
  <w15:docId w15:val="{2F65AEAB-DB16-4BFF-96B6-E8889A63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41:00Z">
        <w:pPr>
          <w:spacing w:after="160" w:line="259" w:lineRule="auto"/>
        </w:pPr>
      </w:pPrChange>
    </w:pPr>
    <w:rPr>
      <w:rFonts w:cs="Times New Roman"/>
      <w:sz w:val="24"/>
      <w:szCs w:val="24"/>
      <w:lang w:val="en-GB"/>
      <w:rPrChange w:id="0" w:author="NAZ, Mamoona (OLDHAM MEDICAL SERVICES)" w:date="2026-09-22T12:41:00Z">
        <w:rPr>
          <w:rFonts w:asciiTheme="minorHAnsi" w:eastAsiaTheme="minorHAnsi" w:hAnsiTheme="minorHAnsi" w:cstheme="minorBidi"/>
          <w:sz w:val="22"/>
          <w:szCs w:val="22"/>
          <w:lang w:val="en-AU" w:eastAsia="en-US" w:bidi="ar-SA"/>
        </w:rPr>
      </w:rPrChange>
    </w:rPr>
  </w:style>
  <w:style w:type="paragraph" w:styleId="Heading1">
    <w:name w:val="heading 1"/>
    <w:basedOn w:val="Normal"/>
    <w:next w:val="Normal"/>
    <w:link w:val="Heading1Char"/>
    <w:uiPriority w:val="9"/>
    <w:qFormat/>
    <w:rsid w:val="0048494D"/>
    <w:pPr>
      <w:outlineLvl w:val="0"/>
    </w:pPr>
    <w:rPr>
      <w:b/>
      <w:bCs/>
      <w:sz w:val="32"/>
      <w:szCs w:val="32"/>
    </w:rPr>
  </w:style>
  <w:style w:type="paragraph" w:styleId="Heading2">
    <w:name w:val="heading 2"/>
    <w:basedOn w:val="Normal"/>
    <w:next w:val="Normal"/>
    <w:link w:val="Heading2Char"/>
    <w:uiPriority w:val="9"/>
    <w:semiHidden/>
    <w:unhideWhenUsed/>
    <w:qFormat/>
    <w:rsid w:val="00534EA9"/>
    <w:pPr>
      <w:keepNext/>
      <w:keepLines/>
      <w:spacing w:before="4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semiHidden/>
    <w:unhideWhenUsed/>
    <w:qFormat/>
    <w:rsid w:val="00534EA9"/>
    <w:pPr>
      <w:keepNext/>
      <w:keepLines/>
      <w:spacing w:before="40"/>
      <w:outlineLvl w:val="2"/>
    </w:pPr>
    <w:rPr>
      <w:rFonts w:asciiTheme="majorHAnsi" w:eastAsiaTheme="majorEastAsia" w:hAnsiTheme="majorHAnsi" w:cstheme="majorBidi"/>
      <w:color w:val="1F3763" w:themeColor="accent1" w:themeShade="7F"/>
      <w:lang w:val="en-US"/>
    </w:rPr>
  </w:style>
  <w:style w:type="paragraph" w:styleId="Heading4">
    <w:name w:val="heading 4"/>
    <w:basedOn w:val="Heading5"/>
    <w:next w:val="Normal"/>
    <w:link w:val="Heading4Char"/>
    <w:qFormat/>
    <w:rsid w:val="00534EA9"/>
    <w:pPr>
      <w:keepNext w:val="0"/>
      <w:keepLines w:val="0"/>
      <w:spacing w:before="0"/>
      <w:jc w:val="both"/>
      <w:outlineLvl w:val="3"/>
    </w:pPr>
    <w:rPr>
      <w:rFonts w:ascii="Arial" w:eastAsia="Times New Roman" w:hAnsi="Arial" w:cs="Arial"/>
      <w:b/>
      <w:color w:val="auto"/>
      <w:lang w:val="en-AU"/>
    </w:rPr>
  </w:style>
  <w:style w:type="paragraph" w:styleId="Heading5">
    <w:name w:val="heading 5"/>
    <w:basedOn w:val="Normal"/>
    <w:next w:val="Normal"/>
    <w:link w:val="Heading5Char"/>
    <w:uiPriority w:val="9"/>
    <w:semiHidden/>
    <w:unhideWhenUsed/>
    <w:qFormat/>
    <w:rsid w:val="00534EA9"/>
    <w:pPr>
      <w:keepNext/>
      <w:keepLines/>
      <w:spacing w:before="40"/>
      <w:outlineLvl w:val="4"/>
    </w:pPr>
    <w:rPr>
      <w:rFonts w:asciiTheme="majorHAnsi" w:eastAsiaTheme="majorEastAsia" w:hAnsiTheme="majorHAnsi" w:cstheme="majorBidi"/>
      <w:color w:val="2F5496"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0254"/>
    <w:rPr>
      <w:color w:val="0563C1" w:themeColor="hyperlink"/>
      <w:u w:val="single"/>
    </w:rPr>
  </w:style>
  <w:style w:type="character" w:styleId="UnresolvedMention">
    <w:name w:val="Unresolved Mention"/>
    <w:basedOn w:val="DefaultParagraphFont"/>
    <w:uiPriority w:val="99"/>
    <w:unhideWhenUsed/>
    <w:rsid w:val="00FC0254"/>
    <w:rPr>
      <w:color w:val="605E5C"/>
      <w:shd w:val="clear" w:color="auto" w:fill="E1DFDD"/>
    </w:rPr>
  </w:style>
  <w:style w:type="table" w:styleId="TableGrid">
    <w:name w:val="Table Grid"/>
    <w:basedOn w:val="TableNormal"/>
    <w:uiPriority w:val="39"/>
    <w:rsid w:val="006943DA"/>
    <w:pPr>
      <w:spacing w:after="0" w:line="240" w:lineRule="auto"/>
    </w:pPr>
    <w:rPr>
      <w:rFonts w:ascii="Arial" w:eastAsia="SimSun"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6943DA"/>
    <w:pPr>
      <w:tabs>
        <w:tab w:val="center" w:pos="4513"/>
        <w:tab w:val="right" w:pos="9026"/>
      </w:tabs>
    </w:pPr>
  </w:style>
  <w:style w:type="character" w:customStyle="1" w:styleId="HeaderChar">
    <w:name w:val="Header Char"/>
    <w:basedOn w:val="DefaultParagraphFont"/>
    <w:link w:val="Header"/>
    <w:uiPriority w:val="99"/>
    <w:rsid w:val="006943DA"/>
  </w:style>
  <w:style w:type="paragraph" w:styleId="Footer">
    <w:name w:val="footer"/>
    <w:basedOn w:val="Normal"/>
    <w:link w:val="FooterChar"/>
    <w:uiPriority w:val="99"/>
    <w:unhideWhenUsed/>
    <w:rsid w:val="006943DA"/>
    <w:pPr>
      <w:tabs>
        <w:tab w:val="center" w:pos="4513"/>
        <w:tab w:val="right" w:pos="9026"/>
      </w:tabs>
    </w:pPr>
  </w:style>
  <w:style w:type="character" w:customStyle="1" w:styleId="FooterChar">
    <w:name w:val="Footer Char"/>
    <w:basedOn w:val="DefaultParagraphFont"/>
    <w:link w:val="Footer"/>
    <w:uiPriority w:val="99"/>
    <w:rsid w:val="006943DA"/>
  </w:style>
  <w:style w:type="paragraph" w:styleId="ListParagraph">
    <w:name w:val="List Paragraph"/>
    <w:basedOn w:val="Normal"/>
    <w:link w:val="ListParagraphChar"/>
    <w:uiPriority w:val="34"/>
    <w:qFormat/>
    <w:rsid w:val="006F1C2D"/>
    <w:pPr>
      <w:ind w:left="720"/>
      <w:contextualSpacing/>
      <w:pPrChange w:id="1" w:author="NAZ, Mamoona (OLDHAM MEDICAL SERVICES)" w:date="2026-09-22T12:41:00Z">
        <w:pPr>
          <w:spacing w:before="60" w:after="60"/>
          <w:ind w:left="720"/>
          <w:contextualSpacing/>
        </w:pPr>
      </w:pPrChange>
    </w:pPr>
    <w:rPr>
      <w:rPrChange w:id="1" w:author="NAZ, Mamoona (OLDHAM MEDICAL SERVICES)" w:date="2026-09-22T12:41:00Z">
        <w:rPr>
          <w:rFonts w:asciiTheme="minorHAnsi" w:eastAsia="SimSun" w:hAnsiTheme="minorHAnsi"/>
          <w:sz w:val="24"/>
          <w:szCs w:val="24"/>
          <w:lang w:val="en-GB" w:eastAsia="zh-CN" w:bidi="ar-SA"/>
        </w:rPr>
      </w:rPrChange>
    </w:rPr>
  </w:style>
  <w:style w:type="character" w:styleId="IntenseEmphasis">
    <w:name w:val="Intense Emphasis"/>
    <w:basedOn w:val="DefaultParagraphFont"/>
    <w:uiPriority w:val="21"/>
    <w:qFormat/>
    <w:rsid w:val="001E7E9F"/>
    <w:rPr>
      <w:rFonts w:ascii="Lucida Handwriting" w:hAnsi="Lucida Handwriting"/>
      <w:i/>
      <w:iCs/>
      <w:color w:val="4472C4" w:themeColor="accent1"/>
      <w:sz w:val="20"/>
      <w:szCs w:val="20"/>
    </w:rPr>
  </w:style>
  <w:style w:type="paragraph" w:styleId="BodyText">
    <w:name w:val="Body Text"/>
    <w:basedOn w:val="Normal"/>
    <w:link w:val="BodyTextChar"/>
    <w:rsid w:val="000234F6"/>
    <w:pPr>
      <w:spacing w:after="120"/>
    </w:pPr>
    <w:rPr>
      <w:rFonts w:ascii="Times New Roman" w:eastAsia="Times New Roman" w:hAnsi="Times New Roman"/>
    </w:rPr>
  </w:style>
  <w:style w:type="character" w:customStyle="1" w:styleId="BodyTextChar">
    <w:name w:val="Body Text Char"/>
    <w:basedOn w:val="DefaultParagraphFont"/>
    <w:link w:val="BodyText"/>
    <w:rsid w:val="000234F6"/>
    <w:rPr>
      <w:rFonts w:ascii="Times New Roman" w:eastAsia="Times New Roman" w:hAnsi="Times New Roman" w:cs="Times New Roman"/>
      <w:sz w:val="24"/>
      <w:szCs w:val="24"/>
    </w:rPr>
  </w:style>
  <w:style w:type="paragraph" w:customStyle="1" w:styleId="Subheading">
    <w:name w:val="Subheading"/>
    <w:basedOn w:val="Normal"/>
    <w:link w:val="SubheadingChar"/>
    <w:qFormat/>
    <w:rsid w:val="001E7B39"/>
    <w:pPr>
      <w:spacing w:before="60" w:after="120"/>
    </w:pPr>
    <w:rPr>
      <w:rFonts w:eastAsia="SimSun" w:cs="Arial"/>
      <w:b/>
      <w:lang w:val="en-US" w:eastAsia="zh-CN"/>
    </w:rPr>
  </w:style>
  <w:style w:type="character" w:customStyle="1" w:styleId="SubheadingChar">
    <w:name w:val="Subheading Char"/>
    <w:basedOn w:val="DefaultParagraphFont"/>
    <w:link w:val="Subheading"/>
    <w:rsid w:val="001E7B39"/>
    <w:rPr>
      <w:rFonts w:eastAsia="SimSun" w:cs="Arial"/>
      <w:b/>
      <w:lang w:val="en-US" w:eastAsia="zh-CN"/>
    </w:rPr>
  </w:style>
  <w:style w:type="paragraph" w:styleId="NormalWeb">
    <w:name w:val="Normal (Web)"/>
    <w:basedOn w:val="Normal"/>
    <w:uiPriority w:val="99"/>
    <w:semiHidden/>
    <w:unhideWhenUsed/>
    <w:rsid w:val="00EF1F9B"/>
    <w:pPr>
      <w:spacing w:before="100" w:beforeAutospacing="1" w:after="100" w:afterAutospacing="1"/>
    </w:pPr>
    <w:rPr>
      <w:rFonts w:ascii="Times New Roman" w:eastAsiaTheme="minorEastAsia" w:hAnsi="Times New Roman"/>
      <w:lang w:eastAsia="en-AU"/>
    </w:rPr>
  </w:style>
  <w:style w:type="paragraph" w:customStyle="1" w:styleId="Default">
    <w:name w:val="Default"/>
    <w:rsid w:val="00EF1F9B"/>
    <w:pPr>
      <w:autoSpaceDE w:val="0"/>
      <w:autoSpaceDN w:val="0"/>
      <w:adjustRightInd w:val="0"/>
      <w:spacing w:after="0" w:line="240" w:lineRule="auto"/>
    </w:pPr>
    <w:rPr>
      <w:rFonts w:ascii="Calibri" w:hAnsi="Calibri" w:cs="Calibri"/>
      <w:color w:val="000000"/>
      <w:sz w:val="24"/>
      <w:szCs w:val="24"/>
      <w:lang w:val="en-US"/>
    </w:rPr>
  </w:style>
  <w:style w:type="paragraph" w:styleId="NoSpacing">
    <w:name w:val="No Spacing"/>
    <w:uiPriority w:val="1"/>
    <w:qFormat/>
    <w:rsid w:val="002F0DF4"/>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8494D"/>
    <w:rPr>
      <w:b/>
      <w:bCs/>
      <w:sz w:val="32"/>
      <w:szCs w:val="32"/>
    </w:rPr>
  </w:style>
  <w:style w:type="character" w:customStyle="1" w:styleId="ListParagraphChar">
    <w:name w:val="List Paragraph Char"/>
    <w:basedOn w:val="DefaultParagraphFont"/>
    <w:link w:val="ListParagraph"/>
    <w:uiPriority w:val="34"/>
    <w:rsid w:val="00AD0DCB"/>
    <w:rPr>
      <w:rFonts w:cs="Times New Roman"/>
      <w:sz w:val="24"/>
      <w:szCs w:val="24"/>
      <w:lang w:val="en-GB"/>
    </w:rPr>
  </w:style>
  <w:style w:type="character" w:customStyle="1" w:styleId="Heading2Char">
    <w:name w:val="Heading 2 Char"/>
    <w:basedOn w:val="DefaultParagraphFont"/>
    <w:link w:val="Heading2"/>
    <w:uiPriority w:val="9"/>
    <w:semiHidden/>
    <w:rsid w:val="00534EA9"/>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534EA9"/>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rsid w:val="00534EA9"/>
    <w:rPr>
      <w:rFonts w:ascii="Arial" w:eastAsia="Times New Roman" w:hAnsi="Arial" w:cs="Arial"/>
      <w:b/>
    </w:rPr>
  </w:style>
  <w:style w:type="character" w:customStyle="1" w:styleId="Heading5Char">
    <w:name w:val="Heading 5 Char"/>
    <w:basedOn w:val="DefaultParagraphFont"/>
    <w:link w:val="Heading5"/>
    <w:uiPriority w:val="99"/>
    <w:semiHidden/>
    <w:rsid w:val="00534EA9"/>
    <w:rPr>
      <w:rFonts w:asciiTheme="majorHAnsi" w:eastAsiaTheme="majorEastAsia" w:hAnsiTheme="majorHAnsi" w:cstheme="majorBidi"/>
      <w:color w:val="2F5496" w:themeColor="accent1" w:themeShade="BF"/>
      <w:lang w:val="en-US"/>
    </w:rPr>
  </w:style>
  <w:style w:type="paragraph" w:styleId="BodyText2">
    <w:name w:val="Body Text 2"/>
    <w:basedOn w:val="Normal"/>
    <w:link w:val="BodyText2Char"/>
    <w:semiHidden/>
    <w:rsid w:val="00534EA9"/>
    <w:pPr>
      <w:tabs>
        <w:tab w:val="left" w:pos="-720"/>
      </w:tabs>
      <w:suppressAutoHyphens/>
      <w:spacing w:line="204" w:lineRule="auto"/>
    </w:pPr>
    <w:rPr>
      <w:rFonts w:ascii="Arial" w:eastAsia="Times New Roman" w:hAnsi="Arial"/>
      <w:spacing w:val="-2"/>
      <w:szCs w:val="20"/>
    </w:rPr>
  </w:style>
  <w:style w:type="character" w:customStyle="1" w:styleId="BodyText2Char">
    <w:name w:val="Body Text 2 Char"/>
    <w:basedOn w:val="DefaultParagraphFont"/>
    <w:link w:val="BodyText2"/>
    <w:semiHidden/>
    <w:rsid w:val="00534EA9"/>
    <w:rPr>
      <w:rFonts w:ascii="Arial" w:eastAsia="Times New Roman" w:hAnsi="Arial" w:cs="Times New Roman"/>
      <w:spacing w:val="-2"/>
      <w:szCs w:val="20"/>
    </w:rPr>
  </w:style>
  <w:style w:type="character" w:styleId="CommentReference">
    <w:name w:val="annotation reference"/>
    <w:basedOn w:val="DefaultParagraphFont"/>
    <w:uiPriority w:val="99"/>
    <w:semiHidden/>
    <w:unhideWhenUsed/>
    <w:rsid w:val="00534EA9"/>
    <w:rPr>
      <w:sz w:val="16"/>
      <w:szCs w:val="16"/>
    </w:rPr>
  </w:style>
  <w:style w:type="paragraph" w:styleId="CommentText">
    <w:name w:val="annotation text"/>
    <w:basedOn w:val="Normal"/>
    <w:link w:val="CommentTextChar"/>
    <w:unhideWhenUsed/>
    <w:rsid w:val="00534EA9"/>
    <w:rPr>
      <w:sz w:val="20"/>
      <w:szCs w:val="20"/>
      <w:lang w:val="en-US"/>
    </w:rPr>
  </w:style>
  <w:style w:type="character" w:customStyle="1" w:styleId="CommentTextChar">
    <w:name w:val="Comment Text Char"/>
    <w:basedOn w:val="DefaultParagraphFont"/>
    <w:link w:val="CommentText"/>
    <w:rsid w:val="00534EA9"/>
    <w:rPr>
      <w:sz w:val="20"/>
      <w:szCs w:val="20"/>
      <w:lang w:val="en-US"/>
    </w:rPr>
  </w:style>
  <w:style w:type="paragraph" w:styleId="CommentSubject">
    <w:name w:val="annotation subject"/>
    <w:basedOn w:val="CommentText"/>
    <w:next w:val="CommentText"/>
    <w:link w:val="CommentSubjectChar"/>
    <w:uiPriority w:val="99"/>
    <w:semiHidden/>
    <w:unhideWhenUsed/>
    <w:rsid w:val="00534EA9"/>
    <w:rPr>
      <w:b/>
      <w:bCs/>
    </w:rPr>
  </w:style>
  <w:style w:type="character" w:customStyle="1" w:styleId="CommentSubjectChar">
    <w:name w:val="Comment Subject Char"/>
    <w:basedOn w:val="CommentTextChar"/>
    <w:link w:val="CommentSubject"/>
    <w:uiPriority w:val="99"/>
    <w:semiHidden/>
    <w:rsid w:val="00534EA9"/>
    <w:rPr>
      <w:b/>
      <w:bCs/>
      <w:sz w:val="20"/>
      <w:szCs w:val="20"/>
      <w:lang w:val="en-US"/>
    </w:rPr>
  </w:style>
  <w:style w:type="paragraph" w:styleId="BalloonText">
    <w:name w:val="Balloon Text"/>
    <w:basedOn w:val="Normal"/>
    <w:link w:val="BalloonTextChar"/>
    <w:uiPriority w:val="99"/>
    <w:semiHidden/>
    <w:unhideWhenUsed/>
    <w:rsid w:val="00534EA9"/>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534EA9"/>
    <w:rPr>
      <w:rFonts w:ascii="Segoe UI" w:hAnsi="Segoe UI" w:cs="Segoe UI"/>
      <w:sz w:val="18"/>
      <w:szCs w:val="18"/>
      <w:lang w:val="en-US"/>
    </w:rPr>
  </w:style>
  <w:style w:type="paragraph" w:styleId="Subtitle">
    <w:name w:val="Subtitle"/>
    <w:basedOn w:val="Normal"/>
    <w:link w:val="SubtitleChar"/>
    <w:qFormat/>
    <w:rsid w:val="00534EA9"/>
    <w:rPr>
      <w:rFonts w:ascii="Times New Roman" w:eastAsia="Times New Roman" w:hAnsi="Times New Roman"/>
      <w:b/>
      <w:sz w:val="28"/>
      <w:szCs w:val="20"/>
    </w:rPr>
  </w:style>
  <w:style w:type="character" w:customStyle="1" w:styleId="SubtitleChar">
    <w:name w:val="Subtitle Char"/>
    <w:basedOn w:val="DefaultParagraphFont"/>
    <w:link w:val="Subtitle"/>
    <w:rsid w:val="00534EA9"/>
    <w:rPr>
      <w:rFonts w:ascii="Times New Roman" w:eastAsia="Times New Roman" w:hAnsi="Times New Roman" w:cs="Times New Roman"/>
      <w:b/>
      <w:sz w:val="28"/>
      <w:szCs w:val="20"/>
    </w:rPr>
  </w:style>
  <w:style w:type="paragraph" w:styleId="Revision">
    <w:name w:val="Revision"/>
    <w:hidden/>
    <w:uiPriority w:val="99"/>
    <w:semiHidden/>
    <w:rsid w:val="00534EA9"/>
    <w:pPr>
      <w:spacing w:after="0" w:line="240" w:lineRule="auto"/>
    </w:pPr>
    <w:rPr>
      <w:lang w:val="en-US"/>
    </w:rPr>
  </w:style>
  <w:style w:type="paragraph" w:customStyle="1" w:styleId="COP-H1">
    <w:name w:val="COP-H1"/>
    <w:basedOn w:val="Normal"/>
    <w:link w:val="COP-H1Char"/>
    <w:qFormat/>
    <w:rsid w:val="00534EA9"/>
    <w:rPr>
      <w:rFonts w:eastAsia="Times New Roman" w:cs="Arial"/>
      <w:b/>
      <w:sz w:val="28"/>
    </w:rPr>
  </w:style>
  <w:style w:type="paragraph" w:customStyle="1" w:styleId="Intro-H2">
    <w:name w:val="Intro-H2"/>
    <w:basedOn w:val="Normal"/>
    <w:link w:val="Intro-H2Char"/>
    <w:rsid w:val="00534EA9"/>
    <w:pPr>
      <w:spacing w:before="60" w:after="60"/>
    </w:pPr>
    <w:rPr>
      <w:rFonts w:cs="Arial"/>
      <w:b/>
      <w:lang w:val="en-US"/>
    </w:rPr>
  </w:style>
  <w:style w:type="character" w:customStyle="1" w:styleId="COP-H1Char">
    <w:name w:val="COP-H1 Char"/>
    <w:basedOn w:val="DefaultParagraphFont"/>
    <w:link w:val="COP-H1"/>
    <w:rsid w:val="00534EA9"/>
    <w:rPr>
      <w:rFonts w:eastAsia="Times New Roman" w:cs="Arial"/>
      <w:b/>
      <w:sz w:val="28"/>
    </w:rPr>
  </w:style>
  <w:style w:type="character" w:customStyle="1" w:styleId="Intro-H2Char">
    <w:name w:val="Intro-H2 Char"/>
    <w:basedOn w:val="DefaultParagraphFont"/>
    <w:link w:val="Intro-H2"/>
    <w:rsid w:val="00534EA9"/>
    <w:rPr>
      <w:rFonts w:cs="Arial"/>
      <w:b/>
      <w:lang w:val="en-US"/>
    </w:rPr>
  </w:style>
  <w:style w:type="paragraph" w:customStyle="1" w:styleId="COP-H2">
    <w:name w:val="COP-H2"/>
    <w:basedOn w:val="Normal"/>
    <w:link w:val="COP-H2Char"/>
    <w:qFormat/>
    <w:rsid w:val="00534EA9"/>
    <w:pPr>
      <w:tabs>
        <w:tab w:val="left" w:pos="923"/>
      </w:tabs>
      <w:spacing w:before="60" w:after="60"/>
    </w:pPr>
    <w:rPr>
      <w:b/>
      <w:lang w:val="en-US"/>
    </w:rPr>
  </w:style>
  <w:style w:type="character" w:customStyle="1" w:styleId="COP-H2Char">
    <w:name w:val="COP-H2 Char"/>
    <w:basedOn w:val="DefaultParagraphFont"/>
    <w:link w:val="COP-H2"/>
    <w:rsid w:val="00534EA9"/>
    <w:rPr>
      <w:b/>
      <w:lang w:val="en-US"/>
    </w:rPr>
  </w:style>
  <w:style w:type="paragraph" w:styleId="TOC1">
    <w:name w:val="toc 1"/>
    <w:basedOn w:val="Normal"/>
    <w:next w:val="Normal"/>
    <w:autoRedefine/>
    <w:uiPriority w:val="39"/>
    <w:unhideWhenUsed/>
    <w:rsid w:val="00534EA9"/>
    <w:pPr>
      <w:tabs>
        <w:tab w:val="right" w:leader="dot" w:pos="7329"/>
      </w:tabs>
      <w:spacing w:after="100"/>
      <w:ind w:left="284" w:hanging="284"/>
    </w:pPr>
    <w:rPr>
      <w:lang w:val="en-US"/>
    </w:rPr>
  </w:style>
  <w:style w:type="paragraph" w:styleId="TOC2">
    <w:name w:val="toc 2"/>
    <w:basedOn w:val="Normal"/>
    <w:next w:val="Normal"/>
    <w:autoRedefine/>
    <w:uiPriority w:val="39"/>
    <w:unhideWhenUsed/>
    <w:rsid w:val="00534EA9"/>
    <w:pPr>
      <w:tabs>
        <w:tab w:val="left" w:pos="993"/>
        <w:tab w:val="right" w:leader="dot" w:pos="15389"/>
      </w:tabs>
      <w:spacing w:after="100"/>
      <w:ind w:left="220"/>
    </w:pPr>
    <w:rPr>
      <w:lang w:val="en-US"/>
    </w:rPr>
  </w:style>
  <w:style w:type="character" w:styleId="Strong">
    <w:name w:val="Strong"/>
    <w:basedOn w:val="DefaultParagraphFont"/>
    <w:uiPriority w:val="22"/>
    <w:qFormat/>
    <w:rsid w:val="00534EA9"/>
    <w:rPr>
      <w:rFonts w:ascii="Verdana" w:hAnsi="Verdana" w:hint="default"/>
      <w:b w:val="0"/>
      <w:bCs w:val="0"/>
      <w:i w:val="0"/>
      <w:iCs w:val="0"/>
    </w:rPr>
  </w:style>
  <w:style w:type="character" w:styleId="Emphasis">
    <w:name w:val="Emphasis"/>
    <w:basedOn w:val="DefaultParagraphFont"/>
    <w:uiPriority w:val="20"/>
    <w:qFormat/>
    <w:rsid w:val="00534EA9"/>
    <w:rPr>
      <w:i/>
      <w:iCs/>
    </w:rPr>
  </w:style>
  <w:style w:type="character" w:customStyle="1" w:styleId="apple-converted-space">
    <w:name w:val="apple-converted-space"/>
    <w:basedOn w:val="DefaultParagraphFont"/>
    <w:rsid w:val="00534EA9"/>
  </w:style>
  <w:style w:type="table" w:customStyle="1" w:styleId="TableGrid1">
    <w:name w:val="Table Grid1"/>
    <w:basedOn w:val="TableNormal"/>
    <w:next w:val="TableGrid"/>
    <w:uiPriority w:val="39"/>
    <w:rsid w:val="00534EA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34EA9"/>
    <w:rPr>
      <w:color w:val="605E5C"/>
      <w:shd w:val="clear" w:color="auto" w:fill="E1DFDD"/>
    </w:rPr>
  </w:style>
  <w:style w:type="character" w:customStyle="1" w:styleId="UnresolvedMention2">
    <w:name w:val="Unresolved Mention2"/>
    <w:basedOn w:val="DefaultParagraphFont"/>
    <w:uiPriority w:val="99"/>
    <w:semiHidden/>
    <w:unhideWhenUsed/>
    <w:rsid w:val="00534EA9"/>
    <w:rPr>
      <w:color w:val="605E5C"/>
      <w:shd w:val="clear" w:color="auto" w:fill="E1DFDD"/>
    </w:rPr>
  </w:style>
  <w:style w:type="character" w:customStyle="1" w:styleId="UnresolvedMention3">
    <w:name w:val="Unresolved Mention3"/>
    <w:basedOn w:val="DefaultParagraphFont"/>
    <w:uiPriority w:val="99"/>
    <w:semiHidden/>
    <w:unhideWhenUsed/>
    <w:rsid w:val="00534EA9"/>
    <w:rPr>
      <w:color w:val="605E5C"/>
      <w:shd w:val="clear" w:color="auto" w:fill="E1DFDD"/>
    </w:rPr>
  </w:style>
  <w:style w:type="table" w:customStyle="1" w:styleId="TableGrid2">
    <w:name w:val="Table Grid2"/>
    <w:basedOn w:val="TableNormal"/>
    <w:next w:val="TableGrid"/>
    <w:uiPriority w:val="39"/>
    <w:rsid w:val="00534EA9"/>
    <w:pPr>
      <w:spacing w:after="0" w:line="240" w:lineRule="auto"/>
    </w:pPr>
    <w:rPr>
      <w:rFonts w:ascii="Arial" w:eastAsia="SimSun"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ubtitle1">
    <w:name w:val="Subtitle1"/>
    <w:basedOn w:val="Normal"/>
    <w:next w:val="NormalIndent"/>
    <w:rsid w:val="00A56C23"/>
    <w:pPr>
      <w:tabs>
        <w:tab w:val="left" w:pos="900"/>
      </w:tabs>
      <w:jc w:val="both"/>
    </w:pPr>
    <w:rPr>
      <w:rFonts w:ascii="Arial Narrow" w:eastAsia="Times New Roman" w:hAnsi="Arial Narrow"/>
      <w:b/>
      <w:caps/>
      <w:szCs w:val="20"/>
      <w:lang w:eastAsia="en-AU"/>
    </w:rPr>
  </w:style>
  <w:style w:type="paragraph" w:customStyle="1" w:styleId="trt0xe">
    <w:name w:val="trt0xe"/>
    <w:basedOn w:val="Normal"/>
    <w:rsid w:val="00A56C23"/>
    <w:pPr>
      <w:spacing w:before="100" w:beforeAutospacing="1" w:after="100" w:afterAutospacing="1"/>
    </w:pPr>
    <w:rPr>
      <w:rFonts w:ascii="Times New Roman" w:eastAsia="Times New Roman" w:hAnsi="Times New Roman"/>
      <w:lang w:eastAsia="en-AU"/>
    </w:rPr>
  </w:style>
  <w:style w:type="paragraph" w:styleId="NormalIndent">
    <w:name w:val="Normal Indent"/>
    <w:basedOn w:val="Normal"/>
    <w:uiPriority w:val="99"/>
    <w:semiHidden/>
    <w:unhideWhenUsed/>
    <w:rsid w:val="00A56C23"/>
    <w:pPr>
      <w:ind w:left="720"/>
    </w:pPr>
  </w:style>
  <w:style w:type="character" w:styleId="Mention">
    <w:name w:val="Mention"/>
    <w:basedOn w:val="DefaultParagraphFont"/>
    <w:uiPriority w:val="99"/>
    <w:unhideWhenUsed/>
    <w:rsid w:val="00DA527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9084733">
      <w:bodyDiv w:val="1"/>
      <w:marLeft w:val="0"/>
      <w:marRight w:val="0"/>
      <w:marTop w:val="0"/>
      <w:marBottom w:val="0"/>
      <w:divBdr>
        <w:top w:val="none" w:sz="0" w:space="0" w:color="auto"/>
        <w:left w:val="none" w:sz="0" w:space="0" w:color="auto"/>
        <w:bottom w:val="none" w:sz="0" w:space="0" w:color="auto"/>
        <w:right w:val="none" w:sz="0" w:space="0" w:color="auto"/>
      </w:divBdr>
    </w:div>
    <w:div w:id="623460855">
      <w:bodyDiv w:val="1"/>
      <w:marLeft w:val="0"/>
      <w:marRight w:val="0"/>
      <w:marTop w:val="0"/>
      <w:marBottom w:val="0"/>
      <w:divBdr>
        <w:top w:val="none" w:sz="0" w:space="0" w:color="auto"/>
        <w:left w:val="none" w:sz="0" w:space="0" w:color="auto"/>
        <w:bottom w:val="none" w:sz="0" w:space="0" w:color="auto"/>
        <w:right w:val="none" w:sz="0" w:space="0" w:color="auto"/>
      </w:divBdr>
    </w:div>
    <w:div w:id="739449864">
      <w:bodyDiv w:val="1"/>
      <w:marLeft w:val="0"/>
      <w:marRight w:val="0"/>
      <w:marTop w:val="0"/>
      <w:marBottom w:val="0"/>
      <w:divBdr>
        <w:top w:val="none" w:sz="0" w:space="0" w:color="auto"/>
        <w:left w:val="none" w:sz="0" w:space="0" w:color="auto"/>
        <w:bottom w:val="none" w:sz="0" w:space="0" w:color="auto"/>
        <w:right w:val="none" w:sz="0" w:space="0" w:color="auto"/>
      </w:divBdr>
    </w:div>
    <w:div w:id="901526685">
      <w:bodyDiv w:val="1"/>
      <w:marLeft w:val="0"/>
      <w:marRight w:val="0"/>
      <w:marTop w:val="0"/>
      <w:marBottom w:val="0"/>
      <w:divBdr>
        <w:top w:val="none" w:sz="0" w:space="0" w:color="auto"/>
        <w:left w:val="none" w:sz="0" w:space="0" w:color="auto"/>
        <w:bottom w:val="none" w:sz="0" w:space="0" w:color="auto"/>
        <w:right w:val="none" w:sz="0" w:space="0" w:color="auto"/>
      </w:divBdr>
    </w:div>
    <w:div w:id="958101296">
      <w:bodyDiv w:val="1"/>
      <w:marLeft w:val="0"/>
      <w:marRight w:val="0"/>
      <w:marTop w:val="0"/>
      <w:marBottom w:val="0"/>
      <w:divBdr>
        <w:top w:val="none" w:sz="0" w:space="0" w:color="auto"/>
        <w:left w:val="none" w:sz="0" w:space="0" w:color="auto"/>
        <w:bottom w:val="none" w:sz="0" w:space="0" w:color="auto"/>
        <w:right w:val="none" w:sz="0" w:space="0" w:color="auto"/>
      </w:divBdr>
    </w:div>
    <w:div w:id="1052538925">
      <w:bodyDiv w:val="1"/>
      <w:marLeft w:val="0"/>
      <w:marRight w:val="0"/>
      <w:marTop w:val="0"/>
      <w:marBottom w:val="0"/>
      <w:divBdr>
        <w:top w:val="none" w:sz="0" w:space="0" w:color="auto"/>
        <w:left w:val="none" w:sz="0" w:space="0" w:color="auto"/>
        <w:bottom w:val="none" w:sz="0" w:space="0" w:color="auto"/>
        <w:right w:val="none" w:sz="0" w:space="0" w:color="auto"/>
      </w:divBdr>
    </w:div>
    <w:div w:id="1422605793">
      <w:bodyDiv w:val="1"/>
      <w:marLeft w:val="0"/>
      <w:marRight w:val="0"/>
      <w:marTop w:val="0"/>
      <w:marBottom w:val="0"/>
      <w:divBdr>
        <w:top w:val="none" w:sz="0" w:space="0" w:color="auto"/>
        <w:left w:val="none" w:sz="0" w:space="0" w:color="auto"/>
        <w:bottom w:val="none" w:sz="0" w:space="0" w:color="auto"/>
        <w:right w:val="none" w:sz="0" w:space="0" w:color="auto"/>
      </w:divBdr>
    </w:div>
    <w:div w:id="1423455019">
      <w:bodyDiv w:val="1"/>
      <w:marLeft w:val="0"/>
      <w:marRight w:val="0"/>
      <w:marTop w:val="0"/>
      <w:marBottom w:val="0"/>
      <w:divBdr>
        <w:top w:val="none" w:sz="0" w:space="0" w:color="auto"/>
        <w:left w:val="none" w:sz="0" w:space="0" w:color="auto"/>
        <w:bottom w:val="none" w:sz="0" w:space="0" w:color="auto"/>
        <w:right w:val="none" w:sz="0" w:space="0" w:color="auto"/>
      </w:divBdr>
    </w:div>
    <w:div w:id="1808739696">
      <w:bodyDiv w:val="1"/>
      <w:marLeft w:val="0"/>
      <w:marRight w:val="0"/>
      <w:marTop w:val="0"/>
      <w:marBottom w:val="0"/>
      <w:divBdr>
        <w:top w:val="none" w:sz="0" w:space="0" w:color="auto"/>
        <w:left w:val="none" w:sz="0" w:space="0" w:color="auto"/>
        <w:bottom w:val="none" w:sz="0" w:space="0" w:color="auto"/>
        <w:right w:val="none" w:sz="0" w:space="0" w:color="auto"/>
      </w:divBdr>
    </w:div>
    <w:div w:id="1843548296">
      <w:bodyDiv w:val="1"/>
      <w:marLeft w:val="0"/>
      <w:marRight w:val="0"/>
      <w:marTop w:val="0"/>
      <w:marBottom w:val="0"/>
      <w:divBdr>
        <w:top w:val="none" w:sz="0" w:space="0" w:color="auto"/>
        <w:left w:val="none" w:sz="0" w:space="0" w:color="auto"/>
        <w:bottom w:val="none" w:sz="0" w:space="0" w:color="auto"/>
        <w:right w:val="none" w:sz="0" w:space="0" w:color="auto"/>
      </w:divBdr>
    </w:div>
    <w:div w:id="196380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03FA64F36A6E489418B74E733FCF4C" ma:contentTypeVersion="18" ma:contentTypeDescription="Create a new document." ma:contentTypeScope="" ma:versionID="76bb77d8f5cad64e6b36e7ad43128c76">
  <xsd:schema xmlns:xsd="http://www.w3.org/2001/XMLSchema" xmlns:xs="http://www.w3.org/2001/XMLSchema" xmlns:p="http://schemas.microsoft.com/office/2006/metadata/properties" xmlns:ns2="20d71383-da5b-476c-b0a8-300e6ee9ab73" xmlns:ns3="1cdbfd6a-5ce7-4e69-afbb-faaa555e4ca1" xmlns:ns4="3432f105-7698-4a9e-8b42-7de86bfcb2ad" targetNamespace="http://schemas.microsoft.com/office/2006/metadata/properties" ma:root="true" ma:fieldsID="089f710da2021632b66bc307a999dd6f" ns2:_="" ns3:_="" ns4:_="">
    <xsd:import namespace="20d71383-da5b-476c-b0a8-300e6ee9ab73"/>
    <xsd:import namespace="1cdbfd6a-5ce7-4e69-afbb-faaa555e4ca1"/>
    <xsd:import namespace="3432f105-7698-4a9e-8b42-7de86bfcb2a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71383-da5b-476c-b0a8-300e6ee9a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37b940e-992c-4879-80c8-4ee9dafbb12a"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dbfd6a-5ce7-4e69-afbb-faaa555e4ca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32f105-7698-4a9e-8b42-7de86bfcb2ad"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ea1bf51-fd23-4d0d-9d03-8f412196aac2}" ma:internalName="TaxCatchAll" ma:showField="CatchAllData" ma:web="3432f105-7698-4a9e-8b42-7de86bfcb2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432f105-7698-4a9e-8b42-7de86bfcb2ad" xsi:nil="true"/>
    <lcf76f155ced4ddcb4097134ff3c332f xmlns="20d71383-da5b-476c-b0a8-300e6ee9ab73">
      <Terms xmlns="http://schemas.microsoft.com/office/infopath/2007/PartnerControls"/>
    </lcf76f155ced4ddcb4097134ff3c332f>
    <SharedWithUsers xmlns="1cdbfd6a-5ce7-4e69-afbb-faaa555e4ca1">
      <UserInfo>
        <DisplayName>Anne Lord</DisplayName>
        <AccountId>15</AccountId>
        <AccountType/>
      </UserInfo>
    </SharedWithUsers>
  </documentManagement>
</p:properties>
</file>

<file path=customXml/itemProps1.xml><?xml version="1.0" encoding="utf-8"?>
<ds:datastoreItem xmlns:ds="http://schemas.openxmlformats.org/officeDocument/2006/customXml" ds:itemID="{D9BFCC39-F5D1-4D53-814D-8B2C67934A3A}">
  <ds:schemaRefs>
    <ds:schemaRef ds:uri="http://schemas.openxmlformats.org/officeDocument/2006/bibliography"/>
  </ds:schemaRefs>
</ds:datastoreItem>
</file>

<file path=customXml/itemProps2.xml><?xml version="1.0" encoding="utf-8"?>
<ds:datastoreItem xmlns:ds="http://schemas.openxmlformats.org/officeDocument/2006/customXml" ds:itemID="{7F2765B9-29C8-49AD-9335-0E87C12A84F5}">
  <ds:schemaRefs>
    <ds:schemaRef ds:uri="http://schemas.microsoft.com/sharepoint/v3/contenttype/forms"/>
  </ds:schemaRefs>
</ds:datastoreItem>
</file>

<file path=customXml/itemProps3.xml><?xml version="1.0" encoding="utf-8"?>
<ds:datastoreItem xmlns:ds="http://schemas.openxmlformats.org/officeDocument/2006/customXml" ds:itemID="{BFA7C1E2-2CFC-4D8C-A7CA-3BDBC57B3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71383-da5b-476c-b0a8-300e6ee9ab73"/>
    <ds:schemaRef ds:uri="1cdbfd6a-5ce7-4e69-afbb-faaa555e4ca1"/>
    <ds:schemaRef ds:uri="3432f105-7698-4a9e-8b42-7de86bfcb2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8EC336-D05E-4B3E-9209-DCDDA2E16046}">
  <ds:schemaRefs>
    <ds:schemaRef ds:uri="http://schemas.microsoft.com/office/2006/metadata/properties"/>
    <ds:schemaRef ds:uri="http://schemas.microsoft.com/office/infopath/2007/PartnerControls"/>
    <ds:schemaRef ds:uri="3432f105-7698-4a9e-8b42-7de86bfcb2ad"/>
    <ds:schemaRef ds:uri="20d71383-da5b-476c-b0a8-300e6ee9ab73"/>
    <ds:schemaRef ds:uri="1cdbfd6a-5ce7-4e69-afbb-faaa555e4ca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Links>
    <vt:vector size="210" baseType="variant">
      <vt:variant>
        <vt:i4>1638414</vt:i4>
      </vt:variant>
      <vt:variant>
        <vt:i4>198</vt:i4>
      </vt:variant>
      <vt:variant>
        <vt:i4>0</vt:i4>
      </vt:variant>
      <vt:variant>
        <vt:i4>5</vt:i4>
      </vt:variant>
      <vt:variant>
        <vt:lpwstr>https://www.flick.com.au/about-flick/sustainability/</vt:lpwstr>
      </vt:variant>
      <vt:variant>
        <vt:lpwstr/>
      </vt:variant>
      <vt:variant>
        <vt:i4>7929958</vt:i4>
      </vt:variant>
      <vt:variant>
        <vt:i4>195</vt:i4>
      </vt:variant>
      <vt:variant>
        <vt:i4>0</vt:i4>
      </vt:variant>
      <vt:variant>
        <vt:i4>5</vt:i4>
      </vt:variant>
      <vt:variant>
        <vt:lpwstr>https://www.cleanaway.com.au/sustainability-report/</vt:lpwstr>
      </vt:variant>
      <vt:variant>
        <vt:lpwstr/>
      </vt:variant>
      <vt:variant>
        <vt:i4>1835058</vt:i4>
      </vt:variant>
      <vt:variant>
        <vt:i4>188</vt:i4>
      </vt:variant>
      <vt:variant>
        <vt:i4>0</vt:i4>
      </vt:variant>
      <vt:variant>
        <vt:i4>5</vt:i4>
      </vt:variant>
      <vt:variant>
        <vt:lpwstr/>
      </vt:variant>
      <vt:variant>
        <vt:lpwstr>_Toc88139626</vt:lpwstr>
      </vt:variant>
      <vt:variant>
        <vt:i4>2031666</vt:i4>
      </vt:variant>
      <vt:variant>
        <vt:i4>182</vt:i4>
      </vt:variant>
      <vt:variant>
        <vt:i4>0</vt:i4>
      </vt:variant>
      <vt:variant>
        <vt:i4>5</vt:i4>
      </vt:variant>
      <vt:variant>
        <vt:lpwstr/>
      </vt:variant>
      <vt:variant>
        <vt:lpwstr>_Toc88139625</vt:lpwstr>
      </vt:variant>
      <vt:variant>
        <vt:i4>1966130</vt:i4>
      </vt:variant>
      <vt:variant>
        <vt:i4>176</vt:i4>
      </vt:variant>
      <vt:variant>
        <vt:i4>0</vt:i4>
      </vt:variant>
      <vt:variant>
        <vt:i4>5</vt:i4>
      </vt:variant>
      <vt:variant>
        <vt:lpwstr/>
      </vt:variant>
      <vt:variant>
        <vt:lpwstr>_Toc88139624</vt:lpwstr>
      </vt:variant>
      <vt:variant>
        <vt:i4>1638450</vt:i4>
      </vt:variant>
      <vt:variant>
        <vt:i4>170</vt:i4>
      </vt:variant>
      <vt:variant>
        <vt:i4>0</vt:i4>
      </vt:variant>
      <vt:variant>
        <vt:i4>5</vt:i4>
      </vt:variant>
      <vt:variant>
        <vt:lpwstr/>
      </vt:variant>
      <vt:variant>
        <vt:lpwstr>_Toc88139623</vt:lpwstr>
      </vt:variant>
      <vt:variant>
        <vt:i4>1572914</vt:i4>
      </vt:variant>
      <vt:variant>
        <vt:i4>164</vt:i4>
      </vt:variant>
      <vt:variant>
        <vt:i4>0</vt:i4>
      </vt:variant>
      <vt:variant>
        <vt:i4>5</vt:i4>
      </vt:variant>
      <vt:variant>
        <vt:lpwstr/>
      </vt:variant>
      <vt:variant>
        <vt:lpwstr>_Toc88139622</vt:lpwstr>
      </vt:variant>
      <vt:variant>
        <vt:i4>1769522</vt:i4>
      </vt:variant>
      <vt:variant>
        <vt:i4>158</vt:i4>
      </vt:variant>
      <vt:variant>
        <vt:i4>0</vt:i4>
      </vt:variant>
      <vt:variant>
        <vt:i4>5</vt:i4>
      </vt:variant>
      <vt:variant>
        <vt:lpwstr/>
      </vt:variant>
      <vt:variant>
        <vt:lpwstr>_Toc88139621</vt:lpwstr>
      </vt:variant>
      <vt:variant>
        <vt:i4>1703986</vt:i4>
      </vt:variant>
      <vt:variant>
        <vt:i4>152</vt:i4>
      </vt:variant>
      <vt:variant>
        <vt:i4>0</vt:i4>
      </vt:variant>
      <vt:variant>
        <vt:i4>5</vt:i4>
      </vt:variant>
      <vt:variant>
        <vt:lpwstr/>
      </vt:variant>
      <vt:variant>
        <vt:lpwstr>_Toc88139620</vt:lpwstr>
      </vt:variant>
      <vt:variant>
        <vt:i4>1245233</vt:i4>
      </vt:variant>
      <vt:variant>
        <vt:i4>146</vt:i4>
      </vt:variant>
      <vt:variant>
        <vt:i4>0</vt:i4>
      </vt:variant>
      <vt:variant>
        <vt:i4>5</vt:i4>
      </vt:variant>
      <vt:variant>
        <vt:lpwstr/>
      </vt:variant>
      <vt:variant>
        <vt:lpwstr>_Toc88139619</vt:lpwstr>
      </vt:variant>
      <vt:variant>
        <vt:i4>1179697</vt:i4>
      </vt:variant>
      <vt:variant>
        <vt:i4>140</vt:i4>
      </vt:variant>
      <vt:variant>
        <vt:i4>0</vt:i4>
      </vt:variant>
      <vt:variant>
        <vt:i4>5</vt:i4>
      </vt:variant>
      <vt:variant>
        <vt:lpwstr/>
      </vt:variant>
      <vt:variant>
        <vt:lpwstr>_Toc88139618</vt:lpwstr>
      </vt:variant>
      <vt:variant>
        <vt:i4>1900593</vt:i4>
      </vt:variant>
      <vt:variant>
        <vt:i4>134</vt:i4>
      </vt:variant>
      <vt:variant>
        <vt:i4>0</vt:i4>
      </vt:variant>
      <vt:variant>
        <vt:i4>5</vt:i4>
      </vt:variant>
      <vt:variant>
        <vt:lpwstr/>
      </vt:variant>
      <vt:variant>
        <vt:lpwstr>_Toc88139617</vt:lpwstr>
      </vt:variant>
      <vt:variant>
        <vt:i4>1835057</vt:i4>
      </vt:variant>
      <vt:variant>
        <vt:i4>128</vt:i4>
      </vt:variant>
      <vt:variant>
        <vt:i4>0</vt:i4>
      </vt:variant>
      <vt:variant>
        <vt:i4>5</vt:i4>
      </vt:variant>
      <vt:variant>
        <vt:lpwstr/>
      </vt:variant>
      <vt:variant>
        <vt:lpwstr>_Toc88139616</vt:lpwstr>
      </vt:variant>
      <vt:variant>
        <vt:i4>2031665</vt:i4>
      </vt:variant>
      <vt:variant>
        <vt:i4>122</vt:i4>
      </vt:variant>
      <vt:variant>
        <vt:i4>0</vt:i4>
      </vt:variant>
      <vt:variant>
        <vt:i4>5</vt:i4>
      </vt:variant>
      <vt:variant>
        <vt:lpwstr/>
      </vt:variant>
      <vt:variant>
        <vt:lpwstr>_Toc88139615</vt:lpwstr>
      </vt:variant>
      <vt:variant>
        <vt:i4>1966129</vt:i4>
      </vt:variant>
      <vt:variant>
        <vt:i4>116</vt:i4>
      </vt:variant>
      <vt:variant>
        <vt:i4>0</vt:i4>
      </vt:variant>
      <vt:variant>
        <vt:i4>5</vt:i4>
      </vt:variant>
      <vt:variant>
        <vt:lpwstr/>
      </vt:variant>
      <vt:variant>
        <vt:lpwstr>_Toc88139614</vt:lpwstr>
      </vt:variant>
      <vt:variant>
        <vt:i4>1638449</vt:i4>
      </vt:variant>
      <vt:variant>
        <vt:i4>110</vt:i4>
      </vt:variant>
      <vt:variant>
        <vt:i4>0</vt:i4>
      </vt:variant>
      <vt:variant>
        <vt:i4>5</vt:i4>
      </vt:variant>
      <vt:variant>
        <vt:lpwstr/>
      </vt:variant>
      <vt:variant>
        <vt:lpwstr>_Toc88139613</vt:lpwstr>
      </vt:variant>
      <vt:variant>
        <vt:i4>1572913</vt:i4>
      </vt:variant>
      <vt:variant>
        <vt:i4>104</vt:i4>
      </vt:variant>
      <vt:variant>
        <vt:i4>0</vt:i4>
      </vt:variant>
      <vt:variant>
        <vt:i4>5</vt:i4>
      </vt:variant>
      <vt:variant>
        <vt:lpwstr/>
      </vt:variant>
      <vt:variant>
        <vt:lpwstr>_Toc88139612</vt:lpwstr>
      </vt:variant>
      <vt:variant>
        <vt:i4>1769521</vt:i4>
      </vt:variant>
      <vt:variant>
        <vt:i4>98</vt:i4>
      </vt:variant>
      <vt:variant>
        <vt:i4>0</vt:i4>
      </vt:variant>
      <vt:variant>
        <vt:i4>5</vt:i4>
      </vt:variant>
      <vt:variant>
        <vt:lpwstr/>
      </vt:variant>
      <vt:variant>
        <vt:lpwstr>_Toc88139611</vt:lpwstr>
      </vt:variant>
      <vt:variant>
        <vt:i4>1703985</vt:i4>
      </vt:variant>
      <vt:variant>
        <vt:i4>92</vt:i4>
      </vt:variant>
      <vt:variant>
        <vt:i4>0</vt:i4>
      </vt:variant>
      <vt:variant>
        <vt:i4>5</vt:i4>
      </vt:variant>
      <vt:variant>
        <vt:lpwstr/>
      </vt:variant>
      <vt:variant>
        <vt:lpwstr>_Toc88139610</vt:lpwstr>
      </vt:variant>
      <vt:variant>
        <vt:i4>1245232</vt:i4>
      </vt:variant>
      <vt:variant>
        <vt:i4>86</vt:i4>
      </vt:variant>
      <vt:variant>
        <vt:i4>0</vt:i4>
      </vt:variant>
      <vt:variant>
        <vt:i4>5</vt:i4>
      </vt:variant>
      <vt:variant>
        <vt:lpwstr/>
      </vt:variant>
      <vt:variant>
        <vt:lpwstr>_Toc88139609</vt:lpwstr>
      </vt:variant>
      <vt:variant>
        <vt:i4>1179696</vt:i4>
      </vt:variant>
      <vt:variant>
        <vt:i4>80</vt:i4>
      </vt:variant>
      <vt:variant>
        <vt:i4>0</vt:i4>
      </vt:variant>
      <vt:variant>
        <vt:i4>5</vt:i4>
      </vt:variant>
      <vt:variant>
        <vt:lpwstr/>
      </vt:variant>
      <vt:variant>
        <vt:lpwstr>_Toc88139608</vt:lpwstr>
      </vt:variant>
      <vt:variant>
        <vt:i4>1900592</vt:i4>
      </vt:variant>
      <vt:variant>
        <vt:i4>74</vt:i4>
      </vt:variant>
      <vt:variant>
        <vt:i4>0</vt:i4>
      </vt:variant>
      <vt:variant>
        <vt:i4>5</vt:i4>
      </vt:variant>
      <vt:variant>
        <vt:lpwstr/>
      </vt:variant>
      <vt:variant>
        <vt:lpwstr>_Toc88139607</vt:lpwstr>
      </vt:variant>
      <vt:variant>
        <vt:i4>1835056</vt:i4>
      </vt:variant>
      <vt:variant>
        <vt:i4>68</vt:i4>
      </vt:variant>
      <vt:variant>
        <vt:i4>0</vt:i4>
      </vt:variant>
      <vt:variant>
        <vt:i4>5</vt:i4>
      </vt:variant>
      <vt:variant>
        <vt:lpwstr/>
      </vt:variant>
      <vt:variant>
        <vt:lpwstr>_Toc88139606</vt:lpwstr>
      </vt:variant>
      <vt:variant>
        <vt:i4>2031664</vt:i4>
      </vt:variant>
      <vt:variant>
        <vt:i4>62</vt:i4>
      </vt:variant>
      <vt:variant>
        <vt:i4>0</vt:i4>
      </vt:variant>
      <vt:variant>
        <vt:i4>5</vt:i4>
      </vt:variant>
      <vt:variant>
        <vt:lpwstr/>
      </vt:variant>
      <vt:variant>
        <vt:lpwstr>_Toc88139605</vt:lpwstr>
      </vt:variant>
      <vt:variant>
        <vt:i4>1966128</vt:i4>
      </vt:variant>
      <vt:variant>
        <vt:i4>56</vt:i4>
      </vt:variant>
      <vt:variant>
        <vt:i4>0</vt:i4>
      </vt:variant>
      <vt:variant>
        <vt:i4>5</vt:i4>
      </vt:variant>
      <vt:variant>
        <vt:lpwstr/>
      </vt:variant>
      <vt:variant>
        <vt:lpwstr>_Toc88139604</vt:lpwstr>
      </vt:variant>
      <vt:variant>
        <vt:i4>1638448</vt:i4>
      </vt:variant>
      <vt:variant>
        <vt:i4>50</vt:i4>
      </vt:variant>
      <vt:variant>
        <vt:i4>0</vt:i4>
      </vt:variant>
      <vt:variant>
        <vt:i4>5</vt:i4>
      </vt:variant>
      <vt:variant>
        <vt:lpwstr/>
      </vt:variant>
      <vt:variant>
        <vt:lpwstr>_Toc88139603</vt:lpwstr>
      </vt:variant>
      <vt:variant>
        <vt:i4>1572912</vt:i4>
      </vt:variant>
      <vt:variant>
        <vt:i4>44</vt:i4>
      </vt:variant>
      <vt:variant>
        <vt:i4>0</vt:i4>
      </vt:variant>
      <vt:variant>
        <vt:i4>5</vt:i4>
      </vt:variant>
      <vt:variant>
        <vt:lpwstr/>
      </vt:variant>
      <vt:variant>
        <vt:lpwstr>_Toc88139602</vt:lpwstr>
      </vt:variant>
      <vt:variant>
        <vt:i4>1769520</vt:i4>
      </vt:variant>
      <vt:variant>
        <vt:i4>38</vt:i4>
      </vt:variant>
      <vt:variant>
        <vt:i4>0</vt:i4>
      </vt:variant>
      <vt:variant>
        <vt:i4>5</vt:i4>
      </vt:variant>
      <vt:variant>
        <vt:lpwstr/>
      </vt:variant>
      <vt:variant>
        <vt:lpwstr>_Toc88139601</vt:lpwstr>
      </vt:variant>
      <vt:variant>
        <vt:i4>1703984</vt:i4>
      </vt:variant>
      <vt:variant>
        <vt:i4>32</vt:i4>
      </vt:variant>
      <vt:variant>
        <vt:i4>0</vt:i4>
      </vt:variant>
      <vt:variant>
        <vt:i4>5</vt:i4>
      </vt:variant>
      <vt:variant>
        <vt:lpwstr/>
      </vt:variant>
      <vt:variant>
        <vt:lpwstr>_Toc88139600</vt:lpwstr>
      </vt:variant>
      <vt:variant>
        <vt:i4>1048633</vt:i4>
      </vt:variant>
      <vt:variant>
        <vt:i4>26</vt:i4>
      </vt:variant>
      <vt:variant>
        <vt:i4>0</vt:i4>
      </vt:variant>
      <vt:variant>
        <vt:i4>5</vt:i4>
      </vt:variant>
      <vt:variant>
        <vt:lpwstr/>
      </vt:variant>
      <vt:variant>
        <vt:lpwstr>_Toc88139599</vt:lpwstr>
      </vt:variant>
      <vt:variant>
        <vt:i4>1114169</vt:i4>
      </vt:variant>
      <vt:variant>
        <vt:i4>20</vt:i4>
      </vt:variant>
      <vt:variant>
        <vt:i4>0</vt:i4>
      </vt:variant>
      <vt:variant>
        <vt:i4>5</vt:i4>
      </vt:variant>
      <vt:variant>
        <vt:lpwstr/>
      </vt:variant>
      <vt:variant>
        <vt:lpwstr>_Toc88139598</vt:lpwstr>
      </vt:variant>
      <vt:variant>
        <vt:i4>1966137</vt:i4>
      </vt:variant>
      <vt:variant>
        <vt:i4>14</vt:i4>
      </vt:variant>
      <vt:variant>
        <vt:i4>0</vt:i4>
      </vt:variant>
      <vt:variant>
        <vt:i4>5</vt:i4>
      </vt:variant>
      <vt:variant>
        <vt:lpwstr/>
      </vt:variant>
      <vt:variant>
        <vt:lpwstr>_Toc88139597</vt:lpwstr>
      </vt:variant>
      <vt:variant>
        <vt:i4>2031673</vt:i4>
      </vt:variant>
      <vt:variant>
        <vt:i4>8</vt:i4>
      </vt:variant>
      <vt:variant>
        <vt:i4>0</vt:i4>
      </vt:variant>
      <vt:variant>
        <vt:i4>5</vt:i4>
      </vt:variant>
      <vt:variant>
        <vt:lpwstr/>
      </vt:variant>
      <vt:variant>
        <vt:lpwstr>_Toc88139596</vt:lpwstr>
      </vt:variant>
      <vt:variant>
        <vt:i4>2555979</vt:i4>
      </vt:variant>
      <vt:variant>
        <vt:i4>3</vt:i4>
      </vt:variant>
      <vt:variant>
        <vt:i4>0</vt:i4>
      </vt:variant>
      <vt:variant>
        <vt:i4>5</vt:i4>
      </vt:variant>
      <vt:variant>
        <vt:lpwstr>mailto:info@freshcare.com.au</vt:lpwstr>
      </vt:variant>
      <vt:variant>
        <vt:lpwstr/>
      </vt:variant>
      <vt:variant>
        <vt:i4>262234</vt:i4>
      </vt:variant>
      <vt:variant>
        <vt:i4>0</vt:i4>
      </vt:variant>
      <vt:variant>
        <vt:i4>0</vt:i4>
      </vt:variant>
      <vt:variant>
        <vt:i4>5</vt:i4>
      </vt:variant>
      <vt:variant>
        <vt:lpwstr>http://www.freshcare.com.au/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Christa Schwarz</dc:creator>
  <cp:keywords/>
  <dc:description/>
  <cp:lastModifiedBy>Arthur Souza Rodrigues</cp:lastModifiedBy>
  <cp:revision>1</cp:revision>
  <cp:lastPrinted>2024-04-17T03:14:00Z</cp:lastPrinted>
  <dcterms:created xsi:type="dcterms:W3CDTF">2024-04-26T08:04:00Z</dcterms:created>
  <dcterms:modified xsi:type="dcterms:W3CDTF">2026-09-22T16:41:00Z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0x010100EA03FA64F36A6E489418B74E733FCF4C</vt:lpwstr>
  </property>
  <property fmtid="{D5CDD505-2E9C-101B-9397-08002B2CF9AE}" pid="3" name="MediaServiceImageTags">
    <vt:lpwstr/>
  </property>
</Properties>
</file>