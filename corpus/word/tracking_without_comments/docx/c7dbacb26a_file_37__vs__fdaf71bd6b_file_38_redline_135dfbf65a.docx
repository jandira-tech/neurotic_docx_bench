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62BEA" w14:textId="77777777" w:rsidR="000F617F" w:rsidRDefault="000F617F">
      <w:r>
        <w:t>file_</w:t>
      </w:r>
      <w:ins w:id="0" w:author="Arthur Souza Rodrigues" w:date="2026-09-26T14:57:00Z" w16du:dateUtc="2026-09-26T18:57:00Z">
        <w:r w:rsidR="00C664DF">
          <w:t>38</w:t>
        </w:r>
      </w:ins>
      <w:del w:id="1" w:author="Arthur Souza Rodrigues" w:date="2026-09-26T14:57:00Z" w16du:dateUtc="2026-09-26T18:57:00Z">
        <w:r>
          <w:delText>37</w:delText>
        </w:r>
      </w:del>
      <w:r>
        <w:t>.docx</w:t>
      </w:r>
    </w:p>
    <w:p w14:paraId="4F02D8F3" w14:textId="10A9A2FA" w:rsidR="005710EA" w:rsidRDefault="003B1595">
      <w:pPr>
        <w:rPr>
          <w:ins w:id="2" w:author="Arthur Souza Rodrigues" w:date="2026-09-26T14:57:00Z" w16du:dateUtc="2026-09-26T18:57:00Z"/>
        </w:rPr>
      </w:pPr>
      <w:ins w:id="3" w:author="Arthur Souza Rodrigues" w:date="2026-09-26T14:57:00Z" w16du:dateUtc="2026-09-26T18:57:00Z">
        <w:r>
          <w:t>Center Alignment Demo</w:t>
        </w:r>
      </w:ins>
    </w:p>
    <w:p w14:paraId="3B49BED0" w14:textId="77777777" w:rsidR="005710EA" w:rsidRDefault="003B1595">
      <w:pPr>
        <w:rPr>
          <w:ins w:id="4" w:author="Arthur Souza Rodrigues" w:date="2026-09-26T14:57:00Z" w16du:dateUtc="2026-09-26T18:57:00Z"/>
        </w:rPr>
      </w:pPr>
      <w:ins w:id="5" w:author="Arthur Souza Rodrigues" w:date="2026-09-26T14:57:00Z" w16du:dateUtc="2026-09-26T18:57:00Z">
        <w:r>
          <w:t>This document demonstrates center text alignment.</w:t>
        </w:r>
      </w:ins>
    </w:p>
    <w:p w14:paraId="2F3A9642" w14:textId="23E52341" w:rsidR="00602539" w:rsidRDefault="003B1595">
      <w:pPr>
        <w:rPr>
          <w:del w:id="6" w:author="Arthur Souza Rodrigues" w:date="2026-09-26T14:57:00Z" w16du:dateUtc="2026-09-26T18:57:00Z"/>
        </w:rPr>
      </w:pPr>
      <w:ins w:id="7" w:author="Arthur Souza Rodrigues" w:date="2026-09-26T14:57:00Z" w16du:dateUtc="2026-09-26T18:57:00Z">
        <w:r>
          <w:t>All text in this document is centered on the page.</w:t>
        </w:r>
      </w:ins>
      <w:del w:id="8" w:author="Arthur Souza Rodrigues" w:date="2026-09-26T14:57:00Z" w16du:dateUtc="2026-09-26T18:57:00Z">
        <w:r>
          <w:delText>HR Onboarding Checklist</w:delText>
        </w:r>
      </w:del>
    </w:p>
    <w:p w14:paraId="75A32170" w14:textId="77777777" w:rsidR="00602539" w:rsidRDefault="00602539">
      <w:pPr>
        <w:rPr>
          <w:del w:id="9" w:author="Arthur Souza Rodrigues" w:date="2026-09-26T14:57:00Z" w16du:dateUtc="2026-09-26T18:57:00Z"/>
        </w:rPr>
      </w:pPr>
    </w:p>
    <w:p w14:paraId="0E46C020" w14:textId="77777777" w:rsidR="00602539" w:rsidRDefault="00602539">
      <w:pPr>
        <w:rPr>
          <w:del w:id="10" w:author="Arthur Souza Rodrigues" w:date="2026-09-26T14:57:00Z" w16du:dateUtc="2026-09-26T18:5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539" w14:paraId="51D9D26D" w14:textId="77777777">
        <w:trPr>
          <w:trHeight w:val="360"/>
          <w:del w:id="11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3775" w14:textId="77777777" w:rsidR="00602539" w:rsidRDefault="003B1595">
            <w:pPr>
              <w:rPr>
                <w:del w:id="12" w:author="Arthur Souza Rodrigues" w:date="2026-09-26T14:57:00Z" w16du:dateUtc="2026-09-26T18:57:00Z"/>
              </w:rPr>
            </w:pPr>
            <w:del w:id="13" w:author="Arthur Souza Rodrigues" w:date="2026-09-26T14:57:00Z" w16du:dateUtc="2026-09-26T18:57:00Z">
              <w:r>
                <w:delText>Step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674F" w14:textId="77777777" w:rsidR="00602539" w:rsidRDefault="003B1595">
            <w:pPr>
              <w:rPr>
                <w:del w:id="14" w:author="Arthur Souza Rodrigues" w:date="2026-09-26T14:57:00Z" w16du:dateUtc="2026-09-26T18:57:00Z"/>
              </w:rPr>
            </w:pPr>
            <w:del w:id="15" w:author="Arthur Souza Rodrigues" w:date="2026-09-26T14:57:00Z" w16du:dateUtc="2026-09-26T18:57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1971" w14:textId="77777777" w:rsidR="00602539" w:rsidRDefault="003B1595">
            <w:pPr>
              <w:rPr>
                <w:del w:id="16" w:author="Arthur Souza Rodrigues" w:date="2026-09-26T14:57:00Z" w16du:dateUtc="2026-09-26T18:57:00Z"/>
              </w:rPr>
            </w:pPr>
            <w:del w:id="17" w:author="Arthur Souza Rodrigues" w:date="2026-09-26T14:57:00Z" w16du:dateUtc="2026-09-26T18:57:00Z">
              <w:r>
                <w:delText>Done</w:delText>
              </w:r>
            </w:del>
          </w:p>
        </w:tc>
      </w:tr>
      <w:tr w:rsidR="00602539" w14:paraId="33D87A62" w14:textId="77777777">
        <w:trPr>
          <w:trHeight w:val="360"/>
          <w:del w:id="18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794A" w14:textId="77777777" w:rsidR="00602539" w:rsidRDefault="003B1595">
            <w:pPr>
              <w:rPr>
                <w:del w:id="19" w:author="Arthur Souza Rodrigues" w:date="2026-09-26T14:57:00Z" w16du:dateUtc="2026-09-26T18:57:00Z"/>
              </w:rPr>
            </w:pPr>
            <w:del w:id="20" w:author="Arthur Souza Rodrigues" w:date="2026-09-26T14:57:00Z" w16du:dateUtc="2026-09-26T18:57:00Z">
              <w:r>
                <w:delText>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F9F" w14:textId="77777777" w:rsidR="00602539" w:rsidRDefault="003B1595">
            <w:pPr>
              <w:rPr>
                <w:del w:id="21" w:author="Arthur Souza Rodrigues" w:date="2026-09-26T14:57:00Z" w16du:dateUtc="2026-09-26T18:57:00Z"/>
              </w:rPr>
            </w:pPr>
            <w:del w:id="22" w:author="Arthur Souza Rodrigues" w:date="2026-09-26T14:57:00Z" w16du:dateUtc="2026-09-26T18:57:00Z">
              <w:r>
                <w:delText>Sign NDA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C208" w14:textId="77777777" w:rsidR="00602539" w:rsidRDefault="003B1595">
            <w:pPr>
              <w:rPr>
                <w:del w:id="23" w:author="Arthur Souza Rodrigues" w:date="2026-09-26T14:57:00Z" w16du:dateUtc="2026-09-26T18:57:00Z"/>
              </w:rPr>
            </w:pPr>
            <w:del w:id="24" w:author="Arthur Souza Rodrigues" w:date="2026-09-26T14:57:00Z" w16du:dateUtc="2026-09-26T18:57:00Z">
              <w:r>
                <w:delText>Yes</w:delText>
              </w:r>
            </w:del>
          </w:p>
        </w:tc>
      </w:tr>
      <w:tr w:rsidR="00602539" w14:paraId="6C0659BF" w14:textId="77777777">
        <w:trPr>
          <w:trHeight w:val="360"/>
          <w:del w:id="25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467" w14:textId="77777777" w:rsidR="00602539" w:rsidRDefault="003B1595">
            <w:pPr>
              <w:rPr>
                <w:del w:id="26" w:author="Arthur Souza Rodrigues" w:date="2026-09-26T14:57:00Z" w16du:dateUtc="2026-09-26T18:57:00Z"/>
              </w:rPr>
            </w:pPr>
            <w:del w:id="27" w:author="Arthur Souza Rodrigues" w:date="2026-09-26T14:57:00Z" w16du:dateUtc="2026-09-26T18:57:00Z">
              <w:r>
                <w:delText>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1BE2" w14:textId="77777777" w:rsidR="00602539" w:rsidRDefault="003B1595">
            <w:pPr>
              <w:rPr>
                <w:del w:id="28" w:author="Arthur Souza Rodrigues" w:date="2026-09-26T14:57:00Z" w16du:dateUtc="2026-09-26T18:57:00Z"/>
              </w:rPr>
            </w:pPr>
            <w:del w:id="29" w:author="Arthur Souza Rodrigues" w:date="2026-09-26T14:57:00Z" w16du:dateUtc="2026-09-26T18:57:00Z">
              <w:r>
                <w:delText>Setup laptop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63DF" w14:textId="77777777" w:rsidR="00602539" w:rsidRDefault="003B1595">
            <w:pPr>
              <w:rPr>
                <w:del w:id="30" w:author="Arthur Souza Rodrigues" w:date="2026-09-26T14:57:00Z" w16du:dateUtc="2026-09-26T18:57:00Z"/>
              </w:rPr>
            </w:pPr>
            <w:del w:id="31" w:author="Arthur Souza Rodrigues" w:date="2026-09-26T14:57:00Z" w16du:dateUtc="2026-09-26T18:57:00Z">
              <w:r>
                <w:delText>No</w:delText>
              </w:r>
            </w:del>
          </w:p>
        </w:tc>
      </w:tr>
    </w:tbl>
    <w:p w14:paraId="4AADD844" w14:textId="77777777" w:rsidR="00602539" w:rsidRDefault="00602539"/>
    <w:sectPr w:rsidR="006025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539"/>
    <w:rsid w:val="000F617F"/>
    <w:rsid w:val="002F5B90"/>
    <w:rsid w:val="00545E90"/>
    <w:rsid w:val="005710EA"/>
    <w:rsid w:val="00602539"/>
    <w:rsid w:val="00AD32C8"/>
    <w:rsid w:val="00C664D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0DB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2026-05-14T20:37:00Z</dcterms:created>
  <dcterms:modified xsi:type="dcterms:W3CDTF">2026-09-26T18:57:00Z</dcterms:modified>
</cp:coreProperties>
</file>